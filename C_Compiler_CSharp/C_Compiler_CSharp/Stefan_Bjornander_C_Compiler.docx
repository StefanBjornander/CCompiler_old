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7C70AA21"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C2704A">
              <w:rPr>
                <w:noProof/>
                <w:webHidden/>
              </w:rPr>
              <w:t>9</w:t>
            </w:r>
            <w:r w:rsidR="00846970">
              <w:rPr>
                <w:noProof/>
                <w:webHidden/>
              </w:rPr>
              <w:fldChar w:fldCharType="end"/>
            </w:r>
          </w:hyperlink>
        </w:p>
        <w:p w14:paraId="16A0C3B4" w14:textId="5200F308" w:rsidR="00846970" w:rsidRDefault="006F6595">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C2704A">
              <w:rPr>
                <w:noProof/>
                <w:webHidden/>
              </w:rPr>
              <w:t>9</w:t>
            </w:r>
            <w:r w:rsidR="00846970">
              <w:rPr>
                <w:noProof/>
                <w:webHidden/>
              </w:rPr>
              <w:fldChar w:fldCharType="end"/>
            </w:r>
          </w:hyperlink>
        </w:p>
        <w:p w14:paraId="30808F2F" w14:textId="6BAF8FD6"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C2704A">
              <w:rPr>
                <w:noProof/>
                <w:webHidden/>
              </w:rPr>
              <w:t>10</w:t>
            </w:r>
            <w:r w:rsidR="00846970">
              <w:rPr>
                <w:noProof/>
                <w:webHidden/>
              </w:rPr>
              <w:fldChar w:fldCharType="end"/>
            </w:r>
          </w:hyperlink>
        </w:p>
        <w:p w14:paraId="4F01B9CB" w14:textId="03168565"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C2704A">
              <w:rPr>
                <w:noProof/>
                <w:webHidden/>
              </w:rPr>
              <w:t>10</w:t>
            </w:r>
            <w:r w:rsidR="00846970">
              <w:rPr>
                <w:noProof/>
                <w:webHidden/>
              </w:rPr>
              <w:fldChar w:fldCharType="end"/>
            </w:r>
          </w:hyperlink>
        </w:p>
        <w:p w14:paraId="104171AC" w14:textId="5E4F08BC"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C2704A">
              <w:rPr>
                <w:noProof/>
                <w:webHidden/>
              </w:rPr>
              <w:t>10</w:t>
            </w:r>
            <w:r w:rsidR="00846970">
              <w:rPr>
                <w:noProof/>
                <w:webHidden/>
              </w:rPr>
              <w:fldChar w:fldCharType="end"/>
            </w:r>
          </w:hyperlink>
        </w:p>
        <w:p w14:paraId="39B28D8E" w14:textId="6CA48874"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11ED51A9" w14:textId="3397371E"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58628866" w14:textId="2DBF3AAB"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5717A03F" w14:textId="0918DC15"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406B8001" w14:textId="6E4C9F38"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771A8E83" w14:textId="67572520"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50DA23DC" w14:textId="296883DA"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5B9E9AE4" w14:textId="24D939EB"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C2704A">
              <w:rPr>
                <w:noProof/>
                <w:webHidden/>
              </w:rPr>
              <w:t>12</w:t>
            </w:r>
            <w:r w:rsidR="00846970">
              <w:rPr>
                <w:noProof/>
                <w:webHidden/>
              </w:rPr>
              <w:fldChar w:fldCharType="end"/>
            </w:r>
          </w:hyperlink>
        </w:p>
        <w:p w14:paraId="6EA91336" w14:textId="6F979B1C"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C2704A">
              <w:rPr>
                <w:noProof/>
                <w:webHidden/>
              </w:rPr>
              <w:t>12</w:t>
            </w:r>
            <w:r w:rsidR="00846970">
              <w:rPr>
                <w:noProof/>
                <w:webHidden/>
              </w:rPr>
              <w:fldChar w:fldCharType="end"/>
            </w:r>
          </w:hyperlink>
        </w:p>
        <w:p w14:paraId="6752FE85" w14:textId="2CC5827D"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C2704A">
              <w:rPr>
                <w:noProof/>
                <w:webHidden/>
              </w:rPr>
              <w:t>12</w:t>
            </w:r>
            <w:r w:rsidR="00846970">
              <w:rPr>
                <w:noProof/>
                <w:webHidden/>
              </w:rPr>
              <w:fldChar w:fldCharType="end"/>
            </w:r>
          </w:hyperlink>
        </w:p>
        <w:p w14:paraId="75FB108D" w14:textId="1C13B7EA" w:rsidR="00846970" w:rsidRDefault="006F6595">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C2704A">
              <w:rPr>
                <w:noProof/>
                <w:webHidden/>
              </w:rPr>
              <w:t>12</w:t>
            </w:r>
            <w:r w:rsidR="00846970">
              <w:rPr>
                <w:noProof/>
                <w:webHidden/>
              </w:rPr>
              <w:fldChar w:fldCharType="end"/>
            </w:r>
          </w:hyperlink>
        </w:p>
        <w:p w14:paraId="3BB6E211" w14:textId="38EFFE23"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C2704A">
              <w:rPr>
                <w:noProof/>
                <w:webHidden/>
              </w:rPr>
              <w:t>14</w:t>
            </w:r>
            <w:r w:rsidR="00846970">
              <w:rPr>
                <w:noProof/>
                <w:webHidden/>
              </w:rPr>
              <w:fldChar w:fldCharType="end"/>
            </w:r>
          </w:hyperlink>
        </w:p>
        <w:p w14:paraId="720B6EEE" w14:textId="03FFED5C"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C2704A">
              <w:rPr>
                <w:noProof/>
                <w:webHidden/>
              </w:rPr>
              <w:t>16</w:t>
            </w:r>
            <w:r w:rsidR="00846970">
              <w:rPr>
                <w:noProof/>
                <w:webHidden/>
              </w:rPr>
              <w:fldChar w:fldCharType="end"/>
            </w:r>
          </w:hyperlink>
        </w:p>
        <w:p w14:paraId="3BAB889D" w14:textId="4962DE46"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C2704A">
              <w:rPr>
                <w:noProof/>
                <w:webHidden/>
              </w:rPr>
              <w:t>18</w:t>
            </w:r>
            <w:r w:rsidR="00846970">
              <w:rPr>
                <w:noProof/>
                <w:webHidden/>
              </w:rPr>
              <w:fldChar w:fldCharType="end"/>
            </w:r>
          </w:hyperlink>
        </w:p>
        <w:p w14:paraId="3EA4B518" w14:textId="25EE49AA" w:rsidR="00846970" w:rsidRDefault="006F6595">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C2704A">
              <w:rPr>
                <w:noProof/>
                <w:webHidden/>
              </w:rPr>
              <w:t>21</w:t>
            </w:r>
            <w:r w:rsidR="00846970">
              <w:rPr>
                <w:noProof/>
                <w:webHidden/>
              </w:rPr>
              <w:fldChar w:fldCharType="end"/>
            </w:r>
          </w:hyperlink>
        </w:p>
        <w:p w14:paraId="4FC42D30" w14:textId="5295004E" w:rsidR="00846970" w:rsidRDefault="006F6595">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C2704A">
              <w:rPr>
                <w:noProof/>
                <w:webHidden/>
              </w:rPr>
              <w:t>21</w:t>
            </w:r>
            <w:r w:rsidR="00846970">
              <w:rPr>
                <w:noProof/>
                <w:webHidden/>
              </w:rPr>
              <w:fldChar w:fldCharType="end"/>
            </w:r>
          </w:hyperlink>
        </w:p>
        <w:p w14:paraId="3406719D" w14:textId="72621064"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C2704A">
              <w:rPr>
                <w:noProof/>
                <w:webHidden/>
              </w:rPr>
              <w:t>32</w:t>
            </w:r>
            <w:r w:rsidR="00846970">
              <w:rPr>
                <w:noProof/>
                <w:webHidden/>
              </w:rPr>
              <w:fldChar w:fldCharType="end"/>
            </w:r>
          </w:hyperlink>
        </w:p>
        <w:p w14:paraId="76417271" w14:textId="40D88B46" w:rsidR="00846970" w:rsidRDefault="006F6595">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C2704A">
              <w:rPr>
                <w:noProof/>
                <w:webHidden/>
              </w:rPr>
              <w:t>33</w:t>
            </w:r>
            <w:r w:rsidR="00846970">
              <w:rPr>
                <w:noProof/>
                <w:webHidden/>
              </w:rPr>
              <w:fldChar w:fldCharType="end"/>
            </w:r>
          </w:hyperlink>
        </w:p>
        <w:p w14:paraId="47D05428" w14:textId="66D24A3A" w:rsidR="00846970" w:rsidRDefault="006F6595">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C2704A">
              <w:rPr>
                <w:noProof/>
                <w:webHidden/>
              </w:rPr>
              <w:t>36</w:t>
            </w:r>
            <w:r w:rsidR="00846970">
              <w:rPr>
                <w:noProof/>
                <w:webHidden/>
              </w:rPr>
              <w:fldChar w:fldCharType="end"/>
            </w:r>
          </w:hyperlink>
        </w:p>
        <w:p w14:paraId="1E396D28" w14:textId="5B58DD79" w:rsidR="00846970" w:rsidRDefault="006F6595">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C2704A">
              <w:rPr>
                <w:noProof/>
                <w:webHidden/>
              </w:rPr>
              <w:t>38</w:t>
            </w:r>
            <w:r w:rsidR="00846970">
              <w:rPr>
                <w:noProof/>
                <w:webHidden/>
              </w:rPr>
              <w:fldChar w:fldCharType="end"/>
            </w:r>
          </w:hyperlink>
        </w:p>
        <w:p w14:paraId="1C1D5D38" w14:textId="4640F069"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C2704A">
              <w:rPr>
                <w:noProof/>
                <w:webHidden/>
              </w:rPr>
              <w:t>39</w:t>
            </w:r>
            <w:r w:rsidR="00846970">
              <w:rPr>
                <w:noProof/>
                <w:webHidden/>
              </w:rPr>
              <w:fldChar w:fldCharType="end"/>
            </w:r>
          </w:hyperlink>
        </w:p>
        <w:p w14:paraId="2D8DDDF9" w14:textId="5C1BAF03"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C2704A">
              <w:rPr>
                <w:noProof/>
                <w:webHidden/>
              </w:rPr>
              <w:t>39</w:t>
            </w:r>
            <w:r w:rsidR="00846970">
              <w:rPr>
                <w:noProof/>
                <w:webHidden/>
              </w:rPr>
              <w:fldChar w:fldCharType="end"/>
            </w:r>
          </w:hyperlink>
        </w:p>
        <w:p w14:paraId="36896EE0" w14:textId="3CEBABBC"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C2704A">
              <w:rPr>
                <w:noProof/>
                <w:webHidden/>
              </w:rPr>
              <w:t>45</w:t>
            </w:r>
            <w:r w:rsidR="00846970">
              <w:rPr>
                <w:noProof/>
                <w:webHidden/>
              </w:rPr>
              <w:fldChar w:fldCharType="end"/>
            </w:r>
          </w:hyperlink>
        </w:p>
        <w:p w14:paraId="516F63E9" w14:textId="766D89A9"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C2704A">
              <w:rPr>
                <w:noProof/>
                <w:webHidden/>
              </w:rPr>
              <w:t>51</w:t>
            </w:r>
            <w:r w:rsidR="00846970">
              <w:rPr>
                <w:noProof/>
                <w:webHidden/>
              </w:rPr>
              <w:fldChar w:fldCharType="end"/>
            </w:r>
          </w:hyperlink>
        </w:p>
        <w:p w14:paraId="3958C7FF" w14:textId="38BE4062" w:rsidR="00846970" w:rsidRDefault="006F6595">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C2704A">
              <w:rPr>
                <w:noProof/>
                <w:webHidden/>
              </w:rPr>
              <w:t>61</w:t>
            </w:r>
            <w:r w:rsidR="00846970">
              <w:rPr>
                <w:noProof/>
                <w:webHidden/>
              </w:rPr>
              <w:fldChar w:fldCharType="end"/>
            </w:r>
          </w:hyperlink>
        </w:p>
        <w:p w14:paraId="1DFD6020" w14:textId="4B4BBA49"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C2704A">
              <w:rPr>
                <w:noProof/>
                <w:webHidden/>
              </w:rPr>
              <w:t>61</w:t>
            </w:r>
            <w:r w:rsidR="00846970">
              <w:rPr>
                <w:noProof/>
                <w:webHidden/>
              </w:rPr>
              <w:fldChar w:fldCharType="end"/>
            </w:r>
          </w:hyperlink>
        </w:p>
        <w:p w14:paraId="1C5D60FA" w14:textId="47E98270"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C2704A">
              <w:rPr>
                <w:noProof/>
                <w:webHidden/>
              </w:rPr>
              <w:t>63</w:t>
            </w:r>
            <w:r w:rsidR="00846970">
              <w:rPr>
                <w:noProof/>
                <w:webHidden/>
              </w:rPr>
              <w:fldChar w:fldCharType="end"/>
            </w:r>
          </w:hyperlink>
        </w:p>
        <w:p w14:paraId="455E16E2" w14:textId="34F430B3"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C2704A">
              <w:rPr>
                <w:noProof/>
                <w:webHidden/>
              </w:rPr>
              <w:t>65</w:t>
            </w:r>
            <w:r w:rsidR="00846970">
              <w:rPr>
                <w:noProof/>
                <w:webHidden/>
              </w:rPr>
              <w:fldChar w:fldCharType="end"/>
            </w:r>
          </w:hyperlink>
        </w:p>
        <w:p w14:paraId="45A0C18E" w14:textId="036C6ED0"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C2704A">
              <w:rPr>
                <w:noProof/>
                <w:webHidden/>
              </w:rPr>
              <w:t>66</w:t>
            </w:r>
            <w:r w:rsidR="00846970">
              <w:rPr>
                <w:noProof/>
                <w:webHidden/>
              </w:rPr>
              <w:fldChar w:fldCharType="end"/>
            </w:r>
          </w:hyperlink>
        </w:p>
        <w:p w14:paraId="432E3C2D" w14:textId="4C1A762F"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C2704A">
              <w:rPr>
                <w:noProof/>
                <w:webHidden/>
              </w:rPr>
              <w:t>67</w:t>
            </w:r>
            <w:r w:rsidR="00846970">
              <w:rPr>
                <w:noProof/>
                <w:webHidden/>
              </w:rPr>
              <w:fldChar w:fldCharType="end"/>
            </w:r>
          </w:hyperlink>
        </w:p>
        <w:p w14:paraId="5FC77126" w14:textId="3A5CCEB7"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C2704A">
              <w:rPr>
                <w:noProof/>
                <w:webHidden/>
              </w:rPr>
              <w:t>67</w:t>
            </w:r>
            <w:r w:rsidR="00846970">
              <w:rPr>
                <w:noProof/>
                <w:webHidden/>
              </w:rPr>
              <w:fldChar w:fldCharType="end"/>
            </w:r>
          </w:hyperlink>
        </w:p>
        <w:p w14:paraId="014CA0BD" w14:textId="788BB011"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C2704A">
              <w:rPr>
                <w:noProof/>
                <w:webHidden/>
              </w:rPr>
              <w:t>69</w:t>
            </w:r>
            <w:r w:rsidR="00846970">
              <w:rPr>
                <w:noProof/>
                <w:webHidden/>
              </w:rPr>
              <w:fldChar w:fldCharType="end"/>
            </w:r>
          </w:hyperlink>
        </w:p>
        <w:p w14:paraId="73BF35A5" w14:textId="5388799B"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C2704A">
              <w:rPr>
                <w:noProof/>
                <w:webHidden/>
              </w:rPr>
              <w:t>70</w:t>
            </w:r>
            <w:r w:rsidR="00846970">
              <w:rPr>
                <w:noProof/>
                <w:webHidden/>
              </w:rPr>
              <w:fldChar w:fldCharType="end"/>
            </w:r>
          </w:hyperlink>
        </w:p>
        <w:p w14:paraId="0979E39F" w14:textId="744DBE2F"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C2704A">
              <w:rPr>
                <w:noProof/>
                <w:webHidden/>
              </w:rPr>
              <w:t>71</w:t>
            </w:r>
            <w:r w:rsidR="00846970">
              <w:rPr>
                <w:noProof/>
                <w:webHidden/>
              </w:rPr>
              <w:fldChar w:fldCharType="end"/>
            </w:r>
          </w:hyperlink>
        </w:p>
        <w:p w14:paraId="241E0056" w14:textId="62858BA5"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C2704A">
              <w:rPr>
                <w:noProof/>
                <w:webHidden/>
              </w:rPr>
              <w:t>72</w:t>
            </w:r>
            <w:r w:rsidR="00846970">
              <w:rPr>
                <w:noProof/>
                <w:webHidden/>
              </w:rPr>
              <w:fldChar w:fldCharType="end"/>
            </w:r>
          </w:hyperlink>
        </w:p>
        <w:p w14:paraId="2DFFB836" w14:textId="36A5CB97"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C2704A">
              <w:rPr>
                <w:noProof/>
                <w:webHidden/>
              </w:rPr>
              <w:t>73</w:t>
            </w:r>
            <w:r w:rsidR="00846970">
              <w:rPr>
                <w:noProof/>
                <w:webHidden/>
              </w:rPr>
              <w:fldChar w:fldCharType="end"/>
            </w:r>
          </w:hyperlink>
        </w:p>
        <w:p w14:paraId="464AC8B5" w14:textId="000F8962"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C2704A">
              <w:rPr>
                <w:noProof/>
                <w:webHidden/>
              </w:rPr>
              <w:t>75</w:t>
            </w:r>
            <w:r w:rsidR="00846970">
              <w:rPr>
                <w:noProof/>
                <w:webHidden/>
              </w:rPr>
              <w:fldChar w:fldCharType="end"/>
            </w:r>
          </w:hyperlink>
        </w:p>
        <w:p w14:paraId="3E02A078" w14:textId="3E6B8BB1"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C2704A">
              <w:rPr>
                <w:noProof/>
                <w:webHidden/>
              </w:rPr>
              <w:t>77</w:t>
            </w:r>
            <w:r w:rsidR="00846970">
              <w:rPr>
                <w:noProof/>
                <w:webHidden/>
              </w:rPr>
              <w:fldChar w:fldCharType="end"/>
            </w:r>
          </w:hyperlink>
        </w:p>
        <w:p w14:paraId="05D2F7D6" w14:textId="6D3C3EEC"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C2704A">
              <w:rPr>
                <w:noProof/>
                <w:webHidden/>
              </w:rPr>
              <w:t>78</w:t>
            </w:r>
            <w:r w:rsidR="00846970">
              <w:rPr>
                <w:noProof/>
                <w:webHidden/>
              </w:rPr>
              <w:fldChar w:fldCharType="end"/>
            </w:r>
          </w:hyperlink>
        </w:p>
        <w:p w14:paraId="097A70DC" w14:textId="25872F45"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C2704A">
              <w:rPr>
                <w:noProof/>
                <w:webHidden/>
              </w:rPr>
              <w:t>78</w:t>
            </w:r>
            <w:r w:rsidR="00846970">
              <w:rPr>
                <w:noProof/>
                <w:webHidden/>
              </w:rPr>
              <w:fldChar w:fldCharType="end"/>
            </w:r>
          </w:hyperlink>
        </w:p>
        <w:p w14:paraId="39487087" w14:textId="369EEEF7"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C2704A">
              <w:rPr>
                <w:noProof/>
                <w:webHidden/>
              </w:rPr>
              <w:t>79</w:t>
            </w:r>
            <w:r w:rsidR="00846970">
              <w:rPr>
                <w:noProof/>
                <w:webHidden/>
              </w:rPr>
              <w:fldChar w:fldCharType="end"/>
            </w:r>
          </w:hyperlink>
        </w:p>
        <w:p w14:paraId="2B11C542" w14:textId="2EEE69CE"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C2704A">
              <w:rPr>
                <w:noProof/>
                <w:webHidden/>
              </w:rPr>
              <w:t>79</w:t>
            </w:r>
            <w:r w:rsidR="00846970">
              <w:rPr>
                <w:noProof/>
                <w:webHidden/>
              </w:rPr>
              <w:fldChar w:fldCharType="end"/>
            </w:r>
          </w:hyperlink>
        </w:p>
        <w:p w14:paraId="63C94320" w14:textId="29C37665"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C2704A">
              <w:rPr>
                <w:noProof/>
                <w:webHidden/>
              </w:rPr>
              <w:t>80</w:t>
            </w:r>
            <w:r w:rsidR="00846970">
              <w:rPr>
                <w:noProof/>
                <w:webHidden/>
              </w:rPr>
              <w:fldChar w:fldCharType="end"/>
            </w:r>
          </w:hyperlink>
        </w:p>
        <w:p w14:paraId="3B210DC6" w14:textId="3A80B0A9"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C2704A">
              <w:rPr>
                <w:noProof/>
                <w:webHidden/>
              </w:rPr>
              <w:t>80</w:t>
            </w:r>
            <w:r w:rsidR="00846970">
              <w:rPr>
                <w:noProof/>
                <w:webHidden/>
              </w:rPr>
              <w:fldChar w:fldCharType="end"/>
            </w:r>
          </w:hyperlink>
        </w:p>
        <w:p w14:paraId="7E1A3506" w14:textId="64B32BEC" w:rsidR="00846970" w:rsidRDefault="006F6595">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C2704A">
              <w:rPr>
                <w:noProof/>
                <w:webHidden/>
              </w:rPr>
              <w:t>80</w:t>
            </w:r>
            <w:r w:rsidR="00846970">
              <w:rPr>
                <w:noProof/>
                <w:webHidden/>
              </w:rPr>
              <w:fldChar w:fldCharType="end"/>
            </w:r>
          </w:hyperlink>
        </w:p>
        <w:p w14:paraId="4E712E0D" w14:textId="1383F150"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C2704A">
              <w:rPr>
                <w:noProof/>
                <w:webHidden/>
              </w:rPr>
              <w:t>80</w:t>
            </w:r>
            <w:r w:rsidR="00846970">
              <w:rPr>
                <w:noProof/>
                <w:webHidden/>
              </w:rPr>
              <w:fldChar w:fldCharType="end"/>
            </w:r>
          </w:hyperlink>
        </w:p>
        <w:p w14:paraId="670080C3" w14:textId="2B50BFAE"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C2704A">
              <w:rPr>
                <w:noProof/>
                <w:webHidden/>
              </w:rPr>
              <w:t>82</w:t>
            </w:r>
            <w:r w:rsidR="00846970">
              <w:rPr>
                <w:noProof/>
                <w:webHidden/>
              </w:rPr>
              <w:fldChar w:fldCharType="end"/>
            </w:r>
          </w:hyperlink>
        </w:p>
        <w:p w14:paraId="1958A317" w14:textId="5ECCDFC6"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C2704A">
              <w:rPr>
                <w:noProof/>
                <w:webHidden/>
              </w:rPr>
              <w:t>85</w:t>
            </w:r>
            <w:r w:rsidR="00846970">
              <w:rPr>
                <w:noProof/>
                <w:webHidden/>
              </w:rPr>
              <w:fldChar w:fldCharType="end"/>
            </w:r>
          </w:hyperlink>
        </w:p>
        <w:p w14:paraId="7875728F" w14:textId="5C626202"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C2704A">
              <w:rPr>
                <w:noProof/>
                <w:webHidden/>
              </w:rPr>
              <w:t>87</w:t>
            </w:r>
            <w:r w:rsidR="00846970">
              <w:rPr>
                <w:noProof/>
                <w:webHidden/>
              </w:rPr>
              <w:fldChar w:fldCharType="end"/>
            </w:r>
          </w:hyperlink>
        </w:p>
        <w:p w14:paraId="4CB8C38C" w14:textId="303C9D46"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C2704A">
              <w:rPr>
                <w:noProof/>
                <w:webHidden/>
              </w:rPr>
              <w:t>88</w:t>
            </w:r>
            <w:r w:rsidR="00846970">
              <w:rPr>
                <w:noProof/>
                <w:webHidden/>
              </w:rPr>
              <w:fldChar w:fldCharType="end"/>
            </w:r>
          </w:hyperlink>
        </w:p>
        <w:p w14:paraId="6732A567" w14:textId="2B55503E"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C2704A">
              <w:rPr>
                <w:noProof/>
                <w:webHidden/>
              </w:rPr>
              <w:t>90</w:t>
            </w:r>
            <w:r w:rsidR="00846970">
              <w:rPr>
                <w:noProof/>
                <w:webHidden/>
              </w:rPr>
              <w:fldChar w:fldCharType="end"/>
            </w:r>
          </w:hyperlink>
        </w:p>
        <w:p w14:paraId="1D004E91" w14:textId="690BD92F"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C2704A">
              <w:rPr>
                <w:noProof/>
                <w:webHidden/>
              </w:rPr>
              <w:t>92</w:t>
            </w:r>
            <w:r w:rsidR="00846970">
              <w:rPr>
                <w:noProof/>
                <w:webHidden/>
              </w:rPr>
              <w:fldChar w:fldCharType="end"/>
            </w:r>
          </w:hyperlink>
        </w:p>
        <w:p w14:paraId="2FD2C49A" w14:textId="0B44AF51"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C2704A">
              <w:rPr>
                <w:noProof/>
                <w:webHidden/>
              </w:rPr>
              <w:t>93</w:t>
            </w:r>
            <w:r w:rsidR="00846970">
              <w:rPr>
                <w:noProof/>
                <w:webHidden/>
              </w:rPr>
              <w:fldChar w:fldCharType="end"/>
            </w:r>
          </w:hyperlink>
        </w:p>
        <w:p w14:paraId="43CD1D10" w14:textId="42C32CF6"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C2704A">
              <w:rPr>
                <w:noProof/>
                <w:webHidden/>
              </w:rPr>
              <w:t>94</w:t>
            </w:r>
            <w:r w:rsidR="00846970">
              <w:rPr>
                <w:noProof/>
                <w:webHidden/>
              </w:rPr>
              <w:fldChar w:fldCharType="end"/>
            </w:r>
          </w:hyperlink>
        </w:p>
        <w:p w14:paraId="2EE0D5D7" w14:textId="32054114"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C2704A">
              <w:rPr>
                <w:noProof/>
                <w:webHidden/>
              </w:rPr>
              <w:t>97</w:t>
            </w:r>
            <w:r w:rsidR="00846970">
              <w:rPr>
                <w:noProof/>
                <w:webHidden/>
              </w:rPr>
              <w:fldChar w:fldCharType="end"/>
            </w:r>
          </w:hyperlink>
        </w:p>
        <w:p w14:paraId="02786995" w14:textId="6BA50F56"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C2704A">
              <w:rPr>
                <w:noProof/>
                <w:webHidden/>
              </w:rPr>
              <w:t>99</w:t>
            </w:r>
            <w:r w:rsidR="00846970">
              <w:rPr>
                <w:noProof/>
                <w:webHidden/>
              </w:rPr>
              <w:fldChar w:fldCharType="end"/>
            </w:r>
          </w:hyperlink>
        </w:p>
        <w:p w14:paraId="60772FC0" w14:textId="5D4200D1"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C2704A">
              <w:rPr>
                <w:noProof/>
                <w:webHidden/>
              </w:rPr>
              <w:t>99</w:t>
            </w:r>
            <w:r w:rsidR="00846970">
              <w:rPr>
                <w:noProof/>
                <w:webHidden/>
              </w:rPr>
              <w:fldChar w:fldCharType="end"/>
            </w:r>
          </w:hyperlink>
        </w:p>
        <w:p w14:paraId="576FC28D" w14:textId="7DF65284"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C2704A">
              <w:rPr>
                <w:noProof/>
                <w:webHidden/>
              </w:rPr>
              <w:t>100</w:t>
            </w:r>
            <w:r w:rsidR="00846970">
              <w:rPr>
                <w:noProof/>
                <w:webHidden/>
              </w:rPr>
              <w:fldChar w:fldCharType="end"/>
            </w:r>
          </w:hyperlink>
        </w:p>
        <w:p w14:paraId="758777FB" w14:textId="40545475"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C2704A">
              <w:rPr>
                <w:noProof/>
                <w:webHidden/>
              </w:rPr>
              <w:t>100</w:t>
            </w:r>
            <w:r w:rsidR="00846970">
              <w:rPr>
                <w:noProof/>
                <w:webHidden/>
              </w:rPr>
              <w:fldChar w:fldCharType="end"/>
            </w:r>
          </w:hyperlink>
        </w:p>
        <w:p w14:paraId="6912D370" w14:textId="66BE9D17"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C2704A">
              <w:rPr>
                <w:noProof/>
                <w:webHidden/>
              </w:rPr>
              <w:t>101</w:t>
            </w:r>
            <w:r w:rsidR="00846970">
              <w:rPr>
                <w:noProof/>
                <w:webHidden/>
              </w:rPr>
              <w:fldChar w:fldCharType="end"/>
            </w:r>
          </w:hyperlink>
        </w:p>
        <w:p w14:paraId="12466840" w14:textId="64CBA5F8"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C2704A">
              <w:rPr>
                <w:noProof/>
                <w:webHidden/>
              </w:rPr>
              <w:t>101</w:t>
            </w:r>
            <w:r w:rsidR="00846970">
              <w:rPr>
                <w:noProof/>
                <w:webHidden/>
              </w:rPr>
              <w:fldChar w:fldCharType="end"/>
            </w:r>
          </w:hyperlink>
        </w:p>
        <w:p w14:paraId="321A1CB1" w14:textId="060F469D"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C2704A">
              <w:rPr>
                <w:noProof/>
                <w:webHidden/>
              </w:rPr>
              <w:t>102</w:t>
            </w:r>
            <w:r w:rsidR="00846970">
              <w:rPr>
                <w:noProof/>
                <w:webHidden/>
              </w:rPr>
              <w:fldChar w:fldCharType="end"/>
            </w:r>
          </w:hyperlink>
        </w:p>
        <w:p w14:paraId="2ECB8A0B" w14:textId="1A1E8070"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C2704A">
              <w:rPr>
                <w:noProof/>
                <w:webHidden/>
              </w:rPr>
              <w:t>103</w:t>
            </w:r>
            <w:r w:rsidR="00846970">
              <w:rPr>
                <w:noProof/>
                <w:webHidden/>
              </w:rPr>
              <w:fldChar w:fldCharType="end"/>
            </w:r>
          </w:hyperlink>
        </w:p>
        <w:p w14:paraId="517B965F" w14:textId="5D47560C"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C2704A">
              <w:rPr>
                <w:noProof/>
                <w:webHidden/>
              </w:rPr>
              <w:t>103</w:t>
            </w:r>
            <w:r w:rsidR="00846970">
              <w:rPr>
                <w:noProof/>
                <w:webHidden/>
              </w:rPr>
              <w:fldChar w:fldCharType="end"/>
            </w:r>
          </w:hyperlink>
        </w:p>
        <w:p w14:paraId="0D449434" w14:textId="2F4BB607"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C2704A">
              <w:rPr>
                <w:noProof/>
                <w:webHidden/>
              </w:rPr>
              <w:t>105</w:t>
            </w:r>
            <w:r w:rsidR="00846970">
              <w:rPr>
                <w:noProof/>
                <w:webHidden/>
              </w:rPr>
              <w:fldChar w:fldCharType="end"/>
            </w:r>
          </w:hyperlink>
        </w:p>
        <w:p w14:paraId="1AF652A1" w14:textId="4CAF683A"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C2704A">
              <w:rPr>
                <w:noProof/>
                <w:webHidden/>
              </w:rPr>
              <w:t>106</w:t>
            </w:r>
            <w:r w:rsidR="00846970">
              <w:rPr>
                <w:noProof/>
                <w:webHidden/>
              </w:rPr>
              <w:fldChar w:fldCharType="end"/>
            </w:r>
          </w:hyperlink>
        </w:p>
        <w:p w14:paraId="76CCA5C1" w14:textId="73CB719F"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C2704A">
              <w:rPr>
                <w:noProof/>
                <w:webHidden/>
              </w:rPr>
              <w:t>107</w:t>
            </w:r>
            <w:r w:rsidR="00846970">
              <w:rPr>
                <w:noProof/>
                <w:webHidden/>
              </w:rPr>
              <w:fldChar w:fldCharType="end"/>
            </w:r>
          </w:hyperlink>
        </w:p>
        <w:p w14:paraId="23FFD0F4" w14:textId="59E8110E"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C2704A">
              <w:rPr>
                <w:noProof/>
                <w:webHidden/>
              </w:rPr>
              <w:t>108</w:t>
            </w:r>
            <w:r w:rsidR="00846970">
              <w:rPr>
                <w:noProof/>
                <w:webHidden/>
              </w:rPr>
              <w:fldChar w:fldCharType="end"/>
            </w:r>
          </w:hyperlink>
        </w:p>
        <w:p w14:paraId="27FFF397" w14:textId="424F78A4"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C2704A">
              <w:rPr>
                <w:noProof/>
                <w:webHidden/>
              </w:rPr>
              <w:t>109</w:t>
            </w:r>
            <w:r w:rsidR="00846970">
              <w:rPr>
                <w:noProof/>
                <w:webHidden/>
              </w:rPr>
              <w:fldChar w:fldCharType="end"/>
            </w:r>
          </w:hyperlink>
        </w:p>
        <w:p w14:paraId="21309E41" w14:textId="4931536E"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C2704A">
              <w:rPr>
                <w:noProof/>
                <w:webHidden/>
              </w:rPr>
              <w:t>112</w:t>
            </w:r>
            <w:r w:rsidR="00846970">
              <w:rPr>
                <w:noProof/>
                <w:webHidden/>
              </w:rPr>
              <w:fldChar w:fldCharType="end"/>
            </w:r>
          </w:hyperlink>
        </w:p>
        <w:p w14:paraId="6133F881" w14:textId="2191B232"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C2704A">
              <w:rPr>
                <w:noProof/>
                <w:webHidden/>
              </w:rPr>
              <w:t>113</w:t>
            </w:r>
            <w:r w:rsidR="00846970">
              <w:rPr>
                <w:noProof/>
                <w:webHidden/>
              </w:rPr>
              <w:fldChar w:fldCharType="end"/>
            </w:r>
          </w:hyperlink>
        </w:p>
        <w:p w14:paraId="21D1655A" w14:textId="2B47EBFA" w:rsidR="00846970" w:rsidRDefault="006F6595">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C2704A">
              <w:rPr>
                <w:noProof/>
                <w:webHidden/>
              </w:rPr>
              <w:t>116</w:t>
            </w:r>
            <w:r w:rsidR="00846970">
              <w:rPr>
                <w:noProof/>
                <w:webHidden/>
              </w:rPr>
              <w:fldChar w:fldCharType="end"/>
            </w:r>
          </w:hyperlink>
        </w:p>
        <w:p w14:paraId="7929E42A" w14:textId="58307285" w:rsidR="00846970" w:rsidRDefault="006F6595">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C2704A">
              <w:rPr>
                <w:noProof/>
                <w:webHidden/>
              </w:rPr>
              <w:t>122</w:t>
            </w:r>
            <w:r w:rsidR="00846970">
              <w:rPr>
                <w:noProof/>
                <w:webHidden/>
              </w:rPr>
              <w:fldChar w:fldCharType="end"/>
            </w:r>
          </w:hyperlink>
        </w:p>
        <w:p w14:paraId="5723217B" w14:textId="66FE21B6" w:rsidR="00846970" w:rsidRDefault="006F6595">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C2704A">
              <w:rPr>
                <w:noProof/>
                <w:webHidden/>
              </w:rPr>
              <w:t>124</w:t>
            </w:r>
            <w:r w:rsidR="00846970">
              <w:rPr>
                <w:noProof/>
                <w:webHidden/>
              </w:rPr>
              <w:fldChar w:fldCharType="end"/>
            </w:r>
          </w:hyperlink>
        </w:p>
        <w:p w14:paraId="79C86032" w14:textId="0D87D806" w:rsidR="00846970" w:rsidRDefault="006F6595">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C2704A">
              <w:rPr>
                <w:noProof/>
                <w:webHidden/>
              </w:rPr>
              <w:t>130</w:t>
            </w:r>
            <w:r w:rsidR="00846970">
              <w:rPr>
                <w:noProof/>
                <w:webHidden/>
              </w:rPr>
              <w:fldChar w:fldCharType="end"/>
            </w:r>
          </w:hyperlink>
        </w:p>
        <w:p w14:paraId="171F4950" w14:textId="096B237D" w:rsidR="00846970" w:rsidRDefault="006F6595">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C2704A">
              <w:rPr>
                <w:noProof/>
                <w:webHidden/>
              </w:rPr>
              <w:t>136</w:t>
            </w:r>
            <w:r w:rsidR="00846970">
              <w:rPr>
                <w:noProof/>
                <w:webHidden/>
              </w:rPr>
              <w:fldChar w:fldCharType="end"/>
            </w:r>
          </w:hyperlink>
        </w:p>
        <w:p w14:paraId="264C5250" w14:textId="387942F1" w:rsidR="00846970" w:rsidRDefault="006F6595">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C2704A">
              <w:rPr>
                <w:noProof/>
                <w:webHidden/>
              </w:rPr>
              <w:t>139</w:t>
            </w:r>
            <w:r w:rsidR="00846970">
              <w:rPr>
                <w:noProof/>
                <w:webHidden/>
              </w:rPr>
              <w:fldChar w:fldCharType="end"/>
            </w:r>
          </w:hyperlink>
        </w:p>
        <w:p w14:paraId="58FE8F24" w14:textId="5BFCD54F" w:rsidR="00846970" w:rsidRDefault="006F6595">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C2704A">
              <w:rPr>
                <w:noProof/>
                <w:webHidden/>
              </w:rPr>
              <w:t>150</w:t>
            </w:r>
            <w:r w:rsidR="00846970">
              <w:rPr>
                <w:noProof/>
                <w:webHidden/>
              </w:rPr>
              <w:fldChar w:fldCharType="end"/>
            </w:r>
          </w:hyperlink>
        </w:p>
        <w:p w14:paraId="38C64E3E" w14:textId="6C7EDB79" w:rsidR="00846970" w:rsidRDefault="006F6595">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C2704A">
              <w:rPr>
                <w:noProof/>
                <w:webHidden/>
              </w:rPr>
              <w:t>152</w:t>
            </w:r>
            <w:r w:rsidR="00846970">
              <w:rPr>
                <w:noProof/>
                <w:webHidden/>
              </w:rPr>
              <w:fldChar w:fldCharType="end"/>
            </w:r>
          </w:hyperlink>
        </w:p>
        <w:p w14:paraId="2AB46529" w14:textId="4E615E8A" w:rsidR="00846970" w:rsidRDefault="006F6595">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C2704A">
              <w:rPr>
                <w:noProof/>
                <w:webHidden/>
              </w:rPr>
              <w:t>157</w:t>
            </w:r>
            <w:r w:rsidR="00846970">
              <w:rPr>
                <w:noProof/>
                <w:webHidden/>
              </w:rPr>
              <w:fldChar w:fldCharType="end"/>
            </w:r>
          </w:hyperlink>
        </w:p>
        <w:p w14:paraId="6599980E" w14:textId="0236F91F" w:rsidR="00846970" w:rsidRDefault="006F6595">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C2704A">
              <w:rPr>
                <w:noProof/>
                <w:webHidden/>
              </w:rPr>
              <w:t>159</w:t>
            </w:r>
            <w:r w:rsidR="00846970">
              <w:rPr>
                <w:noProof/>
                <w:webHidden/>
              </w:rPr>
              <w:fldChar w:fldCharType="end"/>
            </w:r>
          </w:hyperlink>
        </w:p>
        <w:p w14:paraId="506B39D6" w14:textId="1C008ECC" w:rsidR="00846970" w:rsidRDefault="006F6595">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C2704A">
              <w:rPr>
                <w:noProof/>
                <w:webHidden/>
              </w:rPr>
              <w:t>159</w:t>
            </w:r>
            <w:r w:rsidR="00846970">
              <w:rPr>
                <w:noProof/>
                <w:webHidden/>
              </w:rPr>
              <w:fldChar w:fldCharType="end"/>
            </w:r>
          </w:hyperlink>
        </w:p>
        <w:p w14:paraId="3C969E09" w14:textId="3DE31537" w:rsidR="00846970" w:rsidRDefault="006F6595">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C2704A">
              <w:rPr>
                <w:noProof/>
                <w:webHidden/>
              </w:rPr>
              <w:t>163</w:t>
            </w:r>
            <w:r w:rsidR="00846970">
              <w:rPr>
                <w:noProof/>
                <w:webHidden/>
              </w:rPr>
              <w:fldChar w:fldCharType="end"/>
            </w:r>
          </w:hyperlink>
        </w:p>
        <w:p w14:paraId="79398A32" w14:textId="7C511EDB" w:rsidR="00846970" w:rsidRDefault="006F6595">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C2704A">
              <w:rPr>
                <w:noProof/>
                <w:webHidden/>
              </w:rPr>
              <w:t>169</w:t>
            </w:r>
            <w:r w:rsidR="00846970">
              <w:rPr>
                <w:noProof/>
                <w:webHidden/>
              </w:rPr>
              <w:fldChar w:fldCharType="end"/>
            </w:r>
          </w:hyperlink>
        </w:p>
        <w:p w14:paraId="2F779295" w14:textId="25476CA5" w:rsidR="00846970" w:rsidRDefault="006F6595">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C2704A">
              <w:rPr>
                <w:noProof/>
                <w:webHidden/>
              </w:rPr>
              <w:t>173</w:t>
            </w:r>
            <w:r w:rsidR="00846970">
              <w:rPr>
                <w:noProof/>
                <w:webHidden/>
              </w:rPr>
              <w:fldChar w:fldCharType="end"/>
            </w:r>
          </w:hyperlink>
        </w:p>
        <w:p w14:paraId="193F1FB2" w14:textId="1D36F711" w:rsidR="00846970" w:rsidRDefault="006F6595">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C2704A">
              <w:rPr>
                <w:noProof/>
                <w:webHidden/>
              </w:rPr>
              <w:t>177</w:t>
            </w:r>
            <w:r w:rsidR="00846970">
              <w:rPr>
                <w:noProof/>
                <w:webHidden/>
              </w:rPr>
              <w:fldChar w:fldCharType="end"/>
            </w:r>
          </w:hyperlink>
        </w:p>
        <w:p w14:paraId="25AFA0AB" w14:textId="02A63229"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C2704A">
              <w:rPr>
                <w:noProof/>
                <w:webHidden/>
              </w:rPr>
              <w:t>177</w:t>
            </w:r>
            <w:r w:rsidR="00846970">
              <w:rPr>
                <w:noProof/>
                <w:webHidden/>
              </w:rPr>
              <w:fldChar w:fldCharType="end"/>
            </w:r>
          </w:hyperlink>
        </w:p>
        <w:p w14:paraId="5DB39204" w14:textId="51D82EC8"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C2704A">
              <w:rPr>
                <w:noProof/>
                <w:webHidden/>
              </w:rPr>
              <w:t>180</w:t>
            </w:r>
            <w:r w:rsidR="00846970">
              <w:rPr>
                <w:noProof/>
                <w:webHidden/>
              </w:rPr>
              <w:fldChar w:fldCharType="end"/>
            </w:r>
          </w:hyperlink>
        </w:p>
        <w:p w14:paraId="4CF591BF" w14:textId="03EDFD6A"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C2704A">
              <w:rPr>
                <w:noProof/>
                <w:webHidden/>
              </w:rPr>
              <w:t>183</w:t>
            </w:r>
            <w:r w:rsidR="00846970">
              <w:rPr>
                <w:noProof/>
                <w:webHidden/>
              </w:rPr>
              <w:fldChar w:fldCharType="end"/>
            </w:r>
          </w:hyperlink>
        </w:p>
        <w:p w14:paraId="03E5349E" w14:textId="4145C4FA" w:rsidR="00846970" w:rsidRDefault="006F6595">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C2704A">
              <w:rPr>
                <w:noProof/>
                <w:webHidden/>
              </w:rPr>
              <w:t>185</w:t>
            </w:r>
            <w:r w:rsidR="00846970">
              <w:rPr>
                <w:noProof/>
                <w:webHidden/>
              </w:rPr>
              <w:fldChar w:fldCharType="end"/>
            </w:r>
          </w:hyperlink>
        </w:p>
        <w:p w14:paraId="0B2037EA" w14:textId="6EF97965"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C2704A">
              <w:rPr>
                <w:noProof/>
                <w:webHidden/>
              </w:rPr>
              <w:t>186</w:t>
            </w:r>
            <w:r w:rsidR="00846970">
              <w:rPr>
                <w:noProof/>
                <w:webHidden/>
              </w:rPr>
              <w:fldChar w:fldCharType="end"/>
            </w:r>
          </w:hyperlink>
        </w:p>
        <w:p w14:paraId="6E0DCD6B" w14:textId="37C28849"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C2704A">
              <w:rPr>
                <w:noProof/>
                <w:webHidden/>
              </w:rPr>
              <w:t>186</w:t>
            </w:r>
            <w:r w:rsidR="00846970">
              <w:rPr>
                <w:noProof/>
                <w:webHidden/>
              </w:rPr>
              <w:fldChar w:fldCharType="end"/>
            </w:r>
          </w:hyperlink>
        </w:p>
        <w:p w14:paraId="228E71AB" w14:textId="5786D49D"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C2704A">
              <w:rPr>
                <w:noProof/>
                <w:webHidden/>
              </w:rPr>
              <w:t>187</w:t>
            </w:r>
            <w:r w:rsidR="00846970">
              <w:rPr>
                <w:noProof/>
                <w:webHidden/>
              </w:rPr>
              <w:fldChar w:fldCharType="end"/>
            </w:r>
          </w:hyperlink>
        </w:p>
        <w:p w14:paraId="4DAB60E5" w14:textId="4C537F11"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C2704A">
              <w:rPr>
                <w:noProof/>
                <w:webHidden/>
              </w:rPr>
              <w:t>188</w:t>
            </w:r>
            <w:r w:rsidR="00846970">
              <w:rPr>
                <w:noProof/>
                <w:webHidden/>
              </w:rPr>
              <w:fldChar w:fldCharType="end"/>
            </w:r>
          </w:hyperlink>
        </w:p>
        <w:p w14:paraId="42B11EBD" w14:textId="0A15C768"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C2704A">
              <w:rPr>
                <w:noProof/>
                <w:webHidden/>
              </w:rPr>
              <w:t>189</w:t>
            </w:r>
            <w:r w:rsidR="00846970">
              <w:rPr>
                <w:noProof/>
                <w:webHidden/>
              </w:rPr>
              <w:fldChar w:fldCharType="end"/>
            </w:r>
          </w:hyperlink>
        </w:p>
        <w:p w14:paraId="1FF50191" w14:textId="2114A42F"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C2704A">
              <w:rPr>
                <w:noProof/>
                <w:webHidden/>
              </w:rPr>
              <w:t>190</w:t>
            </w:r>
            <w:r w:rsidR="00846970">
              <w:rPr>
                <w:noProof/>
                <w:webHidden/>
              </w:rPr>
              <w:fldChar w:fldCharType="end"/>
            </w:r>
          </w:hyperlink>
        </w:p>
        <w:p w14:paraId="1549E767" w14:textId="72B0BE0C"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C2704A">
              <w:rPr>
                <w:noProof/>
                <w:webHidden/>
              </w:rPr>
              <w:t>190</w:t>
            </w:r>
            <w:r w:rsidR="00846970">
              <w:rPr>
                <w:noProof/>
                <w:webHidden/>
              </w:rPr>
              <w:fldChar w:fldCharType="end"/>
            </w:r>
          </w:hyperlink>
        </w:p>
        <w:p w14:paraId="4F3F1815" w14:textId="6B8C8EE7"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C2704A">
              <w:rPr>
                <w:noProof/>
                <w:webHidden/>
              </w:rPr>
              <w:t>191</w:t>
            </w:r>
            <w:r w:rsidR="00846970">
              <w:rPr>
                <w:noProof/>
                <w:webHidden/>
              </w:rPr>
              <w:fldChar w:fldCharType="end"/>
            </w:r>
          </w:hyperlink>
        </w:p>
        <w:p w14:paraId="428BCA46" w14:textId="327CA392"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C2704A">
              <w:rPr>
                <w:noProof/>
                <w:webHidden/>
              </w:rPr>
              <w:t>191</w:t>
            </w:r>
            <w:r w:rsidR="00846970">
              <w:rPr>
                <w:noProof/>
                <w:webHidden/>
              </w:rPr>
              <w:fldChar w:fldCharType="end"/>
            </w:r>
          </w:hyperlink>
        </w:p>
        <w:p w14:paraId="07DBC7CF" w14:textId="645BADBE"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C2704A">
              <w:rPr>
                <w:noProof/>
                <w:webHidden/>
              </w:rPr>
              <w:t>194</w:t>
            </w:r>
            <w:r w:rsidR="00846970">
              <w:rPr>
                <w:noProof/>
                <w:webHidden/>
              </w:rPr>
              <w:fldChar w:fldCharType="end"/>
            </w:r>
          </w:hyperlink>
        </w:p>
        <w:p w14:paraId="158D04A7" w14:textId="2D9F9A74"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C2704A">
              <w:rPr>
                <w:noProof/>
                <w:webHidden/>
              </w:rPr>
              <w:t>195</w:t>
            </w:r>
            <w:r w:rsidR="00846970">
              <w:rPr>
                <w:noProof/>
                <w:webHidden/>
              </w:rPr>
              <w:fldChar w:fldCharType="end"/>
            </w:r>
          </w:hyperlink>
        </w:p>
        <w:p w14:paraId="5DF833D6" w14:textId="7B59F13D"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C2704A">
              <w:rPr>
                <w:noProof/>
                <w:webHidden/>
              </w:rPr>
              <w:t>195</w:t>
            </w:r>
            <w:r w:rsidR="00846970">
              <w:rPr>
                <w:noProof/>
                <w:webHidden/>
              </w:rPr>
              <w:fldChar w:fldCharType="end"/>
            </w:r>
          </w:hyperlink>
        </w:p>
        <w:p w14:paraId="15E9894A" w14:textId="475FF8B1"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C2704A">
              <w:rPr>
                <w:noProof/>
                <w:webHidden/>
              </w:rPr>
              <w:t>196</w:t>
            </w:r>
            <w:r w:rsidR="00846970">
              <w:rPr>
                <w:noProof/>
                <w:webHidden/>
              </w:rPr>
              <w:fldChar w:fldCharType="end"/>
            </w:r>
          </w:hyperlink>
        </w:p>
        <w:p w14:paraId="3B44889E" w14:textId="3E28A235" w:rsidR="00846970" w:rsidRDefault="006F6595">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C2704A">
              <w:rPr>
                <w:noProof/>
                <w:webHidden/>
              </w:rPr>
              <w:t>197</w:t>
            </w:r>
            <w:r w:rsidR="00846970">
              <w:rPr>
                <w:noProof/>
                <w:webHidden/>
              </w:rPr>
              <w:fldChar w:fldCharType="end"/>
            </w:r>
          </w:hyperlink>
        </w:p>
        <w:p w14:paraId="4F39D9BC" w14:textId="30C617F9" w:rsidR="00846970" w:rsidRDefault="006F6595">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C2704A">
              <w:rPr>
                <w:noProof/>
                <w:webHidden/>
              </w:rPr>
              <w:t>197</w:t>
            </w:r>
            <w:r w:rsidR="00846970">
              <w:rPr>
                <w:noProof/>
                <w:webHidden/>
              </w:rPr>
              <w:fldChar w:fldCharType="end"/>
            </w:r>
          </w:hyperlink>
        </w:p>
        <w:p w14:paraId="7962CDF2" w14:textId="2080F842" w:rsidR="00846970" w:rsidRDefault="006F6595">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C2704A">
              <w:rPr>
                <w:noProof/>
                <w:webHidden/>
              </w:rPr>
              <w:t>199</w:t>
            </w:r>
            <w:r w:rsidR="00846970">
              <w:rPr>
                <w:noProof/>
                <w:webHidden/>
              </w:rPr>
              <w:fldChar w:fldCharType="end"/>
            </w:r>
          </w:hyperlink>
        </w:p>
        <w:p w14:paraId="5E83B626" w14:textId="1661A9E7" w:rsidR="00846970" w:rsidRDefault="006F6595">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C2704A">
              <w:rPr>
                <w:noProof/>
                <w:webHidden/>
              </w:rPr>
              <w:t>200</w:t>
            </w:r>
            <w:r w:rsidR="00846970">
              <w:rPr>
                <w:noProof/>
                <w:webHidden/>
              </w:rPr>
              <w:fldChar w:fldCharType="end"/>
            </w:r>
          </w:hyperlink>
        </w:p>
        <w:p w14:paraId="7DEFA5BE" w14:textId="4706D85E"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C2704A">
              <w:rPr>
                <w:noProof/>
                <w:webHidden/>
              </w:rPr>
              <w:t>201</w:t>
            </w:r>
            <w:r w:rsidR="00846970">
              <w:rPr>
                <w:noProof/>
                <w:webHidden/>
              </w:rPr>
              <w:fldChar w:fldCharType="end"/>
            </w:r>
          </w:hyperlink>
        </w:p>
        <w:p w14:paraId="6DB67756" w14:textId="6F94AC54"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C2704A">
              <w:rPr>
                <w:noProof/>
                <w:webHidden/>
              </w:rPr>
              <w:t>203</w:t>
            </w:r>
            <w:r w:rsidR="00846970">
              <w:rPr>
                <w:noProof/>
                <w:webHidden/>
              </w:rPr>
              <w:fldChar w:fldCharType="end"/>
            </w:r>
          </w:hyperlink>
        </w:p>
        <w:p w14:paraId="0C0D0E43" w14:textId="6DBD64A5"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C2704A">
              <w:rPr>
                <w:noProof/>
                <w:webHidden/>
              </w:rPr>
              <w:t>204</w:t>
            </w:r>
            <w:r w:rsidR="00846970">
              <w:rPr>
                <w:noProof/>
                <w:webHidden/>
              </w:rPr>
              <w:fldChar w:fldCharType="end"/>
            </w:r>
          </w:hyperlink>
        </w:p>
        <w:p w14:paraId="6BE8E918" w14:textId="2A54CE54"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C2704A">
              <w:rPr>
                <w:noProof/>
                <w:webHidden/>
              </w:rPr>
              <w:t>205</w:t>
            </w:r>
            <w:r w:rsidR="00846970">
              <w:rPr>
                <w:noProof/>
                <w:webHidden/>
              </w:rPr>
              <w:fldChar w:fldCharType="end"/>
            </w:r>
          </w:hyperlink>
        </w:p>
        <w:p w14:paraId="614325DE" w14:textId="44B801D3"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C2704A">
              <w:rPr>
                <w:noProof/>
                <w:webHidden/>
              </w:rPr>
              <w:t>208</w:t>
            </w:r>
            <w:r w:rsidR="00846970">
              <w:rPr>
                <w:noProof/>
                <w:webHidden/>
              </w:rPr>
              <w:fldChar w:fldCharType="end"/>
            </w:r>
          </w:hyperlink>
        </w:p>
        <w:p w14:paraId="6810A211" w14:textId="21A8E4CD" w:rsidR="00846970" w:rsidRDefault="006F6595">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C2704A">
              <w:rPr>
                <w:noProof/>
                <w:webHidden/>
              </w:rPr>
              <w:t>212</w:t>
            </w:r>
            <w:r w:rsidR="00846970">
              <w:rPr>
                <w:noProof/>
                <w:webHidden/>
              </w:rPr>
              <w:fldChar w:fldCharType="end"/>
            </w:r>
          </w:hyperlink>
        </w:p>
        <w:p w14:paraId="61266002" w14:textId="25B9BF99" w:rsidR="00846970" w:rsidRDefault="006F6595">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C2704A">
              <w:rPr>
                <w:noProof/>
                <w:webHidden/>
              </w:rPr>
              <w:t>216</w:t>
            </w:r>
            <w:r w:rsidR="00846970">
              <w:rPr>
                <w:noProof/>
                <w:webHidden/>
              </w:rPr>
              <w:fldChar w:fldCharType="end"/>
            </w:r>
          </w:hyperlink>
        </w:p>
        <w:p w14:paraId="183E13E8" w14:textId="05C5C256" w:rsidR="00846970" w:rsidRDefault="006F6595">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C2704A">
              <w:rPr>
                <w:noProof/>
                <w:webHidden/>
              </w:rPr>
              <w:t>219</w:t>
            </w:r>
            <w:r w:rsidR="00846970">
              <w:rPr>
                <w:noProof/>
                <w:webHidden/>
              </w:rPr>
              <w:fldChar w:fldCharType="end"/>
            </w:r>
          </w:hyperlink>
        </w:p>
        <w:p w14:paraId="208E6354" w14:textId="06BE4E71"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C2704A">
              <w:rPr>
                <w:noProof/>
                <w:webHidden/>
              </w:rPr>
              <w:t>221</w:t>
            </w:r>
            <w:r w:rsidR="00846970">
              <w:rPr>
                <w:noProof/>
                <w:webHidden/>
              </w:rPr>
              <w:fldChar w:fldCharType="end"/>
            </w:r>
          </w:hyperlink>
        </w:p>
        <w:p w14:paraId="11856243" w14:textId="579908B9"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C2704A">
              <w:rPr>
                <w:noProof/>
                <w:webHidden/>
              </w:rPr>
              <w:t>226</w:t>
            </w:r>
            <w:r w:rsidR="00846970">
              <w:rPr>
                <w:noProof/>
                <w:webHidden/>
              </w:rPr>
              <w:fldChar w:fldCharType="end"/>
            </w:r>
          </w:hyperlink>
        </w:p>
        <w:p w14:paraId="45176886" w14:textId="3A81D7F4"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C2704A">
              <w:rPr>
                <w:noProof/>
                <w:webHidden/>
              </w:rPr>
              <w:t>227</w:t>
            </w:r>
            <w:r w:rsidR="00846970">
              <w:rPr>
                <w:noProof/>
                <w:webHidden/>
              </w:rPr>
              <w:fldChar w:fldCharType="end"/>
            </w:r>
          </w:hyperlink>
        </w:p>
        <w:p w14:paraId="2E11C1C2" w14:textId="037C13E4"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C2704A">
              <w:rPr>
                <w:noProof/>
                <w:webHidden/>
              </w:rPr>
              <w:t>231</w:t>
            </w:r>
            <w:r w:rsidR="00846970">
              <w:rPr>
                <w:noProof/>
                <w:webHidden/>
              </w:rPr>
              <w:fldChar w:fldCharType="end"/>
            </w:r>
          </w:hyperlink>
        </w:p>
        <w:p w14:paraId="7A430A96" w14:textId="719F48DC"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C2704A">
              <w:rPr>
                <w:noProof/>
                <w:webHidden/>
              </w:rPr>
              <w:t>235</w:t>
            </w:r>
            <w:r w:rsidR="00846970">
              <w:rPr>
                <w:noProof/>
                <w:webHidden/>
              </w:rPr>
              <w:fldChar w:fldCharType="end"/>
            </w:r>
          </w:hyperlink>
        </w:p>
        <w:p w14:paraId="78FA17E5" w14:textId="549E13DB"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C2704A">
              <w:rPr>
                <w:noProof/>
                <w:webHidden/>
              </w:rPr>
              <w:t>237</w:t>
            </w:r>
            <w:r w:rsidR="00846970">
              <w:rPr>
                <w:noProof/>
                <w:webHidden/>
              </w:rPr>
              <w:fldChar w:fldCharType="end"/>
            </w:r>
          </w:hyperlink>
        </w:p>
        <w:p w14:paraId="2D73B2B0" w14:textId="1410BB08"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C2704A">
              <w:rPr>
                <w:noProof/>
                <w:webHidden/>
              </w:rPr>
              <w:t>238</w:t>
            </w:r>
            <w:r w:rsidR="00846970">
              <w:rPr>
                <w:noProof/>
                <w:webHidden/>
              </w:rPr>
              <w:fldChar w:fldCharType="end"/>
            </w:r>
          </w:hyperlink>
        </w:p>
        <w:p w14:paraId="4A9AE593" w14:textId="1F1946CD"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C2704A">
              <w:rPr>
                <w:noProof/>
                <w:webHidden/>
              </w:rPr>
              <w:t>239</w:t>
            </w:r>
            <w:r w:rsidR="00846970">
              <w:rPr>
                <w:noProof/>
                <w:webHidden/>
              </w:rPr>
              <w:fldChar w:fldCharType="end"/>
            </w:r>
          </w:hyperlink>
        </w:p>
        <w:p w14:paraId="336617DD" w14:textId="3DABFF6B"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C2704A">
              <w:rPr>
                <w:noProof/>
                <w:webHidden/>
              </w:rPr>
              <w:t>241</w:t>
            </w:r>
            <w:r w:rsidR="00846970">
              <w:rPr>
                <w:noProof/>
                <w:webHidden/>
              </w:rPr>
              <w:fldChar w:fldCharType="end"/>
            </w:r>
          </w:hyperlink>
        </w:p>
        <w:p w14:paraId="6EAE3C7E" w14:textId="659D5301"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C2704A">
              <w:rPr>
                <w:noProof/>
                <w:webHidden/>
              </w:rPr>
              <w:t>242</w:t>
            </w:r>
            <w:r w:rsidR="00846970">
              <w:rPr>
                <w:noProof/>
                <w:webHidden/>
              </w:rPr>
              <w:fldChar w:fldCharType="end"/>
            </w:r>
          </w:hyperlink>
        </w:p>
        <w:p w14:paraId="2D53AB5B" w14:textId="3B554823"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C2704A">
              <w:rPr>
                <w:noProof/>
                <w:webHidden/>
              </w:rPr>
              <w:t>244</w:t>
            </w:r>
            <w:r w:rsidR="00846970">
              <w:rPr>
                <w:noProof/>
                <w:webHidden/>
              </w:rPr>
              <w:fldChar w:fldCharType="end"/>
            </w:r>
          </w:hyperlink>
        </w:p>
        <w:p w14:paraId="7DE18604" w14:textId="63B8C0E3"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C2704A">
              <w:rPr>
                <w:noProof/>
                <w:webHidden/>
              </w:rPr>
              <w:t>248</w:t>
            </w:r>
            <w:r w:rsidR="00846970">
              <w:rPr>
                <w:noProof/>
                <w:webHidden/>
              </w:rPr>
              <w:fldChar w:fldCharType="end"/>
            </w:r>
          </w:hyperlink>
        </w:p>
        <w:p w14:paraId="4FDF3DFD" w14:textId="63C1F269"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C2704A">
              <w:rPr>
                <w:noProof/>
                <w:webHidden/>
              </w:rPr>
              <w:t>250</w:t>
            </w:r>
            <w:r w:rsidR="00846970">
              <w:rPr>
                <w:noProof/>
                <w:webHidden/>
              </w:rPr>
              <w:fldChar w:fldCharType="end"/>
            </w:r>
          </w:hyperlink>
        </w:p>
        <w:p w14:paraId="4259FA89" w14:textId="43EB94FC"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C2704A">
              <w:rPr>
                <w:noProof/>
                <w:webHidden/>
              </w:rPr>
              <w:t>250</w:t>
            </w:r>
            <w:r w:rsidR="00846970">
              <w:rPr>
                <w:noProof/>
                <w:webHidden/>
              </w:rPr>
              <w:fldChar w:fldCharType="end"/>
            </w:r>
          </w:hyperlink>
        </w:p>
        <w:p w14:paraId="10ED3BA1" w14:textId="2DC57098"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C2704A">
              <w:rPr>
                <w:noProof/>
                <w:webHidden/>
              </w:rPr>
              <w:t>251</w:t>
            </w:r>
            <w:r w:rsidR="00846970">
              <w:rPr>
                <w:noProof/>
                <w:webHidden/>
              </w:rPr>
              <w:fldChar w:fldCharType="end"/>
            </w:r>
          </w:hyperlink>
        </w:p>
        <w:p w14:paraId="78154B81" w14:textId="00CD09F7"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C2704A">
              <w:rPr>
                <w:noProof/>
                <w:webHidden/>
              </w:rPr>
              <w:t>252</w:t>
            </w:r>
            <w:r w:rsidR="00846970">
              <w:rPr>
                <w:noProof/>
                <w:webHidden/>
              </w:rPr>
              <w:fldChar w:fldCharType="end"/>
            </w:r>
          </w:hyperlink>
        </w:p>
        <w:p w14:paraId="63FE80A8" w14:textId="17425429"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C2704A">
              <w:rPr>
                <w:noProof/>
                <w:webHidden/>
              </w:rPr>
              <w:t>252</w:t>
            </w:r>
            <w:r w:rsidR="00846970">
              <w:rPr>
                <w:noProof/>
                <w:webHidden/>
              </w:rPr>
              <w:fldChar w:fldCharType="end"/>
            </w:r>
          </w:hyperlink>
        </w:p>
        <w:p w14:paraId="359AA358" w14:textId="246636D3"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C2704A">
              <w:rPr>
                <w:noProof/>
                <w:webHidden/>
              </w:rPr>
              <w:t>255</w:t>
            </w:r>
            <w:r w:rsidR="00846970">
              <w:rPr>
                <w:noProof/>
                <w:webHidden/>
              </w:rPr>
              <w:fldChar w:fldCharType="end"/>
            </w:r>
          </w:hyperlink>
        </w:p>
        <w:p w14:paraId="0879398B" w14:textId="639566BA"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C2704A">
              <w:rPr>
                <w:noProof/>
                <w:webHidden/>
              </w:rPr>
              <w:t>256</w:t>
            </w:r>
            <w:r w:rsidR="00846970">
              <w:rPr>
                <w:noProof/>
                <w:webHidden/>
              </w:rPr>
              <w:fldChar w:fldCharType="end"/>
            </w:r>
          </w:hyperlink>
        </w:p>
        <w:p w14:paraId="2DA1436B" w14:textId="1C6316E9"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C2704A">
              <w:rPr>
                <w:noProof/>
                <w:webHidden/>
              </w:rPr>
              <w:t>258</w:t>
            </w:r>
            <w:r w:rsidR="00846970">
              <w:rPr>
                <w:noProof/>
                <w:webHidden/>
              </w:rPr>
              <w:fldChar w:fldCharType="end"/>
            </w:r>
          </w:hyperlink>
        </w:p>
        <w:p w14:paraId="1EA42302" w14:textId="69BF0D34"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C2704A">
              <w:rPr>
                <w:noProof/>
                <w:webHidden/>
              </w:rPr>
              <w:t>259</w:t>
            </w:r>
            <w:r w:rsidR="00846970">
              <w:rPr>
                <w:noProof/>
                <w:webHidden/>
              </w:rPr>
              <w:fldChar w:fldCharType="end"/>
            </w:r>
          </w:hyperlink>
        </w:p>
        <w:p w14:paraId="19DFD3FA" w14:textId="4E042245"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C2704A">
              <w:rPr>
                <w:noProof/>
                <w:webHidden/>
              </w:rPr>
              <w:t>262</w:t>
            </w:r>
            <w:r w:rsidR="00846970">
              <w:rPr>
                <w:noProof/>
                <w:webHidden/>
              </w:rPr>
              <w:fldChar w:fldCharType="end"/>
            </w:r>
          </w:hyperlink>
        </w:p>
        <w:p w14:paraId="3AD3E5E7" w14:textId="114B29FD" w:rsidR="00846970" w:rsidRDefault="006F6595">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C2704A">
              <w:rPr>
                <w:noProof/>
                <w:webHidden/>
              </w:rPr>
              <w:t>264</w:t>
            </w:r>
            <w:r w:rsidR="00846970">
              <w:rPr>
                <w:noProof/>
                <w:webHidden/>
              </w:rPr>
              <w:fldChar w:fldCharType="end"/>
            </w:r>
          </w:hyperlink>
        </w:p>
        <w:p w14:paraId="6E279EB7" w14:textId="2A4E0808" w:rsidR="00846970" w:rsidRDefault="006F6595">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C2704A">
              <w:rPr>
                <w:noProof/>
                <w:webHidden/>
              </w:rPr>
              <w:t>264</w:t>
            </w:r>
            <w:r w:rsidR="00846970">
              <w:rPr>
                <w:noProof/>
                <w:webHidden/>
              </w:rPr>
              <w:fldChar w:fldCharType="end"/>
            </w:r>
          </w:hyperlink>
        </w:p>
        <w:p w14:paraId="0100BD7B" w14:textId="4E9A27AE"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C2704A">
              <w:rPr>
                <w:noProof/>
                <w:webHidden/>
              </w:rPr>
              <w:t>264</w:t>
            </w:r>
            <w:r w:rsidR="00846970">
              <w:rPr>
                <w:noProof/>
                <w:webHidden/>
              </w:rPr>
              <w:fldChar w:fldCharType="end"/>
            </w:r>
          </w:hyperlink>
        </w:p>
        <w:p w14:paraId="1471D9D9" w14:textId="60D51E21"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C2704A">
              <w:rPr>
                <w:noProof/>
                <w:webHidden/>
              </w:rPr>
              <w:t>267</w:t>
            </w:r>
            <w:r w:rsidR="00846970">
              <w:rPr>
                <w:noProof/>
                <w:webHidden/>
              </w:rPr>
              <w:fldChar w:fldCharType="end"/>
            </w:r>
          </w:hyperlink>
        </w:p>
        <w:p w14:paraId="6EBF1C38" w14:textId="5A252B4D"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C2704A">
              <w:rPr>
                <w:noProof/>
                <w:webHidden/>
              </w:rPr>
              <w:t>268</w:t>
            </w:r>
            <w:r w:rsidR="00846970">
              <w:rPr>
                <w:noProof/>
                <w:webHidden/>
              </w:rPr>
              <w:fldChar w:fldCharType="end"/>
            </w:r>
          </w:hyperlink>
        </w:p>
        <w:p w14:paraId="34AA7323" w14:textId="5F8DACE3"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C2704A">
              <w:rPr>
                <w:noProof/>
                <w:webHidden/>
              </w:rPr>
              <w:t>270</w:t>
            </w:r>
            <w:r w:rsidR="00846970">
              <w:rPr>
                <w:noProof/>
                <w:webHidden/>
              </w:rPr>
              <w:fldChar w:fldCharType="end"/>
            </w:r>
          </w:hyperlink>
        </w:p>
        <w:p w14:paraId="0A0FDF68" w14:textId="648FD9E2"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C2704A">
              <w:rPr>
                <w:noProof/>
                <w:webHidden/>
              </w:rPr>
              <w:t>271</w:t>
            </w:r>
            <w:r w:rsidR="00846970">
              <w:rPr>
                <w:noProof/>
                <w:webHidden/>
              </w:rPr>
              <w:fldChar w:fldCharType="end"/>
            </w:r>
          </w:hyperlink>
        </w:p>
        <w:p w14:paraId="1DFA5C85" w14:textId="7B233814"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C2704A">
              <w:rPr>
                <w:noProof/>
                <w:webHidden/>
              </w:rPr>
              <w:t>271</w:t>
            </w:r>
            <w:r w:rsidR="00846970">
              <w:rPr>
                <w:noProof/>
                <w:webHidden/>
              </w:rPr>
              <w:fldChar w:fldCharType="end"/>
            </w:r>
          </w:hyperlink>
        </w:p>
        <w:p w14:paraId="28BC1596" w14:textId="47516222"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C2704A">
              <w:rPr>
                <w:noProof/>
                <w:webHidden/>
              </w:rPr>
              <w:t>272</w:t>
            </w:r>
            <w:r w:rsidR="00846970">
              <w:rPr>
                <w:noProof/>
                <w:webHidden/>
              </w:rPr>
              <w:fldChar w:fldCharType="end"/>
            </w:r>
          </w:hyperlink>
        </w:p>
        <w:p w14:paraId="5294E8F8" w14:textId="4CD92491"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C2704A">
              <w:rPr>
                <w:noProof/>
                <w:webHidden/>
              </w:rPr>
              <w:t>272</w:t>
            </w:r>
            <w:r w:rsidR="00846970">
              <w:rPr>
                <w:noProof/>
                <w:webHidden/>
              </w:rPr>
              <w:fldChar w:fldCharType="end"/>
            </w:r>
          </w:hyperlink>
        </w:p>
        <w:p w14:paraId="35BA44E4" w14:textId="1C1571FB"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C2704A">
              <w:rPr>
                <w:noProof/>
                <w:webHidden/>
              </w:rPr>
              <w:t>273</w:t>
            </w:r>
            <w:r w:rsidR="00846970">
              <w:rPr>
                <w:noProof/>
                <w:webHidden/>
              </w:rPr>
              <w:fldChar w:fldCharType="end"/>
            </w:r>
          </w:hyperlink>
        </w:p>
        <w:p w14:paraId="45F1ADA7" w14:textId="24818EB7"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C2704A">
              <w:rPr>
                <w:noProof/>
                <w:webHidden/>
              </w:rPr>
              <w:t>278</w:t>
            </w:r>
            <w:r w:rsidR="00846970">
              <w:rPr>
                <w:noProof/>
                <w:webHidden/>
              </w:rPr>
              <w:fldChar w:fldCharType="end"/>
            </w:r>
          </w:hyperlink>
        </w:p>
        <w:p w14:paraId="639FBCCD" w14:textId="31F566C2"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C2704A">
              <w:rPr>
                <w:noProof/>
                <w:webHidden/>
              </w:rPr>
              <w:t>281</w:t>
            </w:r>
            <w:r w:rsidR="00846970">
              <w:rPr>
                <w:noProof/>
                <w:webHidden/>
              </w:rPr>
              <w:fldChar w:fldCharType="end"/>
            </w:r>
          </w:hyperlink>
        </w:p>
        <w:p w14:paraId="021AFC36" w14:textId="323FC822"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C2704A">
              <w:rPr>
                <w:noProof/>
                <w:webHidden/>
              </w:rPr>
              <w:t>282</w:t>
            </w:r>
            <w:r w:rsidR="00846970">
              <w:rPr>
                <w:noProof/>
                <w:webHidden/>
              </w:rPr>
              <w:fldChar w:fldCharType="end"/>
            </w:r>
          </w:hyperlink>
        </w:p>
        <w:p w14:paraId="604A6122" w14:textId="5C60E58F" w:rsidR="00846970" w:rsidRDefault="006F6595">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C2704A">
              <w:rPr>
                <w:noProof/>
                <w:webHidden/>
              </w:rPr>
              <w:t>289</w:t>
            </w:r>
            <w:r w:rsidR="00846970">
              <w:rPr>
                <w:noProof/>
                <w:webHidden/>
              </w:rPr>
              <w:fldChar w:fldCharType="end"/>
            </w:r>
          </w:hyperlink>
        </w:p>
        <w:p w14:paraId="207D3411" w14:textId="7B6A16BD"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C2704A">
              <w:rPr>
                <w:noProof/>
                <w:webHidden/>
              </w:rPr>
              <w:t>290</w:t>
            </w:r>
            <w:r w:rsidR="00846970">
              <w:rPr>
                <w:noProof/>
                <w:webHidden/>
              </w:rPr>
              <w:fldChar w:fldCharType="end"/>
            </w:r>
          </w:hyperlink>
        </w:p>
        <w:p w14:paraId="7E432B11" w14:textId="3CB54DBE" w:rsidR="00846970" w:rsidRDefault="006F6595">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C2704A">
              <w:rPr>
                <w:noProof/>
                <w:webHidden/>
              </w:rPr>
              <w:t>296</w:t>
            </w:r>
            <w:r w:rsidR="00846970">
              <w:rPr>
                <w:noProof/>
                <w:webHidden/>
              </w:rPr>
              <w:fldChar w:fldCharType="end"/>
            </w:r>
          </w:hyperlink>
        </w:p>
        <w:p w14:paraId="71D82289" w14:textId="1002AC51" w:rsidR="00846970" w:rsidRDefault="006F6595">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C2704A">
              <w:rPr>
                <w:noProof/>
                <w:webHidden/>
              </w:rPr>
              <w:t>296</w:t>
            </w:r>
            <w:r w:rsidR="00846970">
              <w:rPr>
                <w:noProof/>
                <w:webHidden/>
              </w:rPr>
              <w:fldChar w:fldCharType="end"/>
            </w:r>
          </w:hyperlink>
        </w:p>
        <w:p w14:paraId="0BB1C940" w14:textId="043340E4" w:rsidR="00846970" w:rsidRDefault="006F6595">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C2704A">
              <w:rPr>
                <w:noProof/>
                <w:webHidden/>
              </w:rPr>
              <w:t>297</w:t>
            </w:r>
            <w:r w:rsidR="00846970">
              <w:rPr>
                <w:noProof/>
                <w:webHidden/>
              </w:rPr>
              <w:fldChar w:fldCharType="end"/>
            </w:r>
          </w:hyperlink>
        </w:p>
        <w:p w14:paraId="3E8249E2" w14:textId="554528D7" w:rsidR="00846970" w:rsidRDefault="006F6595">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C2704A">
              <w:rPr>
                <w:noProof/>
                <w:webHidden/>
              </w:rPr>
              <w:t>297</w:t>
            </w:r>
            <w:r w:rsidR="00846970">
              <w:rPr>
                <w:noProof/>
                <w:webHidden/>
              </w:rPr>
              <w:fldChar w:fldCharType="end"/>
            </w:r>
          </w:hyperlink>
        </w:p>
        <w:p w14:paraId="27592E55" w14:textId="057D43FF" w:rsidR="00846970" w:rsidRDefault="006F6595">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C2704A">
              <w:rPr>
                <w:noProof/>
                <w:webHidden/>
              </w:rPr>
              <w:t>299</w:t>
            </w:r>
            <w:r w:rsidR="00846970">
              <w:rPr>
                <w:noProof/>
                <w:webHidden/>
              </w:rPr>
              <w:fldChar w:fldCharType="end"/>
            </w:r>
          </w:hyperlink>
        </w:p>
        <w:p w14:paraId="23533471" w14:textId="4F4B47AB" w:rsidR="00846970" w:rsidRDefault="006F6595">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C2704A">
              <w:rPr>
                <w:noProof/>
                <w:webHidden/>
              </w:rPr>
              <w:t>301</w:t>
            </w:r>
            <w:r w:rsidR="00846970">
              <w:rPr>
                <w:noProof/>
                <w:webHidden/>
              </w:rPr>
              <w:fldChar w:fldCharType="end"/>
            </w:r>
          </w:hyperlink>
        </w:p>
        <w:p w14:paraId="4A0FAA6B" w14:textId="7C5F8645" w:rsidR="00846970" w:rsidRDefault="006F6595">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C2704A">
              <w:rPr>
                <w:noProof/>
                <w:webHidden/>
              </w:rPr>
              <w:t>308</w:t>
            </w:r>
            <w:r w:rsidR="00846970">
              <w:rPr>
                <w:noProof/>
                <w:webHidden/>
              </w:rPr>
              <w:fldChar w:fldCharType="end"/>
            </w:r>
          </w:hyperlink>
        </w:p>
        <w:p w14:paraId="56099CC4" w14:textId="0E89EF57" w:rsidR="00846970" w:rsidRDefault="006F6595">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C2704A">
              <w:rPr>
                <w:noProof/>
                <w:webHidden/>
              </w:rPr>
              <w:t>308</w:t>
            </w:r>
            <w:r w:rsidR="00846970">
              <w:rPr>
                <w:noProof/>
                <w:webHidden/>
              </w:rPr>
              <w:fldChar w:fldCharType="end"/>
            </w:r>
          </w:hyperlink>
        </w:p>
        <w:p w14:paraId="49CFF97F" w14:textId="55CFCBF5" w:rsidR="00846970" w:rsidRDefault="006F6595">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C2704A">
              <w:rPr>
                <w:noProof/>
                <w:webHidden/>
              </w:rPr>
              <w:t>317</w:t>
            </w:r>
            <w:r w:rsidR="00846970">
              <w:rPr>
                <w:noProof/>
                <w:webHidden/>
              </w:rPr>
              <w:fldChar w:fldCharType="end"/>
            </w:r>
          </w:hyperlink>
        </w:p>
        <w:p w14:paraId="4AA3655D" w14:textId="14BF2CB7"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C2704A">
              <w:rPr>
                <w:noProof/>
                <w:webHidden/>
              </w:rPr>
              <w:t>318</w:t>
            </w:r>
            <w:r w:rsidR="00846970">
              <w:rPr>
                <w:noProof/>
                <w:webHidden/>
              </w:rPr>
              <w:fldChar w:fldCharType="end"/>
            </w:r>
          </w:hyperlink>
        </w:p>
        <w:p w14:paraId="79746DA9" w14:textId="2E985BD1"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C2704A">
              <w:rPr>
                <w:noProof/>
                <w:webHidden/>
              </w:rPr>
              <w:t>329</w:t>
            </w:r>
            <w:r w:rsidR="00846970">
              <w:rPr>
                <w:noProof/>
                <w:webHidden/>
              </w:rPr>
              <w:fldChar w:fldCharType="end"/>
            </w:r>
          </w:hyperlink>
        </w:p>
        <w:p w14:paraId="029FD42D" w14:textId="7B1928E5"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C2704A">
              <w:rPr>
                <w:noProof/>
                <w:webHidden/>
              </w:rPr>
              <w:t>340</w:t>
            </w:r>
            <w:r w:rsidR="00846970">
              <w:rPr>
                <w:noProof/>
                <w:webHidden/>
              </w:rPr>
              <w:fldChar w:fldCharType="end"/>
            </w:r>
          </w:hyperlink>
        </w:p>
        <w:p w14:paraId="489B657D" w14:textId="102265E5" w:rsidR="00846970" w:rsidRDefault="006F6595">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C2704A">
              <w:rPr>
                <w:noProof/>
                <w:webHidden/>
              </w:rPr>
              <w:t>349</w:t>
            </w:r>
            <w:r w:rsidR="00846970">
              <w:rPr>
                <w:noProof/>
                <w:webHidden/>
              </w:rPr>
              <w:fldChar w:fldCharType="end"/>
            </w:r>
          </w:hyperlink>
        </w:p>
        <w:p w14:paraId="0C914D86" w14:textId="5F42DFDA" w:rsidR="00846970" w:rsidRDefault="006F6595">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C2704A">
              <w:rPr>
                <w:noProof/>
                <w:webHidden/>
              </w:rPr>
              <w:t>355</w:t>
            </w:r>
            <w:r w:rsidR="00846970">
              <w:rPr>
                <w:noProof/>
                <w:webHidden/>
              </w:rPr>
              <w:fldChar w:fldCharType="end"/>
            </w:r>
          </w:hyperlink>
        </w:p>
        <w:p w14:paraId="3D57C161" w14:textId="4C4ABB76" w:rsidR="00846970" w:rsidRDefault="006F6595">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C2704A">
              <w:rPr>
                <w:noProof/>
                <w:webHidden/>
              </w:rPr>
              <w:t>363</w:t>
            </w:r>
            <w:r w:rsidR="00846970">
              <w:rPr>
                <w:noProof/>
                <w:webHidden/>
              </w:rPr>
              <w:fldChar w:fldCharType="end"/>
            </w:r>
          </w:hyperlink>
        </w:p>
        <w:p w14:paraId="6AA28CD0" w14:textId="149E52C4" w:rsidR="00846970" w:rsidRDefault="006F6595">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C2704A">
              <w:rPr>
                <w:noProof/>
                <w:webHidden/>
              </w:rPr>
              <w:t>363</w:t>
            </w:r>
            <w:r w:rsidR="00846970">
              <w:rPr>
                <w:noProof/>
                <w:webHidden/>
              </w:rPr>
              <w:fldChar w:fldCharType="end"/>
            </w:r>
          </w:hyperlink>
        </w:p>
        <w:p w14:paraId="7900FAF3" w14:textId="7A66A032"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C2704A">
              <w:rPr>
                <w:noProof/>
                <w:webHidden/>
              </w:rPr>
              <w:t>363</w:t>
            </w:r>
            <w:r w:rsidR="00846970">
              <w:rPr>
                <w:noProof/>
                <w:webHidden/>
              </w:rPr>
              <w:fldChar w:fldCharType="end"/>
            </w:r>
          </w:hyperlink>
        </w:p>
        <w:p w14:paraId="35A831FE" w14:textId="3BB4E54E"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C2704A">
              <w:rPr>
                <w:noProof/>
                <w:webHidden/>
              </w:rPr>
              <w:t>364</w:t>
            </w:r>
            <w:r w:rsidR="00846970">
              <w:rPr>
                <w:noProof/>
                <w:webHidden/>
              </w:rPr>
              <w:fldChar w:fldCharType="end"/>
            </w:r>
          </w:hyperlink>
        </w:p>
        <w:p w14:paraId="10929E8A" w14:textId="617594CD"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C2704A">
              <w:rPr>
                <w:noProof/>
                <w:webHidden/>
              </w:rPr>
              <w:t>368</w:t>
            </w:r>
            <w:r w:rsidR="00846970">
              <w:rPr>
                <w:noProof/>
                <w:webHidden/>
              </w:rPr>
              <w:fldChar w:fldCharType="end"/>
            </w:r>
          </w:hyperlink>
        </w:p>
        <w:p w14:paraId="63D8CFA0" w14:textId="3410CB80" w:rsidR="00846970" w:rsidRDefault="006F6595">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C2704A">
              <w:rPr>
                <w:noProof/>
                <w:webHidden/>
              </w:rPr>
              <w:t>369</w:t>
            </w:r>
            <w:r w:rsidR="00846970">
              <w:rPr>
                <w:noProof/>
                <w:webHidden/>
              </w:rPr>
              <w:fldChar w:fldCharType="end"/>
            </w:r>
          </w:hyperlink>
        </w:p>
        <w:p w14:paraId="0FA20F82" w14:textId="6F6ECF24" w:rsidR="00846970" w:rsidRDefault="006F6595">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C2704A">
              <w:rPr>
                <w:noProof/>
                <w:webHidden/>
              </w:rPr>
              <w:t>372</w:t>
            </w:r>
            <w:r w:rsidR="00846970">
              <w:rPr>
                <w:noProof/>
                <w:webHidden/>
              </w:rPr>
              <w:fldChar w:fldCharType="end"/>
            </w:r>
          </w:hyperlink>
        </w:p>
        <w:p w14:paraId="5739B4A8" w14:textId="6936184C"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C2704A">
              <w:rPr>
                <w:noProof/>
                <w:webHidden/>
              </w:rPr>
              <w:t>374</w:t>
            </w:r>
            <w:r w:rsidR="00846970">
              <w:rPr>
                <w:noProof/>
                <w:webHidden/>
              </w:rPr>
              <w:fldChar w:fldCharType="end"/>
            </w:r>
          </w:hyperlink>
        </w:p>
        <w:p w14:paraId="5BD48757" w14:textId="03E53802"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C2704A">
              <w:rPr>
                <w:noProof/>
                <w:webHidden/>
              </w:rPr>
              <w:t>375</w:t>
            </w:r>
            <w:r w:rsidR="00846970">
              <w:rPr>
                <w:noProof/>
                <w:webHidden/>
              </w:rPr>
              <w:fldChar w:fldCharType="end"/>
            </w:r>
          </w:hyperlink>
        </w:p>
        <w:p w14:paraId="03590D8B" w14:textId="6CC2C435"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C2704A">
              <w:rPr>
                <w:noProof/>
                <w:webHidden/>
              </w:rPr>
              <w:t>376</w:t>
            </w:r>
            <w:r w:rsidR="00846970">
              <w:rPr>
                <w:noProof/>
                <w:webHidden/>
              </w:rPr>
              <w:fldChar w:fldCharType="end"/>
            </w:r>
          </w:hyperlink>
        </w:p>
        <w:p w14:paraId="0A69476B" w14:textId="790BAC14"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C2704A">
              <w:rPr>
                <w:noProof/>
                <w:webHidden/>
              </w:rPr>
              <w:t>377</w:t>
            </w:r>
            <w:r w:rsidR="00846970">
              <w:rPr>
                <w:noProof/>
                <w:webHidden/>
              </w:rPr>
              <w:fldChar w:fldCharType="end"/>
            </w:r>
          </w:hyperlink>
        </w:p>
        <w:p w14:paraId="03E59703" w14:textId="4A702D9E"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C2704A">
              <w:rPr>
                <w:noProof/>
                <w:webHidden/>
              </w:rPr>
              <w:t>380</w:t>
            </w:r>
            <w:r w:rsidR="00846970">
              <w:rPr>
                <w:noProof/>
                <w:webHidden/>
              </w:rPr>
              <w:fldChar w:fldCharType="end"/>
            </w:r>
          </w:hyperlink>
        </w:p>
        <w:p w14:paraId="19DEF7FA" w14:textId="379D8DC2"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C2704A">
              <w:rPr>
                <w:noProof/>
                <w:webHidden/>
              </w:rPr>
              <w:t>381</w:t>
            </w:r>
            <w:r w:rsidR="00846970">
              <w:rPr>
                <w:noProof/>
                <w:webHidden/>
              </w:rPr>
              <w:fldChar w:fldCharType="end"/>
            </w:r>
          </w:hyperlink>
        </w:p>
        <w:p w14:paraId="19DBF9E7" w14:textId="605C4F47"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C2704A">
              <w:rPr>
                <w:noProof/>
                <w:webHidden/>
              </w:rPr>
              <w:t>382</w:t>
            </w:r>
            <w:r w:rsidR="00846970">
              <w:rPr>
                <w:noProof/>
                <w:webHidden/>
              </w:rPr>
              <w:fldChar w:fldCharType="end"/>
            </w:r>
          </w:hyperlink>
        </w:p>
        <w:p w14:paraId="270EE2B8" w14:textId="3291FFC9"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C2704A">
              <w:rPr>
                <w:noProof/>
                <w:webHidden/>
              </w:rPr>
              <w:t>387</w:t>
            </w:r>
            <w:r w:rsidR="00846970">
              <w:rPr>
                <w:noProof/>
                <w:webHidden/>
              </w:rPr>
              <w:fldChar w:fldCharType="end"/>
            </w:r>
          </w:hyperlink>
        </w:p>
        <w:p w14:paraId="011C717B" w14:textId="1A5B6EA3"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C2704A">
              <w:rPr>
                <w:noProof/>
                <w:webHidden/>
              </w:rPr>
              <w:t>389</w:t>
            </w:r>
            <w:r w:rsidR="00846970">
              <w:rPr>
                <w:noProof/>
                <w:webHidden/>
              </w:rPr>
              <w:fldChar w:fldCharType="end"/>
            </w:r>
          </w:hyperlink>
        </w:p>
        <w:p w14:paraId="3B3A3DD9" w14:textId="42824683"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C2704A">
              <w:rPr>
                <w:noProof/>
                <w:webHidden/>
              </w:rPr>
              <w:t>392</w:t>
            </w:r>
            <w:r w:rsidR="00846970">
              <w:rPr>
                <w:noProof/>
                <w:webHidden/>
              </w:rPr>
              <w:fldChar w:fldCharType="end"/>
            </w:r>
          </w:hyperlink>
        </w:p>
        <w:p w14:paraId="44637038" w14:textId="65A1EF78" w:rsidR="00846970" w:rsidRDefault="006F6595">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C2704A">
              <w:rPr>
                <w:noProof/>
                <w:webHidden/>
              </w:rPr>
              <w:t>394</w:t>
            </w:r>
            <w:r w:rsidR="00846970">
              <w:rPr>
                <w:noProof/>
                <w:webHidden/>
              </w:rPr>
              <w:fldChar w:fldCharType="end"/>
            </w:r>
          </w:hyperlink>
        </w:p>
        <w:p w14:paraId="35D4F71A" w14:textId="38F2DD88" w:rsidR="00846970" w:rsidRDefault="006F6595">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C2704A">
              <w:rPr>
                <w:noProof/>
                <w:webHidden/>
              </w:rPr>
              <w:t>394</w:t>
            </w:r>
            <w:r w:rsidR="00846970">
              <w:rPr>
                <w:noProof/>
                <w:webHidden/>
              </w:rPr>
              <w:fldChar w:fldCharType="end"/>
            </w:r>
          </w:hyperlink>
        </w:p>
        <w:p w14:paraId="4618635B" w14:textId="4C5B8FB4" w:rsidR="00846970" w:rsidRDefault="006F6595">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C2704A">
              <w:rPr>
                <w:noProof/>
                <w:webHidden/>
              </w:rPr>
              <w:t>394</w:t>
            </w:r>
            <w:r w:rsidR="00846970">
              <w:rPr>
                <w:noProof/>
                <w:webHidden/>
              </w:rPr>
              <w:fldChar w:fldCharType="end"/>
            </w:r>
          </w:hyperlink>
        </w:p>
        <w:p w14:paraId="30A87BC4" w14:textId="2107A394" w:rsidR="00846970" w:rsidRDefault="006F6595">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C2704A">
              <w:rPr>
                <w:noProof/>
                <w:webHidden/>
              </w:rPr>
              <w:t>401</w:t>
            </w:r>
            <w:r w:rsidR="00846970">
              <w:rPr>
                <w:noProof/>
                <w:webHidden/>
              </w:rPr>
              <w:fldChar w:fldCharType="end"/>
            </w:r>
          </w:hyperlink>
        </w:p>
        <w:p w14:paraId="4AA0E2A6" w14:textId="57EA613D"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C2704A">
              <w:rPr>
                <w:noProof/>
                <w:webHidden/>
              </w:rPr>
              <w:t>401</w:t>
            </w:r>
            <w:r w:rsidR="00846970">
              <w:rPr>
                <w:noProof/>
                <w:webHidden/>
              </w:rPr>
              <w:fldChar w:fldCharType="end"/>
            </w:r>
          </w:hyperlink>
        </w:p>
        <w:p w14:paraId="1923C8FB" w14:textId="293294B4"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C2704A">
              <w:rPr>
                <w:noProof/>
                <w:webHidden/>
              </w:rPr>
              <w:t>402</w:t>
            </w:r>
            <w:r w:rsidR="00846970">
              <w:rPr>
                <w:noProof/>
                <w:webHidden/>
              </w:rPr>
              <w:fldChar w:fldCharType="end"/>
            </w:r>
          </w:hyperlink>
        </w:p>
        <w:p w14:paraId="0CE21463" w14:textId="7AC5E78A"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C2704A">
              <w:rPr>
                <w:noProof/>
                <w:webHidden/>
              </w:rPr>
              <w:t>403</w:t>
            </w:r>
            <w:r w:rsidR="00846970">
              <w:rPr>
                <w:noProof/>
                <w:webHidden/>
              </w:rPr>
              <w:fldChar w:fldCharType="end"/>
            </w:r>
          </w:hyperlink>
        </w:p>
        <w:p w14:paraId="5834CD37" w14:textId="4CC47045"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C2704A">
              <w:rPr>
                <w:noProof/>
                <w:webHidden/>
              </w:rPr>
              <w:t>407</w:t>
            </w:r>
            <w:r w:rsidR="00846970">
              <w:rPr>
                <w:noProof/>
                <w:webHidden/>
              </w:rPr>
              <w:fldChar w:fldCharType="end"/>
            </w:r>
          </w:hyperlink>
        </w:p>
        <w:p w14:paraId="7CB19A1B" w14:textId="40771827"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C2704A">
              <w:rPr>
                <w:noProof/>
                <w:webHidden/>
              </w:rPr>
              <w:t>409</w:t>
            </w:r>
            <w:r w:rsidR="00846970">
              <w:rPr>
                <w:noProof/>
                <w:webHidden/>
              </w:rPr>
              <w:fldChar w:fldCharType="end"/>
            </w:r>
          </w:hyperlink>
        </w:p>
        <w:p w14:paraId="447209ED" w14:textId="286C8CB0" w:rsidR="00846970" w:rsidRDefault="006F6595">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C2704A">
              <w:rPr>
                <w:noProof/>
                <w:webHidden/>
              </w:rPr>
              <w:t>411</w:t>
            </w:r>
            <w:r w:rsidR="00846970">
              <w:rPr>
                <w:noProof/>
                <w:webHidden/>
              </w:rPr>
              <w:fldChar w:fldCharType="end"/>
            </w:r>
          </w:hyperlink>
        </w:p>
        <w:p w14:paraId="65F39659" w14:textId="1AD31A61" w:rsidR="00846970" w:rsidRDefault="006F6595">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C2704A">
              <w:rPr>
                <w:noProof/>
                <w:webHidden/>
              </w:rPr>
              <w:t>411</w:t>
            </w:r>
            <w:r w:rsidR="00846970">
              <w:rPr>
                <w:noProof/>
                <w:webHidden/>
              </w:rPr>
              <w:fldChar w:fldCharType="end"/>
            </w:r>
          </w:hyperlink>
        </w:p>
        <w:p w14:paraId="4CDBB896" w14:textId="50EEBCBE" w:rsidR="00846970" w:rsidRDefault="006F6595">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C2704A">
              <w:rPr>
                <w:noProof/>
                <w:webHidden/>
              </w:rPr>
              <w:t>415</w:t>
            </w:r>
            <w:r w:rsidR="00846970">
              <w:rPr>
                <w:noProof/>
                <w:webHidden/>
              </w:rPr>
              <w:fldChar w:fldCharType="end"/>
            </w:r>
          </w:hyperlink>
        </w:p>
        <w:p w14:paraId="24452DAF" w14:textId="2EBC51E0"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C2704A">
              <w:rPr>
                <w:noProof/>
                <w:webHidden/>
              </w:rPr>
              <w:t>415</w:t>
            </w:r>
            <w:r w:rsidR="00846970">
              <w:rPr>
                <w:noProof/>
                <w:webHidden/>
              </w:rPr>
              <w:fldChar w:fldCharType="end"/>
            </w:r>
          </w:hyperlink>
        </w:p>
        <w:p w14:paraId="0CF6483A" w14:textId="0799465D" w:rsidR="00846970" w:rsidRDefault="006F6595">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C2704A">
              <w:rPr>
                <w:noProof/>
                <w:webHidden/>
              </w:rPr>
              <w:t>416</w:t>
            </w:r>
            <w:r w:rsidR="00846970">
              <w:rPr>
                <w:noProof/>
                <w:webHidden/>
              </w:rPr>
              <w:fldChar w:fldCharType="end"/>
            </w:r>
          </w:hyperlink>
        </w:p>
        <w:p w14:paraId="5F3D8EA4" w14:textId="417D8EB4"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C2704A">
              <w:rPr>
                <w:noProof/>
                <w:webHidden/>
              </w:rPr>
              <w:t>417</w:t>
            </w:r>
            <w:r w:rsidR="00846970">
              <w:rPr>
                <w:noProof/>
                <w:webHidden/>
              </w:rPr>
              <w:fldChar w:fldCharType="end"/>
            </w:r>
          </w:hyperlink>
        </w:p>
        <w:p w14:paraId="579624E9" w14:textId="6FA620FC"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C2704A">
              <w:rPr>
                <w:noProof/>
                <w:webHidden/>
              </w:rPr>
              <w:t>417</w:t>
            </w:r>
            <w:r w:rsidR="00846970">
              <w:rPr>
                <w:noProof/>
                <w:webHidden/>
              </w:rPr>
              <w:fldChar w:fldCharType="end"/>
            </w:r>
          </w:hyperlink>
        </w:p>
        <w:p w14:paraId="3612D7BC" w14:textId="32B8A43A" w:rsidR="00846970" w:rsidRDefault="006F6595">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C2704A">
              <w:rPr>
                <w:noProof/>
                <w:webHidden/>
              </w:rPr>
              <w:t>419</w:t>
            </w:r>
            <w:r w:rsidR="00846970">
              <w:rPr>
                <w:noProof/>
                <w:webHidden/>
              </w:rPr>
              <w:fldChar w:fldCharType="end"/>
            </w:r>
          </w:hyperlink>
        </w:p>
        <w:p w14:paraId="0BEB2004" w14:textId="200AF62E" w:rsidR="00846970" w:rsidRDefault="006F6595">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C2704A">
              <w:rPr>
                <w:noProof/>
                <w:webHidden/>
              </w:rPr>
              <w:t>421</w:t>
            </w:r>
            <w:r w:rsidR="00846970">
              <w:rPr>
                <w:noProof/>
                <w:webHidden/>
              </w:rPr>
              <w:fldChar w:fldCharType="end"/>
            </w:r>
          </w:hyperlink>
        </w:p>
        <w:p w14:paraId="5637EF53" w14:textId="245D1CB7" w:rsidR="00846970" w:rsidRDefault="006F6595">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C2704A">
              <w:rPr>
                <w:noProof/>
                <w:webHidden/>
              </w:rPr>
              <w:t>421</w:t>
            </w:r>
            <w:r w:rsidR="00846970">
              <w:rPr>
                <w:noProof/>
                <w:webHidden/>
              </w:rPr>
              <w:fldChar w:fldCharType="end"/>
            </w:r>
          </w:hyperlink>
        </w:p>
        <w:p w14:paraId="3AE533FF" w14:textId="1E14316F" w:rsidR="00846970" w:rsidRDefault="006F6595">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C2704A">
              <w:rPr>
                <w:noProof/>
                <w:webHidden/>
              </w:rPr>
              <w:t>422</w:t>
            </w:r>
            <w:r w:rsidR="00846970">
              <w:rPr>
                <w:noProof/>
                <w:webHidden/>
              </w:rPr>
              <w:fldChar w:fldCharType="end"/>
            </w:r>
          </w:hyperlink>
        </w:p>
        <w:p w14:paraId="0608863F" w14:textId="676A0242" w:rsidR="00846970" w:rsidRDefault="006F6595">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C2704A">
              <w:rPr>
                <w:noProof/>
                <w:webHidden/>
              </w:rPr>
              <w:t>423</w:t>
            </w:r>
            <w:r w:rsidR="00846970">
              <w:rPr>
                <w:noProof/>
                <w:webHidden/>
              </w:rPr>
              <w:fldChar w:fldCharType="end"/>
            </w:r>
          </w:hyperlink>
        </w:p>
        <w:p w14:paraId="1012D2BE" w14:textId="4B0C26BA" w:rsidR="00846970" w:rsidRDefault="006F6595">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C2704A">
              <w:rPr>
                <w:noProof/>
                <w:webHidden/>
              </w:rPr>
              <w:t>423</w:t>
            </w:r>
            <w:r w:rsidR="00846970">
              <w:rPr>
                <w:noProof/>
                <w:webHidden/>
              </w:rPr>
              <w:fldChar w:fldCharType="end"/>
            </w:r>
          </w:hyperlink>
        </w:p>
        <w:p w14:paraId="3D2B6AD0" w14:textId="464E3247"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C2704A">
              <w:rPr>
                <w:noProof/>
                <w:webHidden/>
              </w:rPr>
              <w:t>424</w:t>
            </w:r>
            <w:r w:rsidR="00846970">
              <w:rPr>
                <w:noProof/>
                <w:webHidden/>
              </w:rPr>
              <w:fldChar w:fldCharType="end"/>
            </w:r>
          </w:hyperlink>
        </w:p>
        <w:p w14:paraId="45AD7259" w14:textId="2B684514"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C2704A">
              <w:rPr>
                <w:noProof/>
                <w:webHidden/>
              </w:rPr>
              <w:t>424</w:t>
            </w:r>
            <w:r w:rsidR="00846970">
              <w:rPr>
                <w:noProof/>
                <w:webHidden/>
              </w:rPr>
              <w:fldChar w:fldCharType="end"/>
            </w:r>
          </w:hyperlink>
        </w:p>
        <w:p w14:paraId="2A08906F" w14:textId="50B04F55"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C2704A">
              <w:rPr>
                <w:noProof/>
                <w:webHidden/>
              </w:rPr>
              <w:t>425</w:t>
            </w:r>
            <w:r w:rsidR="00846970">
              <w:rPr>
                <w:noProof/>
                <w:webHidden/>
              </w:rPr>
              <w:fldChar w:fldCharType="end"/>
            </w:r>
          </w:hyperlink>
        </w:p>
        <w:p w14:paraId="2599AC78" w14:textId="33F1FB1B"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C2704A">
              <w:rPr>
                <w:noProof/>
                <w:webHidden/>
              </w:rPr>
              <w:t>425</w:t>
            </w:r>
            <w:r w:rsidR="00846970">
              <w:rPr>
                <w:noProof/>
                <w:webHidden/>
              </w:rPr>
              <w:fldChar w:fldCharType="end"/>
            </w:r>
          </w:hyperlink>
        </w:p>
        <w:p w14:paraId="137A4FA3" w14:textId="2443D09F"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C2704A">
              <w:rPr>
                <w:noProof/>
                <w:webHidden/>
              </w:rPr>
              <w:t>426</w:t>
            </w:r>
            <w:r w:rsidR="00846970">
              <w:rPr>
                <w:noProof/>
                <w:webHidden/>
              </w:rPr>
              <w:fldChar w:fldCharType="end"/>
            </w:r>
          </w:hyperlink>
        </w:p>
        <w:p w14:paraId="564DE419" w14:textId="1DDFC913"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C2704A">
              <w:rPr>
                <w:noProof/>
                <w:webHidden/>
              </w:rPr>
              <w:t>427</w:t>
            </w:r>
            <w:r w:rsidR="00846970">
              <w:rPr>
                <w:noProof/>
                <w:webHidden/>
              </w:rPr>
              <w:fldChar w:fldCharType="end"/>
            </w:r>
          </w:hyperlink>
        </w:p>
        <w:p w14:paraId="053482A7" w14:textId="64C223F5"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C2704A">
              <w:rPr>
                <w:noProof/>
                <w:webHidden/>
              </w:rPr>
              <w:t>428</w:t>
            </w:r>
            <w:r w:rsidR="00846970">
              <w:rPr>
                <w:noProof/>
                <w:webHidden/>
              </w:rPr>
              <w:fldChar w:fldCharType="end"/>
            </w:r>
          </w:hyperlink>
        </w:p>
        <w:p w14:paraId="4A8505E7" w14:textId="658AF2DD"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C2704A">
              <w:rPr>
                <w:noProof/>
                <w:webHidden/>
              </w:rPr>
              <w:t>428</w:t>
            </w:r>
            <w:r w:rsidR="00846970">
              <w:rPr>
                <w:noProof/>
                <w:webHidden/>
              </w:rPr>
              <w:fldChar w:fldCharType="end"/>
            </w:r>
          </w:hyperlink>
        </w:p>
        <w:p w14:paraId="6C404276" w14:textId="2AFD6FCC"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C2704A">
              <w:rPr>
                <w:noProof/>
                <w:webHidden/>
              </w:rPr>
              <w:t>429</w:t>
            </w:r>
            <w:r w:rsidR="00846970">
              <w:rPr>
                <w:noProof/>
                <w:webHidden/>
              </w:rPr>
              <w:fldChar w:fldCharType="end"/>
            </w:r>
          </w:hyperlink>
        </w:p>
        <w:p w14:paraId="78429702" w14:textId="1763D1FD"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C2704A">
              <w:rPr>
                <w:noProof/>
                <w:webHidden/>
              </w:rPr>
              <w:t>429</w:t>
            </w:r>
            <w:r w:rsidR="00846970">
              <w:rPr>
                <w:noProof/>
                <w:webHidden/>
              </w:rPr>
              <w:fldChar w:fldCharType="end"/>
            </w:r>
          </w:hyperlink>
        </w:p>
        <w:p w14:paraId="2DA82888" w14:textId="7F3EF533"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C2704A">
              <w:rPr>
                <w:noProof/>
                <w:webHidden/>
              </w:rPr>
              <w:t>430</w:t>
            </w:r>
            <w:r w:rsidR="00846970">
              <w:rPr>
                <w:noProof/>
                <w:webHidden/>
              </w:rPr>
              <w:fldChar w:fldCharType="end"/>
            </w:r>
          </w:hyperlink>
        </w:p>
        <w:p w14:paraId="2727A62D" w14:textId="3066C7A6"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C2704A">
              <w:rPr>
                <w:noProof/>
                <w:webHidden/>
              </w:rPr>
              <w:t>432</w:t>
            </w:r>
            <w:r w:rsidR="00846970">
              <w:rPr>
                <w:noProof/>
                <w:webHidden/>
              </w:rPr>
              <w:fldChar w:fldCharType="end"/>
            </w:r>
          </w:hyperlink>
        </w:p>
        <w:p w14:paraId="371ECBBD" w14:textId="68097BC3"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C2704A">
              <w:rPr>
                <w:noProof/>
                <w:webHidden/>
              </w:rPr>
              <w:t>433</w:t>
            </w:r>
            <w:r w:rsidR="00846970">
              <w:rPr>
                <w:noProof/>
                <w:webHidden/>
              </w:rPr>
              <w:fldChar w:fldCharType="end"/>
            </w:r>
          </w:hyperlink>
        </w:p>
        <w:p w14:paraId="337ADEC3" w14:textId="3197859E" w:rsidR="00846970" w:rsidRDefault="006F6595">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C2704A">
              <w:rPr>
                <w:noProof/>
                <w:webHidden/>
              </w:rPr>
              <w:t>433</w:t>
            </w:r>
            <w:r w:rsidR="00846970">
              <w:rPr>
                <w:noProof/>
                <w:webHidden/>
              </w:rPr>
              <w:fldChar w:fldCharType="end"/>
            </w:r>
          </w:hyperlink>
        </w:p>
        <w:p w14:paraId="0BC0B529" w14:textId="6B25F27C"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C2704A">
              <w:rPr>
                <w:noProof/>
                <w:webHidden/>
              </w:rPr>
              <w:t>433</w:t>
            </w:r>
            <w:r w:rsidR="00846970">
              <w:rPr>
                <w:noProof/>
                <w:webHidden/>
              </w:rPr>
              <w:fldChar w:fldCharType="end"/>
            </w:r>
          </w:hyperlink>
        </w:p>
        <w:p w14:paraId="7AF2A2F5" w14:textId="574DD591"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C2704A">
              <w:rPr>
                <w:noProof/>
                <w:webHidden/>
              </w:rPr>
              <w:t>434</w:t>
            </w:r>
            <w:r w:rsidR="00846970">
              <w:rPr>
                <w:noProof/>
                <w:webHidden/>
              </w:rPr>
              <w:fldChar w:fldCharType="end"/>
            </w:r>
          </w:hyperlink>
        </w:p>
        <w:p w14:paraId="496292A1" w14:textId="06B4F2BD"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C2704A">
              <w:rPr>
                <w:noProof/>
                <w:webHidden/>
              </w:rPr>
              <w:t>435</w:t>
            </w:r>
            <w:r w:rsidR="00846970">
              <w:rPr>
                <w:noProof/>
                <w:webHidden/>
              </w:rPr>
              <w:fldChar w:fldCharType="end"/>
            </w:r>
          </w:hyperlink>
        </w:p>
        <w:p w14:paraId="65A00D9E" w14:textId="7B1A438B"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C2704A">
              <w:rPr>
                <w:noProof/>
                <w:webHidden/>
              </w:rPr>
              <w:t>435</w:t>
            </w:r>
            <w:r w:rsidR="00846970">
              <w:rPr>
                <w:noProof/>
                <w:webHidden/>
              </w:rPr>
              <w:fldChar w:fldCharType="end"/>
            </w:r>
          </w:hyperlink>
        </w:p>
        <w:p w14:paraId="48374C27" w14:textId="04302181"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C2704A">
              <w:rPr>
                <w:noProof/>
                <w:webHidden/>
              </w:rPr>
              <w:t>435</w:t>
            </w:r>
            <w:r w:rsidR="00846970">
              <w:rPr>
                <w:noProof/>
                <w:webHidden/>
              </w:rPr>
              <w:fldChar w:fldCharType="end"/>
            </w:r>
          </w:hyperlink>
        </w:p>
        <w:p w14:paraId="0C714146" w14:textId="2902418C"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C2704A">
              <w:rPr>
                <w:noProof/>
                <w:webHidden/>
              </w:rPr>
              <w:t>436</w:t>
            </w:r>
            <w:r w:rsidR="00846970">
              <w:rPr>
                <w:noProof/>
                <w:webHidden/>
              </w:rPr>
              <w:fldChar w:fldCharType="end"/>
            </w:r>
          </w:hyperlink>
        </w:p>
        <w:p w14:paraId="6FE1CA62" w14:textId="52564F21"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C2704A">
              <w:rPr>
                <w:noProof/>
                <w:webHidden/>
              </w:rPr>
              <w:t>437</w:t>
            </w:r>
            <w:r w:rsidR="00846970">
              <w:rPr>
                <w:noProof/>
                <w:webHidden/>
              </w:rPr>
              <w:fldChar w:fldCharType="end"/>
            </w:r>
          </w:hyperlink>
        </w:p>
        <w:p w14:paraId="441DF508" w14:textId="63F07BC8"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C2704A">
              <w:rPr>
                <w:noProof/>
                <w:webHidden/>
              </w:rPr>
              <w:t>437</w:t>
            </w:r>
            <w:r w:rsidR="00846970">
              <w:rPr>
                <w:noProof/>
                <w:webHidden/>
              </w:rPr>
              <w:fldChar w:fldCharType="end"/>
            </w:r>
          </w:hyperlink>
        </w:p>
        <w:p w14:paraId="4C4E0F3E" w14:textId="1DD5872A"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C2704A">
              <w:rPr>
                <w:noProof/>
                <w:webHidden/>
              </w:rPr>
              <w:t>437</w:t>
            </w:r>
            <w:r w:rsidR="00846970">
              <w:rPr>
                <w:noProof/>
                <w:webHidden/>
              </w:rPr>
              <w:fldChar w:fldCharType="end"/>
            </w:r>
          </w:hyperlink>
        </w:p>
        <w:p w14:paraId="69ABA778" w14:textId="0D06E39E" w:rsidR="00846970" w:rsidRDefault="006F6595">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C2704A">
              <w:rPr>
                <w:noProof/>
                <w:webHidden/>
              </w:rPr>
              <w:t>438</w:t>
            </w:r>
            <w:r w:rsidR="00846970">
              <w:rPr>
                <w:noProof/>
                <w:webHidden/>
              </w:rPr>
              <w:fldChar w:fldCharType="end"/>
            </w:r>
          </w:hyperlink>
        </w:p>
        <w:p w14:paraId="7944A0A6" w14:textId="0DA9BB43"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C2704A">
              <w:rPr>
                <w:noProof/>
                <w:webHidden/>
              </w:rPr>
              <w:t>438</w:t>
            </w:r>
            <w:r w:rsidR="00846970">
              <w:rPr>
                <w:noProof/>
                <w:webHidden/>
              </w:rPr>
              <w:fldChar w:fldCharType="end"/>
            </w:r>
          </w:hyperlink>
        </w:p>
        <w:p w14:paraId="58D3FC62" w14:textId="6156B985"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C2704A">
              <w:rPr>
                <w:noProof/>
                <w:webHidden/>
              </w:rPr>
              <w:t>440</w:t>
            </w:r>
            <w:r w:rsidR="00846970">
              <w:rPr>
                <w:noProof/>
                <w:webHidden/>
              </w:rPr>
              <w:fldChar w:fldCharType="end"/>
            </w:r>
          </w:hyperlink>
        </w:p>
        <w:p w14:paraId="57863403" w14:textId="4DFE9D36"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C2704A">
              <w:rPr>
                <w:noProof/>
                <w:webHidden/>
              </w:rPr>
              <w:t>442</w:t>
            </w:r>
            <w:r w:rsidR="00846970">
              <w:rPr>
                <w:noProof/>
                <w:webHidden/>
              </w:rPr>
              <w:fldChar w:fldCharType="end"/>
            </w:r>
          </w:hyperlink>
        </w:p>
        <w:p w14:paraId="52862CF5" w14:textId="6926B718"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C2704A">
              <w:rPr>
                <w:noProof/>
                <w:webHidden/>
              </w:rPr>
              <w:t>442</w:t>
            </w:r>
            <w:r w:rsidR="00846970">
              <w:rPr>
                <w:noProof/>
                <w:webHidden/>
              </w:rPr>
              <w:fldChar w:fldCharType="end"/>
            </w:r>
          </w:hyperlink>
        </w:p>
        <w:p w14:paraId="007792FE" w14:textId="114898F0" w:rsidR="00846970" w:rsidRDefault="006F6595">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C2704A">
              <w:rPr>
                <w:noProof/>
                <w:webHidden/>
              </w:rPr>
              <w:t>442</w:t>
            </w:r>
            <w:r w:rsidR="00846970">
              <w:rPr>
                <w:noProof/>
                <w:webHidden/>
              </w:rPr>
              <w:fldChar w:fldCharType="end"/>
            </w:r>
          </w:hyperlink>
        </w:p>
        <w:p w14:paraId="064EC18A" w14:textId="4B215912" w:rsidR="00846970" w:rsidRDefault="006F6595">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C2704A">
              <w:rPr>
                <w:noProof/>
                <w:webHidden/>
              </w:rPr>
              <w:t>442</w:t>
            </w:r>
            <w:r w:rsidR="00846970">
              <w:rPr>
                <w:noProof/>
                <w:webHidden/>
              </w:rPr>
              <w:fldChar w:fldCharType="end"/>
            </w:r>
          </w:hyperlink>
        </w:p>
        <w:p w14:paraId="16638582" w14:textId="423EEE78"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C2704A">
              <w:rPr>
                <w:noProof/>
                <w:webHidden/>
              </w:rPr>
              <w:t>444</w:t>
            </w:r>
            <w:r w:rsidR="00846970">
              <w:rPr>
                <w:noProof/>
                <w:webHidden/>
              </w:rPr>
              <w:fldChar w:fldCharType="end"/>
            </w:r>
          </w:hyperlink>
        </w:p>
        <w:p w14:paraId="030577F2" w14:textId="14E5494D"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C2704A">
              <w:rPr>
                <w:noProof/>
                <w:webHidden/>
              </w:rPr>
              <w:t>444</w:t>
            </w:r>
            <w:r w:rsidR="00846970">
              <w:rPr>
                <w:noProof/>
                <w:webHidden/>
              </w:rPr>
              <w:fldChar w:fldCharType="end"/>
            </w:r>
          </w:hyperlink>
        </w:p>
        <w:p w14:paraId="03D73D77" w14:textId="318102FB"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C2704A">
              <w:rPr>
                <w:noProof/>
                <w:webHidden/>
              </w:rPr>
              <w:t>445</w:t>
            </w:r>
            <w:r w:rsidR="00846970">
              <w:rPr>
                <w:noProof/>
                <w:webHidden/>
              </w:rPr>
              <w:fldChar w:fldCharType="end"/>
            </w:r>
          </w:hyperlink>
        </w:p>
        <w:p w14:paraId="735DACE4" w14:textId="1202E530"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C2704A">
              <w:rPr>
                <w:noProof/>
                <w:webHidden/>
              </w:rPr>
              <w:t>446</w:t>
            </w:r>
            <w:r w:rsidR="00846970">
              <w:rPr>
                <w:noProof/>
                <w:webHidden/>
              </w:rPr>
              <w:fldChar w:fldCharType="end"/>
            </w:r>
          </w:hyperlink>
        </w:p>
        <w:p w14:paraId="6BBEA5BA" w14:textId="06B28E08"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C2704A">
              <w:rPr>
                <w:noProof/>
                <w:webHidden/>
              </w:rPr>
              <w:t>448</w:t>
            </w:r>
            <w:r w:rsidR="00846970">
              <w:rPr>
                <w:noProof/>
                <w:webHidden/>
              </w:rPr>
              <w:fldChar w:fldCharType="end"/>
            </w:r>
          </w:hyperlink>
        </w:p>
        <w:p w14:paraId="0BE8BDE5" w14:textId="03EC68F4"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C2704A">
              <w:rPr>
                <w:noProof/>
                <w:webHidden/>
              </w:rPr>
              <w:t>449</w:t>
            </w:r>
            <w:r w:rsidR="00846970">
              <w:rPr>
                <w:noProof/>
                <w:webHidden/>
              </w:rPr>
              <w:fldChar w:fldCharType="end"/>
            </w:r>
          </w:hyperlink>
        </w:p>
        <w:p w14:paraId="7AC9AE43" w14:textId="01522E20"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C2704A">
              <w:rPr>
                <w:noProof/>
                <w:webHidden/>
              </w:rPr>
              <w:t>449</w:t>
            </w:r>
            <w:r w:rsidR="00846970">
              <w:rPr>
                <w:noProof/>
                <w:webHidden/>
              </w:rPr>
              <w:fldChar w:fldCharType="end"/>
            </w:r>
          </w:hyperlink>
        </w:p>
        <w:p w14:paraId="262F49C3" w14:textId="125A25C2"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C2704A">
              <w:rPr>
                <w:noProof/>
                <w:webHidden/>
              </w:rPr>
              <w:t>450</w:t>
            </w:r>
            <w:r w:rsidR="00846970">
              <w:rPr>
                <w:noProof/>
                <w:webHidden/>
              </w:rPr>
              <w:fldChar w:fldCharType="end"/>
            </w:r>
          </w:hyperlink>
        </w:p>
        <w:p w14:paraId="7F2D7668" w14:textId="3DE4DE1D" w:rsidR="00846970" w:rsidRDefault="006F6595">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C2704A">
              <w:rPr>
                <w:noProof/>
                <w:webHidden/>
              </w:rPr>
              <w:t>452</w:t>
            </w:r>
            <w:r w:rsidR="00846970">
              <w:rPr>
                <w:noProof/>
                <w:webHidden/>
              </w:rPr>
              <w:fldChar w:fldCharType="end"/>
            </w:r>
          </w:hyperlink>
        </w:p>
        <w:p w14:paraId="0E24794F" w14:textId="314D41D0"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C2704A">
              <w:rPr>
                <w:noProof/>
                <w:webHidden/>
              </w:rPr>
              <w:t>452</w:t>
            </w:r>
            <w:r w:rsidR="00846970">
              <w:rPr>
                <w:noProof/>
                <w:webHidden/>
              </w:rPr>
              <w:fldChar w:fldCharType="end"/>
            </w:r>
          </w:hyperlink>
        </w:p>
        <w:p w14:paraId="284E7330" w14:textId="40E7764E"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C2704A">
              <w:rPr>
                <w:noProof/>
                <w:webHidden/>
              </w:rPr>
              <w:t>455</w:t>
            </w:r>
            <w:r w:rsidR="00846970">
              <w:rPr>
                <w:noProof/>
                <w:webHidden/>
              </w:rPr>
              <w:fldChar w:fldCharType="end"/>
            </w:r>
          </w:hyperlink>
        </w:p>
        <w:p w14:paraId="64A5C7B6" w14:textId="796A56FB"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C2704A">
              <w:rPr>
                <w:noProof/>
                <w:webHidden/>
              </w:rPr>
              <w:t>455</w:t>
            </w:r>
            <w:r w:rsidR="00846970">
              <w:rPr>
                <w:noProof/>
                <w:webHidden/>
              </w:rPr>
              <w:fldChar w:fldCharType="end"/>
            </w:r>
          </w:hyperlink>
        </w:p>
        <w:p w14:paraId="46EB71B3" w14:textId="0085EE2E" w:rsidR="00846970" w:rsidRDefault="006F6595">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C2704A">
              <w:rPr>
                <w:noProof/>
                <w:webHidden/>
              </w:rPr>
              <w:t>456</w:t>
            </w:r>
            <w:r w:rsidR="00846970">
              <w:rPr>
                <w:noProof/>
                <w:webHidden/>
              </w:rPr>
              <w:fldChar w:fldCharType="end"/>
            </w:r>
          </w:hyperlink>
        </w:p>
        <w:p w14:paraId="5175BF09" w14:textId="3618D3AE" w:rsidR="00846970" w:rsidRDefault="006F6595">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C2704A">
              <w:rPr>
                <w:noProof/>
                <w:webHidden/>
              </w:rPr>
              <w:t>456</w:t>
            </w:r>
            <w:r w:rsidR="00846970">
              <w:rPr>
                <w:noProof/>
                <w:webHidden/>
              </w:rPr>
              <w:fldChar w:fldCharType="end"/>
            </w:r>
          </w:hyperlink>
        </w:p>
        <w:p w14:paraId="2D2EA266" w14:textId="785C673D" w:rsidR="00846970" w:rsidRDefault="006F6595">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C2704A">
              <w:rPr>
                <w:noProof/>
                <w:webHidden/>
              </w:rPr>
              <w:t>457</w:t>
            </w:r>
            <w:r w:rsidR="00846970">
              <w:rPr>
                <w:noProof/>
                <w:webHidden/>
              </w:rPr>
              <w:fldChar w:fldCharType="end"/>
            </w:r>
          </w:hyperlink>
        </w:p>
        <w:p w14:paraId="7118ECA2" w14:textId="49895D66"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C2704A">
              <w:rPr>
                <w:noProof/>
                <w:webHidden/>
              </w:rPr>
              <w:t>457</w:t>
            </w:r>
            <w:r w:rsidR="00846970">
              <w:rPr>
                <w:noProof/>
                <w:webHidden/>
              </w:rPr>
              <w:fldChar w:fldCharType="end"/>
            </w:r>
          </w:hyperlink>
        </w:p>
        <w:p w14:paraId="643AEAED" w14:textId="2BA01A3C"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C2704A">
              <w:rPr>
                <w:noProof/>
                <w:webHidden/>
              </w:rPr>
              <w:t>459</w:t>
            </w:r>
            <w:r w:rsidR="00846970">
              <w:rPr>
                <w:noProof/>
                <w:webHidden/>
              </w:rPr>
              <w:fldChar w:fldCharType="end"/>
            </w:r>
          </w:hyperlink>
        </w:p>
        <w:p w14:paraId="43536B7A" w14:textId="07E23B0A"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C2704A">
              <w:rPr>
                <w:noProof/>
                <w:webHidden/>
              </w:rPr>
              <w:t>459</w:t>
            </w:r>
            <w:r w:rsidR="00846970">
              <w:rPr>
                <w:noProof/>
                <w:webHidden/>
              </w:rPr>
              <w:fldChar w:fldCharType="end"/>
            </w:r>
          </w:hyperlink>
        </w:p>
        <w:p w14:paraId="724EF7F1" w14:textId="4739EF7D"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C2704A">
              <w:rPr>
                <w:noProof/>
                <w:webHidden/>
              </w:rPr>
              <w:t>460</w:t>
            </w:r>
            <w:r w:rsidR="00846970">
              <w:rPr>
                <w:noProof/>
                <w:webHidden/>
              </w:rPr>
              <w:fldChar w:fldCharType="end"/>
            </w:r>
          </w:hyperlink>
        </w:p>
        <w:p w14:paraId="5A8AC379" w14:textId="28FC0CA8"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C2704A">
              <w:rPr>
                <w:noProof/>
                <w:webHidden/>
              </w:rPr>
              <w:t>461</w:t>
            </w:r>
            <w:r w:rsidR="00846970">
              <w:rPr>
                <w:noProof/>
                <w:webHidden/>
              </w:rPr>
              <w:fldChar w:fldCharType="end"/>
            </w:r>
          </w:hyperlink>
        </w:p>
        <w:p w14:paraId="1879DA97" w14:textId="50709B8A"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C2704A">
              <w:rPr>
                <w:noProof/>
                <w:webHidden/>
              </w:rPr>
              <w:t>461</w:t>
            </w:r>
            <w:r w:rsidR="00846970">
              <w:rPr>
                <w:noProof/>
                <w:webHidden/>
              </w:rPr>
              <w:fldChar w:fldCharType="end"/>
            </w:r>
          </w:hyperlink>
        </w:p>
        <w:p w14:paraId="15C3A056" w14:textId="63BB182A"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C2704A">
              <w:rPr>
                <w:noProof/>
                <w:webHidden/>
              </w:rPr>
              <w:t>463</w:t>
            </w:r>
            <w:r w:rsidR="00846970">
              <w:rPr>
                <w:noProof/>
                <w:webHidden/>
              </w:rPr>
              <w:fldChar w:fldCharType="end"/>
            </w:r>
          </w:hyperlink>
        </w:p>
        <w:p w14:paraId="0CEAAFAE" w14:textId="23B2C51F"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C2704A">
              <w:rPr>
                <w:noProof/>
                <w:webHidden/>
              </w:rPr>
              <w:t>463</w:t>
            </w:r>
            <w:r w:rsidR="00846970">
              <w:rPr>
                <w:noProof/>
                <w:webHidden/>
              </w:rPr>
              <w:fldChar w:fldCharType="end"/>
            </w:r>
          </w:hyperlink>
        </w:p>
        <w:p w14:paraId="22624EAD" w14:textId="02DD979E"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C2704A">
              <w:rPr>
                <w:noProof/>
                <w:webHidden/>
              </w:rPr>
              <w:t>463</w:t>
            </w:r>
            <w:r w:rsidR="00846970">
              <w:rPr>
                <w:noProof/>
                <w:webHidden/>
              </w:rPr>
              <w:fldChar w:fldCharType="end"/>
            </w:r>
          </w:hyperlink>
        </w:p>
        <w:p w14:paraId="3070F99F" w14:textId="60AB6012"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C2704A">
              <w:rPr>
                <w:noProof/>
                <w:webHidden/>
              </w:rPr>
              <w:t>464</w:t>
            </w:r>
            <w:r w:rsidR="00846970">
              <w:rPr>
                <w:noProof/>
                <w:webHidden/>
              </w:rPr>
              <w:fldChar w:fldCharType="end"/>
            </w:r>
          </w:hyperlink>
        </w:p>
        <w:p w14:paraId="79251A21" w14:textId="4EBD0F72"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C2704A">
              <w:rPr>
                <w:noProof/>
                <w:webHidden/>
              </w:rPr>
              <w:t>465</w:t>
            </w:r>
            <w:r w:rsidR="00846970">
              <w:rPr>
                <w:noProof/>
                <w:webHidden/>
              </w:rPr>
              <w:fldChar w:fldCharType="end"/>
            </w:r>
          </w:hyperlink>
        </w:p>
        <w:p w14:paraId="1F686E3C" w14:textId="7D0873E3"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C2704A">
              <w:rPr>
                <w:noProof/>
                <w:webHidden/>
              </w:rPr>
              <w:t>465</w:t>
            </w:r>
            <w:r w:rsidR="00846970">
              <w:rPr>
                <w:noProof/>
                <w:webHidden/>
              </w:rPr>
              <w:fldChar w:fldCharType="end"/>
            </w:r>
          </w:hyperlink>
        </w:p>
        <w:p w14:paraId="0459AC39" w14:textId="2A313E52" w:rsidR="00846970" w:rsidRDefault="006F6595">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C2704A">
              <w:rPr>
                <w:noProof/>
                <w:webHidden/>
              </w:rPr>
              <w:t>466</w:t>
            </w:r>
            <w:r w:rsidR="00846970">
              <w:rPr>
                <w:noProof/>
                <w:webHidden/>
              </w:rPr>
              <w:fldChar w:fldCharType="end"/>
            </w:r>
          </w:hyperlink>
        </w:p>
        <w:p w14:paraId="7F30B190" w14:textId="681FA2BE" w:rsidR="00846970" w:rsidRDefault="006F6595">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C2704A">
              <w:rPr>
                <w:noProof/>
                <w:webHidden/>
              </w:rPr>
              <w:t>467</w:t>
            </w:r>
            <w:r w:rsidR="00846970">
              <w:rPr>
                <w:noProof/>
                <w:webHidden/>
              </w:rPr>
              <w:fldChar w:fldCharType="end"/>
            </w:r>
          </w:hyperlink>
        </w:p>
        <w:p w14:paraId="0A18DD9F" w14:textId="15E3BF6A" w:rsidR="00846970" w:rsidRDefault="006F6595">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C2704A">
              <w:rPr>
                <w:noProof/>
                <w:webHidden/>
              </w:rPr>
              <w:t>468</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 xml:space="preserve">together with a </w:t>
      </w:r>
      <w:proofErr w:type="spellStart"/>
      <w:r w:rsidRPr="00D822A3">
        <w:rPr>
          <w:lang w:val="en-GB"/>
        </w:rPr>
        <w:t>makefile</w:t>
      </w:r>
      <w:proofErr w:type="spellEnd"/>
      <w:r w:rsidRPr="00D822A3">
        <w:rPr>
          <w:lang w:val="en-GB"/>
        </w:rPr>
        <w:t xml:space="preserve"> with instructions for further </w:t>
      </w:r>
      <w:proofErr w:type="spellStart"/>
      <w:r w:rsidRPr="00D822A3">
        <w:rPr>
          <w:lang w:val="en-GB"/>
        </w:rPr>
        <w:t>assemblering</w:t>
      </w:r>
      <w:proofErr w:type="spellEnd"/>
      <w:r w:rsidRPr="00D822A3">
        <w:rPr>
          <w:lang w:val="en-GB"/>
        </w:rPr>
        <w:t xml:space="preserve">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310563" w:rsidRPr="00D2146B" w:rsidRDefault="00310563"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310563" w:rsidRPr="00D2146B" w:rsidRDefault="00310563"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310563" w:rsidRDefault="00310563"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310563" w:rsidRDefault="00310563" w:rsidP="00942B30">
                              <w:pPr>
                                <w:spacing w:before="60" w:line="256" w:lineRule="auto"/>
                                <w:jc w:val="center"/>
                                <w:rPr>
                                  <w:sz w:val="24"/>
                                  <w:szCs w:val="24"/>
                                </w:rPr>
                              </w:pPr>
                              <w:r>
                                <w:rPr>
                                  <w:rFonts w:eastAsia="Calibri"/>
                                  <w:color w:val="000000"/>
                                  <w:sz w:val="18"/>
                                  <w:szCs w:val="18"/>
                                </w:rPr>
                                <w:t>Parser</w:t>
                              </w:r>
                            </w:p>
                            <w:p w14:paraId="1ABFD117" w14:textId="77777777" w:rsidR="00310563" w:rsidRDefault="00310563"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310563" w:rsidRDefault="00310563" w:rsidP="003727AB">
                              <w:pPr>
                                <w:spacing w:before="60" w:line="254" w:lineRule="auto"/>
                                <w:jc w:val="center"/>
                                <w:rPr>
                                  <w:sz w:val="24"/>
                                  <w:szCs w:val="24"/>
                                </w:rPr>
                              </w:pPr>
                              <w:r>
                                <w:rPr>
                                  <w:rFonts w:eastAsia="Calibri"/>
                                  <w:color w:val="000000"/>
                                  <w:sz w:val="18"/>
                                  <w:szCs w:val="18"/>
                                </w:rPr>
                                <w:t>Scanner</w:t>
                              </w:r>
                            </w:p>
                            <w:p w14:paraId="03FD0412" w14:textId="77777777" w:rsidR="00310563" w:rsidRDefault="00310563"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310563" w:rsidRDefault="00310563"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310563" w:rsidRDefault="00310563" w:rsidP="003567A1">
                              <w:pPr>
                                <w:spacing w:before="0" w:line="252" w:lineRule="auto"/>
                                <w:jc w:val="center"/>
                                <w:rPr>
                                  <w:sz w:val="24"/>
                                  <w:szCs w:val="24"/>
                                </w:rPr>
                              </w:pPr>
                            </w:p>
                            <w:p w14:paraId="217B84F7" w14:textId="77777777" w:rsidR="00310563" w:rsidRDefault="00310563"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310563" w:rsidRDefault="00310563"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310563" w:rsidRPr="00EF6288" w:rsidRDefault="00310563"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310563" w:rsidRDefault="00310563"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310563" w:rsidRDefault="00310563"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310563" w:rsidRDefault="00310563"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310563" w:rsidRPr="00E962F6" w:rsidRDefault="00310563"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310563" w:rsidRDefault="00310563"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310563" w:rsidRDefault="00310563"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310563" w:rsidRDefault="00310563"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310563" w:rsidRDefault="00310563"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310563" w:rsidRDefault="00310563"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310563" w:rsidRPr="00D2146B" w:rsidRDefault="00310563"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310563" w:rsidRPr="00D2146B" w:rsidRDefault="00310563"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310563" w:rsidRDefault="00310563"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310563" w:rsidRDefault="00310563" w:rsidP="00942B30">
                        <w:pPr>
                          <w:spacing w:before="60" w:line="256" w:lineRule="auto"/>
                          <w:jc w:val="center"/>
                          <w:rPr>
                            <w:sz w:val="24"/>
                            <w:szCs w:val="24"/>
                          </w:rPr>
                        </w:pPr>
                        <w:r>
                          <w:rPr>
                            <w:rFonts w:eastAsia="Calibri"/>
                            <w:color w:val="000000"/>
                            <w:sz w:val="18"/>
                            <w:szCs w:val="18"/>
                          </w:rPr>
                          <w:t>Parser</w:t>
                        </w:r>
                      </w:p>
                      <w:p w14:paraId="1ABFD117" w14:textId="77777777" w:rsidR="00310563" w:rsidRDefault="00310563"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310563" w:rsidRDefault="00310563" w:rsidP="003727AB">
                        <w:pPr>
                          <w:spacing w:before="60" w:line="254" w:lineRule="auto"/>
                          <w:jc w:val="center"/>
                          <w:rPr>
                            <w:sz w:val="24"/>
                            <w:szCs w:val="24"/>
                          </w:rPr>
                        </w:pPr>
                        <w:r>
                          <w:rPr>
                            <w:rFonts w:eastAsia="Calibri"/>
                            <w:color w:val="000000"/>
                            <w:sz w:val="18"/>
                            <w:szCs w:val="18"/>
                          </w:rPr>
                          <w:t>Scanner</w:t>
                        </w:r>
                      </w:p>
                      <w:p w14:paraId="03FD0412" w14:textId="77777777" w:rsidR="00310563" w:rsidRDefault="00310563"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310563" w:rsidRDefault="00310563"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310563" w:rsidRDefault="00310563" w:rsidP="003567A1">
                        <w:pPr>
                          <w:spacing w:before="0" w:line="252" w:lineRule="auto"/>
                          <w:jc w:val="center"/>
                          <w:rPr>
                            <w:sz w:val="24"/>
                            <w:szCs w:val="24"/>
                          </w:rPr>
                        </w:pPr>
                      </w:p>
                      <w:p w14:paraId="217B84F7" w14:textId="77777777" w:rsidR="00310563" w:rsidRDefault="00310563"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310563" w:rsidRDefault="00310563"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310563" w:rsidRPr="00EF6288" w:rsidRDefault="00310563"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310563" w:rsidRDefault="00310563"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310563" w:rsidRDefault="00310563"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310563" w:rsidRDefault="00310563"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310563" w:rsidRPr="00E962F6" w:rsidRDefault="00310563"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310563" w:rsidRDefault="00310563"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310563" w:rsidRDefault="00310563"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310563" w:rsidRDefault="00310563"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310563" w:rsidRDefault="00310563"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310563" w:rsidRDefault="00310563"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310563" w:rsidRPr="00D2146B" w:rsidRDefault="00310563"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310563" w:rsidRPr="00D2146B" w:rsidRDefault="00310563"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310563" w:rsidRDefault="00310563"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310563" w:rsidRDefault="00310563" w:rsidP="00541B67">
                              <w:pPr>
                                <w:spacing w:before="60" w:line="256" w:lineRule="auto"/>
                                <w:jc w:val="center"/>
                                <w:rPr>
                                  <w:sz w:val="24"/>
                                  <w:szCs w:val="24"/>
                                </w:rPr>
                              </w:pPr>
                              <w:r>
                                <w:rPr>
                                  <w:rFonts w:eastAsia="Calibri"/>
                                  <w:color w:val="000000"/>
                                  <w:sz w:val="18"/>
                                  <w:szCs w:val="18"/>
                                </w:rPr>
                                <w:t>Parser</w:t>
                              </w:r>
                            </w:p>
                            <w:p w14:paraId="738A4637" w14:textId="77777777" w:rsidR="00310563" w:rsidRDefault="00310563"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310563" w:rsidRDefault="00310563" w:rsidP="00541B67">
                              <w:pPr>
                                <w:spacing w:before="60" w:line="254" w:lineRule="auto"/>
                                <w:jc w:val="center"/>
                                <w:rPr>
                                  <w:sz w:val="24"/>
                                  <w:szCs w:val="24"/>
                                </w:rPr>
                              </w:pPr>
                              <w:r>
                                <w:rPr>
                                  <w:rFonts w:eastAsia="Calibri"/>
                                  <w:color w:val="000000"/>
                                  <w:sz w:val="18"/>
                                  <w:szCs w:val="18"/>
                                </w:rPr>
                                <w:t>Scanner</w:t>
                              </w:r>
                            </w:p>
                            <w:p w14:paraId="1FC59E41" w14:textId="77777777" w:rsidR="00310563" w:rsidRDefault="00310563"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310563" w:rsidRDefault="00310563"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310563" w:rsidRDefault="00310563" w:rsidP="00541B67">
                              <w:pPr>
                                <w:spacing w:before="0" w:line="252" w:lineRule="auto"/>
                                <w:jc w:val="center"/>
                                <w:rPr>
                                  <w:sz w:val="24"/>
                                  <w:szCs w:val="24"/>
                                </w:rPr>
                              </w:pPr>
                            </w:p>
                            <w:p w14:paraId="1164C4DA" w14:textId="77777777" w:rsidR="00310563" w:rsidRDefault="00310563"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310563" w:rsidRDefault="00310563"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310563" w:rsidRPr="00EF6288" w:rsidRDefault="00310563"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310563" w:rsidRDefault="00310563"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310563" w:rsidRDefault="00310563"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310563" w:rsidRDefault="00310563"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310563" w:rsidRPr="00E962F6" w:rsidRDefault="00310563"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310563" w:rsidRDefault="00310563"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310563" w:rsidRDefault="00310563"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310563" w:rsidRDefault="00310563"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310563" w:rsidRDefault="00310563"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310563" w:rsidRDefault="00310563"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310563" w:rsidRPr="00D2146B" w:rsidRDefault="00310563"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310563" w:rsidRPr="00D2146B" w:rsidRDefault="00310563"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310563" w:rsidRDefault="00310563"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310563" w:rsidRDefault="00310563" w:rsidP="00541B67">
                        <w:pPr>
                          <w:spacing w:before="60" w:line="256" w:lineRule="auto"/>
                          <w:jc w:val="center"/>
                          <w:rPr>
                            <w:sz w:val="24"/>
                            <w:szCs w:val="24"/>
                          </w:rPr>
                        </w:pPr>
                        <w:r>
                          <w:rPr>
                            <w:rFonts w:eastAsia="Calibri"/>
                            <w:color w:val="000000"/>
                            <w:sz w:val="18"/>
                            <w:szCs w:val="18"/>
                          </w:rPr>
                          <w:t>Parser</w:t>
                        </w:r>
                      </w:p>
                      <w:p w14:paraId="738A4637" w14:textId="77777777" w:rsidR="00310563" w:rsidRDefault="00310563"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310563" w:rsidRDefault="00310563" w:rsidP="00541B67">
                        <w:pPr>
                          <w:spacing w:before="60" w:line="254" w:lineRule="auto"/>
                          <w:jc w:val="center"/>
                          <w:rPr>
                            <w:sz w:val="24"/>
                            <w:szCs w:val="24"/>
                          </w:rPr>
                        </w:pPr>
                        <w:r>
                          <w:rPr>
                            <w:rFonts w:eastAsia="Calibri"/>
                            <w:color w:val="000000"/>
                            <w:sz w:val="18"/>
                            <w:szCs w:val="18"/>
                          </w:rPr>
                          <w:t>Scanner</w:t>
                        </w:r>
                      </w:p>
                      <w:p w14:paraId="1FC59E41" w14:textId="77777777" w:rsidR="00310563" w:rsidRDefault="00310563"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310563" w:rsidRDefault="00310563"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310563" w:rsidRDefault="00310563" w:rsidP="00541B67">
                        <w:pPr>
                          <w:spacing w:before="0" w:line="252" w:lineRule="auto"/>
                          <w:jc w:val="center"/>
                          <w:rPr>
                            <w:sz w:val="24"/>
                            <w:szCs w:val="24"/>
                          </w:rPr>
                        </w:pPr>
                      </w:p>
                      <w:p w14:paraId="1164C4DA" w14:textId="77777777" w:rsidR="00310563" w:rsidRDefault="00310563"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310563" w:rsidRDefault="00310563"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310563" w:rsidRPr="00EF6288" w:rsidRDefault="00310563"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310563" w:rsidRDefault="00310563"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310563" w:rsidRDefault="00310563"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310563" w:rsidRDefault="00310563"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310563" w:rsidRPr="00E962F6" w:rsidRDefault="00310563"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310563" w:rsidRDefault="00310563"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310563" w:rsidRDefault="00310563"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310563" w:rsidRDefault="00310563"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310563" w:rsidRDefault="00310563"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310563" w:rsidRDefault="00310563"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 xml:space="preserve">The </w:t>
      </w:r>
      <w:proofErr w:type="spellStart"/>
      <w:r w:rsidRPr="00D822A3">
        <w:rPr>
          <w:lang w:val="en-GB"/>
        </w:rPr>
        <w:t>Preprocessor</w:t>
      </w:r>
      <w:bookmarkEnd w:id="2"/>
      <w:proofErr w:type="spellEnd"/>
    </w:p>
    <w:p w14:paraId="5669FD68" w14:textId="0ACB2797" w:rsidR="00396DE9" w:rsidRPr="00D822A3" w:rsidRDefault="00396DE9" w:rsidP="00EA0D62">
      <w:pPr>
        <w:rPr>
          <w:lang w:val="en-GB"/>
        </w:rPr>
      </w:pPr>
      <w:r w:rsidRPr="00D822A3">
        <w:rPr>
          <w:lang w:val="en-GB"/>
        </w:rPr>
        <w:t xml:space="preserve">As the name implies, the </w:t>
      </w:r>
      <w:proofErr w:type="spellStart"/>
      <w:r w:rsidRPr="00D822A3">
        <w:rPr>
          <w:lang w:val="en-GB"/>
        </w:rPr>
        <w:t>pr</w:t>
      </w:r>
      <w:r w:rsidR="002F250A" w:rsidRPr="00D822A3">
        <w:rPr>
          <w:lang w:val="en-GB"/>
        </w:rPr>
        <w:t>e</w:t>
      </w:r>
      <w:r w:rsidRPr="00D822A3">
        <w:rPr>
          <w:lang w:val="en-GB"/>
        </w:rPr>
        <w:t>processor</w:t>
      </w:r>
      <w:proofErr w:type="spellEnd"/>
      <w:r w:rsidRPr="00D822A3">
        <w:rPr>
          <w:lang w:val="en-GB"/>
        </w:rPr>
        <w:t xml:space="preserve">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w:t>
      </w:r>
      <w:proofErr w:type="gramStart"/>
      <w:r w:rsidR="008C30DD" w:rsidRPr="00D822A3">
        <w:rPr>
          <w:lang w:val="en-GB"/>
        </w:rPr>
        <w:t>look into</w:t>
      </w:r>
      <w:proofErr w:type="gramEnd"/>
      <w:r w:rsidR="008C30DD" w:rsidRPr="00D822A3">
        <w:rPr>
          <w:lang w:val="en-GB"/>
        </w:rPr>
        <w:t xml:space="preserve"> the </w:t>
      </w:r>
      <w:proofErr w:type="spellStart"/>
      <w:r w:rsidR="008C30DD" w:rsidRPr="00D822A3">
        <w:rPr>
          <w:lang w:val="en-GB"/>
        </w:rPr>
        <w:t>preprocessor</w:t>
      </w:r>
      <w:proofErr w:type="spellEnd"/>
      <w:r w:rsidR="008C30DD" w:rsidRPr="00D822A3">
        <w:rPr>
          <w:lang w:val="en-GB"/>
        </w:rPr>
        <w:t xml:space="preserve">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C2704A">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w:t>
      </w:r>
      <w:proofErr w:type="spellStart"/>
      <w:r w:rsidR="0016428D" w:rsidRPr="00D822A3">
        <w:rPr>
          <w:lang w:val="en-GB"/>
        </w:rPr>
        <w:t>i</w:t>
      </w:r>
      <w:proofErr w:type="spellEnd"/>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w:t>
      </w:r>
      <w:proofErr w:type="spellStart"/>
      <w:r w:rsidR="00FC005A" w:rsidRPr="00D822A3">
        <w:rPr>
          <w:lang w:val="en-GB"/>
        </w:rPr>
        <w:t>tokes</w:t>
      </w:r>
      <w:proofErr w:type="spellEnd"/>
      <w:r w:rsidR="00FC005A" w:rsidRPr="00D822A3">
        <w:rPr>
          <w:lang w:val="en-GB"/>
        </w:rPr>
        <w:t xml:space="preserve">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 xml:space="preserve">The symbol table is </w:t>
      </w:r>
      <w:proofErr w:type="gramStart"/>
      <w:r w:rsidR="00EB1B29" w:rsidRPr="00D822A3">
        <w:rPr>
          <w:lang w:val="en-GB"/>
        </w:rPr>
        <w:t>actually a</w:t>
      </w:r>
      <w:proofErr w:type="gramEnd"/>
      <w:r w:rsidR="00EB1B29" w:rsidRPr="00D822A3">
        <w:rPr>
          <w:lang w:val="en-GB"/>
        </w:rPr>
        <w:t xml:space="preserve">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 xml:space="preserve">The register allocator creates a graph where the tracks is the vertices, and two vertices have an edge if their tracks overlaps in the code. Then we perform a </w:t>
      </w:r>
      <w:proofErr w:type="spellStart"/>
      <w:r w:rsidRPr="00D822A3">
        <w:rPr>
          <w:lang w:val="en-GB"/>
        </w:rPr>
        <w:t>color</w:t>
      </w:r>
      <w:proofErr w:type="spellEnd"/>
      <w:r w:rsidRPr="00D822A3">
        <w:rPr>
          <w:lang w:val="en-GB"/>
        </w:rPr>
        <w:t xml:space="preserve">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proofErr w:type="spellStart"/>
      <w:r w:rsidR="00DA1753" w:rsidRPr="00D822A3">
        <w:rPr>
          <w:rStyle w:val="KeyWord0"/>
          <w:lang w:val="en-GB"/>
        </w:rPr>
        <w:t>d</w:t>
      </w:r>
      <w:r w:rsidR="00DA1753" w:rsidRPr="00D822A3">
        <w:rPr>
          <w:lang w:val="en-GB"/>
        </w:rPr>
        <w:t xml:space="preserve"> are</w:t>
      </w:r>
      <w:proofErr w:type="spellEnd"/>
      <w:r w:rsidR="00DA1753" w:rsidRPr="00D822A3">
        <w:rPr>
          <w:lang w:val="en-GB"/>
        </w:rPr>
        <w:t xml:space="preserv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42242387"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C2704A">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proofErr w:type="spellStart"/>
      <w:r w:rsidR="002C6C03" w:rsidRPr="00D822A3">
        <w:rPr>
          <w:lang w:val="en-GB"/>
        </w:rPr>
        <w:t>makefile</w:t>
      </w:r>
      <w:proofErr w:type="spellEnd"/>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proofErr w:type="spellStart"/>
      <w:r w:rsidRPr="00D822A3">
        <w:rPr>
          <w:lang w:val="en-GB"/>
        </w:rPr>
        <w:t>Main.cs</w:t>
      </w:r>
      <w:proofErr w:type="spellEnd"/>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17EB9414" w:rsidR="00DD147E" w:rsidRPr="00D822A3" w:rsidRDefault="000340B6" w:rsidP="00DD147E">
      <w:pPr>
        <w:rPr>
          <w:highlight w:val="white"/>
          <w:lang w:val="en-GB"/>
        </w:rPr>
      </w:pPr>
      <w:proofErr w:type="gramStart"/>
      <w:r w:rsidRPr="00D822A3">
        <w:rPr>
          <w:highlight w:val="white"/>
          <w:lang w:val="en-GB"/>
        </w:rPr>
        <w:t>First of all</w:t>
      </w:r>
      <w:proofErr w:type="gramEnd"/>
      <w:r w:rsidRPr="00D822A3">
        <w:rPr>
          <w:highlight w:val="white"/>
          <w:lang w:val="en-GB"/>
        </w:rPr>
        <w:t xml:space="preserve">,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 xml:space="preserve">s and a </w:t>
      </w:r>
      <w:proofErr w:type="spellStart"/>
      <w:r w:rsidR="00BC235C" w:rsidRPr="00D822A3">
        <w:rPr>
          <w:highlight w:val="white"/>
          <w:lang w:val="en-GB"/>
        </w:rPr>
        <w:t>makefile</w:t>
      </w:r>
      <w:proofErr w:type="spellEnd"/>
      <w:r w:rsidR="00BC235C" w:rsidRPr="00D822A3">
        <w:rPr>
          <w:highlight w:val="white"/>
          <w:lang w:val="en-GB"/>
        </w:rPr>
        <w:t xml:space="preserv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C2704A">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66C8CE92"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C2704A">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proofErr w:type="spellStart"/>
      <w:r w:rsidR="003C44DF" w:rsidRPr="00D822A3">
        <w:rPr>
          <w:highlight w:val="white"/>
          <w:lang w:val="en-GB"/>
        </w:rPr>
        <w:t>makefile</w:t>
      </w:r>
      <w:proofErr w:type="spellEnd"/>
      <w:r w:rsidR="003C44DF" w:rsidRPr="00D822A3">
        <w:rPr>
          <w:highlight w:val="white"/>
          <w:lang w:val="en-GB"/>
        </w:rPr>
        <w:t>.</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w:t>
      </w:r>
      <w:proofErr w:type="spellStart"/>
      <w:r w:rsidR="002667E0" w:rsidRPr="00D822A3">
        <w:rPr>
          <w:highlight w:val="white"/>
          <w:lang w:val="en-GB"/>
        </w:rPr>
        <w:t>preprocessing</w:t>
      </w:r>
      <w:proofErr w:type="spellEnd"/>
      <w:r w:rsidR="002667E0" w:rsidRPr="00D822A3">
        <w:rPr>
          <w:highlight w:val="white"/>
          <w:lang w:val="en-GB"/>
        </w:rPr>
        <w:t xml:space="preserve">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 xml:space="preserve">he </w:t>
      </w:r>
      <w:proofErr w:type="spellStart"/>
      <w:r w:rsidR="002667E0" w:rsidRPr="00D822A3">
        <w:rPr>
          <w:highlight w:val="white"/>
          <w:lang w:val="en-GB"/>
        </w:rPr>
        <w:t>preprocessing</w:t>
      </w:r>
      <w:proofErr w:type="spellEnd"/>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w:t>
      </w:r>
      <w:proofErr w:type="spellStart"/>
      <w:r w:rsidR="002667E0" w:rsidRPr="00D822A3">
        <w:rPr>
          <w:highlight w:val="white"/>
          <w:lang w:val="en-GB"/>
        </w:rPr>
        <w:t>preprocessed</w:t>
      </w:r>
      <w:proofErr w:type="spellEnd"/>
      <w:r w:rsidR="002667E0" w:rsidRPr="00D822A3">
        <w:rPr>
          <w:highlight w:val="white"/>
          <w:lang w:val="en-GB"/>
        </w:rPr>
        <w:t xml:space="preserve">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w:t>
      </w:r>
      <w:proofErr w:type="spellStart"/>
      <w:r w:rsidR="00375C15" w:rsidRPr="00D822A3">
        <w:rPr>
          <w:highlight w:val="white"/>
          <w:lang w:val="en-GB"/>
        </w:rPr>
        <w:t>preprocessed</w:t>
      </w:r>
      <w:proofErr w:type="spellEnd"/>
      <w:r w:rsidR="00375C15" w:rsidRPr="00D822A3">
        <w:rPr>
          <w:highlight w:val="white"/>
          <w:lang w:val="en-GB"/>
        </w:rPr>
        <w:t xml:space="preserve">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w:t>
      </w:r>
      <w:proofErr w:type="gramStart"/>
      <w:r w:rsidR="00EE1973" w:rsidRPr="00D822A3">
        <w:rPr>
          <w:highlight w:val="white"/>
          <w:lang w:val="en-GB"/>
        </w:rPr>
        <w:t>in order to</w:t>
      </w:r>
      <w:proofErr w:type="gramEnd"/>
      <w:r w:rsidR="00EE1973" w:rsidRPr="00D822A3">
        <w:rPr>
          <w:highlight w:val="white"/>
          <w:lang w:val="en-GB"/>
        </w:rPr>
        <w:t xml:space="preserve">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w:t>
      </w:r>
      <w:proofErr w:type="gramStart"/>
      <w:r w:rsidR="00B2097E" w:rsidRPr="00D822A3">
        <w:rPr>
          <w:highlight w:val="white"/>
          <w:lang w:val="en-GB"/>
        </w:rPr>
        <w:t>is</w:t>
      </w:r>
      <w:proofErr w:type="gramEnd"/>
      <w:r w:rsidR="00B2097E" w:rsidRPr="00D822A3">
        <w:rPr>
          <w:highlight w:val="white"/>
          <w:lang w:val="en-GB"/>
        </w:rPr>
        <w:t xml:space="preserve">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lastRenderedPageBreak/>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proofErr w:type="gramStart"/>
      <w:r w:rsidR="00124599" w:rsidRPr="00D822A3">
        <w:rPr>
          <w:highlight w:val="white"/>
          <w:lang w:val="en-GB"/>
        </w:rPr>
        <w:t xml:space="preserve">shall </w:t>
      </w:r>
      <w:r w:rsidR="00601724" w:rsidRPr="00D822A3">
        <w:rPr>
          <w:highlight w:val="white"/>
          <w:lang w:val="en-GB"/>
        </w:rPr>
        <w:t>marker shall</w:t>
      </w:r>
      <w:proofErr w:type="gramEnd"/>
      <w:r w:rsidR="00601724" w:rsidRPr="00D822A3">
        <w:rPr>
          <w:highlight w:val="white"/>
          <w:lang w:val="en-GB"/>
        </w:rPr>
        <w:t xml:space="preserve">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lastRenderedPageBreak/>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w:t>
      </w:r>
      <w:proofErr w:type="spellStart"/>
      <w:r w:rsidRPr="00D822A3">
        <w:rPr>
          <w:highlight w:val="white"/>
          <w:lang w:val="en-GB"/>
        </w:rPr>
        <w:t>makefile</w:t>
      </w:r>
      <w:proofErr w:type="spellEnd"/>
      <w:r w:rsidRPr="00D822A3">
        <w:rPr>
          <w:highlight w:val="white"/>
          <w:lang w:val="en-GB"/>
        </w:rPr>
        <w:t xml:space="preserv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 xml:space="preserve">We call the resulting executable file “main”, and we state that it is dependent of the object files; that is, the file names with the </w:t>
      </w:r>
      <w:proofErr w:type="gramStart"/>
      <w:r w:rsidRPr="00D822A3">
        <w:rPr>
          <w:highlight w:val="white"/>
          <w:lang w:val="en-GB"/>
        </w:rPr>
        <w:t>“.o</w:t>
      </w:r>
      <w:proofErr w:type="gramEnd"/>
      <w:r w:rsidRPr="00D822A3">
        <w:rPr>
          <w:highlight w:val="white"/>
          <w:lang w:val="en-GB"/>
        </w:rPr>
        <w:t>”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proofErr w:type="spellStart"/>
      <w:r w:rsidRPr="00D822A3">
        <w:rPr>
          <w:rStyle w:val="KeyWord0"/>
          <w:highlight w:val="white"/>
          <w:lang w:val="en-GB"/>
        </w:rPr>
        <w:t>ld</w:t>
      </w:r>
      <w:proofErr w:type="spellEnd"/>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lastRenderedPageBreak/>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proofErr w:type="spellStart"/>
      <w:r w:rsidRPr="00D822A3">
        <w:rPr>
          <w:rStyle w:val="KeyWord0"/>
          <w:highlight w:val="white"/>
          <w:lang w:val="en-GB"/>
        </w:rPr>
        <w:t>nasm</w:t>
      </w:r>
      <w:proofErr w:type="spellEnd"/>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 xml:space="preserve">Below is an example of how the </w:t>
      </w:r>
      <w:proofErr w:type="spellStart"/>
      <w:r w:rsidRPr="00D822A3">
        <w:rPr>
          <w:highlight w:val="white"/>
          <w:lang w:val="en-GB"/>
        </w:rPr>
        <w:t>makefile</w:t>
      </w:r>
      <w:proofErr w:type="spellEnd"/>
      <w:r w:rsidRPr="00D822A3">
        <w:rPr>
          <w:highlight w:val="white"/>
          <w:lang w:val="en-GB"/>
        </w:rPr>
        <w:t xml:space="preserv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lastRenderedPageBreak/>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w:t>
      </w:r>
      <w:proofErr w:type="spellStart"/>
      <w:r w:rsidR="00AA1002" w:rsidRPr="00D822A3">
        <w:rPr>
          <w:highlight w:val="white"/>
          <w:lang w:val="en-GB"/>
        </w:rPr>
        <w:t>preprocessor</w:t>
      </w:r>
      <w:proofErr w:type="spellEnd"/>
      <w:r w:rsidR="00AA1002" w:rsidRPr="00D822A3">
        <w:rPr>
          <w:highlight w:val="white"/>
          <w:lang w:val="en-GB"/>
        </w:rPr>
        <w:t xml:space="preserve"> directive.</w:t>
      </w:r>
      <w:r w:rsidR="00F561C8" w:rsidRPr="00D822A3">
        <w:rPr>
          <w:highlight w:val="white"/>
          <w:lang w:val="en-GB"/>
        </w:rPr>
        <w:t xml:space="preserve"> We use the set of include files information extracted by the </w:t>
      </w:r>
      <w:proofErr w:type="spellStart"/>
      <w:r w:rsidR="00F561C8" w:rsidRPr="00D822A3">
        <w:rPr>
          <w:highlight w:val="white"/>
          <w:lang w:val="en-GB"/>
        </w:rPr>
        <w:t>preprocessor</w:t>
      </w:r>
      <w:proofErr w:type="spellEnd"/>
      <w:r w:rsidR="00F561C8" w:rsidRPr="00D822A3">
        <w:rPr>
          <w:highlight w:val="white"/>
          <w:lang w:val="en-GB"/>
        </w:rPr>
        <w:t>.</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lastRenderedPageBreak/>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w:t>
      </w:r>
      <w:proofErr w:type="gramStart"/>
      <w:r w:rsidR="00FC6A53" w:rsidRPr="00D822A3">
        <w:rPr>
          <w:highlight w:val="white"/>
          <w:lang w:val="en-GB"/>
        </w:rPr>
        <w:t>have to</w:t>
      </w:r>
      <w:proofErr w:type="gramEnd"/>
      <w:r w:rsidR="00FC6A53" w:rsidRPr="00D822A3">
        <w:rPr>
          <w:highlight w:val="white"/>
          <w:lang w:val="en-GB"/>
        </w:rPr>
        <w:t xml:space="preserve">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proofErr w:type="gramStart"/>
      <w:r w:rsidR="00F136C4" w:rsidRPr="00D822A3">
        <w:rPr>
          <w:highlight w:val="white"/>
          <w:lang w:val="en-GB"/>
        </w:rPr>
        <w:t>look into</w:t>
      </w:r>
      <w:proofErr w:type="gramEnd"/>
      <w:r w:rsidR="00F136C4" w:rsidRPr="00D822A3">
        <w:rPr>
          <w:highlight w:val="white"/>
          <w:lang w:val="en-GB"/>
        </w:rPr>
        <w:t xml:space="preserve">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proofErr w:type="gramStart"/>
      <w:r w:rsidR="00FA5797" w:rsidRPr="00D822A3">
        <w:rPr>
          <w:highlight w:val="white"/>
          <w:lang w:val="en-GB"/>
        </w:rPr>
        <w:t>fresh</w:t>
      </w:r>
      <w:proofErr w:type="gramEnd"/>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proofErr w:type="gramStart"/>
      <w:r w:rsidRPr="00D822A3">
        <w:rPr>
          <w:highlight w:val="white"/>
          <w:lang w:val="en-GB"/>
        </w:rPr>
        <w:t>In order for</w:t>
      </w:r>
      <w:proofErr w:type="gramEnd"/>
      <w:r w:rsidRPr="00D822A3">
        <w:rPr>
          <w:highlight w:val="white"/>
          <w:lang w:val="en-GB"/>
        </w:rPr>
        <w:t xml:space="preserve"> the parsers of this book to work properly, we add three parser classes.</w:t>
      </w:r>
      <w:r w:rsidR="006A0812" w:rsidRPr="00D822A3">
        <w:rPr>
          <w:highlight w:val="white"/>
          <w:lang w:val="en-GB"/>
        </w:rPr>
        <w:t xml:space="preserve"> We need them </w:t>
      </w:r>
      <w:proofErr w:type="gramStart"/>
      <w:r w:rsidR="006A0812" w:rsidRPr="00D822A3">
        <w:rPr>
          <w:highlight w:val="white"/>
          <w:lang w:val="en-GB"/>
        </w:rPr>
        <w:t>in order to</w:t>
      </w:r>
      <w:proofErr w:type="gramEnd"/>
      <w:r w:rsidR="006A0812" w:rsidRPr="00D822A3">
        <w:rPr>
          <w:highlight w:val="white"/>
          <w:lang w:val="en-GB"/>
        </w:rPr>
        <w:t xml:space="preserve">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lastRenderedPageBreak/>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w:t>
      </w:r>
      <w:proofErr w:type="spellStart"/>
      <w:r w:rsidRPr="00D822A3">
        <w:rPr>
          <w:highlight w:val="white"/>
          <w:lang w:val="en-GB"/>
        </w:rPr>
        <w:t>preprocessor</w:t>
      </w:r>
      <w:proofErr w:type="spellEnd"/>
      <w:r w:rsidRPr="00D822A3">
        <w:rPr>
          <w:highlight w:val="white"/>
          <w:lang w:val="en-GB"/>
        </w:rPr>
        <w:t xml:space="preserve">,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35C8FF89"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C2704A">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proofErr w:type="spellStart"/>
      <w:r w:rsidRPr="00D822A3">
        <w:rPr>
          <w:lang w:val="en-GB"/>
        </w:rPr>
        <w:t>Scanner.</w:t>
      </w:r>
      <w:r w:rsidR="009E5232" w:rsidRPr="00D822A3">
        <w:rPr>
          <w:lang w:val="en-GB"/>
        </w:rPr>
        <w:t>gplex</w:t>
      </w:r>
      <w:proofErr w:type="spellEnd"/>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w:t>
      </w:r>
      <w:proofErr w:type="gramStart"/>
      <w:r w:rsidRPr="00D822A3">
        <w:rPr>
          <w:highlight w:val="white"/>
          <w:lang w:val="en-GB"/>
        </w:rPr>
        <w:t>sequence ’</w:t>
      </w:r>
      <w:proofErr w:type="gramEnd"/>
      <w:r w:rsidRPr="00D822A3">
        <w:rPr>
          <w:highlight w:val="white"/>
          <w:lang w:val="en-GB"/>
        </w:rPr>
        <w:t xml:space="preserve">\n’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proofErr w:type="spellStart"/>
      <w:r w:rsidR="00874EA5" w:rsidRPr="00D822A3">
        <w:rPr>
          <w:rStyle w:val="KeyWord0"/>
          <w:highlight w:val="white"/>
          <w:lang w:val="en-GB"/>
        </w:rPr>
        <w:t>m_escapeMap</w:t>
      </w:r>
      <w:proofErr w:type="spellEnd"/>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proofErr w:type="spellStart"/>
      <w:r w:rsidR="00E7078E" w:rsidRPr="00D822A3">
        <w:rPr>
          <w:highlight w:val="white"/>
          <w:lang w:val="en-GB"/>
        </w:rPr>
        <w:t>FF</w:t>
      </w:r>
      <w:r w:rsidR="00E7078E" w:rsidRPr="00D822A3">
        <w:rPr>
          <w:rStyle w:val="Index"/>
          <w:highlight w:val="white"/>
          <w:lang w:val="en-GB"/>
        </w:rPr>
        <w:t>16</w:t>
      </w:r>
      <w:proofErr w:type="spellEnd"/>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proofErr w:type="spellStart"/>
      <w:r w:rsidR="00F71851" w:rsidRPr="00D822A3">
        <w:rPr>
          <w:highlight w:val="white"/>
          <w:lang w:val="en-GB"/>
        </w:rPr>
        <w:t>preprocessor</w:t>
      </w:r>
      <w:proofErr w:type="spellEnd"/>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w:t>
      </w:r>
      <w:proofErr w:type="spellStart"/>
      <w:r w:rsidR="006230BD" w:rsidRPr="00D822A3">
        <w:rPr>
          <w:highlight w:val="white"/>
          <w:lang w:val="en-GB"/>
        </w:rPr>
        <w:t>0x</w:t>
      </w:r>
      <w:proofErr w:type="spellEnd"/>
      <w:r w:rsidR="006230BD" w:rsidRPr="00D822A3">
        <w:rPr>
          <w:highlight w:val="white"/>
          <w:lang w:val="en-GB"/>
        </w:rPr>
        <w:t>” or “</w:t>
      </w:r>
      <w:proofErr w:type="spellStart"/>
      <w:r w:rsidR="006230BD" w:rsidRPr="00D822A3">
        <w:rPr>
          <w:highlight w:val="white"/>
          <w:lang w:val="en-GB"/>
        </w:rPr>
        <w:t>0X</w:t>
      </w:r>
      <w:proofErr w:type="spellEnd"/>
      <w:r w:rsidR="006230BD" w:rsidRPr="00D822A3">
        <w:rPr>
          <w:highlight w:val="white"/>
          <w:lang w:val="en-GB"/>
        </w:rPr>
        <w:t>”</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60FF2883"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2A6BF4BA"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0F9C5B1"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w:t>
      </w:r>
      <w:proofErr w:type="spellStart"/>
      <w:r w:rsidRPr="00D822A3">
        <w:rPr>
          <w:highlight w:val="white"/>
          <w:lang w:val="en-GB"/>
        </w:rPr>
        <w:t>preprocessor</w:t>
      </w:r>
      <w:proofErr w:type="spellEnd"/>
      <w:r w:rsidRPr="00D822A3">
        <w:rPr>
          <w:highlight w:val="white"/>
          <w:lang w:val="en-GB"/>
        </w:rPr>
        <w:t xml:space="preserve">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proofErr w:type="gramStart"/>
      <w:r w:rsidR="0065097A" w:rsidRPr="00D822A3">
        <w:rPr>
          <w:highlight w:val="white"/>
          <w:lang w:val="en-GB"/>
        </w:rPr>
        <w:t>two dollar</w:t>
      </w:r>
      <w:proofErr w:type="gramEnd"/>
      <w:r w:rsidR="0065097A" w:rsidRPr="00D822A3">
        <w:rPr>
          <w:highlight w:val="white"/>
          <w:lang w:val="en-GB"/>
        </w:rPr>
        <w:t xml:space="preserve">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 xml:space="preserve">Finally, when the scanner finds a character that has not been handled by the rules above, </w:t>
      </w:r>
      <w:proofErr w:type="spellStart"/>
      <w:proofErr w:type="gramStart"/>
      <w:r w:rsidRPr="00D822A3">
        <w:rPr>
          <w:highlight w:val="white"/>
          <w:lang w:val="en-GB"/>
        </w:rPr>
        <w:t>a</w:t>
      </w:r>
      <w:proofErr w:type="spellEnd"/>
      <w:proofErr w:type="gramEnd"/>
      <w:r w:rsidRPr="00D822A3">
        <w:rPr>
          <w:highlight w:val="white"/>
          <w:lang w:val="en-GB"/>
        </w:rPr>
        <w:t xml:space="preserve">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bookmarkStart w:id="30" w:name="_Ref54783705"/>
      <w:r w:rsidRPr="00D822A3">
        <w:rPr>
          <w:lang w:val="en-GB"/>
        </w:rPr>
        <w:lastRenderedPageBreak/>
        <w:t>Parsing</w:t>
      </w:r>
      <w:bookmarkEnd w:id="26"/>
      <w:bookmarkEnd w:id="28"/>
      <w:bookmarkEnd w:id="29"/>
      <w:bookmarkEnd w:id="30"/>
    </w:p>
    <w:p w14:paraId="60103DBC" w14:textId="1B0AFE46" w:rsidR="00DF6A2B" w:rsidRPr="00D822A3" w:rsidRDefault="00DF6A2B" w:rsidP="00E40B78">
      <w:pPr>
        <w:rPr>
          <w:lang w:val="en-GB"/>
        </w:rPr>
      </w:pPr>
      <w:r w:rsidRPr="00D822A3">
        <w:rPr>
          <w:lang w:val="en-GB"/>
        </w:rPr>
        <w:t xml:space="preserve">The parser can </w:t>
      </w:r>
      <w:proofErr w:type="gramStart"/>
      <w:r w:rsidRPr="00D822A3">
        <w:rPr>
          <w:lang w:val="en-GB"/>
        </w:rPr>
        <w:t>be considered</w:t>
      </w:r>
      <w:r w:rsidR="00FE48E6" w:rsidRPr="00D822A3">
        <w:rPr>
          <w:lang w:val="en-GB"/>
        </w:rPr>
        <w:t xml:space="preserve"> to be</w:t>
      </w:r>
      <w:proofErr w:type="gramEnd"/>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proofErr w:type="spellStart"/>
      <w:r w:rsidRPr="00D822A3">
        <w:rPr>
          <w:lang w:val="en-GB"/>
        </w:rPr>
        <w:t>MainParser.gppg</w:t>
      </w:r>
      <w:proofErr w:type="spellEnd"/>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4864E15F"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C2704A">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 xml:space="preserve">are </w:t>
      </w:r>
      <w:proofErr w:type="spellStart"/>
      <w:r w:rsidR="003B5D53">
        <w:rPr>
          <w:highlight w:val="white"/>
          <w:lang w:val="en-GB"/>
        </w:rPr>
        <w:t>enums</w:t>
      </w:r>
      <w:proofErr w:type="spellEnd"/>
      <w:r w:rsidR="003B5D53">
        <w:rPr>
          <w:highlight w:val="white"/>
          <w:lang w:val="en-GB"/>
        </w:rPr>
        <w:t>,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w:t>
      </w:r>
      <w:proofErr w:type="spellStart"/>
      <w:r w:rsidRPr="00D822A3">
        <w:rPr>
          <w:highlight w:val="white"/>
          <w:lang w:val="en-GB"/>
        </w:rPr>
        <w:t>threee</w:t>
      </w:r>
      <w:proofErr w:type="spellEnd"/>
      <w:r w:rsidRPr="00D822A3">
        <w:rPr>
          <w:highlight w:val="white"/>
          <w:lang w:val="en-GB"/>
        </w:rPr>
        <w:t xml:space="preserv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 xml:space="preserve">regular </w:t>
      </w:r>
      <w:proofErr w:type="gramStart"/>
      <w:r w:rsidRPr="00D822A3">
        <w:rPr>
          <w:highlight w:val="white"/>
          <w:lang w:val="en-GB"/>
        </w:rPr>
        <w:t>parentheses ’</w:t>
      </w:r>
      <w:proofErr w:type="gramEnd"/>
      <w:r w:rsidRPr="00D822A3">
        <w:rPr>
          <w:highlight w:val="white"/>
          <w:lang w:val="en-GB"/>
        </w:rPr>
        <w:t>(’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 xml:space="preserve">The interrupt, </w:t>
      </w:r>
      <w:proofErr w:type="spellStart"/>
      <w:r w:rsidRPr="00D822A3">
        <w:rPr>
          <w:highlight w:val="white"/>
          <w:lang w:val="en-GB"/>
        </w:rPr>
        <w:t>jump_register</w:t>
      </w:r>
      <w:proofErr w:type="spellEnd"/>
      <w:r w:rsidRPr="00D822A3">
        <w:rPr>
          <w:highlight w:val="white"/>
          <w:lang w:val="en-GB"/>
        </w:rPr>
        <w:t xml:space="preserve">, </w:t>
      </w:r>
      <w:proofErr w:type="spellStart"/>
      <w:r w:rsidRPr="00D822A3">
        <w:rPr>
          <w:highlight w:val="white"/>
          <w:lang w:val="en-GB"/>
        </w:rPr>
        <w:t>syscall</w:t>
      </w:r>
      <w:proofErr w:type="spellEnd"/>
      <w:r w:rsidRPr="00D822A3">
        <w:rPr>
          <w:highlight w:val="white"/>
          <w:lang w:val="en-GB"/>
        </w:rPr>
        <w:t>,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 xml:space="preserve">been taken care of by the </w:t>
      </w:r>
      <w:proofErr w:type="spellStart"/>
      <w:r w:rsidRPr="00D822A3">
        <w:rPr>
          <w:highlight w:val="white"/>
          <w:lang w:val="en-GB"/>
        </w:rPr>
        <w:t>preprocessor</w:t>
      </w:r>
      <w:proofErr w:type="spellEnd"/>
      <w:r w:rsidRPr="00D822A3">
        <w:rPr>
          <w:highlight w:val="white"/>
          <w:lang w:val="en-GB"/>
        </w:rPr>
        <w:t>.</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450EDDFF" w14:textId="2F7257AB" w:rsidR="00F023DC" w:rsidRPr="00D822A3" w:rsidRDefault="00F023DC" w:rsidP="00F91A23">
      <w:pPr>
        <w:pStyle w:val="Code"/>
        <w:rPr>
          <w:highlight w:val="white"/>
          <w:lang w:val="en-GB"/>
        </w:rPr>
      </w:pPr>
      <w:r w:rsidRPr="00D822A3">
        <w:rPr>
          <w:highlight w:val="white"/>
          <w:lang w:val="en-GB"/>
        </w:rPr>
        <w:t xml:space="preserve">%type &lt;middle_code_list&gt; </w:t>
      </w:r>
      <w:r w:rsidR="00B473E1" w:rsidRPr="00D822A3">
        <w:rPr>
          <w:highlight w:val="white"/>
          <w:lang w:val="en-GB"/>
        </w:rPr>
        <w:t>declarator_list</w:t>
      </w:r>
      <w:r w:rsidR="00EB58FF">
        <w:rPr>
          <w:highlight w:val="white"/>
          <w:lang w:val="en-GB"/>
        </w:rPr>
        <w:t xml:space="preserve"> </w:t>
      </w:r>
      <w:r w:rsidR="00EB58FF" w:rsidRPr="00D822A3">
        <w:rPr>
          <w:highlight w:val="white"/>
          <w:lang w:val="en-GB"/>
        </w:rPr>
        <w:t>declaration</w:t>
      </w:r>
    </w:p>
    <w:p w14:paraId="6667689C" w14:textId="0E35DA8A" w:rsidR="00F023DC" w:rsidRPr="00D822A3" w:rsidRDefault="00F023DC" w:rsidP="00F91A23">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282514DF" w14:textId="77777777" w:rsidR="00F023DC" w:rsidRPr="00D822A3" w:rsidRDefault="00F023DC" w:rsidP="00F91A23">
      <w:pPr>
        <w:pStyle w:val="Code"/>
        <w:rPr>
          <w:highlight w:val="white"/>
          <w:lang w:val="en-GB"/>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1" w:name="_Toc54625022"/>
      <w:r w:rsidRPr="00D822A3">
        <w:rPr>
          <w:lang w:val="en-GB"/>
        </w:rPr>
        <w:lastRenderedPageBreak/>
        <w:t xml:space="preserve">The </w:t>
      </w:r>
      <w:proofErr w:type="spellStart"/>
      <w:r w:rsidRPr="00D822A3">
        <w:rPr>
          <w:lang w:val="en-GB"/>
        </w:rPr>
        <w:t>MiddleCode</w:t>
      </w:r>
      <w:proofErr w:type="spellEnd"/>
      <w:r>
        <w:rPr>
          <w:lang w:val="en-GB"/>
        </w:rPr>
        <w:t xml:space="preserve"> Class</w:t>
      </w:r>
      <w:bookmarkEnd w:id="31"/>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proofErr w:type="spellStart"/>
      <w:r>
        <w:rPr>
          <w:lang w:val="en-GB"/>
        </w:rPr>
        <w:t>MiddleCode.cs</w:t>
      </w:r>
      <w:proofErr w:type="spellEnd"/>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2" w:name="_Toc54625023"/>
      <w:r w:rsidRPr="00D822A3">
        <w:rPr>
          <w:lang w:val="en-GB"/>
        </w:rPr>
        <w:t>Declarations</w:t>
      </w:r>
      <w:bookmarkEnd w:id="32"/>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3" w:author="Stefan Bjornander" w:date="2015-04-26T09:16:00Z">
        <w:r w:rsidR="000865C3" w:rsidRPr="00D822A3">
          <w:rPr>
            <w:lang w:val="en-GB"/>
          </w:rPr>
          <w:t xml:space="preserve">The </w:t>
        </w:r>
      </w:ins>
      <w:r w:rsidR="00563AF1" w:rsidRPr="00D822A3">
        <w:rPr>
          <w:rStyle w:val="KeyWord0"/>
          <w:lang w:val="en-GB"/>
        </w:rPr>
        <w:t>source_code_file</w:t>
      </w:r>
      <w:ins w:id="34"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proofErr w:type="spellStart"/>
      <w:r w:rsidRPr="00D822A3">
        <w:rPr>
          <w:lang w:val="en-GB"/>
        </w:rPr>
        <w:t>MiddleCodeGenerator.cs</w:t>
      </w:r>
      <w:proofErr w:type="spellEnd"/>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5" w:name="_Toc54625024"/>
      <w:r w:rsidRPr="00D822A3">
        <w:rPr>
          <w:lang w:val="en-GB"/>
        </w:rPr>
        <w:t>Backpatching</w:t>
      </w:r>
      <w:bookmarkEnd w:id="35"/>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w:t>
      </w:r>
      <w:proofErr w:type="gramStart"/>
      <w:r w:rsidR="00A562A3" w:rsidRPr="00D822A3">
        <w:rPr>
          <w:lang w:val="en-GB"/>
        </w:rPr>
        <w:t>in order to</w:t>
      </w:r>
      <w:proofErr w:type="gramEnd"/>
      <w:r w:rsidR="00A562A3" w:rsidRPr="00D822A3">
        <w:rPr>
          <w:lang w:val="en-GB"/>
        </w:rPr>
        <w:t xml:space="preserve">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proofErr w:type="spellStart"/>
      <w:r w:rsidRPr="00D822A3">
        <w:rPr>
          <w:lang w:val="en-GB"/>
        </w:rPr>
        <w:t>MiddleCodeGenerator.cs</w:t>
      </w:r>
      <w:proofErr w:type="spellEnd"/>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6" w:name="_Ref54270751"/>
      <w:bookmarkStart w:id="37" w:name="_Toc54625025"/>
      <w:r w:rsidRPr="00D822A3">
        <w:rPr>
          <w:lang w:val="en-GB"/>
        </w:rPr>
        <w:t>Function</w:t>
      </w:r>
      <w:r w:rsidR="00015AA9" w:rsidRPr="00D822A3">
        <w:rPr>
          <w:lang w:val="en-GB"/>
        </w:rPr>
        <w:t xml:space="preserve"> </w:t>
      </w:r>
      <w:r w:rsidR="00FC52DE" w:rsidRPr="00D822A3">
        <w:rPr>
          <w:lang w:val="en-GB"/>
        </w:rPr>
        <w:t>Definition</w:t>
      </w:r>
      <w:bookmarkEnd w:id="36"/>
      <w:bookmarkEnd w:id="37"/>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proofErr w:type="gramStart"/>
      <w:r w:rsidR="00C52DCF" w:rsidRPr="00D822A3">
        <w:rPr>
          <w:rStyle w:val="CodeInText0"/>
          <w:lang w:val="en-GB"/>
        </w:rPr>
        <w:t>square</w:t>
      </w:r>
      <w:r w:rsidR="00E667B3" w:rsidRPr="00D822A3">
        <w:rPr>
          <w:rStyle w:val="CodeInText0"/>
          <w:lang w:val="en-GB"/>
        </w:rPr>
        <w:t>(</w:t>
      </w:r>
      <w:proofErr w:type="gramEnd"/>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w:t>
      </w:r>
      <w:proofErr w:type="spellStart"/>
      <w:r w:rsidR="00D21862">
        <w:rPr>
          <w:lang w:val="en-GB"/>
        </w:rPr>
        <w:t>hanles</w:t>
      </w:r>
      <w:proofErr w:type="spellEnd"/>
      <w:r w:rsidR="00D21862">
        <w:rPr>
          <w:lang w:val="en-GB"/>
        </w:rPr>
        <w:t xml:space="preserve">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proofErr w:type="spellStart"/>
      <w:r w:rsidRPr="00D822A3">
        <w:rPr>
          <w:lang w:val="en-GB"/>
        </w:rPr>
        <w:t>MainParser.gppg</w:t>
      </w:r>
      <w:proofErr w:type="spellEnd"/>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1C086C53"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0A3077FC"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0077AB22" w14:textId="77777777" w:rsidR="005642E5" w:rsidRPr="00D822A3" w:rsidRDefault="005642E5" w:rsidP="005642E5">
      <w:pPr>
        <w:pStyle w:val="Code"/>
        <w:rPr>
          <w:highlight w:val="white"/>
          <w:lang w:val="en-GB"/>
        </w:rPr>
      </w:pPr>
      <w:r w:rsidRPr="00D822A3">
        <w:rPr>
          <w:highlight w:val="white"/>
          <w:lang w:val="en-GB"/>
        </w:rPr>
        <w:t xml:space="preserve">      MiddleCodeGenerator.FunctionEnd($7);</w:t>
      </w:r>
    </w:p>
    <w:p w14:paraId="09ECEDC1" w14:textId="2199EF36" w:rsidR="005642E5" w:rsidRPr="00D822A3" w:rsidRDefault="005642E5" w:rsidP="005642E5">
      <w:pPr>
        <w:pStyle w:val="Code"/>
        <w:rPr>
          <w:highlight w:val="white"/>
          <w:lang w:val="en-GB"/>
        </w:rPr>
      </w:pPr>
      <w:r w:rsidRPr="00D822A3">
        <w:rPr>
          <w:highlight w:val="white"/>
          <w:lang w:val="en-GB"/>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7A3AE740"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40C66C20"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172ED46E" w14:textId="77777777" w:rsidR="005642E5" w:rsidRPr="00D822A3" w:rsidRDefault="005642E5" w:rsidP="005642E5">
      <w:pPr>
        <w:pStyle w:val="Code"/>
        <w:rPr>
          <w:highlight w:val="white"/>
          <w:lang w:val="en-GB"/>
        </w:rPr>
      </w:pPr>
      <w:r w:rsidRPr="00D822A3">
        <w:rPr>
          <w:highlight w:val="white"/>
          <w:lang w:val="en-GB"/>
        </w:rPr>
        <w:t xml:space="preserve">      MiddleCodeGenerator.FunctionEnd($6);</w:t>
      </w:r>
    </w:p>
    <w:p w14:paraId="7A983A67" w14:textId="77777777" w:rsidR="005642E5" w:rsidRPr="00D822A3" w:rsidRDefault="005642E5" w:rsidP="005642E5">
      <w:pPr>
        <w:pStyle w:val="Code"/>
        <w:rPr>
          <w:highlight w:val="white"/>
          <w:lang w:val="en-GB"/>
        </w:rPr>
      </w:pPr>
      <w:r w:rsidRPr="00D822A3">
        <w:rPr>
          <w:highlight w:val="white"/>
          <w:lang w:val="en-GB"/>
        </w:rPr>
        <w:t xml:space="preserve">    };</w:t>
      </w:r>
    </w:p>
    <w:p w14:paraId="53CAC5B9" w14:textId="77777777" w:rsidR="002B7454" w:rsidRPr="00D822A3" w:rsidRDefault="002B7454" w:rsidP="00F57EEC">
      <w:pPr>
        <w:pStyle w:val="Code"/>
        <w:rPr>
          <w:highlight w:val="white"/>
          <w:lang w:val="en-GB"/>
        </w:rPr>
      </w:pPr>
    </w:p>
    <w:p w14:paraId="64E3B8F7" w14:textId="77777777" w:rsidR="00F57EEC" w:rsidRPr="00D822A3" w:rsidRDefault="00F57EEC" w:rsidP="00F57EEC">
      <w:pPr>
        <w:pStyle w:val="Code"/>
        <w:rPr>
          <w:highlight w:val="white"/>
          <w:lang w:val="en-GB"/>
        </w:rPr>
      </w:pPr>
      <w:r w:rsidRPr="00D822A3">
        <w:rPr>
          <w:highlight w:val="white"/>
          <w:lang w:val="en-GB"/>
        </w:rPr>
        <w:t>optional_declaration_list:</w:t>
      </w:r>
    </w:p>
    <w:p w14:paraId="0F3BD4BE" w14:textId="77777777" w:rsidR="00F57EEC" w:rsidRPr="00D822A3" w:rsidRDefault="00F57EEC" w:rsidP="00F57EEC">
      <w:pPr>
        <w:pStyle w:val="Code"/>
        <w:rPr>
          <w:highlight w:val="white"/>
          <w:lang w:val="en-GB"/>
        </w:rPr>
      </w:pPr>
      <w:r w:rsidRPr="00D822A3">
        <w:rPr>
          <w:highlight w:val="white"/>
          <w:lang w:val="en-GB"/>
        </w:rPr>
        <w:t xml:space="preserve">    /* Empty */</w:t>
      </w:r>
    </w:p>
    <w:p w14:paraId="055D3DEA" w14:textId="77777777" w:rsidR="00F57EEC" w:rsidRPr="00D822A3" w:rsidRDefault="00F57EEC" w:rsidP="00F57EEC">
      <w:pPr>
        <w:pStyle w:val="Code"/>
        <w:rPr>
          <w:highlight w:val="white"/>
          <w:lang w:val="en-GB"/>
        </w:rPr>
      </w:pPr>
      <w:r w:rsidRPr="00D822A3">
        <w:rPr>
          <w:highlight w:val="white"/>
          <w:lang w:val="en-GB"/>
        </w:rPr>
        <w:t xml:space="preserve">  | declaration_list;</w:t>
      </w:r>
    </w:p>
    <w:p w14:paraId="65B1B951" w14:textId="7BFBEFDD" w:rsidR="00E40B78" w:rsidRPr="00D822A3" w:rsidRDefault="00E40B78" w:rsidP="00E40B78">
      <w:pPr>
        <w:rPr>
          <w:lang w:val="en-GB"/>
        </w:rPr>
      </w:pPr>
      <w:r w:rsidRPr="00D822A3">
        <w:rPr>
          <w:lang w:val="en-GB"/>
        </w:rPr>
        <w:t xml:space="preserve">The </w:t>
      </w:r>
      <w:proofErr w:type="spellStart"/>
      <w:r w:rsidR="00EB324E">
        <w:rPr>
          <w:rStyle w:val="CodeInText"/>
          <w:lang w:val="en-GB"/>
        </w:rPr>
        <w:t>G</w:t>
      </w:r>
      <w:r w:rsidRPr="00D822A3">
        <w:rPr>
          <w:rStyle w:val="CodeInText"/>
          <w:lang w:val="en-GB"/>
        </w:rPr>
        <w:t>enerateFunctionHeader</w:t>
      </w:r>
      <w:proofErr w:type="spellEnd"/>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proofErr w:type="spellStart"/>
      <w:r w:rsidRPr="00D822A3">
        <w:rPr>
          <w:lang w:val="en-GB"/>
        </w:rPr>
        <w:t>MiddleCodeGenerator.cs</w:t>
      </w:r>
      <w:proofErr w:type="spellEnd"/>
    </w:p>
    <w:p w14:paraId="21BA0FBA" w14:textId="77777777" w:rsidR="008F2CF5" w:rsidRPr="00D822A3" w:rsidRDefault="008F2CF5" w:rsidP="00B35B83">
      <w:pPr>
        <w:pStyle w:val="Code"/>
        <w:rPr>
          <w:highlight w:val="white"/>
          <w:lang w:val="en-GB"/>
        </w:rPr>
      </w:pPr>
      <w:r w:rsidRPr="00D822A3">
        <w:rPr>
          <w:highlight w:val="white"/>
          <w:lang w:val="en-GB"/>
        </w:rPr>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lastRenderedPageBreak/>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w:t>
      </w:r>
      <w:proofErr w:type="gramStart"/>
      <w:r w:rsidR="00F2052D" w:rsidRPr="00D822A3">
        <w:rPr>
          <w:highlight w:val="white"/>
          <w:lang w:val="en-GB"/>
        </w:rPr>
        <w:t>actually</w:t>
      </w:r>
      <w:r w:rsidR="003761A3" w:rsidRPr="00D822A3">
        <w:rPr>
          <w:highlight w:val="white"/>
          <w:lang w:val="en-GB"/>
        </w:rPr>
        <w:t xml:space="preserve"> </w:t>
      </w:r>
      <w:r w:rsidR="00F2052D" w:rsidRPr="00D822A3">
        <w:rPr>
          <w:highlight w:val="white"/>
          <w:lang w:val="en-GB"/>
        </w:rPr>
        <w:t>the</w:t>
      </w:r>
      <w:proofErr w:type="gramEnd"/>
      <w:r w:rsidR="00F2052D" w:rsidRPr="00D822A3">
        <w:rPr>
          <w:highlight w:val="white"/>
          <w:lang w:val="en-GB"/>
        </w:rPr>
        <w:t xml:space="preserv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proofErr w:type="spellStart"/>
      <w:r w:rsidRPr="00D822A3">
        <w:rPr>
          <w:lang w:val="en-GB"/>
        </w:rPr>
        <w:t>MiddleCodeGenerator.cs</w:t>
      </w:r>
      <w:proofErr w:type="spellEnd"/>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w:t>
      </w:r>
      <w:proofErr w:type="gramStart"/>
      <w:r w:rsidR="002C5092" w:rsidRPr="00D822A3">
        <w:rPr>
          <w:highlight w:val="white"/>
          <w:lang w:val="en-GB"/>
        </w:rPr>
        <w:t xml:space="preserve">a </w:t>
      </w:r>
      <w:r w:rsidR="002C5092" w:rsidRPr="00D822A3">
        <w:rPr>
          <w:rStyle w:val="KeyWord0"/>
          <w:highlight w:val="white"/>
          <w:lang w:val="en-GB"/>
        </w:rPr>
        <w:t>for</w:t>
      </w:r>
      <w:proofErr w:type="gramEnd"/>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2C109824"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659A7A2E"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3CF6C82E"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proofErr w:type="spellEnd"/>
      <w:r w:rsidR="0086738F" w:rsidRPr="00D822A3">
        <w:rPr>
          <w:highlight w:val="white"/>
          <w:lang w:val="en-GB"/>
        </w:rPr>
        <w:t xml:space="preserve"> or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proofErr w:type="spellEnd"/>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C2704A">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lastRenderedPageBreak/>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282EF269"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w:t>
      </w:r>
      <w:proofErr w:type="gramStart"/>
      <w:r w:rsidR="00712E3A">
        <w:rPr>
          <w:highlight w:val="white"/>
          <w:lang w:val="en-GB"/>
        </w:rPr>
        <w:t>is</w:t>
      </w:r>
      <w:proofErr w:type="gramEnd"/>
      <w:r w:rsidR="00712E3A">
        <w:rPr>
          <w:highlight w:val="white"/>
          <w:lang w:val="en-GB"/>
        </w:rPr>
        <w:t xml:space="preserve">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C2704A">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02640F56" w:rsidR="00E52658" w:rsidRPr="00D822A3" w:rsidRDefault="00E52658" w:rsidP="00E5265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8" w:name="_Toc54625026"/>
      <w:r w:rsidRPr="00D822A3">
        <w:rPr>
          <w:highlight w:val="white"/>
          <w:lang w:val="en-GB"/>
        </w:rPr>
        <w:t>Specifier</w:t>
      </w:r>
      <w:r w:rsidR="0095481A" w:rsidRPr="00D822A3">
        <w:rPr>
          <w:highlight w:val="white"/>
          <w:lang w:val="en-GB"/>
        </w:rPr>
        <w:t xml:space="preserve"> List</w:t>
      </w:r>
      <w:bookmarkEnd w:id="38"/>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proofErr w:type="spellStart"/>
      <w:r w:rsidRPr="00D822A3">
        <w:rPr>
          <w:highlight w:val="white"/>
          <w:lang w:val="en-GB"/>
        </w:rPr>
        <w:t>MainParser.gppg</w:t>
      </w:r>
      <w:proofErr w:type="spellEnd"/>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lastRenderedPageBreak/>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lastRenderedPageBreak/>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w:t>
      </w:r>
      <w:proofErr w:type="gramStart"/>
      <w:r w:rsidR="006E2725">
        <w:rPr>
          <w:highlight w:val="white"/>
          <w:lang w:val="en-GB"/>
        </w:rPr>
        <w:t>an</w:t>
      </w:r>
      <w:proofErr w:type="gramEnd"/>
      <w:r w:rsidR="006E2725">
        <w:rPr>
          <w:highlight w:val="white"/>
          <w:lang w:val="en-GB"/>
        </w:rPr>
        <w:t xml:space="preserve">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proofErr w:type="spellStart"/>
      <w:r w:rsidRPr="00D822A3">
        <w:rPr>
          <w:highlight w:val="white"/>
          <w:lang w:val="en-GB"/>
        </w:rPr>
        <w:t>MainParser.gppg</w:t>
      </w:r>
      <w:proofErr w:type="spellEnd"/>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D822A3" w:rsidRDefault="00037FA3" w:rsidP="00037FA3">
      <w:pPr>
        <w:pStyle w:val="Code"/>
        <w:rPr>
          <w:highlight w:val="white"/>
          <w:lang w:val="en-GB"/>
        </w:rPr>
      </w:pPr>
    </w:p>
    <w:p w14:paraId="0190A1C0" w14:textId="0E5C707A" w:rsidR="00037FA3" w:rsidRPr="00D822A3" w:rsidRDefault="00037FA3" w:rsidP="00037FA3">
      <w:pPr>
        <w:pStyle w:val="Code"/>
        <w:rPr>
          <w:highlight w:val="white"/>
          <w:lang w:val="en-GB"/>
        </w:rPr>
      </w:pPr>
      <w:r w:rsidRPr="00D822A3">
        <w:rPr>
          <w:highlight w:val="white"/>
          <w:lang w:val="en-GB"/>
        </w:rPr>
        <w:t>declaration_list:</w:t>
      </w:r>
    </w:p>
    <w:p w14:paraId="2499EF09" w14:textId="77777777" w:rsidR="00037FA3" w:rsidRPr="00D822A3" w:rsidRDefault="00037FA3" w:rsidP="00037FA3">
      <w:pPr>
        <w:pStyle w:val="Code"/>
        <w:rPr>
          <w:highlight w:val="white"/>
          <w:lang w:val="en-GB"/>
        </w:rPr>
      </w:pPr>
      <w:r w:rsidRPr="00D822A3">
        <w:rPr>
          <w:highlight w:val="white"/>
          <w:lang w:val="en-GB"/>
        </w:rPr>
        <w:t xml:space="preserve">    declaration</w:t>
      </w:r>
    </w:p>
    <w:p w14:paraId="471ED020" w14:textId="312FB5C1" w:rsidR="00037FA3" w:rsidRPr="00D822A3" w:rsidRDefault="00037FA3" w:rsidP="00037FA3">
      <w:pPr>
        <w:pStyle w:val="Code"/>
        <w:rPr>
          <w:highlight w:val="white"/>
          <w:lang w:val="en-GB"/>
        </w:rPr>
      </w:pPr>
      <w:r w:rsidRPr="00D822A3">
        <w:rPr>
          <w:highlight w:val="white"/>
          <w:lang w:val="en-GB"/>
        </w:rPr>
        <w:t xml:space="preserve">  | declaration_list declaration;</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 xml:space="preserve">We need to do this </w:t>
      </w:r>
      <w:proofErr w:type="gramStart"/>
      <w:r w:rsidR="00E23F10" w:rsidRPr="00D822A3">
        <w:rPr>
          <w:highlight w:val="white"/>
          <w:lang w:val="en-GB"/>
        </w:rPr>
        <w:t>in order for</w:t>
      </w:r>
      <w:proofErr w:type="gramEnd"/>
      <w:r w:rsidR="00E23F10" w:rsidRPr="00D822A3">
        <w:rPr>
          <w:highlight w:val="white"/>
          <w:lang w:val="en-GB"/>
        </w:rPr>
        <w:t xml:space="preserve">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proofErr w:type="spellStart"/>
      <w:r w:rsidRPr="00D822A3">
        <w:rPr>
          <w:highlight w:val="white"/>
          <w:lang w:val="en-GB"/>
        </w:rPr>
        <w:t>MiddleCodeGenerator.cs</w:t>
      </w:r>
      <w:proofErr w:type="spellEnd"/>
    </w:p>
    <w:p w14:paraId="197A8704" w14:textId="0FEC4774" w:rsidR="00B65D09" w:rsidRPr="00D822A3" w:rsidRDefault="00B65D09" w:rsidP="00B65D09">
      <w:pPr>
        <w:pStyle w:val="Code"/>
        <w:rPr>
          <w:highlight w:val="white"/>
          <w:lang w:val="en-GB"/>
        </w:rPr>
      </w:pPr>
      <w:r w:rsidRPr="00D822A3">
        <w:rPr>
          <w:highlight w:val="white"/>
          <w:lang w:val="en-GB"/>
        </w:rPr>
        <w:lastRenderedPageBreak/>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proofErr w:type="spellStart"/>
      <w:r w:rsidRPr="00D822A3">
        <w:rPr>
          <w:highlight w:val="white"/>
          <w:lang w:val="en-GB"/>
        </w:rPr>
        <w:t>MainParser.</w:t>
      </w:r>
      <w:r w:rsidR="00A85C92" w:rsidRPr="00D822A3">
        <w:rPr>
          <w:highlight w:val="white"/>
          <w:lang w:val="en-GB"/>
        </w:rPr>
        <w:t>gppg</w:t>
      </w:r>
      <w:proofErr w:type="spellEnd"/>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lastRenderedPageBreak/>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75F97B10"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C2704A">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lastRenderedPageBreak/>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proofErr w:type="spellStart"/>
      <w:r w:rsidRPr="00D822A3">
        <w:rPr>
          <w:highlight w:val="white"/>
          <w:lang w:val="en-GB"/>
        </w:rPr>
        <w:t>MiddleCodeGenerator.cs</w:t>
      </w:r>
      <w:proofErr w:type="spellEnd"/>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proofErr w:type="spellStart"/>
      <w:r w:rsidRPr="00D822A3">
        <w:rPr>
          <w:highlight w:val="white"/>
          <w:lang w:val="en-GB"/>
        </w:rPr>
        <w:t>MiddleCodeGenerator.cs</w:t>
      </w:r>
      <w:proofErr w:type="spellEnd"/>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lastRenderedPageBreak/>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9" w:name="_Toc54625027"/>
      <w:r w:rsidRPr="00D822A3">
        <w:rPr>
          <w:highlight w:val="white"/>
          <w:lang w:val="en-GB"/>
        </w:rPr>
        <w:t>Declarator</w:t>
      </w:r>
      <w:bookmarkEnd w:id="39"/>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proofErr w:type="spellStart"/>
      <w:r w:rsidRPr="00D822A3">
        <w:rPr>
          <w:highlight w:val="white"/>
          <w:lang w:val="en-GB"/>
        </w:rPr>
        <w:t>MainParser.gppg</w:t>
      </w:r>
      <w:proofErr w:type="spellEnd"/>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proofErr w:type="spellStart"/>
      <w:r w:rsidRPr="00D822A3">
        <w:rPr>
          <w:highlight w:val="white"/>
          <w:lang w:val="en-GB"/>
        </w:rPr>
        <w:t>MainParser.gppg</w:t>
      </w:r>
      <w:proofErr w:type="spellEnd"/>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w:t>
      </w:r>
      <w:proofErr w:type="gramStart"/>
      <w:r w:rsidR="00A844D1">
        <w:rPr>
          <w:highlight w:val="white"/>
          <w:lang w:val="en-GB"/>
        </w:rPr>
        <w:t>possible</w:t>
      </w:r>
      <w:proofErr w:type="gramEnd"/>
      <w:r w:rsidR="00A844D1">
        <w:rPr>
          <w:highlight w:val="white"/>
          <w:lang w:val="en-GB"/>
        </w:rPr>
        <w:t xml:space="preserv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proofErr w:type="spellStart"/>
      <w:r w:rsidRPr="00D822A3">
        <w:rPr>
          <w:highlight w:val="white"/>
          <w:lang w:val="en-GB"/>
        </w:rPr>
        <w:t>MiddleCodeGenerator.cs</w:t>
      </w:r>
      <w:proofErr w:type="spellEnd"/>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4ABFB723"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C2704A">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lastRenderedPageBreak/>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62F50B1F"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C2704A">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31717CF9"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w:t>
      </w:r>
      <w:proofErr w:type="gramStart"/>
      <w:r w:rsidR="00EE146E">
        <w:rPr>
          <w:highlight w:val="white"/>
          <w:lang w:val="en-GB"/>
        </w:rPr>
        <w:t>Similar to</w:t>
      </w:r>
      <w:proofErr w:type="gramEnd"/>
      <w:r w:rsidR="00EE146E">
        <w:rPr>
          <w:highlight w:val="white"/>
          <w:lang w:val="en-GB"/>
        </w:rPr>
        <w:t xml:space="preserve">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lastRenderedPageBreak/>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w:t>
      </w:r>
      <w:proofErr w:type="gramStart"/>
      <w:r w:rsidR="003A173F">
        <w:rPr>
          <w:highlight w:val="white"/>
          <w:lang w:val="en-GB"/>
        </w:rPr>
        <w:t>Similar to</w:t>
      </w:r>
      <w:proofErr w:type="gramEnd"/>
      <w:r w:rsidR="003A173F">
        <w:rPr>
          <w:highlight w:val="white"/>
          <w:lang w:val="en-GB"/>
        </w:rPr>
        <w:t xml:space="preserve">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14A7C201"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w:t>
      </w:r>
      <w:proofErr w:type="spellStart"/>
      <w:r>
        <w:rPr>
          <w:highlight w:val="white"/>
          <w:lang w:val="en-GB"/>
        </w:rPr>
        <w:t>alist</w:t>
      </w:r>
      <w:proofErr w:type="spellEnd"/>
      <w:r>
        <w:rPr>
          <w:highlight w:val="white"/>
          <w:lang w:val="en-GB"/>
        </w:rPr>
        <w:t xml:space="preserve"> of middle code instructions that assign the value to the symbol </w:t>
      </w:r>
      <w:proofErr w:type="gramStart"/>
      <w:r>
        <w:rPr>
          <w:highlight w:val="white"/>
          <w:lang w:val="en-GB"/>
        </w:rPr>
        <w:t>in  run</w:t>
      </w:r>
      <w:proofErr w:type="gramEnd"/>
      <w:r>
        <w:rPr>
          <w:highlight w:val="white"/>
          <w:lang w:val="en-GB"/>
        </w:rPr>
        <w:t>-time.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w:t>
      </w:r>
      <w:proofErr w:type="gramStart"/>
      <w:r w:rsidR="00B62405">
        <w:rPr>
          <w:highlight w:val="white"/>
          <w:lang w:val="en-GB"/>
        </w:rPr>
        <w:t>actually be</w:t>
      </w:r>
      <w:proofErr w:type="gramEnd"/>
      <w:r w:rsidR="00B62405">
        <w:rPr>
          <w:highlight w:val="white"/>
          <w:lang w:val="en-GB"/>
        </w:rPr>
        <w:t xml:space="preserv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lastRenderedPageBreak/>
        <w:t xml:space="preserve">If the number of bits is less </w:t>
      </w:r>
      <w:proofErr w:type="spellStart"/>
      <w:r>
        <w:rPr>
          <w:highlight w:val="white"/>
          <w:lang w:val="en-GB"/>
        </w:rPr>
        <w:t>then</w:t>
      </w:r>
      <w:proofErr w:type="spellEnd"/>
      <w:r>
        <w:rPr>
          <w:highlight w:val="white"/>
          <w:lang w:val="en-GB"/>
        </w:rPr>
        <w:t xml:space="preserve">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proofErr w:type="spellStart"/>
      <w:r w:rsidRPr="00D822A3">
        <w:rPr>
          <w:highlight w:val="white"/>
          <w:lang w:val="en-GB"/>
        </w:rPr>
        <w:t>MainParser.gppg</w:t>
      </w:r>
      <w:proofErr w:type="spellEnd"/>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lastRenderedPageBreak/>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proofErr w:type="spellStart"/>
      <w:r w:rsidRPr="00D822A3">
        <w:rPr>
          <w:highlight w:val="white"/>
          <w:lang w:val="en-GB"/>
        </w:rPr>
        <w:t>MiddleCodeGenerator.cs</w:t>
      </w:r>
      <w:proofErr w:type="spellEnd"/>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 xml:space="preserve">We will always have at least a declarator with a certain type or a pointer </w:t>
      </w:r>
      <w:proofErr w:type="gramStart"/>
      <w:r>
        <w:rPr>
          <w:highlight w:val="white"/>
        </w:rPr>
        <w:t>type, since</w:t>
      </w:r>
      <w:proofErr w:type="gramEnd"/>
      <w:r>
        <w:rPr>
          <w:highlight w:val="white"/>
        </w:rPr>
        <w:t xml:space="preserv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w:t>
      </w:r>
      <w:proofErr w:type="gramStart"/>
      <w:r w:rsidR="00AE2152">
        <w:rPr>
          <w:highlight w:val="white"/>
          <w:lang w:val="en-GB"/>
        </w:rPr>
        <w:t>Similar to</w:t>
      </w:r>
      <w:proofErr w:type="gramEnd"/>
      <w:r w:rsidR="00AE2152">
        <w:rPr>
          <w:highlight w:val="white"/>
          <w:lang w:val="en-GB"/>
        </w:rPr>
        <w:t xml:space="preserve">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proofErr w:type="spellStart"/>
      <w:r w:rsidRPr="00D822A3">
        <w:rPr>
          <w:highlight w:val="white"/>
          <w:lang w:val="en-GB"/>
        </w:rPr>
        <w:t>MiddleCodeGenerator.cs</w:t>
      </w:r>
      <w:proofErr w:type="spellEnd"/>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proofErr w:type="spellStart"/>
      <w:r w:rsidRPr="00D822A3">
        <w:rPr>
          <w:highlight w:val="white"/>
          <w:lang w:val="en-GB"/>
        </w:rPr>
        <w:t>MainParser.gppg</w:t>
      </w:r>
      <w:proofErr w:type="spellEnd"/>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lastRenderedPageBreak/>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w:t>
      </w:r>
      <w:proofErr w:type="gramStart"/>
      <w:r>
        <w:rPr>
          <w:highlight w:val="white"/>
          <w:lang w:val="en-GB"/>
        </w:rPr>
        <w:t>is allowed to</w:t>
      </w:r>
      <w:proofErr w:type="gramEnd"/>
      <w:r>
        <w:rPr>
          <w:highlight w:val="white"/>
          <w:lang w:val="en-GB"/>
        </w:rPr>
        <w:t xml:space="preserve">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proofErr w:type="spellStart"/>
      <w:r w:rsidRPr="00D822A3">
        <w:rPr>
          <w:highlight w:val="white"/>
          <w:lang w:val="en-GB"/>
        </w:rPr>
        <w:t>MainParser.gppg</w:t>
      </w:r>
      <w:proofErr w:type="spellEnd"/>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t xml:space="preserve">We create a set and add the names of the name list to the set. The </w:t>
      </w:r>
      <w:r w:rsidRPr="007B2690">
        <w:rPr>
          <w:rStyle w:val="KeyWord0"/>
          <w:highlight w:val="white"/>
        </w:rPr>
        <w:t>Add</w:t>
      </w:r>
      <w:r>
        <w:rPr>
          <w:highlight w:val="white"/>
          <w:lang w:val="en-GB"/>
        </w:rPr>
        <w:t xml:space="preserve"> method returns true </w:t>
      </w:r>
      <w:proofErr w:type="gramStart"/>
      <w:r w:rsidR="007B2690">
        <w:rPr>
          <w:highlight w:val="white"/>
          <w:lang w:val="en-GB"/>
        </w:rPr>
        <w:t>as long as</w:t>
      </w:r>
      <w:proofErr w:type="gramEnd"/>
      <w:r w:rsidR="007B2690">
        <w:rPr>
          <w:highlight w:val="white"/>
          <w:lang w:val="en-GB"/>
        </w:rPr>
        <w:t xml:space="preserve">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lastRenderedPageBreak/>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proofErr w:type="spellStart"/>
      <w:r w:rsidRPr="00D822A3">
        <w:rPr>
          <w:highlight w:val="white"/>
          <w:lang w:val="en-GB"/>
        </w:rPr>
        <w:t>MainParser.gppg</w:t>
      </w:r>
      <w:proofErr w:type="spellEnd"/>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 xml:space="preserve">parameter declaration can be made up be declaration specifier list and a declarator or an abstract declarator, or only a declaration specifier </w:t>
      </w:r>
      <w:proofErr w:type="gramStart"/>
      <w:r w:rsidR="00EA7B83">
        <w:rPr>
          <w:highlight w:val="white"/>
          <w:lang w:val="en-GB"/>
        </w:rPr>
        <w:t>list, since</w:t>
      </w:r>
      <w:proofErr w:type="gramEnd"/>
      <w:r w:rsidR="00EA7B83">
        <w:rPr>
          <w:highlight w:val="white"/>
          <w:lang w:val="en-GB"/>
        </w:rPr>
        <w:t xml:space="preserv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proofErr w:type="spellStart"/>
      <w:r w:rsidRPr="00D822A3">
        <w:rPr>
          <w:highlight w:val="white"/>
          <w:lang w:val="en-GB"/>
        </w:rPr>
        <w:t>MiddleCodeGenerator.cs</w:t>
      </w:r>
      <w:proofErr w:type="spellEnd"/>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lastRenderedPageBreak/>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59DBBC57"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 xml:space="preserve">the name, </w:t>
      </w:r>
      <w:proofErr w:type="spellStart"/>
      <w:r w:rsidR="006D34F1">
        <w:rPr>
          <w:highlight w:val="white"/>
          <w:lang w:val="en-GB"/>
        </w:rPr>
        <w:t>storeage</w:t>
      </w:r>
      <w:proofErr w:type="spellEnd"/>
      <w:r w:rsidR="006D34F1">
        <w:rPr>
          <w:highlight w:val="white"/>
          <w:lang w:val="en-GB"/>
        </w:rPr>
        <w:t>,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C2704A">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proofErr w:type="spellStart"/>
      <w:r w:rsidRPr="00D822A3">
        <w:rPr>
          <w:highlight w:val="white"/>
          <w:lang w:val="en-GB"/>
        </w:rPr>
        <w:t>MainParser.gppg</w:t>
      </w:r>
      <w:proofErr w:type="spellEnd"/>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lastRenderedPageBreak/>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40" w:name="_Toc54625028"/>
      <w:r w:rsidRPr="00D822A3">
        <w:rPr>
          <w:highlight w:val="white"/>
          <w:lang w:val="en-GB"/>
        </w:rPr>
        <w:lastRenderedPageBreak/>
        <w:t>Stat</w:t>
      </w:r>
      <w:r w:rsidR="008E06B1" w:rsidRPr="00D822A3">
        <w:rPr>
          <w:highlight w:val="white"/>
          <w:lang w:val="en-GB"/>
        </w:rPr>
        <w:t>e</w:t>
      </w:r>
      <w:r w:rsidRPr="00D822A3">
        <w:rPr>
          <w:highlight w:val="white"/>
          <w:lang w:val="en-GB"/>
        </w:rPr>
        <w:t>ments</w:t>
      </w:r>
      <w:bookmarkEnd w:id="40"/>
    </w:p>
    <w:p w14:paraId="1D5ED6B3" w14:textId="17B3BA07" w:rsidR="00E40B78" w:rsidRPr="00D822A3" w:rsidRDefault="00E40B78" w:rsidP="00C901A8">
      <w:pPr>
        <w:rPr>
          <w:lang w:val="en-GB"/>
        </w:rPr>
      </w:pPr>
      <w:r w:rsidRPr="00D822A3">
        <w:rPr>
          <w:lang w:val="en-GB"/>
        </w:rPr>
        <w:t xml:space="preserve">The </w:t>
      </w:r>
      <w:proofErr w:type="spellStart"/>
      <w:r w:rsidR="001A47DA" w:rsidRPr="00D822A3">
        <w:rPr>
          <w:rStyle w:val="CodeInText"/>
          <w:lang w:val="en-GB"/>
        </w:rPr>
        <w:t>G</w:t>
      </w:r>
      <w:r w:rsidRPr="00D822A3">
        <w:rPr>
          <w:rStyle w:val="CodeInText"/>
          <w:lang w:val="en-GB"/>
        </w:rPr>
        <w:t>enerateFunctionCode</w:t>
      </w:r>
      <w:proofErr w:type="spellEnd"/>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w:t>
      </w:r>
      <w:proofErr w:type="gramStart"/>
      <w:r w:rsidRPr="00D822A3">
        <w:rPr>
          <w:lang w:val="en-GB"/>
        </w:rPr>
        <w:t>the it</w:t>
      </w:r>
      <w:proofErr w:type="gramEnd"/>
      <w:r w:rsidRPr="00D822A3">
        <w:rPr>
          <w:lang w:val="en-GB"/>
        </w:rPr>
        <w:t xml:space="preserve">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 xml:space="preserve">The object code is </w:t>
      </w:r>
      <w:proofErr w:type="gramStart"/>
      <w:r w:rsidRPr="00D822A3">
        <w:rPr>
          <w:lang w:val="en-GB"/>
        </w:rPr>
        <w:t>actually generated</w:t>
      </w:r>
      <w:proofErr w:type="gramEnd"/>
      <w:r w:rsidRPr="00D822A3">
        <w:rPr>
          <w:lang w:val="en-GB"/>
        </w:rPr>
        <w:t xml:space="preserve">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 xml:space="preserve">If the function is the main </w:t>
      </w:r>
      <w:proofErr w:type="gramStart"/>
      <w:r w:rsidRPr="00D822A3">
        <w:rPr>
          <w:lang w:val="en-GB"/>
        </w:rPr>
        <w:t>function</w:t>
      </w:r>
      <w:proofErr w:type="gramEnd"/>
      <w:r w:rsidRPr="00D822A3">
        <w:rPr>
          <w:lang w:val="en-GB"/>
        </w:rPr>
        <w:t xml:space="preserve">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proofErr w:type="spellStart"/>
      <w:r w:rsidRPr="00D822A3">
        <w:rPr>
          <w:rStyle w:val="CodeInText"/>
          <w:lang w:val="en-GB"/>
        </w:rPr>
        <w:t>generate</w:t>
      </w:r>
      <w:r w:rsidR="005F79CB" w:rsidRPr="00D822A3">
        <w:rPr>
          <w:rStyle w:val="CodeInText"/>
          <w:lang w:val="en-GB"/>
        </w:rPr>
        <w:t>Assembly</w:t>
      </w:r>
      <w:r w:rsidRPr="00D822A3">
        <w:rPr>
          <w:rStyle w:val="CodeInText"/>
          <w:lang w:val="en-GB"/>
        </w:rPr>
        <w:t>Text</w:t>
      </w:r>
      <w:proofErr w:type="spellEnd"/>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proofErr w:type="spellStart"/>
      <w:r w:rsidRPr="00D822A3">
        <w:rPr>
          <w:rStyle w:val="CodeInText"/>
          <w:lang w:val="en-GB"/>
        </w:rPr>
        <w:t>goto</w:t>
      </w:r>
      <w:proofErr w:type="spellEnd"/>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1" w:name="_Toc54625029"/>
      <w:bookmarkStart w:id="42" w:name="_Ref418259975"/>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3" w:author="Stefan Bjornander" w:date="2015-04-26T09:44:00Z"/>
          <w:lang w:val="en-GB"/>
        </w:rPr>
        <w:pPrChange w:id="44" w:author="Stefan Bjornander" w:date="2015-04-26T09:25:00Z">
          <w:pPr>
            <w:pStyle w:val="Code"/>
          </w:pPr>
        </w:pPrChange>
      </w:pPr>
      <w:ins w:id="45" w:author="Stefan Bjornander" w:date="2015-04-26T09:27:00Z">
        <w:r w:rsidRPr="00D822A3">
          <w:rPr>
            <w:lang w:val="en-GB"/>
          </w:rPr>
          <w:t xml:space="preserve">The </w:t>
        </w:r>
        <w:r w:rsidRPr="00B96261">
          <w:rPr>
            <w:rStyle w:val="KeyWord0"/>
            <w:rPrChange w:id="46"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7" w:author="Stefan Bjornander" w:date="2015-04-26T09:43:00Z">
        <w:r w:rsidRPr="00D822A3">
          <w:rPr>
            <w:noProof/>
            <w:lang w:val="en-GB"/>
          </w:rPr>
          <w:delText xml:space="preserve">In </w:delText>
        </w:r>
      </w:del>
      <w:ins w:id="48" w:author="Stefan Bjornander" w:date="2015-04-26T09:45:00Z">
        <w:r w:rsidRPr="00D822A3">
          <w:rPr>
            <w:noProof/>
            <w:lang w:val="en-GB"/>
          </w:rPr>
          <w:t xml:space="preserve">is the problem of </w:t>
        </w:r>
      </w:ins>
      <w:ins w:id="49" w:author="Stefan Bjornander" w:date="2015-04-26T09:51:00Z">
        <w:r w:rsidRPr="00D822A3">
          <w:rPr>
            <w:noProof/>
            <w:lang w:val="en-GB"/>
          </w:rPr>
          <w:t>syntac</w:t>
        </w:r>
      </w:ins>
      <w:ins w:id="50" w:author="Stefan Bjornander" w:date="2015-04-26T09:53:00Z">
        <w:r w:rsidRPr="00D822A3">
          <w:rPr>
            <w:noProof/>
            <w:lang w:val="en-GB"/>
          </w:rPr>
          <w:t xml:space="preserve">tically </w:t>
        </w:r>
      </w:ins>
      <w:ins w:id="51" w:author="Stefan Bjornander" w:date="2015-04-26T09:45:00Z">
        <w:r w:rsidRPr="00D822A3">
          <w:rPr>
            <w:noProof/>
            <w:lang w:val="en-GB"/>
          </w:rPr>
          <w:t xml:space="preserve">interpret </w:t>
        </w:r>
      </w:ins>
      <w:del w:id="52" w:author="Stefan Bjornander" w:date="2015-04-26T09:45:00Z">
        <w:r w:rsidRPr="00D822A3">
          <w:rPr>
            <w:noProof/>
            <w:lang w:val="en-GB"/>
          </w:rPr>
          <w:delText xml:space="preserve">the </w:delText>
        </w:r>
      </w:del>
      <w:ins w:id="53" w:author="Stefan Bjornander" w:date="2015-04-26T09:45:00Z">
        <w:r w:rsidRPr="00D822A3">
          <w:rPr>
            <w:noProof/>
            <w:lang w:val="en-GB"/>
          </w:rPr>
          <w:t>the leftmost source code below.</w:t>
        </w:r>
      </w:ins>
      <w:ins w:id="54"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5" w:author="Stefan Bjornander" w:date="2015-04-26T09:47:00Z">
        <w:r w:rsidRPr="00D822A3">
          <w:rPr>
            <w:noProof/>
            <w:lang w:val="en-GB"/>
          </w:rPr>
          <w:t xml:space="preserve">is the correct one, each </w:t>
        </w:r>
        <w:r w:rsidRPr="00B96261">
          <w:rPr>
            <w:rStyle w:val="KeyWord0"/>
            <w:rPrChange w:id="56" w:author="Stefan Bjornander" w:date="2015-04-26T09:48:00Z">
              <w:rPr>
                <w:rStyle w:val="CodeInText"/>
              </w:rPr>
            </w:rPrChange>
          </w:rPr>
          <w:t>else</w:t>
        </w:r>
        <w:r w:rsidRPr="00D822A3">
          <w:rPr>
            <w:noProof/>
            <w:lang w:val="en-GB"/>
          </w:rPr>
          <w:t xml:space="preserve"> shall be</w:t>
        </w:r>
      </w:ins>
      <w:ins w:id="57" w:author="Stefan Bjornander" w:date="2015-04-26T09:58:00Z">
        <w:r w:rsidRPr="00D822A3">
          <w:rPr>
            <w:noProof/>
            <w:lang w:val="en-GB"/>
          </w:rPr>
          <w:t xml:space="preserve"> connected</w:t>
        </w:r>
      </w:ins>
      <w:ins w:id="58" w:author="Stefan Bjornander" w:date="2015-04-26T09:47:00Z">
        <w:r w:rsidRPr="00D822A3">
          <w:rPr>
            <w:noProof/>
            <w:lang w:val="en-GB"/>
          </w:rPr>
          <w:t xml:space="preserve"> to the </w:t>
        </w:r>
      </w:ins>
      <w:ins w:id="59" w:author="Stefan Bjornander" w:date="2015-04-26T09:59:00Z">
        <w:r w:rsidRPr="00D822A3">
          <w:rPr>
            <w:noProof/>
            <w:lang w:val="en-GB"/>
          </w:rPr>
          <w:t xml:space="preserve">latest preceding </w:t>
        </w:r>
      </w:ins>
      <w:ins w:id="60" w:author="Stefan Bjornander" w:date="2015-04-26T09:48:00Z">
        <w:r w:rsidRPr="00B96261">
          <w:rPr>
            <w:rStyle w:val="KeyWord0"/>
            <w:rPrChange w:id="61"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3">
          <w:tblGrid>
            <w:gridCol w:w="3116"/>
            <w:gridCol w:w="3117"/>
            <w:gridCol w:w="3117"/>
          </w:tblGrid>
        </w:tblGridChange>
      </w:tblGrid>
      <w:tr w:rsidR="00516DD1" w:rsidRPr="00D822A3" w14:paraId="306EE423" w14:textId="77777777" w:rsidTr="00516DD1">
        <w:trPr>
          <w:ins w:id="64" w:author="Stefan Bjornander" w:date="2015-04-26T09:44:00Z"/>
        </w:trPr>
        <w:tc>
          <w:tcPr>
            <w:tcW w:w="3116" w:type="dxa"/>
            <w:tcPrChange w:id="6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if (a &lt; b)</w:t>
              </w:r>
            </w:ins>
          </w:p>
          <w:p w14:paraId="3B9E4E6E"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if (c &lt; d)</w:t>
              </w:r>
            </w:ins>
          </w:p>
          <w:p w14:paraId="4333B730"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 = 1;</w:t>
              </w:r>
            </w:ins>
          </w:p>
          <w:p w14:paraId="3207957D" w14:textId="77777777" w:rsidR="00516DD1" w:rsidRPr="00D822A3" w:rsidRDefault="00516DD1">
            <w:pPr>
              <w:pStyle w:val="Code"/>
              <w:rPr>
                <w:ins w:id="72" w:author="Stefan Bjornander" w:date="2015-04-26T09:44:00Z"/>
                <w:lang w:val="en-GB"/>
              </w:rPr>
            </w:pPr>
            <w:ins w:id="73" w:author="Stefan Bjornander" w:date="2015-04-26T09:44:00Z">
              <w:r w:rsidRPr="00D822A3">
                <w:rPr>
                  <w:lang w:val="en-GB"/>
                </w:rPr>
                <w:t xml:space="preserve">  else</w:t>
              </w:r>
            </w:ins>
          </w:p>
          <w:p w14:paraId="67FEA936" w14:textId="77777777" w:rsidR="00516DD1" w:rsidRPr="00D822A3" w:rsidRDefault="00516DD1">
            <w:pPr>
              <w:pStyle w:val="Code"/>
              <w:rPr>
                <w:ins w:id="74" w:author="Stefan Bjornander" w:date="2015-04-26T09:44:00Z"/>
                <w:del w:id="75" w:author="Stefan Bjornander" w:date="2015-04-26T09:44:00Z"/>
                <w:lang w:val="en-GB"/>
              </w:rPr>
            </w:pPr>
            <w:ins w:id="76" w:author="Stefan Bjornander" w:date="2015-04-26T09:44:00Z">
              <w:r w:rsidRPr="00D822A3">
                <w:rPr>
                  <w:lang w:val="en-GB"/>
                </w:rPr>
                <w:t xml:space="preserve">    f = 2;</w:t>
              </w:r>
            </w:ins>
          </w:p>
          <w:p w14:paraId="2FAE5D6D" w14:textId="77777777" w:rsidR="00516DD1" w:rsidRPr="00D822A3" w:rsidRDefault="00516DD1">
            <w:pPr>
              <w:pStyle w:val="Code"/>
              <w:rPr>
                <w:ins w:id="77" w:author="Stefan Bjornander" w:date="2015-04-26T09:44:00Z"/>
                <w:lang w:val="en-GB"/>
              </w:rPr>
            </w:pPr>
          </w:p>
        </w:tc>
        <w:tc>
          <w:tcPr>
            <w:tcW w:w="3117" w:type="dxa"/>
            <w:tcPrChange w:id="7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9" w:author="Stefan Bjornander" w:date="2015-04-26T09:44:00Z">
              <w:r w:rsidRPr="00D822A3">
                <w:rPr>
                  <w:lang w:val="en-GB"/>
                </w:rPr>
                <w:t>if (a &lt; b) {</w:t>
              </w:r>
            </w:ins>
          </w:p>
          <w:p w14:paraId="556A4791" w14:textId="77777777" w:rsidR="00516DD1" w:rsidRPr="00D822A3" w:rsidRDefault="00516DD1">
            <w:pPr>
              <w:pStyle w:val="Code"/>
              <w:rPr>
                <w:lang w:val="en-GB"/>
              </w:rPr>
            </w:pPr>
            <w:ins w:id="8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3" w:author="Stefan Bjornander" w:date="2015-04-26T09:44:00Z">
              <w:r w:rsidRPr="00D822A3">
                <w:rPr>
                  <w:lang w:val="en-GB"/>
                </w:rPr>
                <w:t xml:space="preserve">    f = 2;</w:t>
              </w:r>
            </w:ins>
          </w:p>
          <w:p w14:paraId="576B5809" w14:textId="77777777" w:rsidR="00516DD1" w:rsidRPr="00D822A3" w:rsidRDefault="00516DD1">
            <w:pPr>
              <w:pStyle w:val="Code"/>
              <w:rPr>
                <w:del w:id="84" w:author="Stefan Bjornander" w:date="2015-04-26T09:45:00Z"/>
                <w:lang w:val="en-GB"/>
              </w:rPr>
            </w:pPr>
            <w:ins w:id="85" w:author="Stefan Bjornander" w:date="2015-04-26T09:44:00Z">
              <w:r w:rsidRPr="00D822A3">
                <w:rPr>
                  <w:lang w:val="en-GB"/>
                </w:rPr>
                <w:t>}</w:t>
              </w:r>
            </w:ins>
          </w:p>
          <w:p w14:paraId="4C1D31DA" w14:textId="77777777" w:rsidR="00516DD1" w:rsidRPr="00D822A3" w:rsidRDefault="00516DD1">
            <w:pPr>
              <w:pStyle w:val="Code"/>
              <w:rPr>
                <w:del w:id="86" w:author="Stefan Bjornander" w:date="2015-04-26T09:45:00Z"/>
                <w:lang w:val="en-GB"/>
              </w:rPr>
            </w:pPr>
          </w:p>
          <w:p w14:paraId="170E5735" w14:textId="77777777" w:rsidR="00516DD1" w:rsidRPr="00D822A3" w:rsidRDefault="00516DD1">
            <w:pPr>
              <w:pStyle w:val="Code"/>
              <w:rPr>
                <w:ins w:id="87" w:author="Stefan Bjornander" w:date="2015-04-26T09:44:00Z"/>
                <w:lang w:val="en-GB"/>
              </w:rPr>
              <w:pPrChange w:id="88" w:author="Stefan Bjornander" w:date="2015-04-26T09:45:00Z">
                <w:pPr/>
              </w:pPrChange>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90" w:author="Stefan Bjornander" w:date="2015-04-26T09:45:00Z" w:name="move417804833"/>
            <w:ins w:id="91" w:author="Stefan Bjornander" w:date="2015-04-26T09:45:00Z">
              <w:r w:rsidRPr="00D822A3">
                <w:rPr>
                  <w:lang w:val="en-GB"/>
                </w:rPr>
                <w:t>if (a &lt; b)</w:t>
              </w:r>
            </w:ins>
          </w:p>
          <w:p w14:paraId="1D552566" w14:textId="77777777" w:rsidR="00516DD1" w:rsidRPr="00D822A3" w:rsidRDefault="00516DD1">
            <w:pPr>
              <w:pStyle w:val="Code"/>
              <w:rPr>
                <w:lang w:val="en-GB"/>
              </w:rPr>
            </w:pPr>
            <w:ins w:id="9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5" w:author="Stefan Bjornander" w:date="2015-04-26T09:45:00Z">
              <w:r w:rsidRPr="00D822A3">
                <w:rPr>
                  <w:lang w:val="en-GB"/>
                </w:rPr>
                <w:t>else</w:t>
              </w:r>
            </w:ins>
          </w:p>
          <w:p w14:paraId="062525C9" w14:textId="77777777" w:rsidR="00516DD1" w:rsidRPr="00D822A3" w:rsidRDefault="00516DD1">
            <w:pPr>
              <w:pStyle w:val="Code"/>
              <w:rPr>
                <w:del w:id="96" w:author="Stefan Bjornander" w:date="2015-04-26T09:45:00Z"/>
                <w:lang w:val="en-GB"/>
              </w:rPr>
            </w:pPr>
            <w:ins w:id="97" w:author="Stefan Bjornander" w:date="2015-04-26T09:45:00Z">
              <w:r w:rsidRPr="00D822A3">
                <w:rPr>
                  <w:lang w:val="en-GB"/>
                </w:rPr>
                <w:t xml:space="preserve">  f = 2;</w:t>
              </w:r>
            </w:ins>
            <w:moveToRangeEnd w:id="90"/>
          </w:p>
          <w:p w14:paraId="5A274AD6" w14:textId="77777777" w:rsidR="00516DD1" w:rsidRPr="00D822A3" w:rsidRDefault="00516DD1">
            <w:pPr>
              <w:pStyle w:val="Code"/>
              <w:rPr>
                <w:ins w:id="98" w:author="Stefan Bjornander" w:date="2015-04-26T09:44:00Z"/>
                <w:lang w:val="en-GB"/>
              </w:rPr>
              <w:pPrChange w:id="99" w:author="Stefan Bjornander" w:date="2015-04-26T09:45:00Z">
                <w:pPr/>
              </w:pPrChange>
            </w:pPr>
          </w:p>
        </w:tc>
      </w:tr>
    </w:tbl>
    <w:p w14:paraId="2932D7E0" w14:textId="77777777" w:rsidR="00516DD1" w:rsidRPr="00D822A3" w:rsidRDefault="00516DD1" w:rsidP="00516DD1">
      <w:pPr>
        <w:pStyle w:val="Code"/>
        <w:rPr>
          <w:ins w:id="100" w:author="Stefan Bjornander" w:date="2015-04-26T09:49:00Z"/>
          <w:lang w:val="en-GB"/>
        </w:rPr>
      </w:pPr>
    </w:p>
    <w:p w14:paraId="1E9078F4" w14:textId="77777777" w:rsidR="00516DD1" w:rsidRPr="00D822A3" w:rsidRDefault="00516DD1">
      <w:pPr>
        <w:rPr>
          <w:ins w:id="101" w:author="Stefan Bjornander" w:date="2015-04-26T09:52:00Z"/>
          <w:lang w:val="en-GB"/>
        </w:rPr>
        <w:pPrChange w:id="102" w:author="Stefan Bjornander" w:date="2015-04-26T09:51:00Z">
          <w:pPr>
            <w:pStyle w:val="Code"/>
          </w:pPr>
        </w:pPrChange>
      </w:pPr>
      <w:r w:rsidRPr="00D822A3">
        <w:rPr>
          <w:noProof/>
          <w:lang w:val="en-GB"/>
        </w:rPr>
        <w:t xml:space="preserve">Below is a simple set of statement rules. Unfortunately, they are </w:t>
      </w:r>
      <w:ins w:id="103" w:author="Stefan Bjornander" w:date="2015-04-26T09:53:00Z">
        <w:r w:rsidRPr="00D822A3">
          <w:rPr>
            <w:noProof/>
            <w:lang w:val="en-GB"/>
          </w:rPr>
          <w:t>ambiguous</w:t>
        </w:r>
      </w:ins>
      <w:ins w:id="104" w:author="Stefan Bjornander" w:date="2015-04-26T09:50:00Z">
        <w:r w:rsidRPr="00D822A3">
          <w:rPr>
            <w:noProof/>
            <w:lang w:val="en-GB"/>
          </w:rPr>
          <w:t xml:space="preserve"> in that way that </w:t>
        </w:r>
      </w:ins>
      <w:ins w:id="105" w:author="Stefan Bjornander" w:date="2015-04-26T09:52:00Z">
        <w:r w:rsidRPr="00D822A3">
          <w:rPr>
            <w:noProof/>
            <w:lang w:val="en-GB"/>
          </w:rPr>
          <w:t xml:space="preserve">the </w:t>
        </w:r>
      </w:ins>
      <w:r w:rsidRPr="00D822A3">
        <w:rPr>
          <w:noProof/>
          <w:lang w:val="en-GB"/>
        </w:rPr>
        <w:t xml:space="preserve">an </w:t>
      </w:r>
      <w:ins w:id="106" w:author="Stefan Bjornander" w:date="2015-04-26T09:52:00Z">
        <w:r w:rsidRPr="00D822A3">
          <w:rPr>
            <w:rStyle w:val="CodeInText"/>
            <w:i/>
            <w:noProof/>
            <w:lang w:val="en-GB"/>
            <w:rPrChange w:id="10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8" w:author="Stefan Bjornander" w:date="2015-04-26T09:52:00Z">
        <w:r w:rsidRPr="00D822A3">
          <w:rPr>
            <w:noProof/>
            <w:lang w:val="en-GB"/>
          </w:rPr>
          <w:t xml:space="preserve"> </w:t>
        </w:r>
        <w:r w:rsidRPr="00D822A3">
          <w:rPr>
            <w:rStyle w:val="CodeInText"/>
            <w:i/>
            <w:noProof/>
            <w:lang w:val="en-GB"/>
            <w:rPrChange w:id="10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1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1" w:author="Stefan Bjornander" w:date="2015-04-26T09:49:00Z"/>
          <w:lang w:val="en-GB"/>
        </w:rPr>
      </w:pPr>
      <w:ins w:id="112" w:author="Stefan Bjornander" w:date="2015-04-26T09:47:00Z">
        <w:r w:rsidRPr="00D822A3">
          <w:rPr>
            <w:lang w:val="en-GB"/>
          </w:rPr>
          <w:t>statement ::=</w:t>
        </w:r>
      </w:ins>
    </w:p>
    <w:p w14:paraId="7FBE5268" w14:textId="77777777" w:rsidR="00516DD1" w:rsidRPr="00D822A3" w:rsidRDefault="00516DD1" w:rsidP="00516DD1">
      <w:pPr>
        <w:pStyle w:val="Code"/>
        <w:rPr>
          <w:ins w:id="113" w:author="Stefan Bjornander" w:date="2015-04-26T09:47:00Z"/>
          <w:lang w:val="en-GB"/>
        </w:rPr>
      </w:pPr>
      <w:ins w:id="114" w:author="Stefan Bjornander" w:date="2015-04-26T09:49:00Z">
        <w:r w:rsidRPr="00D822A3">
          <w:rPr>
            <w:lang w:val="en-GB"/>
          </w:rPr>
          <w:t xml:space="preserve">   </w:t>
        </w:r>
      </w:ins>
      <w:r w:rsidRPr="00D822A3">
        <w:rPr>
          <w:lang w:val="en-GB"/>
        </w:rPr>
        <w:t xml:space="preserve"> </w:t>
      </w:r>
      <w:ins w:id="115" w:author="Stefan Bjornander" w:date="2015-04-26T09:49:00Z">
        <w:r w:rsidRPr="00D822A3">
          <w:rPr>
            <w:lang w:val="en-GB"/>
          </w:rPr>
          <w:t xml:space="preserve">IF LEFT_PAREN </w:t>
        </w:r>
      </w:ins>
      <w:ins w:id="116" w:author="Stefan Bjornander" w:date="2015-04-26T10:08:00Z">
        <w:r w:rsidRPr="00D822A3">
          <w:rPr>
            <w:lang w:val="en-GB"/>
          </w:rPr>
          <w:t xml:space="preserve">logical_expression </w:t>
        </w:r>
      </w:ins>
      <w:ins w:id="117" w:author="Stefan Bjornander" w:date="2015-04-26T09:49:00Z">
        <w:r w:rsidRPr="00D822A3">
          <w:rPr>
            <w:lang w:val="en-GB"/>
          </w:rPr>
          <w:t>RIGHT_PAREN statement</w:t>
        </w:r>
      </w:ins>
    </w:p>
    <w:p w14:paraId="436C5EC9" w14:textId="77777777" w:rsidR="00516DD1" w:rsidRPr="00D822A3" w:rsidRDefault="00516DD1" w:rsidP="00516DD1">
      <w:pPr>
        <w:pStyle w:val="Code"/>
        <w:rPr>
          <w:ins w:id="118" w:author="Stefan Bjornander" w:date="2015-04-26T09:49:00Z"/>
          <w:lang w:val="en-GB"/>
        </w:rPr>
      </w:pPr>
      <w:ins w:id="119" w:author="Stefan Bjornander" w:date="2015-04-26T09:49:00Z">
        <w:r w:rsidRPr="00D822A3">
          <w:rPr>
            <w:lang w:val="en-GB"/>
          </w:rPr>
          <w:t xml:space="preserve"> </w:t>
        </w:r>
      </w:ins>
      <w:r w:rsidRPr="00D822A3">
        <w:rPr>
          <w:lang w:val="en-GB"/>
        </w:rPr>
        <w:t xml:space="preserve"> </w:t>
      </w:r>
      <w:ins w:id="120" w:author="Stefan Bjornander" w:date="2015-04-26T09:49:00Z">
        <w:r w:rsidRPr="00D822A3">
          <w:rPr>
            <w:lang w:val="en-GB"/>
          </w:rPr>
          <w:t>|</w:t>
        </w:r>
      </w:ins>
      <w:r w:rsidRPr="00D822A3">
        <w:rPr>
          <w:lang w:val="en-GB"/>
        </w:rPr>
        <w:t xml:space="preserve"> </w:t>
      </w:r>
      <w:ins w:id="121" w:author="Stefan Bjornander" w:date="2015-04-26T09:49:00Z">
        <w:r w:rsidRPr="00D822A3">
          <w:rPr>
            <w:lang w:val="en-GB"/>
          </w:rPr>
          <w:t xml:space="preserve">IF LEFT_PAREN </w:t>
        </w:r>
      </w:ins>
      <w:ins w:id="122" w:author="Stefan Bjornander" w:date="2015-04-26T10:08:00Z">
        <w:r w:rsidRPr="00D822A3">
          <w:rPr>
            <w:lang w:val="en-GB"/>
          </w:rPr>
          <w:t xml:space="preserve">logical_expression </w:t>
        </w:r>
      </w:ins>
      <w:ins w:id="12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4"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5" w:author="Stefan Bjornander" w:date="2015-04-26T09:47:00Z"/>
          <w:lang w:val="en-GB"/>
        </w:rPr>
        <w:pPrChange w:id="126" w:author="Stefan Bjornander" w:date="2015-04-26T09:25:00Z">
          <w:pPr>
            <w:pStyle w:val="Code"/>
          </w:pPr>
        </w:pPrChange>
      </w:pPr>
      <w:ins w:id="127" w:author="Stefan Bjornander" w:date="2015-04-26T09:51:00Z">
        <w:r w:rsidRPr="00D822A3">
          <w:rPr>
            <w:noProof/>
            <w:lang w:val="en-GB"/>
          </w:rPr>
          <w:t xml:space="preserve">To solve the problem, we need a more complicated </w:t>
        </w:r>
      </w:ins>
      <w:ins w:id="128" w:author="Stefan Bjornander" w:date="2015-04-26T09:53:00Z">
        <w:r w:rsidRPr="00D822A3">
          <w:rPr>
            <w:noProof/>
            <w:lang w:val="en-GB"/>
          </w:rPr>
          <w:t>set of rules</w:t>
        </w:r>
      </w:ins>
      <w:r w:rsidRPr="00D822A3">
        <w:rPr>
          <w:noProof/>
          <w:lang w:val="en-GB"/>
        </w:rPr>
        <w:t xml:space="preserve"> that works with open and closed statements.</w:t>
      </w:r>
      <w:ins w:id="129" w:author="Stefan Bjornander" w:date="2015-04-26T09:54:00Z">
        <w:r w:rsidRPr="00D822A3">
          <w:rPr>
            <w:noProof/>
            <w:lang w:val="en-GB"/>
          </w:rPr>
          <w:t xml:space="preserve"> The </w:t>
        </w:r>
      </w:ins>
      <w:ins w:id="13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1" w:author="Stefan Bjornander" w:date="2015-04-26T09:58:00Z">
              <w:rPr>
                <w:rStyle w:val="CodeInText"/>
              </w:rPr>
            </w:rPrChange>
          </w:rPr>
          <w:t>else</w:t>
        </w:r>
        <w:r w:rsidRPr="00D822A3">
          <w:rPr>
            <w:noProof/>
            <w:lang w:val="en-GB"/>
          </w:rPr>
          <w:t xml:space="preserve"> with the</w:t>
        </w:r>
      </w:ins>
      <w:ins w:id="132" w:author="Stefan Bjornander" w:date="2015-04-26T09:58:00Z">
        <w:r w:rsidRPr="00D822A3">
          <w:rPr>
            <w:noProof/>
            <w:lang w:val="en-GB"/>
          </w:rPr>
          <w:t xml:space="preserve"> latest preceding</w:t>
        </w:r>
      </w:ins>
      <w:ins w:id="133" w:author="Stefan Bjornander" w:date="2015-04-26T09:57:00Z">
        <w:r w:rsidRPr="00D822A3">
          <w:rPr>
            <w:noProof/>
            <w:lang w:val="en-GB"/>
          </w:rPr>
          <w:t xml:space="preserve"> </w:t>
        </w:r>
      </w:ins>
      <w:ins w:id="134" w:author="Stefan Bjornander" w:date="2015-04-26T09:58:00Z">
        <w:r w:rsidRPr="00D822A3">
          <w:rPr>
            <w:rStyle w:val="CodeInText"/>
            <w:i/>
            <w:noProof/>
            <w:lang w:val="en-GB"/>
            <w:rPrChange w:id="135"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lastRenderedPageBreak/>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 xml:space="preserve">A theoretical explanation of the open-closed statement solution is beyond the scope of this book, but I recommend the Dragon Book by </w:t>
      </w:r>
      <w:proofErr w:type="spellStart"/>
      <w:r w:rsidRPr="00D822A3">
        <w:rPr>
          <w:lang w:val="en-GB"/>
        </w:rPr>
        <w:t>Aho</w:t>
      </w:r>
      <w:proofErr w:type="spellEnd"/>
      <w:r w:rsidRPr="00D822A3">
        <w:rPr>
          <w:lang w:val="en-GB"/>
        </w:rPr>
        <w:t xml:space="preserve"> et al. for a closer look.</w:t>
      </w:r>
    </w:p>
    <w:p w14:paraId="0DC12A5F" w14:textId="671F864F" w:rsidR="007C08E0" w:rsidRPr="00D822A3" w:rsidRDefault="007C08E0" w:rsidP="007C08E0">
      <w:pPr>
        <w:pStyle w:val="CodeHeader"/>
        <w:rPr>
          <w:lang w:val="en-GB"/>
        </w:rPr>
      </w:pPr>
      <w:proofErr w:type="spellStart"/>
      <w:r w:rsidRPr="00D822A3">
        <w:rPr>
          <w:lang w:val="en-GB"/>
        </w:rPr>
        <w:t>MainParser.cs</w:t>
      </w:r>
      <w:proofErr w:type="spellEnd"/>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lastRenderedPageBreak/>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6" w:name="_Toc54625030"/>
      <w:r w:rsidRPr="00733710">
        <w:rPr>
          <w:lang w:val="en-GB"/>
        </w:rPr>
        <w:t>The Forward-Jump Problem (Backpatching)</w:t>
      </w:r>
      <w:bookmarkEnd w:id="136"/>
    </w:p>
    <w:p w14:paraId="15980895" w14:textId="77777777" w:rsidR="00733710" w:rsidRPr="00D822A3" w:rsidRDefault="00733710" w:rsidP="00733710">
      <w:pPr>
        <w:rPr>
          <w:lang w:val="en-GB"/>
        </w:rPr>
      </w:pPr>
      <w:ins w:id="137" w:author="Stefan Bjornander" w:date="2015-04-26T09:25:00Z">
        <w:r w:rsidRPr="00D822A3">
          <w:rPr>
            <w:lang w:val="en-GB"/>
          </w:rPr>
          <w:t xml:space="preserve">When generating </w:t>
        </w:r>
      </w:ins>
      <w:r w:rsidRPr="00D822A3">
        <w:rPr>
          <w:lang w:val="en-GB"/>
        </w:rPr>
        <w:t xml:space="preserve">middle code instructions for </w:t>
      </w:r>
      <w:ins w:id="138" w:author="Stefan Bjornander" w:date="2015-04-26T09:25:00Z">
        <w:r w:rsidRPr="00D822A3">
          <w:rPr>
            <w:lang w:val="en-GB"/>
          </w:rPr>
          <w:t xml:space="preserve">expressions </w:t>
        </w:r>
      </w:ins>
      <w:r w:rsidRPr="00D822A3">
        <w:rPr>
          <w:lang w:val="en-GB"/>
        </w:rPr>
        <w:t>or</w:t>
      </w:r>
      <w:ins w:id="139" w:author="Stefan Bjornander" w:date="2015-04-26T09:25:00Z">
        <w:r w:rsidRPr="00D822A3">
          <w:rPr>
            <w:lang w:val="en-GB"/>
          </w:rPr>
          <w:t xml:space="preserve"> statement</w:t>
        </w:r>
      </w:ins>
      <w:r w:rsidRPr="00D822A3">
        <w:rPr>
          <w:lang w:val="en-GB"/>
        </w:rPr>
        <w:t>s</w:t>
      </w:r>
      <w:ins w:id="140" w:author="Stefan Bjornander" w:date="2015-04-26T09:25:00Z">
        <w:r w:rsidRPr="00D822A3">
          <w:rPr>
            <w:lang w:val="en-GB"/>
          </w:rPr>
          <w:t>, a common situation is that we</w:t>
        </w:r>
      </w:ins>
      <w:ins w:id="14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w:t>
      </w:r>
      <w:proofErr w:type="gramStart"/>
      <w:r w:rsidRPr="00D822A3">
        <w:rPr>
          <w:lang w:val="en-GB"/>
        </w:rPr>
        <w:t xml:space="preserve">expression  </w:t>
      </w:r>
      <w:r w:rsidRPr="00D822A3">
        <w:rPr>
          <w:rStyle w:val="CodeInText"/>
          <w:lang w:val="en-GB"/>
        </w:rPr>
        <w:t>a</w:t>
      </w:r>
      <w:proofErr w:type="gramEnd"/>
      <w:r w:rsidRPr="00D822A3">
        <w:rPr>
          <w:rStyle w:val="CodeInText"/>
          <w:lang w:val="en-GB"/>
        </w:rPr>
        <w:t xml:space="preserve"> &lt; b</w:t>
      </w:r>
      <w:r w:rsidRPr="00D822A3">
        <w:rPr>
          <w:lang w:val="en-GB"/>
        </w:rPr>
        <w:t xml:space="preserve"> will generate the middle code in the middle and the sets to the right. The middle code line will a have undefined targets since we </w:t>
      </w:r>
      <w:proofErr w:type="gramStart"/>
      <w:r w:rsidRPr="00D822A3">
        <w:rPr>
          <w:lang w:val="en-GB"/>
        </w:rPr>
        <w:t>at the moment</w:t>
      </w:r>
      <w:proofErr w:type="gramEnd"/>
      <w:r w:rsidRPr="00D822A3">
        <w:rPr>
          <w:lang w:val="en-GB"/>
        </w:rPr>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lastRenderedPageBreak/>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6FD55C83"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C2704A">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 xml:space="preserve">Another example is the evaluation of a logical-and expression. Since C takes advantage of lazy evaluation, we </w:t>
      </w:r>
      <w:proofErr w:type="gramStart"/>
      <w:r w:rsidRPr="00D822A3">
        <w:rPr>
          <w:lang w:val="en-GB"/>
        </w:rPr>
        <w:t>have to</w:t>
      </w:r>
      <w:proofErr w:type="gramEnd"/>
      <w:r w:rsidRPr="00D822A3">
        <w:rPr>
          <w:lang w:val="en-GB"/>
        </w:rPr>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D822A3">
        <w:rPr>
          <w:lang w:val="en-GB"/>
        </w:rPr>
        <w:t>true</w:t>
      </w:r>
      <w:proofErr w:type="gramEnd"/>
      <w:r w:rsidRPr="00D822A3">
        <w:rPr>
          <w:lang w:val="en-GB"/>
        </w:rPr>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D822A3">
        <w:rPr>
          <w:lang w:val="en-GB"/>
        </w:rPr>
        <w:t>falses</w:t>
      </w:r>
      <w:proofErr w:type="spellEnd"/>
      <w:r w:rsidRPr="00D822A3">
        <w:rPr>
          <w:lang w:val="en-GB"/>
        </w:rP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lastRenderedPageBreak/>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w:t>
      </w:r>
      <w:proofErr w:type="spellStart"/>
      <w:r w:rsidRPr="00D822A3">
        <w:rPr>
          <w:lang w:val="en-GB"/>
        </w:rPr>
        <w:t>ther</w:t>
      </w:r>
      <w:proofErr w:type="spellEnd"/>
      <w:r w:rsidRPr="00D822A3">
        <w:rPr>
          <w:lang w:val="en-GB"/>
        </w:rP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2" w:name="_Toc54625031"/>
      <w:r>
        <w:rPr>
          <w:highlight w:val="white"/>
          <w:lang w:val="en-GB"/>
        </w:rPr>
        <w:t>The Statement Class</w:t>
      </w:r>
      <w:bookmarkEnd w:id="142"/>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proofErr w:type="spellStart"/>
      <w:r w:rsidRPr="00D822A3">
        <w:rPr>
          <w:highlight w:val="white"/>
          <w:lang w:val="en-GB"/>
        </w:rPr>
        <w:t>Statement.cs</w:t>
      </w:r>
      <w:proofErr w:type="spellEnd"/>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xml:space="preserve">, while the long holds the whole </w:t>
      </w:r>
      <w:proofErr w:type="spellStart"/>
      <w:r w:rsidR="00583B74">
        <w:rPr>
          <w:highlight w:val="white"/>
          <w:lang w:val="en-GB"/>
        </w:rPr>
        <w:t>epression</w:t>
      </w:r>
      <w:proofErr w:type="spellEnd"/>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w:t>
      </w:r>
      <w:proofErr w:type="spellStart"/>
      <w:r w:rsidR="006979F2" w:rsidRPr="00D822A3">
        <w:rPr>
          <w:highlight w:val="white"/>
          <w:lang w:val="en-GB"/>
        </w:rPr>
        <w:t>the</w:t>
      </w:r>
      <w:proofErr w:type="spellEnd"/>
      <w:r w:rsidR="006979F2" w:rsidRPr="00D822A3">
        <w:rPr>
          <w:highlight w:val="white"/>
          <w:lang w:val="en-GB"/>
        </w:rPr>
        <w:t xml:space="preserv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lastRenderedPageBreak/>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3" w:name="_Toc54625032"/>
      <w:r>
        <w:rPr>
          <w:lang w:val="en-GB"/>
        </w:rPr>
        <w:t>The If Statement</w:t>
      </w:r>
      <w:bookmarkEnd w:id="143"/>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proofErr w:type="spellStart"/>
      <w:r w:rsidRPr="00D822A3">
        <w:rPr>
          <w:highlight w:val="white"/>
          <w:lang w:val="en-GB"/>
        </w:rPr>
        <w:t>MiddleCodeGenerator.cs</w:t>
      </w:r>
      <w:proofErr w:type="spellEnd"/>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lastRenderedPageBreak/>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4" w:name="_Toc54625033"/>
      <w:r w:rsidRPr="00D822A3">
        <w:rPr>
          <w:lang w:val="en-GB"/>
        </w:rPr>
        <w:t>Header Rules</w:t>
      </w:r>
      <w:bookmarkEnd w:id="14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5" w:name="_Toc54625034"/>
      <w:r w:rsidRPr="00D822A3">
        <w:rPr>
          <w:lang w:val="en-GB"/>
        </w:rPr>
        <w:t xml:space="preserve">The </w:t>
      </w:r>
      <w:r w:rsidR="004B7BC0" w:rsidRPr="00D822A3">
        <w:rPr>
          <w:lang w:val="en-GB"/>
        </w:rPr>
        <w:t>Switch S</w:t>
      </w:r>
      <w:r w:rsidRPr="00D822A3">
        <w:rPr>
          <w:lang w:val="en-GB"/>
        </w:rPr>
        <w:t>tatement</w:t>
      </w:r>
      <w:bookmarkEnd w:id="145"/>
    </w:p>
    <w:p w14:paraId="47A018AE" w14:textId="4D1D555B" w:rsidR="00F420E3" w:rsidRPr="00D822A3" w:rsidRDefault="00F420E3" w:rsidP="00F420E3">
      <w:pPr>
        <w:rPr>
          <w:lang w:val="en-GB"/>
        </w:rPr>
      </w:pPr>
      <w:r w:rsidRPr="00D822A3">
        <w:rPr>
          <w:lang w:val="en-GB"/>
        </w:rPr>
        <w:t xml:space="preserve">The </w:t>
      </w:r>
      <w:proofErr w:type="spellStart"/>
      <w:r w:rsidR="00740FB2">
        <w:rPr>
          <w:rStyle w:val="CodeInText"/>
          <w:lang w:val="en-GB"/>
        </w:rPr>
        <w:t>G</w:t>
      </w:r>
      <w:r w:rsidRPr="00D822A3">
        <w:rPr>
          <w:rStyle w:val="CodeInText"/>
          <w:lang w:val="en-GB"/>
        </w:rPr>
        <w:t>enerateSwitchStatement</w:t>
      </w:r>
      <w:proofErr w:type="spellEnd"/>
      <w:r w:rsidRPr="00D822A3">
        <w:rPr>
          <w:lang w:val="en-GB"/>
        </w:rPr>
        <w:t xml:space="preserve"> method generates middle code jump instructions for each of the case statements, which are stored in the </w:t>
      </w:r>
      <w:proofErr w:type="spellStart"/>
      <w:r w:rsidRPr="00D822A3">
        <w:rPr>
          <w:rStyle w:val="CodeInText"/>
          <w:lang w:val="en-GB"/>
        </w:rPr>
        <w:t>Main.CaseMapStack</w:t>
      </w:r>
      <w:proofErr w:type="spellEnd"/>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proofErr w:type="spellStart"/>
      <w:r w:rsidRPr="00D822A3">
        <w:rPr>
          <w:lang w:val="en-GB"/>
        </w:rPr>
        <w:t>MainParser.gppg</w:t>
      </w:r>
      <w:proofErr w:type="spellEnd"/>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lastRenderedPageBreak/>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proofErr w:type="spellStart"/>
      <w:r w:rsidR="00737D78" w:rsidRPr="00D822A3">
        <w:rPr>
          <w:rStyle w:val="KeyWord0"/>
          <w:highlight w:val="white"/>
          <w:lang w:val="en-GB"/>
        </w:rPr>
        <w:t>m_caseMapStack</w:t>
      </w:r>
      <w:proofErr w:type="spellEnd"/>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proofErr w:type="spellStart"/>
      <w:r w:rsidR="008B4BF6" w:rsidRPr="00D822A3">
        <w:rPr>
          <w:rStyle w:val="KeyWord0"/>
          <w:highlight w:val="white"/>
          <w:lang w:val="en-GB"/>
        </w:rPr>
        <w:t>m_caseMapStack</w:t>
      </w:r>
      <w:proofErr w:type="spellEnd"/>
      <w:r w:rsidR="008B4BF6" w:rsidRPr="00D822A3">
        <w:rPr>
          <w:rStyle w:val="KeyWord0"/>
          <w:highlight w:val="white"/>
          <w:lang w:val="en-GB"/>
        </w:rPr>
        <w:t>)</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proofErr w:type="spellStart"/>
      <w:r w:rsidR="00036BC6" w:rsidRPr="00D822A3">
        <w:rPr>
          <w:rStyle w:val="KeyWord0"/>
          <w:highlight w:val="white"/>
          <w:lang w:val="en-GB"/>
        </w:rPr>
        <w:t>m_breakStack</w:t>
      </w:r>
      <w:proofErr w:type="spellEnd"/>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proofErr w:type="spellStart"/>
      <w:r w:rsidRPr="00D822A3">
        <w:rPr>
          <w:lang w:val="en-GB"/>
        </w:rPr>
        <w:t>MiddleCodeGenerator.cs</w:t>
      </w:r>
      <w:proofErr w:type="spellEnd"/>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lastRenderedPageBreak/>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6" w:name="_Toc54625035"/>
      <w:r w:rsidRPr="00D822A3">
        <w:rPr>
          <w:highlight w:val="white"/>
          <w:lang w:val="en-GB"/>
        </w:rPr>
        <w:t>The Case Statement</w:t>
      </w:r>
      <w:bookmarkEnd w:id="146"/>
    </w:p>
    <w:p w14:paraId="01B0E396" w14:textId="77777777" w:rsidR="006445C4" w:rsidRPr="00D822A3" w:rsidRDefault="006445C4" w:rsidP="006445C4">
      <w:pPr>
        <w:pStyle w:val="CodeHeader"/>
        <w:rPr>
          <w:lang w:val="en-GB"/>
        </w:rPr>
      </w:pPr>
      <w:proofErr w:type="spellStart"/>
      <w:r w:rsidRPr="00D822A3">
        <w:rPr>
          <w:lang w:val="en-GB"/>
        </w:rPr>
        <w:t>MainParser.gppg</w:t>
      </w:r>
      <w:proofErr w:type="spellEnd"/>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proofErr w:type="spellStart"/>
      <w:r w:rsidRPr="00D822A3">
        <w:rPr>
          <w:rStyle w:val="CodeInText"/>
          <w:lang w:val="en-GB"/>
        </w:rPr>
        <w:lastRenderedPageBreak/>
        <w:t>Main.CaseMapStack</w:t>
      </w:r>
      <w:proofErr w:type="spellEnd"/>
      <w:r w:rsidRPr="00D822A3">
        <w:rPr>
          <w:lang w:val="en-GB"/>
        </w:rPr>
        <w:t xml:space="preserve"> must not be empty. If it is empty, the case statements </w:t>
      </w:r>
      <w:proofErr w:type="gramStart"/>
      <w:r w:rsidRPr="00D822A3">
        <w:rPr>
          <w:lang w:val="en-GB"/>
        </w:rPr>
        <w:t>misses</w:t>
      </w:r>
      <w:proofErr w:type="gramEnd"/>
      <w:r w:rsidRPr="00D822A3">
        <w:rPr>
          <w:lang w:val="en-GB"/>
        </w:rPr>
        <w:t xml:space="preserve">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proofErr w:type="spellStart"/>
      <w:r w:rsidRPr="00D822A3">
        <w:rPr>
          <w:rStyle w:val="CodeInText"/>
          <w:lang w:val="en-GB"/>
        </w:rPr>
        <w:t>Main.CaseMapStack</w:t>
      </w:r>
      <w:proofErr w:type="spellEnd"/>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 xml:space="preserve">without </w:t>
      </w:r>
      <w:proofErr w:type="gramStart"/>
      <w:r w:rsidRPr="00D822A3">
        <w:rPr>
          <w:lang w:val="en-GB"/>
        </w:rPr>
        <w:t>a</w:t>
      </w:r>
      <w:proofErr w:type="gramEnd"/>
      <w:r w:rsidRPr="00D822A3">
        <w:rPr>
          <w:lang w:val="en-GB"/>
        </w:rPr>
        <w:t xml:space="preserve">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7" w:name="_Toc54625036"/>
      <w:r w:rsidRPr="00D822A3">
        <w:rPr>
          <w:lang w:val="en-GB"/>
        </w:rPr>
        <w:t>The Default Statement</w:t>
      </w:r>
      <w:bookmarkEnd w:id="147"/>
    </w:p>
    <w:p w14:paraId="233BFF8F" w14:textId="77777777" w:rsidR="0097551C" w:rsidRPr="00D822A3" w:rsidRDefault="0097551C" w:rsidP="0097551C">
      <w:pPr>
        <w:rPr>
          <w:lang w:val="en-GB"/>
        </w:rPr>
      </w:pPr>
      <w:r w:rsidRPr="00D822A3">
        <w:rPr>
          <w:lang w:val="en-GB"/>
        </w:rPr>
        <w:t xml:space="preserve">The default statement </w:t>
      </w:r>
      <w:proofErr w:type="gramStart"/>
      <w:r w:rsidRPr="00D822A3">
        <w:rPr>
          <w:lang w:val="en-GB"/>
        </w:rPr>
        <w:t>have</w:t>
      </w:r>
      <w:proofErr w:type="gramEnd"/>
      <w:r w:rsidRPr="00D822A3">
        <w:rPr>
          <w:lang w:val="en-GB"/>
        </w:rPr>
        <w:t xml:space="preser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proofErr w:type="spellStart"/>
      <w:r w:rsidRPr="00D822A3">
        <w:rPr>
          <w:rStyle w:val="CodeInText"/>
          <w:lang w:val="en-GB"/>
        </w:rPr>
        <w:lastRenderedPageBreak/>
        <w:t>Main.m_defaultStack</w:t>
      </w:r>
      <w:proofErr w:type="spellEnd"/>
      <w:r w:rsidRPr="00D822A3">
        <w:rPr>
          <w:rStyle w:val="CodeInText"/>
          <w:lang w:val="en-GB"/>
        </w:rPr>
        <w:t xml:space="preserve"> </w:t>
      </w:r>
      <w:r w:rsidRPr="00D822A3">
        <w:rPr>
          <w:lang w:val="en-GB"/>
        </w:rPr>
        <w:t xml:space="preserve">must not be empty. If it is empty, the default statements </w:t>
      </w:r>
      <w:proofErr w:type="gramStart"/>
      <w:r w:rsidRPr="00D822A3">
        <w:rPr>
          <w:lang w:val="en-GB"/>
        </w:rPr>
        <w:t>misses</w:t>
      </w:r>
      <w:proofErr w:type="gramEnd"/>
      <w:r w:rsidRPr="00D822A3">
        <w:rPr>
          <w:lang w:val="en-GB"/>
        </w:rPr>
        <w:t xml:space="preserve">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w:t>
      </w:r>
      <w:proofErr w:type="spellStart"/>
      <w:proofErr w:type="gramStart"/>
      <w:r w:rsidRPr="00D822A3">
        <w:rPr>
          <w:lang w:val="en-GB"/>
        </w:rPr>
        <w:t>a</w:t>
      </w:r>
      <w:proofErr w:type="spellEnd"/>
      <w:proofErr w:type="gramEnd"/>
      <w:r w:rsidRPr="00D822A3">
        <w:rPr>
          <w:lang w:val="en-GB"/>
        </w:rPr>
        <w:t xml:space="preserve">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proofErr w:type="spellStart"/>
      <w:r w:rsidRPr="00D822A3">
        <w:rPr>
          <w:lang w:val="en-GB"/>
        </w:rPr>
        <w:t>MainParser.gppg</w:t>
      </w:r>
      <w:proofErr w:type="spellEnd"/>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8" w:name="_Toc54625037"/>
      <w:r w:rsidRPr="00D822A3">
        <w:rPr>
          <w:lang w:val="en-GB"/>
        </w:rPr>
        <w:t>The While Statement</w:t>
      </w:r>
      <w:bookmarkEnd w:id="14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D822A3">
        <w:rPr>
          <w:rStyle w:val="CodeInText"/>
          <w:lang w:val="en-GB"/>
        </w:rPr>
        <w:t>jump_marker</w:t>
      </w:r>
      <w:proofErr w:type="spellEnd"/>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proofErr w:type="spellStart"/>
      <w:r w:rsidRPr="00D822A3">
        <w:rPr>
          <w:lang w:val="en-GB"/>
        </w:rPr>
        <w:t>MainParser.gppg</w:t>
      </w:r>
      <w:proofErr w:type="spellEnd"/>
    </w:p>
    <w:p w14:paraId="6B8EDEA2" w14:textId="77777777" w:rsidR="005935AB" w:rsidRPr="00D822A3" w:rsidRDefault="005935AB" w:rsidP="005935AB">
      <w:pPr>
        <w:pStyle w:val="Code"/>
        <w:rPr>
          <w:highlight w:val="white"/>
          <w:lang w:val="en-GB"/>
        </w:rPr>
      </w:pPr>
      <w:r w:rsidRPr="00D822A3">
        <w:rPr>
          <w:highlight w:val="white"/>
          <w:lang w:val="en-GB"/>
        </w:rPr>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proofErr w:type="gramStart"/>
      <w:r w:rsidRPr="00D822A3">
        <w:rPr>
          <w:highlight w:val="white"/>
          <w:lang w:val="en-GB"/>
        </w:rPr>
        <w:t>Similar to</w:t>
      </w:r>
      <w:proofErr w:type="gramEnd"/>
      <w:r w:rsidRPr="00D822A3">
        <w:rPr>
          <w:highlight w:val="white"/>
          <w:lang w:val="en-GB"/>
        </w:rPr>
        <w:t xml:space="preserve">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proofErr w:type="spellStart"/>
      <w:r w:rsidRPr="00D822A3">
        <w:rPr>
          <w:lang w:val="en-GB"/>
        </w:rPr>
        <w:t>MiddleCodeGenerator.cs</w:t>
      </w:r>
      <w:proofErr w:type="spellEnd"/>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w:t>
      </w:r>
      <w:proofErr w:type="gramStart"/>
      <w:r w:rsidRPr="00D822A3">
        <w:rPr>
          <w:highlight w:val="white"/>
          <w:lang w:val="en-GB"/>
        </w:rPr>
        <w:t>Similar to</w:t>
      </w:r>
      <w:proofErr w:type="gramEnd"/>
      <w:r w:rsidRPr="00D822A3">
        <w:rPr>
          <w:highlight w:val="white"/>
          <w:lang w:val="en-GB"/>
        </w:rPr>
        <w:t xml:space="preserve">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w:t>
      </w:r>
      <w:proofErr w:type="spellStart"/>
      <w:r w:rsidRPr="00D822A3">
        <w:rPr>
          <w:highlight w:val="white"/>
          <w:lang w:val="en-GB"/>
        </w:rPr>
        <w:t>backpatchar</w:t>
      </w:r>
      <w:proofErr w:type="spellEnd"/>
      <w:r w:rsidRPr="00D822A3">
        <w:rPr>
          <w:highlight w:val="white"/>
          <w:lang w:val="en-GB"/>
        </w:rPr>
        <w:t xml:space="preserve">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t xml:space="preserve">We backpatch the next set of the inner statement and </w:t>
      </w:r>
      <w:proofErr w:type="gramStart"/>
      <w:r w:rsidRPr="00D822A3">
        <w:rPr>
          <w:highlight w:val="white"/>
          <w:lang w:val="en-GB"/>
        </w:rPr>
        <w:t>its</w:t>
      </w:r>
      <w:proofErr w:type="gramEnd"/>
      <w:r w:rsidRPr="00D822A3">
        <w:rPr>
          <w:highlight w:val="white"/>
          <w:lang w:val="en-GB"/>
        </w:rPr>
        <w:t xml:space="preserve">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9" w:name="_Toc54625038"/>
      <w:r w:rsidRPr="00D822A3">
        <w:rPr>
          <w:lang w:val="en-GB"/>
        </w:rPr>
        <w:t>The Do Statement</w:t>
      </w:r>
      <w:bookmarkEnd w:id="149"/>
    </w:p>
    <w:p w14:paraId="0C66EB6A" w14:textId="77777777" w:rsidR="00AB1522" w:rsidRPr="00D822A3" w:rsidRDefault="00AB1522" w:rsidP="00AB1522">
      <w:pPr>
        <w:rPr>
          <w:lang w:val="en-GB"/>
        </w:rPr>
      </w:pPr>
      <w:r w:rsidRPr="00D822A3">
        <w:rPr>
          <w:lang w:val="en-GB"/>
        </w:rPr>
        <w:t xml:space="preserve">The do statement is a weaker version of the while statement. The difference is that the while expression may be false from the beginning resulting in zero iterations while the do expression is located at the end, </w:t>
      </w:r>
      <w:r w:rsidRPr="00D822A3">
        <w:rPr>
          <w:lang w:val="en-GB"/>
        </w:rPr>
        <w:lastRenderedPageBreak/>
        <w:t>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proofErr w:type="spellStart"/>
      <w:r w:rsidRPr="00D822A3">
        <w:rPr>
          <w:lang w:val="en-GB"/>
        </w:rPr>
        <w:t>MainParser.cs</w:t>
      </w:r>
      <w:proofErr w:type="spellEnd"/>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proofErr w:type="spellStart"/>
      <w:r w:rsidRPr="00D822A3">
        <w:rPr>
          <w:lang w:val="en-GB"/>
        </w:rPr>
        <w:t>MiddleCodeGenerator.cs</w:t>
      </w:r>
      <w:proofErr w:type="spellEnd"/>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0" w:name="_Toc54625039"/>
      <w:r w:rsidRPr="00D822A3">
        <w:rPr>
          <w:lang w:val="en-GB"/>
        </w:rPr>
        <w:t xml:space="preserve">The </w:t>
      </w:r>
      <w:proofErr w:type="gramStart"/>
      <w:r w:rsidRPr="00D822A3">
        <w:rPr>
          <w:lang w:val="en-GB"/>
        </w:rPr>
        <w:t>For</w:t>
      </w:r>
      <w:proofErr w:type="gramEnd"/>
      <w:r w:rsidRPr="00D822A3">
        <w:rPr>
          <w:lang w:val="en-GB"/>
        </w:rPr>
        <w:t xml:space="preserve"> Statement</w:t>
      </w:r>
      <w:bookmarkEnd w:id="150"/>
    </w:p>
    <w:p w14:paraId="58DDE9F3" w14:textId="77777777" w:rsidR="002E4EB4" w:rsidRPr="00D822A3" w:rsidRDefault="002E4EB4" w:rsidP="002E4EB4">
      <w:pPr>
        <w:rPr>
          <w:lang w:val="en-GB"/>
        </w:rPr>
      </w:pPr>
      <w:proofErr w:type="gramStart"/>
      <w:r w:rsidRPr="00D822A3">
        <w:rPr>
          <w:lang w:val="en-GB"/>
        </w:rPr>
        <w:t xml:space="preserve">The </w:t>
      </w:r>
      <w:r w:rsidRPr="00D822A3">
        <w:rPr>
          <w:rStyle w:val="KeyWord0"/>
          <w:lang w:val="en-GB"/>
        </w:rPr>
        <w:t>for</w:t>
      </w:r>
      <w:proofErr w:type="gramEnd"/>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sidRPr="00D822A3">
        <w:rPr>
          <w:rStyle w:val="CodeInText"/>
          <w:lang w:val="en-GB"/>
        </w:rPr>
        <w:t>jump_marker</w:t>
      </w:r>
      <w:proofErr w:type="spellEnd"/>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proofErr w:type="gramStart"/>
      <w:r w:rsidRPr="00D822A3">
        <w:rPr>
          <w:lang w:val="en-GB"/>
        </w:rPr>
        <w:t>The for</w:t>
      </w:r>
      <w:proofErr w:type="gramEnd"/>
      <w:r w:rsidRPr="00D822A3">
        <w:rPr>
          <w:lang w:val="en-GB"/>
        </w:rPr>
        <w:t xml:space="preserve"> statement is more complicated than </w:t>
      </w:r>
      <w:proofErr w:type="spellStart"/>
      <w:r w:rsidRPr="00D822A3">
        <w:rPr>
          <w:lang w:val="en-GB"/>
        </w:rPr>
        <w:t>the</w:t>
      </w:r>
      <w:proofErr w:type="spellEnd"/>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lastRenderedPageBreak/>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t>
      </w:r>
      <w:proofErr w:type="spellStart"/>
      <w:r w:rsidR="003D12F1" w:rsidRPr="00D822A3">
        <w:rPr>
          <w:highlight w:val="white"/>
          <w:lang w:val="en-GB"/>
        </w:rPr>
        <w:t>we re</w:t>
      </w:r>
      <w:proofErr w:type="spellEnd"/>
      <w:r w:rsidR="003D12F1" w:rsidRPr="00D822A3">
        <w:rPr>
          <w:highlight w:val="white"/>
          <w:lang w:val="en-GB"/>
        </w:rPr>
        <w:t xml:space="preserv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w:t>
      </w:r>
      <w:proofErr w:type="gramStart"/>
      <w:r w:rsidR="003D12F1" w:rsidRPr="00D822A3">
        <w:rPr>
          <w:highlight w:val="white"/>
          <w:lang w:val="en-GB"/>
        </w:rPr>
        <w:t>present</w:t>
      </w:r>
      <w:proofErr w:type="gramEnd"/>
      <w:r w:rsidR="003D12F1" w:rsidRPr="00D822A3">
        <w:rPr>
          <w:highlight w:val="white"/>
          <w:lang w:val="en-GB"/>
        </w:rPr>
        <w:t xml:space="preserve"> we are only interested in their potential side </w:t>
      </w:r>
      <w:proofErr w:type="spellStart"/>
      <w:r w:rsidR="003D12F1" w:rsidRPr="00D822A3">
        <w:rPr>
          <w:highlight w:val="white"/>
          <w:lang w:val="en-GB"/>
        </w:rPr>
        <w:t>effekts</w:t>
      </w:r>
      <w:proofErr w:type="spellEnd"/>
      <w:r w:rsidR="003D12F1" w:rsidRPr="00D822A3">
        <w:rPr>
          <w:highlight w:val="white"/>
          <w:lang w:val="en-GB"/>
        </w:rPr>
        <w:t>.</w:t>
      </w:r>
    </w:p>
    <w:p w14:paraId="7BD65007" w14:textId="6CAA7A1E" w:rsidR="006737CD" w:rsidRPr="00D822A3" w:rsidRDefault="006737CD" w:rsidP="006737CD">
      <w:pPr>
        <w:pStyle w:val="CodeHeader"/>
        <w:rPr>
          <w:highlight w:val="white"/>
          <w:lang w:val="en-GB"/>
        </w:rPr>
      </w:pPr>
      <w:proofErr w:type="spellStart"/>
      <w:r w:rsidRPr="00D822A3">
        <w:rPr>
          <w:highlight w:val="white"/>
          <w:lang w:val="en-GB"/>
        </w:rPr>
        <w:t>MiddleCodeGenerator.cs</w:t>
      </w:r>
      <w:proofErr w:type="spellEnd"/>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 xml:space="preserve">test </w:t>
      </w:r>
      <w:proofErr w:type="gramStart"/>
      <w:r w:rsidR="005E1C00" w:rsidRPr="00D822A3">
        <w:rPr>
          <w:highlight w:val="white"/>
          <w:lang w:val="en-GB"/>
        </w:rPr>
        <w:t>expression, since</w:t>
      </w:r>
      <w:proofErr w:type="gramEnd"/>
      <w:r w:rsidR="005E1C00" w:rsidRPr="00D822A3">
        <w:rPr>
          <w:highlight w:val="white"/>
          <w:lang w:val="en-GB"/>
        </w:rPr>
        <w:t xml:space="preserv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lastRenderedPageBreak/>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1" w:name="_Toc54625040"/>
      <w:r w:rsidRPr="00D822A3">
        <w:rPr>
          <w:lang w:val="en-GB"/>
        </w:rPr>
        <w:t xml:space="preserve">Label and </w:t>
      </w:r>
      <w:proofErr w:type="spellStart"/>
      <w:r w:rsidRPr="00D822A3">
        <w:rPr>
          <w:lang w:val="en-GB"/>
        </w:rPr>
        <w:t>Goto</w:t>
      </w:r>
      <w:proofErr w:type="spellEnd"/>
      <w:r w:rsidRPr="00D822A3">
        <w:rPr>
          <w:lang w:val="en-GB"/>
        </w:rPr>
        <w:t xml:space="preserve"> Statement</w:t>
      </w:r>
      <w:bookmarkEnd w:id="151"/>
    </w:p>
    <w:p w14:paraId="3D4A6642" w14:textId="57E8E556" w:rsidR="009845B3" w:rsidRPr="00D822A3" w:rsidRDefault="009845B3" w:rsidP="009845B3">
      <w:pPr>
        <w:rPr>
          <w:lang w:val="en-GB"/>
        </w:rPr>
      </w:pPr>
      <w:r w:rsidRPr="00D822A3">
        <w:rPr>
          <w:lang w:val="en-GB"/>
        </w:rPr>
        <w:t xml:space="preserve">The label statement is quite simple, we just add the name of the label together with the line number of the beginning of the statement following the label to </w:t>
      </w:r>
      <w:proofErr w:type="spellStart"/>
      <w:r w:rsidRPr="00D822A3">
        <w:rPr>
          <w:lang w:val="en-GB"/>
        </w:rPr>
        <w:t>Main.LabelMap</w:t>
      </w:r>
      <w:proofErr w:type="spellEnd"/>
      <w:r w:rsidRPr="00D822A3">
        <w:rPr>
          <w:lang w:val="en-GB"/>
        </w:rPr>
        <w:t xml:space="preserve">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w:t>
      </w:r>
      <w:proofErr w:type="spellStart"/>
      <w:r w:rsidR="00257A64" w:rsidRPr="00BD4B2D">
        <w:t>goto</w:t>
      </w:r>
      <w:proofErr w:type="spellEnd"/>
      <w:r w:rsidR="00257A64" w:rsidRPr="00BD4B2D">
        <w:t xml:space="preserve"> has no place in well-structured programs. </w:t>
      </w:r>
      <w:r w:rsidR="00257A64" w:rsidRPr="00CC64B1">
        <w:t xml:space="preserve">Labels and </w:t>
      </w:r>
      <w:proofErr w:type="spellStart"/>
      <w:r w:rsidR="00257A64" w:rsidRPr="00CC64B1">
        <w:t>goto</w:t>
      </w:r>
      <w:proofErr w:type="spellEnd"/>
      <w:r w:rsidR="00257A64" w:rsidRPr="00CC64B1">
        <w:t xml:space="preserve">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 xml:space="preserve">languages have omitted </w:t>
      </w:r>
      <w:proofErr w:type="spellStart"/>
      <w:r w:rsidR="00257A64" w:rsidRPr="00E01F3C">
        <w:t>goto</w:t>
      </w:r>
      <w:proofErr w:type="spellEnd"/>
      <w:r w:rsidR="00257A64" w:rsidRPr="00E01F3C">
        <w:t>.</w:t>
      </w:r>
    </w:p>
    <w:p w14:paraId="786481CA" w14:textId="537F5369" w:rsidR="00932FB0" w:rsidRPr="00D822A3" w:rsidRDefault="00932FB0" w:rsidP="00932FB0">
      <w:pPr>
        <w:pStyle w:val="CodeHeader"/>
        <w:rPr>
          <w:lang w:val="en-GB"/>
        </w:rPr>
      </w:pPr>
      <w:proofErr w:type="spellStart"/>
      <w:r w:rsidRPr="00D822A3">
        <w:rPr>
          <w:lang w:val="en-GB"/>
        </w:rPr>
        <w:t>MainParser.cs</w:t>
      </w:r>
      <w:proofErr w:type="spellEnd"/>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proofErr w:type="spellStart"/>
      <w:r w:rsidRPr="00D822A3">
        <w:rPr>
          <w:lang w:val="en-GB"/>
        </w:rPr>
        <w:t>MiddleCodeGenerator.cs</w:t>
      </w:r>
      <w:proofErr w:type="spellEnd"/>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w:t>
      </w:r>
      <w:proofErr w:type="gramStart"/>
      <w:r w:rsidRPr="00D822A3">
        <w:rPr>
          <w:highlight w:val="white"/>
          <w:lang w:val="en-GB"/>
        </w:rPr>
        <w:t>hold</w:t>
      </w:r>
      <w:proofErr w:type="gramEnd"/>
      <w:r w:rsidRPr="00D822A3">
        <w:rPr>
          <w:highlight w:val="white"/>
          <w:lang w:val="en-GB"/>
        </w:rPr>
        <w:t xml:space="preserve">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lastRenderedPageBreak/>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w:t>
      </w:r>
      <w:proofErr w:type="spellStart"/>
      <w:r w:rsidRPr="00D822A3">
        <w:rPr>
          <w:lang w:val="en-GB"/>
        </w:rPr>
        <w:t>goto</w:t>
      </w:r>
      <w:proofErr w:type="spellEnd"/>
      <w:r w:rsidRPr="00D822A3">
        <w:rPr>
          <w:lang w:val="en-GB"/>
        </w:rPr>
        <w:t xml:space="preserve">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 xml:space="preserve">with the label name as key and the </w:t>
      </w:r>
      <w:proofErr w:type="spellStart"/>
      <w:r w:rsidR="00567F5C" w:rsidRPr="00D822A3">
        <w:rPr>
          <w:lang w:val="en-GB"/>
        </w:rPr>
        <w:t>goto</w:t>
      </w:r>
      <w:proofErr w:type="spellEnd"/>
      <w:r w:rsidR="00567F5C" w:rsidRPr="00D822A3">
        <w:rPr>
          <w:lang w:val="en-GB"/>
        </w:rPr>
        <w:t xml:space="preserve">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 xml:space="preserve">start by adding middle code holding a </w:t>
      </w:r>
      <w:proofErr w:type="spellStart"/>
      <w:r w:rsidR="00D371A3" w:rsidRPr="00D822A3">
        <w:rPr>
          <w:highlight w:val="white"/>
          <w:lang w:val="en-GB"/>
        </w:rPr>
        <w:t>goto</w:t>
      </w:r>
      <w:proofErr w:type="spellEnd"/>
      <w:r w:rsidR="00D371A3" w:rsidRPr="00D822A3">
        <w:rPr>
          <w:highlight w:val="white"/>
          <w:lang w:val="en-GB"/>
        </w:rPr>
        <w:t xml:space="preserve">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w:t>
      </w:r>
      <w:proofErr w:type="spellStart"/>
      <w:r w:rsidRPr="00D822A3">
        <w:rPr>
          <w:highlight w:val="white"/>
          <w:lang w:val="en-GB"/>
        </w:rPr>
        <w:t>goto</w:t>
      </w:r>
      <w:proofErr w:type="spellEnd"/>
      <w:r w:rsidRPr="00D822A3">
        <w:rPr>
          <w:highlight w:val="white"/>
          <w:lang w:val="en-GB"/>
        </w:rPr>
        <w:t xml:space="preserve"> set map, we </w:t>
      </w:r>
      <w:r w:rsidR="00C04A59" w:rsidRPr="00D822A3">
        <w:rPr>
          <w:highlight w:val="white"/>
          <w:lang w:val="en-GB"/>
        </w:rPr>
        <w:t xml:space="preserve">look up the </w:t>
      </w:r>
      <w:proofErr w:type="spellStart"/>
      <w:r w:rsidR="00C04A59" w:rsidRPr="00D822A3">
        <w:rPr>
          <w:highlight w:val="white"/>
          <w:lang w:val="en-GB"/>
        </w:rPr>
        <w:t>goto</w:t>
      </w:r>
      <w:proofErr w:type="spellEnd"/>
      <w:r w:rsidR="00C04A59" w:rsidRPr="00D822A3">
        <w:rPr>
          <w:highlight w:val="white"/>
          <w:lang w:val="en-GB"/>
        </w:rPr>
        <w:t xml:space="preserve"> set and a the </w:t>
      </w:r>
      <w:proofErr w:type="spellStart"/>
      <w:r w:rsidR="00C04A59" w:rsidRPr="00D822A3">
        <w:rPr>
          <w:highlight w:val="white"/>
          <w:lang w:val="en-GB"/>
        </w:rPr>
        <w:t>goto</w:t>
      </w:r>
      <w:proofErr w:type="spellEnd"/>
      <w:r w:rsidR="00C04A59" w:rsidRPr="00D822A3">
        <w:rPr>
          <w:highlight w:val="white"/>
          <w:lang w:val="en-GB"/>
        </w:rPr>
        <w:t xml:space="preserve">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w:t>
      </w:r>
      <w:proofErr w:type="spellStart"/>
      <w:r w:rsidRPr="00D822A3">
        <w:rPr>
          <w:highlight w:val="white"/>
          <w:lang w:val="en-GB"/>
        </w:rPr>
        <w:t>goto</w:t>
      </w:r>
      <w:proofErr w:type="spellEnd"/>
      <w:r w:rsidRPr="00D822A3">
        <w:rPr>
          <w:highlight w:val="white"/>
          <w:lang w:val="en-GB"/>
        </w:rPr>
        <w:t xml:space="preserve"> set map, we create a new </w:t>
      </w:r>
      <w:proofErr w:type="spellStart"/>
      <w:r w:rsidRPr="00D822A3">
        <w:rPr>
          <w:highlight w:val="white"/>
          <w:lang w:val="en-GB"/>
        </w:rPr>
        <w:t>goto</w:t>
      </w:r>
      <w:proofErr w:type="spellEnd"/>
      <w:r w:rsidRPr="00D822A3">
        <w:rPr>
          <w:highlight w:val="white"/>
          <w:lang w:val="en-GB"/>
        </w:rPr>
        <w:t xml:space="preserve"> set to which we add the </w:t>
      </w:r>
      <w:proofErr w:type="spellStart"/>
      <w:r w:rsidRPr="00D822A3">
        <w:rPr>
          <w:highlight w:val="white"/>
          <w:lang w:val="en-GB"/>
        </w:rPr>
        <w:t>goto</w:t>
      </w:r>
      <w:proofErr w:type="spellEnd"/>
      <w:r w:rsidRPr="00D822A3">
        <w:rPr>
          <w:highlight w:val="white"/>
          <w:lang w:val="en-GB"/>
        </w:rPr>
        <w:t xml:space="preserve"> instruction, and then we add the label name and </w:t>
      </w:r>
      <w:proofErr w:type="spellStart"/>
      <w:r w:rsidRPr="00D822A3">
        <w:rPr>
          <w:highlight w:val="white"/>
          <w:lang w:val="en-GB"/>
        </w:rPr>
        <w:t>goto</w:t>
      </w:r>
      <w:proofErr w:type="spellEnd"/>
      <w:r w:rsidRPr="00D822A3">
        <w:rPr>
          <w:highlight w:val="white"/>
          <w:lang w:val="en-GB"/>
        </w:rPr>
        <w:t xml:space="preserve"> set to the </w:t>
      </w:r>
      <w:proofErr w:type="spellStart"/>
      <w:r w:rsidRPr="00D822A3">
        <w:rPr>
          <w:highlight w:val="white"/>
          <w:lang w:val="en-GB"/>
        </w:rPr>
        <w:t>the</w:t>
      </w:r>
      <w:proofErr w:type="spellEnd"/>
      <w:r w:rsidRPr="00D822A3">
        <w:rPr>
          <w:highlight w:val="white"/>
          <w:lang w:val="en-GB"/>
        </w:rPr>
        <w:t xml:space="preserve"> </w:t>
      </w:r>
      <w:proofErr w:type="spellStart"/>
      <w:r w:rsidRPr="00D822A3">
        <w:rPr>
          <w:highlight w:val="white"/>
          <w:lang w:val="en-GB"/>
        </w:rPr>
        <w:t>goto</w:t>
      </w:r>
      <w:proofErr w:type="spellEnd"/>
      <w:r w:rsidRPr="00D822A3">
        <w:rPr>
          <w:highlight w:val="white"/>
          <w:lang w:val="en-GB"/>
        </w:rPr>
        <w:t xml:space="preserve"> set map. </w:t>
      </w:r>
      <w:r w:rsidR="009B4D10" w:rsidRPr="00D822A3">
        <w:rPr>
          <w:highlight w:val="white"/>
          <w:lang w:val="en-GB"/>
        </w:rPr>
        <w:t xml:space="preserve">This situation occurs </w:t>
      </w:r>
      <w:r w:rsidR="004919A7" w:rsidRPr="00D822A3">
        <w:rPr>
          <w:highlight w:val="white"/>
          <w:lang w:val="en-GB"/>
        </w:rPr>
        <w:t xml:space="preserve">when we encounter the </w:t>
      </w:r>
      <w:proofErr w:type="spellStart"/>
      <w:r w:rsidR="004919A7" w:rsidRPr="00D822A3">
        <w:rPr>
          <w:highlight w:val="white"/>
          <w:lang w:val="en-GB"/>
        </w:rPr>
        <w:t>the</w:t>
      </w:r>
      <w:proofErr w:type="spellEnd"/>
      <w:r w:rsidR="004919A7" w:rsidRPr="00D822A3">
        <w:rPr>
          <w:highlight w:val="white"/>
          <w:lang w:val="en-GB"/>
        </w:rPr>
        <w:t xml:space="preserv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 xml:space="preserve">ith the </w:t>
      </w:r>
      <w:proofErr w:type="spellStart"/>
      <w:r w:rsidR="005441CF" w:rsidRPr="00D822A3">
        <w:rPr>
          <w:highlight w:val="white"/>
          <w:lang w:val="en-GB"/>
        </w:rPr>
        <w:t>goto</w:t>
      </w:r>
      <w:proofErr w:type="spellEnd"/>
      <w:r w:rsidR="005441CF" w:rsidRPr="00D822A3">
        <w:rPr>
          <w:highlight w:val="white"/>
          <w:lang w:val="en-GB"/>
        </w:rPr>
        <w:t xml:space="preserve">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proofErr w:type="gramStart"/>
      <w:r w:rsidR="00CD3573" w:rsidRPr="00D822A3">
        <w:rPr>
          <w:highlight w:val="white"/>
          <w:lang w:val="en-GB"/>
        </w:rPr>
        <w:t>Its</w:t>
      </w:r>
      <w:proofErr w:type="gramEnd"/>
      <w:r w:rsidR="00CD3573" w:rsidRPr="00D822A3">
        <w:rPr>
          <w:highlight w:val="white"/>
          <w:lang w:val="en-GB"/>
        </w:rPr>
        <w:t xml:space="preserve"> iterates through the </w:t>
      </w:r>
      <w:proofErr w:type="spellStart"/>
      <w:r w:rsidR="00CD3573" w:rsidRPr="00D822A3">
        <w:rPr>
          <w:highlight w:val="white"/>
          <w:lang w:val="en-GB"/>
        </w:rPr>
        <w:t>goto</w:t>
      </w:r>
      <w:proofErr w:type="spellEnd"/>
      <w:r w:rsidR="00CD3573" w:rsidRPr="00D822A3">
        <w:rPr>
          <w:highlight w:val="white"/>
          <w:lang w:val="en-GB"/>
        </w:rPr>
        <w:t xml:space="preserve"> set map</w:t>
      </w:r>
      <w:r w:rsidR="00535E66" w:rsidRPr="00D822A3">
        <w:rPr>
          <w:highlight w:val="white"/>
          <w:lang w:val="en-GB"/>
        </w:rPr>
        <w:t xml:space="preserve"> and, for each label name, we look up the label middle code instruction and backpatch the </w:t>
      </w:r>
      <w:proofErr w:type="spellStart"/>
      <w:r w:rsidR="00535E66" w:rsidRPr="00D822A3">
        <w:rPr>
          <w:highlight w:val="white"/>
          <w:lang w:val="en-GB"/>
        </w:rPr>
        <w:t>goto</w:t>
      </w:r>
      <w:proofErr w:type="spellEnd"/>
      <w:r w:rsidR="00535E66" w:rsidRPr="00D822A3">
        <w:rPr>
          <w:highlight w:val="white"/>
          <w:lang w:val="en-GB"/>
        </w:rPr>
        <w:t xml:space="preserve">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 xml:space="preserve">a key in the label map, we have a </w:t>
      </w:r>
      <w:proofErr w:type="spellStart"/>
      <w:r w:rsidR="00DD2FB6" w:rsidRPr="00D822A3">
        <w:rPr>
          <w:highlight w:val="white"/>
          <w:lang w:val="en-GB"/>
        </w:rPr>
        <w:t>goto</w:t>
      </w:r>
      <w:proofErr w:type="spellEnd"/>
      <w:r w:rsidR="00DD2FB6" w:rsidRPr="00D822A3">
        <w:rPr>
          <w:highlight w:val="white"/>
          <w:lang w:val="en-GB"/>
        </w:rPr>
        <w:t xml:space="preserve">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2" w:name="_Toc54625041"/>
      <w:r w:rsidRPr="00D822A3">
        <w:rPr>
          <w:lang w:val="en-GB"/>
        </w:rPr>
        <w:lastRenderedPageBreak/>
        <w:t>Return Statement</w:t>
      </w:r>
      <w:bookmarkEnd w:id="15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proofErr w:type="spellStart"/>
      <w:r w:rsidRPr="00D822A3">
        <w:rPr>
          <w:rStyle w:val="CodeInText"/>
          <w:lang w:val="en-GB"/>
        </w:rPr>
        <w:t>generateReturnStatement</w:t>
      </w:r>
      <w:proofErr w:type="spellEnd"/>
      <w:r w:rsidRPr="00D822A3">
        <w:rPr>
          <w:lang w:val="en-GB"/>
        </w:rPr>
        <w:t xml:space="preserve"> method is </w:t>
      </w:r>
      <w:proofErr w:type="spellStart"/>
      <w:r w:rsidRPr="00D822A3">
        <w:rPr>
          <w:lang w:val="en-GB"/>
        </w:rPr>
        <w:t>surprisely</w:t>
      </w:r>
      <w:proofErr w:type="spellEnd"/>
      <w:r w:rsidRPr="00D822A3">
        <w:rPr>
          <w:lang w:val="en-GB"/>
        </w:rPr>
        <w:t xml:space="preserve">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 xml:space="preserve">If the </w:t>
      </w:r>
      <w:proofErr w:type="spellStart"/>
      <w:r w:rsidRPr="00D822A3">
        <w:rPr>
          <w:lang w:val="en-GB"/>
        </w:rPr>
        <w:t>sorrounding</w:t>
      </w:r>
      <w:proofErr w:type="spellEnd"/>
      <w:r w:rsidRPr="00D822A3">
        <w:rPr>
          <w:lang w:val="en-GB"/>
        </w:rPr>
        <w:t xml:space="preserve"> function returns a pointer and the expression type is array, we compare the pointer type with array type. If the return expression is a </w:t>
      </w:r>
      <w:proofErr w:type="gramStart"/>
      <w:r w:rsidRPr="00D822A3">
        <w:rPr>
          <w:lang w:val="en-GB"/>
        </w:rPr>
        <w:t>string</w:t>
      </w:r>
      <w:proofErr w:type="gramEnd"/>
      <w:r w:rsidRPr="00D822A3">
        <w:rPr>
          <w:lang w:val="en-GB"/>
        </w:rPr>
        <w:t xml:space="preserve">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w:t>
      </w:r>
      <w:proofErr w:type="gramStart"/>
      <w:r w:rsidRPr="00D822A3">
        <w:rPr>
          <w:lang w:val="en-GB"/>
        </w:rPr>
        <w:t>has to</w:t>
      </w:r>
      <w:proofErr w:type="gramEnd"/>
      <w:r w:rsidRPr="00D822A3">
        <w:rPr>
          <w:lang w:val="en-GB"/>
        </w:rPr>
        <w:t xml:space="preserve">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w:t>
      </w:r>
      <w:proofErr w:type="gramStart"/>
      <w:r w:rsidRPr="00D822A3">
        <w:rPr>
          <w:lang w:val="en-GB"/>
        </w:rPr>
        <w:t>expression</w:t>
      </w:r>
      <w:proofErr w:type="gramEnd"/>
      <w:r w:rsidRPr="00D822A3">
        <w:rPr>
          <w:lang w:val="en-GB"/>
        </w:rPr>
        <w:t xml:space="preserve">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proofErr w:type="spellStart"/>
      <w:r w:rsidRPr="00D822A3">
        <w:rPr>
          <w:lang w:val="en-GB"/>
        </w:rPr>
        <w:t>MainParser.cs</w:t>
      </w:r>
      <w:proofErr w:type="spellEnd"/>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proofErr w:type="spellStart"/>
      <w:r w:rsidRPr="00D822A3">
        <w:rPr>
          <w:lang w:val="en-GB"/>
        </w:rPr>
        <w:t>MiddleCodeGenerator.cs</w:t>
      </w:r>
      <w:proofErr w:type="spellEnd"/>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 xml:space="preserve">If it </w:t>
      </w:r>
      <w:proofErr w:type="gramStart"/>
      <w:r w:rsidR="00EE7DF5" w:rsidRPr="00D822A3">
        <w:rPr>
          <w:highlight w:val="white"/>
          <w:lang w:val="en-GB"/>
        </w:rPr>
        <w:t>does</w:t>
      </w:r>
      <w:proofErr w:type="gramEnd"/>
      <w:r w:rsidR="00EE7DF5" w:rsidRPr="00D822A3">
        <w:rPr>
          <w:highlight w:val="white"/>
          <w:lang w:val="en-GB"/>
        </w:rPr>
        <w:t xml:space="preserve">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11DFAF2" w:rsidR="005762AE" w:rsidRPr="00D822A3" w:rsidRDefault="005762AE" w:rsidP="005762AE">
      <w:pPr>
        <w:pStyle w:val="Code"/>
        <w:rPr>
          <w:highlight w:val="white"/>
          <w:lang w:val="en-GB"/>
        </w:rPr>
      </w:pPr>
      <w:r w:rsidRPr="00D822A3">
        <w:rPr>
          <w:highlight w:val="white"/>
          <w:lang w:val="en-GB"/>
        </w:rPr>
        <w:t xml:space="preserve">                      null, expression.Symbol);</w:t>
      </w:r>
    </w:p>
    <w:p w14:paraId="4B8188B5" w14:textId="56CA1781" w:rsidR="00AC571D" w:rsidRPr="00D822A3" w:rsidRDefault="00AC571D" w:rsidP="005762AE">
      <w:pPr>
        <w:pStyle w:val="Code"/>
        <w:rPr>
          <w:highlight w:val="white"/>
          <w:lang w:val="en-GB"/>
        </w:rPr>
      </w:pPr>
      <w:r w:rsidRPr="00D822A3">
        <w:rPr>
          <w:highlight w:val="white"/>
          <w:lang w:val="en-GB"/>
        </w:rPr>
        <w:lastRenderedPageBreak/>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7777777" w:rsidR="00CB4B89" w:rsidRPr="00D822A3" w:rsidRDefault="00CB4B89" w:rsidP="00CB4B89">
      <w:pPr>
        <w:pStyle w:val="Code"/>
        <w:rPr>
          <w:highlight w:val="white"/>
          <w:lang w:val="en-GB"/>
        </w:rPr>
      </w:pPr>
      <w:r w:rsidRPr="00D822A3">
        <w:rPr>
          <w:highlight w:val="white"/>
          <w:lang w:val="en-GB"/>
        </w:rPr>
        <w:t xml:space="preserve">        AddMiddleCode(codeList, MiddleOperator.Return);</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3" w:name="_Toc54625042"/>
      <w:r w:rsidRPr="00D822A3">
        <w:rPr>
          <w:lang w:val="en-GB"/>
        </w:rPr>
        <w:t>Optional Expression Statement</w:t>
      </w:r>
      <w:bookmarkEnd w:id="15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425A9927" w:rsidR="006A7B9E" w:rsidRPr="00D822A3" w:rsidRDefault="006A7B9E" w:rsidP="006A7B9E">
      <w:pPr>
        <w:rPr>
          <w:lang w:val="en-GB"/>
        </w:rPr>
      </w:pPr>
      <w:r w:rsidRPr="00D822A3">
        <w:rPr>
          <w:lang w:val="en-GB"/>
        </w:rPr>
        <w:t xml:space="preserve">An expression statement is an optional expression followed by a semicolon. The expression is </w:t>
      </w:r>
      <w:proofErr w:type="gramStart"/>
      <w:r w:rsidRPr="00D822A3">
        <w:rPr>
          <w:lang w:val="en-GB"/>
        </w:rPr>
        <w:t>evaluated</w:t>
      </w:r>
      <w:proofErr w:type="gramEnd"/>
      <w:r w:rsidRPr="00D822A3">
        <w:rPr>
          <w:lang w:val="en-GB"/>
        </w:rPr>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C2704A">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proofErr w:type="spellStart"/>
      <w:r w:rsidRPr="00D822A3">
        <w:rPr>
          <w:highlight w:val="white"/>
          <w:lang w:val="en-GB"/>
        </w:rPr>
        <w:t>MainParser.gppg</w:t>
      </w:r>
      <w:proofErr w:type="spellEnd"/>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proofErr w:type="spellStart"/>
      <w:r w:rsidRPr="00D822A3">
        <w:rPr>
          <w:lang w:val="en-GB"/>
        </w:rPr>
        <w:t>MiddleCodeGenerator.cs</w:t>
      </w:r>
      <w:proofErr w:type="spellEnd"/>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4" w:name="_Toc54625043"/>
      <w:r w:rsidRPr="00D822A3">
        <w:rPr>
          <w:lang w:val="en-GB"/>
        </w:rPr>
        <w:t>Block Statement</w:t>
      </w:r>
      <w:bookmarkEnd w:id="15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 xml:space="preserve">The block statement simple, a block is just a list of statements surrounded by brackets. Since </w:t>
      </w:r>
      <w:proofErr w:type="gramStart"/>
      <w:r w:rsidRPr="00D822A3">
        <w:rPr>
          <w:lang w:val="en-GB"/>
        </w:rPr>
        <w:t>a two variables</w:t>
      </w:r>
      <w:proofErr w:type="gramEnd"/>
      <w:r w:rsidRPr="00D822A3">
        <w:rPr>
          <w:lang w:val="en-GB"/>
        </w:rPr>
        <w:t xml:space="preserve">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proofErr w:type="spellStart"/>
      <w:r w:rsidRPr="00D822A3">
        <w:rPr>
          <w:lang w:val="en-GB"/>
        </w:rPr>
        <w:t>MainParser.cs</w:t>
      </w:r>
      <w:proofErr w:type="spellEnd"/>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lastRenderedPageBreak/>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00FFDB4A" w14:textId="77777777" w:rsidR="002C67F5" w:rsidRPr="00D822A3" w:rsidRDefault="002C67F5" w:rsidP="002C67F5">
      <w:pPr>
        <w:pStyle w:val="Code"/>
        <w:rPr>
          <w:highlight w:val="white"/>
          <w:lang w:val="en-GB"/>
        </w:rPr>
      </w:pPr>
      <w:r w:rsidRPr="00D822A3">
        <w:rPr>
          <w:highlight w:val="white"/>
          <w:lang w:val="en-GB"/>
        </w:rPr>
        <w:t xml:space="preserve">    optional_statement_list RIGHT_BLOCK {</w:t>
      </w:r>
    </w:p>
    <w:p w14:paraId="728C4473"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0A2AF42E" w14:textId="77777777" w:rsidR="002C67F5" w:rsidRPr="00D822A3" w:rsidRDefault="002C67F5" w:rsidP="002C67F5">
      <w:pPr>
        <w:pStyle w:val="Code"/>
        <w:rPr>
          <w:highlight w:val="white"/>
          <w:lang w:val="en-GB"/>
        </w:rPr>
      </w:pPr>
      <w:r w:rsidRPr="00D822A3">
        <w:rPr>
          <w:highlight w:val="white"/>
          <w:lang w:val="en-GB"/>
        </w:rPr>
        <w:t xml:space="preserve">        SymbolTable.CurrentTable.ParentTable;</w:t>
      </w:r>
    </w:p>
    <w:p w14:paraId="2CE6463B" w14:textId="77777777" w:rsidR="002C67F5" w:rsidRPr="00D822A3" w:rsidRDefault="002C67F5" w:rsidP="002C67F5">
      <w:pPr>
        <w:pStyle w:val="Code"/>
        <w:rPr>
          <w:highlight w:val="white"/>
          <w:lang w:val="en-GB"/>
        </w:rPr>
      </w:pPr>
      <w:r w:rsidRPr="00D822A3">
        <w:rPr>
          <w:highlight w:val="white"/>
          <w:lang w:val="en-GB"/>
        </w:rPr>
        <w:t xml:space="preserve">      $$ = $3;</w:t>
      </w:r>
    </w:p>
    <w:p w14:paraId="279A7C8A" w14:textId="19F79A2E" w:rsidR="002C67F5" w:rsidRPr="00D822A3" w:rsidRDefault="002C67F5" w:rsidP="002C67F5">
      <w:pPr>
        <w:pStyle w:val="Code"/>
        <w:rPr>
          <w:highlight w:val="white"/>
          <w:lang w:val="en-GB"/>
        </w:rPr>
      </w:pPr>
      <w:r w:rsidRPr="00D822A3">
        <w:rPr>
          <w:highlight w:val="white"/>
          <w:lang w:val="en-GB"/>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 xml:space="preserve">In case of </w:t>
      </w:r>
      <w:proofErr w:type="gramStart"/>
      <w:r w:rsidRPr="00D822A3">
        <w:rPr>
          <w:highlight w:val="white"/>
          <w:lang w:val="en-GB"/>
        </w:rPr>
        <w:t>an</w:t>
      </w:r>
      <w:proofErr w:type="gramEnd"/>
      <w:r w:rsidRPr="00D822A3">
        <w:rPr>
          <w:highlight w:val="white"/>
          <w:lang w:val="en-GB"/>
        </w:rPr>
        <w:t xml:space="preserve">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5" w:name="_Toc54625044"/>
      <w:r w:rsidRPr="00D822A3">
        <w:rPr>
          <w:lang w:val="en-GB"/>
        </w:rPr>
        <w:t>Declaration Statement</w:t>
      </w:r>
      <w:bookmarkEnd w:id="15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1EC673F1" w:rsidR="004D5DB0" w:rsidRPr="00D822A3" w:rsidRDefault="00FB6AA4" w:rsidP="00FB6AA4">
      <w:pPr>
        <w:pStyle w:val="CodeHeader"/>
        <w:rPr>
          <w:lang w:val="en-GB"/>
        </w:rPr>
      </w:pPr>
      <w:proofErr w:type="spellStart"/>
      <w:r w:rsidRPr="00D822A3">
        <w:rPr>
          <w:lang w:val="en-GB"/>
        </w:rPr>
        <w:t>MainParser.cs</w:t>
      </w:r>
      <w:proofErr w:type="spellEnd"/>
    </w:p>
    <w:p w14:paraId="03A46F95" w14:textId="77777777" w:rsidR="00FB6AA4" w:rsidRPr="00D822A3" w:rsidRDefault="00FB6AA4" w:rsidP="00FB6AA4">
      <w:pPr>
        <w:pStyle w:val="Code"/>
        <w:rPr>
          <w:highlight w:val="white"/>
          <w:lang w:val="en-GB"/>
        </w:rPr>
      </w:pPr>
      <w:r w:rsidRPr="00D822A3">
        <w:rPr>
          <w:highlight w:val="white"/>
          <w:lang w:val="en-GB"/>
        </w:rPr>
        <w:t>closed_statement:</w:t>
      </w:r>
    </w:p>
    <w:p w14:paraId="6E2CDC04" w14:textId="4AC26127" w:rsidR="00FB6AA4" w:rsidRPr="00D822A3" w:rsidRDefault="00FB6AA4" w:rsidP="00FB6AA4">
      <w:pPr>
        <w:pStyle w:val="Code"/>
        <w:rPr>
          <w:highlight w:val="white"/>
          <w:lang w:val="en-GB"/>
        </w:rPr>
      </w:pPr>
      <w:r w:rsidRPr="00D822A3">
        <w:rPr>
          <w:highlight w:val="white"/>
          <w:lang w:val="en-GB"/>
        </w:rPr>
        <w:t xml:space="preserve">    declaration {</w:t>
      </w:r>
    </w:p>
    <w:p w14:paraId="4A016895" w14:textId="1E15E665" w:rsidR="00FB6AA4" w:rsidRPr="00D822A3" w:rsidRDefault="00FB6AA4" w:rsidP="00FB6AA4">
      <w:pPr>
        <w:pStyle w:val="Code"/>
        <w:rPr>
          <w:highlight w:val="white"/>
          <w:lang w:val="en-GB"/>
        </w:rPr>
      </w:pPr>
      <w:r w:rsidRPr="00D822A3">
        <w:rPr>
          <w:highlight w:val="white"/>
          <w:lang w:val="en-GB"/>
        </w:rPr>
        <w:t xml:space="preserve">      $$ = new Statement($1);</w:t>
      </w:r>
    </w:p>
    <w:p w14:paraId="331601F5" w14:textId="77777777" w:rsidR="00FB6AA4" w:rsidRPr="00D822A3" w:rsidRDefault="00FB6AA4" w:rsidP="00FB6AA4">
      <w:pPr>
        <w:pStyle w:val="Code"/>
        <w:rPr>
          <w:highlight w:val="white"/>
          <w:lang w:val="en-GB"/>
        </w:rPr>
      </w:pPr>
      <w:r w:rsidRPr="00D822A3">
        <w:rPr>
          <w:highlight w:val="white"/>
          <w:lang w:val="en-GB"/>
        </w:rPr>
        <w:t xml:space="preserve">    }</w:t>
      </w:r>
    </w:p>
    <w:p w14:paraId="0A738E58" w14:textId="77777777" w:rsidR="00017213" w:rsidRPr="00D822A3" w:rsidRDefault="00017213" w:rsidP="00017213">
      <w:pPr>
        <w:pStyle w:val="Rubrik3"/>
        <w:tabs>
          <w:tab w:val="num" w:pos="360"/>
        </w:tabs>
        <w:rPr>
          <w:lang w:val="en-GB"/>
        </w:rPr>
      </w:pPr>
      <w:bookmarkStart w:id="156" w:name="_Toc54625045"/>
      <w:r w:rsidRPr="00D822A3">
        <w:rPr>
          <w:lang w:val="en-GB"/>
        </w:rPr>
        <w:t>Jump Register Statements</w:t>
      </w:r>
      <w:bookmarkEnd w:id="156"/>
    </w:p>
    <w:p w14:paraId="0E286EA8" w14:textId="77777777" w:rsidR="00017213" w:rsidRPr="00D822A3" w:rsidRDefault="00017213" w:rsidP="00017213">
      <w:pPr>
        <w:rPr>
          <w:lang w:val="en-GB"/>
        </w:rPr>
      </w:pPr>
      <w:r w:rsidRPr="00D822A3">
        <w:rPr>
          <w:lang w:val="en-GB"/>
        </w:rPr>
        <w:t xml:space="preserve">When performing a call to a function which address is stored in a pointer </w:t>
      </w:r>
      <w:proofErr w:type="gramStart"/>
      <w:r w:rsidRPr="00D822A3">
        <w:rPr>
          <w:lang w:val="en-GB"/>
        </w:rPr>
        <w:t>variables</w:t>
      </w:r>
      <w:proofErr w:type="gramEnd"/>
      <w:r w:rsidRPr="00D822A3">
        <w:rPr>
          <w:lang w:val="en-GB"/>
        </w:rPr>
        <w:t xml:space="preserve"> we need to store the address in a register and jump to that register.</w:t>
      </w:r>
    </w:p>
    <w:p w14:paraId="4029EEB6" w14:textId="77777777" w:rsidR="00017213" w:rsidRPr="00D822A3" w:rsidRDefault="00017213" w:rsidP="00017213">
      <w:pPr>
        <w:pStyle w:val="CodeHeader"/>
        <w:rPr>
          <w:lang w:val="en-GB"/>
        </w:rPr>
      </w:pPr>
      <w:proofErr w:type="spellStart"/>
      <w:r w:rsidRPr="00D822A3">
        <w:rPr>
          <w:lang w:val="en-GB"/>
        </w:rPr>
        <w:t>MainParser.gppg</w:t>
      </w:r>
      <w:proofErr w:type="spellEnd"/>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7" w:name="_Toc54625046"/>
      <w:r w:rsidRPr="00D822A3">
        <w:rPr>
          <w:lang w:val="en-GB"/>
        </w:rPr>
        <w:lastRenderedPageBreak/>
        <w:t>Interrupt Statements</w:t>
      </w:r>
      <w:bookmarkEnd w:id="15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proofErr w:type="spellStart"/>
      <w:r w:rsidRPr="00D822A3">
        <w:rPr>
          <w:lang w:val="en-GB"/>
        </w:rPr>
        <w:t>MainParser.gppg</w:t>
      </w:r>
      <w:proofErr w:type="spellEnd"/>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8" w:name="_Toc54625047"/>
      <w:r w:rsidRPr="00D822A3">
        <w:rPr>
          <w:lang w:val="en-GB"/>
        </w:rPr>
        <w:t>System Call Statements</w:t>
      </w:r>
      <w:bookmarkEnd w:id="15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proofErr w:type="spellStart"/>
      <w:r w:rsidRPr="00D822A3">
        <w:rPr>
          <w:lang w:val="en-GB"/>
        </w:rPr>
        <w:t>MainParser.gppg</w:t>
      </w:r>
      <w:proofErr w:type="spellEnd"/>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9" w:name="_Toc54625048"/>
      <w:r w:rsidRPr="00D822A3">
        <w:rPr>
          <w:lang w:val="en-GB"/>
        </w:rPr>
        <w:t>Expression</w:t>
      </w:r>
      <w:r w:rsidR="00FE4E0C" w:rsidRPr="00D822A3">
        <w:rPr>
          <w:lang w:val="en-GB"/>
        </w:rPr>
        <w:t>s</w:t>
      </w:r>
      <w:bookmarkEnd w:id="159"/>
    </w:p>
    <w:p w14:paraId="30F881BE" w14:textId="77777777" w:rsidR="00733710" w:rsidRDefault="00733710" w:rsidP="00733710">
      <w:pPr>
        <w:pStyle w:val="Rubrik3"/>
        <w:rPr>
          <w:highlight w:val="white"/>
          <w:lang w:val="en-GB"/>
        </w:rPr>
      </w:pPr>
      <w:bookmarkStart w:id="160" w:name="_Toc54625049"/>
      <w:r>
        <w:rPr>
          <w:highlight w:val="white"/>
          <w:lang w:val="en-GB"/>
        </w:rPr>
        <w:t>The Expression Class</w:t>
      </w:r>
      <w:bookmarkEnd w:id="160"/>
    </w:p>
    <w:p w14:paraId="48962F56" w14:textId="77777777" w:rsidR="00733710" w:rsidRPr="00D822A3" w:rsidRDefault="00733710" w:rsidP="00733710">
      <w:pPr>
        <w:pStyle w:val="CodeHeader"/>
        <w:rPr>
          <w:highlight w:val="white"/>
          <w:lang w:val="en-GB"/>
        </w:rPr>
      </w:pPr>
      <w:proofErr w:type="spellStart"/>
      <w:r w:rsidRPr="00D822A3">
        <w:rPr>
          <w:highlight w:val="white"/>
          <w:lang w:val="en-GB"/>
        </w:rPr>
        <w:t>Expression.cs</w:t>
      </w:r>
      <w:proofErr w:type="spellEnd"/>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lastRenderedPageBreak/>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proofErr w:type="spellStart"/>
      <w:r w:rsidRPr="00D822A3">
        <w:rPr>
          <w:highlight w:val="white"/>
          <w:lang w:val="en-GB"/>
        </w:rPr>
        <w:t>MainParser.cs</w:t>
      </w:r>
      <w:proofErr w:type="spellEnd"/>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proofErr w:type="spellStart"/>
      <w:r w:rsidRPr="00D822A3">
        <w:rPr>
          <w:highlight w:val="white"/>
          <w:lang w:val="en-GB"/>
        </w:rPr>
        <w:t>MiddleCodeGenerator.cs</w:t>
      </w:r>
      <w:proofErr w:type="spellEnd"/>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 xml:space="preserve">We return the symbol of the right </w:t>
      </w:r>
      <w:proofErr w:type="gramStart"/>
      <w:r w:rsidR="00D3214F">
        <w:rPr>
          <w:highlight w:val="white"/>
          <w:lang w:val="en-GB"/>
        </w:rPr>
        <w:t>expression</w:t>
      </w:r>
      <w:r w:rsidR="000B51B9">
        <w:rPr>
          <w:highlight w:val="white"/>
          <w:lang w:val="en-GB"/>
        </w:rPr>
        <w:t>, and</w:t>
      </w:r>
      <w:proofErr w:type="gramEnd"/>
      <w:r w:rsidR="000B51B9">
        <w:rPr>
          <w:highlight w:val="white"/>
          <w:lang w:val="en-GB"/>
        </w:rPr>
        <w:t xml:space="preserve">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lastRenderedPageBreak/>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1" w:name="_Toc54625050"/>
      <w:r w:rsidRPr="00D822A3">
        <w:rPr>
          <w:lang w:val="en-GB"/>
        </w:rPr>
        <w:t xml:space="preserve">The </w:t>
      </w:r>
      <w:r w:rsidR="009E1435" w:rsidRPr="00D822A3">
        <w:rPr>
          <w:lang w:val="en-GB"/>
        </w:rPr>
        <w:t>Assignment Expression</w:t>
      </w:r>
      <w:bookmarkEnd w:id="161"/>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proofErr w:type="spellStart"/>
      <w:r w:rsidRPr="00D822A3">
        <w:rPr>
          <w:highlight w:val="white"/>
          <w:lang w:val="en-GB"/>
        </w:rPr>
        <w:t>MainParser.cs</w:t>
      </w:r>
      <w:proofErr w:type="spellEnd"/>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proofErr w:type="spellStart"/>
      <w:r w:rsidRPr="00D822A3">
        <w:rPr>
          <w:highlight w:val="white"/>
          <w:lang w:val="en-GB"/>
        </w:rPr>
        <w:t>MiddleCodeGenerator.cs</w:t>
      </w:r>
      <w:proofErr w:type="spellEnd"/>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lastRenderedPageBreak/>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lastRenderedPageBreak/>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77777777" w:rsidR="00974137" w:rsidRPr="00D822A3" w:rsidRDefault="00974137" w:rsidP="00974137">
      <w:pPr>
        <w:pStyle w:val="Code"/>
        <w:rPr>
          <w:highlight w:val="white"/>
          <w:lang w:val="en-GB"/>
        </w:rPr>
      </w:pPr>
      <w:r w:rsidRPr="00D822A3">
        <w:rPr>
          <w:highlight w:val="white"/>
          <w:lang w:val="en-GB"/>
        </w:rPr>
        <w:t xml:space="preserve">        else {</w:t>
      </w: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lastRenderedPageBreak/>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2" w:name="_Toc54625051"/>
      <w:r w:rsidRPr="00D822A3">
        <w:rPr>
          <w:lang w:val="en-GB"/>
        </w:rPr>
        <w:t>The Condition Expression</w:t>
      </w:r>
      <w:bookmarkEnd w:id="162"/>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proofErr w:type="spellStart"/>
      <w:r w:rsidRPr="00D822A3">
        <w:rPr>
          <w:lang w:val="en-GB"/>
        </w:rPr>
        <w:t>MainParser.gppg</w:t>
      </w:r>
      <w:proofErr w:type="spellEnd"/>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proofErr w:type="spellStart"/>
      <w:r w:rsidRPr="00D822A3">
        <w:rPr>
          <w:highlight w:val="white"/>
          <w:lang w:val="en-GB"/>
        </w:rPr>
        <w:t>MiddleCodeGenerator.cs</w:t>
      </w:r>
      <w:proofErr w:type="spellEnd"/>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w:t>
      </w:r>
      <w:proofErr w:type="spellStart"/>
      <w:r w:rsidRPr="00D822A3">
        <w:rPr>
          <w:highlight w:val="white"/>
          <w:lang w:val="en-GB"/>
        </w:rPr>
        <w:t>backpathing</w:t>
      </w:r>
      <w:proofErr w:type="spellEnd"/>
      <w:r w:rsidRPr="00D822A3">
        <w:rPr>
          <w:highlight w:val="white"/>
          <w:lang w:val="en-GB"/>
        </w:rPr>
        <w:t xml:space="preserve">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lastRenderedPageBreak/>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8DFEA67" w14:textId="541D34BD" w:rsidR="008234C7" w:rsidRPr="00D822A3" w:rsidRDefault="00556929"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if (</w:t>
      </w:r>
      <w:r w:rsidR="00DD3073" w:rsidRPr="00D822A3">
        <w:rPr>
          <w:highlight w:val="white"/>
          <w:lang w:val="en-GB"/>
        </w:rPr>
        <w:t>!</w:t>
      </w:r>
      <w:r w:rsidR="008234C7" w:rsidRPr="00D822A3">
        <w:rPr>
          <w:highlight w:val="white"/>
          <w:lang w:val="en-GB"/>
        </w:rPr>
        <w:t>maxType.IsFloating()) {</w:t>
      </w:r>
    </w:p>
    <w:p w14:paraId="43535672"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 MiddleOperator.Assign,</w:t>
      </w:r>
    </w:p>
    <w:p w14:paraId="31FF9729" w14:textId="75DB3963"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trueExpression.Symbol);</w:t>
      </w:r>
    </w:p>
    <w:p w14:paraId="3556DADC" w14:textId="77777777" w:rsidR="008234C7" w:rsidRPr="00D822A3" w:rsidRDefault="008234C7" w:rsidP="008234C7">
      <w:pPr>
        <w:pStyle w:val="Code"/>
        <w:rPr>
          <w:highlight w:val="white"/>
          <w:lang w:val="en-GB"/>
        </w:rPr>
      </w:pPr>
      <w:r w:rsidRPr="00D822A3">
        <w:rPr>
          <w:highlight w:val="white"/>
          <w:lang w:val="en-GB"/>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proofErr w:type="gramStart"/>
      <w:r w:rsidRPr="00D822A3">
        <w:rPr>
          <w:highlight w:val="white"/>
          <w:lang w:val="en-GB"/>
        </w:rPr>
        <w:t>Similar to</w:t>
      </w:r>
      <w:proofErr w:type="gramEnd"/>
      <w:r w:rsidRPr="00D822A3">
        <w:rPr>
          <w:highlight w:val="white"/>
          <w:lang w:val="en-GB"/>
        </w:rPr>
        <w:t xml:space="preserve">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lastRenderedPageBreak/>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D822A3" w:rsidRDefault="008234C7" w:rsidP="008234C7">
      <w:pPr>
        <w:pStyle w:val="Code"/>
        <w:rPr>
          <w:highlight w:val="white"/>
          <w:lang w:val="en-GB"/>
        </w:rPr>
      </w:pPr>
      <w:r w:rsidRPr="00D822A3">
        <w:rPr>
          <w:highlight w:val="white"/>
          <w:lang w:val="en-GB"/>
        </w:rPr>
        <w:t xml:space="preserve">        if (!maxType.IsFloating()) {</w:t>
      </w:r>
    </w:p>
    <w:p w14:paraId="4E57F475" w14:textId="77777777" w:rsidR="00963E23" w:rsidRPr="00D822A3" w:rsidRDefault="008234C7" w:rsidP="008234C7">
      <w:pPr>
        <w:pStyle w:val="Code"/>
        <w:rPr>
          <w:highlight w:val="white"/>
          <w:lang w:val="en-GB"/>
        </w:rPr>
      </w:pPr>
      <w:r w:rsidRPr="00D822A3">
        <w:rPr>
          <w:highlight w:val="white"/>
          <w:lang w:val="en-GB"/>
        </w:rPr>
        <w:t xml:space="preserve">          AddMiddleCode(falseExpression.LongList, MiddleOperator.Assign,</w:t>
      </w:r>
    </w:p>
    <w:p w14:paraId="23F35466" w14:textId="73DD7CC4"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falseExpression.Symbol);</w:t>
      </w:r>
    </w:p>
    <w:p w14:paraId="48F98793" w14:textId="77777777" w:rsidR="008234C7" w:rsidRPr="00D822A3" w:rsidRDefault="008234C7" w:rsidP="008234C7">
      <w:pPr>
        <w:pStyle w:val="Code"/>
        <w:rPr>
          <w:highlight w:val="white"/>
          <w:lang w:val="en-GB"/>
        </w:rPr>
      </w:pPr>
      <w:r w:rsidRPr="00D822A3">
        <w:rPr>
          <w:highlight w:val="white"/>
          <w:lang w:val="en-GB"/>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3" w:name="_Toc54625052"/>
      <w:r w:rsidRPr="00D822A3">
        <w:rPr>
          <w:lang w:val="en-GB"/>
        </w:rPr>
        <w:t>Constant Expression</w:t>
      </w:r>
      <w:bookmarkEnd w:id="163"/>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 xml:space="preserve">expression is a conditional </w:t>
      </w:r>
      <w:proofErr w:type="gramStart"/>
      <w:r w:rsidR="00122096" w:rsidRPr="00D822A3">
        <w:rPr>
          <w:lang w:val="en-GB"/>
        </w:rPr>
        <w:t>expression, since</w:t>
      </w:r>
      <w:proofErr w:type="gramEnd"/>
      <w:r w:rsidR="00122096" w:rsidRPr="00D822A3">
        <w:rPr>
          <w:lang w:val="en-GB"/>
        </w:rPr>
        <w:t xml:space="preserve"> it cannot hold commas or assignments.</w:t>
      </w:r>
    </w:p>
    <w:p w14:paraId="63C8CB4F" w14:textId="0786663A" w:rsidR="00E5121F" w:rsidRPr="00D822A3" w:rsidRDefault="00E5121F" w:rsidP="00E5121F">
      <w:pPr>
        <w:pStyle w:val="CodeHeader"/>
        <w:rPr>
          <w:lang w:val="en-GB"/>
        </w:rPr>
      </w:pPr>
      <w:proofErr w:type="spellStart"/>
      <w:r w:rsidRPr="00D822A3">
        <w:rPr>
          <w:lang w:val="en-GB"/>
        </w:rPr>
        <w:t>MainParser.cs</w:t>
      </w:r>
      <w:proofErr w:type="spellEnd"/>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lastRenderedPageBreak/>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proofErr w:type="spellStart"/>
      <w:r w:rsidRPr="00D822A3">
        <w:rPr>
          <w:highlight w:val="white"/>
          <w:lang w:val="en-GB"/>
        </w:rPr>
        <w:t>MiddleCodeGenerator.cs</w:t>
      </w:r>
      <w:proofErr w:type="spellEnd"/>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4" w:name="_Toc54625053"/>
      <w:r w:rsidRPr="00D822A3">
        <w:rPr>
          <w:lang w:val="en-GB"/>
        </w:rPr>
        <w:t>Logical Expression</w:t>
      </w:r>
      <w:r w:rsidR="00F4495B" w:rsidRPr="00D822A3">
        <w:rPr>
          <w:lang w:val="en-GB"/>
        </w:rPr>
        <w:t>s</w:t>
      </w:r>
      <w:bookmarkEnd w:id="164"/>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proofErr w:type="spellStart"/>
      <w:r w:rsidRPr="00D822A3">
        <w:rPr>
          <w:lang w:val="en-GB"/>
        </w:rPr>
        <w:t>MainParser.cs</w:t>
      </w:r>
      <w:proofErr w:type="spellEnd"/>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proofErr w:type="spellStart"/>
      <w:r w:rsidRPr="00D822A3">
        <w:rPr>
          <w:highlight w:val="white"/>
          <w:lang w:val="en-GB"/>
        </w:rPr>
        <w:t>MiddleCodeGenerator.cs</w:t>
      </w:r>
      <w:proofErr w:type="spellEnd"/>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w:t>
      </w:r>
      <w:proofErr w:type="gramStart"/>
      <w:r w:rsidRPr="00D822A3">
        <w:rPr>
          <w:highlight w:val="white"/>
          <w:lang w:val="en-GB"/>
        </w:rPr>
        <w:t>both the</w:t>
      </w:r>
      <w:proofErr w:type="gramEnd"/>
      <w:r w:rsidRPr="00D822A3">
        <w:rPr>
          <w:highlight w:val="white"/>
          <w:lang w:val="en-GB"/>
        </w:rPr>
        <w:t xml:space="preserv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lastRenderedPageBreak/>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w:t>
      </w:r>
      <w:proofErr w:type="gramStart"/>
      <w:r w:rsidR="00234993" w:rsidRPr="00D822A3">
        <w:rPr>
          <w:highlight w:val="white"/>
          <w:lang w:val="en-GB"/>
        </w:rPr>
        <w:t>evaluated</w:t>
      </w:r>
      <w:proofErr w:type="gramEnd"/>
      <w:r w:rsidR="00234993" w:rsidRPr="00D822A3">
        <w:rPr>
          <w:highlight w:val="white"/>
          <w:lang w:val="en-GB"/>
        </w:rPr>
        <w:t xml:space="preserve">.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proofErr w:type="spellStart"/>
      <w:r w:rsidRPr="00D822A3">
        <w:rPr>
          <w:lang w:val="en-GB"/>
        </w:rPr>
        <w:t>MainParser.cs</w:t>
      </w:r>
      <w:proofErr w:type="spellEnd"/>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proofErr w:type="spellStart"/>
      <w:r w:rsidRPr="00D822A3">
        <w:rPr>
          <w:highlight w:val="white"/>
          <w:lang w:val="en-GB"/>
        </w:rPr>
        <w:t>MiddleCodeGenerator.cs</w:t>
      </w:r>
      <w:proofErr w:type="spellEnd"/>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proofErr w:type="gramStart"/>
      <w:r w:rsidRPr="00D822A3">
        <w:rPr>
          <w:highlight w:val="white"/>
          <w:lang w:val="en-GB"/>
        </w:rPr>
        <w:t>Similar to</w:t>
      </w:r>
      <w:proofErr w:type="gramEnd"/>
      <w:r w:rsidRPr="00D822A3">
        <w:rPr>
          <w:highlight w:val="white"/>
          <w:lang w:val="en-GB"/>
        </w:rPr>
        <w:t xml:space="preserve">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 xml:space="preserve">We type cast </w:t>
      </w:r>
      <w:proofErr w:type="gramStart"/>
      <w:r w:rsidRPr="00D822A3">
        <w:rPr>
          <w:highlight w:val="white"/>
          <w:lang w:val="en-GB"/>
        </w:rPr>
        <w:t>both the</w:t>
      </w:r>
      <w:proofErr w:type="gramEnd"/>
      <w:r w:rsidRPr="00D822A3">
        <w:rPr>
          <w:highlight w:val="white"/>
          <w:lang w:val="en-GB"/>
        </w:rPr>
        <w:t xml:space="preserv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w:t>
      </w:r>
      <w:r w:rsidRPr="00D822A3">
        <w:rPr>
          <w:highlight w:val="white"/>
          <w:lang w:val="en-GB"/>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5" w:name="_Toc54625054"/>
      <w:r w:rsidRPr="00D822A3">
        <w:rPr>
          <w:highlight w:val="white"/>
          <w:lang w:val="en-GB"/>
        </w:rPr>
        <w:t>Bitwise Expression</w:t>
      </w:r>
      <w:r w:rsidR="00A26FB4" w:rsidRPr="00D822A3">
        <w:rPr>
          <w:highlight w:val="white"/>
          <w:lang w:val="en-GB"/>
        </w:rPr>
        <w:t>s</w:t>
      </w:r>
      <w:bookmarkEnd w:id="165"/>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proofErr w:type="spellStart"/>
      <w:r w:rsidRPr="00D822A3">
        <w:rPr>
          <w:rStyle w:val="CodeInText"/>
          <w:lang w:val="en-GB"/>
        </w:rPr>
        <w:t>inclucise</w:t>
      </w:r>
      <w:proofErr w:type="spellEnd"/>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proofErr w:type="spellStart"/>
      <w:r w:rsidRPr="00D822A3">
        <w:rPr>
          <w:rStyle w:val="CodeInText"/>
          <w:lang w:val="en-GB"/>
        </w:rPr>
        <w:t>and</w:t>
      </w:r>
      <w:proofErr w:type="spellEnd"/>
      <w:r w:rsidRPr="00D822A3">
        <w:rPr>
          <w:lang w:val="en-GB"/>
        </w:rPr>
        <w:t xml:space="preserve"> bitwise expression does not support lazy evaluation, which means that the right expressions is always evaluated regardless of the value of the left expression. Both the operands </w:t>
      </w:r>
      <w:proofErr w:type="gramStart"/>
      <w:r w:rsidRPr="00D822A3">
        <w:rPr>
          <w:lang w:val="en-GB"/>
        </w:rPr>
        <w:t>ha</w:t>
      </w:r>
      <w:r w:rsidR="00384FB6" w:rsidRPr="00D822A3">
        <w:rPr>
          <w:lang w:val="en-GB"/>
        </w:rPr>
        <w:t>ve</w:t>
      </w:r>
      <w:r w:rsidRPr="00D822A3">
        <w:rPr>
          <w:lang w:val="en-GB"/>
        </w:rPr>
        <w:t xml:space="preserve"> to</w:t>
      </w:r>
      <w:proofErr w:type="gramEnd"/>
      <w:r w:rsidRPr="00D822A3">
        <w:rPr>
          <w:lang w:val="en-GB"/>
        </w:rPr>
        <w:t xml:space="preserve"> be integral and the result is integral.</w:t>
      </w:r>
    </w:p>
    <w:p w14:paraId="329CF001" w14:textId="168458C7" w:rsidR="006B74F2" w:rsidRPr="00D822A3" w:rsidRDefault="006B74F2" w:rsidP="006B74F2">
      <w:pPr>
        <w:rPr>
          <w:highlight w:val="white"/>
          <w:lang w:val="en-GB"/>
        </w:rPr>
      </w:pPr>
      <w:proofErr w:type="spellStart"/>
      <w:r w:rsidRPr="00D822A3">
        <w:rPr>
          <w:highlight w:val="white"/>
          <w:lang w:val="en-GB"/>
        </w:rPr>
        <w:t>The</w:t>
      </w:r>
      <w:proofErr w:type="spellEnd"/>
      <w:r w:rsidRPr="00D822A3">
        <w:rPr>
          <w:highlight w:val="white"/>
          <w:lang w:val="en-GB"/>
        </w:rPr>
        <w:t xml:space="preserv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proofErr w:type="spellStart"/>
      <w:r w:rsidRPr="00D822A3">
        <w:rPr>
          <w:highlight w:val="white"/>
          <w:lang w:val="en-GB"/>
        </w:rPr>
        <w:t>MainParser.gppg</w:t>
      </w:r>
      <w:proofErr w:type="spellEnd"/>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lastRenderedPageBreak/>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proofErr w:type="spellStart"/>
      <w:r w:rsidRPr="00D822A3">
        <w:rPr>
          <w:highlight w:val="white"/>
          <w:lang w:val="en-GB"/>
        </w:rPr>
        <w:t>MiddleCodeGenerator.cs</w:t>
      </w:r>
      <w:proofErr w:type="spellEnd"/>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6" w:name="_Toc54625055"/>
      <w:bookmarkEnd w:id="42"/>
      <w:r w:rsidRPr="00D822A3">
        <w:rPr>
          <w:lang w:val="en-GB"/>
        </w:rPr>
        <w:lastRenderedPageBreak/>
        <w:t>Shift Expression</w:t>
      </w:r>
      <w:bookmarkEnd w:id="166"/>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proofErr w:type="spellStart"/>
      <w:r w:rsidRPr="00D822A3">
        <w:rPr>
          <w:lang w:val="en-GB"/>
        </w:rPr>
        <w:t>MainParser.gppg</w:t>
      </w:r>
      <w:proofErr w:type="spellEnd"/>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lastRenderedPageBreak/>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7" w:name="_Toc54625056"/>
      <w:r w:rsidRPr="00D822A3">
        <w:rPr>
          <w:lang w:val="en-GB"/>
        </w:rPr>
        <w:t>Equality and Relation Expressions</w:t>
      </w:r>
      <w:bookmarkEnd w:id="167"/>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proofErr w:type="spellStart"/>
      <w:r w:rsidRPr="00D822A3">
        <w:rPr>
          <w:lang w:val="en-GB"/>
        </w:rPr>
        <w:t>MainParser.gppg</w:t>
      </w:r>
      <w:proofErr w:type="spellEnd"/>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proofErr w:type="spellStart"/>
      <w:r w:rsidRPr="00D822A3">
        <w:rPr>
          <w:lang w:val="en-GB"/>
        </w:rPr>
        <w:t>MiddleCodeGenerator.cs</w:t>
      </w:r>
      <w:proofErr w:type="spellEnd"/>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14A7B760"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w:t>
      </w:r>
      <w:proofErr w:type="spellStart"/>
      <w:r w:rsidR="009B63FF" w:rsidRPr="00D822A3">
        <w:rPr>
          <w:highlight w:val="white"/>
          <w:lang w:val="en-GB"/>
        </w:rPr>
        <w:t>goto</w:t>
      </w:r>
      <w:proofErr w:type="spellEnd"/>
      <w:r w:rsidR="009B63FF" w:rsidRPr="00D822A3">
        <w:rPr>
          <w:highlight w:val="white"/>
          <w:lang w:val="en-GB"/>
        </w:rPr>
        <w:t xml:space="preserve">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w:t>
      </w:r>
      <w:proofErr w:type="spellStart"/>
      <w:r w:rsidR="006B1357" w:rsidRPr="00D822A3">
        <w:rPr>
          <w:highlight w:val="white"/>
          <w:lang w:val="en-GB"/>
        </w:rPr>
        <w:t>goto</w:t>
      </w:r>
      <w:proofErr w:type="spellEnd"/>
      <w:r w:rsidR="006B1357" w:rsidRPr="00D822A3">
        <w:rPr>
          <w:highlight w:val="white"/>
          <w:lang w:val="en-GB"/>
        </w:rPr>
        <w:t xml:space="preserve">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8"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8"/>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proofErr w:type="gramStart"/>
      <w:r w:rsidRPr="00D822A3">
        <w:rPr>
          <w:lang w:val="en-GB"/>
        </w:rPr>
        <w:t>complicated, since</w:t>
      </w:r>
      <w:proofErr w:type="gramEnd"/>
      <w:r w:rsidRPr="00D822A3">
        <w:rPr>
          <w:lang w:val="en-GB"/>
        </w:rPr>
        <w:t xml:space="preserve"> we need to take pointer arithmetic into consideration. </w:t>
      </w:r>
    </w:p>
    <w:p w14:paraId="220CE89A" w14:textId="77777777" w:rsidR="001F5000" w:rsidRPr="00D822A3" w:rsidRDefault="001F5000" w:rsidP="001F5000">
      <w:pPr>
        <w:pStyle w:val="CodeHeader"/>
        <w:rPr>
          <w:lang w:val="en-GB"/>
        </w:rPr>
      </w:pPr>
      <w:proofErr w:type="spellStart"/>
      <w:r w:rsidRPr="00D822A3">
        <w:rPr>
          <w:lang w:val="en-GB"/>
        </w:rPr>
        <w:t>MainParser.gppg</w:t>
      </w:r>
      <w:proofErr w:type="spellEnd"/>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proofErr w:type="spellStart"/>
      <w:r w:rsidRPr="00D822A3">
        <w:rPr>
          <w:lang w:val="en-GB"/>
        </w:rPr>
        <w:lastRenderedPageBreak/>
        <w:t>MiddleCodeGenerator.cs</w:t>
      </w:r>
      <w:proofErr w:type="spellEnd"/>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proofErr w:type="gramStart"/>
      <w:r w:rsidRPr="00D822A3">
        <w:rPr>
          <w:highlight w:val="white"/>
          <w:lang w:val="en-GB"/>
        </w:rPr>
        <w:t>Similar to</w:t>
      </w:r>
      <w:proofErr w:type="gramEnd"/>
      <w:r w:rsidRPr="00D822A3">
        <w:rPr>
          <w:highlight w:val="white"/>
          <w:lang w:val="en-GB"/>
        </w:rPr>
        <w:t xml:space="preserve">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0E50904E" w14:textId="77777777" w:rsidR="00A361FE" w:rsidRPr="00D822A3" w:rsidRDefault="00A361FE" w:rsidP="00A361FE">
      <w:pPr>
        <w:pStyle w:val="Code"/>
        <w:rPr>
          <w:highlight w:val="white"/>
          <w:lang w:val="en-GB"/>
        </w:rPr>
      </w:pPr>
      <w:r w:rsidRPr="00D822A3">
        <w:rPr>
          <w:highlight w:val="white"/>
          <w:lang w:val="en-GB"/>
        </w:rPr>
        <w:t xml:space="preserve">        ConstantExpression.Arithmetic(MiddleOperator.BinaryAdd,</w:t>
      </w:r>
    </w:p>
    <w:p w14:paraId="43BCB9F5"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lastRenderedPageBreak/>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5A1E8C1D" w:rsidR="00C065B3" w:rsidRPr="00D822A3" w:rsidRDefault="00C065B3" w:rsidP="00C065B3">
      <w:pPr>
        <w:rPr>
          <w:highlight w:val="white"/>
          <w:lang w:val="en-GB"/>
        </w:rPr>
      </w:pPr>
      <w:r w:rsidRPr="00D822A3">
        <w:rPr>
          <w:highlight w:val="white"/>
          <w:lang w:val="en-GB"/>
        </w:rPr>
        <w:lastRenderedPageBreak/>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42859A62"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9" w:name="_Toc54625058"/>
      <w:r w:rsidRPr="00D822A3">
        <w:rPr>
          <w:highlight w:val="white"/>
          <w:lang w:val="en-GB"/>
        </w:rPr>
        <w:t>Multiplication Expressions</w:t>
      </w:r>
      <w:bookmarkEnd w:id="169"/>
    </w:p>
    <w:p w14:paraId="0C6E35DE" w14:textId="77777777" w:rsidR="0062119D" w:rsidRPr="00D822A3" w:rsidRDefault="0062119D" w:rsidP="0062119D">
      <w:pPr>
        <w:pStyle w:val="CodeHeader"/>
        <w:rPr>
          <w:lang w:val="en-GB"/>
        </w:rPr>
      </w:pPr>
      <w:proofErr w:type="spellStart"/>
      <w:r w:rsidRPr="00D822A3">
        <w:rPr>
          <w:lang w:val="en-GB"/>
        </w:rPr>
        <w:t>MainParser.gppg</w:t>
      </w:r>
      <w:proofErr w:type="spellEnd"/>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lastRenderedPageBreak/>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 xml:space="preserve">The </w:t>
      </w:r>
      <w:proofErr w:type="spellStart"/>
      <w:r w:rsidRPr="00D822A3">
        <w:rPr>
          <w:highlight w:val="white"/>
          <w:lang w:val="en-GB"/>
        </w:rPr>
        <w:t>multiplcation</w:t>
      </w:r>
      <w:proofErr w:type="spellEnd"/>
      <w:r w:rsidRPr="00D822A3">
        <w:rPr>
          <w:highlight w:val="white"/>
          <w:lang w:val="en-GB"/>
        </w:rPr>
        <w:t xml:space="preserve">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proofErr w:type="spellStart"/>
      <w:r w:rsidRPr="00D822A3">
        <w:rPr>
          <w:lang w:val="en-GB"/>
        </w:rPr>
        <w:t>MiddleCodeGenerator.cs</w:t>
      </w:r>
      <w:proofErr w:type="spellEnd"/>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0" w:name="_Toc54625059"/>
      <w:r w:rsidRPr="00D822A3">
        <w:rPr>
          <w:lang w:val="en-GB"/>
        </w:rPr>
        <w:t>Cast</w:t>
      </w:r>
      <w:r w:rsidR="00F158B0" w:rsidRPr="00D822A3">
        <w:rPr>
          <w:lang w:val="en-GB"/>
        </w:rPr>
        <w:t xml:space="preserve"> Expressions</w:t>
      </w:r>
      <w:bookmarkEnd w:id="170"/>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proofErr w:type="spellStart"/>
      <w:r w:rsidRPr="00D822A3">
        <w:rPr>
          <w:lang w:val="en-GB"/>
        </w:rPr>
        <w:t>MainParser.gppg</w:t>
      </w:r>
      <w:proofErr w:type="spellEnd"/>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proofErr w:type="spellStart"/>
      <w:r w:rsidRPr="00D822A3">
        <w:rPr>
          <w:lang w:val="en-GB"/>
        </w:rPr>
        <w:t>MiddleCodeGenerator.cs</w:t>
      </w:r>
      <w:proofErr w:type="spellEnd"/>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 xml:space="preserve">If the declarator is null, we just return the </w:t>
      </w:r>
      <w:proofErr w:type="spellStart"/>
      <w:r w:rsidRPr="00D822A3">
        <w:rPr>
          <w:highlight w:val="white"/>
          <w:lang w:val="en-GB"/>
        </w:rPr>
        <w:t>specifer’s</w:t>
      </w:r>
      <w:proofErr w:type="spellEnd"/>
      <w:r w:rsidRPr="00D822A3">
        <w:rPr>
          <w:highlight w:val="white"/>
          <w:lang w:val="en-GB"/>
        </w:rPr>
        <w:t xml:space="preserve">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1" w:name="_Toc54625060"/>
      <w:r w:rsidRPr="00D822A3">
        <w:rPr>
          <w:lang w:val="en-GB"/>
        </w:rPr>
        <w:t>Prefix Expression</w:t>
      </w:r>
      <w:bookmarkEnd w:id="171"/>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proofErr w:type="spellStart"/>
      <w:r w:rsidRPr="00D822A3">
        <w:rPr>
          <w:rStyle w:val="CodeInText"/>
          <w:lang w:val="en-GB"/>
        </w:rPr>
        <w:t>sizeof</w:t>
      </w:r>
      <w:proofErr w:type="spellEnd"/>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lastRenderedPageBreak/>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2" w:name="_Toc54625061"/>
      <w:r w:rsidRPr="00D822A3">
        <w:rPr>
          <w:lang w:val="en-GB"/>
        </w:rPr>
        <w:t xml:space="preserve">Unary Addition </w:t>
      </w:r>
      <w:r w:rsidR="006342B0" w:rsidRPr="00D822A3">
        <w:rPr>
          <w:lang w:val="en-GB"/>
        </w:rPr>
        <w:t>Expressions</w:t>
      </w:r>
      <w:bookmarkEnd w:id="172"/>
    </w:p>
    <w:p w14:paraId="769EA068" w14:textId="0BAD61DE" w:rsidR="006342B0" w:rsidRPr="00D822A3" w:rsidRDefault="006342B0" w:rsidP="006342B0">
      <w:pPr>
        <w:pStyle w:val="CodeHeader"/>
        <w:rPr>
          <w:lang w:val="en-GB"/>
        </w:rPr>
      </w:pPr>
      <w:proofErr w:type="spellStart"/>
      <w:r w:rsidRPr="00D822A3">
        <w:rPr>
          <w:lang w:val="en-GB"/>
        </w:rPr>
        <w:t>MainParser.gppg</w:t>
      </w:r>
      <w:proofErr w:type="spellEnd"/>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proofErr w:type="spellStart"/>
      <w:r w:rsidRPr="00D822A3">
        <w:rPr>
          <w:lang w:val="en-GB"/>
        </w:rPr>
        <w:t>MiddleCodeGenerator.cs</w:t>
      </w:r>
      <w:proofErr w:type="spellEnd"/>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3" w:name="_Toc54625062"/>
      <w:r w:rsidRPr="00D822A3">
        <w:rPr>
          <w:highlight w:val="white"/>
          <w:lang w:val="en-GB"/>
        </w:rPr>
        <w:t>Logical Not Expression</w:t>
      </w:r>
      <w:bookmarkEnd w:id="173"/>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proofErr w:type="spellStart"/>
      <w:r w:rsidRPr="00D822A3">
        <w:rPr>
          <w:lang w:val="en-GB"/>
        </w:rPr>
        <w:t>MainParser.gppg</w:t>
      </w:r>
      <w:proofErr w:type="spellEnd"/>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proofErr w:type="spellStart"/>
      <w:r w:rsidRPr="00D822A3">
        <w:rPr>
          <w:lang w:val="en-GB"/>
        </w:rPr>
        <w:t>MiddleCodeGenerator.cs</w:t>
      </w:r>
      <w:proofErr w:type="spellEnd"/>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lastRenderedPageBreak/>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4" w:name="_Toc54625063"/>
      <w:r w:rsidRPr="00D822A3">
        <w:rPr>
          <w:highlight w:val="white"/>
          <w:lang w:val="en-GB"/>
        </w:rPr>
        <w:t>Bitwise Not Expression</w:t>
      </w:r>
      <w:bookmarkEnd w:id="174"/>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proofErr w:type="spellStart"/>
      <w:r w:rsidRPr="00D822A3">
        <w:rPr>
          <w:lang w:val="en-GB"/>
        </w:rPr>
        <w:t>MainParser.gppg</w:t>
      </w:r>
      <w:proofErr w:type="spellEnd"/>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5" w:name="_Toc54625064"/>
      <w:r w:rsidRPr="00D822A3">
        <w:rPr>
          <w:highlight w:val="white"/>
          <w:lang w:val="en-GB"/>
        </w:rPr>
        <w:t xml:space="preserve">The </w:t>
      </w:r>
      <w:proofErr w:type="spellStart"/>
      <w:r w:rsidR="00C71031" w:rsidRPr="00D822A3">
        <w:rPr>
          <w:highlight w:val="white"/>
          <w:lang w:val="en-GB"/>
        </w:rPr>
        <w:t>S</w:t>
      </w:r>
      <w:r w:rsidRPr="00D822A3">
        <w:rPr>
          <w:highlight w:val="white"/>
          <w:lang w:val="en-GB"/>
        </w:rPr>
        <w:t>izeof</w:t>
      </w:r>
      <w:proofErr w:type="spellEnd"/>
      <w:r w:rsidRPr="00D822A3">
        <w:rPr>
          <w:highlight w:val="white"/>
          <w:lang w:val="en-GB"/>
        </w:rPr>
        <w:t xml:space="preserve"> Expression</w:t>
      </w:r>
      <w:bookmarkEnd w:id="175"/>
    </w:p>
    <w:p w14:paraId="46FE60BA" w14:textId="77777777" w:rsidR="003C67C0" w:rsidRPr="00D822A3" w:rsidRDefault="003C67C0" w:rsidP="003C67C0">
      <w:pPr>
        <w:rPr>
          <w:lang w:val="en-GB"/>
        </w:rPr>
      </w:pPr>
      <w:r w:rsidRPr="00D822A3">
        <w:rPr>
          <w:lang w:val="en-GB"/>
        </w:rPr>
        <w:t xml:space="preserve">The </w:t>
      </w:r>
      <w:proofErr w:type="spellStart"/>
      <w:r w:rsidRPr="00D822A3">
        <w:rPr>
          <w:rStyle w:val="CodeInText"/>
          <w:lang w:val="en-GB"/>
        </w:rPr>
        <w:t>sizeof</w:t>
      </w:r>
      <w:proofErr w:type="spellEnd"/>
      <w:r w:rsidRPr="00D822A3">
        <w:rPr>
          <w:rStyle w:val="CodeInText"/>
          <w:lang w:val="en-GB"/>
        </w:rPr>
        <w:t>-operator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proofErr w:type="spellStart"/>
      <w:r w:rsidRPr="00D822A3">
        <w:rPr>
          <w:lang w:val="en-GB"/>
        </w:rPr>
        <w:t>MainParser.gppg</w:t>
      </w:r>
      <w:proofErr w:type="spellEnd"/>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 xml:space="preserve">Moreover, we check that it is not a function or a </w:t>
      </w:r>
      <w:proofErr w:type="gramStart"/>
      <w:r w:rsidRPr="00D822A3">
        <w:rPr>
          <w:highlight w:val="white"/>
          <w:lang w:val="en-GB"/>
        </w:rPr>
        <w:t>bitfield, since</w:t>
      </w:r>
      <w:proofErr w:type="gramEnd"/>
      <w:r w:rsidRPr="00D822A3">
        <w:rPr>
          <w:highlight w:val="white"/>
          <w:lang w:val="en-GB"/>
        </w:rPr>
        <w:t xml:space="preserv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lastRenderedPageBreak/>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3FC76EEC" w:rsidR="00270E94" w:rsidRPr="00D822A3" w:rsidRDefault="00270E94" w:rsidP="00270E9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proofErr w:type="spellStart"/>
      <w:r w:rsidRPr="00D822A3">
        <w:rPr>
          <w:lang w:val="en-GB"/>
        </w:rPr>
        <w:t>MainParser.gppg</w:t>
      </w:r>
      <w:proofErr w:type="spellEnd"/>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proofErr w:type="spellStart"/>
      <w:r w:rsidR="00D27D74" w:rsidRPr="00D822A3">
        <w:rPr>
          <w:highlight w:val="white"/>
          <w:lang w:val="en-GB"/>
        </w:rPr>
        <w:t>alsoe</w:t>
      </w:r>
      <w:proofErr w:type="spellEnd"/>
      <w:r w:rsidR="00D27D74" w:rsidRPr="00D822A3">
        <w:rPr>
          <w:highlight w:val="white"/>
          <w:lang w:val="en-GB"/>
        </w:rPr>
        <w:t xml:space="preserv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proofErr w:type="spellStart"/>
      <w:r w:rsidRPr="00D822A3">
        <w:rPr>
          <w:lang w:val="en-GB"/>
        </w:rPr>
        <w:t>MiddleCodeGenerator.cs</w:t>
      </w:r>
      <w:proofErr w:type="spellEnd"/>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6" w:name="_Toc54625065"/>
      <w:r w:rsidRPr="00D822A3">
        <w:rPr>
          <w:highlight w:val="white"/>
          <w:lang w:val="en-GB"/>
        </w:rPr>
        <w:t>Address Expression</w:t>
      </w:r>
      <w:bookmarkEnd w:id="176"/>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proofErr w:type="spellStart"/>
      <w:r w:rsidRPr="00D822A3">
        <w:rPr>
          <w:lang w:val="en-GB"/>
        </w:rPr>
        <w:t>MainParser.gppg</w:t>
      </w:r>
      <w:proofErr w:type="spellEnd"/>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lastRenderedPageBreak/>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7" w:name="_Toc54625066"/>
      <w:r w:rsidRPr="00D822A3">
        <w:rPr>
          <w:highlight w:val="white"/>
          <w:lang w:val="en-GB"/>
        </w:rPr>
        <w:t>Dereference</w:t>
      </w:r>
      <w:r w:rsidR="00B47577" w:rsidRPr="00D822A3">
        <w:rPr>
          <w:highlight w:val="white"/>
          <w:lang w:val="en-GB"/>
        </w:rPr>
        <w:t xml:space="preserve"> Expression</w:t>
      </w:r>
      <w:bookmarkEnd w:id="177"/>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proofErr w:type="spellStart"/>
      <w:r w:rsidRPr="00D822A3">
        <w:rPr>
          <w:lang w:val="en-GB"/>
        </w:rPr>
        <w:t>MainParser.gppg</w:t>
      </w:r>
      <w:proofErr w:type="spellEnd"/>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proofErr w:type="spellStart"/>
      <w:r w:rsidRPr="00D822A3">
        <w:rPr>
          <w:lang w:val="en-GB"/>
        </w:rPr>
        <w:t>MiddleCodeGenerator.cs</w:t>
      </w:r>
      <w:proofErr w:type="spellEnd"/>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8" w:name="_Toc54625067"/>
      <w:r w:rsidRPr="00D822A3">
        <w:rPr>
          <w:highlight w:val="white"/>
          <w:lang w:val="en-GB"/>
        </w:rPr>
        <w:t>Prefix Increment and Decrement Expression</w:t>
      </w:r>
      <w:bookmarkEnd w:id="178"/>
    </w:p>
    <w:p w14:paraId="4449250C" w14:textId="77777777" w:rsidR="00907CC4" w:rsidRPr="00D822A3" w:rsidRDefault="00907CC4" w:rsidP="00907CC4">
      <w:pPr>
        <w:rPr>
          <w:lang w:val="en-GB"/>
        </w:rPr>
      </w:pPr>
      <w:r w:rsidRPr="00D822A3">
        <w:rPr>
          <w:lang w:val="en-GB"/>
        </w:rPr>
        <w:t xml:space="preserve">The postfix increment and decrement change the operand and return the original value. The operand </w:t>
      </w:r>
      <w:proofErr w:type="gramStart"/>
      <w:r w:rsidRPr="00D822A3">
        <w:rPr>
          <w:lang w:val="en-GB"/>
        </w:rPr>
        <w:t>has to</w:t>
      </w:r>
      <w:proofErr w:type="gramEnd"/>
      <w:r w:rsidRPr="00D822A3">
        <w:rPr>
          <w:lang w:val="en-GB"/>
        </w:rPr>
        <w:t xml:space="preserve">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proofErr w:type="spellStart"/>
      <w:r w:rsidRPr="00D822A3">
        <w:rPr>
          <w:lang w:val="en-GB"/>
        </w:rPr>
        <w:t>MainParser.gppg</w:t>
      </w:r>
      <w:proofErr w:type="spellEnd"/>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lastRenderedPageBreak/>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proofErr w:type="spellStart"/>
      <w:r w:rsidRPr="00D822A3">
        <w:rPr>
          <w:lang w:val="en-GB"/>
        </w:rPr>
        <w:t>MiddleCodeGenerator.cs</w:t>
      </w:r>
      <w:proofErr w:type="spellEnd"/>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w:t>
      </w:r>
      <w:r w:rsidR="00674727" w:rsidRPr="00D822A3">
        <w:rPr>
          <w:highlight w:val="white"/>
          <w:lang w:val="en-GB"/>
        </w:rPr>
        <w:lastRenderedPageBreak/>
        <w:t xml:space="preserve">is addition or subtraction. </w:t>
      </w:r>
      <w:r w:rsidR="00FD487E" w:rsidRPr="00D822A3">
        <w:rPr>
          <w:highlight w:val="white"/>
          <w:lang w:val="en-GB"/>
        </w:rPr>
        <w:t xml:space="preserve">We </w:t>
      </w:r>
      <w:proofErr w:type="spellStart"/>
      <w:r w:rsidR="00FD487E" w:rsidRPr="00D822A3">
        <w:rPr>
          <w:highlight w:val="white"/>
          <w:lang w:val="en-GB"/>
        </w:rPr>
        <w:t>preform</w:t>
      </w:r>
      <w:proofErr w:type="spellEnd"/>
      <w:r w:rsidR="00FD487E" w:rsidRPr="00D822A3">
        <w:rPr>
          <w:highlight w:val="white"/>
          <w:lang w:val="en-GB"/>
        </w:rPr>
        <w:t xml:space="preserve">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9" w:name="_Toc54625068"/>
      <w:r w:rsidRPr="00D822A3">
        <w:rPr>
          <w:highlight w:val="white"/>
          <w:lang w:val="en-GB"/>
        </w:rPr>
        <w:t>Postfix Increment and Decrement Expression</w:t>
      </w:r>
      <w:bookmarkEnd w:id="179"/>
    </w:p>
    <w:p w14:paraId="65713B98" w14:textId="77777777" w:rsidR="005949CB" w:rsidRPr="00D822A3" w:rsidRDefault="005949CB" w:rsidP="005949CB">
      <w:pPr>
        <w:pStyle w:val="CodeHeader"/>
        <w:rPr>
          <w:lang w:val="en-GB"/>
        </w:rPr>
      </w:pPr>
      <w:proofErr w:type="spellStart"/>
      <w:r w:rsidRPr="00D822A3">
        <w:rPr>
          <w:lang w:val="en-GB"/>
        </w:rPr>
        <w:t>MainParser.gppg</w:t>
      </w:r>
      <w:proofErr w:type="spellEnd"/>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proofErr w:type="spellStart"/>
      <w:r w:rsidRPr="00D822A3">
        <w:rPr>
          <w:lang w:val="en-GB"/>
        </w:rPr>
        <w:t>MiddleCodeGenerator.cs</w:t>
      </w:r>
      <w:proofErr w:type="spellEnd"/>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lastRenderedPageBreak/>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w:t>
      </w:r>
      <w:proofErr w:type="gramStart"/>
      <w:r w:rsidR="00615154" w:rsidRPr="00D822A3">
        <w:rPr>
          <w:highlight w:val="white"/>
          <w:lang w:val="en-GB"/>
        </w:rPr>
        <w:t>in order to</w:t>
      </w:r>
      <w:proofErr w:type="gramEnd"/>
      <w:r w:rsidR="00615154" w:rsidRPr="00D822A3">
        <w:rPr>
          <w:highlight w:val="white"/>
          <w:lang w:val="en-GB"/>
        </w:rPr>
        <w:t xml:space="preserve">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0" w:name="_Toc54625069"/>
      <w:r w:rsidRPr="00D822A3">
        <w:rPr>
          <w:highlight w:val="white"/>
          <w:lang w:val="en-GB"/>
        </w:rPr>
        <w:t>Arrow Expression</w:t>
      </w:r>
      <w:bookmarkEnd w:id="180"/>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proofErr w:type="spellStart"/>
      <w:r w:rsidRPr="00D822A3">
        <w:rPr>
          <w:lang w:val="en-GB"/>
        </w:rPr>
        <w:t>MainParser.gppg</w:t>
      </w:r>
      <w:proofErr w:type="spellEnd"/>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proofErr w:type="spellStart"/>
      <w:r w:rsidRPr="00D822A3">
        <w:rPr>
          <w:lang w:val="en-GB"/>
        </w:rPr>
        <w:t>MiddleCodeGenerator.cs</w:t>
      </w:r>
      <w:proofErr w:type="spellEnd"/>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1" w:name="_Toc54625070"/>
      <w:r w:rsidRPr="00D822A3">
        <w:rPr>
          <w:highlight w:val="white"/>
          <w:lang w:val="en-GB"/>
        </w:rPr>
        <w:lastRenderedPageBreak/>
        <w:t>Index Expression</w:t>
      </w:r>
      <w:bookmarkEnd w:id="181"/>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proofErr w:type="spellStart"/>
      <w:r w:rsidRPr="00D822A3">
        <w:rPr>
          <w:lang w:val="en-GB"/>
        </w:rPr>
        <w:t>MainParser.gppg</w:t>
      </w:r>
      <w:proofErr w:type="spellEnd"/>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proofErr w:type="spellStart"/>
      <w:r w:rsidRPr="00D822A3">
        <w:rPr>
          <w:lang w:val="en-GB"/>
        </w:rPr>
        <w:t>MiddleCodeGenerator.cs</w:t>
      </w:r>
      <w:proofErr w:type="spellEnd"/>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lastRenderedPageBreak/>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2" w:name="_Toc54625071"/>
      <w:r w:rsidRPr="00D822A3">
        <w:rPr>
          <w:highlight w:val="white"/>
          <w:lang w:val="en-GB"/>
        </w:rPr>
        <w:t>Dot Expression</w:t>
      </w:r>
      <w:bookmarkEnd w:id="182"/>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proofErr w:type="spellStart"/>
      <w:r w:rsidRPr="00D822A3">
        <w:rPr>
          <w:lang w:val="en-GB"/>
        </w:rPr>
        <w:t>MainParser.gppg</w:t>
      </w:r>
      <w:proofErr w:type="spellEnd"/>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lastRenderedPageBreak/>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proofErr w:type="spellStart"/>
      <w:r w:rsidRPr="00D822A3">
        <w:rPr>
          <w:lang w:val="en-GB"/>
        </w:rPr>
        <w:t>MiddleCodeGenerator.cs</w:t>
      </w:r>
      <w:proofErr w:type="spellEnd"/>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D822A3" w:rsidRDefault="005E30A8" w:rsidP="005E30A8">
      <w:pPr>
        <w:pStyle w:val="Code"/>
        <w:rPr>
          <w:highlight w:val="white"/>
          <w:lang w:val="en-GB"/>
        </w:rPr>
      </w:pPr>
    </w:p>
    <w:p w14:paraId="6C731E61" w14:textId="77777777" w:rsidR="005E30A8" w:rsidRPr="00D822A3" w:rsidRDefault="005E30A8" w:rsidP="005E30A8">
      <w:pPr>
        <w:pStyle w:val="Code"/>
        <w:rPr>
          <w:highlight w:val="white"/>
          <w:lang w:val="en-GB"/>
        </w:rPr>
      </w:pPr>
      <w:r w:rsidRPr="00D822A3">
        <w:rPr>
          <w:highlight w:val="white"/>
          <w:lang w:val="en-GB"/>
        </w:rPr>
        <w:t xml:space="preserve">      Symbol memberSymbol = parentSymbol.Type.MemberMap[memberName];</w:t>
      </w:r>
    </w:p>
    <w:p w14:paraId="17616E8B" w14:textId="77777777" w:rsidR="005E30A8" w:rsidRPr="00D822A3" w:rsidRDefault="005E30A8" w:rsidP="005E30A8">
      <w:pPr>
        <w:pStyle w:val="Code"/>
        <w:rPr>
          <w:highlight w:val="white"/>
          <w:lang w:val="en-GB"/>
        </w:rPr>
      </w:pPr>
      <w:r w:rsidRPr="00D822A3">
        <w:rPr>
          <w:highlight w:val="white"/>
          <w:lang w:val="en-GB"/>
        </w:rPr>
        <w:t xml:space="preserve">      Assert.Error(memberSymbol != null, memberName,</w:t>
      </w:r>
    </w:p>
    <w:p w14:paraId="0FDA955A" w14:textId="77777777" w:rsidR="005E30A8" w:rsidRPr="00D822A3" w:rsidRDefault="005E30A8" w:rsidP="005E30A8">
      <w:pPr>
        <w:pStyle w:val="Code"/>
        <w:rPr>
          <w:highlight w:val="white"/>
          <w:lang w:val="en-GB"/>
        </w:rPr>
      </w:pPr>
      <w:r w:rsidRPr="00D822A3">
        <w:rPr>
          <w:highlight w:val="white"/>
          <w:lang w:val="en-GB"/>
        </w:rPr>
        <w:t xml:space="preserve">                   Message.Unknown_member_in_dot_expression);</w:t>
      </w:r>
    </w:p>
    <w:p w14:paraId="4FA062C7" w14:textId="77777777" w:rsidR="005E30A8" w:rsidRPr="00D822A3" w:rsidRDefault="005E30A8" w:rsidP="005E30A8">
      <w:pPr>
        <w:pStyle w:val="Code"/>
        <w:rPr>
          <w:highlight w:val="white"/>
          <w:lang w:val="en-GB"/>
        </w:rPr>
      </w:pPr>
    </w:p>
    <w:p w14:paraId="56FA5843" w14:textId="77777777" w:rsidR="005E30A8" w:rsidRPr="00D822A3" w:rsidRDefault="005E30A8" w:rsidP="005E30A8">
      <w:pPr>
        <w:pStyle w:val="Code"/>
        <w:rPr>
          <w:highlight w:val="white"/>
          <w:lang w:val="en-GB"/>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3" w:name="_Toc54625072"/>
      <w:r w:rsidRPr="00D822A3">
        <w:rPr>
          <w:highlight w:val="white"/>
          <w:lang w:val="en-GB"/>
        </w:rPr>
        <w:t>Function Call Expression</w:t>
      </w:r>
      <w:bookmarkEnd w:id="183"/>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6243D432"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C2704A">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proofErr w:type="spellStart"/>
      <w:r w:rsidRPr="00D822A3">
        <w:rPr>
          <w:rStyle w:val="CodeInText"/>
          <w:lang w:val="en-GB"/>
        </w:rPr>
        <w:t>paramType</w:t>
      </w:r>
      <w:proofErr w:type="spellEnd"/>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proofErr w:type="spellStart"/>
      <w:r w:rsidRPr="00D822A3">
        <w:rPr>
          <w:lang w:val="en-GB"/>
        </w:rPr>
        <w:t>MainParser.gppg</w:t>
      </w:r>
      <w:proofErr w:type="spellEnd"/>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lastRenderedPageBreak/>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proofErr w:type="spellStart"/>
      <w:r w:rsidRPr="00D822A3">
        <w:rPr>
          <w:lang w:val="en-GB"/>
        </w:rPr>
        <w:t>MiddleCodeGenerator.cs</w:t>
      </w:r>
      <w:proofErr w:type="spellEnd"/>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lastRenderedPageBreak/>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lastRenderedPageBreak/>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4" w:name="_Toc54625073"/>
      <w:r w:rsidRPr="00D822A3">
        <w:rPr>
          <w:lang w:val="en-GB"/>
        </w:rPr>
        <w:t>Argument Expression List</w:t>
      </w:r>
      <w:bookmarkEnd w:id="184"/>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proofErr w:type="spellStart"/>
      <w:r w:rsidRPr="00D822A3">
        <w:rPr>
          <w:rStyle w:val="CodeInText"/>
          <w:lang w:val="en-GB"/>
        </w:rPr>
        <w:t>Generate.generateIntegerExpression</w:t>
      </w:r>
      <w:proofErr w:type="spellEnd"/>
      <w:r w:rsidRPr="00D822A3">
        <w:rPr>
          <w:lang w:val="en-GB"/>
        </w:rPr>
        <w:t>.</w:t>
      </w:r>
    </w:p>
    <w:p w14:paraId="42FA6894" w14:textId="4D95A5B7" w:rsidR="00EC3F16" w:rsidRPr="00D822A3" w:rsidRDefault="00EC3F16" w:rsidP="00EC3F16">
      <w:pPr>
        <w:pStyle w:val="CodeHeader"/>
        <w:rPr>
          <w:lang w:val="en-GB"/>
        </w:rPr>
      </w:pPr>
      <w:proofErr w:type="spellStart"/>
      <w:r w:rsidRPr="00D822A3">
        <w:rPr>
          <w:lang w:val="en-GB"/>
        </w:rPr>
        <w:t>MainParser.gppg</w:t>
      </w:r>
      <w:proofErr w:type="spellEnd"/>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proofErr w:type="spellStart"/>
      <w:r w:rsidRPr="00D822A3">
        <w:rPr>
          <w:lang w:val="en-GB"/>
        </w:rPr>
        <w:t>MiddleCodeGenerator.cs</w:t>
      </w:r>
      <w:proofErr w:type="spellEnd"/>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lastRenderedPageBreak/>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5" w:name="_Toc54625074"/>
      <w:r w:rsidRPr="00D822A3">
        <w:rPr>
          <w:highlight w:val="white"/>
          <w:lang w:val="en-GB"/>
        </w:rPr>
        <w:t>Primary Expressions</w:t>
      </w:r>
      <w:bookmarkEnd w:id="185"/>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proofErr w:type="spellStart"/>
      <w:r w:rsidRPr="00D822A3">
        <w:rPr>
          <w:lang w:val="en-GB"/>
        </w:rPr>
        <w:lastRenderedPageBreak/>
        <w:t>MainParser.gppg</w:t>
      </w:r>
      <w:proofErr w:type="spellEnd"/>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proofErr w:type="spellStart"/>
      <w:r w:rsidRPr="00D822A3">
        <w:rPr>
          <w:lang w:val="en-GB"/>
        </w:rPr>
        <w:t>MiddleCodeGenerator.cs</w:t>
      </w:r>
      <w:proofErr w:type="spellEnd"/>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proofErr w:type="spellStart"/>
      <w:r w:rsidRPr="00D822A3">
        <w:rPr>
          <w:lang w:val="en-GB"/>
        </w:rPr>
        <w:t>MainParser.gppg</w:t>
      </w:r>
      <w:proofErr w:type="spellEnd"/>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proofErr w:type="spellStart"/>
      <w:r w:rsidRPr="00D822A3">
        <w:rPr>
          <w:lang w:val="en-GB"/>
        </w:rPr>
        <w:t>MiddleCodeGenerator.cs</w:t>
      </w:r>
      <w:proofErr w:type="spellEnd"/>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76C6E288" w14:textId="7E2B964B" w:rsidR="00FA4B97" w:rsidRPr="00FA4B97" w:rsidRDefault="00FA4B97" w:rsidP="00FA4B97">
      <w:pPr>
        <w:pStyle w:val="Code"/>
        <w:rPr>
          <w:highlight w:val="white"/>
        </w:rPr>
      </w:pPr>
      <w:r w:rsidRPr="00FA4B97">
        <w:rPr>
          <w:highlight w:val="white"/>
        </w:rPr>
        <w:t xml:space="preserve">      Assert.Error(symbol != null, </w:t>
      </w:r>
      <w:r w:rsidR="005B2CB6">
        <w:rPr>
          <w:highlight w:val="white"/>
        </w:rPr>
        <w:t xml:space="preserve">name, </w:t>
      </w:r>
      <w:r w:rsidRPr="00FA4B97">
        <w:rPr>
          <w:highlight w:val="white"/>
        </w:rPr>
        <w:t>Message.Unknown_name);</w:t>
      </w:r>
    </w:p>
    <w:p w14:paraId="4E6B38C3" w14:textId="77777777" w:rsidR="00A770C6" w:rsidRPr="00FA4B97" w:rsidRDefault="00A770C6" w:rsidP="00FA4B97">
      <w:pPr>
        <w:pStyle w:val="Code"/>
        <w:rPr>
          <w:highlight w:val="white"/>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proofErr w:type="spellStart"/>
      <w:r w:rsidRPr="00D822A3">
        <w:rPr>
          <w:lang w:val="en-GB"/>
        </w:rPr>
        <w:t>MainParser.gppg</w:t>
      </w:r>
      <w:proofErr w:type="spellEnd"/>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lastRenderedPageBreak/>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proofErr w:type="spellStart"/>
      <w:r w:rsidRPr="00D822A3">
        <w:rPr>
          <w:lang w:val="en-GB"/>
        </w:rPr>
        <w:t>MiddleCodeGenerator.cs</w:t>
      </w:r>
      <w:proofErr w:type="spellEnd"/>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proofErr w:type="spellStart"/>
      <w:r w:rsidRPr="00D822A3">
        <w:rPr>
          <w:lang w:val="en-GB"/>
        </w:rPr>
        <w:t>MainParser.gppg</w:t>
      </w:r>
      <w:proofErr w:type="spellEnd"/>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proofErr w:type="spellStart"/>
      <w:r w:rsidRPr="00D822A3">
        <w:rPr>
          <w:lang w:val="en-GB"/>
        </w:rPr>
        <w:t>MiddleCodeGenerator.cs</w:t>
      </w:r>
      <w:proofErr w:type="spellEnd"/>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proofErr w:type="spellStart"/>
      <w:r w:rsidRPr="00D822A3">
        <w:rPr>
          <w:lang w:val="en-GB"/>
        </w:rPr>
        <w:t>MainParser.gppg</w:t>
      </w:r>
      <w:proofErr w:type="spellEnd"/>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proofErr w:type="spellStart"/>
      <w:r w:rsidRPr="00D822A3">
        <w:rPr>
          <w:lang w:val="en-GB"/>
        </w:rPr>
        <w:t>MiddleCodeGenerator.cs</w:t>
      </w:r>
      <w:proofErr w:type="spellEnd"/>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6" w:name="_Ref54202176"/>
      <w:bookmarkStart w:id="187" w:name="_Ref54202192"/>
      <w:bookmarkStart w:id="188" w:name="_Ref54264860"/>
      <w:bookmarkStart w:id="189"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6"/>
      <w:bookmarkEnd w:id="187"/>
      <w:bookmarkEnd w:id="188"/>
      <w:bookmarkEnd w:id="189"/>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proofErr w:type="spellStart"/>
      <w:r w:rsidRPr="00D822A3">
        <w:rPr>
          <w:lang w:val="en-GB"/>
        </w:rPr>
        <w:t>Mask.cs</w:t>
      </w:r>
      <w:proofErr w:type="spellEnd"/>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proofErr w:type="spellStart"/>
      <w:r w:rsidRPr="00D822A3">
        <w:rPr>
          <w:lang w:val="en-GB"/>
        </w:rPr>
        <w:t>Specifier.cs</w:t>
      </w:r>
      <w:proofErr w:type="spellEnd"/>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90"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6631AC9D" w:rsidR="00A149ED" w:rsidRPr="00D822A3" w:rsidRDefault="00A149ED" w:rsidP="00A149ED">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 xml:space="preserve">If the type is constant or </w:t>
      </w:r>
      <w:proofErr w:type="gramStart"/>
      <w:r w:rsidRPr="00D822A3">
        <w:rPr>
          <w:highlight w:val="white"/>
          <w:lang w:val="en-GB"/>
        </w:rPr>
        <w:t>volatile</w:t>
      </w:r>
      <w:proofErr w:type="gramEnd"/>
      <w:r w:rsidRPr="00D822A3">
        <w:rPr>
          <w:highlight w:val="white"/>
          <w:lang w:val="en-GB"/>
        </w:rPr>
        <w:t xml:space="preserv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proofErr w:type="gramStart"/>
      <w:r w:rsidR="00C37108" w:rsidRPr="00D822A3">
        <w:rPr>
          <w:lang w:val="en-GB"/>
        </w:rPr>
        <w:t>definition</w:t>
      </w:r>
      <w:r w:rsidR="009245C0" w:rsidRPr="00D822A3">
        <w:rPr>
          <w:lang w:val="en-GB"/>
        </w:rPr>
        <w:t>s,</w:t>
      </w:r>
      <w:proofErr w:type="gramEnd"/>
      <w:r w:rsidR="009245C0" w:rsidRPr="00D822A3">
        <w:rPr>
          <w:lang w:val="en-GB"/>
        </w:rPr>
        <w:t xml:space="preserve">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 xml:space="preserve">method is called when a pointer is declared. </w:t>
      </w:r>
      <w:proofErr w:type="gramStart"/>
      <w:r w:rsidRPr="00D822A3">
        <w:rPr>
          <w:lang w:val="en-GB"/>
        </w:rPr>
        <w:t>It</w:t>
      </w:r>
      <w:proofErr w:type="gramEnd"/>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1" w:name="_Toc54625076"/>
      <w:r w:rsidRPr="00D822A3">
        <w:rPr>
          <w:lang w:val="en-GB"/>
        </w:rPr>
        <w:t>Declarators</w:t>
      </w:r>
      <w:bookmarkEnd w:id="191"/>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proofErr w:type="spellStart"/>
      <w:r w:rsidRPr="00D822A3">
        <w:rPr>
          <w:lang w:val="en-GB"/>
        </w:rPr>
        <w:t>Declarator.cs</w:t>
      </w:r>
      <w:proofErr w:type="spellEnd"/>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 xml:space="preserve">he new type cannot be a </w:t>
      </w:r>
      <w:proofErr w:type="gramStart"/>
      <w:r w:rsidR="002D5806" w:rsidRPr="00D822A3">
        <w:rPr>
          <w:highlight w:val="white"/>
          <w:lang w:val="en-GB"/>
        </w:rPr>
        <w:t>function, since</w:t>
      </w:r>
      <w:proofErr w:type="gramEnd"/>
      <w:r w:rsidR="002D5806" w:rsidRPr="00D822A3">
        <w:rPr>
          <w:highlight w:val="white"/>
          <w:lang w:val="en-GB"/>
        </w:rPr>
        <w:t xml:space="preserv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w:t>
      </w:r>
      <w:proofErr w:type="gramStart"/>
      <w:r w:rsidR="002972A6" w:rsidRPr="00D822A3">
        <w:rPr>
          <w:highlight w:val="white"/>
          <w:lang w:val="en-GB"/>
        </w:rPr>
        <w:t>function</w:t>
      </w:r>
      <w:r w:rsidR="00FD3D82" w:rsidRPr="00D822A3">
        <w:rPr>
          <w:highlight w:val="white"/>
          <w:lang w:val="en-GB"/>
        </w:rPr>
        <w:t>, since</w:t>
      </w:r>
      <w:proofErr w:type="gramEnd"/>
      <w:r w:rsidR="00FD3D82" w:rsidRPr="00D822A3">
        <w:rPr>
          <w:highlight w:val="white"/>
          <w:lang w:val="en-GB"/>
        </w:rPr>
        <w:t xml:space="preserv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2" w:name="_Toc54625077"/>
      <w:r w:rsidRPr="00D822A3">
        <w:rPr>
          <w:lang w:val="en-GB"/>
        </w:rPr>
        <w:lastRenderedPageBreak/>
        <w:t>The Symbol Table</w:t>
      </w:r>
      <w:bookmarkEnd w:id="192"/>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w:t>
      </w:r>
      <w:proofErr w:type="gramStart"/>
      <w:r w:rsidR="00033A0C" w:rsidRPr="00D822A3">
        <w:rPr>
          <w:lang w:val="en-GB"/>
        </w:rPr>
        <w:t>actually several</w:t>
      </w:r>
      <w:proofErr w:type="gramEnd"/>
      <w:r w:rsidR="00033A0C" w:rsidRPr="00D822A3">
        <w:rPr>
          <w:lang w:val="en-GB"/>
        </w:rPr>
        <w:t xml:space="preserve">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310563" w:rsidRPr="00D2146B" w:rsidRDefault="00310563" w:rsidP="0050082D">
                              <w:pPr>
                                <w:spacing w:before="0" w:after="0"/>
                                <w:rPr>
                                  <w:sz w:val="18"/>
                                  <w:szCs w:val="18"/>
                                  <w:lang w:val="sv-SE"/>
                                </w:rPr>
                              </w:pPr>
                              <w:r>
                                <w:rPr>
                                  <w:sz w:val="18"/>
                                  <w:szCs w:val="18"/>
                                  <w:lang w:val="sv-SE"/>
                                </w:rPr>
                                <w:t>Static int globalInt</w:t>
                              </w:r>
                            </w:p>
                            <w:p w14:paraId="69A6032C" w14:textId="768161F7" w:rsidR="00310563" w:rsidRDefault="00310563" w:rsidP="0050082D">
                              <w:pPr>
                                <w:spacing w:before="0" w:after="0"/>
                                <w:rPr>
                                  <w:sz w:val="18"/>
                                  <w:szCs w:val="18"/>
                                  <w:lang w:val="sv-SE"/>
                                </w:rPr>
                              </w:pPr>
                              <w:r>
                                <w:rPr>
                                  <w:sz w:val="18"/>
                                  <w:szCs w:val="18"/>
                                  <w:lang w:val="sv-SE"/>
                                </w:rPr>
                                <w:t>Static int i</w:t>
                              </w:r>
                            </w:p>
                            <w:p w14:paraId="65DC2C71" w14:textId="7AEEED2D" w:rsidR="00310563" w:rsidRDefault="00310563" w:rsidP="0050082D">
                              <w:pPr>
                                <w:spacing w:before="0" w:after="0"/>
                                <w:rPr>
                                  <w:sz w:val="18"/>
                                  <w:szCs w:val="18"/>
                                  <w:lang w:val="sv-SE"/>
                                </w:rPr>
                              </w:pPr>
                            </w:p>
                            <w:p w14:paraId="3B0DD407" w14:textId="21D67AC3" w:rsidR="00310563" w:rsidRPr="001B6705" w:rsidRDefault="00310563"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310563" w:rsidRPr="00D2146B" w:rsidRDefault="00310563"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310563" w:rsidRPr="00D2146B" w:rsidRDefault="00310563"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310563" w:rsidRDefault="00310563"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310563" w:rsidRPr="00D2146B" w:rsidRDefault="00310563" w:rsidP="0050082D">
                              <w:pPr>
                                <w:spacing w:before="0" w:after="0" w:line="256" w:lineRule="auto"/>
                                <w:rPr>
                                  <w:sz w:val="18"/>
                                  <w:szCs w:val="18"/>
                                </w:rPr>
                              </w:pPr>
                              <w:r>
                                <w:rPr>
                                  <w:sz w:val="18"/>
                                  <w:szCs w:val="18"/>
                                </w:rPr>
                                <w:t>Auto mainChar : char</w:t>
                              </w:r>
                            </w:p>
                            <w:p w14:paraId="302437A3" w14:textId="77777777" w:rsidR="00310563" w:rsidRDefault="00310563" w:rsidP="0050082D">
                              <w:pPr>
                                <w:spacing w:before="0" w:after="0" w:line="256" w:lineRule="auto"/>
                                <w:rPr>
                                  <w:rFonts w:eastAsia="Calibri"/>
                                  <w:color w:val="000000"/>
                                  <w:sz w:val="18"/>
                                  <w:szCs w:val="18"/>
                                </w:rPr>
                              </w:pPr>
                            </w:p>
                            <w:p w14:paraId="71CC6A80" w14:textId="77C30F45" w:rsidR="00310563" w:rsidRPr="00D2146B" w:rsidRDefault="00310563" w:rsidP="008C458D">
                              <w:pPr>
                                <w:spacing w:before="0" w:after="0" w:line="256" w:lineRule="auto"/>
                                <w:rPr>
                                  <w:sz w:val="18"/>
                                  <w:szCs w:val="18"/>
                                </w:rPr>
                              </w:pPr>
                              <w:r>
                                <w:rPr>
                                  <w:rFonts w:eastAsia="Calibri"/>
                                  <w:color w:val="000000"/>
                                  <w:sz w:val="18"/>
                                  <w:szCs w:val="18"/>
                                </w:rPr>
                                <w:t>m_parentTable</w:t>
                              </w:r>
                            </w:p>
                            <w:p w14:paraId="4A1EB75F" w14:textId="77777777" w:rsidR="00310563" w:rsidRPr="00D2146B" w:rsidRDefault="00310563" w:rsidP="0050082D">
                              <w:pPr>
                                <w:spacing w:before="0" w:after="0" w:line="256" w:lineRule="auto"/>
                                <w:rPr>
                                  <w:sz w:val="18"/>
                                  <w:szCs w:val="18"/>
                                </w:rPr>
                              </w:pPr>
                              <w:r w:rsidRPr="00D2146B">
                                <w:rPr>
                                  <w:rFonts w:eastAsia="Calibri"/>
                                  <w:color w:val="000000"/>
                                  <w:sz w:val="18"/>
                                  <w:szCs w:val="18"/>
                                </w:rPr>
                                <w:t> </w:t>
                              </w:r>
                            </w:p>
                            <w:p w14:paraId="176D8F8E" w14:textId="77777777" w:rsidR="00310563" w:rsidRPr="00D2146B" w:rsidRDefault="00310563"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310563" w:rsidRPr="00D2146B" w:rsidRDefault="00310563"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310563" w:rsidRPr="00D2146B" w:rsidRDefault="00310563" w:rsidP="0050082D">
                              <w:pPr>
                                <w:spacing w:before="0" w:after="0" w:line="254" w:lineRule="auto"/>
                                <w:rPr>
                                  <w:sz w:val="18"/>
                                  <w:szCs w:val="18"/>
                                </w:rPr>
                              </w:pPr>
                              <w:r>
                                <w:rPr>
                                  <w:rFonts w:eastAsia="Calibri"/>
                                  <w:color w:val="000000"/>
                                  <w:sz w:val="18"/>
                                  <w:szCs w:val="18"/>
                                </w:rPr>
                                <w:t>auto int i</w:t>
                              </w:r>
                            </w:p>
                            <w:p w14:paraId="1EB866A9" w14:textId="57278A33" w:rsidR="00310563" w:rsidRDefault="00310563"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310563" w:rsidRDefault="00310563" w:rsidP="00073BF2">
                              <w:pPr>
                                <w:spacing w:before="0" w:after="0" w:line="254" w:lineRule="auto"/>
                                <w:rPr>
                                  <w:rFonts w:eastAsia="Calibri"/>
                                  <w:color w:val="000000"/>
                                  <w:sz w:val="18"/>
                                  <w:szCs w:val="18"/>
                                </w:rPr>
                              </w:pPr>
                            </w:p>
                            <w:p w14:paraId="55FF5C13" w14:textId="77777777" w:rsidR="00310563" w:rsidRPr="00D2146B" w:rsidRDefault="00310563" w:rsidP="00073BF2">
                              <w:pPr>
                                <w:spacing w:before="0" w:after="0" w:line="256" w:lineRule="auto"/>
                                <w:rPr>
                                  <w:sz w:val="18"/>
                                  <w:szCs w:val="18"/>
                                </w:rPr>
                              </w:pPr>
                              <w:r>
                                <w:rPr>
                                  <w:rFonts w:eastAsia="Calibri"/>
                                  <w:color w:val="000000"/>
                                  <w:sz w:val="18"/>
                                  <w:szCs w:val="18"/>
                                </w:rPr>
                                <w:t>m_parentTable</w:t>
                              </w:r>
                            </w:p>
                            <w:p w14:paraId="20CF0F08" w14:textId="77777777" w:rsidR="00310563" w:rsidRPr="00D2146B" w:rsidRDefault="00310563" w:rsidP="00073BF2">
                              <w:pPr>
                                <w:spacing w:before="0" w:after="0" w:line="254" w:lineRule="auto"/>
                                <w:rPr>
                                  <w:sz w:val="18"/>
                                  <w:szCs w:val="18"/>
                                </w:rPr>
                              </w:pPr>
                            </w:p>
                            <w:p w14:paraId="2347329E" w14:textId="77777777" w:rsidR="00310563" w:rsidRPr="00D2146B" w:rsidRDefault="00310563" w:rsidP="0050082D">
                              <w:pPr>
                                <w:spacing w:before="0" w:after="0" w:line="254" w:lineRule="auto"/>
                                <w:rPr>
                                  <w:sz w:val="18"/>
                                  <w:szCs w:val="18"/>
                                </w:rPr>
                              </w:pPr>
                              <w:r w:rsidRPr="00D2146B">
                                <w:rPr>
                                  <w:rFonts w:eastAsia="Calibri"/>
                                  <w:color w:val="000000"/>
                                  <w:sz w:val="18"/>
                                  <w:szCs w:val="18"/>
                                </w:rPr>
                                <w:t> </w:t>
                              </w:r>
                            </w:p>
                            <w:p w14:paraId="7D6DAD56" w14:textId="77777777" w:rsidR="00310563" w:rsidRPr="00D2146B" w:rsidRDefault="00310563"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310563" w:rsidRPr="00D2146B" w:rsidRDefault="00310563"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310563" w:rsidRPr="00100F82" w:rsidRDefault="00310563" w:rsidP="00100F82">
                              <w:pPr>
                                <w:spacing w:before="0" w:after="0"/>
                                <w:rPr>
                                  <w:sz w:val="18"/>
                                  <w:szCs w:val="18"/>
                                </w:rPr>
                              </w:pPr>
                              <w:r w:rsidRPr="00100F82">
                                <w:rPr>
                                  <w:sz w:val="18"/>
                                  <w:szCs w:val="18"/>
                                </w:rPr>
                                <w:t>auto int i</w:t>
                              </w:r>
                            </w:p>
                            <w:p w14:paraId="5D0A676C" w14:textId="673BC4F3" w:rsidR="00310563" w:rsidRPr="00100F82" w:rsidRDefault="00310563" w:rsidP="00100F82">
                              <w:pPr>
                                <w:spacing w:before="0" w:after="0"/>
                                <w:rPr>
                                  <w:sz w:val="18"/>
                                  <w:szCs w:val="18"/>
                                </w:rPr>
                              </w:pPr>
                              <w:r w:rsidRPr="00100F82">
                                <w:rPr>
                                  <w:sz w:val="18"/>
                                  <w:szCs w:val="18"/>
                                </w:rPr>
                                <w:t>auto double blockDouble</w:t>
                              </w:r>
                            </w:p>
                            <w:p w14:paraId="5B01AFF6" w14:textId="77777777" w:rsidR="00310563" w:rsidRDefault="00310563" w:rsidP="00100F82">
                              <w:pPr>
                                <w:spacing w:before="0" w:after="0" w:line="256" w:lineRule="auto"/>
                                <w:rPr>
                                  <w:rFonts w:eastAsia="Calibri"/>
                                  <w:color w:val="000000"/>
                                  <w:sz w:val="18"/>
                                  <w:szCs w:val="18"/>
                                </w:rPr>
                              </w:pPr>
                            </w:p>
                            <w:p w14:paraId="35EF25BA" w14:textId="6D9A7EDC" w:rsidR="00310563" w:rsidRPr="00D2146B" w:rsidRDefault="00310563" w:rsidP="00100F82">
                              <w:pPr>
                                <w:spacing w:before="0" w:after="0" w:line="256" w:lineRule="auto"/>
                                <w:rPr>
                                  <w:sz w:val="18"/>
                                  <w:szCs w:val="18"/>
                                </w:rPr>
                              </w:pPr>
                              <w:r>
                                <w:rPr>
                                  <w:rFonts w:eastAsia="Calibri"/>
                                  <w:color w:val="000000"/>
                                  <w:sz w:val="18"/>
                                  <w:szCs w:val="18"/>
                                </w:rPr>
                                <w:t>m_parentTable</w:t>
                              </w:r>
                            </w:p>
                            <w:p w14:paraId="274031CF" w14:textId="32871C06" w:rsidR="00310563" w:rsidRDefault="00310563"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310563" w:rsidRDefault="00310563"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310563" w:rsidRDefault="00310563" w:rsidP="00D44BB8">
                              <w:pPr>
                                <w:spacing w:line="252" w:lineRule="auto"/>
                              </w:pPr>
                              <w:r>
                                <w:rPr>
                                  <w:rFonts w:eastAsia="Calibri"/>
                                  <w:color w:val="000000"/>
                                  <w:sz w:val="18"/>
                                  <w:szCs w:val="18"/>
                                </w:rPr>
                                <w:t>SymbolTable.CurrentTable</w:t>
                              </w:r>
                            </w:p>
                            <w:p w14:paraId="332537CB" w14:textId="66AB52F1" w:rsidR="00310563" w:rsidRDefault="00310563" w:rsidP="00D44BB8">
                              <w:pPr>
                                <w:spacing w:line="252" w:lineRule="auto"/>
                              </w:pPr>
                            </w:p>
                            <w:p w14:paraId="35DA4169" w14:textId="77777777" w:rsidR="00310563" w:rsidRDefault="00310563"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310563" w:rsidRPr="00610E6C" w:rsidRDefault="00310563"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310563" w:rsidRPr="00D2146B" w:rsidRDefault="00310563" w:rsidP="0050082D">
                        <w:pPr>
                          <w:spacing w:before="0" w:after="0"/>
                          <w:rPr>
                            <w:sz w:val="18"/>
                            <w:szCs w:val="18"/>
                            <w:lang w:val="sv-SE"/>
                          </w:rPr>
                        </w:pPr>
                        <w:r>
                          <w:rPr>
                            <w:sz w:val="18"/>
                            <w:szCs w:val="18"/>
                            <w:lang w:val="sv-SE"/>
                          </w:rPr>
                          <w:t>Static int globalInt</w:t>
                        </w:r>
                      </w:p>
                      <w:p w14:paraId="69A6032C" w14:textId="768161F7" w:rsidR="00310563" w:rsidRDefault="00310563" w:rsidP="0050082D">
                        <w:pPr>
                          <w:spacing w:before="0" w:after="0"/>
                          <w:rPr>
                            <w:sz w:val="18"/>
                            <w:szCs w:val="18"/>
                            <w:lang w:val="sv-SE"/>
                          </w:rPr>
                        </w:pPr>
                        <w:r>
                          <w:rPr>
                            <w:sz w:val="18"/>
                            <w:szCs w:val="18"/>
                            <w:lang w:val="sv-SE"/>
                          </w:rPr>
                          <w:t>Static int i</w:t>
                        </w:r>
                      </w:p>
                      <w:p w14:paraId="65DC2C71" w14:textId="7AEEED2D" w:rsidR="00310563" w:rsidRDefault="00310563" w:rsidP="0050082D">
                        <w:pPr>
                          <w:spacing w:before="0" w:after="0"/>
                          <w:rPr>
                            <w:sz w:val="18"/>
                            <w:szCs w:val="18"/>
                            <w:lang w:val="sv-SE"/>
                          </w:rPr>
                        </w:pPr>
                      </w:p>
                      <w:p w14:paraId="3B0DD407" w14:textId="21D67AC3" w:rsidR="00310563" w:rsidRPr="001B6705" w:rsidRDefault="00310563"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310563" w:rsidRPr="00D2146B" w:rsidRDefault="00310563"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310563" w:rsidRPr="00D2146B" w:rsidRDefault="00310563"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310563" w:rsidRDefault="00310563"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310563" w:rsidRPr="00D2146B" w:rsidRDefault="00310563" w:rsidP="0050082D">
                        <w:pPr>
                          <w:spacing w:before="0" w:after="0" w:line="256" w:lineRule="auto"/>
                          <w:rPr>
                            <w:sz w:val="18"/>
                            <w:szCs w:val="18"/>
                          </w:rPr>
                        </w:pPr>
                        <w:r>
                          <w:rPr>
                            <w:sz w:val="18"/>
                            <w:szCs w:val="18"/>
                          </w:rPr>
                          <w:t>Auto mainChar : char</w:t>
                        </w:r>
                      </w:p>
                      <w:p w14:paraId="302437A3" w14:textId="77777777" w:rsidR="00310563" w:rsidRDefault="00310563" w:rsidP="0050082D">
                        <w:pPr>
                          <w:spacing w:before="0" w:after="0" w:line="256" w:lineRule="auto"/>
                          <w:rPr>
                            <w:rFonts w:eastAsia="Calibri"/>
                            <w:color w:val="000000"/>
                            <w:sz w:val="18"/>
                            <w:szCs w:val="18"/>
                          </w:rPr>
                        </w:pPr>
                      </w:p>
                      <w:p w14:paraId="71CC6A80" w14:textId="77C30F45" w:rsidR="00310563" w:rsidRPr="00D2146B" w:rsidRDefault="00310563" w:rsidP="008C458D">
                        <w:pPr>
                          <w:spacing w:before="0" w:after="0" w:line="256" w:lineRule="auto"/>
                          <w:rPr>
                            <w:sz w:val="18"/>
                            <w:szCs w:val="18"/>
                          </w:rPr>
                        </w:pPr>
                        <w:r>
                          <w:rPr>
                            <w:rFonts w:eastAsia="Calibri"/>
                            <w:color w:val="000000"/>
                            <w:sz w:val="18"/>
                            <w:szCs w:val="18"/>
                          </w:rPr>
                          <w:t>m_parentTable</w:t>
                        </w:r>
                      </w:p>
                      <w:p w14:paraId="4A1EB75F" w14:textId="77777777" w:rsidR="00310563" w:rsidRPr="00D2146B" w:rsidRDefault="00310563" w:rsidP="0050082D">
                        <w:pPr>
                          <w:spacing w:before="0" w:after="0" w:line="256" w:lineRule="auto"/>
                          <w:rPr>
                            <w:sz w:val="18"/>
                            <w:szCs w:val="18"/>
                          </w:rPr>
                        </w:pPr>
                        <w:r w:rsidRPr="00D2146B">
                          <w:rPr>
                            <w:rFonts w:eastAsia="Calibri"/>
                            <w:color w:val="000000"/>
                            <w:sz w:val="18"/>
                            <w:szCs w:val="18"/>
                          </w:rPr>
                          <w:t> </w:t>
                        </w:r>
                      </w:p>
                      <w:p w14:paraId="176D8F8E" w14:textId="77777777" w:rsidR="00310563" w:rsidRPr="00D2146B" w:rsidRDefault="00310563"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310563" w:rsidRPr="00D2146B" w:rsidRDefault="00310563"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310563" w:rsidRPr="00D2146B" w:rsidRDefault="00310563" w:rsidP="0050082D">
                        <w:pPr>
                          <w:spacing w:before="0" w:after="0" w:line="254" w:lineRule="auto"/>
                          <w:rPr>
                            <w:sz w:val="18"/>
                            <w:szCs w:val="18"/>
                          </w:rPr>
                        </w:pPr>
                        <w:r>
                          <w:rPr>
                            <w:rFonts w:eastAsia="Calibri"/>
                            <w:color w:val="000000"/>
                            <w:sz w:val="18"/>
                            <w:szCs w:val="18"/>
                          </w:rPr>
                          <w:t>auto int i</w:t>
                        </w:r>
                      </w:p>
                      <w:p w14:paraId="1EB866A9" w14:textId="57278A33" w:rsidR="00310563" w:rsidRDefault="00310563"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310563" w:rsidRDefault="00310563" w:rsidP="00073BF2">
                        <w:pPr>
                          <w:spacing w:before="0" w:after="0" w:line="254" w:lineRule="auto"/>
                          <w:rPr>
                            <w:rFonts w:eastAsia="Calibri"/>
                            <w:color w:val="000000"/>
                            <w:sz w:val="18"/>
                            <w:szCs w:val="18"/>
                          </w:rPr>
                        </w:pPr>
                      </w:p>
                      <w:p w14:paraId="55FF5C13" w14:textId="77777777" w:rsidR="00310563" w:rsidRPr="00D2146B" w:rsidRDefault="00310563" w:rsidP="00073BF2">
                        <w:pPr>
                          <w:spacing w:before="0" w:after="0" w:line="256" w:lineRule="auto"/>
                          <w:rPr>
                            <w:sz w:val="18"/>
                            <w:szCs w:val="18"/>
                          </w:rPr>
                        </w:pPr>
                        <w:r>
                          <w:rPr>
                            <w:rFonts w:eastAsia="Calibri"/>
                            <w:color w:val="000000"/>
                            <w:sz w:val="18"/>
                            <w:szCs w:val="18"/>
                          </w:rPr>
                          <w:t>m_parentTable</w:t>
                        </w:r>
                      </w:p>
                      <w:p w14:paraId="20CF0F08" w14:textId="77777777" w:rsidR="00310563" w:rsidRPr="00D2146B" w:rsidRDefault="00310563" w:rsidP="00073BF2">
                        <w:pPr>
                          <w:spacing w:before="0" w:after="0" w:line="254" w:lineRule="auto"/>
                          <w:rPr>
                            <w:sz w:val="18"/>
                            <w:szCs w:val="18"/>
                          </w:rPr>
                        </w:pPr>
                      </w:p>
                      <w:p w14:paraId="2347329E" w14:textId="77777777" w:rsidR="00310563" w:rsidRPr="00D2146B" w:rsidRDefault="00310563" w:rsidP="0050082D">
                        <w:pPr>
                          <w:spacing w:before="0" w:after="0" w:line="254" w:lineRule="auto"/>
                          <w:rPr>
                            <w:sz w:val="18"/>
                            <w:szCs w:val="18"/>
                          </w:rPr>
                        </w:pPr>
                        <w:r w:rsidRPr="00D2146B">
                          <w:rPr>
                            <w:rFonts w:eastAsia="Calibri"/>
                            <w:color w:val="000000"/>
                            <w:sz w:val="18"/>
                            <w:szCs w:val="18"/>
                          </w:rPr>
                          <w:t> </w:t>
                        </w:r>
                      </w:p>
                      <w:p w14:paraId="7D6DAD56" w14:textId="77777777" w:rsidR="00310563" w:rsidRPr="00D2146B" w:rsidRDefault="00310563"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310563" w:rsidRPr="00D2146B" w:rsidRDefault="00310563"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310563" w:rsidRPr="00100F82" w:rsidRDefault="00310563" w:rsidP="00100F82">
                        <w:pPr>
                          <w:spacing w:before="0" w:after="0"/>
                          <w:rPr>
                            <w:sz w:val="18"/>
                            <w:szCs w:val="18"/>
                          </w:rPr>
                        </w:pPr>
                        <w:r w:rsidRPr="00100F82">
                          <w:rPr>
                            <w:sz w:val="18"/>
                            <w:szCs w:val="18"/>
                          </w:rPr>
                          <w:t>auto int i</w:t>
                        </w:r>
                      </w:p>
                      <w:p w14:paraId="5D0A676C" w14:textId="673BC4F3" w:rsidR="00310563" w:rsidRPr="00100F82" w:rsidRDefault="00310563" w:rsidP="00100F82">
                        <w:pPr>
                          <w:spacing w:before="0" w:after="0"/>
                          <w:rPr>
                            <w:sz w:val="18"/>
                            <w:szCs w:val="18"/>
                          </w:rPr>
                        </w:pPr>
                        <w:r w:rsidRPr="00100F82">
                          <w:rPr>
                            <w:sz w:val="18"/>
                            <w:szCs w:val="18"/>
                          </w:rPr>
                          <w:t>auto double blockDouble</w:t>
                        </w:r>
                      </w:p>
                      <w:p w14:paraId="5B01AFF6" w14:textId="77777777" w:rsidR="00310563" w:rsidRDefault="00310563" w:rsidP="00100F82">
                        <w:pPr>
                          <w:spacing w:before="0" w:after="0" w:line="256" w:lineRule="auto"/>
                          <w:rPr>
                            <w:rFonts w:eastAsia="Calibri"/>
                            <w:color w:val="000000"/>
                            <w:sz w:val="18"/>
                            <w:szCs w:val="18"/>
                          </w:rPr>
                        </w:pPr>
                      </w:p>
                      <w:p w14:paraId="35EF25BA" w14:textId="6D9A7EDC" w:rsidR="00310563" w:rsidRPr="00D2146B" w:rsidRDefault="00310563" w:rsidP="00100F82">
                        <w:pPr>
                          <w:spacing w:before="0" w:after="0" w:line="256" w:lineRule="auto"/>
                          <w:rPr>
                            <w:sz w:val="18"/>
                            <w:szCs w:val="18"/>
                          </w:rPr>
                        </w:pPr>
                        <w:r>
                          <w:rPr>
                            <w:rFonts w:eastAsia="Calibri"/>
                            <w:color w:val="000000"/>
                            <w:sz w:val="18"/>
                            <w:szCs w:val="18"/>
                          </w:rPr>
                          <w:t>m_parentTable</w:t>
                        </w:r>
                      </w:p>
                      <w:p w14:paraId="274031CF" w14:textId="32871C06" w:rsidR="00310563" w:rsidRDefault="00310563"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310563" w:rsidRDefault="00310563"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310563" w:rsidRDefault="00310563" w:rsidP="00D44BB8">
                        <w:pPr>
                          <w:spacing w:line="252" w:lineRule="auto"/>
                        </w:pPr>
                        <w:r>
                          <w:rPr>
                            <w:rFonts w:eastAsia="Calibri"/>
                            <w:color w:val="000000"/>
                            <w:sz w:val="18"/>
                            <w:szCs w:val="18"/>
                          </w:rPr>
                          <w:t>SymbolTable.CurrentTable</w:t>
                        </w:r>
                      </w:p>
                      <w:p w14:paraId="332537CB" w14:textId="66AB52F1" w:rsidR="00310563" w:rsidRDefault="00310563" w:rsidP="00D44BB8">
                        <w:pPr>
                          <w:spacing w:line="252" w:lineRule="auto"/>
                        </w:pPr>
                      </w:p>
                      <w:p w14:paraId="35DA4169" w14:textId="77777777" w:rsidR="00310563" w:rsidRDefault="00310563"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310563" w:rsidRPr="00610E6C" w:rsidRDefault="00310563"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proofErr w:type="spellStart"/>
      <w:r w:rsidRPr="00D822A3">
        <w:rPr>
          <w:lang w:val="en-GB"/>
        </w:rPr>
        <w:t>Scope.cs</w:t>
      </w:r>
      <w:proofErr w:type="spellEnd"/>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proofErr w:type="spellStart"/>
      <w:r w:rsidRPr="00D822A3">
        <w:rPr>
          <w:lang w:val="en-GB"/>
        </w:rPr>
        <w:t>SymbolTable.cs</w:t>
      </w:r>
      <w:proofErr w:type="spellEnd"/>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w:t>
      </w:r>
      <w:proofErr w:type="gramStart"/>
      <w:r w:rsidR="00872364" w:rsidRPr="00D822A3">
        <w:rPr>
          <w:highlight w:val="white"/>
          <w:lang w:val="en-GB"/>
        </w:rPr>
        <w:t>offset, since</w:t>
      </w:r>
      <w:proofErr w:type="gramEnd"/>
      <w:r w:rsidR="00872364" w:rsidRPr="00D822A3">
        <w:rPr>
          <w:highlight w:val="white"/>
          <w:lang w:val="en-GB"/>
        </w:rPr>
        <w:t xml:space="preserv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 xml:space="preserve">When adding a symbol with a name we </w:t>
      </w:r>
      <w:proofErr w:type="gramStart"/>
      <w:r w:rsidRPr="00D822A3">
        <w:rPr>
          <w:lang w:val="en-GB"/>
        </w:rPr>
        <w:t>have to</w:t>
      </w:r>
      <w:proofErr w:type="gramEnd"/>
      <w:r w:rsidRPr="00D822A3">
        <w:rPr>
          <w:lang w:val="en-GB"/>
        </w:rPr>
        <w:t xml:space="preserve">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 xml:space="preserve">If the symbol is </w:t>
      </w:r>
      <w:proofErr w:type="gramStart"/>
      <w:r w:rsidRPr="00D822A3">
        <w:rPr>
          <w:lang w:val="en-GB"/>
        </w:rPr>
        <w:t>extern</w:t>
      </w:r>
      <w:proofErr w:type="gramEnd"/>
      <w:r w:rsidRPr="00D822A3">
        <w:rPr>
          <w:lang w:val="en-GB"/>
        </w:rPr>
        <w:t xml:space="preserve">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3" w:name="_Toc54625078"/>
      <w:r w:rsidRPr="00D822A3">
        <w:rPr>
          <w:lang w:val="en-GB"/>
        </w:rPr>
        <w:t>The Symbol</w:t>
      </w:r>
      <w:bookmarkEnd w:id="193"/>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4" w:author="Stefan Bjornander" w:date="2015-04-25T18:28:00Z">
        <w:r w:rsidR="008154C7" w:rsidRPr="00D822A3">
          <w:rPr>
            <w:lang w:val="en-GB"/>
          </w:rPr>
          <w:t>T</w:t>
        </w:r>
      </w:ins>
      <w:ins w:id="195" w:author="Stefan Bjornander" w:date="2015-04-25T16:11:00Z">
        <w:r w:rsidR="008154C7" w:rsidRPr="00D822A3">
          <w:rPr>
            <w:lang w:val="en-GB"/>
          </w:rPr>
          <w:t xml:space="preserve">he </w:t>
        </w:r>
      </w:ins>
      <w:r w:rsidR="00FB1C41" w:rsidRPr="00D822A3">
        <w:rPr>
          <w:lang w:val="en-GB"/>
        </w:rPr>
        <w:t>r</w:t>
      </w:r>
      <w:ins w:id="196" w:author="Stefan Bjornander" w:date="2015-04-25T16:11:00Z">
        <w:r w:rsidR="008154C7" w:rsidRPr="00D822A3">
          <w:rPr>
            <w:lang w:val="en-GB"/>
          </w:rPr>
          <w:t>egister storage has been included for the sake of completeness</w:t>
        </w:r>
      </w:ins>
      <w:r w:rsidR="00FB1C41" w:rsidRPr="00D822A3">
        <w:rPr>
          <w:lang w:val="en-GB"/>
        </w:rPr>
        <w:t>. T</w:t>
      </w:r>
      <w:ins w:id="197"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proofErr w:type="spellStart"/>
      <w:r w:rsidRPr="00D822A3">
        <w:rPr>
          <w:highlight w:val="white"/>
          <w:lang w:val="en-GB"/>
        </w:rPr>
        <w:t>Storage.cs</w:t>
      </w:r>
      <w:proofErr w:type="spellEnd"/>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8" w:author="Stefan Bjornander" w:date="2015-04-25T18:27:00Z">
        <w:r w:rsidRPr="00D822A3">
          <w:rPr>
            <w:lang w:val="en-GB"/>
          </w:rPr>
          <w:t xml:space="preserve">If the storage specifier is omitted a global variable is regarded as static and a local variable is </w:t>
        </w:r>
      </w:ins>
      <w:ins w:id="199" w:author="Stefan Bjornander" w:date="2015-04-25T18:28:00Z">
        <w:r w:rsidRPr="00D822A3">
          <w:rPr>
            <w:lang w:val="en-GB"/>
          </w:rPr>
          <w:t>regarded as auto.</w:t>
        </w:r>
      </w:ins>
      <w:r w:rsidRPr="00D822A3">
        <w:rPr>
          <w:lang w:val="en-GB"/>
        </w:rPr>
        <w:t xml:space="preserve"> In this book, t</w:t>
      </w:r>
      <w:ins w:id="200"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5883E353"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C2704A">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proofErr w:type="spellStart"/>
      <w:r w:rsidR="00B5293D">
        <w:rPr>
          <w:lang w:val="en-GB"/>
        </w:rPr>
        <w:t>d</w:t>
      </w:r>
      <w:r w:rsidR="00B5293D" w:rsidRPr="00D822A3">
        <w:rPr>
          <w:lang w:val="en-GB"/>
        </w:rPr>
        <w:t>ereferred</w:t>
      </w:r>
      <w:proofErr w:type="spellEnd"/>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1" w:author="Stefan Bjornander" w:date="2015-04-25T10:11:00Z">
            <w:rPr>
              <w:rStyle w:val="CodeInText"/>
            </w:rPr>
          </w:rPrChange>
        </w:rPr>
        <w:t>typedef</w:t>
      </w:r>
      <w:r w:rsidRPr="00D822A3">
        <w:rPr>
          <w:lang w:val="en-GB"/>
        </w:rPr>
        <w:t>, in the table.</w:t>
      </w:r>
      <w:ins w:id="202" w:author="Stefan Bjornander" w:date="2015-04-25T10:11:00Z">
        <w:r w:rsidRPr="00D822A3">
          <w:rPr>
            <w:lang w:val="en-GB"/>
          </w:rPr>
          <w:t xml:space="preserve"> In some compiler technique </w:t>
        </w:r>
      </w:ins>
      <w:r w:rsidR="00440B10" w:rsidRPr="00D822A3">
        <w:rPr>
          <w:lang w:val="en-GB"/>
        </w:rPr>
        <w:t>textbooks,</w:t>
      </w:r>
      <w:ins w:id="203" w:author="Stefan Bjornander" w:date="2015-04-25T10:11:00Z">
        <w:r w:rsidRPr="00D822A3">
          <w:rPr>
            <w:lang w:val="en-GB"/>
          </w:rPr>
          <w:t xml:space="preserve"> the table is called</w:t>
        </w:r>
      </w:ins>
      <w:ins w:id="204" w:author="Stefan Bjornander" w:date="2015-04-25T10:14:00Z">
        <w:r w:rsidRPr="00D822A3">
          <w:rPr>
            <w:lang w:val="en-GB"/>
          </w:rPr>
          <w:t xml:space="preserve"> the </w:t>
        </w:r>
        <w:r w:rsidRPr="00D822A3">
          <w:rPr>
            <w:rStyle w:val="CodeInText"/>
            <w:i/>
            <w:lang w:val="en-GB"/>
            <w:rPrChange w:id="205"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proofErr w:type="spellStart"/>
      <w:r w:rsidRPr="00D822A3">
        <w:rPr>
          <w:lang w:val="en-GB"/>
        </w:rPr>
        <w:t>Symbol.cs</w:t>
      </w:r>
      <w:proofErr w:type="spellEnd"/>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w:t>
      </w:r>
      <w:proofErr w:type="gramStart"/>
      <w:r w:rsidRPr="00D822A3">
        <w:rPr>
          <w:rStyle w:val="CodeInText"/>
          <w:b w:val="0"/>
          <w:bCs/>
          <w:lang w:val="en-GB"/>
        </w:rPr>
        <w:t xml:space="preserve">actually </w:t>
      </w:r>
      <w:r w:rsidR="008C7EFF" w:rsidRPr="00D822A3">
        <w:rPr>
          <w:rStyle w:val="CodeInText"/>
          <w:b w:val="0"/>
          <w:bCs/>
          <w:lang w:val="en-GB"/>
        </w:rPr>
        <w:t>has</w:t>
      </w:r>
      <w:proofErr w:type="gramEnd"/>
      <w:r w:rsidR="008C7EFF" w:rsidRPr="00D822A3">
        <w:rPr>
          <w:rStyle w:val="CodeInText"/>
          <w:b w:val="0"/>
          <w:bCs/>
          <w:lang w:val="en-GB"/>
        </w:rPr>
        <w:t xml:space="preserve">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 xml:space="preserve">names are the same. For symbols without external linkage, the unique name is </w:t>
      </w:r>
      <w:proofErr w:type="gramStart"/>
      <w:r w:rsidRPr="00D822A3">
        <w:rPr>
          <w:rStyle w:val="CodeInText"/>
          <w:b w:val="0"/>
          <w:bCs/>
          <w:lang w:val="en-GB"/>
        </w:rPr>
        <w:t>really unique</w:t>
      </w:r>
      <w:proofErr w:type="gramEnd"/>
      <w:r w:rsidRPr="00D822A3">
        <w:rPr>
          <w:rStyle w:val="CodeInText"/>
          <w:b w:val="0"/>
          <w:bCs/>
          <w:lang w:val="en-GB"/>
        </w:rPr>
        <w:t>.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lastRenderedPageBreak/>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lastRenderedPageBreak/>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lastRenderedPageBreak/>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6" w:name="_Toc54625079"/>
      <w:r w:rsidRPr="00D822A3">
        <w:rPr>
          <w:lang w:val="en-GB"/>
        </w:rPr>
        <w:t>Static Symbols</w:t>
      </w:r>
      <w:bookmarkEnd w:id="206"/>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proofErr w:type="spellStart"/>
      <w:r w:rsidRPr="00D822A3">
        <w:rPr>
          <w:lang w:val="en-GB"/>
        </w:rPr>
        <w:t>StaticSymbol.cs</w:t>
      </w:r>
      <w:proofErr w:type="spellEnd"/>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w:t>
      </w:r>
      <w:proofErr w:type="gramStart"/>
      <w:r w:rsidR="002468A2">
        <w:rPr>
          <w:highlight w:val="white"/>
          <w:lang w:val="en-GB"/>
        </w:rPr>
        <w:t>holds</w:t>
      </w:r>
      <w:proofErr w:type="gramEnd"/>
      <w:r w:rsidR="002468A2">
        <w:rPr>
          <w:highlight w:val="white"/>
          <w:lang w:val="en-GB"/>
        </w:rPr>
        <w:t xml:space="preserve">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proofErr w:type="spellStart"/>
      <w:r w:rsidRPr="00D822A3">
        <w:rPr>
          <w:lang w:val="en-GB"/>
        </w:rPr>
        <w:t>StaticSymbolLinux.cs</w:t>
      </w:r>
      <w:proofErr w:type="spellEnd"/>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proofErr w:type="spellStart"/>
      <w:r w:rsidRPr="00D822A3">
        <w:rPr>
          <w:highlight w:val="white"/>
          <w:lang w:val="en-GB"/>
        </w:rPr>
        <w:t>StaticSymbolWindows</w:t>
      </w:r>
      <w:r>
        <w:rPr>
          <w:lang w:val="en-GB"/>
        </w:rPr>
        <w:t>.cs</w:t>
      </w:r>
      <w:proofErr w:type="spellEnd"/>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7" w:name="_Ref54541618"/>
      <w:bookmarkStart w:id="208" w:name="_Toc54625080"/>
      <w:r w:rsidRPr="00D822A3">
        <w:rPr>
          <w:lang w:val="en-GB"/>
        </w:rPr>
        <w:lastRenderedPageBreak/>
        <w:t>The Type System</w:t>
      </w:r>
      <w:bookmarkEnd w:id="207"/>
      <w:bookmarkEnd w:id="208"/>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proofErr w:type="spellStart"/>
      <w:r w:rsidRPr="00D822A3">
        <w:rPr>
          <w:rStyle w:val="CodeInText"/>
          <w:lang w:val="en-GB"/>
        </w:rPr>
        <w:t>enum</w:t>
      </w:r>
      <w:proofErr w:type="spellEnd"/>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proofErr w:type="spellStart"/>
      <w:r w:rsidRPr="00D822A3">
        <w:rPr>
          <w:lang w:val="en-GB"/>
        </w:rPr>
        <w:t>Sort.cs</w:t>
      </w:r>
      <w:proofErr w:type="spellEnd"/>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w:t>
      </w:r>
      <w:proofErr w:type="gramStart"/>
      <w:r w:rsidRPr="00D822A3">
        <w:rPr>
          <w:lang w:val="en-GB"/>
        </w:rPr>
        <w:t>type</w:t>
      </w:r>
      <w:proofErr w:type="gramEnd"/>
      <w:r w:rsidRPr="00D822A3">
        <w:rPr>
          <w:lang w:val="en-GB"/>
        </w:rPr>
        <w:t xml:space="preserv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proofErr w:type="spellStart"/>
      <w:r w:rsidRPr="00D822A3">
        <w:rPr>
          <w:lang w:val="en-GB"/>
        </w:rPr>
        <w:t>Type.cs</w:t>
      </w:r>
      <w:proofErr w:type="spellEnd"/>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9" w:author="Stefan Bjornander" w:date="2015-04-25T10:33:00Z"/>
          <w:color w:val="auto"/>
          <w:lang w:val="en-GB"/>
        </w:rPr>
        <w:pPrChange w:id="210"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1" w:author="Stefan Bjornander" w:date="2015-04-25T10:40:00Z">
          <w:pPr>
            <w:pStyle w:val="Rubrik3"/>
          </w:pPr>
        </w:pPrChange>
      </w:pPr>
      <w:ins w:id="212" w:author="Stefan Bjornander" w:date="2015-04-25T10:41:00Z">
        <w:r w:rsidRPr="00D822A3">
          <w:rPr>
            <w:lang w:val="en-GB"/>
          </w:rPr>
          <w:t>Contrary</w:t>
        </w:r>
      </w:ins>
      <w:ins w:id="213" w:author="Stefan Bjornander" w:date="2015-04-25T10:40:00Z">
        <w:r w:rsidRPr="00D822A3">
          <w:rPr>
            <w:lang w:val="en-GB"/>
          </w:rPr>
          <w:t xml:space="preserve"> to some other languages, there is no logical type in C. </w:t>
        </w:r>
      </w:ins>
      <w:ins w:id="214"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5"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6" w:author="Stefan Bjornander" w:date="2015-04-25T10:42:00Z">
        <w:r w:rsidRPr="00D822A3">
          <w:rPr>
            <w:lang w:val="en-GB"/>
          </w:rPr>
          <w:t>The</w:t>
        </w:r>
      </w:ins>
      <w:r w:rsidRPr="00D822A3">
        <w:rPr>
          <w:lang w:val="en-GB"/>
        </w:rPr>
        <w:t xml:space="preserve"> logical</w:t>
      </w:r>
      <w:ins w:id="217" w:author="Stefan Bjornander" w:date="2015-04-25T10:42:00Z">
        <w:r w:rsidRPr="00D822A3">
          <w:rPr>
            <w:lang w:val="en-GB"/>
          </w:rPr>
          <w:t xml:space="preserve"> type holds the </w:t>
        </w:r>
      </w:ins>
      <w:ins w:id="218" w:author="Stefan Bjornander" w:date="2015-04-25T10:43:00Z">
        <w:r w:rsidRPr="00D822A3">
          <w:rPr>
            <w:lang w:val="en-GB"/>
          </w:rPr>
          <w:t xml:space="preserve">two </w:t>
        </w:r>
      </w:ins>
      <w:ins w:id="219" w:author="Stefan Bjornander" w:date="2015-04-25T10:42:00Z">
        <w:r w:rsidRPr="00D822A3">
          <w:rPr>
            <w:lang w:val="en-GB"/>
          </w:rPr>
          <w:t xml:space="preserve">sets </w:t>
        </w:r>
        <w:r w:rsidRPr="00D822A3">
          <w:rPr>
            <w:rStyle w:val="KeyWord0"/>
            <w:lang w:val="en-GB"/>
            <w:rPrChange w:id="220" w:author="Stefan Bjornander" w:date="2015-04-25T10:42:00Z">
              <w:rPr>
                <w:rStyle w:val="CodeInText"/>
              </w:rPr>
            </w:rPrChange>
          </w:rPr>
          <w:t>m_trueSet</w:t>
        </w:r>
        <w:r w:rsidRPr="00D822A3">
          <w:rPr>
            <w:lang w:val="en-GB"/>
          </w:rPr>
          <w:t xml:space="preserve"> and </w:t>
        </w:r>
        <w:r w:rsidRPr="00D822A3">
          <w:rPr>
            <w:rStyle w:val="KeyWord0"/>
            <w:lang w:val="en-GB"/>
            <w:rPrChange w:id="221" w:author="Stefan Bjornander" w:date="2015-04-25T10:42:00Z">
              <w:rPr>
                <w:rStyle w:val="CodeInText"/>
              </w:rPr>
            </w:rPrChange>
          </w:rPr>
          <w:t>m_falseSet</w:t>
        </w:r>
        <w:r w:rsidRPr="00D822A3">
          <w:rPr>
            <w:lang w:val="en-GB"/>
          </w:rPr>
          <w:t xml:space="preserve">, which hold </w:t>
        </w:r>
      </w:ins>
      <w:ins w:id="222" w:author="Stefan Bjornander" w:date="2015-04-25T10:43:00Z">
        <w:r w:rsidRPr="00D822A3">
          <w:rPr>
            <w:lang w:val="en-GB"/>
          </w:rPr>
          <w:t>middle code address</w:t>
        </w:r>
      </w:ins>
      <w:ins w:id="223" w:author="Stefan Bjornander" w:date="2015-04-25T10:44:00Z">
        <w:r w:rsidRPr="00D822A3">
          <w:rPr>
            <w:lang w:val="en-GB"/>
          </w:rPr>
          <w:t>es</w:t>
        </w:r>
      </w:ins>
      <w:ins w:id="224" w:author="Stefan Bjornander" w:date="2015-04-25T10:43:00Z">
        <w:r w:rsidRPr="00D822A3">
          <w:rPr>
            <w:lang w:val="en-GB"/>
          </w:rPr>
          <w:t xml:space="preserve"> to jumps </w:t>
        </w:r>
      </w:ins>
      <w:r w:rsidRPr="00D822A3">
        <w:rPr>
          <w:lang w:val="en-GB"/>
        </w:rPr>
        <w:t>instructions that</w:t>
      </w:r>
      <w:ins w:id="225" w:author="Stefan Bjornander" w:date="2015-04-25T10:44:00Z">
        <w:r w:rsidRPr="00D822A3">
          <w:rPr>
            <w:lang w:val="en-GB"/>
          </w:rPr>
          <w:t xml:space="preserve"> will later be filled with the address</w:t>
        </w:r>
      </w:ins>
      <w:r w:rsidRPr="00D822A3">
        <w:rPr>
          <w:lang w:val="en-GB"/>
        </w:rPr>
        <w:t>es</w:t>
      </w:r>
      <w:ins w:id="226" w:author="Stefan Bjornander" w:date="2015-04-25T10:44:00Z">
        <w:r w:rsidRPr="00D822A3">
          <w:rPr>
            <w:lang w:val="en-GB"/>
          </w:rPr>
          <w:t xml:space="preserve"> to jump </w:t>
        </w:r>
      </w:ins>
      <w:r w:rsidRPr="00D822A3">
        <w:rPr>
          <w:lang w:val="en-GB"/>
        </w:rPr>
        <w:t xml:space="preserve">to </w:t>
      </w:r>
      <w:ins w:id="227"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8"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9" w:author="Stefan Bjornander" w:date="2015-04-25T10:39:00Z">
        <w:r w:rsidR="00B402D5" w:rsidRPr="00D822A3">
          <w:rPr>
            <w:lang w:val="en-GB"/>
          </w:rPr>
          <w:t>The bi</w:t>
        </w:r>
      </w:ins>
      <w:r w:rsidR="00B402D5" w:rsidRPr="00D822A3">
        <w:rPr>
          <w:lang w:val="en-GB"/>
        </w:rPr>
        <w:t>t</w:t>
      </w:r>
      <w:ins w:id="230"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1" w:author="Stefan Bjornander" w:date="2015-04-25T10:39:00Z">
        <w:r w:rsidR="00B402D5" w:rsidRPr="00D822A3">
          <w:rPr>
            <w:lang w:val="en-GB"/>
          </w:rPr>
          <w:t xml:space="preserve">is used </w:t>
        </w:r>
      </w:ins>
      <w:ins w:id="232" w:author="Stefan Bjornander" w:date="2015-04-25T10:40:00Z">
        <w:r w:rsidR="00481C24" w:rsidRPr="00D822A3">
          <w:rPr>
            <w:lang w:val="en-GB"/>
          </w:rPr>
          <w:t>to set the unused bits to zero</w:t>
        </w:r>
      </w:ins>
      <w:r w:rsidR="00481C24" w:rsidRPr="00D822A3">
        <w:rPr>
          <w:lang w:val="en-GB"/>
        </w:rPr>
        <w:t xml:space="preserve"> </w:t>
      </w:r>
      <w:ins w:id="233"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4" w:author="Stefan Bjornander" w:date="2015-04-25T11:02:00Z">
        <w:r w:rsidRPr="00D822A3">
          <w:rPr>
            <w:lang w:val="en-GB"/>
          </w:rPr>
          <w:t xml:space="preserve">The type pointed at is null when the type is created, it will later be set by the </w:t>
        </w:r>
      </w:ins>
      <w:r w:rsidRPr="00D822A3">
        <w:rPr>
          <w:lang w:val="en-GB"/>
        </w:rPr>
        <w:t>declarator</w:t>
      </w:r>
      <w:ins w:id="235" w:author="Stefan Bjornander" w:date="2015-04-25T11:02:00Z">
        <w:r w:rsidRPr="00D822A3">
          <w:rPr>
            <w:lang w:val="en-GB"/>
          </w:rPr>
          <w:t xml:space="preserve"> type.</w:t>
        </w:r>
      </w:ins>
      <w:ins w:id="236"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7"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8" w:author="Stefan Bjornander" w:date="2015-04-25T11:00:00Z">
        <w:r w:rsidR="00270234" w:rsidRPr="00D822A3">
          <w:rPr>
            <w:lang w:val="en-GB"/>
          </w:rPr>
          <w:t>hen the type is created</w:t>
        </w:r>
      </w:ins>
      <w:r w:rsidR="00270234" w:rsidRPr="00D822A3">
        <w:rPr>
          <w:lang w:val="en-GB"/>
        </w:rPr>
        <w:t>, t</w:t>
      </w:r>
      <w:ins w:id="239" w:author="Stefan Bjornander" w:date="2015-04-25T11:00:00Z">
        <w:r w:rsidR="007071E3" w:rsidRPr="00D822A3">
          <w:rPr>
            <w:lang w:val="en-GB"/>
          </w:rPr>
          <w:t>he array size can be zero. In that case it will later be set by the length of its ini</w:t>
        </w:r>
      </w:ins>
      <w:ins w:id="240" w:author="Stefan Bjornander" w:date="2015-04-25T11:01:00Z">
        <w:r w:rsidR="007071E3" w:rsidRPr="00D822A3">
          <w:rPr>
            <w:lang w:val="en-GB"/>
          </w:rPr>
          <w:t xml:space="preserve">tialization </w:t>
        </w:r>
      </w:ins>
      <w:ins w:id="241"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2"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meaningless, but</w:t>
      </w:r>
      <w:proofErr w:type="gramEnd"/>
      <w:r w:rsidR="00752124" w:rsidRPr="00D822A3">
        <w:rPr>
          <w:lang w:val="en-GB"/>
        </w:rPr>
        <w:t xml:space="preserve">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602642ED" w:rsidR="00D36967" w:rsidRPr="00D822A3" w:rsidRDefault="00D36967">
      <w:pPr>
        <w:rPr>
          <w:color w:val="auto"/>
          <w:lang w:val="en-GB"/>
        </w:rPr>
        <w:pPrChange w:id="243" w:author="Stefan Bjornander" w:date="2015-04-25T10:38:00Z">
          <w:pPr>
            <w:pStyle w:val="Rubrik3"/>
          </w:pPr>
        </w:pPrChange>
      </w:pPr>
      <w:ins w:id="244" w:author="Stefan Bjornander" w:date="2015-04-25T10:38:00Z">
        <w:r w:rsidRPr="00D822A3">
          <w:rPr>
            <w:lang w:val="en-GB"/>
          </w:rPr>
          <w:t>The enumeration type (</w:t>
        </w:r>
        <w:proofErr w:type="spellStart"/>
        <w:r w:rsidRPr="00D822A3">
          <w:rPr>
            <w:rStyle w:val="KeyWord0"/>
            <w:lang w:val="en-GB"/>
            <w:rPrChange w:id="245" w:author="Stefan Bjornander" w:date="2015-04-25T10:38:00Z">
              <w:rPr>
                <w:rStyle w:val="CodeInText"/>
              </w:rPr>
            </w:rPrChange>
          </w:rPr>
          <w:t>enum</w:t>
        </w:r>
        <w:proofErr w:type="spellEnd"/>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6"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7"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C2704A">
        <w:rPr>
          <w:lang w:val="en-GB"/>
        </w:rPr>
        <w:t>3.3.1</w:t>
      </w:r>
      <w:r w:rsidRPr="00D822A3">
        <w:rPr>
          <w:lang w:val="en-GB"/>
        </w:rPr>
        <w:fldChar w:fldCharType="end"/>
      </w:r>
      <w:r w:rsidRPr="00D822A3">
        <w:rPr>
          <w:lang w:val="en-GB"/>
        </w:rPr>
        <w:t xml:space="preserve"> </w:t>
      </w:r>
      <w:ins w:id="248"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9" w:author="Stefan Bjornander" w:date="2015-04-25T10:38:00Z">
        <w:r w:rsidRPr="00D822A3">
          <w:rPr>
            <w:lang w:val="en-GB"/>
          </w:rPr>
          <w:t xml:space="preserve"> initialize its value. </w:t>
        </w:r>
      </w:ins>
      <w:r w:rsidRPr="00D822A3">
        <w:rPr>
          <w:lang w:val="en-GB"/>
        </w:rPr>
        <w:t>Therefore,</w:t>
      </w:r>
      <w:ins w:id="250" w:author="Stefan Bjornander" w:date="2015-04-25T10:38:00Z">
        <w:r w:rsidRPr="00D822A3">
          <w:rPr>
            <w:lang w:val="en-GB"/>
          </w:rPr>
          <w:t xml:space="preserve"> we add the </w:t>
        </w:r>
        <w:r w:rsidRPr="00D822A3">
          <w:rPr>
            <w:rStyle w:val="KeyWord0"/>
            <w:lang w:val="en-GB"/>
            <w:rPrChange w:id="251" w:author="Stefan Bjornander" w:date="2015-04-25T10:39:00Z">
              <w:rPr>
                <w:rStyle w:val="CodeInText"/>
              </w:rPr>
            </w:rPrChange>
          </w:rPr>
          <w:t>m_enum</w:t>
        </w:r>
        <w:r w:rsidRPr="00D822A3">
          <w:rPr>
            <w:lang w:val="en-GB"/>
          </w:rPr>
          <w:t xml:space="preserve"> field and the </w:t>
        </w:r>
      </w:ins>
      <w:r w:rsidRPr="00D822A3">
        <w:rPr>
          <w:rStyle w:val="CodeInText"/>
          <w:lang w:val="en-GB"/>
        </w:rPr>
        <w:t>Enumeration</w:t>
      </w:r>
      <w:ins w:id="252"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3" w:author="Stefan Bjornander" w:date="2015-04-25T11:15:00Z"/>
          <w:lang w:val="en-GB"/>
        </w:rPr>
        <w:pPrChange w:id="254" w:author="Stefan Bjornander" w:date="2015-04-25T14:54:00Z">
          <w:pPr>
            <w:pStyle w:val="Rubrik3"/>
          </w:pPr>
        </w:pPrChange>
      </w:pPr>
      <w:ins w:id="255" w:author="Stefan Bjornander" w:date="2015-04-25T14:54:00Z">
        <w:r w:rsidRPr="00D822A3">
          <w:rPr>
            <w:lang w:val="en-GB"/>
          </w:rPr>
          <w:t xml:space="preserve">Each type has a size, even though void </w:t>
        </w:r>
      </w:ins>
      <w:ins w:id="256" w:author="Stefan Bjornander" w:date="2015-04-25T16:04:00Z">
        <w:r w:rsidRPr="00D822A3">
          <w:rPr>
            <w:lang w:val="en-GB"/>
          </w:rPr>
          <w:t>and</w:t>
        </w:r>
      </w:ins>
      <w:ins w:id="257" w:author="Stefan Bjornander" w:date="2015-04-25T14:54:00Z">
        <w:r w:rsidRPr="00D822A3">
          <w:rPr>
            <w:lang w:val="en-GB"/>
          </w:rPr>
          <w:t xml:space="preserve"> function ha</w:t>
        </w:r>
      </w:ins>
      <w:ins w:id="258" w:author="Stefan Bjornander" w:date="2015-04-25T16:04:00Z">
        <w:r w:rsidRPr="00D822A3">
          <w:rPr>
            <w:lang w:val="en-GB"/>
          </w:rPr>
          <w:t>ve</w:t>
        </w:r>
      </w:ins>
      <w:ins w:id="259" w:author="Stefan Bjornander" w:date="2015-04-25T14:54:00Z">
        <w:r w:rsidRPr="00D822A3">
          <w:rPr>
            <w:lang w:val="en-GB"/>
          </w:rPr>
          <w:t xml:space="preserve"> size zero. The size of an array is its size times the size of its type</w:t>
        </w:r>
      </w:ins>
      <w:ins w:id="260" w:author="Stefan Bjornander" w:date="2015-04-25T14:55:00Z">
        <w:r w:rsidRPr="00D822A3">
          <w:rPr>
            <w:lang w:val="en-GB"/>
          </w:rPr>
          <w:t xml:space="preserve">, the size of a struct is the sum of the sizes of its members, and the size of a union is the size of its </w:t>
        </w:r>
      </w:ins>
      <w:ins w:id="261" w:author="Stefan Bjornander" w:date="2015-04-25T16:04:00Z">
        <w:r w:rsidRPr="00D822A3">
          <w:rPr>
            <w:lang w:val="en-GB"/>
          </w:rPr>
          <w:t>largest</w:t>
        </w:r>
      </w:ins>
      <w:ins w:id="262" w:author="Stefan Bjornander" w:date="2015-04-25T14:55:00Z">
        <w:r w:rsidRPr="00D822A3">
          <w:rPr>
            <w:lang w:val="en-GB"/>
          </w:rPr>
          <w:t xml:space="preserve"> member. Not</w:t>
        </w:r>
      </w:ins>
      <w:ins w:id="263" w:author="Stefan Bjornander" w:date="2015-04-25T16:04:00Z">
        <w:r w:rsidRPr="00D822A3">
          <w:rPr>
            <w:lang w:val="en-GB"/>
          </w:rPr>
          <w:t>e</w:t>
        </w:r>
      </w:ins>
      <w:ins w:id="264"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lastRenderedPageBreak/>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5" w:author="Stefan Bjornander" w:date="2015-04-25T11:37:00Z">
        <w:r w:rsidRPr="00D822A3">
          <w:rPr>
            <w:lang w:val="en-GB"/>
          </w:rPr>
          <w:t xml:space="preserve">It is possible to define an array without </w:t>
        </w:r>
      </w:ins>
      <w:ins w:id="266" w:author="Stefan Bjornander" w:date="2015-04-25T11:38:00Z">
        <w:r w:rsidRPr="00D822A3">
          <w:rPr>
            <w:noProof/>
            <w:lang w:val="en-GB"/>
          </w:rPr>
          <w:t xml:space="preserve">stating its size, </w:t>
        </w:r>
      </w:ins>
      <w:ins w:id="267" w:author="Stefan Bjornander" w:date="2015-04-25T14:31:00Z">
        <w:r w:rsidRPr="00D822A3">
          <w:rPr>
            <w:noProof/>
            <w:lang w:val="en-GB"/>
          </w:rPr>
          <w:t>in which case the array is given the size zero. I</w:t>
        </w:r>
      </w:ins>
      <w:ins w:id="268" w:author="Stefan Bjornander" w:date="2015-04-25T11:38:00Z">
        <w:r w:rsidRPr="00D822A3">
          <w:rPr>
            <w:noProof/>
            <w:lang w:val="en-GB"/>
          </w:rPr>
          <w:t>n that case</w:t>
        </w:r>
      </w:ins>
      <w:ins w:id="269" w:author="Stefan Bjornander" w:date="2015-04-25T14:31:00Z">
        <w:r w:rsidRPr="00D822A3">
          <w:rPr>
            <w:noProof/>
            <w:lang w:val="en-GB"/>
          </w:rPr>
          <w:t>,</w:t>
        </w:r>
      </w:ins>
      <w:ins w:id="270" w:author="Stefan Bjornander" w:date="2015-04-25T11:38:00Z">
        <w:r w:rsidRPr="00D822A3">
          <w:rPr>
            <w:noProof/>
            <w:lang w:val="en-GB"/>
          </w:rPr>
          <w:t xml:space="preserve"> </w:t>
        </w:r>
      </w:ins>
      <w:ins w:id="271" w:author="Stefan Bjornander" w:date="2015-04-25T14:31:00Z">
        <w:r w:rsidRPr="00D822A3">
          <w:rPr>
            <w:noProof/>
            <w:lang w:val="en-GB"/>
          </w:rPr>
          <w:t>the</w:t>
        </w:r>
      </w:ins>
      <w:ins w:id="272" w:author="Stefan Bjornander" w:date="2015-04-25T11:38:00Z">
        <w:r w:rsidRPr="00D822A3">
          <w:rPr>
            <w:noProof/>
            <w:lang w:val="en-GB"/>
          </w:rPr>
          <w:t xml:space="preserve"> </w:t>
        </w:r>
      </w:ins>
      <w:ins w:id="273" w:author="Stefan Bjornander" w:date="2015-04-25T14:31:00Z">
        <w:r w:rsidRPr="00D822A3">
          <w:rPr>
            <w:noProof/>
            <w:lang w:val="en-GB"/>
          </w:rPr>
          <w:t xml:space="preserve">array </w:t>
        </w:r>
      </w:ins>
      <w:ins w:id="274" w:author="Stefan Bjornander" w:date="2015-04-25T11:38:00Z">
        <w:r w:rsidRPr="00D822A3">
          <w:rPr>
            <w:noProof/>
            <w:lang w:val="en-GB"/>
          </w:rPr>
          <w:t xml:space="preserve">size must be determined by the size of its initialization list. </w:t>
        </w:r>
      </w:ins>
      <w:ins w:id="275" w:author="Stefan Bjornander" w:date="2015-04-25T11:39:00Z">
        <w:r w:rsidRPr="00D822A3">
          <w:rPr>
            <w:noProof/>
            <w:lang w:val="en-GB"/>
          </w:rPr>
          <w:t xml:space="preserve">However, if the </w:t>
        </w:r>
      </w:ins>
      <w:ins w:id="276" w:author="Stefan Bjornander" w:date="2015-04-25T11:40:00Z">
        <w:r w:rsidRPr="00D822A3">
          <w:rPr>
            <w:noProof/>
            <w:lang w:val="en-GB"/>
          </w:rPr>
          <w:t xml:space="preserve">array </w:t>
        </w:r>
      </w:ins>
      <w:ins w:id="277" w:author="Stefan Bjornander" w:date="2015-04-25T11:39:00Z">
        <w:r w:rsidRPr="00D822A3">
          <w:rPr>
            <w:noProof/>
            <w:lang w:val="en-GB"/>
          </w:rPr>
          <w:t xml:space="preserve">definition </w:t>
        </w:r>
      </w:ins>
      <w:ins w:id="278" w:author="Stefan Bjornander" w:date="2015-04-25T11:40:00Z">
        <w:r w:rsidRPr="00D822A3">
          <w:rPr>
            <w:noProof/>
            <w:lang w:val="en-GB"/>
          </w:rPr>
          <w:t>lacks</w:t>
        </w:r>
      </w:ins>
      <w:ins w:id="279" w:author="Stefan Bjornander" w:date="2015-04-25T11:39:00Z">
        <w:r w:rsidRPr="00D822A3">
          <w:rPr>
            <w:noProof/>
            <w:lang w:val="en-GB"/>
          </w:rPr>
          <w:t xml:space="preserve"> an initialization list</w:t>
        </w:r>
      </w:ins>
      <w:ins w:id="280" w:author="Stefan Bjornander" w:date="2015-04-25T11:40:00Z">
        <w:r w:rsidRPr="00D822A3">
          <w:rPr>
            <w:noProof/>
            <w:lang w:val="en-GB"/>
          </w:rPr>
          <w:t xml:space="preserve">, the array </w:t>
        </w:r>
      </w:ins>
      <w:ins w:id="281" w:author="Stefan Bjornander" w:date="2015-04-25T14:31:00Z">
        <w:r w:rsidRPr="00D822A3">
          <w:rPr>
            <w:noProof/>
            <w:lang w:val="en-GB"/>
          </w:rPr>
          <w:t xml:space="preserve">keeps the size zero and is considered </w:t>
        </w:r>
      </w:ins>
      <w:ins w:id="282" w:author="Stefan Bjornander" w:date="2015-04-25T11:40:00Z">
        <w:r w:rsidRPr="00D822A3">
          <w:rPr>
            <w:noProof/>
            <w:lang w:val="en-GB"/>
          </w:rPr>
          <w:t>incomplete</w:t>
        </w:r>
      </w:ins>
      <w:ins w:id="283" w:author="Stefan Bjornander" w:date="2015-04-25T11:39:00Z">
        <w:r w:rsidRPr="00D822A3">
          <w:rPr>
            <w:noProof/>
            <w:lang w:val="en-GB"/>
          </w:rPr>
          <w:t>.</w:t>
        </w:r>
      </w:ins>
      <w:ins w:id="284" w:author="Stefan Bjornander" w:date="2015-04-25T14:30:00Z">
        <w:r w:rsidRPr="00D822A3">
          <w:rPr>
            <w:noProof/>
            <w:lang w:val="en-GB"/>
          </w:rPr>
          <w:t xml:space="preserve"> In the same</w:t>
        </w:r>
      </w:ins>
      <w:ins w:id="285" w:author="Stefan Bjornander" w:date="2015-04-25T14:33:00Z">
        <w:r w:rsidRPr="00D822A3">
          <w:rPr>
            <w:noProof/>
            <w:lang w:val="en-GB"/>
          </w:rPr>
          <w:t xml:space="preserve"> way</w:t>
        </w:r>
      </w:ins>
      <w:ins w:id="286" w:author="Stefan Bjornander" w:date="2015-04-25T14:30:00Z">
        <w:r w:rsidRPr="00D822A3">
          <w:rPr>
            <w:noProof/>
            <w:lang w:val="en-GB"/>
          </w:rPr>
          <w:t xml:space="preserve">, it is possible to define only the </w:t>
        </w:r>
      </w:ins>
      <w:ins w:id="287" w:author="Stefan Bjornander" w:date="2015-04-25T14:32:00Z">
        <w:r w:rsidRPr="00D822A3">
          <w:rPr>
            <w:noProof/>
            <w:lang w:val="en-GB"/>
          </w:rPr>
          <w:t>n</w:t>
        </w:r>
      </w:ins>
      <w:ins w:id="288" w:author="Stefan Bjornander" w:date="2015-04-25T14:33:00Z">
        <w:r w:rsidRPr="00D822A3">
          <w:rPr>
            <w:noProof/>
            <w:lang w:val="en-GB"/>
          </w:rPr>
          <w:t>ame tag</w:t>
        </w:r>
      </w:ins>
      <w:ins w:id="289" w:author="Stefan Bjornander" w:date="2015-04-25T14:30:00Z">
        <w:r w:rsidRPr="00D822A3">
          <w:rPr>
            <w:noProof/>
            <w:lang w:val="en-GB"/>
          </w:rPr>
          <w:t xml:space="preserve"> of a struct</w:t>
        </w:r>
      </w:ins>
      <w:ins w:id="290" w:author="Stefan Bjornander" w:date="2015-04-25T14:33:00Z">
        <w:r w:rsidRPr="00D822A3">
          <w:rPr>
            <w:noProof/>
            <w:lang w:val="en-GB"/>
          </w:rPr>
          <w:t xml:space="preserve"> or union</w:t>
        </w:r>
      </w:ins>
      <w:ins w:id="291" w:author="Stefan Bjornander" w:date="2015-04-25T14:30:00Z">
        <w:r w:rsidRPr="00D822A3">
          <w:rPr>
            <w:noProof/>
            <w:lang w:val="en-GB"/>
          </w:rPr>
          <w:t xml:space="preserve">, with its </w:t>
        </w:r>
      </w:ins>
      <w:ins w:id="292" w:author="Stefan Bjornander" w:date="2015-04-25T14:33:00Z">
        <w:r w:rsidRPr="00D822A3">
          <w:rPr>
            <w:noProof/>
            <w:lang w:val="en-GB"/>
          </w:rPr>
          <w:t xml:space="preserve">member </w:t>
        </w:r>
      </w:ins>
      <w:r w:rsidRPr="00D822A3">
        <w:rPr>
          <w:noProof/>
          <w:lang w:val="en-GB"/>
        </w:rPr>
        <w:t>map</w:t>
      </w:r>
      <w:ins w:id="293" w:author="Stefan Bjornander" w:date="2015-04-25T14:33:00Z">
        <w:r w:rsidRPr="00D822A3">
          <w:rPr>
            <w:noProof/>
            <w:lang w:val="en-GB"/>
          </w:rPr>
          <w:t xml:space="preserve"> </w:t>
        </w:r>
      </w:ins>
      <w:ins w:id="294" w:author="Stefan Bjornander" w:date="2015-04-25T14:30:00Z">
        <w:r w:rsidRPr="00D822A3">
          <w:rPr>
            <w:noProof/>
            <w:lang w:val="en-GB"/>
          </w:rPr>
          <w:t xml:space="preserve">to be defined later. </w:t>
        </w:r>
      </w:ins>
      <w:ins w:id="295" w:author="Stefan Bjornander" w:date="2015-04-25T14:32:00Z">
        <w:r w:rsidRPr="00D822A3">
          <w:rPr>
            <w:noProof/>
            <w:lang w:val="en-GB"/>
          </w:rPr>
          <w:t xml:space="preserve">In that case, the member </w:t>
        </w:r>
      </w:ins>
      <w:r w:rsidRPr="00D822A3">
        <w:rPr>
          <w:noProof/>
          <w:lang w:val="en-GB"/>
        </w:rPr>
        <w:t>map</w:t>
      </w:r>
      <w:ins w:id="296" w:author="Stefan Bjornander" w:date="2015-04-25T14:32:00Z">
        <w:r w:rsidRPr="00D822A3">
          <w:rPr>
            <w:noProof/>
            <w:lang w:val="en-GB"/>
          </w:rPr>
          <w:t xml:space="preserve"> is given the value null, which is keep if the </w:t>
        </w:r>
      </w:ins>
      <w:ins w:id="297" w:author="Stefan Bjornander" w:date="2015-04-25T14:33:00Z">
        <w:r w:rsidRPr="00D822A3">
          <w:rPr>
            <w:noProof/>
            <w:lang w:val="en-GB"/>
          </w:rPr>
          <w:t xml:space="preserve">member </w:t>
        </w:r>
      </w:ins>
      <w:r w:rsidRPr="00D822A3">
        <w:rPr>
          <w:noProof/>
          <w:lang w:val="en-GB"/>
        </w:rPr>
        <w:t>map</w:t>
      </w:r>
      <w:ins w:id="298" w:author="Stefan Bjornander" w:date="2015-04-25T14:33:00Z">
        <w:r w:rsidRPr="00D822A3">
          <w:rPr>
            <w:noProof/>
            <w:lang w:val="en-GB"/>
          </w:rPr>
          <w:t xml:space="preserve"> is n</w:t>
        </w:r>
      </w:ins>
      <w:r w:rsidRPr="00D822A3">
        <w:rPr>
          <w:noProof/>
          <w:lang w:val="en-GB"/>
        </w:rPr>
        <w:t>ot</w:t>
      </w:r>
      <w:ins w:id="299" w:author="Stefan Bjornander" w:date="2015-04-25T14:33:00Z">
        <w:r w:rsidRPr="00D822A3">
          <w:rPr>
            <w:noProof/>
            <w:lang w:val="en-GB"/>
          </w:rPr>
          <w:t xml:space="preserve"> defined, and the struct or union is consider incomplete.</w:t>
        </w:r>
      </w:ins>
      <w:ins w:id="300"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1"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lastRenderedPageBreak/>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2" w:author="Stefan Bjornander" w:date="2015-04-25T10:27:00Z">
          <w:pPr>
            <w:pStyle w:val="Rubrik3"/>
          </w:pPr>
        </w:pPrChange>
      </w:pPr>
      <w:ins w:id="303" w:author="Stefan Bjornander" w:date="2015-04-25T10:30:00Z">
        <w:r w:rsidRPr="00D822A3">
          <w:rPr>
            <w:lang w:val="en-GB"/>
          </w:rPr>
          <w:t xml:space="preserve">The idea of the volatile </w:t>
        </w:r>
      </w:ins>
      <w:ins w:id="304" w:author="Stefan Bjornander" w:date="2015-04-25T10:31:00Z">
        <w:r w:rsidRPr="00D822A3">
          <w:rPr>
            <w:lang w:val="en-GB"/>
          </w:rPr>
          <w:t xml:space="preserve">qualifier is to </w:t>
        </w:r>
      </w:ins>
      <w:ins w:id="305" w:author="Stefan Bjornander" w:date="2015-04-25T10:30:00Z">
        <w:r w:rsidRPr="00D822A3">
          <w:rPr>
            <w:lang w:val="en-GB"/>
          </w:rPr>
          <w:t xml:space="preserve">prevent optimization, and since this book </w:t>
        </w:r>
      </w:ins>
      <w:ins w:id="306" w:author="Stefan Bjornander" w:date="2015-04-25T10:31:00Z">
        <w:r w:rsidRPr="00D822A3">
          <w:rPr>
            <w:lang w:val="en-GB"/>
          </w:rPr>
          <w:t>is focused on optimization techniques</w:t>
        </w:r>
      </w:ins>
      <w:r w:rsidR="001832E0" w:rsidRPr="00D822A3">
        <w:rPr>
          <w:lang w:val="en-GB"/>
        </w:rPr>
        <w:t>,</w:t>
      </w:r>
      <w:ins w:id="307" w:author="Stefan Bjornander" w:date="2015-04-25T10:31:00Z">
        <w:r w:rsidRPr="00D822A3">
          <w:rPr>
            <w:lang w:val="en-GB"/>
          </w:rPr>
          <w:t xml:space="preserve"> we have no real use for the volatile </w:t>
        </w:r>
      </w:ins>
      <w:r w:rsidRPr="00D822A3">
        <w:rPr>
          <w:lang w:val="en-GB"/>
        </w:rPr>
        <w:t>qualifier</w:t>
      </w:r>
      <w:ins w:id="308" w:author="Stefan Bjornander" w:date="2015-04-25T10:31:00Z">
        <w:r w:rsidRPr="00D822A3">
          <w:rPr>
            <w:lang w:val="en-GB"/>
          </w:rPr>
          <w:t xml:space="preserve">. However, for the sake of </w:t>
        </w:r>
      </w:ins>
      <w:r w:rsidRPr="00D822A3">
        <w:rPr>
          <w:lang w:val="en-GB"/>
        </w:rPr>
        <w:t>completeness</w:t>
      </w:r>
      <w:ins w:id="309" w:author="Stefan Bjornander" w:date="2015-04-25T10:31:00Z">
        <w:r w:rsidRPr="00D822A3">
          <w:rPr>
            <w:lang w:val="en-GB"/>
          </w:rPr>
          <w:t xml:space="preserve"> we include the </w:t>
        </w:r>
        <w:r w:rsidRPr="00D822A3">
          <w:rPr>
            <w:rStyle w:val="KeyWord0"/>
            <w:lang w:val="en-GB"/>
            <w:rPrChange w:id="310" w:author="Stefan Bjornander" w:date="2015-04-25T10:32:00Z">
              <w:rPr>
                <w:rStyle w:val="CodeInText"/>
              </w:rPr>
            </w:rPrChange>
          </w:rPr>
          <w:t>m_volatile</w:t>
        </w:r>
        <w:r w:rsidRPr="00D822A3">
          <w:rPr>
            <w:lang w:val="en-GB"/>
          </w:rPr>
          <w:t xml:space="preserve"> field in the </w:t>
        </w:r>
        <w:r w:rsidRPr="00D822A3">
          <w:rPr>
            <w:rStyle w:val="KeyWord0"/>
            <w:lang w:val="en-GB"/>
            <w:rPrChange w:id="311" w:author="Stefan Bjornander" w:date="2015-04-25T10:32:00Z">
              <w:rPr>
                <w:rStyle w:val="CodeInText"/>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2" w:author="Stefan Bjornander" w:date="2015-04-25T10:28:00Z">
        <w:r w:rsidRPr="00D822A3">
          <w:rPr>
            <w:lang w:val="en-GB"/>
          </w:rPr>
          <w:t xml:space="preserve"> type is constant if its field </w:t>
        </w:r>
        <w:r w:rsidRPr="00D822A3">
          <w:rPr>
            <w:rStyle w:val="KeyWord0"/>
            <w:lang w:val="en-GB"/>
            <w:rPrChange w:id="313" w:author="Stefan Bjornander" w:date="2015-04-25T10:28:00Z">
              <w:rPr>
                <w:rStyle w:val="CodeInText"/>
              </w:rPr>
            </w:rPrChange>
          </w:rPr>
          <w:t>m_constant</w:t>
        </w:r>
        <w:r w:rsidRPr="00D822A3">
          <w:rPr>
            <w:lang w:val="en-GB"/>
          </w:rPr>
          <w:t xml:space="preserve"> is true. However, </w:t>
        </w:r>
      </w:ins>
      <w:r w:rsidRPr="00D822A3">
        <w:rPr>
          <w:lang w:val="en-GB"/>
        </w:rPr>
        <w:t>a</w:t>
      </w:r>
      <w:ins w:id="314" w:author="Stefan Bjornander" w:date="2015-04-25T10:28:00Z">
        <w:r w:rsidRPr="00D822A3">
          <w:rPr>
            <w:lang w:val="en-GB"/>
          </w:rPr>
          <w:t xml:space="preserve"> struct or union is </w:t>
        </w:r>
      </w:ins>
      <w:r w:rsidR="00D96162" w:rsidRPr="00D822A3">
        <w:rPr>
          <w:lang w:val="en-GB"/>
        </w:rPr>
        <w:t>c</w:t>
      </w:r>
      <w:ins w:id="315" w:author="Stefan Bjornander" w:date="2015-04-25T10:29:00Z">
        <w:r w:rsidRPr="00D822A3">
          <w:rPr>
            <w:lang w:val="en-GB"/>
          </w:rPr>
          <w:t>onstant</w:t>
        </w:r>
      </w:ins>
      <w:ins w:id="316" w:author="Stefan Bjornander" w:date="2015-04-25T10:28:00Z">
        <w:r w:rsidRPr="00D822A3">
          <w:rPr>
            <w:lang w:val="en-GB"/>
          </w:rPr>
          <w:t xml:space="preserve"> if </w:t>
        </w:r>
      </w:ins>
      <w:ins w:id="317" w:author="Stefan Bjornander" w:date="2015-04-25T10:29:00Z">
        <w:r w:rsidRPr="00D822A3">
          <w:rPr>
            <w:lang w:val="en-GB"/>
          </w:rPr>
          <w:t xml:space="preserve">it is </w:t>
        </w:r>
        <w:proofErr w:type="gramStart"/>
        <w:r w:rsidRPr="00D822A3">
          <w:rPr>
            <w:lang w:val="en-GB"/>
          </w:rPr>
          <w:t>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proofErr w:type="gramEnd"/>
      <w:ins w:id="318" w:author="Stefan Bjornander" w:date="2015-04-25T10:29:00Z">
        <w:r w:rsidRPr="00D822A3">
          <w:rPr>
            <w:lang w:val="en-GB"/>
          </w:rPr>
          <w:t xml:space="preserve"> </w:t>
        </w:r>
      </w:ins>
      <w:r w:rsidR="00C04FC7" w:rsidRPr="00D822A3">
        <w:rPr>
          <w:lang w:val="en-GB"/>
        </w:rPr>
        <w:t xml:space="preserve">if </w:t>
      </w:r>
      <w:ins w:id="319" w:author="Stefan Bjornander" w:date="2015-04-25T10:29:00Z">
        <w:r w:rsidRPr="00D822A3">
          <w:rPr>
            <w:lang w:val="en-GB"/>
          </w:rPr>
          <w:t>is any of its members if (</w:t>
        </w:r>
      </w:ins>
      <w:ins w:id="320" w:author="Stefan Bjornander" w:date="2015-04-25T10:30:00Z">
        <w:r w:rsidRPr="00D822A3">
          <w:rPr>
            <w:lang w:val="en-GB"/>
          </w:rPr>
          <w:t>recursively</w:t>
        </w:r>
      </w:ins>
      <w:ins w:id="321" w:author="Stefan Bjornander" w:date="2015-04-25T10:29:00Z">
        <w:r w:rsidRPr="00D822A3">
          <w:rPr>
            <w:lang w:val="en-GB"/>
          </w:rPr>
          <w:t>)</w:t>
        </w:r>
      </w:ins>
      <w:ins w:id="322"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23" w:author="Stefan Bjornander" w:date="2015-04-25T14:35:00Z">
        <w:r w:rsidRPr="00D822A3">
          <w:rPr>
            <w:lang w:val="en-GB"/>
          </w:rPr>
          <w:t>Two pointer</w:t>
        </w:r>
      </w:ins>
      <w:r w:rsidRPr="00D822A3">
        <w:rPr>
          <w:noProof/>
          <w:lang w:val="en-GB"/>
        </w:rPr>
        <w:t>s</w:t>
      </w:r>
      <w:ins w:id="324" w:author="Stefan Bjornander" w:date="2015-04-25T14:35:00Z">
        <w:r w:rsidRPr="00D822A3">
          <w:rPr>
            <w:noProof/>
            <w:lang w:val="en-GB"/>
          </w:rPr>
          <w:t xml:space="preserve"> are </w:t>
        </w:r>
      </w:ins>
      <w:r w:rsidRPr="00D822A3">
        <w:rPr>
          <w:noProof/>
          <w:lang w:val="en-GB"/>
        </w:rPr>
        <w:t xml:space="preserve">considered to be </w:t>
      </w:r>
      <w:ins w:id="325" w:author="Stefan Bjornander" w:date="2015-04-25T14:35:00Z">
        <w:r w:rsidRPr="00D822A3">
          <w:rPr>
            <w:noProof/>
            <w:lang w:val="en-GB"/>
          </w:rPr>
          <w:t>equal if the type</w:t>
        </w:r>
      </w:ins>
      <w:r w:rsidRPr="00D822A3">
        <w:rPr>
          <w:noProof/>
          <w:lang w:val="en-GB"/>
        </w:rPr>
        <w:t>s</w:t>
      </w:r>
      <w:ins w:id="326"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lastRenderedPageBreak/>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7" w:author="Stefan Bjornander" w:date="2015-04-25T14:56:00Z">
        <w:r w:rsidRPr="00D822A3">
          <w:rPr>
            <w:noProof/>
            <w:lang w:val="en-GB"/>
          </w:rPr>
          <w:t xml:space="preserve">wo arrays are </w:t>
        </w:r>
      </w:ins>
      <w:r w:rsidRPr="00D822A3">
        <w:rPr>
          <w:noProof/>
          <w:lang w:val="en-GB"/>
        </w:rPr>
        <w:t xml:space="preserve">equal </w:t>
      </w:r>
      <w:ins w:id="328" w:author="Stefan Bjornander" w:date="2015-04-25T17:26:00Z">
        <w:r w:rsidRPr="00D822A3">
          <w:rPr>
            <w:noProof/>
            <w:lang w:val="en-GB"/>
          </w:rPr>
          <w:t>if</w:t>
        </w:r>
      </w:ins>
      <w:r w:rsidRPr="00D822A3">
        <w:rPr>
          <w:noProof/>
          <w:lang w:val="en-GB"/>
        </w:rPr>
        <w:t xml:space="preserve"> </w:t>
      </w:r>
      <w:ins w:id="329"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30" w:author="Stefan Bjornander" w:date="2015-04-25T14:58:00Z">
        <w:r w:rsidRPr="00D822A3">
          <w:rPr>
            <w:noProof/>
            <w:lang w:val="en-GB"/>
          </w:rPr>
          <w:t>Two struct</w:t>
        </w:r>
      </w:ins>
      <w:ins w:id="331" w:author="Stefan Bjornander" w:date="2015-04-25T16:07:00Z">
        <w:r w:rsidRPr="00D822A3">
          <w:rPr>
            <w:noProof/>
            <w:lang w:val="en-GB"/>
          </w:rPr>
          <w:t>s</w:t>
        </w:r>
      </w:ins>
      <w:ins w:id="332" w:author="Stefan Bjornander" w:date="2015-04-25T14:58:00Z">
        <w:r w:rsidRPr="00D822A3">
          <w:rPr>
            <w:noProof/>
            <w:lang w:val="en-GB"/>
          </w:rPr>
          <w:t xml:space="preserve"> or unions are equals if </w:t>
        </w:r>
      </w:ins>
      <w:ins w:id="333" w:author="Stefan Bjornander" w:date="2015-04-25T16:06:00Z">
        <w:r w:rsidRPr="00D822A3">
          <w:rPr>
            <w:noProof/>
            <w:lang w:val="en-GB"/>
          </w:rPr>
          <w:t xml:space="preserve">they both are incomplete </w:t>
        </w:r>
      </w:ins>
      <w:r w:rsidRPr="00D822A3">
        <w:rPr>
          <w:noProof/>
          <w:lang w:val="en-GB"/>
        </w:rPr>
        <w:t xml:space="preserve">(their member maps are null) </w:t>
      </w:r>
      <w:ins w:id="334" w:author="Stefan Bjornander" w:date="2015-04-25T16:06:00Z">
        <w:r w:rsidRPr="00D822A3">
          <w:rPr>
            <w:noProof/>
            <w:lang w:val="en-GB"/>
          </w:rPr>
          <w:t xml:space="preserve">or if </w:t>
        </w:r>
      </w:ins>
      <w:ins w:id="335" w:author="Stefan Bjornander" w:date="2015-04-25T14:58:00Z">
        <w:r w:rsidRPr="00D822A3">
          <w:rPr>
            <w:noProof/>
            <w:lang w:val="en-GB"/>
          </w:rPr>
          <w:t xml:space="preserve">their member </w:t>
        </w:r>
      </w:ins>
      <w:r w:rsidRPr="00D822A3">
        <w:rPr>
          <w:noProof/>
          <w:lang w:val="en-GB"/>
        </w:rPr>
        <w:t>maps</w:t>
      </w:r>
      <w:ins w:id="336" w:author="Stefan Bjornander" w:date="2015-04-25T14:58:00Z">
        <w:r w:rsidRPr="00D822A3">
          <w:rPr>
            <w:noProof/>
            <w:lang w:val="en-GB"/>
          </w:rPr>
          <w:t xml:space="preserve"> are equal</w:t>
        </w:r>
      </w:ins>
      <w:ins w:id="337" w:author="Stefan Bjornander" w:date="2015-04-25T16:07:00Z">
        <w:r w:rsidRPr="00D822A3">
          <w:rPr>
            <w:noProof/>
            <w:lang w:val="en-GB"/>
          </w:rPr>
          <w:t>. N</w:t>
        </w:r>
      </w:ins>
      <w:ins w:id="338" w:author="Stefan Bjornander" w:date="2015-04-25T16:05:00Z">
        <w:r w:rsidRPr="00D822A3">
          <w:rPr>
            <w:noProof/>
            <w:lang w:val="en-GB"/>
          </w:rPr>
          <w:t xml:space="preserve">ote that they </w:t>
        </w:r>
      </w:ins>
      <w:r w:rsidRPr="00D822A3">
        <w:rPr>
          <w:noProof/>
          <w:lang w:val="en-GB"/>
        </w:rPr>
        <w:t xml:space="preserve">must not only </w:t>
      </w:r>
      <w:ins w:id="339" w:author="Stefan Bjornander" w:date="2015-04-25T16:06:00Z">
        <w:r w:rsidRPr="00D822A3">
          <w:rPr>
            <w:noProof/>
            <w:lang w:val="en-GB"/>
          </w:rPr>
          <w:t>have the same members, the</w:t>
        </w:r>
      </w:ins>
      <w:r w:rsidRPr="00D822A3">
        <w:rPr>
          <w:noProof/>
          <w:lang w:val="en-GB"/>
        </w:rPr>
        <w:t xml:space="preserve"> members</w:t>
      </w:r>
      <w:ins w:id="340" w:author="Stefan Bjornander" w:date="2015-04-25T16:06:00Z">
        <w:r w:rsidRPr="00D822A3">
          <w:rPr>
            <w:noProof/>
            <w:lang w:val="en-GB"/>
          </w:rPr>
          <w:t xml:space="preserve"> </w:t>
        </w:r>
      </w:ins>
      <w:r w:rsidRPr="00D822A3">
        <w:rPr>
          <w:noProof/>
          <w:lang w:val="en-GB"/>
        </w:rPr>
        <w:t xml:space="preserve">must also appear in the </w:t>
      </w:r>
      <w:ins w:id="341"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2"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3" w:name="_Toc54625081"/>
      <w:r>
        <w:rPr>
          <w:lang w:val="en-GB"/>
        </w:rPr>
        <w:t>Type Size</w:t>
      </w:r>
      <w:bookmarkEnd w:id="343"/>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proofErr w:type="spellStart"/>
      <w:r w:rsidRPr="00D822A3">
        <w:rPr>
          <w:lang w:val="en-GB"/>
        </w:rPr>
        <w:t>TypeSize.cs</w:t>
      </w:r>
      <w:proofErr w:type="spellEnd"/>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lastRenderedPageBreak/>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w:t>
      </w:r>
      <w:proofErr w:type="gramStart"/>
      <w:r w:rsidR="008B5B58" w:rsidRPr="00D822A3">
        <w:rPr>
          <w:highlight w:val="white"/>
          <w:lang w:val="en-GB"/>
        </w:rPr>
        <w:t>bytes</w:t>
      </w:r>
      <w:proofErr w:type="gramEnd"/>
      <w:r w:rsidR="008B5B58" w:rsidRPr="00D822A3">
        <w:rPr>
          <w:highlight w:val="white"/>
          <w:lang w:val="en-GB"/>
        </w:rPr>
        <w:t xml:space="preserve">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4" w:name="_Toc54625082"/>
      <w:r w:rsidRPr="00D822A3">
        <w:rPr>
          <w:lang w:val="en-GB"/>
        </w:rPr>
        <w:t>Type Cast</w:t>
      </w:r>
      <w:bookmarkEnd w:id="344"/>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lastRenderedPageBreak/>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proofErr w:type="spellStart"/>
      <w:r w:rsidRPr="00D822A3">
        <w:rPr>
          <w:lang w:val="en-GB"/>
        </w:rPr>
        <w:t>TypeCast.cs</w:t>
      </w:r>
      <w:proofErr w:type="spellEnd"/>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lastRenderedPageBreak/>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 xml:space="preserve">the </w:t>
      </w:r>
      <w:proofErr w:type="gramStart"/>
      <w:r w:rsidR="000523A8" w:rsidRPr="00D822A3">
        <w:rPr>
          <w:highlight w:val="white"/>
          <w:lang w:val="en-GB"/>
        </w:rPr>
        <w:t>zero value</w:t>
      </w:r>
      <w:proofErr w:type="gramEnd"/>
      <w:r w:rsidR="000523A8" w:rsidRPr="00D822A3">
        <w:rPr>
          <w:highlight w:val="white"/>
          <w:lang w:val="en-GB"/>
        </w:rPr>
        <w:t xml:space="preserv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lastRenderedPageBreak/>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w:t>
      </w:r>
      <w:proofErr w:type="gramStart"/>
      <w:r w:rsidRPr="00D822A3">
        <w:rPr>
          <w:highlight w:val="white"/>
          <w:lang w:val="en-GB"/>
        </w:rPr>
        <w:t>zero</w:t>
      </w:r>
      <w:proofErr w:type="gramEnd"/>
      <w:r w:rsidRPr="00D822A3">
        <w:rPr>
          <w:highlight w:val="white"/>
          <w:lang w:val="en-GB"/>
        </w:rPr>
        <w:t xml:space="preserve">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lastRenderedPageBreak/>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lastRenderedPageBreak/>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5" w:name="_Toc54625083"/>
      <w:r w:rsidRPr="00D822A3">
        <w:rPr>
          <w:lang w:val="en-GB"/>
        </w:rPr>
        <w:t>Type Promotion</w:t>
      </w:r>
      <w:bookmarkEnd w:id="345"/>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proofErr w:type="spellStart"/>
      <w:r w:rsidRPr="00D822A3">
        <w:rPr>
          <w:rStyle w:val="CodeInText0"/>
          <w:lang w:val="en-GB"/>
        </w:rPr>
        <w:t>i</w:t>
      </w:r>
      <w:proofErr w:type="spellEnd"/>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lastRenderedPageBreak/>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w:t>
      </w:r>
      <w:proofErr w:type="gramStart"/>
      <w:r w:rsidRPr="00D822A3">
        <w:rPr>
          <w:lang w:val="en-GB"/>
        </w:rPr>
        <w:t>is considered to be</w:t>
      </w:r>
      <w:proofErr w:type="gramEnd"/>
      <w:r w:rsidRPr="00D822A3">
        <w:rPr>
          <w:lang w:val="en-GB"/>
        </w:rPr>
        <w:t xml:space="preserv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w:t>
      </w:r>
      <w:proofErr w:type="spellStart"/>
      <w:r w:rsidRPr="00D822A3">
        <w:rPr>
          <w:lang w:val="en-GB"/>
        </w:rPr>
        <w:t>Ansi</w:t>
      </w:r>
      <w:proofErr w:type="spellEnd"/>
      <w:r w:rsidRPr="00D822A3">
        <w:rPr>
          <w:lang w:val="en-GB"/>
        </w:rPr>
        <w:t xml:space="preserve">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proofErr w:type="spellStart"/>
      <w:r w:rsidRPr="00D822A3">
        <w:rPr>
          <w:lang w:val="en-GB"/>
        </w:rPr>
        <w:t>TypeCast.cs</w:t>
      </w:r>
      <w:proofErr w:type="spellEnd"/>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6" w:name="_Ref54016854"/>
      <w:bookmarkStart w:id="347" w:name="_Toc54625084"/>
      <w:r w:rsidRPr="00D822A3">
        <w:rPr>
          <w:lang w:val="en-GB"/>
        </w:rPr>
        <w:lastRenderedPageBreak/>
        <w:t>Constant Expression</w:t>
      </w:r>
      <w:bookmarkEnd w:id="346"/>
      <w:bookmarkEnd w:id="347"/>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w:t>
      </w:r>
      <w:proofErr w:type="spellStart"/>
      <w:r w:rsidR="000233CE" w:rsidRPr="00D822A3">
        <w:rPr>
          <w:lang w:val="en-GB"/>
        </w:rPr>
        <w:t>preprocessor</w:t>
      </w:r>
      <w:proofErr w:type="spellEnd"/>
      <w:r w:rsidR="000233CE" w:rsidRPr="00D822A3">
        <w:rPr>
          <w:lang w:val="en-GB"/>
        </w:rPr>
        <w:t xml:space="preserve">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proofErr w:type="spellStart"/>
      <w:r w:rsidRPr="00D822A3">
        <w:rPr>
          <w:lang w:val="en-GB"/>
        </w:rPr>
        <w:t>ConstantExpression.cs</w:t>
      </w:r>
      <w:proofErr w:type="spellEnd"/>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8" w:name="_Toc54625085"/>
      <w:r w:rsidRPr="00D822A3">
        <w:rPr>
          <w:highlight w:val="white"/>
          <w:lang w:val="en-GB"/>
        </w:rPr>
        <w:t>Relation Expressions</w:t>
      </w:r>
      <w:bookmarkEnd w:id="348"/>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6932A57A"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leftExpression);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w:t>
      </w:r>
      <w:proofErr w:type="spellStart"/>
      <w:r w:rsidR="004B6C11" w:rsidRPr="00D822A3">
        <w:rPr>
          <w:highlight w:val="white"/>
          <w:lang w:val="en-GB"/>
        </w:rPr>
        <w:t>or</w:t>
      </w:r>
      <w:proofErr w:type="spellEnd"/>
      <w:r w:rsidR="004B6C11" w:rsidRPr="00D822A3">
        <w:rPr>
          <w:highlight w:val="white"/>
          <w:lang w:val="en-GB"/>
        </w:rPr>
        <w:t xml:space="preserve">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9" w:name="_Toc54625086"/>
      <w:r w:rsidRPr="00D822A3">
        <w:rPr>
          <w:highlight w:val="white"/>
          <w:lang w:val="en-GB"/>
        </w:rPr>
        <w:t>Arithmetic Expressions</w:t>
      </w:r>
      <w:bookmarkEnd w:id="349"/>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06B466AC" w14:textId="77777777" w:rsidR="00CD295E" w:rsidRPr="00D822A3" w:rsidRDefault="00CD295E" w:rsidP="0092263B">
      <w:pPr>
        <w:pStyle w:val="Code"/>
        <w:rPr>
          <w:highlight w:val="white"/>
          <w:lang w:val="en-GB"/>
        </w:rPr>
      </w:pPr>
      <w:r w:rsidRPr="00D822A3">
        <w:rPr>
          <w:highlight w:val="white"/>
          <w:lang w:val="en-GB"/>
        </w:rPr>
        <w:t xml:space="preserve">        </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proofErr w:type="gramStart"/>
      <w:r w:rsidR="0065171F" w:rsidRPr="00D822A3">
        <w:rPr>
          <w:highlight w:val="white"/>
          <w:lang w:val="en-GB"/>
        </w:rPr>
        <w:t>more simple</w:t>
      </w:r>
      <w:proofErr w:type="gramEnd"/>
      <w:r w:rsidR="0065171F" w:rsidRPr="00D822A3">
        <w:rPr>
          <w:highlight w:val="white"/>
          <w:lang w:val="en-GB"/>
        </w:rPr>
        <w:t xml:space="preserv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09EEF364" w14:textId="77777777" w:rsidR="00CD295E" w:rsidRPr="00D822A3" w:rsidRDefault="00CD295E" w:rsidP="00CD295E">
      <w:pPr>
        <w:pStyle w:val="Code"/>
        <w:rPr>
          <w:highlight w:val="white"/>
          <w:lang w:val="en-GB"/>
        </w:rPr>
      </w:pPr>
      <w:r w:rsidRPr="00D822A3">
        <w:rPr>
          <w:highlight w:val="white"/>
          <w:lang w:val="en-GB"/>
        </w:rPr>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lastRenderedPageBreak/>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15B8A106" w14:textId="3A6E6E3F" w:rsidR="00CD295E" w:rsidRPr="00D822A3" w:rsidRDefault="00443026" w:rsidP="00443026">
      <w:pPr>
        <w:rPr>
          <w:highlight w:val="white"/>
          <w:lang w:val="en-GB"/>
        </w:rPr>
      </w:pPr>
      <w:r w:rsidRPr="00D822A3">
        <w:rPr>
          <w:highlight w:val="white"/>
          <w:lang w:val="en-GB"/>
        </w:rPr>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50" w:name="_Toc54625087"/>
      <w:r>
        <w:rPr>
          <w:highlight w:val="white"/>
          <w:lang w:val="en-GB"/>
        </w:rPr>
        <w:t xml:space="preserve">Constant </w:t>
      </w:r>
      <w:r w:rsidR="0080006D" w:rsidRPr="00D822A3">
        <w:rPr>
          <w:highlight w:val="white"/>
          <w:lang w:val="en-GB"/>
        </w:rPr>
        <w:t>Type Cast</w:t>
      </w:r>
      <w:bookmarkEnd w:id="350"/>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xml:space="preserve">, array, or pointer. We </w:t>
      </w:r>
      <w:proofErr w:type="gramStart"/>
      <w:r w:rsidR="00B904B5" w:rsidRPr="00D822A3">
        <w:rPr>
          <w:highlight w:val="white"/>
          <w:lang w:val="en-GB"/>
        </w:rPr>
        <w:t>look into</w:t>
      </w:r>
      <w:proofErr w:type="gramEnd"/>
      <w:r w:rsidR="00B904B5" w:rsidRPr="00D822A3">
        <w:rPr>
          <w:highlight w:val="white"/>
          <w:lang w:val="en-GB"/>
        </w:rPr>
        <w:t xml:space="preserve">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 xml:space="preserve">expression is </w:t>
      </w:r>
      <w:proofErr w:type="gramStart"/>
      <w:r w:rsidR="00051D74" w:rsidRPr="00D822A3">
        <w:rPr>
          <w:highlight w:val="white"/>
          <w:lang w:val="en-GB"/>
        </w:rPr>
        <w:t>true</w:t>
      </w:r>
      <w:proofErr w:type="gramEnd"/>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lastRenderedPageBreak/>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lastRenderedPageBreak/>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w:t>
      </w:r>
      <w:proofErr w:type="spellStart"/>
      <w:r w:rsidRPr="00D822A3">
        <w:rPr>
          <w:highlight w:val="white"/>
          <w:lang w:val="en-GB"/>
        </w:rPr>
        <w:t>ero</w:t>
      </w:r>
      <w:proofErr w:type="spellEnd"/>
      <w:r w:rsidRPr="00D822A3">
        <w:rPr>
          <w:highlight w:val="white"/>
          <w:lang w:val="en-GB"/>
        </w:rPr>
        <w:t xml:space="preserve">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lastRenderedPageBreak/>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27230388" w:rsidR="00CD295E" w:rsidRPr="00D822A3" w:rsidRDefault="00885B1B" w:rsidP="00B453B1">
      <w:pPr>
        <w:rPr>
          <w:highlight w:val="white"/>
          <w:lang w:val="en-GB"/>
        </w:rPr>
      </w:pPr>
      <w:r w:rsidRPr="00D822A3">
        <w:rPr>
          <w:highlight w:val="white"/>
          <w:lang w:val="en-GB"/>
        </w:rPr>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C2704A">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1"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1"/>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proofErr w:type="spellStart"/>
      <w:r w:rsidRPr="00D822A3">
        <w:rPr>
          <w:lang w:val="en-GB"/>
        </w:rPr>
        <w:t>StaticValue.cs</w:t>
      </w:r>
      <w:proofErr w:type="spellEnd"/>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proofErr w:type="spellStart"/>
      <w:r w:rsidRPr="00D822A3">
        <w:rPr>
          <w:lang w:val="en-GB"/>
        </w:rPr>
        <w:t>StaticAddress.cs</w:t>
      </w:r>
      <w:proofErr w:type="spellEnd"/>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proofErr w:type="spellStart"/>
      <w:r w:rsidRPr="00D822A3">
        <w:rPr>
          <w:lang w:val="en-GB"/>
        </w:rPr>
        <w:t>StaticExpression.cs</w:t>
      </w:r>
      <w:proofErr w:type="spellEnd"/>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w:t>
      </w:r>
      <w:proofErr w:type="gramStart"/>
      <w:r w:rsidR="00C706C2" w:rsidRPr="00D822A3">
        <w:rPr>
          <w:highlight w:val="white"/>
          <w:lang w:val="en-GB"/>
        </w:rPr>
        <w:t>a</w:t>
      </w:r>
      <w:proofErr w:type="gramEnd"/>
      <w:r w:rsidR="00C706C2" w:rsidRPr="00D822A3">
        <w:rPr>
          <w:highlight w:val="white"/>
          <w:lang w:val="en-GB"/>
        </w:rPr>
        <w:t xml:space="preserve">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w:t>
      </w:r>
      <w:proofErr w:type="gramStart"/>
      <w:r w:rsidRPr="00D822A3">
        <w:rPr>
          <w:highlight w:val="white"/>
          <w:lang w:val="en-GB"/>
        </w:rPr>
        <w:t>are allowed to</w:t>
      </w:r>
      <w:proofErr w:type="gramEnd"/>
      <w:r w:rsidRPr="00D822A3">
        <w:rPr>
          <w:highlight w:val="white"/>
          <w:lang w:val="en-GB"/>
        </w:rPr>
        <w:t xml:space="preserve">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w:t>
      </w:r>
      <w:proofErr w:type="spellStart"/>
      <w:r w:rsidRPr="00D822A3">
        <w:rPr>
          <w:highlight w:val="white"/>
          <w:lang w:val="en-GB"/>
        </w:rPr>
        <w:t>swp</w:t>
      </w:r>
      <w:proofErr w:type="spellEnd"/>
      <w:r w:rsidRPr="00D822A3">
        <w:rPr>
          <w:highlight w:val="white"/>
          <w:lang w:val="en-GB"/>
        </w:rPr>
        <w:t xml:space="preserve">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2" w:name="_Toc54625089"/>
      <w:r w:rsidRPr="00D822A3">
        <w:rPr>
          <w:lang w:val="en-GB"/>
        </w:rPr>
        <w:lastRenderedPageBreak/>
        <w:t>Initialization</w:t>
      </w:r>
      <w:bookmarkEnd w:id="352"/>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3" w:author="Stefan Bjornander" w:date="2015-04-25T17:28:00Z">
        <w:r w:rsidRPr="00D822A3">
          <w:rPr>
            <w:lang w:val="en-GB"/>
          </w:rPr>
          <w:t xml:space="preserve">to check that </w:t>
        </w:r>
      </w:ins>
      <w:del w:id="354" w:author="Stefan Bjornander" w:date="2015-04-25T17:28:00Z">
        <w:r w:rsidRPr="00D822A3" w:rsidDel="00A35C17">
          <w:rPr>
            <w:lang w:val="en-GB"/>
          </w:rPr>
          <w:delText>a way to make sure</w:delText>
        </w:r>
      </w:del>
      <w:ins w:id="355" w:author="Stefan Bjornander" w:date="2015-04-25T17:27:00Z">
        <w:r w:rsidRPr="00D822A3">
          <w:rPr>
            <w:lang w:val="en-GB"/>
          </w:rPr>
          <w:t xml:space="preserve">the </w:t>
        </w:r>
      </w:ins>
      <w:r w:rsidRPr="00D822A3">
        <w:rPr>
          <w:lang w:val="en-GB"/>
        </w:rPr>
        <w:t xml:space="preserve">initialized </w:t>
      </w:r>
      <w:ins w:id="356"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w:t>
      </w:r>
      <w:proofErr w:type="spellStart"/>
      <w:r w:rsidRPr="00D822A3">
        <w:rPr>
          <w:lang w:val="en-GB"/>
        </w:rPr>
        <w:t>initiali</w:t>
      </w:r>
      <w:r>
        <w:rPr>
          <w:lang w:val="en-GB"/>
        </w:rPr>
        <w:t>z</w:t>
      </w:r>
      <w:r w:rsidRPr="00D822A3">
        <w:rPr>
          <w:lang w:val="en-GB"/>
        </w:rPr>
        <w:t>ator</w:t>
      </w:r>
      <w:proofErr w:type="spellEnd"/>
      <w:r w:rsidRPr="00D822A3">
        <w:rPr>
          <w:lang w:val="en-GB"/>
        </w:rPr>
        <w:t xml:space="preserve">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7" w:author="Stefan Bjornander" w:date="2015-04-25T17:33:00Z"/>
          <w:lang w:val="en-GB"/>
        </w:rPr>
        <w:pPrChange w:id="358" w:author="Stefan Bjornander" w:date="2015-04-25T17:33:00Z">
          <w:pPr>
            <w:pStyle w:val="Code"/>
          </w:pPr>
        </w:pPrChange>
      </w:pPr>
      <w:bookmarkStart w:id="359" w:name="_Toc54625090"/>
      <w:r>
        <w:rPr>
          <w:lang w:val="en-GB"/>
        </w:rPr>
        <w:t>Auto</w:t>
      </w:r>
      <w:ins w:id="360" w:author="Stefan Bjornander" w:date="2015-04-25T17:33:00Z">
        <w:r w:rsidR="00A5295F" w:rsidRPr="00D822A3">
          <w:rPr>
            <w:lang w:val="en-GB"/>
          </w:rPr>
          <w:t xml:space="preserve"> </w:t>
        </w:r>
      </w:ins>
      <w:r w:rsidR="00A5295F" w:rsidRPr="00D822A3">
        <w:rPr>
          <w:lang w:val="en-GB"/>
        </w:rPr>
        <w:t>Initialization</w:t>
      </w:r>
      <w:bookmarkEnd w:id="359"/>
    </w:p>
    <w:p w14:paraId="53C92E22" w14:textId="3608C146" w:rsidR="00A5295F" w:rsidRPr="00D822A3" w:rsidRDefault="0083315B" w:rsidP="00A5295F">
      <w:pPr>
        <w:rPr>
          <w:lang w:val="en-GB"/>
        </w:rPr>
      </w:pPr>
      <w:r>
        <w:rPr>
          <w:lang w:val="en-GB"/>
        </w:rPr>
        <w:t>Auto</w:t>
      </w:r>
      <w:ins w:id="361" w:author="Stefan Bjornander" w:date="2015-04-25T17:33:00Z">
        <w:r w:rsidR="00A5295F" w:rsidRPr="00D822A3">
          <w:rPr>
            <w:lang w:val="en-GB"/>
          </w:rPr>
          <w:t xml:space="preserve"> </w:t>
        </w:r>
      </w:ins>
      <w:r w:rsidR="00A5295F" w:rsidRPr="00D822A3">
        <w:rPr>
          <w:lang w:val="en-GB"/>
        </w:rPr>
        <w:t>initialization</w:t>
      </w:r>
      <w:del w:id="362" w:author="Stefan Bjornander" w:date="2015-04-25T17:33:00Z">
        <w:r w:rsidR="00A5295F" w:rsidRPr="00D822A3" w:rsidDel="004F1667">
          <w:rPr>
            <w:lang w:val="en-GB"/>
          </w:rPr>
          <w:delText xml:space="preserve">  </w:delText>
        </w:r>
      </w:del>
      <w:ins w:id="363" w:author="Stefan Bjornander" w:date="2015-04-25T17:33:00Z">
        <w:r w:rsidR="00A5295F" w:rsidRPr="00D822A3">
          <w:rPr>
            <w:lang w:val="en-GB"/>
          </w:rPr>
          <w:t xml:space="preserve"> occurs when an auto or register </w:t>
        </w:r>
      </w:ins>
      <w:ins w:id="364" w:author="Stefan Bjornander" w:date="2015-04-25T17:34:00Z">
        <w:r w:rsidR="00A5295F" w:rsidRPr="00D822A3">
          <w:rPr>
            <w:lang w:val="en-GB"/>
          </w:rPr>
          <w:t xml:space="preserve">variable becomes </w:t>
        </w:r>
      </w:ins>
      <w:r w:rsidR="00A5295F" w:rsidRPr="00D822A3">
        <w:rPr>
          <w:lang w:val="en-GB"/>
        </w:rPr>
        <w:t>initialized</w:t>
      </w:r>
      <w:ins w:id="365" w:author="Stefan Bjornander" w:date="2015-04-25T17:34:00Z">
        <w:r w:rsidR="00A5295F" w:rsidRPr="00D822A3">
          <w:rPr>
            <w:lang w:val="en-GB"/>
          </w:rPr>
          <w:t xml:space="preserve">. Since the </w:t>
        </w:r>
      </w:ins>
      <w:r w:rsidR="00A5295F" w:rsidRPr="00D822A3">
        <w:rPr>
          <w:lang w:val="en-GB"/>
        </w:rPr>
        <w:t>initialization</w:t>
      </w:r>
      <w:ins w:id="366" w:author="Stefan Bjornander" w:date="2015-04-25T17:34:00Z">
        <w:r w:rsidR="00A5295F" w:rsidRPr="00D822A3">
          <w:rPr>
            <w:lang w:val="en-GB"/>
          </w:rPr>
          <w:t xml:space="preserve"> value can be non-</w:t>
        </w:r>
      </w:ins>
      <w:ins w:id="367" w:author="Stefan Bjornander" w:date="2015-04-25T17:46:00Z">
        <w:r w:rsidR="00A5295F" w:rsidRPr="00D822A3">
          <w:rPr>
            <w:lang w:val="en-GB"/>
          </w:rPr>
          <w:t>constant</w:t>
        </w:r>
      </w:ins>
      <w:ins w:id="368" w:author="Stefan Bjornander" w:date="2015-04-25T17:34:00Z">
        <w:r w:rsidR="00A5295F" w:rsidRPr="00D822A3">
          <w:rPr>
            <w:lang w:val="en-GB"/>
          </w:rPr>
          <w:t xml:space="preserve">, no memory block is created. Instead, </w:t>
        </w:r>
      </w:ins>
      <w:ins w:id="369" w:author="Stefan Bjornander" w:date="2015-04-25T17:46:00Z">
        <w:r w:rsidR="00A5295F" w:rsidRPr="00D822A3">
          <w:rPr>
            <w:lang w:val="en-GB"/>
          </w:rPr>
          <w:t>a se</w:t>
        </w:r>
      </w:ins>
      <w:r w:rsidR="00A5295F" w:rsidRPr="00D822A3">
        <w:rPr>
          <w:lang w:val="en-GB"/>
        </w:rPr>
        <w:t>quence</w:t>
      </w:r>
      <w:ins w:id="370" w:author="Stefan Bjornander" w:date="2015-04-25T17:46:00Z">
        <w:r w:rsidR="00A5295F" w:rsidRPr="00D822A3">
          <w:rPr>
            <w:lang w:val="en-GB"/>
          </w:rPr>
          <w:t xml:space="preserve"> of assign</w:t>
        </w:r>
      </w:ins>
      <w:r w:rsidR="00A5295F" w:rsidRPr="00D822A3">
        <w:rPr>
          <w:lang w:val="en-GB"/>
        </w:rPr>
        <w:t>ment</w:t>
      </w:r>
      <w:ins w:id="371" w:author="Stefan Bjornander" w:date="2015-04-25T17:46:00Z">
        <w:r w:rsidR="00A5295F" w:rsidRPr="00D822A3">
          <w:rPr>
            <w:lang w:val="en-GB"/>
          </w:rPr>
          <w:t xml:space="preserve"> instruction</w:t>
        </w:r>
      </w:ins>
      <w:ins w:id="372" w:author="Stefan Bjornander" w:date="2015-04-25T18:25:00Z">
        <w:r w:rsidR="00A5295F" w:rsidRPr="00D822A3">
          <w:rPr>
            <w:lang w:val="en-GB"/>
          </w:rPr>
          <w:t>s</w:t>
        </w:r>
      </w:ins>
      <w:ins w:id="373" w:author="Stefan Bjornander" w:date="2015-04-25T17:46:00Z">
        <w:r w:rsidR="00A5295F" w:rsidRPr="00D822A3">
          <w:rPr>
            <w:lang w:val="en-GB"/>
          </w:rPr>
          <w:t xml:space="preserve"> is added</w:t>
        </w:r>
      </w:ins>
      <w:r w:rsidR="00A5295F" w:rsidRPr="00D822A3">
        <w:rPr>
          <w:lang w:val="en-GB"/>
        </w:rPr>
        <w:t xml:space="preserve"> to the </w:t>
      </w:r>
      <w:ins w:id="374" w:author="Stefan Bjornander" w:date="2015-04-25T17:46:00Z">
        <w:r w:rsidR="00A5295F" w:rsidRPr="00D822A3">
          <w:rPr>
            <w:lang w:val="en-GB"/>
          </w:rPr>
          <w:t>mid</w:t>
        </w:r>
      </w:ins>
      <w:ins w:id="375" w:author="Stefan Bjornander" w:date="2015-04-25T18:25:00Z">
        <w:r w:rsidR="00A5295F" w:rsidRPr="00D822A3">
          <w:rPr>
            <w:lang w:val="en-GB"/>
          </w:rPr>
          <w:t>dle</w:t>
        </w:r>
      </w:ins>
      <w:ins w:id="376"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proofErr w:type="spellStart"/>
      <w:r w:rsidRPr="00D822A3">
        <w:rPr>
          <w:highlight w:val="white"/>
          <w:lang w:val="en-GB"/>
        </w:rPr>
        <w:t>GenerateAuto</w:t>
      </w:r>
      <w:r w:rsidR="002F35C1" w:rsidRPr="00D822A3">
        <w:rPr>
          <w:highlight w:val="white"/>
          <w:lang w:val="en-GB"/>
        </w:rPr>
        <w:t>Initializer</w:t>
      </w:r>
      <w:r w:rsidRPr="00D822A3">
        <w:rPr>
          <w:lang w:val="en-GB"/>
        </w:rPr>
        <w:t>.cs</w:t>
      </w:r>
      <w:proofErr w:type="spellEnd"/>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77777777" w:rsidR="00AE0EF5" w:rsidRPr="00D822A3" w:rsidRDefault="00AE0EF5" w:rsidP="00AE0EF5">
      <w:pPr>
        <w:pStyle w:val="Code"/>
        <w:rPr>
          <w:highlight w:val="white"/>
          <w:lang w:val="en-GB"/>
        </w:rPr>
      </w:pPr>
      <w:r w:rsidRPr="00D822A3">
        <w:rPr>
          <w:highlight w:val="white"/>
          <w:lang w:val="en-GB"/>
        </w:rPr>
        <w:t xml:space="preserve">          string text = ((string) fromExpression.Symbol.Value) + "0";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lastRenderedPageBreak/>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xml:space="preserve">, so that potential sub list </w:t>
      </w:r>
      <w:proofErr w:type="gramStart"/>
      <w:r w:rsidR="00820184" w:rsidRPr="00D822A3">
        <w:rPr>
          <w:highlight w:val="white"/>
          <w:lang w:val="en-GB"/>
        </w:rPr>
        <w:t>are</w:t>
      </w:r>
      <w:proofErr w:type="gramEnd"/>
      <w:r w:rsidR="00820184" w:rsidRPr="00D822A3">
        <w:rPr>
          <w:highlight w:val="white"/>
          <w:lang w:val="en-GB"/>
        </w:rPr>
        <w:t xml:space="preserv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lastRenderedPageBreak/>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7" w:author="Stefan Bjornander" w:date="2015-04-25T17:29:00Z"/>
          <w:lang w:val="en-GB"/>
        </w:rPr>
        <w:pPrChange w:id="378" w:author="Stefan Bjornander" w:date="2015-04-25T17:29:00Z">
          <w:pPr>
            <w:pStyle w:val="Code"/>
          </w:pPr>
        </w:pPrChange>
      </w:pPr>
      <w:bookmarkStart w:id="379" w:name="_Toc54625091"/>
      <w:ins w:id="380" w:author="Stefan Bjornander" w:date="2015-04-25T17:28:00Z">
        <w:r w:rsidRPr="0083315B">
          <w:rPr>
            <w:lang w:val="en-GB"/>
          </w:rPr>
          <w:t xml:space="preserve">Static </w:t>
        </w:r>
      </w:ins>
      <w:r w:rsidRPr="0083315B">
        <w:rPr>
          <w:lang w:val="en-GB"/>
        </w:rPr>
        <w:t>Initialization</w:t>
      </w:r>
      <w:bookmarkEnd w:id="379"/>
    </w:p>
    <w:p w14:paraId="052D947E" w14:textId="77777777" w:rsidR="0083315B" w:rsidRDefault="0083315B" w:rsidP="0083315B">
      <w:pPr>
        <w:rPr>
          <w:lang w:val="en-GB"/>
        </w:rPr>
      </w:pPr>
      <w:ins w:id="381" w:author="Stefan Bjornander" w:date="2015-04-25T17:29:00Z">
        <w:r w:rsidRPr="00D822A3">
          <w:rPr>
            <w:lang w:val="en-GB"/>
          </w:rPr>
          <w:t xml:space="preserve">Static </w:t>
        </w:r>
      </w:ins>
      <w:r w:rsidRPr="00D822A3">
        <w:rPr>
          <w:lang w:val="en-GB"/>
        </w:rPr>
        <w:t>initialization</w:t>
      </w:r>
      <w:ins w:id="382" w:author="Stefan Bjornander" w:date="2015-04-25T17:29:00Z">
        <w:r w:rsidRPr="00D822A3">
          <w:rPr>
            <w:lang w:val="en-GB"/>
          </w:rPr>
          <w:t xml:space="preserve"> occurs when a static variable </w:t>
        </w:r>
      </w:ins>
      <w:r w:rsidRPr="00D822A3">
        <w:rPr>
          <w:lang w:val="en-GB"/>
        </w:rPr>
        <w:t>becomes</w:t>
      </w:r>
      <w:ins w:id="383" w:author="Stefan Bjornander" w:date="2015-04-25T17:29:00Z">
        <w:r w:rsidRPr="00D822A3">
          <w:rPr>
            <w:lang w:val="en-GB"/>
          </w:rPr>
          <w:t xml:space="preserve"> </w:t>
        </w:r>
      </w:ins>
      <w:r w:rsidRPr="00D822A3">
        <w:rPr>
          <w:lang w:val="en-GB"/>
        </w:rPr>
        <w:t>initialized</w:t>
      </w:r>
      <w:ins w:id="384" w:author="Stefan Bjornander" w:date="2015-04-25T17:29:00Z">
        <w:r w:rsidRPr="00D822A3">
          <w:rPr>
            <w:lang w:val="en-GB"/>
          </w:rPr>
          <w:t>.</w:t>
        </w:r>
      </w:ins>
      <w:ins w:id="385" w:author="Stefan Bjornander" w:date="2015-04-25T17:32:00Z">
        <w:r w:rsidRPr="00D822A3">
          <w:rPr>
            <w:lang w:val="en-GB"/>
          </w:rPr>
          <w:t xml:space="preserve"> The </w:t>
        </w:r>
      </w:ins>
      <w:r w:rsidRPr="00D822A3">
        <w:rPr>
          <w:lang w:val="en-GB"/>
        </w:rPr>
        <w:t>initialization</w:t>
      </w:r>
      <w:ins w:id="386" w:author="Stefan Bjornander" w:date="2015-04-25T17:32:00Z">
        <w:r w:rsidRPr="00D822A3">
          <w:rPr>
            <w:lang w:val="en-GB"/>
          </w:rPr>
          <w:t xml:space="preserve"> value </w:t>
        </w:r>
        <w:proofErr w:type="gramStart"/>
        <w:r w:rsidRPr="00D822A3">
          <w:rPr>
            <w:lang w:val="en-GB"/>
          </w:rPr>
          <w:t>has to</w:t>
        </w:r>
        <w:proofErr w:type="gramEnd"/>
        <w:r w:rsidRPr="00D822A3">
          <w:rPr>
            <w:lang w:val="en-GB"/>
          </w:rPr>
          <w:t xml:space="preserve"> be constant and known at compile time. No code is generated, instead a m</w:t>
        </w:r>
      </w:ins>
      <w:r w:rsidRPr="00D822A3">
        <w:rPr>
          <w:lang w:val="en-GB"/>
        </w:rPr>
        <w:t>e</w:t>
      </w:r>
      <w:ins w:id="387"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proofErr w:type="spellStart"/>
      <w:r w:rsidRPr="00D822A3">
        <w:rPr>
          <w:highlight w:val="white"/>
          <w:lang w:val="en-GB"/>
        </w:rPr>
        <w:t>GenerateStatic</w:t>
      </w:r>
      <w:r w:rsidR="002F35C1" w:rsidRPr="00D822A3">
        <w:rPr>
          <w:highlight w:val="white"/>
          <w:lang w:val="en-GB"/>
        </w:rPr>
        <w:t>Initializer</w:t>
      </w:r>
      <w:r w:rsidRPr="00D822A3">
        <w:rPr>
          <w:lang w:val="en-GB"/>
        </w:rPr>
        <w:t>.cs</w:t>
      </w:r>
      <w:proofErr w:type="spellEnd"/>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lastRenderedPageBreak/>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t>In case of an arr</w:t>
      </w:r>
      <w:r w:rsidR="006F330B" w:rsidRPr="00D822A3">
        <w:rPr>
          <w:highlight w:val="white"/>
          <w:lang w:val="en-GB"/>
        </w:rPr>
        <w:t>a</w:t>
      </w:r>
      <w:r w:rsidRPr="00D822A3">
        <w:rPr>
          <w:highlight w:val="white"/>
          <w:lang w:val="en-GB"/>
        </w:rPr>
        <w:t xml:space="preserve">y, we set the array size to the list size if undefined. If the array is defined, we check </w:t>
      </w:r>
      <w:proofErr w:type="spellStart"/>
      <w:r w:rsidRPr="00D822A3">
        <w:rPr>
          <w:highlight w:val="white"/>
          <w:lang w:val="en-GB"/>
        </w:rPr>
        <w:t>thet</w:t>
      </w:r>
      <w:proofErr w:type="spellEnd"/>
      <w:r w:rsidRPr="00D822A3">
        <w:rPr>
          <w:highlight w:val="white"/>
          <w:lang w:val="en-GB"/>
        </w:rPr>
        <w:t xml:space="preserve">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lastRenderedPageBreak/>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w:t>
      </w:r>
      <w:proofErr w:type="gramStart"/>
      <w:r w:rsidR="00BA6140" w:rsidRPr="00D822A3">
        <w:rPr>
          <w:highlight w:val="white"/>
          <w:lang w:val="en-GB"/>
        </w:rPr>
        <w:t>in order to</w:t>
      </w:r>
      <w:proofErr w:type="gramEnd"/>
      <w:r w:rsidR="00BA6140" w:rsidRPr="00D822A3">
        <w:rPr>
          <w:highlight w:val="white"/>
          <w:lang w:val="en-GB"/>
        </w:rPr>
        <w:t xml:space="preserve">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lastRenderedPageBreak/>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8" w:name="_Toc54625092"/>
      <w:r w:rsidRPr="00BF21D4">
        <w:rPr>
          <w:rStyle w:val="KeyWord0"/>
          <w:b/>
          <w:bCs/>
          <w:highlight w:val="white"/>
          <w:lang w:val="en-GB"/>
        </w:rPr>
        <w:t>Modify Initializer</w:t>
      </w:r>
      <w:bookmarkEnd w:id="388"/>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proofErr w:type="spellStart"/>
      <w:r w:rsidRPr="00D822A3">
        <w:rPr>
          <w:highlight w:val="white"/>
          <w:lang w:val="en-GB"/>
        </w:rPr>
        <w:t>Modify</w:t>
      </w:r>
      <w:r w:rsidR="002F35C1" w:rsidRPr="00D822A3">
        <w:rPr>
          <w:highlight w:val="white"/>
          <w:lang w:val="en-GB"/>
        </w:rPr>
        <w:t>Initializer</w:t>
      </w:r>
      <w:r w:rsidRPr="00D822A3">
        <w:rPr>
          <w:lang w:val="en-GB"/>
        </w:rPr>
        <w:t>.cs</w:t>
      </w:r>
      <w:proofErr w:type="spellEnd"/>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9" w:name="_Ref54016586"/>
      <w:bookmarkStart w:id="390" w:name="_Ref54016644"/>
      <w:bookmarkStart w:id="391" w:name="_Toc54625093"/>
      <w:r w:rsidRPr="00D822A3">
        <w:rPr>
          <w:lang w:val="en-GB"/>
        </w:rPr>
        <w:lastRenderedPageBreak/>
        <w:t>Middle Code Optimization</w:t>
      </w:r>
      <w:bookmarkEnd w:id="190"/>
      <w:bookmarkEnd w:id="389"/>
      <w:bookmarkEnd w:id="390"/>
      <w:bookmarkEnd w:id="39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 xml:space="preserve">We clear </w:t>
      </w:r>
      <w:proofErr w:type="spellStart"/>
      <w:r w:rsidRPr="00D822A3">
        <w:rPr>
          <w:lang w:val="en-GB"/>
        </w:rPr>
        <w:t>goto</w:t>
      </w:r>
      <w:proofErr w:type="spellEnd"/>
      <w:r w:rsidRPr="00D822A3">
        <w:rPr>
          <w:lang w:val="en-GB"/>
        </w:rPr>
        <w:t>-next-</w:t>
      </w:r>
      <w:proofErr w:type="gramStart"/>
      <w:r w:rsidRPr="00D822A3">
        <w:rPr>
          <w:lang w:val="en-GB"/>
        </w:rPr>
        <w:t>statement</w:t>
      </w:r>
      <w:r w:rsidR="005B57BC" w:rsidRPr="00D822A3">
        <w:rPr>
          <w:lang w:val="en-GB"/>
        </w:rPr>
        <w:t>s</w:t>
      </w:r>
      <w:r w:rsidR="000428CE" w:rsidRPr="00D822A3">
        <w:rPr>
          <w:lang w:val="en-GB"/>
        </w:rPr>
        <w:t>:</w:t>
      </w:r>
      <w:proofErr w:type="gramEnd"/>
      <w:r w:rsidR="000428CE" w:rsidRPr="00D822A3">
        <w:rPr>
          <w:lang w:val="en-GB"/>
        </w:rPr>
        <w:t xml:space="preserve">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 xml:space="preserve">We also modify </w:t>
      </w:r>
      <w:proofErr w:type="spellStart"/>
      <w:r w:rsidRPr="00D822A3">
        <w:rPr>
          <w:lang w:val="en-GB"/>
        </w:rPr>
        <w:t>goto</w:t>
      </w:r>
      <w:proofErr w:type="spellEnd"/>
      <w:r w:rsidRPr="00D822A3">
        <w:rPr>
          <w:lang w:val="en-GB"/>
        </w:rPr>
        <w:t>-next-double-statements:</w:t>
      </w:r>
      <w:r w:rsidR="002A41AC" w:rsidRPr="00D822A3">
        <w:rPr>
          <w:lang w:val="en-GB"/>
        </w:rPr>
        <w:t xml:space="preserve"> </w:t>
      </w:r>
      <w:proofErr w:type="gramStart"/>
      <w:r w:rsidR="002A41AC" w:rsidRPr="00D822A3">
        <w:rPr>
          <w:lang w:val="en-GB"/>
        </w:rPr>
        <w:t>an</w:t>
      </w:r>
      <w:proofErr w:type="gramEnd"/>
      <w:r w:rsidR="002A41AC" w:rsidRPr="00D822A3">
        <w:rPr>
          <w:lang w:val="en-GB"/>
        </w:rPr>
        <w:t xml:space="preserve">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w:t>
      </w:r>
      <w:proofErr w:type="spellStart"/>
      <w:r w:rsidRPr="00D822A3">
        <w:rPr>
          <w:lang w:val="en-GB"/>
        </w:rPr>
        <w:t>goto</w:t>
      </w:r>
      <w:proofErr w:type="spellEnd"/>
      <w:r w:rsidRPr="00D822A3">
        <w:rPr>
          <w:lang w:val="en-GB"/>
        </w:rPr>
        <w:t xml:space="preserve">-chains: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proofErr w:type="spellStart"/>
      <w:r w:rsidR="00B42535" w:rsidRPr="00D822A3">
        <w:rPr>
          <w:rStyle w:val="CodeInText"/>
          <w:lang w:val="en-GB"/>
        </w:rPr>
        <w:t>m_update</w:t>
      </w:r>
      <w:proofErr w:type="spellEnd"/>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proofErr w:type="spellStart"/>
      <w:r w:rsidRPr="00D822A3">
        <w:rPr>
          <w:lang w:val="en-GB"/>
        </w:rPr>
        <w:t>MiddleCodeOptimizor.cs</w:t>
      </w:r>
      <w:proofErr w:type="spellEnd"/>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proofErr w:type="gramStart"/>
      <w:r>
        <w:rPr>
          <w:highlight w:val="white"/>
          <w:lang w:val="en-GB"/>
        </w:rPr>
        <w:t>First of all</w:t>
      </w:r>
      <w:proofErr w:type="gramEnd"/>
      <w:r>
        <w:rPr>
          <w:highlight w:val="white"/>
          <w:lang w:val="en-GB"/>
        </w:rPr>
        <w:t>,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 xml:space="preserve">We continue to iterate </w:t>
      </w:r>
      <w:proofErr w:type="gramStart"/>
      <w:r w:rsidR="00F06239">
        <w:rPr>
          <w:highlight w:val="white"/>
          <w:lang w:val="en-GB"/>
        </w:rPr>
        <w:t>as long as</w:t>
      </w:r>
      <w:proofErr w:type="gramEnd"/>
      <w:r w:rsidR="00F06239">
        <w:rPr>
          <w:highlight w:val="white"/>
          <w:lang w:val="en-GB"/>
        </w:rPr>
        <w:t xml:space="preserve">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w:t>
      </w:r>
      <w:proofErr w:type="gramStart"/>
      <w:r w:rsidR="00913E79">
        <w:rPr>
          <w:highlight w:val="white"/>
          <w:lang w:val="en-GB"/>
        </w:rPr>
        <w:t>beginning, and</w:t>
      </w:r>
      <w:proofErr w:type="gramEnd"/>
      <w:r w:rsidR="00913E79">
        <w:rPr>
          <w:highlight w:val="white"/>
          <w:lang w:val="en-GB"/>
        </w:rPr>
        <w:t xml:space="preserve">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2" w:name="_Toc54625094"/>
      <w:r w:rsidRPr="00D822A3">
        <w:rPr>
          <w:lang w:val="en-GB"/>
        </w:rPr>
        <w:t>Object to Integer Addresses</w:t>
      </w:r>
      <w:bookmarkEnd w:id="39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3" w:name="_Toc54625095"/>
      <w:proofErr w:type="spellStart"/>
      <w:r w:rsidRPr="00D822A3">
        <w:rPr>
          <w:lang w:val="en-GB"/>
        </w:rPr>
        <w:t>Goto</w:t>
      </w:r>
      <w:proofErr w:type="spellEnd"/>
      <w:r w:rsidRPr="00D822A3">
        <w:rPr>
          <w:lang w:val="en-GB"/>
        </w:rPr>
        <w:t xml:space="preserve"> Next Instructions</w:t>
      </w:r>
      <w:bookmarkEnd w:id="393"/>
    </w:p>
    <w:p w14:paraId="7A9F02C3" w14:textId="4ACBDBB6" w:rsidR="001B6658" w:rsidRPr="00D822A3" w:rsidRDefault="001B6658" w:rsidP="001B6658">
      <w:pPr>
        <w:rPr>
          <w:lang w:val="en-GB"/>
        </w:rPr>
      </w:pPr>
      <w:r w:rsidRPr="00D822A3">
        <w:rPr>
          <w:lang w:val="en-GB"/>
        </w:rPr>
        <w:t xml:space="preserve">In some cases, there may be </w:t>
      </w:r>
      <w:proofErr w:type="spellStart"/>
      <w:r w:rsidRPr="00D822A3">
        <w:rPr>
          <w:lang w:val="en-GB"/>
        </w:rPr>
        <w:t>goto</w:t>
      </w:r>
      <w:proofErr w:type="spellEnd"/>
      <w:r w:rsidRPr="00D822A3">
        <w:rPr>
          <w:lang w:val="en-GB"/>
        </w:rPr>
        <w:t xml:space="preserve">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7777777" w:rsidR="001550CF" w:rsidRPr="00D822A3" w:rsidRDefault="001550CF" w:rsidP="001550CF">
      <w:pPr>
        <w:pStyle w:val="Code"/>
        <w:rPr>
          <w:highlight w:val="white"/>
          <w:lang w:val="en-GB"/>
        </w:rPr>
      </w:pPr>
      <w:r w:rsidRPr="00D822A3">
        <w:rPr>
          <w:highlight w:val="white"/>
          <w:lang w:val="en-GB"/>
        </w:rPr>
        <w:t xml:space="preserve">      for (int index = 1;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4" w:name="_Toc54625096"/>
      <w:r w:rsidRPr="00D822A3">
        <w:rPr>
          <w:lang w:val="en-GB"/>
        </w:rPr>
        <w:t>Next-</w:t>
      </w:r>
      <w:r w:rsidR="00795872" w:rsidRPr="00D822A3">
        <w:rPr>
          <w:lang w:val="en-GB"/>
        </w:rPr>
        <w:t xml:space="preserve">Double </w:t>
      </w:r>
      <w:proofErr w:type="spellStart"/>
      <w:r w:rsidR="00036C5E" w:rsidRPr="00D822A3">
        <w:rPr>
          <w:lang w:val="en-GB"/>
        </w:rPr>
        <w:t>Goto</w:t>
      </w:r>
      <w:proofErr w:type="spellEnd"/>
      <w:r w:rsidR="00036C5E" w:rsidRPr="00D822A3">
        <w:rPr>
          <w:lang w:val="en-GB"/>
        </w:rPr>
        <w:t xml:space="preserve"> </w:t>
      </w:r>
      <w:r w:rsidR="00795872" w:rsidRPr="00D822A3">
        <w:rPr>
          <w:lang w:val="en-GB"/>
        </w:rPr>
        <w:t>Statements</w:t>
      </w:r>
      <w:bookmarkEnd w:id="39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5" w:name="_Toc54625097"/>
      <w:proofErr w:type="spellStart"/>
      <w:r w:rsidRPr="00D822A3">
        <w:rPr>
          <w:lang w:val="en-GB"/>
        </w:rPr>
        <w:t>Goto</w:t>
      </w:r>
      <w:proofErr w:type="spellEnd"/>
      <w:r w:rsidRPr="00D822A3">
        <w:rPr>
          <w:lang w:val="en-GB"/>
        </w:rPr>
        <w:t xml:space="preserve"> Chains</w:t>
      </w:r>
      <w:bookmarkEnd w:id="395"/>
    </w:p>
    <w:p w14:paraId="0879AD9F" w14:textId="242FC810" w:rsidR="00134AB7" w:rsidRPr="00D822A3" w:rsidRDefault="00134AB7" w:rsidP="00134AB7">
      <w:pPr>
        <w:rPr>
          <w:lang w:val="en-GB"/>
        </w:rPr>
      </w:pPr>
      <w:r w:rsidRPr="00D822A3">
        <w:rPr>
          <w:lang w:val="en-GB"/>
        </w:rPr>
        <w:t xml:space="preserve">A </w:t>
      </w:r>
      <w:proofErr w:type="spellStart"/>
      <w:r w:rsidRPr="00D822A3">
        <w:rPr>
          <w:lang w:val="en-GB"/>
        </w:rPr>
        <w:t>goto</w:t>
      </w:r>
      <w:proofErr w:type="spellEnd"/>
      <w:r w:rsidRPr="00D822A3">
        <w:rPr>
          <w:lang w:val="en-GB"/>
        </w:rPr>
        <w:t xml:space="preserve">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 xml:space="preserve">trace the </w:t>
      </w:r>
      <w:proofErr w:type="spellStart"/>
      <w:r w:rsidR="003C4673" w:rsidRPr="00D822A3">
        <w:rPr>
          <w:highlight w:val="white"/>
          <w:lang w:val="en-GB"/>
        </w:rPr>
        <w:t>goto</w:t>
      </w:r>
      <w:proofErr w:type="spellEnd"/>
      <w:r w:rsidR="003C4673" w:rsidRPr="00D822A3">
        <w:rPr>
          <w:highlight w:val="white"/>
          <w:lang w:val="en-GB"/>
        </w:rPr>
        <w:t xml:space="preserve">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w:t>
      </w:r>
      <w:proofErr w:type="gramStart"/>
      <w:r w:rsidR="001861F5" w:rsidRPr="00D822A3">
        <w:rPr>
          <w:highlight w:val="white"/>
          <w:lang w:val="en-GB"/>
        </w:rPr>
        <w:t>as long as</w:t>
      </w:r>
      <w:proofErr w:type="gramEnd"/>
      <w:r w:rsidR="001861F5" w:rsidRPr="00D822A3">
        <w:rPr>
          <w:highlight w:val="white"/>
          <w:lang w:val="en-GB"/>
        </w:rPr>
        <w:t xml:space="preserve">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6" w:name="_Toc54625098"/>
      <w:r w:rsidRPr="00D822A3">
        <w:rPr>
          <w:lang w:val="en-GB"/>
        </w:rPr>
        <w:t>Remove</w:t>
      </w:r>
      <w:r w:rsidR="00036C5E" w:rsidRPr="00D822A3">
        <w:rPr>
          <w:lang w:val="en-GB"/>
        </w:rPr>
        <w:t xml:space="preserve"> Unreachable Code</w:t>
      </w:r>
      <w:bookmarkEnd w:id="39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57481F7E" w14:textId="77777777" w:rsidR="00275A17" w:rsidRPr="00D822A3" w:rsidRDefault="00275A17" w:rsidP="00275A17">
      <w:pPr>
        <w:pStyle w:val="Code"/>
        <w:rPr>
          <w:highlight w:val="white"/>
          <w:lang w:val="en-GB"/>
        </w:rPr>
      </w:pPr>
      <w:r w:rsidRPr="00D822A3">
        <w:rPr>
          <w:highlight w:val="white"/>
          <w:lang w:val="en-GB"/>
        </w:rPr>
        <w:lastRenderedPageBreak/>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7" w:name="_Toc54625099"/>
      <w:r w:rsidRPr="00D822A3">
        <w:rPr>
          <w:lang w:val="en-GB"/>
        </w:rPr>
        <w:t>Remove Push-Pop Chains</w:t>
      </w:r>
      <w:bookmarkEnd w:id="39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8" w:name="_Toc54625100"/>
      <w:r w:rsidRPr="00D822A3">
        <w:rPr>
          <w:lang w:val="en-GB"/>
        </w:rPr>
        <w:t>Merge</w:t>
      </w:r>
      <w:r w:rsidR="00E33CCC" w:rsidRPr="00D822A3">
        <w:rPr>
          <w:lang w:val="en-GB"/>
        </w:rPr>
        <w:t xml:space="preserve"> Pop-Push Chains</w:t>
      </w:r>
      <w:bookmarkEnd w:id="39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lastRenderedPageBreak/>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9" w:name="_Toc54625101"/>
      <w:r w:rsidRPr="00D822A3">
        <w:rPr>
          <w:lang w:val="en-GB"/>
        </w:rPr>
        <w:t>Change Top-Pop to Pop</w:t>
      </w:r>
      <w:bookmarkEnd w:id="39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601692" w:rsidRDefault="00D701DF" w:rsidP="00601692">
      <w:pPr>
        <w:pStyle w:val="Code"/>
        <w:rPr>
          <w:highlight w:val="white"/>
        </w:rPr>
      </w:pPr>
    </w:p>
    <w:p w14:paraId="0CFBFD02" w14:textId="77777777" w:rsidR="00601692" w:rsidRPr="00601692" w:rsidRDefault="00601692" w:rsidP="00601692">
      <w:pPr>
        <w:pStyle w:val="Code"/>
        <w:rPr>
          <w:highlight w:val="white"/>
        </w:rPr>
      </w:pPr>
      <w:r w:rsidRPr="00601692">
        <w:rPr>
          <w:highlight w:val="white"/>
        </w:rPr>
        <w:t xml:space="preserve">        if ((thisCode.Operator == MiddleOperator.TopFloat) &amp;&amp;</w:t>
      </w:r>
    </w:p>
    <w:p w14:paraId="3A25FDE2" w14:textId="77777777" w:rsidR="00601692" w:rsidRPr="00601692" w:rsidRDefault="00601692" w:rsidP="00601692">
      <w:pPr>
        <w:pStyle w:val="Code"/>
        <w:rPr>
          <w:highlight w:val="white"/>
        </w:rPr>
      </w:pPr>
      <w:r w:rsidRPr="00601692">
        <w:rPr>
          <w:highlight w:val="white"/>
        </w:rPr>
        <w:t xml:space="preserve">            (nextCode.Operator == MiddleOperator.PopFloat) &amp;&amp;</w:t>
      </w:r>
    </w:p>
    <w:p w14:paraId="5E899DDE" w14:textId="77777777" w:rsidR="00601692" w:rsidRPr="00601692" w:rsidRDefault="00601692" w:rsidP="00601692">
      <w:pPr>
        <w:pStyle w:val="Code"/>
        <w:rPr>
          <w:highlight w:val="white"/>
        </w:rPr>
      </w:pPr>
      <w:r w:rsidRPr="00601692">
        <w:rPr>
          <w:highlight w:val="white"/>
        </w:rPr>
        <w:t xml:space="preserve">            (nextCode[0] == null)) {</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400" w:name="_Toc54625102"/>
      <w:r w:rsidRPr="00D822A3">
        <w:rPr>
          <w:highlight w:val="white"/>
          <w:lang w:val="en-GB"/>
        </w:rPr>
        <w:t>Sematic Optimization</w:t>
      </w:r>
      <w:bookmarkEnd w:id="400"/>
    </w:p>
    <w:p w14:paraId="08F62FF6" w14:textId="0F186A26" w:rsidR="00D33BAF" w:rsidRPr="00D822A3" w:rsidRDefault="00D33BAF" w:rsidP="00C858E7">
      <w:pPr>
        <w:rPr>
          <w:highlight w:val="white"/>
          <w:lang w:val="en-GB"/>
        </w:rPr>
      </w:pPr>
      <w:r w:rsidRPr="00D822A3">
        <w:rPr>
          <w:highlight w:val="white"/>
          <w:lang w:val="en-GB"/>
        </w:rPr>
        <w:t xml:space="preserve">The semantic </w:t>
      </w:r>
      <w:proofErr w:type="spellStart"/>
      <w:r w:rsidRPr="00D822A3">
        <w:rPr>
          <w:highlight w:val="white"/>
          <w:lang w:val="en-GB"/>
        </w:rPr>
        <w:t>opimization</w:t>
      </w:r>
      <w:proofErr w:type="spellEnd"/>
      <w:r w:rsidRPr="00D822A3">
        <w:rPr>
          <w:highlight w:val="white"/>
          <w:lang w:val="en-GB"/>
        </w:rPr>
        <w:t xml:space="preserve"> handles </w:t>
      </w:r>
      <w:proofErr w:type="gramStart"/>
      <w:r w:rsidR="00E121ED" w:rsidRPr="00D822A3">
        <w:rPr>
          <w:highlight w:val="white"/>
          <w:lang w:val="en-GB"/>
        </w:rPr>
        <w:t>a number of</w:t>
      </w:r>
      <w:proofErr w:type="gramEnd"/>
      <w:r w:rsidR="00E121ED" w:rsidRPr="00D822A3">
        <w:rPr>
          <w:highlight w:val="white"/>
          <w:lang w:val="en-GB"/>
        </w:rPr>
        <w:t xml:space="preserve">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 xml:space="preserve">Binary </w:t>
            </w:r>
            <w:proofErr w:type="spellStart"/>
            <w:r w:rsidRPr="00D822A3">
              <w:rPr>
                <w:highlight w:val="white"/>
                <w:lang w:val="en-GB"/>
              </w:rPr>
              <w:t>Addtition</w:t>
            </w:r>
            <w:proofErr w:type="spellEnd"/>
          </w:p>
        </w:tc>
        <w:tc>
          <w:tcPr>
            <w:tcW w:w="3117" w:type="dxa"/>
          </w:tcPr>
          <w:p w14:paraId="436B5C43" w14:textId="77777777" w:rsidR="00626651" w:rsidRPr="00D822A3" w:rsidRDefault="009540AE" w:rsidP="00C858E7">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60AD2F4E" w14:textId="6F9D55B6" w:rsidR="00A45E3D" w:rsidRPr="00D822A3" w:rsidRDefault="00A45E3D" w:rsidP="00C858E7">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6F506207" w14:textId="77777777" w:rsidR="00626651" w:rsidRPr="00D822A3" w:rsidRDefault="009540AE" w:rsidP="00C858E7">
            <w:pPr>
              <w:rPr>
                <w:highlight w:val="white"/>
                <w:lang w:val="en-GB"/>
              </w:rPr>
            </w:pPr>
            <w:proofErr w:type="spellStart"/>
            <w:r w:rsidRPr="00D822A3">
              <w:rPr>
                <w:highlight w:val="white"/>
                <w:lang w:val="en-GB"/>
              </w:rPr>
              <w:t>i</w:t>
            </w:r>
            <w:proofErr w:type="spellEnd"/>
          </w:p>
          <w:p w14:paraId="6EFCC08A" w14:textId="79CDA65E" w:rsidR="00A45E3D" w:rsidRPr="00D822A3" w:rsidRDefault="00A45E3D" w:rsidP="00C858E7">
            <w:pPr>
              <w:rPr>
                <w:highlight w:val="white"/>
                <w:lang w:val="en-GB"/>
              </w:rPr>
            </w:pPr>
            <w:proofErr w:type="spellStart"/>
            <w:r w:rsidRPr="00D822A3">
              <w:rPr>
                <w:highlight w:val="white"/>
                <w:lang w:val="en-GB"/>
              </w:rPr>
              <w:t>i</w:t>
            </w:r>
            <w:proofErr w:type="spellEnd"/>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18B81501" w14:textId="41C6A0EB" w:rsidR="00A45E3D" w:rsidRPr="00D822A3" w:rsidRDefault="00A45E3D" w:rsidP="009540AE">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w:t>
            </w:r>
            <w:proofErr w:type="spellStart"/>
            <w:r w:rsidRPr="00D822A3">
              <w:rPr>
                <w:highlight w:val="white"/>
                <w:lang w:val="en-GB"/>
              </w:rPr>
              <w:t>i</w:t>
            </w:r>
            <w:proofErr w:type="spellEnd"/>
          </w:p>
          <w:p w14:paraId="690A8554" w14:textId="6DF7A3A9" w:rsidR="00A45E3D" w:rsidRPr="00D822A3" w:rsidRDefault="00A45E3D" w:rsidP="009540AE">
            <w:pPr>
              <w:rPr>
                <w:highlight w:val="white"/>
                <w:lang w:val="en-GB"/>
              </w:rPr>
            </w:pPr>
            <w:proofErr w:type="spellStart"/>
            <w:r w:rsidRPr="00D822A3">
              <w:rPr>
                <w:highlight w:val="white"/>
                <w:lang w:val="en-GB"/>
              </w:rPr>
              <w:t>i</w:t>
            </w:r>
            <w:proofErr w:type="spellEnd"/>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24A6E723" w14:textId="77777777" w:rsidR="004975C3" w:rsidRPr="00D822A3" w:rsidRDefault="004975C3" w:rsidP="004975C3">
            <w:pPr>
              <w:rPr>
                <w:highlight w:val="white"/>
                <w:lang w:val="en-GB"/>
              </w:rPr>
            </w:pPr>
            <w:r w:rsidRPr="00D822A3">
              <w:rPr>
                <w:highlight w:val="white"/>
                <w:lang w:val="en-GB"/>
              </w:rPr>
              <w:t xml:space="preserve">1 * </w:t>
            </w:r>
            <w:proofErr w:type="spellStart"/>
            <w:r w:rsidRPr="00D822A3">
              <w:rPr>
                <w:highlight w:val="white"/>
                <w:lang w:val="en-GB"/>
              </w:rPr>
              <w:t>i</w:t>
            </w:r>
            <w:proofErr w:type="spellEnd"/>
          </w:p>
          <w:p w14:paraId="31FDE882"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p w14:paraId="344A7630" w14:textId="74CD7EF1"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proofErr w:type="spellStart"/>
            <w:r w:rsidRPr="00D822A3">
              <w:rPr>
                <w:highlight w:val="white"/>
                <w:lang w:val="en-GB"/>
              </w:rPr>
              <w:t>i</w:t>
            </w:r>
            <w:proofErr w:type="spellEnd"/>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p w14:paraId="1AC72B5B" w14:textId="3F19E3EB" w:rsidR="004975C3" w:rsidRPr="00D822A3" w:rsidRDefault="004975C3" w:rsidP="004975C3">
            <w:pPr>
              <w:rPr>
                <w:highlight w:val="white"/>
                <w:lang w:val="en-GB"/>
              </w:rPr>
            </w:pPr>
            <w:proofErr w:type="spellStart"/>
            <w:r w:rsidRPr="00D822A3">
              <w:rPr>
                <w:highlight w:val="white"/>
                <w:lang w:val="en-GB"/>
              </w:rPr>
              <w:lastRenderedPageBreak/>
              <w:t>i</w:t>
            </w:r>
            <w:proofErr w:type="spellEnd"/>
            <w:r w:rsidRPr="00D822A3">
              <w:rPr>
                <w:highlight w:val="white"/>
                <w:lang w:val="en-GB"/>
              </w:rPr>
              <w:t xml:space="preserve"> % 1</w:t>
            </w:r>
          </w:p>
        </w:tc>
        <w:tc>
          <w:tcPr>
            <w:tcW w:w="3117" w:type="dxa"/>
          </w:tcPr>
          <w:p w14:paraId="5F4979D3" w14:textId="77777777" w:rsidR="004975C3" w:rsidRPr="00D822A3" w:rsidRDefault="004975C3" w:rsidP="004975C3">
            <w:pPr>
              <w:rPr>
                <w:highlight w:val="white"/>
                <w:lang w:val="en-GB"/>
              </w:rPr>
            </w:pPr>
            <w:proofErr w:type="spellStart"/>
            <w:r w:rsidRPr="00D822A3">
              <w:rPr>
                <w:highlight w:val="white"/>
                <w:lang w:val="en-GB"/>
              </w:rPr>
              <w:lastRenderedPageBreak/>
              <w:t>i</w:t>
            </w:r>
            <w:proofErr w:type="spellEnd"/>
          </w:p>
          <w:p w14:paraId="65D6F934" w14:textId="20D36A1F" w:rsidR="004975C3" w:rsidRPr="00D822A3" w:rsidRDefault="004975C3" w:rsidP="004975C3">
            <w:pPr>
              <w:rPr>
                <w:highlight w:val="white"/>
                <w:lang w:val="en-GB"/>
              </w:rPr>
            </w:pPr>
            <w:proofErr w:type="spellStart"/>
            <w:r w:rsidRPr="00D822A3">
              <w:rPr>
                <w:highlight w:val="white"/>
                <w:lang w:val="en-GB"/>
              </w:rPr>
              <w:lastRenderedPageBreak/>
              <w:t>i</w:t>
            </w:r>
            <w:proofErr w:type="spellEnd"/>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 xml:space="preserve">0 + </w:t>
      </w:r>
      <w:proofErr w:type="spellStart"/>
      <w:r w:rsidR="009073A9" w:rsidRPr="00D822A3">
        <w:rPr>
          <w:highlight w:val="white"/>
          <w:lang w:val="en-GB"/>
        </w:rPr>
        <w:t>i</w:t>
      </w:r>
      <w:proofErr w:type="spellEnd"/>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proofErr w:type="spellStart"/>
      <w:r w:rsidR="009C25B9" w:rsidRPr="00D822A3">
        <w:rPr>
          <w:highlight w:val="white"/>
          <w:lang w:val="en-GB"/>
        </w:rPr>
        <w:t>i</w:t>
      </w:r>
      <w:proofErr w:type="spellEnd"/>
      <w:r w:rsidR="009C25B9" w:rsidRPr="00D822A3">
        <w:rPr>
          <w:highlight w:val="white"/>
          <w:lang w:val="en-GB"/>
        </w:rPr>
        <w:t xml:space="preserve"> + 0 or </w:t>
      </w:r>
      <w:proofErr w:type="spellStart"/>
      <w:r w:rsidR="009C25B9" w:rsidRPr="00D822A3">
        <w:rPr>
          <w:highlight w:val="white"/>
          <w:lang w:val="en-GB"/>
        </w:rPr>
        <w:t>i</w:t>
      </w:r>
      <w:proofErr w:type="spellEnd"/>
      <w:r w:rsidR="009C25B9" w:rsidRPr="00D822A3">
        <w:rPr>
          <w:highlight w:val="white"/>
          <w:lang w:val="en-GB"/>
        </w:rPr>
        <w:t xml:space="preserve">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lastRenderedPageBreak/>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195EBF4A" w14:textId="527D1300" w:rsidR="0074376E" w:rsidRPr="00D822A3" w:rsidRDefault="0074376E" w:rsidP="00CF2F9E">
      <w:pPr>
        <w:pStyle w:val="Code"/>
        <w:rPr>
          <w:highlight w:val="white"/>
          <w:lang w:val="en-GB"/>
        </w:rPr>
      </w:pPr>
      <w:r w:rsidRPr="00D822A3">
        <w:rPr>
          <w:highlight w:val="white"/>
          <w:lang w:val="en-GB"/>
        </w:rPr>
        <w:t xml:space="preserve">          if (newSymbol != null) {</w:t>
      </w:r>
    </w:p>
    <w:p w14:paraId="62DD3E11" w14:textId="4F783CAD" w:rsidR="0074376E" w:rsidRPr="00D822A3" w:rsidRDefault="0074376E" w:rsidP="00CF2F9E">
      <w:pPr>
        <w:pStyle w:val="Code"/>
        <w:rPr>
          <w:highlight w:val="white"/>
          <w:lang w:val="en-GB"/>
        </w:rPr>
      </w:pPr>
      <w:r w:rsidRPr="00D822A3">
        <w:rPr>
          <w:highlight w:val="white"/>
          <w:lang w:val="en-GB"/>
        </w:rPr>
        <w:t xml:space="preserve">            if (resultSymbol.</w:t>
      </w:r>
      <w:r w:rsidR="00A3530F" w:rsidRPr="00D822A3">
        <w:rPr>
          <w:highlight w:val="white"/>
          <w:lang w:val="en-GB"/>
        </w:rPr>
        <w:t>Is</w:t>
      </w:r>
      <w:r w:rsidRPr="00D822A3">
        <w:rPr>
          <w:highlight w:val="white"/>
          <w:lang w:val="en-GB"/>
        </w:rPr>
        <w:t>Temporary</w:t>
      </w:r>
      <w:r w:rsidR="00A3530F" w:rsidRPr="00D822A3">
        <w:rPr>
          <w:highlight w:val="white"/>
          <w:lang w:val="en-GB"/>
        </w:rPr>
        <w:t>()</w:t>
      </w:r>
      <w:r w:rsidRPr="00D822A3">
        <w:rPr>
          <w:highlight w:val="white"/>
          <w:lang w:val="en-GB"/>
        </w:rPr>
        <w:t>) {</w:t>
      </w:r>
    </w:p>
    <w:p w14:paraId="5CA2F74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MiddleOperator.Empty;</w:t>
      </w:r>
    </w:p>
    <w:p w14:paraId="72F453B9" w14:textId="77777777" w:rsidR="0074376E" w:rsidRPr="00D822A3" w:rsidRDefault="0074376E" w:rsidP="00CF2F9E">
      <w:pPr>
        <w:pStyle w:val="Code"/>
        <w:rPr>
          <w:highlight w:val="white"/>
          <w:lang w:val="en-GB"/>
        </w:rPr>
      </w:pPr>
    </w:p>
    <w:p w14:paraId="223CDB9E" w14:textId="77777777" w:rsidR="0074376E" w:rsidRPr="00D822A3" w:rsidRDefault="0074376E" w:rsidP="00CF2F9E">
      <w:pPr>
        <w:pStyle w:val="Code"/>
        <w:rPr>
          <w:highlight w:val="white"/>
          <w:lang w:val="en-GB"/>
        </w:rPr>
      </w:pPr>
      <w:r w:rsidRPr="00D822A3">
        <w:rPr>
          <w:highlight w:val="white"/>
          <w:lang w:val="en-GB"/>
        </w:rPr>
        <w:t xml:space="preserve">              int index2;</w:t>
      </w:r>
    </w:p>
    <w:p w14:paraId="298E785C" w14:textId="77777777" w:rsidR="007A6455" w:rsidRPr="00D822A3" w:rsidRDefault="0074376E" w:rsidP="00CF2F9E">
      <w:pPr>
        <w:pStyle w:val="Code"/>
        <w:rPr>
          <w:highlight w:val="white"/>
          <w:lang w:val="en-GB"/>
        </w:rPr>
      </w:pPr>
      <w:r w:rsidRPr="00D822A3">
        <w:rPr>
          <w:highlight w:val="white"/>
          <w:lang w:val="en-GB"/>
        </w:rPr>
        <w:t xml:space="preserve">              for (index2 = index + 1; index2 &lt; m_middleCodeList.Count;</w:t>
      </w:r>
    </w:p>
    <w:p w14:paraId="13C1F62C" w14:textId="3D86B6C3" w:rsidR="0074376E" w:rsidRPr="00D822A3" w:rsidRDefault="007A6455"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++index2) {</w:t>
      </w:r>
    </w:p>
    <w:p w14:paraId="130DAB30" w14:textId="77777777" w:rsidR="0074376E" w:rsidRPr="00D822A3" w:rsidRDefault="0074376E" w:rsidP="00CF2F9E">
      <w:pPr>
        <w:pStyle w:val="Code"/>
        <w:rPr>
          <w:highlight w:val="white"/>
          <w:lang w:val="en-GB"/>
        </w:rPr>
      </w:pPr>
      <w:r w:rsidRPr="00D822A3">
        <w:rPr>
          <w:highlight w:val="white"/>
          <w:lang w:val="en-GB"/>
        </w:rPr>
        <w:t xml:space="preserve">                MiddleCode nextCode = m_middleCodeList[index2];</w:t>
      </w:r>
    </w:p>
    <w:p w14:paraId="0E6D0291" w14:textId="77777777" w:rsidR="0074376E" w:rsidRPr="00D822A3" w:rsidRDefault="0074376E" w:rsidP="00CF2F9E">
      <w:pPr>
        <w:pStyle w:val="Code"/>
        <w:rPr>
          <w:highlight w:val="white"/>
          <w:lang w:val="en-GB"/>
        </w:rPr>
      </w:pPr>
    </w:p>
    <w:p w14:paraId="07083C03" w14:textId="77777777" w:rsidR="0074376E" w:rsidRPr="00D822A3" w:rsidRDefault="0074376E" w:rsidP="00CF2F9E">
      <w:pPr>
        <w:pStyle w:val="Code"/>
        <w:rPr>
          <w:highlight w:val="white"/>
          <w:lang w:val="en-GB"/>
        </w:rPr>
      </w:pPr>
      <w:r w:rsidRPr="00D822A3">
        <w:rPr>
          <w:highlight w:val="white"/>
          <w:lang w:val="en-GB"/>
        </w:rPr>
        <w:lastRenderedPageBreak/>
        <w:t xml:space="preserve">                if (nextCode[1] == resultSymbol) {</w:t>
      </w:r>
    </w:p>
    <w:p w14:paraId="61F2EF91" w14:textId="77777777" w:rsidR="0074376E" w:rsidRPr="00D822A3" w:rsidRDefault="0074376E" w:rsidP="00CF2F9E">
      <w:pPr>
        <w:pStyle w:val="Code"/>
        <w:rPr>
          <w:highlight w:val="white"/>
          <w:lang w:val="en-GB"/>
        </w:rPr>
      </w:pPr>
      <w:r w:rsidRPr="00D822A3">
        <w:rPr>
          <w:highlight w:val="white"/>
          <w:lang w:val="en-GB"/>
        </w:rPr>
        <w:t xml:space="preserve">                  nextCode[1] = newSymbol;</w:t>
      </w:r>
    </w:p>
    <w:p w14:paraId="3FDD7B85" w14:textId="77777777" w:rsidR="0074376E" w:rsidRPr="00D822A3" w:rsidRDefault="0074376E" w:rsidP="00CF2F9E">
      <w:pPr>
        <w:pStyle w:val="Code"/>
        <w:rPr>
          <w:highlight w:val="white"/>
          <w:lang w:val="en-GB"/>
        </w:rPr>
      </w:pPr>
      <w:r w:rsidRPr="00D822A3">
        <w:rPr>
          <w:highlight w:val="white"/>
          <w:lang w:val="en-GB"/>
        </w:rPr>
        <w:t xml:space="preserve">                  break;</w:t>
      </w:r>
    </w:p>
    <w:p w14:paraId="2ED88219" w14:textId="77777777" w:rsidR="0074376E" w:rsidRPr="00D822A3" w:rsidRDefault="0074376E" w:rsidP="00CF2F9E">
      <w:pPr>
        <w:pStyle w:val="Code"/>
        <w:rPr>
          <w:highlight w:val="white"/>
          <w:lang w:val="en-GB"/>
        </w:rPr>
      </w:pPr>
      <w:r w:rsidRPr="00D822A3">
        <w:rPr>
          <w:highlight w:val="white"/>
          <w:lang w:val="en-GB"/>
        </w:rPr>
        <w:t xml:space="preserve">                }</w:t>
      </w:r>
    </w:p>
    <w:p w14:paraId="4303B852" w14:textId="77777777" w:rsidR="0074376E" w:rsidRPr="00D822A3" w:rsidRDefault="0074376E" w:rsidP="00CF2F9E">
      <w:pPr>
        <w:pStyle w:val="Code"/>
        <w:rPr>
          <w:highlight w:val="white"/>
          <w:lang w:val="en-GB"/>
        </w:rPr>
      </w:pPr>
      <w:r w:rsidRPr="00D822A3">
        <w:rPr>
          <w:highlight w:val="white"/>
          <w:lang w:val="en-GB"/>
        </w:rPr>
        <w:t xml:space="preserve">                </w:t>
      </w:r>
    </w:p>
    <w:p w14:paraId="00C30752" w14:textId="77777777" w:rsidR="0074376E" w:rsidRPr="00D822A3" w:rsidRDefault="0074376E" w:rsidP="00CF2F9E">
      <w:pPr>
        <w:pStyle w:val="Code"/>
        <w:rPr>
          <w:highlight w:val="white"/>
          <w:lang w:val="en-GB"/>
        </w:rPr>
      </w:pPr>
      <w:r w:rsidRPr="00D822A3">
        <w:rPr>
          <w:highlight w:val="white"/>
          <w:lang w:val="en-GB"/>
        </w:rPr>
        <w:t xml:space="preserve">                if (nextCode[2] == resultSymbol) {</w:t>
      </w:r>
    </w:p>
    <w:p w14:paraId="54FC8CFC" w14:textId="77777777" w:rsidR="0074376E" w:rsidRPr="00D822A3" w:rsidRDefault="0074376E" w:rsidP="00CF2F9E">
      <w:pPr>
        <w:pStyle w:val="Code"/>
        <w:rPr>
          <w:highlight w:val="white"/>
          <w:lang w:val="en-GB"/>
        </w:rPr>
      </w:pPr>
      <w:r w:rsidRPr="00D822A3">
        <w:rPr>
          <w:highlight w:val="white"/>
          <w:lang w:val="en-GB"/>
        </w:rPr>
        <w:t xml:space="preserve">                  nextCode[2] = newSymbol;</w:t>
      </w:r>
    </w:p>
    <w:p w14:paraId="77B9823A" w14:textId="77777777" w:rsidR="0074376E" w:rsidRPr="00D822A3" w:rsidRDefault="0074376E" w:rsidP="00CF2F9E">
      <w:pPr>
        <w:pStyle w:val="Code"/>
        <w:rPr>
          <w:highlight w:val="white"/>
          <w:lang w:val="en-GB"/>
        </w:rPr>
      </w:pPr>
      <w:r w:rsidRPr="00D822A3">
        <w:rPr>
          <w:highlight w:val="white"/>
          <w:lang w:val="en-GB"/>
        </w:rPr>
        <w:t xml:space="preserve">                  break;</w:t>
      </w:r>
    </w:p>
    <w:p w14:paraId="22C5D8D8" w14:textId="77777777" w:rsidR="0074376E" w:rsidRPr="00D822A3" w:rsidRDefault="0074376E" w:rsidP="00CF2F9E">
      <w:pPr>
        <w:pStyle w:val="Code"/>
        <w:rPr>
          <w:highlight w:val="white"/>
          <w:lang w:val="en-GB"/>
        </w:rPr>
      </w:pPr>
      <w:r w:rsidRPr="00D822A3">
        <w:rPr>
          <w:highlight w:val="white"/>
          <w:lang w:val="en-GB"/>
        </w:rPr>
        <w:t xml:space="preserve">                }</w:t>
      </w:r>
    </w:p>
    <w:p w14:paraId="1B1C8DFE" w14:textId="77777777" w:rsidR="0074376E" w:rsidRPr="00D822A3" w:rsidRDefault="0074376E" w:rsidP="00CF2F9E">
      <w:pPr>
        <w:pStyle w:val="Code"/>
        <w:rPr>
          <w:highlight w:val="white"/>
          <w:lang w:val="en-GB"/>
        </w:rPr>
      </w:pPr>
      <w:r w:rsidRPr="00D822A3">
        <w:rPr>
          <w:highlight w:val="white"/>
          <w:lang w:val="en-GB"/>
        </w:rPr>
        <w:t xml:space="preserve">              }</w:t>
      </w:r>
    </w:p>
    <w:p w14:paraId="3180139A" w14:textId="77777777" w:rsidR="0074376E" w:rsidRPr="00D822A3" w:rsidRDefault="0074376E" w:rsidP="00CF2F9E">
      <w:pPr>
        <w:pStyle w:val="Code"/>
        <w:rPr>
          <w:highlight w:val="white"/>
          <w:lang w:val="en-GB"/>
        </w:rPr>
      </w:pPr>
    </w:p>
    <w:p w14:paraId="197CDBFB" w14:textId="2D95587C" w:rsidR="0074376E" w:rsidRPr="00D822A3" w:rsidRDefault="0074376E" w:rsidP="00CF2F9E">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(index2 &lt; m_middleCodeList.Count);</w:t>
      </w:r>
    </w:p>
    <w:p w14:paraId="660FE846" w14:textId="3FB9F00B" w:rsidR="0074376E" w:rsidRPr="00D822A3" w:rsidRDefault="0074376E" w:rsidP="00CF2F9E">
      <w:pPr>
        <w:pStyle w:val="Code"/>
        <w:rPr>
          <w:highlight w:val="white"/>
          <w:lang w:val="en-GB"/>
        </w:rPr>
      </w:pPr>
      <w:r w:rsidRPr="00D822A3">
        <w:rPr>
          <w:highlight w:val="white"/>
          <w:lang w:val="en-GB"/>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1" w:name="_Toc54625103"/>
      <w:r w:rsidRPr="00D822A3">
        <w:rPr>
          <w:highlight w:val="white"/>
          <w:lang w:val="en-GB"/>
        </w:rPr>
        <w:t>Optimize Relation Expression</w:t>
      </w:r>
      <w:bookmarkEnd w:id="401"/>
    </w:p>
    <w:p w14:paraId="1D7AF0F5" w14:textId="21B8EB16" w:rsidR="0099303B" w:rsidRPr="00D822A3" w:rsidRDefault="00E1756D" w:rsidP="0099303B">
      <w:pPr>
        <w:rPr>
          <w:highlight w:val="white"/>
          <w:lang w:val="en-GB"/>
        </w:rPr>
      </w:pPr>
      <w:proofErr w:type="gramStart"/>
      <w:r w:rsidRPr="00D822A3">
        <w:rPr>
          <w:highlight w:val="white"/>
          <w:lang w:val="en-GB"/>
        </w:rPr>
        <w:t>In order to</w:t>
      </w:r>
      <w:proofErr w:type="gramEnd"/>
      <w:r w:rsidRPr="00D822A3">
        <w:rPr>
          <w:highlight w:val="white"/>
          <w:lang w:val="en-GB"/>
        </w:rPr>
        <w:t xml:space="preserve">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30A2C5FB"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C2704A">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 xml:space="preserve">n array, function, or string, we want to use its address rather than its value. </w:t>
      </w:r>
      <w:proofErr w:type="gramStart"/>
      <w:r w:rsidR="00A27850" w:rsidRPr="00D822A3">
        <w:rPr>
          <w:highlight w:val="white"/>
          <w:lang w:val="en-GB"/>
        </w:rPr>
        <w:t>Similar to</w:t>
      </w:r>
      <w:proofErr w:type="gramEnd"/>
      <w:r w:rsidR="00A27850" w:rsidRPr="00D822A3">
        <w:rPr>
          <w:highlight w:val="white"/>
          <w:lang w:val="en-GB"/>
        </w:rPr>
        <w:t xml:space="preserve">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w:t>
      </w:r>
      <w:proofErr w:type="spellStart"/>
      <w:r w:rsidR="000F50D2" w:rsidRPr="00D822A3">
        <w:rPr>
          <w:lang w:val="en-GB"/>
        </w:rPr>
        <w:t>Goto</w:t>
      </w:r>
      <w:proofErr w:type="spellEnd"/>
      <w:r w:rsidR="000F50D2" w:rsidRPr="00D822A3">
        <w:rPr>
          <w:lang w:val="en-GB"/>
        </w:rPr>
        <w:t xml:space="preserve">-Double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lastRenderedPageBreak/>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2"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3" w:name="_Toc54625105"/>
      <w:r w:rsidRPr="00D822A3">
        <w:rPr>
          <w:lang w:val="en-GB"/>
        </w:rPr>
        <w:t>Remove Trivial Assignment</w:t>
      </w:r>
      <w:bookmarkEnd w:id="403"/>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proofErr w:type="gramStart"/>
      <w:r w:rsidR="00944992" w:rsidRPr="00944992">
        <w:rPr>
          <w:rStyle w:val="KeyWord0"/>
        </w:rPr>
        <w:t>x;</w:t>
      </w:r>
      <w:r w:rsidR="00944992">
        <w:rPr>
          <w:lang w:val="en-GB"/>
        </w:rPr>
        <w:t>,</w:t>
      </w:r>
      <w:proofErr w:type="gramEnd"/>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lastRenderedPageBreak/>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4" w:name="_Toc54625106"/>
      <w:r w:rsidRPr="00D822A3">
        <w:rPr>
          <w:lang w:val="en-GB"/>
        </w:rPr>
        <w:t xml:space="preserve">Remove </w:t>
      </w:r>
      <w:r w:rsidR="00F03A18" w:rsidRPr="00D822A3">
        <w:rPr>
          <w:lang w:val="en-GB"/>
        </w:rPr>
        <w:t>Cleared</w:t>
      </w:r>
      <w:r w:rsidRPr="00D822A3">
        <w:rPr>
          <w:lang w:val="en-GB"/>
        </w:rPr>
        <w:t xml:space="preserve"> Code</w:t>
      </w:r>
      <w:bookmarkEnd w:id="40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4AE1D382"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&gt;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5" w:name="_Ref54016612"/>
      <w:bookmarkStart w:id="406" w:name="_Ref54016688"/>
      <w:bookmarkStart w:id="407" w:name="_Toc54625107"/>
      <w:r w:rsidRPr="00D822A3">
        <w:rPr>
          <w:lang w:val="en-GB"/>
        </w:rPr>
        <w:lastRenderedPageBreak/>
        <w:t>Assembly Code Generation</w:t>
      </w:r>
      <w:bookmarkEnd w:id="405"/>
      <w:bookmarkEnd w:id="406"/>
      <w:bookmarkEnd w:id="40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8" w:name="_Toc54625108"/>
      <w:r w:rsidRPr="00D822A3">
        <w:rPr>
          <w:lang w:val="en-GB"/>
        </w:rPr>
        <w:t>Runtime Management</w:t>
      </w:r>
      <w:bookmarkEnd w:id="40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310563" w:rsidRPr="00D2146B" w:rsidRDefault="00310563"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310563" w:rsidRPr="00D2146B" w:rsidRDefault="00310563"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310563" w:rsidRPr="00D2146B" w:rsidRDefault="00310563"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310563" w:rsidRPr="00D2146B" w:rsidRDefault="00310563"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310563" w:rsidRPr="00D2146B" w:rsidRDefault="00310563" w:rsidP="00D2146B">
                              <w:pPr>
                                <w:spacing w:before="0" w:after="0"/>
                                <w:rPr>
                                  <w:sz w:val="18"/>
                                  <w:szCs w:val="18"/>
                                  <w:lang w:val="sv-SE"/>
                                </w:rPr>
                              </w:pPr>
                              <w:r w:rsidRPr="00D2146B">
                                <w:rPr>
                                  <w:sz w:val="18"/>
                                  <w:szCs w:val="18"/>
                                  <w:lang w:val="sv-SE"/>
                                </w:rPr>
                                <w:t>Ellipse Frame Pointer</w:t>
                              </w:r>
                            </w:p>
                            <w:p w14:paraId="366E1AE1" w14:textId="757FAE9A" w:rsidR="00310563" w:rsidRPr="00D2146B" w:rsidRDefault="00310563" w:rsidP="00D2146B">
                              <w:pPr>
                                <w:spacing w:before="0" w:after="0"/>
                                <w:rPr>
                                  <w:sz w:val="18"/>
                                  <w:szCs w:val="18"/>
                                  <w:lang w:val="sv-SE"/>
                                </w:rPr>
                              </w:pPr>
                              <w:r w:rsidRPr="00D2146B">
                                <w:rPr>
                                  <w:sz w:val="18"/>
                                  <w:szCs w:val="18"/>
                                  <w:lang w:val="sv-SE"/>
                                </w:rPr>
                                <w:t>Regular Frame Pointer</w:t>
                              </w:r>
                            </w:p>
                            <w:p w14:paraId="3E5A4966" w14:textId="38836501" w:rsidR="00310563" w:rsidRPr="00D2146B" w:rsidRDefault="00310563"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310563" w:rsidRPr="00D2146B" w:rsidRDefault="00310563" w:rsidP="00D2146B">
                              <w:pPr>
                                <w:spacing w:before="0" w:after="0"/>
                                <w:rPr>
                                  <w:sz w:val="18"/>
                                  <w:szCs w:val="18"/>
                                  <w:lang w:val="sv-SE"/>
                                </w:rPr>
                              </w:pPr>
                            </w:p>
                            <w:p w14:paraId="48B5950A" w14:textId="77777777" w:rsidR="00310563" w:rsidRPr="00D2146B" w:rsidRDefault="00310563"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310563" w:rsidRPr="00D2146B" w:rsidRDefault="00310563"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310563" w:rsidRPr="00D2146B" w:rsidRDefault="0031056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310563" w:rsidRPr="00D2146B" w:rsidRDefault="0031056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310563" w:rsidRPr="00D2146B" w:rsidRDefault="00310563"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310563" w:rsidRPr="00D2146B" w:rsidRDefault="00310563"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310563" w:rsidRPr="00D2146B" w:rsidRDefault="00310563"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310563" w:rsidRPr="00D2146B" w:rsidRDefault="00310563"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310563" w:rsidRPr="00D2146B" w:rsidRDefault="00310563"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310563" w:rsidRPr="00D2146B" w:rsidRDefault="00310563" w:rsidP="00D2146B">
                              <w:pPr>
                                <w:spacing w:before="0" w:after="0" w:line="256" w:lineRule="auto"/>
                                <w:rPr>
                                  <w:sz w:val="18"/>
                                  <w:szCs w:val="18"/>
                                </w:rPr>
                              </w:pPr>
                              <w:r w:rsidRPr="00D2146B">
                                <w:rPr>
                                  <w:rFonts w:eastAsia="Calibri"/>
                                  <w:color w:val="000000"/>
                                  <w:sz w:val="18"/>
                                  <w:szCs w:val="18"/>
                                </w:rPr>
                                <w:t> </w:t>
                              </w:r>
                            </w:p>
                            <w:p w14:paraId="2924CD49" w14:textId="77777777" w:rsidR="00310563" w:rsidRPr="00D2146B" w:rsidRDefault="00310563"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310563" w:rsidRPr="00D2146B" w:rsidRDefault="00310563"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310563" w:rsidRPr="00D2146B" w:rsidRDefault="0031056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310563" w:rsidRPr="00D2146B" w:rsidRDefault="0031056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310563" w:rsidRPr="00D2146B" w:rsidRDefault="00310563"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310563" w:rsidRPr="00D2146B" w:rsidRDefault="00310563"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310563" w:rsidRPr="00D2146B" w:rsidRDefault="00310563"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310563" w:rsidRPr="00D2146B" w:rsidRDefault="00310563" w:rsidP="00D2146B">
                              <w:pPr>
                                <w:spacing w:before="0" w:after="0" w:line="254" w:lineRule="auto"/>
                                <w:rPr>
                                  <w:sz w:val="18"/>
                                  <w:szCs w:val="18"/>
                                </w:rPr>
                              </w:pPr>
                              <w:r w:rsidRPr="00D2146B">
                                <w:rPr>
                                  <w:rFonts w:eastAsia="Calibri"/>
                                  <w:color w:val="000000"/>
                                  <w:sz w:val="18"/>
                                  <w:szCs w:val="18"/>
                                </w:rPr>
                                <w:t> </w:t>
                              </w:r>
                            </w:p>
                            <w:p w14:paraId="1ECBE518" w14:textId="77777777" w:rsidR="00310563" w:rsidRPr="00D2146B" w:rsidRDefault="00310563"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310563" w:rsidRPr="00D2146B" w:rsidRDefault="00310563"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310563" w:rsidRPr="00D2146B" w:rsidRDefault="00310563"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310563" w:rsidRPr="00D2146B" w:rsidRDefault="00310563"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310563" w:rsidRPr="00D2146B" w:rsidRDefault="00310563"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310563" w:rsidRPr="00D2146B" w:rsidRDefault="00310563"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310563" w:rsidRPr="00D2146B" w:rsidRDefault="00310563" w:rsidP="00D2146B">
                        <w:pPr>
                          <w:spacing w:before="0" w:after="0"/>
                          <w:rPr>
                            <w:sz w:val="18"/>
                            <w:szCs w:val="18"/>
                            <w:lang w:val="sv-SE"/>
                          </w:rPr>
                        </w:pPr>
                        <w:r w:rsidRPr="00D2146B">
                          <w:rPr>
                            <w:sz w:val="18"/>
                            <w:szCs w:val="18"/>
                            <w:lang w:val="sv-SE"/>
                          </w:rPr>
                          <w:t>Ellipse Frame Pointer</w:t>
                        </w:r>
                      </w:p>
                      <w:p w14:paraId="366E1AE1" w14:textId="757FAE9A" w:rsidR="00310563" w:rsidRPr="00D2146B" w:rsidRDefault="00310563" w:rsidP="00D2146B">
                        <w:pPr>
                          <w:spacing w:before="0" w:after="0"/>
                          <w:rPr>
                            <w:sz w:val="18"/>
                            <w:szCs w:val="18"/>
                            <w:lang w:val="sv-SE"/>
                          </w:rPr>
                        </w:pPr>
                        <w:r w:rsidRPr="00D2146B">
                          <w:rPr>
                            <w:sz w:val="18"/>
                            <w:szCs w:val="18"/>
                            <w:lang w:val="sv-SE"/>
                          </w:rPr>
                          <w:t>Regular Frame Pointer</w:t>
                        </w:r>
                      </w:p>
                      <w:p w14:paraId="3E5A4966" w14:textId="38836501" w:rsidR="00310563" w:rsidRPr="00D2146B" w:rsidRDefault="00310563"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310563" w:rsidRPr="00D2146B" w:rsidRDefault="00310563" w:rsidP="00D2146B">
                        <w:pPr>
                          <w:spacing w:before="0" w:after="0"/>
                          <w:rPr>
                            <w:sz w:val="18"/>
                            <w:szCs w:val="18"/>
                            <w:lang w:val="sv-SE"/>
                          </w:rPr>
                        </w:pPr>
                      </w:p>
                      <w:p w14:paraId="48B5950A" w14:textId="77777777" w:rsidR="00310563" w:rsidRPr="00D2146B" w:rsidRDefault="00310563"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310563" w:rsidRPr="00D2146B" w:rsidRDefault="00310563"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310563" w:rsidRPr="00D2146B" w:rsidRDefault="0031056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310563" w:rsidRPr="00D2146B" w:rsidRDefault="0031056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310563" w:rsidRPr="00D2146B" w:rsidRDefault="00310563"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310563" w:rsidRPr="00D2146B" w:rsidRDefault="00310563"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310563" w:rsidRPr="00D2146B" w:rsidRDefault="00310563"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310563" w:rsidRPr="00D2146B" w:rsidRDefault="00310563"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310563" w:rsidRPr="00D2146B" w:rsidRDefault="00310563"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310563" w:rsidRPr="00D2146B" w:rsidRDefault="00310563" w:rsidP="00D2146B">
                        <w:pPr>
                          <w:spacing w:before="0" w:after="0" w:line="256" w:lineRule="auto"/>
                          <w:rPr>
                            <w:sz w:val="18"/>
                            <w:szCs w:val="18"/>
                          </w:rPr>
                        </w:pPr>
                        <w:r w:rsidRPr="00D2146B">
                          <w:rPr>
                            <w:rFonts w:eastAsia="Calibri"/>
                            <w:color w:val="000000"/>
                            <w:sz w:val="18"/>
                            <w:szCs w:val="18"/>
                          </w:rPr>
                          <w:t> </w:t>
                        </w:r>
                      </w:p>
                      <w:p w14:paraId="2924CD49" w14:textId="77777777" w:rsidR="00310563" w:rsidRPr="00D2146B" w:rsidRDefault="00310563"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310563" w:rsidRPr="00D2146B" w:rsidRDefault="00310563"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310563" w:rsidRPr="00D2146B" w:rsidRDefault="0031056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310563" w:rsidRPr="00D2146B" w:rsidRDefault="0031056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310563" w:rsidRPr="00D2146B" w:rsidRDefault="00310563"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310563" w:rsidRPr="00D2146B" w:rsidRDefault="00310563"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310563" w:rsidRPr="00D2146B" w:rsidRDefault="00310563"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310563" w:rsidRPr="00D2146B" w:rsidRDefault="00310563" w:rsidP="00D2146B">
                        <w:pPr>
                          <w:spacing w:before="0" w:after="0" w:line="254" w:lineRule="auto"/>
                          <w:rPr>
                            <w:sz w:val="18"/>
                            <w:szCs w:val="18"/>
                          </w:rPr>
                        </w:pPr>
                        <w:r w:rsidRPr="00D2146B">
                          <w:rPr>
                            <w:rFonts w:eastAsia="Calibri"/>
                            <w:color w:val="000000"/>
                            <w:sz w:val="18"/>
                            <w:szCs w:val="18"/>
                          </w:rPr>
                          <w:t> </w:t>
                        </w:r>
                      </w:p>
                      <w:p w14:paraId="1ECBE518" w14:textId="77777777" w:rsidR="00310563" w:rsidRPr="00D2146B" w:rsidRDefault="00310563"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310563" w:rsidRPr="00D2146B" w:rsidRDefault="00310563"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310563" w:rsidRPr="00D2146B" w:rsidRDefault="00310563"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310563" w:rsidRDefault="00310563"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310563" w:rsidRDefault="00310563"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310563" w:rsidRPr="00D2146B" w:rsidRDefault="00310563"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310563" w:rsidRPr="00D2146B" w:rsidRDefault="00310563"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310563" w:rsidRPr="00D2146B" w:rsidRDefault="00310563"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310563" w:rsidRPr="00D2146B" w:rsidRDefault="00310563"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310563" w:rsidRPr="00D2146B" w:rsidRDefault="00310563" w:rsidP="002903DF">
                              <w:pPr>
                                <w:spacing w:before="0" w:after="0"/>
                                <w:rPr>
                                  <w:sz w:val="18"/>
                                  <w:szCs w:val="18"/>
                                  <w:lang w:val="sv-SE"/>
                                </w:rPr>
                              </w:pPr>
                              <w:r w:rsidRPr="00D2146B">
                                <w:rPr>
                                  <w:sz w:val="18"/>
                                  <w:szCs w:val="18"/>
                                  <w:lang w:val="sv-SE"/>
                                </w:rPr>
                                <w:t>Ellipse Frame Pointer</w:t>
                              </w:r>
                            </w:p>
                            <w:p w14:paraId="5718813E" w14:textId="77777777" w:rsidR="00310563" w:rsidRPr="00D2146B" w:rsidRDefault="00310563" w:rsidP="002903DF">
                              <w:pPr>
                                <w:spacing w:before="0" w:after="0"/>
                                <w:rPr>
                                  <w:sz w:val="18"/>
                                  <w:szCs w:val="18"/>
                                  <w:lang w:val="sv-SE"/>
                                </w:rPr>
                              </w:pPr>
                              <w:r w:rsidRPr="00D2146B">
                                <w:rPr>
                                  <w:sz w:val="18"/>
                                  <w:szCs w:val="18"/>
                                  <w:lang w:val="sv-SE"/>
                                </w:rPr>
                                <w:t>Regular Frame Pointer</w:t>
                              </w:r>
                            </w:p>
                            <w:p w14:paraId="62230721" w14:textId="77777777" w:rsidR="00310563" w:rsidRPr="00D2146B" w:rsidRDefault="00310563"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310563" w:rsidRPr="00D2146B" w:rsidRDefault="00310563" w:rsidP="002903DF">
                              <w:pPr>
                                <w:spacing w:before="0" w:after="0"/>
                                <w:rPr>
                                  <w:sz w:val="18"/>
                                  <w:szCs w:val="18"/>
                                  <w:lang w:val="sv-SE"/>
                                </w:rPr>
                              </w:pPr>
                            </w:p>
                            <w:p w14:paraId="3BE3217A" w14:textId="77777777" w:rsidR="00310563" w:rsidRPr="00D2146B" w:rsidRDefault="00310563"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310563" w:rsidRPr="00D2146B" w:rsidRDefault="00310563"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310563" w:rsidRPr="00D2146B" w:rsidRDefault="00310563"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310563" w:rsidRDefault="00310563"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310563" w:rsidRPr="00D2146B" w:rsidRDefault="00310563" w:rsidP="002903DF">
                              <w:pPr>
                                <w:spacing w:before="0" w:after="0" w:line="256" w:lineRule="auto"/>
                                <w:rPr>
                                  <w:sz w:val="18"/>
                                  <w:szCs w:val="18"/>
                                </w:rPr>
                              </w:pPr>
                              <w:r>
                                <w:rPr>
                                  <w:rFonts w:eastAsia="Calibri"/>
                                  <w:color w:val="000000"/>
                                  <w:sz w:val="18"/>
                                  <w:szCs w:val="18"/>
                                </w:rPr>
                                <w:t>Elliptic parameter: 21</w:t>
                              </w:r>
                            </w:p>
                            <w:p w14:paraId="0F8126A1" w14:textId="77777777" w:rsidR="00310563" w:rsidRPr="00D2146B" w:rsidRDefault="00310563"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310563" w:rsidRPr="00D2146B" w:rsidRDefault="00310563"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310563" w:rsidRPr="00D2146B" w:rsidRDefault="00310563"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310563" w:rsidRPr="00D2146B" w:rsidRDefault="00310563"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310563" w:rsidRPr="00D2146B" w:rsidRDefault="00310563"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310563" w:rsidRPr="00D2146B" w:rsidRDefault="00310563" w:rsidP="002903DF">
                              <w:pPr>
                                <w:spacing w:before="0" w:after="0" w:line="256" w:lineRule="auto"/>
                                <w:rPr>
                                  <w:sz w:val="18"/>
                                  <w:szCs w:val="18"/>
                                </w:rPr>
                              </w:pPr>
                              <w:r w:rsidRPr="00D2146B">
                                <w:rPr>
                                  <w:rFonts w:eastAsia="Calibri"/>
                                  <w:color w:val="000000"/>
                                  <w:sz w:val="18"/>
                                  <w:szCs w:val="18"/>
                                </w:rPr>
                                <w:t> </w:t>
                              </w:r>
                            </w:p>
                            <w:p w14:paraId="28313E96" w14:textId="77777777" w:rsidR="00310563" w:rsidRPr="00D2146B" w:rsidRDefault="00310563"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310563" w:rsidRPr="00D2146B" w:rsidRDefault="00310563"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310563" w:rsidRPr="00D2146B" w:rsidRDefault="0031056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310563" w:rsidRPr="00D2146B" w:rsidRDefault="0031056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310563" w:rsidRPr="00D2146B" w:rsidRDefault="00310563"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310563" w:rsidRPr="00D2146B" w:rsidRDefault="00310563"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310563" w:rsidRPr="00D2146B" w:rsidRDefault="00310563"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310563" w:rsidRPr="00D2146B" w:rsidRDefault="00310563" w:rsidP="002903DF">
                              <w:pPr>
                                <w:spacing w:before="0" w:after="0" w:line="254" w:lineRule="auto"/>
                                <w:rPr>
                                  <w:sz w:val="18"/>
                                  <w:szCs w:val="18"/>
                                </w:rPr>
                              </w:pPr>
                              <w:r w:rsidRPr="00D2146B">
                                <w:rPr>
                                  <w:rFonts w:eastAsia="Calibri"/>
                                  <w:color w:val="000000"/>
                                  <w:sz w:val="18"/>
                                  <w:szCs w:val="18"/>
                                </w:rPr>
                                <w:t> </w:t>
                              </w:r>
                            </w:p>
                            <w:p w14:paraId="48FC4ABF" w14:textId="77777777" w:rsidR="00310563" w:rsidRPr="00D2146B" w:rsidRDefault="00310563"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310563" w:rsidRPr="00D2146B" w:rsidRDefault="00310563"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310563" w:rsidRPr="00D2146B" w:rsidRDefault="00310563"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310563" w:rsidRDefault="00310563"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310563" w:rsidRDefault="00310563"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310563" w:rsidRPr="00D2146B" w:rsidRDefault="00310563"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310563" w:rsidRPr="00D2146B" w:rsidRDefault="00310563"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310563" w:rsidRPr="00D2146B" w:rsidRDefault="00310563"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310563" w:rsidRPr="00D2146B" w:rsidRDefault="00310563"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310563" w:rsidRPr="00D2146B" w:rsidRDefault="00310563" w:rsidP="002903DF">
                        <w:pPr>
                          <w:spacing w:before="0" w:after="0"/>
                          <w:rPr>
                            <w:sz w:val="18"/>
                            <w:szCs w:val="18"/>
                            <w:lang w:val="sv-SE"/>
                          </w:rPr>
                        </w:pPr>
                        <w:r w:rsidRPr="00D2146B">
                          <w:rPr>
                            <w:sz w:val="18"/>
                            <w:szCs w:val="18"/>
                            <w:lang w:val="sv-SE"/>
                          </w:rPr>
                          <w:t>Ellipse Frame Pointer</w:t>
                        </w:r>
                      </w:p>
                      <w:p w14:paraId="5718813E" w14:textId="77777777" w:rsidR="00310563" w:rsidRPr="00D2146B" w:rsidRDefault="00310563" w:rsidP="002903DF">
                        <w:pPr>
                          <w:spacing w:before="0" w:after="0"/>
                          <w:rPr>
                            <w:sz w:val="18"/>
                            <w:szCs w:val="18"/>
                            <w:lang w:val="sv-SE"/>
                          </w:rPr>
                        </w:pPr>
                        <w:r w:rsidRPr="00D2146B">
                          <w:rPr>
                            <w:sz w:val="18"/>
                            <w:szCs w:val="18"/>
                            <w:lang w:val="sv-SE"/>
                          </w:rPr>
                          <w:t>Regular Frame Pointer</w:t>
                        </w:r>
                      </w:p>
                      <w:p w14:paraId="62230721" w14:textId="77777777" w:rsidR="00310563" w:rsidRPr="00D2146B" w:rsidRDefault="00310563"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310563" w:rsidRPr="00D2146B" w:rsidRDefault="00310563" w:rsidP="002903DF">
                        <w:pPr>
                          <w:spacing w:before="0" w:after="0"/>
                          <w:rPr>
                            <w:sz w:val="18"/>
                            <w:szCs w:val="18"/>
                            <w:lang w:val="sv-SE"/>
                          </w:rPr>
                        </w:pPr>
                      </w:p>
                      <w:p w14:paraId="3BE3217A" w14:textId="77777777" w:rsidR="00310563" w:rsidRPr="00D2146B" w:rsidRDefault="00310563"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310563" w:rsidRPr="00D2146B" w:rsidRDefault="00310563"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310563" w:rsidRPr="00D2146B" w:rsidRDefault="00310563"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310563" w:rsidRDefault="00310563"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310563" w:rsidRPr="00D2146B" w:rsidRDefault="00310563" w:rsidP="002903DF">
                        <w:pPr>
                          <w:spacing w:before="0" w:after="0" w:line="256" w:lineRule="auto"/>
                          <w:rPr>
                            <w:sz w:val="18"/>
                            <w:szCs w:val="18"/>
                          </w:rPr>
                        </w:pPr>
                        <w:r>
                          <w:rPr>
                            <w:rFonts w:eastAsia="Calibri"/>
                            <w:color w:val="000000"/>
                            <w:sz w:val="18"/>
                            <w:szCs w:val="18"/>
                          </w:rPr>
                          <w:t>Elliptic parameter: 21</w:t>
                        </w:r>
                      </w:p>
                      <w:p w14:paraId="0F8126A1" w14:textId="77777777" w:rsidR="00310563" w:rsidRPr="00D2146B" w:rsidRDefault="00310563"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310563" w:rsidRPr="00D2146B" w:rsidRDefault="00310563"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310563" w:rsidRPr="00D2146B" w:rsidRDefault="00310563"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310563" w:rsidRPr="00D2146B" w:rsidRDefault="00310563"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310563" w:rsidRPr="00D2146B" w:rsidRDefault="00310563"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310563" w:rsidRPr="00D2146B" w:rsidRDefault="00310563" w:rsidP="002903DF">
                        <w:pPr>
                          <w:spacing w:before="0" w:after="0" w:line="256" w:lineRule="auto"/>
                          <w:rPr>
                            <w:sz w:val="18"/>
                            <w:szCs w:val="18"/>
                          </w:rPr>
                        </w:pPr>
                        <w:r w:rsidRPr="00D2146B">
                          <w:rPr>
                            <w:rFonts w:eastAsia="Calibri"/>
                            <w:color w:val="000000"/>
                            <w:sz w:val="18"/>
                            <w:szCs w:val="18"/>
                          </w:rPr>
                          <w:t> </w:t>
                        </w:r>
                      </w:p>
                      <w:p w14:paraId="28313E96" w14:textId="77777777" w:rsidR="00310563" w:rsidRPr="00D2146B" w:rsidRDefault="00310563"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310563" w:rsidRPr="00D2146B" w:rsidRDefault="00310563"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310563" w:rsidRPr="00D2146B" w:rsidRDefault="0031056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310563" w:rsidRPr="00D2146B" w:rsidRDefault="0031056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310563" w:rsidRPr="00D2146B" w:rsidRDefault="00310563"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310563" w:rsidRPr="00D2146B" w:rsidRDefault="00310563"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310563" w:rsidRPr="00D2146B" w:rsidRDefault="00310563"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310563" w:rsidRPr="00D2146B" w:rsidRDefault="00310563" w:rsidP="002903DF">
                        <w:pPr>
                          <w:spacing w:before="0" w:after="0" w:line="254" w:lineRule="auto"/>
                          <w:rPr>
                            <w:sz w:val="18"/>
                            <w:szCs w:val="18"/>
                          </w:rPr>
                        </w:pPr>
                        <w:r w:rsidRPr="00D2146B">
                          <w:rPr>
                            <w:rFonts w:eastAsia="Calibri"/>
                            <w:color w:val="000000"/>
                            <w:sz w:val="18"/>
                            <w:szCs w:val="18"/>
                          </w:rPr>
                          <w:t> </w:t>
                        </w:r>
                      </w:p>
                      <w:p w14:paraId="48FC4ABF" w14:textId="77777777" w:rsidR="00310563" w:rsidRPr="00D2146B" w:rsidRDefault="00310563"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310563" w:rsidRPr="00D2146B" w:rsidRDefault="00310563"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proofErr w:type="gramStart"/>
      <w:r w:rsidR="001C40D2" w:rsidRPr="00D822A3">
        <w:rPr>
          <w:lang w:val="en-GB"/>
        </w:rPr>
        <w:t>Similar to</w:t>
      </w:r>
      <w:proofErr w:type="gramEnd"/>
      <w:r w:rsidR="001C40D2" w:rsidRPr="00D822A3">
        <w:rPr>
          <w:lang w:val="en-GB"/>
        </w:rPr>
        <w:t xml:space="preserve">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xml:space="preserve">. However, the ellipse frame pointers </w:t>
      </w:r>
      <w:proofErr w:type="gramStart"/>
      <w:r w:rsidR="001C40D2" w:rsidRPr="00D822A3">
        <w:rPr>
          <w:lang w:val="en-GB"/>
        </w:rPr>
        <w:t>poin</w:t>
      </w:r>
      <w:r w:rsidR="001A2322" w:rsidRPr="00D822A3">
        <w:rPr>
          <w:lang w:val="en-GB"/>
        </w:rPr>
        <w:t>ts</w:t>
      </w:r>
      <w:proofErr w:type="gramEnd"/>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w:t>
      </w:r>
      <w:proofErr w:type="spellStart"/>
      <w:r w:rsidR="00FA2BB3" w:rsidRPr="00D822A3">
        <w:rPr>
          <w:lang w:val="en-GB"/>
        </w:rPr>
        <w:t xml:space="preserve">of </w:t>
      </w:r>
      <w:r w:rsidR="00FA2BB3" w:rsidRPr="00D822A3">
        <w:rPr>
          <w:rStyle w:val="KeyWord0"/>
          <w:lang w:val="en-GB"/>
        </w:rPr>
        <w:t>f</w:t>
      </w:r>
      <w:proofErr w:type="spellEnd"/>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9" w:name="_Toc54625109"/>
      <w:r w:rsidRPr="00D822A3">
        <w:rPr>
          <w:lang w:val="en-GB"/>
        </w:rPr>
        <w:t>Assembly Operator</w:t>
      </w:r>
      <w:bookmarkEnd w:id="40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proofErr w:type="gramStart"/>
      <w:r w:rsidR="00D41DFA" w:rsidRPr="00D822A3">
        <w:rPr>
          <w:lang w:val="en-GB"/>
        </w:rPr>
        <w:t>have to</w:t>
      </w:r>
      <w:proofErr w:type="gramEnd"/>
      <w:r w:rsidR="00D41DFA" w:rsidRPr="00D822A3">
        <w:rPr>
          <w:lang w:val="en-GB"/>
        </w:rPr>
        <w:t xml:space="preserve">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proofErr w:type="spellStart"/>
      <w:r w:rsidRPr="00D822A3">
        <w:rPr>
          <w:lang w:val="en-GB"/>
        </w:rPr>
        <w:t>AssemblyOperator.cs</w:t>
      </w:r>
      <w:proofErr w:type="spellEnd"/>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0" w:name="_Toc54625110"/>
      <w:r w:rsidRPr="00D822A3">
        <w:rPr>
          <w:lang w:val="en-GB"/>
        </w:rPr>
        <w:t>Assembly Code</w:t>
      </w:r>
      <w:bookmarkEnd w:id="41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proofErr w:type="spellStart"/>
      <w:r w:rsidRPr="00D822A3">
        <w:rPr>
          <w:lang w:val="en-GB"/>
        </w:rPr>
        <w:t>AssemblyCode.cs</w:t>
      </w:r>
      <w:proofErr w:type="spellEnd"/>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1" w:name="_Toc54625111"/>
      <w:r w:rsidRPr="00D822A3">
        <w:rPr>
          <w:highlight w:val="white"/>
          <w:lang w:val="en-GB"/>
        </w:rPr>
        <w:t>Assembly Code Optimization</w:t>
      </w:r>
      <w:bookmarkEnd w:id="411"/>
    </w:p>
    <w:p w14:paraId="60537E46" w14:textId="4E78F4CD" w:rsidR="00AE79B1" w:rsidRPr="00D822A3" w:rsidRDefault="001D1EC5" w:rsidP="00034040">
      <w:pPr>
        <w:rPr>
          <w:highlight w:val="white"/>
          <w:lang w:val="en-GB"/>
        </w:rPr>
      </w:pPr>
      <w:proofErr w:type="gramStart"/>
      <w:r w:rsidRPr="00D822A3">
        <w:rPr>
          <w:highlight w:val="white"/>
          <w:lang w:val="en-GB"/>
        </w:rPr>
        <w:t>Similar</w:t>
      </w:r>
      <w:proofErr w:type="gramEnd"/>
      <w:r w:rsidRPr="00D822A3">
        <w:rPr>
          <w:highlight w:val="white"/>
          <w:lang w:val="en-GB"/>
        </w:rPr>
        <w:t xml:space="preserve">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2" w:name="_Toc54625112"/>
      <w:r w:rsidRPr="00D822A3">
        <w:rPr>
          <w:highlight w:val="white"/>
          <w:lang w:val="en-GB"/>
        </w:rPr>
        <w:t xml:space="preserve">Operator </w:t>
      </w:r>
      <w:r w:rsidR="00CA5764" w:rsidRPr="00D822A3">
        <w:rPr>
          <w:highlight w:val="white"/>
          <w:lang w:val="en-GB"/>
        </w:rPr>
        <w:t>Test Methods</w:t>
      </w:r>
      <w:bookmarkEnd w:id="41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3" w:name="_Toc54625113"/>
      <w:r w:rsidRPr="00D822A3">
        <w:rPr>
          <w:highlight w:val="white"/>
          <w:lang w:val="en-GB"/>
        </w:rPr>
        <w:t>Register Overlapping</w:t>
      </w:r>
      <w:bookmarkEnd w:id="41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w:t>
      </w:r>
      <w:proofErr w:type="gramStart"/>
      <w:r w:rsidRPr="00D822A3">
        <w:rPr>
          <w:highlight w:val="white"/>
          <w:lang w:val="en-GB"/>
        </w:rPr>
        <w:t>have to</w:t>
      </w:r>
      <w:proofErr w:type="gramEnd"/>
      <w:r w:rsidRPr="00D822A3">
        <w:rPr>
          <w:highlight w:val="white"/>
          <w:lang w:val="en-GB"/>
        </w:rPr>
        <w:t xml:space="preserve">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w:t>
      </w:r>
      <w:proofErr w:type="gramStart"/>
      <w:r w:rsidRPr="00D822A3">
        <w:rPr>
          <w:highlight w:val="white"/>
          <w:lang w:val="en-GB"/>
        </w:rPr>
        <w:t>overlaps</w:t>
      </w:r>
      <w:proofErr w:type="gramEnd"/>
      <w:r w:rsidRPr="00D822A3">
        <w:rPr>
          <w:highlight w:val="white"/>
          <w:lang w:val="en-GB"/>
        </w:rPr>
        <w:t>. If at least one</w:t>
      </w:r>
      <w:r w:rsidR="00A829AD" w:rsidRPr="00D822A3">
        <w:rPr>
          <w:highlight w:val="white"/>
          <w:lang w:val="en-GB"/>
        </w:rPr>
        <w:t xml:space="preserve"> </w:t>
      </w:r>
      <w:r w:rsidRPr="00D822A3">
        <w:rPr>
          <w:highlight w:val="white"/>
          <w:lang w:val="en-GB"/>
        </w:rPr>
        <w:t xml:space="preserve">register is null, they do not </w:t>
      </w:r>
      <w:proofErr w:type="gramStart"/>
      <w:r w:rsidRPr="00D822A3">
        <w:rPr>
          <w:highlight w:val="white"/>
          <w:lang w:val="en-GB"/>
        </w:rPr>
        <w:t>overlap</w:t>
      </w:r>
      <w:proofErr w:type="gramEnd"/>
      <w:r w:rsidRPr="00D822A3">
        <w:rPr>
          <w:highlight w:val="white"/>
          <w:lang w:val="en-GB"/>
        </w:rPr>
        <w:t xml:space="preserve">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4" w:name="_Toc54625114"/>
      <w:r w:rsidRPr="00D822A3">
        <w:rPr>
          <w:highlight w:val="white"/>
          <w:lang w:val="en-GB"/>
        </w:rPr>
        <w:t>Register Size</w:t>
      </w:r>
      <w:bookmarkEnd w:id="41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w:t>
      </w:r>
      <w:proofErr w:type="gramStart"/>
      <w:r w:rsidR="003D7574" w:rsidRPr="00D822A3">
        <w:rPr>
          <w:highlight w:val="white"/>
          <w:lang w:val="en-GB"/>
        </w:rPr>
        <w:t>sets</w:t>
      </w:r>
      <w:r w:rsidR="00C26D8B" w:rsidRPr="00D822A3">
        <w:rPr>
          <w:highlight w:val="white"/>
          <w:lang w:val="en-GB"/>
        </w:rPr>
        <w:t>,</w:t>
      </w:r>
      <w:r w:rsidR="003D7574" w:rsidRPr="00D822A3">
        <w:rPr>
          <w:highlight w:val="white"/>
          <w:lang w:val="en-GB"/>
        </w:rPr>
        <w:t xml:space="preserve"> because</w:t>
      </w:r>
      <w:proofErr w:type="gramEnd"/>
      <w:r w:rsidR="003D7574" w:rsidRPr="00D822A3">
        <w:rPr>
          <w:highlight w:val="white"/>
          <w:lang w:val="en-GB"/>
        </w:rPr>
        <w:t xml:space="preserv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w:t>
      </w:r>
      <w:proofErr w:type="spellStart"/>
      <w:r w:rsidR="00902D36" w:rsidRPr="00D822A3">
        <w:rPr>
          <w:highlight w:val="white"/>
          <w:lang w:val="en-GB"/>
        </w:rPr>
        <w:t>dword</w:t>
      </w:r>
      <w:proofErr w:type="spellEnd"/>
      <w:r w:rsidR="00902D36" w:rsidRPr="00D822A3">
        <w:rPr>
          <w:highlight w:val="white"/>
          <w:lang w:val="en-GB"/>
        </w:rPr>
        <w:t>”,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w:t>
      </w:r>
      <w:proofErr w:type="spellStart"/>
      <w:r w:rsidR="00157DE4" w:rsidRPr="00D822A3">
        <w:rPr>
          <w:highlight w:val="white"/>
          <w:lang w:val="en-GB"/>
        </w:rPr>
        <w:t>dword</w:t>
      </w:r>
      <w:proofErr w:type="spellEnd"/>
      <w:r w:rsidR="00157DE4" w:rsidRPr="00D822A3">
        <w:rPr>
          <w:highlight w:val="white"/>
          <w:lang w:val="en-GB"/>
        </w:rPr>
        <w:t>”,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w:t>
      </w:r>
      <w:proofErr w:type="spellStart"/>
      <w:r w:rsidRPr="00D822A3">
        <w:rPr>
          <w:highlight w:val="white"/>
          <w:lang w:val="en-GB"/>
        </w:rPr>
        <w:t>the</w:t>
      </w:r>
      <w:proofErr w:type="spellEnd"/>
      <w:r w:rsidRPr="00D822A3">
        <w:rPr>
          <w:highlight w:val="white"/>
          <w:lang w:val="en-GB"/>
        </w:rPr>
        <w:t xml:space="preserv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5" w:name="_Toc54625115"/>
      <w:proofErr w:type="spellStart"/>
      <w:r w:rsidRPr="00D822A3">
        <w:rPr>
          <w:highlight w:val="white"/>
          <w:lang w:val="en-GB"/>
        </w:rPr>
        <w:t>ToString</w:t>
      </w:r>
      <w:bookmarkEnd w:id="415"/>
      <w:proofErr w:type="spellEnd"/>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proofErr w:type="spellStart"/>
            <w:r w:rsidRPr="00D822A3">
              <w:rPr>
                <w:highlight w:val="white"/>
                <w:lang w:val="en-GB"/>
              </w:rPr>
              <w:t>fadd</w:t>
            </w:r>
            <w:proofErr w:type="spellEnd"/>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 xml:space="preserve">neg </w:t>
            </w:r>
            <w:proofErr w:type="spellStart"/>
            <w:r w:rsidRPr="00D822A3">
              <w:rPr>
                <w:highlight w:val="white"/>
                <w:lang w:val="en-GB"/>
              </w:rPr>
              <w:t>ax</w:t>
            </w:r>
            <w:proofErr w:type="spellEnd"/>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register</w:t>
            </w:r>
          </w:p>
          <w:p w14:paraId="5C4277DF" w14:textId="5EC27A95"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static name</w:t>
            </w:r>
          </w:p>
          <w:p w14:paraId="7CFD8983" w14:textId="65E59DCA"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p w14:paraId="57633D02"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p w14:paraId="152854E3" w14:textId="77777777" w:rsidR="00F027BF" w:rsidRPr="00D822A3" w:rsidRDefault="00F027BF" w:rsidP="00A45E17">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[register + offset]</w:t>
            </w:r>
          </w:p>
          <w:p w14:paraId="5D7CD7F1" w14:textId="0CFEC2EF"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3ED02FA7"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xml:space="preserve">, the first operand is a </w:t>
      </w:r>
      <w:proofErr w:type="gramStart"/>
      <w:r w:rsidR="006F6581" w:rsidRPr="00D822A3">
        <w:rPr>
          <w:highlight w:val="white"/>
          <w:lang w:val="en-GB"/>
        </w:rPr>
        <w:t>register</w:t>
      </w:r>
      <w:proofErr w:type="gramEnd"/>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w:t>
      </w:r>
      <w:proofErr w:type="gramStart"/>
      <w:r w:rsidR="00120DE0" w:rsidRPr="00D822A3">
        <w:rPr>
          <w:highlight w:val="white"/>
          <w:lang w:val="en-GB"/>
        </w:rPr>
        <w:t>offset, unless</w:t>
      </w:r>
      <w:proofErr w:type="gramEnd"/>
      <w:r w:rsidR="00120DE0" w:rsidRPr="00D822A3">
        <w:rPr>
          <w:highlight w:val="white"/>
          <w:lang w:val="en-GB"/>
        </w:rPr>
        <w:t xml:space="preserve">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proofErr w:type="spellStart"/>
      <w:r w:rsidR="00EF3244" w:rsidRPr="00D822A3">
        <w:rPr>
          <w:rStyle w:val="KeyWord0"/>
          <w:highlight w:val="white"/>
          <w:lang w:val="en-GB"/>
        </w:rPr>
        <w:t>operand2</w:t>
      </w:r>
      <w:proofErr w:type="spellEnd"/>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6A90109B" w14:textId="77777777" w:rsidR="00097076" w:rsidRPr="00D822A3" w:rsidRDefault="00097076" w:rsidP="00097076">
      <w:pPr>
        <w:pStyle w:val="Code"/>
        <w:rPr>
          <w:highlight w:val="white"/>
          <w:lang w:val="en-GB"/>
        </w:rPr>
      </w:pPr>
      <w:r w:rsidRPr="00D822A3">
        <w:rPr>
          <w:highlight w:val="white"/>
          <w:lang w:val="en-GB"/>
        </w:rPr>
        <w:t xml:space="preserve">        if (operand2 is int) {</w:t>
      </w:r>
    </w:p>
    <w:p w14:paraId="33DA0185" w14:textId="77777777" w:rsidR="00097076" w:rsidRPr="00D822A3" w:rsidRDefault="00097076" w:rsidP="00097076">
      <w:pPr>
        <w:pStyle w:val="Code"/>
        <w:rPr>
          <w:highlight w:val="white"/>
          <w:lang w:val="en-GB"/>
        </w:rPr>
      </w:pPr>
      <w:r w:rsidRPr="00D822A3">
        <w:rPr>
          <w:highlight w:val="white"/>
          <w:lang w:val="en-GB"/>
        </w:rPr>
        <w:t xml:space="preserve">          string label = SymbolTable.CurrentFunction.UniqueName +</w:t>
      </w:r>
    </w:p>
    <w:p w14:paraId="4D7924C8"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3B84E1DA" w14:textId="77777777" w:rsidR="00097076" w:rsidRPr="00D822A3" w:rsidRDefault="00097076" w:rsidP="00097076">
      <w:pPr>
        <w:pStyle w:val="Code"/>
        <w:rPr>
          <w:highlight w:val="white"/>
          <w:lang w:val="en-GB"/>
        </w:rPr>
      </w:pPr>
      <w:r w:rsidRPr="00D822A3">
        <w:rPr>
          <w:highlight w:val="white"/>
          <w:lang w:val="en-GB"/>
        </w:rPr>
        <w:t xml:space="preserve">          return "\t" + operatorName + " " + label;</w:t>
      </w:r>
    </w:p>
    <w:p w14:paraId="73D92FD3" w14:textId="395DB282" w:rsidR="00097076" w:rsidRPr="00D822A3" w:rsidRDefault="00097076" w:rsidP="00097076">
      <w:pPr>
        <w:pStyle w:val="Code"/>
        <w:rPr>
          <w:highlight w:val="white"/>
          <w:lang w:val="en-GB"/>
        </w:rPr>
      </w:pPr>
      <w:r w:rsidRPr="00D822A3">
        <w:rPr>
          <w:highlight w:val="white"/>
          <w:lang w:val="en-GB"/>
        </w:rPr>
        <w:t xml:space="preserve">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6E0CA45D" w14:textId="77777777" w:rsidR="00097076" w:rsidRPr="00D822A3" w:rsidRDefault="00097076" w:rsidP="00097076">
      <w:pPr>
        <w:pStyle w:val="Code"/>
        <w:rPr>
          <w:highlight w:val="white"/>
          <w:lang w:val="en-GB"/>
        </w:rPr>
      </w:pPr>
      <w:r w:rsidRPr="00D822A3">
        <w:rPr>
          <w:highlight w:val="white"/>
          <w:lang w:val="en-GB"/>
        </w:rPr>
        <w:t xml:space="preserve">        else if (operand2 is string) {</w:t>
      </w:r>
    </w:p>
    <w:p w14:paraId="760A8795" w14:textId="77777777" w:rsidR="00097076" w:rsidRPr="00D822A3" w:rsidRDefault="00097076" w:rsidP="00097076">
      <w:pPr>
        <w:pStyle w:val="Code"/>
        <w:rPr>
          <w:highlight w:val="white"/>
          <w:lang w:val="en-GB"/>
        </w:rPr>
      </w:pPr>
      <w:r w:rsidRPr="00D822A3">
        <w:rPr>
          <w:highlight w:val="white"/>
          <w:lang w:val="en-GB"/>
        </w:rPr>
        <w:t xml:space="preserve">          return "\t" + operatorName + " " + operand2;</w:t>
      </w:r>
    </w:p>
    <w:p w14:paraId="0D004C74" w14:textId="49638821" w:rsidR="00097076" w:rsidRPr="00D822A3" w:rsidRDefault="00097076" w:rsidP="00097076">
      <w:pPr>
        <w:pStyle w:val="Code"/>
        <w:rPr>
          <w:highlight w:val="white"/>
          <w:lang w:val="en-GB"/>
        </w:rPr>
      </w:pPr>
      <w:r w:rsidRPr="00D822A3">
        <w:rPr>
          <w:highlight w:val="white"/>
          <w:lang w:val="en-GB"/>
        </w:rPr>
        <w:t xml:space="preserve">        }</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5F81B237" w14:textId="77777777" w:rsidR="00097076" w:rsidRPr="00D822A3" w:rsidRDefault="00097076" w:rsidP="00097076">
      <w:pPr>
        <w:pStyle w:val="Code"/>
        <w:rPr>
          <w:highlight w:val="white"/>
          <w:lang w:val="en-GB"/>
        </w:rPr>
      </w:pPr>
      <w:r w:rsidRPr="00D822A3">
        <w:rPr>
          <w:highlight w:val="white"/>
          <w:lang w:val="en-GB"/>
        </w:rPr>
        <w:t xml:space="preserve">        else {</w:t>
      </w:r>
    </w:p>
    <w:p w14:paraId="0D9ECB0A" w14:textId="77777777" w:rsidR="00097076" w:rsidRPr="00D822A3" w:rsidRDefault="00097076" w:rsidP="00097076">
      <w:pPr>
        <w:pStyle w:val="Code"/>
        <w:rPr>
          <w:highlight w:val="white"/>
          <w:lang w:val="en-GB"/>
        </w:rPr>
      </w:pPr>
      <w:r w:rsidRPr="00D822A3">
        <w:rPr>
          <w:highlight w:val="white"/>
          <w:lang w:val="en-GB"/>
        </w:rPr>
        <w:t xml:space="preserve">          int labelIndex = (int) operand1;</w:t>
      </w:r>
    </w:p>
    <w:p w14:paraId="1FDFF70E" w14:textId="1639B901" w:rsidR="00097076" w:rsidRPr="00D822A3" w:rsidRDefault="00097076" w:rsidP="00097076">
      <w:pPr>
        <w:pStyle w:val="Code"/>
        <w:rPr>
          <w:highlight w:val="white"/>
          <w:lang w:val="en-GB"/>
        </w:rPr>
      </w:pPr>
      <w:r w:rsidRPr="00D822A3">
        <w:rPr>
          <w:highlight w:val="white"/>
          <w:lang w:val="en-GB"/>
        </w:rPr>
        <w:t xml:space="preserve">          string labelText = MakeLabel(labelIndex);</w:t>
      </w:r>
    </w:p>
    <w:p w14:paraId="6E15A54E" w14:textId="77777777" w:rsidR="00097076" w:rsidRPr="00D822A3" w:rsidRDefault="00097076" w:rsidP="00097076">
      <w:pPr>
        <w:pStyle w:val="Code"/>
        <w:rPr>
          <w:highlight w:val="white"/>
          <w:lang w:val="en-GB"/>
        </w:rPr>
      </w:pPr>
      <w:r w:rsidRPr="00D822A3">
        <w:rPr>
          <w:highlight w:val="white"/>
          <w:lang w:val="en-GB"/>
        </w:rPr>
        <w:t xml:space="preserve">          return "\t" + operatorName + " " + labelText;</w:t>
      </w:r>
    </w:p>
    <w:p w14:paraId="4F739DA4" w14:textId="77777777" w:rsidR="00097076" w:rsidRPr="00D822A3" w:rsidRDefault="00097076" w:rsidP="00097076">
      <w:pPr>
        <w:pStyle w:val="Code"/>
        <w:rPr>
          <w:highlight w:val="white"/>
          <w:lang w:val="en-GB"/>
        </w:rPr>
      </w:pPr>
      <w:r w:rsidRPr="00D822A3">
        <w:rPr>
          <w:highlight w:val="white"/>
          <w:lang w:val="en-GB"/>
        </w:rPr>
        <w:t xml:space="preserve">        }</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w:t>
      </w:r>
      <w:proofErr w:type="spellStart"/>
      <w:r w:rsidR="00AE1268" w:rsidRPr="00D822A3">
        <w:rPr>
          <w:highlight w:val="white"/>
          <w:lang w:val="en-GB"/>
        </w:rPr>
        <w:t>nWorld</w:t>
      </w:r>
      <w:proofErr w:type="spellEnd"/>
      <w:r w:rsidR="00AE1268" w:rsidRPr="00D822A3">
        <w:rPr>
          <w:highlight w:val="white"/>
          <w:lang w:val="en-GB"/>
        </w:rPr>
        <w:t>\</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w:t>
      </w:r>
      <w:proofErr w:type="gramStart"/>
      <w:r w:rsidRPr="00D822A3">
        <w:rPr>
          <w:highlight w:val="white"/>
          <w:lang w:val="en-GB"/>
        </w:rPr>
        <w:t>as long as</w:t>
      </w:r>
      <w:proofErr w:type="gramEnd"/>
      <w:r w:rsidRPr="00D822A3">
        <w:rPr>
          <w:highlight w:val="white"/>
          <w:lang w:val="en-GB"/>
        </w:rPr>
        <w:t xml:space="preserve"> the current character is </w:t>
      </w:r>
      <w:proofErr w:type="spellStart"/>
      <w:r w:rsidRPr="00D822A3">
        <w:rPr>
          <w:highlight w:val="white"/>
          <w:lang w:val="en-GB"/>
        </w:rPr>
        <w:t>locaed</w:t>
      </w:r>
      <w:proofErr w:type="spellEnd"/>
      <w:r w:rsidRPr="00D822A3">
        <w:rPr>
          <w:highlight w:val="white"/>
          <w:lang w:val="en-GB"/>
        </w:rPr>
        <w:t xml:space="preserve">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w:t>
      </w:r>
      <w:proofErr w:type="spellStart"/>
      <w:r w:rsidRPr="00D822A3">
        <w:rPr>
          <w:highlight w:val="white"/>
          <w:lang w:val="en-GB"/>
        </w:rPr>
        <w:t>throught</w:t>
      </w:r>
      <w:proofErr w:type="spellEnd"/>
      <w:r w:rsidRPr="00D822A3">
        <w:rPr>
          <w:highlight w:val="white"/>
          <w:lang w:val="en-GB"/>
        </w:rPr>
        <w:t xml:space="preserve">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lastRenderedPageBreak/>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6" w:name="_Toc54625116"/>
      <w:r w:rsidRPr="00D822A3">
        <w:rPr>
          <w:lang w:val="en-GB"/>
        </w:rPr>
        <w:t>Tracks</w:t>
      </w:r>
      <w:bookmarkEnd w:id="41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w:t>
      </w:r>
      <w:proofErr w:type="spellStart"/>
      <w:r w:rsidRPr="00D822A3">
        <w:rPr>
          <w:lang w:val="en-GB"/>
        </w:rPr>
        <w:t>e</w:t>
      </w:r>
      <w:proofErr w:type="spellEnd"/>
      <w:r w:rsidRPr="00D822A3">
        <w:rPr>
          <w:lang w:val="en-GB"/>
        </w:rPr>
        <w:t xml:space="preserv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lastRenderedPageBreak/>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proofErr w:type="gramStart"/>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and</w:t>
      </w:r>
      <w:proofErr w:type="gramEnd"/>
      <w:r w:rsidR="00EC1A4B" w:rsidRPr="00D822A3">
        <w:rPr>
          <w:lang w:val="en-GB"/>
        </w:rPr>
        <w:t xml:space="preserve">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w:t>
      </w:r>
      <w:proofErr w:type="gramStart"/>
      <w:r w:rsidR="00BE5569" w:rsidRPr="00D822A3">
        <w:rPr>
          <w:lang w:val="en-GB"/>
        </w:rPr>
        <w:t>register, since</w:t>
      </w:r>
      <w:proofErr w:type="gramEnd"/>
      <w:r w:rsidR="00BE5569" w:rsidRPr="00D822A3">
        <w:rPr>
          <w:lang w:val="en-GB"/>
        </w:rPr>
        <w:t xml:space="preserv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proofErr w:type="spellStart"/>
      <w:r w:rsidRPr="00D822A3">
        <w:rPr>
          <w:lang w:val="en-GB"/>
        </w:rPr>
        <w:t>Track.cs</w:t>
      </w:r>
      <w:proofErr w:type="spellEnd"/>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2073C846" w14:textId="3FB41C1B" w:rsidR="004D41A8" w:rsidRPr="00D822A3" w:rsidRDefault="004D41A8" w:rsidP="00132D4E">
      <w:pPr>
        <w:pStyle w:val="Code"/>
        <w:rPr>
          <w:highlight w:val="white"/>
          <w:lang w:val="en-GB"/>
        </w:rPr>
      </w:pPr>
      <w:r w:rsidRPr="00D822A3">
        <w:rPr>
          <w:highlight w:val="white"/>
          <w:lang w:val="en-GB"/>
        </w:rPr>
        <w:t xml:space="preserve">    private List&lt;TrackEntry&gt; m_entryList = new List&lt;TrackEntry&gt;();</w:t>
      </w:r>
    </w:p>
    <w:p w14:paraId="7BA71876" w14:textId="788057C6" w:rsidR="003B0233" w:rsidRPr="00D822A3" w:rsidRDefault="003B0233" w:rsidP="003B0233">
      <w:pPr>
        <w:rPr>
          <w:highlight w:val="white"/>
          <w:lang w:val="en-GB"/>
        </w:rPr>
      </w:pPr>
      <w:r w:rsidRPr="00D822A3">
        <w:rPr>
          <w:highlight w:val="white"/>
          <w:lang w:val="en-GB"/>
        </w:rPr>
        <w:t xml:space="preserve">If the track is </w:t>
      </w:r>
      <w:proofErr w:type="spellStart"/>
      <w:r w:rsidRPr="00D822A3">
        <w:rPr>
          <w:highlight w:val="white"/>
          <w:lang w:val="en-GB"/>
        </w:rPr>
        <w:t>ised</w:t>
      </w:r>
      <w:proofErr w:type="spellEnd"/>
      <w:r w:rsidRPr="00D822A3">
        <w:rPr>
          <w:highlight w:val="white"/>
          <w:lang w:val="en-GB"/>
        </w:rPr>
        <w:t xml:space="preserve">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lastRenderedPageBreak/>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 xml:space="preserve">takes a symbol and a potential register as </w:t>
      </w:r>
      <w:proofErr w:type="gramStart"/>
      <w:r w:rsidR="005A0A77" w:rsidRPr="00D822A3">
        <w:rPr>
          <w:highlight w:val="white"/>
          <w:lang w:val="en-GB"/>
        </w:rPr>
        <w:t>parameters, and</w:t>
      </w:r>
      <w:proofErr w:type="gramEnd"/>
      <w:r w:rsidR="005A0A77" w:rsidRPr="00D822A3">
        <w:rPr>
          <w:highlight w:val="white"/>
          <w:lang w:val="en-GB"/>
        </w:rPr>
        <w:t xml:space="preserve">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6420A13C" w14:textId="48A926AC" w:rsidR="004D41A8" w:rsidRPr="00D822A3" w:rsidRDefault="00056E13" w:rsidP="00056E13">
      <w:pPr>
        <w:rPr>
          <w:highlight w:val="white"/>
          <w:lang w:val="en-GB"/>
        </w:rPr>
      </w:pPr>
      <w:r w:rsidRPr="00D822A3">
        <w:rPr>
          <w:highlight w:val="white"/>
          <w:lang w:val="en-GB"/>
        </w:rPr>
        <w:t xml:space="preserve">The </w:t>
      </w:r>
      <w:r w:rsidRPr="00D822A3">
        <w:rPr>
          <w:rStyle w:val="KeyWord0"/>
          <w:highlight w:val="white"/>
          <w:lang w:val="en-GB"/>
        </w:rPr>
        <w:t>Replace</w:t>
      </w:r>
      <w:r w:rsidRPr="00D822A3">
        <w:rPr>
          <w:highlight w:val="white"/>
          <w:lang w:val="en-GB"/>
        </w:rPr>
        <w:t xml:space="preserve"> method </w:t>
      </w:r>
      <w:r w:rsidR="003D1593" w:rsidRPr="00D822A3">
        <w:rPr>
          <w:highlight w:val="white"/>
          <w:lang w:val="en-GB"/>
        </w:rPr>
        <w:t xml:space="preserve">replaces the entries in this track so that the </w:t>
      </w:r>
      <w:r w:rsidR="00CA73EC" w:rsidRPr="00D822A3">
        <w:rPr>
          <w:highlight w:val="white"/>
          <w:lang w:val="en-GB"/>
        </w:rPr>
        <w:t>assembly code instruction hold the new track instead.</w:t>
      </w:r>
    </w:p>
    <w:p w14:paraId="52D65B9A" w14:textId="77777777" w:rsidR="004D41A8" w:rsidRPr="00D822A3" w:rsidRDefault="004D41A8" w:rsidP="00132D4E">
      <w:pPr>
        <w:pStyle w:val="Code"/>
        <w:rPr>
          <w:highlight w:val="white"/>
          <w:lang w:val="en-GB"/>
        </w:rPr>
      </w:pPr>
      <w:r w:rsidRPr="00D822A3">
        <w:rPr>
          <w:highlight w:val="white"/>
          <w:lang w:val="en-GB"/>
        </w:rPr>
        <w:t xml:space="preserve">    public void Replace(List&lt;AssemblyCode&gt; assemblyCodeList, Track newTrack) {</w:t>
      </w:r>
    </w:p>
    <w:p w14:paraId="048516DD" w14:textId="77777777" w:rsidR="004D41A8" w:rsidRPr="00D822A3" w:rsidRDefault="004D41A8" w:rsidP="00132D4E">
      <w:pPr>
        <w:pStyle w:val="Code"/>
        <w:rPr>
          <w:highlight w:val="white"/>
          <w:lang w:val="en-GB"/>
        </w:rPr>
      </w:pPr>
      <w:r w:rsidRPr="00D822A3">
        <w:rPr>
          <w:highlight w:val="white"/>
          <w:lang w:val="en-GB"/>
        </w:rPr>
        <w:t xml:space="preserve">      foreach (TrackEntry entry in m_entryList) {</w:t>
      </w:r>
    </w:p>
    <w:p w14:paraId="00CACFB1" w14:textId="77777777" w:rsidR="004D41A8" w:rsidRPr="00D822A3" w:rsidRDefault="004D41A8" w:rsidP="00132D4E">
      <w:pPr>
        <w:pStyle w:val="Code"/>
        <w:rPr>
          <w:highlight w:val="white"/>
          <w:lang w:val="en-GB"/>
        </w:rPr>
      </w:pPr>
      <w:r w:rsidRPr="00D822A3">
        <w:rPr>
          <w:highlight w:val="white"/>
          <w:lang w:val="en-GB"/>
        </w:rPr>
        <w:t xml:space="preserve">        assemblyCodeList[entry.Line][entry.Position] = newTrack;</w:t>
      </w:r>
    </w:p>
    <w:p w14:paraId="7F8E5DA3" w14:textId="77777777" w:rsidR="004D41A8" w:rsidRPr="00D822A3" w:rsidRDefault="004D41A8" w:rsidP="00132D4E">
      <w:pPr>
        <w:pStyle w:val="Code"/>
        <w:rPr>
          <w:highlight w:val="white"/>
          <w:lang w:val="en-GB"/>
        </w:rPr>
      </w:pPr>
      <w:r w:rsidRPr="00D822A3">
        <w:rPr>
          <w:highlight w:val="white"/>
          <w:lang w:val="en-GB"/>
        </w:rPr>
        <w:t xml:space="preserve">      }</w:t>
      </w:r>
    </w:p>
    <w:p w14:paraId="13AB3A18" w14:textId="77777777" w:rsidR="004D41A8" w:rsidRPr="00D822A3" w:rsidRDefault="004D41A8" w:rsidP="00132D4E">
      <w:pPr>
        <w:pStyle w:val="Code"/>
        <w:rPr>
          <w:highlight w:val="white"/>
          <w:lang w:val="en-GB"/>
        </w:rPr>
      </w:pPr>
      <w:r w:rsidRPr="00D822A3">
        <w:rPr>
          <w:highlight w:val="white"/>
          <w:lang w:val="en-GB"/>
        </w:rPr>
        <w:t xml:space="preserve">    }</w:t>
      </w:r>
    </w:p>
    <w:p w14:paraId="2AE05DBF" w14:textId="77777777" w:rsidR="004D41A8" w:rsidRPr="00D822A3" w:rsidRDefault="004D41A8" w:rsidP="00132D4E">
      <w:pPr>
        <w:pStyle w:val="Code"/>
        <w:rPr>
          <w:highlight w:val="white"/>
          <w:lang w:val="en-GB"/>
        </w:rPr>
      </w:pPr>
    </w:p>
    <w:p w14:paraId="7C79369C" w14:textId="77777777" w:rsidR="004D41A8" w:rsidRPr="00D822A3" w:rsidRDefault="004D41A8" w:rsidP="00132D4E">
      <w:pPr>
        <w:pStyle w:val="Code"/>
        <w:rPr>
          <w:highlight w:val="white"/>
          <w:lang w:val="en-GB"/>
        </w:rPr>
      </w:pPr>
      <w:r w:rsidRPr="00D822A3">
        <w:rPr>
          <w:highlight w:val="white"/>
          <w:lang w:val="en-GB"/>
        </w:rPr>
        <w:t xml:space="preserve">    public int CurrentSize {</w:t>
      </w:r>
    </w:p>
    <w:p w14:paraId="5130F0C9" w14:textId="77777777" w:rsidR="004D41A8" w:rsidRPr="00D822A3" w:rsidRDefault="004D41A8" w:rsidP="00132D4E">
      <w:pPr>
        <w:pStyle w:val="Code"/>
        <w:rPr>
          <w:highlight w:val="white"/>
          <w:lang w:val="en-GB"/>
        </w:rPr>
      </w:pPr>
      <w:r w:rsidRPr="00D822A3">
        <w:rPr>
          <w:highlight w:val="white"/>
          <w:lang w:val="en-GB"/>
        </w:rPr>
        <w:t xml:space="preserve">      get { return m_currentSize; }</w:t>
      </w:r>
    </w:p>
    <w:p w14:paraId="5D92416F" w14:textId="77777777" w:rsidR="004D41A8" w:rsidRPr="00D822A3" w:rsidRDefault="004D41A8" w:rsidP="00132D4E">
      <w:pPr>
        <w:pStyle w:val="Code"/>
        <w:rPr>
          <w:highlight w:val="white"/>
          <w:lang w:val="en-GB"/>
        </w:rPr>
      </w:pPr>
    </w:p>
    <w:p w14:paraId="4EE5272D" w14:textId="77777777" w:rsidR="004D41A8" w:rsidRPr="00D822A3" w:rsidRDefault="004D41A8" w:rsidP="00132D4E">
      <w:pPr>
        <w:pStyle w:val="Code"/>
        <w:rPr>
          <w:highlight w:val="white"/>
          <w:lang w:val="en-GB"/>
        </w:rPr>
      </w:pPr>
      <w:r w:rsidRPr="00D822A3">
        <w:rPr>
          <w:highlight w:val="white"/>
          <w:lang w:val="en-GB"/>
        </w:rPr>
        <w:t xml:space="preserve">      set {</w:t>
      </w:r>
    </w:p>
    <w:p w14:paraId="481CB9BF" w14:textId="77777777" w:rsidR="004D41A8" w:rsidRPr="00D822A3" w:rsidRDefault="004D41A8" w:rsidP="00132D4E">
      <w:pPr>
        <w:pStyle w:val="Code"/>
        <w:rPr>
          <w:highlight w:val="white"/>
          <w:lang w:val="en-GB"/>
        </w:rPr>
      </w:pPr>
      <w:r w:rsidRPr="00D822A3">
        <w:rPr>
          <w:highlight w:val="white"/>
          <w:lang w:val="en-GB"/>
        </w:rPr>
        <w:t xml:space="preserve">        m_currentSize = value;</w:t>
      </w:r>
    </w:p>
    <w:p w14:paraId="110EAA68" w14:textId="77777777" w:rsidR="004D41A8" w:rsidRPr="00D822A3" w:rsidRDefault="004D41A8" w:rsidP="00132D4E">
      <w:pPr>
        <w:pStyle w:val="Code"/>
        <w:rPr>
          <w:highlight w:val="white"/>
          <w:lang w:val="en-GB"/>
        </w:rPr>
      </w:pPr>
      <w:r w:rsidRPr="00D822A3">
        <w:rPr>
          <w:highlight w:val="white"/>
          <w:lang w:val="en-GB"/>
        </w:rPr>
        <w:t xml:space="preserve">        m_maxSize = Math.Max(m_maxSize, m_currentSize);</w:t>
      </w:r>
    </w:p>
    <w:p w14:paraId="7AAC1F56" w14:textId="77777777" w:rsidR="004D41A8" w:rsidRPr="00D822A3" w:rsidRDefault="004D41A8" w:rsidP="00132D4E">
      <w:pPr>
        <w:pStyle w:val="Code"/>
        <w:rPr>
          <w:highlight w:val="white"/>
          <w:lang w:val="en-GB"/>
        </w:rPr>
      </w:pPr>
      <w:r w:rsidRPr="00D822A3">
        <w:rPr>
          <w:highlight w:val="white"/>
          <w:lang w:val="en-GB"/>
        </w:rPr>
        <w:t xml:space="preserve">      }</w:t>
      </w:r>
    </w:p>
    <w:p w14:paraId="383B11FD" w14:textId="77777777" w:rsidR="004D41A8" w:rsidRPr="00D822A3" w:rsidRDefault="004D41A8" w:rsidP="00132D4E">
      <w:pPr>
        <w:pStyle w:val="Code"/>
        <w:rPr>
          <w:highlight w:val="white"/>
          <w:lang w:val="en-GB"/>
        </w:rPr>
      </w:pPr>
      <w:r w:rsidRPr="00D822A3">
        <w:rPr>
          <w:highlight w:val="white"/>
          <w:lang w:val="en-GB"/>
        </w:rPr>
        <w:t xml:space="preserve">    }</w:t>
      </w:r>
    </w:p>
    <w:p w14:paraId="4D2DF88B" w14:textId="77777777" w:rsidR="004D41A8" w:rsidRPr="00D822A3" w:rsidRDefault="004D41A8" w:rsidP="00132D4E">
      <w:pPr>
        <w:pStyle w:val="Code"/>
        <w:rPr>
          <w:highlight w:val="white"/>
          <w:lang w:val="en-GB"/>
        </w:rPr>
      </w:pPr>
      <w:r w:rsidRPr="00D822A3">
        <w:rPr>
          <w:highlight w:val="white"/>
          <w:lang w:val="en-GB"/>
        </w:rPr>
        <w:t xml:space="preserve">  </w:t>
      </w:r>
    </w:p>
    <w:p w14:paraId="77A4B9F8" w14:textId="77777777" w:rsidR="004D41A8" w:rsidRPr="00D822A3" w:rsidRDefault="004D41A8" w:rsidP="00132D4E">
      <w:pPr>
        <w:pStyle w:val="Code"/>
        <w:rPr>
          <w:highlight w:val="white"/>
          <w:lang w:val="en-GB"/>
        </w:rPr>
      </w:pPr>
      <w:r w:rsidRPr="00D822A3">
        <w:rPr>
          <w:highlight w:val="white"/>
          <w:lang w:val="en-GB"/>
        </w:rPr>
        <w:t xml:space="preserve">    public void AddEntry(int position, int line) {</w:t>
      </w:r>
    </w:p>
    <w:p w14:paraId="057F5842" w14:textId="77777777" w:rsidR="004D41A8" w:rsidRPr="00D822A3" w:rsidRDefault="004D41A8" w:rsidP="00132D4E">
      <w:pPr>
        <w:pStyle w:val="Code"/>
        <w:rPr>
          <w:highlight w:val="white"/>
          <w:lang w:val="en-GB"/>
        </w:rPr>
      </w:pPr>
      <w:r w:rsidRPr="00D822A3">
        <w:rPr>
          <w:highlight w:val="white"/>
          <w:lang w:val="en-GB"/>
        </w:rPr>
        <w:t xml:space="preserve">      m_entryList.Add(new TrackEntry(position, line, m_currentSize));</w:t>
      </w:r>
    </w:p>
    <w:p w14:paraId="01698484" w14:textId="77777777" w:rsidR="004D41A8" w:rsidRPr="00D822A3" w:rsidRDefault="004D41A8" w:rsidP="00132D4E">
      <w:pPr>
        <w:pStyle w:val="Code"/>
        <w:rPr>
          <w:highlight w:val="white"/>
          <w:lang w:val="en-GB"/>
        </w:rPr>
      </w:pPr>
      <w:r w:rsidRPr="00D822A3">
        <w:rPr>
          <w:highlight w:val="white"/>
          <w:lang w:val="en-GB"/>
        </w:rPr>
        <w:t xml:space="preserve">    }</w:t>
      </w:r>
    </w:p>
    <w:p w14:paraId="480D79B2" w14:textId="77777777" w:rsidR="004D41A8" w:rsidRPr="00D822A3" w:rsidRDefault="004D41A8" w:rsidP="00132D4E">
      <w:pPr>
        <w:pStyle w:val="Code"/>
        <w:rPr>
          <w:highlight w:val="white"/>
          <w:lang w:val="en-GB"/>
        </w:rPr>
      </w:pPr>
    </w:p>
    <w:p w14:paraId="48026EEB" w14:textId="77777777" w:rsidR="004D41A8" w:rsidRPr="00D822A3" w:rsidRDefault="004D41A8" w:rsidP="00132D4E">
      <w:pPr>
        <w:pStyle w:val="Code"/>
        <w:rPr>
          <w:highlight w:val="white"/>
          <w:lang w:val="en-GB"/>
        </w:rPr>
      </w:pPr>
      <w:r w:rsidRPr="00D822A3">
        <w:rPr>
          <w:highlight w:val="white"/>
          <w:lang w:val="en-GB"/>
        </w:rPr>
        <w:t xml:space="preserve">    public int MaxSize {</w:t>
      </w:r>
    </w:p>
    <w:p w14:paraId="2065F6BA" w14:textId="77777777" w:rsidR="004D41A8" w:rsidRPr="00D822A3" w:rsidRDefault="004D41A8" w:rsidP="00132D4E">
      <w:pPr>
        <w:pStyle w:val="Code"/>
        <w:rPr>
          <w:highlight w:val="white"/>
          <w:lang w:val="en-GB"/>
        </w:rPr>
      </w:pPr>
      <w:r w:rsidRPr="00D822A3">
        <w:rPr>
          <w:highlight w:val="white"/>
          <w:lang w:val="en-GB"/>
        </w:rPr>
        <w:t xml:space="preserve">      get {return m_maxSize; }</w:t>
      </w:r>
    </w:p>
    <w:p w14:paraId="02B710BF" w14:textId="77777777" w:rsidR="004D41A8" w:rsidRPr="00D822A3" w:rsidRDefault="004D41A8" w:rsidP="00132D4E">
      <w:pPr>
        <w:pStyle w:val="Code"/>
        <w:rPr>
          <w:highlight w:val="white"/>
          <w:lang w:val="en-GB"/>
        </w:rPr>
      </w:pPr>
      <w:r w:rsidRPr="00D822A3">
        <w:rPr>
          <w:highlight w:val="white"/>
          <w:lang w:val="en-GB"/>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lastRenderedPageBreak/>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 xml:space="preserve">If at least one of the tracks’ entry lists is empty, the tracks does not </w:t>
      </w:r>
      <w:proofErr w:type="gramStart"/>
      <w:r w:rsidR="00885BC4" w:rsidRPr="00D822A3">
        <w:rPr>
          <w:highlight w:val="white"/>
          <w:lang w:val="en-GB"/>
        </w:rPr>
        <w:t>overlap</w:t>
      </w:r>
      <w:proofErr w:type="gramEnd"/>
      <w:r w:rsidR="00885BC4" w:rsidRPr="00D822A3">
        <w:rPr>
          <w:highlight w:val="white"/>
          <w:lang w:val="en-GB"/>
        </w:rPr>
        <w:t xml:space="preserve"> and we return false.</w:t>
      </w:r>
    </w:p>
    <w:p w14:paraId="05DEB517" w14:textId="4EC7BFCF" w:rsidR="004D41A8" w:rsidRPr="00D822A3" w:rsidRDefault="004D41A8" w:rsidP="004D41A8">
      <w:pPr>
        <w:pStyle w:val="Code"/>
        <w:rPr>
          <w:highlight w:val="white"/>
          <w:lang w:val="en-GB"/>
        </w:rPr>
      </w:pPr>
      <w:r w:rsidRPr="00D822A3">
        <w:rPr>
          <w:highlight w:val="white"/>
          <w:lang w:val="en-GB"/>
        </w:rPr>
        <w:t xml:space="preserve">    public static bool Overlaps(Track track1, Track track2) {</w:t>
      </w:r>
    </w:p>
    <w:p w14:paraId="4BD5E46F" w14:textId="77777777" w:rsidR="004D41A8" w:rsidRPr="00D822A3" w:rsidRDefault="004D41A8" w:rsidP="004D41A8">
      <w:pPr>
        <w:pStyle w:val="Code"/>
        <w:rPr>
          <w:highlight w:val="white"/>
          <w:lang w:val="en-GB"/>
        </w:rPr>
      </w:pPr>
      <w:r w:rsidRPr="00D822A3">
        <w:rPr>
          <w:highlight w:val="white"/>
          <w:lang w:val="en-GB"/>
        </w:rPr>
        <w:t xml:space="preserve">      if ((track1.m_entryList.Count == 0) || (track2.m_entryList.Count == 0)){</w:t>
      </w:r>
    </w:p>
    <w:p w14:paraId="67A94F30" w14:textId="77777777" w:rsidR="004D41A8" w:rsidRPr="00D822A3" w:rsidRDefault="004D41A8" w:rsidP="004D41A8">
      <w:pPr>
        <w:pStyle w:val="Code"/>
        <w:rPr>
          <w:highlight w:val="white"/>
          <w:lang w:val="en-GB"/>
        </w:rPr>
      </w:pPr>
      <w:r w:rsidRPr="00D822A3">
        <w:rPr>
          <w:highlight w:val="white"/>
          <w:lang w:val="en-GB"/>
        </w:rPr>
        <w:t xml:space="preserve">        return false;</w:t>
      </w:r>
    </w:p>
    <w:p w14:paraId="654FCE9C" w14:textId="77777777" w:rsidR="004D41A8" w:rsidRPr="00D822A3" w:rsidRDefault="004D41A8" w:rsidP="004D41A8">
      <w:pPr>
        <w:pStyle w:val="Code"/>
        <w:rPr>
          <w:highlight w:val="white"/>
          <w:lang w:val="en-GB"/>
        </w:rPr>
      </w:pPr>
      <w:r w:rsidRPr="00D822A3">
        <w:rPr>
          <w:highlight w:val="white"/>
          <w:lang w:val="en-GB"/>
        </w:rPr>
        <w:t xml:space="preserve">      }</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w:t>
      </w:r>
      <w:proofErr w:type="gramStart"/>
      <w:r w:rsidR="00032939" w:rsidRPr="00D822A3">
        <w:rPr>
          <w:highlight w:val="white"/>
          <w:lang w:val="en-GB"/>
        </w:rPr>
        <w:t>maximum  line</w:t>
      </w:r>
      <w:proofErr w:type="gramEnd"/>
      <w:r w:rsidR="00032939" w:rsidRPr="00D822A3">
        <w:rPr>
          <w:highlight w:val="white"/>
          <w:lang w:val="en-GB"/>
        </w:rPr>
        <w:t xml:space="preserve"> number of one track is smaller </w:t>
      </w:r>
      <w:proofErr w:type="spellStart"/>
      <w:r w:rsidR="00032939" w:rsidRPr="00D822A3">
        <w:rPr>
          <w:highlight w:val="white"/>
          <w:lang w:val="en-GB"/>
        </w:rPr>
        <w:t>that</w:t>
      </w:r>
      <w:proofErr w:type="spellEnd"/>
      <w:r w:rsidR="00032939" w:rsidRPr="00D822A3">
        <w:rPr>
          <w:highlight w:val="white"/>
          <w:lang w:val="en-GB"/>
        </w:rPr>
        <w:t xml:space="preserve"> the minimum line number of the other track, they do not overlap.</w:t>
      </w:r>
    </w:p>
    <w:p w14:paraId="02DA89CA" w14:textId="77777777" w:rsidR="004D41A8" w:rsidRPr="00D822A3" w:rsidRDefault="004D41A8" w:rsidP="004D41A8">
      <w:pPr>
        <w:pStyle w:val="Code"/>
        <w:rPr>
          <w:highlight w:val="white"/>
          <w:lang w:val="en-GB"/>
        </w:rPr>
      </w:pPr>
      <w:r w:rsidRPr="00D822A3">
        <w:rPr>
          <w:highlight w:val="white"/>
          <w:lang w:val="en-GB"/>
        </w:rPr>
        <w:t xml:space="preserve">      TrackEntry minEntry1 = track1.m_entryList[0],</w:t>
      </w:r>
    </w:p>
    <w:p w14:paraId="14E4B731" w14:textId="77777777" w:rsidR="004D41A8" w:rsidRPr="00D822A3" w:rsidRDefault="004D41A8" w:rsidP="004D41A8">
      <w:pPr>
        <w:pStyle w:val="Code"/>
        <w:rPr>
          <w:highlight w:val="white"/>
          <w:lang w:val="en-GB"/>
        </w:rPr>
      </w:pPr>
      <w:r w:rsidRPr="00D822A3">
        <w:rPr>
          <w:highlight w:val="white"/>
          <w:lang w:val="en-GB"/>
        </w:rPr>
        <w:t xml:space="preserve">                 minEntry2 = track2.m_entryList[0],</w:t>
      </w:r>
    </w:p>
    <w:p w14:paraId="25549E1C" w14:textId="77777777" w:rsidR="004D41A8" w:rsidRPr="00D822A3" w:rsidRDefault="004D41A8" w:rsidP="004D41A8">
      <w:pPr>
        <w:pStyle w:val="Code"/>
        <w:rPr>
          <w:highlight w:val="white"/>
          <w:lang w:val="en-GB"/>
        </w:rPr>
      </w:pPr>
      <w:r w:rsidRPr="00D822A3">
        <w:rPr>
          <w:highlight w:val="white"/>
          <w:lang w:val="en-GB"/>
        </w:rPr>
        <w:t xml:space="preserve">                 maxEntry1 = track1.m_entryList[track1.m_entryList.Count - 1],</w:t>
      </w:r>
    </w:p>
    <w:p w14:paraId="3A425158" w14:textId="77777777" w:rsidR="004D41A8" w:rsidRPr="00D822A3" w:rsidRDefault="004D41A8" w:rsidP="004D41A8">
      <w:pPr>
        <w:pStyle w:val="Code"/>
        <w:rPr>
          <w:highlight w:val="white"/>
          <w:lang w:val="en-GB"/>
        </w:rPr>
      </w:pPr>
      <w:r w:rsidRPr="00D822A3">
        <w:rPr>
          <w:highlight w:val="white"/>
          <w:lang w:val="en-GB"/>
        </w:rPr>
        <w:t xml:space="preserve">                 maxEntry2 = track2.m_entryList[track2.m_entryList.Count - 1];</w:t>
      </w:r>
    </w:p>
    <w:p w14:paraId="1D376726" w14:textId="77777777" w:rsidR="004D41A8" w:rsidRPr="00D822A3" w:rsidRDefault="004D41A8" w:rsidP="004D41A8">
      <w:pPr>
        <w:pStyle w:val="Code"/>
        <w:rPr>
          <w:highlight w:val="white"/>
          <w:lang w:val="en-GB"/>
        </w:rPr>
      </w:pPr>
    </w:p>
    <w:p w14:paraId="717CEFE6" w14:textId="77777777" w:rsidR="004D41A8" w:rsidRPr="00D822A3" w:rsidRDefault="004D41A8" w:rsidP="004D41A8">
      <w:pPr>
        <w:pStyle w:val="Code"/>
        <w:rPr>
          <w:highlight w:val="white"/>
          <w:lang w:val="en-GB"/>
        </w:rPr>
      </w:pPr>
      <w:r w:rsidRPr="00D822A3">
        <w:rPr>
          <w:highlight w:val="white"/>
          <w:lang w:val="en-GB"/>
        </w:rPr>
        <w:t xml:space="preserve">      return !(((maxEntry1.Line &lt; minEntry2.Line) ||</w:t>
      </w:r>
    </w:p>
    <w:p w14:paraId="610C3540" w14:textId="77777777" w:rsidR="004D41A8" w:rsidRPr="00D822A3" w:rsidRDefault="004D41A8" w:rsidP="004D41A8">
      <w:pPr>
        <w:pStyle w:val="Code"/>
        <w:rPr>
          <w:highlight w:val="white"/>
          <w:lang w:val="en-GB"/>
        </w:rPr>
      </w:pPr>
      <w:r w:rsidRPr="00D822A3">
        <w:rPr>
          <w:highlight w:val="white"/>
          <w:lang w:val="en-GB"/>
        </w:rPr>
        <w:t xml:space="preserve">                (maxEntry2.Line &lt; minEntry1.Line)));</w:t>
      </w:r>
    </w:p>
    <w:p w14:paraId="2C63CB44" w14:textId="77777777" w:rsidR="004D41A8" w:rsidRPr="00D822A3" w:rsidRDefault="004D41A8" w:rsidP="004D41A8">
      <w:pPr>
        <w:pStyle w:val="Code"/>
        <w:rPr>
          <w:highlight w:val="white"/>
          <w:lang w:val="en-GB"/>
        </w:rPr>
      </w:pPr>
      <w:r w:rsidRPr="00D822A3">
        <w:rPr>
          <w:highlight w:val="white"/>
          <w:lang w:val="en-GB"/>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w:t>
      </w:r>
      <w:proofErr w:type="gramStart"/>
      <w:r w:rsidR="00512DD6" w:rsidRPr="00D822A3">
        <w:rPr>
          <w:highlight w:val="white"/>
          <w:lang w:val="en-GB"/>
        </w:rPr>
        <w:t>have to</w:t>
      </w:r>
      <w:proofErr w:type="gramEnd"/>
      <w:r w:rsidR="00512DD6" w:rsidRPr="00D822A3">
        <w:rPr>
          <w:highlight w:val="white"/>
          <w:lang w:val="en-GB"/>
        </w:rPr>
        <w:t xml:space="preserve"> </w:t>
      </w:r>
      <w:r w:rsidR="009F71A1" w:rsidRPr="00D822A3">
        <w:rPr>
          <w:highlight w:val="white"/>
          <w:lang w:val="en-GB"/>
        </w:rPr>
        <w:t>convert the register to the size of each entry.</w:t>
      </w:r>
    </w:p>
    <w:p w14:paraId="592A5732" w14:textId="77777777" w:rsidR="004D41A8" w:rsidRPr="00D822A3" w:rsidRDefault="004D41A8" w:rsidP="004D41A8">
      <w:pPr>
        <w:pStyle w:val="Code"/>
        <w:rPr>
          <w:highlight w:val="white"/>
          <w:lang w:val="en-GB"/>
        </w:rPr>
      </w:pPr>
      <w:r w:rsidRPr="00D822A3">
        <w:rPr>
          <w:highlight w:val="white"/>
          <w:lang w:val="en-GB"/>
        </w:rPr>
        <w:t xml:space="preserve">    public void Generate(List&lt;AssemblyCode&gt; objectCodeList) {</w:t>
      </w:r>
    </w:p>
    <w:p w14:paraId="485FF22E" w14:textId="77777777" w:rsidR="004D41A8" w:rsidRPr="00D822A3" w:rsidRDefault="004D41A8" w:rsidP="004D41A8">
      <w:pPr>
        <w:pStyle w:val="Code"/>
        <w:rPr>
          <w:highlight w:val="white"/>
          <w:lang w:val="en-GB"/>
        </w:rPr>
      </w:pPr>
      <w:r w:rsidRPr="00D822A3">
        <w:rPr>
          <w:highlight w:val="white"/>
          <w:lang w:val="en-GB"/>
        </w:rPr>
        <w:t xml:space="preserve">      foreach (TrackEntry entry in m_entryList) {</w:t>
      </w:r>
    </w:p>
    <w:p w14:paraId="23DAA076" w14:textId="77777777" w:rsidR="004D41A8" w:rsidRPr="00D822A3" w:rsidRDefault="004D41A8" w:rsidP="004D41A8">
      <w:pPr>
        <w:pStyle w:val="Code"/>
        <w:rPr>
          <w:highlight w:val="white"/>
          <w:lang w:val="en-GB"/>
        </w:rPr>
      </w:pPr>
      <w:r w:rsidRPr="00D822A3">
        <w:rPr>
          <w:highlight w:val="white"/>
          <w:lang w:val="en-GB"/>
        </w:rPr>
        <w:t xml:space="preserve">        Register sizeRegister =</w:t>
      </w:r>
    </w:p>
    <w:p w14:paraId="154A88DD" w14:textId="77777777" w:rsidR="004D41A8" w:rsidRPr="00D822A3" w:rsidRDefault="004D41A8" w:rsidP="004D41A8">
      <w:pPr>
        <w:pStyle w:val="Code"/>
        <w:rPr>
          <w:highlight w:val="white"/>
          <w:lang w:val="en-GB"/>
        </w:rPr>
      </w:pPr>
      <w:r w:rsidRPr="00D822A3">
        <w:rPr>
          <w:highlight w:val="white"/>
          <w:lang w:val="en-GB"/>
        </w:rPr>
        <w:t xml:space="preserve">          AssemblyCode.RegisterToSize(m_register.Value, entry.Size);</w:t>
      </w:r>
    </w:p>
    <w:p w14:paraId="67715063" w14:textId="77777777" w:rsidR="004D41A8" w:rsidRPr="00D822A3" w:rsidRDefault="004D41A8" w:rsidP="004D41A8">
      <w:pPr>
        <w:pStyle w:val="Code"/>
        <w:rPr>
          <w:highlight w:val="white"/>
          <w:lang w:val="en-GB"/>
        </w:rPr>
      </w:pPr>
      <w:r w:rsidRPr="00D822A3">
        <w:rPr>
          <w:highlight w:val="white"/>
          <w:lang w:val="en-GB"/>
        </w:rPr>
        <w:t xml:space="preserve">        AssemblyCode objectCode = objectCodeList[entry.Line];</w:t>
      </w:r>
    </w:p>
    <w:p w14:paraId="0125D876" w14:textId="77777777" w:rsidR="004D41A8" w:rsidRPr="00D822A3" w:rsidRDefault="004D41A8" w:rsidP="004D41A8">
      <w:pPr>
        <w:pStyle w:val="Code"/>
        <w:rPr>
          <w:highlight w:val="white"/>
          <w:lang w:val="en-GB"/>
        </w:rPr>
      </w:pPr>
      <w:r w:rsidRPr="00D822A3">
        <w:rPr>
          <w:highlight w:val="white"/>
          <w:lang w:val="en-GB"/>
        </w:rPr>
        <w:t xml:space="preserve">        objectCode[entry.Position] = sizeRegister;</w:t>
      </w:r>
    </w:p>
    <w:p w14:paraId="23EDC8F6" w14:textId="77777777" w:rsidR="004D41A8" w:rsidRPr="00D822A3" w:rsidRDefault="004D41A8" w:rsidP="004D41A8">
      <w:pPr>
        <w:pStyle w:val="Code"/>
        <w:rPr>
          <w:highlight w:val="white"/>
          <w:lang w:val="en-GB"/>
        </w:rPr>
      </w:pPr>
      <w:r w:rsidRPr="00D822A3">
        <w:rPr>
          <w:highlight w:val="white"/>
          <w:lang w:val="en-GB"/>
        </w:rPr>
        <w:t xml:space="preserve">      }</w:t>
      </w:r>
    </w:p>
    <w:p w14:paraId="744351A4" w14:textId="77777777" w:rsidR="004D41A8" w:rsidRPr="00D822A3" w:rsidRDefault="004D41A8" w:rsidP="004D41A8">
      <w:pPr>
        <w:pStyle w:val="Code"/>
        <w:rPr>
          <w:highlight w:val="white"/>
          <w:lang w:val="en-GB"/>
        </w:rPr>
      </w:pPr>
      <w:r w:rsidRPr="00D822A3">
        <w:rPr>
          <w:highlight w:val="white"/>
          <w:lang w:val="en-GB"/>
        </w:rPr>
        <w:t xml:space="preserve">    }</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7D2895AF" w14:textId="743E0CB0" w:rsidR="00EB37CC" w:rsidRPr="00D822A3" w:rsidRDefault="00EB37CC" w:rsidP="00EB37CC">
      <w:pPr>
        <w:rPr>
          <w:lang w:val="en-GB"/>
        </w:rPr>
      </w:pPr>
      <w:r w:rsidRPr="00D822A3">
        <w:rPr>
          <w:lang w:val="en-GB"/>
        </w:rPr>
        <w:t>A track entry represent</w:t>
      </w:r>
      <w:r w:rsidR="00132D4E" w:rsidRPr="00D822A3">
        <w:rPr>
          <w:lang w:val="en-GB"/>
        </w:rPr>
        <w:t>s</w:t>
      </w:r>
      <w:r w:rsidRPr="00D822A3">
        <w:rPr>
          <w:lang w:val="en-GB"/>
        </w:rPr>
        <w:t xml:space="preserve"> one occurrence of a register in the assembly code. In hold the line number of the assembly code instruction, the position (</w:t>
      </w:r>
      <w:r w:rsidR="00067664" w:rsidRPr="00D822A3">
        <w:rPr>
          <w:lang w:val="en-GB"/>
        </w:rPr>
        <w:t>left, middle, right</w:t>
      </w:r>
      <w:r w:rsidRPr="00D822A3">
        <w:rPr>
          <w:lang w:val="en-GB"/>
        </w:rPr>
        <w:t xml:space="preserve">), and the </w:t>
      </w:r>
      <w:r w:rsidR="00C02847" w:rsidRPr="00D822A3">
        <w:rPr>
          <w:lang w:val="en-GB"/>
        </w:rPr>
        <w:t>size of the register.</w:t>
      </w:r>
    </w:p>
    <w:p w14:paraId="5CA6F53D" w14:textId="0CDC8AE3" w:rsidR="00283127" w:rsidRPr="00D822A3" w:rsidRDefault="00283127" w:rsidP="00283127">
      <w:pPr>
        <w:pStyle w:val="CodeHeader"/>
        <w:rPr>
          <w:lang w:val="en-GB"/>
        </w:rPr>
      </w:pPr>
      <w:proofErr w:type="spellStart"/>
      <w:r w:rsidRPr="00D822A3">
        <w:rPr>
          <w:lang w:val="en-GB"/>
        </w:rPr>
        <w:t>TrackEntry.cs</w:t>
      </w:r>
      <w:proofErr w:type="spellEnd"/>
    </w:p>
    <w:p w14:paraId="4FEBBA2D" w14:textId="77777777" w:rsidR="00132D4E" w:rsidRPr="00D822A3" w:rsidRDefault="00132D4E" w:rsidP="00132D4E">
      <w:pPr>
        <w:pStyle w:val="Code"/>
        <w:rPr>
          <w:highlight w:val="white"/>
          <w:lang w:val="en-GB"/>
        </w:rPr>
      </w:pPr>
      <w:r w:rsidRPr="00D822A3">
        <w:rPr>
          <w:highlight w:val="white"/>
          <w:lang w:val="en-GB"/>
        </w:rPr>
        <w:t>namespace CCompiler {</w:t>
      </w:r>
    </w:p>
    <w:p w14:paraId="21521DAD" w14:textId="77777777" w:rsidR="00132D4E" w:rsidRPr="00D822A3" w:rsidRDefault="00132D4E" w:rsidP="00132D4E">
      <w:pPr>
        <w:pStyle w:val="Code"/>
        <w:rPr>
          <w:highlight w:val="white"/>
          <w:lang w:val="en-GB"/>
        </w:rPr>
      </w:pPr>
      <w:r w:rsidRPr="00D822A3">
        <w:rPr>
          <w:highlight w:val="white"/>
          <w:lang w:val="en-GB"/>
        </w:rPr>
        <w:t xml:space="preserve">  public class TrackEntry {</w:t>
      </w:r>
    </w:p>
    <w:p w14:paraId="66493AB4" w14:textId="77777777" w:rsidR="00132D4E" w:rsidRPr="00D822A3" w:rsidRDefault="00132D4E" w:rsidP="00132D4E">
      <w:pPr>
        <w:pStyle w:val="Code"/>
        <w:rPr>
          <w:highlight w:val="white"/>
          <w:lang w:val="en-GB"/>
        </w:rPr>
      </w:pPr>
      <w:r w:rsidRPr="00D822A3">
        <w:rPr>
          <w:highlight w:val="white"/>
          <w:lang w:val="en-GB"/>
        </w:rPr>
        <w:t xml:space="preserve">    private int m_line, m_position, m_size;</w:t>
      </w:r>
    </w:p>
    <w:p w14:paraId="225E08D3" w14:textId="77777777" w:rsidR="00132D4E" w:rsidRPr="00D822A3" w:rsidRDefault="00132D4E" w:rsidP="00132D4E">
      <w:pPr>
        <w:pStyle w:val="Code"/>
        <w:rPr>
          <w:highlight w:val="white"/>
          <w:lang w:val="en-GB"/>
        </w:rPr>
      </w:pPr>
    </w:p>
    <w:p w14:paraId="0C853CAE" w14:textId="77777777" w:rsidR="00132D4E" w:rsidRPr="00D822A3" w:rsidRDefault="00132D4E" w:rsidP="00132D4E">
      <w:pPr>
        <w:pStyle w:val="Code"/>
        <w:rPr>
          <w:highlight w:val="white"/>
          <w:lang w:val="en-GB"/>
        </w:rPr>
      </w:pPr>
      <w:r w:rsidRPr="00D822A3">
        <w:rPr>
          <w:highlight w:val="white"/>
          <w:lang w:val="en-GB"/>
        </w:rPr>
        <w:t xml:space="preserve">    public TrackEntry(int position, int line, int size) {</w:t>
      </w:r>
    </w:p>
    <w:p w14:paraId="6E759143" w14:textId="77777777" w:rsidR="00132D4E" w:rsidRPr="00D822A3" w:rsidRDefault="00132D4E" w:rsidP="00132D4E">
      <w:pPr>
        <w:pStyle w:val="Code"/>
        <w:rPr>
          <w:highlight w:val="white"/>
          <w:lang w:val="en-GB"/>
        </w:rPr>
      </w:pPr>
      <w:r w:rsidRPr="00D822A3">
        <w:rPr>
          <w:highlight w:val="white"/>
          <w:lang w:val="en-GB"/>
        </w:rPr>
        <w:t xml:space="preserve">      m_line = line;</w:t>
      </w:r>
    </w:p>
    <w:p w14:paraId="2F529E11" w14:textId="77777777" w:rsidR="00132D4E" w:rsidRPr="00D822A3" w:rsidRDefault="00132D4E" w:rsidP="00132D4E">
      <w:pPr>
        <w:pStyle w:val="Code"/>
        <w:rPr>
          <w:highlight w:val="white"/>
          <w:lang w:val="en-GB"/>
        </w:rPr>
      </w:pPr>
      <w:r w:rsidRPr="00D822A3">
        <w:rPr>
          <w:highlight w:val="white"/>
          <w:lang w:val="en-GB"/>
        </w:rPr>
        <w:t xml:space="preserve">      m_position = position;</w:t>
      </w:r>
    </w:p>
    <w:p w14:paraId="0F86CD38" w14:textId="77777777" w:rsidR="00132D4E" w:rsidRPr="00D822A3" w:rsidRDefault="00132D4E" w:rsidP="00132D4E">
      <w:pPr>
        <w:pStyle w:val="Code"/>
        <w:rPr>
          <w:highlight w:val="white"/>
          <w:lang w:val="en-GB"/>
        </w:rPr>
      </w:pPr>
      <w:r w:rsidRPr="00D822A3">
        <w:rPr>
          <w:highlight w:val="white"/>
          <w:lang w:val="en-GB"/>
        </w:rPr>
        <w:t xml:space="preserve">      m_size = size;</w:t>
      </w:r>
    </w:p>
    <w:p w14:paraId="417B850E" w14:textId="77777777" w:rsidR="00132D4E" w:rsidRPr="00D822A3" w:rsidRDefault="00132D4E" w:rsidP="00132D4E">
      <w:pPr>
        <w:pStyle w:val="Code"/>
        <w:rPr>
          <w:highlight w:val="white"/>
          <w:lang w:val="en-GB"/>
        </w:rPr>
      </w:pPr>
      <w:r w:rsidRPr="00D822A3">
        <w:rPr>
          <w:highlight w:val="white"/>
          <w:lang w:val="en-GB"/>
        </w:rPr>
        <w:lastRenderedPageBreak/>
        <w:t xml:space="preserve">    }</w:t>
      </w:r>
    </w:p>
    <w:p w14:paraId="3AAC4E44" w14:textId="77777777" w:rsidR="00132D4E" w:rsidRPr="00D822A3" w:rsidRDefault="00132D4E" w:rsidP="00132D4E">
      <w:pPr>
        <w:pStyle w:val="Code"/>
        <w:rPr>
          <w:highlight w:val="white"/>
          <w:lang w:val="en-GB"/>
        </w:rPr>
      </w:pPr>
    </w:p>
    <w:p w14:paraId="7F435AEB" w14:textId="77777777" w:rsidR="00132D4E" w:rsidRPr="00D822A3" w:rsidRDefault="00132D4E" w:rsidP="00132D4E">
      <w:pPr>
        <w:pStyle w:val="Code"/>
        <w:rPr>
          <w:highlight w:val="white"/>
          <w:lang w:val="en-GB"/>
        </w:rPr>
      </w:pPr>
      <w:r w:rsidRPr="00D822A3">
        <w:rPr>
          <w:highlight w:val="white"/>
          <w:lang w:val="en-GB"/>
        </w:rPr>
        <w:t xml:space="preserve">    public int Line {</w:t>
      </w:r>
    </w:p>
    <w:p w14:paraId="5603EFDE" w14:textId="77777777" w:rsidR="00132D4E" w:rsidRPr="00D822A3" w:rsidRDefault="00132D4E" w:rsidP="00132D4E">
      <w:pPr>
        <w:pStyle w:val="Code"/>
        <w:rPr>
          <w:highlight w:val="white"/>
          <w:lang w:val="en-GB"/>
        </w:rPr>
      </w:pPr>
      <w:r w:rsidRPr="00D822A3">
        <w:rPr>
          <w:highlight w:val="white"/>
          <w:lang w:val="en-GB"/>
        </w:rPr>
        <w:t xml:space="preserve">      get { return m_line; }</w:t>
      </w:r>
    </w:p>
    <w:p w14:paraId="7015F348" w14:textId="77777777" w:rsidR="00132D4E" w:rsidRPr="00D822A3" w:rsidRDefault="00132D4E" w:rsidP="00132D4E">
      <w:pPr>
        <w:pStyle w:val="Code"/>
        <w:rPr>
          <w:highlight w:val="white"/>
          <w:lang w:val="en-GB"/>
        </w:rPr>
      </w:pPr>
      <w:r w:rsidRPr="00D822A3">
        <w:rPr>
          <w:highlight w:val="white"/>
          <w:lang w:val="en-GB"/>
        </w:rPr>
        <w:t xml:space="preserve">    }</w:t>
      </w:r>
    </w:p>
    <w:p w14:paraId="152316FB" w14:textId="77777777" w:rsidR="00132D4E" w:rsidRPr="00D822A3" w:rsidRDefault="00132D4E" w:rsidP="00132D4E">
      <w:pPr>
        <w:pStyle w:val="Code"/>
        <w:rPr>
          <w:highlight w:val="white"/>
          <w:lang w:val="en-GB"/>
        </w:rPr>
      </w:pPr>
      <w:r w:rsidRPr="00D822A3">
        <w:rPr>
          <w:highlight w:val="white"/>
          <w:lang w:val="en-GB"/>
        </w:rPr>
        <w:t xml:space="preserve">  </w:t>
      </w:r>
    </w:p>
    <w:p w14:paraId="7E355E8A" w14:textId="77777777" w:rsidR="00132D4E" w:rsidRPr="00D822A3" w:rsidRDefault="00132D4E" w:rsidP="00132D4E">
      <w:pPr>
        <w:pStyle w:val="Code"/>
        <w:rPr>
          <w:highlight w:val="white"/>
          <w:lang w:val="en-GB"/>
        </w:rPr>
      </w:pPr>
      <w:r w:rsidRPr="00D822A3">
        <w:rPr>
          <w:highlight w:val="white"/>
          <w:lang w:val="en-GB"/>
        </w:rPr>
        <w:t xml:space="preserve">    public int Position {</w:t>
      </w:r>
    </w:p>
    <w:p w14:paraId="6078DFA6" w14:textId="77777777" w:rsidR="00132D4E" w:rsidRPr="00D822A3" w:rsidRDefault="00132D4E" w:rsidP="00132D4E">
      <w:pPr>
        <w:pStyle w:val="Code"/>
        <w:rPr>
          <w:highlight w:val="white"/>
          <w:lang w:val="en-GB"/>
        </w:rPr>
      </w:pPr>
      <w:r w:rsidRPr="00D822A3">
        <w:rPr>
          <w:highlight w:val="white"/>
          <w:lang w:val="en-GB"/>
        </w:rPr>
        <w:t xml:space="preserve">      get { return m_position; }</w:t>
      </w:r>
    </w:p>
    <w:p w14:paraId="1828C58A" w14:textId="77777777" w:rsidR="00132D4E" w:rsidRPr="00D822A3" w:rsidRDefault="00132D4E" w:rsidP="00132D4E">
      <w:pPr>
        <w:pStyle w:val="Code"/>
        <w:rPr>
          <w:highlight w:val="white"/>
          <w:lang w:val="en-GB"/>
        </w:rPr>
      </w:pPr>
      <w:r w:rsidRPr="00D822A3">
        <w:rPr>
          <w:highlight w:val="white"/>
          <w:lang w:val="en-GB"/>
        </w:rPr>
        <w:t xml:space="preserve">    }</w:t>
      </w:r>
    </w:p>
    <w:p w14:paraId="6F2EF7A0" w14:textId="77777777" w:rsidR="00132D4E" w:rsidRPr="00D822A3" w:rsidRDefault="00132D4E" w:rsidP="00132D4E">
      <w:pPr>
        <w:pStyle w:val="Code"/>
        <w:rPr>
          <w:highlight w:val="white"/>
          <w:lang w:val="en-GB"/>
        </w:rPr>
      </w:pPr>
      <w:r w:rsidRPr="00D822A3">
        <w:rPr>
          <w:highlight w:val="white"/>
          <w:lang w:val="en-GB"/>
        </w:rPr>
        <w:t xml:space="preserve">  </w:t>
      </w:r>
    </w:p>
    <w:p w14:paraId="77DEB3AD" w14:textId="77777777" w:rsidR="00132D4E" w:rsidRPr="00D822A3" w:rsidRDefault="00132D4E" w:rsidP="00132D4E">
      <w:pPr>
        <w:pStyle w:val="Code"/>
        <w:rPr>
          <w:highlight w:val="white"/>
          <w:lang w:val="en-GB"/>
        </w:rPr>
      </w:pPr>
      <w:r w:rsidRPr="00D822A3">
        <w:rPr>
          <w:highlight w:val="white"/>
          <w:lang w:val="en-GB"/>
        </w:rPr>
        <w:t xml:space="preserve">    public int Size {</w:t>
      </w:r>
    </w:p>
    <w:p w14:paraId="359FEC1C" w14:textId="77777777" w:rsidR="00132D4E" w:rsidRPr="00D822A3" w:rsidRDefault="00132D4E" w:rsidP="00132D4E">
      <w:pPr>
        <w:pStyle w:val="Code"/>
        <w:rPr>
          <w:highlight w:val="white"/>
          <w:lang w:val="en-GB"/>
        </w:rPr>
      </w:pPr>
      <w:r w:rsidRPr="00D822A3">
        <w:rPr>
          <w:highlight w:val="white"/>
          <w:lang w:val="en-GB"/>
        </w:rPr>
        <w:t xml:space="preserve">      get { return m_size; }</w:t>
      </w:r>
    </w:p>
    <w:p w14:paraId="5331B62D" w14:textId="77777777" w:rsidR="00132D4E" w:rsidRPr="00D822A3" w:rsidRDefault="00132D4E" w:rsidP="00132D4E">
      <w:pPr>
        <w:pStyle w:val="Code"/>
        <w:rPr>
          <w:highlight w:val="white"/>
          <w:lang w:val="en-GB"/>
        </w:rPr>
      </w:pPr>
      <w:r w:rsidRPr="00D822A3">
        <w:rPr>
          <w:highlight w:val="white"/>
          <w:lang w:val="en-GB"/>
        </w:rPr>
        <w:t xml:space="preserve">    }</w:t>
      </w:r>
    </w:p>
    <w:p w14:paraId="3526CB8B" w14:textId="77777777" w:rsidR="00132D4E" w:rsidRPr="00D822A3" w:rsidRDefault="00132D4E" w:rsidP="00132D4E">
      <w:pPr>
        <w:pStyle w:val="Code"/>
        <w:rPr>
          <w:highlight w:val="white"/>
          <w:lang w:val="en-GB"/>
        </w:rPr>
      </w:pPr>
      <w:r w:rsidRPr="00D822A3">
        <w:rPr>
          <w:highlight w:val="white"/>
          <w:lang w:val="en-GB"/>
        </w:rPr>
        <w:t xml:space="preserve">  }</w:t>
      </w:r>
    </w:p>
    <w:p w14:paraId="42665F6D" w14:textId="77777777" w:rsidR="0071772C" w:rsidRPr="00D822A3" w:rsidRDefault="00132D4E" w:rsidP="00132D4E">
      <w:pPr>
        <w:pStyle w:val="Code"/>
        <w:rPr>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7" w:name="_Toc54625117"/>
      <w:r w:rsidRPr="00D822A3">
        <w:rPr>
          <w:lang w:val="en-GB"/>
        </w:rPr>
        <w:t>Register Allocation</w:t>
      </w:r>
      <w:bookmarkEnd w:id="41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w:t>
      </w:r>
      <w:proofErr w:type="spellStart"/>
      <w:r w:rsidR="000D3ED7" w:rsidRPr="00D822A3">
        <w:rPr>
          <w:highlight w:val="white"/>
          <w:lang w:val="en-GB"/>
        </w:rPr>
        <w:t>coloring</w:t>
      </w:r>
      <w:proofErr w:type="spellEnd"/>
      <w:r w:rsidR="000D3ED7" w:rsidRPr="00D822A3">
        <w:rPr>
          <w:highlight w:val="white"/>
          <w:lang w:val="en-GB"/>
        </w:rPr>
        <w:t>,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w:t>
      </w:r>
      <w:proofErr w:type="spellStart"/>
      <w:r w:rsidRPr="00D822A3">
        <w:rPr>
          <w:lang w:val="en-GB"/>
        </w:rPr>
        <w:t>coloring</w:t>
      </w:r>
      <w:proofErr w:type="spellEnd"/>
      <w:r w:rsidRPr="00D822A3">
        <w:rPr>
          <w:lang w:val="en-GB"/>
        </w:rPr>
        <w:t xml:space="preserve">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xml:space="preserve">, where we sort the vertices into a list and for each </w:t>
      </w:r>
      <w:proofErr w:type="gramStart"/>
      <w:r w:rsidRPr="00D822A3">
        <w:rPr>
          <w:lang w:val="en-GB"/>
        </w:rPr>
        <w:t>vertices</w:t>
      </w:r>
      <w:proofErr w:type="gramEnd"/>
      <w:r w:rsidRPr="00D822A3">
        <w:rPr>
          <w:lang w:val="en-GB"/>
        </w:rPr>
        <w:t xml:space="preserve"> try to found a register not already allocated by any of its </w:t>
      </w:r>
      <w:proofErr w:type="spellStart"/>
      <w:r w:rsidRPr="00D822A3">
        <w:rPr>
          <w:lang w:val="en-GB"/>
        </w:rPr>
        <w:t>neighbors</w:t>
      </w:r>
      <w:proofErr w:type="spellEnd"/>
      <w:r w:rsidRPr="00D822A3">
        <w:rPr>
          <w:lang w:val="en-GB"/>
        </w:rPr>
        <w:t xml:space="preserve">. If we cannot find such </w:t>
      </w:r>
      <w:proofErr w:type="gramStart"/>
      <w:r w:rsidRPr="00D822A3">
        <w:rPr>
          <w:lang w:val="en-GB"/>
        </w:rPr>
        <w:t>register</w:t>
      </w:r>
      <w:proofErr w:type="gramEnd"/>
      <w:r w:rsidRPr="00D822A3">
        <w:rPr>
          <w:lang w:val="en-GB"/>
        </w:rPr>
        <w:t xml:space="preserve"> we backtrack and try another combination. If we finally find a solution where each vertex is mapped to a register not mapped by any of its </w:t>
      </w:r>
      <w:proofErr w:type="spellStart"/>
      <w:r w:rsidRPr="00D822A3">
        <w:rPr>
          <w:lang w:val="en-GB"/>
        </w:rPr>
        <w:t>neighbors</w:t>
      </w:r>
      <w:proofErr w:type="spellEnd"/>
      <w:r w:rsidRPr="00D822A3">
        <w:rPr>
          <w:lang w:val="en-GB"/>
        </w:rPr>
        <w:t>, we have found an optimal solution.</w:t>
      </w:r>
    </w:p>
    <w:p w14:paraId="5BB93BA5" w14:textId="5853654A" w:rsidR="00E31ED1" w:rsidRPr="00D822A3" w:rsidRDefault="00E31ED1" w:rsidP="00E31ED1">
      <w:pPr>
        <w:rPr>
          <w:highlight w:val="white"/>
          <w:lang w:val="en-GB"/>
        </w:rPr>
      </w:pPr>
      <w:r w:rsidRPr="00D822A3">
        <w:rPr>
          <w:lang w:val="en-GB"/>
        </w:rPr>
        <w:t xml:space="preserve">If the deep search does not </w:t>
      </w:r>
      <w:proofErr w:type="gramStart"/>
      <w:r w:rsidRPr="00D822A3">
        <w:rPr>
          <w:lang w:val="en-GB"/>
        </w:rPr>
        <w:t>found</w:t>
      </w:r>
      <w:proofErr w:type="gramEnd"/>
      <w:r w:rsidRPr="00D822A3">
        <w:rPr>
          <w:lang w:val="en-GB"/>
        </w:rPr>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D822A3">
        <w:rPr>
          <w:lang w:val="en-GB"/>
        </w:rPr>
        <w:t>have to</w:t>
      </w:r>
      <w:proofErr w:type="gramEnd"/>
      <w:r w:rsidRPr="00D822A3">
        <w:rPr>
          <w:lang w:val="en-GB"/>
        </w:rPr>
        <w:t xml:space="preserve"> share we one register and that we have to add store and load instruction for the code to work. When we need to remove an </w:t>
      </w:r>
      <w:proofErr w:type="gramStart"/>
      <w:r w:rsidRPr="00D822A3">
        <w:rPr>
          <w:lang w:val="en-GB"/>
        </w:rPr>
        <w:t>edge</w:t>
      </w:r>
      <w:proofErr w:type="gramEnd"/>
      <w:r w:rsidRPr="00D822A3">
        <w:rPr>
          <w:lang w:val="en-GB"/>
        </w:rPr>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proofErr w:type="spellStart"/>
      <w:r w:rsidRPr="00D822A3">
        <w:rPr>
          <w:lang w:val="en-GB"/>
        </w:rPr>
        <w:t>RegisterAllocator.cs</w:t>
      </w:r>
      <w:proofErr w:type="spellEnd"/>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lastRenderedPageBreak/>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t xml:space="preserve">Then we split the total graph into independent </w:t>
      </w:r>
      <w:proofErr w:type="spellStart"/>
      <w:r w:rsidRPr="00D822A3">
        <w:rPr>
          <w:highlight w:val="white"/>
          <w:lang w:val="en-GB"/>
        </w:rPr>
        <w:t>subgrphs</w:t>
      </w:r>
      <w:proofErr w:type="spellEnd"/>
      <w:r w:rsidRPr="00D822A3">
        <w:rPr>
          <w:highlight w:val="white"/>
          <w:lang w:val="en-GB"/>
        </w:rPr>
        <w:t>,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w:t>
      </w:r>
      <w:proofErr w:type="spellStart"/>
      <w:r w:rsidR="003C5BD2" w:rsidRPr="00D822A3">
        <w:rPr>
          <w:highlight w:val="white"/>
          <w:lang w:val="en-GB"/>
        </w:rPr>
        <w:t>coloring</w:t>
      </w:r>
      <w:proofErr w:type="spellEnd"/>
      <w:r w:rsidR="003C5BD2" w:rsidRPr="00D822A3">
        <w:rPr>
          <w:highlight w:val="white"/>
          <w:lang w:val="en-GB"/>
        </w:rPr>
        <w:t xml:space="preserve">;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w:t>
      </w:r>
      <w:proofErr w:type="spellStart"/>
      <w:r w:rsidR="007E30E7" w:rsidRPr="00D822A3">
        <w:rPr>
          <w:highlight w:val="white"/>
          <w:lang w:val="en-GB"/>
        </w:rPr>
        <w:t>coloring</w:t>
      </w:r>
      <w:proofErr w:type="spellEnd"/>
      <w:r w:rsidR="007E30E7" w:rsidRPr="00D822A3">
        <w:rPr>
          <w:highlight w:val="white"/>
          <w:lang w:val="en-GB"/>
        </w:rPr>
        <w:t>,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A08A54D" w14:textId="6A5B26C1" w:rsidR="003D79E4" w:rsidRPr="00D822A3" w:rsidRDefault="003D79E4" w:rsidP="003D79E4">
      <w:pPr>
        <w:pStyle w:val="Code"/>
        <w:rPr>
          <w:highlight w:val="white"/>
          <w:lang w:val="en-GB"/>
        </w:rPr>
      </w:pPr>
      <w:r w:rsidRPr="00D822A3">
        <w:rPr>
          <w:highlight w:val="white"/>
          <w:lang w:val="en-GB"/>
        </w:rPr>
        <w:t xml:space="preserve">        foreach (Track track in trackGraph.Ve</w:t>
      </w:r>
      <w:r w:rsidR="002D2FF6" w:rsidRPr="00D822A3">
        <w:rPr>
          <w:highlight w:val="white"/>
          <w:lang w:val="en-GB"/>
        </w:rPr>
        <w:t>rtexSet</w:t>
      </w:r>
      <w:r w:rsidRPr="00D822A3">
        <w:rPr>
          <w:highlight w:val="white"/>
          <w:lang w:val="en-GB"/>
        </w:rPr>
        <w:t>) {</w:t>
      </w:r>
    </w:p>
    <w:p w14:paraId="28BA4232" w14:textId="03D12C07" w:rsidR="003D79E4" w:rsidRPr="00D822A3" w:rsidRDefault="003D79E4" w:rsidP="003D79E4">
      <w:pPr>
        <w:pStyle w:val="Code"/>
        <w:rPr>
          <w:highlight w:val="white"/>
          <w:lang w:val="en-GB"/>
        </w:rPr>
      </w:pPr>
      <w:r w:rsidRPr="00D822A3">
        <w:rPr>
          <w:highlight w:val="white"/>
          <w:lang w:val="en-GB"/>
        </w:rPr>
        <w:t xml:space="preserve">          track.Generate(assemblyCodeList);</w:t>
      </w:r>
    </w:p>
    <w:p w14:paraId="0C8A3160" w14:textId="1641475B" w:rsidR="003D79E4" w:rsidRPr="00D822A3" w:rsidRDefault="003D79E4" w:rsidP="003D79E4">
      <w:pPr>
        <w:pStyle w:val="Code"/>
        <w:rPr>
          <w:highlight w:val="white"/>
          <w:lang w:val="en-GB"/>
        </w:rPr>
      </w:pPr>
      <w:r w:rsidRPr="00D822A3">
        <w:rPr>
          <w:highlight w:val="white"/>
          <w:lang w:val="en-GB"/>
        </w:rPr>
        <w:t xml:space="preserve">        }</w:t>
      </w:r>
    </w:p>
    <w:p w14:paraId="42064307" w14:textId="67EF8946" w:rsidR="00730167" w:rsidRPr="00D822A3" w:rsidRDefault="00730167" w:rsidP="00730167">
      <w:pPr>
        <w:pStyle w:val="Code"/>
        <w:rPr>
          <w:highlight w:val="white"/>
          <w:lang w:val="en-GB"/>
        </w:rPr>
      </w:pPr>
      <w:r w:rsidRPr="00D822A3">
        <w:rPr>
          <w:highlight w:val="white"/>
          <w:lang w:val="en-GB"/>
        </w:rPr>
        <w:t xml:space="preserve">      }</w:t>
      </w:r>
    </w:p>
    <w:p w14:paraId="7F26F5A8" w14:textId="77777777" w:rsidR="00730167" w:rsidRPr="00D822A3" w:rsidRDefault="00730167" w:rsidP="00730167">
      <w:pPr>
        <w:pStyle w:val="Code"/>
        <w:rPr>
          <w:highlight w:val="white"/>
          <w:lang w:val="en-GB"/>
        </w:rPr>
      </w:pPr>
      <w:r w:rsidRPr="00D822A3">
        <w:rPr>
          <w:highlight w:val="white"/>
          <w:lang w:val="en-GB"/>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w:t>
      </w:r>
      <w:proofErr w:type="spellStart"/>
      <w:r w:rsidR="00323206" w:rsidRPr="00D822A3">
        <w:rPr>
          <w:highlight w:val="white"/>
          <w:lang w:val="en-GB"/>
        </w:rPr>
        <w:t>neighbor</w:t>
      </w:r>
      <w:proofErr w:type="spellEnd"/>
      <w:r w:rsidR="00323206" w:rsidRPr="00D822A3">
        <w:rPr>
          <w:highlight w:val="white"/>
          <w:lang w:val="en-GB"/>
        </w:rPr>
        <w:t xml:space="preserve">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lastRenderedPageBreak/>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proofErr w:type="spellStart"/>
      <w:r w:rsidR="000C6A6F" w:rsidRPr="00D822A3">
        <w:rPr>
          <w:highlight w:val="white"/>
          <w:lang w:val="en-GB"/>
        </w:rPr>
        <w:t>neighbors</w:t>
      </w:r>
      <w:proofErr w:type="spellEnd"/>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w:t>
      </w:r>
      <w:proofErr w:type="gramStart"/>
      <w:r w:rsidR="00625E52" w:rsidRPr="00D822A3">
        <w:rPr>
          <w:highlight w:val="white"/>
          <w:lang w:val="en-GB"/>
        </w:rPr>
        <w:t>an</w:t>
      </w:r>
      <w:proofErr w:type="gramEnd"/>
      <w:r w:rsidR="00625E52" w:rsidRPr="00D822A3">
        <w:rPr>
          <w:highlight w:val="white"/>
          <w:lang w:val="en-GB"/>
        </w:rPr>
        <w:t xml:space="preserve">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lastRenderedPageBreak/>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proofErr w:type="gramStart"/>
      <w:r w:rsidR="008A6229" w:rsidRPr="00D822A3">
        <w:rPr>
          <w:rStyle w:val="KeyWord0"/>
          <w:highlight w:val="white"/>
          <w:lang w:val="en-GB"/>
        </w:rPr>
        <w:t>PointerRegisterSetWithEllipse</w:t>
      </w:r>
      <w:r w:rsidR="008A6229" w:rsidRPr="00D822A3">
        <w:rPr>
          <w:highlight w:val="white"/>
          <w:lang w:val="en-GB"/>
        </w:rPr>
        <w:t>, since</w:t>
      </w:r>
      <w:proofErr w:type="gramEnd"/>
      <w:r w:rsidR="008A6229" w:rsidRPr="00D822A3">
        <w:rPr>
          <w:highlight w:val="white"/>
          <w:lang w:val="en-GB"/>
        </w:rPr>
        <w:t xml:space="preserv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w:t>
      </w:r>
      <w:proofErr w:type="gramStart"/>
      <w:r w:rsidR="0034309C" w:rsidRPr="00D822A3">
        <w:rPr>
          <w:highlight w:val="white"/>
          <w:lang w:val="en-GB"/>
        </w:rPr>
        <w:t>is</w:t>
      </w:r>
      <w:proofErr w:type="gramEnd"/>
      <w:r w:rsidR="0034309C" w:rsidRPr="00D822A3">
        <w:rPr>
          <w:highlight w:val="white"/>
          <w:lang w:val="en-GB"/>
        </w:rPr>
        <w:t xml:space="preserve">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w:t>
      </w:r>
      <w:proofErr w:type="gramStart"/>
      <w:r w:rsidRPr="00D822A3">
        <w:rPr>
          <w:highlight w:val="white"/>
          <w:lang w:val="en-GB"/>
        </w:rPr>
        <w:t>actually larger</w:t>
      </w:r>
      <w:proofErr w:type="gramEnd"/>
      <w:r w:rsidRPr="00D822A3">
        <w:rPr>
          <w:highlight w:val="white"/>
          <w:lang w:val="en-GB"/>
        </w:rPr>
        <w:t xml:space="preserve">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8" w:name="_Toc54625118"/>
      <w:r w:rsidRPr="00D822A3">
        <w:rPr>
          <w:lang w:val="en-GB"/>
        </w:rPr>
        <w:t>Assembly Code Generation</w:t>
      </w:r>
      <w:bookmarkEnd w:id="41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proofErr w:type="spellStart"/>
      <w:r w:rsidRPr="00D822A3">
        <w:rPr>
          <w:lang w:val="en-GB"/>
        </w:rPr>
        <w:t>AssemblyCodeGenerator.cs</w:t>
      </w:r>
      <w:proofErr w:type="spellEnd"/>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77777777" w:rsidR="0057414B" w:rsidRPr="00D822A3" w:rsidRDefault="0057414B" w:rsidP="001950E8">
      <w:pPr>
        <w:pStyle w:val="Code"/>
        <w:rPr>
          <w:highlight w:val="white"/>
          <w:lang w:val="en-GB"/>
        </w:rPr>
      </w:pPr>
      <w:r w:rsidRPr="00D822A3">
        <w:rPr>
          <w:highlight w:val="white"/>
          <w:lang w:val="en-GB"/>
        </w:rPr>
        <w:t xml:space="preserve">    public IDictionary&lt;Symbol,Track&gt; m_trackMap =</w:t>
      </w:r>
    </w:p>
    <w:p w14:paraId="10543834" w14:textId="04738E2E" w:rsidR="0057414B" w:rsidRPr="00D822A3" w:rsidRDefault="0057414B" w:rsidP="001950E8">
      <w:pPr>
        <w:pStyle w:val="Code"/>
        <w:rPr>
          <w:highlight w:val="white"/>
          <w:lang w:val="en-GB"/>
        </w:rPr>
      </w:pPr>
      <w:r w:rsidRPr="00D822A3">
        <w:rPr>
          <w:highlight w:val="white"/>
          <w:lang w:val="en-GB"/>
        </w:rPr>
        <w:t xml:space="preserve">      new </w:t>
      </w:r>
      <w:r w:rsidR="00297453" w:rsidRPr="00D822A3">
        <w:rPr>
          <w:highlight w:val="white"/>
          <w:lang w:val="en-GB"/>
        </w:rPr>
        <w:t>Dictionary</w:t>
      </w:r>
      <w:r w:rsidRPr="00D822A3">
        <w:rPr>
          <w:highlight w:val="white"/>
          <w:lang w:val="en-GB"/>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lastRenderedPageBreak/>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w:t>
      </w:r>
      <w:proofErr w:type="spellStart"/>
      <w:r w:rsidRPr="00D822A3">
        <w:rPr>
          <w:highlight w:val="white"/>
          <w:lang w:val="en-GB"/>
        </w:rPr>
        <w:t>MainName</w:t>
      </w:r>
      <w:proofErr w:type="spellEnd"/>
      <w:r w:rsidRPr="00D822A3">
        <w:rPr>
          <w:highlight w:val="white"/>
          <w:lang w:val="en-GB"/>
        </w:rPr>
        <w:t xml:space="preserv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w:t>
      </w:r>
      <w:proofErr w:type="gramStart"/>
      <w:r w:rsidR="004F2544" w:rsidRPr="00D822A3">
        <w:rPr>
          <w:highlight w:val="white"/>
          <w:lang w:val="en-GB"/>
        </w:rPr>
        <w:t>actually works</w:t>
      </w:r>
      <w:proofErr w:type="gramEnd"/>
      <w:r w:rsidR="004F2544" w:rsidRPr="00D822A3">
        <w:rPr>
          <w:highlight w:val="white"/>
          <w:lang w:val="en-GB"/>
        </w:rPr>
        <w:t xml:space="preserve">,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 xml:space="preserve">generates the assembly code with </w:t>
      </w:r>
      <w:proofErr w:type="gramStart"/>
      <w:r w:rsidR="008B1E37" w:rsidRPr="00D822A3">
        <w:rPr>
          <w:highlight w:val="white"/>
          <w:lang w:val="en-GB"/>
        </w:rPr>
        <w:t>tracks, and</w:t>
      </w:r>
      <w:proofErr w:type="gramEnd"/>
      <w:r w:rsidR="008B1E37" w:rsidRPr="00D822A3">
        <w:rPr>
          <w:highlight w:val="white"/>
          <w:lang w:val="en-GB"/>
        </w:rPr>
        <w:t xml:space="preserve">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lastRenderedPageBreak/>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9"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D822A3" w:rsidRDefault="00152B8E" w:rsidP="00D851A7">
      <w:pPr>
        <w:pStyle w:val="Code"/>
        <w:rPr>
          <w:highlight w:val="white"/>
          <w:lang w:val="en-GB"/>
        </w:rPr>
      </w:pPr>
    </w:p>
    <w:p w14:paraId="39829841" w14:textId="77777777" w:rsidR="00152B8E" w:rsidRPr="00D822A3" w:rsidRDefault="00152B8E" w:rsidP="00D851A7">
      <w:pPr>
        <w:pStyle w:val="Code"/>
        <w:rPr>
          <w:highlight w:val="white"/>
          <w:lang w:val="en-GB"/>
        </w:rPr>
      </w:pPr>
      <w:r w:rsidRPr="00D822A3">
        <w:rPr>
          <w:highlight w:val="white"/>
          <w:lang w:val="en-GB"/>
        </w:rPr>
        <w:t xml:space="preserve">          case MiddleOperator.Return:</w:t>
      </w:r>
    </w:p>
    <w:p w14:paraId="6217C81C" w14:textId="77777777" w:rsidR="00152B8E" w:rsidRPr="00D822A3" w:rsidRDefault="00152B8E" w:rsidP="00D851A7">
      <w:pPr>
        <w:pStyle w:val="Code"/>
        <w:rPr>
          <w:highlight w:val="white"/>
          <w:lang w:val="en-GB"/>
        </w:rPr>
      </w:pPr>
      <w:r w:rsidRPr="00D822A3">
        <w:rPr>
          <w:highlight w:val="white"/>
          <w:lang w:val="en-GB"/>
        </w:rPr>
        <w:t xml:space="preserve">            Return(middleCode);</w:t>
      </w:r>
    </w:p>
    <w:p w14:paraId="4564B37D" w14:textId="77777777" w:rsidR="00152B8E" w:rsidRPr="00D822A3" w:rsidRDefault="00152B8E" w:rsidP="00D851A7">
      <w:pPr>
        <w:pStyle w:val="Code"/>
        <w:rPr>
          <w:highlight w:val="white"/>
          <w:lang w:val="en-GB"/>
        </w:rPr>
      </w:pPr>
      <w:r w:rsidRPr="00D822A3">
        <w:rPr>
          <w:highlight w:val="white"/>
          <w:lang w:val="en-GB"/>
        </w:rPr>
        <w:t xml:space="preserve">            break;</w:t>
      </w:r>
    </w:p>
    <w:p w14:paraId="434689AB" w14:textId="77777777" w:rsidR="00152B8E" w:rsidRPr="00D822A3" w:rsidRDefault="00152B8E" w:rsidP="00D851A7">
      <w:pPr>
        <w:pStyle w:val="Code"/>
        <w:rPr>
          <w:highlight w:val="white"/>
          <w:lang w:val="en-GB"/>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16D89185" w14:textId="7777777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77777777" w:rsidR="00D851A7" w:rsidRPr="00D822A3" w:rsidRDefault="00D851A7" w:rsidP="00D851A7">
      <w:pPr>
        <w:pStyle w:val="Code"/>
        <w:rPr>
          <w:highlight w:val="white"/>
          <w:lang w:val="en-GB"/>
        </w:rPr>
      </w:pPr>
      <w:r w:rsidRPr="00D822A3">
        <w:rPr>
          <w:highlight w:val="white"/>
          <w:lang w:val="en-GB"/>
        </w:rPr>
        <w:t xml:space="preserve">              Symbol symbol = (Symbol)middleCode[0];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w:t>
      </w:r>
      <w:proofErr w:type="gramStart"/>
      <w:r w:rsidRPr="00D822A3">
        <w:rPr>
          <w:highlight w:val="white"/>
          <w:lang w:val="en-GB"/>
        </w:rPr>
        <w:t>type</w:t>
      </w:r>
      <w:proofErr w:type="gramEnd"/>
      <w:r w:rsidRPr="00D822A3">
        <w:rPr>
          <w:highlight w:val="white"/>
          <w:lang w:val="en-GB"/>
        </w:rPr>
        <w:t xml:space="preserv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D822A3" w:rsidRDefault="00D851A7" w:rsidP="00D851A7">
      <w:pPr>
        <w:pStyle w:val="Code"/>
        <w:rPr>
          <w:highlight w:val="white"/>
          <w:lang w:val="en-GB"/>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0"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D822A3" w:rsidRDefault="005C64C1" w:rsidP="005C64C1">
      <w:pPr>
        <w:pStyle w:val="Code"/>
        <w:rPr>
          <w:highlight w:val="white"/>
          <w:lang w:val="en-GB"/>
        </w:rPr>
      </w:pPr>
      <w:r w:rsidRPr="00D822A3">
        <w:rPr>
          <w:highlight w:val="white"/>
          <w:lang w:val="en-GB"/>
        </w:rPr>
        <w:t xml:space="preserve">    private ISet&lt;Track&gt; TrackSet() {</w:t>
      </w:r>
    </w:p>
    <w:p w14:paraId="7EF67B6F" w14:textId="77777777" w:rsidR="005C64C1" w:rsidRPr="00D822A3" w:rsidRDefault="005C64C1" w:rsidP="005C64C1">
      <w:pPr>
        <w:pStyle w:val="Code"/>
        <w:rPr>
          <w:highlight w:val="white"/>
          <w:lang w:val="en-GB"/>
        </w:rPr>
      </w:pPr>
      <w:r w:rsidRPr="00D822A3">
        <w:rPr>
          <w:highlight w:val="white"/>
          <w:lang w:val="en-GB"/>
        </w:rPr>
        <w:t xml:space="preserve">      ISet&lt;Track&gt; trackSet = new HashSet&lt;Track&gt;();</w:t>
      </w:r>
    </w:p>
    <w:p w14:paraId="50EA5738" w14:textId="77777777" w:rsidR="005C64C1" w:rsidRPr="00D822A3" w:rsidRDefault="005C64C1" w:rsidP="005C64C1">
      <w:pPr>
        <w:pStyle w:val="Code"/>
        <w:rPr>
          <w:highlight w:val="white"/>
          <w:lang w:val="en-GB"/>
        </w:rPr>
      </w:pPr>
    </w:p>
    <w:p w14:paraId="4920EFF6" w14:textId="77777777" w:rsidR="005C64C1" w:rsidRPr="00D822A3" w:rsidRDefault="005C64C1" w:rsidP="005C64C1">
      <w:pPr>
        <w:pStyle w:val="Code"/>
        <w:rPr>
          <w:highlight w:val="white"/>
          <w:lang w:val="en-GB"/>
        </w:rPr>
      </w:pPr>
      <w:r w:rsidRPr="00D822A3">
        <w:rPr>
          <w:highlight w:val="white"/>
          <w:lang w:val="en-GB"/>
        </w:rPr>
        <w:t xml:space="preserve">      for (int index = 0; index &lt; m_assemblyCodeList.Count; ++index) {</w:t>
      </w:r>
    </w:p>
    <w:p w14:paraId="0FA28A6F" w14:textId="762BF504" w:rsidR="005C64C1" w:rsidRPr="00D822A3" w:rsidRDefault="005C64C1" w:rsidP="005C64C1">
      <w:pPr>
        <w:pStyle w:val="Code"/>
        <w:rPr>
          <w:highlight w:val="white"/>
          <w:lang w:val="en-GB"/>
        </w:rPr>
      </w:pPr>
      <w:r w:rsidRPr="00D822A3">
        <w:rPr>
          <w:highlight w:val="white"/>
          <w:lang w:val="en-GB"/>
        </w:rPr>
        <w:t xml:space="preserve">        AssemblyCode assemblyCode = m_assemblyCodeList[index];</w:t>
      </w:r>
    </w:p>
    <w:p w14:paraId="69A58489" w14:textId="77777777" w:rsidR="005C64C1" w:rsidRPr="00D822A3" w:rsidRDefault="005C64C1" w:rsidP="005C64C1">
      <w:pPr>
        <w:pStyle w:val="Code"/>
        <w:rPr>
          <w:highlight w:val="white"/>
          <w:lang w:val="en-GB"/>
        </w:rPr>
      </w:pPr>
      <w:r w:rsidRPr="00D822A3">
        <w:rPr>
          <w:highlight w:val="white"/>
          <w:lang w:val="en-GB"/>
        </w:rPr>
        <w:t xml:space="preserve">     </w:t>
      </w:r>
    </w:p>
    <w:p w14:paraId="0DDA6F2A" w14:textId="7A453B61" w:rsidR="005C64C1" w:rsidRPr="00D822A3" w:rsidRDefault="005C64C1" w:rsidP="005C64C1">
      <w:pPr>
        <w:pStyle w:val="Code"/>
        <w:rPr>
          <w:highlight w:val="white"/>
          <w:lang w:val="en-GB"/>
        </w:rPr>
      </w:pPr>
      <w:r w:rsidRPr="00D822A3">
        <w:rPr>
          <w:highlight w:val="white"/>
          <w:lang w:val="en-GB"/>
        </w:rPr>
        <w:t xml:space="preserve">        object operand0 = assemblyCode[0],</w:t>
      </w:r>
    </w:p>
    <w:p w14:paraId="0FE7473F" w14:textId="2C3F3A26" w:rsidR="005C64C1" w:rsidRPr="00D822A3" w:rsidRDefault="005C64C1" w:rsidP="005C64C1">
      <w:pPr>
        <w:pStyle w:val="Code"/>
        <w:rPr>
          <w:highlight w:val="white"/>
          <w:lang w:val="en-GB"/>
        </w:rPr>
      </w:pPr>
      <w:r w:rsidRPr="00D822A3">
        <w:rPr>
          <w:highlight w:val="white"/>
          <w:lang w:val="en-GB"/>
        </w:rPr>
        <w:t xml:space="preserve">               operand1 = assemblyCode[1],</w:t>
      </w:r>
    </w:p>
    <w:p w14:paraId="36A4FD13" w14:textId="5E34EB93" w:rsidR="005C64C1" w:rsidRPr="00D822A3" w:rsidRDefault="005C64C1" w:rsidP="005C64C1">
      <w:pPr>
        <w:pStyle w:val="Code"/>
        <w:rPr>
          <w:highlight w:val="white"/>
          <w:lang w:val="en-GB"/>
        </w:rPr>
      </w:pPr>
      <w:r w:rsidRPr="00D822A3">
        <w:rPr>
          <w:highlight w:val="white"/>
          <w:lang w:val="en-GB"/>
        </w:rPr>
        <w:t xml:space="preserve">               operand2 = assemblyCode[2];</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68A0CC6B" w14:textId="2C224FFD" w:rsidR="005C64C1" w:rsidRPr="00D822A3" w:rsidRDefault="005C64C1" w:rsidP="005C64C1">
      <w:pPr>
        <w:pStyle w:val="Code"/>
        <w:rPr>
          <w:highlight w:val="white"/>
          <w:lang w:val="en-GB"/>
        </w:rPr>
      </w:pPr>
      <w:r w:rsidRPr="00D822A3">
        <w:rPr>
          <w:highlight w:val="white"/>
          <w:lang w:val="en-GB"/>
        </w:rPr>
        <w:t xml:space="preserve">        if (assemblyCode.Operator == AssemblyOperator.set_track_size) {</w:t>
      </w:r>
    </w:p>
    <w:p w14:paraId="7BCF1D34" w14:textId="77777777" w:rsidR="005C64C1" w:rsidRPr="00D822A3" w:rsidRDefault="005C64C1" w:rsidP="005C64C1">
      <w:pPr>
        <w:pStyle w:val="Code"/>
        <w:rPr>
          <w:highlight w:val="white"/>
          <w:lang w:val="en-GB"/>
        </w:rPr>
      </w:pPr>
      <w:r w:rsidRPr="00D822A3">
        <w:rPr>
          <w:highlight w:val="white"/>
          <w:lang w:val="en-GB"/>
        </w:rPr>
        <w:t xml:space="preserve">          Track track = (Track) operand0;</w:t>
      </w:r>
    </w:p>
    <w:p w14:paraId="53A04927" w14:textId="77777777" w:rsidR="005C64C1" w:rsidRPr="00D822A3" w:rsidRDefault="005C64C1" w:rsidP="005C64C1">
      <w:pPr>
        <w:pStyle w:val="Code"/>
        <w:rPr>
          <w:highlight w:val="white"/>
          <w:lang w:val="en-GB"/>
        </w:rPr>
      </w:pPr>
    </w:p>
    <w:p w14:paraId="47234159" w14:textId="77777777" w:rsidR="005C64C1" w:rsidRPr="00D822A3" w:rsidRDefault="005C64C1" w:rsidP="005C64C1">
      <w:pPr>
        <w:pStyle w:val="Code"/>
        <w:rPr>
          <w:highlight w:val="white"/>
          <w:lang w:val="en-GB"/>
        </w:rPr>
      </w:pPr>
      <w:r w:rsidRPr="00D822A3">
        <w:rPr>
          <w:highlight w:val="white"/>
          <w:lang w:val="en-GB"/>
        </w:rPr>
        <w:t xml:space="preserve">          if (operand1 is int) {</w:t>
      </w:r>
    </w:p>
    <w:p w14:paraId="359AA4E7" w14:textId="77777777" w:rsidR="00A47457" w:rsidRPr="00D822A3" w:rsidRDefault="00A47457" w:rsidP="00A47457">
      <w:pPr>
        <w:pStyle w:val="Code"/>
        <w:rPr>
          <w:highlight w:val="white"/>
          <w:lang w:val="en-GB"/>
        </w:rPr>
      </w:pPr>
      <w:r w:rsidRPr="00D822A3">
        <w:rPr>
          <w:highlight w:val="white"/>
          <w:lang w:val="en-GB"/>
        </w:rPr>
        <w:t xml:space="preserve">            track.CurrentSize = (int) operand1;</w:t>
      </w:r>
    </w:p>
    <w:p w14:paraId="08B5005F" w14:textId="77777777" w:rsidR="00A47457" w:rsidRPr="00D822A3" w:rsidRDefault="00A47457" w:rsidP="00A47457">
      <w:pPr>
        <w:pStyle w:val="Code"/>
        <w:rPr>
          <w:highlight w:val="white"/>
          <w:lang w:val="en-GB"/>
        </w:rPr>
      </w:pPr>
      <w:r w:rsidRPr="00D822A3">
        <w:rPr>
          <w:highlight w:val="white"/>
          <w:lang w:val="en-GB"/>
        </w:rPr>
        <w:t xml:space="preserve">          }</w:t>
      </w:r>
    </w:p>
    <w:p w14:paraId="22DBF6CF" w14:textId="77777777" w:rsidR="00A47457" w:rsidRPr="00D822A3" w:rsidRDefault="00A47457" w:rsidP="00A47457">
      <w:pPr>
        <w:pStyle w:val="Code"/>
        <w:rPr>
          <w:highlight w:val="white"/>
          <w:lang w:val="en-GB"/>
        </w:rPr>
      </w:pPr>
      <w:r w:rsidRPr="00D822A3">
        <w:rPr>
          <w:highlight w:val="white"/>
          <w:lang w:val="en-GB"/>
        </w:rPr>
        <w:t xml:space="preserve">          else {</w:t>
      </w:r>
    </w:p>
    <w:p w14:paraId="6B9822D0" w14:textId="77777777" w:rsidR="00A47457" w:rsidRPr="00D822A3" w:rsidRDefault="00A47457" w:rsidP="00A47457">
      <w:pPr>
        <w:pStyle w:val="Code"/>
        <w:rPr>
          <w:highlight w:val="white"/>
          <w:lang w:val="en-GB"/>
        </w:rPr>
      </w:pPr>
      <w:r w:rsidRPr="00D822A3">
        <w:rPr>
          <w:highlight w:val="white"/>
          <w:lang w:val="en-GB"/>
        </w:rPr>
        <w:t xml:space="preserve">            track.CurrentSize = ((Track) operand1).CurrentSize;</w:t>
      </w:r>
    </w:p>
    <w:p w14:paraId="01D76B06" w14:textId="77777777" w:rsidR="005C64C1" w:rsidRPr="00D822A3" w:rsidRDefault="005C64C1" w:rsidP="005C64C1">
      <w:pPr>
        <w:pStyle w:val="Code"/>
        <w:rPr>
          <w:highlight w:val="white"/>
          <w:lang w:val="en-GB"/>
        </w:rPr>
      </w:pPr>
      <w:r w:rsidRPr="00D822A3">
        <w:rPr>
          <w:highlight w:val="white"/>
          <w:lang w:val="en-GB"/>
        </w:rPr>
        <w:t xml:space="preserve">          }</w:t>
      </w:r>
    </w:p>
    <w:p w14:paraId="40317CA1" w14:textId="77777777" w:rsidR="005C64C1" w:rsidRPr="00D822A3" w:rsidRDefault="005C64C1" w:rsidP="005C64C1">
      <w:pPr>
        <w:pStyle w:val="Code"/>
        <w:rPr>
          <w:highlight w:val="white"/>
          <w:lang w:val="en-GB"/>
        </w:rPr>
      </w:pPr>
    </w:p>
    <w:p w14:paraId="458706D9" w14:textId="6CEA2DCE" w:rsidR="005C64C1" w:rsidRPr="00D822A3" w:rsidRDefault="005C64C1" w:rsidP="005C64C1">
      <w:pPr>
        <w:pStyle w:val="Code"/>
        <w:rPr>
          <w:highlight w:val="white"/>
          <w:lang w:val="en-GB"/>
        </w:rPr>
      </w:pPr>
      <w:r w:rsidRPr="00D822A3">
        <w:rPr>
          <w:highlight w:val="white"/>
          <w:lang w:val="en-GB"/>
        </w:rPr>
        <w:t xml:space="preserve">          assemblyCode.Operator = AssemblyOperator.empty;</w:t>
      </w:r>
    </w:p>
    <w:p w14:paraId="681E8746" w14:textId="77777777" w:rsidR="005C64C1" w:rsidRPr="00D822A3" w:rsidRDefault="005C64C1" w:rsidP="005C64C1">
      <w:pPr>
        <w:pStyle w:val="Code"/>
        <w:rPr>
          <w:highlight w:val="white"/>
          <w:lang w:val="en-GB"/>
        </w:rPr>
      </w:pPr>
      <w:r w:rsidRPr="00D822A3">
        <w:rPr>
          <w:highlight w:val="white"/>
          <w:lang w:val="en-GB"/>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0A4C4B5D" w14:textId="77777777" w:rsidR="005C64C1" w:rsidRPr="00D822A3" w:rsidRDefault="005C64C1" w:rsidP="005C64C1">
      <w:pPr>
        <w:pStyle w:val="Code"/>
        <w:rPr>
          <w:highlight w:val="white"/>
          <w:lang w:val="en-GB"/>
        </w:rPr>
      </w:pPr>
      <w:r w:rsidRPr="00D822A3">
        <w:rPr>
          <w:highlight w:val="white"/>
          <w:lang w:val="en-GB"/>
        </w:rPr>
        <w:t xml:space="preserve">        else {</w:t>
      </w:r>
    </w:p>
    <w:p w14:paraId="2BF3E14A" w14:textId="77777777" w:rsidR="005C64C1" w:rsidRPr="00D822A3" w:rsidRDefault="005C64C1" w:rsidP="005C64C1">
      <w:pPr>
        <w:pStyle w:val="Code"/>
        <w:rPr>
          <w:highlight w:val="white"/>
          <w:lang w:val="en-GB"/>
        </w:rPr>
      </w:pPr>
      <w:r w:rsidRPr="00D822A3">
        <w:rPr>
          <w:highlight w:val="white"/>
          <w:lang w:val="en-GB"/>
        </w:rPr>
        <w:t xml:space="preserve">          CheckTrack(trackSet, operand0, 0, index);</w:t>
      </w:r>
    </w:p>
    <w:p w14:paraId="461697B1" w14:textId="77777777" w:rsidR="005C64C1" w:rsidRPr="00D822A3" w:rsidRDefault="005C64C1" w:rsidP="005C64C1">
      <w:pPr>
        <w:pStyle w:val="Code"/>
        <w:rPr>
          <w:highlight w:val="white"/>
          <w:lang w:val="en-GB"/>
        </w:rPr>
      </w:pPr>
      <w:r w:rsidRPr="00D822A3">
        <w:rPr>
          <w:highlight w:val="white"/>
          <w:lang w:val="en-GB"/>
        </w:rPr>
        <w:t xml:space="preserve">          CheckTrack(trackSet, operand1, 1, index);</w:t>
      </w:r>
    </w:p>
    <w:p w14:paraId="6BC649E6" w14:textId="77777777" w:rsidR="005C64C1" w:rsidRPr="00D822A3" w:rsidRDefault="005C64C1" w:rsidP="005C64C1">
      <w:pPr>
        <w:pStyle w:val="Code"/>
        <w:rPr>
          <w:highlight w:val="white"/>
          <w:lang w:val="en-GB"/>
        </w:rPr>
      </w:pPr>
      <w:r w:rsidRPr="00D822A3">
        <w:rPr>
          <w:highlight w:val="white"/>
          <w:lang w:val="en-GB"/>
        </w:rPr>
        <w:t xml:space="preserve">          CheckTrack(trackSet, operand2, 2, index);</w:t>
      </w:r>
    </w:p>
    <w:p w14:paraId="310DEC46" w14:textId="77777777" w:rsidR="005C64C1" w:rsidRPr="00D822A3" w:rsidRDefault="005C64C1" w:rsidP="005C64C1">
      <w:pPr>
        <w:pStyle w:val="Code"/>
        <w:rPr>
          <w:highlight w:val="white"/>
          <w:lang w:val="en-GB"/>
        </w:rPr>
      </w:pPr>
      <w:r w:rsidRPr="00D822A3">
        <w:rPr>
          <w:highlight w:val="white"/>
          <w:lang w:val="en-GB"/>
        </w:rPr>
        <w:lastRenderedPageBreak/>
        <w:t xml:space="preserve">        }</w:t>
      </w:r>
    </w:p>
    <w:p w14:paraId="7E2E0CAC" w14:textId="77777777" w:rsidR="005C64C1" w:rsidRPr="00D822A3" w:rsidRDefault="005C64C1" w:rsidP="005C64C1">
      <w:pPr>
        <w:pStyle w:val="Code"/>
        <w:rPr>
          <w:highlight w:val="white"/>
          <w:lang w:val="en-GB"/>
        </w:rPr>
      </w:pPr>
      <w:r w:rsidRPr="00D822A3">
        <w:rPr>
          <w:highlight w:val="white"/>
          <w:lang w:val="en-GB"/>
        </w:rPr>
        <w:t xml:space="preserve">      }</w:t>
      </w:r>
    </w:p>
    <w:p w14:paraId="47A91B1E" w14:textId="77777777" w:rsidR="005C64C1" w:rsidRPr="00D822A3" w:rsidRDefault="005C64C1" w:rsidP="005C64C1">
      <w:pPr>
        <w:pStyle w:val="Code"/>
        <w:rPr>
          <w:highlight w:val="white"/>
          <w:lang w:val="en-GB"/>
        </w:rPr>
      </w:pPr>
    </w:p>
    <w:p w14:paraId="3D8238D2" w14:textId="77777777" w:rsidR="005C64C1" w:rsidRPr="00D822A3" w:rsidRDefault="005C64C1" w:rsidP="005C64C1">
      <w:pPr>
        <w:pStyle w:val="Code"/>
        <w:rPr>
          <w:highlight w:val="white"/>
          <w:lang w:val="en-GB"/>
        </w:rPr>
      </w:pPr>
      <w:r w:rsidRPr="00D822A3">
        <w:rPr>
          <w:highlight w:val="white"/>
          <w:lang w:val="en-GB"/>
        </w:rPr>
        <w:t xml:space="preserve">      return trackSet;</w:t>
      </w:r>
    </w:p>
    <w:p w14:paraId="47CAB1D8" w14:textId="77777777" w:rsidR="005C64C1" w:rsidRPr="00D822A3" w:rsidRDefault="005C64C1" w:rsidP="005C64C1">
      <w:pPr>
        <w:pStyle w:val="Code"/>
        <w:rPr>
          <w:highlight w:val="white"/>
          <w:lang w:val="en-GB"/>
        </w:rPr>
      </w:pPr>
      <w:r w:rsidRPr="00D822A3">
        <w:rPr>
          <w:highlight w:val="white"/>
          <w:lang w:val="en-GB"/>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0DDB44CD" w14:textId="77777777" w:rsidR="005C64C1" w:rsidRPr="00D822A3" w:rsidRDefault="005C64C1" w:rsidP="005C64C1">
      <w:pPr>
        <w:pStyle w:val="Code"/>
        <w:rPr>
          <w:highlight w:val="white"/>
          <w:lang w:val="en-GB"/>
        </w:rPr>
      </w:pPr>
      <w:r w:rsidRPr="00D822A3">
        <w:rPr>
          <w:highlight w:val="white"/>
          <w:lang w:val="en-GB"/>
        </w:rPr>
        <w:t xml:space="preserve">    private void CheckTrack(ISet&lt;Track&gt; trackSet, object operand,</w:t>
      </w:r>
    </w:p>
    <w:p w14:paraId="2FEB335B" w14:textId="77777777" w:rsidR="005C64C1" w:rsidRPr="00D822A3" w:rsidRDefault="005C64C1" w:rsidP="005C64C1">
      <w:pPr>
        <w:pStyle w:val="Code"/>
        <w:rPr>
          <w:highlight w:val="white"/>
          <w:lang w:val="en-GB"/>
        </w:rPr>
      </w:pPr>
      <w:r w:rsidRPr="00D822A3">
        <w:rPr>
          <w:highlight w:val="white"/>
          <w:lang w:val="en-GB"/>
        </w:rPr>
        <w:t xml:space="preserve">                            int position, int index) {</w:t>
      </w:r>
    </w:p>
    <w:p w14:paraId="6D1DFD74" w14:textId="77777777" w:rsidR="005C64C1" w:rsidRPr="00D822A3" w:rsidRDefault="005C64C1" w:rsidP="005C64C1">
      <w:pPr>
        <w:pStyle w:val="Code"/>
        <w:rPr>
          <w:highlight w:val="white"/>
          <w:lang w:val="en-GB"/>
        </w:rPr>
      </w:pPr>
      <w:r w:rsidRPr="00D822A3">
        <w:rPr>
          <w:highlight w:val="white"/>
          <w:lang w:val="en-GB"/>
        </w:rPr>
        <w:t xml:space="preserve">      if (operand is Track) {</w:t>
      </w:r>
    </w:p>
    <w:p w14:paraId="32912B5A" w14:textId="77777777" w:rsidR="005C64C1" w:rsidRPr="00D822A3" w:rsidRDefault="005C64C1" w:rsidP="005C64C1">
      <w:pPr>
        <w:pStyle w:val="Code"/>
        <w:rPr>
          <w:highlight w:val="white"/>
          <w:lang w:val="en-GB"/>
        </w:rPr>
      </w:pPr>
      <w:r w:rsidRPr="00D822A3">
        <w:rPr>
          <w:highlight w:val="white"/>
          <w:lang w:val="en-GB"/>
        </w:rPr>
        <w:t xml:space="preserve">        Track track = (Track) operand;</w:t>
      </w:r>
    </w:p>
    <w:p w14:paraId="0638D7DE" w14:textId="77777777" w:rsidR="005C64C1" w:rsidRPr="00D822A3" w:rsidRDefault="005C64C1" w:rsidP="005C64C1">
      <w:pPr>
        <w:pStyle w:val="Code"/>
        <w:rPr>
          <w:highlight w:val="white"/>
          <w:lang w:val="en-GB"/>
        </w:rPr>
      </w:pPr>
      <w:r w:rsidRPr="00D822A3">
        <w:rPr>
          <w:highlight w:val="white"/>
          <w:lang w:val="en-GB"/>
        </w:rPr>
        <w:t xml:space="preserve">        trackSet.Add(track);</w:t>
      </w:r>
    </w:p>
    <w:p w14:paraId="4DBE0DA7" w14:textId="77777777" w:rsidR="005C64C1" w:rsidRPr="00D822A3" w:rsidRDefault="005C64C1" w:rsidP="005C64C1">
      <w:pPr>
        <w:pStyle w:val="Code"/>
        <w:rPr>
          <w:highlight w:val="white"/>
          <w:lang w:val="en-GB"/>
        </w:rPr>
      </w:pPr>
      <w:r w:rsidRPr="00D822A3">
        <w:rPr>
          <w:highlight w:val="white"/>
          <w:lang w:val="en-GB"/>
        </w:rPr>
        <w:t xml:space="preserve">        track.AddEntry(position, index);</w:t>
      </w:r>
    </w:p>
    <w:p w14:paraId="0F1EADBE" w14:textId="77777777" w:rsidR="005C64C1" w:rsidRPr="00D822A3" w:rsidRDefault="005C64C1" w:rsidP="005C64C1">
      <w:pPr>
        <w:pStyle w:val="Code"/>
        <w:rPr>
          <w:highlight w:val="white"/>
          <w:lang w:val="en-GB"/>
        </w:rPr>
      </w:pPr>
      <w:r w:rsidRPr="00D822A3">
        <w:rPr>
          <w:highlight w:val="white"/>
          <w:lang w:val="en-GB"/>
        </w:rPr>
        <w:t xml:space="preserve">      }</w:t>
      </w:r>
    </w:p>
    <w:p w14:paraId="26FBFEFB" w14:textId="77777777" w:rsidR="005C64C1" w:rsidRPr="00D822A3" w:rsidRDefault="005C64C1" w:rsidP="005C64C1">
      <w:pPr>
        <w:pStyle w:val="Code"/>
        <w:rPr>
          <w:highlight w:val="white"/>
          <w:lang w:val="en-GB"/>
        </w:rPr>
      </w:pPr>
      <w:r w:rsidRPr="00D822A3">
        <w:rPr>
          <w:highlight w:val="white"/>
          <w:lang w:val="en-GB"/>
        </w:rPr>
        <w:t xml:space="preserve">    }</w:t>
      </w:r>
    </w:p>
    <w:p w14:paraId="670C2081" w14:textId="7F7ADE9D" w:rsidR="00BC157C" w:rsidRPr="00D822A3" w:rsidRDefault="00BC157C" w:rsidP="00BC157C">
      <w:pPr>
        <w:pStyle w:val="Rubrik3"/>
        <w:rPr>
          <w:highlight w:val="white"/>
          <w:lang w:val="en-GB"/>
        </w:rPr>
      </w:pPr>
      <w:bookmarkStart w:id="421" w:name="_Toc54625121"/>
      <w:r w:rsidRPr="00D822A3">
        <w:rPr>
          <w:highlight w:val="white"/>
          <w:lang w:val="en-GB"/>
        </w:rPr>
        <w:t>Function Calls</w:t>
      </w:r>
      <w:bookmarkEnd w:id="42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w:t>
      </w:r>
      <w:r w:rsidR="00BC3E20" w:rsidRPr="00D822A3">
        <w:rPr>
          <w:highlight w:val="white"/>
          <w:lang w:val="en-GB"/>
        </w:rPr>
        <w:lastRenderedPageBreak/>
        <w:t xml:space="preserve">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w:t>
      </w:r>
      <w:proofErr w:type="spellStart"/>
      <w:r w:rsidR="00390A79" w:rsidRPr="00D822A3">
        <w:rPr>
          <w:highlight w:val="white"/>
          <w:lang w:val="en-GB"/>
        </w:rPr>
        <w:t>effency</w:t>
      </w:r>
      <w:proofErr w:type="spellEnd"/>
      <w:r w:rsidR="00390A79" w:rsidRPr="00D822A3">
        <w:rPr>
          <w:highlight w:val="white"/>
          <w:lang w:val="en-GB"/>
        </w:rPr>
        <w:t xml:space="preserve">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5F7E000C" w14:textId="2BF5088B"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61EB735A" w:rsidR="0043182A" w:rsidRPr="00D822A3"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r w:rsidR="00841745" w:rsidRPr="00D822A3">
        <w:rPr>
          <w:highlight w:val="white"/>
          <w:lang w:val="en-GB"/>
        </w:rPr>
        <w:t xml:space="preserve"> </w:t>
      </w:r>
    </w:p>
    <w:p w14:paraId="10D7BE64" w14:textId="77777777" w:rsidR="0043182A" w:rsidRPr="00D822A3" w:rsidRDefault="0043182A" w:rsidP="0043182A">
      <w:pPr>
        <w:pStyle w:val="Code"/>
        <w:rPr>
          <w:highlight w:val="white"/>
          <w:lang w:val="en-GB"/>
        </w:rPr>
      </w:pPr>
      <w:r w:rsidRPr="00D822A3">
        <w:rPr>
          <w:highlight w:val="white"/>
          <w:lang w:val="en-GB"/>
        </w:rPr>
        <w:t xml:space="preserve">      for (int count = 0; count &lt; m_floatStackSize; ++count) {</w:t>
      </w:r>
    </w:p>
    <w:p w14:paraId="3FAFB5F4" w14:textId="77777777" w:rsidR="0043182A" w:rsidRPr="00D822A3" w:rsidRDefault="0043182A" w:rsidP="0043182A">
      <w:pPr>
        <w:pStyle w:val="Code"/>
        <w:rPr>
          <w:highlight w:val="white"/>
          <w:lang w:val="en-GB"/>
        </w:rPr>
      </w:pPr>
      <w:r w:rsidRPr="00D822A3">
        <w:rPr>
          <w:highlight w:val="white"/>
          <w:lang w:val="en-GB"/>
        </w:rPr>
        <w:t xml:space="preserve">        AddAssemblyCode(AssemblyOperator.fstp_qword, baseRegister,</w:t>
      </w:r>
    </w:p>
    <w:p w14:paraId="52E43140" w14:textId="71119098"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7423566" w14:textId="10CE4726"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8;</w:t>
      </w:r>
    </w:p>
    <w:p w14:paraId="62075907" w14:textId="77777777" w:rsidR="0043182A" w:rsidRPr="00D822A3" w:rsidRDefault="0043182A" w:rsidP="0043182A">
      <w:pPr>
        <w:pStyle w:val="Code"/>
        <w:rPr>
          <w:highlight w:val="white"/>
          <w:lang w:val="en-GB"/>
        </w:rPr>
      </w:pPr>
      <w:r w:rsidRPr="00D822A3">
        <w:rPr>
          <w:highlight w:val="white"/>
          <w:lang w:val="en-GB"/>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5BFC101" w:rsidR="00F4107E" w:rsidRPr="00D822A3" w:rsidRDefault="00F4107E" w:rsidP="00F4107E">
      <w:pPr>
        <w:rPr>
          <w:highlight w:val="white"/>
          <w:lang w:val="en-GB"/>
        </w:rPr>
      </w:pPr>
      <w:r w:rsidRPr="00D822A3">
        <w:rPr>
          <w:highlight w:val="white"/>
          <w:lang w:val="en-GB"/>
        </w:rPr>
        <w:lastRenderedPageBreak/>
        <w:t xml:space="preserve">The track map is pushed on the stack, and a new object is </w:t>
      </w:r>
      <w:proofErr w:type="spellStart"/>
      <w:r w:rsidRPr="00D822A3">
        <w:rPr>
          <w:highlight w:val="white"/>
          <w:lang w:val="en-GB"/>
        </w:rPr>
        <w:t>instanciated</w:t>
      </w:r>
      <w:proofErr w:type="spellEnd"/>
      <w:r w:rsidRPr="00D822A3">
        <w:rPr>
          <w:highlight w:val="white"/>
          <w:lang w:val="en-GB"/>
        </w:rPr>
        <w:t xml:space="preserve">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2" w:name="_Hlk43301151"/>
      <w:r w:rsidRPr="00D822A3">
        <w:rPr>
          <w:highlight w:val="white"/>
          <w:lang w:val="en-GB"/>
        </w:rPr>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77777777" w:rsidR="00041417" w:rsidRPr="00D822A3" w:rsidRDefault="00041417" w:rsidP="00041417">
      <w:pPr>
        <w:pStyle w:val="Code"/>
        <w:rPr>
          <w:highlight w:val="white"/>
          <w:lang w:val="en-GB"/>
        </w:rPr>
      </w:pPr>
      <w:r w:rsidRPr="00D822A3">
        <w:rPr>
          <w:highlight w:val="white"/>
          <w:lang w:val="en-GB"/>
        </w:rPr>
        <w:t xml:space="preserve">      }</w:t>
      </w:r>
    </w:p>
    <w:p w14:paraId="34A78B12" w14:textId="0613A090" w:rsidR="004D4C39" w:rsidRPr="00D822A3" w:rsidRDefault="00A01914" w:rsidP="00A01914">
      <w:pPr>
        <w:rPr>
          <w:highlight w:val="white"/>
          <w:lang w:val="en-GB"/>
        </w:rPr>
      </w:pPr>
      <w:r w:rsidRPr="00D822A3">
        <w:rPr>
          <w:highlight w:val="white"/>
          <w:lang w:val="en-GB"/>
        </w:rPr>
        <w:lastRenderedPageBreak/>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6B6F0198" w:rsidR="00824926" w:rsidRPr="00D822A3" w:rsidRDefault="00380E1B" w:rsidP="00824926">
      <w:pPr>
        <w:rPr>
          <w:color w:val="auto"/>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sidR="00B00B59" w:rsidRPr="00D822A3">
        <w:rPr>
          <w:highlight w:val="white"/>
          <w:lang w:val="en-GB"/>
        </w:rPr>
        <w:t xml:space="preserve">. The call becomes in this case a jump to the address stored in </w:t>
      </w:r>
      <w:r w:rsidR="00B00B59" w:rsidRPr="00D822A3">
        <w:rPr>
          <w:rStyle w:val="KeyWord0"/>
          <w:highlight w:val="white"/>
          <w:lang w:val="en-GB"/>
        </w:rPr>
        <w:t>jumpTrack</w:t>
      </w:r>
      <w:r w:rsidR="00B00B59" w:rsidRPr="00D822A3">
        <w:rPr>
          <w:highlight w:val="white"/>
          <w:lang w:val="en-GB"/>
        </w:rPr>
        <w:t>.</w:t>
      </w:r>
    </w:p>
    <w:bookmarkEnd w:id="42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2E6ED4" w14:textId="77777777" w:rsidR="00041417" w:rsidRPr="00D822A3" w:rsidRDefault="00041417" w:rsidP="00041417">
      <w:pPr>
        <w:pStyle w:val="Code"/>
        <w:rPr>
          <w:highlight w:val="white"/>
          <w:lang w:val="en-GB"/>
        </w:rPr>
      </w:pPr>
      <w:r w:rsidRPr="00D822A3">
        <w:rPr>
          <w:highlight w:val="white"/>
          <w:lang w:val="en-GB"/>
        </w:rPr>
        <w:t xml:space="preserve">        Track jumpTrack = LoadValueToRegister(calleeSymbol);</w:t>
      </w:r>
    </w:p>
    <w:p w14:paraId="3D5E7F33" w14:textId="77777777" w:rsidR="00041417" w:rsidRPr="00D822A3" w:rsidRDefault="00041417" w:rsidP="00041417">
      <w:pPr>
        <w:pStyle w:val="Code"/>
        <w:rPr>
          <w:highlight w:val="white"/>
          <w:lang w:val="en-GB"/>
        </w:rPr>
      </w:pPr>
      <w:r w:rsidRPr="00D822A3">
        <w:rPr>
          <w:highlight w:val="white"/>
          <w:lang w:val="en-GB"/>
        </w:rPr>
        <w:t xml:space="preserve">        AddAssemblyCode(AssemblyOperator.jmp, jumpTrack);</w:t>
      </w:r>
    </w:p>
    <w:p w14:paraId="6D42AC9A" w14:textId="77777777" w:rsidR="00041417" w:rsidRPr="00D822A3" w:rsidRDefault="00041417" w:rsidP="00041417">
      <w:pPr>
        <w:pStyle w:val="Code"/>
        <w:rPr>
          <w:highlight w:val="white"/>
          <w:lang w:val="en-GB"/>
        </w:rPr>
      </w:pPr>
      <w:r w:rsidRPr="00D822A3">
        <w:rPr>
          <w:highlight w:val="white"/>
          <w:lang w:val="en-GB"/>
        </w:rPr>
        <w:t xml:space="preserve">        m_returnFloating =</w:t>
      </w:r>
    </w:p>
    <w:p w14:paraId="31E4916C" w14:textId="77777777" w:rsidR="00041417" w:rsidRPr="00D822A3" w:rsidRDefault="00041417" w:rsidP="00041417">
      <w:pPr>
        <w:pStyle w:val="Code"/>
        <w:rPr>
          <w:highlight w:val="white"/>
          <w:lang w:val="en-GB"/>
        </w:rPr>
      </w:pPr>
      <w:r w:rsidRPr="00D822A3">
        <w:rPr>
          <w:highlight w:val="white"/>
          <w:lang w:val="en-GB"/>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lastRenderedPageBreak/>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5B77D586" w:rsidR="00D935A0" w:rsidRPr="00D822A3"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2B5D520E" w14:textId="77777777" w:rsidR="00C13A3B" w:rsidRPr="00D822A3" w:rsidRDefault="00C13A3B" w:rsidP="00C13A3B">
      <w:pPr>
        <w:pStyle w:val="Code"/>
        <w:rPr>
          <w:highlight w:val="white"/>
          <w:lang w:val="en-GB"/>
        </w:rPr>
      </w:pPr>
      <w:r w:rsidRPr="00D822A3">
        <w:rPr>
          <w:highlight w:val="white"/>
          <w:lang w:val="en-GB"/>
        </w:rPr>
        <w:t xml:space="preserve">      if (m_floatStackSize &gt; 0) {</w:t>
      </w:r>
    </w:p>
    <w:p w14:paraId="3621BBE0" w14:textId="77777777" w:rsidR="00C13A3B" w:rsidRPr="00D822A3" w:rsidRDefault="00C13A3B" w:rsidP="00C13A3B">
      <w:pPr>
        <w:pStyle w:val="Code"/>
        <w:rPr>
          <w:highlight w:val="white"/>
          <w:lang w:val="en-GB"/>
        </w:rPr>
      </w:pPr>
      <w:r w:rsidRPr="00D822A3">
        <w:rPr>
          <w:highlight w:val="white"/>
          <w:lang w:val="en-GB"/>
        </w:rPr>
        <w:t xml:space="preserve">        int recordOffset = (int) middleCode[2];</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77777777" w:rsidR="00C13A3B" w:rsidRPr="00D822A3" w:rsidRDefault="00C13A3B" w:rsidP="00C13A3B">
      <w:pPr>
        <w:pStyle w:val="Code"/>
        <w:rPr>
          <w:highlight w:val="white"/>
          <w:lang w:val="en-GB"/>
        </w:rPr>
      </w:pPr>
      <w:r w:rsidRPr="00D822A3">
        <w:rPr>
          <w:highlight w:val="white"/>
          <w:lang w:val="en-GB"/>
        </w:rPr>
        <w:t xml:space="preserve">        for (int count = 0; count &lt; m_floatStackSize; ++count) {</w:t>
      </w:r>
    </w:p>
    <w:p w14:paraId="0ED504BB" w14:textId="77777777" w:rsidR="00C13A3B" w:rsidRPr="00D822A3" w:rsidRDefault="00C13A3B" w:rsidP="00C13A3B">
      <w:pPr>
        <w:pStyle w:val="Code"/>
        <w:rPr>
          <w:highlight w:val="white"/>
          <w:lang w:val="en-GB"/>
        </w:rPr>
      </w:pPr>
      <w:r w:rsidRPr="00D822A3">
        <w:rPr>
          <w:highlight w:val="white"/>
          <w:lang w:val="en-GB"/>
        </w:rPr>
        <w:t xml:space="preserve">          currentOffset -= 8;</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3" w:name="_Toc54625122"/>
      <w:r w:rsidRPr="00D822A3">
        <w:rPr>
          <w:highlight w:val="white"/>
          <w:lang w:val="en-GB"/>
        </w:rPr>
        <w:t>Loading Values into Registers</w:t>
      </w:r>
      <w:bookmarkEnd w:id="42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lastRenderedPageBreak/>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 xml:space="preserve">If there is no non-overlapping </w:t>
      </w:r>
      <w:proofErr w:type="gramStart"/>
      <w:r w:rsidRPr="00D822A3">
        <w:rPr>
          <w:highlight w:val="white"/>
          <w:lang w:val="en-GB"/>
        </w:rPr>
        <w:t>register</w:t>
      </w:r>
      <w:proofErr w:type="gramEnd"/>
      <w:r w:rsidRPr="00D822A3">
        <w:rPr>
          <w:highlight w:val="white"/>
          <w:lang w:val="en-GB"/>
        </w:rPr>
        <w:t xml:space="preserve">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lastRenderedPageBreak/>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w:t>
      </w:r>
      <w:proofErr w:type="gramStart"/>
      <w:r w:rsidR="00BE6101" w:rsidRPr="00D822A3">
        <w:rPr>
          <w:highlight w:val="white"/>
          <w:lang w:val="en-GB"/>
        </w:rPr>
        <w:t>At the moment</w:t>
      </w:r>
      <w:proofErr w:type="gramEnd"/>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lastRenderedPageBreak/>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lastRenderedPageBreak/>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4"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xml:space="preserve">, and </w:t>
      </w:r>
      <w:proofErr w:type="spellStart"/>
      <w:r w:rsidR="0066666A" w:rsidRPr="00D822A3">
        <w:rPr>
          <w:highlight w:val="white"/>
          <w:lang w:val="en-GB"/>
        </w:rPr>
        <w:t>Goto</w:t>
      </w:r>
      <w:bookmarkEnd w:id="424"/>
      <w:proofErr w:type="spellEnd"/>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2F188FFC" w14:textId="77777777" w:rsidR="00C953A1" w:rsidRPr="00D822A3" w:rsidRDefault="00C953A1" w:rsidP="00941019">
      <w:pPr>
        <w:pStyle w:val="Code"/>
        <w:rPr>
          <w:highlight w:val="white"/>
          <w:lang w:val="en-GB"/>
        </w:rPr>
      </w:pPr>
      <w:r w:rsidRPr="00D822A3">
        <w:rPr>
          <w:highlight w:val="white"/>
          <w:lang w:val="en-GB"/>
        </w:rPr>
        <w:t xml:space="preserve">    public void Return(MiddleCode middleCode) {</w:t>
      </w:r>
    </w:p>
    <w:p w14:paraId="5819E310" w14:textId="77777777" w:rsidR="00941019" w:rsidRPr="00D822A3" w:rsidRDefault="00C953A1" w:rsidP="00941019">
      <w:pPr>
        <w:pStyle w:val="Code"/>
        <w:rPr>
          <w:highlight w:val="white"/>
          <w:lang w:val="en-GB"/>
        </w:rPr>
      </w:pPr>
      <w:r w:rsidRPr="00D822A3">
        <w:rPr>
          <w:highlight w:val="white"/>
          <w:lang w:val="en-GB"/>
        </w:rPr>
        <w:t xml:space="preserve">      if (SymbolTable.CurrentFunction.UniqueName.Equals</w:t>
      </w:r>
    </w:p>
    <w:p w14:paraId="5C589195" w14:textId="636B44BE"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(AssemblyCodeGenerator.MainName)) {</w:t>
      </w:r>
    </w:p>
    <w:p w14:paraId="4CD5F591"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473A9FDB" w14:textId="77777777" w:rsidR="00C953A1" w:rsidRPr="00D822A3" w:rsidRDefault="00C953A1" w:rsidP="00941019">
      <w:pPr>
        <w:pStyle w:val="Code"/>
        <w:rPr>
          <w:highlight w:val="white"/>
          <w:lang w:val="en-GB"/>
        </w:rPr>
      </w:pPr>
      <w:r w:rsidRPr="00D822A3">
        <w:rPr>
          <w:highlight w:val="white"/>
          <w:lang w:val="en-GB"/>
        </w:rPr>
        <w:t xml:space="preserve">        AddAssemblyCode(AssemblyOperator.cmp, AssemblyCode.FrameRegister,</w:t>
      </w:r>
    </w:p>
    <w:p w14:paraId="19196ED4" w14:textId="77777777" w:rsidR="00941019" w:rsidRPr="00D822A3" w:rsidRDefault="00C953A1" w:rsidP="00941019">
      <w:pPr>
        <w:pStyle w:val="Code"/>
        <w:rPr>
          <w:highlight w:val="white"/>
          <w:lang w:val="en-GB"/>
        </w:rPr>
      </w:pPr>
      <w:r w:rsidRPr="00D822A3">
        <w:rPr>
          <w:highlight w:val="white"/>
          <w:lang w:val="en-GB"/>
        </w:rPr>
        <w:t xml:space="preserve">                        SymbolTable.ReturnAddressOffset, BigInteger.Zero,</w:t>
      </w:r>
    </w:p>
    <w:p w14:paraId="2F1368C8" w14:textId="056994B3"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TypeSize.PointerSize);</w:t>
      </w:r>
    </w:p>
    <w:p w14:paraId="16A77A6E" w14:textId="77777777" w:rsidR="00C953A1" w:rsidRPr="00D822A3" w:rsidRDefault="00C953A1" w:rsidP="00941019">
      <w:pPr>
        <w:pStyle w:val="Code"/>
        <w:rPr>
          <w:highlight w:val="white"/>
          <w:lang w:val="en-GB"/>
        </w:rPr>
      </w:pPr>
      <w:r w:rsidRPr="00D822A3">
        <w:rPr>
          <w:highlight w:val="white"/>
          <w:lang w:val="en-GB"/>
        </w:rPr>
        <w:t xml:space="preserve">        int labelIndex = m_labelCount++;</w:t>
      </w:r>
    </w:p>
    <w:p w14:paraId="32108329" w14:textId="77777777" w:rsidR="00C953A1" w:rsidRPr="00D822A3" w:rsidRDefault="00C953A1" w:rsidP="00941019">
      <w:pPr>
        <w:pStyle w:val="Code"/>
        <w:rPr>
          <w:highlight w:val="white"/>
          <w:lang w:val="en-GB"/>
        </w:rPr>
      </w:pPr>
      <w:r w:rsidRPr="00D822A3">
        <w:rPr>
          <w:highlight w:val="white"/>
          <w:lang w:val="en-GB"/>
        </w:rPr>
        <w:t xml:space="preserve">        string labelText = AssemblyCode.MakeLabel(labelIndex);</w:t>
      </w:r>
    </w:p>
    <w:p w14:paraId="3E849463" w14:textId="77777777" w:rsidR="00C953A1" w:rsidRPr="00D822A3" w:rsidRDefault="00C953A1" w:rsidP="00941019">
      <w:pPr>
        <w:pStyle w:val="Code"/>
        <w:rPr>
          <w:highlight w:val="white"/>
          <w:lang w:val="en-GB"/>
        </w:rPr>
      </w:pPr>
    </w:p>
    <w:p w14:paraId="75693E72" w14:textId="77777777" w:rsidR="00941019" w:rsidRPr="00D822A3" w:rsidRDefault="00C953A1" w:rsidP="00941019">
      <w:pPr>
        <w:pStyle w:val="Code"/>
        <w:rPr>
          <w:highlight w:val="white"/>
          <w:lang w:val="en-GB"/>
        </w:rPr>
      </w:pPr>
      <w:r w:rsidRPr="00D822A3">
        <w:rPr>
          <w:highlight w:val="white"/>
          <w:lang w:val="en-GB"/>
        </w:rPr>
        <w:t xml:space="preserve">        AssemblyCode jumpCode =</w:t>
      </w:r>
    </w:p>
    <w:p w14:paraId="7F3D614B" w14:textId="25FD675B"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AddAssemblyCode(AssemblyOperator.je, null, null, labelText);</w:t>
      </w:r>
    </w:p>
    <w:p w14:paraId="70CA7773" w14:textId="77777777" w:rsidR="00C953A1" w:rsidRPr="00D822A3" w:rsidRDefault="00C953A1" w:rsidP="00941019">
      <w:pPr>
        <w:pStyle w:val="Code"/>
        <w:rPr>
          <w:highlight w:val="white"/>
          <w:lang w:val="en-GB"/>
        </w:rPr>
      </w:pPr>
      <w:r w:rsidRPr="00D822A3">
        <w:rPr>
          <w:highlight w:val="white"/>
          <w:lang w:val="en-GB"/>
        </w:rPr>
        <w:t xml:space="preserve">        Return();</w:t>
      </w:r>
    </w:p>
    <w:p w14:paraId="225564B3" w14:textId="77777777" w:rsidR="00C953A1" w:rsidRPr="00D822A3" w:rsidRDefault="00C953A1" w:rsidP="00941019">
      <w:pPr>
        <w:pStyle w:val="Code"/>
        <w:rPr>
          <w:highlight w:val="white"/>
          <w:lang w:val="en-GB"/>
        </w:rPr>
      </w:pPr>
      <w:r w:rsidRPr="00D822A3">
        <w:rPr>
          <w:highlight w:val="white"/>
          <w:lang w:val="en-GB"/>
        </w:rPr>
        <w:t xml:space="preserve">        jumpCode[1] = m_assemblyCodeList.Count;</w:t>
      </w:r>
    </w:p>
    <w:p w14:paraId="4104EC7C" w14:textId="77777777" w:rsidR="00C953A1" w:rsidRPr="00D822A3" w:rsidRDefault="00C953A1" w:rsidP="00941019">
      <w:pPr>
        <w:pStyle w:val="Code"/>
        <w:rPr>
          <w:highlight w:val="white"/>
          <w:lang w:val="en-GB"/>
        </w:rPr>
      </w:pPr>
      <w:r w:rsidRPr="00D822A3">
        <w:rPr>
          <w:highlight w:val="white"/>
          <w:lang w:val="en-GB"/>
        </w:rPr>
        <w:t xml:space="preserve">        AddAssemblyCode(AssemblyOperator.label, labelText);</w:t>
      </w:r>
    </w:p>
    <w:p w14:paraId="74F1397E" w14:textId="77777777" w:rsidR="00C953A1" w:rsidRPr="00D822A3" w:rsidRDefault="00C953A1" w:rsidP="00941019">
      <w:pPr>
        <w:pStyle w:val="Code"/>
        <w:rPr>
          <w:highlight w:val="white"/>
          <w:lang w:val="en-GB"/>
        </w:rPr>
      </w:pPr>
      <w:r w:rsidRPr="00D822A3">
        <w:rPr>
          <w:highlight w:val="white"/>
          <w:lang w:val="en-GB"/>
        </w:rPr>
        <w:t xml:space="preserve">        Exit(middleCode);</w:t>
      </w:r>
    </w:p>
    <w:p w14:paraId="65379EEB" w14:textId="77777777" w:rsidR="00C953A1" w:rsidRPr="00D822A3" w:rsidRDefault="00C953A1" w:rsidP="00941019">
      <w:pPr>
        <w:pStyle w:val="Code"/>
        <w:rPr>
          <w:highlight w:val="white"/>
          <w:lang w:val="en-GB"/>
        </w:rPr>
      </w:pPr>
      <w:r w:rsidRPr="00D822A3">
        <w:rPr>
          <w:highlight w:val="white"/>
          <w:lang w:val="en-GB"/>
        </w:rPr>
        <w:t xml:space="preserve">      }</w:t>
      </w:r>
    </w:p>
    <w:p w14:paraId="21D878DC" w14:textId="77777777" w:rsidR="00C953A1" w:rsidRPr="00D822A3" w:rsidRDefault="00C953A1" w:rsidP="00941019">
      <w:pPr>
        <w:pStyle w:val="Code"/>
        <w:rPr>
          <w:highlight w:val="white"/>
          <w:lang w:val="en-GB"/>
        </w:rPr>
      </w:pPr>
      <w:r w:rsidRPr="00D822A3">
        <w:rPr>
          <w:highlight w:val="white"/>
          <w:lang w:val="en-GB"/>
        </w:rPr>
        <w:t xml:space="preserve">      else {</w:t>
      </w:r>
    </w:p>
    <w:p w14:paraId="08A16173" w14:textId="77777777" w:rsidR="00C953A1" w:rsidRPr="00D822A3" w:rsidRDefault="00C953A1" w:rsidP="00941019">
      <w:pPr>
        <w:pStyle w:val="Code"/>
        <w:rPr>
          <w:highlight w:val="white"/>
          <w:lang w:val="en-GB"/>
        </w:rPr>
      </w:pPr>
      <w:r w:rsidRPr="00D822A3">
        <w:rPr>
          <w:highlight w:val="white"/>
          <w:lang w:val="en-GB"/>
        </w:rPr>
        <w:t xml:space="preserve">        SetReturnValue(middleCode);</w:t>
      </w:r>
    </w:p>
    <w:p w14:paraId="32241DDE"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2E9AA41E" w14:textId="77777777" w:rsidR="00C953A1" w:rsidRPr="00D822A3" w:rsidRDefault="00C953A1" w:rsidP="00941019">
      <w:pPr>
        <w:pStyle w:val="Code"/>
        <w:rPr>
          <w:highlight w:val="white"/>
          <w:lang w:val="en-GB"/>
        </w:rPr>
      </w:pPr>
      <w:r w:rsidRPr="00D822A3">
        <w:rPr>
          <w:highlight w:val="white"/>
          <w:lang w:val="en-GB"/>
        </w:rPr>
        <w:t xml:space="preserve">        Return();</w:t>
      </w:r>
    </w:p>
    <w:p w14:paraId="7D96DDE6" w14:textId="77777777" w:rsidR="00C953A1" w:rsidRPr="00D822A3" w:rsidRDefault="00C953A1" w:rsidP="00941019">
      <w:pPr>
        <w:pStyle w:val="Code"/>
        <w:rPr>
          <w:highlight w:val="white"/>
          <w:lang w:val="en-GB"/>
        </w:rPr>
      </w:pPr>
      <w:r w:rsidRPr="00D822A3">
        <w:rPr>
          <w:highlight w:val="white"/>
          <w:lang w:val="en-GB"/>
        </w:rPr>
        <w:t xml:space="preserve">      }</w:t>
      </w:r>
    </w:p>
    <w:p w14:paraId="1FCBB9F1" w14:textId="77777777" w:rsidR="00C953A1" w:rsidRPr="00D822A3" w:rsidRDefault="00C953A1" w:rsidP="00941019">
      <w:pPr>
        <w:pStyle w:val="Code"/>
        <w:rPr>
          <w:highlight w:val="white"/>
          <w:lang w:val="en-GB"/>
        </w:rPr>
      </w:pPr>
      <w:r w:rsidRPr="00D822A3">
        <w:rPr>
          <w:highlight w:val="white"/>
          <w:lang w:val="en-GB"/>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w:t>
      </w:r>
      <w:proofErr w:type="gramStart"/>
      <w:r w:rsidR="00831E92" w:rsidRPr="00D822A3">
        <w:rPr>
          <w:highlight w:val="white"/>
          <w:lang w:val="en-GB"/>
        </w:rPr>
        <w:t>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w:t>
      </w:r>
      <w:proofErr w:type="gramEnd"/>
      <w:r w:rsidR="00E7704A" w:rsidRPr="00D822A3">
        <w:rPr>
          <w:highlight w:val="white"/>
          <w:lang w:val="en-GB"/>
        </w:rPr>
        <w:t xml:space="preserv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w:t>
      </w:r>
      <w:proofErr w:type="gramStart"/>
      <w:r w:rsidR="00EB7F51" w:rsidRPr="00D822A3">
        <w:rPr>
          <w:highlight w:val="white"/>
          <w:lang w:val="en-GB"/>
        </w:rPr>
        <w:t>have to</w:t>
      </w:r>
      <w:proofErr w:type="gramEnd"/>
      <w:r w:rsidR="00EB7F51" w:rsidRPr="00D822A3">
        <w:rPr>
          <w:highlight w:val="white"/>
          <w:lang w:val="en-GB"/>
        </w:rPr>
        <w:t xml:space="preserve">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lastRenderedPageBreak/>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lastRenderedPageBreak/>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5" w:name="_Toc54625124"/>
      <w:r w:rsidRPr="00D822A3">
        <w:rPr>
          <w:highlight w:val="white"/>
          <w:lang w:val="en-GB"/>
        </w:rPr>
        <w:t>Load and Inspect Registers</w:t>
      </w:r>
      <w:bookmarkEnd w:id="42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lastRenderedPageBreak/>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6" w:name="_Toc54625125"/>
      <w:r w:rsidRPr="00D822A3">
        <w:rPr>
          <w:highlight w:val="white"/>
          <w:lang w:val="en-GB"/>
        </w:rPr>
        <w:t>Initialization</w:t>
      </w:r>
      <w:bookmarkEnd w:id="42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lastRenderedPageBreak/>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7" w:name="_Toc54625126"/>
      <w:r w:rsidRPr="00D822A3">
        <w:rPr>
          <w:highlight w:val="white"/>
          <w:lang w:val="en-GB"/>
        </w:rPr>
        <w:t>Integral Multipl</w:t>
      </w:r>
      <w:r w:rsidR="00285456" w:rsidRPr="00D822A3">
        <w:rPr>
          <w:highlight w:val="white"/>
          <w:lang w:val="en-GB"/>
        </w:rPr>
        <w:t>i</w:t>
      </w:r>
      <w:r w:rsidRPr="00D822A3">
        <w:rPr>
          <w:highlight w:val="white"/>
          <w:lang w:val="en-GB"/>
        </w:rPr>
        <w:t>cation, Division, and Modulo</w:t>
      </w:r>
      <w:bookmarkEnd w:id="42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 xml:space="preserve">integral </w:t>
      </w:r>
      <w:proofErr w:type="gramStart"/>
      <w:r w:rsidR="009E53E4" w:rsidRPr="00D822A3">
        <w:rPr>
          <w:highlight w:val="white"/>
          <w:lang w:val="en-GB"/>
        </w:rPr>
        <w:t>operators</w:t>
      </w:r>
      <w:proofErr w:type="gramEnd"/>
      <w:r w:rsidR="009E53E4" w:rsidRPr="00D822A3">
        <w:rPr>
          <w:highlight w:val="white"/>
          <w:lang w:val="en-GB"/>
        </w:rPr>
        <w:t xml:space="preserve">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 xml:space="preserve">integral operations, we cannot give an integer value directly. Instead, we </w:t>
      </w:r>
      <w:proofErr w:type="gramStart"/>
      <w:r w:rsidR="0011692D" w:rsidRPr="00D822A3">
        <w:rPr>
          <w:highlight w:val="white"/>
          <w:lang w:val="en-GB"/>
        </w:rPr>
        <w:t>have to</w:t>
      </w:r>
      <w:proofErr w:type="gramEnd"/>
      <w:r w:rsidR="0011692D" w:rsidRPr="00D822A3">
        <w:rPr>
          <w:highlight w:val="white"/>
          <w:lang w:val="en-GB"/>
        </w:rPr>
        <w:t xml:space="preserve">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lastRenderedPageBreak/>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xml:space="preserve">, </w:t>
      </w:r>
      <w:proofErr w:type="gramStart"/>
      <w:r w:rsidR="00871B84" w:rsidRPr="00D822A3">
        <w:rPr>
          <w:highlight w:val="white"/>
          <w:lang w:val="en-GB"/>
        </w:rPr>
        <w:t>in order to</w:t>
      </w:r>
      <w:proofErr w:type="gramEnd"/>
      <w:r w:rsidR="00871B84" w:rsidRPr="00D822A3">
        <w:rPr>
          <w:highlight w:val="white"/>
          <w:lang w:val="en-GB"/>
        </w:rPr>
        <w:t xml:space="preserve">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8" w:name="_Toc54625127"/>
      <w:r w:rsidRPr="00D822A3">
        <w:rPr>
          <w:highlight w:val="white"/>
          <w:lang w:val="en-GB"/>
        </w:rPr>
        <w:lastRenderedPageBreak/>
        <w:t>Integral Assignment and Parameters</w:t>
      </w:r>
      <w:bookmarkEnd w:id="42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 xml:space="preserve">If the result symbol is temporary and its address symbol is null, we are facing the assignment of a conditional expression. The only other cases when a temporary symbol is assigned is in case of a </w:t>
      </w:r>
      <w:proofErr w:type="spellStart"/>
      <w:r w:rsidRPr="00D822A3">
        <w:rPr>
          <w:highlight w:val="white"/>
          <w:lang w:val="en-GB"/>
        </w:rPr>
        <w:t>dereferred</w:t>
      </w:r>
      <w:proofErr w:type="spellEnd"/>
      <w:r w:rsidRPr="00D822A3">
        <w:rPr>
          <w:highlight w:val="white"/>
          <w:lang w:val="en-GB"/>
        </w:rPr>
        <w:t>, index, or arrow expression. However, in those cases, the address symbol is not null.</w:t>
      </w:r>
    </w:p>
    <w:p w14:paraId="44D82F5D" w14:textId="218EAD6E" w:rsidR="007D3487" w:rsidRPr="00D822A3" w:rsidRDefault="007D3487" w:rsidP="007D3487">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349DE072" w14:textId="77777777" w:rsidR="007D3487" w:rsidRPr="00D822A3" w:rsidRDefault="007D3487" w:rsidP="007D3487">
      <w:pPr>
        <w:pStyle w:val="Code"/>
        <w:rPr>
          <w:highlight w:val="white"/>
          <w:lang w:val="en-GB"/>
        </w:rPr>
      </w:pPr>
      <w:r w:rsidRPr="00D822A3">
        <w:rPr>
          <w:highlight w:val="white"/>
          <w:lang w:val="en-GB"/>
        </w:rPr>
        <w:t xml:space="preserve">        Assert.ErrorXXX(resultSymbol.AddressSymbol == null);</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D822A3" w:rsidRDefault="002F73EF" w:rsidP="002F73EF">
      <w:pPr>
        <w:pStyle w:val="Code"/>
        <w:rPr>
          <w:highlight w:val="white"/>
          <w:lang w:val="en-GB"/>
        </w:rPr>
      </w:pPr>
      <w:r w:rsidRPr="00D822A3">
        <w:rPr>
          <w:highlight w:val="white"/>
          <w:lang w:val="en-GB"/>
        </w:rPr>
        <w:t xml:space="preserve">        if (assignTrack != null) {</w:t>
      </w:r>
    </w:p>
    <w:p w14:paraId="1AF7AC5D"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A9C2615" w14:textId="77777777" w:rsidR="002F73EF" w:rsidRPr="00D822A3" w:rsidRDefault="002F73EF" w:rsidP="002F73EF">
      <w:pPr>
        <w:pStyle w:val="Code"/>
        <w:rPr>
          <w:highlight w:val="white"/>
          <w:lang w:val="en-GB"/>
        </w:rPr>
      </w:pPr>
      <w:r w:rsidRPr="00D822A3">
        <w:rPr>
          <w:highlight w:val="white"/>
          <w:lang w:val="en-GB"/>
        </w:rPr>
        <w:t xml:space="preserve">            resultTrack.Replace(m_assemblyCodeList, assignTrack);</w:t>
      </w:r>
    </w:p>
    <w:p w14:paraId="436DB33E" w14:textId="77777777" w:rsidR="002F73EF" w:rsidRPr="00D822A3" w:rsidRDefault="002F73EF" w:rsidP="002F73EF">
      <w:pPr>
        <w:pStyle w:val="Code"/>
        <w:rPr>
          <w:highlight w:val="white"/>
          <w:lang w:val="en-GB"/>
        </w:rPr>
      </w:pPr>
      <w:r w:rsidRPr="00D822A3">
        <w:rPr>
          <w:highlight w:val="white"/>
          <w:lang w:val="en-GB"/>
        </w:rPr>
        <w:t xml:space="preserve">          }</w:t>
      </w:r>
    </w:p>
    <w:p w14:paraId="62823387" w14:textId="77777777" w:rsidR="002F73EF" w:rsidRPr="00D822A3" w:rsidRDefault="002F73EF" w:rsidP="002F73EF">
      <w:pPr>
        <w:pStyle w:val="Code"/>
        <w:rPr>
          <w:highlight w:val="white"/>
          <w:lang w:val="en-GB"/>
        </w:rPr>
      </w:pPr>
    </w:p>
    <w:p w14:paraId="37FFB25C" w14:textId="77777777" w:rsidR="002F73EF" w:rsidRPr="00D822A3" w:rsidRDefault="002F73EF" w:rsidP="002F73EF">
      <w:pPr>
        <w:pStyle w:val="Code"/>
        <w:rPr>
          <w:highlight w:val="white"/>
          <w:lang w:val="en-GB"/>
        </w:rPr>
      </w:pPr>
      <w:r w:rsidRPr="00D822A3">
        <w:rPr>
          <w:highlight w:val="white"/>
          <w:lang w:val="en-GB"/>
        </w:rPr>
        <w:t xml:space="preserve">          m_trackMap[resultSymbol] = assignTrack;</w:t>
      </w:r>
    </w:p>
    <w:p w14:paraId="676A57F9" w14:textId="77777777" w:rsidR="002F73EF" w:rsidRPr="00D822A3" w:rsidRDefault="002F73EF" w:rsidP="002F73EF">
      <w:pPr>
        <w:pStyle w:val="Code"/>
        <w:rPr>
          <w:highlight w:val="white"/>
          <w:lang w:val="en-GB"/>
        </w:rPr>
      </w:pPr>
      <w:r w:rsidRPr="00D822A3">
        <w:rPr>
          <w:highlight w:val="white"/>
          <w:lang w:val="en-GB"/>
        </w:rPr>
        <w:t xml:space="preserve">          m_trackMap.Remove(assignSymbol);</w:t>
      </w:r>
    </w:p>
    <w:p w14:paraId="75BDE284" w14:textId="77777777" w:rsidR="002F73EF" w:rsidRPr="00D822A3" w:rsidRDefault="002F73EF" w:rsidP="002F73EF">
      <w:pPr>
        <w:pStyle w:val="Code"/>
        <w:rPr>
          <w:highlight w:val="white"/>
          <w:lang w:val="en-GB"/>
        </w:rPr>
      </w:pPr>
      <w:r w:rsidRPr="00D822A3">
        <w:rPr>
          <w:highlight w:val="white"/>
          <w:lang w:val="en-GB"/>
        </w:rPr>
        <w:t xml:space="preserve">        }</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1176E2E8" w14:textId="77777777" w:rsidR="002F73EF" w:rsidRPr="00D822A3" w:rsidRDefault="002F73EF" w:rsidP="002F73EF">
      <w:pPr>
        <w:pStyle w:val="Code"/>
        <w:rPr>
          <w:highlight w:val="white"/>
          <w:lang w:val="en-GB"/>
        </w:rPr>
      </w:pPr>
      <w:r w:rsidRPr="00D822A3">
        <w:rPr>
          <w:highlight w:val="white"/>
          <w:lang w:val="en-GB"/>
        </w:rPr>
        <w:t xml:space="preserve">        else {</w:t>
      </w:r>
    </w:p>
    <w:p w14:paraId="18EBA52B"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32C0FA8" w14:textId="77777777" w:rsidR="002F73EF" w:rsidRPr="00D822A3" w:rsidRDefault="002F73EF" w:rsidP="002F73EF">
      <w:pPr>
        <w:pStyle w:val="Code"/>
        <w:rPr>
          <w:highlight w:val="white"/>
          <w:lang w:val="en-GB"/>
        </w:rPr>
      </w:pPr>
      <w:r w:rsidRPr="00D822A3">
        <w:rPr>
          <w:highlight w:val="white"/>
          <w:lang w:val="en-GB"/>
        </w:rPr>
        <w:lastRenderedPageBreak/>
        <w:t xml:space="preserve">            resultTrack = new Track(resultSymbol);</w:t>
      </w:r>
    </w:p>
    <w:p w14:paraId="6C6159E0" w14:textId="77777777" w:rsidR="002F73EF" w:rsidRPr="00D822A3" w:rsidRDefault="002F73EF" w:rsidP="002F73EF">
      <w:pPr>
        <w:pStyle w:val="Code"/>
        <w:rPr>
          <w:highlight w:val="white"/>
          <w:lang w:val="en-GB"/>
        </w:rPr>
      </w:pPr>
      <w:r w:rsidRPr="00D822A3">
        <w:rPr>
          <w:highlight w:val="white"/>
          <w:lang w:val="en-GB"/>
        </w:rPr>
        <w:t xml:space="preserve">            m_trackMap.Add(resultSymbol, resultTrack);</w:t>
      </w:r>
    </w:p>
    <w:p w14:paraId="6DC1C8E7" w14:textId="77777777" w:rsidR="002F73EF" w:rsidRPr="00D822A3" w:rsidRDefault="002F73EF" w:rsidP="002F73EF">
      <w:pPr>
        <w:pStyle w:val="Code"/>
        <w:rPr>
          <w:highlight w:val="white"/>
          <w:lang w:val="en-GB"/>
        </w:rPr>
      </w:pPr>
      <w:r w:rsidRPr="00D822A3">
        <w:rPr>
          <w:highlight w:val="white"/>
          <w:lang w:val="en-GB"/>
        </w:rPr>
        <w:t xml:space="preserve">          }</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01D0EE53" w14:textId="77777777" w:rsidR="002F73EF" w:rsidRPr="00D822A3" w:rsidRDefault="002F73EF" w:rsidP="002F73EF">
      <w:pPr>
        <w:pStyle w:val="Code"/>
        <w:rPr>
          <w:highlight w:val="white"/>
          <w:lang w:val="en-GB"/>
        </w:rPr>
      </w:pPr>
      <w:r w:rsidRPr="00D822A3">
        <w:rPr>
          <w:highlight w:val="white"/>
          <w:lang w:val="en-GB"/>
        </w:rPr>
        <w:t xml:space="preserve">          if (assignSymbol.Value is BigInteger) {</w:t>
      </w:r>
    </w:p>
    <w:p w14:paraId="475395F5"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6CACAD7F" w14:textId="77777777" w:rsidR="002F73EF" w:rsidRPr="00D822A3" w:rsidRDefault="002F73EF" w:rsidP="002F73EF">
      <w:pPr>
        <w:pStyle w:val="Code"/>
        <w:rPr>
          <w:highlight w:val="white"/>
          <w:lang w:val="en-GB"/>
        </w:rPr>
      </w:pPr>
      <w:r w:rsidRPr="00D822A3">
        <w:rPr>
          <w:highlight w:val="white"/>
          <w:lang w:val="en-GB"/>
        </w:rPr>
        <w:t xml:space="preserve">                            assignSymbol.Value);</w:t>
      </w:r>
    </w:p>
    <w:p w14:paraId="3788DBA5" w14:textId="77777777" w:rsidR="002F73EF" w:rsidRPr="00D822A3" w:rsidRDefault="002F73EF" w:rsidP="002F73EF">
      <w:pPr>
        <w:pStyle w:val="Code"/>
        <w:rPr>
          <w:highlight w:val="white"/>
          <w:lang w:val="en-GB"/>
        </w:rPr>
      </w:pPr>
      <w:r w:rsidRPr="00D822A3">
        <w:rPr>
          <w:highlight w:val="white"/>
          <w:lang w:val="en-GB"/>
        </w:rPr>
        <w:t xml:space="preserve">          }</w:t>
      </w:r>
    </w:p>
    <w:p w14:paraId="185F222F" w14:textId="77777777" w:rsidR="002F73EF" w:rsidRPr="00D822A3" w:rsidRDefault="002F73EF" w:rsidP="002F73EF">
      <w:pPr>
        <w:rPr>
          <w:highlight w:val="white"/>
          <w:lang w:val="en-GB"/>
        </w:rPr>
      </w:pPr>
      <w:r w:rsidRPr="00D822A3">
        <w:rPr>
          <w:highlight w:val="white"/>
          <w:lang w:val="en-GB"/>
        </w:rPr>
        <w:t xml:space="preserve">If the assign symbol is an array, function, string, or static address, we move its address rather than </w:t>
      </w:r>
      <w:proofErr w:type="spellStart"/>
      <w:r w:rsidRPr="00D822A3">
        <w:rPr>
          <w:highlight w:val="white"/>
          <w:lang w:val="en-GB"/>
        </w:rPr>
        <w:t>ist</w:t>
      </w:r>
      <w:proofErr w:type="spellEnd"/>
      <w:r w:rsidRPr="00D822A3">
        <w:rPr>
          <w:highlight w:val="white"/>
          <w:lang w:val="en-GB"/>
        </w:rPr>
        <w:t xml:space="preserve"> value into the register.</w:t>
      </w:r>
    </w:p>
    <w:p w14:paraId="14AF255E" w14:textId="77777777" w:rsidR="002F73EF" w:rsidRPr="00D822A3" w:rsidRDefault="002F73EF" w:rsidP="002F73EF">
      <w:pPr>
        <w:pStyle w:val="Code"/>
        <w:rPr>
          <w:highlight w:val="white"/>
          <w:lang w:val="en-GB"/>
        </w:rPr>
      </w:pPr>
      <w:r w:rsidRPr="00D822A3">
        <w:rPr>
          <w:highlight w:val="white"/>
          <w:lang w:val="en-GB"/>
        </w:rPr>
        <w:t xml:space="preserve">          else if (assignSymbol.Type.IsArrayFunctionOrString() ||</w:t>
      </w:r>
    </w:p>
    <w:p w14:paraId="1E3934C8" w14:textId="77777777" w:rsidR="002F73EF" w:rsidRPr="00D822A3" w:rsidRDefault="002F73EF" w:rsidP="002F73EF">
      <w:pPr>
        <w:pStyle w:val="Code"/>
        <w:rPr>
          <w:highlight w:val="white"/>
          <w:lang w:val="en-GB"/>
        </w:rPr>
      </w:pPr>
      <w:r w:rsidRPr="00D822A3">
        <w:rPr>
          <w:highlight w:val="white"/>
          <w:lang w:val="en-GB"/>
        </w:rPr>
        <w:t xml:space="preserve">                   (assignSymbol.Value is StaticAddress)) {</w:t>
      </w:r>
    </w:p>
    <w:p w14:paraId="13AAA7E3"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4F77108" w14:textId="77777777" w:rsidR="002F73EF" w:rsidRPr="00D822A3" w:rsidRDefault="002F73EF" w:rsidP="002F73EF">
      <w:pPr>
        <w:pStyle w:val="Code"/>
        <w:rPr>
          <w:highlight w:val="white"/>
          <w:lang w:val="en-GB"/>
        </w:rPr>
      </w:pPr>
      <w:r w:rsidRPr="00D822A3">
        <w:rPr>
          <w:highlight w:val="white"/>
          <w:lang w:val="en-GB"/>
        </w:rPr>
        <w:t xml:space="preserve">                            Base(assignSymbol));</w:t>
      </w:r>
    </w:p>
    <w:p w14:paraId="73B7F0E8" w14:textId="77777777" w:rsidR="002F73EF" w:rsidRPr="00D822A3" w:rsidRDefault="002F73EF" w:rsidP="002F73EF">
      <w:pPr>
        <w:pStyle w:val="Code"/>
        <w:rPr>
          <w:highlight w:val="white"/>
          <w:lang w:val="en-GB"/>
        </w:rPr>
      </w:pPr>
    </w:p>
    <w:p w14:paraId="72A1EC8A" w14:textId="77777777" w:rsidR="002F73EF" w:rsidRPr="00D822A3" w:rsidRDefault="002F73EF" w:rsidP="002F73EF">
      <w:pPr>
        <w:pStyle w:val="Code"/>
        <w:rPr>
          <w:highlight w:val="white"/>
          <w:lang w:val="en-GB"/>
        </w:rPr>
      </w:pPr>
      <w:r w:rsidRPr="00D822A3">
        <w:rPr>
          <w:highlight w:val="white"/>
          <w:lang w:val="en-GB"/>
        </w:rPr>
        <w:t xml:space="preserve">            int offset = Offset(assignSymbol);</w:t>
      </w:r>
    </w:p>
    <w:p w14:paraId="48FC5881" w14:textId="77777777" w:rsidR="002F73EF" w:rsidRPr="00D822A3" w:rsidRDefault="002F73EF" w:rsidP="002F73EF">
      <w:pPr>
        <w:pStyle w:val="Code"/>
        <w:rPr>
          <w:highlight w:val="white"/>
          <w:lang w:val="en-GB"/>
        </w:rPr>
      </w:pPr>
      <w:r w:rsidRPr="00D822A3">
        <w:rPr>
          <w:highlight w:val="white"/>
          <w:lang w:val="en-GB"/>
        </w:rPr>
        <w:t xml:space="preserve">            if (offset != 0) {</w:t>
      </w:r>
    </w:p>
    <w:p w14:paraId="13DC15C6"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resultTrack,</w:t>
      </w:r>
    </w:p>
    <w:p w14:paraId="7D3BF649" w14:textId="77777777" w:rsidR="002F73EF" w:rsidRPr="00D822A3" w:rsidRDefault="002F73EF" w:rsidP="002F73EF">
      <w:pPr>
        <w:pStyle w:val="Code"/>
        <w:rPr>
          <w:highlight w:val="white"/>
          <w:lang w:val="en-GB"/>
        </w:rPr>
      </w:pPr>
      <w:r w:rsidRPr="00D822A3">
        <w:rPr>
          <w:highlight w:val="white"/>
          <w:lang w:val="en-GB"/>
        </w:rPr>
        <w:t xml:space="preserve">                              (BigInteger) offset);</w:t>
      </w:r>
    </w:p>
    <w:p w14:paraId="006458EB" w14:textId="77777777" w:rsidR="002F73EF" w:rsidRPr="00D822A3" w:rsidRDefault="002F73EF" w:rsidP="002F73EF">
      <w:pPr>
        <w:pStyle w:val="Code"/>
        <w:rPr>
          <w:highlight w:val="white"/>
          <w:lang w:val="en-GB"/>
        </w:rPr>
      </w:pPr>
      <w:r w:rsidRPr="00D822A3">
        <w:rPr>
          <w:highlight w:val="white"/>
          <w:lang w:val="en-GB"/>
        </w:rPr>
        <w:t xml:space="preserve">            }</w:t>
      </w:r>
    </w:p>
    <w:p w14:paraId="24B3CF5E" w14:textId="77777777" w:rsidR="002F73EF" w:rsidRPr="00D822A3" w:rsidRDefault="002F73EF" w:rsidP="002F73EF">
      <w:pPr>
        <w:pStyle w:val="Code"/>
        <w:rPr>
          <w:highlight w:val="white"/>
          <w:lang w:val="en-GB"/>
        </w:rPr>
      </w:pPr>
      <w:r w:rsidRPr="00D822A3">
        <w:rPr>
          <w:highlight w:val="white"/>
          <w:lang w:val="en-GB"/>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72EF6110" w14:textId="77777777" w:rsidR="002F73EF" w:rsidRPr="00D822A3" w:rsidRDefault="002F73EF" w:rsidP="002F73EF">
      <w:pPr>
        <w:pStyle w:val="Code"/>
        <w:rPr>
          <w:highlight w:val="white"/>
          <w:lang w:val="en-GB"/>
        </w:rPr>
      </w:pPr>
      <w:r w:rsidRPr="00D822A3">
        <w:rPr>
          <w:highlight w:val="white"/>
          <w:lang w:val="en-GB"/>
        </w:rPr>
        <w:t xml:space="preserve">          else {</w:t>
      </w:r>
    </w:p>
    <w:p w14:paraId="646BA449"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08A7FEE" w14:textId="77777777" w:rsidR="002F73EF" w:rsidRPr="00D822A3" w:rsidRDefault="002F73EF" w:rsidP="002F73EF">
      <w:pPr>
        <w:pStyle w:val="Code"/>
        <w:rPr>
          <w:highlight w:val="white"/>
          <w:lang w:val="en-GB"/>
        </w:rPr>
      </w:pPr>
      <w:r w:rsidRPr="00D822A3">
        <w:rPr>
          <w:highlight w:val="white"/>
          <w:lang w:val="en-GB"/>
        </w:rPr>
        <w:t xml:space="preserve">                            Base(assignSymbol), Offset(assignSymbol));</w:t>
      </w:r>
    </w:p>
    <w:p w14:paraId="2C5A8728" w14:textId="77777777" w:rsidR="002F73EF" w:rsidRPr="00D822A3" w:rsidRDefault="002F73EF" w:rsidP="002F73EF">
      <w:pPr>
        <w:pStyle w:val="Code"/>
        <w:rPr>
          <w:highlight w:val="white"/>
          <w:lang w:val="en-GB"/>
        </w:rPr>
      </w:pPr>
      <w:r w:rsidRPr="00D822A3">
        <w:rPr>
          <w:highlight w:val="white"/>
          <w:lang w:val="en-GB"/>
        </w:rPr>
        <w:t xml:space="preserve">          }</w:t>
      </w:r>
    </w:p>
    <w:p w14:paraId="27FFDE21" w14:textId="77777777" w:rsidR="002F73EF" w:rsidRPr="00D822A3" w:rsidRDefault="002F73EF" w:rsidP="002F73EF">
      <w:pPr>
        <w:pStyle w:val="Code"/>
        <w:rPr>
          <w:highlight w:val="white"/>
          <w:lang w:val="en-GB"/>
        </w:rPr>
      </w:pPr>
      <w:r w:rsidRPr="00D822A3">
        <w:rPr>
          <w:highlight w:val="white"/>
          <w:lang w:val="en-GB"/>
        </w:rPr>
        <w:t xml:space="preserve">        }</w:t>
      </w:r>
    </w:p>
    <w:p w14:paraId="1DF94E3D" w14:textId="77777777" w:rsidR="002F73EF" w:rsidRPr="00D822A3" w:rsidRDefault="002F73EF" w:rsidP="002F73EF">
      <w:pPr>
        <w:pStyle w:val="Code"/>
        <w:rPr>
          <w:highlight w:val="white"/>
          <w:lang w:val="en-GB"/>
        </w:rPr>
      </w:pPr>
      <w:r w:rsidRPr="00D822A3">
        <w:rPr>
          <w:highlight w:val="white"/>
          <w:lang w:val="en-GB"/>
        </w:rPr>
        <w:t xml:space="preserve">      }</w:t>
      </w:r>
    </w:p>
    <w:p w14:paraId="003B411F" w14:textId="77777777" w:rsidR="002F73EF" w:rsidRPr="00D822A3" w:rsidRDefault="002F73EF" w:rsidP="002F73EF">
      <w:pPr>
        <w:pStyle w:val="Code"/>
        <w:rPr>
          <w:highlight w:val="white"/>
          <w:lang w:val="en-GB"/>
        </w:rPr>
      </w:pPr>
      <w:r w:rsidRPr="00D822A3">
        <w:rPr>
          <w:highlight w:val="white"/>
          <w:lang w:val="en-GB"/>
        </w:rPr>
        <w:t xml:space="preserve">      else {</w:t>
      </w:r>
    </w:p>
    <w:p w14:paraId="7C3DF642" w14:textId="77777777" w:rsidR="002F73EF" w:rsidRPr="00D822A3" w:rsidRDefault="002F73EF" w:rsidP="002F73EF">
      <w:pPr>
        <w:pStyle w:val="Code"/>
        <w:rPr>
          <w:highlight w:val="white"/>
          <w:lang w:val="en-GB"/>
        </w:rPr>
      </w:pPr>
      <w:r w:rsidRPr="00D822A3">
        <w:rPr>
          <w:highlight w:val="white"/>
          <w:lang w:val="en-GB"/>
        </w:rPr>
        <w:t xml:space="preserve">        IntegralBinary(MiddleOperator.Assign, resultSymbol,</w:t>
      </w:r>
    </w:p>
    <w:p w14:paraId="701D446D" w14:textId="77777777" w:rsidR="002F73EF" w:rsidRPr="00D822A3" w:rsidRDefault="002F73EF" w:rsidP="002F73EF">
      <w:pPr>
        <w:pStyle w:val="Code"/>
        <w:rPr>
          <w:highlight w:val="white"/>
          <w:lang w:val="en-GB"/>
        </w:rPr>
      </w:pPr>
      <w:r w:rsidRPr="00D822A3">
        <w:rPr>
          <w:highlight w:val="white"/>
          <w:lang w:val="en-GB"/>
        </w:rPr>
        <w:t xml:space="preserve">                       resultSymbol, assignSymbol);</w:t>
      </w:r>
    </w:p>
    <w:p w14:paraId="2DD6FAF7" w14:textId="77777777" w:rsidR="002F73EF" w:rsidRPr="00D822A3" w:rsidRDefault="002F73EF" w:rsidP="002F73EF">
      <w:pPr>
        <w:pStyle w:val="Code"/>
        <w:rPr>
          <w:highlight w:val="white"/>
          <w:lang w:val="en-GB"/>
        </w:rPr>
      </w:pPr>
      <w:r w:rsidRPr="00D822A3">
        <w:rPr>
          <w:highlight w:val="white"/>
          <w:lang w:val="en-GB"/>
        </w:rPr>
        <w:t xml:space="preserve">      }</w:t>
      </w:r>
    </w:p>
    <w:p w14:paraId="2B66A8D4" w14:textId="77777777" w:rsidR="002F73EF" w:rsidRPr="00D822A3" w:rsidRDefault="002F73EF" w:rsidP="002F73EF">
      <w:pPr>
        <w:pStyle w:val="Code"/>
        <w:rPr>
          <w:highlight w:val="white"/>
          <w:lang w:val="en-GB"/>
        </w:rPr>
      </w:pPr>
      <w:r w:rsidRPr="00D822A3">
        <w:rPr>
          <w:highlight w:val="white"/>
          <w:lang w:val="en-GB"/>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 xml:space="preserve">In case of an integer value, there is a special case due to technical limitations if the size is eight bytes. In that case we </w:t>
      </w:r>
      <w:proofErr w:type="gramStart"/>
      <w:r w:rsidRPr="00D822A3">
        <w:rPr>
          <w:highlight w:val="white"/>
          <w:lang w:val="en-GB"/>
        </w:rPr>
        <w:t>have to</w:t>
      </w:r>
      <w:proofErr w:type="gramEnd"/>
      <w:r w:rsidRPr="00D822A3">
        <w:rPr>
          <w:highlight w:val="white"/>
          <w:lang w:val="en-GB"/>
        </w:rPr>
        <w:t xml:space="preserve">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9" w:name="_Toc54625128"/>
      <w:r w:rsidRPr="00D822A3">
        <w:rPr>
          <w:highlight w:val="white"/>
          <w:lang w:val="en-GB"/>
        </w:rPr>
        <w:t>Unary Integral Operations</w:t>
      </w:r>
      <w:bookmarkEnd w:id="42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lastRenderedPageBreak/>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F047CE2" w14:textId="77777777" w:rsidR="00184AA8" w:rsidRPr="00D822A3" w:rsidRDefault="00184AA8" w:rsidP="00184AA8">
      <w:pPr>
        <w:pStyle w:val="Code"/>
        <w:rPr>
          <w:highlight w:val="white"/>
          <w:lang w:val="en-GB"/>
        </w:rPr>
      </w:pPr>
      <w:r w:rsidRPr="00D822A3">
        <w:rPr>
          <w:highlight w:val="white"/>
          <w:lang w:val="en-GB"/>
        </w:rPr>
        <w:t xml:space="preserve">      m_trackMap.TryGetValue(unarySymbol, out unaryTrack);</w:t>
      </w:r>
    </w:p>
    <w:p w14:paraId="7A37C1EA" w14:textId="77777777" w:rsidR="00184AA8" w:rsidRPr="00D822A3" w:rsidRDefault="00184AA8" w:rsidP="00184AA8">
      <w:pPr>
        <w:pStyle w:val="Code"/>
        <w:rPr>
          <w:highlight w:val="white"/>
          <w:lang w:val="en-GB"/>
        </w:rPr>
      </w:pP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603B5D67" w:rsidR="00184AA8" w:rsidRPr="00D822A3" w:rsidRDefault="00184AA8" w:rsidP="00184AA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7777777" w:rsidR="00184AA8" w:rsidRPr="00D822A3" w:rsidRDefault="00184AA8" w:rsidP="00184AA8">
      <w:pPr>
        <w:pStyle w:val="Code"/>
        <w:rPr>
          <w:highlight w:val="white"/>
          <w:lang w:val="en-GB"/>
        </w:rPr>
      </w:pPr>
      <w:r w:rsidRPr="00D822A3">
        <w:rPr>
          <w:highlight w:val="white"/>
          <w:lang w:val="en-GB"/>
        </w:rPr>
        <w:t xml:space="preserve">      }</w:t>
      </w:r>
    </w:p>
    <w:p w14:paraId="4E1E8DFB" w14:textId="77777777" w:rsidR="00184AA8" w:rsidRPr="00D822A3" w:rsidRDefault="00184AA8" w:rsidP="00184AA8">
      <w:pPr>
        <w:rPr>
          <w:highlight w:val="white"/>
          <w:lang w:val="en-GB"/>
        </w:rPr>
      </w:pPr>
      <w:r w:rsidRPr="00D822A3">
        <w:rPr>
          <w:highlight w:val="white"/>
          <w:lang w:val="en-GB"/>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0" w:name="_Toc54625129"/>
      <w:r w:rsidRPr="00D822A3">
        <w:rPr>
          <w:highlight w:val="white"/>
          <w:lang w:val="en-GB"/>
        </w:rPr>
        <w:t>Integral Binary</w:t>
      </w:r>
      <w:bookmarkEnd w:id="43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w:t>
      </w:r>
      <w:proofErr w:type="spellStart"/>
      <w:r w:rsidR="00CF52E0" w:rsidRPr="00D822A3">
        <w:rPr>
          <w:highlight w:val="white"/>
          <w:lang w:val="en-GB"/>
        </w:rPr>
        <w:t>xor</w:t>
      </w:r>
      <w:proofErr w:type="spellEnd"/>
      <w:r w:rsidR="00CF52E0" w:rsidRPr="00D822A3">
        <w:rPr>
          <w:highlight w:val="white"/>
          <w:lang w:val="en-GB"/>
        </w:rPr>
        <w:t xml:space="preserve">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lastRenderedPageBreak/>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proofErr w:type="gramStart"/>
      <w:r w:rsidRPr="00D822A3">
        <w:rPr>
          <w:highlight w:val="white"/>
          <w:lang w:val="en-GB"/>
        </w:rPr>
        <w:t>Generally speaking, we</w:t>
      </w:r>
      <w:proofErr w:type="gramEnd"/>
      <w:r w:rsidRPr="00D822A3">
        <w:rPr>
          <w:highlight w:val="white"/>
          <w:lang w:val="en-GB"/>
        </w:rPr>
        <w:t xml:space="preserv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w:t>
      </w:r>
      <w:proofErr w:type="gramStart"/>
      <w:r w:rsidR="00FC5873" w:rsidRPr="00D822A3">
        <w:rPr>
          <w:highlight w:val="white"/>
          <w:lang w:val="en-GB"/>
        </w:rPr>
        <w:t>have to</w:t>
      </w:r>
      <w:proofErr w:type="gramEnd"/>
      <w:r w:rsidR="00FC5873" w:rsidRPr="00D822A3">
        <w:rPr>
          <w:highlight w:val="white"/>
          <w:lang w:val="en-GB"/>
        </w:rPr>
        <w:t xml:space="preserve">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proofErr w:type="gramStart"/>
      <w:r w:rsidR="003F553D" w:rsidRPr="00D822A3">
        <w:rPr>
          <w:highlight w:val="white"/>
          <w:lang w:val="en-GB"/>
        </w:rPr>
        <w:t>with the exception of</w:t>
      </w:r>
      <w:proofErr w:type="gramEnd"/>
      <w:r w:rsidR="003F553D" w:rsidRPr="00D822A3">
        <w:rPr>
          <w:highlight w:val="white"/>
          <w:lang w:val="en-GB"/>
        </w:rPr>
        <w:t xml:space="preserve">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lastRenderedPageBreak/>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exceeding 31 bits. </w:t>
      </w:r>
      <w:proofErr w:type="gramStart"/>
      <w:r w:rsidR="00782546" w:rsidRPr="00D822A3">
        <w:rPr>
          <w:highlight w:val="white"/>
          <w:lang w:val="en-GB"/>
        </w:rPr>
        <w:t>With the exception of</w:t>
      </w:r>
      <w:proofErr w:type="gramEnd"/>
      <w:r w:rsidR="00782546" w:rsidRPr="00D822A3">
        <w:rPr>
          <w:highlight w:val="white"/>
          <w:lang w:val="en-GB"/>
        </w:rPr>
        <w:t xml:space="preserve">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proofErr w:type="spellStart"/>
      <w:r w:rsidR="00213C9A" w:rsidRPr="00D822A3">
        <w:rPr>
          <w:rStyle w:val="KeyWord0"/>
          <w:highlight w:val="white"/>
          <w:lang w:val="en-GB"/>
        </w:rPr>
        <w:t>leftTrack</w:t>
      </w:r>
      <w:proofErr w:type="spellEnd"/>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lastRenderedPageBreak/>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 xml:space="preserve">Then we need to </w:t>
      </w:r>
      <w:proofErr w:type="gramStart"/>
      <w:r w:rsidRPr="00D822A3">
        <w:rPr>
          <w:highlight w:val="white"/>
          <w:lang w:val="en-GB"/>
        </w:rPr>
        <w:t>look into</w:t>
      </w:r>
      <w:proofErr w:type="gramEnd"/>
      <w:r w:rsidRPr="00D822A3">
        <w:rPr>
          <w:highlight w:val="white"/>
          <w:lang w:val="en-GB"/>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w:t>
      </w:r>
      <w:proofErr w:type="gramStart"/>
      <w:r w:rsidRPr="00D822A3">
        <w:rPr>
          <w:highlight w:val="white"/>
          <w:lang w:val="en-GB"/>
        </w:rPr>
        <w:t>value</w:t>
      </w:r>
      <w:r w:rsidR="002F6651" w:rsidRPr="00D822A3">
        <w:rPr>
          <w:highlight w:val="white"/>
          <w:lang w:val="en-GB"/>
        </w:rPr>
        <w:t>, if</w:t>
      </w:r>
      <w:proofErr w:type="gramEnd"/>
      <w:r w:rsidR="002F6651" w:rsidRPr="00D822A3">
        <w:rPr>
          <w:highlight w:val="white"/>
          <w:lang w:val="en-GB"/>
        </w:rPr>
        <w:t xml:space="preserve">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lastRenderedPageBreak/>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31" w:name="_Toc54625130"/>
      <w:r w:rsidRPr="00D822A3">
        <w:rPr>
          <w:highlight w:val="white"/>
          <w:lang w:val="en-GB"/>
        </w:rPr>
        <w:t>Base and Offset</w:t>
      </w:r>
      <w:bookmarkEnd w:id="43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lastRenderedPageBreak/>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w:t>
      </w:r>
      <w:proofErr w:type="spellStart"/>
      <w:r w:rsidRPr="00D822A3">
        <w:rPr>
          <w:highlight w:val="white"/>
          <w:lang w:val="en-GB"/>
        </w:rPr>
        <w:t>dereferred</w:t>
      </w:r>
      <w:proofErr w:type="spellEnd"/>
      <w:r w:rsidRPr="00D822A3">
        <w:rPr>
          <w:highlight w:val="white"/>
          <w:lang w:val="en-GB"/>
        </w:rPr>
        <w:t xml:space="preserve">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2" w:name="_Toc54625131"/>
      <w:r w:rsidRPr="00D822A3">
        <w:rPr>
          <w:highlight w:val="white"/>
          <w:lang w:val="en-GB"/>
        </w:rPr>
        <w:lastRenderedPageBreak/>
        <w:t>Case</w:t>
      </w:r>
      <w:bookmarkEnd w:id="43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xml:space="preserve">, </w:t>
      </w:r>
      <w:proofErr w:type="gramStart"/>
      <w:r w:rsidR="00953190" w:rsidRPr="00D822A3">
        <w:rPr>
          <w:highlight w:val="white"/>
          <w:lang w:val="en-GB"/>
        </w:rPr>
        <w:t>in order to</w:t>
      </w:r>
      <w:proofErr w:type="gramEnd"/>
      <w:r w:rsidR="00953190" w:rsidRPr="00D822A3">
        <w:rPr>
          <w:highlight w:val="white"/>
          <w:lang w:val="en-GB"/>
        </w:rPr>
        <w:t xml:space="preserve">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xml:space="preserve">. We only remove the switch symbol from the track </w:t>
      </w:r>
      <w:proofErr w:type="gramStart"/>
      <w:r w:rsidRPr="00D822A3">
        <w:rPr>
          <w:highlight w:val="white"/>
          <w:lang w:val="en-GB"/>
        </w:rPr>
        <w:t>map</w:t>
      </w:r>
      <w:r w:rsidR="00B419FE" w:rsidRPr="00D822A3">
        <w:rPr>
          <w:highlight w:val="white"/>
          <w:lang w:val="en-GB"/>
        </w:rPr>
        <w:t>, since</w:t>
      </w:r>
      <w:proofErr w:type="gramEnd"/>
      <w:r w:rsidR="00B419FE" w:rsidRPr="00D822A3">
        <w:rPr>
          <w:highlight w:val="white"/>
          <w:lang w:val="en-GB"/>
        </w:rPr>
        <w:t xml:space="preserv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3" w:name="_Toc54625132"/>
      <w:r w:rsidRPr="00D822A3">
        <w:rPr>
          <w:highlight w:val="white"/>
          <w:lang w:val="en-GB"/>
        </w:rPr>
        <w:t>Address</w:t>
      </w:r>
      <w:bookmarkEnd w:id="43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w:t>
      </w:r>
      <w:proofErr w:type="gramStart"/>
      <w:r w:rsidR="00745599" w:rsidRPr="00D822A3">
        <w:rPr>
          <w:highlight w:val="white"/>
          <w:lang w:val="en-GB"/>
        </w:rPr>
        <w:t>actually quite</w:t>
      </w:r>
      <w:proofErr w:type="gramEnd"/>
      <w:r w:rsidR="00745599" w:rsidRPr="00D822A3">
        <w:rPr>
          <w:highlight w:val="white"/>
          <w:lang w:val="en-GB"/>
        </w:rPr>
        <w:t xml:space="preserv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w:t>
      </w:r>
      <w:proofErr w:type="spellStart"/>
      <w:r w:rsidRPr="00D822A3">
        <w:rPr>
          <w:highlight w:val="white"/>
          <w:lang w:val="en-GB"/>
        </w:rPr>
        <w:t>de</w:t>
      </w:r>
      <w:r w:rsidR="006114E0" w:rsidRPr="00D822A3">
        <w:rPr>
          <w:highlight w:val="white"/>
          <w:lang w:val="en-GB"/>
        </w:rPr>
        <w:t>refereeing</w:t>
      </w:r>
      <w:proofErr w:type="spellEnd"/>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w:t>
      </w:r>
      <w:proofErr w:type="gramStart"/>
      <w:r w:rsidR="006114E0" w:rsidRPr="00D822A3">
        <w:rPr>
          <w:highlight w:val="white"/>
          <w:lang w:val="en-GB"/>
        </w:rPr>
        <w:t>have to</w:t>
      </w:r>
      <w:proofErr w:type="gramEnd"/>
      <w:r w:rsidR="006114E0" w:rsidRPr="00D822A3">
        <w:rPr>
          <w:highlight w:val="white"/>
          <w:lang w:val="en-GB"/>
        </w:rPr>
        <w:t xml:space="preserve">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w:t>
      </w:r>
      <w:proofErr w:type="spellStart"/>
      <w:r w:rsidR="002200BD" w:rsidRPr="00D822A3">
        <w:rPr>
          <w:highlight w:val="white"/>
          <w:lang w:val="en-GB"/>
        </w:rPr>
        <w:t>derefereing</w:t>
      </w:r>
      <w:proofErr w:type="spellEnd"/>
      <w:r w:rsidR="002200BD" w:rsidRPr="00D822A3">
        <w:rPr>
          <w:highlight w:val="white"/>
          <w:lang w:val="en-GB"/>
        </w:rPr>
        <w:t xml:space="preserve">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lastRenderedPageBreak/>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4" w:name="_Toc54625133"/>
      <w:r w:rsidRPr="00D822A3">
        <w:rPr>
          <w:highlight w:val="white"/>
          <w:lang w:val="en-GB"/>
        </w:rPr>
        <w:t>Floating Binary</w:t>
      </w:r>
      <w:bookmarkEnd w:id="434"/>
    </w:p>
    <w:p w14:paraId="7862C5D9" w14:textId="6922FC87" w:rsidR="00673D57" w:rsidRPr="00D822A3" w:rsidRDefault="00673D57" w:rsidP="00673D5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proofErr w:type="gramStart"/>
      <w:r w:rsidR="00335270" w:rsidRPr="00D822A3">
        <w:rPr>
          <w:highlight w:val="white"/>
          <w:lang w:val="en-GB"/>
        </w:rPr>
        <w:t>more simple</w:t>
      </w:r>
      <w:proofErr w:type="gramEnd"/>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w:t>
      </w:r>
      <w:proofErr w:type="gramStart"/>
      <w:r w:rsidRPr="00D822A3">
        <w:rPr>
          <w:highlight w:val="white"/>
          <w:lang w:val="en-GB"/>
        </w:rPr>
        <w:t>symbol, since</w:t>
      </w:r>
      <w:proofErr w:type="gramEnd"/>
      <w:r w:rsidRPr="00D822A3">
        <w:rPr>
          <w:highlight w:val="white"/>
          <w:lang w:val="en-GB"/>
        </w:rPr>
        <w:t xml:space="preserv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5" w:name="_Toc54625134"/>
      <w:r w:rsidRPr="00D822A3">
        <w:rPr>
          <w:highlight w:val="white"/>
          <w:lang w:val="en-GB"/>
        </w:rPr>
        <w:lastRenderedPageBreak/>
        <w:t>Floating Relation</w:t>
      </w:r>
      <w:bookmarkEnd w:id="43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6" w:name="_Toc54625135"/>
      <w:r w:rsidRPr="00D822A3">
        <w:rPr>
          <w:highlight w:val="white"/>
          <w:lang w:val="en-GB"/>
        </w:rPr>
        <w:t>Floating Push and Pop</w:t>
      </w:r>
      <w:bookmarkEnd w:id="43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lastRenderedPageBreak/>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6CE29ADC" w:rsidR="008F2D38" w:rsidRPr="00D822A3" w:rsidRDefault="008F2D38" w:rsidP="008F2D3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 xml:space="preserve">loading the base address of the symbol to the integral storage. Then we add its </w:t>
      </w:r>
      <w:proofErr w:type="gramStart"/>
      <w:r w:rsidR="00631791" w:rsidRPr="00D822A3">
        <w:rPr>
          <w:highlight w:val="white"/>
          <w:lang w:val="en-GB"/>
        </w:rPr>
        <w:t>offset, unless</w:t>
      </w:r>
      <w:proofErr w:type="gramEnd"/>
      <w:r w:rsidR="00631791" w:rsidRPr="00D822A3">
        <w:rPr>
          <w:highlight w:val="white"/>
          <w:lang w:val="en-GB"/>
        </w:rPr>
        <w:t xml:space="preserve">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7D45BE8A" w:rsidR="00F8692E" w:rsidRPr="00D822A3" w:rsidRDefault="00F024B0" w:rsidP="00F024B0">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lastRenderedPageBreak/>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 xml:space="preserve">because we </w:t>
      </w:r>
      <w:proofErr w:type="gramStart"/>
      <w:r w:rsidR="009845E6" w:rsidRPr="00D822A3">
        <w:rPr>
          <w:highlight w:val="white"/>
          <w:lang w:val="en-GB"/>
        </w:rPr>
        <w:t>have to</w:t>
      </w:r>
      <w:proofErr w:type="gramEnd"/>
      <w:r w:rsidR="009845E6" w:rsidRPr="00D822A3">
        <w:rPr>
          <w:highlight w:val="white"/>
          <w:lang w:val="en-GB"/>
        </w:rPr>
        <w:t xml:space="preserve">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 xml:space="preserve">If the symbol is a temporary variable, we store </w:t>
      </w:r>
      <w:proofErr w:type="gramStart"/>
      <w:r w:rsidRPr="00D822A3">
        <w:rPr>
          <w:highlight w:val="white"/>
          <w:lang w:val="en-GB"/>
        </w:rPr>
        <w:t>it</w:t>
      </w:r>
      <w:r w:rsidR="004F2926" w:rsidRPr="00D822A3">
        <w:rPr>
          <w:highlight w:val="white"/>
          <w:lang w:val="en-GB"/>
        </w:rPr>
        <w:t>s</w:t>
      </w:r>
      <w:proofErr w:type="gramEnd"/>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lastRenderedPageBreak/>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7" w:name="_Toc54625136"/>
      <w:r w:rsidRPr="00D822A3">
        <w:rPr>
          <w:highlight w:val="white"/>
          <w:lang w:val="en-GB"/>
        </w:rPr>
        <w:t>Type Conversion</w:t>
      </w:r>
      <w:bookmarkEnd w:id="43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w:t>
      </w:r>
      <w:proofErr w:type="gramStart"/>
      <w:r w:rsidR="00B20D15" w:rsidRPr="00D822A3">
        <w:rPr>
          <w:highlight w:val="white"/>
          <w:lang w:val="en-GB"/>
        </w:rPr>
        <w:t>register, and</w:t>
      </w:r>
      <w:proofErr w:type="gramEnd"/>
      <w:r w:rsidR="00B20D15" w:rsidRPr="00D822A3">
        <w:rPr>
          <w:highlight w:val="white"/>
          <w:lang w:val="en-GB"/>
        </w:rPr>
        <w:t xml:space="preserve">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lastRenderedPageBreak/>
        <w:t xml:space="preserve">If both the source type and target type is signed, we need to preserve the signed status </w:t>
      </w:r>
      <w:proofErr w:type="spellStart"/>
      <w:r w:rsidRPr="00D822A3">
        <w:rPr>
          <w:highlight w:val="white"/>
          <w:lang w:val="en-GB"/>
        </w:rPr>
        <w:t>throught</w:t>
      </w:r>
      <w:proofErr w:type="spellEnd"/>
      <w:r w:rsidRPr="00D822A3">
        <w:rPr>
          <w:highlight w:val="white"/>
          <w:lang w:val="en-GB"/>
        </w:rPr>
        <w:t xml:space="preserve">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w:t>
      </w:r>
      <w:proofErr w:type="gramStart"/>
      <w:r w:rsidR="00116411" w:rsidRPr="00D822A3">
        <w:rPr>
          <w:highlight w:val="white"/>
          <w:lang w:val="en-GB"/>
        </w:rPr>
        <w:t>holds</w:t>
      </w:r>
      <w:proofErr w:type="gramEnd"/>
      <w:r w:rsidR="00116411" w:rsidRPr="00D822A3">
        <w:rPr>
          <w:highlight w:val="white"/>
          <w:lang w:val="en-GB"/>
        </w:rPr>
        <w:t xml:space="preserve">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8" w:name="_Toc54625137"/>
      <w:r w:rsidRPr="00D822A3">
        <w:rPr>
          <w:highlight w:val="white"/>
          <w:lang w:val="en-GB"/>
        </w:rPr>
        <w:t>Struct and Union</w:t>
      </w:r>
      <w:bookmarkEnd w:id="43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0FEF4A61" w14:textId="0F035CC4" w:rsidR="00655B7D" w:rsidRPr="00D822A3" w:rsidRDefault="00655B7D" w:rsidP="00655B7D">
      <w:pPr>
        <w:pStyle w:val="Code"/>
        <w:rPr>
          <w:highlight w:val="white"/>
          <w:lang w:val="en-GB"/>
        </w:rPr>
      </w:pPr>
      <w:r w:rsidRPr="00D822A3">
        <w:rPr>
          <w:highlight w:val="white"/>
          <w:lang w:val="en-GB"/>
        </w:rPr>
        <w:t xml:space="preserve">    public void StructUnionAssign(MiddleCode middleCode, int index) {</w:t>
      </w:r>
    </w:p>
    <w:p w14:paraId="6A052CA6"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638ECC19" w14:textId="77777777" w:rsidR="00655B7D" w:rsidRPr="00D822A3" w:rsidRDefault="00655B7D" w:rsidP="00655B7D">
      <w:pPr>
        <w:pStyle w:val="Code"/>
        <w:rPr>
          <w:highlight w:val="white"/>
          <w:lang w:val="en-GB"/>
        </w:rPr>
      </w:pPr>
      <w:r w:rsidRPr="00D822A3">
        <w:rPr>
          <w:highlight w:val="white"/>
          <w:lang w:val="en-GB"/>
        </w:rPr>
        <w:t xml:space="preserve">             sourceSymbol = (Symbol) middleCode[1];</w:t>
      </w:r>
    </w:p>
    <w:p w14:paraId="328D12E4"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691A7DE2" w14:textId="77777777" w:rsidR="00655B7D" w:rsidRPr="00D822A3" w:rsidRDefault="00655B7D" w:rsidP="00655B7D">
      <w:pPr>
        <w:pStyle w:val="Code"/>
        <w:rPr>
          <w:highlight w:val="white"/>
          <w:lang w:val="en-GB"/>
        </w:rPr>
      </w:pPr>
      <w:r w:rsidRPr="00D822A3">
        <w:rPr>
          <w:highlight w:val="white"/>
          <w:lang w:val="en-GB"/>
        </w:rPr>
        <w:t xml:space="preserve">            sourceAddressTrack = LoadAddressToRegister(sourceSymbol);</w:t>
      </w:r>
    </w:p>
    <w:p w14:paraId="41FB28A1"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B526F85" w14:textId="0DA0745B" w:rsidR="00655B7D" w:rsidRPr="00D822A3" w:rsidRDefault="00655B7D" w:rsidP="00655B7D">
      <w:pPr>
        <w:pStyle w:val="Code"/>
        <w:rPr>
          <w:highlight w:val="white"/>
          <w:lang w:val="en-GB"/>
        </w:rPr>
      </w:pPr>
      <w:r w:rsidRPr="00D822A3">
        <w:rPr>
          <w:highlight w:val="white"/>
          <w:lang w:val="en-GB"/>
        </w:rPr>
        <w:t xml:space="preserve">               </w:t>
      </w:r>
      <w:r w:rsidR="000E5B40" w:rsidRPr="00D822A3">
        <w:rPr>
          <w:highlight w:val="white"/>
          <w:lang w:val="en-GB"/>
        </w:rPr>
        <w:t xml:space="preserve"> </w:t>
      </w:r>
      <w:r w:rsidRPr="00D822A3">
        <w:rPr>
          <w:highlight w:val="white"/>
          <w:lang w:val="en-GB"/>
        </w:rPr>
        <w:t xml:space="preserve"> targetSymbol.Type.Size(), index);</w:t>
      </w:r>
    </w:p>
    <w:p w14:paraId="048D22A7" w14:textId="77777777" w:rsidR="00655B7D" w:rsidRPr="00D822A3" w:rsidRDefault="00655B7D" w:rsidP="00655B7D">
      <w:pPr>
        <w:pStyle w:val="Code"/>
        <w:rPr>
          <w:highlight w:val="white"/>
          <w:lang w:val="en-GB"/>
        </w:rPr>
      </w:pPr>
      <w:r w:rsidRPr="00D822A3">
        <w:rPr>
          <w:highlight w:val="white"/>
          <w:lang w:val="en-GB"/>
        </w:rPr>
        <w:lastRenderedPageBreak/>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404C459" w14:textId="77777777" w:rsidR="00655B7D" w:rsidRPr="00D822A3" w:rsidRDefault="00655B7D" w:rsidP="00655B7D">
      <w:pPr>
        <w:pStyle w:val="Code"/>
        <w:rPr>
          <w:highlight w:val="white"/>
          <w:lang w:val="en-GB"/>
        </w:rPr>
      </w:pPr>
      <w:r w:rsidRPr="00D822A3">
        <w:rPr>
          <w:highlight w:val="white"/>
          <w:lang w:val="en-GB"/>
        </w:rPr>
        <w:t xml:space="preserve">    public void StructUnionParameter(MiddleCode middleCode, int index) {</w:t>
      </w:r>
    </w:p>
    <w:p w14:paraId="35ED57A9" w14:textId="77777777" w:rsidR="00655B7D" w:rsidRPr="00D822A3" w:rsidRDefault="00655B7D" w:rsidP="00655B7D">
      <w:pPr>
        <w:pStyle w:val="Code"/>
        <w:rPr>
          <w:highlight w:val="white"/>
          <w:lang w:val="en-GB"/>
        </w:rPr>
      </w:pPr>
      <w:r w:rsidRPr="00D822A3">
        <w:rPr>
          <w:highlight w:val="white"/>
          <w:lang w:val="en-GB"/>
        </w:rPr>
        <w:t xml:space="preserve">      Symbol sourceSymbol = (Symbol) middleCode[1];</w:t>
      </w:r>
    </w:p>
    <w:p w14:paraId="6D48B340" w14:textId="77777777" w:rsidR="00655B7D" w:rsidRPr="00D822A3" w:rsidRDefault="00655B7D" w:rsidP="00655B7D">
      <w:pPr>
        <w:pStyle w:val="Code"/>
        <w:rPr>
          <w:highlight w:val="white"/>
          <w:lang w:val="en-GB"/>
        </w:rPr>
      </w:pPr>
      <w:r w:rsidRPr="00D822A3">
        <w:rPr>
          <w:highlight w:val="white"/>
          <w:lang w:val="en-GB"/>
        </w:rPr>
        <w:t xml:space="preserve">      Symbol targetSymbol = new Symbol(Type.PointerTypeX);</w:t>
      </w:r>
    </w:p>
    <w:p w14:paraId="4B404287" w14:textId="77777777" w:rsidR="00195B92" w:rsidRPr="00D822A3" w:rsidRDefault="00195B92" w:rsidP="00195B92">
      <w:pPr>
        <w:pStyle w:val="Code"/>
        <w:rPr>
          <w:highlight w:val="white"/>
          <w:lang w:val="en-GB"/>
        </w:rPr>
      </w:pPr>
      <w:r w:rsidRPr="00D822A3">
        <w:rPr>
          <w:highlight w:val="white"/>
          <w:lang w:val="en-GB"/>
        </w:rPr>
        <w:t xml:space="preserve">      int paramOffset = (int) middleCode[2];</w:t>
      </w:r>
    </w:p>
    <w:p w14:paraId="7B450D28" w14:textId="77777777" w:rsidR="00195B92" w:rsidRPr="00D822A3" w:rsidRDefault="00195B92" w:rsidP="00195B92">
      <w:pPr>
        <w:pStyle w:val="Code"/>
        <w:rPr>
          <w:highlight w:val="white"/>
          <w:lang w:val="en-GB"/>
        </w:rPr>
      </w:pPr>
      <w:r w:rsidRPr="00D822A3">
        <w:rPr>
          <w:highlight w:val="white"/>
          <w:lang w:val="en-GB"/>
        </w:rPr>
        <w:t xml:space="preserve">      targetSymbol.Offset = m_totalExtraSize + paramOffset;</w:t>
      </w:r>
    </w:p>
    <w:p w14:paraId="405AD998" w14:textId="77777777" w:rsidR="00655B7D" w:rsidRPr="00D822A3" w:rsidRDefault="00655B7D" w:rsidP="00655B7D">
      <w:pPr>
        <w:pStyle w:val="Code"/>
        <w:rPr>
          <w:highlight w:val="white"/>
          <w:lang w:val="en-GB"/>
        </w:rPr>
      </w:pPr>
      <w:r w:rsidRPr="00D822A3">
        <w:rPr>
          <w:highlight w:val="white"/>
          <w:lang w:val="en-GB"/>
        </w:rPr>
        <w:t xml:space="preserve">      Track sourceAddressTrack = LoadAddressToRegister(sourceSymbol);</w:t>
      </w:r>
    </w:p>
    <w:p w14:paraId="785A81AB"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42D76EC7"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DC1B131" w14:textId="42F14F86" w:rsidR="00655B7D" w:rsidRPr="00D822A3" w:rsidRDefault="00655B7D" w:rsidP="00655B7D">
      <w:pPr>
        <w:pStyle w:val="Code"/>
        <w:rPr>
          <w:highlight w:val="white"/>
          <w:lang w:val="en-GB"/>
        </w:rPr>
      </w:pPr>
      <w:r w:rsidRPr="00D822A3">
        <w:rPr>
          <w:highlight w:val="white"/>
          <w:lang w:val="en-GB"/>
        </w:rPr>
        <w:t xml:space="preserve">                 sourceSymbol.Type.Size(), index);    </w:t>
      </w:r>
    </w:p>
    <w:p w14:paraId="6AB78A07" w14:textId="77777777" w:rsidR="00655B7D" w:rsidRPr="00D822A3" w:rsidRDefault="00655B7D" w:rsidP="00655B7D">
      <w:pPr>
        <w:pStyle w:val="Code"/>
        <w:rPr>
          <w:highlight w:val="white"/>
          <w:lang w:val="en-GB"/>
        </w:rPr>
      </w:pPr>
      <w:r w:rsidRPr="00D822A3">
        <w:rPr>
          <w:highlight w:val="white"/>
          <w:lang w:val="en-GB"/>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DD0A26E" w14:textId="77777777" w:rsidR="00BB5595" w:rsidRPr="00D822A3" w:rsidRDefault="00BB5595" w:rsidP="00BB5595">
      <w:pPr>
        <w:pStyle w:val="Code"/>
        <w:rPr>
          <w:highlight w:val="white"/>
          <w:lang w:val="en-GB"/>
        </w:rPr>
      </w:pPr>
      <w:r w:rsidRPr="00D822A3">
        <w:rPr>
          <w:highlight w:val="white"/>
          <w:lang w:val="en-GB"/>
        </w:rPr>
        <w:t xml:space="preserve">    private static int m_labelCount = 0;</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71F0EE24" w14:textId="77777777" w:rsidR="00BB5595" w:rsidRPr="00D822A3" w:rsidRDefault="00BB5595" w:rsidP="00BB5595">
      <w:pPr>
        <w:pStyle w:val="Code"/>
        <w:rPr>
          <w:highlight w:val="white"/>
          <w:lang w:val="en-GB"/>
        </w:rPr>
      </w:pPr>
      <w:r w:rsidRPr="00D822A3">
        <w:rPr>
          <w:highlight w:val="white"/>
          <w:lang w:val="en-GB"/>
        </w:rPr>
        <w:t xml:space="preserve">    private void MemoryCopy(Track targetAddressTrack,</w:t>
      </w:r>
    </w:p>
    <w:p w14:paraId="42ECDDFA" w14:textId="607924BC" w:rsidR="00BB5595" w:rsidRPr="00D822A3" w:rsidRDefault="00BB5595" w:rsidP="00BB5595">
      <w:pPr>
        <w:pStyle w:val="Code"/>
        <w:rPr>
          <w:highlight w:val="white"/>
          <w:lang w:val="en-GB"/>
        </w:rPr>
      </w:pPr>
      <w:r w:rsidRPr="00D822A3">
        <w:rPr>
          <w:highlight w:val="white"/>
          <w:lang w:val="en-GB"/>
        </w:rPr>
        <w:t xml:space="preserve">                            Track sourceAddressTrack, int size, int index) {</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w:t>
      </w:r>
      <w:proofErr w:type="spellStart"/>
      <w:r w:rsidR="002E5628" w:rsidRPr="00D822A3">
        <w:rPr>
          <w:highlight w:val="white"/>
          <w:lang w:val="en-GB"/>
        </w:rPr>
        <w:t>count</w:t>
      </w:r>
      <w:proofErr w:type="spellEnd"/>
      <w:r w:rsidR="002E5628" w:rsidRPr="00D822A3">
        <w:rPr>
          <w:highlight w:val="white"/>
          <w:lang w:val="en-GB"/>
        </w:rPr>
        <w:t xml:space="preserve">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140CA640" w14:textId="77777777" w:rsidR="00BB5595" w:rsidRPr="00D822A3" w:rsidRDefault="00BB5595" w:rsidP="00BB5595">
      <w:pPr>
        <w:pStyle w:val="Code"/>
        <w:rPr>
          <w:highlight w:val="white"/>
          <w:lang w:val="en-GB"/>
        </w:rPr>
      </w:pPr>
      <w:r w:rsidRPr="00D822A3">
        <w:rPr>
          <w:highlight w:val="white"/>
          <w:lang w:val="en-GB"/>
        </w:rPr>
        <w:t xml:space="preserve">      Type countType = (size &lt; 256) ? Type.UnsignedCharType</w:t>
      </w:r>
    </w:p>
    <w:p w14:paraId="4452A457" w14:textId="77777777" w:rsidR="00BB5595" w:rsidRPr="00D822A3" w:rsidRDefault="00BB5595" w:rsidP="00BB5595">
      <w:pPr>
        <w:pStyle w:val="Code"/>
        <w:rPr>
          <w:highlight w:val="white"/>
          <w:lang w:val="en-GB"/>
        </w:rPr>
      </w:pPr>
      <w:r w:rsidRPr="00D822A3">
        <w:rPr>
          <w:highlight w:val="white"/>
          <w:lang w:val="en-GB"/>
        </w:rPr>
        <w:t xml:space="preserve">                                    : Type.UnsignedIntegerType;</w:t>
      </w:r>
    </w:p>
    <w:p w14:paraId="31777533" w14:textId="68AD229F" w:rsidR="00BB5595" w:rsidRPr="00D822A3" w:rsidRDefault="00BB5595" w:rsidP="00BB5595">
      <w:pPr>
        <w:pStyle w:val="Code"/>
        <w:rPr>
          <w:highlight w:val="white"/>
          <w:lang w:val="en-GB"/>
        </w:rPr>
      </w:pPr>
      <w:r w:rsidRPr="00D822A3">
        <w:rPr>
          <w:highlight w:val="white"/>
          <w:lang w:val="en-GB"/>
        </w:rPr>
        <w:t xml:space="preserve">      Track countTrack = new Track(countType),</w:t>
      </w:r>
    </w:p>
    <w:p w14:paraId="4ED7E5F7" w14:textId="77777777" w:rsidR="00BB5595" w:rsidRPr="00D822A3" w:rsidRDefault="00BB5595" w:rsidP="00BB5595">
      <w:pPr>
        <w:pStyle w:val="Code"/>
        <w:rPr>
          <w:highlight w:val="white"/>
          <w:lang w:val="en-GB"/>
        </w:rPr>
      </w:pPr>
      <w:r w:rsidRPr="00D822A3">
        <w:rPr>
          <w:highlight w:val="white"/>
          <w:lang w:val="en-GB"/>
        </w:rPr>
        <w:t xml:space="preserve">            valueTrack = new Track(Type.UnsignedCharType);</w:t>
      </w:r>
    </w:p>
    <w:p w14:paraId="4B9E16A9" w14:textId="758092F8" w:rsidR="00BB5595" w:rsidRPr="00D822A3" w:rsidRDefault="00F85D1B" w:rsidP="00F85D1B">
      <w:pPr>
        <w:rPr>
          <w:highlight w:val="white"/>
          <w:lang w:val="en-GB"/>
        </w:rPr>
      </w:pPr>
      <w:r w:rsidRPr="00D822A3">
        <w:rPr>
          <w:highlight w:val="white"/>
          <w:lang w:val="en-GB"/>
        </w:rPr>
        <w:t xml:space="preserve">We start by loading the size of the data block into the </w:t>
      </w:r>
      <w:proofErr w:type="spellStart"/>
      <w:r w:rsidRPr="00D822A3">
        <w:rPr>
          <w:highlight w:val="white"/>
          <w:lang w:val="en-GB"/>
        </w:rPr>
        <w:t>count</w:t>
      </w:r>
      <w:proofErr w:type="spellEnd"/>
      <w:r w:rsidRPr="00D822A3">
        <w:rPr>
          <w:highlight w:val="white"/>
          <w:lang w:val="en-GB"/>
        </w:rPr>
        <w:t xml:space="preserve"> register, the loop continues until it reaches zero.</w:t>
      </w:r>
    </w:p>
    <w:p w14:paraId="0AD83ABF" w14:textId="6F15E420" w:rsidR="00BB5595" w:rsidRPr="00D822A3" w:rsidRDefault="00BB5595" w:rsidP="00BB5595">
      <w:pPr>
        <w:pStyle w:val="Code"/>
        <w:rPr>
          <w:highlight w:val="white"/>
          <w:lang w:val="en-GB"/>
        </w:rPr>
      </w:pPr>
      <w:r w:rsidRPr="00D822A3">
        <w:rPr>
          <w:highlight w:val="white"/>
          <w:lang w:val="en-GB"/>
        </w:rPr>
        <w:t xml:space="preserve">      AddAssemblyCode(AssemblyOperator.mov, countTrack, (BigInteger) size);</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048122DA" w14:textId="77777777" w:rsidR="00B44CD0" w:rsidRPr="00D822A3" w:rsidRDefault="00B44CD0" w:rsidP="00B44CD0">
      <w:pPr>
        <w:pStyle w:val="Code"/>
        <w:rPr>
          <w:highlight w:val="white"/>
          <w:lang w:val="en-GB"/>
        </w:rPr>
      </w:pPr>
      <w:r w:rsidRPr="00D822A3">
        <w:rPr>
          <w:highlight w:val="white"/>
          <w:lang w:val="en-GB"/>
        </w:rPr>
        <w:t xml:space="preserve">      int labelIndex = m_labelCount++;</w:t>
      </w:r>
    </w:p>
    <w:p w14:paraId="6922C781" w14:textId="77777777" w:rsidR="00B44CD0" w:rsidRPr="00D822A3" w:rsidRDefault="00B44CD0" w:rsidP="00B44CD0">
      <w:pPr>
        <w:pStyle w:val="Code"/>
        <w:rPr>
          <w:highlight w:val="white"/>
          <w:lang w:val="en-GB"/>
        </w:rPr>
      </w:pPr>
      <w:r w:rsidRPr="00D822A3">
        <w:rPr>
          <w:highlight w:val="white"/>
          <w:lang w:val="en-GB"/>
        </w:rPr>
        <w:t xml:space="preserve">      string labelText = AssemblyCode.MakeMemoryLabel(labelIndex);</w:t>
      </w:r>
    </w:p>
    <w:p w14:paraId="764C968C" w14:textId="77777777" w:rsidR="00B44CD0" w:rsidRPr="00D822A3" w:rsidRDefault="00B44CD0" w:rsidP="00B44CD0">
      <w:pPr>
        <w:pStyle w:val="Code"/>
        <w:rPr>
          <w:highlight w:val="white"/>
          <w:lang w:val="en-GB"/>
        </w:rPr>
      </w:pPr>
      <w:r w:rsidRPr="00D822A3">
        <w:rPr>
          <w:highlight w:val="white"/>
          <w:lang w:val="en-GB"/>
        </w:rPr>
        <w:lastRenderedPageBreak/>
        <w:t xml:space="preserve">      AddAssemblyCode(AssemblyOperator.label, labelText);</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75C2E410"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valueTrack,</w:t>
      </w:r>
    </w:p>
    <w:p w14:paraId="50B4252F" w14:textId="77777777" w:rsidR="00BB5595" w:rsidRPr="00D822A3" w:rsidRDefault="00BB5595" w:rsidP="00BB5595">
      <w:pPr>
        <w:pStyle w:val="Code"/>
        <w:rPr>
          <w:highlight w:val="white"/>
          <w:lang w:val="en-GB"/>
        </w:rPr>
      </w:pPr>
      <w:r w:rsidRPr="00D822A3">
        <w:rPr>
          <w:highlight w:val="white"/>
          <w:lang w:val="en-GB"/>
        </w:rPr>
        <w:t xml:space="preserve">                      sourceAddressTrack, 0);</w:t>
      </w:r>
    </w:p>
    <w:p w14:paraId="2A036127"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targetAddressTrack,</w:t>
      </w:r>
    </w:p>
    <w:p w14:paraId="5EB2F047" w14:textId="4292A240" w:rsidR="00BB5595" w:rsidRPr="00D822A3" w:rsidRDefault="00BB5595" w:rsidP="00BB5595">
      <w:pPr>
        <w:pStyle w:val="Code"/>
        <w:rPr>
          <w:highlight w:val="white"/>
          <w:lang w:val="en-GB"/>
        </w:rPr>
      </w:pPr>
      <w:r w:rsidRPr="00D822A3">
        <w:rPr>
          <w:highlight w:val="white"/>
          <w:lang w:val="en-GB"/>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11B8CF34" w14:textId="77777777" w:rsidR="00BB5595" w:rsidRPr="00D822A3" w:rsidRDefault="00BB5595" w:rsidP="00BB5595">
      <w:pPr>
        <w:pStyle w:val="Code"/>
        <w:rPr>
          <w:highlight w:val="white"/>
          <w:lang w:val="en-GB"/>
        </w:rPr>
      </w:pPr>
      <w:r w:rsidRPr="00D822A3">
        <w:rPr>
          <w:highlight w:val="white"/>
          <w:lang w:val="en-GB"/>
        </w:rPr>
        <w:t xml:space="preserve">      AddAssemblyCode(AssemblyOperator.inc, sourceAddressTrack);</w:t>
      </w:r>
    </w:p>
    <w:p w14:paraId="79F1B795" w14:textId="3CFEABE1" w:rsidR="00BB5595" w:rsidRPr="00D822A3" w:rsidRDefault="00BB5595" w:rsidP="00BB5595">
      <w:pPr>
        <w:pStyle w:val="Code"/>
        <w:rPr>
          <w:highlight w:val="white"/>
          <w:lang w:val="en-GB"/>
        </w:rPr>
      </w:pPr>
      <w:r w:rsidRPr="00D822A3">
        <w:rPr>
          <w:highlight w:val="white"/>
          <w:lang w:val="en-GB"/>
        </w:rPr>
        <w:t xml:space="preserve">      AddAssemblyCode(AssemblyOperator.inc, targetAddressTrack);</w:t>
      </w:r>
    </w:p>
    <w:p w14:paraId="1114B381" w14:textId="2C498945" w:rsidR="006E5A84" w:rsidRPr="00D822A3" w:rsidRDefault="006E5A84" w:rsidP="006E5A84">
      <w:pPr>
        <w:rPr>
          <w:highlight w:val="white"/>
          <w:lang w:val="en-GB"/>
        </w:rPr>
      </w:pPr>
      <w:r w:rsidRPr="00D822A3">
        <w:rPr>
          <w:highlight w:val="white"/>
          <w:lang w:val="en-GB"/>
        </w:rPr>
        <w:t xml:space="preserve">We decrement the </w:t>
      </w:r>
      <w:proofErr w:type="spellStart"/>
      <w:r w:rsidRPr="00D822A3">
        <w:rPr>
          <w:highlight w:val="white"/>
          <w:lang w:val="en-GB"/>
        </w:rPr>
        <w:t>count</w:t>
      </w:r>
      <w:proofErr w:type="spellEnd"/>
      <w:r w:rsidRPr="00D822A3">
        <w:rPr>
          <w:highlight w:val="white"/>
          <w:lang w:val="en-GB"/>
        </w:rPr>
        <w:t xml:space="preserve"> register.</w:t>
      </w:r>
    </w:p>
    <w:p w14:paraId="491CCA16" w14:textId="1C23E0A1" w:rsidR="00BB5595" w:rsidRPr="00D822A3" w:rsidRDefault="00BB5595" w:rsidP="00BB5595">
      <w:pPr>
        <w:pStyle w:val="Code"/>
        <w:rPr>
          <w:highlight w:val="white"/>
          <w:lang w:val="en-GB"/>
        </w:rPr>
      </w:pPr>
      <w:r w:rsidRPr="00D822A3">
        <w:rPr>
          <w:highlight w:val="white"/>
          <w:lang w:val="en-GB"/>
        </w:rPr>
        <w:t xml:space="preserve">      AddAssemblyCode(AssemblyOperator.dec, countTrack);</w:t>
      </w:r>
    </w:p>
    <w:p w14:paraId="276D3BAF" w14:textId="27DC3896" w:rsidR="006E5A84" w:rsidRPr="00D822A3" w:rsidRDefault="006E5A84" w:rsidP="006E5A84">
      <w:pPr>
        <w:rPr>
          <w:highlight w:val="white"/>
          <w:lang w:val="en-GB"/>
        </w:rPr>
      </w:pPr>
      <w:r w:rsidRPr="00D822A3">
        <w:rPr>
          <w:highlight w:val="white"/>
          <w:lang w:val="en-GB"/>
        </w:rPr>
        <w:t xml:space="preserve">If the </w:t>
      </w:r>
      <w:proofErr w:type="spellStart"/>
      <w:r w:rsidRPr="00D822A3">
        <w:rPr>
          <w:highlight w:val="white"/>
          <w:lang w:val="en-GB"/>
        </w:rPr>
        <w:t>count</w:t>
      </w:r>
      <w:proofErr w:type="spellEnd"/>
      <w:r w:rsidRPr="00D822A3">
        <w:rPr>
          <w:highlight w:val="white"/>
          <w:lang w:val="en-GB"/>
        </w:rPr>
        <w:t xml:space="preserve">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70818AAD" w14:textId="77777777" w:rsidR="00BB5595" w:rsidRPr="00D822A3" w:rsidRDefault="00BB5595" w:rsidP="00BB5595">
      <w:pPr>
        <w:pStyle w:val="Code"/>
        <w:rPr>
          <w:highlight w:val="white"/>
          <w:lang w:val="en-GB"/>
        </w:rPr>
      </w:pPr>
      <w:r w:rsidRPr="00D822A3">
        <w:rPr>
          <w:highlight w:val="white"/>
          <w:lang w:val="en-GB"/>
        </w:rPr>
        <w:t xml:space="preserve">      AddAssemblyCode(AssemblyOperator.cmp, countTrack, BigInteger.Zero);</w:t>
      </w:r>
    </w:p>
    <w:p w14:paraId="34B20323" w14:textId="77777777" w:rsidR="00BB5595" w:rsidRPr="00D822A3" w:rsidRDefault="00BB5595" w:rsidP="00BB5595">
      <w:pPr>
        <w:pStyle w:val="Code"/>
        <w:rPr>
          <w:highlight w:val="white"/>
          <w:lang w:val="en-GB"/>
        </w:rPr>
      </w:pPr>
      <w:r w:rsidRPr="00D822A3">
        <w:rPr>
          <w:highlight w:val="white"/>
          <w:lang w:val="en-GB"/>
        </w:rPr>
        <w:t xml:space="preserve">      AddAssemblyCode(AssemblyOperator.jne, null, labelIndex);</w:t>
      </w:r>
    </w:p>
    <w:p w14:paraId="2C2F2BF5" w14:textId="77777777" w:rsidR="00BB5595" w:rsidRPr="00D822A3" w:rsidRDefault="00BB5595" w:rsidP="00BB5595">
      <w:pPr>
        <w:pStyle w:val="Code"/>
        <w:rPr>
          <w:highlight w:val="white"/>
          <w:lang w:val="en-GB"/>
        </w:rPr>
      </w:pPr>
      <w:r w:rsidRPr="00D822A3">
        <w:rPr>
          <w:highlight w:val="white"/>
          <w:lang w:val="en-GB"/>
        </w:rPr>
        <w:t xml:space="preserve">    }</w:t>
      </w:r>
    </w:p>
    <w:p w14:paraId="6A2742AC" w14:textId="01BDF9E0" w:rsidR="00D935A0" w:rsidRPr="00D822A3" w:rsidRDefault="00CC29C4" w:rsidP="00B84658">
      <w:pPr>
        <w:pStyle w:val="Rubrik3"/>
        <w:rPr>
          <w:highlight w:val="white"/>
          <w:lang w:val="en-GB"/>
        </w:rPr>
      </w:pPr>
      <w:bookmarkStart w:id="439" w:name="_Toc54625138"/>
      <w:r w:rsidRPr="00D822A3">
        <w:rPr>
          <w:highlight w:val="white"/>
          <w:lang w:val="en-GB"/>
        </w:rPr>
        <w:t>Initialization Code</w:t>
      </w:r>
      <w:bookmarkEnd w:id="439"/>
    </w:p>
    <w:p w14:paraId="4A5AAFA6" w14:textId="68F352DE"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w:t>
      </w:r>
      <w:proofErr w:type="gramStart"/>
      <w:r w:rsidR="00995B7B" w:rsidRPr="00D822A3">
        <w:rPr>
          <w:highlight w:val="white"/>
          <w:lang w:val="en-GB"/>
        </w:rPr>
        <w:t>look into</w:t>
      </w:r>
      <w:proofErr w:type="gramEnd"/>
      <w:r w:rsidR="00995B7B" w:rsidRPr="00D822A3">
        <w:rPr>
          <w:highlight w:val="white"/>
          <w:lang w:val="en-GB"/>
        </w:rPr>
        <w:t xml:space="preserve">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C2704A">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proofErr w:type="spellStart"/>
      <w:r w:rsidRPr="00D822A3">
        <w:rPr>
          <w:highlight w:val="white"/>
          <w:lang w:val="en-GB"/>
        </w:rPr>
        <w:t>AssemblyCodeGenerator.cs</w:t>
      </w:r>
      <w:proofErr w:type="spellEnd"/>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lastRenderedPageBreak/>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0" w:name="_Toc54625139"/>
      <w:r w:rsidRPr="00D822A3">
        <w:rPr>
          <w:highlight w:val="white"/>
          <w:lang w:val="en-GB"/>
        </w:rPr>
        <w:t>Command Line Arguments</w:t>
      </w:r>
      <w:bookmarkEnd w:id="44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310563" w:rsidRPr="00DF14A9" w:rsidRDefault="00310563"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310563" w:rsidRPr="00490BCB" w:rsidRDefault="00310563"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310563" w:rsidRPr="00490BCB" w:rsidRDefault="00310563"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310563" w:rsidRPr="00490BCB" w:rsidRDefault="00310563"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310563" w:rsidRPr="00490BCB" w:rsidRDefault="00310563"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310563" w:rsidRPr="00490BCB" w:rsidRDefault="00310563"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310563" w:rsidRPr="00490BCB" w:rsidRDefault="00310563"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310563" w:rsidRPr="00490BCB" w:rsidRDefault="00310563"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310563" w:rsidRPr="00490BCB" w:rsidRDefault="00310563"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310563" w:rsidRPr="00490BCB" w:rsidRDefault="00310563"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310563" w:rsidRPr="00490BCB" w:rsidRDefault="00310563"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310563" w:rsidRPr="00490BCB" w:rsidRDefault="00310563"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310563" w:rsidRPr="00490BCB" w:rsidRDefault="00310563"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310563" w:rsidRPr="00490BCB" w:rsidRDefault="00310563"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310563" w:rsidRPr="00490BCB" w:rsidRDefault="00310563"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310563" w:rsidRPr="00490BCB" w:rsidRDefault="00310563"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310563" w:rsidRPr="00490BCB" w:rsidRDefault="00310563"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310563" w:rsidRPr="00490BCB" w:rsidRDefault="00310563"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310563" w:rsidRPr="00090144" w:rsidRDefault="00310563"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310563" w:rsidRPr="00090144" w:rsidRDefault="00310563" w:rsidP="00B70491">
                              <w:pPr>
                                <w:spacing w:before="0" w:after="0" w:line="240" w:lineRule="auto"/>
                                <w:rPr>
                                  <w:rFonts w:eastAsia="Calibri"/>
                                  <w:color w:val="000000"/>
                                </w:rPr>
                              </w:pPr>
                              <w:r w:rsidRPr="00090144">
                                <w:rPr>
                                  <w:rFonts w:eastAsia="Calibri"/>
                                  <w:color w:val="000000"/>
                                </w:rPr>
                                <w:t>Frame pointer of</w:t>
                              </w:r>
                            </w:p>
                            <w:p w14:paraId="77E191A3" w14:textId="77777777" w:rsidR="00310563" w:rsidRPr="00090144" w:rsidRDefault="00310563"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310563" w:rsidRPr="00090144" w:rsidRDefault="00310563"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310563" w:rsidRPr="00090144" w:rsidRDefault="00310563"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310563" w:rsidRPr="00090144" w:rsidRDefault="00310563"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310563" w:rsidRPr="00090144" w:rsidRDefault="00310563"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310563" w:rsidRDefault="00310563"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310563" w:rsidRDefault="00310563"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310563" w:rsidRDefault="00310563"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310563" w:rsidRDefault="00310563"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310563" w:rsidRPr="00DF14A9" w:rsidRDefault="00310563"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310563" w:rsidRPr="00490BCB" w:rsidRDefault="00310563"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310563" w:rsidRPr="00490BCB" w:rsidRDefault="00310563"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310563" w:rsidRPr="00490BCB" w:rsidRDefault="00310563"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310563" w:rsidRPr="00490BCB" w:rsidRDefault="00310563"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310563" w:rsidRPr="00490BCB" w:rsidRDefault="00310563"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310563" w:rsidRPr="00490BCB" w:rsidRDefault="00310563"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310563" w:rsidRPr="00490BCB" w:rsidRDefault="00310563"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310563" w:rsidRPr="00490BCB" w:rsidRDefault="00310563"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310563" w:rsidRPr="00490BCB" w:rsidRDefault="00310563"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310563" w:rsidRPr="00490BCB" w:rsidRDefault="00310563"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310563" w:rsidRPr="00490BCB" w:rsidRDefault="00310563"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310563" w:rsidRPr="00490BCB" w:rsidRDefault="00310563"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310563" w:rsidRPr="00490BCB" w:rsidRDefault="00310563"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310563" w:rsidRPr="00490BCB" w:rsidRDefault="00310563"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310563" w:rsidRPr="00490BCB" w:rsidRDefault="00310563"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310563" w:rsidRPr="00490BCB" w:rsidRDefault="00310563"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310563" w:rsidRPr="00490BCB" w:rsidRDefault="00310563"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310563" w:rsidRPr="00090144" w:rsidRDefault="00310563"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310563" w:rsidRPr="00090144" w:rsidRDefault="00310563" w:rsidP="00B70491">
                        <w:pPr>
                          <w:spacing w:before="0" w:after="0" w:line="240" w:lineRule="auto"/>
                          <w:rPr>
                            <w:rFonts w:eastAsia="Calibri"/>
                            <w:color w:val="000000"/>
                          </w:rPr>
                        </w:pPr>
                        <w:r w:rsidRPr="00090144">
                          <w:rPr>
                            <w:rFonts w:eastAsia="Calibri"/>
                            <w:color w:val="000000"/>
                          </w:rPr>
                          <w:t>Frame pointer of</w:t>
                        </w:r>
                      </w:p>
                      <w:p w14:paraId="77E191A3" w14:textId="77777777" w:rsidR="00310563" w:rsidRPr="00090144" w:rsidRDefault="00310563"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310563" w:rsidRPr="00090144" w:rsidRDefault="00310563"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310563" w:rsidRPr="00090144" w:rsidRDefault="00310563"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310563" w:rsidRPr="00090144" w:rsidRDefault="00310563"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310563" w:rsidRPr="00090144" w:rsidRDefault="00310563"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310563" w:rsidRDefault="00310563"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310563" w:rsidRDefault="00310563"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310563" w:rsidRDefault="00310563"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310563" w:rsidRDefault="00310563"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lastRenderedPageBreak/>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1" w:name="_Toc54625140"/>
      <w:r w:rsidRPr="00D822A3">
        <w:rPr>
          <w:highlight w:val="white"/>
          <w:lang w:val="en-GB"/>
        </w:rPr>
        <w:t>Text List</w:t>
      </w:r>
      <w:bookmarkEnd w:id="44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lastRenderedPageBreak/>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2" w:name="_Ref54009755"/>
      <w:bookmarkStart w:id="443" w:name="_Toc54625141"/>
      <w:bookmarkStart w:id="444" w:name="_Ref420874022"/>
      <w:r w:rsidRPr="00D822A3">
        <w:rPr>
          <w:lang w:val="en-GB"/>
        </w:rPr>
        <w:lastRenderedPageBreak/>
        <w:t>Executable Code Generation</w:t>
      </w:r>
      <w:bookmarkEnd w:id="442"/>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5" w:name="_Toc54625142"/>
      <w:r w:rsidRPr="00D822A3">
        <w:rPr>
          <w:lang w:val="en-GB"/>
        </w:rPr>
        <w:t xml:space="preserve">The </w:t>
      </w:r>
      <w:r w:rsidR="00E6483C" w:rsidRPr="00D822A3">
        <w:rPr>
          <w:lang w:val="en-GB"/>
        </w:rPr>
        <w:t>Windows Mode</w:t>
      </w:r>
      <w:bookmarkEnd w:id="44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6" w:name="_Toc54625143"/>
      <w:r w:rsidRPr="00D822A3">
        <w:rPr>
          <w:highlight w:val="white"/>
          <w:lang w:val="en-GB"/>
        </w:rPr>
        <w:t>Main</w:t>
      </w:r>
      <w:bookmarkEnd w:id="446"/>
    </w:p>
    <w:p w14:paraId="3C627783" w14:textId="6CE6492F" w:rsidR="00F65204" w:rsidRPr="00D822A3" w:rsidRDefault="00F65204" w:rsidP="00F65204">
      <w:pPr>
        <w:pStyle w:val="CodeHeader"/>
        <w:rPr>
          <w:highlight w:val="white"/>
          <w:lang w:val="en-GB"/>
        </w:rPr>
      </w:pPr>
      <w:proofErr w:type="spellStart"/>
      <w:r w:rsidRPr="00D822A3">
        <w:rPr>
          <w:highlight w:val="white"/>
          <w:lang w:val="en-GB"/>
        </w:rPr>
        <w:t>Main.cs</w:t>
      </w:r>
      <w:proofErr w:type="spellEnd"/>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0ECF73B8"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w:t>
      </w:r>
      <w:proofErr w:type="spellStart"/>
      <w:r w:rsidR="001603C3" w:rsidRPr="00D822A3">
        <w:rPr>
          <w:highlight w:val="white"/>
          <w:lang w:val="en-GB"/>
        </w:rPr>
        <w:t>obj</w:t>
      </w:r>
      <w:proofErr w:type="spellEnd"/>
      <w:r w:rsidR="001603C3" w:rsidRPr="00D822A3">
        <w:rPr>
          <w:highlight w:val="white"/>
          <w:lang w:val="en-GB"/>
        </w:rPr>
        <w:t>” rather than “.</w:t>
      </w:r>
      <w:proofErr w:type="spellStart"/>
      <w:r w:rsidR="001603C3" w:rsidRPr="00D822A3">
        <w:rPr>
          <w:highlight w:val="white"/>
          <w:lang w:val="en-GB"/>
        </w:rPr>
        <w:t>asm</w:t>
      </w:r>
      <w:proofErr w:type="spellEnd"/>
      <w:r w:rsidR="001603C3" w:rsidRPr="00D822A3">
        <w:rPr>
          <w:highlight w:val="white"/>
          <w:lang w:val="en-GB"/>
        </w:rPr>
        <w:t>”.</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0EE4D394" w:rsidR="00F86C24" w:rsidRPr="00D822A3" w:rsidRDefault="00F86C24" w:rsidP="00F86C24">
      <w:pPr>
        <w:pStyle w:val="Code"/>
        <w:rPr>
          <w:highlight w:val="white"/>
          <w:lang w:val="en-GB"/>
        </w:rPr>
      </w:pPr>
      <w:r w:rsidRPr="00D822A3">
        <w:rPr>
          <w:highlight w:val="white"/>
          <w:lang w:val="en-GB"/>
        </w:rPr>
        <w:t xml:space="preserve">        binaryWriter.Write(</w:t>
      </w:r>
      <w:r w:rsidR="00B52224">
        <w:rPr>
          <w:highlight w:val="white"/>
          <w:lang w:val="en-GB"/>
        </w:rPr>
        <w:t>SymbolTable.GlobalStaticSet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7" w:name="_Toc54625144"/>
      <w:r w:rsidRPr="00D822A3">
        <w:rPr>
          <w:highlight w:val="white"/>
          <w:lang w:val="en-GB"/>
        </w:rPr>
        <w:t>Type Size</w:t>
      </w:r>
      <w:bookmarkEnd w:id="44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proofErr w:type="spellStart"/>
      <w:r w:rsidRPr="00D822A3">
        <w:rPr>
          <w:lang w:val="en-GB"/>
        </w:rPr>
        <w:t>TypeSize.cs</w:t>
      </w:r>
      <w:proofErr w:type="spellEnd"/>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8" w:name="_Toc54625145"/>
      <w:r w:rsidRPr="00D822A3">
        <w:rPr>
          <w:highlight w:val="white"/>
          <w:lang w:val="en-GB"/>
        </w:rPr>
        <w:t>Static Symbol</w:t>
      </w:r>
      <w:bookmarkEnd w:id="448"/>
    </w:p>
    <w:p w14:paraId="0A053B40" w14:textId="404E0AEE" w:rsidR="00303C4E" w:rsidRPr="00D822A3" w:rsidRDefault="00303C4E" w:rsidP="00303C4E">
      <w:pPr>
        <w:pStyle w:val="CodeHeader"/>
        <w:rPr>
          <w:highlight w:val="white"/>
          <w:lang w:val="en-GB"/>
        </w:rPr>
      </w:pPr>
      <w:proofErr w:type="spellStart"/>
      <w:r w:rsidRPr="00D822A3">
        <w:rPr>
          <w:highlight w:val="white"/>
          <w:lang w:val="en-GB"/>
        </w:rPr>
        <w:t>StaticSymbolWindows.cs</w:t>
      </w:r>
      <w:proofErr w:type="spellEnd"/>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9" w:name="_Toc54625146"/>
      <w:r w:rsidRPr="00D822A3">
        <w:rPr>
          <w:highlight w:val="white"/>
          <w:lang w:val="en-GB"/>
        </w:rPr>
        <w:t>Static Value</w:t>
      </w:r>
      <w:bookmarkEnd w:id="44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proofErr w:type="spellStart"/>
      <w:r w:rsidRPr="00D822A3">
        <w:rPr>
          <w:highlight w:val="white"/>
          <w:lang w:val="en-GB"/>
        </w:rPr>
        <w:t>ConstantExpression.cs</w:t>
      </w:r>
      <w:proofErr w:type="spellEnd"/>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0" w:name="_Toc54625147"/>
      <w:r w:rsidRPr="00D822A3">
        <w:rPr>
          <w:highlight w:val="white"/>
          <w:lang w:val="en-GB"/>
        </w:rPr>
        <w:t>Function End</w:t>
      </w:r>
      <w:bookmarkEnd w:id="45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proofErr w:type="spellStart"/>
      <w:r w:rsidRPr="00D822A3">
        <w:rPr>
          <w:highlight w:val="white"/>
          <w:lang w:val="en-GB"/>
        </w:rPr>
        <w:t>MiddleCodeGenerator.cs</w:t>
      </w:r>
      <w:proofErr w:type="spellEnd"/>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EE53B7C" w:rsidR="00AB1196" w:rsidRPr="00D822A3" w:rsidRDefault="00AB1196" w:rsidP="00AB1196">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1" w:name="_Toc54625148"/>
      <w:r w:rsidRPr="00D822A3">
        <w:rPr>
          <w:highlight w:val="white"/>
          <w:lang w:val="en-GB"/>
        </w:rPr>
        <w:t>Target Code Generation</w:t>
      </w:r>
      <w:bookmarkEnd w:id="45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2" w:name="_Toc54625149"/>
      <w:r w:rsidRPr="00D822A3">
        <w:rPr>
          <w:highlight w:val="white"/>
          <w:lang w:val="en-GB"/>
        </w:rPr>
        <w:t>Exit</w:t>
      </w:r>
      <w:bookmarkEnd w:id="45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proofErr w:type="spellStart"/>
      <w:r w:rsidRPr="00D822A3">
        <w:rPr>
          <w:highlight w:val="white"/>
          <w:lang w:val="en-GB"/>
        </w:rPr>
        <w:t>AssemblyCodeGenerator.cs</w:t>
      </w:r>
      <w:proofErr w:type="spellEnd"/>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3" w:name="_Toc54625150"/>
      <w:r w:rsidRPr="00D822A3">
        <w:rPr>
          <w:highlight w:val="white"/>
          <w:lang w:val="en-GB"/>
        </w:rPr>
        <w:t>Initialization Code</w:t>
      </w:r>
      <w:bookmarkEnd w:id="45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42476CD8" w:rsidR="008E3DC4" w:rsidRPr="00D822A3" w:rsidRDefault="008E3DC4" w:rsidP="008E3DC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4" w:name="_Toc54625151"/>
      <w:r w:rsidRPr="00D822A3">
        <w:rPr>
          <w:highlight w:val="white"/>
          <w:lang w:val="en-GB"/>
        </w:rPr>
        <w:t>Command Line Arguments</w:t>
      </w:r>
      <w:bookmarkEnd w:id="45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310563" w:rsidRPr="00DF14A9" w:rsidRDefault="00310563"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310563" w:rsidRPr="00490BCB" w:rsidRDefault="00310563"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310563" w:rsidRPr="00490BCB" w:rsidRDefault="00310563"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310563" w:rsidRPr="00490BCB" w:rsidRDefault="00310563"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310563" w:rsidRPr="00490BCB" w:rsidRDefault="00310563"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310563" w:rsidRPr="00490BCB" w:rsidRDefault="00310563"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310563" w:rsidRPr="00490BCB" w:rsidRDefault="00310563"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310563" w:rsidRPr="00490BCB" w:rsidRDefault="00310563"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310563" w:rsidRPr="00490BCB" w:rsidRDefault="00310563"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310563" w:rsidRPr="00490BCB" w:rsidRDefault="00310563"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310563" w:rsidRPr="00490BCB" w:rsidRDefault="00310563"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310563" w:rsidRPr="00490BCB" w:rsidRDefault="00310563"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310563" w:rsidRPr="00490BCB" w:rsidRDefault="00310563"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310563" w:rsidRPr="00490BCB" w:rsidRDefault="00310563"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310563" w:rsidRPr="00490BCB" w:rsidRDefault="00310563"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310563" w:rsidRPr="00490BCB" w:rsidRDefault="00310563"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310563" w:rsidRPr="00090144" w:rsidRDefault="00310563"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310563" w:rsidRPr="00090144" w:rsidRDefault="00310563" w:rsidP="00605AE9">
                              <w:pPr>
                                <w:spacing w:before="0" w:after="0" w:line="240" w:lineRule="auto"/>
                                <w:rPr>
                                  <w:rFonts w:eastAsia="Calibri"/>
                                  <w:color w:val="000000"/>
                                </w:rPr>
                              </w:pPr>
                              <w:r w:rsidRPr="00090144">
                                <w:rPr>
                                  <w:rFonts w:eastAsia="Calibri"/>
                                  <w:color w:val="000000"/>
                                </w:rPr>
                                <w:t>Frame pointer of</w:t>
                              </w:r>
                            </w:p>
                            <w:p w14:paraId="68E90914" w14:textId="77777777" w:rsidR="00310563" w:rsidRPr="00090144" w:rsidRDefault="00310563"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310563" w:rsidRPr="00090144" w:rsidRDefault="00310563"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310563" w:rsidRPr="00090144" w:rsidRDefault="00310563"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310563" w:rsidRPr="00090144" w:rsidRDefault="00310563"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310563" w:rsidRPr="00090144" w:rsidRDefault="00310563"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310563" w:rsidRDefault="00310563"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310563" w:rsidRDefault="00310563"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310563" w:rsidRDefault="00310563"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310563" w:rsidRDefault="00310563"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310563" w:rsidRDefault="00310563"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310563" w:rsidRDefault="00310563"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310563" w:rsidRPr="00582B75" w:rsidRDefault="00310563"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310563" w:rsidRPr="00490BCB" w:rsidRDefault="00310563"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310563" w:rsidRPr="00490BCB" w:rsidRDefault="00310563"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310563" w:rsidRDefault="00310563"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310563" w:rsidRPr="00E55D4A" w:rsidRDefault="00310563"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310563" w:rsidRDefault="00310563"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310563" w:rsidRDefault="00310563"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310563" w:rsidRDefault="00310563"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310563" w:rsidRDefault="00310563"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310563" w:rsidRDefault="00310563"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310563" w:rsidRDefault="00310563"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310563" w:rsidRDefault="00310563"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310563" w:rsidRDefault="00310563"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310563" w:rsidRDefault="00310563"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310563" w:rsidRDefault="00310563"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310563" w:rsidRDefault="00310563"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310563" w:rsidRDefault="00310563"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310563" w:rsidRDefault="00310563"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310563" w:rsidRDefault="00310563"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310563" w:rsidRDefault="00310563" w:rsidP="00496983">
                              <w:pPr>
                                <w:spacing w:before="0" w:line="257" w:lineRule="auto"/>
                                <w:jc w:val="center"/>
                                <w:rPr>
                                  <w:sz w:val="24"/>
                                  <w:szCs w:val="24"/>
                                </w:rPr>
                              </w:pPr>
                              <w:r>
                                <w:rPr>
                                  <w:rFonts w:eastAsia="Calibri"/>
                                  <w:color w:val="000000"/>
                                  <w:sz w:val="16"/>
                                  <w:szCs w:val="16"/>
                                </w:rPr>
                                <w:t>129</w:t>
                              </w:r>
                            </w:p>
                            <w:p w14:paraId="3E4A06D3" w14:textId="77777777" w:rsidR="00310563" w:rsidRDefault="00310563"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310563" w:rsidRDefault="00310563"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310563" w:rsidRDefault="00310563"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310563" w:rsidRDefault="00310563"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310563" w:rsidRDefault="00310563" w:rsidP="006A7496">
                              <w:pPr>
                                <w:spacing w:before="100" w:line="257" w:lineRule="auto"/>
                                <w:jc w:val="left"/>
                                <w:rPr>
                                  <w:sz w:val="24"/>
                                  <w:szCs w:val="24"/>
                                </w:rPr>
                              </w:pPr>
                              <w:r>
                                <w:rPr>
                                  <w:rFonts w:eastAsia="Calibri"/>
                                  <w:color w:val="000000"/>
                                  <w:sz w:val="16"/>
                                  <w:szCs w:val="16"/>
                                </w:rPr>
                                <w:t>Before</w:t>
                              </w:r>
                            </w:p>
                            <w:p w14:paraId="6B197F32" w14:textId="77777777" w:rsidR="00310563" w:rsidRDefault="00310563"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310563" w:rsidRDefault="00310563" w:rsidP="006A7496">
                              <w:pPr>
                                <w:spacing w:before="100" w:line="256" w:lineRule="auto"/>
                                <w:rPr>
                                  <w:sz w:val="24"/>
                                  <w:szCs w:val="24"/>
                                </w:rPr>
                              </w:pPr>
                              <w:r>
                                <w:rPr>
                                  <w:rFonts w:eastAsia="Calibri"/>
                                  <w:color w:val="000000"/>
                                  <w:sz w:val="16"/>
                                  <w:szCs w:val="16"/>
                                </w:rPr>
                                <w:t>After</w:t>
                              </w:r>
                            </w:p>
                            <w:p w14:paraId="7E3E04C8" w14:textId="77777777" w:rsidR="00310563" w:rsidRDefault="00310563"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310563" w:rsidRPr="00DF14A9" w:rsidRDefault="00310563"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310563" w:rsidRPr="00490BCB" w:rsidRDefault="00310563"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310563" w:rsidRPr="00490BCB" w:rsidRDefault="00310563"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310563" w:rsidRPr="00490BCB" w:rsidRDefault="00310563"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310563" w:rsidRPr="00490BCB" w:rsidRDefault="00310563"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310563" w:rsidRPr="00490BCB" w:rsidRDefault="00310563"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310563" w:rsidRPr="00490BCB" w:rsidRDefault="00310563"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310563" w:rsidRPr="00490BCB" w:rsidRDefault="00310563"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310563" w:rsidRPr="00490BCB" w:rsidRDefault="00310563"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310563" w:rsidRPr="00490BCB" w:rsidRDefault="00310563"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310563" w:rsidRPr="00490BCB" w:rsidRDefault="00310563"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310563" w:rsidRPr="00490BCB" w:rsidRDefault="00310563"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310563" w:rsidRPr="00490BCB" w:rsidRDefault="00310563"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310563" w:rsidRPr="00490BCB" w:rsidRDefault="00310563"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310563" w:rsidRPr="00490BCB" w:rsidRDefault="00310563"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310563" w:rsidRPr="00490BCB" w:rsidRDefault="00310563"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310563" w:rsidRPr="00090144" w:rsidRDefault="00310563"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310563" w:rsidRPr="00090144" w:rsidRDefault="00310563" w:rsidP="00605AE9">
                        <w:pPr>
                          <w:spacing w:before="0" w:after="0" w:line="240" w:lineRule="auto"/>
                          <w:rPr>
                            <w:rFonts w:eastAsia="Calibri"/>
                            <w:color w:val="000000"/>
                          </w:rPr>
                        </w:pPr>
                        <w:r w:rsidRPr="00090144">
                          <w:rPr>
                            <w:rFonts w:eastAsia="Calibri"/>
                            <w:color w:val="000000"/>
                          </w:rPr>
                          <w:t>Frame pointer of</w:t>
                        </w:r>
                      </w:p>
                      <w:p w14:paraId="68E90914" w14:textId="77777777" w:rsidR="00310563" w:rsidRPr="00090144" w:rsidRDefault="00310563"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310563" w:rsidRPr="00090144" w:rsidRDefault="00310563"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310563" w:rsidRPr="00090144" w:rsidRDefault="00310563"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310563" w:rsidRPr="00090144" w:rsidRDefault="00310563"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310563" w:rsidRPr="00090144" w:rsidRDefault="00310563"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310563" w:rsidRDefault="00310563"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310563" w:rsidRDefault="00310563"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310563" w:rsidRDefault="00310563"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310563" w:rsidRDefault="00310563"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310563" w:rsidRDefault="00310563"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310563" w:rsidRDefault="00310563"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310563" w:rsidRPr="00582B75" w:rsidRDefault="00310563"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310563" w:rsidRPr="00490BCB" w:rsidRDefault="00310563"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310563" w:rsidRPr="00490BCB" w:rsidRDefault="00310563"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310563" w:rsidRDefault="00310563"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310563" w:rsidRPr="00E55D4A" w:rsidRDefault="00310563"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310563" w:rsidRDefault="00310563"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310563" w:rsidRDefault="00310563"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310563" w:rsidRDefault="00310563"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310563" w:rsidRDefault="00310563"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310563" w:rsidRDefault="00310563"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310563" w:rsidRDefault="00310563"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310563" w:rsidRDefault="00310563"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310563" w:rsidRDefault="00310563"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310563" w:rsidRDefault="00310563"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310563" w:rsidRDefault="00310563"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310563" w:rsidRDefault="00310563"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310563" w:rsidRDefault="00310563"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310563" w:rsidRDefault="00310563"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310563" w:rsidRDefault="00310563"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310563" w:rsidRDefault="00310563" w:rsidP="00496983">
                        <w:pPr>
                          <w:spacing w:before="0" w:line="257" w:lineRule="auto"/>
                          <w:jc w:val="center"/>
                          <w:rPr>
                            <w:sz w:val="24"/>
                            <w:szCs w:val="24"/>
                          </w:rPr>
                        </w:pPr>
                        <w:r>
                          <w:rPr>
                            <w:rFonts w:eastAsia="Calibri"/>
                            <w:color w:val="000000"/>
                            <w:sz w:val="16"/>
                            <w:szCs w:val="16"/>
                          </w:rPr>
                          <w:t>129</w:t>
                        </w:r>
                      </w:p>
                      <w:p w14:paraId="3E4A06D3" w14:textId="77777777" w:rsidR="00310563" w:rsidRDefault="00310563"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310563" w:rsidRDefault="00310563"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310563" w:rsidRDefault="00310563"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310563" w:rsidRDefault="00310563"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310563" w:rsidRDefault="00310563" w:rsidP="006A7496">
                        <w:pPr>
                          <w:spacing w:before="100" w:line="257" w:lineRule="auto"/>
                          <w:jc w:val="left"/>
                          <w:rPr>
                            <w:sz w:val="24"/>
                            <w:szCs w:val="24"/>
                          </w:rPr>
                        </w:pPr>
                        <w:r>
                          <w:rPr>
                            <w:rFonts w:eastAsia="Calibri"/>
                            <w:color w:val="000000"/>
                            <w:sz w:val="16"/>
                            <w:szCs w:val="16"/>
                          </w:rPr>
                          <w:t>Before</w:t>
                        </w:r>
                      </w:p>
                      <w:p w14:paraId="6B197F32" w14:textId="77777777" w:rsidR="00310563" w:rsidRDefault="00310563"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310563" w:rsidRDefault="00310563" w:rsidP="006A7496">
                        <w:pPr>
                          <w:spacing w:before="100" w:line="256" w:lineRule="auto"/>
                          <w:rPr>
                            <w:sz w:val="24"/>
                            <w:szCs w:val="24"/>
                          </w:rPr>
                        </w:pPr>
                        <w:r>
                          <w:rPr>
                            <w:rFonts w:eastAsia="Calibri"/>
                            <w:color w:val="000000"/>
                            <w:sz w:val="16"/>
                            <w:szCs w:val="16"/>
                          </w:rPr>
                          <w:t>After</w:t>
                        </w:r>
                      </w:p>
                      <w:p w14:paraId="7E3E04C8" w14:textId="77777777" w:rsidR="00310563" w:rsidRDefault="00310563"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w:t>
      </w:r>
      <w:proofErr w:type="spellStart"/>
      <w:r w:rsidRPr="00D822A3">
        <w:rPr>
          <w:highlight w:val="white"/>
          <w:lang w:val="en-GB"/>
        </w:rPr>
        <w:t>ax</w:t>
      </w:r>
      <w:proofErr w:type="spellEnd"/>
      <w:r w:rsidRPr="00D822A3">
        <w:rPr>
          <w:highlight w:val="white"/>
          <w:lang w:val="en-GB"/>
        </w:rPr>
        <w:t xml:space="preserve">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w:t>
      </w:r>
      <w:proofErr w:type="gramStart"/>
      <w:r w:rsidR="004F756F" w:rsidRPr="00D822A3">
        <w:rPr>
          <w:highlight w:val="white"/>
          <w:lang w:val="en-GB"/>
        </w:rPr>
        <w:t>done</w:t>
      </w:r>
      <w:proofErr w:type="gramEnd"/>
      <w:r w:rsidR="004F756F" w:rsidRPr="00D822A3">
        <w:rPr>
          <w:highlight w:val="white"/>
          <w:lang w:val="en-GB"/>
        </w:rPr>
        <w:t xml:space="preserv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w:t>
      </w:r>
      <w:proofErr w:type="gramStart"/>
      <w:r w:rsidR="001B15BC" w:rsidRPr="00D822A3">
        <w:rPr>
          <w:highlight w:val="white"/>
          <w:lang w:val="en-GB"/>
        </w:rPr>
        <w:t>done</w:t>
      </w:r>
      <w:proofErr w:type="gramEnd"/>
      <w:r w:rsidR="001B15BC" w:rsidRPr="00D822A3">
        <w:rPr>
          <w:highlight w:val="white"/>
          <w:lang w:val="en-GB"/>
        </w:rPr>
        <w:t xml:space="preserv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t>
      </w:r>
      <w:proofErr w:type="gramStart"/>
      <w:r w:rsidR="003B202A" w:rsidRPr="00D822A3">
        <w:rPr>
          <w:highlight w:val="white"/>
          <w:lang w:val="en-GB"/>
        </w:rPr>
        <w:t>word, and</w:t>
      </w:r>
      <w:proofErr w:type="gramEnd"/>
      <w:r w:rsidR="003B202A" w:rsidRPr="00D822A3">
        <w:rPr>
          <w:highlight w:val="white"/>
          <w:lang w:val="en-GB"/>
        </w:rPr>
        <w:t xml:space="preserve">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 xml:space="preserve">When we have iterated through the whole list, there are </w:t>
      </w:r>
      <w:proofErr w:type="spellStart"/>
      <w:r w:rsidRPr="00D822A3">
        <w:rPr>
          <w:highlight w:val="white"/>
          <w:lang w:val="en-GB"/>
        </w:rPr>
        <w:t>som</w:t>
      </w:r>
      <w:proofErr w:type="spellEnd"/>
      <w:r w:rsidRPr="00D822A3">
        <w:rPr>
          <w:highlight w:val="white"/>
          <w:lang w:val="en-GB"/>
        </w:rPr>
        <w:t xml:space="preserve">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w:t>
      </w:r>
      <w:proofErr w:type="gramStart"/>
      <w:r w:rsidR="005D1364" w:rsidRPr="00D822A3">
        <w:rPr>
          <w:highlight w:val="white"/>
          <w:lang w:val="en-GB"/>
        </w:rPr>
        <w:t>array</w:t>
      </w:r>
      <w:r w:rsidR="00C3735D" w:rsidRPr="00D822A3">
        <w:rPr>
          <w:highlight w:val="white"/>
          <w:lang w:val="en-GB"/>
        </w:rPr>
        <w:t xml:space="preserve">, </w:t>
      </w:r>
      <w:r w:rsidR="005D1364" w:rsidRPr="00D822A3">
        <w:rPr>
          <w:highlight w:val="white"/>
          <w:lang w:val="en-GB"/>
        </w:rPr>
        <w:t>since</w:t>
      </w:r>
      <w:proofErr w:type="gramEnd"/>
      <w:r w:rsidR="005D1364" w:rsidRPr="00D822A3">
        <w:rPr>
          <w:highlight w:val="white"/>
          <w:lang w:val="en-GB"/>
        </w:rPr>
        <w:t xml:space="preserv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proofErr w:type="spellStart"/>
      <w:r w:rsidR="00336E39" w:rsidRPr="00D822A3">
        <w:rPr>
          <w:rStyle w:val="KeyWord0"/>
          <w:highlight w:val="white"/>
          <w:lang w:val="en-GB"/>
        </w:rPr>
        <w:t>ax</w:t>
      </w:r>
      <w:proofErr w:type="spellEnd"/>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proofErr w:type="spellStart"/>
      <w:r w:rsidR="00336E39" w:rsidRPr="00D822A3">
        <w:rPr>
          <w:rStyle w:val="KeyWord0"/>
          <w:highlight w:val="white"/>
          <w:lang w:val="en-GB"/>
        </w:rPr>
        <w:t>si</w:t>
      </w:r>
      <w:proofErr w:type="spellEnd"/>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0BCDB38B" w:rsidR="00AF5631" w:rsidRPr="00D822A3" w:rsidRDefault="00AF5631" w:rsidP="00AF5631">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5" w:name="_Toc54625152"/>
      <w:r w:rsidRPr="00D822A3">
        <w:rPr>
          <w:highlight w:val="white"/>
          <w:lang w:val="en-GB"/>
        </w:rPr>
        <w:t>Windows Jump Info</w:t>
      </w:r>
      <w:bookmarkEnd w:id="45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proofErr w:type="spellStart"/>
      <w:r w:rsidRPr="00D822A3">
        <w:rPr>
          <w:highlight w:val="white"/>
          <w:lang w:val="en-GB"/>
        </w:rPr>
        <w:t>AssemblyCodeGenerator.cs</w:t>
      </w:r>
      <w:proofErr w:type="spellEnd"/>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D822A3" w:rsidRDefault="00614EB1" w:rsidP="00614EB1">
      <w:pPr>
        <w:pStyle w:val="Code"/>
        <w:rPr>
          <w:highlight w:val="white"/>
          <w:lang w:val="en-GB"/>
        </w:rPr>
      </w:pPr>
    </w:p>
    <w:p w14:paraId="726BE969"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30E65609"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F7F5889" w14:textId="77777777" w:rsidR="00614EB1" w:rsidRPr="00D822A3" w:rsidRDefault="00614EB1" w:rsidP="00614EB1">
      <w:pPr>
        <w:pStyle w:val="Code"/>
        <w:rPr>
          <w:highlight w:val="white"/>
          <w:lang w:val="en-GB"/>
        </w:rPr>
      </w:pPr>
      <w:r w:rsidRPr="00D822A3">
        <w:rPr>
          <w:highlight w:val="white"/>
          <w:lang w:val="en-GB"/>
        </w:rPr>
        <w:t xml:space="preserve">          if (!(assemblyCode[1] is int)) {</w:t>
      </w:r>
    </w:p>
    <w:p w14:paraId="23743B44" w14:textId="77777777" w:rsidR="00614EB1" w:rsidRPr="00D822A3" w:rsidRDefault="00614EB1" w:rsidP="00614EB1">
      <w:pPr>
        <w:pStyle w:val="Code"/>
        <w:rPr>
          <w:highlight w:val="white"/>
          <w:lang w:val="en-GB"/>
        </w:rPr>
      </w:pPr>
      <w:r w:rsidRPr="00D822A3">
        <w:rPr>
          <w:highlight w:val="white"/>
          <w:lang w:val="en-GB"/>
        </w:rPr>
        <w:t xml:space="preserve">            int middleTarget = (int) assemblyCode[2];</w:t>
      </w:r>
    </w:p>
    <w:p w14:paraId="3D125BB9" w14:textId="77777777" w:rsidR="00614EB1" w:rsidRPr="00D822A3" w:rsidRDefault="00614EB1" w:rsidP="00614EB1">
      <w:pPr>
        <w:pStyle w:val="Code"/>
        <w:rPr>
          <w:highlight w:val="white"/>
          <w:lang w:val="en-GB"/>
        </w:rPr>
      </w:pPr>
      <w:r w:rsidRPr="00D822A3">
        <w:rPr>
          <w:highlight w:val="white"/>
          <w:lang w:val="en-GB"/>
        </w:rPr>
        <w:t xml:space="preserve">            assemblyCode[1] = middleToAssemblyMap[middleTarget];</w:t>
      </w:r>
    </w:p>
    <w:p w14:paraId="04558EA5" w14:textId="77777777" w:rsidR="00614EB1" w:rsidRPr="00D822A3" w:rsidRDefault="00614EB1" w:rsidP="00614EB1">
      <w:pPr>
        <w:pStyle w:val="Code"/>
        <w:rPr>
          <w:highlight w:val="white"/>
          <w:lang w:val="en-GB"/>
        </w:rPr>
      </w:pPr>
      <w:r w:rsidRPr="00D822A3">
        <w:rPr>
          <w:highlight w:val="white"/>
          <w:lang w:val="en-GB"/>
        </w:rPr>
        <w:t xml:space="preserve">          }</w:t>
      </w:r>
    </w:p>
    <w:p w14:paraId="614DF986" w14:textId="77777777" w:rsidR="00614EB1" w:rsidRPr="00D822A3" w:rsidRDefault="00614EB1" w:rsidP="00614EB1">
      <w:pPr>
        <w:pStyle w:val="Code"/>
        <w:rPr>
          <w:highlight w:val="white"/>
          <w:lang w:val="en-GB"/>
        </w:rPr>
      </w:pPr>
      <w:r w:rsidRPr="00D822A3">
        <w:rPr>
          <w:highlight w:val="white"/>
          <w:lang w:val="en-GB"/>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sidRPr="00D822A3">
        <w:rPr>
          <w:highlight w:val="white"/>
          <w:lang w:val="en-GB"/>
        </w:rPr>
        <w:t>are</w:t>
      </w:r>
      <w:proofErr w:type="gramEnd"/>
      <w:r w:rsidRPr="00D822A3">
        <w:rPr>
          <w:highlight w:val="white"/>
          <w:lang w:val="en-GB"/>
        </w:rPr>
        <w:t xml:space="preserv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 xml:space="preserve">When we change the assembly code targets to relative byte targets, we may have to iterate several times because short jumps (between -128 and 127, inclusive) instructions are smaller than long jumps </w:t>
      </w:r>
      <w:r w:rsidRPr="00D822A3">
        <w:rPr>
          <w:highlight w:val="white"/>
          <w:lang w:val="en-GB"/>
        </w:rPr>
        <w:lastRenderedPageBreak/>
        <w:t>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D822A3" w:rsidRDefault="00614EB1" w:rsidP="00614EB1">
      <w:pPr>
        <w:pStyle w:val="Code"/>
        <w:rPr>
          <w:highlight w:val="white"/>
          <w:lang w:val="en-GB"/>
        </w:rPr>
      </w:pPr>
    </w:p>
    <w:p w14:paraId="297C26FD" w14:textId="77777777" w:rsidR="00614EB1" w:rsidRPr="00D822A3" w:rsidRDefault="00614EB1" w:rsidP="00614EB1">
      <w:pPr>
        <w:pStyle w:val="Code"/>
        <w:rPr>
          <w:highlight w:val="white"/>
          <w:lang w:val="en-GB"/>
        </w:rPr>
      </w:pPr>
      <w:r w:rsidRPr="00D822A3">
        <w:rPr>
          <w:highlight w:val="white"/>
          <w:lang w:val="en-GB"/>
        </w:rPr>
        <w:t xml:space="preserve">          if (thisCode.IsRelationNotRegister() ||</w:t>
      </w:r>
    </w:p>
    <w:p w14:paraId="1AF08EFB" w14:textId="77777777" w:rsidR="00614EB1" w:rsidRPr="00D822A3" w:rsidRDefault="00614EB1" w:rsidP="00614EB1">
      <w:pPr>
        <w:pStyle w:val="Code"/>
        <w:rPr>
          <w:highlight w:val="white"/>
          <w:lang w:val="en-GB"/>
        </w:rPr>
      </w:pPr>
      <w:r w:rsidRPr="00D822A3">
        <w:rPr>
          <w:highlight w:val="white"/>
          <w:lang w:val="en-GB"/>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 xml:space="preserve">If nothing has been changed from the previous iteration, every assembly jump instruction holds the correct target </w:t>
      </w:r>
      <w:proofErr w:type="gramStart"/>
      <w:r w:rsidRPr="00D822A3">
        <w:rPr>
          <w:highlight w:val="white"/>
          <w:lang w:val="en-GB"/>
        </w:rPr>
        <w:t>address</w:t>
      </w:r>
      <w:proofErr w:type="gramEnd"/>
      <w:r w:rsidRPr="00D822A3">
        <w:rPr>
          <w:highlight w:val="white"/>
          <w:lang w:val="en-GB"/>
        </w:rPr>
        <w:t xml:space="preserve">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lastRenderedPageBreak/>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6" w:name="_Toc54625153"/>
      <w:r w:rsidRPr="00D822A3">
        <w:rPr>
          <w:highlight w:val="white"/>
          <w:lang w:val="en-GB"/>
        </w:rPr>
        <w:t>Windows Byte List</w:t>
      </w:r>
      <w:bookmarkEnd w:id="45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proofErr w:type="spellStart"/>
      <w:r w:rsidRPr="00D822A3">
        <w:rPr>
          <w:highlight w:val="white"/>
          <w:lang w:val="en-GB"/>
        </w:rPr>
        <w:t>AssemblyCodeGenerator.cs</w:t>
      </w:r>
      <w:proofErr w:type="spellEnd"/>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7" w:name="_Hlk51314142"/>
      <w:r w:rsidRPr="00D822A3">
        <w:rPr>
          <w:highlight w:val="white"/>
          <w:lang w:val="en-GB"/>
        </w:rPr>
        <w:t>WindowsByteList</w:t>
      </w:r>
      <w:bookmarkEnd w:id="45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 xml:space="preserve">If the instruction is a value definition, we need to </w:t>
      </w:r>
      <w:proofErr w:type="gramStart"/>
      <w:r w:rsidRPr="00D822A3">
        <w:rPr>
          <w:highlight w:val="white"/>
          <w:lang w:val="en-GB"/>
        </w:rPr>
        <w:t>look into</w:t>
      </w:r>
      <w:proofErr w:type="gramEnd"/>
      <w:r w:rsidRPr="00D822A3">
        <w:rPr>
          <w:highlight w:val="white"/>
          <w:lang w:val="en-GB"/>
        </w:rPr>
        <w:t xml:space="preserve">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lastRenderedPageBreak/>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 xml:space="preserve">If the second or third operand is a string, we add its name the </w:t>
      </w:r>
      <w:proofErr w:type="spellStart"/>
      <w:r w:rsidRPr="00D822A3">
        <w:rPr>
          <w:highlight w:val="white"/>
          <w:lang w:val="en-GB"/>
        </w:rPr>
        <w:t>the</w:t>
      </w:r>
      <w:proofErr w:type="spellEnd"/>
      <w:r w:rsidRPr="00D822A3">
        <w:rPr>
          <w:highlight w:val="white"/>
          <w:lang w:val="en-GB"/>
        </w:rPr>
        <w:t xml:space="preserv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8"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proofErr w:type="spellStart"/>
      <w:r w:rsidRPr="00D822A3">
        <w:rPr>
          <w:highlight w:val="white"/>
          <w:lang w:val="en-GB"/>
        </w:rPr>
        <w:t>AssemblyCode.cs</w:t>
      </w:r>
      <w:proofErr w:type="spellEnd"/>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lastRenderedPageBreak/>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w:t>
      </w:r>
      <w:proofErr w:type="spellStart"/>
      <w:r w:rsidRPr="00D822A3">
        <w:rPr>
          <w:highlight w:val="white"/>
          <w:lang w:val="en-GB"/>
        </w:rPr>
        <w:t>lond</w:t>
      </w:r>
      <w:proofErr w:type="spellEnd"/>
      <w:r w:rsidRPr="00D822A3">
        <w:rPr>
          <w:highlight w:val="white"/>
          <w:lang w:val="en-GB"/>
        </w:rPr>
        <w:t xml:space="preserve">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 xml:space="preserve">Otherwise, we have an integral of pointer value. If the value is a static address, we load its offset into the byte list. The address itself will be added by the linker </w:t>
      </w:r>
      <w:proofErr w:type="gramStart"/>
      <w:r w:rsidRPr="00D822A3">
        <w:rPr>
          <w:highlight w:val="white"/>
          <w:lang w:val="en-GB"/>
        </w:rPr>
        <w:t>later on</w:t>
      </w:r>
      <w:proofErr w:type="gramEnd"/>
      <w:r w:rsidRPr="00D822A3">
        <w:rPr>
          <w:highlight w:val="white"/>
          <w:lang w:val="en-GB"/>
        </w:rPr>
        <w:t>.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lastRenderedPageBreak/>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 xml:space="preserve">A regular function call is equivalent with a long jump. The actual address of the called function will be set by the linker </w:t>
      </w:r>
      <w:proofErr w:type="gramStart"/>
      <w:r w:rsidRPr="00D822A3">
        <w:rPr>
          <w:highlight w:val="white"/>
          <w:lang w:val="en-GB"/>
        </w:rPr>
        <w:t>later on</w:t>
      </w:r>
      <w:proofErr w:type="gramEnd"/>
      <w:r w:rsidRPr="00D822A3">
        <w:rPr>
          <w:highlight w:val="white"/>
          <w:lang w:val="en-GB"/>
        </w:rPr>
        <w:t>.</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6224385A" w14:textId="77777777" w:rsidR="008C2FC7" w:rsidRPr="00D822A3" w:rsidRDefault="008C2FC7" w:rsidP="008C2FC7">
      <w:pPr>
        <w:rPr>
          <w:highlight w:val="white"/>
          <w:lang w:val="en-GB"/>
        </w:rPr>
      </w:pPr>
      <w:r w:rsidRPr="00D822A3">
        <w:rPr>
          <w:highlight w:val="white"/>
          <w:lang w:val="en-GB"/>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 xml:space="preserve">unary </w:t>
            </w:r>
            <w:proofErr w:type="gramStart"/>
            <w:r w:rsidRPr="00D822A3">
              <w:rPr>
                <w:lang w:val="en-GB"/>
              </w:rPr>
              <w:t>operator</w:t>
            </w:r>
            <w:proofErr w:type="gramEnd"/>
            <w:r w:rsidRPr="00D822A3">
              <w:rPr>
                <w:lang w:val="en-GB"/>
              </w:rPr>
              <w:t xml:space="preserve"> register</w:t>
            </w:r>
          </w:p>
        </w:tc>
        <w:tc>
          <w:tcPr>
            <w:tcW w:w="2834" w:type="dxa"/>
          </w:tcPr>
          <w:p w14:paraId="0E34F074" w14:textId="77777777" w:rsidR="008C2FC7" w:rsidRPr="00D822A3" w:rsidRDefault="008C2FC7" w:rsidP="003D2653">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w:t>
            </w:r>
            <w:proofErr w:type="spellStart"/>
            <w:r w:rsidRPr="00D822A3">
              <w:rPr>
                <w:highlight w:val="white"/>
                <w:lang w:val="en-GB"/>
              </w:rPr>
              <w:t>ax</w:t>
            </w:r>
            <w:proofErr w:type="spellEnd"/>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w:t>
      </w:r>
      <w:proofErr w:type="gramStart"/>
      <w:r w:rsidRPr="00D822A3">
        <w:rPr>
          <w:highlight w:val="white"/>
          <w:lang w:val="en-GB"/>
        </w:rPr>
        <w:t>have to</w:t>
      </w:r>
      <w:proofErr w:type="gramEnd"/>
      <w:r w:rsidRPr="00D822A3">
        <w:rPr>
          <w:highlight w:val="white"/>
          <w:lang w:val="en-GB"/>
        </w:rPr>
        <w:t xml:space="preserve">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9" w:name="_Hlk50202926"/>
            <w:r w:rsidRPr="00D822A3">
              <w:rPr>
                <w:b/>
                <w:bCs/>
                <w:highlight w:val="white"/>
                <w:lang w:val="en-GB"/>
              </w:rPr>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71A25A96" w14:textId="77777777" w:rsidR="008C2FC7" w:rsidRPr="00D822A3" w:rsidRDefault="008C2FC7" w:rsidP="003D2653">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[register + offset]</w:t>
            </w:r>
          </w:p>
          <w:p w14:paraId="158F1D81"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7273C897"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bookmarkEnd w:id="45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 xml:space="preserve">In category two, we assign a register the address a static variable. We </w:t>
      </w:r>
      <w:proofErr w:type="gramStart"/>
      <w:r w:rsidRPr="00D822A3">
        <w:rPr>
          <w:highlight w:val="white"/>
          <w:lang w:val="en-GB"/>
        </w:rPr>
        <w:t>have to</w:t>
      </w:r>
      <w:proofErr w:type="gramEnd"/>
      <w:r w:rsidRPr="00D822A3">
        <w:rPr>
          <w:highlight w:val="white"/>
          <w:lang w:val="en-GB"/>
        </w:rPr>
        <w:t xml:space="preserve"> load the zero value into the byte list, to mark that there is not offset.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t xml:space="preserve">In category four, we assign the value of a register to an address, defined by a register and an offset or a static variable and an offset. </w:t>
      </w:r>
      <w:proofErr w:type="gramStart"/>
      <w:r w:rsidRPr="00D822A3">
        <w:rPr>
          <w:highlight w:val="white"/>
          <w:lang w:val="en-GB"/>
        </w:rPr>
        <w:t>Also</w:t>
      </w:r>
      <w:proofErr w:type="gramEnd"/>
      <w:r w:rsidRPr="00D822A3">
        <w:rPr>
          <w:highlight w:val="white"/>
          <w:lang w:val="en-GB"/>
        </w:rPr>
        <w:t xml:space="preserve"> in this case, we need to obtain the size of the offset. </w:t>
      </w:r>
      <w:proofErr w:type="spellStart"/>
      <w:r w:rsidRPr="00D822A3">
        <w:rPr>
          <w:highlight w:val="white"/>
          <w:lang w:val="en-GB"/>
        </w:rPr>
        <w:t>Its</w:t>
      </w:r>
      <w:proofErr w:type="spellEnd"/>
      <w:r w:rsidRPr="00D822A3">
        <w:rPr>
          <w:highlight w:val="white"/>
          <w:lang w:val="en-GB"/>
        </w:rPr>
        <w:t xml:space="preserve">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sidRPr="00D822A3">
        <w:rPr>
          <w:highlight w:val="white"/>
          <w:lang w:val="en-GB"/>
        </w:rPr>
        <w:t>at the moment</w:t>
      </w:r>
      <w:proofErr w:type="gramEnd"/>
      <w:r w:rsidRPr="00D822A3">
        <w:rPr>
          <w:highlight w:val="white"/>
          <w:lang w:val="en-GB"/>
        </w:rPr>
        <w:t xml:space="preserve">.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lastRenderedPageBreak/>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lastRenderedPageBreak/>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0" w:name="_Ref419646553"/>
      <w:bookmarkStart w:id="461" w:name="_Toc54625155"/>
      <w:r w:rsidRPr="00D822A3">
        <w:rPr>
          <w:lang w:val="en-GB"/>
        </w:rPr>
        <w:t>Linking</w:t>
      </w:r>
      <w:bookmarkEnd w:id="460"/>
      <w:bookmarkEnd w:id="461"/>
    </w:p>
    <w:bookmarkEnd w:id="44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2" w:name="_Toc54625156"/>
      <w:r w:rsidRPr="00D822A3">
        <w:rPr>
          <w:lang w:val="en-GB"/>
        </w:rPr>
        <w:lastRenderedPageBreak/>
        <w:t>The Linker Class</w:t>
      </w:r>
      <w:bookmarkEnd w:id="462"/>
    </w:p>
    <w:p w14:paraId="6E403FB9" w14:textId="7D798A20" w:rsidR="007503AC" w:rsidRPr="00D822A3" w:rsidRDefault="007503AC" w:rsidP="007503AC">
      <w:pPr>
        <w:rPr>
          <w:lang w:val="en-GB"/>
        </w:rPr>
      </w:pPr>
      <w:r w:rsidRPr="00D822A3">
        <w:rPr>
          <w:lang w:val="en-GB"/>
        </w:rPr>
        <w:t xml:space="preserve">The </w:t>
      </w:r>
      <w:proofErr w:type="spellStart"/>
      <w:r w:rsidRPr="00D822A3">
        <w:rPr>
          <w:rStyle w:val="CodeInText"/>
          <w:lang w:val="en-GB"/>
        </w:rPr>
        <w:t>LinkerInfo</w:t>
      </w:r>
      <w:proofErr w:type="spellEnd"/>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proofErr w:type="spellStart"/>
      <w:r w:rsidRPr="00D822A3">
        <w:rPr>
          <w:rStyle w:val="CodeInText"/>
          <w:lang w:val="en-GB"/>
        </w:rPr>
        <w:t>m</w:t>
      </w:r>
      <w:r w:rsidR="00D21DFD" w:rsidRPr="00D822A3">
        <w:rPr>
          <w:rStyle w:val="CodeInText"/>
          <w:lang w:val="en-GB"/>
        </w:rPr>
        <w:t>_fullName</w:t>
      </w:r>
      <w:proofErr w:type="spellEnd"/>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proofErr w:type="spellStart"/>
      <w:r w:rsidRPr="00D822A3">
        <w:rPr>
          <w:rStyle w:val="CodeInText"/>
          <w:lang w:val="en-GB"/>
        </w:rPr>
        <w:t>m_entryPoint</w:t>
      </w:r>
      <w:proofErr w:type="spellEnd"/>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w:t>
      </w:r>
      <w:proofErr w:type="gramStart"/>
      <w:r w:rsidR="00835721">
        <w:t>address</w:t>
      </w:r>
      <w:proofErr w:type="gramEnd"/>
      <w:r w:rsidR="00835721">
        <w:t xml:space="preserve"> and </w:t>
      </w:r>
      <w:proofErr w:type="spellStart"/>
      <w:r w:rsidR="00835721">
        <w:t>its</w:t>
      </w:r>
      <w:proofErr w:type="spellEnd"/>
      <w:r w:rsidR="00835721">
        <w:t xml:space="preserve"> the entry point differs in one case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proofErr w:type="spellStart"/>
      <w:r w:rsidR="00835721" w:rsidRPr="00076367">
        <w:rPr>
          <w:rStyle w:val="CodeInText"/>
        </w:rPr>
        <w:t>argc</w:t>
      </w:r>
      <w:proofErr w:type="spellEnd"/>
      <w:r w:rsidR="00835721">
        <w:t xml:space="preserve"> and </w:t>
      </w:r>
      <w:proofErr w:type="spellStart"/>
      <w:r w:rsidR="00835721" w:rsidRPr="00076367">
        <w:rPr>
          <w:rStyle w:val="CodeInText"/>
        </w:rPr>
        <w:t>argv</w:t>
      </w:r>
      <w:proofErr w:type="spellEnd"/>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m_accessMap</w:t>
      </w:r>
      <w:proofErr w:type="spellEnd"/>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callMap</w:t>
      </w:r>
      <w:proofErr w:type="spellEnd"/>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proofErr w:type="spellStart"/>
      <w:r w:rsidR="00344BE1" w:rsidRPr="00D822A3">
        <w:rPr>
          <w:rStyle w:val="CodeInText"/>
          <w:lang w:val="en-GB"/>
        </w:rPr>
        <w:t>m_accessMap</w:t>
      </w:r>
      <w:proofErr w:type="spellEnd"/>
      <w:r w:rsidR="00344BE1" w:rsidRPr="00D822A3">
        <w:rPr>
          <w:lang w:val="en-GB"/>
        </w:rPr>
        <w:t xml:space="preserve"> and </w:t>
      </w:r>
      <w:proofErr w:type="spellStart"/>
      <w:r w:rsidR="00344BE1" w:rsidRPr="00D822A3">
        <w:rPr>
          <w:rStyle w:val="CodeInText"/>
          <w:lang w:val="en-GB"/>
        </w:rPr>
        <w:t>m_callMap</w:t>
      </w:r>
      <w:proofErr w:type="spellEnd"/>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returnSet</w:t>
      </w:r>
      <w:proofErr w:type="spellEnd"/>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byteList</w:t>
      </w:r>
      <w:proofErr w:type="spellEnd"/>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proofErr w:type="gramStart"/>
      <w:r w:rsidRPr="00D822A3">
        <w:rPr>
          <w:lang w:val="en-GB"/>
        </w:rPr>
        <w:t>First</w:t>
      </w:r>
      <w:proofErr w:type="gramEnd"/>
      <w:r w:rsidRPr="00D822A3">
        <w:rPr>
          <w:lang w:val="en-GB"/>
        </w:rPr>
        <w:t xml:space="preserve">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 xml:space="preserve">global </w:t>
      </w:r>
      <w:proofErr w:type="gramStart"/>
      <w:r w:rsidR="00B50D7B" w:rsidRPr="00D822A3">
        <w:rPr>
          <w:lang w:val="en-GB"/>
        </w:rPr>
        <w:t>variable</w:t>
      </w:r>
      <w:proofErr w:type="gramEnd"/>
      <w:r w:rsidR="00B50D7B" w:rsidRPr="00D822A3">
        <w:rPr>
          <w:lang w:val="en-GB"/>
        </w:rPr>
        <w:t xml:space="preserv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m_globalMap</w:t>
      </w:r>
      <w:proofErr w:type="spellEnd"/>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proofErr w:type="spellStart"/>
      <w:r w:rsidRPr="00D822A3">
        <w:rPr>
          <w:rStyle w:val="CodeInText"/>
          <w:lang w:val="en-GB"/>
        </w:rPr>
        <w:t>m_globalList</w:t>
      </w:r>
      <w:proofErr w:type="spellEnd"/>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m_addressMap</w:t>
      </w:r>
      <w:proofErr w:type="spellEnd"/>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0A79425C" w:rsidR="00237A20" w:rsidRPr="00D822A3" w:rsidRDefault="004C5083" w:rsidP="001B717F">
      <w:pPr>
        <w:pStyle w:val="Liststycke"/>
        <w:numPr>
          <w:ilvl w:val="0"/>
          <w:numId w:val="100"/>
        </w:numPr>
        <w:rPr>
          <w:lang w:val="en-GB"/>
        </w:rPr>
      </w:pPr>
      <w:proofErr w:type="spellStart"/>
      <w:r w:rsidRPr="00D822A3">
        <w:rPr>
          <w:rStyle w:val="CodeInText"/>
          <w:lang w:val="en-GB"/>
        </w:rPr>
        <w:t>m_entryMap</w:t>
      </w:r>
      <w:proofErr w:type="spellEnd"/>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C2704A">
        <w:t>12.2</w:t>
      </w:r>
      <w:r w:rsidR="00835721">
        <w:fldChar w:fldCharType="end"/>
      </w:r>
      <w:r w:rsidR="00835721">
        <w:t xml:space="preserve">, a function’s start address and </w:t>
      </w:r>
      <w:proofErr w:type="spellStart"/>
      <w:r w:rsidR="00835721">
        <w:t>its</w:t>
      </w:r>
      <w:proofErr w:type="spellEnd"/>
      <w:r w:rsidR="00835721">
        <w:t xml:space="preserve"> the entry point differs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proofErr w:type="spellStart"/>
      <w:r w:rsidRPr="00D822A3">
        <w:rPr>
          <w:lang w:val="en-GB"/>
        </w:rPr>
        <w:t>Linker.</w:t>
      </w:r>
      <w:r w:rsidR="00E1579E" w:rsidRPr="00D822A3">
        <w:rPr>
          <w:lang w:val="en-GB"/>
        </w:rPr>
        <w:t>cs</w:t>
      </w:r>
      <w:proofErr w:type="spellEnd"/>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w:t>
      </w:r>
      <w:r w:rsidR="0050618D" w:rsidRPr="00D822A3">
        <w:rPr>
          <w:highlight w:val="white"/>
          <w:lang w:val="en-GB"/>
        </w:rPr>
        <w:lastRenderedPageBreak/>
        <w:t xml:space="preserve">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lastRenderedPageBreak/>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lastRenderedPageBreak/>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lastRenderedPageBreak/>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sidRPr="00D822A3">
        <w:rPr>
          <w:highlight w:val="white"/>
          <w:lang w:val="en-GB"/>
        </w:rPr>
        <w:t>in order to</w:t>
      </w:r>
      <w:proofErr w:type="gramEnd"/>
      <w:r w:rsidRPr="00D822A3">
        <w:rPr>
          <w:highlight w:val="white"/>
          <w:lang w:val="en-GB"/>
        </w:rPr>
        <w:t xml:space="preserve">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w:t>
      </w:r>
      <w:proofErr w:type="gramStart"/>
      <w:r w:rsidR="007C214D" w:rsidRPr="00D822A3">
        <w:rPr>
          <w:highlight w:val="white"/>
          <w:lang w:val="en-GB"/>
        </w:rPr>
        <w:t>Similar to</w:t>
      </w:r>
      <w:proofErr w:type="gramEnd"/>
      <w:r w:rsidR="007C214D" w:rsidRPr="00D822A3">
        <w:rPr>
          <w:highlight w:val="white"/>
          <w:lang w:val="en-GB"/>
        </w:rPr>
        <w:t xml:space="preserve">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lastRenderedPageBreak/>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proofErr w:type="gramStart"/>
      <w:r w:rsidRPr="00D822A3">
        <w:rPr>
          <w:highlight w:val="white"/>
          <w:lang w:val="en-GB"/>
        </w:rPr>
        <w:t>)</w:t>
      </w:r>
      <w:r w:rsidR="00482740" w:rsidRPr="00D822A3">
        <w:rPr>
          <w:highlight w:val="white"/>
          <w:lang w:val="en-GB"/>
        </w:rPr>
        <w:t>, if</w:t>
      </w:r>
      <w:proofErr w:type="gramEnd"/>
      <w:r w:rsidR="00482740" w:rsidRPr="00D822A3">
        <w:rPr>
          <w:highlight w:val="white"/>
          <w:lang w:val="en-GB"/>
        </w:rPr>
        <w:t xml:space="preserve">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4" w:name="_Toc54625157"/>
      <w:r w:rsidRPr="00D822A3">
        <w:rPr>
          <w:lang w:val="en-GB"/>
        </w:rPr>
        <w:lastRenderedPageBreak/>
        <w:t xml:space="preserve">The </w:t>
      </w:r>
      <w:r w:rsidR="002554E1" w:rsidRPr="00D822A3">
        <w:rPr>
          <w:lang w:val="en-GB"/>
        </w:rPr>
        <w:t>Standard Library</w:t>
      </w:r>
      <w:bookmarkEnd w:id="464"/>
    </w:p>
    <w:p w14:paraId="21B660CB" w14:textId="0EAC07D4" w:rsidR="00EE220E" w:rsidRPr="00D822A3" w:rsidRDefault="00503728" w:rsidP="00265BDF">
      <w:pPr>
        <w:pStyle w:val="Rubrik2"/>
        <w:rPr>
          <w:lang w:val="en-GB"/>
        </w:rPr>
      </w:pPr>
      <w:bookmarkStart w:id="465" w:name="_Toc54625158"/>
      <w:r w:rsidRPr="00D822A3">
        <w:rPr>
          <w:lang w:val="en-GB"/>
        </w:rPr>
        <w:t>Integral and Floating Limits</w:t>
      </w:r>
      <w:bookmarkEnd w:id="465"/>
    </w:p>
    <w:p w14:paraId="2F6FA423" w14:textId="3F5C7578" w:rsidR="003D1398" w:rsidRPr="00D822A3" w:rsidRDefault="008D6750" w:rsidP="003D1398">
      <w:pPr>
        <w:pStyle w:val="CodeListing"/>
        <w:rPr>
          <w:highlight w:val="white"/>
          <w:lang w:val="en-GB"/>
        </w:rPr>
      </w:pPr>
      <w:proofErr w:type="spellStart"/>
      <w:r w:rsidRPr="00D822A3">
        <w:rPr>
          <w:highlight w:val="white"/>
          <w:lang w:val="en-GB"/>
        </w:rPr>
        <w:t>l</w:t>
      </w:r>
      <w:r w:rsidR="003D1398" w:rsidRPr="00D822A3">
        <w:rPr>
          <w:highlight w:val="white"/>
          <w:lang w:val="en-GB"/>
        </w:rPr>
        <w:t>imits.h</w:t>
      </w:r>
      <w:proofErr w:type="spellEnd"/>
    </w:p>
    <w:p w14:paraId="2CB79E3C" w14:textId="6364DC98" w:rsidR="00CA2976" w:rsidRPr="00D822A3" w:rsidRDefault="00CA2976" w:rsidP="003D1398">
      <w:pPr>
        <w:pStyle w:val="Code"/>
        <w:rPr>
          <w:highlight w:val="white"/>
          <w:lang w:val="en-GB"/>
        </w:rPr>
      </w:pPr>
      <w:r w:rsidRPr="00D822A3">
        <w:rPr>
          <w:highlight w:val="white"/>
          <w:lang w:val="en-GB"/>
        </w:rPr>
        <w:t>#ifndef __LIMITS_H__</w:t>
      </w:r>
    </w:p>
    <w:p w14:paraId="1B3E1FE4" w14:textId="77777777" w:rsidR="00CA2976" w:rsidRPr="00D822A3" w:rsidRDefault="00CA2976" w:rsidP="003D1398">
      <w:pPr>
        <w:pStyle w:val="Code"/>
        <w:rPr>
          <w:highlight w:val="white"/>
          <w:lang w:val="en-GB"/>
        </w:rPr>
      </w:pPr>
      <w:r w:rsidRPr="00D822A3">
        <w:rPr>
          <w:highlight w:val="white"/>
          <w:lang w:val="en-GB"/>
        </w:rPr>
        <w:t>#define __LIMITS_H__</w:t>
      </w:r>
    </w:p>
    <w:p w14:paraId="395A3B3B" w14:textId="77777777" w:rsidR="00CA2976" w:rsidRPr="00D822A3" w:rsidRDefault="00CA2976" w:rsidP="003D1398">
      <w:pPr>
        <w:pStyle w:val="Code"/>
        <w:rPr>
          <w:highlight w:val="white"/>
          <w:lang w:val="en-GB"/>
        </w:rPr>
      </w:pPr>
    </w:p>
    <w:p w14:paraId="559F1243" w14:textId="77777777" w:rsidR="00CA2976" w:rsidRPr="00D822A3" w:rsidRDefault="00CA2976" w:rsidP="003D1398">
      <w:pPr>
        <w:pStyle w:val="Code"/>
        <w:rPr>
          <w:highlight w:val="white"/>
          <w:lang w:val="en-GB"/>
        </w:rPr>
      </w:pPr>
      <w:r w:rsidRPr="00D822A3">
        <w:rPr>
          <w:highlight w:val="white"/>
          <w:lang w:val="en-GB"/>
        </w:rPr>
        <w:t>#define CHAR_BIT 8</w:t>
      </w:r>
    </w:p>
    <w:p w14:paraId="528C6749" w14:textId="77777777" w:rsidR="00CA2976" w:rsidRPr="00D822A3" w:rsidRDefault="00CA2976" w:rsidP="003D1398">
      <w:pPr>
        <w:pStyle w:val="Code"/>
        <w:rPr>
          <w:highlight w:val="white"/>
          <w:lang w:val="en-GB"/>
        </w:rPr>
      </w:pPr>
      <w:r w:rsidRPr="00D822A3">
        <w:rPr>
          <w:highlight w:val="white"/>
          <w:lang w:val="en-GB"/>
        </w:rPr>
        <w:t>#define CHAR_MAX 127s</w:t>
      </w:r>
    </w:p>
    <w:p w14:paraId="6F633847" w14:textId="77777777" w:rsidR="00CA2976" w:rsidRPr="00D822A3" w:rsidRDefault="00CA2976" w:rsidP="003D1398">
      <w:pPr>
        <w:pStyle w:val="Code"/>
        <w:rPr>
          <w:highlight w:val="white"/>
          <w:lang w:val="en-GB"/>
        </w:rPr>
      </w:pPr>
      <w:r w:rsidRPr="00D822A3">
        <w:rPr>
          <w:highlight w:val="white"/>
          <w:lang w:val="en-GB"/>
        </w:rPr>
        <w:t>#define CHAR_MIN -128s</w:t>
      </w:r>
    </w:p>
    <w:p w14:paraId="4C72F70D" w14:textId="77777777" w:rsidR="00CA2976" w:rsidRPr="00D822A3" w:rsidRDefault="00CA2976" w:rsidP="003D1398">
      <w:pPr>
        <w:pStyle w:val="Code"/>
        <w:rPr>
          <w:highlight w:val="white"/>
          <w:lang w:val="en-GB"/>
        </w:rPr>
      </w:pPr>
    </w:p>
    <w:p w14:paraId="717C7FEB" w14:textId="77777777" w:rsidR="00CA2976" w:rsidRPr="00D822A3" w:rsidRDefault="00CA2976" w:rsidP="003D1398">
      <w:pPr>
        <w:pStyle w:val="Code"/>
        <w:rPr>
          <w:highlight w:val="white"/>
          <w:lang w:val="en-GB"/>
        </w:rPr>
      </w:pPr>
      <w:r w:rsidRPr="00D822A3">
        <w:rPr>
          <w:highlight w:val="white"/>
          <w:lang w:val="en-GB"/>
        </w:rPr>
        <w:t>#define SCHAR_MAX 127s</w:t>
      </w:r>
    </w:p>
    <w:p w14:paraId="50443E2D" w14:textId="77777777" w:rsidR="00CA2976" w:rsidRPr="00D822A3" w:rsidRDefault="00CA2976" w:rsidP="003D1398">
      <w:pPr>
        <w:pStyle w:val="Code"/>
        <w:rPr>
          <w:highlight w:val="white"/>
          <w:lang w:val="en-GB"/>
        </w:rPr>
      </w:pPr>
      <w:r w:rsidRPr="00D822A3">
        <w:rPr>
          <w:highlight w:val="white"/>
          <w:lang w:val="en-GB"/>
        </w:rPr>
        <w:t>#define SCHAR_MIN -128s</w:t>
      </w:r>
    </w:p>
    <w:p w14:paraId="65121C16" w14:textId="77777777" w:rsidR="00CA2976" w:rsidRPr="00D822A3" w:rsidRDefault="00CA2976" w:rsidP="003D1398">
      <w:pPr>
        <w:pStyle w:val="Code"/>
        <w:rPr>
          <w:highlight w:val="white"/>
          <w:lang w:val="en-GB"/>
        </w:rPr>
      </w:pPr>
      <w:r w:rsidRPr="00D822A3">
        <w:rPr>
          <w:highlight w:val="white"/>
          <w:lang w:val="en-GB"/>
        </w:rPr>
        <w:t>#define UCHAR_MAX 255us</w:t>
      </w:r>
    </w:p>
    <w:p w14:paraId="02CC6CBC" w14:textId="77777777" w:rsidR="00CA2976" w:rsidRPr="00D822A3" w:rsidRDefault="00CA2976" w:rsidP="003D1398">
      <w:pPr>
        <w:pStyle w:val="Code"/>
        <w:rPr>
          <w:highlight w:val="white"/>
          <w:lang w:val="en-GB"/>
        </w:rPr>
      </w:pPr>
    </w:p>
    <w:p w14:paraId="77741B9F" w14:textId="77777777" w:rsidR="00CA2976" w:rsidRPr="00D822A3" w:rsidRDefault="00CA2976" w:rsidP="003D1398">
      <w:pPr>
        <w:pStyle w:val="Code"/>
        <w:rPr>
          <w:highlight w:val="white"/>
          <w:lang w:val="en-GB"/>
        </w:rPr>
      </w:pPr>
      <w:r w:rsidRPr="00D822A3">
        <w:rPr>
          <w:highlight w:val="white"/>
          <w:lang w:val="en-GB"/>
        </w:rPr>
        <w:t>#define SHRT_MAX 127s</w:t>
      </w:r>
    </w:p>
    <w:p w14:paraId="3C548CDD" w14:textId="77777777" w:rsidR="00CA2976" w:rsidRPr="00D822A3" w:rsidRDefault="00CA2976" w:rsidP="003D1398">
      <w:pPr>
        <w:pStyle w:val="Code"/>
        <w:rPr>
          <w:highlight w:val="white"/>
          <w:lang w:val="en-GB"/>
        </w:rPr>
      </w:pPr>
      <w:r w:rsidRPr="00D822A3">
        <w:rPr>
          <w:highlight w:val="white"/>
          <w:lang w:val="en-GB"/>
        </w:rPr>
        <w:t>#define SHRT_MIN -128s</w:t>
      </w:r>
    </w:p>
    <w:p w14:paraId="12ACCCA2" w14:textId="77777777" w:rsidR="00CA2976" w:rsidRPr="00D822A3" w:rsidRDefault="00CA2976" w:rsidP="003D1398">
      <w:pPr>
        <w:pStyle w:val="Code"/>
        <w:rPr>
          <w:highlight w:val="white"/>
          <w:lang w:val="en-GB"/>
        </w:rPr>
      </w:pPr>
      <w:r w:rsidRPr="00D822A3">
        <w:rPr>
          <w:highlight w:val="white"/>
          <w:lang w:val="en-GB"/>
        </w:rPr>
        <w:t>#define USHRT_MAX 255us</w:t>
      </w:r>
    </w:p>
    <w:p w14:paraId="0A332E3C" w14:textId="77777777" w:rsidR="00CA2976" w:rsidRPr="00D822A3" w:rsidRDefault="00CA2976" w:rsidP="003D1398">
      <w:pPr>
        <w:pStyle w:val="Code"/>
        <w:rPr>
          <w:highlight w:val="white"/>
          <w:lang w:val="en-GB"/>
        </w:rPr>
      </w:pPr>
    </w:p>
    <w:p w14:paraId="68815CEE" w14:textId="77777777" w:rsidR="00CA2976" w:rsidRPr="00D822A3" w:rsidRDefault="00CA2976" w:rsidP="003D1398">
      <w:pPr>
        <w:pStyle w:val="Code"/>
        <w:rPr>
          <w:highlight w:val="white"/>
          <w:lang w:val="en-GB"/>
        </w:rPr>
      </w:pPr>
      <w:r w:rsidRPr="00D822A3">
        <w:rPr>
          <w:highlight w:val="white"/>
          <w:lang w:val="en-GB"/>
        </w:rPr>
        <w:t>#define INT_MAX 32767</w:t>
      </w:r>
    </w:p>
    <w:p w14:paraId="45D70BF3" w14:textId="77777777" w:rsidR="00CA2976" w:rsidRPr="00D822A3" w:rsidRDefault="00CA2976" w:rsidP="003D1398">
      <w:pPr>
        <w:pStyle w:val="Code"/>
        <w:rPr>
          <w:highlight w:val="white"/>
          <w:lang w:val="en-GB"/>
        </w:rPr>
      </w:pPr>
      <w:r w:rsidRPr="00D822A3">
        <w:rPr>
          <w:highlight w:val="white"/>
          <w:lang w:val="en-GB"/>
        </w:rPr>
        <w:t>#define INT_MIN -32768</w:t>
      </w:r>
    </w:p>
    <w:p w14:paraId="65F23BEC" w14:textId="77777777" w:rsidR="00CA2976" w:rsidRPr="00D822A3" w:rsidRDefault="00CA2976" w:rsidP="003D1398">
      <w:pPr>
        <w:pStyle w:val="Code"/>
        <w:rPr>
          <w:highlight w:val="white"/>
          <w:lang w:val="en-GB"/>
        </w:rPr>
      </w:pPr>
      <w:r w:rsidRPr="00D822A3">
        <w:rPr>
          <w:highlight w:val="white"/>
          <w:lang w:val="en-GB"/>
        </w:rPr>
        <w:t>#define UINT_MAX 65535u</w:t>
      </w:r>
    </w:p>
    <w:p w14:paraId="18F1B3FD" w14:textId="77777777" w:rsidR="00CA2976" w:rsidRPr="00D822A3" w:rsidRDefault="00CA2976" w:rsidP="003D1398">
      <w:pPr>
        <w:pStyle w:val="Code"/>
        <w:rPr>
          <w:highlight w:val="white"/>
          <w:lang w:val="en-GB"/>
        </w:rPr>
      </w:pPr>
    </w:p>
    <w:p w14:paraId="0B92AFEE" w14:textId="77777777" w:rsidR="00CA2976" w:rsidRPr="00D822A3" w:rsidRDefault="00CA2976" w:rsidP="003D1398">
      <w:pPr>
        <w:pStyle w:val="Code"/>
        <w:rPr>
          <w:highlight w:val="white"/>
          <w:lang w:val="en-GB"/>
        </w:rPr>
      </w:pPr>
      <w:r w:rsidRPr="00D822A3">
        <w:rPr>
          <w:highlight w:val="white"/>
          <w:lang w:val="en-GB"/>
        </w:rPr>
        <w:t>#define LONG_MAX 2147483647l</w:t>
      </w:r>
    </w:p>
    <w:p w14:paraId="1573E7B9" w14:textId="77777777" w:rsidR="00CA2976" w:rsidRPr="00D822A3" w:rsidRDefault="00CA2976" w:rsidP="003D1398">
      <w:pPr>
        <w:pStyle w:val="Code"/>
        <w:rPr>
          <w:highlight w:val="white"/>
          <w:lang w:val="en-GB"/>
        </w:rPr>
      </w:pPr>
      <w:r w:rsidRPr="00D822A3">
        <w:rPr>
          <w:highlight w:val="white"/>
          <w:lang w:val="en-GB"/>
        </w:rPr>
        <w:t>#define LONG_MIN -2147483647l</w:t>
      </w:r>
    </w:p>
    <w:p w14:paraId="1A8D68C5" w14:textId="77777777" w:rsidR="00CA2976" w:rsidRPr="00D822A3" w:rsidRDefault="00CA2976" w:rsidP="003D1398">
      <w:pPr>
        <w:pStyle w:val="Code"/>
        <w:rPr>
          <w:highlight w:val="white"/>
          <w:lang w:val="en-GB"/>
        </w:rPr>
      </w:pPr>
      <w:r w:rsidRPr="00D822A3">
        <w:rPr>
          <w:highlight w:val="white"/>
          <w:lang w:val="en-GB"/>
        </w:rPr>
        <w:t>#define ULONG_MAX 4294967295lu</w:t>
      </w:r>
    </w:p>
    <w:p w14:paraId="3DF908C3" w14:textId="77777777" w:rsidR="00CA2976" w:rsidRPr="00D822A3" w:rsidRDefault="00CA2976" w:rsidP="003D1398">
      <w:pPr>
        <w:pStyle w:val="Code"/>
        <w:rPr>
          <w:highlight w:val="white"/>
          <w:lang w:val="en-GB"/>
        </w:rPr>
      </w:pPr>
    </w:p>
    <w:p w14:paraId="627E3D56" w14:textId="68F8A249" w:rsidR="00350894" w:rsidRPr="00D822A3" w:rsidRDefault="00CA2976" w:rsidP="003D1398">
      <w:pPr>
        <w:pStyle w:val="Code"/>
        <w:rPr>
          <w:lang w:val="en-GB"/>
        </w:rPr>
      </w:pPr>
      <w:r w:rsidRPr="00D822A3">
        <w:rPr>
          <w:highlight w:val="white"/>
          <w:lang w:val="en-GB"/>
        </w:rPr>
        <w:t>#endif</w:t>
      </w:r>
    </w:p>
    <w:p w14:paraId="2576C6FA" w14:textId="54BF9F51" w:rsidR="003D1398" w:rsidRPr="00D822A3" w:rsidRDefault="008D6750" w:rsidP="003D1398">
      <w:pPr>
        <w:pStyle w:val="CodeListing"/>
        <w:rPr>
          <w:lang w:val="en-GB"/>
        </w:rPr>
      </w:pPr>
      <w:proofErr w:type="spellStart"/>
      <w:r w:rsidRPr="00D822A3">
        <w:rPr>
          <w:lang w:val="en-GB"/>
        </w:rPr>
        <w:t>f</w:t>
      </w:r>
      <w:r w:rsidR="003D1398" w:rsidRPr="00D822A3">
        <w:rPr>
          <w:lang w:val="en-GB"/>
        </w:rPr>
        <w:t>loat.h</w:t>
      </w:r>
      <w:proofErr w:type="spellEnd"/>
    </w:p>
    <w:p w14:paraId="49BFE49F" w14:textId="77777777" w:rsidR="003D1398" w:rsidRPr="00D822A3" w:rsidRDefault="003D1398" w:rsidP="003D1398">
      <w:pPr>
        <w:pStyle w:val="Code"/>
        <w:rPr>
          <w:highlight w:val="white"/>
          <w:lang w:val="en-GB"/>
        </w:rPr>
      </w:pPr>
      <w:r w:rsidRPr="00D822A3">
        <w:rPr>
          <w:highlight w:val="white"/>
          <w:lang w:val="en-GB"/>
        </w:rPr>
        <w:t>#ifndef __FLOAT_H__</w:t>
      </w:r>
    </w:p>
    <w:p w14:paraId="61B28A24" w14:textId="77777777" w:rsidR="003D1398" w:rsidRPr="00D822A3" w:rsidRDefault="003D1398" w:rsidP="003D1398">
      <w:pPr>
        <w:pStyle w:val="Code"/>
        <w:rPr>
          <w:highlight w:val="white"/>
          <w:lang w:val="en-GB"/>
        </w:rPr>
      </w:pPr>
      <w:r w:rsidRPr="00D822A3">
        <w:rPr>
          <w:highlight w:val="white"/>
          <w:lang w:val="en-GB"/>
        </w:rPr>
        <w:t>#define __FLOAT_H__</w:t>
      </w:r>
    </w:p>
    <w:p w14:paraId="196A73E0" w14:textId="77777777" w:rsidR="003D1398" w:rsidRPr="00D822A3" w:rsidRDefault="003D1398" w:rsidP="003D1398">
      <w:pPr>
        <w:pStyle w:val="Code"/>
        <w:rPr>
          <w:highlight w:val="white"/>
          <w:lang w:val="en-GB"/>
        </w:rPr>
      </w:pPr>
    </w:p>
    <w:p w14:paraId="23EC2853" w14:textId="77777777" w:rsidR="003D1398" w:rsidRPr="00D822A3" w:rsidRDefault="003D1398" w:rsidP="003D1398">
      <w:pPr>
        <w:pStyle w:val="Code"/>
        <w:rPr>
          <w:highlight w:val="white"/>
          <w:lang w:val="en-GB"/>
        </w:rPr>
      </w:pPr>
      <w:r w:rsidRPr="00D822A3">
        <w:rPr>
          <w:highlight w:val="white"/>
          <w:lang w:val="en-GB"/>
        </w:rPr>
        <w:t>#define FLT_RADIX  2</w:t>
      </w:r>
    </w:p>
    <w:p w14:paraId="35D3CAB9" w14:textId="77777777" w:rsidR="003D1398" w:rsidRPr="00D822A3" w:rsidRDefault="003D1398" w:rsidP="003D1398">
      <w:pPr>
        <w:pStyle w:val="Code"/>
        <w:rPr>
          <w:highlight w:val="white"/>
          <w:lang w:val="en-GB"/>
        </w:rPr>
      </w:pPr>
      <w:r w:rsidRPr="00D822A3">
        <w:rPr>
          <w:highlight w:val="white"/>
          <w:lang w:val="en-GB"/>
        </w:rPr>
        <w:t>#define FLT_ROUNDS 1</w:t>
      </w:r>
    </w:p>
    <w:p w14:paraId="1914FB7E" w14:textId="77777777" w:rsidR="003D1398" w:rsidRPr="00D822A3" w:rsidRDefault="003D1398" w:rsidP="003D1398">
      <w:pPr>
        <w:pStyle w:val="Code"/>
        <w:rPr>
          <w:highlight w:val="white"/>
          <w:lang w:val="en-GB"/>
        </w:rPr>
      </w:pPr>
    </w:p>
    <w:p w14:paraId="5500D3E9" w14:textId="77777777" w:rsidR="003D1398" w:rsidRPr="00D822A3" w:rsidRDefault="003D1398" w:rsidP="003D1398">
      <w:pPr>
        <w:pStyle w:val="Code"/>
        <w:rPr>
          <w:highlight w:val="white"/>
          <w:lang w:val="en-GB"/>
        </w:rPr>
      </w:pPr>
      <w:r w:rsidRPr="00D822A3">
        <w:rPr>
          <w:highlight w:val="white"/>
          <w:lang w:val="en-GB"/>
        </w:rPr>
        <w:t>#define FLT_DIG      6</w:t>
      </w:r>
    </w:p>
    <w:p w14:paraId="1BCE61E5" w14:textId="77777777" w:rsidR="003D1398" w:rsidRPr="00D822A3" w:rsidRDefault="003D1398" w:rsidP="003D1398">
      <w:pPr>
        <w:pStyle w:val="Code"/>
        <w:rPr>
          <w:highlight w:val="white"/>
          <w:lang w:val="en-GB"/>
        </w:rPr>
      </w:pPr>
      <w:r w:rsidRPr="00D822A3">
        <w:rPr>
          <w:highlight w:val="white"/>
          <w:lang w:val="en-GB"/>
        </w:rPr>
        <w:t>#define FLT_EPSILON  1e-6</w:t>
      </w:r>
    </w:p>
    <w:p w14:paraId="578E5645" w14:textId="77777777" w:rsidR="003D1398" w:rsidRPr="00D822A3" w:rsidRDefault="003D1398" w:rsidP="003D1398">
      <w:pPr>
        <w:pStyle w:val="Code"/>
        <w:rPr>
          <w:highlight w:val="white"/>
          <w:lang w:val="en-GB"/>
        </w:rPr>
      </w:pPr>
      <w:r w:rsidRPr="00D822A3">
        <w:rPr>
          <w:highlight w:val="white"/>
          <w:lang w:val="en-GB"/>
        </w:rPr>
        <w:t>#define FLT_MANT_DIG 2</w:t>
      </w:r>
    </w:p>
    <w:p w14:paraId="0A908B3B" w14:textId="77777777" w:rsidR="003D1398" w:rsidRPr="00D822A3" w:rsidRDefault="003D1398" w:rsidP="003D1398">
      <w:pPr>
        <w:pStyle w:val="Code"/>
        <w:rPr>
          <w:highlight w:val="white"/>
          <w:lang w:val="en-GB"/>
        </w:rPr>
      </w:pPr>
      <w:r w:rsidRPr="00D822A3">
        <w:rPr>
          <w:highlight w:val="white"/>
          <w:lang w:val="en-GB"/>
        </w:rPr>
        <w:t>#define FLT_MAX      1e6</w:t>
      </w:r>
    </w:p>
    <w:p w14:paraId="663A1B11" w14:textId="77777777" w:rsidR="003D1398" w:rsidRPr="00D822A3" w:rsidRDefault="003D1398" w:rsidP="003D1398">
      <w:pPr>
        <w:pStyle w:val="Code"/>
        <w:rPr>
          <w:highlight w:val="white"/>
          <w:lang w:val="en-GB"/>
        </w:rPr>
      </w:pPr>
      <w:r w:rsidRPr="00D822A3">
        <w:rPr>
          <w:highlight w:val="white"/>
          <w:lang w:val="en-GB"/>
        </w:rPr>
        <w:t>#define FLT_MAX_EXP  6</w:t>
      </w:r>
    </w:p>
    <w:p w14:paraId="5E2D43B3" w14:textId="77777777" w:rsidR="003D1398" w:rsidRPr="00D822A3" w:rsidRDefault="003D1398" w:rsidP="003D1398">
      <w:pPr>
        <w:pStyle w:val="Code"/>
        <w:rPr>
          <w:highlight w:val="white"/>
          <w:lang w:val="en-GB"/>
        </w:rPr>
      </w:pPr>
      <w:r w:rsidRPr="00D822A3">
        <w:rPr>
          <w:highlight w:val="white"/>
          <w:lang w:val="en-GB"/>
        </w:rPr>
        <w:t>#define FLT_MIN      1e-6</w:t>
      </w:r>
    </w:p>
    <w:p w14:paraId="098B12C8" w14:textId="77777777" w:rsidR="003D1398" w:rsidRPr="00D822A3" w:rsidRDefault="003D1398" w:rsidP="003D1398">
      <w:pPr>
        <w:pStyle w:val="Code"/>
        <w:rPr>
          <w:highlight w:val="white"/>
          <w:lang w:val="en-GB"/>
        </w:rPr>
      </w:pPr>
      <w:r w:rsidRPr="00D822A3">
        <w:rPr>
          <w:highlight w:val="white"/>
          <w:lang w:val="en-GB"/>
        </w:rPr>
        <w:t>#define FLT_MIN_EXP  -6</w:t>
      </w:r>
    </w:p>
    <w:p w14:paraId="375C3396" w14:textId="77777777" w:rsidR="003D1398" w:rsidRPr="00D822A3" w:rsidRDefault="003D1398" w:rsidP="003D1398">
      <w:pPr>
        <w:pStyle w:val="Code"/>
        <w:rPr>
          <w:highlight w:val="white"/>
          <w:lang w:val="en-GB"/>
        </w:rPr>
      </w:pPr>
    </w:p>
    <w:p w14:paraId="6733CC6B" w14:textId="77777777" w:rsidR="003D1398" w:rsidRPr="00D822A3" w:rsidRDefault="003D1398" w:rsidP="003D1398">
      <w:pPr>
        <w:pStyle w:val="Code"/>
        <w:rPr>
          <w:highlight w:val="white"/>
          <w:lang w:val="en-GB"/>
        </w:rPr>
      </w:pPr>
      <w:r w:rsidRPr="00D822A3">
        <w:rPr>
          <w:highlight w:val="white"/>
          <w:lang w:val="en-GB"/>
        </w:rPr>
        <w:t>#define DBL_DIG      6</w:t>
      </w:r>
    </w:p>
    <w:p w14:paraId="49361749" w14:textId="77777777" w:rsidR="003D1398" w:rsidRPr="00D822A3" w:rsidRDefault="003D1398" w:rsidP="003D1398">
      <w:pPr>
        <w:pStyle w:val="Code"/>
        <w:rPr>
          <w:highlight w:val="white"/>
          <w:lang w:val="en-GB"/>
        </w:rPr>
      </w:pPr>
      <w:r w:rsidRPr="00D822A3">
        <w:rPr>
          <w:highlight w:val="white"/>
          <w:lang w:val="en-GB"/>
        </w:rPr>
        <w:t>#define DBL_EPSILON  1e-6</w:t>
      </w:r>
    </w:p>
    <w:p w14:paraId="3B28335F" w14:textId="77777777" w:rsidR="003D1398" w:rsidRPr="00D822A3" w:rsidRDefault="003D1398" w:rsidP="003D1398">
      <w:pPr>
        <w:pStyle w:val="Code"/>
        <w:rPr>
          <w:highlight w:val="white"/>
          <w:lang w:val="en-GB"/>
        </w:rPr>
      </w:pPr>
      <w:r w:rsidRPr="00D822A3">
        <w:rPr>
          <w:highlight w:val="white"/>
          <w:lang w:val="en-GB"/>
        </w:rPr>
        <w:t>#define DBL_MANT_DIG 2</w:t>
      </w:r>
    </w:p>
    <w:p w14:paraId="104793EA" w14:textId="77777777" w:rsidR="003D1398" w:rsidRPr="00D822A3" w:rsidRDefault="003D1398" w:rsidP="003D1398">
      <w:pPr>
        <w:pStyle w:val="Code"/>
        <w:rPr>
          <w:highlight w:val="white"/>
          <w:lang w:val="en-GB"/>
        </w:rPr>
      </w:pPr>
      <w:r w:rsidRPr="00D822A3">
        <w:rPr>
          <w:highlight w:val="white"/>
          <w:lang w:val="en-GB"/>
        </w:rPr>
        <w:t>#define DBL_MAX      1e+6</w:t>
      </w:r>
    </w:p>
    <w:p w14:paraId="250227AA" w14:textId="77777777" w:rsidR="003D1398" w:rsidRPr="00D822A3" w:rsidRDefault="003D1398" w:rsidP="003D1398">
      <w:pPr>
        <w:pStyle w:val="Code"/>
        <w:rPr>
          <w:highlight w:val="white"/>
          <w:lang w:val="en-GB"/>
        </w:rPr>
      </w:pPr>
      <w:r w:rsidRPr="00D822A3">
        <w:rPr>
          <w:highlight w:val="white"/>
          <w:lang w:val="en-GB"/>
        </w:rPr>
        <w:t>#define DBL_MAX_EXP  6</w:t>
      </w:r>
    </w:p>
    <w:p w14:paraId="5EB86C50" w14:textId="77777777" w:rsidR="003D1398" w:rsidRPr="00D822A3" w:rsidRDefault="003D1398" w:rsidP="003D1398">
      <w:pPr>
        <w:pStyle w:val="Code"/>
        <w:rPr>
          <w:highlight w:val="white"/>
          <w:lang w:val="en-GB"/>
        </w:rPr>
      </w:pPr>
      <w:r w:rsidRPr="00D822A3">
        <w:rPr>
          <w:highlight w:val="white"/>
          <w:lang w:val="en-GB"/>
        </w:rPr>
        <w:t>#define DBL_MIN      1e-6</w:t>
      </w:r>
    </w:p>
    <w:p w14:paraId="642024CF" w14:textId="77777777" w:rsidR="003D1398" w:rsidRPr="00D822A3" w:rsidRDefault="003D1398" w:rsidP="003D1398">
      <w:pPr>
        <w:pStyle w:val="Code"/>
        <w:rPr>
          <w:highlight w:val="white"/>
          <w:lang w:val="en-GB"/>
        </w:rPr>
      </w:pPr>
      <w:r w:rsidRPr="00D822A3">
        <w:rPr>
          <w:highlight w:val="white"/>
          <w:lang w:val="en-GB"/>
        </w:rPr>
        <w:t>#define DBL_MIN_EXP  -6</w:t>
      </w:r>
    </w:p>
    <w:p w14:paraId="4030FAAE" w14:textId="77777777" w:rsidR="003D1398" w:rsidRPr="00D822A3" w:rsidRDefault="003D1398" w:rsidP="003D1398">
      <w:pPr>
        <w:pStyle w:val="Code"/>
        <w:rPr>
          <w:highlight w:val="white"/>
          <w:lang w:val="en-GB"/>
        </w:rPr>
      </w:pPr>
    </w:p>
    <w:p w14:paraId="431C70DB" w14:textId="320DCB1D" w:rsidR="003D1398" w:rsidRPr="00D822A3" w:rsidRDefault="003D1398" w:rsidP="003D1398">
      <w:pPr>
        <w:pStyle w:val="Code"/>
        <w:rPr>
          <w:lang w:val="en-GB"/>
        </w:rPr>
      </w:pPr>
      <w:r w:rsidRPr="00D822A3">
        <w:rPr>
          <w:highlight w:val="white"/>
          <w:lang w:val="en-GB"/>
        </w:rPr>
        <w:t>#endif</w:t>
      </w:r>
    </w:p>
    <w:p w14:paraId="6CAC1B64" w14:textId="7B0C8932" w:rsidR="00EE220E" w:rsidRPr="00D822A3" w:rsidRDefault="00CA0D69" w:rsidP="00265BDF">
      <w:pPr>
        <w:pStyle w:val="Rubrik2"/>
        <w:rPr>
          <w:lang w:val="en-GB"/>
        </w:rPr>
      </w:pPr>
      <w:bookmarkStart w:id="466" w:name="_Toc54625159"/>
      <w:r w:rsidRPr="00D822A3">
        <w:rPr>
          <w:lang w:val="en-GB"/>
        </w:rPr>
        <w:lastRenderedPageBreak/>
        <w:t>The A</w:t>
      </w:r>
      <w:r w:rsidR="00EE220E" w:rsidRPr="00D822A3">
        <w:rPr>
          <w:lang w:val="en-GB"/>
        </w:rPr>
        <w:t>sser</w:t>
      </w:r>
      <w:r w:rsidR="008E5D1A" w:rsidRPr="00D822A3">
        <w:rPr>
          <w:lang w:val="en-GB"/>
        </w:rPr>
        <w:t>t</w:t>
      </w:r>
      <w:r w:rsidRPr="00D822A3">
        <w:rPr>
          <w:lang w:val="en-GB"/>
        </w:rPr>
        <w:t xml:space="preserve"> Macro</w:t>
      </w:r>
      <w:bookmarkEnd w:id="466"/>
    </w:p>
    <w:p w14:paraId="492C07C6" w14:textId="55099267" w:rsidR="00F65771" w:rsidRPr="00D822A3" w:rsidRDefault="008D6750" w:rsidP="00F65771">
      <w:pPr>
        <w:pStyle w:val="CodeListing"/>
        <w:rPr>
          <w:lang w:val="en-GB"/>
        </w:rPr>
      </w:pPr>
      <w:proofErr w:type="spellStart"/>
      <w:r w:rsidRPr="00D822A3">
        <w:rPr>
          <w:lang w:val="en-GB"/>
        </w:rPr>
        <w:t>a</w:t>
      </w:r>
      <w:r w:rsidR="00F65771" w:rsidRPr="00D822A3">
        <w:rPr>
          <w:lang w:val="en-GB"/>
        </w:rPr>
        <w:t>ssert.h</w:t>
      </w:r>
      <w:proofErr w:type="spellEnd"/>
    </w:p>
    <w:p w14:paraId="0EAF0350" w14:textId="77777777" w:rsidR="00E94004" w:rsidRPr="00D822A3" w:rsidRDefault="00E94004" w:rsidP="00E94004">
      <w:pPr>
        <w:pStyle w:val="Code"/>
        <w:rPr>
          <w:highlight w:val="white"/>
          <w:lang w:val="en-GB"/>
        </w:rPr>
      </w:pPr>
      <w:r w:rsidRPr="00D822A3">
        <w:rPr>
          <w:highlight w:val="white"/>
          <w:lang w:val="en-GB"/>
        </w:rPr>
        <w:t>#ifndef __ASSERT_H__</w:t>
      </w:r>
    </w:p>
    <w:p w14:paraId="6B1EBA20" w14:textId="77777777" w:rsidR="00E94004" w:rsidRPr="00D822A3" w:rsidRDefault="00E94004" w:rsidP="00E94004">
      <w:pPr>
        <w:pStyle w:val="Code"/>
        <w:rPr>
          <w:highlight w:val="white"/>
          <w:lang w:val="en-GB"/>
        </w:rPr>
      </w:pPr>
      <w:r w:rsidRPr="00D822A3">
        <w:rPr>
          <w:highlight w:val="white"/>
          <w:lang w:val="en-GB"/>
        </w:rPr>
        <w:t>#define __ASEERT_H__</w:t>
      </w:r>
    </w:p>
    <w:p w14:paraId="14D741F5" w14:textId="77777777" w:rsidR="00E94004" w:rsidRPr="00D822A3" w:rsidRDefault="00E94004" w:rsidP="00E94004">
      <w:pPr>
        <w:pStyle w:val="Code"/>
        <w:rPr>
          <w:highlight w:val="white"/>
          <w:lang w:val="en-GB"/>
        </w:rPr>
      </w:pPr>
    </w:p>
    <w:p w14:paraId="210A0FE0" w14:textId="77777777" w:rsidR="00E94004" w:rsidRPr="00D822A3" w:rsidRDefault="00E94004" w:rsidP="00E94004">
      <w:pPr>
        <w:pStyle w:val="Code"/>
        <w:rPr>
          <w:highlight w:val="white"/>
          <w:lang w:val="en-GB"/>
        </w:rPr>
      </w:pPr>
      <w:r w:rsidRPr="00D822A3">
        <w:rPr>
          <w:highlight w:val="white"/>
          <w:lang w:val="en-GB"/>
        </w:rPr>
        <w:t>#ifndef NDEBUG</w:t>
      </w:r>
    </w:p>
    <w:p w14:paraId="1A0FBCE0" w14:textId="7D5F0262" w:rsidR="00E94004" w:rsidRPr="00D822A3" w:rsidRDefault="00E94004" w:rsidP="00E9400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8CD8F33" w14:textId="377FA440" w:rsidR="00E94004" w:rsidRPr="00D822A3" w:rsidRDefault="00E94004" w:rsidP="00E9400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0FB8FB7" w14:textId="77777777" w:rsidR="00E94004" w:rsidRPr="00D822A3" w:rsidRDefault="00E94004" w:rsidP="00E94004">
      <w:pPr>
        <w:pStyle w:val="Code"/>
        <w:rPr>
          <w:highlight w:val="white"/>
          <w:lang w:val="en-GB"/>
        </w:rPr>
      </w:pPr>
      <w:r w:rsidRPr="00D822A3">
        <w:rPr>
          <w:highlight w:val="white"/>
          <w:lang w:val="en-GB"/>
        </w:rPr>
        <w:t>#define assert(expression) if (!(expression)) {                        \\</w:t>
      </w:r>
    </w:p>
    <w:p w14:paraId="3DC52072" w14:textId="77777777" w:rsidR="00E94004" w:rsidRPr="00D822A3" w:rsidRDefault="00E94004" w:rsidP="00E94004">
      <w:pPr>
        <w:pStyle w:val="Code"/>
        <w:rPr>
          <w:highlight w:val="white"/>
          <w:lang w:val="en-GB"/>
        </w:rPr>
      </w:pPr>
      <w:r w:rsidRPr="00D822A3">
        <w:rPr>
          <w:highlight w:val="white"/>
          <w:lang w:val="en-GB"/>
        </w:rPr>
        <w:t xml:space="preserve">  fprintf(stderr, "Assertion failed: \"%s\", file \"%s\", line %i.\n", \\</w:t>
      </w:r>
    </w:p>
    <w:p w14:paraId="4E7A7B66" w14:textId="77777777" w:rsidR="00E94004" w:rsidRPr="00D822A3" w:rsidRDefault="00E94004" w:rsidP="00E94004">
      <w:pPr>
        <w:pStyle w:val="Code"/>
        <w:rPr>
          <w:highlight w:val="white"/>
          <w:lang w:val="en-GB"/>
        </w:rPr>
      </w:pPr>
      <w:r w:rsidRPr="00D822A3">
        <w:rPr>
          <w:highlight w:val="white"/>
          <w:lang w:val="en-GB"/>
        </w:rPr>
        <w:t xml:space="preserve">          #expression, __FILE__, __LINE__); abort(); }</w:t>
      </w:r>
    </w:p>
    <w:p w14:paraId="4BDCC48E" w14:textId="77777777" w:rsidR="00E94004" w:rsidRPr="00D822A3" w:rsidRDefault="00E94004" w:rsidP="00E94004">
      <w:pPr>
        <w:pStyle w:val="Code"/>
        <w:rPr>
          <w:highlight w:val="white"/>
          <w:lang w:val="en-GB"/>
        </w:rPr>
      </w:pPr>
      <w:r w:rsidRPr="00D822A3">
        <w:rPr>
          <w:highlight w:val="white"/>
          <w:lang w:val="en-GB"/>
        </w:rPr>
        <w:t>#else</w:t>
      </w:r>
    </w:p>
    <w:p w14:paraId="6F6D66E1" w14:textId="77777777" w:rsidR="00E94004" w:rsidRPr="00D822A3" w:rsidRDefault="00E94004" w:rsidP="00E94004">
      <w:pPr>
        <w:pStyle w:val="Code"/>
        <w:rPr>
          <w:highlight w:val="white"/>
          <w:lang w:val="en-GB"/>
        </w:rPr>
      </w:pPr>
      <w:r w:rsidRPr="00D822A3">
        <w:rPr>
          <w:highlight w:val="white"/>
          <w:lang w:val="en-GB"/>
        </w:rPr>
        <w:t>#define assert(expression)</w:t>
      </w:r>
    </w:p>
    <w:p w14:paraId="5310CA23" w14:textId="04ECE1DC" w:rsidR="00E94004" w:rsidRPr="00D822A3" w:rsidRDefault="00E94004" w:rsidP="00E94004">
      <w:pPr>
        <w:pStyle w:val="Code"/>
        <w:rPr>
          <w:highlight w:val="white"/>
          <w:lang w:val="en-GB"/>
        </w:rPr>
      </w:pPr>
      <w:r w:rsidRPr="00D822A3">
        <w:rPr>
          <w:highlight w:val="white"/>
          <w:lang w:val="en-GB"/>
        </w:rPr>
        <w:t>#endif</w:t>
      </w:r>
    </w:p>
    <w:p w14:paraId="0EA16721" w14:textId="77777777" w:rsidR="00FF34E9" w:rsidRPr="00D822A3" w:rsidRDefault="00FF34E9" w:rsidP="00E94004">
      <w:pPr>
        <w:pStyle w:val="Code"/>
        <w:rPr>
          <w:highlight w:val="white"/>
          <w:lang w:val="en-GB"/>
        </w:rPr>
      </w:pPr>
    </w:p>
    <w:p w14:paraId="28C0568E" w14:textId="77777777" w:rsidR="00E94004" w:rsidRPr="00D822A3" w:rsidRDefault="00E94004" w:rsidP="00E94004">
      <w:pPr>
        <w:pStyle w:val="Code"/>
        <w:rPr>
          <w:lang w:val="en-GB"/>
        </w:rPr>
      </w:pPr>
      <w:r w:rsidRPr="00D822A3">
        <w:rPr>
          <w:highlight w:val="white"/>
          <w:lang w:val="en-GB"/>
        </w:rPr>
        <w:t>#endif</w:t>
      </w:r>
    </w:p>
    <w:p w14:paraId="14D666FB" w14:textId="3CF318E4" w:rsidR="0062113D" w:rsidRPr="00D822A3" w:rsidRDefault="0062113D" w:rsidP="00E94004">
      <w:pPr>
        <w:pStyle w:val="Rubrik2"/>
        <w:rPr>
          <w:lang w:val="en-GB"/>
        </w:rPr>
      </w:pPr>
      <w:bookmarkStart w:id="467" w:name="_Toc54625160"/>
      <w:r w:rsidRPr="00D822A3">
        <w:rPr>
          <w:lang w:val="en-GB"/>
        </w:rPr>
        <w:t>Locale Data</w:t>
      </w:r>
      <w:bookmarkEnd w:id="467"/>
    </w:p>
    <w:p w14:paraId="21A3CEC1" w14:textId="6B63F26E" w:rsidR="00265BDF" w:rsidRPr="00D822A3" w:rsidRDefault="008D6750" w:rsidP="0062113D">
      <w:pPr>
        <w:pStyle w:val="CodeListing"/>
        <w:rPr>
          <w:lang w:val="en-GB"/>
        </w:rPr>
      </w:pPr>
      <w:proofErr w:type="spellStart"/>
      <w:r w:rsidRPr="00D822A3">
        <w:rPr>
          <w:lang w:val="en-GB"/>
        </w:rPr>
        <w:t>l</w:t>
      </w:r>
      <w:r w:rsidR="00265BDF" w:rsidRPr="00D822A3">
        <w:rPr>
          <w:lang w:val="en-GB"/>
        </w:rPr>
        <w:t>ocale.h</w:t>
      </w:r>
      <w:proofErr w:type="spellEnd"/>
    </w:p>
    <w:p w14:paraId="2E3BED4A" w14:textId="77777777" w:rsidR="0062113D" w:rsidRPr="00D822A3" w:rsidRDefault="0062113D" w:rsidP="0062113D">
      <w:pPr>
        <w:pStyle w:val="Code"/>
        <w:rPr>
          <w:highlight w:val="white"/>
          <w:lang w:val="en-GB"/>
        </w:rPr>
      </w:pPr>
      <w:r w:rsidRPr="00D822A3">
        <w:rPr>
          <w:highlight w:val="white"/>
          <w:lang w:val="en-GB"/>
        </w:rPr>
        <w:t>#ifndef __LOCALE_H__</w:t>
      </w:r>
    </w:p>
    <w:p w14:paraId="4C0AFF62" w14:textId="77777777" w:rsidR="0062113D" w:rsidRPr="00D822A3" w:rsidRDefault="0062113D" w:rsidP="0062113D">
      <w:pPr>
        <w:pStyle w:val="Code"/>
        <w:rPr>
          <w:highlight w:val="white"/>
          <w:lang w:val="en-GB"/>
        </w:rPr>
      </w:pPr>
      <w:r w:rsidRPr="00D822A3">
        <w:rPr>
          <w:highlight w:val="white"/>
          <w:lang w:val="en-GB"/>
        </w:rPr>
        <w:t>#define __LOCALE_H__</w:t>
      </w:r>
    </w:p>
    <w:p w14:paraId="5CF421B9" w14:textId="77777777" w:rsidR="0062113D" w:rsidRPr="00D822A3" w:rsidRDefault="0062113D" w:rsidP="0062113D">
      <w:pPr>
        <w:pStyle w:val="Code"/>
        <w:rPr>
          <w:highlight w:val="white"/>
          <w:lang w:val="en-GB"/>
        </w:rPr>
      </w:pPr>
    </w:p>
    <w:p w14:paraId="1CBEAF38" w14:textId="77777777" w:rsidR="0062113D" w:rsidRPr="00D822A3" w:rsidRDefault="0062113D" w:rsidP="0062113D">
      <w:pPr>
        <w:pStyle w:val="Code"/>
        <w:rPr>
          <w:highlight w:val="white"/>
          <w:lang w:val="en-GB"/>
        </w:rPr>
      </w:pPr>
      <w:r w:rsidRPr="00D822A3">
        <w:rPr>
          <w:highlight w:val="white"/>
          <w:lang w:val="en-GB"/>
        </w:rPr>
        <w:t>#define LC_COLLATE  0x01</w:t>
      </w:r>
    </w:p>
    <w:p w14:paraId="5A54B83B" w14:textId="77777777" w:rsidR="0062113D" w:rsidRPr="00D822A3" w:rsidRDefault="0062113D" w:rsidP="0062113D">
      <w:pPr>
        <w:pStyle w:val="Code"/>
        <w:rPr>
          <w:highlight w:val="white"/>
          <w:lang w:val="en-GB"/>
        </w:rPr>
      </w:pPr>
      <w:r w:rsidRPr="00D822A3">
        <w:rPr>
          <w:highlight w:val="white"/>
          <w:lang w:val="en-GB"/>
        </w:rPr>
        <w:t>#define LC_CTYPE    0x02</w:t>
      </w:r>
    </w:p>
    <w:p w14:paraId="7F2C94CF" w14:textId="77777777" w:rsidR="0062113D" w:rsidRPr="00D822A3" w:rsidRDefault="0062113D" w:rsidP="0062113D">
      <w:pPr>
        <w:pStyle w:val="Code"/>
        <w:rPr>
          <w:highlight w:val="white"/>
          <w:lang w:val="en-GB"/>
        </w:rPr>
      </w:pPr>
      <w:r w:rsidRPr="00D822A3">
        <w:rPr>
          <w:highlight w:val="white"/>
          <w:lang w:val="en-GB"/>
        </w:rPr>
        <w:t>#define LC_MONETARY 0x04</w:t>
      </w:r>
    </w:p>
    <w:p w14:paraId="6C55C02F" w14:textId="77777777" w:rsidR="0062113D" w:rsidRPr="00D822A3" w:rsidRDefault="0062113D" w:rsidP="0062113D">
      <w:pPr>
        <w:pStyle w:val="Code"/>
        <w:rPr>
          <w:highlight w:val="white"/>
          <w:lang w:val="en-GB"/>
        </w:rPr>
      </w:pPr>
      <w:r w:rsidRPr="00D822A3">
        <w:rPr>
          <w:highlight w:val="white"/>
          <w:lang w:val="en-GB"/>
        </w:rPr>
        <w:t>#define LC_NUMERIC  0x08</w:t>
      </w:r>
    </w:p>
    <w:p w14:paraId="30BAB600" w14:textId="77777777" w:rsidR="0062113D" w:rsidRPr="00D822A3" w:rsidRDefault="0062113D" w:rsidP="0062113D">
      <w:pPr>
        <w:pStyle w:val="Code"/>
        <w:rPr>
          <w:highlight w:val="white"/>
          <w:lang w:val="en-GB"/>
        </w:rPr>
      </w:pPr>
      <w:r w:rsidRPr="00D822A3">
        <w:rPr>
          <w:highlight w:val="white"/>
          <w:lang w:val="en-GB"/>
        </w:rPr>
        <w:t>#define LC_TIME     0x10</w:t>
      </w:r>
    </w:p>
    <w:p w14:paraId="05E4D946" w14:textId="77777777" w:rsidR="0062113D" w:rsidRPr="00D822A3" w:rsidRDefault="0062113D" w:rsidP="0062113D">
      <w:pPr>
        <w:pStyle w:val="Code"/>
        <w:rPr>
          <w:highlight w:val="white"/>
          <w:lang w:val="en-GB"/>
        </w:rPr>
      </w:pPr>
      <w:r w:rsidRPr="00D822A3">
        <w:rPr>
          <w:highlight w:val="white"/>
          <w:lang w:val="en-GB"/>
        </w:rPr>
        <w:t>#define LC_ALL      0x1F</w:t>
      </w:r>
    </w:p>
    <w:p w14:paraId="376FF98B" w14:textId="77777777" w:rsidR="0062113D" w:rsidRPr="00D822A3" w:rsidRDefault="0062113D" w:rsidP="0062113D">
      <w:pPr>
        <w:pStyle w:val="Code"/>
        <w:rPr>
          <w:highlight w:val="white"/>
          <w:lang w:val="en-GB"/>
        </w:rPr>
      </w:pPr>
    </w:p>
    <w:p w14:paraId="5DC51C4A" w14:textId="77777777" w:rsidR="0062113D" w:rsidRPr="00D822A3" w:rsidRDefault="0062113D" w:rsidP="0062113D">
      <w:pPr>
        <w:pStyle w:val="Code"/>
        <w:rPr>
          <w:highlight w:val="white"/>
          <w:lang w:val="en-GB"/>
        </w:rPr>
      </w:pPr>
      <w:r w:rsidRPr="00D822A3">
        <w:rPr>
          <w:highlight w:val="white"/>
          <w:lang w:val="en-GB"/>
        </w:rPr>
        <w:t>struct lconv {</w:t>
      </w:r>
    </w:p>
    <w:p w14:paraId="6DDB3811" w14:textId="77777777" w:rsidR="0062113D" w:rsidRPr="00D822A3" w:rsidRDefault="0062113D" w:rsidP="0062113D">
      <w:pPr>
        <w:pStyle w:val="Code"/>
        <w:rPr>
          <w:highlight w:val="white"/>
          <w:lang w:val="en-GB"/>
        </w:rPr>
      </w:pPr>
      <w:r w:rsidRPr="00D822A3">
        <w:rPr>
          <w:highlight w:val="white"/>
          <w:lang w:val="en-GB"/>
        </w:rPr>
        <w:t xml:space="preserve">  int summerTimeZone,    // time</w:t>
      </w:r>
    </w:p>
    <w:p w14:paraId="0E02E7AE" w14:textId="77777777" w:rsidR="0062113D" w:rsidRPr="00D822A3" w:rsidRDefault="0062113D" w:rsidP="0062113D">
      <w:pPr>
        <w:pStyle w:val="Code"/>
        <w:rPr>
          <w:highlight w:val="white"/>
          <w:lang w:val="en-GB"/>
        </w:rPr>
      </w:pPr>
      <w:r w:rsidRPr="00D822A3">
        <w:rPr>
          <w:highlight w:val="white"/>
          <w:lang w:val="en-GB"/>
        </w:rPr>
        <w:t xml:space="preserve">      winterTimeZone;</w:t>
      </w:r>
    </w:p>
    <w:p w14:paraId="207EA94C" w14:textId="77777777" w:rsidR="0062113D" w:rsidRPr="00D822A3" w:rsidRDefault="0062113D" w:rsidP="0062113D">
      <w:pPr>
        <w:pStyle w:val="Code"/>
        <w:rPr>
          <w:highlight w:val="white"/>
          <w:lang w:val="en-GB"/>
        </w:rPr>
      </w:pPr>
      <w:r w:rsidRPr="00D822A3">
        <w:rPr>
          <w:highlight w:val="white"/>
          <w:lang w:val="en-GB"/>
        </w:rPr>
        <w:t xml:space="preserve">  char **shortDayList;</w:t>
      </w:r>
    </w:p>
    <w:p w14:paraId="36318D18" w14:textId="77777777" w:rsidR="0062113D" w:rsidRPr="00D822A3" w:rsidRDefault="0062113D" w:rsidP="0062113D">
      <w:pPr>
        <w:pStyle w:val="Code"/>
        <w:rPr>
          <w:highlight w:val="white"/>
          <w:lang w:val="en-GB"/>
        </w:rPr>
      </w:pPr>
      <w:r w:rsidRPr="00D822A3">
        <w:rPr>
          <w:highlight w:val="white"/>
          <w:lang w:val="en-GB"/>
        </w:rPr>
        <w:t xml:space="preserve">  char **longDayList;</w:t>
      </w:r>
    </w:p>
    <w:p w14:paraId="25FEAC4F" w14:textId="77777777" w:rsidR="0062113D" w:rsidRPr="00D822A3" w:rsidRDefault="0062113D" w:rsidP="0062113D">
      <w:pPr>
        <w:pStyle w:val="Code"/>
        <w:rPr>
          <w:highlight w:val="white"/>
          <w:lang w:val="en-GB"/>
        </w:rPr>
      </w:pPr>
      <w:r w:rsidRPr="00D822A3">
        <w:rPr>
          <w:highlight w:val="white"/>
          <w:lang w:val="en-GB"/>
        </w:rPr>
        <w:t xml:space="preserve">  char **shortMonthList;</w:t>
      </w:r>
    </w:p>
    <w:p w14:paraId="36251D54" w14:textId="77777777" w:rsidR="0062113D" w:rsidRPr="00D822A3" w:rsidRDefault="0062113D" w:rsidP="0062113D">
      <w:pPr>
        <w:pStyle w:val="Code"/>
        <w:rPr>
          <w:highlight w:val="white"/>
          <w:lang w:val="en-GB"/>
        </w:rPr>
      </w:pPr>
      <w:r w:rsidRPr="00D822A3">
        <w:rPr>
          <w:highlight w:val="white"/>
          <w:lang w:val="en-GB"/>
        </w:rPr>
        <w:t xml:space="preserve">  char **longMonthList;</w:t>
      </w:r>
    </w:p>
    <w:p w14:paraId="48E2F60F" w14:textId="77777777" w:rsidR="0062113D" w:rsidRPr="00D822A3" w:rsidRDefault="0062113D" w:rsidP="0062113D">
      <w:pPr>
        <w:pStyle w:val="Code"/>
        <w:rPr>
          <w:highlight w:val="white"/>
          <w:lang w:val="en-GB"/>
        </w:rPr>
      </w:pPr>
      <w:r w:rsidRPr="00D822A3">
        <w:rPr>
          <w:highlight w:val="white"/>
          <w:lang w:val="en-GB"/>
        </w:rPr>
        <w:t xml:space="preserve">  char *lowerCase;       // ctype</w:t>
      </w:r>
    </w:p>
    <w:p w14:paraId="46066F6C" w14:textId="77777777" w:rsidR="0062113D" w:rsidRPr="00D822A3" w:rsidRDefault="0062113D" w:rsidP="0062113D">
      <w:pPr>
        <w:pStyle w:val="Code"/>
        <w:rPr>
          <w:highlight w:val="white"/>
          <w:lang w:val="en-GB"/>
        </w:rPr>
      </w:pPr>
      <w:r w:rsidRPr="00D822A3">
        <w:rPr>
          <w:highlight w:val="white"/>
          <w:lang w:val="en-GB"/>
        </w:rPr>
        <w:t xml:space="preserve">  char *upperCase;</w:t>
      </w:r>
    </w:p>
    <w:p w14:paraId="7FED5121" w14:textId="77777777" w:rsidR="0062113D" w:rsidRPr="00D822A3" w:rsidRDefault="0062113D" w:rsidP="0062113D">
      <w:pPr>
        <w:pStyle w:val="Code"/>
        <w:rPr>
          <w:highlight w:val="white"/>
          <w:lang w:val="en-GB"/>
        </w:rPr>
      </w:pPr>
      <w:r w:rsidRPr="00D822A3">
        <w:rPr>
          <w:highlight w:val="white"/>
          <w:lang w:val="en-GB"/>
        </w:rPr>
        <w:t xml:space="preserve">  char **messageList;    // errno</w:t>
      </w:r>
    </w:p>
    <w:p w14:paraId="4E4E6975" w14:textId="77777777" w:rsidR="0062113D" w:rsidRPr="00D822A3" w:rsidRDefault="0062113D" w:rsidP="0062113D">
      <w:pPr>
        <w:pStyle w:val="Code"/>
        <w:rPr>
          <w:highlight w:val="white"/>
          <w:lang w:val="en-GB"/>
        </w:rPr>
      </w:pPr>
      <w:r w:rsidRPr="00D822A3">
        <w:rPr>
          <w:highlight w:val="white"/>
          <w:lang w:val="en-GB"/>
        </w:rPr>
        <w:t>};</w:t>
      </w:r>
    </w:p>
    <w:p w14:paraId="31307AC2" w14:textId="77777777" w:rsidR="0062113D" w:rsidRPr="00D822A3" w:rsidRDefault="0062113D" w:rsidP="0062113D">
      <w:pPr>
        <w:pStyle w:val="Code"/>
        <w:rPr>
          <w:highlight w:val="white"/>
          <w:lang w:val="en-GB"/>
        </w:rPr>
      </w:pPr>
    </w:p>
    <w:p w14:paraId="2BE2225E" w14:textId="77777777" w:rsidR="0062113D" w:rsidRPr="00D822A3" w:rsidRDefault="0062113D" w:rsidP="0062113D">
      <w:pPr>
        <w:pStyle w:val="Code"/>
        <w:rPr>
          <w:highlight w:val="white"/>
          <w:lang w:val="en-GB"/>
        </w:rPr>
      </w:pPr>
      <w:r w:rsidRPr="00D822A3">
        <w:rPr>
          <w:highlight w:val="white"/>
          <w:lang w:val="en-GB"/>
        </w:rPr>
        <w:t>extern char* enMessageList[];</w:t>
      </w:r>
    </w:p>
    <w:p w14:paraId="1D4D4B57" w14:textId="77777777" w:rsidR="0062113D" w:rsidRPr="00D822A3" w:rsidRDefault="0062113D" w:rsidP="0062113D">
      <w:pPr>
        <w:pStyle w:val="Code"/>
        <w:rPr>
          <w:highlight w:val="white"/>
          <w:lang w:val="en-GB"/>
        </w:rPr>
      </w:pPr>
      <w:r w:rsidRPr="00D822A3">
        <w:rPr>
          <w:highlight w:val="white"/>
          <w:lang w:val="en-GB"/>
        </w:rPr>
        <w:t>extern char* setlocale(int flag, char* name);</w:t>
      </w:r>
    </w:p>
    <w:p w14:paraId="394FFE41" w14:textId="77777777" w:rsidR="0062113D" w:rsidRPr="00D822A3" w:rsidRDefault="0062113D" w:rsidP="0062113D">
      <w:pPr>
        <w:pStyle w:val="Code"/>
        <w:rPr>
          <w:highlight w:val="white"/>
          <w:lang w:val="en-GB"/>
        </w:rPr>
      </w:pPr>
      <w:r w:rsidRPr="00D822A3">
        <w:rPr>
          <w:highlight w:val="white"/>
          <w:lang w:val="en-GB"/>
        </w:rPr>
        <w:t>extern struct lconv *localeconv(void);</w:t>
      </w:r>
    </w:p>
    <w:p w14:paraId="4CD9DF8D" w14:textId="77777777" w:rsidR="0062113D" w:rsidRPr="00D822A3" w:rsidRDefault="0062113D" w:rsidP="0062113D">
      <w:pPr>
        <w:pStyle w:val="Code"/>
        <w:rPr>
          <w:highlight w:val="white"/>
          <w:lang w:val="en-GB"/>
        </w:rPr>
      </w:pPr>
    </w:p>
    <w:p w14:paraId="435F5D89" w14:textId="12A1A5E5" w:rsidR="0062113D" w:rsidRPr="00D822A3" w:rsidRDefault="0062113D" w:rsidP="0062113D">
      <w:pPr>
        <w:pStyle w:val="Code"/>
        <w:rPr>
          <w:lang w:val="en-GB"/>
        </w:rPr>
      </w:pPr>
      <w:r w:rsidRPr="00D822A3">
        <w:rPr>
          <w:highlight w:val="white"/>
          <w:lang w:val="en-GB"/>
        </w:rPr>
        <w:t>#endif</w:t>
      </w:r>
    </w:p>
    <w:p w14:paraId="5E65F48B" w14:textId="7B7A0BDA" w:rsidR="0062113D" w:rsidRPr="00D822A3" w:rsidRDefault="008D6750" w:rsidP="0062113D">
      <w:pPr>
        <w:pStyle w:val="CodeListing"/>
        <w:rPr>
          <w:lang w:val="en-GB"/>
        </w:rPr>
      </w:pPr>
      <w:proofErr w:type="spellStart"/>
      <w:r w:rsidRPr="00D822A3">
        <w:rPr>
          <w:lang w:val="en-GB"/>
        </w:rPr>
        <w:t>l</w:t>
      </w:r>
      <w:r w:rsidR="0062113D" w:rsidRPr="00D822A3">
        <w:rPr>
          <w:lang w:val="en-GB"/>
        </w:rPr>
        <w:t>ocale.c</w:t>
      </w:r>
      <w:proofErr w:type="spellEnd"/>
    </w:p>
    <w:p w14:paraId="017C0213" w14:textId="1AE4C0E4" w:rsidR="008A4984" w:rsidRPr="00D822A3" w:rsidRDefault="008A4984" w:rsidP="008A498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0D684E79" w14:textId="70DC0573" w:rsidR="008A4984" w:rsidRPr="00D822A3" w:rsidRDefault="008A4984" w:rsidP="008A498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75973AF1" w14:textId="2370C2D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5BD23BA" w14:textId="0ACC8DE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041075A9" w14:textId="77777777" w:rsidR="008A4984" w:rsidRPr="00D822A3" w:rsidRDefault="008A4984" w:rsidP="008A4984">
      <w:pPr>
        <w:pStyle w:val="Code"/>
        <w:rPr>
          <w:highlight w:val="white"/>
          <w:lang w:val="en-GB"/>
        </w:rPr>
      </w:pPr>
    </w:p>
    <w:p w14:paraId="6DBE5B0D" w14:textId="77777777" w:rsidR="00C1714A" w:rsidRPr="00D822A3" w:rsidRDefault="008A4984" w:rsidP="008A4984">
      <w:pPr>
        <w:pStyle w:val="Code"/>
        <w:rPr>
          <w:highlight w:val="white"/>
          <w:lang w:val="en-GB"/>
        </w:rPr>
      </w:pPr>
      <w:r w:rsidRPr="00D822A3">
        <w:rPr>
          <w:highlight w:val="white"/>
          <w:lang w:val="en-GB"/>
        </w:rPr>
        <w:lastRenderedPageBreak/>
        <w:t>static char* enShortDayList[] =</w:t>
      </w:r>
    </w:p>
    <w:p w14:paraId="280AAE03" w14:textId="2A9FA3A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"Sun", "Mon", "Tue", "Wed", "Thu", "Fri", "Sat" };</w:t>
      </w:r>
    </w:p>
    <w:p w14:paraId="2F2E76F9" w14:textId="77777777" w:rsidR="00C1714A" w:rsidRPr="00D822A3" w:rsidRDefault="008A4984" w:rsidP="008A4984">
      <w:pPr>
        <w:pStyle w:val="Code"/>
        <w:rPr>
          <w:highlight w:val="white"/>
          <w:lang w:val="en-GB"/>
        </w:rPr>
      </w:pPr>
      <w:r w:rsidRPr="00D822A3">
        <w:rPr>
          <w:highlight w:val="white"/>
          <w:lang w:val="en-GB"/>
        </w:rPr>
        <w:t>static char* enLongDayList[] =</w:t>
      </w:r>
    </w:p>
    <w:p w14:paraId="511096BA"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 "Sunday", "Monday", "Tuesday", "Wednesday",</w:t>
      </w:r>
    </w:p>
    <w:p w14:paraId="3CC26C14" w14:textId="6B3C99B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"Thursday", "Friday", "Saturday" };</w:t>
      </w:r>
    </w:p>
    <w:p w14:paraId="379FD914" w14:textId="77777777" w:rsidR="00C1714A" w:rsidRPr="00D822A3" w:rsidRDefault="008A4984" w:rsidP="008A4984">
      <w:pPr>
        <w:pStyle w:val="Code"/>
        <w:rPr>
          <w:highlight w:val="white"/>
          <w:lang w:val="en-GB"/>
        </w:rPr>
      </w:pPr>
      <w:r w:rsidRPr="00D822A3">
        <w:rPr>
          <w:highlight w:val="white"/>
          <w:lang w:val="en-GB"/>
        </w:rPr>
        <w:t>static char* enShortMonthList[] =</w:t>
      </w:r>
    </w:p>
    <w:p w14:paraId="458A5641"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 "Feb", "Mar", "Apr", "May", "Jun",</w:t>
      </w:r>
    </w:p>
    <w:p w14:paraId="09B8FD95" w14:textId="555C21AD"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"Jul", "Aug", "Sep", "Oct", "Nov", "Dec"};</w:t>
      </w:r>
    </w:p>
    <w:p w14:paraId="631D3F8E" w14:textId="77777777" w:rsidR="00C1714A" w:rsidRPr="00D822A3" w:rsidRDefault="008A4984" w:rsidP="008A4984">
      <w:pPr>
        <w:pStyle w:val="Code"/>
        <w:rPr>
          <w:highlight w:val="white"/>
          <w:lang w:val="en-GB"/>
        </w:rPr>
      </w:pPr>
      <w:r w:rsidRPr="00D822A3">
        <w:rPr>
          <w:highlight w:val="white"/>
          <w:lang w:val="en-GB"/>
        </w:rPr>
        <w:t>static char* enLongMonthList[] =</w:t>
      </w:r>
    </w:p>
    <w:p w14:paraId="18E4E717" w14:textId="2C498493"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{"January", "February", "March", "April", "May", "June",</w:t>
      </w:r>
    </w:p>
    <w:p w14:paraId="236BA8C9" w14:textId="77777777" w:rsidR="00C1714A" w:rsidRPr="00D822A3" w:rsidRDefault="008A4984" w:rsidP="008A4984">
      <w:pPr>
        <w:pStyle w:val="Code"/>
        <w:rPr>
          <w:highlight w:val="white"/>
          <w:lang w:val="en-GB"/>
        </w:rPr>
      </w:pPr>
      <w:r w:rsidRPr="00D822A3">
        <w:rPr>
          <w:highlight w:val="white"/>
          <w:lang w:val="en-GB"/>
        </w:rPr>
        <w:t xml:space="preserve">                "July", "August", "September", "October", "November",</w:t>
      </w:r>
    </w:p>
    <w:p w14:paraId="20822C68" w14:textId="5D8F8576"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"December"};</w:t>
      </w:r>
    </w:p>
    <w:p w14:paraId="3CEE5D76" w14:textId="77777777" w:rsidR="008A4984" w:rsidRPr="00D822A3" w:rsidRDefault="008A4984" w:rsidP="008A4984">
      <w:pPr>
        <w:pStyle w:val="Code"/>
        <w:rPr>
          <w:highlight w:val="white"/>
          <w:lang w:val="en-GB"/>
        </w:rPr>
      </w:pPr>
      <w:r w:rsidRPr="00D822A3">
        <w:rPr>
          <w:highlight w:val="white"/>
          <w:lang w:val="en-GB"/>
        </w:rPr>
        <w:t>char* enMessageList[] = {"no error", "function number invalid",</w:t>
      </w:r>
    </w:p>
    <w:p w14:paraId="1F843CE1" w14:textId="77777777" w:rsidR="008A4984" w:rsidRPr="00D822A3" w:rsidRDefault="008A4984" w:rsidP="008A4984">
      <w:pPr>
        <w:pStyle w:val="Code"/>
        <w:rPr>
          <w:highlight w:val="white"/>
          <w:lang w:val="en-GB"/>
        </w:rPr>
      </w:pPr>
      <w:r w:rsidRPr="00D822A3">
        <w:rPr>
          <w:highlight w:val="white"/>
          <w:lang w:val="en-GB"/>
        </w:rPr>
        <w:t xml:space="preserve">                         "file not found", "path not found", "no handle available", "access denied",</w:t>
      </w:r>
    </w:p>
    <w:p w14:paraId="2F204261" w14:textId="77777777" w:rsidR="008A4984" w:rsidRPr="00D822A3" w:rsidRDefault="008A4984" w:rsidP="008A4984">
      <w:pPr>
        <w:pStyle w:val="Code"/>
        <w:rPr>
          <w:highlight w:val="white"/>
          <w:lang w:val="en-GB"/>
        </w:rPr>
      </w:pPr>
      <w:r w:rsidRPr="00D822A3">
        <w:rPr>
          <w:highlight w:val="white"/>
          <w:lang w:val="en-GB"/>
        </w:rPr>
        <w:t xml:space="preserve">                         "out of domain", "out of range", "invalid multibyte sequence",</w:t>
      </w:r>
    </w:p>
    <w:p w14:paraId="039F5763" w14:textId="77777777" w:rsidR="008A4984" w:rsidRPr="00D822A3" w:rsidRDefault="008A4984" w:rsidP="008A4984">
      <w:pPr>
        <w:pStyle w:val="Code"/>
        <w:rPr>
          <w:highlight w:val="white"/>
          <w:lang w:val="en-GB"/>
        </w:rPr>
      </w:pPr>
      <w:r w:rsidRPr="00D822A3">
        <w:rPr>
          <w:highlight w:val="white"/>
          <w:lang w:val="en-GB"/>
        </w:rPr>
        <w:t xml:space="preserve">                         "error while opening", "error while flushing", "error while closing", "open mode invalid",</w:t>
      </w:r>
    </w:p>
    <w:p w14:paraId="12E823C5" w14:textId="77777777" w:rsidR="008A4984" w:rsidRPr="00D822A3" w:rsidRDefault="008A4984" w:rsidP="008A4984">
      <w:pPr>
        <w:pStyle w:val="Code"/>
        <w:rPr>
          <w:highlight w:val="white"/>
          <w:lang w:val="en-GB"/>
        </w:rPr>
      </w:pPr>
      <w:r w:rsidRPr="00D822A3">
        <w:rPr>
          <w:highlight w:val="white"/>
          <w:lang w:val="en-GB"/>
        </w:rPr>
        <w:t xml:space="preserve">                         "error while writing", "error while reading", "error while seeking",</w:t>
      </w:r>
    </w:p>
    <w:p w14:paraId="6EB0F5E2" w14:textId="77777777" w:rsidR="008A4984" w:rsidRPr="00D822A3" w:rsidRDefault="008A4984" w:rsidP="008A4984">
      <w:pPr>
        <w:pStyle w:val="Code"/>
        <w:rPr>
          <w:highlight w:val="white"/>
          <w:lang w:val="en-GB"/>
        </w:rPr>
      </w:pPr>
      <w:r w:rsidRPr="00D822A3">
        <w:rPr>
          <w:highlight w:val="white"/>
          <w:lang w:val="en-GB"/>
        </w:rPr>
        <w:t xml:space="preserve">                         "error while telling", "error while removing file", "error while renaming file"};</w:t>
      </w:r>
    </w:p>
    <w:p w14:paraId="15D5DD95" w14:textId="77777777" w:rsidR="008A4984" w:rsidRPr="00D822A3" w:rsidRDefault="008A4984" w:rsidP="008A4984">
      <w:pPr>
        <w:pStyle w:val="Code"/>
        <w:rPr>
          <w:highlight w:val="white"/>
          <w:lang w:val="en-GB"/>
        </w:rPr>
      </w:pPr>
    </w:p>
    <w:p w14:paraId="48A267FB" w14:textId="77777777" w:rsidR="008A4984" w:rsidRPr="00D822A3" w:rsidRDefault="008A4984" w:rsidP="008A4984">
      <w:pPr>
        <w:pStyle w:val="Code"/>
        <w:rPr>
          <w:highlight w:val="white"/>
          <w:lang w:val="en-GB"/>
        </w:rPr>
      </w:pPr>
      <w:r w:rsidRPr="00D822A3">
        <w:rPr>
          <w:highlight w:val="white"/>
          <w:lang w:val="en-GB"/>
        </w:rPr>
        <w:t>static struct lconv en_US_utf8 = {-5, -4, enShortDayList, enLongDayList, enShortMonthList, enLongMonthList,</w:t>
      </w:r>
    </w:p>
    <w:p w14:paraId="197BF3A2"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enMessageList};</w:t>
      </w:r>
    </w:p>
    <w:p w14:paraId="433E5376" w14:textId="77777777" w:rsidR="008A4984" w:rsidRPr="00D822A3" w:rsidRDefault="008A4984" w:rsidP="008A4984">
      <w:pPr>
        <w:pStyle w:val="Code"/>
        <w:rPr>
          <w:highlight w:val="white"/>
          <w:lang w:val="en-GB"/>
        </w:rPr>
      </w:pPr>
    </w:p>
    <w:p w14:paraId="4914A5E4" w14:textId="77777777" w:rsidR="008A4984" w:rsidRPr="00D822A3" w:rsidRDefault="008A4984" w:rsidP="008A4984">
      <w:pPr>
        <w:pStyle w:val="Code"/>
        <w:rPr>
          <w:highlight w:val="white"/>
          <w:lang w:val="en-GB"/>
        </w:rPr>
      </w:pPr>
      <w:r w:rsidRPr="00D822A3">
        <w:rPr>
          <w:highlight w:val="white"/>
          <w:lang w:val="en-GB"/>
        </w:rPr>
        <w:t>static char* swShortDayList[] = {"Son", "Man", "Tis", "Ons", "Tor", "Fre", "Lor"};</w:t>
      </w:r>
    </w:p>
    <w:p w14:paraId="382CF55E" w14:textId="77777777" w:rsidR="008A4984" w:rsidRPr="00D822A3" w:rsidRDefault="008A4984" w:rsidP="008A4984">
      <w:pPr>
        <w:pStyle w:val="Code"/>
        <w:rPr>
          <w:highlight w:val="white"/>
          <w:lang w:val="en-GB"/>
        </w:rPr>
      </w:pPr>
      <w:r w:rsidRPr="00D822A3">
        <w:rPr>
          <w:highlight w:val="white"/>
          <w:lang w:val="en-GB"/>
        </w:rPr>
        <w:t>static char* swLongDayList[] = {"Sondag", "Mandag", "Tisdag", "Onsdag", "Torsdag", "Fredag", "Lordag"};</w:t>
      </w:r>
    </w:p>
    <w:p w14:paraId="2FCDF350" w14:textId="77777777" w:rsidR="008A4984" w:rsidRPr="00D822A3" w:rsidRDefault="008A4984" w:rsidP="008A4984">
      <w:pPr>
        <w:pStyle w:val="Code"/>
        <w:rPr>
          <w:highlight w:val="white"/>
          <w:lang w:val="en-GB"/>
        </w:rPr>
      </w:pPr>
      <w:r w:rsidRPr="00D822A3">
        <w:rPr>
          <w:highlight w:val="white"/>
          <w:lang w:val="en-GB"/>
        </w:rPr>
        <w:t>static char* swShortMonthList[] = {"Jan", "Feb", "Mar", "Apr", "Maj", "Jun", "Jul", "Aug", "Sep", "Okt", "Nov", "Dec"};</w:t>
      </w:r>
    </w:p>
    <w:p w14:paraId="0AFC0794" w14:textId="77777777" w:rsidR="008A4984" w:rsidRPr="00D822A3" w:rsidRDefault="008A4984" w:rsidP="008A4984">
      <w:pPr>
        <w:pStyle w:val="Code"/>
        <w:rPr>
          <w:highlight w:val="white"/>
          <w:lang w:val="en-GB"/>
        </w:rPr>
      </w:pPr>
      <w:r w:rsidRPr="00D822A3">
        <w:rPr>
          <w:highlight w:val="white"/>
          <w:lang w:val="en-GB"/>
        </w:rPr>
        <w:t>static char* swLongMonthList[] = {"Januari", "Februari", "Mars", "April", "Maj", "Juni", "Juli", "Augusit", "September", "Oktober", "November", "December"};</w:t>
      </w:r>
    </w:p>
    <w:p w14:paraId="01BB5F22" w14:textId="77777777" w:rsidR="008A4984" w:rsidRPr="00D822A3" w:rsidRDefault="008A4984" w:rsidP="008A4984">
      <w:pPr>
        <w:pStyle w:val="Code"/>
        <w:rPr>
          <w:highlight w:val="white"/>
          <w:lang w:val="en-GB"/>
        </w:rPr>
      </w:pPr>
      <w:r w:rsidRPr="00D822A3">
        <w:rPr>
          <w:highlight w:val="white"/>
          <w:lang w:val="en-GB"/>
        </w:rPr>
        <w:t>static char* swMessageList[] = {"inga fel", "felaktigt functionsnummer",</w:t>
      </w:r>
    </w:p>
    <w:p w14:paraId="0C3D4ED5" w14:textId="77777777" w:rsidR="008A4984" w:rsidRPr="00D822A3" w:rsidRDefault="008A4984" w:rsidP="008A4984">
      <w:pPr>
        <w:pStyle w:val="Code"/>
        <w:rPr>
          <w:highlight w:val="white"/>
          <w:lang w:val="en-GB"/>
        </w:rPr>
      </w:pPr>
      <w:r w:rsidRPr="00D822A3">
        <w:rPr>
          <w:highlight w:val="white"/>
          <w:lang w:val="en-GB"/>
        </w:rPr>
        <w:t xml:space="preserve">                                "hittar ej filen", "hittar ej sokvagen", "inget handtag tillgangligt", "atkomst nekad",</w:t>
      </w:r>
    </w:p>
    <w:p w14:paraId="2705ECB1" w14:textId="77777777" w:rsidR="008A4984" w:rsidRPr="00D822A3" w:rsidRDefault="008A4984" w:rsidP="008A4984">
      <w:pPr>
        <w:pStyle w:val="Code"/>
        <w:rPr>
          <w:highlight w:val="white"/>
          <w:lang w:val="en-GB"/>
        </w:rPr>
      </w:pPr>
      <w:r w:rsidRPr="00D822A3">
        <w:rPr>
          <w:highlight w:val="white"/>
          <w:lang w:val="en-GB"/>
        </w:rPr>
        <w:t xml:space="preserve">                                "utanfor doman", "utanfor range", "felaktig multibyte-sekvens",</w:t>
      </w:r>
    </w:p>
    <w:p w14:paraId="29560C53" w14:textId="77777777" w:rsidR="008A4984" w:rsidRPr="00D822A3" w:rsidRDefault="008A4984" w:rsidP="008A4984">
      <w:pPr>
        <w:pStyle w:val="Code"/>
        <w:rPr>
          <w:highlight w:val="white"/>
          <w:lang w:val="en-GB"/>
        </w:rPr>
      </w:pPr>
      <w:r w:rsidRPr="00D822A3">
        <w:rPr>
          <w:highlight w:val="white"/>
          <w:lang w:val="en-GB"/>
        </w:rPr>
        <w:t xml:space="preserve">                                "fel vid oppning", "fel vid flushing", "fel vid stangning", "fel oppningslage",</w:t>
      </w:r>
    </w:p>
    <w:p w14:paraId="65238210" w14:textId="77777777" w:rsidR="008A4984" w:rsidRPr="00D822A3" w:rsidRDefault="008A4984" w:rsidP="008A4984">
      <w:pPr>
        <w:pStyle w:val="Code"/>
        <w:rPr>
          <w:highlight w:val="white"/>
          <w:lang w:val="en-GB"/>
        </w:rPr>
      </w:pPr>
      <w:r w:rsidRPr="00D822A3">
        <w:rPr>
          <w:highlight w:val="white"/>
          <w:lang w:val="en-GB"/>
        </w:rPr>
        <w:t xml:space="preserve">                                "fel vid skrivning", "fel vid lasning", "fel vid sokning",</w:t>
      </w:r>
    </w:p>
    <w:p w14:paraId="1E4180F6" w14:textId="77777777" w:rsidR="008A4984" w:rsidRPr="00D822A3" w:rsidRDefault="008A4984" w:rsidP="008A4984">
      <w:pPr>
        <w:pStyle w:val="Code"/>
        <w:rPr>
          <w:highlight w:val="white"/>
          <w:lang w:val="en-GB"/>
        </w:rPr>
      </w:pPr>
      <w:r w:rsidRPr="00D822A3">
        <w:rPr>
          <w:highlight w:val="white"/>
          <w:lang w:val="en-GB"/>
        </w:rPr>
        <w:t xml:space="preserve">                                "fel vid telling", "fel vid borttagning av fil", "fel vid namnbyte av fil"};</w:t>
      </w:r>
    </w:p>
    <w:p w14:paraId="51FD10C4" w14:textId="77777777" w:rsidR="008A4984" w:rsidRPr="00D822A3" w:rsidRDefault="008A4984" w:rsidP="008A4984">
      <w:pPr>
        <w:pStyle w:val="Code"/>
        <w:rPr>
          <w:highlight w:val="white"/>
          <w:lang w:val="en-GB"/>
        </w:rPr>
      </w:pPr>
      <w:r w:rsidRPr="00D822A3">
        <w:rPr>
          <w:highlight w:val="white"/>
          <w:lang w:val="en-GB"/>
        </w:rPr>
        <w:t>static struct lconv sw_EN_utf8 = {1, 2, swShortDayList, swLongDayList, enShortMonthList, swLongMonthList,</w:t>
      </w:r>
    </w:p>
    <w:p w14:paraId="74792044"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swMessageList};</w:t>
      </w:r>
    </w:p>
    <w:p w14:paraId="65D7D493" w14:textId="77777777" w:rsidR="008A4984" w:rsidRPr="00D822A3" w:rsidRDefault="008A4984" w:rsidP="008A4984">
      <w:pPr>
        <w:pStyle w:val="Code"/>
        <w:rPr>
          <w:highlight w:val="white"/>
          <w:lang w:val="en-GB"/>
        </w:rPr>
      </w:pPr>
    </w:p>
    <w:p w14:paraId="2402FF9E" w14:textId="77777777" w:rsidR="008A4984" w:rsidRPr="00D822A3" w:rsidRDefault="008A4984" w:rsidP="008A4984">
      <w:pPr>
        <w:pStyle w:val="Code"/>
        <w:rPr>
          <w:highlight w:val="white"/>
          <w:lang w:val="en-GB"/>
        </w:rPr>
      </w:pPr>
      <w:r w:rsidRPr="00D822A3">
        <w:rPr>
          <w:highlight w:val="white"/>
          <w:lang w:val="en-GB"/>
        </w:rPr>
        <w:t>static struct _s {</w:t>
      </w:r>
    </w:p>
    <w:p w14:paraId="22151FAD" w14:textId="77777777" w:rsidR="008A4984" w:rsidRPr="00D822A3" w:rsidRDefault="008A4984" w:rsidP="008A4984">
      <w:pPr>
        <w:pStyle w:val="Code"/>
        <w:rPr>
          <w:highlight w:val="white"/>
          <w:lang w:val="en-GB"/>
        </w:rPr>
      </w:pPr>
      <w:r w:rsidRPr="00D822A3">
        <w:rPr>
          <w:highlight w:val="white"/>
          <w:lang w:val="en-GB"/>
        </w:rPr>
        <w:t xml:space="preserve">  char* name;</w:t>
      </w:r>
    </w:p>
    <w:p w14:paraId="1F6CEA12" w14:textId="77777777" w:rsidR="008A4984" w:rsidRPr="00D822A3" w:rsidRDefault="008A4984" w:rsidP="008A4984">
      <w:pPr>
        <w:pStyle w:val="Code"/>
        <w:rPr>
          <w:highlight w:val="white"/>
          <w:lang w:val="en-GB"/>
        </w:rPr>
      </w:pPr>
      <w:r w:rsidRPr="00D822A3">
        <w:rPr>
          <w:highlight w:val="white"/>
          <w:lang w:val="en-GB"/>
        </w:rPr>
        <w:t xml:space="preserve">  struct lconv* localePtr;</w:t>
      </w:r>
    </w:p>
    <w:p w14:paraId="305C6D30" w14:textId="77777777" w:rsidR="008A4984" w:rsidRPr="00D822A3" w:rsidRDefault="008A4984" w:rsidP="008A4984">
      <w:pPr>
        <w:pStyle w:val="Code"/>
        <w:rPr>
          <w:highlight w:val="white"/>
          <w:lang w:val="en-GB"/>
        </w:rPr>
      </w:pPr>
      <w:r w:rsidRPr="00D822A3">
        <w:rPr>
          <w:highlight w:val="white"/>
          <w:lang w:val="en-GB"/>
        </w:rPr>
        <w:lastRenderedPageBreak/>
        <w:t>} sArray[] = {{"", &amp;en_US_utf8}, {"C", &amp;en_US_utf8}, {"US", &amp;en_US_utf8}, {"SE", &amp;sw_EN_utf8}};</w:t>
      </w:r>
    </w:p>
    <w:p w14:paraId="64D58A33" w14:textId="77777777" w:rsidR="008A4984" w:rsidRPr="00D822A3" w:rsidRDefault="008A4984" w:rsidP="008A4984">
      <w:pPr>
        <w:pStyle w:val="Code"/>
        <w:rPr>
          <w:highlight w:val="white"/>
          <w:lang w:val="en-GB"/>
        </w:rPr>
      </w:pPr>
    </w:p>
    <w:p w14:paraId="6F23B678" w14:textId="77777777" w:rsidR="008A4984" w:rsidRPr="00D822A3" w:rsidRDefault="008A4984" w:rsidP="008A4984">
      <w:pPr>
        <w:pStyle w:val="Code"/>
        <w:rPr>
          <w:highlight w:val="white"/>
          <w:lang w:val="en-GB"/>
        </w:rPr>
      </w:pPr>
      <w:r w:rsidRPr="00D822A3">
        <w:rPr>
          <w:highlight w:val="white"/>
          <w:lang w:val="en-GB"/>
        </w:rPr>
        <w:t>static int sSize = (sizeof sArray) / (sizeof sArray[0]);</w:t>
      </w:r>
    </w:p>
    <w:p w14:paraId="481C01AB" w14:textId="77777777" w:rsidR="008A4984" w:rsidRPr="00D822A3" w:rsidRDefault="008A4984" w:rsidP="008A4984">
      <w:pPr>
        <w:pStyle w:val="Code"/>
        <w:rPr>
          <w:highlight w:val="white"/>
          <w:lang w:val="en-GB"/>
        </w:rPr>
      </w:pPr>
      <w:r w:rsidRPr="00D822A3">
        <w:rPr>
          <w:highlight w:val="white"/>
          <w:lang w:val="en-GB"/>
        </w:rPr>
        <w:t>static struct _s* g_currStructPtr = &amp;sArray[0];</w:t>
      </w:r>
    </w:p>
    <w:p w14:paraId="7578E27F" w14:textId="77777777" w:rsidR="008A4984" w:rsidRPr="00D822A3" w:rsidRDefault="008A4984" w:rsidP="008A4984">
      <w:pPr>
        <w:pStyle w:val="Code"/>
        <w:rPr>
          <w:highlight w:val="white"/>
          <w:lang w:val="en-GB"/>
        </w:rPr>
      </w:pPr>
    </w:p>
    <w:p w14:paraId="39961920" w14:textId="77777777" w:rsidR="008A4984" w:rsidRPr="00D822A3" w:rsidRDefault="008A4984" w:rsidP="008A4984">
      <w:pPr>
        <w:pStyle w:val="Code"/>
        <w:rPr>
          <w:highlight w:val="white"/>
          <w:lang w:val="en-GB"/>
        </w:rPr>
      </w:pPr>
      <w:r w:rsidRPr="00D822A3">
        <w:rPr>
          <w:highlight w:val="white"/>
          <w:lang w:val="en-GB"/>
        </w:rPr>
        <w:t>#define PRINT(x,y) { printf(#x " = &lt;%" #y "&gt;\n", (x)); }</w:t>
      </w:r>
    </w:p>
    <w:p w14:paraId="4E4EA52F" w14:textId="77777777" w:rsidR="008A4984" w:rsidRPr="00D822A3" w:rsidRDefault="008A4984" w:rsidP="008A4984">
      <w:pPr>
        <w:pStyle w:val="Code"/>
        <w:rPr>
          <w:highlight w:val="white"/>
          <w:lang w:val="en-GB"/>
        </w:rPr>
      </w:pPr>
    </w:p>
    <w:p w14:paraId="3A23DDA2" w14:textId="77777777" w:rsidR="008A4984" w:rsidRPr="00D822A3" w:rsidRDefault="008A4984" w:rsidP="008A4984">
      <w:pPr>
        <w:pStyle w:val="Code"/>
        <w:rPr>
          <w:highlight w:val="white"/>
          <w:lang w:val="en-GB"/>
        </w:rPr>
      </w:pPr>
      <w:r w:rsidRPr="00D822A3">
        <w:rPr>
          <w:highlight w:val="white"/>
          <w:lang w:val="en-GB"/>
        </w:rPr>
        <w:t>char* setlocale(int /*flag*/, char* newName) {</w:t>
      </w:r>
    </w:p>
    <w:p w14:paraId="0CFA565D" w14:textId="77777777" w:rsidR="008A4984" w:rsidRPr="00D822A3" w:rsidRDefault="008A4984" w:rsidP="008A4984">
      <w:pPr>
        <w:pStyle w:val="Code"/>
        <w:rPr>
          <w:highlight w:val="white"/>
          <w:lang w:val="en-GB"/>
        </w:rPr>
      </w:pPr>
      <w:r w:rsidRPr="00D822A3">
        <w:rPr>
          <w:highlight w:val="white"/>
          <w:lang w:val="en-GB"/>
        </w:rPr>
        <w:t xml:space="preserve">  int index;</w:t>
      </w:r>
    </w:p>
    <w:p w14:paraId="7ACFDE56" w14:textId="77777777" w:rsidR="008A4984" w:rsidRPr="00D822A3" w:rsidRDefault="008A4984" w:rsidP="008A4984">
      <w:pPr>
        <w:pStyle w:val="Code"/>
        <w:rPr>
          <w:highlight w:val="white"/>
          <w:lang w:val="en-GB"/>
        </w:rPr>
      </w:pPr>
      <w:r w:rsidRPr="00D822A3">
        <w:rPr>
          <w:highlight w:val="white"/>
          <w:lang w:val="en-GB"/>
        </w:rPr>
        <w:t xml:space="preserve">  char *oldName = (g_currStructPtr != NULL) ? g_currStructPtr-&gt;name : NULL;</w:t>
      </w:r>
    </w:p>
    <w:p w14:paraId="13917E0F" w14:textId="77777777" w:rsidR="008A4984" w:rsidRPr="00D822A3" w:rsidRDefault="008A4984" w:rsidP="008A4984">
      <w:pPr>
        <w:pStyle w:val="Code"/>
        <w:rPr>
          <w:highlight w:val="white"/>
          <w:lang w:val="en-GB"/>
        </w:rPr>
      </w:pPr>
      <w:r w:rsidRPr="00D822A3">
        <w:rPr>
          <w:highlight w:val="white"/>
          <w:lang w:val="en-GB"/>
        </w:rPr>
        <w:t xml:space="preserve">  g_currStructPtr = NULL;</w:t>
      </w:r>
    </w:p>
    <w:p w14:paraId="4F9DBFD1" w14:textId="77777777" w:rsidR="008A4984" w:rsidRPr="00D822A3" w:rsidRDefault="008A4984" w:rsidP="008A4984">
      <w:pPr>
        <w:pStyle w:val="Code"/>
        <w:rPr>
          <w:highlight w:val="white"/>
          <w:lang w:val="en-GB"/>
        </w:rPr>
      </w:pPr>
    </w:p>
    <w:p w14:paraId="71D4A1DE" w14:textId="77777777" w:rsidR="008A4984" w:rsidRPr="00D822A3" w:rsidRDefault="008A4984" w:rsidP="008A4984">
      <w:pPr>
        <w:pStyle w:val="Code"/>
        <w:rPr>
          <w:highlight w:val="white"/>
          <w:lang w:val="en-GB"/>
        </w:rPr>
      </w:pPr>
      <w:r w:rsidRPr="00D822A3">
        <w:rPr>
          <w:highlight w:val="white"/>
          <w:lang w:val="en-GB"/>
        </w:rPr>
        <w:t xml:space="preserve">  if (newName != NULL) {</w:t>
      </w:r>
    </w:p>
    <w:p w14:paraId="0552C5E7" w14:textId="77777777" w:rsidR="008A4984" w:rsidRPr="00D822A3" w:rsidRDefault="008A4984" w:rsidP="008A4984">
      <w:pPr>
        <w:pStyle w:val="Code"/>
        <w:rPr>
          <w:highlight w:val="white"/>
          <w:lang w:val="en-GB"/>
        </w:rPr>
      </w:pPr>
      <w:r w:rsidRPr="00D822A3">
        <w:rPr>
          <w:highlight w:val="white"/>
          <w:lang w:val="en-GB"/>
        </w:rPr>
        <w:t xml:space="preserve">    for (index = 0; index &lt; sSize; ++index) {</w:t>
      </w:r>
    </w:p>
    <w:p w14:paraId="537ED2F5" w14:textId="77777777" w:rsidR="008A4984" w:rsidRPr="00D822A3" w:rsidRDefault="008A4984" w:rsidP="008A4984">
      <w:pPr>
        <w:pStyle w:val="Code"/>
        <w:rPr>
          <w:highlight w:val="white"/>
          <w:lang w:val="en-GB"/>
        </w:rPr>
      </w:pPr>
      <w:r w:rsidRPr="00D822A3">
        <w:rPr>
          <w:highlight w:val="white"/>
          <w:lang w:val="en-GB"/>
        </w:rPr>
        <w:t xml:space="preserve">      if (strcmp(newName, sArray[index].name) == 0) {</w:t>
      </w:r>
    </w:p>
    <w:p w14:paraId="436FE901" w14:textId="77777777" w:rsidR="008A4984" w:rsidRPr="00D822A3" w:rsidRDefault="008A4984" w:rsidP="008A4984">
      <w:pPr>
        <w:pStyle w:val="Code"/>
        <w:rPr>
          <w:highlight w:val="white"/>
          <w:lang w:val="en-GB"/>
        </w:rPr>
      </w:pPr>
      <w:r w:rsidRPr="00D822A3">
        <w:rPr>
          <w:highlight w:val="white"/>
          <w:lang w:val="en-GB"/>
        </w:rPr>
        <w:t xml:space="preserve">        g_currStructPtr = &amp;sArray[index];</w:t>
      </w:r>
    </w:p>
    <w:p w14:paraId="374AA9B3" w14:textId="77777777" w:rsidR="008A4984" w:rsidRPr="00D822A3" w:rsidRDefault="008A4984" w:rsidP="008A4984">
      <w:pPr>
        <w:pStyle w:val="Code"/>
        <w:rPr>
          <w:highlight w:val="white"/>
          <w:lang w:val="en-GB"/>
        </w:rPr>
      </w:pPr>
      <w:r w:rsidRPr="00D822A3">
        <w:rPr>
          <w:highlight w:val="white"/>
          <w:lang w:val="en-GB"/>
        </w:rPr>
        <w:t xml:space="preserve">        break;</w:t>
      </w:r>
    </w:p>
    <w:p w14:paraId="465D05CE" w14:textId="77777777" w:rsidR="008A4984" w:rsidRPr="00D822A3" w:rsidRDefault="008A4984" w:rsidP="008A4984">
      <w:pPr>
        <w:pStyle w:val="Code"/>
        <w:rPr>
          <w:highlight w:val="white"/>
          <w:lang w:val="en-GB"/>
        </w:rPr>
      </w:pPr>
      <w:r w:rsidRPr="00D822A3">
        <w:rPr>
          <w:highlight w:val="white"/>
          <w:lang w:val="en-GB"/>
        </w:rPr>
        <w:t xml:space="preserve">      }</w:t>
      </w:r>
    </w:p>
    <w:p w14:paraId="79B47823" w14:textId="77777777" w:rsidR="008A4984" w:rsidRPr="00D822A3" w:rsidRDefault="008A4984" w:rsidP="008A4984">
      <w:pPr>
        <w:pStyle w:val="Code"/>
        <w:rPr>
          <w:highlight w:val="white"/>
          <w:lang w:val="en-GB"/>
        </w:rPr>
      </w:pPr>
      <w:r w:rsidRPr="00D822A3">
        <w:rPr>
          <w:highlight w:val="white"/>
          <w:lang w:val="en-GB"/>
        </w:rPr>
        <w:t xml:space="preserve">    }</w:t>
      </w:r>
    </w:p>
    <w:p w14:paraId="1B71E1C9" w14:textId="77777777" w:rsidR="008A4984" w:rsidRPr="00D822A3" w:rsidRDefault="008A4984" w:rsidP="008A4984">
      <w:pPr>
        <w:pStyle w:val="Code"/>
        <w:rPr>
          <w:highlight w:val="white"/>
          <w:lang w:val="en-GB"/>
        </w:rPr>
      </w:pPr>
      <w:r w:rsidRPr="00D822A3">
        <w:rPr>
          <w:highlight w:val="white"/>
          <w:lang w:val="en-GB"/>
        </w:rPr>
        <w:t xml:space="preserve">  }</w:t>
      </w:r>
    </w:p>
    <w:p w14:paraId="7AEF944A" w14:textId="77777777" w:rsidR="008A4984" w:rsidRPr="00D822A3" w:rsidRDefault="008A4984" w:rsidP="008A4984">
      <w:pPr>
        <w:pStyle w:val="Code"/>
        <w:rPr>
          <w:highlight w:val="white"/>
          <w:lang w:val="en-GB"/>
        </w:rPr>
      </w:pPr>
    </w:p>
    <w:p w14:paraId="5418C488" w14:textId="77777777" w:rsidR="008A4984" w:rsidRPr="00D822A3" w:rsidRDefault="008A4984" w:rsidP="008A4984">
      <w:pPr>
        <w:pStyle w:val="Code"/>
        <w:rPr>
          <w:highlight w:val="white"/>
          <w:lang w:val="en-GB"/>
        </w:rPr>
      </w:pPr>
      <w:r w:rsidRPr="00D822A3">
        <w:rPr>
          <w:highlight w:val="white"/>
          <w:lang w:val="en-GB"/>
        </w:rPr>
        <w:t xml:space="preserve">  return oldName;</w:t>
      </w:r>
    </w:p>
    <w:p w14:paraId="553873BD" w14:textId="77777777" w:rsidR="008A4984" w:rsidRPr="00D822A3" w:rsidRDefault="008A4984" w:rsidP="008A4984">
      <w:pPr>
        <w:pStyle w:val="Code"/>
        <w:rPr>
          <w:highlight w:val="white"/>
          <w:lang w:val="en-GB"/>
        </w:rPr>
      </w:pPr>
      <w:r w:rsidRPr="00D822A3">
        <w:rPr>
          <w:highlight w:val="white"/>
          <w:lang w:val="en-GB"/>
        </w:rPr>
        <w:t>}</w:t>
      </w:r>
    </w:p>
    <w:p w14:paraId="71BD0DCC" w14:textId="77777777" w:rsidR="008A4984" w:rsidRPr="00D822A3" w:rsidRDefault="008A4984" w:rsidP="008A4984">
      <w:pPr>
        <w:pStyle w:val="Code"/>
        <w:rPr>
          <w:highlight w:val="white"/>
          <w:lang w:val="en-GB"/>
        </w:rPr>
      </w:pPr>
    </w:p>
    <w:p w14:paraId="7CC739C6" w14:textId="77777777" w:rsidR="008A4984" w:rsidRPr="00D822A3" w:rsidRDefault="008A4984" w:rsidP="008A4984">
      <w:pPr>
        <w:pStyle w:val="Code"/>
        <w:rPr>
          <w:highlight w:val="white"/>
          <w:lang w:val="en-GB"/>
        </w:rPr>
      </w:pPr>
      <w:r w:rsidRPr="00D822A3">
        <w:rPr>
          <w:highlight w:val="white"/>
          <w:lang w:val="en-GB"/>
        </w:rPr>
        <w:t>struct lconv* localeconv(void) {</w:t>
      </w:r>
    </w:p>
    <w:p w14:paraId="02006C13" w14:textId="77777777" w:rsidR="008A4984" w:rsidRPr="00D822A3" w:rsidRDefault="008A4984" w:rsidP="008A4984">
      <w:pPr>
        <w:pStyle w:val="Code"/>
        <w:rPr>
          <w:highlight w:val="white"/>
          <w:lang w:val="en-GB"/>
        </w:rPr>
      </w:pPr>
      <w:r w:rsidRPr="00D822A3">
        <w:rPr>
          <w:highlight w:val="white"/>
          <w:lang w:val="en-GB"/>
        </w:rPr>
        <w:t xml:space="preserve">  return (g_currStructPtr != NULL) ? g_currStructPtr-&gt;localePtr : NULL;</w:t>
      </w:r>
    </w:p>
    <w:p w14:paraId="47122573" w14:textId="653ED437" w:rsidR="0062113D" w:rsidRPr="00D822A3" w:rsidRDefault="008A4984" w:rsidP="008A4984">
      <w:pPr>
        <w:pStyle w:val="Code"/>
        <w:rPr>
          <w:lang w:val="en-GB"/>
        </w:rPr>
      </w:pPr>
      <w:r w:rsidRPr="00D822A3">
        <w:rPr>
          <w:highlight w:val="white"/>
          <w:lang w:val="en-GB"/>
        </w:rPr>
        <w:t>}</w:t>
      </w:r>
    </w:p>
    <w:p w14:paraId="49ABB85A" w14:textId="1DA2AF82" w:rsidR="00B15CBB" w:rsidRPr="00D822A3" w:rsidRDefault="00B15CBB" w:rsidP="00265BDF">
      <w:pPr>
        <w:pStyle w:val="Rubrik2"/>
        <w:rPr>
          <w:lang w:val="en-GB"/>
        </w:rPr>
      </w:pPr>
      <w:bookmarkStart w:id="468" w:name="_Toc54625161"/>
      <w:r w:rsidRPr="00D822A3">
        <w:rPr>
          <w:lang w:val="en-GB"/>
        </w:rPr>
        <w:t>Character Types</w:t>
      </w:r>
      <w:bookmarkEnd w:id="468"/>
    </w:p>
    <w:p w14:paraId="243F8CAB" w14:textId="3B82911E" w:rsidR="00EE220E" w:rsidRPr="00D822A3" w:rsidRDefault="008D6750" w:rsidP="00B15CBB">
      <w:pPr>
        <w:pStyle w:val="CodeListing"/>
        <w:rPr>
          <w:lang w:val="en-GB"/>
        </w:rPr>
      </w:pPr>
      <w:proofErr w:type="spellStart"/>
      <w:r w:rsidRPr="00D822A3">
        <w:rPr>
          <w:lang w:val="en-GB"/>
        </w:rPr>
        <w:t>ct</w:t>
      </w:r>
      <w:r w:rsidR="00EE220E" w:rsidRPr="00D822A3">
        <w:rPr>
          <w:lang w:val="en-GB"/>
        </w:rPr>
        <w:t>ype.h</w:t>
      </w:r>
      <w:proofErr w:type="spellEnd"/>
    </w:p>
    <w:p w14:paraId="5F808119" w14:textId="77777777" w:rsidR="00FD2002" w:rsidRPr="00D822A3" w:rsidRDefault="00FD2002" w:rsidP="00FD2002">
      <w:pPr>
        <w:pStyle w:val="Code"/>
        <w:rPr>
          <w:highlight w:val="white"/>
          <w:lang w:val="en-GB"/>
        </w:rPr>
      </w:pPr>
      <w:r w:rsidRPr="00D822A3">
        <w:rPr>
          <w:highlight w:val="white"/>
          <w:lang w:val="en-GB"/>
        </w:rPr>
        <w:t>#ifndef __CTYPE_H__</w:t>
      </w:r>
    </w:p>
    <w:p w14:paraId="5FE58654" w14:textId="77777777" w:rsidR="00FD2002" w:rsidRPr="00D822A3" w:rsidRDefault="00FD2002" w:rsidP="00FD2002">
      <w:pPr>
        <w:pStyle w:val="Code"/>
        <w:rPr>
          <w:highlight w:val="white"/>
          <w:lang w:val="en-GB"/>
        </w:rPr>
      </w:pPr>
      <w:r w:rsidRPr="00D822A3">
        <w:rPr>
          <w:highlight w:val="white"/>
          <w:lang w:val="en-GB"/>
        </w:rPr>
        <w:t>#define __CTYPE_H__</w:t>
      </w:r>
    </w:p>
    <w:p w14:paraId="035F3416" w14:textId="77777777" w:rsidR="00FD2002" w:rsidRPr="00D822A3" w:rsidRDefault="00FD2002" w:rsidP="00FD2002">
      <w:pPr>
        <w:pStyle w:val="Code"/>
        <w:rPr>
          <w:highlight w:val="white"/>
          <w:lang w:val="en-GB"/>
        </w:rPr>
      </w:pPr>
    </w:p>
    <w:p w14:paraId="765DF539" w14:textId="77777777" w:rsidR="00FD2002" w:rsidRPr="00D822A3" w:rsidRDefault="00FD2002" w:rsidP="00FD2002">
      <w:pPr>
        <w:pStyle w:val="Code"/>
        <w:rPr>
          <w:highlight w:val="white"/>
          <w:lang w:val="en-GB"/>
        </w:rPr>
      </w:pPr>
      <w:r w:rsidRPr="00D822A3">
        <w:rPr>
          <w:highlight w:val="white"/>
          <w:lang w:val="en-GB"/>
        </w:rPr>
        <w:t>extern int islower(int c);</w:t>
      </w:r>
    </w:p>
    <w:p w14:paraId="0D95859E" w14:textId="77777777" w:rsidR="00FD2002" w:rsidRPr="00D822A3" w:rsidRDefault="00FD2002" w:rsidP="00FD2002">
      <w:pPr>
        <w:pStyle w:val="Code"/>
        <w:rPr>
          <w:highlight w:val="white"/>
          <w:lang w:val="en-GB"/>
        </w:rPr>
      </w:pPr>
      <w:r w:rsidRPr="00D822A3">
        <w:rPr>
          <w:highlight w:val="white"/>
          <w:lang w:val="en-GB"/>
        </w:rPr>
        <w:t>extern int isupper(int c);</w:t>
      </w:r>
    </w:p>
    <w:p w14:paraId="3C33C641" w14:textId="77777777" w:rsidR="00FD2002" w:rsidRPr="00D822A3" w:rsidRDefault="00FD2002" w:rsidP="00FD2002">
      <w:pPr>
        <w:pStyle w:val="Code"/>
        <w:rPr>
          <w:highlight w:val="white"/>
          <w:lang w:val="en-GB"/>
        </w:rPr>
      </w:pPr>
      <w:r w:rsidRPr="00D822A3">
        <w:rPr>
          <w:highlight w:val="white"/>
          <w:lang w:val="en-GB"/>
        </w:rPr>
        <w:t>extern int isalpha(int c);</w:t>
      </w:r>
    </w:p>
    <w:p w14:paraId="29498CDF" w14:textId="77777777" w:rsidR="00FD2002" w:rsidRPr="00D822A3" w:rsidRDefault="00FD2002" w:rsidP="00FD2002">
      <w:pPr>
        <w:pStyle w:val="Code"/>
        <w:rPr>
          <w:highlight w:val="white"/>
          <w:lang w:val="en-GB"/>
        </w:rPr>
      </w:pPr>
      <w:r w:rsidRPr="00D822A3">
        <w:rPr>
          <w:highlight w:val="white"/>
          <w:lang w:val="en-GB"/>
        </w:rPr>
        <w:t>extern int isdigit(int c);</w:t>
      </w:r>
    </w:p>
    <w:p w14:paraId="05AE1803" w14:textId="77777777" w:rsidR="00FD2002" w:rsidRPr="00D822A3" w:rsidRDefault="00FD2002" w:rsidP="00FD2002">
      <w:pPr>
        <w:pStyle w:val="Code"/>
        <w:rPr>
          <w:highlight w:val="white"/>
          <w:lang w:val="en-GB"/>
        </w:rPr>
      </w:pPr>
      <w:r w:rsidRPr="00D822A3">
        <w:rPr>
          <w:highlight w:val="white"/>
          <w:lang w:val="en-GB"/>
        </w:rPr>
        <w:t>extern int isalnum(int c);</w:t>
      </w:r>
    </w:p>
    <w:p w14:paraId="02DBEC22" w14:textId="77777777" w:rsidR="00FD2002" w:rsidRPr="00D822A3" w:rsidRDefault="00FD2002" w:rsidP="00FD2002">
      <w:pPr>
        <w:pStyle w:val="Code"/>
        <w:rPr>
          <w:highlight w:val="white"/>
          <w:lang w:val="en-GB"/>
        </w:rPr>
      </w:pPr>
      <w:r w:rsidRPr="00D822A3">
        <w:rPr>
          <w:highlight w:val="white"/>
          <w:lang w:val="en-GB"/>
        </w:rPr>
        <w:t>extern int isxdigit(int c);</w:t>
      </w:r>
    </w:p>
    <w:p w14:paraId="49FE7AF0" w14:textId="77777777" w:rsidR="00FD2002" w:rsidRPr="00D822A3" w:rsidRDefault="00FD2002" w:rsidP="00FD2002">
      <w:pPr>
        <w:pStyle w:val="Code"/>
        <w:rPr>
          <w:highlight w:val="white"/>
          <w:lang w:val="en-GB"/>
        </w:rPr>
      </w:pPr>
      <w:r w:rsidRPr="00D822A3">
        <w:rPr>
          <w:highlight w:val="white"/>
          <w:lang w:val="en-GB"/>
        </w:rPr>
        <w:t>extern int isgraph(int c);</w:t>
      </w:r>
    </w:p>
    <w:p w14:paraId="42BF37EF" w14:textId="77777777" w:rsidR="00FD2002" w:rsidRPr="00D822A3" w:rsidRDefault="00FD2002" w:rsidP="00FD2002">
      <w:pPr>
        <w:pStyle w:val="Code"/>
        <w:rPr>
          <w:highlight w:val="white"/>
          <w:lang w:val="en-GB"/>
        </w:rPr>
      </w:pPr>
      <w:r w:rsidRPr="00D822A3">
        <w:rPr>
          <w:highlight w:val="white"/>
          <w:lang w:val="en-GB"/>
        </w:rPr>
        <w:t>extern int isprint(int c);</w:t>
      </w:r>
    </w:p>
    <w:p w14:paraId="3CD1A823" w14:textId="77777777" w:rsidR="00FD2002" w:rsidRPr="00D822A3" w:rsidRDefault="00FD2002" w:rsidP="00FD2002">
      <w:pPr>
        <w:pStyle w:val="Code"/>
        <w:rPr>
          <w:highlight w:val="white"/>
          <w:lang w:val="en-GB"/>
        </w:rPr>
      </w:pPr>
      <w:r w:rsidRPr="00D822A3">
        <w:rPr>
          <w:highlight w:val="white"/>
          <w:lang w:val="en-GB"/>
        </w:rPr>
        <w:t>extern int ispunct(int c);</w:t>
      </w:r>
    </w:p>
    <w:p w14:paraId="522C1829" w14:textId="77777777" w:rsidR="00FD2002" w:rsidRPr="00D822A3" w:rsidRDefault="00FD2002" w:rsidP="00FD2002">
      <w:pPr>
        <w:pStyle w:val="Code"/>
        <w:rPr>
          <w:highlight w:val="white"/>
          <w:lang w:val="en-GB"/>
        </w:rPr>
      </w:pPr>
      <w:r w:rsidRPr="00D822A3">
        <w:rPr>
          <w:highlight w:val="white"/>
          <w:lang w:val="en-GB"/>
        </w:rPr>
        <w:t>extern int iscntrl(int c);</w:t>
      </w:r>
    </w:p>
    <w:p w14:paraId="00A7C7BF" w14:textId="77777777" w:rsidR="00FD2002" w:rsidRPr="00D822A3" w:rsidRDefault="00FD2002" w:rsidP="00FD2002">
      <w:pPr>
        <w:pStyle w:val="Code"/>
        <w:rPr>
          <w:highlight w:val="white"/>
          <w:lang w:val="en-GB"/>
        </w:rPr>
      </w:pPr>
      <w:r w:rsidRPr="00D822A3">
        <w:rPr>
          <w:highlight w:val="white"/>
          <w:lang w:val="en-GB"/>
        </w:rPr>
        <w:t>extern int isspace(int c);</w:t>
      </w:r>
    </w:p>
    <w:p w14:paraId="3FA69E9D" w14:textId="77777777" w:rsidR="00FD2002" w:rsidRPr="00D822A3" w:rsidRDefault="00FD2002" w:rsidP="00FD2002">
      <w:pPr>
        <w:pStyle w:val="Code"/>
        <w:rPr>
          <w:highlight w:val="white"/>
          <w:lang w:val="en-GB"/>
        </w:rPr>
      </w:pPr>
      <w:r w:rsidRPr="00D822A3">
        <w:rPr>
          <w:highlight w:val="white"/>
          <w:lang w:val="en-GB"/>
        </w:rPr>
        <w:t>extern int tolower(int c);</w:t>
      </w:r>
    </w:p>
    <w:p w14:paraId="761FB7A9" w14:textId="77777777" w:rsidR="00FD2002" w:rsidRPr="00D822A3" w:rsidRDefault="00FD2002" w:rsidP="00FD2002">
      <w:pPr>
        <w:pStyle w:val="Code"/>
        <w:rPr>
          <w:highlight w:val="white"/>
          <w:lang w:val="en-GB"/>
        </w:rPr>
      </w:pPr>
      <w:r w:rsidRPr="00D822A3">
        <w:rPr>
          <w:highlight w:val="white"/>
          <w:lang w:val="en-GB"/>
        </w:rPr>
        <w:t>extern int toupper(int c);</w:t>
      </w:r>
    </w:p>
    <w:p w14:paraId="39D5D6C4" w14:textId="77777777" w:rsidR="00FD2002" w:rsidRPr="00D822A3" w:rsidRDefault="00FD2002" w:rsidP="00FD2002">
      <w:pPr>
        <w:pStyle w:val="Code"/>
        <w:rPr>
          <w:highlight w:val="white"/>
          <w:lang w:val="en-GB"/>
        </w:rPr>
      </w:pPr>
    </w:p>
    <w:p w14:paraId="5E6C4F47" w14:textId="2D5CCE16" w:rsidR="00B15CBB" w:rsidRPr="00D822A3" w:rsidRDefault="00FD2002" w:rsidP="00FD2002">
      <w:pPr>
        <w:pStyle w:val="Code"/>
        <w:rPr>
          <w:lang w:val="en-GB"/>
        </w:rPr>
      </w:pPr>
      <w:r w:rsidRPr="00D822A3">
        <w:rPr>
          <w:highlight w:val="white"/>
          <w:lang w:val="en-GB"/>
        </w:rPr>
        <w:t>#endif</w:t>
      </w:r>
    </w:p>
    <w:p w14:paraId="5C5AF2B0" w14:textId="1A478855" w:rsidR="00FD2002" w:rsidRPr="00D822A3" w:rsidRDefault="008D6750" w:rsidP="00FD2002">
      <w:pPr>
        <w:pStyle w:val="CodeListing"/>
        <w:rPr>
          <w:lang w:val="en-GB"/>
        </w:rPr>
      </w:pPr>
      <w:proofErr w:type="spellStart"/>
      <w:r w:rsidRPr="00D822A3">
        <w:rPr>
          <w:lang w:val="en-GB"/>
        </w:rPr>
        <w:t>ct</w:t>
      </w:r>
      <w:r w:rsidR="00FD2002" w:rsidRPr="00D822A3">
        <w:rPr>
          <w:lang w:val="en-GB"/>
        </w:rPr>
        <w:t>ype.c</w:t>
      </w:r>
      <w:proofErr w:type="spellEnd"/>
    </w:p>
    <w:p w14:paraId="30889FF4" w14:textId="2A4E604D"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46D0F5D" w14:textId="2ECCEF40" w:rsidR="00FD2002" w:rsidRPr="00D822A3" w:rsidRDefault="00FD2002" w:rsidP="00DF2FAB">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6F30D58" w14:textId="48336274"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553C968" w14:textId="0DEC8460"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A62457D" w14:textId="20B0F346"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3AD2AC51" w14:textId="77777777" w:rsidR="00FD2002" w:rsidRPr="00D822A3" w:rsidRDefault="00FD2002" w:rsidP="00DF2FAB">
      <w:pPr>
        <w:pStyle w:val="Code"/>
        <w:rPr>
          <w:highlight w:val="white"/>
          <w:lang w:val="en-GB"/>
        </w:rPr>
      </w:pPr>
    </w:p>
    <w:p w14:paraId="79D05268" w14:textId="57E65834" w:rsidR="00FD2002" w:rsidRPr="00D822A3" w:rsidRDefault="00FD2002" w:rsidP="00DF2FAB">
      <w:pPr>
        <w:pStyle w:val="Code"/>
        <w:rPr>
          <w:highlight w:val="white"/>
          <w:lang w:val="en-GB"/>
        </w:rPr>
      </w:pPr>
      <w:r w:rsidRPr="00D822A3">
        <w:rPr>
          <w:highlight w:val="white"/>
          <w:lang w:val="en-GB"/>
        </w:rPr>
        <w:t>int islower(int c) {</w:t>
      </w:r>
    </w:p>
    <w:p w14:paraId="47F64C0D"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7994AE0E" w14:textId="77777777" w:rsidR="00FD2002" w:rsidRPr="00D822A3" w:rsidRDefault="00FD2002" w:rsidP="00DF2FAB">
      <w:pPr>
        <w:pStyle w:val="Code"/>
        <w:rPr>
          <w:highlight w:val="white"/>
          <w:lang w:val="en-GB"/>
        </w:rPr>
      </w:pPr>
    </w:p>
    <w:p w14:paraId="640185FC" w14:textId="38C5066F" w:rsidR="00FD2002" w:rsidRPr="00D822A3" w:rsidRDefault="00FD2002" w:rsidP="00DF2FAB">
      <w:pPr>
        <w:pStyle w:val="Code"/>
        <w:rPr>
          <w:highlight w:val="white"/>
          <w:lang w:val="en-GB"/>
        </w:rPr>
      </w:pPr>
      <w:r w:rsidRPr="00D822A3">
        <w:rPr>
          <w:highlight w:val="white"/>
          <w:lang w:val="en-GB"/>
        </w:rPr>
        <w:t xml:space="preserve">  if (localeConvPtr != NULL) {</w:t>
      </w:r>
    </w:p>
    <w:p w14:paraId="0350F13C" w14:textId="77777777" w:rsidR="00FD2002" w:rsidRPr="00D822A3" w:rsidRDefault="00FD2002" w:rsidP="00DF2FAB">
      <w:pPr>
        <w:pStyle w:val="Code"/>
        <w:rPr>
          <w:highlight w:val="white"/>
          <w:lang w:val="en-GB"/>
        </w:rPr>
      </w:pPr>
      <w:r w:rsidRPr="00D822A3">
        <w:rPr>
          <w:highlight w:val="white"/>
          <w:lang w:val="en-GB"/>
        </w:rPr>
        <w:t xml:space="preserve">    return (strchr(localeConvPtr-&gt;lowerCase, c) != NULL);</w:t>
      </w:r>
    </w:p>
    <w:p w14:paraId="53434CA8" w14:textId="77777777" w:rsidR="00FD2002" w:rsidRPr="00D822A3" w:rsidRDefault="00FD2002" w:rsidP="00DF2FAB">
      <w:pPr>
        <w:pStyle w:val="Code"/>
        <w:rPr>
          <w:highlight w:val="white"/>
          <w:lang w:val="en-GB"/>
        </w:rPr>
      </w:pPr>
      <w:r w:rsidRPr="00D822A3">
        <w:rPr>
          <w:highlight w:val="white"/>
          <w:lang w:val="en-GB"/>
        </w:rPr>
        <w:t xml:space="preserve">  }</w:t>
      </w:r>
    </w:p>
    <w:p w14:paraId="57E0BC46" w14:textId="77777777" w:rsidR="00FD2002" w:rsidRPr="00D822A3" w:rsidRDefault="00FD2002" w:rsidP="00DF2FAB">
      <w:pPr>
        <w:pStyle w:val="Code"/>
        <w:rPr>
          <w:highlight w:val="white"/>
          <w:lang w:val="en-GB"/>
        </w:rPr>
      </w:pPr>
      <w:r w:rsidRPr="00D822A3">
        <w:rPr>
          <w:highlight w:val="white"/>
          <w:lang w:val="en-GB"/>
        </w:rPr>
        <w:t xml:space="preserve">  else {</w:t>
      </w:r>
    </w:p>
    <w:p w14:paraId="63A3A1D8"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784C233" w14:textId="77777777" w:rsidR="00FD2002" w:rsidRPr="00D822A3" w:rsidRDefault="00FD2002" w:rsidP="00DF2FAB">
      <w:pPr>
        <w:pStyle w:val="Code"/>
        <w:rPr>
          <w:highlight w:val="white"/>
          <w:lang w:val="en-GB"/>
        </w:rPr>
      </w:pPr>
      <w:r w:rsidRPr="00D822A3">
        <w:rPr>
          <w:highlight w:val="white"/>
          <w:lang w:val="en-GB"/>
        </w:rPr>
        <w:t xml:space="preserve">  }</w:t>
      </w:r>
    </w:p>
    <w:p w14:paraId="5B1AD320" w14:textId="77777777" w:rsidR="00FD2002" w:rsidRPr="00D822A3" w:rsidRDefault="00FD2002" w:rsidP="00DF2FAB">
      <w:pPr>
        <w:pStyle w:val="Code"/>
        <w:rPr>
          <w:highlight w:val="white"/>
          <w:lang w:val="en-GB"/>
        </w:rPr>
      </w:pPr>
      <w:r w:rsidRPr="00D822A3">
        <w:rPr>
          <w:highlight w:val="white"/>
          <w:lang w:val="en-GB"/>
        </w:rPr>
        <w:t>}</w:t>
      </w:r>
    </w:p>
    <w:p w14:paraId="32A2B3F5" w14:textId="77777777" w:rsidR="00FD2002" w:rsidRPr="00D822A3" w:rsidRDefault="00FD2002" w:rsidP="00DF2FAB">
      <w:pPr>
        <w:pStyle w:val="Code"/>
        <w:rPr>
          <w:highlight w:val="white"/>
          <w:lang w:val="en-GB"/>
        </w:rPr>
      </w:pPr>
    </w:p>
    <w:p w14:paraId="51DB013B" w14:textId="3F2968B5" w:rsidR="00FD2002" w:rsidRPr="00D822A3" w:rsidRDefault="00FD2002" w:rsidP="00DF2FAB">
      <w:pPr>
        <w:pStyle w:val="Code"/>
        <w:rPr>
          <w:highlight w:val="white"/>
          <w:lang w:val="en-GB"/>
        </w:rPr>
      </w:pPr>
      <w:r w:rsidRPr="00D822A3">
        <w:rPr>
          <w:highlight w:val="white"/>
          <w:lang w:val="en-GB"/>
        </w:rPr>
        <w:t>int isupper(int c) {</w:t>
      </w:r>
    </w:p>
    <w:p w14:paraId="59CB0488"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5C79B5EA" w14:textId="77777777" w:rsidR="00FD2002" w:rsidRPr="00D822A3" w:rsidRDefault="00FD2002" w:rsidP="00DF2FAB">
      <w:pPr>
        <w:pStyle w:val="Code"/>
        <w:rPr>
          <w:highlight w:val="white"/>
          <w:lang w:val="en-GB"/>
        </w:rPr>
      </w:pPr>
    </w:p>
    <w:p w14:paraId="4444AA0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93C789C" w14:textId="77777777" w:rsidR="00FD2002" w:rsidRPr="00D822A3" w:rsidRDefault="00FD2002" w:rsidP="00DF2FAB">
      <w:pPr>
        <w:pStyle w:val="Code"/>
        <w:rPr>
          <w:highlight w:val="white"/>
          <w:lang w:val="en-GB"/>
        </w:rPr>
      </w:pPr>
      <w:r w:rsidRPr="00D822A3">
        <w:rPr>
          <w:highlight w:val="white"/>
          <w:lang w:val="en-GB"/>
        </w:rPr>
        <w:t xml:space="preserve">    return (strchr(localeConvPtr-&gt;upperCase, c) != NULL);</w:t>
      </w:r>
    </w:p>
    <w:p w14:paraId="3FEBC1E1" w14:textId="77777777" w:rsidR="00FD2002" w:rsidRPr="00D822A3" w:rsidRDefault="00FD2002" w:rsidP="00DF2FAB">
      <w:pPr>
        <w:pStyle w:val="Code"/>
        <w:rPr>
          <w:highlight w:val="white"/>
          <w:lang w:val="en-GB"/>
        </w:rPr>
      </w:pPr>
      <w:r w:rsidRPr="00D822A3">
        <w:rPr>
          <w:highlight w:val="white"/>
          <w:lang w:val="en-GB"/>
        </w:rPr>
        <w:t xml:space="preserve">  }</w:t>
      </w:r>
    </w:p>
    <w:p w14:paraId="527999F9" w14:textId="77777777" w:rsidR="00FD2002" w:rsidRPr="00D822A3" w:rsidRDefault="00FD2002" w:rsidP="00DF2FAB">
      <w:pPr>
        <w:pStyle w:val="Code"/>
        <w:rPr>
          <w:highlight w:val="white"/>
          <w:lang w:val="en-GB"/>
        </w:rPr>
      </w:pPr>
      <w:r w:rsidRPr="00D822A3">
        <w:rPr>
          <w:highlight w:val="white"/>
          <w:lang w:val="en-GB"/>
        </w:rPr>
        <w:t xml:space="preserve">  else {</w:t>
      </w:r>
    </w:p>
    <w:p w14:paraId="1E14B901"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C0A2326" w14:textId="77777777" w:rsidR="00FD2002" w:rsidRPr="00D822A3" w:rsidRDefault="00FD2002" w:rsidP="00DF2FAB">
      <w:pPr>
        <w:pStyle w:val="Code"/>
        <w:rPr>
          <w:highlight w:val="white"/>
          <w:lang w:val="en-GB"/>
        </w:rPr>
      </w:pPr>
      <w:r w:rsidRPr="00D822A3">
        <w:rPr>
          <w:highlight w:val="white"/>
          <w:lang w:val="en-GB"/>
        </w:rPr>
        <w:t xml:space="preserve">  }</w:t>
      </w:r>
    </w:p>
    <w:p w14:paraId="4BF31CBB" w14:textId="77777777" w:rsidR="00FD2002" w:rsidRPr="00D822A3" w:rsidRDefault="00FD2002" w:rsidP="00DF2FAB">
      <w:pPr>
        <w:pStyle w:val="Code"/>
        <w:rPr>
          <w:highlight w:val="white"/>
          <w:lang w:val="en-GB"/>
        </w:rPr>
      </w:pPr>
      <w:r w:rsidRPr="00D822A3">
        <w:rPr>
          <w:highlight w:val="white"/>
          <w:lang w:val="en-GB"/>
        </w:rPr>
        <w:t>}</w:t>
      </w:r>
    </w:p>
    <w:p w14:paraId="48A2070D" w14:textId="77777777" w:rsidR="00FD2002" w:rsidRPr="00D822A3" w:rsidRDefault="00FD2002" w:rsidP="00DF2FAB">
      <w:pPr>
        <w:pStyle w:val="Code"/>
        <w:rPr>
          <w:highlight w:val="white"/>
          <w:lang w:val="en-GB"/>
        </w:rPr>
      </w:pPr>
    </w:p>
    <w:p w14:paraId="0AF564C1" w14:textId="77777777" w:rsidR="00FD2002" w:rsidRPr="00D822A3" w:rsidRDefault="00FD2002" w:rsidP="00DF2FAB">
      <w:pPr>
        <w:pStyle w:val="Code"/>
        <w:rPr>
          <w:highlight w:val="white"/>
          <w:lang w:val="en-GB"/>
        </w:rPr>
      </w:pPr>
      <w:r w:rsidRPr="00D822A3">
        <w:rPr>
          <w:highlight w:val="white"/>
          <w:lang w:val="en-GB"/>
        </w:rPr>
        <w:t>int isalpha(int c) {</w:t>
      </w:r>
    </w:p>
    <w:p w14:paraId="0326EA3A" w14:textId="77777777" w:rsidR="00FD2002" w:rsidRPr="00D822A3" w:rsidRDefault="00FD2002" w:rsidP="00DF2FAB">
      <w:pPr>
        <w:pStyle w:val="Code"/>
        <w:rPr>
          <w:highlight w:val="white"/>
          <w:lang w:val="en-GB"/>
        </w:rPr>
      </w:pPr>
      <w:r w:rsidRPr="00D822A3">
        <w:rPr>
          <w:highlight w:val="white"/>
          <w:lang w:val="en-GB"/>
        </w:rPr>
        <w:t xml:space="preserve">  return islower(c) || isupper(c);</w:t>
      </w:r>
    </w:p>
    <w:p w14:paraId="06F469B2" w14:textId="77777777" w:rsidR="00FD2002" w:rsidRPr="00D822A3" w:rsidRDefault="00FD2002" w:rsidP="00DF2FAB">
      <w:pPr>
        <w:pStyle w:val="Code"/>
        <w:rPr>
          <w:highlight w:val="white"/>
          <w:lang w:val="en-GB"/>
        </w:rPr>
      </w:pPr>
      <w:r w:rsidRPr="00D822A3">
        <w:rPr>
          <w:highlight w:val="white"/>
          <w:lang w:val="en-GB"/>
        </w:rPr>
        <w:t>}</w:t>
      </w:r>
    </w:p>
    <w:p w14:paraId="6987951A" w14:textId="77777777" w:rsidR="00FD2002" w:rsidRPr="00D822A3" w:rsidRDefault="00FD2002" w:rsidP="00DF2FAB">
      <w:pPr>
        <w:pStyle w:val="Code"/>
        <w:rPr>
          <w:highlight w:val="white"/>
          <w:lang w:val="en-GB"/>
        </w:rPr>
      </w:pPr>
    </w:p>
    <w:p w14:paraId="116FE333" w14:textId="77777777" w:rsidR="00FD2002" w:rsidRPr="00D822A3" w:rsidRDefault="00FD2002" w:rsidP="00DF2FAB">
      <w:pPr>
        <w:pStyle w:val="Code"/>
        <w:rPr>
          <w:highlight w:val="white"/>
          <w:lang w:val="en-GB"/>
        </w:rPr>
      </w:pPr>
      <w:r w:rsidRPr="00D822A3">
        <w:rPr>
          <w:highlight w:val="white"/>
          <w:lang w:val="en-GB"/>
        </w:rPr>
        <w:t>int isdigit(int c) {</w:t>
      </w:r>
    </w:p>
    <w:p w14:paraId="0C6BE124" w14:textId="77777777" w:rsidR="00FD2002" w:rsidRPr="00D822A3" w:rsidRDefault="00FD2002" w:rsidP="00DF2FAB">
      <w:pPr>
        <w:pStyle w:val="Code"/>
        <w:rPr>
          <w:highlight w:val="white"/>
          <w:lang w:val="en-GB"/>
        </w:rPr>
      </w:pPr>
      <w:r w:rsidRPr="00D822A3">
        <w:rPr>
          <w:highlight w:val="white"/>
          <w:lang w:val="en-GB"/>
        </w:rPr>
        <w:t xml:space="preserve">  return (c &gt;= '0') &amp;&amp; (c &lt;= '9');</w:t>
      </w:r>
    </w:p>
    <w:p w14:paraId="21A8CBBE" w14:textId="77777777" w:rsidR="00FD2002" w:rsidRPr="00D822A3" w:rsidRDefault="00FD2002" w:rsidP="00DF2FAB">
      <w:pPr>
        <w:pStyle w:val="Code"/>
        <w:rPr>
          <w:highlight w:val="white"/>
          <w:lang w:val="en-GB"/>
        </w:rPr>
      </w:pPr>
      <w:r w:rsidRPr="00D822A3">
        <w:rPr>
          <w:highlight w:val="white"/>
          <w:lang w:val="en-GB"/>
        </w:rPr>
        <w:t>}</w:t>
      </w:r>
    </w:p>
    <w:p w14:paraId="639CEB33" w14:textId="77777777" w:rsidR="00FD2002" w:rsidRPr="00D822A3" w:rsidRDefault="00FD2002" w:rsidP="00DF2FAB">
      <w:pPr>
        <w:pStyle w:val="Code"/>
        <w:rPr>
          <w:highlight w:val="white"/>
          <w:lang w:val="en-GB"/>
        </w:rPr>
      </w:pPr>
    </w:p>
    <w:p w14:paraId="15F7DFB1" w14:textId="77777777" w:rsidR="00FD2002" w:rsidRPr="00D822A3" w:rsidRDefault="00FD2002" w:rsidP="00DF2FAB">
      <w:pPr>
        <w:pStyle w:val="Code"/>
        <w:rPr>
          <w:highlight w:val="white"/>
          <w:lang w:val="en-GB"/>
        </w:rPr>
      </w:pPr>
      <w:r w:rsidRPr="00D822A3">
        <w:rPr>
          <w:highlight w:val="white"/>
          <w:lang w:val="en-GB"/>
        </w:rPr>
        <w:t>int isalnum(int c) {</w:t>
      </w:r>
    </w:p>
    <w:p w14:paraId="614D4CCF" w14:textId="77777777" w:rsidR="00FD2002" w:rsidRPr="00D822A3" w:rsidRDefault="00FD2002" w:rsidP="00DF2FAB">
      <w:pPr>
        <w:pStyle w:val="Code"/>
        <w:rPr>
          <w:highlight w:val="white"/>
          <w:lang w:val="en-GB"/>
        </w:rPr>
      </w:pPr>
      <w:r w:rsidRPr="00D822A3">
        <w:rPr>
          <w:highlight w:val="white"/>
          <w:lang w:val="en-GB"/>
        </w:rPr>
        <w:t xml:space="preserve">  return isalpha(c) || isdigit(c);</w:t>
      </w:r>
    </w:p>
    <w:p w14:paraId="6D889449" w14:textId="77777777" w:rsidR="00FD2002" w:rsidRPr="00D822A3" w:rsidRDefault="00FD2002" w:rsidP="00DF2FAB">
      <w:pPr>
        <w:pStyle w:val="Code"/>
        <w:rPr>
          <w:highlight w:val="white"/>
          <w:lang w:val="en-GB"/>
        </w:rPr>
      </w:pPr>
      <w:r w:rsidRPr="00D822A3">
        <w:rPr>
          <w:highlight w:val="white"/>
          <w:lang w:val="en-GB"/>
        </w:rPr>
        <w:t>}</w:t>
      </w:r>
    </w:p>
    <w:p w14:paraId="2BADB4B9" w14:textId="77777777" w:rsidR="00FD2002" w:rsidRPr="00D822A3" w:rsidRDefault="00FD2002" w:rsidP="00DF2FAB">
      <w:pPr>
        <w:pStyle w:val="Code"/>
        <w:rPr>
          <w:highlight w:val="white"/>
          <w:lang w:val="en-GB"/>
        </w:rPr>
      </w:pPr>
    </w:p>
    <w:p w14:paraId="41FAEEF4" w14:textId="77777777" w:rsidR="00FD2002" w:rsidRPr="00D822A3" w:rsidRDefault="00FD2002" w:rsidP="00DF2FAB">
      <w:pPr>
        <w:pStyle w:val="Code"/>
        <w:rPr>
          <w:highlight w:val="white"/>
          <w:lang w:val="en-GB"/>
        </w:rPr>
      </w:pPr>
      <w:r w:rsidRPr="00D822A3">
        <w:rPr>
          <w:highlight w:val="white"/>
          <w:lang w:val="en-GB"/>
        </w:rPr>
        <w:t>int isxdigit(int c) {</w:t>
      </w:r>
    </w:p>
    <w:p w14:paraId="52ADE6FF" w14:textId="77777777" w:rsidR="00FD2002" w:rsidRPr="00D822A3" w:rsidRDefault="00FD2002" w:rsidP="00DF2FAB">
      <w:pPr>
        <w:pStyle w:val="Code"/>
        <w:rPr>
          <w:highlight w:val="white"/>
          <w:lang w:val="en-GB"/>
        </w:rPr>
      </w:pPr>
      <w:r w:rsidRPr="00D822A3">
        <w:rPr>
          <w:highlight w:val="white"/>
          <w:lang w:val="en-GB"/>
        </w:rPr>
        <w:t xml:space="preserve">  return isdigit(c) || ((c &gt;= 'a') &amp;&amp; (c &lt;= 'f'))</w:t>
      </w:r>
    </w:p>
    <w:p w14:paraId="7483B51A" w14:textId="77777777" w:rsidR="00FD2002" w:rsidRPr="00D822A3" w:rsidRDefault="00FD2002" w:rsidP="00DF2FAB">
      <w:pPr>
        <w:pStyle w:val="Code"/>
        <w:rPr>
          <w:highlight w:val="white"/>
          <w:lang w:val="en-GB"/>
        </w:rPr>
      </w:pPr>
      <w:r w:rsidRPr="00D822A3">
        <w:rPr>
          <w:highlight w:val="white"/>
          <w:lang w:val="en-GB"/>
        </w:rPr>
        <w:t xml:space="preserve">                    || ((c &gt;= 'A') &amp;&amp; (c &lt;= 'F'));</w:t>
      </w:r>
    </w:p>
    <w:p w14:paraId="7BC798EF" w14:textId="77777777" w:rsidR="00FD2002" w:rsidRPr="00D822A3" w:rsidRDefault="00FD2002" w:rsidP="00DF2FAB">
      <w:pPr>
        <w:pStyle w:val="Code"/>
        <w:rPr>
          <w:highlight w:val="white"/>
          <w:lang w:val="en-GB"/>
        </w:rPr>
      </w:pPr>
      <w:r w:rsidRPr="00D822A3">
        <w:rPr>
          <w:highlight w:val="white"/>
          <w:lang w:val="en-GB"/>
        </w:rPr>
        <w:t>}</w:t>
      </w:r>
    </w:p>
    <w:p w14:paraId="3342F7A5" w14:textId="77777777" w:rsidR="00FD2002" w:rsidRPr="00D822A3" w:rsidRDefault="00FD2002" w:rsidP="00DF2FAB">
      <w:pPr>
        <w:pStyle w:val="Code"/>
        <w:rPr>
          <w:highlight w:val="white"/>
          <w:lang w:val="en-GB"/>
        </w:rPr>
      </w:pPr>
    </w:p>
    <w:p w14:paraId="2B23414C" w14:textId="77777777" w:rsidR="00FD2002" w:rsidRPr="00D822A3" w:rsidRDefault="00FD2002" w:rsidP="00DF2FAB">
      <w:pPr>
        <w:pStyle w:val="Code"/>
        <w:rPr>
          <w:highlight w:val="white"/>
          <w:lang w:val="en-GB"/>
        </w:rPr>
      </w:pPr>
      <w:r w:rsidRPr="00D822A3">
        <w:rPr>
          <w:highlight w:val="white"/>
          <w:lang w:val="en-GB"/>
        </w:rPr>
        <w:t>int isgraph(int c) {</w:t>
      </w:r>
    </w:p>
    <w:p w14:paraId="028CB79C" w14:textId="77777777" w:rsidR="00FD2002" w:rsidRPr="00D822A3" w:rsidRDefault="00FD2002" w:rsidP="00DF2FAB">
      <w:pPr>
        <w:pStyle w:val="Code"/>
        <w:rPr>
          <w:highlight w:val="white"/>
          <w:lang w:val="en-GB"/>
        </w:rPr>
      </w:pPr>
      <w:r w:rsidRPr="00D822A3">
        <w:rPr>
          <w:highlight w:val="white"/>
          <w:lang w:val="en-GB"/>
        </w:rPr>
        <w:t xml:space="preserve">  return (c &gt;= 32) &amp;&amp; (c &lt;= 126);</w:t>
      </w:r>
    </w:p>
    <w:p w14:paraId="6B6C9B95" w14:textId="77777777" w:rsidR="00FD2002" w:rsidRPr="00D822A3" w:rsidRDefault="00FD2002" w:rsidP="00DF2FAB">
      <w:pPr>
        <w:pStyle w:val="Code"/>
        <w:rPr>
          <w:highlight w:val="white"/>
          <w:lang w:val="en-GB"/>
        </w:rPr>
      </w:pPr>
      <w:r w:rsidRPr="00D822A3">
        <w:rPr>
          <w:highlight w:val="white"/>
          <w:lang w:val="en-GB"/>
        </w:rPr>
        <w:t>}</w:t>
      </w:r>
    </w:p>
    <w:p w14:paraId="4099A103" w14:textId="77777777" w:rsidR="00FD2002" w:rsidRPr="00D822A3" w:rsidRDefault="00FD2002" w:rsidP="00DF2FAB">
      <w:pPr>
        <w:pStyle w:val="Code"/>
        <w:rPr>
          <w:highlight w:val="white"/>
          <w:lang w:val="en-GB"/>
        </w:rPr>
      </w:pPr>
    </w:p>
    <w:p w14:paraId="60C2C0A3" w14:textId="77777777" w:rsidR="00FD2002" w:rsidRPr="00D822A3" w:rsidRDefault="00FD2002" w:rsidP="00DF2FAB">
      <w:pPr>
        <w:pStyle w:val="Code"/>
        <w:rPr>
          <w:highlight w:val="white"/>
          <w:lang w:val="en-GB"/>
        </w:rPr>
      </w:pPr>
      <w:r w:rsidRPr="00D822A3">
        <w:rPr>
          <w:highlight w:val="white"/>
          <w:lang w:val="en-GB"/>
        </w:rPr>
        <w:t>int isprint(int c) {</w:t>
      </w:r>
    </w:p>
    <w:p w14:paraId="2A65112C" w14:textId="77777777" w:rsidR="00FD2002" w:rsidRPr="00D822A3" w:rsidRDefault="00FD2002" w:rsidP="00DF2FAB">
      <w:pPr>
        <w:pStyle w:val="Code"/>
        <w:rPr>
          <w:highlight w:val="white"/>
          <w:lang w:val="en-GB"/>
        </w:rPr>
      </w:pPr>
      <w:r w:rsidRPr="00D822A3">
        <w:rPr>
          <w:highlight w:val="white"/>
          <w:lang w:val="en-GB"/>
        </w:rPr>
        <w:t xml:space="preserve">  return isgraph(c) &amp;&amp; (c != ' ');</w:t>
      </w:r>
    </w:p>
    <w:p w14:paraId="0250844E" w14:textId="77777777" w:rsidR="00FD2002" w:rsidRPr="00D822A3" w:rsidRDefault="00FD2002" w:rsidP="00DF2FAB">
      <w:pPr>
        <w:pStyle w:val="Code"/>
        <w:rPr>
          <w:highlight w:val="white"/>
          <w:lang w:val="en-GB"/>
        </w:rPr>
      </w:pPr>
      <w:r w:rsidRPr="00D822A3">
        <w:rPr>
          <w:highlight w:val="white"/>
          <w:lang w:val="en-GB"/>
        </w:rPr>
        <w:t>}</w:t>
      </w:r>
    </w:p>
    <w:p w14:paraId="65F0441B" w14:textId="77777777" w:rsidR="00FD2002" w:rsidRPr="00D822A3" w:rsidRDefault="00FD2002" w:rsidP="00DF2FAB">
      <w:pPr>
        <w:pStyle w:val="Code"/>
        <w:rPr>
          <w:highlight w:val="white"/>
          <w:lang w:val="en-GB"/>
        </w:rPr>
      </w:pPr>
    </w:p>
    <w:p w14:paraId="4D719A40" w14:textId="77777777" w:rsidR="00FD2002" w:rsidRPr="00D822A3" w:rsidRDefault="00FD2002" w:rsidP="00DF2FAB">
      <w:pPr>
        <w:pStyle w:val="Code"/>
        <w:rPr>
          <w:highlight w:val="white"/>
          <w:lang w:val="en-GB"/>
        </w:rPr>
      </w:pPr>
      <w:r w:rsidRPr="00D822A3">
        <w:rPr>
          <w:highlight w:val="white"/>
          <w:lang w:val="en-GB"/>
        </w:rPr>
        <w:t>int ispunct(int c) {</w:t>
      </w:r>
    </w:p>
    <w:p w14:paraId="1A375CF3" w14:textId="77777777" w:rsidR="00FD2002" w:rsidRPr="00D822A3" w:rsidRDefault="00FD2002" w:rsidP="00DF2FAB">
      <w:pPr>
        <w:pStyle w:val="Code"/>
        <w:rPr>
          <w:highlight w:val="white"/>
          <w:lang w:val="en-GB"/>
        </w:rPr>
      </w:pPr>
      <w:r w:rsidRPr="00D822A3">
        <w:rPr>
          <w:highlight w:val="white"/>
          <w:lang w:val="en-GB"/>
        </w:rPr>
        <w:t xml:space="preserve">  return isgraph(c) &amp;&amp; !isalnum(c);</w:t>
      </w:r>
    </w:p>
    <w:p w14:paraId="58F585A1" w14:textId="77777777" w:rsidR="00FD2002" w:rsidRPr="00D822A3" w:rsidRDefault="00FD2002" w:rsidP="00DF2FAB">
      <w:pPr>
        <w:pStyle w:val="Code"/>
        <w:rPr>
          <w:highlight w:val="white"/>
          <w:lang w:val="en-GB"/>
        </w:rPr>
      </w:pPr>
      <w:r w:rsidRPr="00D822A3">
        <w:rPr>
          <w:highlight w:val="white"/>
          <w:lang w:val="en-GB"/>
        </w:rPr>
        <w:t>}</w:t>
      </w:r>
    </w:p>
    <w:p w14:paraId="5E1469E6" w14:textId="77777777" w:rsidR="00FD2002" w:rsidRPr="00D822A3" w:rsidRDefault="00FD2002" w:rsidP="00DF2FAB">
      <w:pPr>
        <w:pStyle w:val="Code"/>
        <w:rPr>
          <w:highlight w:val="white"/>
          <w:lang w:val="en-GB"/>
        </w:rPr>
      </w:pPr>
    </w:p>
    <w:p w14:paraId="502F726C" w14:textId="77777777" w:rsidR="00FD2002" w:rsidRPr="00D822A3" w:rsidRDefault="00FD2002" w:rsidP="00DF2FAB">
      <w:pPr>
        <w:pStyle w:val="Code"/>
        <w:rPr>
          <w:highlight w:val="white"/>
          <w:lang w:val="en-GB"/>
        </w:rPr>
      </w:pPr>
      <w:r w:rsidRPr="00D822A3">
        <w:rPr>
          <w:highlight w:val="white"/>
          <w:lang w:val="en-GB"/>
        </w:rPr>
        <w:t>int iscntrl(int c) {</w:t>
      </w:r>
    </w:p>
    <w:p w14:paraId="47457938" w14:textId="77777777" w:rsidR="00FD2002" w:rsidRPr="00D822A3" w:rsidRDefault="00FD2002" w:rsidP="00DF2FAB">
      <w:pPr>
        <w:pStyle w:val="Code"/>
        <w:rPr>
          <w:highlight w:val="white"/>
          <w:lang w:val="en-GB"/>
        </w:rPr>
      </w:pPr>
      <w:r w:rsidRPr="00D822A3">
        <w:rPr>
          <w:highlight w:val="white"/>
          <w:lang w:val="en-GB"/>
        </w:rPr>
        <w:t xml:space="preserve">  return !isprint(c);</w:t>
      </w:r>
    </w:p>
    <w:p w14:paraId="4F4826F8" w14:textId="77777777" w:rsidR="00FD2002" w:rsidRPr="00D822A3" w:rsidRDefault="00FD2002" w:rsidP="00DF2FAB">
      <w:pPr>
        <w:pStyle w:val="Code"/>
        <w:rPr>
          <w:highlight w:val="white"/>
          <w:lang w:val="en-GB"/>
        </w:rPr>
      </w:pPr>
      <w:r w:rsidRPr="00D822A3">
        <w:rPr>
          <w:highlight w:val="white"/>
          <w:lang w:val="en-GB"/>
        </w:rPr>
        <w:t>}</w:t>
      </w:r>
    </w:p>
    <w:p w14:paraId="1E0BD8D4" w14:textId="77777777" w:rsidR="00FD2002" w:rsidRPr="00D822A3" w:rsidRDefault="00FD2002" w:rsidP="00DF2FAB">
      <w:pPr>
        <w:pStyle w:val="Code"/>
        <w:rPr>
          <w:highlight w:val="white"/>
          <w:lang w:val="en-GB"/>
        </w:rPr>
      </w:pPr>
    </w:p>
    <w:p w14:paraId="478A0399" w14:textId="77777777" w:rsidR="00FD2002" w:rsidRPr="00D822A3" w:rsidRDefault="00FD2002" w:rsidP="00DF2FAB">
      <w:pPr>
        <w:pStyle w:val="Code"/>
        <w:rPr>
          <w:highlight w:val="white"/>
          <w:lang w:val="en-GB"/>
        </w:rPr>
      </w:pPr>
      <w:r w:rsidRPr="00D822A3">
        <w:rPr>
          <w:highlight w:val="white"/>
          <w:lang w:val="en-GB"/>
        </w:rPr>
        <w:t>int isspace(int c) {</w:t>
      </w:r>
    </w:p>
    <w:p w14:paraId="14B8E278" w14:textId="77777777" w:rsidR="00FD2002" w:rsidRPr="00D822A3" w:rsidRDefault="00FD2002" w:rsidP="00DF2FAB">
      <w:pPr>
        <w:pStyle w:val="Code"/>
        <w:rPr>
          <w:highlight w:val="white"/>
          <w:lang w:val="en-GB"/>
        </w:rPr>
      </w:pPr>
      <w:r w:rsidRPr="00D822A3">
        <w:rPr>
          <w:highlight w:val="white"/>
          <w:lang w:val="en-GB"/>
        </w:rPr>
        <w:lastRenderedPageBreak/>
        <w:t xml:space="preserve">  return (c == ' ') || (c == '\f') || (c == '\n') || </w:t>
      </w:r>
    </w:p>
    <w:p w14:paraId="13D4DFED" w14:textId="77777777" w:rsidR="00FD2002" w:rsidRPr="00D822A3" w:rsidRDefault="00FD2002" w:rsidP="00DF2FAB">
      <w:pPr>
        <w:pStyle w:val="Code"/>
        <w:rPr>
          <w:highlight w:val="white"/>
          <w:lang w:val="en-GB"/>
        </w:rPr>
      </w:pPr>
      <w:r w:rsidRPr="00D822A3">
        <w:rPr>
          <w:highlight w:val="white"/>
          <w:lang w:val="en-GB"/>
        </w:rPr>
        <w:t xml:space="preserve">         (c == '\r') || (c == '\t') || (c == '\v');</w:t>
      </w:r>
    </w:p>
    <w:p w14:paraId="689F41C4" w14:textId="77777777" w:rsidR="00FD2002" w:rsidRPr="00D822A3" w:rsidRDefault="00FD2002" w:rsidP="00DF2FAB">
      <w:pPr>
        <w:pStyle w:val="Code"/>
        <w:rPr>
          <w:highlight w:val="white"/>
          <w:lang w:val="en-GB"/>
        </w:rPr>
      </w:pPr>
      <w:r w:rsidRPr="00D822A3">
        <w:rPr>
          <w:highlight w:val="white"/>
          <w:lang w:val="en-GB"/>
        </w:rPr>
        <w:t>}</w:t>
      </w:r>
    </w:p>
    <w:p w14:paraId="40AADEA9" w14:textId="77777777" w:rsidR="00FD2002" w:rsidRPr="00D822A3" w:rsidRDefault="00FD2002" w:rsidP="00DF2FAB">
      <w:pPr>
        <w:pStyle w:val="Code"/>
        <w:rPr>
          <w:highlight w:val="white"/>
          <w:lang w:val="en-GB"/>
        </w:rPr>
      </w:pPr>
    </w:p>
    <w:p w14:paraId="762CC6CB" w14:textId="77777777" w:rsidR="00FD2002" w:rsidRPr="00D822A3" w:rsidRDefault="00FD2002" w:rsidP="00DF2FAB">
      <w:pPr>
        <w:pStyle w:val="Code"/>
        <w:rPr>
          <w:highlight w:val="white"/>
          <w:lang w:val="en-GB"/>
        </w:rPr>
      </w:pPr>
      <w:r w:rsidRPr="00D822A3">
        <w:rPr>
          <w:highlight w:val="white"/>
          <w:lang w:val="en-GB"/>
        </w:rPr>
        <w:t>int tolowerX(int c) {</w:t>
      </w:r>
    </w:p>
    <w:p w14:paraId="2ED34BF0" w14:textId="77777777" w:rsidR="00FD2002" w:rsidRPr="00D822A3" w:rsidRDefault="00FD2002" w:rsidP="00DF2FAB">
      <w:pPr>
        <w:pStyle w:val="Code"/>
        <w:rPr>
          <w:highlight w:val="white"/>
          <w:lang w:val="en-GB"/>
        </w:rPr>
      </w:pPr>
      <w:r w:rsidRPr="00D822A3">
        <w:rPr>
          <w:highlight w:val="white"/>
          <w:lang w:val="en-GB"/>
        </w:rPr>
        <w:t xml:space="preserve">  return (isupper(c)) ? (c + 32) : c;</w:t>
      </w:r>
    </w:p>
    <w:p w14:paraId="7B150921" w14:textId="77777777" w:rsidR="00FD2002" w:rsidRPr="00D822A3" w:rsidRDefault="00FD2002" w:rsidP="00DF2FAB">
      <w:pPr>
        <w:pStyle w:val="Code"/>
        <w:rPr>
          <w:highlight w:val="white"/>
          <w:lang w:val="en-GB"/>
        </w:rPr>
      </w:pPr>
      <w:r w:rsidRPr="00D822A3">
        <w:rPr>
          <w:highlight w:val="white"/>
          <w:lang w:val="en-GB"/>
        </w:rPr>
        <w:t>}</w:t>
      </w:r>
    </w:p>
    <w:p w14:paraId="710C3A1C" w14:textId="77777777" w:rsidR="00FD2002" w:rsidRPr="00D822A3" w:rsidRDefault="00FD2002" w:rsidP="00DF2FAB">
      <w:pPr>
        <w:pStyle w:val="Code"/>
        <w:rPr>
          <w:highlight w:val="white"/>
          <w:lang w:val="en-GB"/>
        </w:rPr>
      </w:pPr>
    </w:p>
    <w:p w14:paraId="7D1E3F93" w14:textId="77777777" w:rsidR="00FD2002" w:rsidRPr="00D822A3" w:rsidRDefault="00FD2002" w:rsidP="00DF2FAB">
      <w:pPr>
        <w:pStyle w:val="Code"/>
        <w:rPr>
          <w:highlight w:val="white"/>
          <w:lang w:val="en-GB"/>
        </w:rPr>
      </w:pPr>
      <w:r w:rsidRPr="00D822A3">
        <w:rPr>
          <w:highlight w:val="white"/>
          <w:lang w:val="en-GB"/>
        </w:rPr>
        <w:t>int tolower(int c) {</w:t>
      </w:r>
    </w:p>
    <w:p w14:paraId="0C79F0E7" w14:textId="77777777" w:rsidR="00FD2002" w:rsidRPr="00D822A3" w:rsidRDefault="00FD2002" w:rsidP="00DF2FAB">
      <w:pPr>
        <w:pStyle w:val="Code"/>
        <w:rPr>
          <w:highlight w:val="white"/>
          <w:lang w:val="en-GB"/>
        </w:rPr>
      </w:pPr>
      <w:r w:rsidRPr="00D822A3">
        <w:rPr>
          <w:highlight w:val="white"/>
          <w:lang w:val="en-GB"/>
        </w:rPr>
        <w:t xml:space="preserve">  if (isupper(c)) {</w:t>
      </w:r>
    </w:p>
    <w:p w14:paraId="3D1B8331"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6384CE42" w14:textId="77777777" w:rsidR="00FD2002" w:rsidRPr="00D822A3" w:rsidRDefault="00FD2002" w:rsidP="00DF2FAB">
      <w:pPr>
        <w:pStyle w:val="Code"/>
        <w:rPr>
          <w:highlight w:val="white"/>
          <w:lang w:val="en-GB"/>
        </w:rPr>
      </w:pPr>
    </w:p>
    <w:p w14:paraId="78E9A38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36342F71" w14:textId="77777777" w:rsidR="00FD2002" w:rsidRPr="00D822A3" w:rsidRDefault="00FD2002" w:rsidP="00DF2FAB">
      <w:pPr>
        <w:pStyle w:val="Code"/>
        <w:rPr>
          <w:highlight w:val="white"/>
          <w:lang w:val="en-GB"/>
        </w:rPr>
      </w:pPr>
      <w:r w:rsidRPr="00D822A3">
        <w:rPr>
          <w:highlight w:val="white"/>
          <w:lang w:val="en-GB"/>
        </w:rPr>
        <w:t xml:space="preserve">      char *lowerCase = localeConvPtr-&gt;lowerCase, *upperCase = localeConvPtr-&gt;upperCase;</w:t>
      </w:r>
    </w:p>
    <w:p w14:paraId="0B0CC604" w14:textId="77777777" w:rsidR="00FD2002" w:rsidRPr="00D822A3" w:rsidRDefault="00FD2002" w:rsidP="00DF2FAB">
      <w:pPr>
        <w:pStyle w:val="Code"/>
        <w:rPr>
          <w:highlight w:val="white"/>
          <w:lang w:val="en-GB"/>
        </w:rPr>
      </w:pPr>
      <w:r w:rsidRPr="00D822A3">
        <w:rPr>
          <w:highlight w:val="white"/>
          <w:lang w:val="en-GB"/>
        </w:rPr>
        <w:t xml:space="preserve">      int index = (strchr(upperCase, c) - upperCase);</w:t>
      </w:r>
    </w:p>
    <w:p w14:paraId="04153144" w14:textId="77777777" w:rsidR="00FD2002" w:rsidRPr="00D822A3" w:rsidRDefault="00FD2002" w:rsidP="00DF2FAB">
      <w:pPr>
        <w:pStyle w:val="Code"/>
        <w:rPr>
          <w:highlight w:val="white"/>
          <w:lang w:val="en-GB"/>
        </w:rPr>
      </w:pPr>
      <w:r w:rsidRPr="00D822A3">
        <w:rPr>
          <w:highlight w:val="white"/>
          <w:lang w:val="en-GB"/>
        </w:rPr>
        <w:t xml:space="preserve">      return ((int) lowerCase[index]);</w:t>
      </w:r>
    </w:p>
    <w:p w14:paraId="3C0FBED1" w14:textId="77777777" w:rsidR="00FD2002" w:rsidRPr="00D822A3" w:rsidRDefault="00FD2002" w:rsidP="00DF2FAB">
      <w:pPr>
        <w:pStyle w:val="Code"/>
        <w:rPr>
          <w:highlight w:val="white"/>
          <w:lang w:val="en-GB"/>
        </w:rPr>
      </w:pPr>
      <w:r w:rsidRPr="00D822A3">
        <w:rPr>
          <w:highlight w:val="white"/>
          <w:lang w:val="en-GB"/>
        </w:rPr>
        <w:t xml:space="preserve">    }</w:t>
      </w:r>
    </w:p>
    <w:p w14:paraId="43182BD8" w14:textId="77777777" w:rsidR="00FD2002" w:rsidRPr="00D822A3" w:rsidRDefault="00FD2002" w:rsidP="00DF2FAB">
      <w:pPr>
        <w:pStyle w:val="Code"/>
        <w:rPr>
          <w:highlight w:val="white"/>
          <w:lang w:val="en-GB"/>
        </w:rPr>
      </w:pPr>
      <w:r w:rsidRPr="00D822A3">
        <w:rPr>
          <w:highlight w:val="white"/>
          <w:lang w:val="en-GB"/>
        </w:rPr>
        <w:t xml:space="preserve">    else {</w:t>
      </w:r>
    </w:p>
    <w:p w14:paraId="1156E818"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E12A667" w14:textId="77777777" w:rsidR="00FD2002" w:rsidRPr="00D822A3" w:rsidRDefault="00FD2002" w:rsidP="00DF2FAB">
      <w:pPr>
        <w:pStyle w:val="Code"/>
        <w:rPr>
          <w:highlight w:val="white"/>
          <w:lang w:val="en-GB"/>
        </w:rPr>
      </w:pPr>
      <w:r w:rsidRPr="00D822A3">
        <w:rPr>
          <w:highlight w:val="white"/>
          <w:lang w:val="en-GB"/>
        </w:rPr>
        <w:t xml:space="preserve">    }</w:t>
      </w:r>
    </w:p>
    <w:p w14:paraId="3C869469" w14:textId="77777777" w:rsidR="00FD2002" w:rsidRPr="00D822A3" w:rsidRDefault="00FD2002" w:rsidP="00DF2FAB">
      <w:pPr>
        <w:pStyle w:val="Code"/>
        <w:rPr>
          <w:highlight w:val="white"/>
          <w:lang w:val="en-GB"/>
        </w:rPr>
      </w:pPr>
      <w:r w:rsidRPr="00D822A3">
        <w:rPr>
          <w:highlight w:val="white"/>
          <w:lang w:val="en-GB"/>
        </w:rPr>
        <w:t xml:space="preserve">  }</w:t>
      </w:r>
    </w:p>
    <w:p w14:paraId="11F85591" w14:textId="77777777" w:rsidR="00FD2002" w:rsidRPr="00D822A3" w:rsidRDefault="00FD2002" w:rsidP="00DF2FAB">
      <w:pPr>
        <w:pStyle w:val="Code"/>
        <w:rPr>
          <w:highlight w:val="white"/>
          <w:lang w:val="en-GB"/>
        </w:rPr>
      </w:pPr>
      <w:r w:rsidRPr="00D822A3">
        <w:rPr>
          <w:highlight w:val="white"/>
          <w:lang w:val="en-GB"/>
        </w:rPr>
        <w:t xml:space="preserve">  else {</w:t>
      </w:r>
    </w:p>
    <w:p w14:paraId="7EF751D8" w14:textId="77777777" w:rsidR="00FD2002" w:rsidRPr="00D822A3" w:rsidRDefault="00FD2002" w:rsidP="00DF2FAB">
      <w:pPr>
        <w:pStyle w:val="Code"/>
        <w:rPr>
          <w:highlight w:val="white"/>
          <w:lang w:val="en-GB"/>
        </w:rPr>
      </w:pPr>
      <w:r w:rsidRPr="00D822A3">
        <w:rPr>
          <w:highlight w:val="white"/>
          <w:lang w:val="en-GB"/>
        </w:rPr>
        <w:t xml:space="preserve">    return c;</w:t>
      </w:r>
    </w:p>
    <w:p w14:paraId="710BD82E" w14:textId="77777777" w:rsidR="00FD2002" w:rsidRPr="00D822A3" w:rsidRDefault="00FD2002" w:rsidP="00DF2FAB">
      <w:pPr>
        <w:pStyle w:val="Code"/>
        <w:rPr>
          <w:highlight w:val="white"/>
          <w:lang w:val="en-GB"/>
        </w:rPr>
      </w:pPr>
      <w:r w:rsidRPr="00D822A3">
        <w:rPr>
          <w:highlight w:val="white"/>
          <w:lang w:val="en-GB"/>
        </w:rPr>
        <w:t xml:space="preserve">  }</w:t>
      </w:r>
    </w:p>
    <w:p w14:paraId="6E7161B5" w14:textId="77777777" w:rsidR="00FD2002" w:rsidRPr="00D822A3" w:rsidRDefault="00FD2002" w:rsidP="00DF2FAB">
      <w:pPr>
        <w:pStyle w:val="Code"/>
        <w:rPr>
          <w:highlight w:val="white"/>
          <w:lang w:val="en-GB"/>
        </w:rPr>
      </w:pPr>
      <w:r w:rsidRPr="00D822A3">
        <w:rPr>
          <w:highlight w:val="white"/>
          <w:lang w:val="en-GB"/>
        </w:rPr>
        <w:t>}</w:t>
      </w:r>
    </w:p>
    <w:p w14:paraId="0EBE467B" w14:textId="77777777" w:rsidR="00FD2002" w:rsidRPr="00D822A3" w:rsidRDefault="00FD2002" w:rsidP="00DF2FAB">
      <w:pPr>
        <w:pStyle w:val="Code"/>
        <w:rPr>
          <w:highlight w:val="white"/>
          <w:lang w:val="en-GB"/>
        </w:rPr>
      </w:pPr>
    </w:p>
    <w:p w14:paraId="34A29B8D" w14:textId="77777777" w:rsidR="00FD2002" w:rsidRPr="00D822A3" w:rsidRDefault="00FD2002" w:rsidP="00DF2FAB">
      <w:pPr>
        <w:pStyle w:val="Code"/>
        <w:rPr>
          <w:highlight w:val="white"/>
          <w:lang w:val="en-GB"/>
        </w:rPr>
      </w:pPr>
      <w:r w:rsidRPr="00D822A3">
        <w:rPr>
          <w:highlight w:val="white"/>
          <w:lang w:val="en-GB"/>
        </w:rPr>
        <w:t>int toupperX(int c) {</w:t>
      </w:r>
    </w:p>
    <w:p w14:paraId="5D3632E8" w14:textId="77777777" w:rsidR="00FD2002" w:rsidRPr="00D822A3" w:rsidRDefault="00FD2002" w:rsidP="00DF2FAB">
      <w:pPr>
        <w:pStyle w:val="Code"/>
        <w:rPr>
          <w:highlight w:val="white"/>
          <w:lang w:val="en-GB"/>
        </w:rPr>
      </w:pPr>
      <w:r w:rsidRPr="00D822A3">
        <w:rPr>
          <w:highlight w:val="white"/>
          <w:lang w:val="en-GB"/>
        </w:rPr>
        <w:t xml:space="preserve">  return (islower(c)) ? (c - 32) : c;</w:t>
      </w:r>
    </w:p>
    <w:p w14:paraId="034BE173" w14:textId="77777777" w:rsidR="00FD2002" w:rsidRPr="00D822A3" w:rsidRDefault="00FD2002" w:rsidP="00DF2FAB">
      <w:pPr>
        <w:pStyle w:val="Code"/>
        <w:rPr>
          <w:highlight w:val="white"/>
          <w:lang w:val="en-GB"/>
        </w:rPr>
      </w:pPr>
      <w:r w:rsidRPr="00D822A3">
        <w:rPr>
          <w:highlight w:val="white"/>
          <w:lang w:val="en-GB"/>
        </w:rPr>
        <w:t>}</w:t>
      </w:r>
    </w:p>
    <w:p w14:paraId="1114B339" w14:textId="77777777" w:rsidR="00FD2002" w:rsidRPr="00D822A3" w:rsidRDefault="00FD2002" w:rsidP="00DF2FAB">
      <w:pPr>
        <w:pStyle w:val="Code"/>
        <w:rPr>
          <w:highlight w:val="white"/>
          <w:lang w:val="en-GB"/>
        </w:rPr>
      </w:pPr>
    </w:p>
    <w:p w14:paraId="622C5F42" w14:textId="77777777" w:rsidR="00FD2002" w:rsidRPr="00D822A3" w:rsidRDefault="00FD2002" w:rsidP="00DF2FAB">
      <w:pPr>
        <w:pStyle w:val="Code"/>
        <w:rPr>
          <w:highlight w:val="white"/>
          <w:lang w:val="en-GB"/>
        </w:rPr>
      </w:pPr>
      <w:r w:rsidRPr="00D822A3">
        <w:rPr>
          <w:highlight w:val="white"/>
          <w:lang w:val="en-GB"/>
        </w:rPr>
        <w:t>int toupper(int c) {</w:t>
      </w:r>
    </w:p>
    <w:p w14:paraId="5B4F57BE" w14:textId="77777777" w:rsidR="00FD2002" w:rsidRPr="00D822A3" w:rsidRDefault="00FD2002" w:rsidP="00DF2FAB">
      <w:pPr>
        <w:pStyle w:val="Code"/>
        <w:rPr>
          <w:highlight w:val="white"/>
          <w:lang w:val="en-GB"/>
        </w:rPr>
      </w:pPr>
      <w:r w:rsidRPr="00D822A3">
        <w:rPr>
          <w:highlight w:val="white"/>
          <w:lang w:val="en-GB"/>
        </w:rPr>
        <w:t xml:space="preserve">  if (islower(c)) {</w:t>
      </w:r>
    </w:p>
    <w:p w14:paraId="0DE5FC07"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4B025084" w14:textId="77777777" w:rsidR="00FD2002" w:rsidRPr="00D822A3" w:rsidRDefault="00FD2002" w:rsidP="00DF2FAB">
      <w:pPr>
        <w:pStyle w:val="Code"/>
        <w:rPr>
          <w:highlight w:val="white"/>
          <w:lang w:val="en-GB"/>
        </w:rPr>
      </w:pPr>
    </w:p>
    <w:p w14:paraId="32D7A5BB"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4F4A078" w14:textId="77777777" w:rsidR="000567B3" w:rsidRPr="00D822A3" w:rsidRDefault="00FD2002" w:rsidP="00DF2FAB">
      <w:pPr>
        <w:pStyle w:val="Code"/>
        <w:rPr>
          <w:highlight w:val="white"/>
          <w:lang w:val="en-GB"/>
        </w:rPr>
      </w:pPr>
      <w:r w:rsidRPr="00D822A3">
        <w:rPr>
          <w:highlight w:val="white"/>
          <w:lang w:val="en-GB"/>
        </w:rPr>
        <w:t xml:space="preserve">      char *lowerCase = localeConvPtr-&gt;lowerCase,</w:t>
      </w:r>
    </w:p>
    <w:p w14:paraId="15FDBF3E" w14:textId="4A43D10B" w:rsidR="00FD2002" w:rsidRPr="00D822A3" w:rsidRDefault="000567B3" w:rsidP="00DF2FAB">
      <w:pPr>
        <w:pStyle w:val="Code"/>
        <w:rPr>
          <w:highlight w:val="white"/>
          <w:lang w:val="en-GB"/>
        </w:rPr>
      </w:pPr>
      <w:r w:rsidRPr="00D822A3">
        <w:rPr>
          <w:highlight w:val="white"/>
          <w:lang w:val="en-GB"/>
        </w:rPr>
        <w:t xml:space="preserve">          </w:t>
      </w:r>
      <w:r w:rsidR="00FD2002" w:rsidRPr="00D822A3">
        <w:rPr>
          <w:highlight w:val="white"/>
          <w:lang w:val="en-GB"/>
        </w:rPr>
        <w:t xml:space="preserve"> *upperCase = localeConvPtr-&gt;upperCase;</w:t>
      </w:r>
    </w:p>
    <w:p w14:paraId="429E6BDD" w14:textId="77777777" w:rsidR="00FD2002" w:rsidRPr="00D822A3" w:rsidRDefault="00FD2002" w:rsidP="00DF2FAB">
      <w:pPr>
        <w:pStyle w:val="Code"/>
        <w:rPr>
          <w:highlight w:val="white"/>
          <w:lang w:val="en-GB"/>
        </w:rPr>
      </w:pPr>
      <w:r w:rsidRPr="00D822A3">
        <w:rPr>
          <w:highlight w:val="white"/>
          <w:lang w:val="en-GB"/>
        </w:rPr>
        <w:t xml:space="preserve">      int index = (strchr(lowerCase, c) - lowerCase);</w:t>
      </w:r>
    </w:p>
    <w:p w14:paraId="529CDBEB" w14:textId="77777777" w:rsidR="00FD2002" w:rsidRPr="00D822A3" w:rsidRDefault="00FD2002" w:rsidP="00DF2FAB">
      <w:pPr>
        <w:pStyle w:val="Code"/>
        <w:rPr>
          <w:highlight w:val="white"/>
          <w:lang w:val="en-GB"/>
        </w:rPr>
      </w:pPr>
      <w:r w:rsidRPr="00D822A3">
        <w:rPr>
          <w:highlight w:val="white"/>
          <w:lang w:val="en-GB"/>
        </w:rPr>
        <w:t xml:space="preserve">      return ((int) upperCase[index]);</w:t>
      </w:r>
    </w:p>
    <w:p w14:paraId="66ADB005" w14:textId="77777777" w:rsidR="00FD2002" w:rsidRPr="00D822A3" w:rsidRDefault="00FD2002" w:rsidP="00DF2FAB">
      <w:pPr>
        <w:pStyle w:val="Code"/>
        <w:rPr>
          <w:highlight w:val="white"/>
          <w:lang w:val="en-GB"/>
        </w:rPr>
      </w:pPr>
      <w:r w:rsidRPr="00D822A3">
        <w:rPr>
          <w:highlight w:val="white"/>
          <w:lang w:val="en-GB"/>
        </w:rPr>
        <w:t xml:space="preserve">    }</w:t>
      </w:r>
    </w:p>
    <w:p w14:paraId="30468E01" w14:textId="77777777" w:rsidR="00FD2002" w:rsidRPr="00D822A3" w:rsidRDefault="00FD2002" w:rsidP="00DF2FAB">
      <w:pPr>
        <w:pStyle w:val="Code"/>
        <w:rPr>
          <w:highlight w:val="white"/>
          <w:lang w:val="en-GB"/>
        </w:rPr>
      </w:pPr>
      <w:r w:rsidRPr="00D822A3">
        <w:rPr>
          <w:highlight w:val="white"/>
          <w:lang w:val="en-GB"/>
        </w:rPr>
        <w:t xml:space="preserve">    else {</w:t>
      </w:r>
    </w:p>
    <w:p w14:paraId="1DC27C34"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923A770" w14:textId="77777777" w:rsidR="00FD2002" w:rsidRPr="00D822A3" w:rsidRDefault="00FD2002" w:rsidP="00DF2FAB">
      <w:pPr>
        <w:pStyle w:val="Code"/>
        <w:rPr>
          <w:highlight w:val="white"/>
          <w:lang w:val="en-GB"/>
        </w:rPr>
      </w:pPr>
      <w:r w:rsidRPr="00D822A3">
        <w:rPr>
          <w:highlight w:val="white"/>
          <w:lang w:val="en-GB"/>
        </w:rPr>
        <w:t xml:space="preserve">    }</w:t>
      </w:r>
    </w:p>
    <w:p w14:paraId="77DB57A4" w14:textId="77777777" w:rsidR="00FD2002" w:rsidRPr="00D822A3" w:rsidRDefault="00FD2002" w:rsidP="00DF2FAB">
      <w:pPr>
        <w:pStyle w:val="Code"/>
        <w:rPr>
          <w:highlight w:val="white"/>
          <w:lang w:val="en-GB"/>
        </w:rPr>
      </w:pPr>
      <w:r w:rsidRPr="00D822A3">
        <w:rPr>
          <w:highlight w:val="white"/>
          <w:lang w:val="en-GB"/>
        </w:rPr>
        <w:t xml:space="preserve">  }</w:t>
      </w:r>
    </w:p>
    <w:p w14:paraId="34BE1442" w14:textId="77777777" w:rsidR="00FD2002" w:rsidRPr="00D822A3" w:rsidRDefault="00FD2002" w:rsidP="00DF2FAB">
      <w:pPr>
        <w:pStyle w:val="Code"/>
        <w:rPr>
          <w:highlight w:val="white"/>
          <w:lang w:val="en-GB"/>
        </w:rPr>
      </w:pPr>
      <w:r w:rsidRPr="00D822A3">
        <w:rPr>
          <w:highlight w:val="white"/>
          <w:lang w:val="en-GB"/>
        </w:rPr>
        <w:t xml:space="preserve">  else {</w:t>
      </w:r>
    </w:p>
    <w:p w14:paraId="7B1BEE2E" w14:textId="77777777" w:rsidR="00FD2002" w:rsidRPr="00D822A3" w:rsidRDefault="00FD2002" w:rsidP="00DF2FAB">
      <w:pPr>
        <w:pStyle w:val="Code"/>
        <w:rPr>
          <w:highlight w:val="white"/>
          <w:lang w:val="en-GB"/>
        </w:rPr>
      </w:pPr>
      <w:r w:rsidRPr="00D822A3">
        <w:rPr>
          <w:highlight w:val="white"/>
          <w:lang w:val="en-GB"/>
        </w:rPr>
        <w:t xml:space="preserve">    return c;</w:t>
      </w:r>
    </w:p>
    <w:p w14:paraId="798D627A" w14:textId="77777777" w:rsidR="00FD2002" w:rsidRPr="00D822A3" w:rsidRDefault="00FD2002" w:rsidP="00DF2FAB">
      <w:pPr>
        <w:pStyle w:val="Code"/>
        <w:rPr>
          <w:highlight w:val="white"/>
          <w:lang w:val="en-GB"/>
        </w:rPr>
      </w:pPr>
      <w:r w:rsidRPr="00D822A3">
        <w:rPr>
          <w:highlight w:val="white"/>
          <w:lang w:val="en-GB"/>
        </w:rPr>
        <w:t xml:space="preserve">  }</w:t>
      </w:r>
    </w:p>
    <w:p w14:paraId="37E4AD96" w14:textId="4007E79E" w:rsidR="00FD2002" w:rsidRPr="00D822A3" w:rsidRDefault="00FD2002" w:rsidP="00DF2FAB">
      <w:pPr>
        <w:pStyle w:val="Code"/>
        <w:rPr>
          <w:lang w:val="en-GB"/>
        </w:rPr>
      </w:pPr>
      <w:r w:rsidRPr="00D822A3">
        <w:rPr>
          <w:highlight w:val="white"/>
          <w:lang w:val="en-GB"/>
        </w:rPr>
        <w:t>}</w:t>
      </w:r>
    </w:p>
    <w:p w14:paraId="35044BB2" w14:textId="129FDC99" w:rsidR="00EE220E" w:rsidRPr="00D822A3" w:rsidRDefault="0078214F" w:rsidP="00265BDF">
      <w:pPr>
        <w:pStyle w:val="Rubrik2"/>
        <w:rPr>
          <w:lang w:val="en-GB"/>
        </w:rPr>
      </w:pPr>
      <w:bookmarkStart w:id="469" w:name="_Toc54625162"/>
      <w:r w:rsidRPr="00D822A3">
        <w:rPr>
          <w:lang w:val="en-GB"/>
        </w:rPr>
        <w:t>S</w:t>
      </w:r>
      <w:r w:rsidR="00EE220E" w:rsidRPr="00D822A3">
        <w:rPr>
          <w:lang w:val="en-GB"/>
        </w:rPr>
        <w:t>tring</w:t>
      </w:r>
      <w:r w:rsidRPr="00D822A3">
        <w:rPr>
          <w:lang w:val="en-GB"/>
        </w:rPr>
        <w:t>s</w:t>
      </w:r>
      <w:bookmarkEnd w:id="469"/>
    </w:p>
    <w:p w14:paraId="14ACCA1E" w14:textId="235BEECD" w:rsidR="0078214F" w:rsidRPr="00D822A3" w:rsidRDefault="008D6750" w:rsidP="0078214F">
      <w:pPr>
        <w:pStyle w:val="CodeListing"/>
        <w:rPr>
          <w:lang w:val="en-GB"/>
        </w:rPr>
      </w:pPr>
      <w:proofErr w:type="spellStart"/>
      <w:r w:rsidRPr="00D822A3">
        <w:rPr>
          <w:lang w:val="en-GB"/>
        </w:rPr>
        <w:t>s</w:t>
      </w:r>
      <w:r w:rsidR="0078214F" w:rsidRPr="00D822A3">
        <w:rPr>
          <w:lang w:val="en-GB"/>
        </w:rPr>
        <w:t>tring.h</w:t>
      </w:r>
      <w:proofErr w:type="spellEnd"/>
    </w:p>
    <w:p w14:paraId="1C711500" w14:textId="77777777" w:rsidR="0078214F" w:rsidRPr="00D822A3" w:rsidRDefault="0078214F" w:rsidP="0078214F">
      <w:pPr>
        <w:pStyle w:val="Code"/>
        <w:rPr>
          <w:highlight w:val="white"/>
          <w:lang w:val="en-GB"/>
        </w:rPr>
      </w:pPr>
      <w:r w:rsidRPr="00D822A3">
        <w:rPr>
          <w:highlight w:val="white"/>
          <w:lang w:val="en-GB"/>
        </w:rPr>
        <w:t>#ifndef __STRING_H__</w:t>
      </w:r>
    </w:p>
    <w:p w14:paraId="393F749F" w14:textId="77777777" w:rsidR="0078214F" w:rsidRPr="00D822A3" w:rsidRDefault="0078214F" w:rsidP="0078214F">
      <w:pPr>
        <w:pStyle w:val="Code"/>
        <w:rPr>
          <w:highlight w:val="white"/>
          <w:lang w:val="en-GB"/>
        </w:rPr>
      </w:pPr>
      <w:r w:rsidRPr="00D822A3">
        <w:rPr>
          <w:highlight w:val="white"/>
          <w:lang w:val="en-GB"/>
        </w:rPr>
        <w:t>#define __STRING_H__</w:t>
      </w:r>
    </w:p>
    <w:p w14:paraId="5269C683" w14:textId="77777777" w:rsidR="0078214F" w:rsidRPr="00D822A3" w:rsidRDefault="0078214F" w:rsidP="0078214F">
      <w:pPr>
        <w:pStyle w:val="Code"/>
        <w:rPr>
          <w:highlight w:val="white"/>
          <w:lang w:val="en-GB"/>
        </w:rPr>
      </w:pPr>
    </w:p>
    <w:p w14:paraId="3EF165C2" w14:textId="77777777" w:rsidR="0078214F" w:rsidRPr="00D822A3" w:rsidRDefault="0078214F" w:rsidP="0078214F">
      <w:pPr>
        <w:pStyle w:val="Code"/>
        <w:rPr>
          <w:highlight w:val="white"/>
          <w:lang w:val="en-GB"/>
        </w:rPr>
      </w:pPr>
      <w:r w:rsidRPr="00D822A3">
        <w:rPr>
          <w:highlight w:val="white"/>
          <w:lang w:val="en-GB"/>
        </w:rPr>
        <w:lastRenderedPageBreak/>
        <w:t>#define size_t int</w:t>
      </w:r>
    </w:p>
    <w:p w14:paraId="4DD998F8" w14:textId="77777777" w:rsidR="0078214F" w:rsidRPr="00D822A3" w:rsidRDefault="0078214F" w:rsidP="0078214F">
      <w:pPr>
        <w:pStyle w:val="Code"/>
        <w:rPr>
          <w:highlight w:val="white"/>
          <w:lang w:val="en-GB"/>
        </w:rPr>
      </w:pPr>
    </w:p>
    <w:p w14:paraId="2FCE459A" w14:textId="77777777" w:rsidR="0078214F" w:rsidRPr="00D822A3" w:rsidRDefault="0078214F" w:rsidP="0078214F">
      <w:pPr>
        <w:pStyle w:val="Code"/>
        <w:rPr>
          <w:highlight w:val="white"/>
          <w:lang w:val="en-GB"/>
        </w:rPr>
      </w:pPr>
      <w:r w:rsidRPr="00D822A3">
        <w:rPr>
          <w:highlight w:val="white"/>
          <w:lang w:val="en-GB"/>
        </w:rPr>
        <w:t>extern char* strcpy(char* target, const char* source);</w:t>
      </w:r>
    </w:p>
    <w:p w14:paraId="1750E0D1" w14:textId="77777777" w:rsidR="0078214F" w:rsidRPr="00D822A3" w:rsidRDefault="0078214F" w:rsidP="0078214F">
      <w:pPr>
        <w:pStyle w:val="Code"/>
        <w:rPr>
          <w:highlight w:val="white"/>
          <w:lang w:val="en-GB"/>
        </w:rPr>
      </w:pPr>
      <w:r w:rsidRPr="00D822A3">
        <w:rPr>
          <w:highlight w:val="white"/>
          <w:lang w:val="en-GB"/>
        </w:rPr>
        <w:t>extern char* strncpy(char* target, const char* source, size_t size);</w:t>
      </w:r>
    </w:p>
    <w:p w14:paraId="14CD6A6D" w14:textId="77777777" w:rsidR="0078214F" w:rsidRPr="00D822A3" w:rsidRDefault="0078214F" w:rsidP="0078214F">
      <w:pPr>
        <w:pStyle w:val="Code"/>
        <w:rPr>
          <w:highlight w:val="white"/>
          <w:lang w:val="en-GB"/>
        </w:rPr>
      </w:pPr>
      <w:r w:rsidRPr="00D822A3">
        <w:rPr>
          <w:highlight w:val="white"/>
          <w:lang w:val="en-GB"/>
        </w:rPr>
        <w:t>extern char* strcat(char* target, const char* source);</w:t>
      </w:r>
    </w:p>
    <w:p w14:paraId="2778896D" w14:textId="77777777" w:rsidR="0078214F" w:rsidRPr="00D822A3" w:rsidRDefault="0078214F" w:rsidP="0078214F">
      <w:pPr>
        <w:pStyle w:val="Code"/>
        <w:rPr>
          <w:highlight w:val="white"/>
          <w:lang w:val="en-GB"/>
        </w:rPr>
      </w:pPr>
      <w:r w:rsidRPr="00D822A3">
        <w:rPr>
          <w:highlight w:val="white"/>
          <w:lang w:val="en-GB"/>
        </w:rPr>
        <w:t>extern char* strncat(char* target, const char* source, size_t size);</w:t>
      </w:r>
    </w:p>
    <w:p w14:paraId="563CEC6B" w14:textId="77777777" w:rsidR="0078214F" w:rsidRPr="00D822A3" w:rsidRDefault="0078214F" w:rsidP="0078214F">
      <w:pPr>
        <w:pStyle w:val="Code"/>
        <w:rPr>
          <w:highlight w:val="white"/>
          <w:lang w:val="en-GB"/>
        </w:rPr>
      </w:pPr>
      <w:r w:rsidRPr="00D822A3">
        <w:rPr>
          <w:highlight w:val="white"/>
          <w:lang w:val="en-GB"/>
        </w:rPr>
        <w:t>extern int strcmp(const char* left, const char* right);</w:t>
      </w:r>
    </w:p>
    <w:p w14:paraId="7A46AC32" w14:textId="77777777" w:rsidR="0078214F" w:rsidRPr="00D822A3" w:rsidRDefault="0078214F" w:rsidP="0078214F">
      <w:pPr>
        <w:pStyle w:val="Code"/>
        <w:rPr>
          <w:highlight w:val="white"/>
          <w:lang w:val="en-GB"/>
        </w:rPr>
      </w:pPr>
      <w:r w:rsidRPr="00D822A3">
        <w:rPr>
          <w:highlight w:val="white"/>
          <w:lang w:val="en-GB"/>
        </w:rPr>
        <w:t>extern int strncmp(const char* left, const char* right, size_t size);</w:t>
      </w:r>
    </w:p>
    <w:p w14:paraId="0448E684" w14:textId="77777777" w:rsidR="0078214F" w:rsidRPr="00D822A3" w:rsidRDefault="0078214F" w:rsidP="0078214F">
      <w:pPr>
        <w:pStyle w:val="Code"/>
        <w:rPr>
          <w:highlight w:val="white"/>
          <w:lang w:val="en-GB"/>
        </w:rPr>
      </w:pPr>
      <w:r w:rsidRPr="00D822A3">
        <w:rPr>
          <w:highlight w:val="white"/>
          <w:lang w:val="en-GB"/>
        </w:rPr>
        <w:t>extern char* strchr(const char* text, int i);</w:t>
      </w:r>
    </w:p>
    <w:p w14:paraId="7BBFFC3D" w14:textId="77777777" w:rsidR="0078214F" w:rsidRPr="00D822A3" w:rsidRDefault="0078214F" w:rsidP="0078214F">
      <w:pPr>
        <w:pStyle w:val="Code"/>
        <w:rPr>
          <w:highlight w:val="white"/>
          <w:lang w:val="en-GB"/>
        </w:rPr>
      </w:pPr>
      <w:r w:rsidRPr="00D822A3">
        <w:rPr>
          <w:highlight w:val="white"/>
          <w:lang w:val="en-GB"/>
        </w:rPr>
        <w:t>extern char* strrchr(const char* text, int i);</w:t>
      </w:r>
    </w:p>
    <w:p w14:paraId="0F3CA966" w14:textId="77777777" w:rsidR="0078214F" w:rsidRPr="00D822A3" w:rsidRDefault="0078214F" w:rsidP="0078214F">
      <w:pPr>
        <w:pStyle w:val="Code"/>
        <w:rPr>
          <w:highlight w:val="white"/>
          <w:lang w:val="en-GB"/>
        </w:rPr>
      </w:pPr>
      <w:r w:rsidRPr="00D822A3">
        <w:rPr>
          <w:highlight w:val="white"/>
          <w:lang w:val="en-GB"/>
        </w:rPr>
        <w:t>extern size_t strspn(const char* mainString, const char* charSet);</w:t>
      </w:r>
    </w:p>
    <w:p w14:paraId="253B5DA3" w14:textId="77777777" w:rsidR="0078214F" w:rsidRPr="00D822A3" w:rsidRDefault="0078214F" w:rsidP="0078214F">
      <w:pPr>
        <w:pStyle w:val="Code"/>
        <w:rPr>
          <w:highlight w:val="white"/>
          <w:lang w:val="en-GB"/>
        </w:rPr>
      </w:pPr>
      <w:r w:rsidRPr="00D822A3">
        <w:rPr>
          <w:highlight w:val="white"/>
          <w:lang w:val="en-GB"/>
        </w:rPr>
        <w:t>extern size_t strcspn(const char* mainString, const char* charSet);</w:t>
      </w:r>
    </w:p>
    <w:p w14:paraId="7183F6CD" w14:textId="77777777" w:rsidR="0078214F" w:rsidRPr="00D822A3" w:rsidRDefault="0078214F" w:rsidP="0078214F">
      <w:pPr>
        <w:pStyle w:val="Code"/>
        <w:rPr>
          <w:highlight w:val="white"/>
          <w:lang w:val="en-GB"/>
        </w:rPr>
      </w:pPr>
      <w:r w:rsidRPr="00D822A3">
        <w:rPr>
          <w:highlight w:val="white"/>
          <w:lang w:val="en-GB"/>
        </w:rPr>
        <w:t>extern char* strpbrk(const char* mainString, const char* charSet);</w:t>
      </w:r>
    </w:p>
    <w:p w14:paraId="6EA00657" w14:textId="77777777" w:rsidR="0078214F" w:rsidRPr="00D822A3" w:rsidRDefault="0078214F" w:rsidP="0078214F">
      <w:pPr>
        <w:pStyle w:val="Code"/>
        <w:rPr>
          <w:highlight w:val="white"/>
          <w:lang w:val="en-GB"/>
        </w:rPr>
      </w:pPr>
      <w:r w:rsidRPr="00D822A3">
        <w:rPr>
          <w:highlight w:val="white"/>
          <w:lang w:val="en-GB"/>
        </w:rPr>
        <w:t>extern char* strstr(const char* mainString, const char* subString);</w:t>
      </w:r>
    </w:p>
    <w:p w14:paraId="0C2018CA" w14:textId="77777777" w:rsidR="0078214F" w:rsidRPr="00D822A3" w:rsidRDefault="0078214F" w:rsidP="0078214F">
      <w:pPr>
        <w:pStyle w:val="Code"/>
        <w:rPr>
          <w:highlight w:val="white"/>
          <w:lang w:val="en-GB"/>
        </w:rPr>
      </w:pPr>
      <w:r w:rsidRPr="00D822A3">
        <w:rPr>
          <w:highlight w:val="white"/>
          <w:lang w:val="en-GB"/>
        </w:rPr>
        <w:t>extern size_t strlen(const char* string);</w:t>
      </w:r>
    </w:p>
    <w:p w14:paraId="4663C77D" w14:textId="77777777" w:rsidR="0078214F" w:rsidRPr="00D822A3" w:rsidRDefault="0078214F" w:rsidP="0078214F">
      <w:pPr>
        <w:pStyle w:val="Code"/>
        <w:rPr>
          <w:highlight w:val="white"/>
          <w:lang w:val="en-GB"/>
        </w:rPr>
      </w:pPr>
      <w:r w:rsidRPr="00D822A3">
        <w:rPr>
          <w:highlight w:val="white"/>
          <w:lang w:val="en-GB"/>
        </w:rPr>
        <w:t>extern char* strerror(int error);</w:t>
      </w:r>
    </w:p>
    <w:p w14:paraId="7CE8D289" w14:textId="77777777" w:rsidR="0078214F" w:rsidRPr="00D822A3" w:rsidRDefault="0078214F" w:rsidP="0078214F">
      <w:pPr>
        <w:pStyle w:val="Code"/>
        <w:rPr>
          <w:highlight w:val="white"/>
          <w:lang w:val="en-GB"/>
        </w:rPr>
      </w:pPr>
      <w:r w:rsidRPr="00D822A3">
        <w:rPr>
          <w:highlight w:val="white"/>
          <w:lang w:val="en-GB"/>
        </w:rPr>
        <w:t>extern char* strtok(char* string, const char* charSet);</w:t>
      </w:r>
    </w:p>
    <w:p w14:paraId="0AE1C098" w14:textId="77777777" w:rsidR="0078214F" w:rsidRPr="00D822A3" w:rsidRDefault="0078214F" w:rsidP="0078214F">
      <w:pPr>
        <w:pStyle w:val="Code"/>
        <w:rPr>
          <w:highlight w:val="white"/>
          <w:lang w:val="en-GB"/>
        </w:rPr>
      </w:pPr>
      <w:r w:rsidRPr="00D822A3">
        <w:rPr>
          <w:highlight w:val="white"/>
          <w:lang w:val="en-GB"/>
        </w:rPr>
        <w:t>extern void* memcpy(void* target, const void* source, size_t size);</w:t>
      </w:r>
    </w:p>
    <w:p w14:paraId="11A62D36" w14:textId="77777777" w:rsidR="0078214F" w:rsidRPr="00D822A3" w:rsidRDefault="0078214F" w:rsidP="0078214F">
      <w:pPr>
        <w:pStyle w:val="Code"/>
        <w:rPr>
          <w:highlight w:val="white"/>
          <w:lang w:val="en-GB"/>
        </w:rPr>
      </w:pPr>
      <w:r w:rsidRPr="00D822A3">
        <w:rPr>
          <w:highlight w:val="white"/>
          <w:lang w:val="en-GB"/>
        </w:rPr>
        <w:t>extern void* memmove(void* target, const void* source, size_t size);</w:t>
      </w:r>
    </w:p>
    <w:p w14:paraId="2F21279E" w14:textId="77777777" w:rsidR="0078214F" w:rsidRPr="00D822A3" w:rsidRDefault="0078214F" w:rsidP="0078214F">
      <w:pPr>
        <w:pStyle w:val="Code"/>
        <w:rPr>
          <w:highlight w:val="white"/>
          <w:lang w:val="en-GB"/>
        </w:rPr>
      </w:pPr>
      <w:r w:rsidRPr="00D822A3">
        <w:rPr>
          <w:highlight w:val="white"/>
          <w:lang w:val="en-GB"/>
        </w:rPr>
        <w:t>extern int memcmp(const void* left, const void* right, size_t size);</w:t>
      </w:r>
    </w:p>
    <w:p w14:paraId="25F99850" w14:textId="77777777" w:rsidR="0078214F" w:rsidRPr="00D822A3" w:rsidRDefault="0078214F" w:rsidP="0078214F">
      <w:pPr>
        <w:pStyle w:val="Code"/>
        <w:rPr>
          <w:highlight w:val="white"/>
          <w:lang w:val="en-GB"/>
        </w:rPr>
      </w:pPr>
      <w:r w:rsidRPr="00D822A3">
        <w:rPr>
          <w:highlight w:val="white"/>
          <w:lang w:val="en-GB"/>
        </w:rPr>
        <w:t>extern void* memchr(const void* block, int i, size_t size);</w:t>
      </w:r>
    </w:p>
    <w:p w14:paraId="73550C93" w14:textId="77777777" w:rsidR="0078214F" w:rsidRPr="00D822A3" w:rsidRDefault="0078214F" w:rsidP="0078214F">
      <w:pPr>
        <w:pStyle w:val="Code"/>
        <w:rPr>
          <w:highlight w:val="white"/>
          <w:lang w:val="en-GB"/>
        </w:rPr>
      </w:pPr>
      <w:r w:rsidRPr="00D822A3">
        <w:rPr>
          <w:highlight w:val="white"/>
          <w:lang w:val="en-GB"/>
        </w:rPr>
        <w:t>extern void* memset(void* block, int i, size_t size);</w:t>
      </w:r>
    </w:p>
    <w:p w14:paraId="20D0699A" w14:textId="77777777" w:rsidR="0078214F" w:rsidRPr="00D822A3" w:rsidRDefault="0078214F" w:rsidP="0078214F">
      <w:pPr>
        <w:pStyle w:val="Code"/>
        <w:rPr>
          <w:highlight w:val="white"/>
          <w:lang w:val="en-GB"/>
        </w:rPr>
      </w:pPr>
    </w:p>
    <w:p w14:paraId="65E52B35" w14:textId="40A527B2" w:rsidR="0078214F" w:rsidRPr="00D822A3" w:rsidRDefault="0078214F" w:rsidP="0078214F">
      <w:pPr>
        <w:pStyle w:val="Code"/>
        <w:rPr>
          <w:lang w:val="en-GB"/>
        </w:rPr>
      </w:pPr>
      <w:r w:rsidRPr="00D822A3">
        <w:rPr>
          <w:highlight w:val="white"/>
          <w:lang w:val="en-GB"/>
        </w:rPr>
        <w:t>#endif</w:t>
      </w:r>
    </w:p>
    <w:p w14:paraId="1AF0BFE4" w14:textId="23CD8A23" w:rsidR="0078214F" w:rsidRPr="00D822A3" w:rsidRDefault="008D6750" w:rsidP="0078214F">
      <w:pPr>
        <w:pStyle w:val="CodeListing"/>
        <w:rPr>
          <w:lang w:val="en-GB"/>
        </w:rPr>
      </w:pPr>
      <w:proofErr w:type="spellStart"/>
      <w:r w:rsidRPr="00D822A3">
        <w:rPr>
          <w:lang w:val="en-GB"/>
        </w:rPr>
        <w:t>s</w:t>
      </w:r>
      <w:r w:rsidR="0078214F" w:rsidRPr="00D822A3">
        <w:rPr>
          <w:lang w:val="en-GB"/>
        </w:rPr>
        <w:t>tring.c</w:t>
      </w:r>
      <w:proofErr w:type="spellEnd"/>
    </w:p>
    <w:p w14:paraId="16E6CB7B" w14:textId="78A4D6CA" w:rsidR="0078214F" w:rsidRPr="00D822A3" w:rsidRDefault="0078214F" w:rsidP="0078214F">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2F18FB16" w14:textId="235DB7C5" w:rsidR="0078214F" w:rsidRPr="00D822A3" w:rsidRDefault="0078214F" w:rsidP="0078214F">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C6546D1" w14:textId="0133F863" w:rsidR="0078214F" w:rsidRPr="00D822A3" w:rsidRDefault="0078214F" w:rsidP="0078214F">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045AB93D" w14:textId="01966DC9"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7810FA3" w14:textId="31E0B5FE"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D4195B7" w14:textId="77777777" w:rsidR="0078214F" w:rsidRPr="00D822A3" w:rsidRDefault="0078214F" w:rsidP="0078214F">
      <w:pPr>
        <w:pStyle w:val="Code"/>
        <w:rPr>
          <w:highlight w:val="white"/>
          <w:lang w:val="en-GB"/>
        </w:rPr>
      </w:pPr>
    </w:p>
    <w:p w14:paraId="78195B7A" w14:textId="77777777" w:rsidR="0078214F" w:rsidRPr="00D822A3" w:rsidRDefault="0078214F" w:rsidP="0078214F">
      <w:pPr>
        <w:pStyle w:val="Code"/>
        <w:rPr>
          <w:highlight w:val="white"/>
          <w:lang w:val="en-GB"/>
        </w:rPr>
      </w:pPr>
      <w:r w:rsidRPr="00D822A3">
        <w:rPr>
          <w:highlight w:val="white"/>
          <w:lang w:val="en-GB"/>
        </w:rPr>
        <w:t>char* strcpy(char* target, const char* source) {</w:t>
      </w:r>
    </w:p>
    <w:p w14:paraId="7FD75AE4"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3C6DB89" w14:textId="77777777" w:rsidR="0078214F" w:rsidRPr="00D822A3" w:rsidRDefault="0078214F" w:rsidP="0078214F">
      <w:pPr>
        <w:pStyle w:val="Code"/>
        <w:rPr>
          <w:highlight w:val="white"/>
          <w:lang w:val="en-GB"/>
        </w:rPr>
      </w:pPr>
    </w:p>
    <w:p w14:paraId="7EE0D03C"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1A19A37"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FA5F2BD" w14:textId="77777777" w:rsidR="0078214F" w:rsidRPr="00D822A3" w:rsidRDefault="0078214F" w:rsidP="0078214F">
      <w:pPr>
        <w:pStyle w:val="Code"/>
        <w:rPr>
          <w:highlight w:val="white"/>
          <w:lang w:val="en-GB"/>
        </w:rPr>
      </w:pPr>
      <w:r w:rsidRPr="00D822A3">
        <w:rPr>
          <w:highlight w:val="white"/>
          <w:lang w:val="en-GB"/>
        </w:rPr>
        <w:t xml:space="preserve">  }</w:t>
      </w:r>
    </w:p>
    <w:p w14:paraId="1C5E36CC" w14:textId="77777777" w:rsidR="0078214F" w:rsidRPr="00D822A3" w:rsidRDefault="0078214F" w:rsidP="0078214F">
      <w:pPr>
        <w:pStyle w:val="Code"/>
        <w:rPr>
          <w:highlight w:val="white"/>
          <w:lang w:val="en-GB"/>
        </w:rPr>
      </w:pPr>
    </w:p>
    <w:p w14:paraId="6568E695"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0462BDFF"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5B1F8746" w14:textId="77777777" w:rsidR="0078214F" w:rsidRPr="00D822A3" w:rsidRDefault="0078214F" w:rsidP="0078214F">
      <w:pPr>
        <w:pStyle w:val="Code"/>
        <w:rPr>
          <w:highlight w:val="white"/>
          <w:lang w:val="en-GB"/>
        </w:rPr>
      </w:pPr>
      <w:r w:rsidRPr="00D822A3">
        <w:rPr>
          <w:highlight w:val="white"/>
          <w:lang w:val="en-GB"/>
        </w:rPr>
        <w:t>}</w:t>
      </w:r>
    </w:p>
    <w:p w14:paraId="639565A3" w14:textId="77777777" w:rsidR="0078214F" w:rsidRPr="00D822A3" w:rsidRDefault="0078214F" w:rsidP="0078214F">
      <w:pPr>
        <w:pStyle w:val="Code"/>
        <w:rPr>
          <w:highlight w:val="white"/>
          <w:lang w:val="en-GB"/>
        </w:rPr>
      </w:pPr>
    </w:p>
    <w:p w14:paraId="75691CEA" w14:textId="77777777" w:rsidR="0078214F" w:rsidRPr="00D822A3" w:rsidRDefault="0078214F" w:rsidP="0078214F">
      <w:pPr>
        <w:pStyle w:val="Code"/>
        <w:rPr>
          <w:highlight w:val="white"/>
          <w:lang w:val="en-GB"/>
        </w:rPr>
      </w:pPr>
      <w:r w:rsidRPr="00D822A3">
        <w:rPr>
          <w:highlight w:val="white"/>
          <w:lang w:val="en-GB"/>
        </w:rPr>
        <w:t>char* strncpy(char* target, const char* source, size_t size) {</w:t>
      </w:r>
    </w:p>
    <w:p w14:paraId="5C87432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C272839" w14:textId="77777777" w:rsidR="0078214F" w:rsidRPr="00D822A3" w:rsidRDefault="0078214F" w:rsidP="0078214F">
      <w:pPr>
        <w:pStyle w:val="Code"/>
        <w:rPr>
          <w:highlight w:val="white"/>
          <w:lang w:val="en-GB"/>
        </w:rPr>
      </w:pPr>
    </w:p>
    <w:p w14:paraId="153EE761" w14:textId="77777777" w:rsidR="0078214F" w:rsidRPr="00D822A3" w:rsidRDefault="0078214F" w:rsidP="0078214F">
      <w:pPr>
        <w:pStyle w:val="Code"/>
        <w:rPr>
          <w:highlight w:val="white"/>
          <w:lang w:val="en-GB"/>
        </w:rPr>
      </w:pPr>
      <w:r w:rsidRPr="00D822A3">
        <w:rPr>
          <w:highlight w:val="white"/>
          <w:lang w:val="en-GB"/>
        </w:rPr>
        <w:t xml:space="preserve">  for (index = 0; (index &lt; size) &amp;&amp; (source[index] != '\0'); ++index) {</w:t>
      </w:r>
    </w:p>
    <w:p w14:paraId="293F3175"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8591856" w14:textId="77777777" w:rsidR="0078214F" w:rsidRPr="00D822A3" w:rsidRDefault="0078214F" w:rsidP="0078214F">
      <w:pPr>
        <w:pStyle w:val="Code"/>
        <w:rPr>
          <w:highlight w:val="white"/>
          <w:lang w:val="en-GB"/>
        </w:rPr>
      </w:pPr>
      <w:r w:rsidRPr="00D822A3">
        <w:rPr>
          <w:highlight w:val="white"/>
          <w:lang w:val="en-GB"/>
        </w:rPr>
        <w:t xml:space="preserve">  }</w:t>
      </w:r>
    </w:p>
    <w:p w14:paraId="0D079C59" w14:textId="77777777" w:rsidR="0078214F" w:rsidRPr="00D822A3" w:rsidRDefault="0078214F" w:rsidP="0078214F">
      <w:pPr>
        <w:pStyle w:val="Code"/>
        <w:rPr>
          <w:highlight w:val="white"/>
          <w:lang w:val="en-GB"/>
        </w:rPr>
      </w:pPr>
    </w:p>
    <w:p w14:paraId="7805B49B" w14:textId="77777777" w:rsidR="0078214F" w:rsidRPr="00D822A3" w:rsidRDefault="0078214F" w:rsidP="0078214F">
      <w:pPr>
        <w:pStyle w:val="Code"/>
        <w:rPr>
          <w:highlight w:val="white"/>
          <w:lang w:val="en-GB"/>
        </w:rPr>
      </w:pPr>
      <w:r w:rsidRPr="00D822A3">
        <w:rPr>
          <w:highlight w:val="white"/>
          <w:lang w:val="en-GB"/>
        </w:rPr>
        <w:t xml:space="preserve">  for (; index &lt; size; ++index) {</w:t>
      </w:r>
    </w:p>
    <w:p w14:paraId="0DEE99F2"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1594814E" w14:textId="77777777" w:rsidR="0078214F" w:rsidRPr="00D822A3" w:rsidRDefault="0078214F" w:rsidP="0078214F">
      <w:pPr>
        <w:pStyle w:val="Code"/>
        <w:rPr>
          <w:highlight w:val="white"/>
          <w:lang w:val="en-GB"/>
        </w:rPr>
      </w:pPr>
      <w:r w:rsidRPr="00D822A3">
        <w:rPr>
          <w:highlight w:val="white"/>
          <w:lang w:val="en-GB"/>
        </w:rPr>
        <w:t xml:space="preserve">  }</w:t>
      </w:r>
    </w:p>
    <w:p w14:paraId="7D313D23" w14:textId="77777777" w:rsidR="0078214F" w:rsidRPr="00D822A3" w:rsidRDefault="0078214F" w:rsidP="0078214F">
      <w:pPr>
        <w:pStyle w:val="Code"/>
        <w:rPr>
          <w:highlight w:val="white"/>
          <w:lang w:val="en-GB"/>
        </w:rPr>
      </w:pPr>
    </w:p>
    <w:p w14:paraId="65036392"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4E0FBB9E" w14:textId="77777777" w:rsidR="0078214F" w:rsidRPr="00D822A3" w:rsidRDefault="0078214F" w:rsidP="0078214F">
      <w:pPr>
        <w:pStyle w:val="Code"/>
        <w:rPr>
          <w:highlight w:val="white"/>
          <w:lang w:val="en-GB"/>
        </w:rPr>
      </w:pPr>
      <w:r w:rsidRPr="00D822A3">
        <w:rPr>
          <w:highlight w:val="white"/>
          <w:lang w:val="en-GB"/>
        </w:rPr>
        <w:t>}</w:t>
      </w:r>
    </w:p>
    <w:p w14:paraId="4C9D8599" w14:textId="77777777" w:rsidR="0078214F" w:rsidRPr="00D822A3" w:rsidRDefault="0078214F" w:rsidP="0078214F">
      <w:pPr>
        <w:pStyle w:val="Code"/>
        <w:rPr>
          <w:highlight w:val="white"/>
          <w:lang w:val="en-GB"/>
        </w:rPr>
      </w:pPr>
    </w:p>
    <w:p w14:paraId="521B1952" w14:textId="77777777" w:rsidR="0078214F" w:rsidRPr="00D822A3" w:rsidRDefault="0078214F" w:rsidP="0078214F">
      <w:pPr>
        <w:pStyle w:val="Code"/>
        <w:rPr>
          <w:highlight w:val="white"/>
          <w:lang w:val="en-GB"/>
        </w:rPr>
      </w:pPr>
      <w:r w:rsidRPr="00D822A3">
        <w:rPr>
          <w:highlight w:val="white"/>
          <w:lang w:val="en-GB"/>
        </w:rPr>
        <w:lastRenderedPageBreak/>
        <w:t>char* strcat(char* target, const char* source) {</w:t>
      </w:r>
    </w:p>
    <w:p w14:paraId="74A7375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E036C5C"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7460D837" w14:textId="77777777" w:rsidR="0078214F" w:rsidRPr="00D822A3" w:rsidRDefault="0078214F" w:rsidP="0078214F">
      <w:pPr>
        <w:pStyle w:val="Code"/>
        <w:rPr>
          <w:highlight w:val="white"/>
          <w:lang w:val="en-GB"/>
        </w:rPr>
      </w:pPr>
    </w:p>
    <w:p w14:paraId="4253AB2B"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EDA6DC2"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CB17CD9" w14:textId="77777777" w:rsidR="0078214F" w:rsidRPr="00D822A3" w:rsidRDefault="0078214F" w:rsidP="0078214F">
      <w:pPr>
        <w:pStyle w:val="Code"/>
        <w:rPr>
          <w:highlight w:val="white"/>
          <w:lang w:val="en-GB"/>
        </w:rPr>
      </w:pPr>
      <w:r w:rsidRPr="00D822A3">
        <w:rPr>
          <w:highlight w:val="white"/>
          <w:lang w:val="en-GB"/>
        </w:rPr>
        <w:t xml:space="preserve">  }</w:t>
      </w:r>
    </w:p>
    <w:p w14:paraId="000F74B7" w14:textId="77777777" w:rsidR="0078214F" w:rsidRPr="00D822A3" w:rsidRDefault="0078214F" w:rsidP="0078214F">
      <w:pPr>
        <w:pStyle w:val="Code"/>
        <w:rPr>
          <w:highlight w:val="white"/>
          <w:lang w:val="en-GB"/>
        </w:rPr>
      </w:pPr>
    </w:p>
    <w:p w14:paraId="6BFD48D3" w14:textId="77777777" w:rsidR="0078214F" w:rsidRPr="00D822A3" w:rsidRDefault="0078214F" w:rsidP="0078214F">
      <w:pPr>
        <w:pStyle w:val="Code"/>
        <w:rPr>
          <w:highlight w:val="white"/>
          <w:lang w:val="en-GB"/>
        </w:rPr>
      </w:pPr>
      <w:r w:rsidRPr="00D822A3">
        <w:rPr>
          <w:highlight w:val="white"/>
          <w:lang w:val="en-GB"/>
        </w:rPr>
        <w:t xml:space="preserve">  target[targetLength + index] = '\0';</w:t>
      </w:r>
    </w:p>
    <w:p w14:paraId="6EDFB745"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1786B9D8" w14:textId="77777777" w:rsidR="0078214F" w:rsidRPr="00D822A3" w:rsidRDefault="0078214F" w:rsidP="0078214F">
      <w:pPr>
        <w:pStyle w:val="Code"/>
        <w:rPr>
          <w:highlight w:val="white"/>
          <w:lang w:val="en-GB"/>
        </w:rPr>
      </w:pPr>
      <w:r w:rsidRPr="00D822A3">
        <w:rPr>
          <w:highlight w:val="white"/>
          <w:lang w:val="en-GB"/>
        </w:rPr>
        <w:t>}</w:t>
      </w:r>
    </w:p>
    <w:p w14:paraId="26945CFA" w14:textId="77777777" w:rsidR="0078214F" w:rsidRPr="00D822A3" w:rsidRDefault="0078214F" w:rsidP="0078214F">
      <w:pPr>
        <w:pStyle w:val="Code"/>
        <w:rPr>
          <w:highlight w:val="white"/>
          <w:lang w:val="en-GB"/>
        </w:rPr>
      </w:pPr>
    </w:p>
    <w:p w14:paraId="24BF9D91" w14:textId="77777777" w:rsidR="0078214F" w:rsidRPr="00D822A3" w:rsidRDefault="0078214F" w:rsidP="0078214F">
      <w:pPr>
        <w:pStyle w:val="Code"/>
        <w:rPr>
          <w:highlight w:val="white"/>
          <w:lang w:val="en-GB"/>
        </w:rPr>
      </w:pPr>
      <w:r w:rsidRPr="00D822A3">
        <w:rPr>
          <w:highlight w:val="white"/>
          <w:lang w:val="en-GB"/>
        </w:rPr>
        <w:t>char* strncat(char* target, const char* source, size_t size) {</w:t>
      </w:r>
    </w:p>
    <w:p w14:paraId="660C86BC"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999C9F2"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6BE4EEC0" w14:textId="77777777" w:rsidR="0078214F" w:rsidRPr="00D822A3" w:rsidRDefault="0078214F" w:rsidP="0078214F">
      <w:pPr>
        <w:pStyle w:val="Code"/>
        <w:rPr>
          <w:highlight w:val="white"/>
          <w:lang w:val="en-GB"/>
        </w:rPr>
      </w:pPr>
    </w:p>
    <w:p w14:paraId="48A83189" w14:textId="77777777" w:rsidR="0078214F" w:rsidRPr="00D822A3" w:rsidRDefault="0078214F" w:rsidP="0078214F">
      <w:pPr>
        <w:pStyle w:val="Code"/>
        <w:rPr>
          <w:highlight w:val="white"/>
          <w:lang w:val="en-GB"/>
        </w:rPr>
      </w:pPr>
      <w:r w:rsidRPr="00D822A3">
        <w:rPr>
          <w:highlight w:val="white"/>
          <w:lang w:val="en-GB"/>
        </w:rPr>
        <w:t xml:space="preserve">  for (index = 0; (index &lt; (size - 1)) &amp;&amp; (source[index] != '\0'); ++index) {</w:t>
      </w:r>
    </w:p>
    <w:p w14:paraId="77814349"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4FF44A7" w14:textId="77777777" w:rsidR="0078214F" w:rsidRPr="00D822A3" w:rsidRDefault="0078214F" w:rsidP="0078214F">
      <w:pPr>
        <w:pStyle w:val="Code"/>
        <w:rPr>
          <w:highlight w:val="white"/>
          <w:lang w:val="en-GB"/>
        </w:rPr>
      </w:pPr>
      <w:r w:rsidRPr="00D822A3">
        <w:rPr>
          <w:highlight w:val="white"/>
          <w:lang w:val="en-GB"/>
        </w:rPr>
        <w:t xml:space="preserve">  }</w:t>
      </w:r>
    </w:p>
    <w:p w14:paraId="3FF97B55" w14:textId="77777777" w:rsidR="0078214F" w:rsidRPr="00D822A3" w:rsidRDefault="0078214F" w:rsidP="0078214F">
      <w:pPr>
        <w:pStyle w:val="Code"/>
        <w:rPr>
          <w:highlight w:val="white"/>
          <w:lang w:val="en-GB"/>
        </w:rPr>
      </w:pPr>
    </w:p>
    <w:p w14:paraId="60FD3C5A" w14:textId="77777777" w:rsidR="0078214F" w:rsidRPr="00D822A3" w:rsidRDefault="0078214F" w:rsidP="0078214F">
      <w:pPr>
        <w:pStyle w:val="Code"/>
        <w:rPr>
          <w:highlight w:val="white"/>
          <w:lang w:val="en-GB"/>
        </w:rPr>
      </w:pPr>
      <w:r w:rsidRPr="00D822A3">
        <w:rPr>
          <w:highlight w:val="white"/>
          <w:lang w:val="en-GB"/>
        </w:rPr>
        <w:t xml:space="preserve">  target[targetLength + size - 1] = '\0';</w:t>
      </w:r>
    </w:p>
    <w:p w14:paraId="6E0125AE"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3D0F6E03" w14:textId="77777777" w:rsidR="0078214F" w:rsidRPr="00D822A3" w:rsidRDefault="0078214F" w:rsidP="0078214F">
      <w:pPr>
        <w:pStyle w:val="Code"/>
        <w:rPr>
          <w:highlight w:val="white"/>
          <w:lang w:val="en-GB"/>
        </w:rPr>
      </w:pPr>
      <w:r w:rsidRPr="00D822A3">
        <w:rPr>
          <w:highlight w:val="white"/>
          <w:lang w:val="en-GB"/>
        </w:rPr>
        <w:t>}</w:t>
      </w:r>
    </w:p>
    <w:p w14:paraId="13FC2EDA" w14:textId="77777777" w:rsidR="0078214F" w:rsidRPr="00D822A3" w:rsidRDefault="0078214F" w:rsidP="0078214F">
      <w:pPr>
        <w:pStyle w:val="Code"/>
        <w:rPr>
          <w:highlight w:val="white"/>
          <w:lang w:val="en-GB"/>
        </w:rPr>
      </w:pPr>
    </w:p>
    <w:p w14:paraId="4C9E18CB" w14:textId="77777777" w:rsidR="0078214F" w:rsidRPr="00D822A3" w:rsidRDefault="0078214F" w:rsidP="0078214F">
      <w:pPr>
        <w:pStyle w:val="Code"/>
        <w:rPr>
          <w:highlight w:val="white"/>
          <w:lang w:val="en-GB"/>
        </w:rPr>
      </w:pPr>
      <w:r w:rsidRPr="00D822A3">
        <w:rPr>
          <w:highlight w:val="white"/>
          <w:lang w:val="en-GB"/>
        </w:rPr>
        <w:t>int strcmp(const char* left, const char* right) {</w:t>
      </w:r>
    </w:p>
    <w:p w14:paraId="6829F50B"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CAA83E9" w14:textId="77777777" w:rsidR="0078214F" w:rsidRPr="00D822A3" w:rsidRDefault="0078214F" w:rsidP="0078214F">
      <w:pPr>
        <w:pStyle w:val="Code"/>
        <w:rPr>
          <w:highlight w:val="white"/>
          <w:lang w:val="en-GB"/>
        </w:rPr>
      </w:pPr>
    </w:p>
    <w:p w14:paraId="24933E1D" w14:textId="77777777" w:rsidR="0078214F" w:rsidRPr="00D822A3" w:rsidRDefault="0078214F" w:rsidP="0078214F">
      <w:pPr>
        <w:pStyle w:val="Code"/>
        <w:rPr>
          <w:highlight w:val="white"/>
          <w:lang w:val="en-GB"/>
        </w:rPr>
      </w:pPr>
      <w:r w:rsidRPr="00D822A3">
        <w:rPr>
          <w:highlight w:val="white"/>
          <w:lang w:val="en-GB"/>
        </w:rPr>
        <w:t xml:space="preserve">  for (index = 0; TRUE; ++index) {</w:t>
      </w:r>
    </w:p>
    <w:p w14:paraId="3FC2A86A"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29C3C818" w14:textId="77777777" w:rsidR="0078214F" w:rsidRPr="00D822A3" w:rsidRDefault="0078214F" w:rsidP="0078214F">
      <w:pPr>
        <w:pStyle w:val="Code"/>
        <w:rPr>
          <w:highlight w:val="white"/>
          <w:lang w:val="en-GB"/>
        </w:rPr>
      </w:pPr>
      <w:r w:rsidRPr="00D822A3">
        <w:rPr>
          <w:highlight w:val="white"/>
          <w:lang w:val="en-GB"/>
        </w:rPr>
        <w:t xml:space="preserve">      return 0;</w:t>
      </w:r>
    </w:p>
    <w:p w14:paraId="56E01589" w14:textId="77777777" w:rsidR="0078214F" w:rsidRPr="00D822A3" w:rsidRDefault="0078214F" w:rsidP="0078214F">
      <w:pPr>
        <w:pStyle w:val="Code"/>
        <w:rPr>
          <w:highlight w:val="white"/>
          <w:lang w:val="en-GB"/>
        </w:rPr>
      </w:pPr>
      <w:r w:rsidRPr="00D822A3">
        <w:rPr>
          <w:highlight w:val="white"/>
          <w:lang w:val="en-GB"/>
        </w:rPr>
        <w:t xml:space="preserve">    }</w:t>
      </w:r>
    </w:p>
    <w:p w14:paraId="6DA71A49"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3EA8437A" w14:textId="77777777" w:rsidR="0078214F" w:rsidRPr="00D822A3" w:rsidRDefault="0078214F" w:rsidP="0078214F">
      <w:pPr>
        <w:pStyle w:val="Code"/>
        <w:rPr>
          <w:highlight w:val="white"/>
          <w:lang w:val="en-GB"/>
        </w:rPr>
      </w:pPr>
      <w:r w:rsidRPr="00D822A3">
        <w:rPr>
          <w:highlight w:val="white"/>
          <w:lang w:val="en-GB"/>
        </w:rPr>
        <w:t xml:space="preserve">      return -1;</w:t>
      </w:r>
    </w:p>
    <w:p w14:paraId="58317AF5" w14:textId="77777777" w:rsidR="0078214F" w:rsidRPr="00D822A3" w:rsidRDefault="0078214F" w:rsidP="0078214F">
      <w:pPr>
        <w:pStyle w:val="Code"/>
        <w:rPr>
          <w:highlight w:val="white"/>
          <w:lang w:val="en-GB"/>
        </w:rPr>
      </w:pPr>
      <w:r w:rsidRPr="00D822A3">
        <w:rPr>
          <w:highlight w:val="white"/>
          <w:lang w:val="en-GB"/>
        </w:rPr>
        <w:t xml:space="preserve">    }</w:t>
      </w:r>
    </w:p>
    <w:p w14:paraId="7D46E876"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2450E071" w14:textId="77777777" w:rsidR="0078214F" w:rsidRPr="00D822A3" w:rsidRDefault="0078214F" w:rsidP="0078214F">
      <w:pPr>
        <w:pStyle w:val="Code"/>
        <w:rPr>
          <w:highlight w:val="white"/>
          <w:lang w:val="en-GB"/>
        </w:rPr>
      </w:pPr>
      <w:r w:rsidRPr="00D822A3">
        <w:rPr>
          <w:highlight w:val="white"/>
          <w:lang w:val="en-GB"/>
        </w:rPr>
        <w:t xml:space="preserve">      return 1;</w:t>
      </w:r>
    </w:p>
    <w:p w14:paraId="4DBF2657" w14:textId="77777777" w:rsidR="0078214F" w:rsidRPr="00D822A3" w:rsidRDefault="0078214F" w:rsidP="0078214F">
      <w:pPr>
        <w:pStyle w:val="Code"/>
        <w:rPr>
          <w:highlight w:val="white"/>
          <w:lang w:val="en-GB"/>
        </w:rPr>
      </w:pPr>
      <w:r w:rsidRPr="00D822A3">
        <w:rPr>
          <w:highlight w:val="white"/>
          <w:lang w:val="en-GB"/>
        </w:rPr>
        <w:t xml:space="preserve">    }</w:t>
      </w:r>
    </w:p>
    <w:p w14:paraId="392EC8E6"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52DDEB9B" w14:textId="77777777" w:rsidR="0078214F" w:rsidRPr="00D822A3" w:rsidRDefault="0078214F" w:rsidP="0078214F">
      <w:pPr>
        <w:pStyle w:val="Code"/>
        <w:rPr>
          <w:highlight w:val="white"/>
          <w:lang w:val="en-GB"/>
        </w:rPr>
      </w:pPr>
      <w:r w:rsidRPr="00D822A3">
        <w:rPr>
          <w:highlight w:val="white"/>
          <w:lang w:val="en-GB"/>
        </w:rPr>
        <w:t xml:space="preserve">      return -1;</w:t>
      </w:r>
    </w:p>
    <w:p w14:paraId="26A48129" w14:textId="77777777" w:rsidR="0078214F" w:rsidRPr="00D822A3" w:rsidRDefault="0078214F" w:rsidP="0078214F">
      <w:pPr>
        <w:pStyle w:val="Code"/>
        <w:rPr>
          <w:highlight w:val="white"/>
          <w:lang w:val="en-GB"/>
        </w:rPr>
      </w:pPr>
      <w:r w:rsidRPr="00D822A3">
        <w:rPr>
          <w:highlight w:val="white"/>
          <w:lang w:val="en-GB"/>
        </w:rPr>
        <w:t xml:space="preserve">    }</w:t>
      </w:r>
    </w:p>
    <w:p w14:paraId="0FFBD24C"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4ABF5D43" w14:textId="77777777" w:rsidR="0078214F" w:rsidRPr="00D822A3" w:rsidRDefault="0078214F" w:rsidP="0078214F">
      <w:pPr>
        <w:pStyle w:val="Code"/>
        <w:rPr>
          <w:highlight w:val="white"/>
          <w:lang w:val="en-GB"/>
        </w:rPr>
      </w:pPr>
      <w:r w:rsidRPr="00D822A3">
        <w:rPr>
          <w:highlight w:val="white"/>
          <w:lang w:val="en-GB"/>
        </w:rPr>
        <w:t xml:space="preserve">      return 1;</w:t>
      </w:r>
    </w:p>
    <w:p w14:paraId="2A69C143" w14:textId="77777777" w:rsidR="0078214F" w:rsidRPr="00D822A3" w:rsidRDefault="0078214F" w:rsidP="0078214F">
      <w:pPr>
        <w:pStyle w:val="Code"/>
        <w:rPr>
          <w:highlight w:val="white"/>
          <w:lang w:val="en-GB"/>
        </w:rPr>
      </w:pPr>
      <w:r w:rsidRPr="00D822A3">
        <w:rPr>
          <w:highlight w:val="white"/>
          <w:lang w:val="en-GB"/>
        </w:rPr>
        <w:t xml:space="preserve">    }</w:t>
      </w:r>
    </w:p>
    <w:p w14:paraId="3627ECB9" w14:textId="77777777" w:rsidR="0078214F" w:rsidRPr="00D822A3" w:rsidRDefault="0078214F" w:rsidP="0078214F">
      <w:pPr>
        <w:pStyle w:val="Code"/>
        <w:rPr>
          <w:highlight w:val="white"/>
          <w:lang w:val="en-GB"/>
        </w:rPr>
      </w:pPr>
      <w:r w:rsidRPr="00D822A3">
        <w:rPr>
          <w:highlight w:val="white"/>
          <w:lang w:val="en-GB"/>
        </w:rPr>
        <w:t xml:space="preserve">  }</w:t>
      </w:r>
    </w:p>
    <w:p w14:paraId="4269AA25" w14:textId="77777777" w:rsidR="0078214F" w:rsidRPr="00D822A3" w:rsidRDefault="0078214F" w:rsidP="0078214F">
      <w:pPr>
        <w:pStyle w:val="Code"/>
        <w:rPr>
          <w:highlight w:val="white"/>
          <w:lang w:val="en-GB"/>
        </w:rPr>
      </w:pPr>
      <w:r w:rsidRPr="00D822A3">
        <w:rPr>
          <w:highlight w:val="white"/>
          <w:lang w:val="en-GB"/>
        </w:rPr>
        <w:t>}</w:t>
      </w:r>
    </w:p>
    <w:p w14:paraId="6AB11B84" w14:textId="77777777" w:rsidR="0078214F" w:rsidRPr="00D822A3"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lang w:val="en-GB"/>
        </w:rPr>
      </w:pPr>
    </w:p>
    <w:p w14:paraId="27797B22" w14:textId="77777777" w:rsidR="0078214F" w:rsidRPr="00D822A3" w:rsidRDefault="0078214F" w:rsidP="0078214F">
      <w:pPr>
        <w:pStyle w:val="Code"/>
        <w:rPr>
          <w:highlight w:val="white"/>
          <w:lang w:val="en-GB"/>
        </w:rPr>
      </w:pPr>
      <w:r w:rsidRPr="00D822A3">
        <w:rPr>
          <w:highlight w:val="white"/>
          <w:lang w:val="en-GB"/>
        </w:rPr>
        <w:t>int strncmp(const char* left, const char* right, size_t size) {</w:t>
      </w:r>
    </w:p>
    <w:p w14:paraId="7A759B9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CDE102D" w14:textId="77777777" w:rsidR="0078214F" w:rsidRPr="00D822A3" w:rsidRDefault="0078214F" w:rsidP="0078214F">
      <w:pPr>
        <w:pStyle w:val="Code"/>
        <w:rPr>
          <w:highlight w:val="white"/>
          <w:lang w:val="en-GB"/>
        </w:rPr>
      </w:pPr>
    </w:p>
    <w:p w14:paraId="3E1F439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50720A38"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41FEEFEB" w14:textId="77777777" w:rsidR="0078214F" w:rsidRPr="00D822A3" w:rsidRDefault="0078214F" w:rsidP="0078214F">
      <w:pPr>
        <w:pStyle w:val="Code"/>
        <w:rPr>
          <w:highlight w:val="white"/>
          <w:lang w:val="en-GB"/>
        </w:rPr>
      </w:pPr>
      <w:r w:rsidRPr="00D822A3">
        <w:rPr>
          <w:highlight w:val="white"/>
          <w:lang w:val="en-GB"/>
        </w:rPr>
        <w:t xml:space="preserve">      return 0;</w:t>
      </w:r>
    </w:p>
    <w:p w14:paraId="6C46E196" w14:textId="77777777" w:rsidR="0078214F" w:rsidRPr="00D822A3" w:rsidRDefault="0078214F" w:rsidP="0078214F">
      <w:pPr>
        <w:pStyle w:val="Code"/>
        <w:rPr>
          <w:highlight w:val="white"/>
          <w:lang w:val="en-GB"/>
        </w:rPr>
      </w:pPr>
      <w:r w:rsidRPr="00D822A3">
        <w:rPr>
          <w:highlight w:val="white"/>
          <w:lang w:val="en-GB"/>
        </w:rPr>
        <w:t xml:space="preserve">    }</w:t>
      </w:r>
    </w:p>
    <w:p w14:paraId="764921D0"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6EA31F2C" w14:textId="77777777" w:rsidR="0078214F" w:rsidRPr="00D822A3" w:rsidRDefault="0078214F" w:rsidP="0078214F">
      <w:pPr>
        <w:pStyle w:val="Code"/>
        <w:rPr>
          <w:highlight w:val="white"/>
          <w:lang w:val="en-GB"/>
        </w:rPr>
      </w:pPr>
      <w:r w:rsidRPr="00D822A3">
        <w:rPr>
          <w:highlight w:val="white"/>
          <w:lang w:val="en-GB"/>
        </w:rPr>
        <w:t xml:space="preserve">      return -1;</w:t>
      </w:r>
    </w:p>
    <w:p w14:paraId="02EFC982" w14:textId="77777777" w:rsidR="0078214F" w:rsidRPr="00D822A3" w:rsidRDefault="0078214F" w:rsidP="0078214F">
      <w:pPr>
        <w:pStyle w:val="Code"/>
        <w:rPr>
          <w:highlight w:val="white"/>
          <w:lang w:val="en-GB"/>
        </w:rPr>
      </w:pPr>
      <w:r w:rsidRPr="00D822A3">
        <w:rPr>
          <w:highlight w:val="white"/>
          <w:lang w:val="en-GB"/>
        </w:rPr>
        <w:t xml:space="preserve">    }</w:t>
      </w:r>
    </w:p>
    <w:p w14:paraId="441230B5"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08E3573E" w14:textId="77777777" w:rsidR="0078214F" w:rsidRPr="00D822A3" w:rsidRDefault="0078214F" w:rsidP="0078214F">
      <w:pPr>
        <w:pStyle w:val="Code"/>
        <w:rPr>
          <w:highlight w:val="white"/>
          <w:lang w:val="en-GB"/>
        </w:rPr>
      </w:pPr>
      <w:r w:rsidRPr="00D822A3">
        <w:rPr>
          <w:highlight w:val="white"/>
          <w:lang w:val="en-GB"/>
        </w:rPr>
        <w:lastRenderedPageBreak/>
        <w:t xml:space="preserve">      return 1;</w:t>
      </w:r>
    </w:p>
    <w:p w14:paraId="14969495" w14:textId="77777777" w:rsidR="0078214F" w:rsidRPr="00D822A3" w:rsidRDefault="0078214F" w:rsidP="0078214F">
      <w:pPr>
        <w:pStyle w:val="Code"/>
        <w:rPr>
          <w:highlight w:val="white"/>
          <w:lang w:val="en-GB"/>
        </w:rPr>
      </w:pPr>
      <w:r w:rsidRPr="00D822A3">
        <w:rPr>
          <w:highlight w:val="white"/>
          <w:lang w:val="en-GB"/>
        </w:rPr>
        <w:t xml:space="preserve">    }</w:t>
      </w:r>
    </w:p>
    <w:p w14:paraId="6FCECE4D"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6BCD4653" w14:textId="77777777" w:rsidR="0078214F" w:rsidRPr="00D822A3" w:rsidRDefault="0078214F" w:rsidP="0078214F">
      <w:pPr>
        <w:pStyle w:val="Code"/>
        <w:rPr>
          <w:highlight w:val="white"/>
          <w:lang w:val="en-GB"/>
        </w:rPr>
      </w:pPr>
      <w:r w:rsidRPr="00D822A3">
        <w:rPr>
          <w:highlight w:val="white"/>
          <w:lang w:val="en-GB"/>
        </w:rPr>
        <w:t xml:space="preserve">      return -1;</w:t>
      </w:r>
    </w:p>
    <w:p w14:paraId="3D0FBCCA" w14:textId="77777777" w:rsidR="0078214F" w:rsidRPr="00D822A3" w:rsidRDefault="0078214F" w:rsidP="0078214F">
      <w:pPr>
        <w:pStyle w:val="Code"/>
        <w:rPr>
          <w:highlight w:val="white"/>
          <w:lang w:val="en-GB"/>
        </w:rPr>
      </w:pPr>
      <w:r w:rsidRPr="00D822A3">
        <w:rPr>
          <w:highlight w:val="white"/>
          <w:lang w:val="en-GB"/>
        </w:rPr>
        <w:t xml:space="preserve">    }</w:t>
      </w:r>
    </w:p>
    <w:p w14:paraId="1FCA54BF"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3021E22E" w14:textId="77777777" w:rsidR="0078214F" w:rsidRPr="00D822A3" w:rsidRDefault="0078214F" w:rsidP="0078214F">
      <w:pPr>
        <w:pStyle w:val="Code"/>
        <w:rPr>
          <w:highlight w:val="white"/>
          <w:lang w:val="en-GB"/>
        </w:rPr>
      </w:pPr>
      <w:r w:rsidRPr="00D822A3">
        <w:rPr>
          <w:highlight w:val="white"/>
          <w:lang w:val="en-GB"/>
        </w:rPr>
        <w:t xml:space="preserve">      return 1;</w:t>
      </w:r>
    </w:p>
    <w:p w14:paraId="1EEEBA6E" w14:textId="77777777" w:rsidR="0078214F" w:rsidRPr="00D822A3" w:rsidRDefault="0078214F" w:rsidP="0078214F">
      <w:pPr>
        <w:pStyle w:val="Code"/>
        <w:rPr>
          <w:highlight w:val="white"/>
          <w:lang w:val="en-GB"/>
        </w:rPr>
      </w:pPr>
      <w:r w:rsidRPr="00D822A3">
        <w:rPr>
          <w:highlight w:val="white"/>
          <w:lang w:val="en-GB"/>
        </w:rPr>
        <w:t xml:space="preserve">    }</w:t>
      </w:r>
    </w:p>
    <w:p w14:paraId="4772DEE2" w14:textId="77777777" w:rsidR="0078214F" w:rsidRPr="00D822A3" w:rsidRDefault="0078214F" w:rsidP="0078214F">
      <w:pPr>
        <w:pStyle w:val="Code"/>
        <w:rPr>
          <w:highlight w:val="white"/>
          <w:lang w:val="en-GB"/>
        </w:rPr>
      </w:pPr>
      <w:r w:rsidRPr="00D822A3">
        <w:rPr>
          <w:highlight w:val="white"/>
          <w:lang w:val="en-GB"/>
        </w:rPr>
        <w:t xml:space="preserve">  }</w:t>
      </w:r>
    </w:p>
    <w:p w14:paraId="1CDD6489" w14:textId="77777777" w:rsidR="0078214F" w:rsidRPr="00D822A3" w:rsidRDefault="0078214F" w:rsidP="0078214F">
      <w:pPr>
        <w:pStyle w:val="Code"/>
        <w:rPr>
          <w:highlight w:val="white"/>
          <w:lang w:val="en-GB"/>
        </w:rPr>
      </w:pPr>
    </w:p>
    <w:p w14:paraId="7466ACD7" w14:textId="77777777" w:rsidR="0078214F" w:rsidRPr="00D822A3" w:rsidRDefault="0078214F" w:rsidP="0078214F">
      <w:pPr>
        <w:pStyle w:val="Code"/>
        <w:rPr>
          <w:highlight w:val="white"/>
          <w:lang w:val="en-GB"/>
        </w:rPr>
      </w:pPr>
      <w:r w:rsidRPr="00D822A3">
        <w:rPr>
          <w:highlight w:val="white"/>
          <w:lang w:val="en-GB"/>
        </w:rPr>
        <w:t xml:space="preserve">  return 0;</w:t>
      </w:r>
    </w:p>
    <w:p w14:paraId="2201A27A" w14:textId="77777777" w:rsidR="0078214F" w:rsidRPr="00D822A3" w:rsidRDefault="0078214F" w:rsidP="0078214F">
      <w:pPr>
        <w:pStyle w:val="Code"/>
        <w:rPr>
          <w:highlight w:val="white"/>
          <w:lang w:val="en-GB"/>
        </w:rPr>
      </w:pPr>
      <w:r w:rsidRPr="00D822A3">
        <w:rPr>
          <w:highlight w:val="white"/>
          <w:lang w:val="en-GB"/>
        </w:rPr>
        <w:t>}</w:t>
      </w:r>
    </w:p>
    <w:p w14:paraId="33C2EB3A" w14:textId="77777777" w:rsidR="0078214F" w:rsidRPr="00D822A3" w:rsidRDefault="0078214F" w:rsidP="0078214F">
      <w:pPr>
        <w:pStyle w:val="Code"/>
        <w:rPr>
          <w:highlight w:val="white"/>
          <w:lang w:val="en-GB"/>
        </w:rPr>
      </w:pPr>
    </w:p>
    <w:p w14:paraId="57C6DFCB" w14:textId="77777777" w:rsidR="0078214F" w:rsidRPr="00D822A3" w:rsidRDefault="0078214F" w:rsidP="0078214F">
      <w:pPr>
        <w:pStyle w:val="Code"/>
        <w:rPr>
          <w:highlight w:val="white"/>
          <w:lang w:val="en-GB"/>
        </w:rPr>
      </w:pPr>
      <w:r w:rsidRPr="00D822A3">
        <w:rPr>
          <w:highlight w:val="white"/>
          <w:lang w:val="en-GB"/>
        </w:rPr>
        <w:t>char* strchr(const char* text, int i) {</w:t>
      </w:r>
    </w:p>
    <w:p w14:paraId="038452C8"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668629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D9A89C6" w14:textId="77777777" w:rsidR="0078214F" w:rsidRPr="00D822A3" w:rsidRDefault="0078214F" w:rsidP="0078214F">
      <w:pPr>
        <w:pStyle w:val="Code"/>
        <w:rPr>
          <w:highlight w:val="white"/>
          <w:lang w:val="en-GB"/>
        </w:rPr>
      </w:pPr>
    </w:p>
    <w:p w14:paraId="5CA4721B"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BBA5558"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2668DB26" w14:textId="77777777" w:rsidR="0078214F" w:rsidRPr="00D822A3" w:rsidRDefault="0078214F" w:rsidP="0078214F">
      <w:pPr>
        <w:pStyle w:val="Code"/>
        <w:rPr>
          <w:highlight w:val="white"/>
          <w:lang w:val="en-GB"/>
        </w:rPr>
      </w:pPr>
      <w:r w:rsidRPr="00D822A3">
        <w:rPr>
          <w:highlight w:val="white"/>
          <w:lang w:val="en-GB"/>
        </w:rPr>
        <w:t xml:space="preserve">      return &amp;text[index];</w:t>
      </w:r>
    </w:p>
    <w:p w14:paraId="1FAC13E7" w14:textId="77777777" w:rsidR="0078214F" w:rsidRPr="00D822A3" w:rsidRDefault="0078214F" w:rsidP="0078214F">
      <w:pPr>
        <w:pStyle w:val="Code"/>
        <w:rPr>
          <w:highlight w:val="white"/>
          <w:lang w:val="en-GB"/>
        </w:rPr>
      </w:pPr>
      <w:r w:rsidRPr="00D822A3">
        <w:rPr>
          <w:highlight w:val="white"/>
          <w:lang w:val="en-GB"/>
        </w:rPr>
        <w:t xml:space="preserve">    }</w:t>
      </w:r>
    </w:p>
    <w:p w14:paraId="27844941" w14:textId="77777777" w:rsidR="0078214F" w:rsidRPr="00D822A3" w:rsidRDefault="0078214F" w:rsidP="0078214F">
      <w:pPr>
        <w:pStyle w:val="Code"/>
        <w:rPr>
          <w:highlight w:val="white"/>
          <w:lang w:val="en-GB"/>
        </w:rPr>
      </w:pPr>
      <w:r w:rsidRPr="00D822A3">
        <w:rPr>
          <w:highlight w:val="white"/>
          <w:lang w:val="en-GB"/>
        </w:rPr>
        <w:t xml:space="preserve">  }</w:t>
      </w:r>
    </w:p>
    <w:p w14:paraId="18FB0F45" w14:textId="77777777" w:rsidR="0078214F" w:rsidRPr="00D822A3" w:rsidRDefault="0078214F" w:rsidP="0078214F">
      <w:pPr>
        <w:pStyle w:val="Code"/>
        <w:rPr>
          <w:highlight w:val="white"/>
          <w:lang w:val="en-GB"/>
        </w:rPr>
      </w:pPr>
    </w:p>
    <w:p w14:paraId="72857692"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522BB33" w14:textId="77777777" w:rsidR="0078214F" w:rsidRPr="00D822A3" w:rsidRDefault="0078214F" w:rsidP="0078214F">
      <w:pPr>
        <w:pStyle w:val="Code"/>
        <w:rPr>
          <w:highlight w:val="white"/>
          <w:lang w:val="en-GB"/>
        </w:rPr>
      </w:pPr>
      <w:r w:rsidRPr="00D822A3">
        <w:rPr>
          <w:highlight w:val="white"/>
          <w:lang w:val="en-GB"/>
        </w:rPr>
        <w:t>}</w:t>
      </w:r>
    </w:p>
    <w:p w14:paraId="20744642" w14:textId="77777777" w:rsidR="0078214F" w:rsidRPr="00D822A3" w:rsidRDefault="0078214F" w:rsidP="0078214F">
      <w:pPr>
        <w:pStyle w:val="Code"/>
        <w:rPr>
          <w:highlight w:val="white"/>
          <w:lang w:val="en-GB"/>
        </w:rPr>
      </w:pPr>
    </w:p>
    <w:p w14:paraId="27B80455" w14:textId="77777777" w:rsidR="0078214F" w:rsidRPr="00D822A3" w:rsidRDefault="0078214F" w:rsidP="0078214F">
      <w:pPr>
        <w:pStyle w:val="Code"/>
        <w:rPr>
          <w:highlight w:val="white"/>
          <w:lang w:val="en-GB"/>
        </w:rPr>
      </w:pPr>
      <w:r w:rsidRPr="00D822A3">
        <w:rPr>
          <w:highlight w:val="white"/>
          <w:lang w:val="en-GB"/>
        </w:rPr>
        <w:t>char* strrchr(const char* text, int i) {</w:t>
      </w:r>
    </w:p>
    <w:p w14:paraId="598AE6C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0C34498" w14:textId="77777777" w:rsidR="0078214F" w:rsidRPr="00D822A3" w:rsidRDefault="0078214F" w:rsidP="0078214F">
      <w:pPr>
        <w:pStyle w:val="Code"/>
        <w:rPr>
          <w:highlight w:val="white"/>
          <w:lang w:val="en-GB"/>
        </w:rPr>
      </w:pPr>
      <w:r w:rsidRPr="00D822A3">
        <w:rPr>
          <w:highlight w:val="white"/>
          <w:lang w:val="en-GB"/>
        </w:rPr>
        <w:t xml:space="preserve">  char* result = NULL;</w:t>
      </w:r>
    </w:p>
    <w:p w14:paraId="1E2B43D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7CD5CFDD" w14:textId="77777777" w:rsidR="0078214F" w:rsidRPr="00D822A3" w:rsidRDefault="0078214F" w:rsidP="0078214F">
      <w:pPr>
        <w:pStyle w:val="Code"/>
        <w:rPr>
          <w:highlight w:val="white"/>
          <w:lang w:val="en-GB"/>
        </w:rPr>
      </w:pPr>
    </w:p>
    <w:p w14:paraId="319445CD"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0468E56"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4DCF29F2" w14:textId="77777777" w:rsidR="0078214F" w:rsidRPr="00D822A3" w:rsidRDefault="0078214F" w:rsidP="0078214F">
      <w:pPr>
        <w:pStyle w:val="Code"/>
        <w:rPr>
          <w:highlight w:val="white"/>
          <w:lang w:val="en-GB"/>
        </w:rPr>
      </w:pPr>
      <w:r w:rsidRPr="00D822A3">
        <w:rPr>
          <w:highlight w:val="white"/>
          <w:lang w:val="en-GB"/>
        </w:rPr>
        <w:t xml:space="preserve">      result = &amp;text[index];</w:t>
      </w:r>
    </w:p>
    <w:p w14:paraId="1F89054E" w14:textId="77777777" w:rsidR="0078214F" w:rsidRPr="00D822A3" w:rsidRDefault="0078214F" w:rsidP="0078214F">
      <w:pPr>
        <w:pStyle w:val="Code"/>
        <w:rPr>
          <w:highlight w:val="white"/>
          <w:lang w:val="en-GB"/>
        </w:rPr>
      </w:pPr>
      <w:r w:rsidRPr="00D822A3">
        <w:rPr>
          <w:highlight w:val="white"/>
          <w:lang w:val="en-GB"/>
        </w:rPr>
        <w:t xml:space="preserve">    }</w:t>
      </w:r>
    </w:p>
    <w:p w14:paraId="669D3363" w14:textId="77777777" w:rsidR="0078214F" w:rsidRPr="00D822A3" w:rsidRDefault="0078214F" w:rsidP="0078214F">
      <w:pPr>
        <w:pStyle w:val="Code"/>
        <w:rPr>
          <w:highlight w:val="white"/>
          <w:lang w:val="en-GB"/>
        </w:rPr>
      </w:pPr>
      <w:r w:rsidRPr="00D822A3">
        <w:rPr>
          <w:highlight w:val="white"/>
          <w:lang w:val="en-GB"/>
        </w:rPr>
        <w:t xml:space="preserve">  }</w:t>
      </w:r>
    </w:p>
    <w:p w14:paraId="37C943B1" w14:textId="77777777" w:rsidR="0078214F" w:rsidRPr="00D822A3" w:rsidRDefault="0078214F" w:rsidP="0078214F">
      <w:pPr>
        <w:pStyle w:val="Code"/>
        <w:rPr>
          <w:highlight w:val="white"/>
          <w:lang w:val="en-GB"/>
        </w:rPr>
      </w:pPr>
    </w:p>
    <w:p w14:paraId="3F36B844" w14:textId="77777777" w:rsidR="0078214F" w:rsidRPr="00D822A3" w:rsidRDefault="0078214F" w:rsidP="0078214F">
      <w:pPr>
        <w:pStyle w:val="Code"/>
        <w:rPr>
          <w:highlight w:val="white"/>
          <w:lang w:val="en-GB"/>
        </w:rPr>
      </w:pPr>
      <w:r w:rsidRPr="00D822A3">
        <w:rPr>
          <w:highlight w:val="white"/>
          <w:lang w:val="en-GB"/>
        </w:rPr>
        <w:t xml:space="preserve">  return result;</w:t>
      </w:r>
    </w:p>
    <w:p w14:paraId="3147CFD0" w14:textId="77777777" w:rsidR="0078214F" w:rsidRPr="00D822A3" w:rsidRDefault="0078214F" w:rsidP="0078214F">
      <w:pPr>
        <w:pStyle w:val="Code"/>
        <w:rPr>
          <w:highlight w:val="white"/>
          <w:lang w:val="en-GB"/>
        </w:rPr>
      </w:pPr>
      <w:r w:rsidRPr="00D822A3">
        <w:rPr>
          <w:highlight w:val="white"/>
          <w:lang w:val="en-GB"/>
        </w:rPr>
        <w:t>}</w:t>
      </w:r>
    </w:p>
    <w:p w14:paraId="2AFC2080" w14:textId="77777777" w:rsidR="0078214F" w:rsidRPr="00D822A3" w:rsidRDefault="0078214F" w:rsidP="0078214F">
      <w:pPr>
        <w:pStyle w:val="Code"/>
        <w:rPr>
          <w:highlight w:val="white"/>
          <w:lang w:val="en-GB"/>
        </w:rPr>
      </w:pPr>
    </w:p>
    <w:p w14:paraId="2577A259" w14:textId="77777777" w:rsidR="0078214F" w:rsidRPr="00D822A3" w:rsidRDefault="0078214F" w:rsidP="0078214F">
      <w:pPr>
        <w:pStyle w:val="Code"/>
        <w:rPr>
          <w:highlight w:val="white"/>
          <w:lang w:val="en-GB"/>
        </w:rPr>
      </w:pPr>
      <w:r w:rsidRPr="00D822A3">
        <w:rPr>
          <w:highlight w:val="white"/>
          <w:lang w:val="en-GB"/>
        </w:rPr>
        <w:t>size_t strspn(const char* mainString, const char* charSet) {</w:t>
      </w:r>
    </w:p>
    <w:p w14:paraId="799BED9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F7DCED" w14:textId="77777777" w:rsidR="0078214F" w:rsidRPr="00D822A3" w:rsidRDefault="0078214F" w:rsidP="0078214F">
      <w:pPr>
        <w:pStyle w:val="Code"/>
        <w:rPr>
          <w:highlight w:val="white"/>
          <w:lang w:val="en-GB"/>
        </w:rPr>
      </w:pPr>
    </w:p>
    <w:p w14:paraId="58E36D27"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27DF5127"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D3912CB"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5192D67A" w14:textId="77777777" w:rsidR="0078214F" w:rsidRPr="00D822A3" w:rsidRDefault="0078214F" w:rsidP="0078214F">
      <w:pPr>
        <w:pStyle w:val="Code"/>
        <w:rPr>
          <w:highlight w:val="white"/>
          <w:lang w:val="en-GB"/>
        </w:rPr>
      </w:pPr>
      <w:r w:rsidRPr="00D822A3">
        <w:rPr>
          <w:highlight w:val="white"/>
          <w:lang w:val="en-GB"/>
        </w:rPr>
        <w:t xml:space="preserve">    }</w:t>
      </w:r>
    </w:p>
    <w:p w14:paraId="093AF345" w14:textId="77777777" w:rsidR="0078214F" w:rsidRPr="00D822A3" w:rsidRDefault="0078214F" w:rsidP="0078214F">
      <w:pPr>
        <w:pStyle w:val="Code"/>
        <w:rPr>
          <w:highlight w:val="white"/>
          <w:lang w:val="en-GB"/>
        </w:rPr>
      </w:pPr>
      <w:r w:rsidRPr="00D822A3">
        <w:rPr>
          <w:highlight w:val="white"/>
          <w:lang w:val="en-GB"/>
        </w:rPr>
        <w:t xml:space="preserve">  }</w:t>
      </w:r>
    </w:p>
    <w:p w14:paraId="35935597" w14:textId="77777777" w:rsidR="0078214F" w:rsidRPr="00D822A3" w:rsidRDefault="0078214F" w:rsidP="0078214F">
      <w:pPr>
        <w:pStyle w:val="Code"/>
        <w:rPr>
          <w:highlight w:val="white"/>
          <w:lang w:val="en-GB"/>
        </w:rPr>
      </w:pPr>
    </w:p>
    <w:p w14:paraId="70474C2F" w14:textId="77777777" w:rsidR="0078214F" w:rsidRPr="00D822A3" w:rsidRDefault="0078214F" w:rsidP="0078214F">
      <w:pPr>
        <w:pStyle w:val="Code"/>
        <w:rPr>
          <w:highlight w:val="white"/>
          <w:lang w:val="en-GB"/>
        </w:rPr>
      </w:pPr>
      <w:r w:rsidRPr="00D822A3">
        <w:rPr>
          <w:highlight w:val="white"/>
          <w:lang w:val="en-GB"/>
        </w:rPr>
        <w:t xml:space="preserve">  return -1;</w:t>
      </w:r>
    </w:p>
    <w:p w14:paraId="7A42881A" w14:textId="77777777" w:rsidR="0078214F" w:rsidRPr="00D822A3" w:rsidRDefault="0078214F" w:rsidP="0078214F">
      <w:pPr>
        <w:pStyle w:val="Code"/>
        <w:rPr>
          <w:highlight w:val="white"/>
          <w:lang w:val="en-GB"/>
        </w:rPr>
      </w:pPr>
      <w:r w:rsidRPr="00D822A3">
        <w:rPr>
          <w:highlight w:val="white"/>
          <w:lang w:val="en-GB"/>
        </w:rPr>
        <w:t>}</w:t>
      </w:r>
    </w:p>
    <w:p w14:paraId="656C5656" w14:textId="77777777" w:rsidR="0078214F" w:rsidRPr="00D822A3" w:rsidRDefault="0078214F" w:rsidP="0078214F">
      <w:pPr>
        <w:pStyle w:val="Code"/>
        <w:rPr>
          <w:highlight w:val="white"/>
          <w:lang w:val="en-GB"/>
        </w:rPr>
      </w:pPr>
    </w:p>
    <w:p w14:paraId="08391C0E" w14:textId="77777777" w:rsidR="0078214F" w:rsidRPr="00D822A3" w:rsidRDefault="0078214F" w:rsidP="0078214F">
      <w:pPr>
        <w:pStyle w:val="Code"/>
        <w:rPr>
          <w:highlight w:val="white"/>
          <w:lang w:val="en-GB"/>
        </w:rPr>
      </w:pPr>
      <w:r w:rsidRPr="00D822A3">
        <w:rPr>
          <w:highlight w:val="white"/>
          <w:lang w:val="en-GB"/>
        </w:rPr>
        <w:t>size_t strcspn(const char* mainString, const char* charSet) {</w:t>
      </w:r>
    </w:p>
    <w:p w14:paraId="11F5ED67"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2A13142" w14:textId="77777777" w:rsidR="0078214F" w:rsidRPr="00D822A3" w:rsidRDefault="0078214F" w:rsidP="0078214F">
      <w:pPr>
        <w:pStyle w:val="Code"/>
        <w:rPr>
          <w:highlight w:val="white"/>
          <w:lang w:val="en-GB"/>
        </w:rPr>
      </w:pPr>
    </w:p>
    <w:p w14:paraId="1CEB643B"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0D70E834"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F88D248" w14:textId="77777777" w:rsidR="0078214F" w:rsidRPr="00D822A3" w:rsidRDefault="0078214F" w:rsidP="0078214F">
      <w:pPr>
        <w:pStyle w:val="Code"/>
        <w:rPr>
          <w:highlight w:val="white"/>
          <w:lang w:val="en-GB"/>
        </w:rPr>
      </w:pPr>
      <w:r w:rsidRPr="00D822A3">
        <w:rPr>
          <w:highlight w:val="white"/>
          <w:lang w:val="en-GB"/>
        </w:rPr>
        <w:lastRenderedPageBreak/>
        <w:t xml:space="preserve">      return index;</w:t>
      </w:r>
    </w:p>
    <w:p w14:paraId="7EF7E141" w14:textId="77777777" w:rsidR="0078214F" w:rsidRPr="00D822A3" w:rsidRDefault="0078214F" w:rsidP="0078214F">
      <w:pPr>
        <w:pStyle w:val="Code"/>
        <w:rPr>
          <w:highlight w:val="white"/>
          <w:lang w:val="en-GB"/>
        </w:rPr>
      </w:pPr>
      <w:r w:rsidRPr="00D822A3">
        <w:rPr>
          <w:highlight w:val="white"/>
          <w:lang w:val="en-GB"/>
        </w:rPr>
        <w:t xml:space="preserve">    }</w:t>
      </w:r>
    </w:p>
    <w:p w14:paraId="0689774C" w14:textId="77777777" w:rsidR="0078214F" w:rsidRPr="00D822A3" w:rsidRDefault="0078214F" w:rsidP="0078214F">
      <w:pPr>
        <w:pStyle w:val="Code"/>
        <w:rPr>
          <w:highlight w:val="white"/>
          <w:lang w:val="en-GB"/>
        </w:rPr>
      </w:pPr>
      <w:r w:rsidRPr="00D822A3">
        <w:rPr>
          <w:highlight w:val="white"/>
          <w:lang w:val="en-GB"/>
        </w:rPr>
        <w:t xml:space="preserve">  }</w:t>
      </w:r>
    </w:p>
    <w:p w14:paraId="62B25BAD" w14:textId="77777777" w:rsidR="0078214F" w:rsidRPr="00D822A3" w:rsidRDefault="0078214F" w:rsidP="0078214F">
      <w:pPr>
        <w:pStyle w:val="Code"/>
        <w:rPr>
          <w:highlight w:val="white"/>
          <w:lang w:val="en-GB"/>
        </w:rPr>
      </w:pPr>
    </w:p>
    <w:p w14:paraId="6F73D71C" w14:textId="77777777" w:rsidR="0078214F" w:rsidRPr="00D822A3" w:rsidRDefault="0078214F" w:rsidP="0078214F">
      <w:pPr>
        <w:pStyle w:val="Code"/>
        <w:rPr>
          <w:highlight w:val="white"/>
          <w:lang w:val="en-GB"/>
        </w:rPr>
      </w:pPr>
      <w:r w:rsidRPr="00D822A3">
        <w:rPr>
          <w:highlight w:val="white"/>
          <w:lang w:val="en-GB"/>
        </w:rPr>
        <w:t xml:space="preserve">  return -1;</w:t>
      </w:r>
    </w:p>
    <w:p w14:paraId="4A103027" w14:textId="77777777" w:rsidR="0078214F" w:rsidRPr="00D822A3" w:rsidRDefault="0078214F" w:rsidP="0078214F">
      <w:pPr>
        <w:pStyle w:val="Code"/>
        <w:rPr>
          <w:highlight w:val="white"/>
          <w:lang w:val="en-GB"/>
        </w:rPr>
      </w:pPr>
      <w:r w:rsidRPr="00D822A3">
        <w:rPr>
          <w:highlight w:val="white"/>
          <w:lang w:val="en-GB"/>
        </w:rPr>
        <w:t>}</w:t>
      </w:r>
    </w:p>
    <w:p w14:paraId="6A14200E" w14:textId="77777777" w:rsidR="0078214F" w:rsidRPr="00D822A3" w:rsidRDefault="0078214F" w:rsidP="0078214F">
      <w:pPr>
        <w:pStyle w:val="Code"/>
        <w:rPr>
          <w:highlight w:val="white"/>
          <w:lang w:val="en-GB"/>
        </w:rPr>
      </w:pPr>
    </w:p>
    <w:p w14:paraId="211EBBC3" w14:textId="77777777" w:rsidR="0078214F" w:rsidRPr="00D822A3" w:rsidRDefault="0078214F" w:rsidP="0078214F">
      <w:pPr>
        <w:pStyle w:val="Code"/>
        <w:rPr>
          <w:highlight w:val="white"/>
          <w:lang w:val="en-GB"/>
        </w:rPr>
      </w:pPr>
      <w:r w:rsidRPr="00D822A3">
        <w:rPr>
          <w:highlight w:val="white"/>
          <w:lang w:val="en-GB"/>
        </w:rPr>
        <w:t>char* strpbrk(const char* mainString, const char* charSet) {</w:t>
      </w:r>
    </w:p>
    <w:p w14:paraId="3315F94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09505D" w14:textId="77777777" w:rsidR="0078214F" w:rsidRPr="00D822A3" w:rsidRDefault="0078214F" w:rsidP="0078214F">
      <w:pPr>
        <w:pStyle w:val="Code"/>
        <w:rPr>
          <w:highlight w:val="white"/>
          <w:lang w:val="en-GB"/>
        </w:rPr>
      </w:pPr>
    </w:p>
    <w:p w14:paraId="195D00BD"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FF21D5E"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265D564C"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65C46F75" w14:textId="77777777" w:rsidR="0078214F" w:rsidRPr="00D822A3" w:rsidRDefault="0078214F" w:rsidP="0078214F">
      <w:pPr>
        <w:pStyle w:val="Code"/>
        <w:rPr>
          <w:highlight w:val="white"/>
          <w:lang w:val="en-GB"/>
        </w:rPr>
      </w:pPr>
      <w:r w:rsidRPr="00D822A3">
        <w:rPr>
          <w:highlight w:val="white"/>
          <w:lang w:val="en-GB"/>
        </w:rPr>
        <w:t xml:space="preserve">    }</w:t>
      </w:r>
    </w:p>
    <w:p w14:paraId="3BF4D124" w14:textId="77777777" w:rsidR="0078214F" w:rsidRPr="00D822A3" w:rsidRDefault="0078214F" w:rsidP="0078214F">
      <w:pPr>
        <w:pStyle w:val="Code"/>
        <w:rPr>
          <w:highlight w:val="white"/>
          <w:lang w:val="en-GB"/>
        </w:rPr>
      </w:pPr>
      <w:r w:rsidRPr="00D822A3">
        <w:rPr>
          <w:highlight w:val="white"/>
          <w:lang w:val="en-GB"/>
        </w:rPr>
        <w:t xml:space="preserve">  }</w:t>
      </w:r>
    </w:p>
    <w:p w14:paraId="3A0832A9" w14:textId="77777777" w:rsidR="0078214F" w:rsidRPr="00D822A3" w:rsidRDefault="0078214F" w:rsidP="0078214F">
      <w:pPr>
        <w:pStyle w:val="Code"/>
        <w:rPr>
          <w:highlight w:val="white"/>
          <w:lang w:val="en-GB"/>
        </w:rPr>
      </w:pPr>
    </w:p>
    <w:p w14:paraId="678C5C67"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EC1C18C" w14:textId="77777777" w:rsidR="0078214F" w:rsidRPr="00D822A3" w:rsidRDefault="0078214F" w:rsidP="0078214F">
      <w:pPr>
        <w:pStyle w:val="Code"/>
        <w:rPr>
          <w:highlight w:val="white"/>
          <w:lang w:val="en-GB"/>
        </w:rPr>
      </w:pPr>
      <w:r w:rsidRPr="00D822A3">
        <w:rPr>
          <w:highlight w:val="white"/>
          <w:lang w:val="en-GB"/>
        </w:rPr>
        <w:t>}</w:t>
      </w:r>
    </w:p>
    <w:p w14:paraId="3A2AE171" w14:textId="77777777" w:rsidR="0078214F" w:rsidRPr="00D822A3" w:rsidRDefault="0078214F" w:rsidP="0078214F">
      <w:pPr>
        <w:pStyle w:val="Code"/>
        <w:rPr>
          <w:highlight w:val="white"/>
          <w:lang w:val="en-GB"/>
        </w:rPr>
      </w:pPr>
    </w:p>
    <w:p w14:paraId="1A176DC4" w14:textId="77777777" w:rsidR="0078214F" w:rsidRPr="00D822A3" w:rsidRDefault="0078214F" w:rsidP="0078214F">
      <w:pPr>
        <w:pStyle w:val="Code"/>
        <w:rPr>
          <w:highlight w:val="white"/>
          <w:lang w:val="en-GB"/>
        </w:rPr>
      </w:pPr>
      <w:r w:rsidRPr="00D822A3">
        <w:rPr>
          <w:highlight w:val="white"/>
          <w:lang w:val="en-GB"/>
        </w:rPr>
        <w:t>char* strstr(const char* mainString, const char* subString) {</w:t>
      </w:r>
    </w:p>
    <w:p w14:paraId="0FDAB725"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54B0D018" w14:textId="77777777" w:rsidR="0078214F" w:rsidRPr="00D822A3" w:rsidRDefault="0078214F" w:rsidP="0078214F">
      <w:pPr>
        <w:pStyle w:val="Code"/>
        <w:rPr>
          <w:highlight w:val="white"/>
          <w:lang w:val="en-GB"/>
        </w:rPr>
      </w:pPr>
    </w:p>
    <w:p w14:paraId="1E2C17C4"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C987506" w14:textId="77777777" w:rsidR="0078214F" w:rsidRPr="00D822A3" w:rsidRDefault="0078214F" w:rsidP="0078214F">
      <w:pPr>
        <w:pStyle w:val="Code"/>
        <w:rPr>
          <w:highlight w:val="white"/>
          <w:lang w:val="en-GB"/>
        </w:rPr>
      </w:pPr>
      <w:r w:rsidRPr="00D822A3">
        <w:rPr>
          <w:highlight w:val="white"/>
          <w:lang w:val="en-GB"/>
        </w:rPr>
        <w:t xml:space="preserve">    if (strcmp(mainString + index, subString) == 0) {</w:t>
      </w:r>
    </w:p>
    <w:p w14:paraId="1FCE3136"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4442A9C7" w14:textId="77777777" w:rsidR="0078214F" w:rsidRPr="00D822A3" w:rsidRDefault="0078214F" w:rsidP="0078214F">
      <w:pPr>
        <w:pStyle w:val="Code"/>
        <w:rPr>
          <w:highlight w:val="white"/>
          <w:lang w:val="en-GB"/>
        </w:rPr>
      </w:pPr>
      <w:r w:rsidRPr="00D822A3">
        <w:rPr>
          <w:highlight w:val="white"/>
          <w:lang w:val="en-GB"/>
        </w:rPr>
        <w:t xml:space="preserve">    }</w:t>
      </w:r>
    </w:p>
    <w:p w14:paraId="4C7803DF" w14:textId="77777777" w:rsidR="0078214F" w:rsidRPr="00D822A3" w:rsidRDefault="0078214F" w:rsidP="0078214F">
      <w:pPr>
        <w:pStyle w:val="Code"/>
        <w:rPr>
          <w:highlight w:val="white"/>
          <w:lang w:val="en-GB"/>
        </w:rPr>
      </w:pPr>
      <w:r w:rsidRPr="00D822A3">
        <w:rPr>
          <w:highlight w:val="white"/>
          <w:lang w:val="en-GB"/>
        </w:rPr>
        <w:t xml:space="preserve">  }</w:t>
      </w:r>
    </w:p>
    <w:p w14:paraId="33394DEA" w14:textId="77777777" w:rsidR="0078214F" w:rsidRPr="00D822A3" w:rsidRDefault="0078214F" w:rsidP="0078214F">
      <w:pPr>
        <w:pStyle w:val="Code"/>
        <w:rPr>
          <w:highlight w:val="white"/>
          <w:lang w:val="en-GB"/>
        </w:rPr>
      </w:pPr>
    </w:p>
    <w:p w14:paraId="386EE3EC" w14:textId="77777777" w:rsidR="0078214F" w:rsidRPr="00D822A3" w:rsidRDefault="0078214F" w:rsidP="0078214F">
      <w:pPr>
        <w:pStyle w:val="Code"/>
        <w:rPr>
          <w:highlight w:val="white"/>
          <w:lang w:val="en-GB"/>
        </w:rPr>
      </w:pPr>
      <w:r w:rsidRPr="00D822A3">
        <w:rPr>
          <w:highlight w:val="white"/>
          <w:lang w:val="en-GB"/>
        </w:rPr>
        <w:t xml:space="preserve">  return NULL;</w:t>
      </w:r>
    </w:p>
    <w:p w14:paraId="112AAD61" w14:textId="77777777" w:rsidR="0078214F" w:rsidRPr="00D822A3" w:rsidRDefault="0078214F" w:rsidP="0078214F">
      <w:pPr>
        <w:pStyle w:val="Code"/>
        <w:rPr>
          <w:highlight w:val="white"/>
          <w:lang w:val="en-GB"/>
        </w:rPr>
      </w:pPr>
      <w:r w:rsidRPr="00D822A3">
        <w:rPr>
          <w:highlight w:val="white"/>
          <w:lang w:val="en-GB"/>
        </w:rPr>
        <w:t>}</w:t>
      </w:r>
    </w:p>
    <w:p w14:paraId="2D4A1125" w14:textId="77777777" w:rsidR="0078214F" w:rsidRPr="00D822A3" w:rsidRDefault="0078214F" w:rsidP="0078214F">
      <w:pPr>
        <w:pStyle w:val="Code"/>
        <w:rPr>
          <w:highlight w:val="white"/>
          <w:lang w:val="en-GB"/>
        </w:rPr>
      </w:pPr>
    </w:p>
    <w:p w14:paraId="0D80870B" w14:textId="77777777" w:rsidR="0078214F" w:rsidRPr="00D822A3" w:rsidRDefault="0078214F" w:rsidP="0078214F">
      <w:pPr>
        <w:pStyle w:val="Code"/>
        <w:rPr>
          <w:highlight w:val="white"/>
          <w:lang w:val="en-GB"/>
        </w:rPr>
      </w:pPr>
      <w:r w:rsidRPr="00D822A3">
        <w:rPr>
          <w:highlight w:val="white"/>
          <w:lang w:val="en-GB"/>
        </w:rPr>
        <w:t>size_t strlen(const char* string) {</w:t>
      </w:r>
    </w:p>
    <w:p w14:paraId="16C9793B" w14:textId="77777777" w:rsidR="0078214F" w:rsidRPr="00D822A3" w:rsidRDefault="0078214F" w:rsidP="0078214F">
      <w:pPr>
        <w:pStyle w:val="Code"/>
        <w:rPr>
          <w:highlight w:val="white"/>
          <w:lang w:val="en-GB"/>
        </w:rPr>
      </w:pPr>
      <w:r w:rsidRPr="00D822A3">
        <w:rPr>
          <w:highlight w:val="white"/>
          <w:lang w:val="en-GB"/>
        </w:rPr>
        <w:t xml:space="preserve">  int index;</w:t>
      </w:r>
    </w:p>
    <w:p w14:paraId="4A3C83CE" w14:textId="77777777" w:rsidR="0078214F" w:rsidRPr="00D822A3" w:rsidRDefault="0078214F" w:rsidP="0078214F">
      <w:pPr>
        <w:pStyle w:val="Code"/>
        <w:rPr>
          <w:highlight w:val="white"/>
          <w:lang w:val="en-GB"/>
        </w:rPr>
      </w:pPr>
    </w:p>
    <w:p w14:paraId="0E99589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2BE88222" w14:textId="77777777" w:rsidR="0078214F" w:rsidRPr="00D822A3" w:rsidRDefault="0078214F" w:rsidP="0078214F">
      <w:pPr>
        <w:pStyle w:val="Code"/>
        <w:rPr>
          <w:highlight w:val="white"/>
          <w:lang w:val="en-GB"/>
        </w:rPr>
      </w:pPr>
      <w:r w:rsidRPr="00D822A3">
        <w:rPr>
          <w:highlight w:val="white"/>
          <w:lang w:val="en-GB"/>
        </w:rPr>
        <w:t xml:space="preserve">    // Empty.</w:t>
      </w:r>
    </w:p>
    <w:p w14:paraId="11D50DB3" w14:textId="77777777" w:rsidR="0078214F" w:rsidRPr="00D822A3" w:rsidRDefault="0078214F" w:rsidP="0078214F">
      <w:pPr>
        <w:pStyle w:val="Code"/>
        <w:rPr>
          <w:highlight w:val="white"/>
          <w:lang w:val="en-GB"/>
        </w:rPr>
      </w:pPr>
      <w:r w:rsidRPr="00D822A3">
        <w:rPr>
          <w:highlight w:val="white"/>
          <w:lang w:val="en-GB"/>
        </w:rPr>
        <w:t xml:space="preserve">  }</w:t>
      </w:r>
    </w:p>
    <w:p w14:paraId="357B3A1C" w14:textId="77777777" w:rsidR="0078214F" w:rsidRPr="00D822A3" w:rsidRDefault="0078214F" w:rsidP="0078214F">
      <w:pPr>
        <w:pStyle w:val="Code"/>
        <w:rPr>
          <w:highlight w:val="white"/>
          <w:lang w:val="en-GB"/>
        </w:rPr>
      </w:pPr>
    </w:p>
    <w:p w14:paraId="537112D9"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33ECDE08" w14:textId="77777777" w:rsidR="0078214F" w:rsidRPr="00D822A3" w:rsidRDefault="0078214F" w:rsidP="0078214F">
      <w:pPr>
        <w:pStyle w:val="Code"/>
        <w:rPr>
          <w:highlight w:val="white"/>
          <w:lang w:val="en-GB"/>
        </w:rPr>
      </w:pPr>
      <w:r w:rsidRPr="00D822A3">
        <w:rPr>
          <w:highlight w:val="white"/>
          <w:lang w:val="en-GB"/>
        </w:rPr>
        <w:t>}</w:t>
      </w:r>
    </w:p>
    <w:p w14:paraId="147B72DF" w14:textId="77777777" w:rsidR="0078214F" w:rsidRPr="00D822A3" w:rsidRDefault="0078214F" w:rsidP="0078214F">
      <w:pPr>
        <w:pStyle w:val="Code"/>
        <w:rPr>
          <w:highlight w:val="white"/>
          <w:lang w:val="en-GB"/>
        </w:rPr>
      </w:pPr>
    </w:p>
    <w:p w14:paraId="2DB4E16B" w14:textId="32A8E58F" w:rsidR="0078214F" w:rsidRPr="00D822A3" w:rsidRDefault="0078214F" w:rsidP="0078214F">
      <w:pPr>
        <w:pStyle w:val="Code"/>
        <w:rPr>
          <w:highlight w:val="white"/>
          <w:lang w:val="en-GB"/>
        </w:rPr>
      </w:pPr>
      <w:r w:rsidRPr="00D822A3">
        <w:rPr>
          <w:highlight w:val="white"/>
          <w:lang w:val="en-GB"/>
        </w:rPr>
        <w:t>extern char* enMessageList[];</w:t>
      </w:r>
    </w:p>
    <w:p w14:paraId="0F389D51" w14:textId="77777777" w:rsidR="0078214F" w:rsidRPr="00D822A3" w:rsidRDefault="0078214F" w:rsidP="0078214F">
      <w:pPr>
        <w:pStyle w:val="Code"/>
        <w:rPr>
          <w:highlight w:val="white"/>
          <w:lang w:val="en-GB"/>
        </w:rPr>
      </w:pPr>
    </w:p>
    <w:p w14:paraId="09F7DEEE" w14:textId="77777777" w:rsidR="0078214F" w:rsidRPr="00D822A3" w:rsidRDefault="0078214F" w:rsidP="0078214F">
      <w:pPr>
        <w:pStyle w:val="Code"/>
        <w:rPr>
          <w:highlight w:val="white"/>
          <w:lang w:val="en-GB"/>
        </w:rPr>
      </w:pPr>
      <w:r w:rsidRPr="00D822A3">
        <w:rPr>
          <w:highlight w:val="white"/>
          <w:lang w:val="en-GB"/>
        </w:rPr>
        <w:t>char* strerror(int errno) {</w:t>
      </w:r>
    </w:p>
    <w:p w14:paraId="05301446" w14:textId="77777777" w:rsidR="0078214F" w:rsidRPr="00D822A3" w:rsidRDefault="0078214F" w:rsidP="0078214F">
      <w:pPr>
        <w:pStyle w:val="Code"/>
        <w:rPr>
          <w:highlight w:val="white"/>
          <w:lang w:val="en-GB"/>
        </w:rPr>
      </w:pPr>
      <w:r w:rsidRPr="00D822A3">
        <w:rPr>
          <w:highlight w:val="white"/>
          <w:lang w:val="en-GB"/>
        </w:rPr>
        <w:t xml:space="preserve">  struct lconv* localeConvPtr = localeconv();</w:t>
      </w:r>
    </w:p>
    <w:p w14:paraId="1E32BB5F" w14:textId="77777777" w:rsidR="0078214F" w:rsidRPr="00D822A3" w:rsidRDefault="0078214F" w:rsidP="0078214F">
      <w:pPr>
        <w:pStyle w:val="Code"/>
        <w:rPr>
          <w:highlight w:val="white"/>
          <w:lang w:val="en-GB"/>
        </w:rPr>
      </w:pPr>
      <w:r w:rsidRPr="00D822A3">
        <w:rPr>
          <w:highlight w:val="white"/>
          <w:lang w:val="en-GB"/>
        </w:rPr>
        <w:t xml:space="preserve">  char** messageList = (localeConvPtr != NULL) ?</w:t>
      </w:r>
    </w:p>
    <w:p w14:paraId="208683AB" w14:textId="62174B19" w:rsidR="0078214F" w:rsidRPr="00D822A3" w:rsidRDefault="0078214F" w:rsidP="0078214F">
      <w:pPr>
        <w:pStyle w:val="Code"/>
        <w:rPr>
          <w:highlight w:val="white"/>
          <w:lang w:val="en-GB"/>
        </w:rPr>
      </w:pPr>
      <w:r w:rsidRPr="00D822A3">
        <w:rPr>
          <w:highlight w:val="white"/>
          <w:lang w:val="en-GB"/>
        </w:rPr>
        <w:t xml:space="preserve">                       localeConvPtr-&gt;messageList : NULL;</w:t>
      </w:r>
    </w:p>
    <w:p w14:paraId="63760079" w14:textId="77777777" w:rsidR="0078214F" w:rsidRPr="00D822A3" w:rsidRDefault="0078214F" w:rsidP="0078214F">
      <w:pPr>
        <w:pStyle w:val="Code"/>
        <w:rPr>
          <w:highlight w:val="white"/>
          <w:lang w:val="en-GB"/>
        </w:rPr>
      </w:pPr>
      <w:r w:rsidRPr="00D822A3">
        <w:rPr>
          <w:highlight w:val="white"/>
          <w:lang w:val="en-GB"/>
        </w:rPr>
        <w:t xml:space="preserve">  messageList = (messageList != NULL) ? messageList : enMessageList;</w:t>
      </w:r>
    </w:p>
    <w:p w14:paraId="40FD1B7E" w14:textId="77777777" w:rsidR="0078214F" w:rsidRPr="00D822A3" w:rsidRDefault="0078214F" w:rsidP="0078214F">
      <w:pPr>
        <w:pStyle w:val="Code"/>
        <w:rPr>
          <w:highlight w:val="white"/>
          <w:lang w:val="en-GB"/>
        </w:rPr>
      </w:pPr>
      <w:r w:rsidRPr="00D822A3">
        <w:rPr>
          <w:highlight w:val="white"/>
          <w:lang w:val="en-GB"/>
        </w:rPr>
        <w:t xml:space="preserve">  return messageList[errno];</w:t>
      </w:r>
    </w:p>
    <w:p w14:paraId="29FE160B" w14:textId="77777777" w:rsidR="0078214F" w:rsidRPr="00D822A3" w:rsidRDefault="0078214F" w:rsidP="0078214F">
      <w:pPr>
        <w:pStyle w:val="Code"/>
        <w:rPr>
          <w:highlight w:val="white"/>
          <w:lang w:val="en-GB"/>
        </w:rPr>
      </w:pPr>
      <w:r w:rsidRPr="00D822A3">
        <w:rPr>
          <w:highlight w:val="white"/>
          <w:lang w:val="en-GB"/>
        </w:rPr>
        <w:t>}</w:t>
      </w:r>
    </w:p>
    <w:p w14:paraId="13A05A8C" w14:textId="77777777" w:rsidR="0078214F" w:rsidRPr="00D822A3" w:rsidRDefault="0078214F" w:rsidP="0078214F">
      <w:pPr>
        <w:pStyle w:val="Code"/>
        <w:rPr>
          <w:highlight w:val="white"/>
          <w:lang w:val="en-GB"/>
        </w:rPr>
      </w:pPr>
    </w:p>
    <w:p w14:paraId="09BE6955" w14:textId="77777777" w:rsidR="0078214F" w:rsidRPr="00D822A3" w:rsidRDefault="0078214F" w:rsidP="0078214F">
      <w:pPr>
        <w:pStyle w:val="Code"/>
        <w:rPr>
          <w:highlight w:val="white"/>
          <w:lang w:val="en-GB"/>
        </w:rPr>
      </w:pPr>
      <w:r w:rsidRPr="00D822A3">
        <w:rPr>
          <w:highlight w:val="white"/>
          <w:lang w:val="en-GB"/>
        </w:rPr>
        <w:t>char* token = NULL;</w:t>
      </w:r>
    </w:p>
    <w:p w14:paraId="68DB8565" w14:textId="77777777" w:rsidR="0078214F" w:rsidRPr="00D822A3" w:rsidRDefault="0078214F" w:rsidP="0078214F">
      <w:pPr>
        <w:pStyle w:val="Code"/>
        <w:rPr>
          <w:highlight w:val="white"/>
          <w:lang w:val="en-GB"/>
        </w:rPr>
      </w:pPr>
    </w:p>
    <w:p w14:paraId="48995147" w14:textId="77777777" w:rsidR="0078214F" w:rsidRPr="00D822A3" w:rsidRDefault="0078214F" w:rsidP="0078214F">
      <w:pPr>
        <w:pStyle w:val="Code"/>
        <w:rPr>
          <w:highlight w:val="white"/>
          <w:lang w:val="en-GB"/>
        </w:rPr>
      </w:pPr>
      <w:r w:rsidRPr="00D822A3">
        <w:rPr>
          <w:highlight w:val="white"/>
          <w:lang w:val="en-GB"/>
        </w:rPr>
        <w:t>char* strtok(char* string, const char* charSet) {</w:t>
      </w:r>
    </w:p>
    <w:p w14:paraId="3CCFE59D" w14:textId="77777777" w:rsidR="0078214F" w:rsidRPr="00D822A3" w:rsidRDefault="0078214F" w:rsidP="0078214F">
      <w:pPr>
        <w:pStyle w:val="Code"/>
        <w:rPr>
          <w:highlight w:val="white"/>
          <w:lang w:val="en-GB"/>
        </w:rPr>
      </w:pPr>
      <w:r w:rsidRPr="00D822A3">
        <w:rPr>
          <w:highlight w:val="white"/>
          <w:lang w:val="en-GB"/>
        </w:rPr>
        <w:t xml:space="preserve">  int index;</w:t>
      </w:r>
    </w:p>
    <w:p w14:paraId="0EA88331" w14:textId="77777777" w:rsidR="0078214F" w:rsidRPr="00D822A3" w:rsidRDefault="0078214F" w:rsidP="0078214F">
      <w:pPr>
        <w:pStyle w:val="Code"/>
        <w:rPr>
          <w:highlight w:val="white"/>
          <w:lang w:val="en-GB"/>
        </w:rPr>
      </w:pPr>
      <w:r w:rsidRPr="00D822A3">
        <w:rPr>
          <w:highlight w:val="white"/>
          <w:lang w:val="en-GB"/>
        </w:rPr>
        <w:t xml:space="preserve">  char* tokenStart;</w:t>
      </w:r>
    </w:p>
    <w:p w14:paraId="71BDA964" w14:textId="77777777" w:rsidR="0078214F" w:rsidRPr="00D822A3" w:rsidRDefault="0078214F" w:rsidP="0078214F">
      <w:pPr>
        <w:pStyle w:val="Code"/>
        <w:rPr>
          <w:highlight w:val="white"/>
          <w:lang w:val="en-GB"/>
        </w:rPr>
      </w:pPr>
    </w:p>
    <w:p w14:paraId="1418632F" w14:textId="77777777" w:rsidR="0078214F" w:rsidRPr="00D822A3" w:rsidRDefault="0078214F" w:rsidP="0078214F">
      <w:pPr>
        <w:pStyle w:val="Code"/>
        <w:rPr>
          <w:highlight w:val="white"/>
          <w:lang w:val="en-GB"/>
        </w:rPr>
      </w:pPr>
      <w:r w:rsidRPr="00D822A3">
        <w:rPr>
          <w:highlight w:val="white"/>
          <w:lang w:val="en-GB"/>
        </w:rPr>
        <w:lastRenderedPageBreak/>
        <w:t xml:space="preserve">  if (string != NULL) {</w:t>
      </w:r>
    </w:p>
    <w:p w14:paraId="06A1AD50" w14:textId="77777777" w:rsidR="0078214F" w:rsidRPr="00D822A3" w:rsidRDefault="0078214F" w:rsidP="0078214F">
      <w:pPr>
        <w:pStyle w:val="Code"/>
        <w:rPr>
          <w:highlight w:val="white"/>
          <w:lang w:val="en-GB"/>
        </w:rPr>
      </w:pPr>
      <w:r w:rsidRPr="00D822A3">
        <w:rPr>
          <w:highlight w:val="white"/>
          <w:lang w:val="en-GB"/>
        </w:rPr>
        <w:t xml:space="preserve">    if (string[0] == '\0') {</w:t>
      </w:r>
    </w:p>
    <w:p w14:paraId="0382822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C6B19C" w14:textId="77777777" w:rsidR="0078214F" w:rsidRPr="00D822A3" w:rsidRDefault="0078214F" w:rsidP="0078214F">
      <w:pPr>
        <w:pStyle w:val="Code"/>
        <w:rPr>
          <w:highlight w:val="white"/>
          <w:lang w:val="en-GB"/>
        </w:rPr>
      </w:pPr>
      <w:r w:rsidRPr="00D822A3">
        <w:rPr>
          <w:highlight w:val="white"/>
          <w:lang w:val="en-GB"/>
        </w:rPr>
        <w:t xml:space="preserve">    }</w:t>
      </w:r>
    </w:p>
    <w:p w14:paraId="2198790D" w14:textId="77777777" w:rsidR="0078214F" w:rsidRPr="00D822A3" w:rsidRDefault="0078214F" w:rsidP="0078214F">
      <w:pPr>
        <w:pStyle w:val="Code"/>
        <w:rPr>
          <w:highlight w:val="white"/>
          <w:lang w:val="en-GB"/>
        </w:rPr>
      </w:pPr>
    </w:p>
    <w:p w14:paraId="7168B73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5949D4D5" w14:textId="77777777" w:rsidR="0078214F" w:rsidRPr="00D822A3" w:rsidRDefault="0078214F" w:rsidP="0078214F">
      <w:pPr>
        <w:pStyle w:val="Code"/>
        <w:rPr>
          <w:highlight w:val="white"/>
          <w:lang w:val="en-GB"/>
        </w:rPr>
      </w:pPr>
      <w:r w:rsidRPr="00D822A3">
        <w:rPr>
          <w:highlight w:val="white"/>
          <w:lang w:val="en-GB"/>
        </w:rPr>
        <w:t xml:space="preserve">      if (strchr(charSet, string[index]) != NULL) {</w:t>
      </w:r>
    </w:p>
    <w:p w14:paraId="0076C207" w14:textId="77777777" w:rsidR="0078214F" w:rsidRPr="00D822A3" w:rsidRDefault="0078214F" w:rsidP="0078214F">
      <w:pPr>
        <w:pStyle w:val="Code"/>
        <w:rPr>
          <w:highlight w:val="white"/>
          <w:lang w:val="en-GB"/>
        </w:rPr>
      </w:pPr>
      <w:r w:rsidRPr="00D822A3">
        <w:rPr>
          <w:highlight w:val="white"/>
          <w:lang w:val="en-GB"/>
        </w:rPr>
        <w:t xml:space="preserve">        string[index] = '\0';</w:t>
      </w:r>
    </w:p>
    <w:p w14:paraId="66FE476E" w14:textId="77777777" w:rsidR="0078214F" w:rsidRPr="00D822A3" w:rsidRDefault="0078214F" w:rsidP="0078214F">
      <w:pPr>
        <w:pStyle w:val="Code"/>
        <w:rPr>
          <w:highlight w:val="white"/>
          <w:lang w:val="en-GB"/>
        </w:rPr>
      </w:pPr>
      <w:r w:rsidRPr="00D822A3">
        <w:rPr>
          <w:highlight w:val="white"/>
          <w:lang w:val="en-GB"/>
        </w:rPr>
        <w:t xml:space="preserve">        token = &amp;string[index + 1];</w:t>
      </w:r>
    </w:p>
    <w:p w14:paraId="44072C57"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623CE1B1" w14:textId="77777777" w:rsidR="0078214F" w:rsidRPr="00D822A3" w:rsidRDefault="0078214F" w:rsidP="0078214F">
      <w:pPr>
        <w:pStyle w:val="Code"/>
        <w:rPr>
          <w:highlight w:val="white"/>
          <w:lang w:val="en-GB"/>
        </w:rPr>
      </w:pPr>
      <w:r w:rsidRPr="00D822A3">
        <w:rPr>
          <w:highlight w:val="white"/>
          <w:lang w:val="en-GB"/>
        </w:rPr>
        <w:t xml:space="preserve">      }</w:t>
      </w:r>
    </w:p>
    <w:p w14:paraId="54AB2635" w14:textId="77777777" w:rsidR="0078214F" w:rsidRPr="00D822A3" w:rsidRDefault="0078214F" w:rsidP="0078214F">
      <w:pPr>
        <w:pStyle w:val="Code"/>
        <w:rPr>
          <w:highlight w:val="white"/>
          <w:lang w:val="en-GB"/>
        </w:rPr>
      </w:pPr>
      <w:r w:rsidRPr="00D822A3">
        <w:rPr>
          <w:highlight w:val="white"/>
          <w:lang w:val="en-GB"/>
        </w:rPr>
        <w:t xml:space="preserve">    }</w:t>
      </w:r>
    </w:p>
    <w:p w14:paraId="44E5901A" w14:textId="77777777" w:rsidR="0078214F" w:rsidRPr="00D822A3" w:rsidRDefault="0078214F" w:rsidP="0078214F">
      <w:pPr>
        <w:pStyle w:val="Code"/>
        <w:rPr>
          <w:highlight w:val="white"/>
          <w:lang w:val="en-GB"/>
        </w:rPr>
      </w:pPr>
    </w:p>
    <w:p w14:paraId="35D60EE9" w14:textId="77777777" w:rsidR="0078214F" w:rsidRPr="00D822A3" w:rsidRDefault="0078214F" w:rsidP="0078214F">
      <w:pPr>
        <w:pStyle w:val="Code"/>
        <w:rPr>
          <w:highlight w:val="white"/>
          <w:lang w:val="en-GB"/>
        </w:rPr>
      </w:pPr>
      <w:r w:rsidRPr="00D822A3">
        <w:rPr>
          <w:highlight w:val="white"/>
          <w:lang w:val="en-GB"/>
        </w:rPr>
        <w:t xml:space="preserve">    token = &amp;string[index];</w:t>
      </w:r>
    </w:p>
    <w:p w14:paraId="7006D5D6"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514660BC" w14:textId="77777777" w:rsidR="0078214F" w:rsidRPr="00D822A3" w:rsidRDefault="0078214F" w:rsidP="0078214F">
      <w:pPr>
        <w:pStyle w:val="Code"/>
        <w:rPr>
          <w:highlight w:val="white"/>
          <w:lang w:val="en-GB"/>
        </w:rPr>
      </w:pPr>
      <w:r w:rsidRPr="00D822A3">
        <w:rPr>
          <w:highlight w:val="white"/>
          <w:lang w:val="en-GB"/>
        </w:rPr>
        <w:t xml:space="preserve">  }</w:t>
      </w:r>
    </w:p>
    <w:p w14:paraId="13F9FF04" w14:textId="77777777" w:rsidR="0078214F" w:rsidRPr="00D822A3" w:rsidRDefault="0078214F" w:rsidP="0078214F">
      <w:pPr>
        <w:pStyle w:val="Code"/>
        <w:rPr>
          <w:highlight w:val="white"/>
          <w:lang w:val="en-GB"/>
        </w:rPr>
      </w:pPr>
      <w:r w:rsidRPr="00D822A3">
        <w:rPr>
          <w:highlight w:val="white"/>
          <w:lang w:val="en-GB"/>
        </w:rPr>
        <w:t xml:space="preserve">  else if (token == NULL) {</w:t>
      </w:r>
    </w:p>
    <w:p w14:paraId="78B8F373" w14:textId="77777777" w:rsidR="0078214F" w:rsidRPr="00D822A3" w:rsidRDefault="0078214F" w:rsidP="0078214F">
      <w:pPr>
        <w:pStyle w:val="Code"/>
        <w:rPr>
          <w:highlight w:val="white"/>
          <w:lang w:val="en-GB"/>
        </w:rPr>
      </w:pPr>
      <w:r w:rsidRPr="00D822A3">
        <w:rPr>
          <w:highlight w:val="white"/>
          <w:lang w:val="en-GB"/>
        </w:rPr>
        <w:t xml:space="preserve">    return NULL;</w:t>
      </w:r>
    </w:p>
    <w:p w14:paraId="6A60690D" w14:textId="77777777" w:rsidR="0078214F" w:rsidRPr="00D822A3" w:rsidRDefault="0078214F" w:rsidP="0078214F">
      <w:pPr>
        <w:pStyle w:val="Code"/>
        <w:rPr>
          <w:highlight w:val="white"/>
          <w:lang w:val="en-GB"/>
        </w:rPr>
      </w:pPr>
      <w:r w:rsidRPr="00D822A3">
        <w:rPr>
          <w:highlight w:val="white"/>
          <w:lang w:val="en-GB"/>
        </w:rPr>
        <w:t xml:space="preserve">  }</w:t>
      </w:r>
    </w:p>
    <w:p w14:paraId="0FAB15AE" w14:textId="77777777" w:rsidR="0078214F" w:rsidRPr="00D822A3" w:rsidRDefault="0078214F" w:rsidP="0078214F">
      <w:pPr>
        <w:pStyle w:val="Code"/>
        <w:rPr>
          <w:highlight w:val="white"/>
          <w:lang w:val="en-GB"/>
        </w:rPr>
      </w:pPr>
      <w:r w:rsidRPr="00D822A3">
        <w:rPr>
          <w:highlight w:val="white"/>
          <w:lang w:val="en-GB"/>
        </w:rPr>
        <w:t xml:space="preserve">  else {</w:t>
      </w:r>
    </w:p>
    <w:p w14:paraId="316B74A7" w14:textId="77777777" w:rsidR="0078214F" w:rsidRPr="00D822A3" w:rsidRDefault="0078214F" w:rsidP="0078214F">
      <w:pPr>
        <w:pStyle w:val="Code"/>
        <w:rPr>
          <w:highlight w:val="white"/>
          <w:lang w:val="en-GB"/>
        </w:rPr>
      </w:pPr>
      <w:r w:rsidRPr="00D822A3">
        <w:rPr>
          <w:highlight w:val="white"/>
          <w:lang w:val="en-GB"/>
        </w:rPr>
        <w:t xml:space="preserve">    if (token[0] == '\0') {</w:t>
      </w:r>
    </w:p>
    <w:p w14:paraId="0266E63D"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9B7525" w14:textId="77777777" w:rsidR="0078214F" w:rsidRPr="00D822A3" w:rsidRDefault="0078214F" w:rsidP="0078214F">
      <w:pPr>
        <w:pStyle w:val="Code"/>
        <w:rPr>
          <w:highlight w:val="white"/>
          <w:lang w:val="en-GB"/>
        </w:rPr>
      </w:pPr>
      <w:r w:rsidRPr="00D822A3">
        <w:rPr>
          <w:highlight w:val="white"/>
          <w:lang w:val="en-GB"/>
        </w:rPr>
        <w:t xml:space="preserve">    }</w:t>
      </w:r>
    </w:p>
    <w:p w14:paraId="26E9F51F" w14:textId="77777777" w:rsidR="0078214F" w:rsidRPr="00D822A3" w:rsidRDefault="0078214F" w:rsidP="0078214F">
      <w:pPr>
        <w:pStyle w:val="Code"/>
        <w:rPr>
          <w:highlight w:val="white"/>
          <w:lang w:val="en-GB"/>
        </w:rPr>
      </w:pPr>
    </w:p>
    <w:p w14:paraId="786D6739" w14:textId="77777777" w:rsidR="0078214F" w:rsidRPr="00D822A3" w:rsidRDefault="0078214F" w:rsidP="0078214F">
      <w:pPr>
        <w:pStyle w:val="Code"/>
        <w:rPr>
          <w:highlight w:val="white"/>
          <w:lang w:val="en-GB"/>
        </w:rPr>
      </w:pPr>
      <w:r w:rsidRPr="00D822A3">
        <w:rPr>
          <w:highlight w:val="white"/>
          <w:lang w:val="en-GB"/>
        </w:rPr>
        <w:t xml:space="preserve">    for (index = 0; token[index] != '\0'; ++index) {</w:t>
      </w:r>
    </w:p>
    <w:p w14:paraId="181DE20E" w14:textId="77777777" w:rsidR="0078214F" w:rsidRPr="00D822A3" w:rsidRDefault="0078214F" w:rsidP="0078214F">
      <w:pPr>
        <w:pStyle w:val="Code"/>
        <w:rPr>
          <w:highlight w:val="white"/>
          <w:lang w:val="en-GB"/>
        </w:rPr>
      </w:pPr>
      <w:r w:rsidRPr="00D822A3">
        <w:rPr>
          <w:highlight w:val="white"/>
          <w:lang w:val="en-GB"/>
        </w:rPr>
        <w:t xml:space="preserve">      if (strchr(charSet, token[index]) != NULL) {</w:t>
      </w:r>
    </w:p>
    <w:p w14:paraId="4D75FFBD" w14:textId="77777777" w:rsidR="0078214F" w:rsidRPr="00D822A3" w:rsidRDefault="0078214F" w:rsidP="0078214F">
      <w:pPr>
        <w:pStyle w:val="Code"/>
        <w:rPr>
          <w:highlight w:val="white"/>
          <w:lang w:val="en-GB"/>
        </w:rPr>
      </w:pPr>
      <w:r w:rsidRPr="00D822A3">
        <w:rPr>
          <w:highlight w:val="white"/>
          <w:lang w:val="en-GB"/>
        </w:rPr>
        <w:t xml:space="preserve">        char* tokenStart2 = token;</w:t>
      </w:r>
    </w:p>
    <w:p w14:paraId="42E0C888" w14:textId="77777777" w:rsidR="0078214F" w:rsidRPr="00D822A3" w:rsidRDefault="0078214F" w:rsidP="0078214F">
      <w:pPr>
        <w:pStyle w:val="Code"/>
        <w:rPr>
          <w:highlight w:val="white"/>
          <w:lang w:val="en-GB"/>
        </w:rPr>
      </w:pPr>
      <w:r w:rsidRPr="00D822A3">
        <w:rPr>
          <w:highlight w:val="white"/>
          <w:lang w:val="en-GB"/>
        </w:rPr>
        <w:t xml:space="preserve">        token[index] = '\0';</w:t>
      </w:r>
    </w:p>
    <w:p w14:paraId="4479DF33" w14:textId="77777777" w:rsidR="0078214F" w:rsidRPr="00D822A3" w:rsidRDefault="0078214F" w:rsidP="0078214F">
      <w:pPr>
        <w:pStyle w:val="Code"/>
        <w:rPr>
          <w:highlight w:val="white"/>
          <w:lang w:val="en-GB"/>
        </w:rPr>
      </w:pPr>
      <w:r w:rsidRPr="00D822A3">
        <w:rPr>
          <w:highlight w:val="white"/>
          <w:lang w:val="en-GB"/>
        </w:rPr>
        <w:t xml:space="preserve">        token = &amp;token[index + 1];</w:t>
      </w:r>
    </w:p>
    <w:p w14:paraId="1274808C" w14:textId="77777777" w:rsidR="0078214F" w:rsidRPr="00D822A3" w:rsidRDefault="0078214F" w:rsidP="0078214F">
      <w:pPr>
        <w:pStyle w:val="Code"/>
        <w:rPr>
          <w:highlight w:val="white"/>
          <w:lang w:val="en-GB"/>
        </w:rPr>
      </w:pPr>
      <w:r w:rsidRPr="00D822A3">
        <w:rPr>
          <w:highlight w:val="white"/>
          <w:lang w:val="en-GB"/>
        </w:rPr>
        <w:t xml:space="preserve">        return tokenStart2;</w:t>
      </w:r>
    </w:p>
    <w:p w14:paraId="1A74263F" w14:textId="77777777" w:rsidR="0078214F" w:rsidRPr="00D822A3" w:rsidRDefault="0078214F" w:rsidP="0078214F">
      <w:pPr>
        <w:pStyle w:val="Code"/>
        <w:rPr>
          <w:highlight w:val="white"/>
          <w:lang w:val="en-GB"/>
        </w:rPr>
      </w:pPr>
      <w:r w:rsidRPr="00D822A3">
        <w:rPr>
          <w:highlight w:val="white"/>
          <w:lang w:val="en-GB"/>
        </w:rPr>
        <w:t xml:space="preserve">      }</w:t>
      </w:r>
    </w:p>
    <w:p w14:paraId="74EBF8E1" w14:textId="77777777" w:rsidR="0078214F" w:rsidRPr="00D822A3" w:rsidRDefault="0078214F" w:rsidP="0078214F">
      <w:pPr>
        <w:pStyle w:val="Code"/>
        <w:rPr>
          <w:highlight w:val="white"/>
          <w:lang w:val="en-GB"/>
        </w:rPr>
      </w:pPr>
      <w:r w:rsidRPr="00D822A3">
        <w:rPr>
          <w:highlight w:val="white"/>
          <w:lang w:val="en-GB"/>
        </w:rPr>
        <w:t xml:space="preserve">    }</w:t>
      </w:r>
    </w:p>
    <w:p w14:paraId="1BB7C035" w14:textId="77777777" w:rsidR="0078214F" w:rsidRPr="00D822A3" w:rsidRDefault="0078214F" w:rsidP="0078214F">
      <w:pPr>
        <w:pStyle w:val="Code"/>
        <w:rPr>
          <w:highlight w:val="white"/>
          <w:lang w:val="en-GB"/>
        </w:rPr>
      </w:pPr>
    </w:p>
    <w:p w14:paraId="73557D74" w14:textId="77777777" w:rsidR="0078214F" w:rsidRPr="00D822A3" w:rsidRDefault="0078214F" w:rsidP="0078214F">
      <w:pPr>
        <w:pStyle w:val="Code"/>
        <w:rPr>
          <w:highlight w:val="white"/>
          <w:lang w:val="en-GB"/>
        </w:rPr>
      </w:pPr>
      <w:r w:rsidRPr="00D822A3">
        <w:rPr>
          <w:highlight w:val="white"/>
          <w:lang w:val="en-GB"/>
        </w:rPr>
        <w:t xml:space="preserve">    tokenStart = token;</w:t>
      </w:r>
    </w:p>
    <w:p w14:paraId="31BAC0EE" w14:textId="77777777" w:rsidR="0078214F" w:rsidRPr="00D822A3" w:rsidRDefault="0078214F" w:rsidP="0078214F">
      <w:pPr>
        <w:pStyle w:val="Code"/>
        <w:rPr>
          <w:highlight w:val="white"/>
          <w:lang w:val="en-GB"/>
        </w:rPr>
      </w:pPr>
      <w:r w:rsidRPr="00D822A3">
        <w:rPr>
          <w:highlight w:val="white"/>
          <w:lang w:val="en-GB"/>
        </w:rPr>
        <w:t xml:space="preserve">    token = &amp;token[index];</w:t>
      </w:r>
    </w:p>
    <w:p w14:paraId="6488329D" w14:textId="77777777" w:rsidR="0078214F" w:rsidRPr="00D822A3" w:rsidRDefault="0078214F" w:rsidP="0078214F">
      <w:pPr>
        <w:pStyle w:val="Code"/>
        <w:rPr>
          <w:highlight w:val="white"/>
          <w:lang w:val="en-GB"/>
        </w:rPr>
      </w:pPr>
      <w:r w:rsidRPr="00D822A3">
        <w:rPr>
          <w:highlight w:val="white"/>
          <w:lang w:val="en-GB"/>
        </w:rPr>
        <w:t xml:space="preserve">    return tokenStart;</w:t>
      </w:r>
    </w:p>
    <w:p w14:paraId="580AAE2A" w14:textId="77777777" w:rsidR="0078214F" w:rsidRPr="00D822A3" w:rsidRDefault="0078214F" w:rsidP="0078214F">
      <w:pPr>
        <w:pStyle w:val="Code"/>
        <w:rPr>
          <w:highlight w:val="white"/>
          <w:lang w:val="en-GB"/>
        </w:rPr>
      </w:pPr>
      <w:r w:rsidRPr="00D822A3">
        <w:rPr>
          <w:highlight w:val="white"/>
          <w:lang w:val="en-GB"/>
        </w:rPr>
        <w:t xml:space="preserve">  }</w:t>
      </w:r>
    </w:p>
    <w:p w14:paraId="2CC86823" w14:textId="77777777" w:rsidR="0078214F" w:rsidRPr="00D822A3" w:rsidRDefault="0078214F" w:rsidP="0078214F">
      <w:pPr>
        <w:pStyle w:val="Code"/>
        <w:rPr>
          <w:highlight w:val="white"/>
          <w:lang w:val="en-GB"/>
        </w:rPr>
      </w:pPr>
      <w:r w:rsidRPr="00D822A3">
        <w:rPr>
          <w:highlight w:val="white"/>
          <w:lang w:val="en-GB"/>
        </w:rPr>
        <w:t>}</w:t>
      </w:r>
    </w:p>
    <w:p w14:paraId="1F4FC941" w14:textId="77777777" w:rsidR="0078214F" w:rsidRPr="00D822A3" w:rsidRDefault="0078214F" w:rsidP="0078214F">
      <w:pPr>
        <w:pStyle w:val="Code"/>
        <w:rPr>
          <w:highlight w:val="white"/>
          <w:lang w:val="en-GB"/>
        </w:rPr>
      </w:pPr>
    </w:p>
    <w:p w14:paraId="52E8817A" w14:textId="77777777" w:rsidR="0078214F" w:rsidRPr="00D822A3" w:rsidRDefault="0078214F" w:rsidP="0078214F">
      <w:pPr>
        <w:pStyle w:val="Code"/>
        <w:rPr>
          <w:highlight w:val="white"/>
          <w:lang w:val="en-GB"/>
        </w:rPr>
      </w:pPr>
      <w:r w:rsidRPr="00D822A3">
        <w:rPr>
          <w:highlight w:val="white"/>
          <w:lang w:val="en-GB"/>
        </w:rPr>
        <w:t>void* memcpy(void* target, const void* source, size_t size) {</w:t>
      </w:r>
    </w:p>
    <w:p w14:paraId="3CBC0E5F"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15801F51"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6F3E20DE" w14:textId="77777777" w:rsidR="0078214F" w:rsidRPr="00D822A3" w:rsidRDefault="0078214F" w:rsidP="0078214F">
      <w:pPr>
        <w:pStyle w:val="Code"/>
        <w:rPr>
          <w:highlight w:val="white"/>
          <w:lang w:val="en-GB"/>
        </w:rPr>
      </w:pPr>
    </w:p>
    <w:p w14:paraId="3D7FD89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CA3E626"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66C137D6"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1D880CA6" w14:textId="77777777" w:rsidR="0078214F" w:rsidRPr="00D822A3" w:rsidRDefault="0078214F" w:rsidP="0078214F">
      <w:pPr>
        <w:pStyle w:val="Code"/>
        <w:rPr>
          <w:highlight w:val="white"/>
          <w:lang w:val="en-GB"/>
        </w:rPr>
      </w:pPr>
      <w:r w:rsidRPr="00D822A3">
        <w:rPr>
          <w:highlight w:val="white"/>
          <w:lang w:val="en-GB"/>
        </w:rPr>
        <w:t xml:space="preserve">  }</w:t>
      </w:r>
    </w:p>
    <w:p w14:paraId="0759F21B" w14:textId="77777777" w:rsidR="0078214F" w:rsidRPr="00D822A3" w:rsidRDefault="0078214F" w:rsidP="0078214F">
      <w:pPr>
        <w:pStyle w:val="Code"/>
        <w:rPr>
          <w:highlight w:val="white"/>
          <w:lang w:val="en-GB"/>
        </w:rPr>
      </w:pPr>
    </w:p>
    <w:p w14:paraId="20A9B952"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A374B84" w14:textId="77777777" w:rsidR="0078214F" w:rsidRPr="00D822A3" w:rsidRDefault="0078214F" w:rsidP="0078214F">
      <w:pPr>
        <w:pStyle w:val="Code"/>
        <w:rPr>
          <w:highlight w:val="white"/>
          <w:lang w:val="en-GB"/>
        </w:rPr>
      </w:pPr>
      <w:r w:rsidRPr="00D822A3">
        <w:rPr>
          <w:highlight w:val="white"/>
          <w:lang w:val="en-GB"/>
        </w:rPr>
        <w:t>}</w:t>
      </w:r>
    </w:p>
    <w:p w14:paraId="2658E0CB" w14:textId="77777777" w:rsidR="0078214F" w:rsidRPr="00D822A3" w:rsidRDefault="0078214F" w:rsidP="0078214F">
      <w:pPr>
        <w:pStyle w:val="Code"/>
        <w:rPr>
          <w:highlight w:val="white"/>
          <w:lang w:val="en-GB"/>
        </w:rPr>
      </w:pPr>
    </w:p>
    <w:p w14:paraId="3AB49D6B" w14:textId="77777777" w:rsidR="0078214F" w:rsidRPr="00D822A3" w:rsidRDefault="0078214F" w:rsidP="0078214F">
      <w:pPr>
        <w:pStyle w:val="Code"/>
        <w:rPr>
          <w:highlight w:val="white"/>
          <w:lang w:val="en-GB"/>
        </w:rPr>
      </w:pPr>
      <w:r w:rsidRPr="00D822A3">
        <w:rPr>
          <w:highlight w:val="white"/>
          <w:lang w:val="en-GB"/>
        </w:rPr>
        <w:t>void* memmove(void* target, const void* source, size_t size) {</w:t>
      </w:r>
    </w:p>
    <w:p w14:paraId="3E07EB43"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50D93790"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3835816E" w14:textId="77777777" w:rsidR="0078214F" w:rsidRPr="00D822A3" w:rsidRDefault="0078214F" w:rsidP="0078214F">
      <w:pPr>
        <w:pStyle w:val="Code"/>
        <w:rPr>
          <w:highlight w:val="white"/>
          <w:lang w:val="en-GB"/>
        </w:rPr>
      </w:pPr>
    </w:p>
    <w:p w14:paraId="77B324E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E9CEC12" w14:textId="77777777" w:rsidR="0078214F" w:rsidRPr="00D822A3" w:rsidRDefault="0078214F" w:rsidP="0078214F">
      <w:pPr>
        <w:pStyle w:val="Code"/>
        <w:rPr>
          <w:highlight w:val="white"/>
          <w:lang w:val="en-GB"/>
        </w:rPr>
      </w:pPr>
      <w:r w:rsidRPr="00D822A3">
        <w:rPr>
          <w:highlight w:val="white"/>
          <w:lang w:val="en-GB"/>
        </w:rPr>
        <w:t xml:space="preserve">  if (source &lt; target) {</w:t>
      </w:r>
    </w:p>
    <w:p w14:paraId="55194322" w14:textId="77777777" w:rsidR="0078214F" w:rsidRPr="00D822A3" w:rsidRDefault="0078214F" w:rsidP="0078214F">
      <w:pPr>
        <w:pStyle w:val="Code"/>
        <w:rPr>
          <w:highlight w:val="white"/>
          <w:lang w:val="en-GB"/>
        </w:rPr>
      </w:pPr>
      <w:r w:rsidRPr="00D822A3">
        <w:rPr>
          <w:highlight w:val="white"/>
          <w:lang w:val="en-GB"/>
        </w:rPr>
        <w:lastRenderedPageBreak/>
        <w:t xml:space="preserve">    for (index = (size - 1); index &gt;= 0; --index) {</w:t>
      </w:r>
    </w:p>
    <w:p w14:paraId="45314BF7"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0F3C09B1" w14:textId="77777777" w:rsidR="0078214F" w:rsidRPr="00D822A3" w:rsidRDefault="0078214F" w:rsidP="0078214F">
      <w:pPr>
        <w:pStyle w:val="Code"/>
        <w:rPr>
          <w:highlight w:val="white"/>
          <w:lang w:val="en-GB"/>
        </w:rPr>
      </w:pPr>
      <w:r w:rsidRPr="00D822A3">
        <w:rPr>
          <w:highlight w:val="white"/>
          <w:lang w:val="en-GB"/>
        </w:rPr>
        <w:t xml:space="preserve">    }</w:t>
      </w:r>
    </w:p>
    <w:p w14:paraId="0D4C7F4E" w14:textId="77777777" w:rsidR="0078214F" w:rsidRPr="00D822A3" w:rsidRDefault="0078214F" w:rsidP="0078214F">
      <w:pPr>
        <w:pStyle w:val="Code"/>
        <w:rPr>
          <w:highlight w:val="white"/>
          <w:lang w:val="en-GB"/>
        </w:rPr>
      </w:pPr>
      <w:r w:rsidRPr="00D822A3">
        <w:rPr>
          <w:highlight w:val="white"/>
          <w:lang w:val="en-GB"/>
        </w:rPr>
        <w:t xml:space="preserve">  }</w:t>
      </w:r>
    </w:p>
    <w:p w14:paraId="4ABC890F" w14:textId="77777777" w:rsidR="0078214F" w:rsidRPr="00D822A3" w:rsidRDefault="0078214F" w:rsidP="0078214F">
      <w:pPr>
        <w:pStyle w:val="Code"/>
        <w:rPr>
          <w:highlight w:val="white"/>
          <w:lang w:val="en-GB"/>
        </w:rPr>
      </w:pPr>
      <w:r w:rsidRPr="00D822A3">
        <w:rPr>
          <w:highlight w:val="white"/>
          <w:lang w:val="en-GB"/>
        </w:rPr>
        <w:t xml:space="preserve">  else {</w:t>
      </w:r>
    </w:p>
    <w:p w14:paraId="3DE2E75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44D25EE8"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558FC3BF" w14:textId="77777777" w:rsidR="0078214F" w:rsidRPr="00D822A3" w:rsidRDefault="0078214F" w:rsidP="0078214F">
      <w:pPr>
        <w:pStyle w:val="Code"/>
        <w:rPr>
          <w:highlight w:val="white"/>
          <w:lang w:val="en-GB"/>
        </w:rPr>
      </w:pPr>
      <w:r w:rsidRPr="00D822A3">
        <w:rPr>
          <w:highlight w:val="white"/>
          <w:lang w:val="en-GB"/>
        </w:rPr>
        <w:t xml:space="preserve">    }</w:t>
      </w:r>
    </w:p>
    <w:p w14:paraId="07554B95" w14:textId="77777777" w:rsidR="0078214F" w:rsidRPr="00D822A3" w:rsidRDefault="0078214F" w:rsidP="0078214F">
      <w:pPr>
        <w:pStyle w:val="Code"/>
        <w:rPr>
          <w:highlight w:val="white"/>
          <w:lang w:val="en-GB"/>
        </w:rPr>
      </w:pPr>
      <w:r w:rsidRPr="00D822A3">
        <w:rPr>
          <w:highlight w:val="white"/>
          <w:lang w:val="en-GB"/>
        </w:rPr>
        <w:t xml:space="preserve">  }</w:t>
      </w:r>
    </w:p>
    <w:p w14:paraId="6E415AC2" w14:textId="77777777" w:rsidR="0078214F" w:rsidRPr="00D822A3" w:rsidRDefault="0078214F" w:rsidP="0078214F">
      <w:pPr>
        <w:pStyle w:val="Code"/>
        <w:rPr>
          <w:highlight w:val="white"/>
          <w:lang w:val="en-GB"/>
        </w:rPr>
      </w:pPr>
    </w:p>
    <w:p w14:paraId="5C43B731"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CD7B03D" w14:textId="77777777" w:rsidR="0078214F" w:rsidRPr="00D822A3" w:rsidRDefault="0078214F" w:rsidP="0078214F">
      <w:pPr>
        <w:pStyle w:val="Code"/>
        <w:rPr>
          <w:highlight w:val="white"/>
          <w:lang w:val="en-GB"/>
        </w:rPr>
      </w:pPr>
      <w:r w:rsidRPr="00D822A3">
        <w:rPr>
          <w:highlight w:val="white"/>
          <w:lang w:val="en-GB"/>
        </w:rPr>
        <w:t>}</w:t>
      </w:r>
    </w:p>
    <w:p w14:paraId="6990DB0A" w14:textId="77777777" w:rsidR="0078214F" w:rsidRPr="00D822A3" w:rsidRDefault="0078214F" w:rsidP="0078214F">
      <w:pPr>
        <w:pStyle w:val="Code"/>
        <w:rPr>
          <w:highlight w:val="white"/>
          <w:lang w:val="en-GB"/>
        </w:rPr>
      </w:pPr>
    </w:p>
    <w:p w14:paraId="75300863" w14:textId="77777777" w:rsidR="0078214F" w:rsidRPr="00D822A3" w:rsidRDefault="0078214F" w:rsidP="0078214F">
      <w:pPr>
        <w:pStyle w:val="Code"/>
        <w:rPr>
          <w:highlight w:val="white"/>
          <w:lang w:val="en-GB"/>
        </w:rPr>
      </w:pPr>
      <w:r w:rsidRPr="00D822A3">
        <w:rPr>
          <w:highlight w:val="white"/>
          <w:lang w:val="en-GB"/>
        </w:rPr>
        <w:t>int memcmp(const void* left, const void* right, size_t size) {</w:t>
      </w:r>
    </w:p>
    <w:p w14:paraId="4EBEC489" w14:textId="77777777" w:rsidR="0078214F" w:rsidRPr="00D822A3" w:rsidRDefault="0078214F" w:rsidP="0078214F">
      <w:pPr>
        <w:pStyle w:val="Code"/>
        <w:rPr>
          <w:highlight w:val="white"/>
          <w:lang w:val="en-GB"/>
        </w:rPr>
      </w:pPr>
      <w:r w:rsidRPr="00D822A3">
        <w:rPr>
          <w:highlight w:val="white"/>
          <w:lang w:val="en-GB"/>
        </w:rPr>
        <w:t xml:space="preserve">  const char* charLeft = (const char*) left;</w:t>
      </w:r>
    </w:p>
    <w:p w14:paraId="07869E4E" w14:textId="77777777" w:rsidR="0078214F" w:rsidRPr="00D822A3" w:rsidRDefault="0078214F" w:rsidP="0078214F">
      <w:pPr>
        <w:pStyle w:val="Code"/>
        <w:rPr>
          <w:highlight w:val="white"/>
          <w:lang w:val="en-GB"/>
        </w:rPr>
      </w:pPr>
      <w:r w:rsidRPr="00D822A3">
        <w:rPr>
          <w:highlight w:val="white"/>
          <w:lang w:val="en-GB"/>
        </w:rPr>
        <w:t xml:space="preserve">  const char* charRight = (const char*) right;</w:t>
      </w:r>
    </w:p>
    <w:p w14:paraId="5273C457" w14:textId="77777777" w:rsidR="0078214F" w:rsidRPr="00D822A3" w:rsidRDefault="0078214F" w:rsidP="0078214F">
      <w:pPr>
        <w:pStyle w:val="Code"/>
        <w:rPr>
          <w:highlight w:val="white"/>
          <w:lang w:val="en-GB"/>
        </w:rPr>
      </w:pPr>
    </w:p>
    <w:p w14:paraId="3E402BAD"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ED85F2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0DC7CDDD" w14:textId="77777777" w:rsidR="0078214F" w:rsidRPr="00D822A3" w:rsidRDefault="0078214F" w:rsidP="0078214F">
      <w:pPr>
        <w:pStyle w:val="Code"/>
        <w:rPr>
          <w:highlight w:val="white"/>
          <w:lang w:val="en-GB"/>
        </w:rPr>
      </w:pPr>
      <w:r w:rsidRPr="00D822A3">
        <w:rPr>
          <w:highlight w:val="white"/>
          <w:lang w:val="en-GB"/>
        </w:rPr>
        <w:t xml:space="preserve">    if (charLeft[index] &lt; charRight[index]) {</w:t>
      </w:r>
    </w:p>
    <w:p w14:paraId="45315793" w14:textId="77777777" w:rsidR="0078214F" w:rsidRPr="00D822A3" w:rsidRDefault="0078214F" w:rsidP="0078214F">
      <w:pPr>
        <w:pStyle w:val="Code"/>
        <w:rPr>
          <w:highlight w:val="white"/>
          <w:lang w:val="en-GB"/>
        </w:rPr>
      </w:pPr>
      <w:r w:rsidRPr="00D822A3">
        <w:rPr>
          <w:highlight w:val="white"/>
          <w:lang w:val="en-GB"/>
        </w:rPr>
        <w:t xml:space="preserve">      return -1;</w:t>
      </w:r>
    </w:p>
    <w:p w14:paraId="10F97666" w14:textId="77777777" w:rsidR="0078214F" w:rsidRPr="00D822A3" w:rsidRDefault="0078214F" w:rsidP="0078214F">
      <w:pPr>
        <w:pStyle w:val="Code"/>
        <w:rPr>
          <w:highlight w:val="white"/>
          <w:lang w:val="en-GB"/>
        </w:rPr>
      </w:pPr>
      <w:r w:rsidRPr="00D822A3">
        <w:rPr>
          <w:highlight w:val="white"/>
          <w:lang w:val="en-GB"/>
        </w:rPr>
        <w:t xml:space="preserve">    }</w:t>
      </w:r>
    </w:p>
    <w:p w14:paraId="4D3FF248" w14:textId="77777777" w:rsidR="0078214F" w:rsidRPr="00D822A3" w:rsidRDefault="0078214F" w:rsidP="0078214F">
      <w:pPr>
        <w:pStyle w:val="Code"/>
        <w:rPr>
          <w:highlight w:val="white"/>
          <w:lang w:val="en-GB"/>
        </w:rPr>
      </w:pPr>
      <w:r w:rsidRPr="00D822A3">
        <w:rPr>
          <w:highlight w:val="white"/>
          <w:lang w:val="en-GB"/>
        </w:rPr>
        <w:t xml:space="preserve">    else if (charLeft[index] &gt; charRight[index]) {</w:t>
      </w:r>
    </w:p>
    <w:p w14:paraId="293E9C15" w14:textId="77777777" w:rsidR="0078214F" w:rsidRPr="00D822A3" w:rsidRDefault="0078214F" w:rsidP="0078214F">
      <w:pPr>
        <w:pStyle w:val="Code"/>
        <w:rPr>
          <w:highlight w:val="white"/>
          <w:lang w:val="en-GB"/>
        </w:rPr>
      </w:pPr>
      <w:r w:rsidRPr="00D822A3">
        <w:rPr>
          <w:highlight w:val="white"/>
          <w:lang w:val="en-GB"/>
        </w:rPr>
        <w:t xml:space="preserve">      return 1;</w:t>
      </w:r>
    </w:p>
    <w:p w14:paraId="61F6A8FE" w14:textId="77777777" w:rsidR="0078214F" w:rsidRPr="00D822A3" w:rsidRDefault="0078214F" w:rsidP="0078214F">
      <w:pPr>
        <w:pStyle w:val="Code"/>
        <w:rPr>
          <w:highlight w:val="white"/>
          <w:lang w:val="en-GB"/>
        </w:rPr>
      </w:pPr>
      <w:r w:rsidRPr="00D822A3">
        <w:rPr>
          <w:highlight w:val="white"/>
          <w:lang w:val="en-GB"/>
        </w:rPr>
        <w:t xml:space="preserve">    }    </w:t>
      </w:r>
    </w:p>
    <w:p w14:paraId="4EBE1088" w14:textId="77777777" w:rsidR="0078214F" w:rsidRPr="00D822A3" w:rsidRDefault="0078214F" w:rsidP="0078214F">
      <w:pPr>
        <w:pStyle w:val="Code"/>
        <w:rPr>
          <w:highlight w:val="white"/>
          <w:lang w:val="en-GB"/>
        </w:rPr>
      </w:pPr>
      <w:r w:rsidRPr="00D822A3">
        <w:rPr>
          <w:highlight w:val="white"/>
          <w:lang w:val="en-GB"/>
        </w:rPr>
        <w:t xml:space="preserve">  }</w:t>
      </w:r>
    </w:p>
    <w:p w14:paraId="6C8D1FB3" w14:textId="77777777" w:rsidR="0078214F" w:rsidRPr="00D822A3" w:rsidRDefault="0078214F" w:rsidP="0078214F">
      <w:pPr>
        <w:pStyle w:val="Code"/>
        <w:rPr>
          <w:highlight w:val="white"/>
          <w:lang w:val="en-GB"/>
        </w:rPr>
      </w:pPr>
    </w:p>
    <w:p w14:paraId="7D05FE40" w14:textId="77777777" w:rsidR="0078214F" w:rsidRPr="00D822A3" w:rsidRDefault="0078214F" w:rsidP="0078214F">
      <w:pPr>
        <w:pStyle w:val="Code"/>
        <w:rPr>
          <w:highlight w:val="white"/>
          <w:lang w:val="en-GB"/>
        </w:rPr>
      </w:pPr>
      <w:r w:rsidRPr="00D822A3">
        <w:rPr>
          <w:highlight w:val="white"/>
          <w:lang w:val="en-GB"/>
        </w:rPr>
        <w:t xml:space="preserve">  return 0;</w:t>
      </w:r>
    </w:p>
    <w:p w14:paraId="69F7D090" w14:textId="77777777" w:rsidR="0078214F" w:rsidRPr="00D822A3" w:rsidRDefault="0078214F" w:rsidP="0078214F">
      <w:pPr>
        <w:pStyle w:val="Code"/>
        <w:rPr>
          <w:highlight w:val="white"/>
          <w:lang w:val="en-GB"/>
        </w:rPr>
      </w:pPr>
      <w:r w:rsidRPr="00D822A3">
        <w:rPr>
          <w:highlight w:val="white"/>
          <w:lang w:val="en-GB"/>
        </w:rPr>
        <w:t>}</w:t>
      </w:r>
    </w:p>
    <w:p w14:paraId="63091321" w14:textId="77777777" w:rsidR="0078214F" w:rsidRPr="00D822A3" w:rsidRDefault="0078214F" w:rsidP="0078214F">
      <w:pPr>
        <w:pStyle w:val="Code"/>
        <w:rPr>
          <w:highlight w:val="white"/>
          <w:lang w:val="en-GB"/>
        </w:rPr>
      </w:pPr>
    </w:p>
    <w:p w14:paraId="6E2FCBA0" w14:textId="77777777" w:rsidR="0078214F" w:rsidRPr="00D822A3" w:rsidRDefault="0078214F" w:rsidP="0078214F">
      <w:pPr>
        <w:pStyle w:val="Code"/>
        <w:rPr>
          <w:highlight w:val="white"/>
          <w:lang w:val="en-GB"/>
        </w:rPr>
      </w:pPr>
      <w:r w:rsidRPr="00D822A3">
        <w:rPr>
          <w:highlight w:val="white"/>
          <w:lang w:val="en-GB"/>
        </w:rPr>
        <w:t>void* memchr(const void* block, int i, size_t size) {</w:t>
      </w:r>
    </w:p>
    <w:p w14:paraId="3AA3B5E2"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5856336"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593BECBA"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AF57ACD" w14:textId="77777777" w:rsidR="0078214F" w:rsidRPr="00D822A3" w:rsidRDefault="0078214F" w:rsidP="0078214F">
      <w:pPr>
        <w:pStyle w:val="Code"/>
        <w:rPr>
          <w:highlight w:val="white"/>
          <w:lang w:val="en-GB"/>
        </w:rPr>
      </w:pPr>
    </w:p>
    <w:p w14:paraId="66750581"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32610998" w14:textId="77777777" w:rsidR="0078214F" w:rsidRPr="00D822A3" w:rsidRDefault="0078214F" w:rsidP="0078214F">
      <w:pPr>
        <w:pStyle w:val="Code"/>
        <w:rPr>
          <w:highlight w:val="white"/>
          <w:lang w:val="en-GB"/>
        </w:rPr>
      </w:pPr>
      <w:r w:rsidRPr="00D822A3">
        <w:rPr>
          <w:highlight w:val="white"/>
          <w:lang w:val="en-GB"/>
        </w:rPr>
        <w:t xml:space="preserve">    if (charBlock[index] == c) {</w:t>
      </w:r>
    </w:p>
    <w:p w14:paraId="4FB9DCFE" w14:textId="77777777" w:rsidR="0078214F" w:rsidRPr="00D822A3" w:rsidRDefault="0078214F" w:rsidP="0078214F">
      <w:pPr>
        <w:pStyle w:val="Code"/>
        <w:rPr>
          <w:highlight w:val="white"/>
          <w:lang w:val="en-GB"/>
        </w:rPr>
      </w:pPr>
      <w:r w:rsidRPr="00D822A3">
        <w:rPr>
          <w:highlight w:val="white"/>
          <w:lang w:val="en-GB"/>
        </w:rPr>
        <w:t xml:space="preserve">      return (void*) &amp;charBlock[index];</w:t>
      </w:r>
    </w:p>
    <w:p w14:paraId="285FCEC5" w14:textId="77777777" w:rsidR="0078214F" w:rsidRPr="00D822A3" w:rsidRDefault="0078214F" w:rsidP="0078214F">
      <w:pPr>
        <w:pStyle w:val="Code"/>
        <w:rPr>
          <w:highlight w:val="white"/>
          <w:lang w:val="en-GB"/>
        </w:rPr>
      </w:pPr>
      <w:r w:rsidRPr="00D822A3">
        <w:rPr>
          <w:highlight w:val="white"/>
          <w:lang w:val="en-GB"/>
        </w:rPr>
        <w:t xml:space="preserve">    }</w:t>
      </w:r>
    </w:p>
    <w:p w14:paraId="7E8C34E1" w14:textId="77777777" w:rsidR="0078214F" w:rsidRPr="00D822A3" w:rsidRDefault="0078214F" w:rsidP="0078214F">
      <w:pPr>
        <w:pStyle w:val="Code"/>
        <w:rPr>
          <w:highlight w:val="white"/>
          <w:lang w:val="en-GB"/>
        </w:rPr>
      </w:pPr>
      <w:r w:rsidRPr="00D822A3">
        <w:rPr>
          <w:highlight w:val="white"/>
          <w:lang w:val="en-GB"/>
        </w:rPr>
        <w:t xml:space="preserve">  }</w:t>
      </w:r>
    </w:p>
    <w:p w14:paraId="63D5895B" w14:textId="77777777" w:rsidR="0078214F" w:rsidRPr="00D822A3" w:rsidRDefault="0078214F" w:rsidP="0078214F">
      <w:pPr>
        <w:pStyle w:val="Code"/>
        <w:rPr>
          <w:highlight w:val="white"/>
          <w:lang w:val="en-GB"/>
        </w:rPr>
      </w:pPr>
    </w:p>
    <w:p w14:paraId="12035E6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26483516" w14:textId="77777777" w:rsidR="0078214F" w:rsidRPr="00D822A3" w:rsidRDefault="0078214F" w:rsidP="0078214F">
      <w:pPr>
        <w:pStyle w:val="Code"/>
        <w:rPr>
          <w:highlight w:val="white"/>
          <w:lang w:val="en-GB"/>
        </w:rPr>
      </w:pPr>
      <w:r w:rsidRPr="00D822A3">
        <w:rPr>
          <w:highlight w:val="white"/>
          <w:lang w:val="en-GB"/>
        </w:rPr>
        <w:t>}</w:t>
      </w:r>
    </w:p>
    <w:p w14:paraId="3B2946EA" w14:textId="77777777" w:rsidR="0078214F" w:rsidRPr="00D822A3" w:rsidRDefault="0078214F" w:rsidP="0078214F">
      <w:pPr>
        <w:pStyle w:val="Code"/>
        <w:rPr>
          <w:highlight w:val="white"/>
          <w:lang w:val="en-GB"/>
        </w:rPr>
      </w:pPr>
    </w:p>
    <w:p w14:paraId="39924225" w14:textId="77777777" w:rsidR="0078214F" w:rsidRPr="00D822A3" w:rsidRDefault="0078214F" w:rsidP="0078214F">
      <w:pPr>
        <w:pStyle w:val="Code"/>
        <w:rPr>
          <w:highlight w:val="white"/>
          <w:lang w:val="en-GB"/>
        </w:rPr>
      </w:pPr>
      <w:r w:rsidRPr="00D822A3">
        <w:rPr>
          <w:highlight w:val="white"/>
          <w:lang w:val="en-GB"/>
        </w:rPr>
        <w:t>void* memset(void* block, int i, size_t size) {</w:t>
      </w:r>
    </w:p>
    <w:p w14:paraId="3B0055B1"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16E42F62"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4AFA9266" w14:textId="77777777" w:rsidR="0078214F" w:rsidRPr="00D822A3" w:rsidRDefault="0078214F" w:rsidP="0078214F">
      <w:pPr>
        <w:pStyle w:val="Code"/>
        <w:rPr>
          <w:highlight w:val="white"/>
          <w:lang w:val="en-GB"/>
        </w:rPr>
      </w:pPr>
    </w:p>
    <w:p w14:paraId="09CF3E0E"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E8C613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1A7B96A4" w14:textId="77777777" w:rsidR="0078214F" w:rsidRPr="00D822A3" w:rsidRDefault="0078214F" w:rsidP="0078214F">
      <w:pPr>
        <w:pStyle w:val="Code"/>
        <w:rPr>
          <w:highlight w:val="white"/>
          <w:lang w:val="en-GB"/>
        </w:rPr>
      </w:pPr>
      <w:r w:rsidRPr="00D822A3">
        <w:rPr>
          <w:highlight w:val="white"/>
          <w:lang w:val="en-GB"/>
        </w:rPr>
        <w:t xml:space="preserve">    charBlock[index] = c;</w:t>
      </w:r>
    </w:p>
    <w:p w14:paraId="124EC2A9" w14:textId="77777777" w:rsidR="0078214F" w:rsidRPr="00D822A3" w:rsidRDefault="0078214F" w:rsidP="0078214F">
      <w:pPr>
        <w:pStyle w:val="Code"/>
        <w:rPr>
          <w:highlight w:val="white"/>
          <w:lang w:val="en-GB"/>
        </w:rPr>
      </w:pPr>
      <w:r w:rsidRPr="00D822A3">
        <w:rPr>
          <w:highlight w:val="white"/>
          <w:lang w:val="en-GB"/>
        </w:rPr>
        <w:t xml:space="preserve">  }</w:t>
      </w:r>
    </w:p>
    <w:p w14:paraId="728E7FE5" w14:textId="77777777" w:rsidR="0078214F" w:rsidRPr="00D822A3" w:rsidRDefault="0078214F" w:rsidP="0078214F">
      <w:pPr>
        <w:pStyle w:val="Code"/>
        <w:rPr>
          <w:highlight w:val="white"/>
          <w:lang w:val="en-GB"/>
        </w:rPr>
      </w:pPr>
    </w:p>
    <w:p w14:paraId="5FCD5E5D" w14:textId="77777777" w:rsidR="0078214F" w:rsidRPr="00D822A3" w:rsidRDefault="0078214F" w:rsidP="0078214F">
      <w:pPr>
        <w:pStyle w:val="Code"/>
        <w:rPr>
          <w:highlight w:val="white"/>
          <w:lang w:val="en-GB"/>
        </w:rPr>
      </w:pPr>
      <w:r w:rsidRPr="00D822A3">
        <w:rPr>
          <w:highlight w:val="white"/>
          <w:lang w:val="en-GB"/>
        </w:rPr>
        <w:t xml:space="preserve">  return block;</w:t>
      </w:r>
    </w:p>
    <w:p w14:paraId="7135FBA9" w14:textId="6893C530" w:rsidR="0078214F" w:rsidRPr="00D822A3" w:rsidRDefault="0078214F" w:rsidP="0078214F">
      <w:pPr>
        <w:pStyle w:val="Code"/>
        <w:rPr>
          <w:highlight w:val="white"/>
          <w:lang w:val="en-GB"/>
        </w:rPr>
      </w:pPr>
      <w:r w:rsidRPr="00D822A3">
        <w:rPr>
          <w:highlight w:val="white"/>
          <w:lang w:val="en-GB"/>
        </w:rPr>
        <w:t>}</w:t>
      </w:r>
    </w:p>
    <w:p w14:paraId="3A2D40AA" w14:textId="2629AEB5" w:rsidR="0004451D" w:rsidRPr="00D822A3" w:rsidRDefault="0004451D" w:rsidP="00265BDF">
      <w:pPr>
        <w:pStyle w:val="Rubrik2"/>
        <w:rPr>
          <w:lang w:val="en-GB"/>
        </w:rPr>
      </w:pPr>
      <w:bookmarkStart w:id="470" w:name="_Toc54625163"/>
      <w:r w:rsidRPr="00D822A3">
        <w:rPr>
          <w:lang w:val="en-GB"/>
        </w:rPr>
        <w:lastRenderedPageBreak/>
        <w:t>Long Jumps</w:t>
      </w:r>
      <w:bookmarkEnd w:id="470"/>
    </w:p>
    <w:p w14:paraId="00D8C1C3" w14:textId="25F4332E" w:rsidR="00D62A8B" w:rsidRPr="00D822A3"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D62A8B" w:rsidRPr="00D822A3">
        <w:rPr>
          <w:lang w:val="en-GB"/>
        </w:rPr>
        <w:t>mp.h</w:t>
      </w:r>
      <w:proofErr w:type="spellEnd"/>
    </w:p>
    <w:p w14:paraId="6EFB224F" w14:textId="77777777" w:rsidR="0004451D" w:rsidRPr="00D822A3" w:rsidRDefault="0004451D" w:rsidP="0004451D">
      <w:pPr>
        <w:pStyle w:val="Code"/>
        <w:rPr>
          <w:highlight w:val="white"/>
          <w:lang w:val="en-GB"/>
        </w:rPr>
      </w:pPr>
      <w:r w:rsidRPr="00D822A3">
        <w:rPr>
          <w:highlight w:val="white"/>
          <w:lang w:val="en-GB"/>
        </w:rPr>
        <w:t>typedef int jmp_buf[3];</w:t>
      </w:r>
    </w:p>
    <w:p w14:paraId="33602AE9" w14:textId="77777777" w:rsidR="0004451D" w:rsidRPr="00D822A3" w:rsidRDefault="0004451D" w:rsidP="0004451D">
      <w:pPr>
        <w:pStyle w:val="Code"/>
        <w:rPr>
          <w:highlight w:val="white"/>
          <w:lang w:val="en-GB"/>
        </w:rPr>
      </w:pPr>
    </w:p>
    <w:p w14:paraId="0B5AEA04" w14:textId="77777777" w:rsidR="0004451D" w:rsidRPr="00D822A3" w:rsidRDefault="0004451D" w:rsidP="0004451D">
      <w:pPr>
        <w:pStyle w:val="Code"/>
        <w:rPr>
          <w:highlight w:val="white"/>
          <w:lang w:val="en-GB"/>
        </w:rPr>
      </w:pPr>
      <w:r w:rsidRPr="00D822A3">
        <w:rPr>
          <w:highlight w:val="white"/>
          <w:lang w:val="en-GB"/>
        </w:rPr>
        <w:t>int setjmp(jmp_buf env);</w:t>
      </w:r>
    </w:p>
    <w:p w14:paraId="378D7D13" w14:textId="061501C9" w:rsidR="0004451D" w:rsidRPr="00D822A3" w:rsidRDefault="0004451D" w:rsidP="0004451D">
      <w:pPr>
        <w:pStyle w:val="Code"/>
        <w:rPr>
          <w:lang w:val="en-GB"/>
        </w:rPr>
      </w:pPr>
      <w:r w:rsidRPr="00D822A3">
        <w:rPr>
          <w:highlight w:val="white"/>
          <w:lang w:val="en-GB"/>
        </w:rPr>
        <w:t>void longjmp(jmp_buf env, int value);</w:t>
      </w:r>
    </w:p>
    <w:p w14:paraId="6EF22EF8" w14:textId="3E29EBF2" w:rsidR="0004451D" w:rsidRPr="00D822A3"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04451D" w:rsidRPr="00D822A3">
        <w:rPr>
          <w:lang w:val="en-GB"/>
        </w:rPr>
        <w:t>mp.c</w:t>
      </w:r>
      <w:proofErr w:type="spellEnd"/>
    </w:p>
    <w:p w14:paraId="667576CC" w14:textId="1C158F0C" w:rsidR="000F4BAA" w:rsidRPr="00D822A3" w:rsidRDefault="000F4BAA" w:rsidP="000F4BAA">
      <w:pPr>
        <w:pStyle w:val="Code"/>
        <w:rPr>
          <w:highlight w:val="white"/>
          <w:lang w:val="en-GB"/>
        </w:rPr>
      </w:pPr>
      <w:r w:rsidRPr="00D822A3">
        <w:rPr>
          <w:highlight w:val="white"/>
          <w:lang w:val="en-GB"/>
        </w:rPr>
        <w:t xml:space="preserve">#include </w:t>
      </w:r>
      <w:r w:rsidR="00EF337F" w:rsidRPr="00D822A3">
        <w:rPr>
          <w:highlight w:val="white"/>
          <w:lang w:val="en-GB"/>
        </w:rPr>
        <w:t>&lt;setjmp.h&gt;</w:t>
      </w:r>
    </w:p>
    <w:p w14:paraId="435B4B39" w14:textId="3FFD2875" w:rsidR="000F4BAA" w:rsidRPr="00D822A3" w:rsidRDefault="000F4BAA" w:rsidP="000F4BA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0619EC1" w14:textId="77777777" w:rsidR="000F4BAA" w:rsidRPr="00D822A3" w:rsidRDefault="000F4BAA" w:rsidP="000F4BAA">
      <w:pPr>
        <w:pStyle w:val="Code"/>
        <w:rPr>
          <w:highlight w:val="white"/>
          <w:lang w:val="en-GB"/>
        </w:rPr>
      </w:pPr>
    </w:p>
    <w:p w14:paraId="5C140BCF" w14:textId="77777777" w:rsidR="000F4BAA" w:rsidRPr="00D822A3" w:rsidRDefault="000F4BAA" w:rsidP="000F4BAA">
      <w:pPr>
        <w:pStyle w:val="Code"/>
        <w:rPr>
          <w:highlight w:val="white"/>
          <w:lang w:val="en-GB"/>
        </w:rPr>
      </w:pPr>
      <w:r w:rsidRPr="00D822A3">
        <w:rPr>
          <w:highlight w:val="white"/>
          <w:lang w:val="en-GB"/>
        </w:rPr>
        <w:t>int setjmp(jmp_buf buf) {</w:t>
      </w:r>
    </w:p>
    <w:p w14:paraId="0815D8CC" w14:textId="77777777" w:rsidR="000F4BAA" w:rsidRPr="00D822A3" w:rsidRDefault="000F4BAA" w:rsidP="000F4BAA">
      <w:pPr>
        <w:pStyle w:val="Code"/>
        <w:rPr>
          <w:highlight w:val="white"/>
          <w:lang w:val="en-GB"/>
        </w:rPr>
      </w:pPr>
      <w:r w:rsidRPr="00D822A3">
        <w:rPr>
          <w:highlight w:val="white"/>
          <w:lang w:val="en-GB"/>
        </w:rPr>
        <w:t xml:space="preserve">  int* bp_pointer;</w:t>
      </w:r>
    </w:p>
    <w:p w14:paraId="492AC05B" w14:textId="77777777" w:rsidR="000F4BAA" w:rsidRPr="00D822A3" w:rsidRDefault="000F4BAA" w:rsidP="000F4BAA">
      <w:pPr>
        <w:pStyle w:val="Code"/>
        <w:rPr>
          <w:highlight w:val="white"/>
          <w:lang w:val="en-GB"/>
        </w:rPr>
      </w:pPr>
      <w:r w:rsidRPr="00D822A3">
        <w:rPr>
          <w:highlight w:val="white"/>
          <w:lang w:val="en-GB"/>
        </w:rPr>
        <w:t xml:space="preserve">  store_register(bp, bp_pointer);</w:t>
      </w:r>
    </w:p>
    <w:p w14:paraId="08225062" w14:textId="77777777" w:rsidR="000F4BAA" w:rsidRPr="00D822A3" w:rsidRDefault="000F4BAA" w:rsidP="000F4BAA">
      <w:pPr>
        <w:pStyle w:val="Code"/>
        <w:rPr>
          <w:highlight w:val="white"/>
          <w:lang w:val="en-GB"/>
        </w:rPr>
      </w:pPr>
    </w:p>
    <w:p w14:paraId="2772739B" w14:textId="77777777" w:rsidR="000F4BAA" w:rsidRPr="00D822A3" w:rsidRDefault="000F4BAA" w:rsidP="000F4BAA">
      <w:pPr>
        <w:pStyle w:val="Code"/>
        <w:rPr>
          <w:highlight w:val="white"/>
          <w:lang w:val="en-GB"/>
        </w:rPr>
      </w:pPr>
      <w:r w:rsidRPr="00D822A3">
        <w:rPr>
          <w:highlight w:val="white"/>
          <w:lang w:val="en-GB"/>
        </w:rPr>
        <w:t xml:space="preserve">  buf[0] = bp_pointer[0]; // return address</w:t>
      </w:r>
    </w:p>
    <w:p w14:paraId="6CC9B708" w14:textId="77777777" w:rsidR="000F4BAA" w:rsidRPr="00D822A3" w:rsidRDefault="000F4BAA" w:rsidP="000F4BAA">
      <w:pPr>
        <w:pStyle w:val="Code"/>
        <w:rPr>
          <w:highlight w:val="white"/>
          <w:lang w:val="en-GB"/>
        </w:rPr>
      </w:pPr>
      <w:r w:rsidRPr="00D822A3">
        <w:rPr>
          <w:highlight w:val="white"/>
          <w:lang w:val="en-GB"/>
        </w:rPr>
        <w:t xml:space="preserve">  buf[1] = bp_pointer[1]; // normal stack </w:t>
      </w:r>
    </w:p>
    <w:p w14:paraId="117F90D1" w14:textId="77777777" w:rsidR="000F4BAA" w:rsidRPr="00D822A3" w:rsidRDefault="000F4BAA" w:rsidP="000F4BAA">
      <w:pPr>
        <w:pStyle w:val="Code"/>
        <w:rPr>
          <w:highlight w:val="white"/>
          <w:lang w:val="en-GB"/>
        </w:rPr>
      </w:pPr>
      <w:r w:rsidRPr="00D822A3">
        <w:rPr>
          <w:highlight w:val="white"/>
          <w:lang w:val="en-GB"/>
        </w:rPr>
        <w:t xml:space="preserve">  buf[2] = bp_pointer[2]; // ellipse stack </w:t>
      </w:r>
    </w:p>
    <w:p w14:paraId="65E34C68" w14:textId="77777777" w:rsidR="000F4BAA" w:rsidRPr="00D822A3" w:rsidRDefault="000F4BAA" w:rsidP="000F4BAA">
      <w:pPr>
        <w:pStyle w:val="Code"/>
        <w:rPr>
          <w:highlight w:val="white"/>
          <w:lang w:val="en-GB"/>
        </w:rPr>
      </w:pPr>
    </w:p>
    <w:p w14:paraId="353702DE" w14:textId="77777777" w:rsidR="000F4BAA" w:rsidRPr="00D822A3" w:rsidRDefault="000F4BAA" w:rsidP="000F4BAA">
      <w:pPr>
        <w:pStyle w:val="Code"/>
        <w:rPr>
          <w:highlight w:val="white"/>
          <w:lang w:val="en-GB"/>
        </w:rPr>
      </w:pPr>
      <w:r w:rsidRPr="00D822A3">
        <w:rPr>
          <w:highlight w:val="white"/>
          <w:lang w:val="en-GB"/>
        </w:rPr>
        <w:t xml:space="preserve">  return 0;</w:t>
      </w:r>
    </w:p>
    <w:p w14:paraId="1A75C648" w14:textId="77777777" w:rsidR="000F4BAA" w:rsidRPr="00D822A3" w:rsidRDefault="000F4BAA" w:rsidP="000F4BAA">
      <w:pPr>
        <w:pStyle w:val="Code"/>
        <w:rPr>
          <w:highlight w:val="white"/>
          <w:lang w:val="en-GB"/>
        </w:rPr>
      </w:pPr>
      <w:r w:rsidRPr="00D822A3">
        <w:rPr>
          <w:highlight w:val="white"/>
          <w:lang w:val="en-GB"/>
        </w:rPr>
        <w:t>}</w:t>
      </w:r>
    </w:p>
    <w:p w14:paraId="33448482" w14:textId="77777777" w:rsidR="000F4BAA" w:rsidRPr="00D822A3" w:rsidRDefault="000F4BAA" w:rsidP="000F4BAA">
      <w:pPr>
        <w:pStyle w:val="Code"/>
        <w:rPr>
          <w:highlight w:val="white"/>
          <w:lang w:val="en-GB"/>
        </w:rPr>
      </w:pPr>
    </w:p>
    <w:p w14:paraId="669C4C96" w14:textId="77777777" w:rsidR="000F4BAA" w:rsidRPr="00D822A3" w:rsidRDefault="000F4BAA" w:rsidP="000F4BAA">
      <w:pPr>
        <w:pStyle w:val="Code"/>
        <w:rPr>
          <w:highlight w:val="white"/>
          <w:lang w:val="en-GB"/>
        </w:rPr>
      </w:pPr>
      <w:r w:rsidRPr="00D822A3">
        <w:rPr>
          <w:highlight w:val="white"/>
          <w:lang w:val="en-GB"/>
        </w:rPr>
        <w:t>void longjmp(jmp_buf buf, int return_value) {</w:t>
      </w:r>
    </w:p>
    <w:p w14:paraId="6017E915" w14:textId="77777777" w:rsidR="000F4BAA" w:rsidRPr="00D822A3" w:rsidRDefault="000F4BAA" w:rsidP="000F4BAA">
      <w:pPr>
        <w:pStyle w:val="Code"/>
        <w:rPr>
          <w:highlight w:val="white"/>
          <w:lang w:val="en-GB"/>
        </w:rPr>
      </w:pPr>
      <w:r w:rsidRPr="00D822A3">
        <w:rPr>
          <w:highlight w:val="white"/>
          <w:lang w:val="en-GB"/>
        </w:rPr>
        <w:t xml:space="preserve">  load_register(bx, return_value);</w:t>
      </w:r>
    </w:p>
    <w:p w14:paraId="1055AA77" w14:textId="77777777" w:rsidR="000F4BAA" w:rsidRPr="00D822A3" w:rsidRDefault="000F4BAA" w:rsidP="000F4BAA">
      <w:pPr>
        <w:pStyle w:val="Code"/>
        <w:rPr>
          <w:highlight w:val="white"/>
          <w:lang w:val="en-GB"/>
        </w:rPr>
      </w:pPr>
      <w:r w:rsidRPr="00D822A3">
        <w:rPr>
          <w:highlight w:val="white"/>
          <w:lang w:val="en-GB"/>
        </w:rPr>
        <w:t xml:space="preserve">  load_register(cx, buf[0]); // return address</w:t>
      </w:r>
    </w:p>
    <w:p w14:paraId="417956EB" w14:textId="77777777" w:rsidR="000F4BAA" w:rsidRPr="00D822A3" w:rsidRDefault="000F4BAA" w:rsidP="000F4BAA">
      <w:pPr>
        <w:pStyle w:val="Code"/>
        <w:rPr>
          <w:highlight w:val="white"/>
          <w:lang w:val="en-GB"/>
        </w:rPr>
      </w:pPr>
      <w:r w:rsidRPr="00D822A3">
        <w:rPr>
          <w:highlight w:val="white"/>
          <w:lang w:val="en-GB"/>
        </w:rPr>
        <w:t xml:space="preserve">  load_register(bp, buf[1]); // normal stack</w:t>
      </w:r>
    </w:p>
    <w:p w14:paraId="67085E58" w14:textId="77777777" w:rsidR="000F4BAA" w:rsidRPr="00D822A3" w:rsidRDefault="000F4BAA" w:rsidP="000F4BAA">
      <w:pPr>
        <w:pStyle w:val="Code"/>
        <w:rPr>
          <w:highlight w:val="white"/>
          <w:lang w:val="en-GB"/>
        </w:rPr>
      </w:pPr>
      <w:r w:rsidRPr="00D822A3">
        <w:rPr>
          <w:highlight w:val="white"/>
          <w:lang w:val="en-GB"/>
        </w:rPr>
        <w:t xml:space="preserve">  load_register(di, buf[2]); // ellipse stack</w:t>
      </w:r>
    </w:p>
    <w:p w14:paraId="4718422A" w14:textId="77777777" w:rsidR="000F4BAA" w:rsidRPr="00D822A3" w:rsidRDefault="000F4BAA" w:rsidP="000F4BAA">
      <w:pPr>
        <w:pStyle w:val="Code"/>
        <w:rPr>
          <w:highlight w:val="white"/>
          <w:lang w:val="en-GB"/>
        </w:rPr>
      </w:pPr>
      <w:r w:rsidRPr="00D822A3">
        <w:rPr>
          <w:highlight w:val="white"/>
          <w:lang w:val="en-GB"/>
        </w:rPr>
        <w:t xml:space="preserve">  jump_register(cx);</w:t>
      </w:r>
    </w:p>
    <w:p w14:paraId="477C94F9" w14:textId="08AF2A31" w:rsidR="000F4BAA" w:rsidRPr="00D822A3" w:rsidRDefault="000F4BAA" w:rsidP="000F4BAA">
      <w:pPr>
        <w:pStyle w:val="Code"/>
        <w:rPr>
          <w:lang w:val="en-GB"/>
        </w:rPr>
      </w:pPr>
      <w:r w:rsidRPr="00D822A3">
        <w:rPr>
          <w:highlight w:val="white"/>
          <w:lang w:val="en-GB"/>
        </w:rPr>
        <w:t>}</w:t>
      </w:r>
    </w:p>
    <w:p w14:paraId="6EE6955C" w14:textId="08E83094" w:rsidR="00555D55" w:rsidRDefault="00555D55" w:rsidP="00265BDF">
      <w:pPr>
        <w:pStyle w:val="Rubrik2"/>
        <w:rPr>
          <w:lang w:val="en-GB"/>
        </w:rPr>
      </w:pPr>
      <w:bookmarkStart w:id="471" w:name="_Toc54625164"/>
      <w:r w:rsidRPr="00D822A3">
        <w:rPr>
          <w:lang w:val="en-GB"/>
        </w:rPr>
        <w:t>Mathematical Functions</w:t>
      </w:r>
      <w:bookmarkEnd w:id="471"/>
    </w:p>
    <w:p w14:paraId="4E9C5A9B" w14:textId="2A61C68E" w:rsidR="00730299" w:rsidRPr="00730299" w:rsidRDefault="00730299" w:rsidP="00730299">
      <w:pPr>
        <w:rPr>
          <w:lang w:val="en-GB"/>
        </w:rPr>
      </w:pPr>
      <w:r>
        <w:rPr>
          <w:lang w:val="en-GB"/>
        </w:rPr>
        <w:t xml:space="preserve">The mathematical function is completely implemented in C, they do not make any system calls. </w:t>
      </w:r>
    </w:p>
    <w:p w14:paraId="168DFE01" w14:textId="5D1C6542" w:rsidR="00D62A8B" w:rsidRPr="00D822A3" w:rsidRDefault="008D6750" w:rsidP="00555D55">
      <w:pPr>
        <w:pStyle w:val="CodeListing"/>
        <w:rPr>
          <w:lang w:val="en-GB"/>
        </w:rPr>
      </w:pPr>
      <w:proofErr w:type="spellStart"/>
      <w:r w:rsidRPr="00D822A3">
        <w:rPr>
          <w:lang w:val="en-GB"/>
        </w:rPr>
        <w:t>m</w:t>
      </w:r>
      <w:r w:rsidR="00D62A8B" w:rsidRPr="00D822A3">
        <w:rPr>
          <w:lang w:val="en-GB"/>
        </w:rPr>
        <w:t>ath.h</w:t>
      </w:r>
      <w:proofErr w:type="spellEnd"/>
    </w:p>
    <w:p w14:paraId="2271134D" w14:textId="77777777" w:rsidR="00555D55" w:rsidRPr="00D822A3" w:rsidRDefault="00555D55" w:rsidP="00555D55">
      <w:pPr>
        <w:pStyle w:val="Code"/>
        <w:rPr>
          <w:highlight w:val="white"/>
          <w:lang w:val="en-GB"/>
        </w:rPr>
      </w:pPr>
      <w:r w:rsidRPr="00D822A3">
        <w:rPr>
          <w:highlight w:val="white"/>
          <w:lang w:val="en-GB"/>
        </w:rPr>
        <w:t>#ifndef __MATH_H__</w:t>
      </w:r>
    </w:p>
    <w:p w14:paraId="66FE2964" w14:textId="77777777" w:rsidR="00555D55" w:rsidRPr="00D822A3" w:rsidRDefault="00555D55" w:rsidP="00555D55">
      <w:pPr>
        <w:pStyle w:val="Code"/>
        <w:rPr>
          <w:highlight w:val="white"/>
          <w:lang w:val="en-GB"/>
        </w:rPr>
      </w:pPr>
      <w:r w:rsidRPr="00D822A3">
        <w:rPr>
          <w:highlight w:val="white"/>
          <w:lang w:val="en-GB"/>
        </w:rPr>
        <w:t>#define __MATH_H__</w:t>
      </w:r>
    </w:p>
    <w:p w14:paraId="3F86D8EA" w14:textId="4C1F9C25" w:rsidR="00555D55" w:rsidRDefault="00555D55" w:rsidP="00555D55">
      <w:pPr>
        <w:pStyle w:val="Code"/>
        <w:rPr>
          <w:highlight w:val="white"/>
          <w:lang w:val="en-GB"/>
        </w:rPr>
      </w:pPr>
    </w:p>
    <w:p w14:paraId="333C5EF4" w14:textId="64D95BF5" w:rsidR="00555D55" w:rsidRPr="00D822A3" w:rsidRDefault="00555D55" w:rsidP="00555D55">
      <w:pPr>
        <w:pStyle w:val="Code"/>
        <w:rPr>
          <w:highlight w:val="white"/>
          <w:lang w:val="en-GB"/>
        </w:rPr>
      </w:pPr>
      <w:r w:rsidRPr="00D822A3">
        <w:rPr>
          <w:highlight w:val="white"/>
          <w:lang w:val="en-GB"/>
        </w:rPr>
        <w:t>#define PI 3.1415926535897932384626433</w:t>
      </w:r>
    </w:p>
    <w:p w14:paraId="67841327" w14:textId="58A9137F" w:rsidR="004D71F5" w:rsidRDefault="004D71F5" w:rsidP="004D71F5">
      <w:pPr>
        <w:pStyle w:val="Code"/>
        <w:rPr>
          <w:highlight w:val="white"/>
          <w:lang w:val="en-GB"/>
        </w:rPr>
      </w:pPr>
      <w:r w:rsidRPr="00D822A3">
        <w:rPr>
          <w:highlight w:val="white"/>
          <w:lang w:val="en-GB"/>
        </w:rPr>
        <w:t xml:space="preserve">#define E </w:t>
      </w:r>
      <w:r>
        <w:rPr>
          <w:highlight w:val="white"/>
          <w:lang w:val="en-GB"/>
        </w:rPr>
        <w:t xml:space="preserve"> </w:t>
      </w:r>
      <w:r w:rsidRPr="00D822A3">
        <w:rPr>
          <w:highlight w:val="white"/>
          <w:lang w:val="en-GB"/>
        </w:rPr>
        <w:t>2</w:t>
      </w:r>
      <w:r>
        <w:rPr>
          <w:highlight w:val="white"/>
          <w:lang w:val="en-GB"/>
        </w:rPr>
        <w:t>.</w:t>
      </w:r>
      <w:r w:rsidRPr="00D822A3">
        <w:rPr>
          <w:highlight w:val="white"/>
          <w:lang w:val="en-GB"/>
        </w:rPr>
        <w:t>7182818284590452353602874</w:t>
      </w:r>
    </w:p>
    <w:p w14:paraId="695DDEED" w14:textId="39BD300A" w:rsidR="007730D0" w:rsidRPr="007730D0" w:rsidRDefault="007730D0" w:rsidP="007730D0">
      <w:pPr>
        <w:pStyle w:val="Code"/>
        <w:rPr>
          <w:highlight w:val="white"/>
        </w:rPr>
      </w:pPr>
      <w:r w:rsidRPr="007730D0">
        <w:rPr>
          <w:highlight w:val="white"/>
        </w:rPr>
        <w:t>#define EPSILON 1e-9</w:t>
      </w:r>
    </w:p>
    <w:p w14:paraId="7CEF674B" w14:textId="77777777" w:rsidR="00555D55" w:rsidRPr="007730D0" w:rsidRDefault="00555D55" w:rsidP="007730D0">
      <w:pPr>
        <w:pStyle w:val="Code"/>
        <w:rPr>
          <w:highlight w:val="white"/>
        </w:rPr>
      </w:pPr>
    </w:p>
    <w:p w14:paraId="0798AE63" w14:textId="77777777" w:rsidR="007730D0" w:rsidRPr="00D822A3" w:rsidRDefault="007730D0" w:rsidP="007730D0">
      <w:pPr>
        <w:pStyle w:val="Code"/>
        <w:rPr>
          <w:highlight w:val="white"/>
          <w:lang w:val="en-GB"/>
        </w:rPr>
      </w:pPr>
      <w:r w:rsidRPr="00D822A3">
        <w:rPr>
          <w:highlight w:val="white"/>
          <w:lang w:val="en-GB"/>
        </w:rPr>
        <w:t xml:space="preserve">extern double exp(double </w:t>
      </w:r>
      <w:r>
        <w:rPr>
          <w:highlight w:val="white"/>
          <w:lang w:val="en-GB"/>
        </w:rPr>
        <w:t>x</w:t>
      </w:r>
      <w:r w:rsidRPr="00D822A3">
        <w:rPr>
          <w:highlight w:val="white"/>
          <w:lang w:val="en-GB"/>
        </w:rPr>
        <w:t>);</w:t>
      </w:r>
    </w:p>
    <w:p w14:paraId="0766CCEE" w14:textId="77777777" w:rsidR="007730D0" w:rsidRPr="00D822A3" w:rsidRDefault="007730D0" w:rsidP="007730D0">
      <w:pPr>
        <w:pStyle w:val="Code"/>
        <w:rPr>
          <w:highlight w:val="white"/>
          <w:lang w:val="en-GB"/>
        </w:rPr>
      </w:pPr>
      <w:r w:rsidRPr="00D822A3">
        <w:rPr>
          <w:highlight w:val="white"/>
          <w:lang w:val="en-GB"/>
        </w:rPr>
        <w:t xml:space="preserve">extern double log(double </w:t>
      </w:r>
      <w:r>
        <w:rPr>
          <w:highlight w:val="white"/>
          <w:lang w:val="en-GB"/>
        </w:rPr>
        <w:t>x</w:t>
      </w:r>
      <w:r w:rsidRPr="00D822A3">
        <w:rPr>
          <w:highlight w:val="white"/>
          <w:lang w:val="en-GB"/>
        </w:rPr>
        <w:t>);</w:t>
      </w:r>
    </w:p>
    <w:p w14:paraId="0DD08C73" w14:textId="77777777" w:rsidR="007730D0" w:rsidRPr="00D822A3" w:rsidRDefault="007730D0" w:rsidP="007730D0">
      <w:pPr>
        <w:pStyle w:val="Code"/>
        <w:rPr>
          <w:highlight w:val="white"/>
          <w:lang w:val="en-GB"/>
        </w:rPr>
      </w:pPr>
      <w:r w:rsidRPr="00D822A3">
        <w:rPr>
          <w:highlight w:val="white"/>
          <w:lang w:val="en-GB"/>
        </w:rPr>
        <w:t xml:space="preserve">extern double log10(double </w:t>
      </w:r>
      <w:r>
        <w:rPr>
          <w:highlight w:val="white"/>
          <w:lang w:val="en-GB"/>
        </w:rPr>
        <w:t>x</w:t>
      </w:r>
      <w:r w:rsidRPr="00D822A3">
        <w:rPr>
          <w:highlight w:val="white"/>
          <w:lang w:val="en-GB"/>
        </w:rPr>
        <w:t>);</w:t>
      </w:r>
    </w:p>
    <w:p w14:paraId="14A8BDEB" w14:textId="77777777" w:rsidR="007730D0" w:rsidRDefault="007730D0" w:rsidP="007730D0">
      <w:pPr>
        <w:pStyle w:val="Code"/>
        <w:rPr>
          <w:highlight w:val="white"/>
          <w:lang w:val="en-GB"/>
        </w:rPr>
      </w:pPr>
    </w:p>
    <w:p w14:paraId="288AA54F" w14:textId="77777777" w:rsidR="007730D0" w:rsidRPr="00D822A3" w:rsidRDefault="007730D0" w:rsidP="007730D0">
      <w:pPr>
        <w:pStyle w:val="Code"/>
        <w:rPr>
          <w:highlight w:val="white"/>
          <w:lang w:val="en-GB"/>
        </w:rPr>
      </w:pPr>
      <w:r w:rsidRPr="00D822A3">
        <w:rPr>
          <w:highlight w:val="white"/>
          <w:lang w:val="en-GB"/>
        </w:rPr>
        <w:t xml:space="preserve">extern double pow(double </w:t>
      </w:r>
      <w:r>
        <w:rPr>
          <w:highlight w:val="white"/>
          <w:lang w:val="en-GB"/>
        </w:rPr>
        <w:t>x</w:t>
      </w:r>
      <w:r w:rsidRPr="00D822A3">
        <w:rPr>
          <w:highlight w:val="white"/>
          <w:lang w:val="en-GB"/>
        </w:rPr>
        <w:t xml:space="preserve">, double </w:t>
      </w:r>
      <w:r>
        <w:rPr>
          <w:highlight w:val="white"/>
          <w:lang w:val="en-GB"/>
        </w:rPr>
        <w:t>y</w:t>
      </w:r>
      <w:r w:rsidRPr="00D822A3">
        <w:rPr>
          <w:highlight w:val="white"/>
          <w:lang w:val="en-GB"/>
        </w:rPr>
        <w:t>);</w:t>
      </w:r>
    </w:p>
    <w:p w14:paraId="69F47F5E" w14:textId="77777777" w:rsidR="007730D0" w:rsidRPr="00D822A3" w:rsidRDefault="007730D0" w:rsidP="007730D0">
      <w:pPr>
        <w:pStyle w:val="Code"/>
        <w:rPr>
          <w:highlight w:val="white"/>
          <w:lang w:val="en-GB"/>
        </w:rPr>
      </w:pPr>
      <w:r w:rsidRPr="00D822A3">
        <w:rPr>
          <w:highlight w:val="white"/>
          <w:lang w:val="en-GB"/>
        </w:rPr>
        <w:t xml:space="preserve">extern double ldexp(double </w:t>
      </w:r>
      <w:r>
        <w:rPr>
          <w:highlight w:val="white"/>
          <w:lang w:val="en-GB"/>
        </w:rPr>
        <w:t>x</w:t>
      </w:r>
      <w:r w:rsidRPr="00D822A3">
        <w:rPr>
          <w:highlight w:val="white"/>
          <w:lang w:val="en-GB"/>
        </w:rPr>
        <w:t>, int exponent);</w:t>
      </w:r>
    </w:p>
    <w:p w14:paraId="63C737C6" w14:textId="77777777" w:rsidR="007730D0" w:rsidRPr="00D822A3" w:rsidRDefault="007730D0" w:rsidP="007730D0">
      <w:pPr>
        <w:pStyle w:val="Code"/>
        <w:rPr>
          <w:highlight w:val="white"/>
          <w:lang w:val="en-GB"/>
        </w:rPr>
      </w:pPr>
      <w:r w:rsidRPr="00D822A3">
        <w:rPr>
          <w:highlight w:val="white"/>
          <w:lang w:val="en-GB"/>
        </w:rPr>
        <w:t xml:space="preserve">extern double frexp(double </w:t>
      </w:r>
      <w:r>
        <w:rPr>
          <w:highlight w:val="white"/>
          <w:lang w:val="en-GB"/>
        </w:rPr>
        <w:t>x</w:t>
      </w:r>
      <w:r w:rsidRPr="00D822A3">
        <w:rPr>
          <w:highlight w:val="white"/>
          <w:lang w:val="en-GB"/>
        </w:rPr>
        <w:t>, int* exponent);</w:t>
      </w:r>
    </w:p>
    <w:p w14:paraId="6CB3A615" w14:textId="77777777" w:rsidR="007730D0" w:rsidRPr="00D822A3" w:rsidRDefault="007730D0" w:rsidP="007730D0">
      <w:pPr>
        <w:pStyle w:val="Code"/>
        <w:rPr>
          <w:highlight w:val="white"/>
          <w:lang w:val="en-GB"/>
        </w:rPr>
      </w:pPr>
    </w:p>
    <w:p w14:paraId="42F756D6" w14:textId="77777777" w:rsidR="007730D0" w:rsidRPr="00D822A3" w:rsidRDefault="007730D0" w:rsidP="007730D0">
      <w:pPr>
        <w:pStyle w:val="Code"/>
        <w:rPr>
          <w:highlight w:val="white"/>
          <w:lang w:val="en-GB"/>
        </w:rPr>
      </w:pPr>
      <w:r w:rsidRPr="00D822A3">
        <w:rPr>
          <w:highlight w:val="white"/>
          <w:lang w:val="en-GB"/>
        </w:rPr>
        <w:t xml:space="preserve">extern double sqrt(double </w:t>
      </w:r>
      <w:r>
        <w:rPr>
          <w:highlight w:val="white"/>
          <w:lang w:val="en-GB"/>
        </w:rPr>
        <w:t>x</w:t>
      </w:r>
      <w:r w:rsidRPr="00D822A3">
        <w:rPr>
          <w:highlight w:val="white"/>
          <w:lang w:val="en-GB"/>
        </w:rPr>
        <w:t xml:space="preserve">); </w:t>
      </w:r>
    </w:p>
    <w:p w14:paraId="25CB161A" w14:textId="77777777" w:rsidR="007730D0" w:rsidRPr="00D822A3" w:rsidRDefault="007730D0" w:rsidP="007730D0">
      <w:pPr>
        <w:pStyle w:val="Code"/>
        <w:rPr>
          <w:highlight w:val="white"/>
          <w:lang w:val="en-GB"/>
        </w:rPr>
      </w:pPr>
      <w:r w:rsidRPr="00D822A3">
        <w:rPr>
          <w:highlight w:val="white"/>
          <w:lang w:val="en-GB"/>
        </w:rPr>
        <w:t xml:space="preserve">extern double modf(double </w:t>
      </w:r>
      <w:r>
        <w:rPr>
          <w:highlight w:val="white"/>
          <w:lang w:val="en-GB"/>
        </w:rPr>
        <w:t>x</w:t>
      </w:r>
      <w:r w:rsidRPr="00D822A3">
        <w:rPr>
          <w:highlight w:val="white"/>
          <w:lang w:val="en-GB"/>
        </w:rPr>
        <w:t>, double* integral);</w:t>
      </w:r>
    </w:p>
    <w:p w14:paraId="7B1BAC6C" w14:textId="77777777" w:rsidR="007730D0" w:rsidRPr="00D822A3" w:rsidRDefault="007730D0" w:rsidP="007730D0">
      <w:pPr>
        <w:pStyle w:val="Code"/>
        <w:rPr>
          <w:highlight w:val="white"/>
          <w:lang w:val="en-GB"/>
        </w:rPr>
      </w:pPr>
      <w:r w:rsidRPr="00D822A3">
        <w:rPr>
          <w:highlight w:val="white"/>
          <w:lang w:val="en-GB"/>
        </w:rPr>
        <w:t xml:space="preserve">extern double fmod(double </w:t>
      </w:r>
      <w:r>
        <w:rPr>
          <w:highlight w:val="white"/>
          <w:lang w:val="en-GB"/>
        </w:rPr>
        <w:t>x</w:t>
      </w:r>
      <w:r w:rsidRPr="00D822A3">
        <w:rPr>
          <w:highlight w:val="white"/>
          <w:lang w:val="en-GB"/>
        </w:rPr>
        <w:t xml:space="preserve">, double </w:t>
      </w:r>
      <w:r>
        <w:rPr>
          <w:highlight w:val="white"/>
          <w:lang w:val="en-GB"/>
        </w:rPr>
        <w:t>y</w:t>
      </w:r>
      <w:r w:rsidRPr="00D822A3">
        <w:rPr>
          <w:highlight w:val="white"/>
          <w:lang w:val="en-GB"/>
        </w:rPr>
        <w:t>);</w:t>
      </w:r>
    </w:p>
    <w:p w14:paraId="6FB2A84A" w14:textId="77777777" w:rsidR="007730D0" w:rsidRDefault="007730D0" w:rsidP="007730D0">
      <w:pPr>
        <w:pStyle w:val="Code"/>
        <w:rPr>
          <w:highlight w:val="white"/>
          <w:lang w:val="en-GB"/>
        </w:rPr>
      </w:pPr>
    </w:p>
    <w:p w14:paraId="33EEFEDE" w14:textId="77777777" w:rsidR="007730D0" w:rsidRPr="00D822A3" w:rsidRDefault="007730D0" w:rsidP="007730D0">
      <w:pPr>
        <w:pStyle w:val="Code"/>
        <w:rPr>
          <w:highlight w:val="white"/>
          <w:lang w:val="en-GB"/>
        </w:rPr>
      </w:pPr>
      <w:r w:rsidRPr="00D822A3">
        <w:rPr>
          <w:highlight w:val="white"/>
          <w:lang w:val="en-GB"/>
        </w:rPr>
        <w:t xml:space="preserve">extern double sin(double </w:t>
      </w:r>
      <w:r>
        <w:rPr>
          <w:highlight w:val="white"/>
          <w:lang w:val="en-GB"/>
        </w:rPr>
        <w:t>x</w:t>
      </w:r>
      <w:r w:rsidRPr="00D822A3">
        <w:rPr>
          <w:highlight w:val="white"/>
          <w:lang w:val="en-GB"/>
        </w:rPr>
        <w:t>);</w:t>
      </w:r>
    </w:p>
    <w:p w14:paraId="72B45859" w14:textId="77777777" w:rsidR="007730D0" w:rsidRPr="00D822A3" w:rsidRDefault="007730D0" w:rsidP="007730D0">
      <w:pPr>
        <w:pStyle w:val="Code"/>
        <w:rPr>
          <w:highlight w:val="white"/>
          <w:lang w:val="en-GB"/>
        </w:rPr>
      </w:pPr>
      <w:r w:rsidRPr="00D822A3">
        <w:rPr>
          <w:highlight w:val="white"/>
          <w:lang w:val="en-GB"/>
        </w:rPr>
        <w:lastRenderedPageBreak/>
        <w:t xml:space="preserve">extern double cos(double </w:t>
      </w:r>
      <w:r>
        <w:rPr>
          <w:highlight w:val="white"/>
          <w:lang w:val="en-GB"/>
        </w:rPr>
        <w:t>x</w:t>
      </w:r>
      <w:r w:rsidRPr="00D822A3">
        <w:rPr>
          <w:highlight w:val="white"/>
          <w:lang w:val="en-GB"/>
        </w:rPr>
        <w:t>);</w:t>
      </w:r>
    </w:p>
    <w:p w14:paraId="0BAE3609" w14:textId="77777777" w:rsidR="007730D0" w:rsidRPr="00D822A3" w:rsidRDefault="007730D0" w:rsidP="007730D0">
      <w:pPr>
        <w:pStyle w:val="Code"/>
        <w:rPr>
          <w:highlight w:val="white"/>
          <w:lang w:val="en-GB"/>
        </w:rPr>
      </w:pPr>
      <w:r w:rsidRPr="00D822A3">
        <w:rPr>
          <w:highlight w:val="white"/>
          <w:lang w:val="en-GB"/>
        </w:rPr>
        <w:t xml:space="preserve">extern double tan(double </w:t>
      </w:r>
      <w:r>
        <w:rPr>
          <w:highlight w:val="white"/>
          <w:lang w:val="en-GB"/>
        </w:rPr>
        <w:t>x</w:t>
      </w:r>
      <w:r w:rsidRPr="00D822A3">
        <w:rPr>
          <w:highlight w:val="white"/>
          <w:lang w:val="en-GB"/>
        </w:rPr>
        <w:t>);</w:t>
      </w:r>
    </w:p>
    <w:p w14:paraId="355BB9BB" w14:textId="77777777" w:rsidR="007730D0" w:rsidRPr="00D822A3" w:rsidRDefault="007730D0" w:rsidP="007730D0">
      <w:pPr>
        <w:pStyle w:val="Code"/>
        <w:rPr>
          <w:highlight w:val="white"/>
          <w:lang w:val="en-GB"/>
        </w:rPr>
      </w:pPr>
    </w:p>
    <w:p w14:paraId="1AF11932" w14:textId="77777777" w:rsidR="007730D0" w:rsidRPr="00D822A3" w:rsidRDefault="007730D0" w:rsidP="007730D0">
      <w:pPr>
        <w:pStyle w:val="Code"/>
        <w:rPr>
          <w:highlight w:val="white"/>
          <w:lang w:val="en-GB"/>
        </w:rPr>
      </w:pPr>
      <w:r w:rsidRPr="00D822A3">
        <w:rPr>
          <w:highlight w:val="white"/>
          <w:lang w:val="en-GB"/>
        </w:rPr>
        <w:t xml:space="preserve">extern double sinh(double </w:t>
      </w:r>
      <w:r>
        <w:rPr>
          <w:highlight w:val="white"/>
          <w:lang w:val="en-GB"/>
        </w:rPr>
        <w:t>x</w:t>
      </w:r>
      <w:r w:rsidRPr="00D822A3">
        <w:rPr>
          <w:highlight w:val="white"/>
          <w:lang w:val="en-GB"/>
        </w:rPr>
        <w:t>);</w:t>
      </w:r>
    </w:p>
    <w:p w14:paraId="2E6059F9" w14:textId="77777777" w:rsidR="007730D0" w:rsidRPr="00D822A3" w:rsidRDefault="007730D0" w:rsidP="007730D0">
      <w:pPr>
        <w:pStyle w:val="Code"/>
        <w:rPr>
          <w:highlight w:val="white"/>
          <w:lang w:val="en-GB"/>
        </w:rPr>
      </w:pPr>
      <w:r w:rsidRPr="00D822A3">
        <w:rPr>
          <w:highlight w:val="white"/>
          <w:lang w:val="en-GB"/>
        </w:rPr>
        <w:t xml:space="preserve">extern double cosh(double </w:t>
      </w:r>
      <w:r>
        <w:rPr>
          <w:highlight w:val="white"/>
          <w:lang w:val="en-GB"/>
        </w:rPr>
        <w:t>x</w:t>
      </w:r>
      <w:r w:rsidRPr="00D822A3">
        <w:rPr>
          <w:highlight w:val="white"/>
          <w:lang w:val="en-GB"/>
        </w:rPr>
        <w:t>);</w:t>
      </w:r>
    </w:p>
    <w:p w14:paraId="416871E2" w14:textId="77777777" w:rsidR="007730D0" w:rsidRPr="00D822A3" w:rsidRDefault="007730D0" w:rsidP="007730D0">
      <w:pPr>
        <w:pStyle w:val="Code"/>
        <w:rPr>
          <w:highlight w:val="white"/>
          <w:lang w:val="en-GB"/>
        </w:rPr>
      </w:pPr>
      <w:r w:rsidRPr="00D822A3">
        <w:rPr>
          <w:highlight w:val="white"/>
          <w:lang w:val="en-GB"/>
        </w:rPr>
        <w:t xml:space="preserve">extern double tanh(double </w:t>
      </w:r>
      <w:r>
        <w:rPr>
          <w:highlight w:val="white"/>
          <w:lang w:val="en-GB"/>
        </w:rPr>
        <w:t>x</w:t>
      </w:r>
      <w:r w:rsidRPr="00D822A3">
        <w:rPr>
          <w:highlight w:val="white"/>
          <w:lang w:val="en-GB"/>
        </w:rPr>
        <w:t>);</w:t>
      </w:r>
    </w:p>
    <w:p w14:paraId="5EE5CF6E" w14:textId="77777777" w:rsidR="007730D0" w:rsidRPr="00D822A3" w:rsidRDefault="007730D0" w:rsidP="007730D0">
      <w:pPr>
        <w:pStyle w:val="Code"/>
        <w:rPr>
          <w:highlight w:val="white"/>
          <w:lang w:val="en-GB"/>
        </w:rPr>
      </w:pPr>
    </w:p>
    <w:p w14:paraId="3153911E" w14:textId="77777777" w:rsidR="007730D0" w:rsidRPr="00D822A3" w:rsidRDefault="007730D0" w:rsidP="007730D0">
      <w:pPr>
        <w:pStyle w:val="Code"/>
        <w:rPr>
          <w:highlight w:val="white"/>
          <w:lang w:val="en-GB"/>
        </w:rPr>
      </w:pPr>
      <w:r w:rsidRPr="00D822A3">
        <w:rPr>
          <w:highlight w:val="white"/>
          <w:lang w:val="en-GB"/>
        </w:rPr>
        <w:t xml:space="preserve">extern double asin(double </w:t>
      </w:r>
      <w:r>
        <w:rPr>
          <w:highlight w:val="white"/>
          <w:lang w:val="en-GB"/>
        </w:rPr>
        <w:t>x</w:t>
      </w:r>
      <w:r w:rsidRPr="00D822A3">
        <w:rPr>
          <w:highlight w:val="white"/>
          <w:lang w:val="en-GB"/>
        </w:rPr>
        <w:t>);</w:t>
      </w:r>
    </w:p>
    <w:p w14:paraId="6DF303C9" w14:textId="77777777" w:rsidR="007730D0" w:rsidRPr="00D822A3" w:rsidRDefault="007730D0" w:rsidP="007730D0">
      <w:pPr>
        <w:pStyle w:val="Code"/>
        <w:rPr>
          <w:highlight w:val="white"/>
          <w:lang w:val="en-GB"/>
        </w:rPr>
      </w:pPr>
      <w:r w:rsidRPr="00D822A3">
        <w:rPr>
          <w:highlight w:val="white"/>
          <w:lang w:val="en-GB"/>
        </w:rPr>
        <w:t xml:space="preserve">extern double acos(double </w:t>
      </w:r>
      <w:r>
        <w:rPr>
          <w:highlight w:val="white"/>
          <w:lang w:val="en-GB"/>
        </w:rPr>
        <w:t>x</w:t>
      </w:r>
      <w:r w:rsidRPr="00D822A3">
        <w:rPr>
          <w:highlight w:val="white"/>
          <w:lang w:val="en-GB"/>
        </w:rPr>
        <w:t>);</w:t>
      </w:r>
    </w:p>
    <w:p w14:paraId="1EE538B2" w14:textId="77777777" w:rsidR="007730D0" w:rsidRPr="00D822A3" w:rsidRDefault="007730D0" w:rsidP="007730D0">
      <w:pPr>
        <w:pStyle w:val="Code"/>
        <w:rPr>
          <w:highlight w:val="white"/>
          <w:lang w:val="en-GB"/>
        </w:rPr>
      </w:pPr>
      <w:r w:rsidRPr="00D822A3">
        <w:rPr>
          <w:highlight w:val="white"/>
          <w:lang w:val="en-GB"/>
        </w:rPr>
        <w:t xml:space="preserve">extern double atan(double </w:t>
      </w:r>
      <w:r>
        <w:rPr>
          <w:highlight w:val="white"/>
          <w:lang w:val="en-GB"/>
        </w:rPr>
        <w:t>x</w:t>
      </w:r>
      <w:r w:rsidRPr="00D822A3">
        <w:rPr>
          <w:highlight w:val="white"/>
          <w:lang w:val="en-GB"/>
        </w:rPr>
        <w:t>);</w:t>
      </w:r>
    </w:p>
    <w:p w14:paraId="5ABCD61C" w14:textId="77777777" w:rsidR="007730D0" w:rsidRPr="00D822A3" w:rsidRDefault="007730D0" w:rsidP="007730D0">
      <w:pPr>
        <w:pStyle w:val="Code"/>
        <w:rPr>
          <w:highlight w:val="white"/>
          <w:lang w:val="en-GB"/>
        </w:rPr>
      </w:pPr>
      <w:r w:rsidRPr="00D822A3">
        <w:rPr>
          <w:highlight w:val="white"/>
          <w:lang w:val="en-GB"/>
        </w:rPr>
        <w:t xml:space="preserve">extern double atan2(double </w:t>
      </w:r>
      <w:r>
        <w:rPr>
          <w:highlight w:val="white"/>
          <w:lang w:val="en-GB"/>
        </w:rPr>
        <w:t>x</w:t>
      </w:r>
      <w:r w:rsidRPr="00D822A3">
        <w:rPr>
          <w:highlight w:val="white"/>
          <w:lang w:val="en-GB"/>
        </w:rPr>
        <w:t xml:space="preserve">, double </w:t>
      </w:r>
      <w:r>
        <w:rPr>
          <w:highlight w:val="white"/>
          <w:lang w:val="en-GB"/>
        </w:rPr>
        <w:t>y</w:t>
      </w:r>
      <w:r w:rsidRPr="00D822A3">
        <w:rPr>
          <w:highlight w:val="white"/>
          <w:lang w:val="en-GB"/>
        </w:rPr>
        <w:t>);</w:t>
      </w:r>
    </w:p>
    <w:p w14:paraId="196EDB06" w14:textId="77777777" w:rsidR="007730D0" w:rsidRPr="00D822A3" w:rsidRDefault="007730D0" w:rsidP="007730D0">
      <w:pPr>
        <w:pStyle w:val="Code"/>
        <w:rPr>
          <w:highlight w:val="white"/>
          <w:lang w:val="en-GB"/>
        </w:rPr>
      </w:pPr>
    </w:p>
    <w:p w14:paraId="4CD52967" w14:textId="77777777" w:rsidR="007730D0" w:rsidRPr="00D822A3" w:rsidRDefault="007730D0" w:rsidP="007730D0">
      <w:pPr>
        <w:pStyle w:val="Code"/>
        <w:rPr>
          <w:highlight w:val="white"/>
          <w:lang w:val="en-GB"/>
        </w:rPr>
      </w:pPr>
      <w:r w:rsidRPr="00D822A3">
        <w:rPr>
          <w:highlight w:val="white"/>
          <w:lang w:val="en-GB"/>
        </w:rPr>
        <w:t xml:space="preserve">extern double floor(double </w:t>
      </w:r>
      <w:r>
        <w:rPr>
          <w:highlight w:val="white"/>
          <w:lang w:val="en-GB"/>
        </w:rPr>
        <w:t>x</w:t>
      </w:r>
      <w:r w:rsidRPr="00D822A3">
        <w:rPr>
          <w:highlight w:val="white"/>
          <w:lang w:val="en-GB"/>
        </w:rPr>
        <w:t>);</w:t>
      </w:r>
    </w:p>
    <w:p w14:paraId="28A24569" w14:textId="77777777" w:rsidR="007730D0" w:rsidRPr="00D822A3" w:rsidRDefault="007730D0" w:rsidP="007730D0">
      <w:pPr>
        <w:pStyle w:val="Code"/>
        <w:rPr>
          <w:highlight w:val="white"/>
          <w:lang w:val="en-GB"/>
        </w:rPr>
      </w:pPr>
      <w:r w:rsidRPr="00D822A3">
        <w:rPr>
          <w:highlight w:val="white"/>
          <w:lang w:val="en-GB"/>
        </w:rPr>
        <w:t xml:space="preserve">extern double ceil(double </w:t>
      </w:r>
      <w:r>
        <w:rPr>
          <w:highlight w:val="white"/>
          <w:lang w:val="en-GB"/>
        </w:rPr>
        <w:t>x</w:t>
      </w:r>
      <w:r w:rsidRPr="00D822A3">
        <w:rPr>
          <w:highlight w:val="white"/>
          <w:lang w:val="en-GB"/>
        </w:rPr>
        <w:t>);</w:t>
      </w:r>
    </w:p>
    <w:p w14:paraId="744DA3AF" w14:textId="77777777" w:rsidR="007730D0" w:rsidRPr="00D822A3" w:rsidRDefault="007730D0" w:rsidP="007730D0">
      <w:pPr>
        <w:pStyle w:val="Code"/>
        <w:rPr>
          <w:highlight w:val="white"/>
          <w:lang w:val="en-GB"/>
        </w:rPr>
      </w:pPr>
      <w:r w:rsidRPr="00D822A3">
        <w:rPr>
          <w:highlight w:val="white"/>
          <w:lang w:val="en-GB"/>
        </w:rPr>
        <w:t xml:space="preserve">extern double round(double </w:t>
      </w:r>
      <w:r>
        <w:rPr>
          <w:highlight w:val="white"/>
          <w:lang w:val="en-GB"/>
        </w:rPr>
        <w:t>x</w:t>
      </w:r>
      <w:r w:rsidRPr="00D822A3">
        <w:rPr>
          <w:highlight w:val="white"/>
          <w:lang w:val="en-GB"/>
        </w:rPr>
        <w:t>);</w:t>
      </w:r>
    </w:p>
    <w:p w14:paraId="618D68E8" w14:textId="77777777" w:rsidR="007730D0" w:rsidRPr="00D822A3" w:rsidRDefault="007730D0" w:rsidP="007730D0">
      <w:pPr>
        <w:pStyle w:val="Code"/>
        <w:rPr>
          <w:highlight w:val="white"/>
          <w:lang w:val="en-GB"/>
        </w:rPr>
      </w:pPr>
      <w:r w:rsidRPr="00D822A3">
        <w:rPr>
          <w:highlight w:val="white"/>
          <w:lang w:val="en-GB"/>
        </w:rPr>
        <w:t xml:space="preserve">extern double fabs(double </w:t>
      </w:r>
      <w:r>
        <w:rPr>
          <w:highlight w:val="white"/>
          <w:lang w:val="en-GB"/>
        </w:rPr>
        <w:t>x</w:t>
      </w:r>
      <w:r w:rsidRPr="00D822A3">
        <w:rPr>
          <w:highlight w:val="white"/>
          <w:lang w:val="en-GB"/>
        </w:rPr>
        <w:t>);</w:t>
      </w:r>
    </w:p>
    <w:p w14:paraId="029FC9AD" w14:textId="77777777" w:rsidR="00555D55" w:rsidRPr="00D822A3" w:rsidRDefault="00555D55" w:rsidP="00555D55">
      <w:pPr>
        <w:pStyle w:val="Code"/>
        <w:rPr>
          <w:highlight w:val="white"/>
          <w:lang w:val="en-GB"/>
        </w:rPr>
      </w:pPr>
    </w:p>
    <w:p w14:paraId="2A947B2A" w14:textId="5FCA5145" w:rsidR="00555D55" w:rsidRDefault="00555D55" w:rsidP="00555D55">
      <w:pPr>
        <w:pStyle w:val="Code"/>
        <w:rPr>
          <w:highlight w:val="white"/>
          <w:lang w:val="en-GB"/>
        </w:rPr>
      </w:pPr>
      <w:r w:rsidRPr="00D822A3">
        <w:rPr>
          <w:highlight w:val="white"/>
          <w:lang w:val="en-GB"/>
        </w:rPr>
        <w:t>#endif</w:t>
      </w:r>
    </w:p>
    <w:p w14:paraId="57A031A1" w14:textId="2E6E0826" w:rsidR="001016CA" w:rsidRDefault="001016CA" w:rsidP="001016CA">
      <w:pPr>
        <w:pStyle w:val="Rubrik3"/>
        <w:rPr>
          <w:highlight w:val="white"/>
          <w:lang w:val="en-GB"/>
        </w:rPr>
      </w:pPr>
      <w:r>
        <w:rPr>
          <w:highlight w:val="white"/>
          <w:lang w:val="en-GB"/>
        </w:rPr>
        <w:t>Exponent and Logarit</w:t>
      </w:r>
      <w:r w:rsidR="00EC7C48">
        <w:rPr>
          <w:highlight w:val="white"/>
          <w:lang w:val="en-GB"/>
        </w:rPr>
        <w:t>h</w:t>
      </w:r>
      <w:r>
        <w:rPr>
          <w:highlight w:val="white"/>
          <w:lang w:val="en-GB"/>
        </w:rPr>
        <w:t>m</w:t>
      </w:r>
      <w:r w:rsidR="0083365C">
        <w:rPr>
          <w:highlight w:val="white"/>
          <w:lang w:val="en-GB"/>
        </w:rPr>
        <w:t xml:space="preserve"> Functions</w:t>
      </w:r>
    </w:p>
    <w:p w14:paraId="24B0B75A" w14:textId="3AEF6D77" w:rsidR="00674408" w:rsidRDefault="00AA1B1E" w:rsidP="00674408">
      <w:pPr>
        <w:rPr>
          <w:highlight w:val="white"/>
          <w:lang w:val="en-GB"/>
        </w:rPr>
      </w:pPr>
      <w:r>
        <w:rPr>
          <w:highlight w:val="white"/>
          <w:lang w:val="en-GB"/>
        </w:rPr>
        <w:t>T</w:t>
      </w:r>
      <w:r w:rsidR="00674408">
        <w:rPr>
          <w:highlight w:val="white"/>
          <w:lang w:val="en-GB"/>
        </w:rPr>
        <w:t>he</w:t>
      </w:r>
      <w:r w:rsidR="00674408" w:rsidRPr="00674408">
        <w:rPr>
          <w:highlight w:val="white"/>
          <w:lang w:val="en-GB"/>
        </w:rPr>
        <w:t xml:space="preserve"> </w:t>
      </w:r>
      <w:r w:rsidR="00674408">
        <w:rPr>
          <w:highlight w:val="white"/>
          <w:lang w:val="en-GB"/>
        </w:rPr>
        <w:t>Sine, Cosine, Exponent, and Logarith</w:t>
      </w:r>
      <w:r w:rsidR="00EC7C48">
        <w:rPr>
          <w:highlight w:val="white"/>
          <w:lang w:val="en-GB"/>
        </w:rPr>
        <w:t>m</w:t>
      </w:r>
      <w:r w:rsidR="00674408">
        <w:rPr>
          <w:highlight w:val="white"/>
          <w:lang w:val="en-GB"/>
        </w:rPr>
        <w:t xml:space="preserve"> functions are calculated by iterative methods</w:t>
      </w:r>
      <w:r>
        <w:rPr>
          <w:highlight w:val="white"/>
          <w:lang w:val="en-GB"/>
        </w:rPr>
        <w:t>, and the rest of the functions call these functions.</w:t>
      </w:r>
    </w:p>
    <w:p w14:paraId="19AB52E8" w14:textId="40A96A77" w:rsidR="00555D55" w:rsidRPr="00D822A3" w:rsidRDefault="008D6750" w:rsidP="00555D55">
      <w:pPr>
        <w:pStyle w:val="CodeListing"/>
        <w:rPr>
          <w:highlight w:val="white"/>
          <w:lang w:val="en-GB"/>
        </w:rPr>
      </w:pPr>
      <w:proofErr w:type="spellStart"/>
      <w:r w:rsidRPr="00D822A3">
        <w:rPr>
          <w:highlight w:val="white"/>
          <w:lang w:val="en-GB"/>
        </w:rPr>
        <w:t>m</w:t>
      </w:r>
      <w:r w:rsidR="00555D55" w:rsidRPr="00D822A3">
        <w:rPr>
          <w:highlight w:val="white"/>
          <w:lang w:val="en-GB"/>
        </w:rPr>
        <w:t>ath.c</w:t>
      </w:r>
      <w:proofErr w:type="spellEnd"/>
    </w:p>
    <w:p w14:paraId="36499265" w14:textId="60A35711"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F8204BC" w14:textId="7BEADE94"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79FC642E" w14:textId="70D1681C" w:rsidR="00555D55" w:rsidRPr="00D822A3" w:rsidRDefault="00555D55" w:rsidP="00555D5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29C2847" w14:textId="5FED59A8" w:rsidR="00555D55" w:rsidRPr="00D822A3" w:rsidRDefault="00555D55" w:rsidP="00555D5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BC21778" w14:textId="01A9A58B" w:rsidR="00555D55"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6440694F" w14:textId="1614F529" w:rsidR="001151A9" w:rsidRDefault="001151A9" w:rsidP="00555D55">
      <w:pPr>
        <w:pStyle w:val="Code"/>
        <w:rPr>
          <w:highlight w:val="white"/>
          <w:lang w:val="en-GB"/>
        </w:rPr>
      </w:pPr>
    </w:p>
    <w:p w14:paraId="5B97724C" w14:textId="77777777" w:rsidR="001151A9" w:rsidRPr="00D822A3" w:rsidRDefault="001151A9" w:rsidP="001151A9">
      <w:pPr>
        <w:pStyle w:val="Code"/>
        <w:rPr>
          <w:highlight w:val="white"/>
          <w:lang w:val="en-GB"/>
        </w:rPr>
      </w:pPr>
      <w:r w:rsidRPr="00D822A3">
        <w:rPr>
          <w:highlight w:val="white"/>
          <w:lang w:val="en-GB"/>
        </w:rPr>
        <w:t xml:space="preserve">#define </w:t>
      </w:r>
      <w:r>
        <w:rPr>
          <w:highlight w:val="white"/>
          <w:lang w:val="en-GB"/>
        </w:rPr>
        <w:t>E_INVERS</w:t>
      </w:r>
      <w:r w:rsidRPr="00D822A3">
        <w:rPr>
          <w:highlight w:val="white"/>
          <w:lang w:val="en-GB"/>
        </w:rPr>
        <w:t>E</w:t>
      </w:r>
      <w:r>
        <w:rPr>
          <w:highlight w:val="white"/>
          <w:lang w:val="en-GB"/>
        </w:rPr>
        <w:t xml:space="preserve"> (1 / E)</w:t>
      </w:r>
    </w:p>
    <w:p w14:paraId="3D0DF5B2" w14:textId="55401F1A" w:rsidR="001151A9" w:rsidRDefault="001151A9" w:rsidP="00555D55">
      <w:pPr>
        <w:pStyle w:val="Code"/>
        <w:rPr>
          <w:highlight w:val="white"/>
          <w:lang w:val="en-GB"/>
        </w:rPr>
      </w:pPr>
      <w:r w:rsidRPr="00D822A3">
        <w:rPr>
          <w:highlight w:val="white"/>
          <w:lang w:val="en-GB"/>
        </w:rPr>
        <w:t>#define EPSILON</w:t>
      </w:r>
      <w:r>
        <w:rPr>
          <w:highlight w:val="white"/>
          <w:lang w:val="en-GB"/>
        </w:rPr>
        <w:t xml:space="preserve">   </w:t>
      </w:r>
      <w:r w:rsidRPr="00D822A3">
        <w:rPr>
          <w:highlight w:val="white"/>
          <w:lang w:val="en-GB"/>
        </w:rPr>
        <w:t>1e-9</w:t>
      </w:r>
    </w:p>
    <w:p w14:paraId="20885423" w14:textId="7715607C" w:rsidR="006B438B" w:rsidRPr="00D822A3" w:rsidRDefault="006B438B" w:rsidP="006B438B">
      <w:pPr>
        <w:rPr>
          <w:highlight w:val="white"/>
          <w:lang w:val="en-GB"/>
        </w:rPr>
      </w:pPr>
      <w:r>
        <w:rPr>
          <w:highlight w:val="white"/>
          <w:lang w:val="en-GB"/>
        </w:rPr>
        <w:t xml:space="preserve">The exponent function can be calculated be the following </w:t>
      </w:r>
      <w:r w:rsidR="00157542">
        <w:rPr>
          <w:highlight w:val="white"/>
          <w:lang w:val="en-GB"/>
        </w:rPr>
        <w:t xml:space="preserve">iterative </w:t>
      </w:r>
      <w:r>
        <w:rPr>
          <w:highlight w:val="white"/>
          <w:lang w:val="en-GB"/>
        </w:rPr>
        <w:t>formula for any values</w:t>
      </w:r>
      <w:r w:rsidR="00E27696">
        <w:rPr>
          <w:highlight w:val="white"/>
          <w:lang w:val="en-GB"/>
        </w:rPr>
        <w:t xml:space="preserve"> of</w:t>
      </w:r>
      <w:r>
        <w:rPr>
          <w:highlight w:val="white"/>
          <w:lang w:val="en-GB"/>
        </w:rPr>
        <w:t xml:space="preserve"> </w:t>
      </w:r>
      <m:oMath>
        <m:r>
          <w:rPr>
            <w:rFonts w:ascii="Cambria Math" w:hAnsi="Cambria Math"/>
            <w:lang w:val="en-GB"/>
          </w:rPr>
          <m:t>x</m:t>
        </m:r>
      </m:oMath>
      <w:r>
        <w:rPr>
          <w:rFonts w:eastAsiaTheme="minorEastAsia"/>
          <w:lang w:val="en-GB"/>
        </w:rPr>
        <w:t>.</w:t>
      </w:r>
    </w:p>
    <w:p w14:paraId="3596DEA4" w14:textId="5E993878" w:rsidR="00730299" w:rsidRPr="00D822A3" w:rsidRDefault="006F6595" w:rsidP="00730299">
      <w:pPr>
        <w:rPr>
          <w:highlight w:val="white"/>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r>
            <w:rPr>
              <w:rFonts w:ascii="Cambria Math" w:hAnsi="Cambria Math"/>
              <w:highlight w:val="white"/>
              <w:lang w:val="en-GB"/>
            </w:rPr>
            <m:t>=</m:t>
          </m:r>
          <m:r>
            <w:rPr>
              <w:rFonts w:ascii="Cambria Math" w:hAnsi="Cambria Math"/>
              <w:lang w:val="en-GB"/>
            </w:rPr>
            <m:t>1+</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oMath>
      </m:oMathPara>
    </w:p>
    <w:p w14:paraId="09BE1362" w14:textId="1806F640" w:rsidR="00157542" w:rsidRDefault="00157542" w:rsidP="00157542">
      <w:pPr>
        <w:rPr>
          <w:highlight w:val="white"/>
          <w:lang w:val="en-GB"/>
        </w:rPr>
      </w:pPr>
      <w:r>
        <w:rPr>
          <w:highlight w:val="white"/>
          <w:lang w:val="en-GB"/>
        </w:rPr>
        <w:t xml:space="preserve">Naturally, we cannot iterate </w:t>
      </w:r>
      <w:r w:rsidR="003C51C2">
        <w:rPr>
          <w:highlight w:val="white"/>
          <w:lang w:val="en-GB"/>
        </w:rPr>
        <w:t>indefinitely</w:t>
      </w:r>
      <w:r>
        <w:rPr>
          <w:highlight w:val="white"/>
          <w:lang w:val="en-GB"/>
        </w:rPr>
        <w:t xml:space="preserve"> in the code. Instead, we break the iteration when the term is smaller th</w:t>
      </w:r>
      <w:r w:rsidR="00F93C69">
        <w:rPr>
          <w:highlight w:val="white"/>
          <w:lang w:val="en-GB"/>
        </w:rPr>
        <w:t>a</w:t>
      </w:r>
      <w:r>
        <w:rPr>
          <w:highlight w:val="white"/>
          <w:lang w:val="en-GB"/>
        </w:rPr>
        <w:t>n the EPSILON constant.</w:t>
      </w:r>
    </w:p>
    <w:p w14:paraId="42A8050C" w14:textId="0A235D47" w:rsidR="00555D55" w:rsidRPr="00D822A3" w:rsidRDefault="00555D55" w:rsidP="00555D55">
      <w:pPr>
        <w:pStyle w:val="Code"/>
        <w:rPr>
          <w:highlight w:val="white"/>
          <w:lang w:val="en-GB"/>
        </w:rPr>
      </w:pPr>
      <w:r w:rsidRPr="00D822A3">
        <w:rPr>
          <w:highlight w:val="white"/>
          <w:lang w:val="en-GB"/>
        </w:rPr>
        <w:t>double exp(double x) {</w:t>
      </w:r>
    </w:p>
    <w:p w14:paraId="6C4356A2" w14:textId="77777777" w:rsidR="00A9671F" w:rsidRPr="00A9671F" w:rsidRDefault="00A9671F" w:rsidP="00A9671F">
      <w:pPr>
        <w:pStyle w:val="Code"/>
        <w:rPr>
          <w:highlight w:val="white"/>
        </w:rPr>
      </w:pPr>
      <w:r w:rsidRPr="00A9671F">
        <w:rPr>
          <w:highlight w:val="white"/>
        </w:rPr>
        <w:t xml:space="preserve">  double index = 1, term, sum = 1, faculty = 1, power = x;</w:t>
      </w:r>
    </w:p>
    <w:p w14:paraId="38C75D6A" w14:textId="2199412A" w:rsidR="00555D55" w:rsidRDefault="00555D55" w:rsidP="00555D55">
      <w:pPr>
        <w:pStyle w:val="Code"/>
        <w:rPr>
          <w:highlight w:val="white"/>
          <w:lang w:val="en-GB"/>
        </w:rPr>
      </w:pPr>
    </w:p>
    <w:p w14:paraId="5357802D" w14:textId="480085E7" w:rsidR="00555D55" w:rsidRPr="00D822A3" w:rsidRDefault="002A3AF0" w:rsidP="002A3AF0">
      <w:pPr>
        <w:pStyle w:val="Code"/>
        <w:rPr>
          <w:highlight w:val="white"/>
          <w:lang w:val="en-GB"/>
        </w:rPr>
      </w:pPr>
      <w:r>
        <w:rPr>
          <w:highlight w:val="white"/>
          <w:lang w:val="en-GB"/>
        </w:rPr>
        <w:t xml:space="preserve">  </w:t>
      </w:r>
      <w:r w:rsidR="00157542">
        <w:rPr>
          <w:highlight w:val="white"/>
          <w:lang w:val="en-GB"/>
        </w:rPr>
        <w:t>do {</w:t>
      </w:r>
    </w:p>
    <w:p w14:paraId="5EDD21ED" w14:textId="77777777" w:rsidR="00555D55" w:rsidRPr="00D822A3" w:rsidRDefault="00555D55" w:rsidP="00555D55">
      <w:pPr>
        <w:pStyle w:val="Code"/>
        <w:rPr>
          <w:highlight w:val="white"/>
          <w:lang w:val="en-GB"/>
        </w:rPr>
      </w:pPr>
      <w:r w:rsidRPr="00D822A3">
        <w:rPr>
          <w:highlight w:val="white"/>
          <w:lang w:val="en-GB"/>
        </w:rPr>
        <w:t xml:space="preserve">    term = power / faculty;</w:t>
      </w:r>
    </w:p>
    <w:p w14:paraId="646B6A4C" w14:textId="77777777" w:rsidR="00555D55" w:rsidRPr="00D822A3" w:rsidRDefault="00555D55" w:rsidP="00555D55">
      <w:pPr>
        <w:pStyle w:val="Code"/>
        <w:rPr>
          <w:highlight w:val="white"/>
          <w:lang w:val="en-GB"/>
        </w:rPr>
      </w:pPr>
      <w:r w:rsidRPr="00D822A3">
        <w:rPr>
          <w:highlight w:val="white"/>
          <w:lang w:val="en-GB"/>
        </w:rPr>
        <w:t xml:space="preserve">    sum += term;</w:t>
      </w:r>
    </w:p>
    <w:p w14:paraId="07D9C05A" w14:textId="4918B684" w:rsidR="00555D55" w:rsidRPr="00D822A3" w:rsidRDefault="00555D55" w:rsidP="00555D55">
      <w:pPr>
        <w:pStyle w:val="Code"/>
        <w:rPr>
          <w:highlight w:val="white"/>
          <w:lang w:val="en-GB"/>
        </w:rPr>
      </w:pPr>
      <w:r w:rsidRPr="00D822A3">
        <w:rPr>
          <w:highlight w:val="white"/>
          <w:lang w:val="en-GB"/>
        </w:rPr>
        <w:t xml:space="preserve">    power *= x;</w:t>
      </w:r>
    </w:p>
    <w:p w14:paraId="47B4EEE6" w14:textId="5E556E13" w:rsidR="00555D55" w:rsidRPr="00D822A3" w:rsidRDefault="00555D55" w:rsidP="00555D55">
      <w:pPr>
        <w:pStyle w:val="Code"/>
        <w:rPr>
          <w:highlight w:val="white"/>
          <w:lang w:val="en-GB"/>
        </w:rPr>
      </w:pPr>
      <w:r w:rsidRPr="00D822A3">
        <w:rPr>
          <w:highlight w:val="white"/>
          <w:lang w:val="en-GB"/>
        </w:rPr>
        <w:t xml:space="preserve">    faculty *= </w:t>
      </w:r>
      <w:r w:rsidR="008A1788">
        <w:rPr>
          <w:highlight w:val="white"/>
          <w:lang w:val="en-GB"/>
        </w:rPr>
        <w:t>++</w:t>
      </w:r>
      <w:r w:rsidR="00C87EB3">
        <w:rPr>
          <w:highlight w:val="white"/>
          <w:lang w:val="en-GB"/>
        </w:rPr>
        <w:t>i</w:t>
      </w:r>
      <w:r w:rsidRPr="00D822A3">
        <w:rPr>
          <w:highlight w:val="white"/>
          <w:lang w:val="en-GB"/>
        </w:rPr>
        <w:t>;</w:t>
      </w:r>
    </w:p>
    <w:p w14:paraId="033DBBDC" w14:textId="5C83FE2B" w:rsidR="00555D55" w:rsidRPr="00D822A3" w:rsidRDefault="00555D55" w:rsidP="00555D55">
      <w:pPr>
        <w:pStyle w:val="Code"/>
        <w:rPr>
          <w:highlight w:val="white"/>
          <w:lang w:val="en-GB"/>
        </w:rPr>
      </w:pPr>
      <w:r w:rsidRPr="00D822A3">
        <w:rPr>
          <w:highlight w:val="white"/>
          <w:lang w:val="en-GB"/>
        </w:rPr>
        <w:t xml:space="preserve">  }</w:t>
      </w:r>
      <w:r w:rsidR="00157542">
        <w:rPr>
          <w:highlight w:val="white"/>
          <w:lang w:val="en-GB"/>
        </w:rPr>
        <w:t xml:space="preserve"> while (</w:t>
      </w:r>
      <w:r w:rsidR="00157542" w:rsidRPr="00D822A3">
        <w:rPr>
          <w:highlight w:val="white"/>
          <w:lang w:val="en-GB"/>
        </w:rPr>
        <w:t>fabs(term) &gt;</w:t>
      </w:r>
      <w:r w:rsidR="00157542">
        <w:rPr>
          <w:highlight w:val="white"/>
          <w:lang w:val="en-GB"/>
        </w:rPr>
        <w:t>=</w:t>
      </w:r>
      <w:r w:rsidR="00157542" w:rsidRPr="00D822A3">
        <w:rPr>
          <w:highlight w:val="white"/>
          <w:lang w:val="en-GB"/>
        </w:rPr>
        <w:t xml:space="preserve"> EPSILON</w:t>
      </w:r>
      <w:r w:rsidR="00157542">
        <w:rPr>
          <w:highlight w:val="white"/>
          <w:lang w:val="en-GB"/>
        </w:rPr>
        <w:t>);</w:t>
      </w:r>
    </w:p>
    <w:p w14:paraId="725C9347" w14:textId="77777777" w:rsidR="00555D55" w:rsidRPr="00D822A3" w:rsidRDefault="00555D55" w:rsidP="00555D55">
      <w:pPr>
        <w:pStyle w:val="Code"/>
        <w:rPr>
          <w:highlight w:val="white"/>
          <w:lang w:val="en-GB"/>
        </w:rPr>
      </w:pPr>
    </w:p>
    <w:p w14:paraId="648AF903" w14:textId="77777777" w:rsidR="00555D55" w:rsidRPr="00D822A3" w:rsidRDefault="00555D55" w:rsidP="00555D55">
      <w:pPr>
        <w:pStyle w:val="Code"/>
        <w:rPr>
          <w:highlight w:val="white"/>
          <w:lang w:val="en-GB"/>
        </w:rPr>
      </w:pPr>
      <w:r w:rsidRPr="00D822A3">
        <w:rPr>
          <w:highlight w:val="white"/>
          <w:lang w:val="en-GB"/>
        </w:rPr>
        <w:t xml:space="preserve">  return sum;</w:t>
      </w:r>
    </w:p>
    <w:p w14:paraId="427FE05A" w14:textId="3E0A1725" w:rsidR="00555D55" w:rsidRDefault="00555D55" w:rsidP="00555D55">
      <w:pPr>
        <w:pStyle w:val="Code"/>
        <w:rPr>
          <w:highlight w:val="white"/>
          <w:lang w:val="en-GB"/>
        </w:rPr>
      </w:pPr>
      <w:r w:rsidRPr="00D822A3">
        <w:rPr>
          <w:highlight w:val="white"/>
          <w:lang w:val="en-GB"/>
        </w:rPr>
        <w:t>}</w:t>
      </w:r>
    </w:p>
    <w:p w14:paraId="2426B86A" w14:textId="1E7ED6DF" w:rsidR="000E527D" w:rsidRPr="00D822A3" w:rsidRDefault="000E527D" w:rsidP="000E527D">
      <w:pPr>
        <w:rPr>
          <w:highlight w:val="white"/>
          <w:lang w:val="en-GB"/>
        </w:rPr>
      </w:pPr>
      <w:r>
        <w:rPr>
          <w:highlight w:val="white"/>
          <w:lang w:val="en-GB"/>
        </w:rPr>
        <w:t>The logarit</w:t>
      </w:r>
      <w:r w:rsidR="006B438B">
        <w:rPr>
          <w:highlight w:val="white"/>
          <w:lang w:val="en-GB"/>
        </w:rPr>
        <w:t>h</w:t>
      </w:r>
      <w:r>
        <w:rPr>
          <w:highlight w:val="white"/>
          <w:lang w:val="en-GB"/>
        </w:rPr>
        <w:t xml:space="preserve">m function can be calculated be the following formula for any values </w:t>
      </w:r>
      <m:oMath>
        <m:r>
          <w:rPr>
            <w:rFonts w:ascii="Cambria Math" w:hAnsi="Cambria Math"/>
            <w:lang w:val="en-GB"/>
          </w:rPr>
          <m:t>0&lt;x&lt;2</m:t>
        </m:r>
      </m:oMath>
      <w:r w:rsidR="001A0B43">
        <w:rPr>
          <w:rFonts w:eastAsiaTheme="minorEastAsia"/>
          <w:lang w:val="en-GB"/>
        </w:rPr>
        <w:t xml:space="preserve">, which gives </w:t>
      </w:r>
      <m:oMath>
        <m:r>
          <w:rPr>
            <w:rFonts w:ascii="Cambria Math" w:eastAsiaTheme="minorEastAsia" w:hAnsi="Cambria Math"/>
            <w:lang w:val="en-GB"/>
          </w:rPr>
          <m:t>-1&lt;</m:t>
        </m:r>
        <m:d>
          <m:dPr>
            <m:ctrlPr>
              <w:rPr>
                <w:rFonts w:ascii="Cambria Math" w:eastAsiaTheme="minorEastAsia" w:hAnsi="Cambria Math"/>
                <w:i/>
                <w:lang w:val="en-GB"/>
              </w:rPr>
            </m:ctrlPr>
          </m:dPr>
          <m:e>
            <m:r>
              <w:rPr>
                <w:rFonts w:ascii="Cambria Math" w:eastAsiaTheme="minorEastAsia" w:hAnsi="Cambria Math"/>
                <w:lang w:val="en-GB"/>
              </w:rPr>
              <m:t>x-1</m:t>
            </m:r>
          </m:e>
        </m:d>
        <m:r>
          <w:rPr>
            <w:rFonts w:ascii="Cambria Math" w:eastAsiaTheme="minorEastAsia" w:hAnsi="Cambria Math"/>
            <w:lang w:val="en-GB"/>
          </w:rPr>
          <m:t>&lt;1</m:t>
        </m:r>
      </m:oMath>
      <w:r w:rsidR="001A0B43">
        <w:rPr>
          <w:rFonts w:eastAsiaTheme="minorEastAsia"/>
          <w:lang w:val="en-GB"/>
        </w:rPr>
        <w:t>.</w:t>
      </w:r>
    </w:p>
    <w:p w14:paraId="52BC3740" w14:textId="37B147FA" w:rsidR="00414FF7" w:rsidRPr="00D822A3" w:rsidRDefault="006F6595" w:rsidP="00414FF7">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m:oMathPara>
    </w:p>
    <w:p w14:paraId="3ECEA4A0" w14:textId="7297F942" w:rsidR="00555D55" w:rsidRDefault="00555D55" w:rsidP="00555D55">
      <w:pPr>
        <w:pStyle w:val="Code"/>
        <w:rPr>
          <w:highlight w:val="white"/>
          <w:lang w:val="en-GB"/>
        </w:rPr>
      </w:pPr>
    </w:p>
    <w:p w14:paraId="4B423F1A" w14:textId="7DA9C4C2" w:rsidR="00493008" w:rsidRDefault="00493008" w:rsidP="007B6A43">
      <w:pPr>
        <w:rPr>
          <w:rFonts w:eastAsiaTheme="minorEastAsia"/>
          <w:lang w:val="en-GB"/>
        </w:rPr>
      </w:pPr>
      <w:r>
        <w:rPr>
          <w:highlight w:val="white"/>
          <w:lang w:val="en-GB"/>
        </w:rPr>
        <w:t xml:space="preserve">To begin with, we must make sure that the input value is </w:t>
      </w:r>
      <w:r w:rsidR="009E5D1C">
        <w:rPr>
          <w:highlight w:val="white"/>
          <w:lang w:val="en-GB"/>
        </w:rPr>
        <w:t xml:space="preserve">more than zero and </w:t>
      </w:r>
      <w:r>
        <w:rPr>
          <w:highlight w:val="white"/>
          <w:lang w:val="en-GB"/>
        </w:rPr>
        <w:t xml:space="preserve">less than </w:t>
      </w:r>
      <w:r w:rsidR="009E5D1C">
        <w:rPr>
          <w:highlight w:val="white"/>
          <w:lang w:val="en-GB"/>
        </w:rPr>
        <w:t>two</w:t>
      </w:r>
      <w:r>
        <w:rPr>
          <w:highlight w:val="white"/>
          <w:lang w:val="en-GB"/>
        </w:rPr>
        <w:t>.</w:t>
      </w:r>
      <w:r w:rsidR="007B6A43">
        <w:rPr>
          <w:highlight w:val="white"/>
          <w:lang w:val="en-GB"/>
        </w:rPr>
        <w:t xml:space="preserve"> </w:t>
      </w:r>
      <w:r w:rsidR="00F6212C">
        <w:rPr>
          <w:highlight w:val="white"/>
          <w:lang w:val="en-GB"/>
        </w:rPr>
        <w:t xml:space="preserve">Moreover, </w:t>
      </w:r>
      <w:proofErr w:type="gramStart"/>
      <w:r w:rsidR="00F6212C">
        <w:rPr>
          <w:highlight w:val="white"/>
          <w:lang w:val="en-GB"/>
        </w:rPr>
        <w:t>in order to</w:t>
      </w:r>
      <w:proofErr w:type="gramEnd"/>
      <w:r w:rsidR="00F6212C">
        <w:rPr>
          <w:highlight w:val="white"/>
          <w:lang w:val="en-GB"/>
        </w:rPr>
        <w:t xml:space="preserve"> keep the number of iterations </w:t>
      </w:r>
      <w:r w:rsidR="005E61B9">
        <w:rPr>
          <w:highlight w:val="white"/>
          <w:lang w:val="en-GB"/>
        </w:rPr>
        <w:t>down</w:t>
      </w:r>
      <w:r w:rsidR="00F6212C">
        <w:rPr>
          <w:highlight w:val="white"/>
          <w:lang w:val="en-GB"/>
        </w:rPr>
        <w:t>, the value shall not be too close to</w:t>
      </w:r>
      <w:r w:rsidR="009E5D1C">
        <w:rPr>
          <w:highlight w:val="white"/>
          <w:lang w:val="en-GB"/>
        </w:rPr>
        <w:t xml:space="preserve"> either </w:t>
      </w:r>
      <w:r w:rsidR="00F6212C">
        <w:rPr>
          <w:highlight w:val="white"/>
          <w:lang w:val="en-GB"/>
        </w:rPr>
        <w:t>zero</w:t>
      </w:r>
      <w:r w:rsidR="009E5D1C">
        <w:rPr>
          <w:highlight w:val="white"/>
          <w:lang w:val="en-GB"/>
        </w:rPr>
        <w:t xml:space="preserve"> or two</w:t>
      </w:r>
      <w:r w:rsidR="00F6212C">
        <w:rPr>
          <w:highlight w:val="white"/>
          <w:lang w:val="en-GB"/>
        </w:rPr>
        <w:t xml:space="preserve">. Therefore, we make sure the value holds the interval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F6212C">
        <w:rPr>
          <w:rFonts w:eastAsiaTheme="minorEastAsia"/>
          <w:highlight w:val="white"/>
          <w:lang w:val="en-GB"/>
        </w:rPr>
        <w:t xml:space="preserve">. We can do that by multiply or divide by </w:t>
      </w:r>
      <m:oMath>
        <m:r>
          <w:rPr>
            <w:rFonts w:ascii="Cambria Math" w:eastAsiaTheme="minorEastAsia" w:hAnsi="Cambria Math"/>
            <w:lang w:val="en-GB"/>
          </w:rPr>
          <m:t>e</m:t>
        </m:r>
      </m:oMath>
      <w:r w:rsidR="00F6212C">
        <w:rPr>
          <w:rFonts w:eastAsiaTheme="minorEastAsia"/>
          <w:lang w:val="en-GB"/>
        </w:rPr>
        <w:t>, and use the fact</w:t>
      </w:r>
      <w:r w:rsidR="009E5D1C">
        <w:rPr>
          <w:rFonts w:eastAsiaTheme="minorEastAsia"/>
          <w:lang w:val="en-GB"/>
        </w:rPr>
        <w:t>s</w:t>
      </w:r>
      <w:r w:rsidR="00F6212C">
        <w:rPr>
          <w:rFonts w:eastAsiaTheme="minorEastAsia"/>
          <w:lang w:val="en-GB"/>
        </w:rPr>
        <w:t xml:space="preserve"> that </w:t>
      </w:r>
    </w:p>
    <w:p w14:paraId="58C0445B" w14:textId="36663366" w:rsidR="00F6212C" w:rsidRPr="00A301BD" w:rsidRDefault="006F6595" w:rsidP="00F6212C">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09CEABFF" w14:textId="1C093AC1" w:rsidR="00A301BD" w:rsidRPr="00383787" w:rsidRDefault="00A301BD" w:rsidP="00A301BD">
      <w:pPr>
        <w:jc w:val="center"/>
        <w:rPr>
          <w:rFonts w:eastAsiaTheme="minorEastAsia"/>
          <w:lang w:val="en-GB"/>
        </w:rPr>
      </w:pPr>
      <w:r>
        <w:rPr>
          <w:rFonts w:eastAsiaTheme="minorEastAsia"/>
          <w:lang w:val="en-GB"/>
        </w:rPr>
        <w:t>and</w:t>
      </w:r>
    </w:p>
    <w:p w14:paraId="5CF3811E" w14:textId="6DA036E0" w:rsidR="00383787" w:rsidRPr="00027614" w:rsidRDefault="006F6595" w:rsidP="00383787">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rad>
                <m:radPr>
                  <m:ctrlPr>
                    <w:rPr>
                      <w:rFonts w:ascii="Cambria Math" w:eastAsiaTheme="minorEastAsia" w:hAnsi="Cambria Math"/>
                      <w:i/>
                      <w:noProof/>
                      <w:lang w:val="en-GB"/>
                    </w:rPr>
                  </m:ctrlPr>
                </m:radPr>
                <m:deg>
                  <m:r>
                    <w:rPr>
                      <w:rFonts w:ascii="Cambria Math" w:eastAsiaTheme="minorEastAsia" w:hAnsi="Cambria Math"/>
                      <w:noProof/>
                      <w:lang w:val="en-GB"/>
                    </w:rPr>
                    <m:t>n</m:t>
                  </m:r>
                </m:deg>
                <m:e>
                  <m:r>
                    <w:rPr>
                      <w:rFonts w:ascii="Cambria Math" w:eastAsiaTheme="minorEastAsia" w:hAnsi="Cambria Math"/>
                      <w:noProof/>
                      <w:lang w:val="en-GB"/>
                    </w:rPr>
                    <m:t>e</m:t>
                  </m:r>
                </m:e>
              </m:rad>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7831AABA" w14:textId="7202532C" w:rsidR="007F7AFB" w:rsidRDefault="007F7AFB" w:rsidP="006E43E5">
      <w:pPr>
        <w:rPr>
          <w:highlight w:val="white"/>
          <w:lang w:val="en-GB"/>
        </w:rPr>
      </w:pPr>
      <w:r>
        <w:rPr>
          <w:highlight w:val="white"/>
          <w:lang w:val="en-GB"/>
        </w:rPr>
        <w:t xml:space="preserve">This gives that we can divide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lang w:val="en-GB"/>
          </w:rPr>
          <m:t>e</m:t>
        </m:r>
      </m:oMath>
      <w:r w:rsidR="00DA44B4">
        <w:rPr>
          <w:rFonts w:eastAsiaTheme="minorEastAsia"/>
          <w:lang w:val="en-GB"/>
        </w:rPr>
        <w:t xml:space="preserve"> until </w:t>
      </w:r>
      <m:oMath>
        <m:r>
          <w:rPr>
            <w:rFonts w:ascii="Cambria Math" w:eastAsiaTheme="minorEastAsia" w:hAnsi="Cambria Math"/>
            <w:lang w:val="en-GB"/>
          </w:rPr>
          <m:t>x&lt;1</m:t>
        </m:r>
      </m:oMath>
      <w:r w:rsidR="00CE4E08">
        <w:rPr>
          <w:rFonts w:eastAsiaTheme="minorEastAsia"/>
          <w:lang w:val="en-GB"/>
        </w:rPr>
        <w:t>, and we</w:t>
      </w:r>
      <w:r w:rsidR="00DA44B4">
        <w:rPr>
          <w:rFonts w:eastAsiaTheme="minorEastAsia"/>
          <w:lang w:val="en-GB"/>
        </w:rPr>
        <w:t xml:space="preserve"> can multiply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noProof/>
            <w:lang w:val="en-GB"/>
          </w:rPr>
          <m:t>e</m:t>
        </m:r>
      </m:oMath>
      <w:r w:rsidR="00CE4E08">
        <w:rPr>
          <w:rFonts w:eastAsiaTheme="minorEastAsia"/>
          <w:lang w:val="en-GB"/>
        </w:rPr>
        <w:t xml:space="preserve"> until </w:t>
      </w:r>
      <m:oMath>
        <m:r>
          <w:rPr>
            <w:rFonts w:ascii="Cambria Math" w:eastAsiaTheme="minorEastAsia" w:hAnsi="Cambria Math"/>
            <w:noProof/>
            <w:lang w:val="en-GB"/>
          </w:rPr>
          <m:t xml:space="preserve">x&gt; </m:t>
        </m:r>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oMath>
      <w:r w:rsidR="00ED7563">
        <w:rPr>
          <w:rFonts w:eastAsiaTheme="minorEastAsia"/>
          <w:lang w:val="en-GB"/>
        </w:rPr>
        <w:t>, as long as we keep track of the number of divisions and multiplications.</w:t>
      </w:r>
    </w:p>
    <w:p w14:paraId="188E765A" w14:textId="07471917" w:rsidR="00555D55" w:rsidRPr="00D822A3" w:rsidRDefault="00555D55" w:rsidP="00555D55">
      <w:pPr>
        <w:pStyle w:val="Code"/>
        <w:rPr>
          <w:highlight w:val="white"/>
          <w:lang w:val="en-GB"/>
        </w:rPr>
      </w:pPr>
      <w:r w:rsidRPr="00D822A3">
        <w:rPr>
          <w:highlight w:val="white"/>
          <w:lang w:val="en-GB"/>
        </w:rPr>
        <w:t>double log(double x) {</w:t>
      </w:r>
    </w:p>
    <w:p w14:paraId="140E58CA" w14:textId="7BA6F97C" w:rsidR="00863257" w:rsidRDefault="00863257" w:rsidP="000367B7">
      <w:pPr>
        <w:pStyle w:val="Code"/>
        <w:rPr>
          <w:highlight w:val="white"/>
          <w:lang w:val="en-GB"/>
        </w:rPr>
      </w:pPr>
      <w:r w:rsidRPr="00D822A3">
        <w:rPr>
          <w:highlight w:val="white"/>
          <w:lang w:val="en-GB"/>
        </w:rPr>
        <w:t xml:space="preserve">  </w:t>
      </w:r>
      <w:r>
        <w:rPr>
          <w:highlight w:val="white"/>
          <w:lang w:val="en-GB"/>
        </w:rPr>
        <w:t>if (x &gt; 0)</w:t>
      </w:r>
      <w:r w:rsidR="00803F68">
        <w:rPr>
          <w:highlight w:val="white"/>
          <w:lang w:val="en-GB"/>
        </w:rPr>
        <w:t xml:space="preserve"> {</w:t>
      </w:r>
    </w:p>
    <w:p w14:paraId="399607E7" w14:textId="3B29ABA6" w:rsidR="000367B7" w:rsidRDefault="00803F68" w:rsidP="000367B7">
      <w:pPr>
        <w:pStyle w:val="Code"/>
        <w:rPr>
          <w:highlight w:val="white"/>
          <w:lang w:val="en-GB"/>
        </w:rPr>
      </w:pPr>
      <w:r>
        <w:rPr>
          <w:highlight w:val="white"/>
          <w:lang w:val="en-GB"/>
        </w:rPr>
        <w:t xml:space="preserve">  </w:t>
      </w:r>
      <w:r w:rsidR="000367B7" w:rsidRPr="00D822A3">
        <w:rPr>
          <w:highlight w:val="white"/>
          <w:lang w:val="en-GB"/>
        </w:rPr>
        <w:t xml:space="preserve">  int </w:t>
      </w:r>
      <w:r w:rsidR="00DA44B4">
        <w:rPr>
          <w:highlight w:val="white"/>
          <w:lang w:val="en-GB"/>
        </w:rPr>
        <w:t>n</w:t>
      </w:r>
      <w:r w:rsidR="009E10D0" w:rsidRPr="00D822A3">
        <w:rPr>
          <w:highlight w:val="white"/>
          <w:lang w:val="en-GB"/>
        </w:rPr>
        <w:t xml:space="preserve"> </w:t>
      </w:r>
      <w:r w:rsidR="000367B7" w:rsidRPr="00D822A3">
        <w:rPr>
          <w:highlight w:val="white"/>
          <w:lang w:val="en-GB"/>
        </w:rPr>
        <w:t>= 0;</w:t>
      </w:r>
    </w:p>
    <w:p w14:paraId="34ACA552" w14:textId="41D8B372" w:rsidR="000367B7" w:rsidRPr="00D822A3" w:rsidRDefault="00CE4E08" w:rsidP="00804518">
      <w:pPr>
        <w:rPr>
          <w:highlight w:val="white"/>
          <w:lang w:val="en-GB"/>
        </w:rPr>
      </w:pPr>
      <w:r>
        <w:rPr>
          <w:highlight w:val="white"/>
          <w:lang w:val="en-GB"/>
        </w:rPr>
        <w:t xml:space="preserve">If </w:t>
      </w:r>
      <m:oMath>
        <m:r>
          <w:rPr>
            <w:rFonts w:ascii="Cambria Math" w:eastAsiaTheme="minorEastAsia" w:hAnsi="Cambria Math"/>
            <w:noProof/>
            <w:lang w:val="en-GB"/>
          </w:rPr>
          <m:t>x</m:t>
        </m:r>
      </m:oMath>
      <w:r w:rsidR="00804518">
        <w:rPr>
          <w:rFonts w:eastAsiaTheme="minorEastAsia"/>
          <w:lang w:val="en-GB"/>
        </w:rPr>
        <w:t xml:space="preserve"> is more than zero and not exact one, we test whether x is more tha</w:t>
      </w:r>
      <w:r w:rsidR="00B473CF">
        <w:rPr>
          <w:rFonts w:eastAsiaTheme="minorEastAsia"/>
          <w:lang w:val="en-GB"/>
        </w:rPr>
        <w:t>n</w:t>
      </w:r>
      <w:r w:rsidR="00804518">
        <w:rPr>
          <w:rFonts w:eastAsiaTheme="minorEastAsia"/>
          <w:lang w:val="en-GB"/>
        </w:rPr>
        <w:t xml:space="preserve"> one. If it is, we divide </w:t>
      </w:r>
      <m:oMath>
        <m:r>
          <w:rPr>
            <w:rFonts w:ascii="Cambria Math" w:eastAsiaTheme="minorEastAsia" w:hAnsi="Cambria Math"/>
            <w:noProof/>
            <w:lang w:val="en-GB"/>
          </w:rPr>
          <m:t>x</m:t>
        </m:r>
      </m:oMath>
      <w:r w:rsidR="007811A2">
        <w:rPr>
          <w:rFonts w:eastAsiaTheme="minorEastAsia"/>
          <w:lang w:val="en-GB"/>
        </w:rPr>
        <w:t xml:space="preserve"> with </w:t>
      </w:r>
      <m:oMath>
        <m:r>
          <w:rPr>
            <w:rFonts w:ascii="Cambria Math" w:eastAsiaTheme="minorEastAsia" w:hAnsi="Cambria Math"/>
            <w:lang w:val="en-GB"/>
          </w:rPr>
          <m:t>e</m:t>
        </m:r>
      </m:oMath>
      <w:r w:rsidR="007811A2">
        <w:rPr>
          <w:rFonts w:eastAsiaTheme="minorEastAsia"/>
          <w:lang w:val="en-GB"/>
        </w:rPr>
        <w:t xml:space="preserve"> </w:t>
      </w:r>
      <w:r w:rsidR="00804518">
        <w:rPr>
          <w:rFonts w:eastAsiaTheme="minorEastAsia"/>
          <w:lang w:val="en-GB"/>
        </w:rPr>
        <w:t xml:space="preserve">until </w:t>
      </w:r>
      <m:oMath>
        <m:r>
          <w:rPr>
            <w:rFonts w:ascii="Cambria Math" w:eastAsiaTheme="minorEastAsia" w:hAnsi="Cambria Math"/>
            <w:noProof/>
            <w:lang w:val="en-GB"/>
          </w:rPr>
          <m:t>x</m:t>
        </m:r>
      </m:oMath>
      <w:r w:rsidR="00804518">
        <w:rPr>
          <w:rFonts w:eastAsiaTheme="minorEastAsia"/>
          <w:lang w:val="en-GB"/>
        </w:rPr>
        <w:t xml:space="preserve"> is less than one.</w:t>
      </w:r>
    </w:p>
    <w:p w14:paraId="200E5394" w14:textId="5191DF9C" w:rsidR="000367B7" w:rsidRPr="00D822A3" w:rsidRDefault="00803F68" w:rsidP="000367B7">
      <w:pPr>
        <w:pStyle w:val="Code"/>
        <w:rPr>
          <w:highlight w:val="white"/>
          <w:lang w:val="en-GB"/>
        </w:rPr>
      </w:pPr>
      <w:r>
        <w:rPr>
          <w:highlight w:val="white"/>
          <w:lang w:val="en-GB"/>
        </w:rPr>
        <w:t xml:space="preserve">  </w:t>
      </w:r>
      <w:r w:rsidR="000367B7">
        <w:rPr>
          <w:highlight w:val="white"/>
          <w:lang w:val="en-GB"/>
        </w:rPr>
        <w:t xml:space="preserve">  </w:t>
      </w:r>
      <w:r w:rsidR="000367B7" w:rsidRPr="00D822A3">
        <w:rPr>
          <w:highlight w:val="white"/>
          <w:lang w:val="en-GB"/>
        </w:rPr>
        <w:t>if (x &gt; 1) {</w:t>
      </w:r>
    </w:p>
    <w:p w14:paraId="60A90A7D" w14:textId="759221F3"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 xml:space="preserve">  while (x &gt; 1) {</w:t>
      </w:r>
    </w:p>
    <w:p w14:paraId="50044051" w14:textId="2143FE50"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 xml:space="preserve">  x /= E;</w:t>
      </w:r>
    </w:p>
    <w:p w14:paraId="4E243446" w14:textId="5DD4D804"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w:t>
      </w:r>
      <w:r w:rsidR="00DA44B4">
        <w:rPr>
          <w:highlight w:val="white"/>
          <w:lang w:val="en-GB"/>
        </w:rPr>
        <w:t>n</w:t>
      </w:r>
      <w:r w:rsidRPr="00D822A3">
        <w:rPr>
          <w:highlight w:val="white"/>
          <w:lang w:val="en-GB"/>
        </w:rPr>
        <w:t>;</w:t>
      </w:r>
    </w:p>
    <w:p w14:paraId="5DF63AE4" w14:textId="44BCC16A" w:rsidR="000367B7" w:rsidRPr="00D822A3" w:rsidRDefault="00803F68" w:rsidP="000367B7">
      <w:pPr>
        <w:pStyle w:val="Code"/>
        <w:rPr>
          <w:highlight w:val="white"/>
          <w:lang w:val="en-GB"/>
        </w:rPr>
      </w:pPr>
      <w:r>
        <w:rPr>
          <w:highlight w:val="white"/>
          <w:lang w:val="en-GB"/>
        </w:rPr>
        <w:t xml:space="preserve">  </w:t>
      </w:r>
      <w:r w:rsidR="000367B7" w:rsidRPr="00D822A3">
        <w:rPr>
          <w:highlight w:val="white"/>
          <w:lang w:val="en-GB"/>
        </w:rPr>
        <w:t xml:space="preserve">    }</w:t>
      </w:r>
    </w:p>
    <w:p w14:paraId="0FABBAF0" w14:textId="0865710E"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w:t>
      </w:r>
    </w:p>
    <w:p w14:paraId="61890446" w14:textId="6881B01E" w:rsidR="00B473CF" w:rsidRDefault="007811A2" w:rsidP="007811A2">
      <w:pPr>
        <w:rPr>
          <w:rFonts w:eastAsiaTheme="minorEastAsia"/>
          <w:lang w:val="en-GB"/>
        </w:rPr>
      </w:pPr>
      <w:r>
        <w:rPr>
          <w:highlight w:val="white"/>
          <w:lang w:val="en-GB"/>
        </w:rPr>
        <w:t xml:space="preserve">If </w:t>
      </w:r>
      <m:oMath>
        <m:r>
          <w:rPr>
            <w:rFonts w:ascii="Cambria Math" w:eastAsiaTheme="minorEastAsia" w:hAnsi="Cambria Math"/>
            <w:noProof/>
            <w:lang w:val="en-GB"/>
          </w:rPr>
          <m:t>x</m:t>
        </m:r>
      </m:oMath>
      <w:r>
        <w:rPr>
          <w:rFonts w:eastAsiaTheme="minorEastAsia"/>
          <w:lang w:val="en-GB"/>
        </w:rPr>
        <w:t xml:space="preserve"> is less than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Pr>
          <w:rFonts w:eastAsiaTheme="minorEastAsia"/>
          <w:lang w:val="en-GB"/>
        </w:rPr>
        <w:t>, we multipl</w:t>
      </w:r>
      <w:r w:rsidR="00B473CF">
        <w:rPr>
          <w:rFonts w:eastAsiaTheme="minorEastAsia"/>
          <w:lang w:val="en-GB"/>
        </w:rPr>
        <w:t xml:space="preserve">e </w:t>
      </w:r>
      <m:oMath>
        <m:r>
          <w:rPr>
            <w:rFonts w:ascii="Cambria Math" w:eastAsiaTheme="minorEastAsia" w:hAnsi="Cambria Math"/>
            <w:lang w:val="en-GB"/>
          </w:rPr>
          <m:t>e</m:t>
        </m:r>
      </m:oMath>
      <w:r w:rsidR="00B473CF">
        <w:rPr>
          <w:rFonts w:eastAsiaTheme="minorEastAsia"/>
          <w:lang w:val="en-GB"/>
        </w:rPr>
        <w:t xml:space="preserve"> with </w:t>
      </w:r>
      <m:oMath>
        <m:r>
          <w:rPr>
            <w:rFonts w:ascii="Cambria Math" w:eastAsiaTheme="minorEastAsia" w:hAnsi="Cambria Math"/>
            <w:lang w:val="en-GB"/>
          </w:rPr>
          <m:t>e</m:t>
        </m:r>
      </m:oMath>
      <w:r w:rsidR="00B473CF">
        <w:rPr>
          <w:rFonts w:eastAsiaTheme="minorEastAsia"/>
          <w:lang w:val="en-GB"/>
        </w:rPr>
        <w:t xml:space="preserve"> until it is more than </w:t>
      </w:r>
      <w:r>
        <w:rPr>
          <w:rFonts w:eastAsiaTheme="minorEastAsia"/>
          <w:lang w:val="en-GB"/>
        </w:rPr>
        <w:t xml:space="preserve">more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sidR="00B473CF">
        <w:rPr>
          <w:rFonts w:eastAsiaTheme="minorEastAsia"/>
          <w:lang w:val="en-GB"/>
        </w:rPr>
        <w:t xml:space="preserve">. In both cases we keep track of the number of divisions and multiplications by updating </w:t>
      </w:r>
      <m:oMath>
        <m:r>
          <w:rPr>
            <w:rFonts w:ascii="Cambria Math" w:eastAsiaTheme="minorEastAsia" w:hAnsi="Cambria Math"/>
            <w:lang w:val="en-GB"/>
          </w:rPr>
          <m:t>n</m:t>
        </m:r>
      </m:oMath>
      <w:r w:rsidR="00B473CF">
        <w:rPr>
          <w:rFonts w:eastAsiaTheme="minorEastAsia"/>
          <w:lang w:val="en-GB"/>
        </w:rPr>
        <w:t>.</w:t>
      </w:r>
    </w:p>
    <w:p w14:paraId="4A2F402F" w14:textId="583D65AF" w:rsidR="000367B7" w:rsidRPr="00D822A3" w:rsidRDefault="00803F68" w:rsidP="000367B7">
      <w:pPr>
        <w:pStyle w:val="Code"/>
        <w:rPr>
          <w:highlight w:val="white"/>
          <w:lang w:val="en-GB"/>
        </w:rPr>
      </w:pPr>
      <w:r>
        <w:rPr>
          <w:highlight w:val="white"/>
          <w:lang w:val="en-GB"/>
        </w:rPr>
        <w:t xml:space="preserve">  </w:t>
      </w:r>
      <w:r w:rsidR="000367B7" w:rsidRPr="00D822A3">
        <w:rPr>
          <w:highlight w:val="white"/>
          <w:lang w:val="en-GB"/>
        </w:rPr>
        <w:t xml:space="preserve">  else </w:t>
      </w:r>
      <w:r w:rsidR="006320D5">
        <w:rPr>
          <w:highlight w:val="white"/>
          <w:lang w:val="en-GB"/>
        </w:rPr>
        <w:t>if (x &lt; E</w:t>
      </w:r>
      <w:r w:rsidR="00A331BB">
        <w:rPr>
          <w:highlight w:val="white"/>
          <w:lang w:val="en-GB"/>
        </w:rPr>
        <w:t>_INVERSE</w:t>
      </w:r>
      <w:r w:rsidR="006320D5">
        <w:rPr>
          <w:highlight w:val="white"/>
          <w:lang w:val="en-GB"/>
        </w:rPr>
        <w:t xml:space="preserve">) </w:t>
      </w:r>
      <w:r w:rsidR="000367B7" w:rsidRPr="00D822A3">
        <w:rPr>
          <w:highlight w:val="white"/>
          <w:lang w:val="en-GB"/>
        </w:rPr>
        <w:t>{</w:t>
      </w:r>
    </w:p>
    <w:p w14:paraId="439EF473" w14:textId="3722ADAA"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 xml:space="preserve">  while (x &lt; </w:t>
      </w:r>
      <w:r w:rsidR="00A331BB">
        <w:rPr>
          <w:highlight w:val="white"/>
          <w:lang w:val="en-GB"/>
        </w:rPr>
        <w:t>E_INVERSE</w:t>
      </w:r>
      <w:r w:rsidRPr="00D822A3">
        <w:rPr>
          <w:highlight w:val="white"/>
          <w:lang w:val="en-GB"/>
        </w:rPr>
        <w:t>) {</w:t>
      </w:r>
    </w:p>
    <w:p w14:paraId="4414C5D4" w14:textId="02FAC5A1"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 xml:space="preserve">  x *= E;</w:t>
      </w:r>
    </w:p>
    <w:p w14:paraId="6BF63EFD" w14:textId="668E2350" w:rsidR="000367B7" w:rsidRDefault="00803F68" w:rsidP="000367B7">
      <w:pPr>
        <w:pStyle w:val="Code"/>
        <w:rPr>
          <w:highlight w:val="white"/>
          <w:lang w:val="en-GB"/>
        </w:rPr>
      </w:pPr>
      <w:r>
        <w:rPr>
          <w:highlight w:val="white"/>
          <w:lang w:val="en-GB"/>
        </w:rPr>
        <w:t xml:space="preserve">  </w:t>
      </w:r>
      <w:r w:rsidR="000367B7" w:rsidRPr="00D822A3">
        <w:rPr>
          <w:highlight w:val="white"/>
          <w:lang w:val="en-GB"/>
        </w:rPr>
        <w:t xml:space="preserve">      </w:t>
      </w:r>
      <w:r w:rsidR="009C6B01">
        <w:rPr>
          <w:highlight w:val="white"/>
          <w:lang w:val="en-GB"/>
        </w:rPr>
        <w:t>--</w:t>
      </w:r>
      <w:r w:rsidR="00DA44B4">
        <w:rPr>
          <w:highlight w:val="white"/>
          <w:lang w:val="en-GB"/>
        </w:rPr>
        <w:t>n</w:t>
      </w:r>
      <w:r w:rsidR="000367B7" w:rsidRPr="00D822A3">
        <w:rPr>
          <w:highlight w:val="white"/>
          <w:lang w:val="en-GB"/>
        </w:rPr>
        <w:t>;</w:t>
      </w:r>
    </w:p>
    <w:p w14:paraId="708DD856" w14:textId="43B0DC60" w:rsidR="006320D5" w:rsidRPr="00D822A3" w:rsidRDefault="006320D5" w:rsidP="000367B7">
      <w:pPr>
        <w:pStyle w:val="Code"/>
        <w:rPr>
          <w:highlight w:val="white"/>
          <w:lang w:val="en-GB"/>
        </w:rPr>
      </w:pPr>
      <w:r>
        <w:rPr>
          <w:highlight w:val="white"/>
          <w:lang w:val="en-GB"/>
        </w:rPr>
        <w:t xml:space="preserve">      }</w:t>
      </w:r>
    </w:p>
    <w:p w14:paraId="60DB5C1B" w14:textId="77777777" w:rsidR="000367B7" w:rsidRPr="00D822A3" w:rsidRDefault="000367B7" w:rsidP="000367B7">
      <w:pPr>
        <w:pStyle w:val="Code"/>
        <w:rPr>
          <w:highlight w:val="white"/>
          <w:lang w:val="en-GB"/>
        </w:rPr>
      </w:pPr>
      <w:r w:rsidRPr="00D822A3">
        <w:rPr>
          <w:highlight w:val="white"/>
          <w:lang w:val="en-GB"/>
        </w:rPr>
        <w:t xml:space="preserve">    }</w:t>
      </w:r>
    </w:p>
    <w:p w14:paraId="0391CEBA" w14:textId="6186D527" w:rsidR="0046152E" w:rsidRPr="00D822A3" w:rsidRDefault="00B473CF" w:rsidP="0046152E">
      <w:pPr>
        <w:rPr>
          <w:highlight w:val="white"/>
          <w:lang w:val="en-GB"/>
        </w:rPr>
      </w:pPr>
      <w:r>
        <w:rPr>
          <w:highlight w:val="white"/>
          <w:lang w:val="en-GB"/>
        </w:rPr>
        <w:t xml:space="preserve">When we have made sure that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980A18">
        <w:rPr>
          <w:rFonts w:eastAsiaTheme="minorEastAsia"/>
          <w:lang w:val="en-GB"/>
        </w:rPr>
        <w:t xml:space="preserve">, we </w:t>
      </w:r>
      <w:r w:rsidR="0046152E">
        <w:rPr>
          <w:rFonts w:eastAsiaTheme="minorEastAsia"/>
          <w:lang w:val="en-GB"/>
        </w:rPr>
        <w:t>iterate with the</w:t>
      </w:r>
      <w:r w:rsidR="00845132">
        <w:rPr>
          <w:rFonts w:eastAsiaTheme="minorEastAsia"/>
          <w:lang w:val="en-GB"/>
        </w:rPr>
        <w:t xml:space="preserve"> formula</w:t>
      </w:r>
      <w:r w:rsidR="0046152E">
        <w:rPr>
          <w:rFonts w:eastAsiaTheme="minorEastAsia"/>
          <w:lang w:val="en-GB"/>
        </w:rPr>
        <w:t xml:space="preserve"> </w:t>
      </w:r>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w:r w:rsidR="0046152E">
        <w:rPr>
          <w:rFonts w:eastAsiaTheme="minorEastAsia"/>
          <w:lang w:val="en-GB"/>
        </w:rPr>
        <w:t>.</w:t>
      </w:r>
    </w:p>
    <w:p w14:paraId="6EC18919" w14:textId="282C93C3" w:rsidR="00836FAD" w:rsidRPr="00836FAD" w:rsidRDefault="00836FAD" w:rsidP="00836FAD">
      <w:pPr>
        <w:pStyle w:val="Code"/>
        <w:rPr>
          <w:highlight w:val="white"/>
        </w:rPr>
      </w:pPr>
      <w:r>
        <w:rPr>
          <w:highlight w:val="white"/>
        </w:rPr>
        <w:t xml:space="preserve">    </w:t>
      </w:r>
      <w:r w:rsidRPr="00836FAD">
        <w:rPr>
          <w:highlight w:val="white"/>
        </w:rPr>
        <w:t>double index = 1, term, sum = 0, sign = 1,</w:t>
      </w:r>
    </w:p>
    <w:p w14:paraId="2C5F2793" w14:textId="3CD266E1" w:rsidR="00555D55" w:rsidRPr="00D822A3" w:rsidRDefault="00AA7CD0" w:rsidP="00555D55">
      <w:pPr>
        <w:pStyle w:val="Code"/>
        <w:rPr>
          <w:highlight w:val="white"/>
          <w:lang w:val="en-GB"/>
        </w:rPr>
      </w:pPr>
      <w:r>
        <w:rPr>
          <w:highlight w:val="white"/>
          <w:lang w:val="en-GB"/>
        </w:rPr>
        <w:t xml:space="preserve">    </w:t>
      </w:r>
      <w:r w:rsidR="009C6B01">
        <w:rPr>
          <w:highlight w:val="white"/>
          <w:lang w:val="en-GB"/>
        </w:rPr>
        <w:t xml:space="preserve">  </w:t>
      </w:r>
      <w:r>
        <w:rPr>
          <w:highlight w:val="white"/>
          <w:lang w:val="en-GB"/>
        </w:rPr>
        <w:t xml:space="preserve">    </w:t>
      </w:r>
      <w:r w:rsidR="00555D55" w:rsidRPr="00D822A3">
        <w:rPr>
          <w:highlight w:val="white"/>
          <w:lang w:val="en-GB"/>
        </w:rPr>
        <w:t xml:space="preserve"> x_minus_1 = x - 1, power = x_minus_1;</w:t>
      </w:r>
    </w:p>
    <w:p w14:paraId="597DF3D0" w14:textId="77777777" w:rsidR="00555D55" w:rsidRPr="00D822A3" w:rsidRDefault="00555D55" w:rsidP="00555D55">
      <w:pPr>
        <w:pStyle w:val="Code"/>
        <w:rPr>
          <w:highlight w:val="white"/>
          <w:lang w:val="en-GB"/>
        </w:rPr>
      </w:pPr>
    </w:p>
    <w:p w14:paraId="4FFF625B" w14:textId="25DEDFA3" w:rsidR="00555D55" w:rsidRPr="00D822A3" w:rsidRDefault="009C6B01" w:rsidP="00555D55">
      <w:pPr>
        <w:pStyle w:val="Code"/>
        <w:rPr>
          <w:highlight w:val="white"/>
          <w:lang w:val="en-GB"/>
        </w:rPr>
      </w:pPr>
      <w:r>
        <w:rPr>
          <w:highlight w:val="white"/>
          <w:lang w:val="en-GB"/>
        </w:rPr>
        <w:t xml:space="preserve">  </w:t>
      </w:r>
      <w:r w:rsidR="00F4791F">
        <w:rPr>
          <w:highlight w:val="white"/>
          <w:lang w:val="en-GB"/>
        </w:rPr>
        <w:t xml:space="preserve">  </w:t>
      </w:r>
      <w:r w:rsidR="001177BD">
        <w:rPr>
          <w:highlight w:val="white"/>
          <w:lang w:val="en-GB"/>
        </w:rPr>
        <w:t>do {</w:t>
      </w:r>
    </w:p>
    <w:p w14:paraId="136D1733" w14:textId="408C7009" w:rsidR="00555D55" w:rsidRPr="00D822A3" w:rsidRDefault="00555D55" w:rsidP="00555D55">
      <w:pPr>
        <w:pStyle w:val="Code"/>
        <w:rPr>
          <w:highlight w:val="white"/>
          <w:lang w:val="en-GB"/>
        </w:rPr>
      </w:pPr>
      <w:r w:rsidRPr="00D822A3">
        <w:rPr>
          <w:highlight w:val="white"/>
          <w:lang w:val="en-GB"/>
        </w:rPr>
        <w:t xml:space="preserve">  </w:t>
      </w:r>
      <w:r w:rsidR="009C6B01">
        <w:rPr>
          <w:highlight w:val="white"/>
          <w:lang w:val="en-GB"/>
        </w:rPr>
        <w:t xml:space="preserve">  </w:t>
      </w:r>
      <w:r w:rsidRPr="00D822A3">
        <w:rPr>
          <w:highlight w:val="white"/>
          <w:lang w:val="en-GB"/>
        </w:rPr>
        <w:t xml:space="preserve">  term = </w:t>
      </w:r>
      <w:r w:rsidR="00E70288">
        <w:rPr>
          <w:highlight w:val="white"/>
          <w:lang w:val="en-GB"/>
        </w:rPr>
        <w:t>sign</w:t>
      </w:r>
      <w:r w:rsidRPr="00D822A3">
        <w:rPr>
          <w:highlight w:val="white"/>
          <w:lang w:val="en-GB"/>
        </w:rPr>
        <w:t xml:space="preserve"> * power / </w:t>
      </w:r>
      <w:r w:rsidR="006E43E5">
        <w:rPr>
          <w:highlight w:val="white"/>
          <w:lang w:val="en-GB"/>
        </w:rPr>
        <w:t>i</w:t>
      </w:r>
      <w:r w:rsidR="007942BB">
        <w:rPr>
          <w:highlight w:val="white"/>
          <w:lang w:val="en-GB"/>
        </w:rPr>
        <w:t>ndex++</w:t>
      </w:r>
      <w:r w:rsidR="006F6595">
        <w:rPr>
          <w:highlight w:val="white"/>
          <w:lang w:val="en-GB"/>
        </w:rPr>
        <w:tab/>
      </w:r>
      <w:r w:rsidRPr="00D822A3">
        <w:rPr>
          <w:highlight w:val="white"/>
          <w:lang w:val="en-GB"/>
        </w:rPr>
        <w:t>;</w:t>
      </w:r>
    </w:p>
    <w:p w14:paraId="5B1FC6B5" w14:textId="112C79D3" w:rsidR="00555D55" w:rsidRPr="00D822A3" w:rsidRDefault="00555D55" w:rsidP="00555D55">
      <w:pPr>
        <w:pStyle w:val="Code"/>
        <w:rPr>
          <w:highlight w:val="white"/>
          <w:lang w:val="en-GB"/>
        </w:rPr>
      </w:pPr>
      <w:r w:rsidRPr="00D822A3">
        <w:rPr>
          <w:highlight w:val="white"/>
          <w:lang w:val="en-GB"/>
        </w:rPr>
        <w:t xml:space="preserve">  </w:t>
      </w:r>
      <w:r w:rsidR="009C6B01">
        <w:rPr>
          <w:highlight w:val="white"/>
          <w:lang w:val="en-GB"/>
        </w:rPr>
        <w:t xml:space="preserve">  </w:t>
      </w:r>
      <w:r w:rsidRPr="00D822A3">
        <w:rPr>
          <w:highlight w:val="white"/>
          <w:lang w:val="en-GB"/>
        </w:rPr>
        <w:t xml:space="preserve">  sum += term;</w:t>
      </w:r>
    </w:p>
    <w:p w14:paraId="6D16FD05" w14:textId="352D09B3" w:rsidR="00555D55" w:rsidRPr="00D822A3" w:rsidRDefault="009C6B01" w:rsidP="00555D55">
      <w:pPr>
        <w:pStyle w:val="Code"/>
        <w:rPr>
          <w:highlight w:val="white"/>
          <w:lang w:val="en-GB"/>
        </w:rPr>
      </w:pPr>
      <w:r>
        <w:rPr>
          <w:highlight w:val="white"/>
          <w:lang w:val="en-GB"/>
        </w:rPr>
        <w:t xml:space="preserve">  </w:t>
      </w:r>
      <w:r w:rsidR="00555D55" w:rsidRPr="00D822A3">
        <w:rPr>
          <w:highlight w:val="white"/>
          <w:lang w:val="en-GB"/>
        </w:rPr>
        <w:t xml:space="preserve">    power *= x_minus_1;</w:t>
      </w:r>
    </w:p>
    <w:p w14:paraId="25F59EE8" w14:textId="668F5E93" w:rsidR="00555D55" w:rsidRPr="00D822A3" w:rsidRDefault="00555D55" w:rsidP="00555D55">
      <w:pPr>
        <w:pStyle w:val="Code"/>
        <w:rPr>
          <w:highlight w:val="white"/>
          <w:lang w:val="en-GB"/>
        </w:rPr>
      </w:pPr>
      <w:r w:rsidRPr="00D822A3">
        <w:rPr>
          <w:highlight w:val="white"/>
          <w:lang w:val="en-GB"/>
        </w:rPr>
        <w:t xml:space="preserve">    </w:t>
      </w:r>
      <w:r w:rsidR="009C6B01">
        <w:rPr>
          <w:highlight w:val="white"/>
          <w:lang w:val="en-GB"/>
        </w:rPr>
        <w:t xml:space="preserve">  </w:t>
      </w:r>
      <w:r w:rsidR="00E70288">
        <w:rPr>
          <w:highlight w:val="white"/>
          <w:lang w:val="en-GB"/>
        </w:rPr>
        <w:t>sign</w:t>
      </w:r>
      <w:r w:rsidRPr="00D822A3">
        <w:rPr>
          <w:highlight w:val="white"/>
          <w:lang w:val="en-GB"/>
        </w:rPr>
        <w:t xml:space="preserve"> *= -1.0;</w:t>
      </w:r>
    </w:p>
    <w:p w14:paraId="5ADDE7F2" w14:textId="3D4001CE" w:rsidR="00555D55" w:rsidRPr="00D822A3" w:rsidRDefault="00555D55" w:rsidP="00555D55">
      <w:pPr>
        <w:pStyle w:val="Code"/>
        <w:rPr>
          <w:highlight w:val="white"/>
          <w:lang w:val="en-GB"/>
        </w:rPr>
      </w:pPr>
      <w:r w:rsidRPr="00D822A3">
        <w:rPr>
          <w:highlight w:val="white"/>
          <w:lang w:val="en-GB"/>
        </w:rPr>
        <w:t xml:space="preserve">  </w:t>
      </w:r>
      <w:r w:rsidR="009C6B01">
        <w:rPr>
          <w:highlight w:val="white"/>
          <w:lang w:val="en-GB"/>
        </w:rPr>
        <w:t xml:space="preserve">  </w:t>
      </w:r>
      <w:r w:rsidRPr="00D822A3">
        <w:rPr>
          <w:highlight w:val="white"/>
          <w:lang w:val="en-GB"/>
        </w:rPr>
        <w:t>}</w:t>
      </w:r>
      <w:r w:rsidR="001177BD">
        <w:rPr>
          <w:highlight w:val="white"/>
          <w:lang w:val="en-GB"/>
        </w:rPr>
        <w:t xml:space="preserve"> while (</w:t>
      </w:r>
      <w:r w:rsidR="001177BD" w:rsidRPr="00D822A3">
        <w:rPr>
          <w:highlight w:val="white"/>
          <w:lang w:val="en-GB"/>
        </w:rPr>
        <w:t xml:space="preserve">fabs(term) </w:t>
      </w:r>
      <w:r w:rsidR="001177BD">
        <w:rPr>
          <w:highlight w:val="white"/>
          <w:lang w:val="en-GB"/>
        </w:rPr>
        <w:t>&gt;=</w:t>
      </w:r>
      <w:r w:rsidR="001177BD" w:rsidRPr="00D822A3">
        <w:rPr>
          <w:highlight w:val="white"/>
          <w:lang w:val="en-GB"/>
        </w:rPr>
        <w:t xml:space="preserve"> EPSILON</w:t>
      </w:r>
      <w:r w:rsidR="001177BD">
        <w:rPr>
          <w:highlight w:val="white"/>
          <w:lang w:val="en-GB"/>
        </w:rPr>
        <w:t>);</w:t>
      </w:r>
    </w:p>
    <w:p w14:paraId="0E181B90" w14:textId="44D42567" w:rsidR="00555D55" w:rsidRPr="00D822A3" w:rsidRDefault="004D1943" w:rsidP="004D1943">
      <w:pPr>
        <w:rPr>
          <w:highlight w:val="white"/>
          <w:lang w:val="en-GB"/>
        </w:rPr>
      </w:pPr>
      <w:r>
        <w:rPr>
          <w:highlight w:val="white"/>
          <w:lang w:val="en-GB"/>
        </w:rPr>
        <w:t xml:space="preserve">The result is the sum of the iteration plus the number of division and multiplication </w:t>
      </w:r>
      <w:r w:rsidR="0046152E">
        <w:rPr>
          <w:highlight w:val="white"/>
          <w:lang w:val="en-GB"/>
        </w:rPr>
        <w:t>(</w:t>
      </w:r>
      <m:oMath>
        <m:r>
          <w:rPr>
            <w:rFonts w:ascii="Cambria Math" w:eastAsiaTheme="minorEastAsia" w:hAnsi="Cambria Math"/>
            <w:noProof/>
            <w:lang w:val="en-GB"/>
          </w:rPr>
          <m:t>n</m:t>
        </m:r>
      </m:oMath>
      <w:r w:rsidR="0046152E">
        <w:rPr>
          <w:highlight w:val="white"/>
          <w:lang w:val="en-GB"/>
        </w:rPr>
        <w:t>)</w:t>
      </w:r>
      <w:r w:rsidR="006844B0">
        <w:rPr>
          <w:highlight w:val="white"/>
          <w:lang w:val="en-GB"/>
        </w:rPr>
        <w:t xml:space="preserve"> </w:t>
      </w:r>
      <w:r>
        <w:rPr>
          <w:highlight w:val="white"/>
          <w:lang w:val="en-GB"/>
        </w:rPr>
        <w:t>before the iteration.</w:t>
      </w:r>
    </w:p>
    <w:p w14:paraId="4DE62553" w14:textId="33850B82" w:rsidR="00555D55" w:rsidRDefault="009C6B01" w:rsidP="00555D55">
      <w:pPr>
        <w:pStyle w:val="Code"/>
        <w:rPr>
          <w:highlight w:val="white"/>
          <w:lang w:val="en-GB"/>
        </w:rPr>
      </w:pPr>
      <w:r>
        <w:rPr>
          <w:highlight w:val="white"/>
          <w:lang w:val="en-GB"/>
        </w:rPr>
        <w:lastRenderedPageBreak/>
        <w:t xml:space="preserve">  </w:t>
      </w:r>
      <w:r w:rsidR="00555D55" w:rsidRPr="00D822A3">
        <w:rPr>
          <w:highlight w:val="white"/>
          <w:lang w:val="en-GB"/>
        </w:rPr>
        <w:t xml:space="preserve">  return sum</w:t>
      </w:r>
      <w:r w:rsidR="00DA44B4">
        <w:rPr>
          <w:highlight w:val="white"/>
          <w:lang w:val="en-GB"/>
        </w:rPr>
        <w:t xml:space="preserve"> + n</w:t>
      </w:r>
      <w:r w:rsidR="00555D55" w:rsidRPr="00D822A3">
        <w:rPr>
          <w:highlight w:val="white"/>
          <w:lang w:val="en-GB"/>
        </w:rPr>
        <w:t>;</w:t>
      </w:r>
    </w:p>
    <w:p w14:paraId="4A401A91" w14:textId="559F7089" w:rsidR="00803F68" w:rsidRDefault="00803F68" w:rsidP="00555D55">
      <w:pPr>
        <w:pStyle w:val="Code"/>
        <w:rPr>
          <w:highlight w:val="white"/>
          <w:lang w:val="en-GB"/>
        </w:rPr>
      </w:pPr>
      <w:r>
        <w:rPr>
          <w:highlight w:val="white"/>
          <w:lang w:val="en-GB"/>
        </w:rPr>
        <w:t xml:space="preserve">  }</w:t>
      </w:r>
    </w:p>
    <w:p w14:paraId="60AD0C10" w14:textId="65C7DFAF" w:rsidR="004D1943" w:rsidRDefault="004D1943" w:rsidP="004D1943">
      <w:pPr>
        <w:rPr>
          <w:highlight w:val="white"/>
          <w:lang w:val="en-GB"/>
        </w:rPr>
      </w:pPr>
      <w:r>
        <w:rPr>
          <w:highlight w:val="white"/>
          <w:lang w:val="en-GB"/>
        </w:rPr>
        <w:t xml:space="preserve">If </w:t>
      </w:r>
      <m:oMath>
        <m:r>
          <w:rPr>
            <w:rFonts w:ascii="Cambria Math" w:hAnsi="Cambria Math"/>
            <w:highlight w:val="white"/>
            <w:lang w:val="en-GB"/>
          </w:rPr>
          <m:t>x</m:t>
        </m:r>
      </m:oMath>
      <w:r>
        <w:rPr>
          <w:lang w:val="en-GB"/>
        </w:rPr>
        <w:t xml:space="preserve"> is less than zero, we report an error by setting </w:t>
      </w:r>
      <w:r w:rsidRPr="004D1943">
        <w:rPr>
          <w:rStyle w:val="KeyWord0"/>
        </w:rPr>
        <w:t>errno</w:t>
      </w:r>
      <w:r>
        <w:rPr>
          <w:lang w:val="en-GB"/>
        </w:rPr>
        <w:t xml:space="preserve"> </w:t>
      </w:r>
      <w:r w:rsidR="00FB3D09">
        <w:rPr>
          <w:lang w:val="en-GB"/>
        </w:rPr>
        <w:t xml:space="preserve">domain error </w:t>
      </w:r>
      <w:r>
        <w:rPr>
          <w:lang w:val="en-GB"/>
        </w:rPr>
        <w:t>and return zero.</w:t>
      </w:r>
    </w:p>
    <w:p w14:paraId="1BA62406" w14:textId="2303C121" w:rsidR="00803F68" w:rsidRPr="00D822A3" w:rsidRDefault="00803F68" w:rsidP="00803F68">
      <w:pPr>
        <w:pStyle w:val="Code"/>
        <w:rPr>
          <w:highlight w:val="white"/>
          <w:lang w:val="en-GB"/>
        </w:rPr>
      </w:pPr>
      <w:r>
        <w:rPr>
          <w:highlight w:val="white"/>
          <w:lang w:val="en-GB"/>
        </w:rPr>
        <w:t xml:space="preserve">  else</w:t>
      </w:r>
      <w:r w:rsidRPr="00D822A3">
        <w:rPr>
          <w:highlight w:val="white"/>
          <w:lang w:val="en-GB"/>
        </w:rPr>
        <w:t xml:space="preserve"> {</w:t>
      </w:r>
    </w:p>
    <w:p w14:paraId="4FC0C5DB" w14:textId="77777777" w:rsidR="00803F68" w:rsidRPr="00D822A3" w:rsidRDefault="00803F68" w:rsidP="00803F68">
      <w:pPr>
        <w:pStyle w:val="Code"/>
        <w:rPr>
          <w:highlight w:val="white"/>
          <w:lang w:val="en-GB"/>
        </w:rPr>
      </w:pPr>
      <w:r w:rsidRPr="00D822A3">
        <w:rPr>
          <w:highlight w:val="white"/>
          <w:lang w:val="en-GB"/>
        </w:rPr>
        <w:t xml:space="preserve">    errno = EDOM;</w:t>
      </w:r>
    </w:p>
    <w:p w14:paraId="31734DEF" w14:textId="77777777" w:rsidR="00803F68" w:rsidRPr="00D822A3" w:rsidRDefault="00803F68" w:rsidP="00803F68">
      <w:pPr>
        <w:pStyle w:val="Code"/>
        <w:rPr>
          <w:highlight w:val="white"/>
          <w:lang w:val="en-GB"/>
        </w:rPr>
      </w:pPr>
      <w:r w:rsidRPr="00D822A3">
        <w:rPr>
          <w:highlight w:val="white"/>
          <w:lang w:val="en-GB"/>
        </w:rPr>
        <w:t xml:space="preserve">    return 0;</w:t>
      </w:r>
    </w:p>
    <w:p w14:paraId="5AF2474C" w14:textId="175D1161" w:rsidR="00803F68" w:rsidRPr="00D822A3" w:rsidRDefault="00803F68" w:rsidP="00555D55">
      <w:pPr>
        <w:pStyle w:val="Code"/>
        <w:rPr>
          <w:highlight w:val="white"/>
          <w:lang w:val="en-GB"/>
        </w:rPr>
      </w:pPr>
      <w:r w:rsidRPr="00D822A3">
        <w:rPr>
          <w:highlight w:val="white"/>
          <w:lang w:val="en-GB"/>
        </w:rPr>
        <w:t xml:space="preserve">  }</w:t>
      </w:r>
    </w:p>
    <w:p w14:paraId="1132BBF8" w14:textId="77777777" w:rsidR="00555D55" w:rsidRPr="00D822A3" w:rsidRDefault="00555D55" w:rsidP="00555D55">
      <w:pPr>
        <w:pStyle w:val="Code"/>
        <w:rPr>
          <w:highlight w:val="white"/>
          <w:lang w:val="en-GB"/>
        </w:rPr>
      </w:pPr>
      <w:r w:rsidRPr="00D822A3">
        <w:rPr>
          <w:highlight w:val="white"/>
          <w:lang w:val="en-GB"/>
        </w:rPr>
        <w:t>}</w:t>
      </w:r>
    </w:p>
    <w:p w14:paraId="7172ECB2" w14:textId="2C5D634F" w:rsidR="00BC6989" w:rsidRPr="00D822A3" w:rsidRDefault="00BC6989" w:rsidP="00BC6989">
      <w:pPr>
        <w:rPr>
          <w:highlight w:val="white"/>
          <w:lang w:val="en-GB"/>
        </w:rPr>
      </w:pPr>
      <w:r>
        <w:rPr>
          <w:highlight w:val="white"/>
          <w:lang w:val="en-GB"/>
        </w:rPr>
        <w:t xml:space="preserve">The </w:t>
      </w:r>
      <w:r w:rsidR="00FA3167">
        <w:rPr>
          <w:highlight w:val="white"/>
          <w:lang w:val="en-GB"/>
        </w:rPr>
        <w:t xml:space="preserve">common </w:t>
      </w:r>
      <w:r>
        <w:rPr>
          <w:highlight w:val="white"/>
          <w:lang w:val="en-GB"/>
        </w:rPr>
        <w:t>logarithm</w:t>
      </w:r>
      <w:r w:rsidR="00FA3167">
        <w:rPr>
          <w:highlight w:val="white"/>
          <w:lang w:val="en-GB"/>
        </w:rPr>
        <w:t>, with base 10, is define</w:t>
      </w:r>
      <w:r w:rsidR="00A0575F">
        <w:rPr>
          <w:highlight w:val="white"/>
          <w:lang w:val="en-GB"/>
        </w:rPr>
        <w:t>d</w:t>
      </w:r>
      <w:r w:rsidR="00FA3167">
        <w:rPr>
          <w:highlight w:val="white"/>
          <w:lang w:val="en-GB"/>
        </w:rPr>
        <w:t xml:space="preserve"> as follows:</w:t>
      </w:r>
    </w:p>
    <w:p w14:paraId="42C23826" w14:textId="777648DE" w:rsidR="00555D55" w:rsidRDefault="006F6595" w:rsidP="00B92E77">
      <w:pPr>
        <w:pStyle w:val="Code"/>
        <w:rPr>
          <w:highlight w:val="white"/>
          <w:lang w:val="en-GB"/>
        </w:rPr>
      </w:pPr>
      <m:oMathPara>
        <m:oMath>
          <m:func>
            <m:funcPr>
              <m:ctrlPr>
                <w:rPr>
                  <w:rFonts w:ascii="Cambria Math" w:hAnsi="Cambria Math"/>
                  <w:i/>
                  <w:lang w:val="en-GB"/>
                </w:rPr>
              </m:ctrlPr>
            </m:funcPr>
            <m:fName>
              <m:sSub>
                <m:sSubPr>
                  <m:ctrlPr>
                    <w:rPr>
                      <w:rFonts w:ascii="Cambria Math" w:hAnsi="Cambria Math"/>
                      <w:lang w:val="en-GB"/>
                    </w:rPr>
                  </m:ctrlPr>
                </m:sSubPr>
                <m:e>
                  <m:r>
                    <m:rPr>
                      <m:sty m:val="p"/>
                    </m:rPr>
                    <w:rPr>
                      <w:rFonts w:ascii="Cambria Math" w:hAnsi="Cambria Math"/>
                      <w:lang w:val="en-GB"/>
                    </w:rPr>
                    <m:t>log</m:t>
                  </m:r>
                </m:e>
                <m:sub>
                  <m:r>
                    <w:rPr>
                      <w:rFonts w:ascii="Cambria Math" w:hAnsi="Cambria Math"/>
                      <w:lang w:val="en-GB"/>
                    </w:rPr>
                    <m:t>10</m:t>
                  </m:r>
                </m:sub>
              </m:sSub>
              <m:ctrlPr>
                <w:rPr>
                  <w:rFonts w:ascii="Cambria Math" w:hAnsi="Cambria Math"/>
                  <w:i/>
                  <w:highlight w:val="white"/>
                  <w:lang w:val="en-GB"/>
                </w:rPr>
              </m:ctrlPr>
            </m:fName>
            <m:e>
              <m:r>
                <w:rPr>
                  <w:rFonts w:ascii="Cambria Math" w:hAnsi="Cambria Math"/>
                  <w:lang w:val="en-GB"/>
                </w:rPr>
                <m:t>x=</m:t>
              </m:r>
            </m:e>
          </m:func>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num>
            <m:den>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den>
          </m:f>
        </m:oMath>
      </m:oMathPara>
    </w:p>
    <w:p w14:paraId="3C904187" w14:textId="77777777" w:rsidR="00296887" w:rsidRDefault="00296887" w:rsidP="00296887">
      <w:pPr>
        <w:pStyle w:val="Code"/>
        <w:rPr>
          <w:lang w:val="en-GB"/>
        </w:rPr>
      </w:pPr>
    </w:p>
    <w:p w14:paraId="2EE08FC4" w14:textId="45B7ACAF" w:rsidR="00FD5F1C" w:rsidRDefault="00FD5F1C" w:rsidP="00FD5F1C">
      <w:pPr>
        <w:rPr>
          <w:lang w:val="en-GB"/>
        </w:rPr>
      </w:pPr>
      <w:r>
        <w:rPr>
          <w:lang w:val="en-GB"/>
        </w:rPr>
        <w:t xml:space="preserve">We define a constant value for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oMath>
      <w:r w:rsidR="002E36A3">
        <w:rPr>
          <w:rFonts w:eastAsiaTheme="minorEastAsia"/>
          <w:lang w:val="en-GB"/>
        </w:rPr>
        <w:t xml:space="preserve">, which we divide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oMath>
      <w:r w:rsidR="002E36A3">
        <w:rPr>
          <w:rFonts w:eastAsiaTheme="minorEastAsia"/>
          <w:lang w:val="en-GB"/>
        </w:rPr>
        <w:t xml:space="preserve"> with.</w:t>
      </w:r>
    </w:p>
    <w:p w14:paraId="0956536C" w14:textId="6F085CE4" w:rsidR="001500B0" w:rsidRPr="00D822A3" w:rsidRDefault="001500B0" w:rsidP="001500B0">
      <w:pPr>
        <w:pStyle w:val="Code"/>
        <w:rPr>
          <w:highlight w:val="white"/>
          <w:lang w:val="en-GB"/>
        </w:rPr>
      </w:pPr>
      <w:r>
        <w:rPr>
          <w:lang w:val="en-GB"/>
        </w:rPr>
        <w:t>#define LN_10</w:t>
      </w:r>
      <w:r w:rsidR="00F904C2">
        <w:rPr>
          <w:lang w:val="en-GB"/>
        </w:rPr>
        <w:t xml:space="preserve"> </w:t>
      </w:r>
      <w:r w:rsidRPr="005504D0">
        <w:rPr>
          <w:lang w:val="en-GB"/>
        </w:rPr>
        <w:t>2</w:t>
      </w:r>
      <w:r>
        <w:rPr>
          <w:lang w:val="en-GB"/>
        </w:rPr>
        <w:t>.</w:t>
      </w:r>
      <w:r w:rsidRPr="005504D0">
        <w:rPr>
          <w:lang w:val="en-GB"/>
        </w:rPr>
        <w:t>3025850929940456840179914</w:t>
      </w:r>
    </w:p>
    <w:p w14:paraId="2F217E54" w14:textId="77777777" w:rsidR="00296887" w:rsidRDefault="00296887" w:rsidP="00B92E77">
      <w:pPr>
        <w:pStyle w:val="Code"/>
        <w:rPr>
          <w:highlight w:val="white"/>
          <w:lang w:val="en-GB"/>
        </w:rPr>
      </w:pPr>
    </w:p>
    <w:p w14:paraId="1E3D76CD" w14:textId="16D2C6CE" w:rsidR="00555D55" w:rsidRDefault="00555D55" w:rsidP="00B92E77">
      <w:pPr>
        <w:pStyle w:val="Code"/>
        <w:rPr>
          <w:highlight w:val="white"/>
          <w:lang w:val="en-GB"/>
        </w:rPr>
      </w:pPr>
      <w:r w:rsidRPr="00D822A3">
        <w:rPr>
          <w:highlight w:val="white"/>
          <w:lang w:val="en-GB"/>
        </w:rPr>
        <w:t>double log10(double x) {</w:t>
      </w:r>
    </w:p>
    <w:p w14:paraId="2E651218" w14:textId="697F971C" w:rsidR="00A0575F" w:rsidRDefault="00555D55" w:rsidP="00B92E77">
      <w:pPr>
        <w:pStyle w:val="Code"/>
        <w:rPr>
          <w:lang w:val="en-GB"/>
        </w:rPr>
      </w:pPr>
      <w:r w:rsidRPr="00D822A3">
        <w:rPr>
          <w:highlight w:val="white"/>
          <w:lang w:val="en-GB"/>
        </w:rPr>
        <w:t xml:space="preserve">  return </w:t>
      </w:r>
      <w:r w:rsidR="005504D0">
        <w:rPr>
          <w:lang w:val="en-GB"/>
        </w:rPr>
        <w:t>l</w:t>
      </w:r>
      <w:r w:rsidRPr="00D822A3">
        <w:rPr>
          <w:highlight w:val="white"/>
          <w:lang w:val="en-GB"/>
        </w:rPr>
        <w:t>og(x)</w:t>
      </w:r>
      <w:r w:rsidR="005504D0">
        <w:rPr>
          <w:highlight w:val="white"/>
          <w:lang w:val="en-GB"/>
        </w:rPr>
        <w:t xml:space="preserve"> / </w:t>
      </w:r>
      <w:r w:rsidR="00A0575F">
        <w:rPr>
          <w:lang w:val="en-GB"/>
        </w:rPr>
        <w:t>LN_10;</w:t>
      </w:r>
    </w:p>
    <w:p w14:paraId="20F07A10" w14:textId="576998D5" w:rsidR="00555D55" w:rsidRDefault="00555D55" w:rsidP="00E92687">
      <w:pPr>
        <w:pStyle w:val="Code"/>
        <w:rPr>
          <w:highlight w:val="white"/>
          <w:lang w:val="en-GB"/>
        </w:rPr>
      </w:pPr>
      <w:r w:rsidRPr="00D822A3">
        <w:rPr>
          <w:highlight w:val="white"/>
          <w:lang w:val="en-GB"/>
        </w:rPr>
        <w:t>}</w:t>
      </w:r>
    </w:p>
    <w:p w14:paraId="450940FD" w14:textId="4E3B6B7A" w:rsidR="00F635B9" w:rsidRPr="00D822A3" w:rsidRDefault="00B63C3B" w:rsidP="00B63C3B">
      <w:pPr>
        <w:pStyle w:val="Rubrik3"/>
        <w:rPr>
          <w:highlight w:val="white"/>
          <w:lang w:val="en-GB"/>
        </w:rPr>
      </w:pPr>
      <w:r>
        <w:rPr>
          <w:highlight w:val="white"/>
          <w:lang w:val="en-GB"/>
        </w:rPr>
        <w:t>Power</w:t>
      </w:r>
      <w:r w:rsidR="0083365C">
        <w:rPr>
          <w:highlight w:val="white"/>
          <w:lang w:val="en-GB"/>
        </w:rPr>
        <w:t xml:space="preserve"> Functions</w:t>
      </w:r>
    </w:p>
    <w:p w14:paraId="310DE0CA" w14:textId="01B82CD2" w:rsidR="00BD0C45" w:rsidRPr="00D822A3" w:rsidRDefault="00BD0C45" w:rsidP="009C769E">
      <w:pPr>
        <w:rPr>
          <w:highlight w:val="white"/>
          <w:lang w:val="en-GB"/>
        </w:rPr>
      </w:pPr>
      <w:r>
        <w:rPr>
          <w:highlight w:val="white"/>
          <w:lang w:val="en-GB"/>
        </w:rPr>
        <w:t xml:space="preserve">The power function </w:t>
      </w:r>
      <m:oMath>
        <m:sSup>
          <m:sSupPr>
            <m:ctrlPr>
              <w:rPr>
                <w:rFonts w:ascii="Cambria Math" w:hAnsi="Cambria Math"/>
                <w:i/>
                <w:noProof/>
                <w:lang w:val="en-GB"/>
              </w:rPr>
            </m:ctrlPr>
          </m:sSupPr>
          <m:e>
            <m:r>
              <w:rPr>
                <w:rFonts w:ascii="Cambria Math" w:hAnsi="Cambria Math"/>
                <w:lang w:val="en-GB"/>
              </w:rPr>
              <m:t>x</m:t>
            </m:r>
          </m:e>
          <m:sup>
            <m:r>
              <w:rPr>
                <w:rFonts w:ascii="Cambria Math" w:hAnsi="Cambria Math"/>
                <w:lang w:val="en-GB"/>
              </w:rPr>
              <m:t>y</m:t>
            </m:r>
          </m:sup>
        </m:sSup>
      </m:oMath>
      <w:r>
        <w:rPr>
          <w:lang w:val="en-GB"/>
        </w:rPr>
        <w:t xml:space="preserve"> is defined </w:t>
      </w:r>
      <w:r w:rsidR="002254A9">
        <w:rPr>
          <w:lang w:val="en-GB"/>
        </w:rPr>
        <w:t>for all</w:t>
      </w:r>
      <w:r w:rsidR="005213F3">
        <w:rPr>
          <w:lang w:val="en-GB"/>
        </w:rPr>
        <w:t xml:space="preserve"> real values</w:t>
      </w:r>
      <w:r w:rsidR="002254A9">
        <w:rPr>
          <w:lang w:val="en-GB"/>
        </w:rPr>
        <w:t xml:space="preserve"> </w:t>
      </w:r>
      <m:oMath>
        <m:r>
          <w:rPr>
            <w:rFonts w:ascii="Cambria Math" w:hAnsi="Cambria Math"/>
            <w:noProof/>
            <w:lang w:val="en-GB"/>
          </w:rPr>
          <m:t>x&gt;0</m:t>
        </m:r>
      </m:oMath>
      <w:r w:rsidR="002254A9">
        <w:rPr>
          <w:lang w:val="en-GB"/>
        </w:rPr>
        <w:t xml:space="preserve"> </w:t>
      </w:r>
      <w:r>
        <w:rPr>
          <w:lang w:val="en-GB"/>
        </w:rPr>
        <w:t>as</w:t>
      </w:r>
      <w:r w:rsidR="00F904C2">
        <w:rPr>
          <w:lang w:val="en-GB"/>
        </w:rPr>
        <w:t xml:space="preserve"> follows:</w:t>
      </w:r>
    </w:p>
    <w:p w14:paraId="36DA436B" w14:textId="6DFD3830" w:rsidR="00B17C0C" w:rsidRPr="00971A46" w:rsidRDefault="006F6595" w:rsidP="00E92687">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e>
                  <m:e>
                    <m:r>
                      <w:rPr>
                        <w:rFonts w:ascii="Cambria Math" w:hAnsi="Cambria Math"/>
                        <w:lang w:val="en-GB"/>
                      </w:rPr>
                      <m:t xml:space="preserve">if x&gt;0             </m:t>
                    </m:r>
                  </m:e>
                </m:mr>
                <m:mr>
                  <m:e>
                    <m:r>
                      <w:rPr>
                        <w:rFonts w:ascii="Cambria Math" w:hAnsi="Cambria Math"/>
                        <w:lang w:val="en-GB"/>
                      </w:rPr>
                      <m:t>0</m:t>
                    </m:r>
                  </m:e>
                  <m:e>
                    <m:r>
                      <w:rPr>
                        <w:rFonts w:ascii="Cambria Math" w:hAnsi="Cambria Math"/>
                        <w:lang w:val="en-GB"/>
                      </w:rPr>
                      <m:t>if x=0 and y&gt;0</m:t>
                    </m:r>
                  </m:e>
                </m:mr>
              </m:m>
            </m:e>
          </m:d>
        </m:oMath>
      </m:oMathPara>
    </w:p>
    <w:p w14:paraId="4E557C6E" w14:textId="3CBD4C40" w:rsidR="00971A46" w:rsidRDefault="00971A46" w:rsidP="009C769E">
      <w:pPr>
        <w:rPr>
          <w:lang w:val="en-GB"/>
        </w:rPr>
      </w:pPr>
      <w:r>
        <w:rPr>
          <w:lang w:val="en-GB"/>
        </w:rPr>
        <w:t xml:space="preserve">If </w:t>
      </w:r>
      <m:oMath>
        <m:r>
          <w:rPr>
            <w:rFonts w:ascii="Cambria Math" w:hAnsi="Cambria Math"/>
            <w:lang w:val="en-GB"/>
          </w:rPr>
          <m:t>x&lt;0</m:t>
        </m:r>
      </m:oMath>
      <w:r w:rsidR="00A673E6">
        <w:rPr>
          <w:lang w:val="en-GB"/>
        </w:rPr>
        <w:t xml:space="preserve"> </w:t>
      </w:r>
      <w:r>
        <w:rPr>
          <w:lang w:val="en-GB"/>
        </w:rPr>
        <w:t xml:space="preserve">and </w:t>
      </w:r>
      <m:oMath>
        <m:r>
          <w:rPr>
            <w:rFonts w:ascii="Cambria Math" w:hAnsi="Cambria Math"/>
            <w:lang w:val="en-GB"/>
          </w:rPr>
          <m:t>y</m:t>
        </m:r>
      </m:oMath>
      <w:r>
        <w:rPr>
          <w:lang w:val="en-GB"/>
        </w:rPr>
        <w:t xml:space="preserve"> is an integer value, then</w:t>
      </w:r>
    </w:p>
    <w:p w14:paraId="26D8B206" w14:textId="6D67F5EC" w:rsidR="00971A46" w:rsidRPr="00971A46" w:rsidRDefault="006F6595" w:rsidP="00971A46">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is even</m:t>
                    </m:r>
                  </m:e>
                </m:m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 xml:space="preserve">is odd  </m:t>
                    </m:r>
                  </m:e>
                </m:mr>
              </m:m>
            </m:e>
          </m:d>
        </m:oMath>
      </m:oMathPara>
    </w:p>
    <w:p w14:paraId="62325855" w14:textId="77777777" w:rsidR="00971A46" w:rsidRDefault="00971A46" w:rsidP="00971A46">
      <w:pPr>
        <w:pStyle w:val="Code"/>
        <w:rPr>
          <w:rFonts w:ascii="Times New Roman" w:eastAsiaTheme="minorEastAsia" w:hAnsi="Times New Roman"/>
          <w:noProof w:val="0"/>
          <w:lang w:val="en-GB"/>
        </w:rPr>
      </w:pPr>
    </w:p>
    <w:p w14:paraId="2379C825" w14:textId="77777777" w:rsidR="00977FB5" w:rsidRPr="00977FB5" w:rsidRDefault="00977FB5" w:rsidP="00977FB5">
      <w:pPr>
        <w:pStyle w:val="Code"/>
        <w:rPr>
          <w:highlight w:val="white"/>
        </w:rPr>
      </w:pPr>
      <w:r w:rsidRPr="00977FB5">
        <w:rPr>
          <w:highlight w:val="white"/>
        </w:rPr>
        <w:t>double pow(double x, double y) {</w:t>
      </w:r>
    </w:p>
    <w:p w14:paraId="70552D47" w14:textId="6CDB2775" w:rsidR="0009404F" w:rsidRPr="00977FB5" w:rsidRDefault="0009404F" w:rsidP="0009404F">
      <w:pPr>
        <w:pStyle w:val="Code"/>
        <w:rPr>
          <w:highlight w:val="white"/>
        </w:rPr>
      </w:pPr>
      <w:r w:rsidRPr="00977FB5">
        <w:rPr>
          <w:highlight w:val="white"/>
        </w:rPr>
        <w:t xml:space="preserve">  if (x &gt; 0)  {</w:t>
      </w:r>
    </w:p>
    <w:p w14:paraId="0EB6F881" w14:textId="77777777" w:rsidR="0009404F" w:rsidRPr="00977FB5" w:rsidRDefault="0009404F" w:rsidP="0009404F">
      <w:pPr>
        <w:pStyle w:val="Code"/>
        <w:rPr>
          <w:highlight w:val="white"/>
        </w:rPr>
      </w:pPr>
      <w:r w:rsidRPr="00977FB5">
        <w:rPr>
          <w:highlight w:val="white"/>
        </w:rPr>
        <w:t xml:space="preserve">    return exp(y * log(x));</w:t>
      </w:r>
    </w:p>
    <w:p w14:paraId="1C681C25" w14:textId="77777777" w:rsidR="0009404F" w:rsidRDefault="0009404F" w:rsidP="0009404F">
      <w:pPr>
        <w:pStyle w:val="Code"/>
        <w:rPr>
          <w:highlight w:val="white"/>
        </w:rPr>
      </w:pPr>
      <w:r w:rsidRPr="00977FB5">
        <w:rPr>
          <w:highlight w:val="white"/>
        </w:rPr>
        <w:t xml:space="preserve">  }</w:t>
      </w:r>
    </w:p>
    <w:p w14:paraId="11FFF455" w14:textId="55B72D44" w:rsidR="00977FB5" w:rsidRPr="00977FB5" w:rsidRDefault="00977FB5" w:rsidP="00977FB5">
      <w:pPr>
        <w:pStyle w:val="Code"/>
        <w:rPr>
          <w:highlight w:val="white"/>
        </w:rPr>
      </w:pPr>
      <w:r w:rsidRPr="00977FB5">
        <w:rPr>
          <w:highlight w:val="white"/>
        </w:rPr>
        <w:t xml:space="preserve">  </w:t>
      </w:r>
      <w:r w:rsidR="0009404F">
        <w:rPr>
          <w:highlight w:val="white"/>
        </w:rPr>
        <w:t xml:space="preserve">else </w:t>
      </w:r>
      <w:r w:rsidRPr="00977FB5">
        <w:rPr>
          <w:highlight w:val="white"/>
        </w:rPr>
        <w:t>if ((x == 0) &amp;&amp; (y &gt; 0)) {</w:t>
      </w:r>
    </w:p>
    <w:p w14:paraId="234D1FE5" w14:textId="77777777" w:rsidR="00977FB5" w:rsidRPr="00977FB5" w:rsidRDefault="00977FB5" w:rsidP="00977FB5">
      <w:pPr>
        <w:pStyle w:val="Code"/>
        <w:rPr>
          <w:highlight w:val="white"/>
        </w:rPr>
      </w:pPr>
      <w:r w:rsidRPr="00977FB5">
        <w:rPr>
          <w:highlight w:val="white"/>
        </w:rPr>
        <w:t xml:space="preserve">    return 0;</w:t>
      </w:r>
    </w:p>
    <w:p w14:paraId="60CD64D0" w14:textId="77777777" w:rsidR="00977FB5" w:rsidRPr="00977FB5" w:rsidRDefault="00977FB5" w:rsidP="00977FB5">
      <w:pPr>
        <w:pStyle w:val="Code"/>
        <w:rPr>
          <w:highlight w:val="white"/>
        </w:rPr>
      </w:pPr>
      <w:r w:rsidRPr="00977FB5">
        <w:rPr>
          <w:highlight w:val="white"/>
        </w:rPr>
        <w:t xml:space="preserve">  }</w:t>
      </w:r>
    </w:p>
    <w:p w14:paraId="011D5A21" w14:textId="6285DBDD" w:rsidR="009C39E5" w:rsidRPr="00977FB5" w:rsidRDefault="009C39E5" w:rsidP="009C39E5">
      <w:pPr>
        <w:rPr>
          <w:highlight w:val="white"/>
        </w:rPr>
      </w:pPr>
      <w:r>
        <w:rPr>
          <w:highlight w:val="white"/>
        </w:rPr>
        <w:t xml:space="preserve">We test if </w:t>
      </w:r>
      <m:oMath>
        <m:r>
          <w:rPr>
            <w:rFonts w:ascii="Cambria Math" w:hAnsi="Cambria Math"/>
            <w:lang w:val="en-GB"/>
          </w:rPr>
          <m:t>y</m:t>
        </m:r>
      </m:oMath>
      <w:r>
        <w:rPr>
          <w:highlight w:val="white"/>
        </w:rPr>
        <w:t xml:space="preserve"> is an integer value by com</w:t>
      </w:r>
      <w:r w:rsidR="0009404F">
        <w:rPr>
          <w:highlight w:val="white"/>
        </w:rPr>
        <w:t>pa</w:t>
      </w:r>
      <w:r>
        <w:rPr>
          <w:highlight w:val="white"/>
        </w:rPr>
        <w:t>ring its floor and ceiling values.</w:t>
      </w:r>
      <w:r w:rsidR="0009404F">
        <w:rPr>
          <w:highlight w:val="white"/>
        </w:rPr>
        <w:t xml:space="preserve"> If they are equal, the value is an integer.</w:t>
      </w:r>
    </w:p>
    <w:p w14:paraId="2508E0D8" w14:textId="600E4D2D" w:rsidR="00977FB5" w:rsidRPr="00977FB5" w:rsidRDefault="00977FB5" w:rsidP="00977FB5">
      <w:pPr>
        <w:pStyle w:val="Code"/>
        <w:rPr>
          <w:highlight w:val="white"/>
        </w:rPr>
      </w:pPr>
      <w:r w:rsidRPr="00977FB5">
        <w:rPr>
          <w:highlight w:val="white"/>
        </w:rPr>
        <w:t xml:space="preserve">  else if ((x &lt; 0) &amp;&amp; (floor(y) == ceil(y))</w:t>
      </w:r>
      <w:r w:rsidR="00556AE7">
        <w:rPr>
          <w:highlight w:val="white"/>
        </w:rPr>
        <w:t>)</w:t>
      </w:r>
      <w:r w:rsidRPr="00977FB5">
        <w:rPr>
          <w:highlight w:val="white"/>
        </w:rPr>
        <w:t xml:space="preserve"> {</w:t>
      </w:r>
    </w:p>
    <w:p w14:paraId="60A68CEB" w14:textId="68E04661" w:rsidR="00977FB5" w:rsidRPr="00977FB5" w:rsidRDefault="00977FB5" w:rsidP="00977FB5">
      <w:pPr>
        <w:pStyle w:val="Code"/>
        <w:rPr>
          <w:highlight w:val="white"/>
        </w:rPr>
      </w:pPr>
      <w:r w:rsidRPr="00977FB5">
        <w:rPr>
          <w:highlight w:val="white"/>
        </w:rPr>
        <w:t xml:space="preserve">    </w:t>
      </w:r>
      <w:r w:rsidR="00005615">
        <w:rPr>
          <w:highlight w:val="white"/>
        </w:rPr>
        <w:t>long long_y</w:t>
      </w:r>
      <w:r w:rsidRPr="00977FB5">
        <w:rPr>
          <w:highlight w:val="white"/>
        </w:rPr>
        <w:t xml:space="preserve"> = (</w:t>
      </w:r>
      <w:r w:rsidR="00005615">
        <w:rPr>
          <w:highlight w:val="white"/>
        </w:rPr>
        <w:t>long</w:t>
      </w:r>
      <w:r w:rsidRPr="00977FB5">
        <w:rPr>
          <w:highlight w:val="white"/>
        </w:rPr>
        <w:t>) y;</w:t>
      </w:r>
    </w:p>
    <w:p w14:paraId="7078F407" w14:textId="68E3C8E9" w:rsidR="00977FB5" w:rsidRPr="00977FB5" w:rsidRDefault="00D07DA5" w:rsidP="00D07DA5">
      <w:pPr>
        <w:rPr>
          <w:highlight w:val="white"/>
        </w:rPr>
      </w:pPr>
      <w:r>
        <w:rPr>
          <w:highlight w:val="white"/>
        </w:rPr>
        <w:t xml:space="preserve">If the integer value of </w:t>
      </w:r>
      <m:oMath>
        <m:r>
          <w:rPr>
            <w:rFonts w:ascii="Cambria Math" w:hAnsi="Cambria Math"/>
            <w:lang w:val="en-GB"/>
          </w:rPr>
          <m:t>y</m:t>
        </m:r>
      </m:oMath>
      <w:r w:rsidR="00EC3B49">
        <w:rPr>
          <w:highlight w:val="white"/>
        </w:rPr>
        <w:t xml:space="preserve"> </w:t>
      </w:r>
      <w:r>
        <w:rPr>
          <w:highlight w:val="white"/>
        </w:rPr>
        <w:t>modulo two is zero, it is even. Otherwise, it is odd.</w:t>
      </w:r>
    </w:p>
    <w:p w14:paraId="6B369685" w14:textId="48CF9959" w:rsidR="00977FB5" w:rsidRPr="00977FB5" w:rsidRDefault="00977FB5" w:rsidP="00977FB5">
      <w:pPr>
        <w:pStyle w:val="Code"/>
        <w:rPr>
          <w:highlight w:val="white"/>
        </w:rPr>
      </w:pPr>
      <w:r w:rsidRPr="00977FB5">
        <w:rPr>
          <w:highlight w:val="white"/>
        </w:rPr>
        <w:t xml:space="preserve">    if ((</w:t>
      </w:r>
      <w:r w:rsidR="00005615">
        <w:rPr>
          <w:highlight w:val="white"/>
        </w:rPr>
        <w:t>long_y</w:t>
      </w:r>
      <w:r w:rsidRPr="00977FB5">
        <w:rPr>
          <w:highlight w:val="white"/>
        </w:rPr>
        <w:t xml:space="preserve"> % 2) == 0) {</w:t>
      </w:r>
    </w:p>
    <w:p w14:paraId="28394E66" w14:textId="77777777" w:rsidR="00977FB5" w:rsidRPr="00977FB5" w:rsidRDefault="00977FB5" w:rsidP="00977FB5">
      <w:pPr>
        <w:pStyle w:val="Code"/>
        <w:rPr>
          <w:highlight w:val="white"/>
        </w:rPr>
      </w:pPr>
      <w:r w:rsidRPr="00977FB5">
        <w:rPr>
          <w:highlight w:val="white"/>
        </w:rPr>
        <w:t xml:space="preserve">      return exp(y * log(-x));</w:t>
      </w:r>
    </w:p>
    <w:p w14:paraId="3981700E" w14:textId="77777777" w:rsidR="00977FB5" w:rsidRPr="00977FB5" w:rsidRDefault="00977FB5" w:rsidP="00977FB5">
      <w:pPr>
        <w:pStyle w:val="Code"/>
        <w:rPr>
          <w:highlight w:val="white"/>
        </w:rPr>
      </w:pPr>
      <w:r w:rsidRPr="00977FB5">
        <w:rPr>
          <w:highlight w:val="white"/>
        </w:rPr>
        <w:t xml:space="preserve">    }</w:t>
      </w:r>
    </w:p>
    <w:p w14:paraId="6A66B8F3" w14:textId="4F46FDD2" w:rsidR="00F504E8" w:rsidRPr="00F504E8" w:rsidRDefault="000C4DD7" w:rsidP="00F504E8">
      <w:pPr>
        <w:pStyle w:val="Code"/>
        <w:rPr>
          <w:highlight w:val="white"/>
        </w:rPr>
      </w:pPr>
      <w:r>
        <w:rPr>
          <w:highlight w:val="white"/>
        </w:rPr>
        <w:t xml:space="preserve">  </w:t>
      </w:r>
      <w:r w:rsidR="00F504E8" w:rsidRPr="00F504E8">
        <w:rPr>
          <w:highlight w:val="white"/>
        </w:rPr>
        <w:t xml:space="preserve">  else {</w:t>
      </w:r>
    </w:p>
    <w:p w14:paraId="01D223B0" w14:textId="187470FC" w:rsidR="00F504E8" w:rsidRPr="00F504E8" w:rsidRDefault="00287509" w:rsidP="00F504E8">
      <w:pPr>
        <w:pStyle w:val="Code"/>
        <w:rPr>
          <w:highlight w:val="white"/>
        </w:rPr>
      </w:pPr>
      <w:r>
        <w:rPr>
          <w:highlight w:val="white"/>
        </w:rPr>
        <w:t xml:space="preserve">  </w:t>
      </w:r>
      <w:r w:rsidR="00F504E8" w:rsidRPr="00F504E8">
        <w:rPr>
          <w:highlight w:val="white"/>
        </w:rPr>
        <w:t xml:space="preserve">    return -exp(y * log(-x));</w:t>
      </w:r>
    </w:p>
    <w:p w14:paraId="75AFCF81" w14:textId="35007927" w:rsidR="00F504E8" w:rsidRPr="00F504E8" w:rsidRDefault="00F504E8" w:rsidP="00F504E8">
      <w:pPr>
        <w:pStyle w:val="Code"/>
        <w:rPr>
          <w:highlight w:val="white"/>
        </w:rPr>
      </w:pPr>
      <w:r w:rsidRPr="00F504E8">
        <w:rPr>
          <w:highlight w:val="white"/>
        </w:rPr>
        <w:t xml:space="preserve">  </w:t>
      </w:r>
      <w:r w:rsidR="00287509">
        <w:rPr>
          <w:highlight w:val="white"/>
        </w:rPr>
        <w:t xml:space="preserve">  </w:t>
      </w:r>
      <w:r w:rsidRPr="00F504E8">
        <w:rPr>
          <w:highlight w:val="white"/>
        </w:rPr>
        <w:t>}</w:t>
      </w:r>
    </w:p>
    <w:p w14:paraId="23A8DF1E" w14:textId="77777777" w:rsidR="00977FB5" w:rsidRPr="00977FB5" w:rsidRDefault="00977FB5" w:rsidP="00977FB5">
      <w:pPr>
        <w:pStyle w:val="Code"/>
        <w:rPr>
          <w:highlight w:val="white"/>
        </w:rPr>
      </w:pPr>
      <w:r w:rsidRPr="00977FB5">
        <w:rPr>
          <w:highlight w:val="white"/>
        </w:rPr>
        <w:t xml:space="preserve">  }</w:t>
      </w:r>
    </w:p>
    <w:p w14:paraId="20843620" w14:textId="77777777" w:rsidR="00977FB5" w:rsidRPr="00977FB5" w:rsidRDefault="00977FB5" w:rsidP="00977FB5">
      <w:pPr>
        <w:pStyle w:val="Code"/>
        <w:rPr>
          <w:highlight w:val="white"/>
        </w:rPr>
      </w:pPr>
      <w:r w:rsidRPr="00977FB5">
        <w:rPr>
          <w:highlight w:val="white"/>
        </w:rPr>
        <w:t xml:space="preserve">  else {</w:t>
      </w:r>
    </w:p>
    <w:p w14:paraId="0B1D3442" w14:textId="77777777" w:rsidR="00977FB5" w:rsidRPr="00977FB5" w:rsidRDefault="00977FB5" w:rsidP="00977FB5">
      <w:pPr>
        <w:pStyle w:val="Code"/>
        <w:rPr>
          <w:highlight w:val="white"/>
        </w:rPr>
      </w:pPr>
      <w:r w:rsidRPr="00977FB5">
        <w:rPr>
          <w:highlight w:val="white"/>
        </w:rPr>
        <w:lastRenderedPageBreak/>
        <w:t xml:space="preserve">    errno = EDOM;</w:t>
      </w:r>
    </w:p>
    <w:p w14:paraId="7A6A7827" w14:textId="77777777" w:rsidR="00977FB5" w:rsidRPr="00977FB5" w:rsidRDefault="00977FB5" w:rsidP="00977FB5">
      <w:pPr>
        <w:pStyle w:val="Code"/>
        <w:rPr>
          <w:highlight w:val="white"/>
        </w:rPr>
      </w:pPr>
      <w:r w:rsidRPr="00977FB5">
        <w:rPr>
          <w:highlight w:val="white"/>
        </w:rPr>
        <w:t xml:space="preserve">    return 0;</w:t>
      </w:r>
    </w:p>
    <w:p w14:paraId="61906880" w14:textId="77777777" w:rsidR="00977FB5" w:rsidRPr="00977FB5" w:rsidRDefault="00977FB5" w:rsidP="00977FB5">
      <w:pPr>
        <w:pStyle w:val="Code"/>
        <w:rPr>
          <w:highlight w:val="white"/>
        </w:rPr>
      </w:pPr>
      <w:r w:rsidRPr="00977FB5">
        <w:rPr>
          <w:highlight w:val="white"/>
        </w:rPr>
        <w:t xml:space="preserve">  }</w:t>
      </w:r>
    </w:p>
    <w:p w14:paraId="7C05EBE9" w14:textId="77777777" w:rsidR="00977FB5" w:rsidRPr="00977FB5" w:rsidRDefault="00977FB5" w:rsidP="00977FB5">
      <w:pPr>
        <w:pStyle w:val="Code"/>
        <w:rPr>
          <w:highlight w:val="white"/>
        </w:rPr>
      </w:pPr>
      <w:r w:rsidRPr="00977FB5">
        <w:rPr>
          <w:highlight w:val="white"/>
        </w:rPr>
        <w:t>}</w:t>
      </w:r>
    </w:p>
    <w:p w14:paraId="63C5332C" w14:textId="5E81F67A" w:rsidR="00E60EDF" w:rsidRDefault="00B3231E" w:rsidP="001B0FE5">
      <w:pPr>
        <w:rPr>
          <w:highlight w:val="white"/>
          <w:lang w:val="en-GB"/>
        </w:rPr>
      </w:pPr>
      <w:r>
        <w:rPr>
          <w:highlight w:val="white"/>
          <w:lang w:val="en-GB"/>
        </w:rPr>
        <w:t>The function</w:t>
      </w:r>
      <w:r w:rsidR="001B0FE5">
        <w:rPr>
          <w:highlight w:val="white"/>
          <w:lang w:val="en-GB"/>
        </w:rPr>
        <w:t xml:space="preserve"> </w:t>
      </w:r>
      <w:r w:rsidR="001B0FE5" w:rsidRPr="001B0FE5">
        <w:rPr>
          <w:rStyle w:val="KeyWord0"/>
          <w:highlight w:val="white"/>
        </w:rPr>
        <w:t>ldexp</w:t>
      </w:r>
      <w:r w:rsidR="001B0FE5">
        <w:rPr>
          <w:lang w:val="en-GB"/>
        </w:rPr>
        <w:t xml:space="preserve"> </w:t>
      </w:r>
      <w:r>
        <w:rPr>
          <w:rFonts w:eastAsiaTheme="minorEastAsia"/>
          <w:lang w:val="en-GB"/>
        </w:rPr>
        <w:t>is defined as</w:t>
      </w:r>
      <w:r w:rsidR="00442B51">
        <w:rPr>
          <w:rFonts w:eastAsiaTheme="minorEastAsia"/>
          <w:lang w:val="en-GB"/>
        </w:rPr>
        <w:t xml:space="preserve"> </w:t>
      </w:r>
      <m:oMath>
        <m:r>
          <m:rPr>
            <m:sty m:val="p"/>
          </m:rPr>
          <w:rPr>
            <w:rFonts w:ascii="Cambria Math" w:hAnsi="Cambria Math"/>
            <w:noProof/>
            <w:lang w:val="en-GB"/>
          </w:rPr>
          <m:t>ldexp</m:t>
        </m:r>
        <m:r>
          <w:rPr>
            <w:rFonts w:ascii="Cambria Math" w:hAnsi="Cambria Math"/>
            <w:noProof/>
            <w:lang w:val="en-GB"/>
          </w:rPr>
          <m:t xml:space="preserve"> (x, n)=x∙</m:t>
        </m:r>
        <m:sSup>
          <m:sSupPr>
            <m:ctrlPr>
              <w:rPr>
                <w:rFonts w:ascii="Cambria Math" w:hAnsi="Cambria Math"/>
                <w:i/>
                <w:noProof/>
                <w:lang w:val="en-GB"/>
              </w:rPr>
            </m:ctrlPr>
          </m:sSupPr>
          <m:e>
            <m:r>
              <w:rPr>
                <w:rFonts w:ascii="Cambria Math" w:hAnsi="Cambria Math"/>
                <w:noProof/>
                <w:lang w:val="en-GB"/>
              </w:rPr>
              <m:t>2</m:t>
            </m:r>
          </m:e>
          <m:sup>
            <m:r>
              <w:rPr>
                <w:rFonts w:ascii="Cambria Math" w:hAnsi="Cambria Math"/>
                <w:noProof/>
                <w:lang w:val="en-GB"/>
              </w:rPr>
              <m:t>n</m:t>
            </m:r>
          </m:sup>
        </m:sSup>
      </m:oMath>
      <w:r w:rsidR="001B0FE5">
        <w:rPr>
          <w:rFonts w:eastAsiaTheme="minorEastAsia"/>
          <w:lang w:val="en-GB"/>
        </w:rPr>
        <w:t>.</w:t>
      </w:r>
    </w:p>
    <w:p w14:paraId="04C237FA" w14:textId="7CD0727D" w:rsidR="00555D55" w:rsidRPr="00D822A3" w:rsidRDefault="00555D55" w:rsidP="00E92687">
      <w:pPr>
        <w:pStyle w:val="Code"/>
        <w:rPr>
          <w:highlight w:val="white"/>
          <w:lang w:val="en-GB"/>
        </w:rPr>
      </w:pPr>
      <w:r w:rsidRPr="00D822A3">
        <w:rPr>
          <w:highlight w:val="white"/>
          <w:lang w:val="en-GB"/>
        </w:rPr>
        <w:t>double ldexp(double x, int n) {</w:t>
      </w:r>
    </w:p>
    <w:p w14:paraId="29EA254C" w14:textId="1AC75D07" w:rsidR="00555D55" w:rsidRPr="00D822A3" w:rsidRDefault="00555D55" w:rsidP="00E92687">
      <w:pPr>
        <w:pStyle w:val="Code"/>
        <w:rPr>
          <w:highlight w:val="white"/>
          <w:lang w:val="en-GB"/>
        </w:rPr>
      </w:pPr>
      <w:r w:rsidRPr="00D822A3">
        <w:rPr>
          <w:highlight w:val="white"/>
          <w:lang w:val="en-GB"/>
        </w:rPr>
        <w:t xml:space="preserve">  return x * pow(2,</w:t>
      </w:r>
      <w:r w:rsidR="00BD0C45">
        <w:rPr>
          <w:highlight w:val="white"/>
          <w:lang w:val="en-GB"/>
        </w:rPr>
        <w:t xml:space="preserve"> </w:t>
      </w:r>
      <w:r w:rsidRPr="00D822A3">
        <w:rPr>
          <w:highlight w:val="white"/>
          <w:lang w:val="en-GB"/>
        </w:rPr>
        <w:t>n);</w:t>
      </w:r>
    </w:p>
    <w:p w14:paraId="16A5A649" w14:textId="77777777" w:rsidR="00555D55" w:rsidRPr="00D822A3" w:rsidRDefault="00555D55" w:rsidP="00E92687">
      <w:pPr>
        <w:pStyle w:val="Code"/>
        <w:rPr>
          <w:highlight w:val="white"/>
          <w:lang w:val="en-GB"/>
        </w:rPr>
      </w:pPr>
      <w:r w:rsidRPr="00D822A3">
        <w:rPr>
          <w:highlight w:val="white"/>
          <w:lang w:val="en-GB"/>
        </w:rPr>
        <w:t>}</w:t>
      </w:r>
    </w:p>
    <w:p w14:paraId="6BE8F18B" w14:textId="733295CF" w:rsidR="00555D55" w:rsidRDefault="00574C06" w:rsidP="00574C06">
      <w:pPr>
        <w:rPr>
          <w:highlight w:val="white"/>
          <w:lang w:val="en-GB"/>
        </w:rPr>
      </w:pPr>
      <w:r>
        <w:rPr>
          <w:highlight w:val="white"/>
          <w:lang w:val="en-GB"/>
        </w:rPr>
        <w:t xml:space="preserve">The function </w:t>
      </w:r>
      <w:r w:rsidRPr="00574C06">
        <w:rPr>
          <w:rStyle w:val="KeyWord0"/>
          <w:highlight w:val="white"/>
        </w:rPr>
        <w:t>frexp</w:t>
      </w:r>
      <w:r>
        <w:rPr>
          <w:highlight w:val="white"/>
          <w:lang w:val="en-GB"/>
        </w:rPr>
        <w:t xml:space="preserve"> </w:t>
      </w:r>
      <w:r w:rsidR="00D033CF">
        <w:rPr>
          <w:highlight w:val="white"/>
          <w:lang w:val="en-GB"/>
        </w:rPr>
        <w:t xml:space="preserve">splits </w:t>
      </w:r>
      <w:r w:rsidR="00D033CF" w:rsidRPr="00D033CF">
        <w:rPr>
          <w:rStyle w:val="KeyWord0"/>
          <w:highlight w:val="white"/>
        </w:rPr>
        <w:t>x</w:t>
      </w:r>
      <w:r w:rsidR="00D033CF">
        <w:rPr>
          <w:highlight w:val="white"/>
          <w:lang w:val="en-GB"/>
        </w:rPr>
        <w:t xml:space="preserve"> into </w:t>
      </w:r>
      <w:r w:rsidR="00A557EC">
        <w:rPr>
          <w:highlight w:val="white"/>
          <w:lang w:val="en-GB"/>
        </w:rPr>
        <w:t xml:space="preserve">normalized fraction of </w:t>
      </w:r>
      <w:r w:rsidR="00A557EC" w:rsidRPr="00A557EC">
        <w:rPr>
          <w:rStyle w:val="KeyWord0"/>
          <w:highlight w:val="white"/>
        </w:rPr>
        <w:t>x</w:t>
      </w:r>
      <w:r w:rsidR="00C92FF8">
        <w:rPr>
          <w:highlight w:val="white"/>
          <w:lang w:val="en-GB"/>
        </w:rPr>
        <w:t xml:space="preserve">. </w:t>
      </w:r>
      <w:r w:rsidR="003E714E">
        <w:rPr>
          <w:highlight w:val="white"/>
          <w:lang w:val="en-GB"/>
        </w:rPr>
        <w:t>The r</w:t>
      </w:r>
      <w:r w:rsidR="00C92FF8">
        <w:rPr>
          <w:highlight w:val="white"/>
          <w:lang w:val="en-GB"/>
        </w:rPr>
        <w:t>eturn</w:t>
      </w:r>
      <w:r w:rsidR="00F15F9C">
        <w:rPr>
          <w:highlight w:val="white"/>
          <w:lang w:val="en-GB"/>
        </w:rPr>
        <w:t xml:space="preserve"> value</w:t>
      </w:r>
      <w:r w:rsidR="00C92FF8">
        <w:rPr>
          <w:highlight w:val="white"/>
          <w:lang w:val="en-GB"/>
        </w:rPr>
        <w:t xml:space="preserve"> </w:t>
      </w:r>
      <w:r w:rsidR="003E714E">
        <w:rPr>
          <w:highlight w:val="white"/>
          <w:lang w:val="en-GB"/>
        </w:rPr>
        <w:t>is within the interval from 0.5, inclusive, to 1, exclusive.</w:t>
      </w:r>
    </w:p>
    <w:p w14:paraId="41875E29" w14:textId="106ED805" w:rsidR="000B744E" w:rsidRDefault="000B744E" w:rsidP="005874BD">
      <w:pPr>
        <w:pStyle w:val="Code"/>
      </w:pPr>
      <w:r>
        <w:rPr>
          <w:highlight w:val="white"/>
        </w:rPr>
        <w:t>#define LN_2</w:t>
      </w:r>
      <w:r w:rsidR="003C51C2">
        <w:t xml:space="preserve"> </w:t>
      </w:r>
      <w:r w:rsidRPr="000B744E">
        <w:t>0</w:t>
      </w:r>
      <w:r w:rsidR="00EB13B9">
        <w:t>.</w:t>
      </w:r>
      <w:r w:rsidRPr="000B744E">
        <w:t>6931471805599453094172321</w:t>
      </w:r>
    </w:p>
    <w:p w14:paraId="57B58E78" w14:textId="77777777" w:rsidR="000B744E" w:rsidRDefault="000B744E" w:rsidP="005874BD">
      <w:pPr>
        <w:pStyle w:val="Code"/>
        <w:rPr>
          <w:highlight w:val="white"/>
        </w:rPr>
      </w:pPr>
    </w:p>
    <w:p w14:paraId="74B2D29A" w14:textId="15643D10" w:rsidR="005874BD" w:rsidRPr="005874BD" w:rsidRDefault="005874BD" w:rsidP="005874BD">
      <w:pPr>
        <w:pStyle w:val="Code"/>
        <w:rPr>
          <w:highlight w:val="white"/>
        </w:rPr>
      </w:pPr>
      <w:r w:rsidRPr="005874BD">
        <w:rPr>
          <w:highlight w:val="white"/>
        </w:rPr>
        <w:t>static log2(double x) {</w:t>
      </w:r>
    </w:p>
    <w:p w14:paraId="285302A4" w14:textId="3EE7A964" w:rsidR="005874BD" w:rsidRPr="005874BD" w:rsidRDefault="005874BD" w:rsidP="005874BD">
      <w:pPr>
        <w:pStyle w:val="Code"/>
        <w:rPr>
          <w:highlight w:val="white"/>
        </w:rPr>
      </w:pPr>
      <w:r w:rsidRPr="005874BD">
        <w:rPr>
          <w:highlight w:val="white"/>
        </w:rPr>
        <w:t xml:space="preserve">  return log(x) /</w:t>
      </w:r>
      <w:r w:rsidR="000B744E">
        <w:rPr>
          <w:highlight w:val="white"/>
        </w:rPr>
        <w:t xml:space="preserve"> LN_2</w:t>
      </w:r>
      <w:r w:rsidRPr="005874BD">
        <w:rPr>
          <w:highlight w:val="white"/>
        </w:rPr>
        <w:t>;</w:t>
      </w:r>
    </w:p>
    <w:p w14:paraId="1BC7F83C" w14:textId="27F8CA55" w:rsidR="005874BD" w:rsidRDefault="005874BD" w:rsidP="005874BD">
      <w:pPr>
        <w:pStyle w:val="Code"/>
        <w:rPr>
          <w:highlight w:val="white"/>
        </w:rPr>
      </w:pPr>
      <w:r w:rsidRPr="005874BD">
        <w:rPr>
          <w:highlight w:val="white"/>
        </w:rPr>
        <w:t>}</w:t>
      </w:r>
    </w:p>
    <w:p w14:paraId="6143A543" w14:textId="77777777" w:rsidR="003E714E" w:rsidRDefault="003E714E" w:rsidP="00E92687">
      <w:pPr>
        <w:pStyle w:val="Code"/>
        <w:rPr>
          <w:highlight w:val="white"/>
        </w:rPr>
      </w:pPr>
    </w:p>
    <w:p w14:paraId="62875615" w14:textId="154A5FA3" w:rsidR="00555D55" w:rsidRPr="00D822A3" w:rsidRDefault="00555D55" w:rsidP="00E92687">
      <w:pPr>
        <w:pStyle w:val="Code"/>
        <w:rPr>
          <w:highlight w:val="white"/>
          <w:lang w:val="en-GB"/>
        </w:rPr>
      </w:pPr>
      <w:r w:rsidRPr="00D822A3">
        <w:rPr>
          <w:highlight w:val="white"/>
          <w:lang w:val="en-GB"/>
        </w:rPr>
        <w:t>double frexp(double x, int* p) {</w:t>
      </w:r>
    </w:p>
    <w:p w14:paraId="3A1B1F44" w14:textId="3AC94238" w:rsidR="00D033CF" w:rsidRDefault="00D033CF" w:rsidP="00D033CF">
      <w:pPr>
        <w:pStyle w:val="Code"/>
        <w:rPr>
          <w:highlight w:val="white"/>
          <w:lang w:val="en-GB"/>
        </w:rPr>
      </w:pPr>
      <w:r w:rsidRPr="00D822A3">
        <w:rPr>
          <w:highlight w:val="white"/>
          <w:lang w:val="en-GB"/>
        </w:rPr>
        <w:t xml:space="preserve">  if (x </w:t>
      </w:r>
      <w:r>
        <w:rPr>
          <w:highlight w:val="white"/>
          <w:lang w:val="en-GB"/>
        </w:rPr>
        <w:t>!</w:t>
      </w:r>
      <w:r w:rsidRPr="00D822A3">
        <w:rPr>
          <w:highlight w:val="white"/>
          <w:lang w:val="en-GB"/>
        </w:rPr>
        <w:t>= 0)  {</w:t>
      </w:r>
    </w:p>
    <w:p w14:paraId="3B9120CC" w14:textId="5E0C77DB" w:rsidR="00A74F4C" w:rsidRDefault="00A74F4C" w:rsidP="00A74F4C">
      <w:pPr>
        <w:pStyle w:val="Code"/>
        <w:rPr>
          <w:highlight w:val="white"/>
          <w:lang w:val="en-GB"/>
        </w:rPr>
      </w:pPr>
      <w:r>
        <w:rPr>
          <w:highlight w:val="white"/>
          <w:lang w:val="en-GB"/>
        </w:rPr>
        <w:t xml:space="preserve">    int </w:t>
      </w:r>
      <w:r w:rsidR="00B33CB7">
        <w:rPr>
          <w:highlight w:val="white"/>
          <w:lang w:val="en-GB"/>
        </w:rPr>
        <w:t>exponent</w:t>
      </w:r>
      <w:r>
        <w:rPr>
          <w:highlight w:val="white"/>
          <w:lang w:val="en-GB"/>
        </w:rPr>
        <w:t xml:space="preserve"> =</w:t>
      </w:r>
      <w:r w:rsidRPr="00D822A3">
        <w:rPr>
          <w:highlight w:val="white"/>
          <w:lang w:val="en-GB"/>
        </w:rPr>
        <w:t xml:space="preserve"> (int) </w:t>
      </w:r>
      <w:r w:rsidR="00C92FF8">
        <w:rPr>
          <w:highlight w:val="white"/>
          <w:lang w:val="en-GB"/>
        </w:rPr>
        <w:t>(</w:t>
      </w:r>
      <w:r w:rsidRPr="00D822A3">
        <w:rPr>
          <w:highlight w:val="white"/>
          <w:lang w:val="en-GB"/>
        </w:rPr>
        <w:t>log</w:t>
      </w:r>
      <w:r>
        <w:rPr>
          <w:highlight w:val="white"/>
          <w:lang w:val="en-GB"/>
        </w:rPr>
        <w:t>2</w:t>
      </w:r>
      <w:r w:rsidRPr="00D822A3">
        <w:rPr>
          <w:highlight w:val="white"/>
          <w:lang w:val="en-GB"/>
        </w:rPr>
        <w:t>(</w:t>
      </w:r>
      <w:r w:rsidR="00677FA0">
        <w:rPr>
          <w:highlight w:val="white"/>
          <w:lang w:val="en-GB"/>
        </w:rPr>
        <w:t>fabs(x)</w:t>
      </w:r>
      <w:r>
        <w:rPr>
          <w:highlight w:val="white"/>
          <w:lang w:val="en-GB"/>
        </w:rPr>
        <w:t>)</w:t>
      </w:r>
      <w:r w:rsidR="00C92FF8">
        <w:rPr>
          <w:highlight w:val="white"/>
          <w:lang w:val="en-GB"/>
        </w:rPr>
        <w:t xml:space="preserve"> + 1)</w:t>
      </w:r>
      <w:r w:rsidRPr="00D822A3">
        <w:rPr>
          <w:highlight w:val="white"/>
          <w:lang w:val="en-GB"/>
        </w:rPr>
        <w:t>;</w:t>
      </w:r>
    </w:p>
    <w:p w14:paraId="3142CE31" w14:textId="77777777" w:rsidR="00A74F4C" w:rsidRDefault="00A74F4C" w:rsidP="00A74F4C">
      <w:pPr>
        <w:pStyle w:val="Code"/>
        <w:rPr>
          <w:highlight w:val="white"/>
          <w:lang w:val="en-GB"/>
        </w:rPr>
      </w:pPr>
    </w:p>
    <w:p w14:paraId="3DEDE409" w14:textId="6AED0E15" w:rsidR="00AB7636" w:rsidRDefault="00AB7636" w:rsidP="00AB7636">
      <w:pPr>
        <w:pStyle w:val="Code"/>
        <w:rPr>
          <w:highlight w:val="white"/>
          <w:lang w:val="en-GB"/>
        </w:rPr>
      </w:pPr>
      <w:r>
        <w:rPr>
          <w:highlight w:val="white"/>
          <w:lang w:val="en-GB"/>
        </w:rPr>
        <w:t xml:space="preserve">    </w:t>
      </w:r>
      <w:r w:rsidRPr="00D822A3">
        <w:rPr>
          <w:highlight w:val="white"/>
          <w:lang w:val="en-GB"/>
        </w:rPr>
        <w:t>if (p != NULL) {</w:t>
      </w:r>
    </w:p>
    <w:p w14:paraId="23422521" w14:textId="12A1B2BA" w:rsidR="00A74F4C" w:rsidRPr="00D822A3" w:rsidRDefault="00A74F4C" w:rsidP="00AB7636">
      <w:pPr>
        <w:pStyle w:val="Code"/>
        <w:rPr>
          <w:highlight w:val="white"/>
          <w:lang w:val="en-GB"/>
        </w:rPr>
      </w:pPr>
      <w:r>
        <w:rPr>
          <w:highlight w:val="white"/>
          <w:lang w:val="en-GB"/>
        </w:rPr>
        <w:t xml:space="preserve">      *p = </w:t>
      </w:r>
      <w:r w:rsidR="00B33CB7">
        <w:rPr>
          <w:highlight w:val="white"/>
          <w:lang w:val="en-GB"/>
        </w:rPr>
        <w:t>exponent</w:t>
      </w:r>
      <w:r>
        <w:rPr>
          <w:highlight w:val="white"/>
          <w:lang w:val="en-GB"/>
        </w:rPr>
        <w:t>;</w:t>
      </w:r>
    </w:p>
    <w:p w14:paraId="6715B848" w14:textId="1C3DAEB5" w:rsidR="00AB7636" w:rsidRPr="00D822A3" w:rsidRDefault="00AB7636" w:rsidP="00E92687">
      <w:pPr>
        <w:pStyle w:val="Code"/>
        <w:rPr>
          <w:highlight w:val="white"/>
          <w:lang w:val="en-GB"/>
        </w:rPr>
      </w:pPr>
      <w:r>
        <w:rPr>
          <w:highlight w:val="white"/>
          <w:lang w:val="en-GB"/>
        </w:rPr>
        <w:t xml:space="preserve">    }</w:t>
      </w:r>
    </w:p>
    <w:p w14:paraId="6BDF55CA" w14:textId="77777777" w:rsidR="00AB7636" w:rsidRDefault="00555D55" w:rsidP="00E92687">
      <w:pPr>
        <w:pStyle w:val="Code"/>
        <w:rPr>
          <w:highlight w:val="white"/>
          <w:lang w:val="en-GB"/>
        </w:rPr>
      </w:pPr>
      <w:r w:rsidRPr="00D822A3">
        <w:rPr>
          <w:highlight w:val="white"/>
          <w:lang w:val="en-GB"/>
        </w:rPr>
        <w:t xml:space="preserve">    </w:t>
      </w:r>
    </w:p>
    <w:p w14:paraId="7EA4FB48" w14:textId="77973251" w:rsidR="00555D55" w:rsidRPr="00D822A3" w:rsidRDefault="00B33CB7" w:rsidP="00E92687">
      <w:pPr>
        <w:pStyle w:val="Code"/>
        <w:rPr>
          <w:highlight w:val="white"/>
          <w:lang w:val="en-GB"/>
        </w:rPr>
      </w:pPr>
      <w:r>
        <w:rPr>
          <w:highlight w:val="white"/>
          <w:lang w:val="en-GB"/>
        </w:rPr>
        <w:t xml:space="preserve">    return (x</w:t>
      </w:r>
      <w:r w:rsidR="00555D55" w:rsidRPr="00D822A3">
        <w:rPr>
          <w:highlight w:val="white"/>
          <w:lang w:val="en-GB"/>
        </w:rPr>
        <w:t xml:space="preserve"> / pow(2, </w:t>
      </w:r>
      <w:r>
        <w:rPr>
          <w:highlight w:val="white"/>
          <w:lang w:val="en-GB"/>
        </w:rPr>
        <w:t>exponent</w:t>
      </w:r>
      <w:r w:rsidR="00555D55" w:rsidRPr="00D822A3">
        <w:rPr>
          <w:highlight w:val="white"/>
          <w:lang w:val="en-GB"/>
        </w:rPr>
        <w:t>)</w:t>
      </w:r>
      <w:r>
        <w:rPr>
          <w:highlight w:val="white"/>
          <w:lang w:val="en-GB"/>
        </w:rPr>
        <w:t>)</w:t>
      </w:r>
      <w:r w:rsidR="00555D55" w:rsidRPr="00D822A3">
        <w:rPr>
          <w:highlight w:val="white"/>
          <w:lang w:val="en-GB"/>
        </w:rPr>
        <w:t>;</w:t>
      </w:r>
    </w:p>
    <w:p w14:paraId="5823DF37" w14:textId="77777777" w:rsidR="00555D55" w:rsidRPr="00D822A3" w:rsidRDefault="00555D55" w:rsidP="00E92687">
      <w:pPr>
        <w:pStyle w:val="Code"/>
        <w:rPr>
          <w:highlight w:val="white"/>
          <w:lang w:val="en-GB"/>
        </w:rPr>
      </w:pPr>
      <w:r w:rsidRPr="00D822A3">
        <w:rPr>
          <w:highlight w:val="white"/>
          <w:lang w:val="en-GB"/>
        </w:rPr>
        <w:t xml:space="preserve">  }</w:t>
      </w:r>
    </w:p>
    <w:p w14:paraId="42A0F1F2" w14:textId="77777777" w:rsidR="00D033CF" w:rsidRDefault="00D033CF" w:rsidP="00D033CF">
      <w:pPr>
        <w:pStyle w:val="Code"/>
        <w:rPr>
          <w:highlight w:val="white"/>
          <w:lang w:val="en-GB"/>
        </w:rPr>
      </w:pPr>
      <w:r>
        <w:rPr>
          <w:highlight w:val="white"/>
          <w:lang w:val="en-GB"/>
        </w:rPr>
        <w:t xml:space="preserve">  else {</w:t>
      </w:r>
    </w:p>
    <w:p w14:paraId="6680DDC6" w14:textId="31746480" w:rsidR="00D033CF" w:rsidRPr="00D822A3" w:rsidRDefault="00D033CF" w:rsidP="00D033CF">
      <w:pPr>
        <w:pStyle w:val="Code"/>
        <w:rPr>
          <w:highlight w:val="white"/>
          <w:lang w:val="en-GB"/>
        </w:rPr>
      </w:pPr>
      <w:r>
        <w:rPr>
          <w:highlight w:val="white"/>
          <w:lang w:val="en-GB"/>
        </w:rPr>
        <w:t xml:space="preserve">    </w:t>
      </w:r>
      <w:r w:rsidRPr="00D822A3">
        <w:rPr>
          <w:highlight w:val="white"/>
          <w:lang w:val="en-GB"/>
        </w:rPr>
        <w:t>if (p != NULL) {</w:t>
      </w:r>
    </w:p>
    <w:p w14:paraId="78C8D9A1" w14:textId="126E8673" w:rsidR="00D033CF" w:rsidRPr="00D822A3" w:rsidRDefault="00D033CF" w:rsidP="00D033CF">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*p = 0;</w:t>
      </w:r>
    </w:p>
    <w:p w14:paraId="000350C6" w14:textId="77777777" w:rsidR="00D033CF" w:rsidRPr="00D822A3" w:rsidRDefault="00D033CF" w:rsidP="00D033CF">
      <w:pPr>
        <w:pStyle w:val="Code"/>
        <w:rPr>
          <w:highlight w:val="white"/>
          <w:lang w:val="en-GB"/>
        </w:rPr>
      </w:pPr>
      <w:r w:rsidRPr="00D822A3">
        <w:rPr>
          <w:highlight w:val="white"/>
          <w:lang w:val="en-GB"/>
        </w:rPr>
        <w:t xml:space="preserve">    }</w:t>
      </w:r>
    </w:p>
    <w:p w14:paraId="1C309283" w14:textId="77777777" w:rsidR="00D033CF" w:rsidRDefault="00D033CF" w:rsidP="00D033CF">
      <w:pPr>
        <w:pStyle w:val="Code"/>
        <w:rPr>
          <w:highlight w:val="white"/>
          <w:lang w:val="en-GB"/>
        </w:rPr>
      </w:pPr>
      <w:r w:rsidRPr="00D822A3">
        <w:rPr>
          <w:highlight w:val="white"/>
          <w:lang w:val="en-GB"/>
        </w:rPr>
        <w:t xml:space="preserve">  </w:t>
      </w:r>
    </w:p>
    <w:p w14:paraId="7170806E" w14:textId="31BFD9AA" w:rsidR="00D033CF" w:rsidRDefault="00D033CF" w:rsidP="00D033CF">
      <w:pPr>
        <w:pStyle w:val="Code"/>
        <w:rPr>
          <w:highlight w:val="white"/>
          <w:lang w:val="en-GB"/>
        </w:rPr>
      </w:pPr>
      <w:r>
        <w:rPr>
          <w:highlight w:val="white"/>
          <w:lang w:val="en-GB"/>
        </w:rPr>
        <w:t xml:space="preserve">  </w:t>
      </w:r>
      <w:r w:rsidRPr="00D822A3">
        <w:rPr>
          <w:highlight w:val="white"/>
          <w:lang w:val="en-GB"/>
        </w:rPr>
        <w:t xml:space="preserve">  return 0;</w:t>
      </w:r>
    </w:p>
    <w:p w14:paraId="739E593E" w14:textId="17D74A03" w:rsidR="00D033CF" w:rsidRPr="00D822A3" w:rsidRDefault="00D033CF" w:rsidP="00D033CF">
      <w:pPr>
        <w:pStyle w:val="Code"/>
        <w:rPr>
          <w:highlight w:val="white"/>
          <w:lang w:val="en-GB"/>
        </w:rPr>
      </w:pPr>
      <w:r>
        <w:rPr>
          <w:highlight w:val="white"/>
          <w:lang w:val="en-GB"/>
        </w:rPr>
        <w:t xml:space="preserve">  }</w:t>
      </w:r>
    </w:p>
    <w:p w14:paraId="2B4DB1E2" w14:textId="77777777" w:rsidR="00555D55" w:rsidRPr="00D822A3" w:rsidRDefault="00555D55" w:rsidP="00E92687">
      <w:pPr>
        <w:pStyle w:val="Code"/>
        <w:rPr>
          <w:highlight w:val="white"/>
          <w:lang w:val="en-GB"/>
        </w:rPr>
      </w:pPr>
      <w:r w:rsidRPr="00D822A3">
        <w:rPr>
          <w:highlight w:val="white"/>
          <w:lang w:val="en-GB"/>
        </w:rPr>
        <w:t xml:space="preserve">  }</w:t>
      </w:r>
    </w:p>
    <w:p w14:paraId="5EADF25B" w14:textId="341D3C4E" w:rsidR="00555D55" w:rsidRDefault="00555D55" w:rsidP="00E92687">
      <w:pPr>
        <w:pStyle w:val="Code"/>
        <w:rPr>
          <w:highlight w:val="white"/>
          <w:lang w:val="en-GB"/>
        </w:rPr>
      </w:pPr>
      <w:r w:rsidRPr="00D822A3">
        <w:rPr>
          <w:highlight w:val="white"/>
          <w:lang w:val="en-GB"/>
        </w:rPr>
        <w:t>}</w:t>
      </w:r>
    </w:p>
    <w:p w14:paraId="6121B73D" w14:textId="77777777" w:rsidR="007730D0" w:rsidRPr="00E538AD" w:rsidRDefault="007730D0" w:rsidP="007730D0">
      <w:pPr>
        <w:pStyle w:val="Rubrik3"/>
        <w:numPr>
          <w:ilvl w:val="2"/>
          <w:numId w:val="174"/>
        </w:numPr>
        <w:rPr>
          <w:highlight w:val="white"/>
          <w:lang w:val="en-GB"/>
        </w:rPr>
      </w:pPr>
      <w:r w:rsidRPr="00E538AD">
        <w:rPr>
          <w:highlight w:val="white"/>
          <w:lang w:val="en-GB"/>
        </w:rPr>
        <w:t>Square Root</w:t>
      </w:r>
    </w:p>
    <w:p w14:paraId="657F84FC" w14:textId="77777777" w:rsidR="007730D0" w:rsidRDefault="007730D0" w:rsidP="007730D0">
      <w:pPr>
        <w:rPr>
          <w:highlight w:val="white"/>
          <w:lang w:val="en-GB"/>
        </w:rPr>
      </w:pPr>
      <w:r>
        <w:rPr>
          <w:highlight w:val="white"/>
          <w:lang w:val="en-GB"/>
        </w:rPr>
        <w:t xml:space="preserve">The square root </w:t>
      </w:r>
      <m:oMath>
        <m:r>
          <w:rPr>
            <w:rFonts w:ascii="Cambria Math" w:hAnsi="Cambria Math"/>
            <w:lang w:val="en-GB"/>
          </w:rPr>
          <m:t>r</m:t>
        </m:r>
      </m:oMath>
      <w:r>
        <w:rPr>
          <w:highlight w:val="white"/>
          <w:lang w:val="en-GB"/>
        </w:rPr>
        <w:t xml:space="preserve"> of </w:t>
      </w:r>
      <m:oMath>
        <m:r>
          <w:rPr>
            <w:rFonts w:ascii="Cambria Math" w:hAnsi="Cambria Math"/>
            <w:lang w:val="en-GB"/>
          </w:rPr>
          <m:t>x</m:t>
        </m:r>
      </m:oMath>
      <w:r>
        <w:rPr>
          <w:highlight w:val="white"/>
          <w:lang w:val="en-GB"/>
        </w:rPr>
        <w:t xml:space="preserve"> is for all </w:t>
      </w:r>
      <m:oMath>
        <m:r>
          <w:rPr>
            <w:rFonts w:ascii="Cambria Math" w:hAnsi="Cambria Math"/>
            <w:lang w:val="en-GB"/>
          </w:rPr>
          <m:t>x</m:t>
        </m:r>
        <m:r>
          <w:rPr>
            <w:rFonts w:ascii="Cambria Math" w:eastAsiaTheme="minorEastAsia" w:hAnsi="Cambria Math"/>
            <w:lang w:val="en-GB"/>
          </w:rPr>
          <m:t>&gt;0</m:t>
        </m:r>
      </m:oMath>
      <w:r>
        <w:rPr>
          <w:highlight w:val="white"/>
          <w:lang w:val="en-GB"/>
        </w:rPr>
        <w:t xml:space="preserve"> is iterative defined as:</w:t>
      </w:r>
    </w:p>
    <w:p w14:paraId="681DB1FA" w14:textId="77777777" w:rsidR="007730D0" w:rsidRPr="00D655BE" w:rsidRDefault="006F6595" w:rsidP="007730D0">
      <w:pPr>
        <w:rPr>
          <w:rFonts w:eastAsiaTheme="minorEastAsia"/>
          <w:highlight w:val="white"/>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m:t>
                  </m:r>
                </m:e>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x</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den>
                      </m:f>
                    </m:num>
                    <m:den>
                      <m:r>
                        <w:rPr>
                          <w:rFonts w:ascii="Cambria Math" w:hAnsi="Cambria Math"/>
                          <w:lang w:val="en-GB"/>
                        </w:rPr>
                        <m:t>2</m:t>
                      </m:r>
                    </m:den>
                  </m:f>
                </m:e>
              </m:eqArr>
            </m:e>
          </m:d>
        </m:oMath>
      </m:oMathPara>
    </w:p>
    <w:p w14:paraId="5641BC61" w14:textId="77777777" w:rsidR="007730D0" w:rsidRPr="00D822A3" w:rsidRDefault="007730D0" w:rsidP="007730D0">
      <w:pPr>
        <w:pStyle w:val="Code"/>
        <w:rPr>
          <w:highlight w:val="white"/>
          <w:lang w:val="en-GB"/>
        </w:rPr>
      </w:pPr>
      <w:r w:rsidRPr="00D822A3">
        <w:rPr>
          <w:highlight w:val="white"/>
          <w:lang w:val="en-GB"/>
        </w:rPr>
        <w:t xml:space="preserve">double sqrt(double </w:t>
      </w:r>
      <w:r>
        <w:rPr>
          <w:highlight w:val="white"/>
          <w:lang w:val="en-GB"/>
        </w:rPr>
        <w:t>x</w:t>
      </w:r>
      <w:r w:rsidRPr="00D822A3">
        <w:rPr>
          <w:highlight w:val="white"/>
          <w:lang w:val="en-GB"/>
        </w:rPr>
        <w:t>) {</w:t>
      </w:r>
    </w:p>
    <w:p w14:paraId="32E4B90B" w14:textId="77777777" w:rsidR="007730D0" w:rsidRPr="00D822A3" w:rsidRDefault="007730D0" w:rsidP="007730D0">
      <w:pPr>
        <w:pStyle w:val="Code"/>
        <w:rPr>
          <w:highlight w:val="white"/>
          <w:lang w:val="en-GB"/>
        </w:rPr>
      </w:pPr>
      <w:r w:rsidRPr="00D822A3">
        <w:rPr>
          <w:highlight w:val="white"/>
          <w:lang w:val="en-GB"/>
        </w:rPr>
        <w:t xml:space="preserve">  if (</w:t>
      </w:r>
      <w:r>
        <w:rPr>
          <w:highlight w:val="white"/>
          <w:lang w:val="en-GB"/>
        </w:rPr>
        <w:t>x</w:t>
      </w:r>
      <w:r w:rsidRPr="00D822A3">
        <w:rPr>
          <w:highlight w:val="white"/>
          <w:lang w:val="en-GB"/>
        </w:rPr>
        <w:t xml:space="preserve"> &gt;= 0) {</w:t>
      </w:r>
    </w:p>
    <w:p w14:paraId="0B9BB2BE" w14:textId="77777777" w:rsidR="007730D0" w:rsidRPr="00D822A3" w:rsidRDefault="007730D0" w:rsidP="007730D0">
      <w:pPr>
        <w:pStyle w:val="Code"/>
        <w:rPr>
          <w:highlight w:val="white"/>
          <w:lang w:val="en-GB"/>
        </w:rPr>
      </w:pPr>
      <w:r w:rsidRPr="00D822A3">
        <w:rPr>
          <w:highlight w:val="white"/>
          <w:lang w:val="en-GB"/>
        </w:rPr>
        <w:t xml:space="preserve">    double</w:t>
      </w:r>
      <w:r w:rsidRPr="00FD26C0">
        <w:rPr>
          <w:highlight w:val="white"/>
          <w:lang w:val="en-GB"/>
        </w:rPr>
        <w:t xml:space="preserve"> </w:t>
      </w:r>
      <w:r>
        <w:rPr>
          <w:highlight w:val="white"/>
          <w:lang w:val="en-GB"/>
        </w:rPr>
        <w:t>root_i, root_i_plus_1</w:t>
      </w:r>
      <w:r w:rsidRPr="00D822A3">
        <w:rPr>
          <w:highlight w:val="white"/>
          <w:lang w:val="en-GB"/>
        </w:rPr>
        <w:t xml:space="preserve"> </w:t>
      </w:r>
      <w:r>
        <w:rPr>
          <w:highlight w:val="white"/>
          <w:lang w:val="en-GB"/>
        </w:rPr>
        <w:t>= 1;</w:t>
      </w:r>
    </w:p>
    <w:p w14:paraId="6F24CB08" w14:textId="77777777" w:rsidR="007730D0" w:rsidRPr="00D822A3" w:rsidRDefault="007730D0" w:rsidP="007730D0">
      <w:pPr>
        <w:pStyle w:val="Code"/>
        <w:rPr>
          <w:highlight w:val="white"/>
          <w:lang w:val="en-GB"/>
        </w:rPr>
      </w:pPr>
    </w:p>
    <w:p w14:paraId="718DF1F5" w14:textId="77777777" w:rsidR="007730D0" w:rsidRPr="00D822A3" w:rsidRDefault="007730D0" w:rsidP="007730D0">
      <w:pPr>
        <w:pStyle w:val="Code"/>
        <w:rPr>
          <w:highlight w:val="white"/>
          <w:lang w:val="en-GB"/>
        </w:rPr>
      </w:pPr>
      <w:r w:rsidRPr="00D822A3">
        <w:rPr>
          <w:highlight w:val="white"/>
          <w:lang w:val="en-GB"/>
        </w:rPr>
        <w:t xml:space="preserve">    do {</w:t>
      </w:r>
    </w:p>
    <w:p w14:paraId="6D882E2D" w14:textId="77777777" w:rsidR="007730D0" w:rsidRPr="00D822A3" w:rsidRDefault="007730D0" w:rsidP="007730D0">
      <w:pPr>
        <w:pStyle w:val="Code"/>
        <w:rPr>
          <w:highlight w:val="white"/>
          <w:lang w:val="en-GB"/>
        </w:rPr>
      </w:pPr>
      <w:r w:rsidRPr="00D822A3">
        <w:rPr>
          <w:highlight w:val="white"/>
          <w:lang w:val="en-GB"/>
        </w:rPr>
        <w:t xml:space="preserve">      </w:t>
      </w:r>
      <w:r>
        <w:rPr>
          <w:highlight w:val="white"/>
          <w:lang w:val="en-GB"/>
        </w:rPr>
        <w:t>root_i</w:t>
      </w:r>
      <w:r w:rsidRPr="00D822A3">
        <w:rPr>
          <w:highlight w:val="white"/>
          <w:lang w:val="en-GB"/>
        </w:rPr>
        <w:t xml:space="preserve"> = </w:t>
      </w:r>
      <w:r>
        <w:rPr>
          <w:highlight w:val="white"/>
          <w:lang w:val="en-GB"/>
        </w:rPr>
        <w:t>root_i_plus_1</w:t>
      </w:r>
      <w:r w:rsidRPr="00D822A3">
        <w:rPr>
          <w:highlight w:val="white"/>
          <w:lang w:val="en-GB"/>
        </w:rPr>
        <w:t>;</w:t>
      </w:r>
    </w:p>
    <w:p w14:paraId="1C605D06" w14:textId="77777777" w:rsidR="007730D0" w:rsidRPr="00D822A3" w:rsidRDefault="007730D0" w:rsidP="007730D0">
      <w:pPr>
        <w:pStyle w:val="Code"/>
        <w:rPr>
          <w:highlight w:val="white"/>
          <w:lang w:val="en-GB"/>
        </w:rPr>
      </w:pPr>
      <w:r w:rsidRPr="00D822A3">
        <w:rPr>
          <w:highlight w:val="white"/>
          <w:lang w:val="en-GB"/>
        </w:rPr>
        <w:t xml:space="preserve">      </w:t>
      </w:r>
      <w:r>
        <w:rPr>
          <w:highlight w:val="white"/>
          <w:lang w:val="en-GB"/>
        </w:rPr>
        <w:t xml:space="preserve">root_i_plus_1 </w:t>
      </w:r>
      <w:r w:rsidRPr="00D822A3">
        <w:rPr>
          <w:highlight w:val="white"/>
          <w:lang w:val="en-GB"/>
        </w:rPr>
        <w:t>= (</w:t>
      </w:r>
      <w:r>
        <w:rPr>
          <w:highlight w:val="white"/>
          <w:lang w:val="en-GB"/>
        </w:rPr>
        <w:t>root_i</w:t>
      </w:r>
      <w:r w:rsidRPr="00D822A3">
        <w:rPr>
          <w:highlight w:val="white"/>
          <w:lang w:val="en-GB"/>
        </w:rPr>
        <w:t xml:space="preserve"> + (</w:t>
      </w:r>
      <w:r>
        <w:rPr>
          <w:highlight w:val="white"/>
          <w:lang w:val="en-GB"/>
        </w:rPr>
        <w:t>x</w:t>
      </w:r>
      <w:r w:rsidRPr="00D822A3">
        <w:rPr>
          <w:highlight w:val="white"/>
          <w:lang w:val="en-GB"/>
        </w:rPr>
        <w:t xml:space="preserve"> / </w:t>
      </w:r>
      <w:r>
        <w:rPr>
          <w:highlight w:val="white"/>
          <w:lang w:val="en-GB"/>
        </w:rPr>
        <w:t>root_i</w:t>
      </w:r>
      <w:r w:rsidRPr="00D822A3">
        <w:rPr>
          <w:highlight w:val="white"/>
          <w:lang w:val="en-GB"/>
        </w:rPr>
        <w:t>)) / 2;</w:t>
      </w:r>
    </w:p>
    <w:p w14:paraId="37DD7F94" w14:textId="77777777" w:rsidR="007730D0" w:rsidRPr="00D822A3" w:rsidRDefault="007730D0" w:rsidP="007730D0">
      <w:pPr>
        <w:pStyle w:val="Code"/>
        <w:rPr>
          <w:highlight w:val="white"/>
          <w:lang w:val="en-GB"/>
        </w:rPr>
      </w:pPr>
      <w:r w:rsidRPr="00D822A3">
        <w:rPr>
          <w:highlight w:val="white"/>
          <w:lang w:val="en-GB"/>
        </w:rPr>
        <w:t xml:space="preserve">    } while (fabs(</w:t>
      </w:r>
      <w:r>
        <w:rPr>
          <w:highlight w:val="white"/>
          <w:lang w:val="en-GB"/>
        </w:rPr>
        <w:t>root_i_plus_1 -</w:t>
      </w:r>
      <w:r w:rsidRPr="00D822A3">
        <w:rPr>
          <w:highlight w:val="white"/>
          <w:lang w:val="en-GB"/>
        </w:rPr>
        <w:t xml:space="preserve"> </w:t>
      </w:r>
      <w:r>
        <w:rPr>
          <w:highlight w:val="white"/>
          <w:lang w:val="en-GB"/>
        </w:rPr>
        <w:t>root_i</w:t>
      </w:r>
      <w:r w:rsidRPr="00D822A3">
        <w:rPr>
          <w:highlight w:val="white"/>
          <w:lang w:val="en-GB"/>
        </w:rPr>
        <w:t>) &gt;= EPSILON);</w:t>
      </w:r>
    </w:p>
    <w:p w14:paraId="477426C8" w14:textId="77777777" w:rsidR="007730D0" w:rsidRPr="00D822A3" w:rsidRDefault="007730D0" w:rsidP="007730D0">
      <w:pPr>
        <w:pStyle w:val="Code"/>
        <w:rPr>
          <w:highlight w:val="white"/>
          <w:lang w:val="en-GB"/>
        </w:rPr>
      </w:pPr>
    </w:p>
    <w:p w14:paraId="4E00B493" w14:textId="77777777" w:rsidR="007730D0" w:rsidRPr="00D822A3" w:rsidRDefault="007730D0" w:rsidP="007730D0">
      <w:pPr>
        <w:pStyle w:val="Code"/>
        <w:rPr>
          <w:highlight w:val="white"/>
          <w:lang w:val="en-GB"/>
        </w:rPr>
      </w:pPr>
      <w:r w:rsidRPr="00D822A3">
        <w:rPr>
          <w:highlight w:val="white"/>
          <w:lang w:val="en-GB"/>
        </w:rPr>
        <w:t xml:space="preserve">    return </w:t>
      </w:r>
      <w:r>
        <w:rPr>
          <w:highlight w:val="white"/>
          <w:lang w:val="en-GB"/>
        </w:rPr>
        <w:t>root_i_plus_1</w:t>
      </w:r>
      <w:r w:rsidRPr="00D822A3">
        <w:rPr>
          <w:highlight w:val="white"/>
          <w:lang w:val="en-GB"/>
        </w:rPr>
        <w:t>;</w:t>
      </w:r>
    </w:p>
    <w:p w14:paraId="0C1C5727" w14:textId="77777777" w:rsidR="007730D0" w:rsidRPr="00D822A3" w:rsidRDefault="007730D0" w:rsidP="007730D0">
      <w:pPr>
        <w:pStyle w:val="Code"/>
        <w:rPr>
          <w:highlight w:val="white"/>
          <w:lang w:val="en-GB"/>
        </w:rPr>
      </w:pPr>
      <w:r w:rsidRPr="00D822A3">
        <w:rPr>
          <w:highlight w:val="white"/>
          <w:lang w:val="en-GB"/>
        </w:rPr>
        <w:lastRenderedPageBreak/>
        <w:t xml:space="preserve">  }</w:t>
      </w:r>
    </w:p>
    <w:p w14:paraId="36482E4A" w14:textId="77777777" w:rsidR="007730D0" w:rsidRPr="00D822A3" w:rsidRDefault="007730D0" w:rsidP="007730D0">
      <w:pPr>
        <w:pStyle w:val="Code"/>
        <w:rPr>
          <w:highlight w:val="white"/>
          <w:lang w:val="en-GB"/>
        </w:rPr>
      </w:pPr>
      <w:r w:rsidRPr="00D822A3">
        <w:rPr>
          <w:highlight w:val="white"/>
          <w:lang w:val="en-GB"/>
        </w:rPr>
        <w:t xml:space="preserve">  else {</w:t>
      </w:r>
    </w:p>
    <w:p w14:paraId="0A248C6D" w14:textId="77777777" w:rsidR="007730D0" w:rsidRPr="00D822A3" w:rsidRDefault="007730D0" w:rsidP="007730D0">
      <w:pPr>
        <w:pStyle w:val="Code"/>
        <w:rPr>
          <w:highlight w:val="white"/>
          <w:lang w:val="en-GB"/>
        </w:rPr>
      </w:pPr>
      <w:r w:rsidRPr="00D822A3">
        <w:rPr>
          <w:highlight w:val="white"/>
          <w:lang w:val="en-GB"/>
        </w:rPr>
        <w:t xml:space="preserve">    errno = EDOM;</w:t>
      </w:r>
    </w:p>
    <w:p w14:paraId="372BE646" w14:textId="77777777" w:rsidR="007730D0" w:rsidRPr="00D822A3" w:rsidRDefault="007730D0" w:rsidP="007730D0">
      <w:pPr>
        <w:pStyle w:val="Code"/>
        <w:rPr>
          <w:highlight w:val="white"/>
          <w:lang w:val="en-GB"/>
        </w:rPr>
      </w:pPr>
      <w:r w:rsidRPr="00D822A3">
        <w:rPr>
          <w:highlight w:val="white"/>
          <w:lang w:val="en-GB"/>
        </w:rPr>
        <w:t xml:space="preserve">    return 0;</w:t>
      </w:r>
    </w:p>
    <w:p w14:paraId="2A2DD982" w14:textId="77777777" w:rsidR="007730D0" w:rsidRPr="00D822A3" w:rsidRDefault="007730D0" w:rsidP="007730D0">
      <w:pPr>
        <w:pStyle w:val="Code"/>
        <w:rPr>
          <w:highlight w:val="white"/>
          <w:lang w:val="en-GB"/>
        </w:rPr>
      </w:pPr>
      <w:r w:rsidRPr="00D822A3">
        <w:rPr>
          <w:highlight w:val="white"/>
          <w:lang w:val="en-GB"/>
        </w:rPr>
        <w:t xml:space="preserve">  }</w:t>
      </w:r>
    </w:p>
    <w:p w14:paraId="3BFE0E0B" w14:textId="77777777" w:rsidR="007730D0" w:rsidRPr="00D822A3" w:rsidRDefault="007730D0" w:rsidP="007730D0">
      <w:pPr>
        <w:pStyle w:val="Code"/>
        <w:rPr>
          <w:highlight w:val="white"/>
          <w:lang w:val="en-GB"/>
        </w:rPr>
      </w:pPr>
      <w:r w:rsidRPr="00D822A3">
        <w:rPr>
          <w:highlight w:val="white"/>
          <w:lang w:val="en-GB"/>
        </w:rPr>
        <w:t>}</w:t>
      </w:r>
    </w:p>
    <w:p w14:paraId="4B8F8002" w14:textId="77777777" w:rsidR="00E538AD" w:rsidRDefault="00E538AD" w:rsidP="00E538AD">
      <w:pPr>
        <w:pStyle w:val="Rubrik3"/>
        <w:numPr>
          <w:ilvl w:val="2"/>
          <w:numId w:val="173"/>
        </w:numPr>
        <w:rPr>
          <w:highlight w:val="white"/>
          <w:lang w:val="en-GB"/>
        </w:rPr>
      </w:pPr>
      <w:r>
        <w:rPr>
          <w:highlight w:val="white"/>
          <w:lang w:val="en-GB"/>
        </w:rPr>
        <w:t>Modulo</w:t>
      </w:r>
      <w:r w:rsidRPr="0083365C">
        <w:rPr>
          <w:highlight w:val="white"/>
          <w:lang w:val="en-GB"/>
        </w:rPr>
        <w:t xml:space="preserve"> Function</w:t>
      </w:r>
      <w:r>
        <w:rPr>
          <w:highlight w:val="white"/>
          <w:lang w:val="en-GB"/>
        </w:rPr>
        <w:t>s</w:t>
      </w:r>
    </w:p>
    <w:p w14:paraId="5B2EA31E" w14:textId="77777777" w:rsidR="00E538AD" w:rsidRPr="00FB32D6" w:rsidRDefault="00E538AD" w:rsidP="00E538AD">
      <w:pPr>
        <w:rPr>
          <w:highlight w:val="white"/>
          <w:lang w:val="en-GB"/>
        </w:rPr>
      </w:pPr>
      <w:r>
        <w:rPr>
          <w:highlight w:val="white"/>
          <w:lang w:val="en-GB"/>
        </w:rPr>
        <w:t xml:space="preserve">The </w:t>
      </w:r>
      <w:r w:rsidRPr="00FB32D6">
        <w:rPr>
          <w:rStyle w:val="KeyWord0"/>
          <w:highlight w:val="white"/>
        </w:rPr>
        <w:t>modf</w:t>
      </w:r>
      <w:r>
        <w:rPr>
          <w:highlight w:val="white"/>
          <w:lang w:val="en-GB"/>
        </w:rPr>
        <w:t xml:space="preserve"> function split </w:t>
      </w:r>
      <w:r w:rsidRPr="00815974">
        <w:rPr>
          <w:rStyle w:val="KeyWord0"/>
          <w:highlight w:val="white"/>
        </w:rPr>
        <w:t>x</w:t>
      </w:r>
      <w:r>
        <w:rPr>
          <w:highlight w:val="white"/>
          <w:lang w:val="en-GB"/>
        </w:rPr>
        <w:t xml:space="preserve"> into </w:t>
      </w:r>
      <w:proofErr w:type="spellStart"/>
      <w:proofErr w:type="gramStart"/>
      <w:r>
        <w:rPr>
          <w:highlight w:val="white"/>
          <w:lang w:val="en-GB"/>
        </w:rPr>
        <w:t>a</w:t>
      </w:r>
      <w:proofErr w:type="spellEnd"/>
      <w:proofErr w:type="gramEnd"/>
      <w:r>
        <w:rPr>
          <w:highlight w:val="white"/>
          <w:lang w:val="en-GB"/>
        </w:rPr>
        <w:t xml:space="preserve"> integral and fractional part. The integral is returned, and the fractional part is assigned the value that </w:t>
      </w:r>
      <w:r w:rsidRPr="00815974">
        <w:rPr>
          <w:rStyle w:val="KeyWord0"/>
          <w:highlight w:val="white"/>
        </w:rPr>
        <w:t>p</w:t>
      </w:r>
      <w:r>
        <w:rPr>
          <w:highlight w:val="white"/>
          <w:lang w:val="en-GB"/>
        </w:rPr>
        <w:t xml:space="preserve"> points at, if it is not null. The integral and fractional values hold the same sign as the original value.</w:t>
      </w:r>
    </w:p>
    <w:p w14:paraId="2734A04C" w14:textId="77777777" w:rsidR="00E538AD" w:rsidRDefault="00E538AD" w:rsidP="00E538AD">
      <w:pPr>
        <w:pStyle w:val="Code"/>
        <w:rPr>
          <w:highlight w:val="white"/>
          <w:lang w:val="en-GB"/>
        </w:rPr>
      </w:pPr>
      <w:r w:rsidRPr="00D822A3">
        <w:rPr>
          <w:highlight w:val="white"/>
          <w:lang w:val="en-GB"/>
        </w:rPr>
        <w:t>double modf(double x, double* p) {</w:t>
      </w:r>
    </w:p>
    <w:p w14:paraId="28F65AC1" w14:textId="77777777" w:rsidR="00E538AD" w:rsidRDefault="00E538AD" w:rsidP="00E538AD">
      <w:pPr>
        <w:pStyle w:val="Code"/>
        <w:rPr>
          <w:highlight w:val="white"/>
          <w:lang w:val="en-GB"/>
        </w:rPr>
      </w:pPr>
      <w:r>
        <w:rPr>
          <w:highlight w:val="white"/>
          <w:lang w:val="en-GB"/>
        </w:rPr>
        <w:t xml:space="preserve">  double abs_x = fabs(x),</w:t>
      </w:r>
    </w:p>
    <w:p w14:paraId="0E045B1C" w14:textId="77777777" w:rsidR="00E538AD" w:rsidRDefault="00E538AD" w:rsidP="00E538AD">
      <w:pPr>
        <w:pStyle w:val="Code"/>
        <w:rPr>
          <w:highlight w:val="white"/>
          <w:lang w:val="en-GB"/>
        </w:rPr>
      </w:pPr>
      <w:r>
        <w:rPr>
          <w:highlight w:val="white"/>
          <w:lang w:val="en-GB"/>
        </w:rPr>
        <w:t xml:space="preserve">         </w:t>
      </w:r>
      <w:r w:rsidRPr="00D822A3">
        <w:rPr>
          <w:highlight w:val="white"/>
          <w:lang w:val="en-GB"/>
        </w:rPr>
        <w:t xml:space="preserve">integral = (double) </w:t>
      </w:r>
      <w:r>
        <w:rPr>
          <w:highlight w:val="white"/>
          <w:lang w:val="en-GB"/>
        </w:rPr>
        <w:t>(</w:t>
      </w:r>
      <w:r w:rsidRPr="00D822A3">
        <w:rPr>
          <w:highlight w:val="white"/>
          <w:lang w:val="en-GB"/>
        </w:rPr>
        <w:t>(long) abs</w:t>
      </w:r>
      <w:r>
        <w:rPr>
          <w:highlight w:val="white"/>
          <w:lang w:val="en-GB"/>
        </w:rPr>
        <w:t>_</w:t>
      </w:r>
      <w:r w:rsidRPr="00D822A3">
        <w:rPr>
          <w:highlight w:val="white"/>
          <w:lang w:val="en-GB"/>
        </w:rPr>
        <w:t>x</w:t>
      </w:r>
      <w:r>
        <w:rPr>
          <w:highlight w:val="white"/>
          <w:lang w:val="en-GB"/>
        </w:rPr>
        <w:t>),</w:t>
      </w:r>
    </w:p>
    <w:p w14:paraId="5827EF1A" w14:textId="77777777" w:rsidR="00E538AD" w:rsidRPr="00D822A3" w:rsidRDefault="00E538AD" w:rsidP="00E538AD">
      <w:pPr>
        <w:pStyle w:val="Code"/>
        <w:rPr>
          <w:highlight w:val="white"/>
          <w:lang w:val="en-GB"/>
        </w:rPr>
      </w:pPr>
      <w:r>
        <w:rPr>
          <w:highlight w:val="white"/>
          <w:lang w:val="en-GB"/>
        </w:rPr>
        <w:t xml:space="preserve">         fractional = abs_x - integral;</w:t>
      </w:r>
    </w:p>
    <w:p w14:paraId="0F0C9F8D" w14:textId="77777777" w:rsidR="00E538AD" w:rsidRPr="00D822A3" w:rsidRDefault="00E538AD" w:rsidP="00E538AD">
      <w:pPr>
        <w:pStyle w:val="Code"/>
        <w:rPr>
          <w:highlight w:val="white"/>
          <w:lang w:val="en-GB"/>
        </w:rPr>
      </w:pPr>
    </w:p>
    <w:p w14:paraId="7251954C" w14:textId="77777777" w:rsidR="00E538AD" w:rsidRDefault="00E538AD" w:rsidP="00E538AD">
      <w:pPr>
        <w:pStyle w:val="Code"/>
        <w:rPr>
          <w:highlight w:val="white"/>
          <w:lang w:val="en-GB"/>
        </w:rPr>
      </w:pPr>
      <w:r w:rsidRPr="00D822A3">
        <w:rPr>
          <w:highlight w:val="white"/>
          <w:lang w:val="en-GB"/>
        </w:rPr>
        <w:t xml:space="preserve">  if (p != NULL)  {</w:t>
      </w:r>
    </w:p>
    <w:p w14:paraId="3ED983D7" w14:textId="77777777" w:rsidR="00E538AD" w:rsidRPr="00D822A3" w:rsidRDefault="00E538AD" w:rsidP="00E538AD">
      <w:pPr>
        <w:pStyle w:val="Code"/>
        <w:rPr>
          <w:highlight w:val="white"/>
          <w:lang w:val="en-GB"/>
        </w:rPr>
      </w:pPr>
      <w:r w:rsidRPr="00D822A3">
        <w:rPr>
          <w:highlight w:val="white"/>
          <w:lang w:val="en-GB"/>
        </w:rPr>
        <w:t xml:space="preserve">    *p = (x &gt; 0) ? </w:t>
      </w:r>
      <w:r>
        <w:rPr>
          <w:highlight w:val="white"/>
          <w:lang w:val="en-GB"/>
        </w:rPr>
        <w:t>fractional : -fractional;</w:t>
      </w:r>
    </w:p>
    <w:p w14:paraId="39A39311" w14:textId="77777777" w:rsidR="00E538AD" w:rsidRPr="00D822A3" w:rsidRDefault="00E538AD" w:rsidP="00E538AD">
      <w:pPr>
        <w:pStyle w:val="Code"/>
        <w:rPr>
          <w:highlight w:val="white"/>
          <w:lang w:val="en-GB"/>
        </w:rPr>
      </w:pPr>
      <w:r w:rsidRPr="00D822A3">
        <w:rPr>
          <w:highlight w:val="white"/>
          <w:lang w:val="en-GB"/>
        </w:rPr>
        <w:t xml:space="preserve">  }</w:t>
      </w:r>
    </w:p>
    <w:p w14:paraId="534DC359" w14:textId="77777777" w:rsidR="00E538AD" w:rsidRPr="00D822A3" w:rsidRDefault="00E538AD" w:rsidP="00E538AD">
      <w:pPr>
        <w:pStyle w:val="Code"/>
        <w:rPr>
          <w:highlight w:val="white"/>
          <w:lang w:val="en-GB"/>
        </w:rPr>
      </w:pPr>
    </w:p>
    <w:p w14:paraId="694C14CE" w14:textId="77777777" w:rsidR="00E538AD" w:rsidRPr="00D822A3" w:rsidRDefault="00E538AD" w:rsidP="00E538AD">
      <w:pPr>
        <w:pStyle w:val="Code"/>
        <w:rPr>
          <w:highlight w:val="white"/>
          <w:lang w:val="en-GB"/>
        </w:rPr>
      </w:pPr>
      <w:r w:rsidRPr="00D822A3">
        <w:rPr>
          <w:highlight w:val="white"/>
          <w:lang w:val="en-GB"/>
        </w:rPr>
        <w:t xml:space="preserve">  return (x &gt; 0) ? integral : -integral;</w:t>
      </w:r>
    </w:p>
    <w:p w14:paraId="26C71D1F" w14:textId="77777777" w:rsidR="00E538AD" w:rsidRPr="00D822A3" w:rsidRDefault="00E538AD" w:rsidP="00E538AD">
      <w:pPr>
        <w:pStyle w:val="Code"/>
        <w:rPr>
          <w:highlight w:val="white"/>
          <w:lang w:val="en-GB"/>
        </w:rPr>
      </w:pPr>
      <w:r w:rsidRPr="00D822A3">
        <w:rPr>
          <w:highlight w:val="white"/>
          <w:lang w:val="en-GB"/>
        </w:rPr>
        <w:t>}</w:t>
      </w:r>
    </w:p>
    <w:p w14:paraId="3FB4F286" w14:textId="77777777" w:rsidR="00E538AD" w:rsidRPr="00D822A3" w:rsidRDefault="00E538AD" w:rsidP="00E538AD">
      <w:pPr>
        <w:rPr>
          <w:highlight w:val="white"/>
          <w:lang w:val="en-GB"/>
        </w:rPr>
      </w:pPr>
      <w:r>
        <w:rPr>
          <w:highlight w:val="white"/>
          <w:lang w:val="en-GB"/>
        </w:rPr>
        <w:t xml:space="preserve">The </w:t>
      </w:r>
      <w:r w:rsidRPr="000C2190">
        <w:rPr>
          <w:rStyle w:val="KeyWord0"/>
          <w:highlight w:val="white"/>
        </w:rPr>
        <w:t>fmod</w:t>
      </w:r>
      <w:r>
        <w:rPr>
          <w:highlight w:val="white"/>
          <w:lang w:val="en-GB"/>
        </w:rPr>
        <w:t xml:space="preserve"> function returns the floating-point remainder of </w:t>
      </w:r>
      <w:r w:rsidRPr="0081523D">
        <w:rPr>
          <w:rStyle w:val="KeyWord0"/>
          <w:highlight w:val="white"/>
        </w:rPr>
        <w:t>x</w:t>
      </w:r>
      <w:r>
        <w:rPr>
          <w:highlight w:val="white"/>
          <w:lang w:val="en-GB"/>
        </w:rPr>
        <w:t xml:space="preserve"> / </w:t>
      </w:r>
      <w:r w:rsidRPr="0081523D">
        <w:rPr>
          <w:rStyle w:val="KeyWord0"/>
          <w:highlight w:val="white"/>
        </w:rPr>
        <w:t>y</w:t>
      </w:r>
      <w:r>
        <w:rPr>
          <w:highlight w:val="white"/>
          <w:lang w:val="en-GB"/>
        </w:rPr>
        <w:t xml:space="preserve">, with the same sign as </w:t>
      </w:r>
      <w:r w:rsidRPr="0081523D">
        <w:rPr>
          <w:rStyle w:val="KeyWord0"/>
          <w:highlight w:val="white"/>
        </w:rPr>
        <w:t>x</w:t>
      </w:r>
      <w:r>
        <w:rPr>
          <w:highlight w:val="white"/>
          <w:lang w:val="en-GB"/>
        </w:rPr>
        <w:t>.</w:t>
      </w:r>
    </w:p>
    <w:p w14:paraId="1BC8C45E" w14:textId="77777777" w:rsidR="00E538AD" w:rsidRPr="00D822A3" w:rsidRDefault="00E538AD" w:rsidP="00E538AD">
      <w:pPr>
        <w:pStyle w:val="Code"/>
        <w:rPr>
          <w:highlight w:val="white"/>
          <w:lang w:val="en-GB"/>
        </w:rPr>
      </w:pPr>
      <w:r w:rsidRPr="00D822A3">
        <w:rPr>
          <w:highlight w:val="white"/>
          <w:lang w:val="en-GB"/>
        </w:rPr>
        <w:t>double fmod(double x, double y) {</w:t>
      </w:r>
    </w:p>
    <w:p w14:paraId="0021FAC8" w14:textId="77777777" w:rsidR="00E538AD" w:rsidRPr="00D822A3" w:rsidRDefault="00E538AD" w:rsidP="00E538AD">
      <w:pPr>
        <w:pStyle w:val="Code"/>
        <w:rPr>
          <w:highlight w:val="white"/>
          <w:lang w:val="en-GB"/>
        </w:rPr>
      </w:pPr>
      <w:r w:rsidRPr="00D822A3">
        <w:rPr>
          <w:highlight w:val="white"/>
          <w:lang w:val="en-GB"/>
        </w:rPr>
        <w:t xml:space="preserve">  if (y != 0) {</w:t>
      </w:r>
    </w:p>
    <w:p w14:paraId="329E79B6" w14:textId="77777777" w:rsidR="00E538AD" w:rsidRPr="00D822A3" w:rsidRDefault="00E538AD" w:rsidP="00E538AD">
      <w:pPr>
        <w:pStyle w:val="Code"/>
        <w:rPr>
          <w:highlight w:val="white"/>
          <w:lang w:val="en-GB"/>
        </w:rPr>
      </w:pPr>
      <w:r w:rsidRPr="00D822A3">
        <w:rPr>
          <w:highlight w:val="white"/>
          <w:lang w:val="en-GB"/>
        </w:rPr>
        <w:t xml:space="preserve">    double quotient = x / y</w:t>
      </w:r>
      <w:r>
        <w:rPr>
          <w:highlight w:val="white"/>
          <w:lang w:val="en-GB"/>
        </w:rPr>
        <w:t>,</w:t>
      </w:r>
    </w:p>
    <w:p w14:paraId="04B017A9" w14:textId="77777777" w:rsidR="00E538AD" w:rsidRPr="00D822A3" w:rsidRDefault="00E538AD" w:rsidP="00E538AD">
      <w:pPr>
        <w:pStyle w:val="Code"/>
        <w:rPr>
          <w:highlight w:val="white"/>
          <w:lang w:val="en-GB"/>
        </w:rPr>
      </w:pPr>
      <w:r>
        <w:rPr>
          <w:highlight w:val="white"/>
          <w:lang w:val="en-GB"/>
        </w:rPr>
        <w:t xml:space="preserve">           </w:t>
      </w:r>
      <w:r w:rsidRPr="00D822A3">
        <w:rPr>
          <w:highlight w:val="white"/>
          <w:lang w:val="en-GB"/>
        </w:rPr>
        <w:t xml:space="preserve">remainder = </w:t>
      </w:r>
      <w:r>
        <w:rPr>
          <w:highlight w:val="white"/>
          <w:lang w:val="en-GB"/>
        </w:rPr>
        <w:t>fabs(</w:t>
      </w:r>
      <w:r w:rsidRPr="00D822A3">
        <w:rPr>
          <w:highlight w:val="white"/>
          <w:lang w:val="en-GB"/>
        </w:rPr>
        <w:t xml:space="preserve">quotient - </w:t>
      </w:r>
      <w:r>
        <w:rPr>
          <w:highlight w:val="white"/>
          <w:lang w:val="en-GB"/>
        </w:rPr>
        <w:t>(</w:t>
      </w:r>
      <w:r w:rsidRPr="00D822A3">
        <w:rPr>
          <w:highlight w:val="white"/>
          <w:lang w:val="en-GB"/>
        </w:rPr>
        <w:t xml:space="preserve">(double) </w:t>
      </w:r>
      <w:r>
        <w:rPr>
          <w:highlight w:val="white"/>
          <w:lang w:val="en-GB"/>
        </w:rPr>
        <w:t>(</w:t>
      </w:r>
      <w:r w:rsidRPr="00D822A3">
        <w:rPr>
          <w:highlight w:val="white"/>
          <w:lang w:val="en-GB"/>
        </w:rPr>
        <w:t>(long) quotient)</w:t>
      </w:r>
      <w:r>
        <w:rPr>
          <w:highlight w:val="white"/>
          <w:lang w:val="en-GB"/>
        </w:rPr>
        <w:t>))</w:t>
      </w:r>
      <w:r w:rsidRPr="00D822A3">
        <w:rPr>
          <w:highlight w:val="white"/>
          <w:lang w:val="en-GB"/>
        </w:rPr>
        <w:t>;</w:t>
      </w:r>
    </w:p>
    <w:p w14:paraId="72885667" w14:textId="77777777" w:rsidR="00E538AD" w:rsidRPr="00D822A3" w:rsidRDefault="00E538AD" w:rsidP="00E538AD">
      <w:pPr>
        <w:pStyle w:val="Code"/>
        <w:rPr>
          <w:highlight w:val="white"/>
          <w:lang w:val="en-GB"/>
        </w:rPr>
      </w:pPr>
      <w:r w:rsidRPr="00D822A3">
        <w:rPr>
          <w:highlight w:val="white"/>
          <w:lang w:val="en-GB"/>
        </w:rPr>
        <w:t xml:space="preserve">    return (x &gt; 0) ? remainder : -remainder;</w:t>
      </w:r>
    </w:p>
    <w:p w14:paraId="7367AD78" w14:textId="77777777" w:rsidR="00E538AD" w:rsidRDefault="00E538AD" w:rsidP="00E538AD">
      <w:pPr>
        <w:pStyle w:val="Code"/>
        <w:rPr>
          <w:highlight w:val="white"/>
          <w:lang w:val="en-GB"/>
        </w:rPr>
      </w:pPr>
      <w:r w:rsidRPr="00D822A3">
        <w:rPr>
          <w:highlight w:val="white"/>
          <w:lang w:val="en-GB"/>
        </w:rPr>
        <w:t xml:space="preserve">  }</w:t>
      </w:r>
    </w:p>
    <w:p w14:paraId="6B76BEC4" w14:textId="77777777" w:rsidR="00E538AD" w:rsidRPr="00D822A3" w:rsidRDefault="00E538AD" w:rsidP="00E538AD">
      <w:pPr>
        <w:rPr>
          <w:highlight w:val="white"/>
          <w:lang w:val="en-GB"/>
        </w:rPr>
      </w:pPr>
      <w:r>
        <w:rPr>
          <w:highlight w:val="white"/>
          <w:lang w:val="en-GB"/>
        </w:rPr>
        <w:t xml:space="preserve">If </w:t>
      </w:r>
      <w:r w:rsidRPr="006F46F2">
        <w:rPr>
          <w:rStyle w:val="KeyWord0"/>
          <w:highlight w:val="white"/>
        </w:rPr>
        <w:t>y</w:t>
      </w:r>
      <w:r>
        <w:rPr>
          <w:highlight w:val="white"/>
          <w:lang w:val="en-GB"/>
        </w:rPr>
        <w:t xml:space="preserve"> is zero, we have division by zero, we report a domain error and return zero.</w:t>
      </w:r>
    </w:p>
    <w:p w14:paraId="45814DE1" w14:textId="77777777" w:rsidR="00E538AD" w:rsidRPr="00D822A3" w:rsidRDefault="00E538AD" w:rsidP="00E538AD">
      <w:pPr>
        <w:pStyle w:val="Code"/>
        <w:rPr>
          <w:highlight w:val="white"/>
          <w:lang w:val="en-GB"/>
        </w:rPr>
      </w:pPr>
      <w:r w:rsidRPr="00D822A3">
        <w:rPr>
          <w:highlight w:val="white"/>
          <w:lang w:val="en-GB"/>
        </w:rPr>
        <w:t xml:space="preserve">  else {</w:t>
      </w:r>
    </w:p>
    <w:p w14:paraId="0C958124" w14:textId="77777777" w:rsidR="00E538AD" w:rsidRPr="00D822A3" w:rsidRDefault="00E538AD" w:rsidP="00E538AD">
      <w:pPr>
        <w:pStyle w:val="Code"/>
        <w:rPr>
          <w:highlight w:val="white"/>
          <w:lang w:val="en-GB"/>
        </w:rPr>
      </w:pPr>
      <w:r w:rsidRPr="00D822A3">
        <w:rPr>
          <w:highlight w:val="white"/>
          <w:lang w:val="en-GB"/>
        </w:rPr>
        <w:t xml:space="preserve">    errno = EDOM;</w:t>
      </w:r>
    </w:p>
    <w:p w14:paraId="5E87F1BB" w14:textId="77777777" w:rsidR="00E538AD" w:rsidRPr="00D822A3" w:rsidRDefault="00E538AD" w:rsidP="00E538AD">
      <w:pPr>
        <w:pStyle w:val="Code"/>
        <w:rPr>
          <w:highlight w:val="white"/>
          <w:lang w:val="en-GB"/>
        </w:rPr>
      </w:pPr>
      <w:r w:rsidRPr="00D822A3">
        <w:rPr>
          <w:highlight w:val="white"/>
          <w:lang w:val="en-GB"/>
        </w:rPr>
        <w:t xml:space="preserve">    return 0;</w:t>
      </w:r>
    </w:p>
    <w:p w14:paraId="205180DB" w14:textId="77777777" w:rsidR="00E538AD" w:rsidRPr="00D822A3" w:rsidRDefault="00E538AD" w:rsidP="00E538AD">
      <w:pPr>
        <w:pStyle w:val="Code"/>
        <w:rPr>
          <w:highlight w:val="white"/>
          <w:lang w:val="en-GB"/>
        </w:rPr>
      </w:pPr>
      <w:r w:rsidRPr="00D822A3">
        <w:rPr>
          <w:highlight w:val="white"/>
          <w:lang w:val="en-GB"/>
        </w:rPr>
        <w:t xml:space="preserve">  }</w:t>
      </w:r>
    </w:p>
    <w:p w14:paraId="71C916F1" w14:textId="77777777" w:rsidR="00E538AD" w:rsidRPr="00D822A3" w:rsidRDefault="00E538AD" w:rsidP="00E538AD">
      <w:pPr>
        <w:pStyle w:val="Code"/>
        <w:rPr>
          <w:highlight w:val="white"/>
          <w:lang w:val="en-GB"/>
        </w:rPr>
      </w:pPr>
      <w:r w:rsidRPr="00D822A3">
        <w:rPr>
          <w:highlight w:val="white"/>
          <w:lang w:val="en-GB"/>
        </w:rPr>
        <w:t>}</w:t>
      </w:r>
    </w:p>
    <w:p w14:paraId="609F4504" w14:textId="03E240DD" w:rsidR="00B63C3B" w:rsidRPr="00D822A3" w:rsidRDefault="00B63C3B" w:rsidP="00B63C3B">
      <w:pPr>
        <w:pStyle w:val="Rubrik3"/>
        <w:rPr>
          <w:highlight w:val="white"/>
          <w:lang w:val="en-GB"/>
        </w:rPr>
      </w:pPr>
      <w:r>
        <w:rPr>
          <w:highlight w:val="white"/>
          <w:lang w:val="en-GB"/>
        </w:rPr>
        <w:t>Trigonometric Functions</w:t>
      </w:r>
    </w:p>
    <w:p w14:paraId="5A3BF2D0" w14:textId="77777777" w:rsidR="007B0AD1" w:rsidRDefault="00C918B6" w:rsidP="007B0AD1">
      <w:pPr>
        <w:rPr>
          <w:highlight w:val="white"/>
          <w:lang w:val="en-GB"/>
        </w:rPr>
      </w:pPr>
      <w:r>
        <w:rPr>
          <w:highlight w:val="white"/>
          <w:lang w:val="en-GB"/>
        </w:rPr>
        <w:t xml:space="preserve">The sine function </w:t>
      </w:r>
      <w:r w:rsidR="00AF0BF4">
        <w:rPr>
          <w:highlight w:val="white"/>
          <w:lang w:val="en-GB"/>
        </w:rPr>
        <w:t xml:space="preserve">is defined </w:t>
      </w:r>
      <w:r w:rsidR="00B63C3B">
        <w:rPr>
          <w:highlight w:val="white"/>
          <w:lang w:val="en-GB"/>
        </w:rPr>
        <w:t xml:space="preserve">for all </w:t>
      </w:r>
      <m:oMath>
        <m:r>
          <w:rPr>
            <w:rFonts w:ascii="Cambria Math" w:hAnsi="Cambria Math"/>
            <w:highlight w:val="white"/>
            <w:lang w:val="en-GB"/>
          </w:rPr>
          <m:t>x</m:t>
        </m:r>
      </m:oMath>
      <w:r w:rsidR="00B63C3B">
        <w:rPr>
          <w:rFonts w:eastAsiaTheme="minorEastAsia"/>
          <w:highlight w:val="white"/>
          <w:lang w:val="en-GB"/>
        </w:rPr>
        <w:t xml:space="preserve"> </w:t>
      </w:r>
      <w:r w:rsidR="00AF0BF4">
        <w:rPr>
          <w:highlight w:val="white"/>
          <w:lang w:val="en-GB"/>
        </w:rPr>
        <w:t>as follows:</w:t>
      </w:r>
    </w:p>
    <w:p w14:paraId="5237834B" w14:textId="4621A856" w:rsidR="00555D55" w:rsidRDefault="007B0AD1" w:rsidP="007B0AD1">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sin</m:t>
                </m:r>
                <m:r>
                  <m:rPr>
                    <m:sty m:val="p"/>
                  </m:rPr>
                  <w:rPr>
                    <w:rFonts w:ascii="Cambria Math" w:hAnsi="Cambria Math"/>
                    <w:lang w:val="en-GB"/>
                  </w:rPr>
                  <m:t>⁡</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45037035" w14:textId="285B26CC" w:rsidR="00F361B9" w:rsidRPr="00127F53" w:rsidRDefault="006F6595" w:rsidP="00F361B9">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d>
                    <m:dPr>
                      <m:ctrlPr>
                        <w:rPr>
                          <w:rFonts w:ascii="Cambria Math" w:hAnsi="Cambria Math"/>
                          <w:i/>
                          <w:lang w:val="en-GB"/>
                        </w:rPr>
                      </m:ctrlPr>
                    </m:dPr>
                    <m:e>
                      <m:r>
                        <w:rPr>
                          <w:rFonts w:ascii="Cambria Math" w:hAnsi="Cambria Math"/>
                          <w:lang w:val="en-GB"/>
                        </w:rPr>
                        <m:t>2i+1</m:t>
                      </m:r>
                    </m:e>
                  </m:d>
                  <m:r>
                    <w:rPr>
                      <w:rFonts w:ascii="Cambria Math" w:hAnsi="Cambria Math"/>
                      <w:lang w:val="en-GB"/>
                    </w:rPr>
                    <m:t>!</m:t>
                  </m:r>
                </m:den>
              </m:f>
            </m:e>
          </m:nary>
        </m:oMath>
      </m:oMathPara>
    </w:p>
    <w:p w14:paraId="350BA2B6" w14:textId="77777777" w:rsidR="00310563" w:rsidRPr="00310563" w:rsidRDefault="00310563" w:rsidP="00310563">
      <w:pPr>
        <w:pStyle w:val="Code"/>
        <w:rPr>
          <w:highlight w:val="white"/>
        </w:rPr>
      </w:pPr>
      <w:r w:rsidRPr="00310563">
        <w:rPr>
          <w:highlight w:val="white"/>
        </w:rPr>
        <w:t>double sin(double x) {</w:t>
      </w:r>
    </w:p>
    <w:p w14:paraId="1A6DEAF9" w14:textId="77777777" w:rsidR="00310563" w:rsidRPr="00310563" w:rsidRDefault="00310563" w:rsidP="00310563">
      <w:pPr>
        <w:pStyle w:val="Code"/>
        <w:rPr>
          <w:highlight w:val="white"/>
        </w:rPr>
      </w:pPr>
      <w:r w:rsidRPr="00310563">
        <w:rPr>
          <w:highlight w:val="white"/>
        </w:rPr>
        <w:t xml:space="preserve">  if (fabs(x) &gt; (2 * PI)) {</w:t>
      </w:r>
    </w:p>
    <w:p w14:paraId="05DC178B" w14:textId="77777777" w:rsidR="00310563" w:rsidRPr="00310563" w:rsidRDefault="00310563" w:rsidP="00310563">
      <w:pPr>
        <w:pStyle w:val="Code"/>
        <w:rPr>
          <w:highlight w:val="white"/>
        </w:rPr>
      </w:pPr>
      <w:r w:rsidRPr="00310563">
        <w:rPr>
          <w:highlight w:val="white"/>
        </w:rPr>
        <w:t xml:space="preserve">    x = fmod(x, 2 * PI);</w:t>
      </w:r>
    </w:p>
    <w:p w14:paraId="677FF51A" w14:textId="77777777" w:rsidR="00310563" w:rsidRPr="00310563" w:rsidRDefault="00310563" w:rsidP="00310563">
      <w:pPr>
        <w:pStyle w:val="Code"/>
        <w:rPr>
          <w:highlight w:val="white"/>
        </w:rPr>
      </w:pPr>
      <w:r w:rsidRPr="00310563">
        <w:rPr>
          <w:highlight w:val="white"/>
        </w:rPr>
        <w:t xml:space="preserve">  }</w:t>
      </w:r>
    </w:p>
    <w:p w14:paraId="32EADCD5" w14:textId="77777777" w:rsidR="00310563" w:rsidRPr="00310563" w:rsidRDefault="00310563" w:rsidP="00310563">
      <w:pPr>
        <w:pStyle w:val="Code"/>
        <w:rPr>
          <w:highlight w:val="white"/>
        </w:rPr>
      </w:pPr>
    </w:p>
    <w:p w14:paraId="648F5250" w14:textId="77777777" w:rsidR="0006358C" w:rsidRPr="0006358C" w:rsidRDefault="0006358C" w:rsidP="0006358C">
      <w:pPr>
        <w:pStyle w:val="Code"/>
        <w:rPr>
          <w:highlight w:val="white"/>
        </w:rPr>
      </w:pPr>
      <w:r w:rsidRPr="0006358C">
        <w:rPr>
          <w:highlight w:val="white"/>
        </w:rPr>
        <w:t xml:space="preserve">  double index = 1, term, sum = 0, sign = 1, power = x, faculty = 1;</w:t>
      </w:r>
    </w:p>
    <w:p w14:paraId="225E0389" w14:textId="77777777" w:rsidR="00310563" w:rsidRPr="00310563" w:rsidRDefault="00310563" w:rsidP="00310563">
      <w:pPr>
        <w:pStyle w:val="Code"/>
        <w:rPr>
          <w:highlight w:val="white"/>
        </w:rPr>
      </w:pPr>
    </w:p>
    <w:p w14:paraId="0BBA626F" w14:textId="77777777" w:rsidR="00310563" w:rsidRPr="00310563" w:rsidRDefault="00310563" w:rsidP="00310563">
      <w:pPr>
        <w:pStyle w:val="Code"/>
        <w:rPr>
          <w:highlight w:val="white"/>
        </w:rPr>
      </w:pPr>
      <w:r w:rsidRPr="00310563">
        <w:rPr>
          <w:highlight w:val="white"/>
        </w:rPr>
        <w:t xml:space="preserve">  do {</w:t>
      </w:r>
    </w:p>
    <w:p w14:paraId="085EF0A1" w14:textId="77777777" w:rsidR="00310563" w:rsidRPr="00310563" w:rsidRDefault="00310563" w:rsidP="00310563">
      <w:pPr>
        <w:pStyle w:val="Code"/>
        <w:rPr>
          <w:highlight w:val="white"/>
        </w:rPr>
      </w:pPr>
      <w:r w:rsidRPr="00310563">
        <w:rPr>
          <w:highlight w:val="white"/>
        </w:rPr>
        <w:lastRenderedPageBreak/>
        <w:t xml:space="preserve">    term = sign * power / faculty;</w:t>
      </w:r>
    </w:p>
    <w:p w14:paraId="3D41FBB9" w14:textId="77777777" w:rsidR="00310563" w:rsidRPr="00310563" w:rsidRDefault="00310563" w:rsidP="00310563">
      <w:pPr>
        <w:pStyle w:val="Code"/>
        <w:rPr>
          <w:highlight w:val="white"/>
        </w:rPr>
      </w:pPr>
      <w:r w:rsidRPr="00310563">
        <w:rPr>
          <w:highlight w:val="white"/>
        </w:rPr>
        <w:t xml:space="preserve">    sum += term;</w:t>
      </w:r>
    </w:p>
    <w:p w14:paraId="2762BAA1" w14:textId="77777777" w:rsidR="00310563" w:rsidRPr="00310563" w:rsidRDefault="00310563" w:rsidP="00310563">
      <w:pPr>
        <w:pStyle w:val="Code"/>
        <w:rPr>
          <w:highlight w:val="white"/>
        </w:rPr>
      </w:pPr>
      <w:r w:rsidRPr="00310563">
        <w:rPr>
          <w:highlight w:val="white"/>
        </w:rPr>
        <w:t xml:space="preserve">    sign *= -1;</w:t>
      </w:r>
    </w:p>
    <w:p w14:paraId="119E84D6" w14:textId="77777777" w:rsidR="00310563" w:rsidRPr="00310563" w:rsidRDefault="00310563" w:rsidP="00310563">
      <w:pPr>
        <w:pStyle w:val="Code"/>
        <w:rPr>
          <w:highlight w:val="white"/>
        </w:rPr>
      </w:pPr>
      <w:r w:rsidRPr="00310563">
        <w:rPr>
          <w:highlight w:val="white"/>
        </w:rPr>
        <w:t xml:space="preserve">    power *= x * x;</w:t>
      </w:r>
    </w:p>
    <w:p w14:paraId="095AD120" w14:textId="77777777" w:rsidR="00310563" w:rsidRPr="00310563" w:rsidRDefault="00310563" w:rsidP="00310563">
      <w:pPr>
        <w:pStyle w:val="Code"/>
        <w:rPr>
          <w:highlight w:val="white"/>
        </w:rPr>
      </w:pPr>
      <w:r w:rsidRPr="00310563">
        <w:rPr>
          <w:highlight w:val="white"/>
        </w:rPr>
        <w:t xml:space="preserve">    faculty *= ++index * ++index;</w:t>
      </w:r>
    </w:p>
    <w:p w14:paraId="7C1561C2" w14:textId="77777777" w:rsidR="00310563" w:rsidRPr="00310563" w:rsidRDefault="00310563" w:rsidP="00310563">
      <w:pPr>
        <w:pStyle w:val="Code"/>
        <w:rPr>
          <w:highlight w:val="white"/>
        </w:rPr>
      </w:pPr>
      <w:r w:rsidRPr="00310563">
        <w:rPr>
          <w:highlight w:val="white"/>
        </w:rPr>
        <w:t xml:space="preserve">  } while (fabs(term) &gt;= EPSILON);</w:t>
      </w:r>
    </w:p>
    <w:p w14:paraId="5B5444F6" w14:textId="77777777" w:rsidR="00310563" w:rsidRPr="00310563" w:rsidRDefault="00310563" w:rsidP="00310563">
      <w:pPr>
        <w:pStyle w:val="Code"/>
        <w:rPr>
          <w:highlight w:val="white"/>
        </w:rPr>
      </w:pPr>
    </w:p>
    <w:p w14:paraId="4AE68A60" w14:textId="77777777" w:rsidR="00310563" w:rsidRPr="00310563" w:rsidRDefault="00310563" w:rsidP="00310563">
      <w:pPr>
        <w:pStyle w:val="Code"/>
        <w:rPr>
          <w:highlight w:val="white"/>
        </w:rPr>
      </w:pPr>
      <w:r w:rsidRPr="00310563">
        <w:rPr>
          <w:highlight w:val="white"/>
        </w:rPr>
        <w:t xml:space="preserve">  return sum;</w:t>
      </w:r>
    </w:p>
    <w:p w14:paraId="28FE175B" w14:textId="3A122178" w:rsidR="00555D55" w:rsidRPr="00310563" w:rsidRDefault="00310563" w:rsidP="00310563">
      <w:pPr>
        <w:pStyle w:val="Code"/>
        <w:rPr>
          <w:highlight w:val="white"/>
        </w:rPr>
      </w:pPr>
      <w:r w:rsidRPr="00310563">
        <w:rPr>
          <w:highlight w:val="white"/>
        </w:rPr>
        <w:t>}</w:t>
      </w:r>
    </w:p>
    <w:p w14:paraId="4DD97649" w14:textId="6A740459" w:rsidR="0031159D" w:rsidRDefault="0031159D" w:rsidP="0031159D">
      <w:pPr>
        <w:rPr>
          <w:highlight w:val="white"/>
          <w:lang w:val="en-GB"/>
        </w:rPr>
      </w:pPr>
      <w:r>
        <w:rPr>
          <w:highlight w:val="white"/>
          <w:lang w:val="en-GB"/>
        </w:rPr>
        <w:t xml:space="preserve">The cosine function is defined </w:t>
      </w:r>
      <w:r w:rsidR="00C44F4B">
        <w:rPr>
          <w:highlight w:val="white"/>
          <w:lang w:val="en-GB"/>
        </w:rPr>
        <w:t xml:space="preserve">for all </w:t>
      </w:r>
      <m:oMath>
        <m:r>
          <w:rPr>
            <w:rFonts w:ascii="Cambria Math" w:hAnsi="Cambria Math"/>
            <w:highlight w:val="white"/>
            <w:lang w:val="en-GB"/>
          </w:rPr>
          <m:t>x</m:t>
        </m:r>
      </m:oMath>
      <w:r w:rsidR="00C44F4B">
        <w:rPr>
          <w:rFonts w:eastAsiaTheme="minorEastAsia"/>
          <w:highlight w:val="white"/>
          <w:lang w:val="en-GB"/>
        </w:rPr>
        <w:t xml:space="preserve"> </w:t>
      </w:r>
      <w:r>
        <w:rPr>
          <w:highlight w:val="white"/>
          <w:lang w:val="en-GB"/>
        </w:rPr>
        <w:t>as follows:</w:t>
      </w:r>
    </w:p>
    <w:p w14:paraId="7FD7AF68" w14:textId="56EAB219" w:rsidR="00FB5158" w:rsidRPr="00FB5158" w:rsidRDefault="006F6595"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cos⁡</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36D2D01B" w14:textId="1FC18CA2" w:rsidR="00555D55" w:rsidRPr="00085C37" w:rsidRDefault="006F6595"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m:t>
                      </m:r>
                    </m:sup>
                  </m:sSup>
                </m:num>
                <m:den>
                  <m:d>
                    <m:dPr>
                      <m:ctrlPr>
                        <w:rPr>
                          <w:rFonts w:ascii="Cambria Math" w:hAnsi="Cambria Math"/>
                          <w:i/>
                          <w:lang w:val="en-GB"/>
                        </w:rPr>
                      </m:ctrlPr>
                    </m:dPr>
                    <m:e>
                      <m:r>
                        <w:rPr>
                          <w:rFonts w:ascii="Cambria Math" w:hAnsi="Cambria Math"/>
                          <w:lang w:val="en-GB"/>
                        </w:rPr>
                        <m:t>2i</m:t>
                      </m:r>
                    </m:e>
                  </m:d>
                  <m:r>
                    <w:rPr>
                      <w:rFonts w:ascii="Cambria Math" w:hAnsi="Cambria Math"/>
                      <w:lang w:val="en-GB"/>
                    </w:rPr>
                    <m:t>!</m:t>
                  </m:r>
                </m:den>
              </m:f>
            </m:e>
          </m:nary>
        </m:oMath>
      </m:oMathPara>
    </w:p>
    <w:p w14:paraId="508671AD" w14:textId="07DCAD08" w:rsidR="00555D55" w:rsidRDefault="00555D55" w:rsidP="00B92E77">
      <w:pPr>
        <w:pStyle w:val="Code"/>
        <w:rPr>
          <w:highlight w:val="white"/>
          <w:lang w:val="en-GB"/>
        </w:rPr>
      </w:pPr>
      <w:r w:rsidRPr="00D822A3">
        <w:rPr>
          <w:highlight w:val="white"/>
          <w:lang w:val="en-GB"/>
        </w:rPr>
        <w:t>double cos(double x) {</w:t>
      </w:r>
    </w:p>
    <w:p w14:paraId="06D7751F" w14:textId="77777777" w:rsidR="00280454" w:rsidRDefault="00280454" w:rsidP="00280454">
      <w:pPr>
        <w:pStyle w:val="Code"/>
        <w:rPr>
          <w:highlight w:val="white"/>
          <w:lang w:val="en-GB"/>
        </w:rPr>
      </w:pPr>
      <w:r>
        <w:rPr>
          <w:highlight w:val="white"/>
          <w:lang w:val="en-GB"/>
        </w:rPr>
        <w:t xml:space="preserve">  if (fabs(x) &gt; (2 * PI)) {</w:t>
      </w:r>
    </w:p>
    <w:p w14:paraId="12B4DB77" w14:textId="77777777" w:rsidR="00280454" w:rsidRDefault="00280454" w:rsidP="00280454">
      <w:pPr>
        <w:pStyle w:val="Code"/>
        <w:rPr>
          <w:highlight w:val="white"/>
          <w:lang w:val="en-GB"/>
        </w:rPr>
      </w:pPr>
      <w:r>
        <w:rPr>
          <w:highlight w:val="white"/>
          <w:lang w:val="en-GB"/>
        </w:rPr>
        <w:t xml:space="preserve">    x = fmod(x, 2 * PI);</w:t>
      </w:r>
    </w:p>
    <w:p w14:paraId="3F54165C" w14:textId="77777777" w:rsidR="00280454" w:rsidRDefault="00280454" w:rsidP="00280454">
      <w:pPr>
        <w:pStyle w:val="Code"/>
        <w:rPr>
          <w:highlight w:val="white"/>
          <w:lang w:val="en-GB"/>
        </w:rPr>
      </w:pPr>
      <w:r>
        <w:rPr>
          <w:highlight w:val="white"/>
          <w:lang w:val="en-GB"/>
        </w:rPr>
        <w:t xml:space="preserve">  }</w:t>
      </w:r>
    </w:p>
    <w:p w14:paraId="17EA8EC2" w14:textId="77777777" w:rsidR="00280454" w:rsidRPr="00D822A3" w:rsidRDefault="00280454" w:rsidP="00280454">
      <w:pPr>
        <w:pStyle w:val="Code"/>
        <w:rPr>
          <w:highlight w:val="white"/>
          <w:lang w:val="en-GB"/>
        </w:rPr>
      </w:pPr>
    </w:p>
    <w:p w14:paraId="50C3D9D5" w14:textId="40485F9B" w:rsidR="00555D55" w:rsidRPr="00D822A3" w:rsidRDefault="000018EB" w:rsidP="00B92E77">
      <w:pPr>
        <w:pStyle w:val="Code"/>
        <w:rPr>
          <w:highlight w:val="white"/>
          <w:lang w:val="en-GB"/>
        </w:rPr>
      </w:pPr>
      <w:r>
        <w:rPr>
          <w:highlight w:val="white"/>
          <w:lang w:val="en-GB"/>
        </w:rPr>
        <w:t xml:space="preserve">  double</w:t>
      </w:r>
      <w:r w:rsidR="00555D55" w:rsidRPr="00D822A3">
        <w:rPr>
          <w:highlight w:val="white"/>
          <w:lang w:val="en-GB"/>
        </w:rPr>
        <w:t xml:space="preserve"> </w:t>
      </w:r>
      <w:r w:rsidR="00221308">
        <w:rPr>
          <w:highlight w:val="white"/>
          <w:lang w:val="en-GB"/>
        </w:rPr>
        <w:t xml:space="preserve">i = </w:t>
      </w:r>
      <w:r w:rsidR="002944B4">
        <w:rPr>
          <w:highlight w:val="white"/>
          <w:lang w:val="en-GB"/>
        </w:rPr>
        <w:t>0</w:t>
      </w:r>
      <w:r w:rsidR="00221308">
        <w:rPr>
          <w:highlight w:val="white"/>
          <w:lang w:val="en-GB"/>
        </w:rPr>
        <w:t xml:space="preserve">, </w:t>
      </w:r>
      <w:r w:rsidRPr="00D822A3">
        <w:rPr>
          <w:highlight w:val="white"/>
          <w:lang w:val="en-GB"/>
        </w:rPr>
        <w:t>term, sum = 0</w:t>
      </w:r>
      <w:r>
        <w:rPr>
          <w:highlight w:val="white"/>
          <w:lang w:val="en-GB"/>
        </w:rPr>
        <w:t xml:space="preserve">, </w:t>
      </w:r>
      <w:r w:rsidR="00E70288">
        <w:rPr>
          <w:highlight w:val="white"/>
          <w:lang w:val="en-GB"/>
        </w:rPr>
        <w:t>sign</w:t>
      </w:r>
      <w:r w:rsidR="00555D55" w:rsidRPr="00D822A3">
        <w:rPr>
          <w:highlight w:val="white"/>
          <w:lang w:val="en-GB"/>
        </w:rPr>
        <w:t xml:space="preserve"> = 1</w:t>
      </w:r>
      <w:r w:rsidRPr="00D822A3">
        <w:rPr>
          <w:highlight w:val="white"/>
          <w:lang w:val="en-GB"/>
        </w:rPr>
        <w:t>, power = 1</w:t>
      </w:r>
      <w:r w:rsidR="00555D55" w:rsidRPr="00D822A3">
        <w:rPr>
          <w:highlight w:val="white"/>
          <w:lang w:val="en-GB"/>
        </w:rPr>
        <w:t>, faculty = 1;</w:t>
      </w:r>
    </w:p>
    <w:p w14:paraId="04888E02" w14:textId="77777777" w:rsidR="00555D55" w:rsidRPr="00D822A3" w:rsidRDefault="00555D55" w:rsidP="00B92E77">
      <w:pPr>
        <w:pStyle w:val="Code"/>
        <w:rPr>
          <w:highlight w:val="white"/>
          <w:lang w:val="en-GB"/>
        </w:rPr>
      </w:pPr>
    </w:p>
    <w:p w14:paraId="05BC9D19" w14:textId="77777777" w:rsidR="00555D55" w:rsidRPr="00D822A3" w:rsidRDefault="00555D55" w:rsidP="00B92E77">
      <w:pPr>
        <w:pStyle w:val="Code"/>
        <w:rPr>
          <w:highlight w:val="white"/>
          <w:lang w:val="en-GB"/>
        </w:rPr>
      </w:pPr>
      <w:r w:rsidRPr="00D822A3">
        <w:rPr>
          <w:highlight w:val="white"/>
          <w:lang w:val="en-GB"/>
        </w:rPr>
        <w:t xml:space="preserve">  do {</w:t>
      </w:r>
    </w:p>
    <w:p w14:paraId="2FE38EAA" w14:textId="1A1E3E5A" w:rsidR="00555D55" w:rsidRPr="00D822A3" w:rsidRDefault="00555D55" w:rsidP="00B92E77">
      <w:pPr>
        <w:pStyle w:val="Code"/>
        <w:rPr>
          <w:highlight w:val="white"/>
          <w:lang w:val="en-GB"/>
        </w:rPr>
      </w:pPr>
      <w:r w:rsidRPr="00D822A3">
        <w:rPr>
          <w:highlight w:val="white"/>
          <w:lang w:val="en-GB"/>
        </w:rPr>
        <w:t xml:space="preserve">    term = </w:t>
      </w:r>
      <w:r w:rsidR="00E70288">
        <w:rPr>
          <w:highlight w:val="white"/>
          <w:lang w:val="en-GB"/>
        </w:rPr>
        <w:t>sign</w:t>
      </w:r>
      <w:r w:rsidRPr="00D822A3">
        <w:rPr>
          <w:highlight w:val="white"/>
          <w:lang w:val="en-GB"/>
        </w:rPr>
        <w:t xml:space="preserve"> * power / faculty;</w:t>
      </w:r>
    </w:p>
    <w:p w14:paraId="47E4EDA5" w14:textId="77777777" w:rsidR="00555D55" w:rsidRPr="00D822A3" w:rsidRDefault="00555D55" w:rsidP="00B92E77">
      <w:pPr>
        <w:pStyle w:val="Code"/>
        <w:rPr>
          <w:highlight w:val="white"/>
          <w:lang w:val="en-GB"/>
        </w:rPr>
      </w:pPr>
      <w:r w:rsidRPr="00D822A3">
        <w:rPr>
          <w:highlight w:val="white"/>
          <w:lang w:val="en-GB"/>
        </w:rPr>
        <w:t xml:space="preserve">    sum += term;</w:t>
      </w:r>
    </w:p>
    <w:p w14:paraId="347D9D45" w14:textId="6D8C2F8B" w:rsidR="00555D55" w:rsidRPr="00D822A3" w:rsidRDefault="00555D55" w:rsidP="00B92E77">
      <w:pPr>
        <w:pStyle w:val="Code"/>
        <w:rPr>
          <w:highlight w:val="white"/>
          <w:lang w:val="en-GB"/>
        </w:rPr>
      </w:pPr>
      <w:r w:rsidRPr="00D822A3">
        <w:rPr>
          <w:highlight w:val="white"/>
          <w:lang w:val="en-GB"/>
        </w:rPr>
        <w:t xml:space="preserve">    </w:t>
      </w:r>
      <w:r w:rsidR="00E70288">
        <w:rPr>
          <w:highlight w:val="white"/>
          <w:lang w:val="en-GB"/>
        </w:rPr>
        <w:t>sign</w:t>
      </w:r>
      <w:r w:rsidRPr="00D822A3">
        <w:rPr>
          <w:highlight w:val="white"/>
          <w:lang w:val="en-GB"/>
        </w:rPr>
        <w:t xml:space="preserve"> *= -1;</w:t>
      </w:r>
    </w:p>
    <w:p w14:paraId="52074119" w14:textId="77777777" w:rsidR="00555D55" w:rsidRPr="00D822A3" w:rsidRDefault="00555D55" w:rsidP="00B92E77">
      <w:pPr>
        <w:pStyle w:val="Code"/>
        <w:rPr>
          <w:highlight w:val="white"/>
          <w:lang w:val="en-GB"/>
        </w:rPr>
      </w:pPr>
      <w:r w:rsidRPr="00D822A3">
        <w:rPr>
          <w:highlight w:val="white"/>
          <w:lang w:val="en-GB"/>
        </w:rPr>
        <w:t xml:space="preserve">    power *= x * x;</w:t>
      </w:r>
    </w:p>
    <w:p w14:paraId="7B593E89" w14:textId="1DC4D6DD" w:rsidR="00555D55" w:rsidRPr="00D822A3" w:rsidRDefault="00555D55" w:rsidP="00B92E77">
      <w:pPr>
        <w:pStyle w:val="Code"/>
        <w:rPr>
          <w:highlight w:val="white"/>
          <w:lang w:val="en-GB"/>
        </w:rPr>
      </w:pPr>
      <w:r w:rsidRPr="00D822A3">
        <w:rPr>
          <w:highlight w:val="white"/>
          <w:lang w:val="en-GB"/>
        </w:rPr>
        <w:t xml:space="preserve">    faculty *= </w:t>
      </w:r>
      <w:r w:rsidR="007A2696">
        <w:rPr>
          <w:highlight w:val="white"/>
          <w:lang w:val="en-GB"/>
        </w:rPr>
        <w:t>++i * ++i;</w:t>
      </w:r>
    </w:p>
    <w:p w14:paraId="6C64B0AB"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6DDA9065" w14:textId="77777777" w:rsidR="00555D55" w:rsidRPr="00D822A3" w:rsidRDefault="00555D55" w:rsidP="00B92E77">
      <w:pPr>
        <w:pStyle w:val="Code"/>
        <w:rPr>
          <w:highlight w:val="white"/>
          <w:lang w:val="en-GB"/>
        </w:rPr>
      </w:pPr>
    </w:p>
    <w:p w14:paraId="74E271B1" w14:textId="77777777" w:rsidR="00555D55" w:rsidRPr="00D822A3" w:rsidRDefault="00555D55" w:rsidP="00B92E77">
      <w:pPr>
        <w:pStyle w:val="Code"/>
        <w:rPr>
          <w:highlight w:val="white"/>
          <w:lang w:val="en-GB"/>
        </w:rPr>
      </w:pPr>
      <w:r w:rsidRPr="00D822A3">
        <w:rPr>
          <w:highlight w:val="white"/>
          <w:lang w:val="en-GB"/>
        </w:rPr>
        <w:t xml:space="preserve">  return sum;</w:t>
      </w:r>
    </w:p>
    <w:p w14:paraId="2E308F02" w14:textId="5AA212CC" w:rsidR="00555D55" w:rsidRDefault="00555D55" w:rsidP="00B92E77">
      <w:pPr>
        <w:pStyle w:val="Code"/>
        <w:rPr>
          <w:highlight w:val="white"/>
          <w:lang w:val="en-GB"/>
        </w:rPr>
      </w:pPr>
      <w:r w:rsidRPr="00D822A3">
        <w:rPr>
          <w:highlight w:val="white"/>
          <w:lang w:val="en-GB"/>
        </w:rPr>
        <w:t>}</w:t>
      </w:r>
    </w:p>
    <w:p w14:paraId="16B80756" w14:textId="0666F519" w:rsidR="006916DE" w:rsidRPr="00D822A3" w:rsidRDefault="006916DE" w:rsidP="006916DE">
      <w:pPr>
        <w:rPr>
          <w:highlight w:val="white"/>
          <w:lang w:val="en-GB"/>
        </w:rPr>
      </w:pPr>
      <w:r>
        <w:rPr>
          <w:highlight w:val="white"/>
          <w:lang w:val="en-GB"/>
        </w:rPr>
        <w:t xml:space="preserve">The tangent function is defined </w:t>
      </w:r>
      <w:r w:rsidR="008B29B3">
        <w:rPr>
          <w:highlight w:val="white"/>
          <w:lang w:val="en-GB"/>
        </w:rPr>
        <w:t>as</w:t>
      </w:r>
      <w:r w:rsidR="008B29B3">
        <w:rPr>
          <w:lang w:val="en-GB"/>
        </w:rPr>
        <w:t xml:space="preserve"> </w:t>
      </w:r>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den>
        </m:f>
      </m:oMath>
      <w:r w:rsidR="008B29B3">
        <w:rPr>
          <w:highlight w:val="white"/>
          <w:lang w:val="en-GB"/>
        </w:rPr>
        <w:t xml:space="preserve"> </w:t>
      </w:r>
      <w:r>
        <w:rPr>
          <w:highlight w:val="white"/>
          <w:lang w:val="en-GB"/>
        </w:rPr>
        <w:t xml:space="preserve">for all </w:t>
      </w:r>
      <m:oMath>
        <m:r>
          <w:rPr>
            <w:rFonts w:ascii="Cambria Math" w:hAnsi="Cambria Math"/>
            <w:highlight w:val="white"/>
            <w:lang w:val="en-GB"/>
          </w:rPr>
          <m:t>x</m:t>
        </m:r>
      </m:oMath>
      <w:r>
        <w:rPr>
          <w:rFonts w:eastAsiaTheme="minorEastAsia"/>
          <w:highlight w:val="white"/>
          <w:lang w:val="en-GB"/>
        </w:rPr>
        <w:t xml:space="preserve"> </w:t>
      </w:r>
      <w:r w:rsidR="007F7807">
        <w:rPr>
          <w:rFonts w:eastAsiaTheme="minorEastAsia"/>
          <w:highlight w:val="white"/>
          <w:lang w:val="en-GB"/>
        </w:rPr>
        <w:t xml:space="preserve">such as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≠0</m:t>
        </m:r>
      </m:oMath>
      <w:r w:rsidR="007F7807">
        <w:rPr>
          <w:rFonts w:eastAsiaTheme="minorEastAsia"/>
          <w:color w:val="0D0D0D" w:themeColor="text1" w:themeTint="F2"/>
          <w:sz w:val="20"/>
          <w:lang w:val="en-GB"/>
        </w:rPr>
        <w:t>.</w:t>
      </w:r>
    </w:p>
    <w:p w14:paraId="309FA897" w14:textId="661CE958" w:rsidR="00555D55" w:rsidRPr="00D822A3" w:rsidRDefault="00555D55" w:rsidP="00B92E77">
      <w:pPr>
        <w:pStyle w:val="Code"/>
        <w:rPr>
          <w:highlight w:val="white"/>
          <w:lang w:val="en-GB"/>
        </w:rPr>
      </w:pPr>
      <w:r w:rsidRPr="00D822A3">
        <w:rPr>
          <w:highlight w:val="white"/>
          <w:lang w:val="en-GB"/>
        </w:rPr>
        <w:t>double tan(double x) {</w:t>
      </w:r>
    </w:p>
    <w:p w14:paraId="781382D7" w14:textId="6A4C9FBF" w:rsidR="00555D55" w:rsidRPr="00D822A3" w:rsidRDefault="00555D55" w:rsidP="00B92E77">
      <w:pPr>
        <w:pStyle w:val="Code"/>
        <w:rPr>
          <w:highlight w:val="white"/>
          <w:lang w:val="en-GB"/>
        </w:rPr>
      </w:pPr>
      <w:r w:rsidRPr="00D822A3">
        <w:rPr>
          <w:highlight w:val="white"/>
          <w:lang w:val="en-GB"/>
        </w:rPr>
        <w:t xml:space="preserve">  double cos_</w:t>
      </w:r>
      <w:r w:rsidR="00522647">
        <w:rPr>
          <w:highlight w:val="white"/>
          <w:lang w:val="en-GB"/>
        </w:rPr>
        <w:t>x</w:t>
      </w:r>
      <w:r w:rsidRPr="00D822A3">
        <w:rPr>
          <w:highlight w:val="white"/>
          <w:lang w:val="en-GB"/>
        </w:rPr>
        <w:t xml:space="preserve"> = cos(x);</w:t>
      </w:r>
    </w:p>
    <w:p w14:paraId="1F8F7814" w14:textId="77777777" w:rsidR="00555D55" w:rsidRPr="00D822A3" w:rsidRDefault="00555D55" w:rsidP="00B92E77">
      <w:pPr>
        <w:pStyle w:val="Code"/>
        <w:rPr>
          <w:highlight w:val="white"/>
          <w:lang w:val="en-GB"/>
        </w:rPr>
      </w:pPr>
    </w:p>
    <w:p w14:paraId="5DFE6869" w14:textId="6D517130" w:rsidR="00555D55" w:rsidRPr="00D822A3" w:rsidRDefault="00555D55" w:rsidP="00B92E77">
      <w:pPr>
        <w:pStyle w:val="Code"/>
        <w:rPr>
          <w:highlight w:val="white"/>
          <w:lang w:val="en-GB"/>
        </w:rPr>
      </w:pPr>
      <w:r w:rsidRPr="00D822A3">
        <w:rPr>
          <w:highlight w:val="white"/>
          <w:lang w:val="en-GB"/>
        </w:rPr>
        <w:t xml:space="preserve">  if (</w:t>
      </w:r>
      <w:r w:rsidR="00522647" w:rsidRPr="00D822A3">
        <w:rPr>
          <w:highlight w:val="white"/>
          <w:lang w:val="en-GB"/>
        </w:rPr>
        <w:t>cos_</w:t>
      </w:r>
      <w:r w:rsidR="00522647">
        <w:rPr>
          <w:highlight w:val="white"/>
          <w:lang w:val="en-GB"/>
        </w:rPr>
        <w:t xml:space="preserve">x </w:t>
      </w:r>
      <w:r w:rsidRPr="00D822A3">
        <w:rPr>
          <w:highlight w:val="white"/>
          <w:lang w:val="en-GB"/>
        </w:rPr>
        <w:t>!= 0) {</w:t>
      </w:r>
    </w:p>
    <w:p w14:paraId="03F8797C" w14:textId="2BE8426B" w:rsidR="00555D55" w:rsidRPr="00D822A3" w:rsidRDefault="00555D55" w:rsidP="00B92E77">
      <w:pPr>
        <w:pStyle w:val="Code"/>
        <w:rPr>
          <w:highlight w:val="white"/>
          <w:lang w:val="en-GB"/>
        </w:rPr>
      </w:pPr>
      <w:r w:rsidRPr="00D822A3">
        <w:rPr>
          <w:highlight w:val="white"/>
          <w:lang w:val="en-GB"/>
        </w:rPr>
        <w:t xml:space="preserve">    return sin(x) / </w:t>
      </w:r>
      <w:r w:rsidR="00AC3983" w:rsidRPr="00D822A3">
        <w:rPr>
          <w:highlight w:val="white"/>
          <w:lang w:val="en-GB"/>
        </w:rPr>
        <w:t>cos_</w:t>
      </w:r>
      <w:r w:rsidR="00AC3983">
        <w:rPr>
          <w:highlight w:val="white"/>
          <w:lang w:val="en-GB"/>
        </w:rPr>
        <w:t>x</w:t>
      </w:r>
      <w:r w:rsidRPr="00D822A3">
        <w:rPr>
          <w:highlight w:val="white"/>
          <w:lang w:val="en-GB"/>
        </w:rPr>
        <w:t>;</w:t>
      </w:r>
    </w:p>
    <w:p w14:paraId="6E594EC1" w14:textId="77777777" w:rsidR="00555D55" w:rsidRPr="00D822A3" w:rsidRDefault="00555D55" w:rsidP="00B92E77">
      <w:pPr>
        <w:pStyle w:val="Code"/>
        <w:rPr>
          <w:highlight w:val="white"/>
          <w:lang w:val="en-GB"/>
        </w:rPr>
      </w:pPr>
      <w:r w:rsidRPr="00D822A3">
        <w:rPr>
          <w:highlight w:val="white"/>
          <w:lang w:val="en-GB"/>
        </w:rPr>
        <w:t xml:space="preserve">  }</w:t>
      </w:r>
    </w:p>
    <w:p w14:paraId="732F319B" w14:textId="77777777" w:rsidR="00555D55" w:rsidRPr="00D822A3" w:rsidRDefault="00555D55" w:rsidP="00B92E77">
      <w:pPr>
        <w:pStyle w:val="Code"/>
        <w:rPr>
          <w:highlight w:val="white"/>
          <w:lang w:val="en-GB"/>
        </w:rPr>
      </w:pPr>
      <w:r w:rsidRPr="00D822A3">
        <w:rPr>
          <w:highlight w:val="white"/>
          <w:lang w:val="en-GB"/>
        </w:rPr>
        <w:t xml:space="preserve">  else {</w:t>
      </w:r>
    </w:p>
    <w:p w14:paraId="748EEBE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9FE2DEE" w14:textId="77777777" w:rsidR="00555D55" w:rsidRPr="00D822A3" w:rsidRDefault="00555D55" w:rsidP="00B92E77">
      <w:pPr>
        <w:pStyle w:val="Code"/>
        <w:rPr>
          <w:highlight w:val="white"/>
          <w:lang w:val="en-GB"/>
        </w:rPr>
      </w:pPr>
      <w:r w:rsidRPr="00D822A3">
        <w:rPr>
          <w:highlight w:val="white"/>
          <w:lang w:val="en-GB"/>
        </w:rPr>
        <w:t xml:space="preserve">    return 0;</w:t>
      </w:r>
    </w:p>
    <w:p w14:paraId="1734D1EA" w14:textId="77777777" w:rsidR="00555D55" w:rsidRPr="00D822A3" w:rsidRDefault="00555D55" w:rsidP="00B92E77">
      <w:pPr>
        <w:pStyle w:val="Code"/>
        <w:rPr>
          <w:highlight w:val="white"/>
          <w:lang w:val="en-GB"/>
        </w:rPr>
      </w:pPr>
      <w:r w:rsidRPr="00D822A3">
        <w:rPr>
          <w:highlight w:val="white"/>
          <w:lang w:val="en-GB"/>
        </w:rPr>
        <w:t xml:space="preserve">  }</w:t>
      </w:r>
    </w:p>
    <w:p w14:paraId="6065B84D" w14:textId="0AD19204" w:rsidR="00555D55" w:rsidRDefault="00555D55" w:rsidP="00B92E77">
      <w:pPr>
        <w:pStyle w:val="Code"/>
        <w:rPr>
          <w:highlight w:val="white"/>
          <w:lang w:val="en-GB"/>
        </w:rPr>
      </w:pPr>
      <w:r w:rsidRPr="00D822A3">
        <w:rPr>
          <w:highlight w:val="white"/>
          <w:lang w:val="en-GB"/>
        </w:rPr>
        <w:t>}</w:t>
      </w:r>
    </w:p>
    <w:p w14:paraId="24DB4BEB" w14:textId="4913C9A7" w:rsidR="00FD34B4" w:rsidRDefault="00FA1FC8" w:rsidP="00FD34B4">
      <w:pPr>
        <w:pStyle w:val="Rubrik3"/>
        <w:rPr>
          <w:highlight w:val="white"/>
          <w:lang w:val="en-GB"/>
        </w:rPr>
      </w:pPr>
      <w:r>
        <w:rPr>
          <w:highlight w:val="white"/>
          <w:lang w:val="en-GB"/>
        </w:rPr>
        <w:t xml:space="preserve">Trigonometric </w:t>
      </w:r>
      <w:r w:rsidR="00FD34B4">
        <w:rPr>
          <w:highlight w:val="white"/>
          <w:lang w:val="en-GB"/>
        </w:rPr>
        <w:t>Arc Functions</w:t>
      </w:r>
    </w:p>
    <w:p w14:paraId="6FCA5364" w14:textId="1BCAC463" w:rsidR="004739B8" w:rsidRPr="00F6704B" w:rsidRDefault="00F7762D" w:rsidP="004739B8">
      <w:pPr>
        <w:rPr>
          <w:rFonts w:eastAsiaTheme="minorEastAsia"/>
          <w:lang w:val="en-GB"/>
        </w:rPr>
      </w:pPr>
      <w:r>
        <w:rPr>
          <w:highlight w:val="white"/>
          <w:lang w:val="en-GB"/>
        </w:rPr>
        <w:t>The arcsine function is defined for all</w:t>
      </w:r>
      <m:oMath>
        <m:r>
          <w:rPr>
            <w:rFonts w:ascii="Cambria Math" w:hAnsi="Cambria Math"/>
            <w:lang w:val="en-GB"/>
          </w:rPr>
          <m:t xml:space="preserve"> x</m:t>
        </m:r>
      </m:oMath>
      <w:r w:rsidR="00F6704B">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sidR="00F6704B">
        <w:rPr>
          <w:rFonts w:eastAsiaTheme="minorEastAsia"/>
          <w:lang w:val="en-GB"/>
        </w:rPr>
        <w:t xml:space="preserve"> </w:t>
      </w:r>
      <w:r>
        <w:rPr>
          <w:rFonts w:eastAsiaTheme="minorEastAsia"/>
          <w:lang w:val="en-GB"/>
        </w:rPr>
        <w:t>as follows</w:t>
      </w:r>
      <w:r w:rsidR="001F47A5">
        <w:rPr>
          <w:rFonts w:eastAsiaTheme="minorEastAsia"/>
          <w:lang w:val="en-GB"/>
        </w:rPr>
        <w:t>:</w:t>
      </w:r>
    </w:p>
    <w:p w14:paraId="327FC7FA" w14:textId="0FDC8ED7" w:rsidR="007B521C" w:rsidRPr="007B521C" w:rsidRDefault="006F6595" w:rsidP="007B521C">
      <w:pPr>
        <w:rPr>
          <w:highlight w:val="white"/>
          <w:lang w:val="en-GB"/>
        </w:rPr>
      </w:pPr>
      <m:oMathPara>
        <m:oMath>
          <m:d>
            <m:dPr>
              <m:begChr m:val="{"/>
              <m:endChr m:val=""/>
              <m:ctrlPr>
                <w:rPr>
                  <w:rFonts w:ascii="Cambria Math" w:hAnsi="Cambria Math"/>
                  <w:i/>
                  <w:lang w:val="en-GB"/>
                </w:rPr>
              </m:ctrlPr>
            </m:dPr>
            <m:e>
              <m:eqArr>
                <m:eqArrPr>
                  <m:ctrlPr>
                    <w:rPr>
                      <w:rFonts w:ascii="Cambria Math"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r>
                        <w:rPr>
                          <w:rFonts w:ascii="Cambria Math" w:hAnsi="Cambria Math"/>
                          <w:lang w:val="en-GB"/>
                        </w:rPr>
                        <m:t>1=</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-1</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r>
                        <w:rPr>
                          <w:rFonts w:ascii="Cambria Math" w:hAnsi="Cambria Math"/>
                          <w:lang w:val="en-GB"/>
                        </w:rPr>
                        <m:t>x=</m:t>
                      </m:r>
                    </m:e>
                  </m:func>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e>
                      <m:e>
                        <m:r>
                          <w:rPr>
                            <w:rFonts w:ascii="Cambria Math" w:eastAsiaTheme="minorEastAsia" w:hAnsi="Cambria Math"/>
                            <w:lang w:val="en-GB"/>
                          </w:rPr>
                          <m:t xml:space="preserve">if </m:t>
                        </m:r>
                        <m:r>
                          <m:rPr>
                            <m:sty m:val="p"/>
                          </m:rPr>
                          <w:rPr>
                            <w:rFonts w:ascii="Cambria Math" w:hAnsi="Cambria Math"/>
                            <w:highlight w:val="white"/>
                            <w:lang w:val="en-GB"/>
                          </w:rPr>
                          <m:t xml:space="preserve"> </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&lt;1</m:t>
                  </m:r>
                </m:e>
              </m:eqArr>
            </m:e>
          </m:d>
        </m:oMath>
      </m:oMathPara>
    </w:p>
    <w:p w14:paraId="6F5C68F5" w14:textId="77777777" w:rsidR="006368FB" w:rsidRPr="00D822A3" w:rsidRDefault="006368FB" w:rsidP="006368FB">
      <w:pPr>
        <w:pStyle w:val="Code"/>
        <w:rPr>
          <w:highlight w:val="white"/>
          <w:lang w:val="en-GB"/>
        </w:rPr>
      </w:pPr>
      <w:r w:rsidRPr="00D822A3">
        <w:rPr>
          <w:highlight w:val="white"/>
          <w:lang w:val="en-GB"/>
        </w:rPr>
        <w:t>double asin(double v) {</w:t>
      </w:r>
    </w:p>
    <w:p w14:paraId="473375D8" w14:textId="750F39E2" w:rsidR="006368FB" w:rsidRDefault="007B521C" w:rsidP="006368FB">
      <w:pPr>
        <w:pStyle w:val="Code"/>
        <w:rPr>
          <w:highlight w:val="white"/>
          <w:lang w:val="en-GB"/>
        </w:rPr>
      </w:pPr>
      <w:r>
        <w:rPr>
          <w:highlight w:val="white"/>
          <w:lang w:val="en-GB"/>
        </w:rPr>
        <w:t xml:space="preserve">  if</w:t>
      </w:r>
      <w:r w:rsidR="00B45F29">
        <w:rPr>
          <w:highlight w:val="white"/>
          <w:lang w:val="en-GB"/>
        </w:rPr>
        <w:t xml:space="preserve"> (x == 1) {</w:t>
      </w:r>
    </w:p>
    <w:p w14:paraId="642C8A76" w14:textId="75AD2FBE" w:rsidR="00EB4342" w:rsidRDefault="00EB4342" w:rsidP="006368FB">
      <w:pPr>
        <w:pStyle w:val="Code"/>
        <w:rPr>
          <w:highlight w:val="white"/>
          <w:lang w:val="en-GB"/>
        </w:rPr>
      </w:pPr>
      <w:r>
        <w:rPr>
          <w:highlight w:val="white"/>
          <w:lang w:val="en-GB"/>
        </w:rPr>
        <w:t xml:space="preserve">    return PI / 2;</w:t>
      </w:r>
    </w:p>
    <w:p w14:paraId="0DF6EC09" w14:textId="0040DCB3" w:rsidR="00B45F29" w:rsidRDefault="00B45F29" w:rsidP="006368FB">
      <w:pPr>
        <w:pStyle w:val="Code"/>
        <w:rPr>
          <w:highlight w:val="white"/>
          <w:lang w:val="en-GB"/>
        </w:rPr>
      </w:pPr>
      <w:r>
        <w:rPr>
          <w:highlight w:val="white"/>
          <w:lang w:val="en-GB"/>
        </w:rPr>
        <w:t xml:space="preserve">  }</w:t>
      </w:r>
    </w:p>
    <w:p w14:paraId="535F7FB1" w14:textId="248F1D6C" w:rsidR="00B45F29" w:rsidRDefault="00B45F29" w:rsidP="006368FB">
      <w:pPr>
        <w:pStyle w:val="Code"/>
        <w:rPr>
          <w:highlight w:val="white"/>
          <w:lang w:val="en-GB"/>
        </w:rPr>
      </w:pPr>
      <w:r>
        <w:rPr>
          <w:highlight w:val="white"/>
          <w:lang w:val="en-GB"/>
        </w:rPr>
        <w:t xml:space="preserve">  else if (x == -1) {</w:t>
      </w:r>
    </w:p>
    <w:p w14:paraId="72923104" w14:textId="6D6F5EEF" w:rsidR="00FD1CFA" w:rsidRDefault="00FD1CFA" w:rsidP="00FD1CFA">
      <w:pPr>
        <w:pStyle w:val="Code"/>
        <w:rPr>
          <w:highlight w:val="white"/>
          <w:lang w:val="en-GB"/>
        </w:rPr>
      </w:pPr>
      <w:r>
        <w:rPr>
          <w:highlight w:val="white"/>
          <w:lang w:val="en-GB"/>
        </w:rPr>
        <w:t xml:space="preserve">    return -PI / 2;</w:t>
      </w:r>
    </w:p>
    <w:p w14:paraId="5AE46779" w14:textId="7DA269D2" w:rsidR="00B45F29" w:rsidRDefault="00B45F29" w:rsidP="006368FB">
      <w:pPr>
        <w:pStyle w:val="Code"/>
        <w:rPr>
          <w:highlight w:val="white"/>
          <w:lang w:val="en-GB"/>
        </w:rPr>
      </w:pPr>
      <w:r>
        <w:rPr>
          <w:highlight w:val="white"/>
          <w:lang w:val="en-GB"/>
        </w:rPr>
        <w:t xml:space="preserve">  }</w:t>
      </w:r>
    </w:p>
    <w:p w14:paraId="5AC2A1FC" w14:textId="42BE2FF8" w:rsidR="00B45F29" w:rsidRPr="00D822A3" w:rsidRDefault="00B45F29" w:rsidP="006368FB">
      <w:pPr>
        <w:pStyle w:val="Code"/>
        <w:rPr>
          <w:highlight w:val="white"/>
          <w:lang w:val="en-GB"/>
        </w:rPr>
      </w:pPr>
      <w:r>
        <w:rPr>
          <w:highlight w:val="white"/>
          <w:lang w:val="en-GB"/>
        </w:rPr>
        <w:t xml:space="preserve">  else </w:t>
      </w:r>
      <w:r w:rsidR="00411567">
        <w:rPr>
          <w:highlight w:val="white"/>
          <w:lang w:val="en-GB"/>
        </w:rPr>
        <w:t>if (</w:t>
      </w:r>
      <w:r w:rsidR="0093492E">
        <w:rPr>
          <w:highlight w:val="white"/>
          <w:lang w:val="en-GB"/>
        </w:rPr>
        <w:t>fabs(x) &lt; 1) {</w:t>
      </w:r>
    </w:p>
    <w:p w14:paraId="6D3232C0" w14:textId="77777777" w:rsidR="000B400D" w:rsidRPr="000B400D" w:rsidRDefault="000B400D" w:rsidP="000B400D">
      <w:pPr>
        <w:pStyle w:val="Code"/>
        <w:rPr>
          <w:highlight w:val="white"/>
        </w:rPr>
      </w:pPr>
      <w:r w:rsidRPr="000B400D">
        <w:rPr>
          <w:highlight w:val="white"/>
        </w:rPr>
        <w:t xml:space="preserve">    return atan(x / sqrt(1 - (x * x)));</w:t>
      </w:r>
    </w:p>
    <w:p w14:paraId="5ECC3252" w14:textId="77777777" w:rsidR="006368FB" w:rsidRPr="00D822A3" w:rsidRDefault="006368FB" w:rsidP="006368FB">
      <w:pPr>
        <w:pStyle w:val="Code"/>
        <w:rPr>
          <w:highlight w:val="white"/>
          <w:lang w:val="en-GB"/>
        </w:rPr>
      </w:pPr>
      <w:r w:rsidRPr="00D822A3">
        <w:rPr>
          <w:highlight w:val="white"/>
          <w:lang w:val="en-GB"/>
        </w:rPr>
        <w:t xml:space="preserve">  }</w:t>
      </w:r>
    </w:p>
    <w:p w14:paraId="12262064" w14:textId="77777777" w:rsidR="006368FB" w:rsidRPr="00D822A3" w:rsidRDefault="006368FB" w:rsidP="006368FB">
      <w:pPr>
        <w:pStyle w:val="Code"/>
        <w:rPr>
          <w:highlight w:val="white"/>
          <w:lang w:val="en-GB"/>
        </w:rPr>
      </w:pPr>
      <w:r w:rsidRPr="00D822A3">
        <w:rPr>
          <w:highlight w:val="white"/>
          <w:lang w:val="en-GB"/>
        </w:rPr>
        <w:t xml:space="preserve">  else {</w:t>
      </w:r>
    </w:p>
    <w:p w14:paraId="5BB544DD" w14:textId="77777777" w:rsidR="006368FB" w:rsidRPr="00D822A3" w:rsidRDefault="006368FB" w:rsidP="006368FB">
      <w:pPr>
        <w:pStyle w:val="Code"/>
        <w:rPr>
          <w:highlight w:val="white"/>
          <w:lang w:val="en-GB"/>
        </w:rPr>
      </w:pPr>
      <w:r w:rsidRPr="00D822A3">
        <w:rPr>
          <w:highlight w:val="white"/>
          <w:lang w:val="en-GB"/>
        </w:rPr>
        <w:t xml:space="preserve">    errno = EDOM;</w:t>
      </w:r>
    </w:p>
    <w:p w14:paraId="541FB663" w14:textId="77777777" w:rsidR="006368FB" w:rsidRPr="00D822A3" w:rsidRDefault="006368FB" w:rsidP="006368FB">
      <w:pPr>
        <w:pStyle w:val="Code"/>
        <w:rPr>
          <w:highlight w:val="white"/>
          <w:lang w:val="en-GB"/>
        </w:rPr>
      </w:pPr>
      <w:r w:rsidRPr="00D822A3">
        <w:rPr>
          <w:highlight w:val="white"/>
          <w:lang w:val="en-GB"/>
        </w:rPr>
        <w:t xml:space="preserve">    return 0;</w:t>
      </w:r>
    </w:p>
    <w:p w14:paraId="5FA4E794" w14:textId="77777777" w:rsidR="006368FB" w:rsidRPr="00D822A3" w:rsidRDefault="006368FB" w:rsidP="006368FB">
      <w:pPr>
        <w:pStyle w:val="Code"/>
        <w:rPr>
          <w:highlight w:val="white"/>
          <w:lang w:val="en-GB"/>
        </w:rPr>
      </w:pPr>
      <w:r w:rsidRPr="00D822A3">
        <w:rPr>
          <w:highlight w:val="white"/>
          <w:lang w:val="en-GB"/>
        </w:rPr>
        <w:t xml:space="preserve">  }</w:t>
      </w:r>
    </w:p>
    <w:p w14:paraId="5454FD05" w14:textId="33A04913" w:rsidR="006368FB" w:rsidRDefault="006368FB" w:rsidP="006368FB">
      <w:pPr>
        <w:pStyle w:val="Code"/>
        <w:rPr>
          <w:highlight w:val="white"/>
          <w:lang w:val="en-GB"/>
        </w:rPr>
      </w:pPr>
      <w:r w:rsidRPr="00D822A3">
        <w:rPr>
          <w:highlight w:val="white"/>
          <w:lang w:val="en-GB"/>
        </w:rPr>
        <w:t>}</w:t>
      </w:r>
    </w:p>
    <w:p w14:paraId="1832BAC7" w14:textId="635CC355" w:rsidR="00B759A5" w:rsidRPr="00F6704B" w:rsidRDefault="00B759A5" w:rsidP="00B759A5">
      <w:pPr>
        <w:rPr>
          <w:rFonts w:eastAsiaTheme="minorEastAsia"/>
          <w:lang w:val="en-GB"/>
        </w:rPr>
      </w:pPr>
      <w:r>
        <w:rPr>
          <w:highlight w:val="white"/>
          <w:lang w:val="en-GB"/>
        </w:rPr>
        <w:t>The arccosine function is defined for all</w:t>
      </w:r>
      <m:oMath>
        <m:r>
          <w:rPr>
            <w:rFonts w:ascii="Cambria Math" w:hAnsi="Cambria Math"/>
            <w:lang w:val="en-GB"/>
          </w:rPr>
          <m:t xml:space="preserve"> x</m:t>
        </m:r>
      </m:oMath>
      <w:r>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Pr>
          <w:rFonts w:eastAsiaTheme="minorEastAsia"/>
          <w:lang w:val="en-GB"/>
        </w:rPr>
        <w:t xml:space="preserve"> as follows:</w:t>
      </w:r>
    </w:p>
    <w:p w14:paraId="7F87BDD7" w14:textId="4E2D696D" w:rsidR="00D63F57" w:rsidRPr="00D63F57" w:rsidRDefault="006F6595" w:rsidP="00F47E44">
      <w:pPr>
        <w:rPr>
          <w:rFonts w:eastAsiaTheme="minorEastAsia"/>
          <w:lang w:val="en-GB"/>
        </w:rPr>
      </w:pPr>
      <m:oMathPara>
        <m:oMath>
          <m:d>
            <m:dPr>
              <m:begChr m:val="{"/>
              <m:endChr m:val=""/>
              <m:ctrlPr>
                <w:rPr>
                  <w:rFonts w:ascii="Cambria Math" w:hAnsi="Cambria Math"/>
                  <w:i/>
                  <w:lang w:val="en-GB"/>
                </w:rPr>
              </m:ctrlPr>
            </m:dPr>
            <m:e>
              <m:eqArr>
                <m:eqArrPr>
                  <m:ctrlPr>
                    <w:rPr>
                      <w:rFonts w:ascii="Cambria Math"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r>
                        <w:rPr>
                          <w:rFonts w:ascii="Cambria Math" w:hAnsi="Cambria Math"/>
                          <w:lang w:val="en-GB"/>
                        </w:rPr>
                        <m:t>0=</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r>
                              <w:rPr>
                                <w:rFonts w:ascii="Cambria Math" w:hAnsi="Cambria Math"/>
                                <w:lang w:val="en-GB"/>
                              </w:rPr>
                              <m:t>x=</m:t>
                            </m:r>
                          </m:e>
                        </m:func>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num>
                                  <m:den>
                                    <m:r>
                                      <w:rPr>
                                        <w:rFonts w:ascii="Cambria Math" w:hAnsi="Cambria Math"/>
                                        <w:lang w:val="en-GB"/>
                                      </w:rPr>
                                      <m:t>x</m:t>
                                    </m:r>
                                  </m:den>
                                </m:f>
                              </m:e>
                            </m:d>
                          </m:e>
                        </m:func>
                      </m:e>
                      <m:e>
                        <m:r>
                          <w:rPr>
                            <w:rFonts w:ascii="Cambria Math" w:eastAsiaTheme="minorEastAsia" w:hAnsi="Cambria Math"/>
                            <w:lang w:val="en-GB"/>
                          </w:rPr>
                          <m:t>if 0&lt;</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&lt;1</m:t>
                  </m:r>
                </m:e>
              </m:eqArr>
            </m:e>
          </m:d>
        </m:oMath>
      </m:oMathPara>
    </w:p>
    <w:p w14:paraId="0CD85B1A" w14:textId="77777777" w:rsidR="00D63F57" w:rsidRDefault="00D63F57" w:rsidP="00B759A5">
      <w:pPr>
        <w:pStyle w:val="Code"/>
        <w:rPr>
          <w:highlight w:val="white"/>
          <w:lang w:val="en-GB"/>
        </w:rPr>
      </w:pPr>
    </w:p>
    <w:p w14:paraId="055DB144" w14:textId="07FE9C11" w:rsidR="00B759A5" w:rsidRPr="00D63F57" w:rsidRDefault="00B759A5" w:rsidP="00B759A5">
      <w:pPr>
        <w:pStyle w:val="Code"/>
        <w:rPr>
          <w:rFonts w:ascii="Times New Roman" w:eastAsiaTheme="minorEastAsia" w:hAnsi="Times New Roman"/>
          <w:noProof w:val="0"/>
          <w:highlight w:val="white"/>
          <w:lang w:val="en-GB"/>
        </w:rPr>
      </w:pPr>
      <w:r w:rsidRPr="00D822A3">
        <w:rPr>
          <w:highlight w:val="white"/>
          <w:lang w:val="en-GB"/>
        </w:rPr>
        <w:t>double a</w:t>
      </w:r>
      <w:r w:rsidR="008216BA">
        <w:rPr>
          <w:highlight w:val="white"/>
          <w:lang w:val="en-GB"/>
        </w:rPr>
        <w:t>cos</w:t>
      </w:r>
      <w:r w:rsidRPr="00D822A3">
        <w:rPr>
          <w:highlight w:val="white"/>
          <w:lang w:val="en-GB"/>
        </w:rPr>
        <w:t>(double v) {</w:t>
      </w:r>
    </w:p>
    <w:p w14:paraId="16C40D21" w14:textId="747B618A" w:rsidR="00F47E44" w:rsidRDefault="00B759A5" w:rsidP="00B759A5">
      <w:pPr>
        <w:pStyle w:val="Code"/>
        <w:rPr>
          <w:highlight w:val="white"/>
          <w:lang w:val="en-GB"/>
        </w:rPr>
      </w:pPr>
      <w:r>
        <w:rPr>
          <w:highlight w:val="white"/>
          <w:lang w:val="en-GB"/>
        </w:rPr>
        <w:t xml:space="preserve">  </w:t>
      </w:r>
      <w:r w:rsidR="00F47E44">
        <w:rPr>
          <w:highlight w:val="white"/>
          <w:lang w:val="en-GB"/>
        </w:rPr>
        <w:t>if (x == 0) {</w:t>
      </w:r>
    </w:p>
    <w:p w14:paraId="3C59D7B4" w14:textId="72AFFB00" w:rsidR="00F47E44" w:rsidRDefault="00D36AAB" w:rsidP="00B759A5">
      <w:pPr>
        <w:pStyle w:val="Code"/>
        <w:rPr>
          <w:highlight w:val="white"/>
          <w:lang w:val="en-GB"/>
        </w:rPr>
      </w:pPr>
      <w:r>
        <w:rPr>
          <w:highlight w:val="white"/>
          <w:lang w:val="en-GB"/>
        </w:rPr>
        <w:t xml:space="preserve">    return PI / 2;</w:t>
      </w:r>
    </w:p>
    <w:p w14:paraId="6651F3A1" w14:textId="1F114471" w:rsidR="00F47E44" w:rsidRDefault="00F47E44" w:rsidP="00B759A5">
      <w:pPr>
        <w:pStyle w:val="Code"/>
        <w:rPr>
          <w:highlight w:val="white"/>
          <w:lang w:val="en-GB"/>
        </w:rPr>
      </w:pPr>
      <w:r>
        <w:rPr>
          <w:highlight w:val="white"/>
          <w:lang w:val="en-GB"/>
        </w:rPr>
        <w:t xml:space="preserve">  }</w:t>
      </w:r>
    </w:p>
    <w:p w14:paraId="6DF695EB" w14:textId="47459A6E" w:rsidR="00B759A5" w:rsidRPr="00D822A3" w:rsidRDefault="00F47E44" w:rsidP="00B759A5">
      <w:pPr>
        <w:pStyle w:val="Code"/>
        <w:rPr>
          <w:highlight w:val="white"/>
          <w:lang w:val="en-GB"/>
        </w:rPr>
      </w:pPr>
      <w:r>
        <w:rPr>
          <w:highlight w:val="white"/>
          <w:lang w:val="en-GB"/>
        </w:rPr>
        <w:t xml:space="preserve">  else </w:t>
      </w:r>
      <w:r w:rsidR="00B759A5">
        <w:rPr>
          <w:highlight w:val="white"/>
          <w:lang w:val="en-GB"/>
        </w:rPr>
        <w:t xml:space="preserve">if </w:t>
      </w:r>
      <w:r w:rsidR="007C5EDA">
        <w:rPr>
          <w:highlight w:val="white"/>
          <w:lang w:val="en-GB"/>
        </w:rPr>
        <w:t>(fabs(x) &lt; 1</w:t>
      </w:r>
      <w:r w:rsidR="00B759A5">
        <w:rPr>
          <w:highlight w:val="white"/>
          <w:lang w:val="en-GB"/>
        </w:rPr>
        <w:t>) {</w:t>
      </w:r>
    </w:p>
    <w:p w14:paraId="27E24206" w14:textId="0A29BF16" w:rsidR="00B759A5" w:rsidRPr="00D822A3" w:rsidRDefault="00B759A5" w:rsidP="00B759A5">
      <w:pPr>
        <w:pStyle w:val="Code"/>
        <w:rPr>
          <w:highlight w:val="white"/>
          <w:lang w:val="en-GB"/>
        </w:rPr>
      </w:pPr>
      <w:r w:rsidRPr="00D822A3">
        <w:rPr>
          <w:highlight w:val="white"/>
          <w:lang w:val="en-GB"/>
        </w:rPr>
        <w:t xml:space="preserve">    return </w:t>
      </w:r>
      <w:r>
        <w:rPr>
          <w:highlight w:val="white"/>
          <w:lang w:val="en-GB"/>
        </w:rPr>
        <w:t>atan(</w:t>
      </w:r>
      <w:r w:rsidR="00914AB2">
        <w:rPr>
          <w:highlight w:val="white"/>
          <w:lang w:val="en-GB"/>
        </w:rPr>
        <w:t xml:space="preserve">x / </w:t>
      </w:r>
      <w:r>
        <w:rPr>
          <w:highlight w:val="white"/>
          <w:lang w:val="en-GB"/>
        </w:rPr>
        <w:t xml:space="preserve">sqrt(1 - </w:t>
      </w:r>
      <w:r w:rsidR="00B91EDA">
        <w:rPr>
          <w:highlight w:val="white"/>
          <w:lang w:val="en-GB"/>
        </w:rPr>
        <w:t>(</w:t>
      </w:r>
      <w:r>
        <w:rPr>
          <w:highlight w:val="white"/>
          <w:lang w:val="en-GB"/>
        </w:rPr>
        <w:t>x * x</w:t>
      </w:r>
      <w:r w:rsidR="00B91EDA">
        <w:rPr>
          <w:highlight w:val="white"/>
          <w:lang w:val="en-GB"/>
        </w:rPr>
        <w:t>)</w:t>
      </w:r>
      <w:r>
        <w:rPr>
          <w:highlight w:val="white"/>
          <w:lang w:val="en-GB"/>
        </w:rPr>
        <w:t>));</w:t>
      </w:r>
    </w:p>
    <w:p w14:paraId="2E0B9827" w14:textId="77777777" w:rsidR="00B759A5" w:rsidRPr="00D822A3" w:rsidRDefault="00B759A5" w:rsidP="00B759A5">
      <w:pPr>
        <w:pStyle w:val="Code"/>
        <w:rPr>
          <w:highlight w:val="white"/>
          <w:lang w:val="en-GB"/>
        </w:rPr>
      </w:pPr>
      <w:r w:rsidRPr="00D822A3">
        <w:rPr>
          <w:highlight w:val="white"/>
          <w:lang w:val="en-GB"/>
        </w:rPr>
        <w:t xml:space="preserve">  }</w:t>
      </w:r>
    </w:p>
    <w:p w14:paraId="0DD8DDF2" w14:textId="77777777" w:rsidR="00B759A5" w:rsidRPr="00D822A3" w:rsidRDefault="00B759A5" w:rsidP="00B759A5">
      <w:pPr>
        <w:pStyle w:val="Code"/>
        <w:rPr>
          <w:highlight w:val="white"/>
          <w:lang w:val="en-GB"/>
        </w:rPr>
      </w:pPr>
      <w:r w:rsidRPr="00D822A3">
        <w:rPr>
          <w:highlight w:val="white"/>
          <w:lang w:val="en-GB"/>
        </w:rPr>
        <w:t xml:space="preserve">  else {</w:t>
      </w:r>
    </w:p>
    <w:p w14:paraId="53C75538" w14:textId="77777777" w:rsidR="00B759A5" w:rsidRPr="00D822A3" w:rsidRDefault="00B759A5" w:rsidP="00B759A5">
      <w:pPr>
        <w:pStyle w:val="Code"/>
        <w:rPr>
          <w:highlight w:val="white"/>
          <w:lang w:val="en-GB"/>
        </w:rPr>
      </w:pPr>
      <w:r w:rsidRPr="00D822A3">
        <w:rPr>
          <w:highlight w:val="white"/>
          <w:lang w:val="en-GB"/>
        </w:rPr>
        <w:t xml:space="preserve">    errno = EDOM;</w:t>
      </w:r>
    </w:p>
    <w:p w14:paraId="211D2A0D" w14:textId="77777777" w:rsidR="00B759A5" w:rsidRPr="00D822A3" w:rsidRDefault="00B759A5" w:rsidP="00B759A5">
      <w:pPr>
        <w:pStyle w:val="Code"/>
        <w:rPr>
          <w:highlight w:val="white"/>
          <w:lang w:val="en-GB"/>
        </w:rPr>
      </w:pPr>
      <w:r w:rsidRPr="00D822A3">
        <w:rPr>
          <w:highlight w:val="white"/>
          <w:lang w:val="en-GB"/>
        </w:rPr>
        <w:t xml:space="preserve">    return 0;</w:t>
      </w:r>
    </w:p>
    <w:p w14:paraId="76E2ECFE" w14:textId="77777777" w:rsidR="00B759A5" w:rsidRPr="00D822A3" w:rsidRDefault="00B759A5" w:rsidP="00B759A5">
      <w:pPr>
        <w:pStyle w:val="Code"/>
        <w:rPr>
          <w:highlight w:val="white"/>
          <w:lang w:val="en-GB"/>
        </w:rPr>
      </w:pPr>
      <w:r w:rsidRPr="00D822A3">
        <w:rPr>
          <w:highlight w:val="white"/>
          <w:lang w:val="en-GB"/>
        </w:rPr>
        <w:t xml:space="preserve">  }</w:t>
      </w:r>
    </w:p>
    <w:p w14:paraId="27202B88" w14:textId="6D5B01E9" w:rsidR="00B759A5" w:rsidRPr="00D822A3" w:rsidRDefault="00B759A5" w:rsidP="006368FB">
      <w:pPr>
        <w:pStyle w:val="Code"/>
        <w:rPr>
          <w:highlight w:val="white"/>
          <w:lang w:val="en-GB"/>
        </w:rPr>
      </w:pPr>
      <w:r w:rsidRPr="00D822A3">
        <w:rPr>
          <w:highlight w:val="white"/>
          <w:lang w:val="en-GB"/>
        </w:rPr>
        <w:t>}</w:t>
      </w:r>
    </w:p>
    <w:p w14:paraId="5CA38B2D" w14:textId="77777777" w:rsidR="00873A1D" w:rsidRPr="00D822A3" w:rsidRDefault="00873A1D" w:rsidP="00873A1D">
      <w:pPr>
        <w:rPr>
          <w:highlight w:val="white"/>
          <w:lang w:val="en-GB"/>
        </w:rPr>
      </w:pPr>
      <w:r>
        <w:rPr>
          <w:highlight w:val="white"/>
          <w:lang w:val="en-GB"/>
        </w:rPr>
        <w:t xml:space="preserve">The arctangent function is defined for all </w:t>
      </w:r>
      <m:oMath>
        <m:r>
          <w:rPr>
            <w:rFonts w:ascii="Cambria Math" w:hAnsi="Cambria Math"/>
            <w:lang w:val="en-GB"/>
          </w:rPr>
          <m:t>-1</m:t>
        </m:r>
        <m:r>
          <w:rPr>
            <w:rFonts w:ascii="Cambria Math" w:hAnsi="Cambria Math"/>
            <w:highlight w:val="white"/>
            <w:lang w:val="en-GB"/>
          </w:rPr>
          <m:t>≤</m:t>
        </m:r>
        <m:r>
          <w:rPr>
            <w:rFonts w:ascii="Cambria Math" w:hAnsi="Cambria Math"/>
            <w:lang w:val="en-GB"/>
          </w:rPr>
          <m:t>x</m:t>
        </m:r>
        <m:r>
          <w:rPr>
            <w:rFonts w:ascii="Cambria Math" w:hAnsi="Cambria Math"/>
            <w:highlight w:val="white"/>
            <w:lang w:val="en-GB"/>
          </w:rPr>
          <m:t>≤</m:t>
        </m:r>
        <m:r>
          <w:rPr>
            <w:rFonts w:ascii="Cambria Math" w:hAnsi="Cambria Math"/>
            <w:lang w:val="en-GB"/>
          </w:rPr>
          <m:t>1</m:t>
        </m:r>
      </m:oMath>
      <w:r>
        <w:rPr>
          <w:rFonts w:eastAsiaTheme="minorEastAsia"/>
          <w:lang w:val="en-GB"/>
        </w:rPr>
        <w:t xml:space="preserve"> as follows:</w:t>
      </w:r>
    </w:p>
    <w:p w14:paraId="091F2607" w14:textId="77777777" w:rsidR="00873A1D" w:rsidRPr="00CE2753" w:rsidRDefault="006F6595"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-atan⁡</m:t>
                </m:r>
                <m:d>
                  <m:dPr>
                    <m:ctrlPr>
                      <w:rPr>
                        <w:rFonts w:ascii="Cambria Math" w:hAnsi="Cambria Math"/>
                        <w:i/>
                        <w:lang w:val="en-GB"/>
                      </w:rPr>
                    </m:ctrlPr>
                  </m:dPr>
                  <m:e>
                    <m:r>
                      <w:rPr>
                        <w:rFonts w:ascii="Cambria Math" w:hAnsi="Cambria Math"/>
                        <w:lang w:val="en-GB"/>
                      </w:rPr>
                      <m:t>-x</m:t>
                    </m:r>
                  </m:e>
                </m:d>
              </m:e>
              <m:e>
                <m:r>
                  <w:rPr>
                    <w:rFonts w:ascii="Cambria Math" w:hAnsi="Cambria Math"/>
                    <w:lang w:val="en-GB"/>
                  </w:rPr>
                  <m:t>for all x</m:t>
                </m:r>
              </m:e>
            </m:mr>
          </m:m>
        </m:oMath>
      </m:oMathPara>
    </w:p>
    <w:p w14:paraId="0B028482" w14:textId="77777777" w:rsidR="00873A1D" w:rsidRPr="00CE2753" w:rsidRDefault="006F6595"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r>
                  <m:rPr>
                    <m:sty m:val="p"/>
                  </m:rPr>
                  <w:rPr>
                    <w:rFonts w:ascii="Cambria Math" w:hAnsi="Cambria Math"/>
                    <w:lang w:val="en-GB"/>
                  </w:rPr>
                  <m:t>-atan⁡</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x</m:t>
                        </m:r>
                      </m:den>
                    </m:f>
                  </m:e>
                </m:d>
              </m:e>
              <m:e>
                <m:r>
                  <w:rPr>
                    <w:rFonts w:ascii="Cambria Math" w:hAnsi="Cambria Math"/>
                    <w:lang w:val="en-GB"/>
                  </w:rPr>
                  <m:t>if x&gt;0</m:t>
                </m:r>
              </m:e>
            </m:mr>
          </m:m>
        </m:oMath>
      </m:oMathPara>
    </w:p>
    <w:p w14:paraId="7AA217E9" w14:textId="062BFE90" w:rsidR="00873A1D" w:rsidRPr="00D822A3" w:rsidRDefault="006F6595"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377C37B0" w14:textId="52012BF3" w:rsidR="00873A1D" w:rsidRDefault="006249B8" w:rsidP="00873A1D">
      <w:pPr>
        <w:pStyle w:val="Code"/>
        <w:rPr>
          <w:highlight w:val="white"/>
          <w:lang w:val="en-GB"/>
        </w:rPr>
      </w:pPr>
      <w:r>
        <w:rPr>
          <w:highlight w:val="white"/>
          <w:lang w:val="en-GB"/>
        </w:rPr>
        <w:t xml:space="preserve"> </w:t>
      </w:r>
      <w:r w:rsidR="00873A1D" w:rsidRPr="00D822A3">
        <w:rPr>
          <w:highlight w:val="white"/>
          <w:lang w:val="en-GB"/>
        </w:rPr>
        <w:t xml:space="preserve">double atan(double </w:t>
      </w:r>
      <w:r w:rsidR="00873A1D">
        <w:rPr>
          <w:highlight w:val="white"/>
          <w:lang w:val="en-GB"/>
        </w:rPr>
        <w:t>x</w:t>
      </w:r>
      <w:r w:rsidR="00873A1D" w:rsidRPr="00D822A3">
        <w:rPr>
          <w:highlight w:val="white"/>
          <w:lang w:val="en-GB"/>
        </w:rPr>
        <w:t>) {</w:t>
      </w:r>
    </w:p>
    <w:p w14:paraId="33712019" w14:textId="77777777" w:rsidR="00873A1D" w:rsidRDefault="00873A1D" w:rsidP="00873A1D">
      <w:pPr>
        <w:pStyle w:val="Code"/>
        <w:rPr>
          <w:highlight w:val="white"/>
          <w:lang w:val="en-GB"/>
        </w:rPr>
      </w:pPr>
      <w:r>
        <w:rPr>
          <w:highlight w:val="white"/>
          <w:lang w:val="en-GB"/>
        </w:rPr>
        <w:t xml:space="preserve">  if (x &lt; 0) {</w:t>
      </w:r>
    </w:p>
    <w:p w14:paraId="15E92BA9" w14:textId="77777777" w:rsidR="00873A1D" w:rsidRDefault="00873A1D" w:rsidP="00873A1D">
      <w:pPr>
        <w:pStyle w:val="Code"/>
        <w:rPr>
          <w:highlight w:val="white"/>
          <w:lang w:val="en-GB"/>
        </w:rPr>
      </w:pPr>
      <w:r>
        <w:rPr>
          <w:highlight w:val="white"/>
          <w:lang w:val="en-GB"/>
        </w:rPr>
        <w:t xml:space="preserve">    return -atan(-x);</w:t>
      </w:r>
    </w:p>
    <w:p w14:paraId="2D3CBE4C" w14:textId="77777777" w:rsidR="00873A1D" w:rsidRDefault="00873A1D" w:rsidP="00873A1D">
      <w:pPr>
        <w:pStyle w:val="Code"/>
        <w:rPr>
          <w:highlight w:val="white"/>
          <w:lang w:val="en-GB"/>
        </w:rPr>
      </w:pPr>
      <w:r>
        <w:rPr>
          <w:highlight w:val="white"/>
          <w:lang w:val="en-GB"/>
        </w:rPr>
        <w:lastRenderedPageBreak/>
        <w:t xml:space="preserve">  }</w:t>
      </w:r>
    </w:p>
    <w:p w14:paraId="0E5D4387" w14:textId="77777777" w:rsidR="00873A1D" w:rsidRDefault="00873A1D" w:rsidP="00873A1D">
      <w:pPr>
        <w:pStyle w:val="Code"/>
        <w:rPr>
          <w:highlight w:val="white"/>
          <w:lang w:val="en-GB"/>
        </w:rPr>
      </w:pPr>
      <w:r>
        <w:rPr>
          <w:highlight w:val="white"/>
          <w:lang w:val="en-GB"/>
        </w:rPr>
        <w:t xml:space="preserve">  else if (x &gt; 1) {</w:t>
      </w:r>
    </w:p>
    <w:p w14:paraId="2AF44452" w14:textId="77777777" w:rsidR="00873A1D" w:rsidRDefault="00873A1D" w:rsidP="00873A1D">
      <w:pPr>
        <w:pStyle w:val="Code"/>
        <w:rPr>
          <w:highlight w:val="white"/>
          <w:lang w:val="en-GB"/>
        </w:rPr>
      </w:pPr>
      <w:r>
        <w:rPr>
          <w:highlight w:val="white"/>
          <w:lang w:val="en-GB"/>
        </w:rPr>
        <w:t xml:space="preserve">    return PI / 2 - atan(1 / x);</w:t>
      </w:r>
    </w:p>
    <w:p w14:paraId="77EDD30E" w14:textId="77777777" w:rsidR="00873A1D" w:rsidRDefault="00873A1D" w:rsidP="00873A1D">
      <w:pPr>
        <w:pStyle w:val="Code"/>
        <w:rPr>
          <w:highlight w:val="white"/>
          <w:lang w:val="en-GB"/>
        </w:rPr>
      </w:pPr>
      <w:r>
        <w:rPr>
          <w:highlight w:val="white"/>
          <w:lang w:val="en-GB"/>
        </w:rPr>
        <w:t xml:space="preserve">  }</w:t>
      </w:r>
    </w:p>
    <w:p w14:paraId="11486ABF" w14:textId="70ACF16E" w:rsidR="007D7C8E" w:rsidRPr="004B4399" w:rsidRDefault="007D7C8E" w:rsidP="007D7C8E">
      <w:pPr>
        <w:rPr>
          <w:rFonts w:eastAsiaTheme="minorEastAsia"/>
          <w:lang w:val="en-GB"/>
        </w:rPr>
      </w:pPr>
      <w:r>
        <w:rPr>
          <w:highlight w:val="white"/>
          <w:lang w:val="en-GB"/>
        </w:rPr>
        <w:t>The number of iteration</w:t>
      </w:r>
      <w:r w:rsidR="00DF6CAA">
        <w:rPr>
          <w:highlight w:val="white"/>
          <w:lang w:val="en-GB"/>
        </w:rPr>
        <w:t>s</w:t>
      </w:r>
      <w:r>
        <w:rPr>
          <w:highlight w:val="white"/>
          <w:lang w:val="en-GB"/>
        </w:rPr>
        <w:t xml:space="preserve"> of the formula above is </w:t>
      </w:r>
      <w:proofErr w:type="gramStart"/>
      <w:r>
        <w:rPr>
          <w:highlight w:val="white"/>
          <w:lang w:val="en-GB"/>
        </w:rPr>
        <w:t>ve</w:t>
      </w:r>
      <w:r w:rsidR="006B629C">
        <w:rPr>
          <w:highlight w:val="white"/>
          <w:lang w:val="en-GB"/>
        </w:rPr>
        <w:t>r</w:t>
      </w:r>
      <w:r>
        <w:rPr>
          <w:highlight w:val="white"/>
          <w:lang w:val="en-GB"/>
        </w:rPr>
        <w:t>y high</w:t>
      </w:r>
      <w:proofErr w:type="gramEnd"/>
      <w:r>
        <w:rPr>
          <w:highlight w:val="white"/>
          <w:lang w:val="en-GB"/>
        </w:rPr>
        <w:t xml:space="preserve"> for values close to one. Therefore, we use the following formula for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hAnsi="Cambria Math"/>
            <w:lang w:val="en-GB"/>
          </w:rPr>
          <m:t>≤x≤1.</m:t>
        </m:r>
      </m:oMath>
      <w:r w:rsidR="00C35224">
        <w:rPr>
          <w:rFonts w:eastAsiaTheme="minorEastAsia"/>
          <w:lang w:val="en-GB"/>
        </w:rPr>
        <w:t xml:space="preserve"> The function argument of the </w:t>
      </w:r>
      <w:r w:rsidR="00B12D65">
        <w:rPr>
          <w:rFonts w:eastAsiaTheme="minorEastAsia"/>
          <w:lang w:val="en-GB"/>
        </w:rPr>
        <w:t>right-hand</w:t>
      </w:r>
      <w:r w:rsidR="00C35224">
        <w:rPr>
          <w:rFonts w:eastAsiaTheme="minorEastAsia"/>
          <w:lang w:val="en-GB"/>
        </w:rPr>
        <w:t xml:space="preserve"> call is always less than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oMath>
      <w:r w:rsidR="005B032F">
        <w:rPr>
          <w:rFonts w:eastAsiaTheme="minorEastAsia"/>
          <w:lang w:val="en-GB"/>
        </w:rPr>
        <w:t>, since the numerator is at most one and the denominator is at least two.</w:t>
      </w:r>
    </w:p>
    <w:p w14:paraId="27A9899B" w14:textId="5D8C80BC" w:rsidR="004B4399" w:rsidRPr="004B4399" w:rsidRDefault="006F6595" w:rsidP="007D7C8E">
      <w:pPr>
        <w:rPr>
          <w:rFonts w:eastAsiaTheme="minorEastAsia"/>
          <w:highlight w:val="white"/>
          <w:lang w:val="en-GB"/>
        </w:rPr>
      </w:pPr>
      <m:oMathPara>
        <m:oMath>
          <m:func>
            <m:funcPr>
              <m:ctrlPr>
                <w:rPr>
                  <w:rFonts w:ascii="Cambria Math" w:eastAsiaTheme="minorEastAsia" w:hAnsi="Cambria Math"/>
                  <w:lang w:val="en-GB"/>
                </w:rPr>
              </m:ctrlPr>
            </m:funcPr>
            <m:fName>
              <m:r>
                <m:rPr>
                  <m:sty m:val="p"/>
                </m:rPr>
                <w:rPr>
                  <w:rFonts w:ascii="Cambria Math" w:eastAsiaTheme="minorEastAsia" w:hAnsi="Cambria Math"/>
                  <w:lang w:val="en-GB"/>
                </w:rPr>
                <m:t>atan</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=2</m:t>
          </m:r>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oMath>
      </m:oMathPara>
    </w:p>
    <w:p w14:paraId="71D91864" w14:textId="3F20ED21" w:rsidR="00873A1D" w:rsidRDefault="00873A1D" w:rsidP="00873A1D">
      <w:pPr>
        <w:pStyle w:val="Code"/>
        <w:rPr>
          <w:highlight w:val="white"/>
          <w:lang w:val="en-GB"/>
        </w:rPr>
      </w:pPr>
      <w:r w:rsidRPr="00D822A3">
        <w:rPr>
          <w:highlight w:val="white"/>
          <w:lang w:val="en-GB"/>
        </w:rPr>
        <w:t xml:space="preserve">  else </w:t>
      </w:r>
      <w:r w:rsidR="000D5D5D">
        <w:rPr>
          <w:highlight w:val="white"/>
          <w:lang w:val="en-GB"/>
        </w:rPr>
        <w:t xml:space="preserve">if (x </w:t>
      </w:r>
      <w:r w:rsidR="004B4399">
        <w:rPr>
          <w:highlight w:val="white"/>
          <w:lang w:val="en-GB"/>
        </w:rPr>
        <w:t>&gt;</w:t>
      </w:r>
      <w:r w:rsidR="000D5D5D">
        <w:rPr>
          <w:highlight w:val="white"/>
          <w:lang w:val="en-GB"/>
        </w:rPr>
        <w:t xml:space="preserve"> 0.5) </w:t>
      </w:r>
      <w:r w:rsidRPr="00D822A3">
        <w:rPr>
          <w:highlight w:val="white"/>
          <w:lang w:val="en-GB"/>
        </w:rPr>
        <w:t>{</w:t>
      </w:r>
    </w:p>
    <w:p w14:paraId="3F1A88FA" w14:textId="16D0FA5F" w:rsidR="007E2243" w:rsidRDefault="007E2243" w:rsidP="00873A1D">
      <w:pPr>
        <w:pStyle w:val="Code"/>
        <w:rPr>
          <w:highlight w:val="white"/>
          <w:lang w:val="en-GB"/>
        </w:rPr>
      </w:pPr>
      <w:r>
        <w:rPr>
          <w:highlight w:val="white"/>
          <w:lang w:val="en-GB"/>
        </w:rPr>
        <w:t xml:space="preserve">    return 2 * atan(x / (1 + sqrt(1 + (x * x)))</w:t>
      </w:r>
      <w:r w:rsidR="006E3E6D">
        <w:rPr>
          <w:highlight w:val="white"/>
          <w:lang w:val="en-GB"/>
        </w:rPr>
        <w:t>)</w:t>
      </w:r>
      <w:r>
        <w:rPr>
          <w:highlight w:val="white"/>
          <w:lang w:val="en-GB"/>
        </w:rPr>
        <w:t>;</w:t>
      </w:r>
    </w:p>
    <w:p w14:paraId="389A8A2C" w14:textId="08E423A1" w:rsidR="007E2243" w:rsidRDefault="007E2243" w:rsidP="00873A1D">
      <w:pPr>
        <w:pStyle w:val="Code"/>
        <w:rPr>
          <w:highlight w:val="white"/>
          <w:lang w:val="en-GB"/>
        </w:rPr>
      </w:pPr>
      <w:r>
        <w:rPr>
          <w:highlight w:val="white"/>
          <w:lang w:val="en-GB"/>
        </w:rPr>
        <w:t xml:space="preserve">  }</w:t>
      </w:r>
    </w:p>
    <w:p w14:paraId="33379A7A" w14:textId="6DCADE6C" w:rsidR="00C35224" w:rsidRDefault="00C35224" w:rsidP="00C35224">
      <w:pPr>
        <w:rPr>
          <w:highlight w:val="white"/>
          <w:lang w:val="en-GB"/>
        </w:rPr>
      </w:pPr>
      <w:r>
        <w:rPr>
          <w:highlight w:val="white"/>
          <w:lang w:val="en-GB"/>
        </w:rPr>
        <w:t>We have finally reached the iterative formula. There is a</w:t>
      </w:r>
      <w:r w:rsidR="00BE2EF8">
        <w:rPr>
          <w:highlight w:val="white"/>
          <w:lang w:val="en-GB"/>
        </w:rPr>
        <w:t>t most</w:t>
      </w:r>
      <w:r>
        <w:rPr>
          <w:highlight w:val="white"/>
          <w:lang w:val="en-GB"/>
        </w:rPr>
        <w:t xml:space="preserve"> 30 iterations for values close to </w:t>
      </w:r>
      <m:oMath>
        <m:r>
          <w:rPr>
            <w:rFonts w:ascii="Cambria Math" w:eastAsiaTheme="minorEastAsia" w:hAnsi="Cambria Math"/>
            <w:lang w:val="en-GB"/>
          </w:rPr>
          <m:t>1/2</m:t>
        </m:r>
      </m:oMath>
      <w:r>
        <w:rPr>
          <w:rFonts w:eastAsiaTheme="minorEastAsia"/>
          <w:lang w:val="en-GB"/>
        </w:rPr>
        <w:t xml:space="preserve">, and less iteration for values </w:t>
      </w:r>
      <w:r w:rsidR="00BE2EF8">
        <w:rPr>
          <w:rFonts w:eastAsiaTheme="minorEastAsia"/>
          <w:lang w:val="en-GB"/>
        </w:rPr>
        <w:t>closer to zero.</w:t>
      </w:r>
    </w:p>
    <w:p w14:paraId="0F55BA16" w14:textId="0AAE7183" w:rsidR="007E2243" w:rsidRPr="00D822A3" w:rsidRDefault="007E2243" w:rsidP="00873A1D">
      <w:pPr>
        <w:pStyle w:val="Code"/>
        <w:rPr>
          <w:highlight w:val="white"/>
          <w:lang w:val="en-GB"/>
        </w:rPr>
      </w:pPr>
      <w:r>
        <w:rPr>
          <w:highlight w:val="white"/>
          <w:lang w:val="en-GB"/>
        </w:rPr>
        <w:t xml:space="preserve">  else {</w:t>
      </w:r>
    </w:p>
    <w:p w14:paraId="308999DB" w14:textId="11C46ACA" w:rsidR="00873A1D" w:rsidRPr="00D822A3" w:rsidRDefault="00873A1D" w:rsidP="00873A1D">
      <w:pPr>
        <w:pStyle w:val="Code"/>
        <w:rPr>
          <w:highlight w:val="white"/>
          <w:lang w:val="en-GB"/>
        </w:rPr>
      </w:pPr>
      <w:r w:rsidRPr="00D822A3">
        <w:rPr>
          <w:highlight w:val="white"/>
          <w:lang w:val="en-GB"/>
        </w:rPr>
        <w:t xml:space="preserve">    double term, sum = 0</w:t>
      </w:r>
      <w:r>
        <w:rPr>
          <w:highlight w:val="white"/>
          <w:lang w:val="en-GB"/>
        </w:rPr>
        <w:t xml:space="preserve">, sign = 1, </w:t>
      </w:r>
      <w:r w:rsidR="009D2ADC" w:rsidRPr="00D822A3">
        <w:rPr>
          <w:highlight w:val="white"/>
          <w:lang w:val="en-GB"/>
        </w:rPr>
        <w:t>denominator</w:t>
      </w:r>
      <w:r w:rsidR="009D2ADC">
        <w:rPr>
          <w:highlight w:val="white"/>
          <w:lang w:val="en-GB"/>
        </w:rPr>
        <w:t xml:space="preserve"> </w:t>
      </w:r>
      <w:r>
        <w:rPr>
          <w:highlight w:val="white"/>
          <w:lang w:val="en-GB"/>
        </w:rPr>
        <w:t xml:space="preserve">= 1, </w:t>
      </w:r>
      <w:r w:rsidRPr="00D822A3">
        <w:rPr>
          <w:highlight w:val="white"/>
          <w:lang w:val="en-GB"/>
        </w:rPr>
        <w:t xml:space="preserve">product = </w:t>
      </w:r>
      <w:r>
        <w:rPr>
          <w:highlight w:val="white"/>
          <w:lang w:val="en-GB"/>
        </w:rPr>
        <w:t>x;</w:t>
      </w:r>
    </w:p>
    <w:p w14:paraId="29E04532" w14:textId="77777777" w:rsidR="00873A1D" w:rsidRPr="00D822A3" w:rsidRDefault="00873A1D" w:rsidP="00873A1D">
      <w:pPr>
        <w:pStyle w:val="Code"/>
        <w:rPr>
          <w:highlight w:val="white"/>
          <w:lang w:val="en-GB"/>
        </w:rPr>
      </w:pPr>
    </w:p>
    <w:p w14:paraId="1BCB5274" w14:textId="77777777" w:rsidR="00873A1D" w:rsidRPr="00D822A3" w:rsidRDefault="00873A1D" w:rsidP="00873A1D">
      <w:pPr>
        <w:pStyle w:val="Code"/>
        <w:rPr>
          <w:highlight w:val="white"/>
          <w:lang w:val="en-GB"/>
        </w:rPr>
      </w:pPr>
      <w:r w:rsidRPr="00D822A3">
        <w:rPr>
          <w:highlight w:val="white"/>
          <w:lang w:val="en-GB"/>
        </w:rPr>
        <w:t xml:space="preserve">    do {</w:t>
      </w:r>
    </w:p>
    <w:p w14:paraId="6226E3F6" w14:textId="77777777" w:rsidR="00873A1D" w:rsidRPr="00D822A3" w:rsidRDefault="00873A1D" w:rsidP="00873A1D">
      <w:pPr>
        <w:pStyle w:val="Code"/>
        <w:rPr>
          <w:highlight w:val="white"/>
          <w:lang w:val="en-GB"/>
        </w:rPr>
      </w:pPr>
      <w:r w:rsidRPr="00D822A3">
        <w:rPr>
          <w:highlight w:val="white"/>
          <w:lang w:val="en-GB"/>
        </w:rPr>
        <w:t xml:space="preserve">      term = sign * product / denominator;</w:t>
      </w:r>
    </w:p>
    <w:p w14:paraId="09043A93" w14:textId="77777777" w:rsidR="00873A1D" w:rsidRPr="00D822A3" w:rsidRDefault="00873A1D" w:rsidP="00873A1D">
      <w:pPr>
        <w:pStyle w:val="Code"/>
        <w:rPr>
          <w:highlight w:val="white"/>
          <w:lang w:val="en-GB"/>
        </w:rPr>
      </w:pPr>
      <w:r w:rsidRPr="00D822A3">
        <w:rPr>
          <w:highlight w:val="white"/>
          <w:lang w:val="en-GB"/>
        </w:rPr>
        <w:t xml:space="preserve">      sum += term;</w:t>
      </w:r>
    </w:p>
    <w:p w14:paraId="0247C397" w14:textId="77777777" w:rsidR="00873A1D" w:rsidRPr="00D822A3" w:rsidRDefault="00873A1D" w:rsidP="00873A1D">
      <w:pPr>
        <w:pStyle w:val="Code"/>
        <w:rPr>
          <w:highlight w:val="white"/>
          <w:lang w:val="en-GB"/>
        </w:rPr>
      </w:pPr>
      <w:r w:rsidRPr="00D822A3">
        <w:rPr>
          <w:highlight w:val="white"/>
          <w:lang w:val="en-GB"/>
        </w:rPr>
        <w:t xml:space="preserve">      sign = -sign;</w:t>
      </w:r>
    </w:p>
    <w:p w14:paraId="16273573" w14:textId="77777777" w:rsidR="00873A1D" w:rsidRPr="00D822A3" w:rsidRDefault="00873A1D" w:rsidP="00873A1D">
      <w:pPr>
        <w:pStyle w:val="Code"/>
        <w:rPr>
          <w:highlight w:val="white"/>
          <w:lang w:val="en-GB"/>
        </w:rPr>
      </w:pPr>
      <w:r w:rsidRPr="00D822A3">
        <w:rPr>
          <w:highlight w:val="white"/>
          <w:lang w:val="en-GB"/>
        </w:rPr>
        <w:t xml:space="preserve">      product *= </w:t>
      </w:r>
      <w:r>
        <w:rPr>
          <w:highlight w:val="white"/>
          <w:lang w:val="en-GB"/>
        </w:rPr>
        <w:t>x</w:t>
      </w:r>
      <w:r w:rsidRPr="00D822A3">
        <w:rPr>
          <w:highlight w:val="white"/>
          <w:lang w:val="en-GB"/>
        </w:rPr>
        <w:t xml:space="preserve"> * </w:t>
      </w:r>
      <w:r>
        <w:rPr>
          <w:highlight w:val="white"/>
          <w:lang w:val="en-GB"/>
        </w:rPr>
        <w:t>x</w:t>
      </w:r>
      <w:r w:rsidRPr="00D822A3">
        <w:rPr>
          <w:highlight w:val="white"/>
          <w:lang w:val="en-GB"/>
        </w:rPr>
        <w:t>;</w:t>
      </w:r>
    </w:p>
    <w:p w14:paraId="793A3C17" w14:textId="2B46C0C8" w:rsidR="00873A1D" w:rsidRPr="008F7167" w:rsidRDefault="00873A1D" w:rsidP="008F7167">
      <w:pPr>
        <w:pStyle w:val="Code"/>
        <w:rPr>
          <w:highlight w:val="white"/>
        </w:rPr>
      </w:pPr>
      <w:r w:rsidRPr="008F7167">
        <w:rPr>
          <w:highlight w:val="white"/>
        </w:rPr>
        <w:t xml:space="preserve">      </w:t>
      </w:r>
      <w:r w:rsidR="008F7167" w:rsidRPr="008F7167">
        <w:rPr>
          <w:highlight w:val="white"/>
        </w:rPr>
        <w:t xml:space="preserve">denominator </w:t>
      </w:r>
      <w:r w:rsidRPr="008F7167">
        <w:rPr>
          <w:highlight w:val="white"/>
        </w:rPr>
        <w:t>+= 2;</w:t>
      </w:r>
    </w:p>
    <w:p w14:paraId="4A2041DB" w14:textId="77777777" w:rsidR="00873A1D" w:rsidRPr="00D822A3" w:rsidRDefault="00873A1D" w:rsidP="00873A1D">
      <w:pPr>
        <w:pStyle w:val="Code"/>
        <w:rPr>
          <w:highlight w:val="white"/>
          <w:lang w:val="en-GB"/>
        </w:rPr>
      </w:pPr>
      <w:r w:rsidRPr="00D822A3">
        <w:rPr>
          <w:highlight w:val="white"/>
          <w:lang w:val="en-GB"/>
        </w:rPr>
        <w:t xml:space="preserve">    } while (fabs(term) &gt;= EPSILON);</w:t>
      </w:r>
    </w:p>
    <w:p w14:paraId="528B4001" w14:textId="77777777" w:rsidR="00873A1D" w:rsidRPr="00D822A3" w:rsidRDefault="00873A1D" w:rsidP="00873A1D">
      <w:pPr>
        <w:pStyle w:val="Code"/>
        <w:rPr>
          <w:highlight w:val="white"/>
          <w:lang w:val="en-GB"/>
        </w:rPr>
      </w:pPr>
    </w:p>
    <w:p w14:paraId="43235136" w14:textId="77777777" w:rsidR="00873A1D" w:rsidRPr="00D822A3" w:rsidRDefault="00873A1D" w:rsidP="00873A1D">
      <w:pPr>
        <w:pStyle w:val="Code"/>
        <w:rPr>
          <w:highlight w:val="white"/>
          <w:lang w:val="en-GB"/>
        </w:rPr>
      </w:pPr>
      <w:r w:rsidRPr="00D822A3">
        <w:rPr>
          <w:highlight w:val="white"/>
          <w:lang w:val="en-GB"/>
        </w:rPr>
        <w:t xml:space="preserve">    return sum;</w:t>
      </w:r>
    </w:p>
    <w:p w14:paraId="3CEF5F35" w14:textId="23761BCD" w:rsidR="00873A1D" w:rsidRDefault="00873A1D" w:rsidP="00873A1D">
      <w:pPr>
        <w:pStyle w:val="Code"/>
        <w:rPr>
          <w:highlight w:val="white"/>
          <w:lang w:val="en-GB"/>
        </w:rPr>
      </w:pPr>
      <w:r w:rsidRPr="00D822A3">
        <w:rPr>
          <w:highlight w:val="white"/>
          <w:lang w:val="en-GB"/>
        </w:rPr>
        <w:t xml:space="preserve">  }</w:t>
      </w:r>
    </w:p>
    <w:p w14:paraId="46243EE2" w14:textId="77777777" w:rsidR="00873A1D" w:rsidRPr="00D822A3" w:rsidRDefault="00873A1D" w:rsidP="00873A1D">
      <w:pPr>
        <w:pStyle w:val="Code"/>
        <w:rPr>
          <w:highlight w:val="white"/>
          <w:lang w:val="en-GB"/>
        </w:rPr>
      </w:pPr>
      <w:r w:rsidRPr="00D822A3">
        <w:rPr>
          <w:highlight w:val="white"/>
          <w:lang w:val="en-GB"/>
        </w:rPr>
        <w:t>}</w:t>
      </w:r>
    </w:p>
    <w:p w14:paraId="1DBFE7E0" w14:textId="2900F9C1" w:rsidR="006368FB" w:rsidRPr="00D822A3" w:rsidRDefault="002A6DFF" w:rsidP="002A6DFF">
      <w:pPr>
        <w:rPr>
          <w:highlight w:val="white"/>
          <w:lang w:val="en-GB"/>
        </w:rPr>
      </w:pPr>
      <w:r>
        <w:rPr>
          <w:highlight w:val="white"/>
          <w:lang w:val="en-GB"/>
        </w:rPr>
        <w:t xml:space="preserve">The second arctangent function return </w:t>
      </w:r>
      <w:r w:rsidR="00D570AA">
        <w:rPr>
          <w:highlight w:val="white"/>
          <w:lang w:val="en-GB"/>
        </w:rPr>
        <w:t xml:space="preserve">arctangent of </w:t>
      </w:r>
      <m:oMath>
        <m:f>
          <m:fPr>
            <m:ctrlPr>
              <w:rPr>
                <w:rFonts w:ascii="Cambria Math" w:hAnsi="Cambria Math"/>
                <w:i/>
                <w:noProof/>
                <w:color w:val="0D0D0D" w:themeColor="text1" w:themeTint="F2"/>
                <w:sz w:val="20"/>
                <w:lang w:val="en-GB"/>
              </w:rPr>
            </m:ctrlPr>
          </m:fPr>
          <m:num>
            <m:r>
              <w:rPr>
                <w:rFonts w:ascii="Cambria Math" w:hAnsi="Cambria Math"/>
                <w:noProof/>
                <w:color w:val="0D0D0D" w:themeColor="text1" w:themeTint="F2"/>
                <w:sz w:val="20"/>
                <w:lang w:val="en-GB"/>
              </w:rPr>
              <m:t>x</m:t>
            </m:r>
          </m:num>
          <m:den>
            <m:r>
              <w:rPr>
                <w:rFonts w:ascii="Cambria Math" w:hAnsi="Cambria Math"/>
                <w:noProof/>
                <w:color w:val="0D0D0D" w:themeColor="text1" w:themeTint="F2"/>
                <w:sz w:val="20"/>
                <w:lang w:val="en-GB"/>
              </w:rPr>
              <m:t>y</m:t>
            </m:r>
          </m:den>
        </m:f>
      </m:oMath>
      <w:r w:rsidR="00C33CD6">
        <w:rPr>
          <w:rFonts w:eastAsiaTheme="minorEastAsia"/>
          <w:color w:val="0D0D0D" w:themeColor="text1" w:themeTint="F2"/>
          <w:sz w:val="20"/>
          <w:lang w:val="en-GB"/>
        </w:rPr>
        <w:t xml:space="preserve">, if </w:t>
      </w:r>
      <m:oMath>
        <m:r>
          <w:rPr>
            <w:rFonts w:ascii="Cambria Math" w:eastAsiaTheme="minorEastAsia" w:hAnsi="Cambria Math"/>
            <w:color w:val="0D0D0D" w:themeColor="text1" w:themeTint="F2"/>
            <w:sz w:val="20"/>
            <w:lang w:val="en-GB"/>
          </w:rPr>
          <m:t>y≠0</m:t>
        </m:r>
      </m:oMath>
      <w:r w:rsidR="00C33CD6">
        <w:rPr>
          <w:rFonts w:eastAsiaTheme="minorEastAsia"/>
          <w:color w:val="0D0D0D" w:themeColor="text1" w:themeTint="F2"/>
          <w:sz w:val="20"/>
          <w:lang w:val="en-GB"/>
        </w:rPr>
        <w:t>.</w:t>
      </w:r>
    </w:p>
    <w:p w14:paraId="0EB49012" w14:textId="76C19AF0" w:rsidR="007E77F5" w:rsidRDefault="006368FB" w:rsidP="006368FB">
      <w:pPr>
        <w:pStyle w:val="Code"/>
        <w:rPr>
          <w:highlight w:val="white"/>
          <w:lang w:val="en-GB"/>
        </w:rPr>
      </w:pPr>
      <w:r w:rsidRPr="00D822A3">
        <w:rPr>
          <w:highlight w:val="white"/>
          <w:lang w:val="en-GB"/>
        </w:rPr>
        <w:t xml:space="preserve">double atan2(double </w:t>
      </w:r>
      <w:r w:rsidR="007E77F5">
        <w:rPr>
          <w:highlight w:val="white"/>
          <w:lang w:val="en-GB"/>
        </w:rPr>
        <w:t>x</w:t>
      </w:r>
      <w:r w:rsidRPr="00D822A3">
        <w:rPr>
          <w:highlight w:val="white"/>
          <w:lang w:val="en-GB"/>
        </w:rPr>
        <w:t xml:space="preserve">, double </w:t>
      </w:r>
      <w:r w:rsidR="007E77F5">
        <w:rPr>
          <w:highlight w:val="white"/>
          <w:lang w:val="en-GB"/>
        </w:rPr>
        <w:t>y</w:t>
      </w:r>
      <w:r w:rsidRPr="00D822A3">
        <w:rPr>
          <w:highlight w:val="white"/>
          <w:lang w:val="en-GB"/>
        </w:rPr>
        <w:t>) {</w:t>
      </w:r>
    </w:p>
    <w:p w14:paraId="7A06132E" w14:textId="51DC2351" w:rsidR="007E77F5" w:rsidRDefault="007E77F5" w:rsidP="006368FB">
      <w:pPr>
        <w:pStyle w:val="Code"/>
        <w:rPr>
          <w:highlight w:val="white"/>
          <w:lang w:val="en-GB"/>
        </w:rPr>
      </w:pPr>
      <w:r>
        <w:rPr>
          <w:highlight w:val="white"/>
          <w:lang w:val="en-GB"/>
        </w:rPr>
        <w:t xml:space="preserve">  if (y != 0) {</w:t>
      </w:r>
    </w:p>
    <w:p w14:paraId="142F9503" w14:textId="26096FCC" w:rsidR="007E77F5" w:rsidRDefault="007E77F5" w:rsidP="006368FB">
      <w:pPr>
        <w:pStyle w:val="Code"/>
        <w:rPr>
          <w:highlight w:val="white"/>
          <w:lang w:val="en-GB"/>
        </w:rPr>
      </w:pPr>
      <w:r>
        <w:rPr>
          <w:highlight w:val="white"/>
          <w:lang w:val="en-GB"/>
        </w:rPr>
        <w:t xml:space="preserve">    return </w:t>
      </w:r>
      <w:r w:rsidR="00F328FE">
        <w:rPr>
          <w:highlight w:val="white"/>
          <w:lang w:val="en-GB"/>
        </w:rPr>
        <w:t>a</w:t>
      </w:r>
      <w:r>
        <w:rPr>
          <w:highlight w:val="white"/>
          <w:lang w:val="en-GB"/>
        </w:rPr>
        <w:t>tan(x</w:t>
      </w:r>
      <w:r w:rsidR="00D570AA">
        <w:rPr>
          <w:highlight w:val="white"/>
          <w:lang w:val="en-GB"/>
        </w:rPr>
        <w:t xml:space="preserve"> </w:t>
      </w:r>
      <w:r>
        <w:rPr>
          <w:highlight w:val="white"/>
          <w:lang w:val="en-GB"/>
        </w:rPr>
        <w:t>/ y);</w:t>
      </w:r>
    </w:p>
    <w:p w14:paraId="3026D197" w14:textId="3E41BD16" w:rsidR="007E77F5" w:rsidRDefault="007E77F5" w:rsidP="006368FB">
      <w:pPr>
        <w:pStyle w:val="Code"/>
        <w:rPr>
          <w:highlight w:val="white"/>
          <w:lang w:val="en-GB"/>
        </w:rPr>
      </w:pPr>
      <w:r>
        <w:rPr>
          <w:highlight w:val="white"/>
          <w:lang w:val="en-GB"/>
        </w:rPr>
        <w:t xml:space="preserve">  }</w:t>
      </w:r>
    </w:p>
    <w:p w14:paraId="7AFFB8CD" w14:textId="58FFA962" w:rsidR="007E77F5" w:rsidRDefault="007E77F5" w:rsidP="006368FB">
      <w:pPr>
        <w:pStyle w:val="Code"/>
        <w:rPr>
          <w:highlight w:val="white"/>
          <w:lang w:val="en-GB"/>
        </w:rPr>
      </w:pPr>
      <w:r>
        <w:rPr>
          <w:highlight w:val="white"/>
          <w:lang w:val="en-GB"/>
        </w:rPr>
        <w:t xml:space="preserve">  else {</w:t>
      </w:r>
    </w:p>
    <w:p w14:paraId="0EEEF46B" w14:textId="42B00E51" w:rsidR="007E77F5" w:rsidRDefault="007E77F5" w:rsidP="006368FB">
      <w:pPr>
        <w:pStyle w:val="Code"/>
        <w:rPr>
          <w:highlight w:val="white"/>
          <w:lang w:val="en-GB"/>
        </w:rPr>
      </w:pPr>
      <w:r>
        <w:rPr>
          <w:highlight w:val="white"/>
          <w:lang w:val="en-GB"/>
        </w:rPr>
        <w:t xml:space="preserve">    errno = EDOM;</w:t>
      </w:r>
    </w:p>
    <w:p w14:paraId="664823B2" w14:textId="715288FC" w:rsidR="007E77F5" w:rsidRDefault="007E77F5" w:rsidP="006368FB">
      <w:pPr>
        <w:pStyle w:val="Code"/>
        <w:rPr>
          <w:highlight w:val="white"/>
          <w:lang w:val="en-GB"/>
        </w:rPr>
      </w:pPr>
      <w:r>
        <w:rPr>
          <w:highlight w:val="white"/>
          <w:lang w:val="en-GB"/>
        </w:rPr>
        <w:t xml:space="preserve">    return 0;</w:t>
      </w:r>
    </w:p>
    <w:p w14:paraId="7B80120D" w14:textId="7EB57745" w:rsidR="007E77F5" w:rsidRPr="00D822A3" w:rsidRDefault="007E77F5" w:rsidP="006368FB">
      <w:pPr>
        <w:pStyle w:val="Code"/>
        <w:rPr>
          <w:highlight w:val="white"/>
          <w:lang w:val="en-GB"/>
        </w:rPr>
      </w:pPr>
      <w:r>
        <w:rPr>
          <w:highlight w:val="white"/>
          <w:lang w:val="en-GB"/>
        </w:rPr>
        <w:t xml:space="preserve">  }</w:t>
      </w:r>
    </w:p>
    <w:p w14:paraId="4BBFB6ED" w14:textId="77777777" w:rsidR="006368FB" w:rsidRPr="00D822A3" w:rsidRDefault="006368FB" w:rsidP="006368FB">
      <w:pPr>
        <w:pStyle w:val="Code"/>
        <w:rPr>
          <w:highlight w:val="white"/>
          <w:lang w:val="en-GB"/>
        </w:rPr>
      </w:pPr>
      <w:r w:rsidRPr="00D822A3">
        <w:rPr>
          <w:highlight w:val="white"/>
          <w:lang w:val="en-GB"/>
        </w:rPr>
        <w:t>}</w:t>
      </w:r>
    </w:p>
    <w:p w14:paraId="0351ACBC" w14:textId="6530FDB7" w:rsidR="006368FB" w:rsidRPr="00D822A3" w:rsidRDefault="006368FB" w:rsidP="006368FB">
      <w:pPr>
        <w:pStyle w:val="Rubrik3"/>
        <w:rPr>
          <w:highlight w:val="white"/>
          <w:lang w:val="en-GB"/>
        </w:rPr>
      </w:pPr>
      <w:r>
        <w:rPr>
          <w:shd w:val="clear" w:color="auto" w:fill="FFFFFF"/>
        </w:rPr>
        <w:t>Hyperbolic Trigonometric Functions</w:t>
      </w:r>
    </w:p>
    <w:p w14:paraId="395C47F3" w14:textId="0FF57521" w:rsidR="00555D55" w:rsidRDefault="00E60EDF" w:rsidP="00E60EDF">
      <w:pPr>
        <w:rPr>
          <w:shd w:val="clear" w:color="auto" w:fill="FFFFFF"/>
        </w:rPr>
      </w:pPr>
      <w:r>
        <w:rPr>
          <w:shd w:val="clear" w:color="auto" w:fill="FFFFFF"/>
        </w:rPr>
        <w:t xml:space="preserve">The hyperbolic sine function is defined </w:t>
      </w:r>
      <w:r w:rsidR="00950DF0">
        <w:rPr>
          <w:highlight w:val="white"/>
          <w:lang w:val="en-GB"/>
        </w:rPr>
        <w:t xml:space="preserve">for all </w:t>
      </w:r>
      <m:oMath>
        <m:r>
          <w:rPr>
            <w:rFonts w:ascii="Cambria Math" w:hAnsi="Cambria Math"/>
            <w:highlight w:val="white"/>
            <w:lang w:val="en-GB"/>
          </w:rPr>
          <m:t>x</m:t>
        </m:r>
      </m:oMath>
      <w:r w:rsidR="00950DF0">
        <w:rPr>
          <w:rFonts w:eastAsiaTheme="minorEastAsia"/>
          <w:highlight w:val="white"/>
          <w:lang w:val="en-GB"/>
        </w:rPr>
        <w:t xml:space="preserve"> </w:t>
      </w:r>
      <w:r>
        <w:rPr>
          <w:shd w:val="clear" w:color="auto" w:fill="FFFFFF"/>
        </w:rPr>
        <w:t>as</w:t>
      </w:r>
      <w:r w:rsidR="00950DF0">
        <w:rPr>
          <w:shd w:val="clear" w:color="auto" w:fill="FFFFFF"/>
        </w:rPr>
        <w:t xml:space="preserve"> follows:</w:t>
      </w:r>
    </w:p>
    <w:p w14:paraId="6BFE27A1" w14:textId="0A90B2C2" w:rsidR="00E60EDF" w:rsidRPr="00D822A3" w:rsidRDefault="006F6595" w:rsidP="00E60EDF">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24411749" w14:textId="77777777" w:rsidR="00555D55" w:rsidRPr="00D822A3" w:rsidRDefault="00555D55" w:rsidP="00B92E77">
      <w:pPr>
        <w:pStyle w:val="Code"/>
        <w:rPr>
          <w:highlight w:val="white"/>
          <w:lang w:val="en-GB"/>
        </w:rPr>
      </w:pPr>
      <w:r w:rsidRPr="00D822A3">
        <w:rPr>
          <w:highlight w:val="white"/>
          <w:lang w:val="en-GB"/>
        </w:rPr>
        <w:t>double sinh(double x) {</w:t>
      </w:r>
    </w:p>
    <w:p w14:paraId="70271579"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266FA783" w14:textId="77777777" w:rsidR="00555D55" w:rsidRPr="00D822A3" w:rsidRDefault="00555D55" w:rsidP="00B92E77">
      <w:pPr>
        <w:pStyle w:val="Code"/>
        <w:rPr>
          <w:highlight w:val="white"/>
          <w:lang w:val="en-GB"/>
        </w:rPr>
      </w:pPr>
      <w:r w:rsidRPr="00D822A3">
        <w:rPr>
          <w:highlight w:val="white"/>
          <w:lang w:val="en-GB"/>
        </w:rPr>
        <w:t>}</w:t>
      </w:r>
    </w:p>
    <w:p w14:paraId="3ECC4312" w14:textId="11F0638B" w:rsidR="00C77C85" w:rsidRDefault="00C77C85" w:rsidP="00C77C85">
      <w:pPr>
        <w:rPr>
          <w:shd w:val="clear" w:color="auto" w:fill="FFFFFF"/>
        </w:rPr>
      </w:pPr>
      <w:r>
        <w:rPr>
          <w:shd w:val="clear" w:color="auto" w:fill="FFFFFF"/>
        </w:rPr>
        <w:t>The hyperbolic cosine function is defined as</w:t>
      </w:r>
      <w:r w:rsidR="00950DF0">
        <w:rPr>
          <w:shd w:val="clear" w:color="auto" w:fill="FFFFFF"/>
        </w:rPr>
        <w:t xml:space="preserve"> follows:</w:t>
      </w:r>
    </w:p>
    <w:p w14:paraId="3D35E687" w14:textId="0F1D396A" w:rsidR="00C77C85" w:rsidRPr="00D822A3" w:rsidRDefault="006F6595" w:rsidP="00C77C85">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7BC82B26" w14:textId="77777777" w:rsidR="00555D55" w:rsidRPr="00D822A3" w:rsidRDefault="00555D55" w:rsidP="00B92E77">
      <w:pPr>
        <w:pStyle w:val="Code"/>
        <w:rPr>
          <w:highlight w:val="white"/>
          <w:lang w:val="en-GB"/>
        </w:rPr>
      </w:pPr>
      <w:r w:rsidRPr="00D822A3">
        <w:rPr>
          <w:highlight w:val="white"/>
          <w:lang w:val="en-GB"/>
        </w:rPr>
        <w:t>double cosh(double x) {</w:t>
      </w:r>
    </w:p>
    <w:p w14:paraId="492C4C5C"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437A537E" w14:textId="77777777" w:rsidR="00555D55" w:rsidRPr="00D822A3" w:rsidRDefault="00555D55" w:rsidP="00B92E77">
      <w:pPr>
        <w:pStyle w:val="Code"/>
        <w:rPr>
          <w:highlight w:val="white"/>
          <w:lang w:val="en-GB"/>
        </w:rPr>
      </w:pPr>
      <w:r w:rsidRPr="00D822A3">
        <w:rPr>
          <w:highlight w:val="white"/>
          <w:lang w:val="en-GB"/>
        </w:rPr>
        <w:t>}</w:t>
      </w:r>
    </w:p>
    <w:p w14:paraId="45BEDBBA" w14:textId="75C513C8" w:rsidR="00992FBE" w:rsidRDefault="00992FBE" w:rsidP="00992FBE">
      <w:pPr>
        <w:rPr>
          <w:shd w:val="clear" w:color="auto" w:fill="FFFFFF"/>
        </w:rPr>
      </w:pPr>
      <w:r>
        <w:rPr>
          <w:shd w:val="clear" w:color="auto" w:fill="FFFFFF"/>
        </w:rPr>
        <w:t xml:space="preserve">The hyperbolic tangent function is defined </w:t>
      </w:r>
      <w:r w:rsidR="00172FC5">
        <w:rPr>
          <w:highlight w:val="white"/>
          <w:lang w:val="en-GB"/>
        </w:rPr>
        <w:t xml:space="preserve">for all </w:t>
      </w:r>
      <m:oMath>
        <m:r>
          <w:rPr>
            <w:rFonts w:ascii="Cambria Math" w:hAnsi="Cambria Math"/>
            <w:highlight w:val="white"/>
            <w:lang w:val="en-GB"/>
          </w:rPr>
          <m:t>x</m:t>
        </m:r>
      </m:oMath>
      <w:r w:rsidR="00172FC5">
        <w:rPr>
          <w:rFonts w:eastAsiaTheme="minorEastAsia"/>
          <w:highlight w:val="white"/>
          <w:lang w:val="en-GB"/>
        </w:rPr>
        <w:t xml:space="preserve"> </w:t>
      </w:r>
      <w:r>
        <w:rPr>
          <w:shd w:val="clear" w:color="auto" w:fill="FFFFFF"/>
        </w:rPr>
        <w:t>as</w:t>
      </w:r>
      <w:r w:rsidR="00172FC5">
        <w:rPr>
          <w:shd w:val="clear" w:color="auto" w:fill="FFFFFF"/>
        </w:rPr>
        <w:t xml:space="preserve"> follows:</w:t>
      </w:r>
    </w:p>
    <w:p w14:paraId="46005945" w14:textId="3C43C998" w:rsidR="00992FBE" w:rsidRPr="00D822A3" w:rsidRDefault="006F6595" w:rsidP="00992FBE">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den>
          </m:f>
        </m:oMath>
      </m:oMathPara>
    </w:p>
    <w:p w14:paraId="1E9E88FB" w14:textId="1208CA07" w:rsidR="00172FC5" w:rsidRDefault="00172FC5" w:rsidP="00172FC5">
      <w:pPr>
        <w:rPr>
          <w:highlight w:val="white"/>
          <w:lang w:val="en-GB"/>
        </w:rPr>
      </w:pPr>
      <w:r>
        <w:rPr>
          <w:highlight w:val="white"/>
          <w:lang w:val="en-GB"/>
        </w:rPr>
        <w:t xml:space="preserve">Not that we do not have to check for division by zero in this case, since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oMath>
      <w:r w:rsidR="00DC62B4">
        <w:rPr>
          <w:rFonts w:eastAsiaTheme="minorEastAsia"/>
          <w:color w:val="0D0D0D" w:themeColor="text1" w:themeTint="F2"/>
          <w:sz w:val="20"/>
          <w:lang w:val="en-GB"/>
        </w:rPr>
        <w:t xml:space="preserve"> cannot be zero.</w:t>
      </w:r>
    </w:p>
    <w:p w14:paraId="61C55DF5" w14:textId="42F9D37C" w:rsidR="00555D55" w:rsidRPr="00D822A3" w:rsidRDefault="00555D55" w:rsidP="00B92E77">
      <w:pPr>
        <w:pStyle w:val="Code"/>
        <w:rPr>
          <w:highlight w:val="white"/>
          <w:lang w:val="en-GB"/>
        </w:rPr>
      </w:pPr>
      <w:r w:rsidRPr="00D822A3">
        <w:rPr>
          <w:highlight w:val="white"/>
          <w:lang w:val="en-GB"/>
        </w:rPr>
        <w:t>double tanh(double x) {</w:t>
      </w:r>
    </w:p>
    <w:p w14:paraId="6BB266A7" w14:textId="77777777" w:rsidR="00555D55" w:rsidRPr="00D822A3" w:rsidRDefault="00555D55" w:rsidP="00B92E77">
      <w:pPr>
        <w:pStyle w:val="Code"/>
        <w:rPr>
          <w:highlight w:val="white"/>
          <w:lang w:val="en-GB"/>
        </w:rPr>
      </w:pPr>
      <w:r w:rsidRPr="00D822A3">
        <w:rPr>
          <w:highlight w:val="white"/>
          <w:lang w:val="en-GB"/>
        </w:rPr>
        <w:t xml:space="preserve">  return sinh(x) / cosh(x);</w:t>
      </w:r>
    </w:p>
    <w:p w14:paraId="36190F07" w14:textId="77777777" w:rsidR="00555D55" w:rsidRPr="00D822A3" w:rsidRDefault="00555D55" w:rsidP="00B92E77">
      <w:pPr>
        <w:pStyle w:val="Code"/>
        <w:rPr>
          <w:highlight w:val="white"/>
          <w:lang w:val="en-GB"/>
        </w:rPr>
      </w:pPr>
      <w:r w:rsidRPr="00D822A3">
        <w:rPr>
          <w:highlight w:val="white"/>
          <w:lang w:val="en-GB"/>
        </w:rPr>
        <w:t>}</w:t>
      </w:r>
    </w:p>
    <w:p w14:paraId="6AF166D1" w14:textId="587ECD9F" w:rsidR="00B92E77" w:rsidRPr="00D822A3" w:rsidRDefault="00FD34B4" w:rsidP="00FD34B4">
      <w:pPr>
        <w:pStyle w:val="Rubrik3"/>
        <w:rPr>
          <w:highlight w:val="white"/>
          <w:lang w:val="en-GB"/>
        </w:rPr>
      </w:pPr>
      <w:r>
        <w:rPr>
          <w:highlight w:val="white"/>
          <w:lang w:val="en-GB"/>
        </w:rPr>
        <w:t>Floor, Ceiling, Absolute, and Rounding</w:t>
      </w:r>
      <w:r w:rsidR="0083365C">
        <w:rPr>
          <w:highlight w:val="white"/>
          <w:lang w:val="en-GB"/>
        </w:rPr>
        <w:t xml:space="preserve"> Functions</w:t>
      </w:r>
    </w:p>
    <w:p w14:paraId="080C7E2C" w14:textId="70ACF785" w:rsidR="002D62F0" w:rsidRDefault="002D62F0" w:rsidP="002D62F0">
      <w:pPr>
        <w:rPr>
          <w:highlight w:val="white"/>
          <w:lang w:val="en-GB"/>
        </w:rPr>
      </w:pPr>
      <w:r>
        <w:rPr>
          <w:highlight w:val="white"/>
          <w:lang w:val="en-GB"/>
        </w:rPr>
        <w:t xml:space="preserve">The </w:t>
      </w:r>
      <w:r w:rsidRPr="002D62F0">
        <w:rPr>
          <w:rStyle w:val="KeyWord0"/>
          <w:highlight w:val="white"/>
        </w:rPr>
        <w:t>floor</w:t>
      </w:r>
      <w:r>
        <w:rPr>
          <w:highlight w:val="white"/>
          <w:lang w:val="en-GB"/>
        </w:rPr>
        <w:t xml:space="preserve"> function returns the integer value closer to zero.</w:t>
      </w:r>
    </w:p>
    <w:p w14:paraId="5AEA7039" w14:textId="5549B75E" w:rsidR="00555D55" w:rsidRPr="00D822A3" w:rsidRDefault="00555D55" w:rsidP="00B92E77">
      <w:pPr>
        <w:pStyle w:val="Code"/>
        <w:rPr>
          <w:highlight w:val="white"/>
          <w:lang w:val="en-GB"/>
        </w:rPr>
      </w:pPr>
      <w:r w:rsidRPr="00D822A3">
        <w:rPr>
          <w:highlight w:val="white"/>
          <w:lang w:val="en-GB"/>
        </w:rPr>
        <w:t>double floor(double x) {</w:t>
      </w:r>
    </w:p>
    <w:p w14:paraId="6EE017B1" w14:textId="77777777" w:rsidR="00555D55" w:rsidRPr="00D822A3" w:rsidRDefault="00555D55" w:rsidP="00B92E77">
      <w:pPr>
        <w:pStyle w:val="Code"/>
        <w:rPr>
          <w:highlight w:val="white"/>
          <w:lang w:val="en-GB"/>
        </w:rPr>
      </w:pPr>
      <w:r w:rsidRPr="00D822A3">
        <w:rPr>
          <w:highlight w:val="white"/>
          <w:lang w:val="en-GB"/>
        </w:rPr>
        <w:t xml:space="preserve">  if (x &lt; 0) {</w:t>
      </w:r>
    </w:p>
    <w:p w14:paraId="25F9CB1A" w14:textId="77777777" w:rsidR="00555D55" w:rsidRPr="00D822A3" w:rsidRDefault="00555D55" w:rsidP="00B92E77">
      <w:pPr>
        <w:pStyle w:val="Code"/>
        <w:rPr>
          <w:highlight w:val="white"/>
          <w:lang w:val="en-GB"/>
        </w:rPr>
      </w:pPr>
      <w:r w:rsidRPr="00D822A3">
        <w:rPr>
          <w:highlight w:val="white"/>
          <w:lang w:val="en-GB"/>
        </w:rPr>
        <w:t xml:space="preserve">    return -ceil(-x);</w:t>
      </w:r>
    </w:p>
    <w:p w14:paraId="7AF16A33" w14:textId="77777777" w:rsidR="00555D55" w:rsidRPr="00D822A3" w:rsidRDefault="00555D55" w:rsidP="00B92E77">
      <w:pPr>
        <w:pStyle w:val="Code"/>
        <w:rPr>
          <w:highlight w:val="white"/>
          <w:lang w:val="en-GB"/>
        </w:rPr>
      </w:pPr>
      <w:r w:rsidRPr="00D822A3">
        <w:rPr>
          <w:highlight w:val="white"/>
          <w:lang w:val="en-GB"/>
        </w:rPr>
        <w:t xml:space="preserve">  }</w:t>
      </w:r>
    </w:p>
    <w:p w14:paraId="1A842ADA" w14:textId="77777777" w:rsidR="00555D55" w:rsidRPr="00D822A3" w:rsidRDefault="00555D55" w:rsidP="00B92E77">
      <w:pPr>
        <w:pStyle w:val="Code"/>
        <w:rPr>
          <w:highlight w:val="white"/>
          <w:lang w:val="en-GB"/>
        </w:rPr>
      </w:pPr>
    </w:p>
    <w:p w14:paraId="5B6CBEA4" w14:textId="21697FA3" w:rsidR="00555D55" w:rsidRPr="00D822A3" w:rsidRDefault="00555D55" w:rsidP="00B92E77">
      <w:pPr>
        <w:pStyle w:val="Code"/>
        <w:rPr>
          <w:highlight w:val="white"/>
          <w:lang w:val="en-GB"/>
        </w:rPr>
      </w:pPr>
      <w:r w:rsidRPr="00D822A3">
        <w:rPr>
          <w:highlight w:val="white"/>
          <w:lang w:val="en-GB"/>
        </w:rPr>
        <w:t xml:space="preserve">  return (double) </w:t>
      </w:r>
      <w:r w:rsidR="00EE467F">
        <w:rPr>
          <w:highlight w:val="white"/>
          <w:lang w:val="en-GB"/>
        </w:rPr>
        <w:t>(</w:t>
      </w:r>
      <w:r w:rsidRPr="00D822A3">
        <w:rPr>
          <w:highlight w:val="white"/>
          <w:lang w:val="en-GB"/>
        </w:rPr>
        <w:t>(long) x</w:t>
      </w:r>
      <w:r w:rsidR="00EE467F">
        <w:rPr>
          <w:highlight w:val="white"/>
          <w:lang w:val="en-GB"/>
        </w:rPr>
        <w:t>)</w:t>
      </w:r>
      <w:r w:rsidRPr="00D822A3">
        <w:rPr>
          <w:highlight w:val="white"/>
          <w:lang w:val="en-GB"/>
        </w:rPr>
        <w:t>;</w:t>
      </w:r>
    </w:p>
    <w:p w14:paraId="75DA846C" w14:textId="77777777" w:rsidR="00555D55" w:rsidRPr="00D822A3" w:rsidRDefault="00555D55" w:rsidP="00B92E77">
      <w:pPr>
        <w:pStyle w:val="Code"/>
        <w:rPr>
          <w:highlight w:val="white"/>
          <w:lang w:val="en-GB"/>
        </w:rPr>
      </w:pPr>
      <w:r w:rsidRPr="00D822A3">
        <w:rPr>
          <w:highlight w:val="white"/>
          <w:lang w:val="en-GB"/>
        </w:rPr>
        <w:t>}</w:t>
      </w:r>
    </w:p>
    <w:p w14:paraId="5B17242F" w14:textId="77777777" w:rsidR="00555D55" w:rsidRPr="00D822A3" w:rsidRDefault="00555D55" w:rsidP="00B92E77">
      <w:pPr>
        <w:pStyle w:val="Code"/>
        <w:rPr>
          <w:highlight w:val="white"/>
          <w:lang w:val="en-GB"/>
        </w:rPr>
      </w:pPr>
    </w:p>
    <w:p w14:paraId="21D41025" w14:textId="77777777" w:rsidR="00555D55" w:rsidRPr="00D822A3" w:rsidRDefault="00555D55" w:rsidP="00B92E77">
      <w:pPr>
        <w:pStyle w:val="Code"/>
        <w:rPr>
          <w:highlight w:val="white"/>
          <w:lang w:val="en-GB"/>
        </w:rPr>
      </w:pPr>
      <w:r w:rsidRPr="00D822A3">
        <w:rPr>
          <w:highlight w:val="white"/>
          <w:lang w:val="en-GB"/>
        </w:rPr>
        <w:t>double ceil(double x) {</w:t>
      </w:r>
    </w:p>
    <w:p w14:paraId="5F7C1296" w14:textId="77777777" w:rsidR="00555D55" w:rsidRPr="00D822A3" w:rsidRDefault="00555D55" w:rsidP="00B92E77">
      <w:pPr>
        <w:pStyle w:val="Code"/>
        <w:rPr>
          <w:highlight w:val="white"/>
          <w:lang w:val="en-GB"/>
        </w:rPr>
      </w:pPr>
      <w:r w:rsidRPr="00D822A3">
        <w:rPr>
          <w:highlight w:val="white"/>
          <w:lang w:val="en-GB"/>
        </w:rPr>
        <w:t xml:space="preserve">  if (x &lt; 0) {</w:t>
      </w:r>
    </w:p>
    <w:p w14:paraId="35E1F8B5" w14:textId="77777777" w:rsidR="00555D55" w:rsidRPr="00D822A3" w:rsidRDefault="00555D55" w:rsidP="00B92E77">
      <w:pPr>
        <w:pStyle w:val="Code"/>
        <w:rPr>
          <w:highlight w:val="white"/>
          <w:lang w:val="en-GB"/>
        </w:rPr>
      </w:pPr>
      <w:r w:rsidRPr="00D822A3">
        <w:rPr>
          <w:highlight w:val="white"/>
          <w:lang w:val="en-GB"/>
        </w:rPr>
        <w:t xml:space="preserve">    return -floor(-x);</w:t>
      </w:r>
    </w:p>
    <w:p w14:paraId="390F0707" w14:textId="77777777" w:rsidR="00555D55" w:rsidRPr="00D822A3" w:rsidRDefault="00555D55" w:rsidP="00B92E77">
      <w:pPr>
        <w:pStyle w:val="Code"/>
        <w:rPr>
          <w:highlight w:val="white"/>
          <w:lang w:val="en-GB"/>
        </w:rPr>
      </w:pPr>
      <w:r w:rsidRPr="00D822A3">
        <w:rPr>
          <w:highlight w:val="white"/>
          <w:lang w:val="en-GB"/>
        </w:rPr>
        <w:t xml:space="preserve">  }</w:t>
      </w:r>
    </w:p>
    <w:p w14:paraId="108D7821" w14:textId="77777777" w:rsidR="00555D55" w:rsidRPr="00D822A3" w:rsidRDefault="00555D55" w:rsidP="00B92E77">
      <w:pPr>
        <w:pStyle w:val="Code"/>
        <w:rPr>
          <w:highlight w:val="white"/>
          <w:lang w:val="en-GB"/>
        </w:rPr>
      </w:pPr>
    </w:p>
    <w:p w14:paraId="1E4642A3" w14:textId="5EB2F8A7" w:rsidR="00555D55" w:rsidRPr="00D822A3" w:rsidRDefault="00555D55" w:rsidP="00B92E77">
      <w:pPr>
        <w:pStyle w:val="Code"/>
        <w:rPr>
          <w:highlight w:val="white"/>
          <w:lang w:val="en-GB"/>
        </w:rPr>
      </w:pPr>
      <w:r w:rsidRPr="00D822A3">
        <w:rPr>
          <w:highlight w:val="white"/>
          <w:lang w:val="en-GB"/>
        </w:rPr>
        <w:t xml:space="preserve">  return (double) </w:t>
      </w:r>
      <w:r w:rsidR="00EE467F">
        <w:rPr>
          <w:highlight w:val="white"/>
          <w:lang w:val="en-GB"/>
        </w:rPr>
        <w:t>(</w:t>
      </w:r>
      <w:r w:rsidRPr="00D822A3">
        <w:rPr>
          <w:highlight w:val="white"/>
          <w:lang w:val="en-GB"/>
        </w:rPr>
        <w:t>(long) (x + 0.999999999999)</w:t>
      </w:r>
      <w:r w:rsidR="00EE467F">
        <w:rPr>
          <w:highlight w:val="white"/>
          <w:lang w:val="en-GB"/>
        </w:rPr>
        <w:t>)</w:t>
      </w:r>
      <w:r w:rsidRPr="00D822A3">
        <w:rPr>
          <w:highlight w:val="white"/>
          <w:lang w:val="en-GB"/>
        </w:rPr>
        <w:t>;</w:t>
      </w:r>
    </w:p>
    <w:p w14:paraId="087726FC" w14:textId="77777777" w:rsidR="00555D55" w:rsidRPr="00D822A3" w:rsidRDefault="00555D55" w:rsidP="00B92E77">
      <w:pPr>
        <w:pStyle w:val="Code"/>
        <w:rPr>
          <w:highlight w:val="white"/>
          <w:lang w:val="en-GB"/>
        </w:rPr>
      </w:pPr>
      <w:r w:rsidRPr="00D822A3">
        <w:rPr>
          <w:highlight w:val="white"/>
          <w:lang w:val="en-GB"/>
        </w:rPr>
        <w:t>}</w:t>
      </w:r>
    </w:p>
    <w:p w14:paraId="5E1F34C3" w14:textId="77777777" w:rsidR="00555D55" w:rsidRPr="00D822A3" w:rsidRDefault="00555D55" w:rsidP="00B92E77">
      <w:pPr>
        <w:pStyle w:val="Code"/>
        <w:rPr>
          <w:highlight w:val="white"/>
          <w:lang w:val="en-GB"/>
        </w:rPr>
      </w:pPr>
    </w:p>
    <w:p w14:paraId="6E3804EA" w14:textId="77777777" w:rsidR="00555D55" w:rsidRPr="00D822A3" w:rsidRDefault="00555D55" w:rsidP="00B92E77">
      <w:pPr>
        <w:pStyle w:val="Code"/>
        <w:rPr>
          <w:highlight w:val="white"/>
          <w:lang w:val="en-GB"/>
        </w:rPr>
      </w:pPr>
      <w:r w:rsidRPr="00D822A3">
        <w:rPr>
          <w:highlight w:val="white"/>
          <w:lang w:val="en-GB"/>
        </w:rPr>
        <w:t>double round(double x) {</w:t>
      </w:r>
    </w:p>
    <w:p w14:paraId="76216A4F" w14:textId="1FC16B39" w:rsidR="00555D55" w:rsidRPr="00D822A3" w:rsidRDefault="00555D55" w:rsidP="00B92E77">
      <w:pPr>
        <w:pStyle w:val="Code"/>
        <w:rPr>
          <w:highlight w:val="white"/>
          <w:lang w:val="en-GB"/>
        </w:rPr>
      </w:pPr>
      <w:r w:rsidRPr="00D822A3">
        <w:rPr>
          <w:highlight w:val="white"/>
          <w:lang w:val="en-GB"/>
        </w:rPr>
        <w:t xml:space="preserve">  return (double) </w:t>
      </w:r>
      <w:r w:rsidR="00EE467F">
        <w:rPr>
          <w:highlight w:val="white"/>
          <w:lang w:val="en-GB"/>
        </w:rPr>
        <w:t>(</w:t>
      </w:r>
      <w:r w:rsidRPr="00D822A3">
        <w:rPr>
          <w:highlight w:val="white"/>
          <w:lang w:val="en-GB"/>
        </w:rPr>
        <w:t>(long) ((x &lt; 0) ? (x - 0.5) : (x + 0.5))</w:t>
      </w:r>
      <w:r w:rsidR="00EE467F">
        <w:rPr>
          <w:highlight w:val="white"/>
          <w:lang w:val="en-GB"/>
        </w:rPr>
        <w:t>)</w:t>
      </w:r>
      <w:r w:rsidRPr="00D822A3">
        <w:rPr>
          <w:highlight w:val="white"/>
          <w:lang w:val="en-GB"/>
        </w:rPr>
        <w:t>;</w:t>
      </w:r>
    </w:p>
    <w:p w14:paraId="7AF848B7" w14:textId="77777777" w:rsidR="00555D55" w:rsidRPr="00D822A3" w:rsidRDefault="00555D55" w:rsidP="00B92E77">
      <w:pPr>
        <w:pStyle w:val="Code"/>
        <w:rPr>
          <w:highlight w:val="white"/>
          <w:lang w:val="en-GB"/>
        </w:rPr>
      </w:pPr>
      <w:r w:rsidRPr="00D822A3">
        <w:rPr>
          <w:highlight w:val="white"/>
          <w:lang w:val="en-GB"/>
        </w:rPr>
        <w:t>}</w:t>
      </w:r>
    </w:p>
    <w:p w14:paraId="2972668E" w14:textId="5725D553" w:rsidR="00204AAF" w:rsidRPr="00D655BE" w:rsidRDefault="006F6595" w:rsidP="00204AAF">
      <w:pPr>
        <w:rPr>
          <w:rFonts w:eastAsiaTheme="minorEastAsia"/>
          <w:highlight w:val="white"/>
          <w:lang w:val="en-GB"/>
        </w:rPr>
      </w:pPr>
      <m:oMathPara>
        <m:oMath>
          <m:d>
            <m:dPr>
              <m:begChr m:val="|"/>
              <m:endChr m:val="|"/>
              <m:ctrlPr>
                <w:rPr>
                  <w:rFonts w:ascii="Cambria Math" w:eastAsiaTheme="minorEastAsia" w:hAnsi="Cambria Math"/>
                  <w:i/>
                  <w:noProof/>
                  <w:lang w:val="en-GB"/>
                </w:rPr>
              </m:ctrlPr>
            </m:dPr>
            <m:e>
              <m:r>
                <w:rPr>
                  <w:rFonts w:ascii="Cambria Math" w:eastAsiaTheme="minorEastAsia" w:hAnsi="Cambria Math"/>
                  <w:noProof/>
                  <w:lang w:val="en-GB"/>
                </w:rPr>
                <m:t>x</m:t>
              </m:r>
            </m:e>
          </m:d>
          <m:r>
            <w:rPr>
              <w:rFonts w:ascii="Cambria Math" w:eastAsiaTheme="minorEastAsia" w:hAnsi="Cambria Math"/>
              <w:noProof/>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-x</m:t>
                    </m:r>
                  </m:e>
                  <m:e>
                    <m:r>
                      <w:rPr>
                        <w:rFonts w:ascii="Cambria Math" w:eastAsiaTheme="minorEastAsia" w:hAnsi="Cambria Math"/>
                        <w:lang w:val="en-GB"/>
                      </w:rPr>
                      <m:t>x&lt;0</m:t>
                    </m:r>
                  </m:e>
                </m:mr>
                <m:mr>
                  <m:e>
                    <m:r>
                      <w:rPr>
                        <w:rFonts w:ascii="Cambria Math" w:eastAsiaTheme="minorEastAsia" w:hAnsi="Cambria Math"/>
                        <w:lang w:val="en-GB"/>
                      </w:rPr>
                      <m:t>x</m:t>
                    </m:r>
                  </m:e>
                  <m:e>
                    <m:r>
                      <w:rPr>
                        <w:rFonts w:ascii="Cambria Math" w:eastAsiaTheme="minorEastAsia" w:hAnsi="Cambria Math"/>
                        <w:lang w:val="en-GB"/>
                      </w:rPr>
                      <m:t>z≥0</m:t>
                    </m:r>
                  </m:e>
                </m:mr>
              </m:m>
            </m:e>
          </m:d>
        </m:oMath>
      </m:oMathPara>
    </w:p>
    <w:p w14:paraId="08676CD0" w14:textId="77777777" w:rsidR="00555D55" w:rsidRPr="00D822A3" w:rsidRDefault="00555D55" w:rsidP="00CE2940">
      <w:pPr>
        <w:pStyle w:val="Code"/>
        <w:rPr>
          <w:highlight w:val="white"/>
          <w:lang w:val="en-GB"/>
        </w:rPr>
      </w:pPr>
      <w:r w:rsidRPr="00D822A3">
        <w:rPr>
          <w:highlight w:val="white"/>
          <w:lang w:val="en-GB"/>
        </w:rPr>
        <w:t>double fabs(double x) {</w:t>
      </w:r>
    </w:p>
    <w:p w14:paraId="02C60E14" w14:textId="77777777" w:rsidR="00555D55" w:rsidRPr="00D822A3" w:rsidRDefault="00555D55" w:rsidP="00CE2940">
      <w:pPr>
        <w:pStyle w:val="Code"/>
        <w:rPr>
          <w:highlight w:val="white"/>
          <w:lang w:val="en-GB"/>
        </w:rPr>
      </w:pPr>
      <w:r w:rsidRPr="00D822A3">
        <w:rPr>
          <w:highlight w:val="white"/>
          <w:lang w:val="en-GB"/>
        </w:rPr>
        <w:t xml:space="preserve">  return (x &lt; 0) ? -x : x;</w:t>
      </w:r>
    </w:p>
    <w:p w14:paraId="0316D6AF" w14:textId="77777777" w:rsidR="00555D55" w:rsidRPr="00D822A3" w:rsidRDefault="00555D55" w:rsidP="00CE2940">
      <w:pPr>
        <w:pStyle w:val="Code"/>
        <w:rPr>
          <w:highlight w:val="white"/>
          <w:lang w:val="en-GB"/>
        </w:rPr>
      </w:pPr>
      <w:r w:rsidRPr="00D822A3">
        <w:rPr>
          <w:highlight w:val="white"/>
          <w:lang w:val="en-GB"/>
        </w:rPr>
        <w:t>}</w:t>
      </w:r>
    </w:p>
    <w:p w14:paraId="5BDA7AE4" w14:textId="0E212DED" w:rsidR="00CE2940" w:rsidRPr="00D822A3" w:rsidRDefault="00CE2940" w:rsidP="00265BDF">
      <w:pPr>
        <w:pStyle w:val="Rubrik2"/>
        <w:rPr>
          <w:lang w:val="en-GB"/>
        </w:rPr>
      </w:pPr>
      <w:bookmarkStart w:id="472" w:name="_Toc54625165"/>
      <w:r w:rsidRPr="00D822A3">
        <w:rPr>
          <w:lang w:val="en-GB"/>
        </w:rPr>
        <w:t>Standard Input/Output</w:t>
      </w:r>
      <w:bookmarkEnd w:id="472"/>
    </w:p>
    <w:p w14:paraId="3C220EF3" w14:textId="1BD57CBB" w:rsidR="00F67D04" w:rsidRPr="00D822A3" w:rsidRDefault="008D6750" w:rsidP="00F67D04">
      <w:pPr>
        <w:pStyle w:val="CodeListing"/>
        <w:rPr>
          <w:lang w:val="en-GB"/>
        </w:rPr>
      </w:pPr>
      <w:proofErr w:type="spellStart"/>
      <w:r w:rsidRPr="00D822A3">
        <w:rPr>
          <w:lang w:val="en-GB"/>
        </w:rPr>
        <w:t>s</w:t>
      </w:r>
      <w:r w:rsidR="00F67D04" w:rsidRPr="00D822A3">
        <w:rPr>
          <w:lang w:val="en-GB"/>
        </w:rPr>
        <w:t>td</w:t>
      </w:r>
      <w:r w:rsidRPr="00D822A3">
        <w:rPr>
          <w:lang w:val="en-GB"/>
        </w:rPr>
        <w:t>io</w:t>
      </w:r>
      <w:r w:rsidR="00F67D04" w:rsidRPr="00D822A3">
        <w:rPr>
          <w:lang w:val="en-GB"/>
        </w:rPr>
        <w:t>.h</w:t>
      </w:r>
      <w:proofErr w:type="spellEnd"/>
    </w:p>
    <w:p w14:paraId="737E7595" w14:textId="77777777" w:rsidR="00924A64" w:rsidRPr="00D822A3" w:rsidRDefault="00924A64" w:rsidP="00924A64">
      <w:pPr>
        <w:pStyle w:val="Code"/>
        <w:rPr>
          <w:highlight w:val="white"/>
          <w:lang w:val="en-GB"/>
        </w:rPr>
      </w:pPr>
      <w:r w:rsidRPr="00D822A3">
        <w:rPr>
          <w:highlight w:val="white"/>
          <w:lang w:val="en-GB"/>
        </w:rPr>
        <w:t>#ifndef __STDIO_H__</w:t>
      </w:r>
    </w:p>
    <w:p w14:paraId="5571D0D6" w14:textId="77777777" w:rsidR="00924A64" w:rsidRPr="00D822A3" w:rsidRDefault="00924A64" w:rsidP="00924A64">
      <w:pPr>
        <w:pStyle w:val="Code"/>
        <w:rPr>
          <w:highlight w:val="white"/>
          <w:lang w:val="en-GB"/>
        </w:rPr>
      </w:pPr>
      <w:r w:rsidRPr="00D822A3">
        <w:rPr>
          <w:highlight w:val="white"/>
          <w:lang w:val="en-GB"/>
        </w:rPr>
        <w:t>#define __STDIO_H__</w:t>
      </w:r>
    </w:p>
    <w:p w14:paraId="0A657764" w14:textId="77777777" w:rsidR="00924A64" w:rsidRPr="00D822A3" w:rsidRDefault="00924A64" w:rsidP="00924A64">
      <w:pPr>
        <w:pStyle w:val="Code"/>
        <w:rPr>
          <w:highlight w:val="white"/>
          <w:lang w:val="en-GB"/>
        </w:rPr>
      </w:pPr>
    </w:p>
    <w:p w14:paraId="71A1DC0A" w14:textId="1A8E5941"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69836BFC" w14:textId="444BE972"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71D2823A" w14:textId="675C9F5A"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33DAE98D" w14:textId="12C3CB3A"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703E9113" w14:textId="0ECF87A2"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&lt;file.h&gt;</w:t>
      </w:r>
    </w:p>
    <w:p w14:paraId="2B50715A" w14:textId="057F7659" w:rsidR="00924A64" w:rsidRPr="00D822A3" w:rsidRDefault="00924A64" w:rsidP="00924A64">
      <w:pPr>
        <w:pStyle w:val="Code"/>
        <w:rPr>
          <w:highlight w:val="white"/>
          <w:lang w:val="en-GB"/>
        </w:rPr>
      </w:pPr>
      <w:r w:rsidRPr="00D822A3">
        <w:rPr>
          <w:highlight w:val="white"/>
          <w:lang w:val="en-GB"/>
        </w:rPr>
        <w:lastRenderedPageBreak/>
        <w:t xml:space="preserve">#include </w:t>
      </w:r>
      <w:r w:rsidR="00EF337F" w:rsidRPr="00D822A3">
        <w:rPr>
          <w:highlight w:val="white"/>
          <w:lang w:val="en-GB"/>
        </w:rPr>
        <w:t>&lt;temp.h&gt;</w:t>
      </w:r>
    </w:p>
    <w:p w14:paraId="48194F74" w14:textId="4400DAB4"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E09F31B" w14:textId="65916126"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2EBFFDBE" w14:textId="77777777" w:rsidR="00924A64" w:rsidRPr="00D822A3" w:rsidRDefault="00924A64" w:rsidP="00924A64">
      <w:pPr>
        <w:pStyle w:val="Code"/>
        <w:rPr>
          <w:highlight w:val="white"/>
          <w:lang w:val="en-GB"/>
        </w:rPr>
      </w:pPr>
    </w:p>
    <w:p w14:paraId="67C09A62" w14:textId="16763EF0" w:rsidR="00F67D04" w:rsidRPr="00D822A3" w:rsidRDefault="00924A64" w:rsidP="00924A64">
      <w:pPr>
        <w:pStyle w:val="Code"/>
        <w:rPr>
          <w:lang w:val="en-GB"/>
        </w:rPr>
      </w:pPr>
      <w:r w:rsidRPr="00D822A3">
        <w:rPr>
          <w:highlight w:val="white"/>
          <w:lang w:val="en-GB"/>
        </w:rPr>
        <w:t>#endif</w:t>
      </w:r>
    </w:p>
    <w:p w14:paraId="6521407B" w14:textId="3EA255DB" w:rsidR="00265BDF" w:rsidRPr="00D822A3" w:rsidRDefault="004007C3" w:rsidP="00265BDF">
      <w:pPr>
        <w:pStyle w:val="Rubrik3"/>
        <w:rPr>
          <w:lang w:val="en-GB"/>
        </w:rPr>
      </w:pPr>
      <w:bookmarkStart w:id="473" w:name="_Toc54625166"/>
      <w:r w:rsidRPr="00D822A3">
        <w:rPr>
          <w:lang w:val="en-GB"/>
        </w:rPr>
        <w:t>Printing</w:t>
      </w:r>
      <w:bookmarkEnd w:id="473"/>
    </w:p>
    <w:p w14:paraId="07321D9D" w14:textId="007993F5" w:rsidR="00F67D04" w:rsidRPr="00D822A3" w:rsidRDefault="008D6750" w:rsidP="00957919">
      <w:pPr>
        <w:pStyle w:val="CodeListing"/>
        <w:rPr>
          <w:lang w:val="en-GB"/>
        </w:rPr>
      </w:pPr>
      <w:proofErr w:type="spellStart"/>
      <w:r w:rsidRPr="00D822A3">
        <w:rPr>
          <w:lang w:val="en-GB"/>
        </w:rPr>
        <w:t>p</w:t>
      </w:r>
      <w:r w:rsidR="00957919" w:rsidRPr="00D822A3">
        <w:rPr>
          <w:lang w:val="en-GB"/>
        </w:rPr>
        <w:t>rintf.h</w:t>
      </w:r>
      <w:proofErr w:type="spellEnd"/>
    </w:p>
    <w:p w14:paraId="65FE9B7D" w14:textId="77777777" w:rsidR="00957919" w:rsidRPr="00D822A3" w:rsidRDefault="00957919" w:rsidP="00957919">
      <w:pPr>
        <w:pStyle w:val="Code"/>
        <w:rPr>
          <w:highlight w:val="white"/>
          <w:lang w:val="en-GB"/>
        </w:rPr>
      </w:pPr>
      <w:r w:rsidRPr="00D822A3">
        <w:rPr>
          <w:highlight w:val="white"/>
          <w:lang w:val="en-GB"/>
        </w:rPr>
        <w:t>#ifndef __PRINTF_H__</w:t>
      </w:r>
    </w:p>
    <w:p w14:paraId="739FF0D6" w14:textId="77777777" w:rsidR="00957919" w:rsidRPr="00D822A3" w:rsidRDefault="00957919" w:rsidP="00957919">
      <w:pPr>
        <w:pStyle w:val="Code"/>
        <w:rPr>
          <w:highlight w:val="white"/>
          <w:lang w:val="en-GB"/>
        </w:rPr>
      </w:pPr>
      <w:r w:rsidRPr="00D822A3">
        <w:rPr>
          <w:highlight w:val="white"/>
          <w:lang w:val="en-GB"/>
        </w:rPr>
        <w:t>#define __PRINTF_H__</w:t>
      </w:r>
    </w:p>
    <w:p w14:paraId="59E72732" w14:textId="77777777" w:rsidR="00957919" w:rsidRPr="00D822A3" w:rsidRDefault="00957919" w:rsidP="00957919">
      <w:pPr>
        <w:pStyle w:val="Code"/>
        <w:rPr>
          <w:highlight w:val="white"/>
          <w:lang w:val="en-GB"/>
        </w:rPr>
      </w:pPr>
    </w:p>
    <w:p w14:paraId="13D780E8" w14:textId="77777777" w:rsidR="00957919" w:rsidRPr="00D822A3" w:rsidRDefault="00957919" w:rsidP="00957919">
      <w:pPr>
        <w:pStyle w:val="Code"/>
        <w:rPr>
          <w:highlight w:val="white"/>
          <w:lang w:val="en-GB"/>
        </w:rPr>
      </w:pPr>
      <w:r w:rsidRPr="00D822A3">
        <w:rPr>
          <w:highlight w:val="white"/>
          <w:lang w:val="en-GB"/>
        </w:rPr>
        <w:t>#define DEVICE 0</w:t>
      </w:r>
    </w:p>
    <w:p w14:paraId="4D7912A8" w14:textId="77777777" w:rsidR="00957919" w:rsidRPr="00D822A3" w:rsidRDefault="00957919" w:rsidP="00957919">
      <w:pPr>
        <w:pStyle w:val="Code"/>
        <w:rPr>
          <w:highlight w:val="white"/>
          <w:lang w:val="en-GB"/>
        </w:rPr>
      </w:pPr>
      <w:r w:rsidRPr="00D822A3">
        <w:rPr>
          <w:highlight w:val="white"/>
          <w:lang w:val="en-GB"/>
        </w:rPr>
        <w:t>#define STRING 1</w:t>
      </w:r>
    </w:p>
    <w:p w14:paraId="38CD90B9" w14:textId="77777777" w:rsidR="00957919" w:rsidRPr="00D822A3" w:rsidRDefault="00957919" w:rsidP="00957919">
      <w:pPr>
        <w:pStyle w:val="Code"/>
        <w:rPr>
          <w:highlight w:val="white"/>
          <w:lang w:val="en-GB"/>
        </w:rPr>
      </w:pPr>
    </w:p>
    <w:p w14:paraId="4135CCF1" w14:textId="77777777" w:rsidR="00957919" w:rsidRPr="00D822A3" w:rsidRDefault="00957919" w:rsidP="00957919">
      <w:pPr>
        <w:pStyle w:val="Code"/>
        <w:rPr>
          <w:highlight w:val="white"/>
          <w:lang w:val="en-GB"/>
        </w:rPr>
      </w:pPr>
      <w:r w:rsidRPr="00D822A3">
        <w:rPr>
          <w:highlight w:val="white"/>
          <w:lang w:val="en-GB"/>
        </w:rPr>
        <w:t>extern int g_outStatus, g_charCount;</w:t>
      </w:r>
    </w:p>
    <w:p w14:paraId="48041B2F" w14:textId="77777777" w:rsidR="00957919" w:rsidRPr="00D822A3" w:rsidRDefault="00957919" w:rsidP="00957919">
      <w:pPr>
        <w:pStyle w:val="Code"/>
        <w:rPr>
          <w:highlight w:val="white"/>
          <w:lang w:val="en-GB"/>
        </w:rPr>
      </w:pPr>
      <w:r w:rsidRPr="00D822A3">
        <w:rPr>
          <w:highlight w:val="white"/>
          <w:lang w:val="en-GB"/>
        </w:rPr>
        <w:t>extern void* g_outDevice;</w:t>
      </w:r>
    </w:p>
    <w:p w14:paraId="6093A78C" w14:textId="77777777" w:rsidR="00957919" w:rsidRPr="00D822A3" w:rsidRDefault="00957919" w:rsidP="00957919">
      <w:pPr>
        <w:pStyle w:val="Code"/>
        <w:rPr>
          <w:highlight w:val="white"/>
          <w:lang w:val="en-GB"/>
        </w:rPr>
      </w:pPr>
    </w:p>
    <w:p w14:paraId="1B8F9F05" w14:textId="77777777" w:rsidR="00957919" w:rsidRPr="00D822A3" w:rsidRDefault="00957919" w:rsidP="00957919">
      <w:pPr>
        <w:pStyle w:val="Code"/>
        <w:rPr>
          <w:highlight w:val="white"/>
          <w:lang w:val="en-GB"/>
        </w:rPr>
      </w:pPr>
      <w:r w:rsidRPr="00D822A3">
        <w:rPr>
          <w:highlight w:val="white"/>
          <w:lang w:val="en-GB"/>
        </w:rPr>
        <w:t>int putc(int c, FILE* stream);</w:t>
      </w:r>
    </w:p>
    <w:p w14:paraId="6FD451A3" w14:textId="77777777" w:rsidR="00957919" w:rsidRPr="00D822A3" w:rsidRDefault="00957919" w:rsidP="00957919">
      <w:pPr>
        <w:pStyle w:val="Code"/>
        <w:rPr>
          <w:highlight w:val="white"/>
          <w:lang w:val="en-GB"/>
        </w:rPr>
      </w:pPr>
      <w:r w:rsidRPr="00D822A3">
        <w:rPr>
          <w:highlight w:val="white"/>
          <w:lang w:val="en-GB"/>
        </w:rPr>
        <w:t>int fputc(int c, FILE* stream);</w:t>
      </w:r>
    </w:p>
    <w:p w14:paraId="3F4CDDB7" w14:textId="77777777" w:rsidR="00957919" w:rsidRPr="00D822A3" w:rsidRDefault="00957919" w:rsidP="00957919">
      <w:pPr>
        <w:pStyle w:val="Code"/>
        <w:rPr>
          <w:highlight w:val="white"/>
          <w:lang w:val="en-GB"/>
        </w:rPr>
      </w:pPr>
      <w:r w:rsidRPr="00D822A3">
        <w:rPr>
          <w:highlight w:val="white"/>
          <w:lang w:val="en-GB"/>
        </w:rPr>
        <w:t>int putchar(int c);</w:t>
      </w:r>
    </w:p>
    <w:p w14:paraId="02E286EE" w14:textId="77777777" w:rsidR="00957919" w:rsidRPr="00D822A3" w:rsidRDefault="00957919" w:rsidP="00957919">
      <w:pPr>
        <w:pStyle w:val="Code"/>
        <w:rPr>
          <w:highlight w:val="white"/>
          <w:lang w:val="en-GB"/>
        </w:rPr>
      </w:pPr>
    </w:p>
    <w:p w14:paraId="475F1CF2" w14:textId="77777777" w:rsidR="00957919" w:rsidRPr="00D822A3" w:rsidRDefault="00957919" w:rsidP="00957919">
      <w:pPr>
        <w:pStyle w:val="Code"/>
        <w:rPr>
          <w:highlight w:val="white"/>
          <w:lang w:val="en-GB"/>
        </w:rPr>
      </w:pPr>
      <w:r w:rsidRPr="00D822A3">
        <w:rPr>
          <w:highlight w:val="white"/>
          <w:lang w:val="en-GB"/>
        </w:rPr>
        <w:t>void printChar(char c);</w:t>
      </w:r>
    </w:p>
    <w:p w14:paraId="6BC5187E" w14:textId="77777777" w:rsidR="00957919" w:rsidRPr="00D822A3" w:rsidRDefault="00957919" w:rsidP="00957919">
      <w:pPr>
        <w:pStyle w:val="Code"/>
        <w:rPr>
          <w:highlight w:val="white"/>
          <w:lang w:val="en-GB"/>
        </w:rPr>
      </w:pPr>
      <w:r w:rsidRPr="00D822A3">
        <w:rPr>
          <w:highlight w:val="white"/>
          <w:lang w:val="en-GB"/>
        </w:rPr>
        <w:t>void printString(char* s, int precision);</w:t>
      </w:r>
    </w:p>
    <w:p w14:paraId="37CA92FB" w14:textId="77777777" w:rsidR="00957919" w:rsidRPr="00D822A3" w:rsidRDefault="00957919" w:rsidP="00957919">
      <w:pPr>
        <w:pStyle w:val="Code"/>
        <w:rPr>
          <w:highlight w:val="white"/>
          <w:lang w:val="en-GB"/>
        </w:rPr>
      </w:pPr>
      <w:r w:rsidRPr="00D822A3">
        <w:rPr>
          <w:highlight w:val="white"/>
          <w:lang w:val="en-GB"/>
        </w:rPr>
        <w:t>void printIntRec(int intValue);</w:t>
      </w:r>
    </w:p>
    <w:p w14:paraId="717583F2"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247AD16F" w14:textId="77777777" w:rsidR="00950589" w:rsidRPr="00D822A3" w:rsidRDefault="00957919" w:rsidP="00957919">
      <w:pPr>
        <w:pStyle w:val="Code"/>
        <w:rPr>
          <w:highlight w:val="white"/>
          <w:lang w:val="en-GB"/>
        </w:rPr>
      </w:pPr>
      <w:r w:rsidRPr="00D822A3">
        <w:rPr>
          <w:highlight w:val="white"/>
          <w:lang w:val="en-GB"/>
        </w:rPr>
        <w:t>void printDoublePlain(double doubleValue, BOOL plus, BOOL space,</w:t>
      </w:r>
    </w:p>
    <w:p w14:paraId="4453C6D0" w14:textId="3D198456"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1150402A" w14:textId="77777777" w:rsidR="00950589" w:rsidRPr="00D822A3" w:rsidRDefault="00957919" w:rsidP="00957919">
      <w:pPr>
        <w:pStyle w:val="Code"/>
        <w:rPr>
          <w:highlight w:val="white"/>
          <w:lang w:val="en-GB"/>
        </w:rPr>
      </w:pPr>
      <w:r w:rsidRPr="00D822A3">
        <w:rPr>
          <w:highlight w:val="white"/>
          <w:lang w:val="en-GB"/>
        </w:rPr>
        <w:t>void printLongDoublePlain(long double doubleValue, BOOL plus,</w:t>
      </w:r>
    </w:p>
    <w:p w14:paraId="5CFEE29E" w14:textId="07054738"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3948A50F"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32F10C3D" w14:textId="77777777" w:rsidR="00957919" w:rsidRPr="00D822A3" w:rsidRDefault="00957919" w:rsidP="00957919">
      <w:pPr>
        <w:pStyle w:val="Code"/>
        <w:rPr>
          <w:highlight w:val="white"/>
          <w:lang w:val="en-GB"/>
        </w:rPr>
      </w:pPr>
      <w:r w:rsidRPr="00D822A3">
        <w:rPr>
          <w:highlight w:val="white"/>
          <w:lang w:val="en-GB"/>
        </w:rPr>
        <w:t>void printLongInt(long longIntValue, BOOL plus, BOOL space);</w:t>
      </w:r>
    </w:p>
    <w:p w14:paraId="128EF7C3" w14:textId="77777777" w:rsidR="00FA005F" w:rsidRPr="00D822A3" w:rsidRDefault="00957919" w:rsidP="00957919">
      <w:pPr>
        <w:pStyle w:val="Code"/>
        <w:rPr>
          <w:highlight w:val="white"/>
          <w:lang w:val="en-GB"/>
        </w:rPr>
      </w:pPr>
      <w:r w:rsidRPr="00D822A3">
        <w:rPr>
          <w:highlight w:val="white"/>
          <w:lang w:val="en-GB"/>
        </w:rPr>
        <w:t>void printLongDoubleFraction(long double longDoubleValue,</w:t>
      </w:r>
    </w:p>
    <w:p w14:paraId="646F4731" w14:textId="251AB02E"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0062D401" w14:textId="77777777" w:rsidR="00FA005F" w:rsidRPr="00D822A3" w:rsidRDefault="00957919" w:rsidP="00957919">
      <w:pPr>
        <w:pStyle w:val="Code"/>
        <w:rPr>
          <w:highlight w:val="white"/>
          <w:lang w:val="en-GB"/>
        </w:rPr>
      </w:pPr>
      <w:r w:rsidRPr="00D822A3">
        <w:rPr>
          <w:highlight w:val="white"/>
          <w:lang w:val="en-GB"/>
        </w:rPr>
        <w:t>void printLongDoublePlain(long double longDoubleValue, BOOL plus,</w:t>
      </w:r>
    </w:p>
    <w:p w14:paraId="1C0B0423" w14:textId="5B528668"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6DAA6451" w14:textId="77777777" w:rsidR="00957919" w:rsidRPr="00D822A3" w:rsidRDefault="00957919" w:rsidP="00957919">
      <w:pPr>
        <w:pStyle w:val="Code"/>
        <w:rPr>
          <w:highlight w:val="white"/>
          <w:lang w:val="en-GB"/>
        </w:rPr>
      </w:pPr>
      <w:r w:rsidRPr="00D822A3">
        <w:rPr>
          <w:highlight w:val="white"/>
          <w:lang w:val="en-GB"/>
        </w:rPr>
        <w:t>int printFormat(char* format, va_list arg_list);</w:t>
      </w:r>
    </w:p>
    <w:p w14:paraId="3CD75AB5" w14:textId="77777777" w:rsidR="00957919" w:rsidRPr="00D822A3" w:rsidRDefault="00957919" w:rsidP="00957919">
      <w:pPr>
        <w:pStyle w:val="Code"/>
        <w:rPr>
          <w:highlight w:val="white"/>
          <w:lang w:val="en-GB"/>
        </w:rPr>
      </w:pPr>
    </w:p>
    <w:p w14:paraId="4E498D5C" w14:textId="77777777" w:rsidR="00957919" w:rsidRPr="00D822A3" w:rsidRDefault="00957919" w:rsidP="00957919">
      <w:pPr>
        <w:pStyle w:val="Code"/>
        <w:rPr>
          <w:highlight w:val="white"/>
          <w:lang w:val="en-GB"/>
        </w:rPr>
      </w:pPr>
      <w:r w:rsidRPr="00D822A3">
        <w:rPr>
          <w:highlight w:val="white"/>
          <w:lang w:val="en-GB"/>
        </w:rPr>
        <w:t>int printf(char* format, ...);</w:t>
      </w:r>
    </w:p>
    <w:p w14:paraId="76C0D55D" w14:textId="77777777" w:rsidR="00957919" w:rsidRPr="00D822A3" w:rsidRDefault="00957919" w:rsidP="00957919">
      <w:pPr>
        <w:pStyle w:val="Code"/>
        <w:rPr>
          <w:highlight w:val="white"/>
          <w:lang w:val="en-GB"/>
        </w:rPr>
      </w:pPr>
      <w:r w:rsidRPr="00D822A3">
        <w:rPr>
          <w:highlight w:val="white"/>
          <w:lang w:val="en-GB"/>
        </w:rPr>
        <w:t>int vprintf(char* format, va_list arg_list);</w:t>
      </w:r>
    </w:p>
    <w:p w14:paraId="5EC653E8" w14:textId="77777777" w:rsidR="00957919" w:rsidRPr="00D822A3" w:rsidRDefault="00957919" w:rsidP="00957919">
      <w:pPr>
        <w:pStyle w:val="Code"/>
        <w:rPr>
          <w:highlight w:val="white"/>
          <w:lang w:val="en-GB"/>
        </w:rPr>
      </w:pPr>
      <w:r w:rsidRPr="00D822A3">
        <w:rPr>
          <w:highlight w:val="white"/>
          <w:lang w:val="en-GB"/>
        </w:rPr>
        <w:t>int fprintf(FILE* outStream, char* format, ...);</w:t>
      </w:r>
    </w:p>
    <w:p w14:paraId="798DE6AF" w14:textId="77777777" w:rsidR="00957919" w:rsidRPr="00D822A3" w:rsidRDefault="00957919" w:rsidP="00957919">
      <w:pPr>
        <w:pStyle w:val="Code"/>
        <w:rPr>
          <w:highlight w:val="white"/>
          <w:lang w:val="en-GB"/>
        </w:rPr>
      </w:pPr>
      <w:r w:rsidRPr="00D822A3">
        <w:rPr>
          <w:highlight w:val="white"/>
          <w:lang w:val="en-GB"/>
        </w:rPr>
        <w:t>int vfprintf(FILE* outStream, char* format, va_list arg_list);</w:t>
      </w:r>
    </w:p>
    <w:p w14:paraId="53D7CDFF" w14:textId="77777777" w:rsidR="00957919" w:rsidRPr="00D822A3" w:rsidRDefault="00957919" w:rsidP="00957919">
      <w:pPr>
        <w:pStyle w:val="Code"/>
        <w:rPr>
          <w:highlight w:val="white"/>
          <w:lang w:val="en-GB"/>
        </w:rPr>
      </w:pPr>
      <w:r w:rsidRPr="00D822A3">
        <w:rPr>
          <w:highlight w:val="white"/>
          <w:lang w:val="en-GB"/>
        </w:rPr>
        <w:t>int sprintf(char* outString, char* format, ...);</w:t>
      </w:r>
    </w:p>
    <w:p w14:paraId="19068462" w14:textId="77777777" w:rsidR="00957919" w:rsidRPr="00D822A3" w:rsidRDefault="00957919" w:rsidP="00957919">
      <w:pPr>
        <w:pStyle w:val="Code"/>
        <w:rPr>
          <w:highlight w:val="white"/>
          <w:lang w:val="en-GB"/>
        </w:rPr>
      </w:pPr>
      <w:r w:rsidRPr="00D822A3">
        <w:rPr>
          <w:highlight w:val="white"/>
          <w:lang w:val="en-GB"/>
        </w:rPr>
        <w:t>int vsprintf(char* outString, char* format, va_list arg_list);</w:t>
      </w:r>
    </w:p>
    <w:p w14:paraId="2A1167CA" w14:textId="77777777" w:rsidR="00957919" w:rsidRPr="00D822A3" w:rsidRDefault="00957919" w:rsidP="00957919">
      <w:pPr>
        <w:pStyle w:val="Code"/>
        <w:rPr>
          <w:highlight w:val="white"/>
          <w:lang w:val="en-GB"/>
        </w:rPr>
      </w:pPr>
    </w:p>
    <w:p w14:paraId="52678D7D" w14:textId="36547F2F" w:rsidR="00957919" w:rsidRPr="00D822A3" w:rsidRDefault="00957919" w:rsidP="00957919">
      <w:pPr>
        <w:pStyle w:val="Code"/>
        <w:rPr>
          <w:lang w:val="en-GB"/>
        </w:rPr>
      </w:pPr>
      <w:r w:rsidRPr="00D822A3">
        <w:rPr>
          <w:highlight w:val="white"/>
          <w:lang w:val="en-GB"/>
        </w:rPr>
        <w:t>#endif</w:t>
      </w:r>
    </w:p>
    <w:p w14:paraId="62A01147" w14:textId="1F966FB0" w:rsidR="006048AF" w:rsidRPr="00D822A3" w:rsidRDefault="008D6750" w:rsidP="006048AF">
      <w:pPr>
        <w:pStyle w:val="CodeListing"/>
        <w:rPr>
          <w:lang w:val="en-GB"/>
        </w:rPr>
      </w:pPr>
      <w:proofErr w:type="spellStart"/>
      <w:r w:rsidRPr="00D822A3">
        <w:rPr>
          <w:lang w:val="en-GB"/>
        </w:rPr>
        <w:t>p</w:t>
      </w:r>
      <w:r w:rsidR="006048AF" w:rsidRPr="00D822A3">
        <w:rPr>
          <w:lang w:val="en-GB"/>
        </w:rPr>
        <w:t>rintf.c</w:t>
      </w:r>
      <w:proofErr w:type="spellEnd"/>
    </w:p>
    <w:p w14:paraId="5D57311F" w14:textId="231F47DF"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75045B9C" w14:textId="65CAAD68"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433B5859" w14:textId="3FD73637" w:rsidR="006048AF" w:rsidRPr="00D822A3" w:rsidRDefault="006048AF" w:rsidP="00D8547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56B91EBB" w14:textId="5C7DE1D9"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6DCC1F4" w14:textId="0A3B844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E097533" w14:textId="778786CC"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BE1EAE9" w14:textId="0B4353B7"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64FDCE20" w14:textId="273D117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77D98786" w14:textId="77777777" w:rsidR="006048AF" w:rsidRPr="00D822A3" w:rsidRDefault="006048AF" w:rsidP="00D85475">
      <w:pPr>
        <w:pStyle w:val="Code"/>
        <w:rPr>
          <w:highlight w:val="white"/>
          <w:lang w:val="en-GB"/>
        </w:rPr>
      </w:pPr>
    </w:p>
    <w:p w14:paraId="6F312114" w14:textId="77777777" w:rsidR="006048AF" w:rsidRPr="00D822A3" w:rsidRDefault="006048AF" w:rsidP="00D85475">
      <w:pPr>
        <w:pStyle w:val="Code"/>
        <w:rPr>
          <w:highlight w:val="white"/>
          <w:lang w:val="en-GB"/>
        </w:rPr>
      </w:pPr>
      <w:r w:rsidRPr="00D822A3">
        <w:rPr>
          <w:highlight w:val="white"/>
          <w:lang w:val="en-GB"/>
        </w:rPr>
        <w:lastRenderedPageBreak/>
        <w:t>#define DEVICE 0</w:t>
      </w:r>
    </w:p>
    <w:p w14:paraId="4ACEF0C7" w14:textId="77777777" w:rsidR="006048AF" w:rsidRPr="00D822A3" w:rsidRDefault="006048AF" w:rsidP="00D85475">
      <w:pPr>
        <w:pStyle w:val="Code"/>
        <w:rPr>
          <w:highlight w:val="white"/>
          <w:lang w:val="en-GB"/>
        </w:rPr>
      </w:pPr>
      <w:r w:rsidRPr="00D822A3">
        <w:rPr>
          <w:highlight w:val="white"/>
          <w:lang w:val="en-GB"/>
        </w:rPr>
        <w:t>#define STRING 1</w:t>
      </w:r>
    </w:p>
    <w:p w14:paraId="7FF7ED83" w14:textId="77777777" w:rsidR="006048AF" w:rsidRPr="00D822A3" w:rsidRDefault="006048AF" w:rsidP="00D85475">
      <w:pPr>
        <w:pStyle w:val="Code"/>
        <w:rPr>
          <w:highlight w:val="white"/>
          <w:lang w:val="en-GB"/>
        </w:rPr>
      </w:pPr>
      <w:r w:rsidRPr="00D822A3">
        <w:rPr>
          <w:highlight w:val="white"/>
          <w:lang w:val="en-GB"/>
        </w:rPr>
        <w:t>#define BLANK  2</w:t>
      </w:r>
    </w:p>
    <w:p w14:paraId="655FB805" w14:textId="77777777" w:rsidR="006048AF" w:rsidRPr="00D822A3" w:rsidRDefault="006048AF" w:rsidP="00D85475">
      <w:pPr>
        <w:pStyle w:val="Code"/>
        <w:rPr>
          <w:highlight w:val="white"/>
          <w:lang w:val="en-GB"/>
        </w:rPr>
      </w:pPr>
    </w:p>
    <w:p w14:paraId="2423745B" w14:textId="77777777" w:rsidR="006048AF" w:rsidRPr="00D822A3" w:rsidRDefault="006048AF" w:rsidP="00D85475">
      <w:pPr>
        <w:pStyle w:val="Code"/>
        <w:rPr>
          <w:highlight w:val="white"/>
          <w:lang w:val="en-GB"/>
        </w:rPr>
      </w:pPr>
      <w:r w:rsidRPr="00D822A3">
        <w:rPr>
          <w:highlight w:val="white"/>
          <w:lang w:val="en-GB"/>
        </w:rPr>
        <w:t>#define PRINT(x,y) { printf(#x " = &lt;%" #y "&gt;\n", (x)); }</w:t>
      </w:r>
    </w:p>
    <w:p w14:paraId="7F33870B" w14:textId="77777777" w:rsidR="006048AF" w:rsidRPr="00D822A3" w:rsidRDefault="006048AF" w:rsidP="00D85475">
      <w:pPr>
        <w:pStyle w:val="Code"/>
        <w:rPr>
          <w:highlight w:val="white"/>
          <w:lang w:val="en-GB"/>
        </w:rPr>
      </w:pPr>
    </w:p>
    <w:p w14:paraId="76D0B5D7" w14:textId="77777777" w:rsidR="006048AF" w:rsidRPr="00D822A3" w:rsidRDefault="006048AF" w:rsidP="00D85475">
      <w:pPr>
        <w:pStyle w:val="Code"/>
        <w:rPr>
          <w:highlight w:val="white"/>
          <w:lang w:val="en-GB"/>
        </w:rPr>
      </w:pPr>
      <w:r w:rsidRPr="00D822A3">
        <w:rPr>
          <w:highlight w:val="white"/>
          <w:lang w:val="en-GB"/>
        </w:rPr>
        <w:t>int g_outStatus, g_outChars;</w:t>
      </w:r>
    </w:p>
    <w:p w14:paraId="3FDCFB42" w14:textId="77777777" w:rsidR="006048AF" w:rsidRPr="00D822A3" w:rsidRDefault="006048AF" w:rsidP="00D85475">
      <w:pPr>
        <w:pStyle w:val="Code"/>
        <w:rPr>
          <w:highlight w:val="white"/>
          <w:lang w:val="en-GB"/>
        </w:rPr>
      </w:pPr>
      <w:r w:rsidRPr="00D822A3">
        <w:rPr>
          <w:highlight w:val="white"/>
          <w:lang w:val="en-GB"/>
        </w:rPr>
        <w:t>void* g_outDevice;</w:t>
      </w:r>
    </w:p>
    <w:p w14:paraId="1B9FDA16" w14:textId="77777777" w:rsidR="006048AF" w:rsidRPr="00D822A3" w:rsidRDefault="006048AF" w:rsidP="00F66472">
      <w:pPr>
        <w:pStyle w:val="Code"/>
        <w:rPr>
          <w:highlight w:val="white"/>
          <w:lang w:val="en-GB"/>
        </w:rPr>
      </w:pPr>
    </w:p>
    <w:p w14:paraId="5E7E3FED" w14:textId="77777777" w:rsidR="006048AF" w:rsidRPr="00D822A3" w:rsidRDefault="006048AF" w:rsidP="00F66472">
      <w:pPr>
        <w:pStyle w:val="Code"/>
        <w:rPr>
          <w:highlight w:val="white"/>
          <w:lang w:val="en-GB"/>
        </w:rPr>
      </w:pPr>
      <w:r w:rsidRPr="00D822A3">
        <w:rPr>
          <w:highlight w:val="white"/>
          <w:lang w:val="en-GB"/>
        </w:rPr>
        <w:t>#define DEFAULT_PRECISION 10</w:t>
      </w:r>
    </w:p>
    <w:p w14:paraId="2C67614F" w14:textId="77777777" w:rsidR="006048AF" w:rsidRPr="00D822A3" w:rsidRDefault="006048AF" w:rsidP="00F66472">
      <w:pPr>
        <w:pStyle w:val="Code"/>
        <w:rPr>
          <w:highlight w:val="white"/>
          <w:lang w:val="en-GB"/>
        </w:rPr>
      </w:pPr>
    </w:p>
    <w:p w14:paraId="150CD0FE" w14:textId="77777777" w:rsidR="006048AF" w:rsidRPr="00D822A3" w:rsidRDefault="006048AF" w:rsidP="00F66472">
      <w:pPr>
        <w:pStyle w:val="Code"/>
        <w:rPr>
          <w:highlight w:val="white"/>
          <w:lang w:val="en-GB"/>
        </w:rPr>
      </w:pPr>
      <w:r w:rsidRPr="00D822A3">
        <w:rPr>
          <w:highlight w:val="white"/>
          <w:lang w:val="en-GB"/>
        </w:rPr>
        <w:t>int putc(int i, FILE* stream) {</w:t>
      </w:r>
    </w:p>
    <w:p w14:paraId="27BA6A14"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358457E2"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312C520B"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0C543AC7" w14:textId="77777777" w:rsidR="006048AF" w:rsidRPr="00D822A3" w:rsidRDefault="006048AF" w:rsidP="00F66472">
      <w:pPr>
        <w:pStyle w:val="Code"/>
        <w:rPr>
          <w:highlight w:val="white"/>
          <w:lang w:val="en-GB"/>
        </w:rPr>
      </w:pPr>
      <w:r w:rsidRPr="00D822A3">
        <w:rPr>
          <w:highlight w:val="white"/>
          <w:lang w:val="en-GB"/>
        </w:rPr>
        <w:t xml:space="preserve">  return 1;</w:t>
      </w:r>
    </w:p>
    <w:p w14:paraId="165FA269" w14:textId="77777777" w:rsidR="006048AF" w:rsidRPr="00D822A3" w:rsidRDefault="006048AF" w:rsidP="00F66472">
      <w:pPr>
        <w:pStyle w:val="Code"/>
        <w:rPr>
          <w:highlight w:val="white"/>
          <w:lang w:val="en-GB"/>
        </w:rPr>
      </w:pPr>
      <w:r w:rsidRPr="00D822A3">
        <w:rPr>
          <w:highlight w:val="white"/>
          <w:lang w:val="en-GB"/>
        </w:rPr>
        <w:t>}</w:t>
      </w:r>
    </w:p>
    <w:p w14:paraId="2E4B2440" w14:textId="77777777" w:rsidR="00D85475" w:rsidRPr="00D822A3" w:rsidRDefault="00D85475" w:rsidP="00F66472">
      <w:pPr>
        <w:pStyle w:val="Code"/>
        <w:rPr>
          <w:highlight w:val="white"/>
          <w:lang w:val="en-GB"/>
        </w:rPr>
      </w:pPr>
    </w:p>
    <w:p w14:paraId="39F8E406" w14:textId="5BCEF99F" w:rsidR="006048AF" w:rsidRPr="00D822A3" w:rsidRDefault="006048AF" w:rsidP="00F66472">
      <w:pPr>
        <w:pStyle w:val="Code"/>
        <w:rPr>
          <w:highlight w:val="white"/>
          <w:lang w:val="en-GB"/>
        </w:rPr>
      </w:pPr>
      <w:r w:rsidRPr="00D822A3">
        <w:rPr>
          <w:highlight w:val="white"/>
          <w:lang w:val="en-GB"/>
        </w:rPr>
        <w:t>int fputc(int i, FILE* stream) {</w:t>
      </w:r>
    </w:p>
    <w:p w14:paraId="1C509751"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5AC9CFCC"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0B35A8FE"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4A0D09F" w14:textId="77777777" w:rsidR="006048AF" w:rsidRPr="00D822A3" w:rsidRDefault="006048AF" w:rsidP="00F66472">
      <w:pPr>
        <w:pStyle w:val="Code"/>
        <w:rPr>
          <w:highlight w:val="white"/>
          <w:lang w:val="en-GB"/>
        </w:rPr>
      </w:pPr>
      <w:r w:rsidRPr="00D822A3">
        <w:rPr>
          <w:highlight w:val="white"/>
          <w:lang w:val="en-GB"/>
        </w:rPr>
        <w:t xml:space="preserve">  return 1;</w:t>
      </w:r>
    </w:p>
    <w:p w14:paraId="48702E04" w14:textId="77777777" w:rsidR="006048AF" w:rsidRPr="00D822A3" w:rsidRDefault="006048AF" w:rsidP="00F66472">
      <w:pPr>
        <w:pStyle w:val="Code"/>
        <w:rPr>
          <w:highlight w:val="white"/>
          <w:lang w:val="en-GB"/>
        </w:rPr>
      </w:pPr>
      <w:r w:rsidRPr="00D822A3">
        <w:rPr>
          <w:highlight w:val="white"/>
          <w:lang w:val="en-GB"/>
        </w:rPr>
        <w:t>}</w:t>
      </w:r>
    </w:p>
    <w:p w14:paraId="12A22985" w14:textId="77777777" w:rsidR="006048AF" w:rsidRPr="00D822A3" w:rsidRDefault="006048AF" w:rsidP="00F66472">
      <w:pPr>
        <w:pStyle w:val="Code"/>
        <w:rPr>
          <w:highlight w:val="white"/>
          <w:lang w:val="en-GB"/>
        </w:rPr>
      </w:pPr>
    </w:p>
    <w:p w14:paraId="721F9387" w14:textId="77777777" w:rsidR="006048AF" w:rsidRPr="00D822A3" w:rsidRDefault="006048AF" w:rsidP="00F66472">
      <w:pPr>
        <w:pStyle w:val="Code"/>
        <w:rPr>
          <w:highlight w:val="white"/>
          <w:lang w:val="en-GB"/>
        </w:rPr>
      </w:pPr>
      <w:r w:rsidRPr="00D822A3">
        <w:rPr>
          <w:highlight w:val="white"/>
          <w:lang w:val="en-GB"/>
        </w:rPr>
        <w:t>int putchar(int i) {</w:t>
      </w:r>
    </w:p>
    <w:p w14:paraId="406B956F"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7A5092AC" w14:textId="77777777" w:rsidR="006048AF" w:rsidRPr="00D822A3" w:rsidRDefault="006048AF" w:rsidP="00F66472">
      <w:pPr>
        <w:pStyle w:val="Code"/>
        <w:rPr>
          <w:highlight w:val="white"/>
          <w:lang w:val="en-GB"/>
        </w:rPr>
      </w:pPr>
      <w:r w:rsidRPr="00D822A3">
        <w:rPr>
          <w:highlight w:val="white"/>
          <w:lang w:val="en-GB"/>
        </w:rPr>
        <w:t xml:space="preserve">  g_outDevice = (void*) stdout;</w:t>
      </w:r>
    </w:p>
    <w:p w14:paraId="0017B80A"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8FC0C4F" w14:textId="77777777" w:rsidR="006048AF" w:rsidRPr="00D822A3" w:rsidRDefault="006048AF" w:rsidP="00F66472">
      <w:pPr>
        <w:pStyle w:val="Code"/>
        <w:rPr>
          <w:highlight w:val="white"/>
          <w:lang w:val="en-GB"/>
        </w:rPr>
      </w:pPr>
      <w:r w:rsidRPr="00D822A3">
        <w:rPr>
          <w:highlight w:val="white"/>
          <w:lang w:val="en-GB"/>
        </w:rPr>
        <w:t xml:space="preserve">  return 1;</w:t>
      </w:r>
    </w:p>
    <w:p w14:paraId="687100C6" w14:textId="77777777" w:rsidR="006048AF" w:rsidRPr="00D822A3" w:rsidRDefault="006048AF" w:rsidP="00F66472">
      <w:pPr>
        <w:pStyle w:val="Code"/>
        <w:rPr>
          <w:highlight w:val="white"/>
          <w:lang w:val="en-GB"/>
        </w:rPr>
      </w:pPr>
      <w:r w:rsidRPr="00D822A3">
        <w:rPr>
          <w:highlight w:val="white"/>
          <w:lang w:val="en-GB"/>
        </w:rPr>
        <w:t>}</w:t>
      </w:r>
    </w:p>
    <w:p w14:paraId="5683E9CB" w14:textId="24EF1926" w:rsidR="006048AF" w:rsidRPr="00D822A3" w:rsidRDefault="006048AF" w:rsidP="00F66472">
      <w:pPr>
        <w:pStyle w:val="Code"/>
        <w:rPr>
          <w:lang w:val="en-GB"/>
        </w:rPr>
      </w:pPr>
    </w:p>
    <w:p w14:paraId="4DD1BDB8" w14:textId="77777777" w:rsidR="0024176F" w:rsidRPr="00D822A3" w:rsidRDefault="0024176F" w:rsidP="00F66472">
      <w:pPr>
        <w:pStyle w:val="Code"/>
        <w:rPr>
          <w:highlight w:val="white"/>
          <w:lang w:val="en-GB"/>
        </w:rPr>
      </w:pPr>
      <w:r w:rsidRPr="00D822A3">
        <w:rPr>
          <w:highlight w:val="white"/>
          <w:lang w:val="en-GB"/>
        </w:rPr>
        <w:t>void printChar(char c) {</w:t>
      </w:r>
    </w:p>
    <w:p w14:paraId="61488AD6" w14:textId="77777777" w:rsidR="0024176F" w:rsidRPr="00D822A3" w:rsidRDefault="0024176F" w:rsidP="00F66472">
      <w:pPr>
        <w:pStyle w:val="Code"/>
        <w:rPr>
          <w:highlight w:val="white"/>
          <w:lang w:val="en-GB"/>
        </w:rPr>
      </w:pPr>
      <w:r w:rsidRPr="00D822A3">
        <w:rPr>
          <w:highlight w:val="white"/>
          <w:lang w:val="en-GB"/>
        </w:rPr>
        <w:t xml:space="preserve">  int handle;</w:t>
      </w:r>
    </w:p>
    <w:p w14:paraId="370320D7" w14:textId="77777777" w:rsidR="0024176F" w:rsidRPr="00D822A3" w:rsidRDefault="0024176F" w:rsidP="00F66472">
      <w:pPr>
        <w:pStyle w:val="Code"/>
        <w:rPr>
          <w:highlight w:val="white"/>
          <w:lang w:val="en-GB"/>
        </w:rPr>
      </w:pPr>
      <w:r w:rsidRPr="00D822A3">
        <w:rPr>
          <w:highlight w:val="white"/>
          <w:lang w:val="en-GB"/>
        </w:rPr>
        <w:t xml:space="preserve">  char* outString;</w:t>
      </w:r>
    </w:p>
    <w:p w14:paraId="0E0F9D91" w14:textId="77777777" w:rsidR="0024176F" w:rsidRPr="00D822A3" w:rsidRDefault="0024176F" w:rsidP="00F66472">
      <w:pPr>
        <w:pStyle w:val="Code"/>
        <w:rPr>
          <w:highlight w:val="white"/>
          <w:lang w:val="en-GB"/>
        </w:rPr>
      </w:pPr>
    </w:p>
    <w:p w14:paraId="081C85C4" w14:textId="77777777" w:rsidR="0024176F" w:rsidRPr="00D822A3" w:rsidRDefault="0024176F" w:rsidP="00F66472">
      <w:pPr>
        <w:pStyle w:val="Code"/>
        <w:rPr>
          <w:highlight w:val="white"/>
          <w:lang w:val="en-GB"/>
        </w:rPr>
      </w:pPr>
      <w:r w:rsidRPr="00D822A3">
        <w:rPr>
          <w:highlight w:val="white"/>
          <w:lang w:val="en-GB"/>
        </w:rPr>
        <w:t xml:space="preserve">  switch (g_outStatus) {</w:t>
      </w:r>
    </w:p>
    <w:p w14:paraId="49446B9F" w14:textId="77777777" w:rsidR="0024176F" w:rsidRPr="00D822A3" w:rsidRDefault="0024176F" w:rsidP="00F66472">
      <w:pPr>
        <w:pStyle w:val="Code"/>
        <w:rPr>
          <w:highlight w:val="white"/>
          <w:lang w:val="en-GB"/>
        </w:rPr>
      </w:pPr>
      <w:r w:rsidRPr="00D822A3">
        <w:rPr>
          <w:highlight w:val="white"/>
          <w:lang w:val="en-GB"/>
        </w:rPr>
        <w:t xml:space="preserve">    case DEVICE: {</w:t>
      </w:r>
    </w:p>
    <w:p w14:paraId="60E18E2C" w14:textId="77777777" w:rsidR="0024176F" w:rsidRPr="00D822A3" w:rsidRDefault="0024176F" w:rsidP="00F66472">
      <w:pPr>
        <w:pStyle w:val="Code"/>
        <w:rPr>
          <w:highlight w:val="white"/>
          <w:lang w:val="en-GB"/>
        </w:rPr>
      </w:pPr>
      <w:r w:rsidRPr="00D822A3">
        <w:rPr>
          <w:highlight w:val="white"/>
          <w:lang w:val="en-GB"/>
        </w:rPr>
        <w:t xml:space="preserve">        FILE* stream = (FILE*) g_outDevice;</w:t>
      </w:r>
    </w:p>
    <w:p w14:paraId="48181EE7" w14:textId="77777777" w:rsidR="0024176F" w:rsidRPr="00D822A3" w:rsidRDefault="0024176F" w:rsidP="00F66472">
      <w:pPr>
        <w:pStyle w:val="Code"/>
        <w:rPr>
          <w:highlight w:val="white"/>
          <w:lang w:val="en-GB"/>
        </w:rPr>
      </w:pPr>
      <w:r w:rsidRPr="00D822A3">
        <w:rPr>
          <w:highlight w:val="white"/>
          <w:lang w:val="en-GB"/>
        </w:rPr>
        <w:t xml:space="preserve">        handle = stream-&gt;handle;</w:t>
      </w:r>
    </w:p>
    <w:p w14:paraId="6066537D" w14:textId="77777777" w:rsidR="0024176F" w:rsidRPr="00D822A3" w:rsidRDefault="0024176F" w:rsidP="00F66472">
      <w:pPr>
        <w:pStyle w:val="Code"/>
        <w:rPr>
          <w:highlight w:val="white"/>
          <w:lang w:val="en-GB"/>
        </w:rPr>
      </w:pPr>
    </w:p>
    <w:p w14:paraId="509DDEDE" w14:textId="77777777" w:rsidR="0024176F" w:rsidRPr="00D822A3" w:rsidRDefault="0024176F" w:rsidP="00F66472">
      <w:pPr>
        <w:pStyle w:val="Code"/>
        <w:rPr>
          <w:highlight w:val="white"/>
          <w:lang w:val="en-GB"/>
        </w:rPr>
      </w:pPr>
      <w:r w:rsidRPr="00D822A3">
        <w:rPr>
          <w:highlight w:val="white"/>
          <w:lang w:val="en-GB"/>
        </w:rPr>
        <w:t xml:space="preserve">        load_register(ah, 0x40s);</w:t>
      </w:r>
    </w:p>
    <w:p w14:paraId="537BB92C" w14:textId="77777777" w:rsidR="0024176F" w:rsidRPr="00D822A3" w:rsidRDefault="0024176F" w:rsidP="00F66472">
      <w:pPr>
        <w:pStyle w:val="Code"/>
        <w:rPr>
          <w:highlight w:val="white"/>
          <w:lang w:val="en-GB"/>
        </w:rPr>
      </w:pPr>
      <w:r w:rsidRPr="00D822A3">
        <w:rPr>
          <w:highlight w:val="white"/>
          <w:lang w:val="en-GB"/>
        </w:rPr>
        <w:t xml:space="preserve">        load_register(bx, handle);</w:t>
      </w:r>
    </w:p>
    <w:p w14:paraId="4C7BB49C" w14:textId="77777777" w:rsidR="0024176F" w:rsidRPr="00D822A3" w:rsidRDefault="0024176F" w:rsidP="00F66472">
      <w:pPr>
        <w:pStyle w:val="Code"/>
        <w:rPr>
          <w:highlight w:val="white"/>
          <w:lang w:val="en-GB"/>
        </w:rPr>
      </w:pPr>
      <w:r w:rsidRPr="00D822A3">
        <w:rPr>
          <w:highlight w:val="white"/>
          <w:lang w:val="en-GB"/>
        </w:rPr>
        <w:t xml:space="preserve">        load_register(cx, 1);</w:t>
      </w:r>
    </w:p>
    <w:p w14:paraId="40CCA687" w14:textId="77777777" w:rsidR="0024176F" w:rsidRPr="00D822A3" w:rsidRDefault="0024176F" w:rsidP="00F66472">
      <w:pPr>
        <w:pStyle w:val="Code"/>
        <w:rPr>
          <w:highlight w:val="white"/>
          <w:lang w:val="en-GB"/>
        </w:rPr>
      </w:pPr>
      <w:r w:rsidRPr="00D822A3">
        <w:rPr>
          <w:highlight w:val="white"/>
          <w:lang w:val="en-GB"/>
        </w:rPr>
        <w:t xml:space="preserve">        load_register(dx, &amp;c);</w:t>
      </w:r>
    </w:p>
    <w:p w14:paraId="061D6B6D" w14:textId="77777777" w:rsidR="0024176F" w:rsidRPr="00D822A3" w:rsidRDefault="0024176F" w:rsidP="00F66472">
      <w:pPr>
        <w:pStyle w:val="Code"/>
        <w:rPr>
          <w:highlight w:val="white"/>
          <w:lang w:val="en-GB"/>
        </w:rPr>
      </w:pPr>
      <w:r w:rsidRPr="00D822A3">
        <w:rPr>
          <w:highlight w:val="white"/>
          <w:lang w:val="en-GB"/>
        </w:rPr>
        <w:t xml:space="preserve">        interrupt(0x21s);</w:t>
      </w:r>
    </w:p>
    <w:p w14:paraId="31AEFB08" w14:textId="77777777" w:rsidR="0024176F" w:rsidRPr="00D822A3" w:rsidRDefault="0024176F" w:rsidP="00F66472">
      <w:pPr>
        <w:pStyle w:val="Code"/>
        <w:rPr>
          <w:highlight w:val="white"/>
          <w:lang w:val="en-GB"/>
        </w:rPr>
      </w:pPr>
      <w:r w:rsidRPr="00D822A3">
        <w:rPr>
          <w:highlight w:val="white"/>
          <w:lang w:val="en-GB"/>
        </w:rPr>
        <w:t xml:space="preserve">        ++g_outChars;</w:t>
      </w:r>
    </w:p>
    <w:p w14:paraId="20E131DB" w14:textId="77777777" w:rsidR="0024176F" w:rsidRPr="00D822A3" w:rsidRDefault="0024176F" w:rsidP="00F66472">
      <w:pPr>
        <w:pStyle w:val="Code"/>
        <w:rPr>
          <w:highlight w:val="white"/>
          <w:lang w:val="en-GB"/>
        </w:rPr>
      </w:pPr>
      <w:r w:rsidRPr="00D822A3">
        <w:rPr>
          <w:highlight w:val="white"/>
          <w:lang w:val="en-GB"/>
        </w:rPr>
        <w:t xml:space="preserve">        break;</w:t>
      </w:r>
    </w:p>
    <w:p w14:paraId="7A427120" w14:textId="77777777" w:rsidR="0024176F" w:rsidRPr="00D822A3" w:rsidRDefault="0024176F" w:rsidP="00F66472">
      <w:pPr>
        <w:pStyle w:val="Code"/>
        <w:rPr>
          <w:highlight w:val="white"/>
          <w:lang w:val="en-GB"/>
        </w:rPr>
      </w:pPr>
      <w:r w:rsidRPr="00D822A3">
        <w:rPr>
          <w:highlight w:val="white"/>
          <w:lang w:val="en-GB"/>
        </w:rPr>
        <w:t xml:space="preserve">      }</w:t>
      </w:r>
    </w:p>
    <w:p w14:paraId="61FADF45" w14:textId="77777777" w:rsidR="0024176F" w:rsidRPr="00D822A3" w:rsidRDefault="0024176F" w:rsidP="00F66472">
      <w:pPr>
        <w:pStyle w:val="Code"/>
        <w:rPr>
          <w:highlight w:val="white"/>
          <w:lang w:val="en-GB"/>
        </w:rPr>
      </w:pPr>
    </w:p>
    <w:p w14:paraId="705443A3" w14:textId="77777777" w:rsidR="0024176F" w:rsidRPr="00D822A3" w:rsidRDefault="0024176F" w:rsidP="00F66472">
      <w:pPr>
        <w:pStyle w:val="Code"/>
        <w:rPr>
          <w:highlight w:val="white"/>
          <w:lang w:val="en-GB"/>
        </w:rPr>
      </w:pPr>
      <w:r w:rsidRPr="00D822A3">
        <w:rPr>
          <w:highlight w:val="white"/>
          <w:lang w:val="en-GB"/>
        </w:rPr>
        <w:t xml:space="preserve">    case STRING: {</w:t>
      </w:r>
    </w:p>
    <w:p w14:paraId="6BB3C1CB" w14:textId="77777777" w:rsidR="0024176F" w:rsidRPr="00D822A3" w:rsidRDefault="0024176F" w:rsidP="00F66472">
      <w:pPr>
        <w:pStyle w:val="Code"/>
        <w:rPr>
          <w:highlight w:val="white"/>
          <w:lang w:val="en-GB"/>
        </w:rPr>
      </w:pPr>
      <w:r w:rsidRPr="00D822A3">
        <w:rPr>
          <w:highlight w:val="white"/>
          <w:lang w:val="en-GB"/>
        </w:rPr>
        <w:t xml:space="preserve">        outString = (char*) g_outDevice;</w:t>
      </w:r>
    </w:p>
    <w:p w14:paraId="6A1E7311" w14:textId="77777777" w:rsidR="0024176F" w:rsidRPr="00D822A3" w:rsidRDefault="0024176F" w:rsidP="00F66472">
      <w:pPr>
        <w:pStyle w:val="Code"/>
        <w:rPr>
          <w:highlight w:val="white"/>
          <w:lang w:val="en-GB"/>
        </w:rPr>
      </w:pPr>
      <w:r w:rsidRPr="00D822A3">
        <w:rPr>
          <w:highlight w:val="white"/>
          <w:lang w:val="en-GB"/>
        </w:rPr>
        <w:t xml:space="preserve">        outString[g_outChars++] = c;</w:t>
      </w:r>
    </w:p>
    <w:p w14:paraId="2D3149CA" w14:textId="77777777" w:rsidR="0024176F" w:rsidRPr="00D822A3" w:rsidRDefault="0024176F" w:rsidP="00F66472">
      <w:pPr>
        <w:pStyle w:val="Code"/>
        <w:rPr>
          <w:highlight w:val="white"/>
          <w:lang w:val="en-GB"/>
        </w:rPr>
      </w:pPr>
      <w:r w:rsidRPr="00D822A3">
        <w:rPr>
          <w:highlight w:val="white"/>
          <w:lang w:val="en-GB"/>
        </w:rPr>
        <w:t xml:space="preserve">      }</w:t>
      </w:r>
    </w:p>
    <w:p w14:paraId="56E89276" w14:textId="77777777" w:rsidR="0024176F" w:rsidRPr="00D822A3" w:rsidRDefault="0024176F" w:rsidP="00F66472">
      <w:pPr>
        <w:pStyle w:val="Code"/>
        <w:rPr>
          <w:highlight w:val="white"/>
          <w:lang w:val="en-GB"/>
        </w:rPr>
      </w:pPr>
      <w:r w:rsidRPr="00D822A3">
        <w:rPr>
          <w:highlight w:val="white"/>
          <w:lang w:val="en-GB"/>
        </w:rPr>
        <w:t xml:space="preserve">      break;</w:t>
      </w:r>
    </w:p>
    <w:p w14:paraId="3347AF08" w14:textId="77777777" w:rsidR="0024176F" w:rsidRPr="00D822A3" w:rsidRDefault="0024176F" w:rsidP="00F66472">
      <w:pPr>
        <w:pStyle w:val="Code"/>
        <w:rPr>
          <w:highlight w:val="white"/>
          <w:lang w:val="en-GB"/>
        </w:rPr>
      </w:pPr>
    </w:p>
    <w:p w14:paraId="60128A8A" w14:textId="77777777" w:rsidR="0024176F" w:rsidRPr="00D822A3" w:rsidRDefault="0024176F" w:rsidP="00F66472">
      <w:pPr>
        <w:pStyle w:val="Code"/>
        <w:rPr>
          <w:highlight w:val="white"/>
          <w:lang w:val="en-GB"/>
        </w:rPr>
      </w:pPr>
      <w:r w:rsidRPr="00D822A3">
        <w:rPr>
          <w:highlight w:val="white"/>
          <w:lang w:val="en-GB"/>
        </w:rPr>
        <w:t xml:space="preserve">    case BLANK:</w:t>
      </w:r>
    </w:p>
    <w:p w14:paraId="4259B8A8" w14:textId="77777777" w:rsidR="0024176F" w:rsidRPr="00D822A3" w:rsidRDefault="0024176F" w:rsidP="00F66472">
      <w:pPr>
        <w:pStyle w:val="Code"/>
        <w:rPr>
          <w:highlight w:val="white"/>
          <w:lang w:val="en-GB"/>
        </w:rPr>
      </w:pPr>
      <w:r w:rsidRPr="00D822A3">
        <w:rPr>
          <w:highlight w:val="white"/>
          <w:lang w:val="en-GB"/>
        </w:rPr>
        <w:lastRenderedPageBreak/>
        <w:t xml:space="preserve">      g_outChars++;</w:t>
      </w:r>
    </w:p>
    <w:p w14:paraId="070DEDC9" w14:textId="77777777" w:rsidR="0024176F" w:rsidRPr="00D822A3" w:rsidRDefault="0024176F" w:rsidP="00F66472">
      <w:pPr>
        <w:pStyle w:val="Code"/>
        <w:rPr>
          <w:highlight w:val="white"/>
          <w:lang w:val="en-GB"/>
        </w:rPr>
      </w:pPr>
      <w:r w:rsidRPr="00D822A3">
        <w:rPr>
          <w:highlight w:val="white"/>
          <w:lang w:val="en-GB"/>
        </w:rPr>
        <w:t xml:space="preserve">      break;</w:t>
      </w:r>
    </w:p>
    <w:p w14:paraId="3C67E8F3" w14:textId="77777777" w:rsidR="0024176F" w:rsidRPr="00D822A3" w:rsidRDefault="0024176F" w:rsidP="00F66472">
      <w:pPr>
        <w:pStyle w:val="Code"/>
        <w:rPr>
          <w:highlight w:val="white"/>
          <w:lang w:val="en-GB"/>
        </w:rPr>
      </w:pPr>
      <w:r w:rsidRPr="00D822A3">
        <w:rPr>
          <w:highlight w:val="white"/>
          <w:lang w:val="en-GB"/>
        </w:rPr>
        <w:t xml:space="preserve">  }</w:t>
      </w:r>
    </w:p>
    <w:p w14:paraId="79607D34" w14:textId="77777777" w:rsidR="0024176F" w:rsidRPr="00D822A3" w:rsidRDefault="0024176F" w:rsidP="00F66472">
      <w:pPr>
        <w:pStyle w:val="Code"/>
        <w:rPr>
          <w:highlight w:val="white"/>
          <w:lang w:val="en-GB"/>
        </w:rPr>
      </w:pPr>
      <w:r w:rsidRPr="00D822A3">
        <w:rPr>
          <w:highlight w:val="white"/>
          <w:lang w:val="en-GB"/>
        </w:rPr>
        <w:t>}</w:t>
      </w:r>
    </w:p>
    <w:p w14:paraId="05B0264F" w14:textId="77777777" w:rsidR="0024176F" w:rsidRPr="00D822A3" w:rsidRDefault="0024176F" w:rsidP="00F66472">
      <w:pPr>
        <w:pStyle w:val="Code"/>
        <w:rPr>
          <w:highlight w:val="white"/>
          <w:lang w:val="en-GB"/>
        </w:rPr>
      </w:pPr>
    </w:p>
    <w:p w14:paraId="51BA6643" w14:textId="77777777" w:rsidR="0024176F" w:rsidRPr="00D822A3" w:rsidRDefault="0024176F" w:rsidP="00F66472">
      <w:pPr>
        <w:pStyle w:val="Code"/>
        <w:rPr>
          <w:highlight w:val="white"/>
          <w:lang w:val="en-GB"/>
        </w:rPr>
      </w:pPr>
      <w:r w:rsidRPr="00D822A3">
        <w:rPr>
          <w:highlight w:val="white"/>
          <w:lang w:val="en-GB"/>
        </w:rPr>
        <w:t>void printString(char* s, int precision) {</w:t>
      </w:r>
    </w:p>
    <w:p w14:paraId="76F1EFB4" w14:textId="77777777" w:rsidR="0024176F" w:rsidRPr="00D822A3" w:rsidRDefault="0024176F" w:rsidP="00F66472">
      <w:pPr>
        <w:pStyle w:val="Code"/>
        <w:rPr>
          <w:highlight w:val="white"/>
          <w:lang w:val="en-GB"/>
        </w:rPr>
      </w:pPr>
      <w:r w:rsidRPr="00D822A3">
        <w:rPr>
          <w:highlight w:val="white"/>
          <w:lang w:val="en-GB"/>
        </w:rPr>
        <w:t xml:space="preserve">  if (s != NULL) {</w:t>
      </w:r>
    </w:p>
    <w:p w14:paraId="3A85C4A7" w14:textId="77777777" w:rsidR="0024176F" w:rsidRPr="00D822A3" w:rsidRDefault="0024176F" w:rsidP="00F66472">
      <w:pPr>
        <w:pStyle w:val="Code"/>
        <w:rPr>
          <w:highlight w:val="white"/>
          <w:lang w:val="en-GB"/>
        </w:rPr>
      </w:pPr>
      <w:r w:rsidRPr="00D822A3">
        <w:rPr>
          <w:highlight w:val="white"/>
          <w:lang w:val="en-GB"/>
        </w:rPr>
        <w:t xml:space="preserve">    int index;</w:t>
      </w:r>
    </w:p>
    <w:p w14:paraId="38D602AD" w14:textId="77777777" w:rsidR="0024176F" w:rsidRPr="00D822A3" w:rsidRDefault="0024176F" w:rsidP="00F66472">
      <w:pPr>
        <w:pStyle w:val="Code"/>
        <w:rPr>
          <w:highlight w:val="white"/>
          <w:lang w:val="en-GB"/>
        </w:rPr>
      </w:pPr>
    </w:p>
    <w:p w14:paraId="05316FAF"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54962EF7" w14:textId="77777777" w:rsidR="0024176F" w:rsidRPr="00D822A3" w:rsidRDefault="0024176F" w:rsidP="00F66472">
      <w:pPr>
        <w:pStyle w:val="Code"/>
        <w:rPr>
          <w:highlight w:val="white"/>
          <w:lang w:val="en-GB"/>
        </w:rPr>
      </w:pPr>
      <w:r w:rsidRPr="00D822A3">
        <w:rPr>
          <w:highlight w:val="white"/>
          <w:lang w:val="en-GB"/>
        </w:rPr>
        <w:t xml:space="preserve">      for (index = 0; s[index] != '\0'; ++index) {</w:t>
      </w:r>
    </w:p>
    <w:p w14:paraId="2094A1E2" w14:textId="77777777" w:rsidR="0024176F" w:rsidRPr="00D822A3" w:rsidRDefault="0024176F" w:rsidP="00F66472">
      <w:pPr>
        <w:pStyle w:val="Code"/>
        <w:rPr>
          <w:highlight w:val="white"/>
          <w:lang w:val="en-GB"/>
        </w:rPr>
      </w:pPr>
      <w:r w:rsidRPr="00D822A3">
        <w:rPr>
          <w:highlight w:val="white"/>
          <w:lang w:val="en-GB"/>
        </w:rPr>
        <w:t xml:space="preserve">        printChar(s[index]);</w:t>
      </w:r>
    </w:p>
    <w:p w14:paraId="01132104" w14:textId="77777777" w:rsidR="0024176F" w:rsidRPr="00D822A3" w:rsidRDefault="0024176F" w:rsidP="00F66472">
      <w:pPr>
        <w:pStyle w:val="Code"/>
        <w:rPr>
          <w:highlight w:val="white"/>
          <w:lang w:val="en-GB"/>
        </w:rPr>
      </w:pPr>
      <w:r w:rsidRPr="00D822A3">
        <w:rPr>
          <w:highlight w:val="white"/>
          <w:lang w:val="en-GB"/>
        </w:rPr>
        <w:t xml:space="preserve">      }</w:t>
      </w:r>
    </w:p>
    <w:p w14:paraId="55E6359F" w14:textId="77777777" w:rsidR="0024176F" w:rsidRPr="00D822A3" w:rsidRDefault="0024176F" w:rsidP="00F66472">
      <w:pPr>
        <w:pStyle w:val="Code"/>
        <w:rPr>
          <w:highlight w:val="white"/>
          <w:lang w:val="en-GB"/>
        </w:rPr>
      </w:pPr>
      <w:r w:rsidRPr="00D822A3">
        <w:rPr>
          <w:highlight w:val="white"/>
          <w:lang w:val="en-GB"/>
        </w:rPr>
        <w:t xml:space="preserve">    }</w:t>
      </w:r>
    </w:p>
    <w:p w14:paraId="7BA4042E" w14:textId="77777777" w:rsidR="0024176F" w:rsidRPr="00D822A3" w:rsidRDefault="0024176F" w:rsidP="00F66472">
      <w:pPr>
        <w:pStyle w:val="Code"/>
        <w:rPr>
          <w:highlight w:val="white"/>
          <w:lang w:val="en-GB"/>
        </w:rPr>
      </w:pPr>
      <w:r w:rsidRPr="00D822A3">
        <w:rPr>
          <w:highlight w:val="white"/>
          <w:lang w:val="en-GB"/>
        </w:rPr>
        <w:t xml:space="preserve">    else {</w:t>
      </w:r>
    </w:p>
    <w:p w14:paraId="5E4141D5" w14:textId="77777777" w:rsidR="0024176F" w:rsidRPr="00D822A3" w:rsidRDefault="0024176F" w:rsidP="00F66472">
      <w:pPr>
        <w:pStyle w:val="Code"/>
        <w:rPr>
          <w:highlight w:val="white"/>
          <w:lang w:val="en-GB"/>
        </w:rPr>
      </w:pPr>
      <w:r w:rsidRPr="00D822A3">
        <w:rPr>
          <w:highlight w:val="white"/>
          <w:lang w:val="en-GB"/>
        </w:rPr>
        <w:t xml:space="preserve">      for (index = 0; (precision-- &gt; 0) &amp;&amp; (s[index] != '\0'); ++index) {</w:t>
      </w:r>
    </w:p>
    <w:p w14:paraId="08878297" w14:textId="77777777" w:rsidR="0024176F" w:rsidRPr="00D822A3" w:rsidRDefault="0024176F" w:rsidP="00F66472">
      <w:pPr>
        <w:pStyle w:val="Code"/>
        <w:rPr>
          <w:highlight w:val="white"/>
          <w:lang w:val="en-GB"/>
        </w:rPr>
      </w:pPr>
      <w:r w:rsidRPr="00D822A3">
        <w:rPr>
          <w:highlight w:val="white"/>
          <w:lang w:val="en-GB"/>
        </w:rPr>
        <w:t xml:space="preserve">        printChar(s[index]);</w:t>
      </w:r>
    </w:p>
    <w:p w14:paraId="51A99825" w14:textId="77777777" w:rsidR="0024176F" w:rsidRPr="00D822A3" w:rsidRDefault="0024176F" w:rsidP="00F66472">
      <w:pPr>
        <w:pStyle w:val="Code"/>
        <w:rPr>
          <w:highlight w:val="white"/>
          <w:lang w:val="en-GB"/>
        </w:rPr>
      </w:pPr>
      <w:r w:rsidRPr="00D822A3">
        <w:rPr>
          <w:highlight w:val="white"/>
          <w:lang w:val="en-GB"/>
        </w:rPr>
        <w:t xml:space="preserve">      }</w:t>
      </w:r>
    </w:p>
    <w:p w14:paraId="723EB39B" w14:textId="77777777" w:rsidR="0024176F" w:rsidRPr="00D822A3" w:rsidRDefault="0024176F" w:rsidP="00F66472">
      <w:pPr>
        <w:pStyle w:val="Code"/>
        <w:rPr>
          <w:highlight w:val="white"/>
          <w:lang w:val="en-GB"/>
        </w:rPr>
      </w:pPr>
      <w:r w:rsidRPr="00D822A3">
        <w:rPr>
          <w:highlight w:val="white"/>
          <w:lang w:val="en-GB"/>
        </w:rPr>
        <w:t xml:space="preserve">    }</w:t>
      </w:r>
    </w:p>
    <w:p w14:paraId="6A7D3E49" w14:textId="77777777" w:rsidR="0024176F" w:rsidRPr="00D822A3" w:rsidRDefault="0024176F" w:rsidP="00F66472">
      <w:pPr>
        <w:pStyle w:val="Code"/>
        <w:rPr>
          <w:highlight w:val="white"/>
          <w:lang w:val="en-GB"/>
        </w:rPr>
      </w:pPr>
      <w:r w:rsidRPr="00D822A3">
        <w:rPr>
          <w:highlight w:val="white"/>
          <w:lang w:val="en-GB"/>
        </w:rPr>
        <w:t xml:space="preserve">  }</w:t>
      </w:r>
    </w:p>
    <w:p w14:paraId="61CB75D2" w14:textId="77777777" w:rsidR="0024176F" w:rsidRPr="00D822A3" w:rsidRDefault="0024176F" w:rsidP="00F66472">
      <w:pPr>
        <w:pStyle w:val="Code"/>
        <w:rPr>
          <w:highlight w:val="white"/>
          <w:lang w:val="en-GB"/>
        </w:rPr>
      </w:pPr>
      <w:r w:rsidRPr="00D822A3">
        <w:rPr>
          <w:highlight w:val="white"/>
          <w:lang w:val="en-GB"/>
        </w:rPr>
        <w:t xml:space="preserve">  else {</w:t>
      </w:r>
    </w:p>
    <w:p w14:paraId="5573EA6E" w14:textId="77777777" w:rsidR="0024176F" w:rsidRPr="00D822A3" w:rsidRDefault="0024176F" w:rsidP="00F66472">
      <w:pPr>
        <w:pStyle w:val="Code"/>
        <w:rPr>
          <w:highlight w:val="white"/>
          <w:lang w:val="en-GB"/>
        </w:rPr>
      </w:pPr>
      <w:r w:rsidRPr="00D822A3">
        <w:rPr>
          <w:highlight w:val="white"/>
          <w:lang w:val="en-GB"/>
        </w:rPr>
        <w:t xml:space="preserve">    printChar('&lt;');</w:t>
      </w:r>
    </w:p>
    <w:p w14:paraId="5AF56270" w14:textId="77777777" w:rsidR="0024176F" w:rsidRPr="00D822A3" w:rsidRDefault="0024176F" w:rsidP="00F66472">
      <w:pPr>
        <w:pStyle w:val="Code"/>
        <w:rPr>
          <w:highlight w:val="white"/>
          <w:lang w:val="en-GB"/>
        </w:rPr>
      </w:pPr>
      <w:r w:rsidRPr="00D822A3">
        <w:rPr>
          <w:highlight w:val="white"/>
          <w:lang w:val="en-GB"/>
        </w:rPr>
        <w:t xml:space="preserve">    printChar('N');</w:t>
      </w:r>
    </w:p>
    <w:p w14:paraId="12CE52C9" w14:textId="77777777" w:rsidR="0024176F" w:rsidRPr="00D822A3" w:rsidRDefault="0024176F" w:rsidP="00F66472">
      <w:pPr>
        <w:pStyle w:val="Code"/>
        <w:rPr>
          <w:highlight w:val="white"/>
          <w:lang w:val="en-GB"/>
        </w:rPr>
      </w:pPr>
      <w:r w:rsidRPr="00D822A3">
        <w:rPr>
          <w:highlight w:val="white"/>
          <w:lang w:val="en-GB"/>
        </w:rPr>
        <w:t xml:space="preserve">    printChar('U');</w:t>
      </w:r>
    </w:p>
    <w:p w14:paraId="104A924F" w14:textId="77777777" w:rsidR="0024176F" w:rsidRPr="00D822A3" w:rsidRDefault="0024176F" w:rsidP="00F66472">
      <w:pPr>
        <w:pStyle w:val="Code"/>
        <w:rPr>
          <w:highlight w:val="white"/>
          <w:lang w:val="en-GB"/>
        </w:rPr>
      </w:pPr>
      <w:r w:rsidRPr="00D822A3">
        <w:rPr>
          <w:highlight w:val="white"/>
          <w:lang w:val="en-GB"/>
        </w:rPr>
        <w:t xml:space="preserve">    printChar('L');</w:t>
      </w:r>
    </w:p>
    <w:p w14:paraId="17DB9766" w14:textId="77777777" w:rsidR="0024176F" w:rsidRPr="00D822A3" w:rsidRDefault="0024176F" w:rsidP="00F66472">
      <w:pPr>
        <w:pStyle w:val="Code"/>
        <w:rPr>
          <w:highlight w:val="white"/>
          <w:lang w:val="en-GB"/>
        </w:rPr>
      </w:pPr>
      <w:r w:rsidRPr="00D822A3">
        <w:rPr>
          <w:highlight w:val="white"/>
          <w:lang w:val="en-GB"/>
        </w:rPr>
        <w:t xml:space="preserve">    printChar('L');</w:t>
      </w:r>
    </w:p>
    <w:p w14:paraId="5E4BEE75" w14:textId="77777777" w:rsidR="0024176F" w:rsidRPr="00D822A3" w:rsidRDefault="0024176F" w:rsidP="00F66472">
      <w:pPr>
        <w:pStyle w:val="Code"/>
        <w:rPr>
          <w:highlight w:val="white"/>
          <w:lang w:val="en-GB"/>
        </w:rPr>
      </w:pPr>
      <w:r w:rsidRPr="00D822A3">
        <w:rPr>
          <w:highlight w:val="white"/>
          <w:lang w:val="en-GB"/>
        </w:rPr>
        <w:t xml:space="preserve">    printChar('&gt;');</w:t>
      </w:r>
    </w:p>
    <w:p w14:paraId="2207E682" w14:textId="77777777" w:rsidR="0024176F" w:rsidRPr="00D822A3" w:rsidRDefault="0024176F" w:rsidP="00F66472">
      <w:pPr>
        <w:pStyle w:val="Code"/>
        <w:rPr>
          <w:highlight w:val="white"/>
          <w:lang w:val="en-GB"/>
        </w:rPr>
      </w:pPr>
      <w:r w:rsidRPr="00D822A3">
        <w:rPr>
          <w:highlight w:val="white"/>
          <w:lang w:val="en-GB"/>
        </w:rPr>
        <w:t xml:space="preserve">  }</w:t>
      </w:r>
    </w:p>
    <w:p w14:paraId="2422C133" w14:textId="77777777" w:rsidR="0024176F" w:rsidRPr="00D822A3" w:rsidRDefault="0024176F" w:rsidP="00F66472">
      <w:pPr>
        <w:pStyle w:val="Code"/>
        <w:rPr>
          <w:highlight w:val="white"/>
          <w:lang w:val="en-GB"/>
        </w:rPr>
      </w:pPr>
      <w:r w:rsidRPr="00D822A3">
        <w:rPr>
          <w:highlight w:val="white"/>
          <w:lang w:val="en-GB"/>
        </w:rPr>
        <w:t>}</w:t>
      </w:r>
    </w:p>
    <w:p w14:paraId="03A47E55" w14:textId="645A8F4D" w:rsidR="0024176F" w:rsidRPr="00D822A3" w:rsidRDefault="0024176F" w:rsidP="00F66472">
      <w:pPr>
        <w:pStyle w:val="Code"/>
        <w:rPr>
          <w:lang w:val="en-GB"/>
        </w:rPr>
      </w:pPr>
    </w:p>
    <w:p w14:paraId="6F7305BE" w14:textId="77777777" w:rsidR="0024176F" w:rsidRPr="00D822A3" w:rsidRDefault="0024176F" w:rsidP="00F66472">
      <w:pPr>
        <w:pStyle w:val="Code"/>
        <w:rPr>
          <w:highlight w:val="white"/>
          <w:lang w:val="en-GB"/>
        </w:rPr>
      </w:pPr>
      <w:r w:rsidRPr="00D822A3">
        <w:rPr>
          <w:highlight w:val="white"/>
          <w:lang w:val="en-GB"/>
        </w:rPr>
        <w:t>void printLongIntRec(long longValue) {</w:t>
      </w:r>
    </w:p>
    <w:p w14:paraId="2AB041B0" w14:textId="77777777" w:rsidR="0024176F" w:rsidRPr="00D822A3" w:rsidRDefault="0024176F" w:rsidP="00F66472">
      <w:pPr>
        <w:pStyle w:val="Code"/>
        <w:rPr>
          <w:highlight w:val="white"/>
          <w:lang w:val="en-GB"/>
        </w:rPr>
      </w:pPr>
      <w:r w:rsidRPr="00D822A3">
        <w:rPr>
          <w:highlight w:val="white"/>
          <w:lang w:val="en-GB"/>
        </w:rPr>
        <w:t xml:space="preserve">  if (longValue != 0) {</w:t>
      </w:r>
    </w:p>
    <w:p w14:paraId="46D4B38F" w14:textId="77777777" w:rsidR="0024176F" w:rsidRPr="00D822A3" w:rsidRDefault="0024176F" w:rsidP="00F66472">
      <w:pPr>
        <w:pStyle w:val="Code"/>
        <w:rPr>
          <w:highlight w:val="white"/>
          <w:lang w:val="en-GB"/>
        </w:rPr>
      </w:pPr>
      <w:r w:rsidRPr="00D822A3">
        <w:rPr>
          <w:highlight w:val="white"/>
          <w:lang w:val="en-GB"/>
        </w:rPr>
        <w:t xml:space="preserve">    int digit = (int) (longValue % 10L);</w:t>
      </w:r>
    </w:p>
    <w:p w14:paraId="68F95EBF" w14:textId="77777777" w:rsidR="0024176F" w:rsidRPr="00D822A3" w:rsidRDefault="0024176F" w:rsidP="00F66472">
      <w:pPr>
        <w:pStyle w:val="Code"/>
        <w:rPr>
          <w:highlight w:val="white"/>
          <w:lang w:val="en-GB"/>
        </w:rPr>
      </w:pPr>
      <w:r w:rsidRPr="00D822A3">
        <w:rPr>
          <w:highlight w:val="white"/>
          <w:lang w:val="en-GB"/>
        </w:rPr>
        <w:t xml:space="preserve">    printLongIntRec(longValue / 10L);</w:t>
      </w:r>
    </w:p>
    <w:p w14:paraId="41B4B182" w14:textId="77777777" w:rsidR="0024176F" w:rsidRPr="00D822A3" w:rsidRDefault="0024176F" w:rsidP="00F66472">
      <w:pPr>
        <w:pStyle w:val="Code"/>
        <w:rPr>
          <w:highlight w:val="white"/>
          <w:lang w:val="en-GB"/>
        </w:rPr>
      </w:pPr>
      <w:r w:rsidRPr="00D822A3">
        <w:rPr>
          <w:highlight w:val="white"/>
          <w:lang w:val="en-GB"/>
        </w:rPr>
        <w:t xml:space="preserve">    printChar((char) (digit + '0'));</w:t>
      </w:r>
    </w:p>
    <w:p w14:paraId="4C0AA630" w14:textId="77777777" w:rsidR="0024176F" w:rsidRPr="00D822A3" w:rsidRDefault="0024176F" w:rsidP="00F66472">
      <w:pPr>
        <w:pStyle w:val="Code"/>
        <w:rPr>
          <w:highlight w:val="white"/>
          <w:lang w:val="en-GB"/>
        </w:rPr>
      </w:pPr>
      <w:r w:rsidRPr="00D822A3">
        <w:rPr>
          <w:highlight w:val="white"/>
          <w:lang w:val="en-GB"/>
        </w:rPr>
        <w:t xml:space="preserve">  }</w:t>
      </w:r>
    </w:p>
    <w:p w14:paraId="4F9650BC" w14:textId="77777777" w:rsidR="0024176F" w:rsidRPr="00D822A3" w:rsidRDefault="0024176F" w:rsidP="00F66472">
      <w:pPr>
        <w:pStyle w:val="Code"/>
        <w:rPr>
          <w:highlight w:val="white"/>
          <w:lang w:val="en-GB"/>
        </w:rPr>
      </w:pPr>
      <w:r w:rsidRPr="00D822A3">
        <w:rPr>
          <w:highlight w:val="white"/>
          <w:lang w:val="en-GB"/>
        </w:rPr>
        <w:t>}</w:t>
      </w:r>
    </w:p>
    <w:p w14:paraId="54A41935" w14:textId="77777777" w:rsidR="0024176F" w:rsidRPr="00D822A3" w:rsidRDefault="0024176F" w:rsidP="00F66472">
      <w:pPr>
        <w:pStyle w:val="Code"/>
        <w:rPr>
          <w:highlight w:val="white"/>
          <w:lang w:val="en-GB"/>
        </w:rPr>
      </w:pPr>
    </w:p>
    <w:p w14:paraId="3667E916" w14:textId="77777777" w:rsidR="0024176F" w:rsidRPr="00D822A3" w:rsidRDefault="0024176F" w:rsidP="00F66472">
      <w:pPr>
        <w:pStyle w:val="Code"/>
        <w:rPr>
          <w:highlight w:val="white"/>
          <w:lang w:val="en-GB"/>
        </w:rPr>
      </w:pPr>
      <w:r w:rsidRPr="00D822A3">
        <w:rPr>
          <w:highlight w:val="white"/>
          <w:lang w:val="en-GB"/>
        </w:rPr>
        <w:t>void printLongInt(long longValue, BOOL plus, BOOL space) {</w:t>
      </w:r>
    </w:p>
    <w:p w14:paraId="4B65BADF" w14:textId="77777777" w:rsidR="0024176F" w:rsidRPr="00D822A3" w:rsidRDefault="0024176F" w:rsidP="00F66472">
      <w:pPr>
        <w:pStyle w:val="Code"/>
        <w:rPr>
          <w:highlight w:val="white"/>
          <w:lang w:val="en-GB"/>
        </w:rPr>
      </w:pPr>
      <w:r w:rsidRPr="00D822A3">
        <w:rPr>
          <w:highlight w:val="white"/>
          <w:lang w:val="en-GB"/>
        </w:rPr>
        <w:t xml:space="preserve">  if (longValue &lt; 0L) {</w:t>
      </w:r>
    </w:p>
    <w:p w14:paraId="18BEDA9A" w14:textId="77777777" w:rsidR="0024176F" w:rsidRPr="00D822A3" w:rsidRDefault="0024176F" w:rsidP="00F66472">
      <w:pPr>
        <w:pStyle w:val="Code"/>
        <w:rPr>
          <w:highlight w:val="white"/>
          <w:lang w:val="en-GB"/>
        </w:rPr>
      </w:pPr>
      <w:r w:rsidRPr="00D822A3">
        <w:rPr>
          <w:highlight w:val="white"/>
          <w:lang w:val="en-GB"/>
        </w:rPr>
        <w:t xml:space="preserve">    longValue = -longValue;</w:t>
      </w:r>
    </w:p>
    <w:p w14:paraId="6CD4F466" w14:textId="77777777" w:rsidR="0024176F" w:rsidRPr="00D822A3" w:rsidRDefault="0024176F" w:rsidP="00F66472">
      <w:pPr>
        <w:pStyle w:val="Code"/>
        <w:rPr>
          <w:highlight w:val="white"/>
          <w:lang w:val="en-GB"/>
        </w:rPr>
      </w:pPr>
      <w:r w:rsidRPr="00D822A3">
        <w:rPr>
          <w:highlight w:val="white"/>
          <w:lang w:val="en-GB"/>
        </w:rPr>
        <w:t xml:space="preserve">    printChar('-');</w:t>
      </w:r>
    </w:p>
    <w:p w14:paraId="40B0DE92" w14:textId="77777777" w:rsidR="0024176F" w:rsidRPr="00D822A3" w:rsidRDefault="0024176F" w:rsidP="00F66472">
      <w:pPr>
        <w:pStyle w:val="Code"/>
        <w:rPr>
          <w:highlight w:val="white"/>
          <w:lang w:val="en-GB"/>
        </w:rPr>
      </w:pPr>
      <w:r w:rsidRPr="00D822A3">
        <w:rPr>
          <w:highlight w:val="white"/>
          <w:lang w:val="en-GB"/>
        </w:rPr>
        <w:t xml:space="preserve">  }</w:t>
      </w:r>
    </w:p>
    <w:p w14:paraId="5C576812"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20405CFF" w14:textId="77777777" w:rsidR="0024176F" w:rsidRPr="00D822A3" w:rsidRDefault="0024176F" w:rsidP="00F66472">
      <w:pPr>
        <w:pStyle w:val="Code"/>
        <w:rPr>
          <w:highlight w:val="white"/>
          <w:lang w:val="en-GB"/>
        </w:rPr>
      </w:pPr>
      <w:r w:rsidRPr="00D822A3">
        <w:rPr>
          <w:highlight w:val="white"/>
          <w:lang w:val="en-GB"/>
        </w:rPr>
        <w:t xml:space="preserve">    printChar(' ');</w:t>
      </w:r>
    </w:p>
    <w:p w14:paraId="603C7009" w14:textId="77777777" w:rsidR="0024176F" w:rsidRPr="00D822A3" w:rsidRDefault="0024176F" w:rsidP="00F66472">
      <w:pPr>
        <w:pStyle w:val="Code"/>
        <w:rPr>
          <w:highlight w:val="white"/>
          <w:lang w:val="en-GB"/>
        </w:rPr>
      </w:pPr>
      <w:r w:rsidRPr="00D822A3">
        <w:rPr>
          <w:highlight w:val="white"/>
          <w:lang w:val="en-GB"/>
        </w:rPr>
        <w:t xml:space="preserve">  }</w:t>
      </w:r>
    </w:p>
    <w:p w14:paraId="09A2FB77"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4C95B0D0" w14:textId="77777777" w:rsidR="0024176F" w:rsidRPr="00D822A3" w:rsidRDefault="0024176F" w:rsidP="00F66472">
      <w:pPr>
        <w:pStyle w:val="Code"/>
        <w:rPr>
          <w:highlight w:val="white"/>
          <w:lang w:val="en-GB"/>
        </w:rPr>
      </w:pPr>
      <w:r w:rsidRPr="00D822A3">
        <w:rPr>
          <w:highlight w:val="white"/>
          <w:lang w:val="en-GB"/>
        </w:rPr>
        <w:t xml:space="preserve">    printChar('+');</w:t>
      </w:r>
    </w:p>
    <w:p w14:paraId="25ACF853" w14:textId="77777777" w:rsidR="0024176F" w:rsidRPr="00D822A3" w:rsidRDefault="0024176F" w:rsidP="00F66472">
      <w:pPr>
        <w:pStyle w:val="Code"/>
        <w:rPr>
          <w:highlight w:val="white"/>
          <w:lang w:val="en-GB"/>
        </w:rPr>
      </w:pPr>
      <w:r w:rsidRPr="00D822A3">
        <w:rPr>
          <w:highlight w:val="white"/>
          <w:lang w:val="en-GB"/>
        </w:rPr>
        <w:t xml:space="preserve">  }</w:t>
      </w:r>
    </w:p>
    <w:p w14:paraId="77BF5D0B" w14:textId="77777777" w:rsidR="0024176F" w:rsidRPr="00D822A3" w:rsidRDefault="0024176F" w:rsidP="00F66472">
      <w:pPr>
        <w:pStyle w:val="Code"/>
        <w:rPr>
          <w:highlight w:val="white"/>
          <w:lang w:val="en-GB"/>
        </w:rPr>
      </w:pPr>
    </w:p>
    <w:p w14:paraId="0361677C" w14:textId="77777777" w:rsidR="0024176F" w:rsidRPr="00D822A3" w:rsidRDefault="0024176F" w:rsidP="00F66472">
      <w:pPr>
        <w:pStyle w:val="Code"/>
        <w:rPr>
          <w:highlight w:val="white"/>
          <w:lang w:val="en-GB"/>
        </w:rPr>
      </w:pPr>
      <w:r w:rsidRPr="00D822A3">
        <w:rPr>
          <w:highlight w:val="white"/>
          <w:lang w:val="en-GB"/>
        </w:rPr>
        <w:t xml:space="preserve">  if (longValue == 0L) {</w:t>
      </w:r>
    </w:p>
    <w:p w14:paraId="4ACBB685" w14:textId="77777777" w:rsidR="0024176F" w:rsidRPr="00D822A3" w:rsidRDefault="0024176F" w:rsidP="00F66472">
      <w:pPr>
        <w:pStyle w:val="Code"/>
        <w:rPr>
          <w:highlight w:val="white"/>
          <w:lang w:val="en-GB"/>
        </w:rPr>
      </w:pPr>
      <w:r w:rsidRPr="00D822A3">
        <w:rPr>
          <w:highlight w:val="white"/>
          <w:lang w:val="en-GB"/>
        </w:rPr>
        <w:t xml:space="preserve">    printChar('0');</w:t>
      </w:r>
    </w:p>
    <w:p w14:paraId="0425E82F" w14:textId="77777777" w:rsidR="0024176F" w:rsidRPr="00D822A3" w:rsidRDefault="0024176F" w:rsidP="00F66472">
      <w:pPr>
        <w:pStyle w:val="Code"/>
        <w:rPr>
          <w:highlight w:val="white"/>
          <w:lang w:val="en-GB"/>
        </w:rPr>
      </w:pPr>
      <w:r w:rsidRPr="00D822A3">
        <w:rPr>
          <w:highlight w:val="white"/>
          <w:lang w:val="en-GB"/>
        </w:rPr>
        <w:t xml:space="preserve">  }</w:t>
      </w:r>
    </w:p>
    <w:p w14:paraId="3D48FAB6" w14:textId="77777777" w:rsidR="0024176F" w:rsidRPr="00D822A3" w:rsidRDefault="0024176F" w:rsidP="00F66472">
      <w:pPr>
        <w:pStyle w:val="Code"/>
        <w:rPr>
          <w:highlight w:val="white"/>
          <w:lang w:val="en-GB"/>
        </w:rPr>
      </w:pPr>
      <w:r w:rsidRPr="00D822A3">
        <w:rPr>
          <w:highlight w:val="white"/>
          <w:lang w:val="en-GB"/>
        </w:rPr>
        <w:t xml:space="preserve">  else {</w:t>
      </w:r>
    </w:p>
    <w:p w14:paraId="33C6F554" w14:textId="77777777" w:rsidR="0024176F" w:rsidRPr="00D822A3" w:rsidRDefault="0024176F" w:rsidP="00F66472">
      <w:pPr>
        <w:pStyle w:val="Code"/>
        <w:rPr>
          <w:highlight w:val="white"/>
          <w:lang w:val="en-GB"/>
        </w:rPr>
      </w:pPr>
      <w:r w:rsidRPr="00D822A3">
        <w:rPr>
          <w:highlight w:val="white"/>
          <w:lang w:val="en-GB"/>
        </w:rPr>
        <w:t xml:space="preserve">    printLongIntRec(longValue);</w:t>
      </w:r>
    </w:p>
    <w:p w14:paraId="72BE6FDA" w14:textId="77777777" w:rsidR="0024176F" w:rsidRPr="00D822A3" w:rsidRDefault="0024176F" w:rsidP="00F66472">
      <w:pPr>
        <w:pStyle w:val="Code"/>
        <w:rPr>
          <w:highlight w:val="white"/>
          <w:lang w:val="en-GB"/>
        </w:rPr>
      </w:pPr>
      <w:r w:rsidRPr="00D822A3">
        <w:rPr>
          <w:highlight w:val="white"/>
          <w:lang w:val="en-GB"/>
        </w:rPr>
        <w:t xml:space="preserve">  }</w:t>
      </w:r>
    </w:p>
    <w:p w14:paraId="0ED60452" w14:textId="77777777" w:rsidR="0024176F" w:rsidRPr="00D822A3" w:rsidRDefault="0024176F" w:rsidP="00F66472">
      <w:pPr>
        <w:pStyle w:val="Code"/>
        <w:rPr>
          <w:highlight w:val="white"/>
          <w:lang w:val="en-GB"/>
        </w:rPr>
      </w:pPr>
      <w:r w:rsidRPr="00D822A3">
        <w:rPr>
          <w:highlight w:val="white"/>
          <w:lang w:val="en-GB"/>
        </w:rPr>
        <w:t>}</w:t>
      </w:r>
    </w:p>
    <w:p w14:paraId="19C7648A" w14:textId="77777777" w:rsidR="00F66472" w:rsidRPr="00D822A3" w:rsidRDefault="00F66472" w:rsidP="00F66472">
      <w:pPr>
        <w:pStyle w:val="Code"/>
        <w:rPr>
          <w:highlight w:val="white"/>
          <w:lang w:val="en-GB"/>
        </w:rPr>
      </w:pPr>
    </w:p>
    <w:p w14:paraId="785F2086" w14:textId="2C14171C" w:rsidR="0024176F" w:rsidRPr="00D822A3" w:rsidRDefault="0024176F" w:rsidP="00F66472">
      <w:pPr>
        <w:pStyle w:val="Code"/>
        <w:rPr>
          <w:highlight w:val="white"/>
          <w:lang w:val="en-GB"/>
        </w:rPr>
      </w:pPr>
      <w:r w:rsidRPr="00D822A3">
        <w:rPr>
          <w:highlight w:val="white"/>
          <w:lang w:val="en-GB"/>
        </w:rPr>
        <w:t>char digitToChar(int digit, BOOL capital) {</w:t>
      </w:r>
    </w:p>
    <w:p w14:paraId="746FB5C7" w14:textId="77777777" w:rsidR="0024176F" w:rsidRPr="00D822A3" w:rsidRDefault="0024176F" w:rsidP="00F66472">
      <w:pPr>
        <w:pStyle w:val="Code"/>
        <w:rPr>
          <w:highlight w:val="white"/>
          <w:lang w:val="en-GB"/>
        </w:rPr>
      </w:pPr>
      <w:r w:rsidRPr="00D822A3">
        <w:rPr>
          <w:highlight w:val="white"/>
          <w:lang w:val="en-GB"/>
        </w:rPr>
        <w:t xml:space="preserve">  if (digit &lt; 10) {</w:t>
      </w:r>
    </w:p>
    <w:p w14:paraId="7C9D924B" w14:textId="77777777" w:rsidR="0024176F" w:rsidRPr="00D822A3" w:rsidRDefault="0024176F" w:rsidP="00F66472">
      <w:pPr>
        <w:pStyle w:val="Code"/>
        <w:rPr>
          <w:highlight w:val="white"/>
          <w:lang w:val="en-GB"/>
        </w:rPr>
      </w:pPr>
      <w:r w:rsidRPr="00D822A3">
        <w:rPr>
          <w:highlight w:val="white"/>
          <w:lang w:val="en-GB"/>
        </w:rPr>
        <w:t xml:space="preserve">    return ((char) ('0' + digit));</w:t>
      </w:r>
    </w:p>
    <w:p w14:paraId="440242F4" w14:textId="77777777" w:rsidR="0024176F" w:rsidRPr="00D822A3" w:rsidRDefault="0024176F" w:rsidP="00F66472">
      <w:pPr>
        <w:pStyle w:val="Code"/>
        <w:rPr>
          <w:highlight w:val="white"/>
          <w:lang w:val="en-GB"/>
        </w:rPr>
      </w:pPr>
      <w:r w:rsidRPr="00D822A3">
        <w:rPr>
          <w:highlight w:val="white"/>
          <w:lang w:val="en-GB"/>
        </w:rPr>
        <w:t xml:space="preserve">  }</w:t>
      </w:r>
    </w:p>
    <w:p w14:paraId="25CF6049" w14:textId="77777777" w:rsidR="0024176F" w:rsidRPr="00D822A3" w:rsidRDefault="0024176F" w:rsidP="00F66472">
      <w:pPr>
        <w:pStyle w:val="Code"/>
        <w:rPr>
          <w:highlight w:val="white"/>
          <w:lang w:val="en-GB"/>
        </w:rPr>
      </w:pPr>
      <w:r w:rsidRPr="00D822A3">
        <w:rPr>
          <w:highlight w:val="white"/>
          <w:lang w:val="en-GB"/>
        </w:rPr>
        <w:t xml:space="preserve">  else if (capital) {</w:t>
      </w:r>
    </w:p>
    <w:p w14:paraId="1FAD9B9A"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62371692" w14:textId="77777777" w:rsidR="0024176F" w:rsidRPr="00D822A3" w:rsidRDefault="0024176F" w:rsidP="00F66472">
      <w:pPr>
        <w:pStyle w:val="Code"/>
        <w:rPr>
          <w:highlight w:val="white"/>
          <w:lang w:val="en-GB"/>
        </w:rPr>
      </w:pPr>
      <w:r w:rsidRPr="00D822A3">
        <w:rPr>
          <w:highlight w:val="white"/>
          <w:lang w:val="en-GB"/>
        </w:rPr>
        <w:t xml:space="preserve">  }</w:t>
      </w:r>
    </w:p>
    <w:p w14:paraId="7669BEA5" w14:textId="77777777" w:rsidR="0024176F" w:rsidRPr="00D822A3" w:rsidRDefault="0024176F" w:rsidP="00F66472">
      <w:pPr>
        <w:pStyle w:val="Code"/>
        <w:rPr>
          <w:highlight w:val="white"/>
          <w:lang w:val="en-GB"/>
        </w:rPr>
      </w:pPr>
      <w:r w:rsidRPr="00D822A3">
        <w:rPr>
          <w:highlight w:val="white"/>
          <w:lang w:val="en-GB"/>
        </w:rPr>
        <w:t xml:space="preserve">  else {</w:t>
      </w:r>
    </w:p>
    <w:p w14:paraId="51C3B774"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5C61AC30" w14:textId="77777777" w:rsidR="0024176F" w:rsidRPr="00D822A3" w:rsidRDefault="0024176F" w:rsidP="00F66472">
      <w:pPr>
        <w:pStyle w:val="Code"/>
        <w:rPr>
          <w:highlight w:val="white"/>
          <w:lang w:val="en-GB"/>
        </w:rPr>
      </w:pPr>
      <w:r w:rsidRPr="00D822A3">
        <w:rPr>
          <w:highlight w:val="white"/>
          <w:lang w:val="en-GB"/>
        </w:rPr>
        <w:t xml:space="preserve">  }</w:t>
      </w:r>
    </w:p>
    <w:p w14:paraId="2A179F7B" w14:textId="77777777" w:rsidR="0024176F" w:rsidRPr="00D822A3" w:rsidRDefault="0024176F" w:rsidP="00F66472">
      <w:pPr>
        <w:pStyle w:val="Code"/>
        <w:rPr>
          <w:highlight w:val="white"/>
          <w:lang w:val="en-GB"/>
        </w:rPr>
      </w:pPr>
      <w:r w:rsidRPr="00D822A3">
        <w:rPr>
          <w:highlight w:val="white"/>
          <w:lang w:val="en-GB"/>
        </w:rPr>
        <w:t>}</w:t>
      </w:r>
    </w:p>
    <w:p w14:paraId="674DF6B1" w14:textId="77777777" w:rsidR="0024176F" w:rsidRPr="00D822A3" w:rsidRDefault="0024176F" w:rsidP="00F66472">
      <w:pPr>
        <w:pStyle w:val="Code"/>
        <w:rPr>
          <w:highlight w:val="white"/>
          <w:lang w:val="en-GB"/>
        </w:rPr>
      </w:pPr>
    </w:p>
    <w:p w14:paraId="34FDC94E" w14:textId="77777777" w:rsidR="0024176F" w:rsidRPr="00D822A3" w:rsidRDefault="0024176F" w:rsidP="00F66472">
      <w:pPr>
        <w:pStyle w:val="Code"/>
        <w:rPr>
          <w:highlight w:val="white"/>
          <w:lang w:val="en-GB"/>
        </w:rPr>
      </w:pPr>
      <w:r w:rsidRPr="00D822A3">
        <w:rPr>
          <w:highlight w:val="white"/>
          <w:lang w:val="en-GB"/>
        </w:rPr>
        <w:t>void printUnsignedLongRec(unsigned long unsignedValue, unsigned long base, BOOL capital) {</w:t>
      </w:r>
    </w:p>
    <w:p w14:paraId="0720897C" w14:textId="77777777" w:rsidR="0024176F" w:rsidRPr="00D822A3" w:rsidRDefault="0024176F" w:rsidP="00F66472">
      <w:pPr>
        <w:pStyle w:val="Code"/>
        <w:rPr>
          <w:highlight w:val="white"/>
          <w:lang w:val="en-GB"/>
        </w:rPr>
      </w:pPr>
      <w:r w:rsidRPr="00D822A3">
        <w:rPr>
          <w:highlight w:val="white"/>
          <w:lang w:val="en-GB"/>
        </w:rPr>
        <w:t xml:space="preserve">  if (unsignedValue &gt; 0ul) {</w:t>
      </w:r>
    </w:p>
    <w:p w14:paraId="06470CDA" w14:textId="77777777" w:rsidR="0024176F" w:rsidRPr="00D822A3" w:rsidRDefault="0024176F" w:rsidP="00F66472">
      <w:pPr>
        <w:pStyle w:val="Code"/>
        <w:rPr>
          <w:highlight w:val="white"/>
          <w:lang w:val="en-GB"/>
        </w:rPr>
      </w:pPr>
      <w:r w:rsidRPr="00D822A3">
        <w:rPr>
          <w:highlight w:val="white"/>
          <w:lang w:val="en-GB"/>
        </w:rPr>
        <w:t xml:space="preserve">    int digit = (int) (unsignedValue % base);</w:t>
      </w:r>
    </w:p>
    <w:p w14:paraId="6EC4C083"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 base, base, capital);</w:t>
      </w:r>
    </w:p>
    <w:p w14:paraId="0D1A6012" w14:textId="77777777" w:rsidR="0024176F" w:rsidRPr="00D822A3" w:rsidRDefault="0024176F" w:rsidP="00F66472">
      <w:pPr>
        <w:pStyle w:val="Code"/>
        <w:rPr>
          <w:highlight w:val="white"/>
          <w:lang w:val="en-GB"/>
        </w:rPr>
      </w:pPr>
      <w:r w:rsidRPr="00D822A3">
        <w:rPr>
          <w:highlight w:val="white"/>
          <w:lang w:val="en-GB"/>
        </w:rPr>
        <w:t xml:space="preserve">    char c = digitToChar(digit, capital);</w:t>
      </w:r>
    </w:p>
    <w:p w14:paraId="47E45D6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EDFB0C7" w14:textId="77777777" w:rsidR="0024176F" w:rsidRPr="00D822A3" w:rsidRDefault="0024176F" w:rsidP="00F66472">
      <w:pPr>
        <w:pStyle w:val="Code"/>
        <w:rPr>
          <w:highlight w:val="white"/>
          <w:lang w:val="en-GB"/>
        </w:rPr>
      </w:pPr>
      <w:r w:rsidRPr="00D822A3">
        <w:rPr>
          <w:highlight w:val="white"/>
          <w:lang w:val="en-GB"/>
        </w:rPr>
        <w:t xml:space="preserve">  }</w:t>
      </w:r>
    </w:p>
    <w:p w14:paraId="068D87E8" w14:textId="77777777" w:rsidR="0024176F" w:rsidRPr="00D822A3" w:rsidRDefault="0024176F" w:rsidP="00F66472">
      <w:pPr>
        <w:pStyle w:val="Code"/>
        <w:rPr>
          <w:highlight w:val="white"/>
          <w:lang w:val="en-GB"/>
        </w:rPr>
      </w:pPr>
      <w:r w:rsidRPr="00D822A3">
        <w:rPr>
          <w:highlight w:val="white"/>
          <w:lang w:val="en-GB"/>
        </w:rPr>
        <w:t>}</w:t>
      </w:r>
    </w:p>
    <w:p w14:paraId="7EA378F0" w14:textId="77777777" w:rsidR="0024176F" w:rsidRPr="00D822A3" w:rsidRDefault="0024176F" w:rsidP="00F66472">
      <w:pPr>
        <w:pStyle w:val="Code"/>
        <w:rPr>
          <w:highlight w:val="white"/>
          <w:lang w:val="en-GB"/>
        </w:rPr>
      </w:pPr>
    </w:p>
    <w:p w14:paraId="60638F17" w14:textId="77777777" w:rsidR="0024176F" w:rsidRPr="00D822A3" w:rsidRDefault="0024176F" w:rsidP="00F66472">
      <w:pPr>
        <w:pStyle w:val="Code"/>
        <w:rPr>
          <w:highlight w:val="white"/>
          <w:lang w:val="en-GB"/>
        </w:rPr>
      </w:pPr>
      <w:r w:rsidRPr="00D822A3">
        <w:rPr>
          <w:highlight w:val="white"/>
          <w:lang w:val="en-GB"/>
        </w:rPr>
        <w:t>void printUnsignedLong(unsigned long unsignedValue, BOOL plus, BOOL space,</w:t>
      </w:r>
    </w:p>
    <w:p w14:paraId="66754197" w14:textId="77777777" w:rsidR="0024176F" w:rsidRPr="00D822A3" w:rsidRDefault="0024176F" w:rsidP="00F66472">
      <w:pPr>
        <w:pStyle w:val="Code"/>
        <w:rPr>
          <w:highlight w:val="white"/>
          <w:lang w:val="en-GB"/>
        </w:rPr>
      </w:pPr>
      <w:r w:rsidRPr="00D822A3">
        <w:rPr>
          <w:highlight w:val="white"/>
          <w:lang w:val="en-GB"/>
        </w:rPr>
        <w:t xml:space="preserve">                       BOOL grid, unsigned long base, BOOL capital) {</w:t>
      </w:r>
    </w:p>
    <w:p w14:paraId="40A651A2" w14:textId="77777777" w:rsidR="0024176F" w:rsidRPr="00D822A3" w:rsidRDefault="0024176F" w:rsidP="00F66472">
      <w:pPr>
        <w:pStyle w:val="Code"/>
        <w:rPr>
          <w:highlight w:val="white"/>
          <w:lang w:val="en-GB"/>
        </w:rPr>
      </w:pPr>
      <w:r w:rsidRPr="00D822A3">
        <w:rPr>
          <w:highlight w:val="white"/>
          <w:lang w:val="en-GB"/>
        </w:rPr>
        <w:t xml:space="preserve">  if (plus) {</w:t>
      </w:r>
    </w:p>
    <w:p w14:paraId="47968E11" w14:textId="77777777" w:rsidR="0024176F" w:rsidRPr="00D822A3" w:rsidRDefault="0024176F" w:rsidP="00F66472">
      <w:pPr>
        <w:pStyle w:val="Code"/>
        <w:rPr>
          <w:highlight w:val="white"/>
          <w:lang w:val="en-GB"/>
        </w:rPr>
      </w:pPr>
      <w:r w:rsidRPr="00D822A3">
        <w:rPr>
          <w:highlight w:val="white"/>
          <w:lang w:val="en-GB"/>
        </w:rPr>
        <w:t xml:space="preserve">    printChar('+');</w:t>
      </w:r>
    </w:p>
    <w:p w14:paraId="75D4F053" w14:textId="77777777" w:rsidR="0024176F" w:rsidRPr="00D822A3" w:rsidRDefault="0024176F" w:rsidP="00F66472">
      <w:pPr>
        <w:pStyle w:val="Code"/>
        <w:rPr>
          <w:highlight w:val="white"/>
          <w:lang w:val="en-GB"/>
        </w:rPr>
      </w:pPr>
      <w:r w:rsidRPr="00D822A3">
        <w:rPr>
          <w:highlight w:val="white"/>
          <w:lang w:val="en-GB"/>
        </w:rPr>
        <w:t xml:space="preserve">  }</w:t>
      </w:r>
    </w:p>
    <w:p w14:paraId="05148B4E" w14:textId="77777777" w:rsidR="0024176F" w:rsidRPr="00D822A3" w:rsidRDefault="0024176F" w:rsidP="00F66472">
      <w:pPr>
        <w:pStyle w:val="Code"/>
        <w:rPr>
          <w:highlight w:val="white"/>
          <w:lang w:val="en-GB"/>
        </w:rPr>
      </w:pPr>
      <w:r w:rsidRPr="00D822A3">
        <w:rPr>
          <w:highlight w:val="white"/>
          <w:lang w:val="en-GB"/>
        </w:rPr>
        <w:t xml:space="preserve">  </w:t>
      </w:r>
    </w:p>
    <w:p w14:paraId="6D0A27C9" w14:textId="77777777" w:rsidR="0024176F" w:rsidRPr="00D822A3" w:rsidRDefault="0024176F" w:rsidP="00F66472">
      <w:pPr>
        <w:pStyle w:val="Code"/>
        <w:rPr>
          <w:highlight w:val="white"/>
          <w:lang w:val="en-GB"/>
        </w:rPr>
      </w:pPr>
      <w:r w:rsidRPr="00D822A3">
        <w:rPr>
          <w:highlight w:val="white"/>
          <w:lang w:val="en-GB"/>
        </w:rPr>
        <w:t xml:space="preserve">  if (space) {</w:t>
      </w:r>
    </w:p>
    <w:p w14:paraId="39A5402F" w14:textId="77777777" w:rsidR="0024176F" w:rsidRPr="00D822A3" w:rsidRDefault="0024176F" w:rsidP="00F66472">
      <w:pPr>
        <w:pStyle w:val="Code"/>
        <w:rPr>
          <w:highlight w:val="white"/>
          <w:lang w:val="en-GB"/>
        </w:rPr>
      </w:pPr>
      <w:r w:rsidRPr="00D822A3">
        <w:rPr>
          <w:highlight w:val="white"/>
          <w:lang w:val="en-GB"/>
        </w:rPr>
        <w:t xml:space="preserve">    printChar(' ');</w:t>
      </w:r>
    </w:p>
    <w:p w14:paraId="139C1E2C" w14:textId="77777777" w:rsidR="0024176F" w:rsidRPr="00D822A3" w:rsidRDefault="0024176F" w:rsidP="00F66472">
      <w:pPr>
        <w:pStyle w:val="Code"/>
        <w:rPr>
          <w:highlight w:val="white"/>
          <w:lang w:val="en-GB"/>
        </w:rPr>
      </w:pPr>
      <w:r w:rsidRPr="00D822A3">
        <w:rPr>
          <w:highlight w:val="white"/>
          <w:lang w:val="en-GB"/>
        </w:rPr>
        <w:t xml:space="preserve">  }</w:t>
      </w:r>
    </w:p>
    <w:p w14:paraId="673E4251" w14:textId="77777777" w:rsidR="0024176F" w:rsidRPr="00D822A3" w:rsidRDefault="0024176F" w:rsidP="00F66472">
      <w:pPr>
        <w:pStyle w:val="Code"/>
        <w:rPr>
          <w:highlight w:val="white"/>
          <w:lang w:val="en-GB"/>
        </w:rPr>
      </w:pPr>
    </w:p>
    <w:p w14:paraId="711A91EB" w14:textId="77777777" w:rsidR="0024176F" w:rsidRPr="00D822A3" w:rsidRDefault="0024176F" w:rsidP="00F66472">
      <w:pPr>
        <w:pStyle w:val="Code"/>
        <w:rPr>
          <w:highlight w:val="white"/>
          <w:lang w:val="en-GB"/>
        </w:rPr>
      </w:pPr>
      <w:r w:rsidRPr="00D822A3">
        <w:rPr>
          <w:highlight w:val="white"/>
          <w:lang w:val="en-GB"/>
        </w:rPr>
        <w:t xml:space="preserve">  if (grid) {</w:t>
      </w:r>
    </w:p>
    <w:p w14:paraId="235CE088" w14:textId="77777777" w:rsidR="0024176F" w:rsidRPr="00D822A3" w:rsidRDefault="0024176F" w:rsidP="00F66472">
      <w:pPr>
        <w:pStyle w:val="Code"/>
        <w:rPr>
          <w:highlight w:val="white"/>
          <w:lang w:val="en-GB"/>
        </w:rPr>
      </w:pPr>
      <w:r w:rsidRPr="00D822A3">
        <w:rPr>
          <w:highlight w:val="white"/>
          <w:lang w:val="en-GB"/>
        </w:rPr>
        <w:t xml:space="preserve">    if (base == 8ul) {</w:t>
      </w:r>
    </w:p>
    <w:p w14:paraId="3D1E7422" w14:textId="77777777" w:rsidR="0024176F" w:rsidRPr="00D822A3" w:rsidRDefault="0024176F" w:rsidP="00F66472">
      <w:pPr>
        <w:pStyle w:val="Code"/>
        <w:rPr>
          <w:highlight w:val="white"/>
          <w:lang w:val="en-GB"/>
        </w:rPr>
      </w:pPr>
      <w:r w:rsidRPr="00D822A3">
        <w:rPr>
          <w:highlight w:val="white"/>
          <w:lang w:val="en-GB"/>
        </w:rPr>
        <w:t xml:space="preserve">      printChar('0');</w:t>
      </w:r>
    </w:p>
    <w:p w14:paraId="545A1511" w14:textId="77777777" w:rsidR="0024176F" w:rsidRPr="00D822A3" w:rsidRDefault="0024176F" w:rsidP="00F66472">
      <w:pPr>
        <w:pStyle w:val="Code"/>
        <w:rPr>
          <w:highlight w:val="white"/>
          <w:lang w:val="en-GB"/>
        </w:rPr>
      </w:pPr>
      <w:r w:rsidRPr="00D822A3">
        <w:rPr>
          <w:highlight w:val="white"/>
          <w:lang w:val="en-GB"/>
        </w:rPr>
        <w:t xml:space="preserve">    }</w:t>
      </w:r>
    </w:p>
    <w:p w14:paraId="1EE7096A" w14:textId="77777777" w:rsidR="0024176F" w:rsidRPr="00D822A3" w:rsidRDefault="0024176F" w:rsidP="00F66472">
      <w:pPr>
        <w:pStyle w:val="Code"/>
        <w:rPr>
          <w:highlight w:val="white"/>
          <w:lang w:val="en-GB"/>
        </w:rPr>
      </w:pPr>
    </w:p>
    <w:p w14:paraId="2060F1FD" w14:textId="77777777" w:rsidR="0024176F" w:rsidRPr="00D822A3" w:rsidRDefault="0024176F" w:rsidP="00F66472">
      <w:pPr>
        <w:pStyle w:val="Code"/>
        <w:rPr>
          <w:highlight w:val="white"/>
          <w:lang w:val="en-GB"/>
        </w:rPr>
      </w:pPr>
      <w:r w:rsidRPr="00D822A3">
        <w:rPr>
          <w:highlight w:val="white"/>
          <w:lang w:val="en-GB"/>
        </w:rPr>
        <w:t xml:space="preserve">    if (base == 16ul) {</w:t>
      </w:r>
    </w:p>
    <w:p w14:paraId="42303F84" w14:textId="77777777" w:rsidR="0024176F" w:rsidRPr="00D822A3" w:rsidRDefault="0024176F" w:rsidP="00F66472">
      <w:pPr>
        <w:pStyle w:val="Code"/>
        <w:rPr>
          <w:highlight w:val="white"/>
          <w:lang w:val="en-GB"/>
        </w:rPr>
      </w:pPr>
      <w:r w:rsidRPr="00D822A3">
        <w:rPr>
          <w:highlight w:val="white"/>
          <w:lang w:val="en-GB"/>
        </w:rPr>
        <w:t xml:space="preserve">      printChar('0');</w:t>
      </w:r>
    </w:p>
    <w:p w14:paraId="5001852B" w14:textId="77777777" w:rsidR="0024176F" w:rsidRPr="00D822A3" w:rsidRDefault="0024176F" w:rsidP="00F66472">
      <w:pPr>
        <w:pStyle w:val="Code"/>
        <w:rPr>
          <w:highlight w:val="white"/>
          <w:lang w:val="en-GB"/>
        </w:rPr>
      </w:pPr>
      <w:r w:rsidRPr="00D822A3">
        <w:rPr>
          <w:highlight w:val="white"/>
          <w:lang w:val="en-GB"/>
        </w:rPr>
        <w:t xml:space="preserve">      printChar(capital ? 'X' : 'x');</w:t>
      </w:r>
    </w:p>
    <w:p w14:paraId="655E90C5" w14:textId="77777777" w:rsidR="0024176F" w:rsidRPr="00D822A3" w:rsidRDefault="0024176F" w:rsidP="00F66472">
      <w:pPr>
        <w:pStyle w:val="Code"/>
        <w:rPr>
          <w:highlight w:val="white"/>
          <w:lang w:val="en-GB"/>
        </w:rPr>
      </w:pPr>
      <w:r w:rsidRPr="00D822A3">
        <w:rPr>
          <w:highlight w:val="white"/>
          <w:lang w:val="en-GB"/>
        </w:rPr>
        <w:t xml:space="preserve">    }</w:t>
      </w:r>
    </w:p>
    <w:p w14:paraId="77E4C0B6" w14:textId="77777777" w:rsidR="0024176F" w:rsidRPr="00D822A3" w:rsidRDefault="0024176F" w:rsidP="00F66472">
      <w:pPr>
        <w:pStyle w:val="Code"/>
        <w:rPr>
          <w:highlight w:val="white"/>
          <w:lang w:val="en-GB"/>
        </w:rPr>
      </w:pPr>
      <w:r w:rsidRPr="00D822A3">
        <w:rPr>
          <w:highlight w:val="white"/>
          <w:lang w:val="en-GB"/>
        </w:rPr>
        <w:t xml:space="preserve">  }</w:t>
      </w:r>
    </w:p>
    <w:p w14:paraId="1DC1FC95" w14:textId="77777777" w:rsidR="0024176F" w:rsidRPr="00D822A3" w:rsidRDefault="0024176F" w:rsidP="00F66472">
      <w:pPr>
        <w:pStyle w:val="Code"/>
        <w:rPr>
          <w:highlight w:val="white"/>
          <w:lang w:val="en-GB"/>
        </w:rPr>
      </w:pPr>
    </w:p>
    <w:p w14:paraId="43452757" w14:textId="77777777" w:rsidR="0024176F" w:rsidRPr="00D822A3" w:rsidRDefault="0024176F" w:rsidP="00F66472">
      <w:pPr>
        <w:pStyle w:val="Code"/>
        <w:rPr>
          <w:highlight w:val="white"/>
          <w:lang w:val="en-GB"/>
        </w:rPr>
      </w:pPr>
      <w:r w:rsidRPr="00D822A3">
        <w:rPr>
          <w:highlight w:val="white"/>
          <w:lang w:val="en-GB"/>
        </w:rPr>
        <w:t xml:space="preserve">  if (unsignedValue == 0ul) {</w:t>
      </w:r>
    </w:p>
    <w:p w14:paraId="4F031ABB" w14:textId="77777777" w:rsidR="0024176F" w:rsidRPr="00D822A3" w:rsidRDefault="0024176F" w:rsidP="00F66472">
      <w:pPr>
        <w:pStyle w:val="Code"/>
        <w:rPr>
          <w:highlight w:val="white"/>
          <w:lang w:val="en-GB"/>
        </w:rPr>
      </w:pPr>
      <w:r w:rsidRPr="00D822A3">
        <w:rPr>
          <w:highlight w:val="white"/>
          <w:lang w:val="en-GB"/>
        </w:rPr>
        <w:t xml:space="preserve">    printChar('0');</w:t>
      </w:r>
    </w:p>
    <w:p w14:paraId="452567E0" w14:textId="77777777" w:rsidR="0024176F" w:rsidRPr="00D822A3" w:rsidRDefault="0024176F" w:rsidP="00F66472">
      <w:pPr>
        <w:pStyle w:val="Code"/>
        <w:rPr>
          <w:highlight w:val="white"/>
          <w:lang w:val="en-GB"/>
        </w:rPr>
      </w:pPr>
      <w:r w:rsidRPr="00D822A3">
        <w:rPr>
          <w:highlight w:val="white"/>
          <w:lang w:val="en-GB"/>
        </w:rPr>
        <w:t xml:space="preserve">  }</w:t>
      </w:r>
    </w:p>
    <w:p w14:paraId="470EE473" w14:textId="77777777" w:rsidR="0024176F" w:rsidRPr="00D822A3" w:rsidRDefault="0024176F" w:rsidP="00F66472">
      <w:pPr>
        <w:pStyle w:val="Code"/>
        <w:rPr>
          <w:highlight w:val="white"/>
          <w:lang w:val="en-GB"/>
        </w:rPr>
      </w:pPr>
      <w:r w:rsidRPr="00D822A3">
        <w:rPr>
          <w:highlight w:val="white"/>
          <w:lang w:val="en-GB"/>
        </w:rPr>
        <w:t xml:space="preserve">  else {</w:t>
      </w:r>
    </w:p>
    <w:p w14:paraId="52ECF048"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base, capital);</w:t>
      </w:r>
    </w:p>
    <w:p w14:paraId="11612AB6" w14:textId="77777777" w:rsidR="0024176F" w:rsidRPr="00D822A3" w:rsidRDefault="0024176F" w:rsidP="00F66472">
      <w:pPr>
        <w:pStyle w:val="Code"/>
        <w:rPr>
          <w:highlight w:val="white"/>
          <w:lang w:val="en-GB"/>
        </w:rPr>
      </w:pPr>
      <w:r w:rsidRPr="00D822A3">
        <w:rPr>
          <w:highlight w:val="white"/>
          <w:lang w:val="en-GB"/>
        </w:rPr>
        <w:t xml:space="preserve">  }</w:t>
      </w:r>
    </w:p>
    <w:p w14:paraId="57B05225" w14:textId="77777777" w:rsidR="0024176F" w:rsidRPr="00D822A3" w:rsidRDefault="0024176F" w:rsidP="00F66472">
      <w:pPr>
        <w:pStyle w:val="Code"/>
        <w:rPr>
          <w:highlight w:val="white"/>
          <w:lang w:val="en-GB"/>
        </w:rPr>
      </w:pPr>
      <w:r w:rsidRPr="00D822A3">
        <w:rPr>
          <w:highlight w:val="white"/>
          <w:lang w:val="en-GB"/>
        </w:rPr>
        <w:t>}</w:t>
      </w:r>
    </w:p>
    <w:p w14:paraId="74518361" w14:textId="77777777" w:rsidR="00D85475" w:rsidRPr="00D822A3" w:rsidRDefault="00D85475" w:rsidP="00F66472">
      <w:pPr>
        <w:pStyle w:val="Code"/>
        <w:rPr>
          <w:highlight w:val="white"/>
          <w:lang w:val="en-GB"/>
        </w:rPr>
      </w:pPr>
    </w:p>
    <w:p w14:paraId="694C57DB" w14:textId="13BA7CC6" w:rsidR="0024176F" w:rsidRPr="00D822A3" w:rsidRDefault="0024176F" w:rsidP="00F66472">
      <w:pPr>
        <w:pStyle w:val="Code"/>
        <w:rPr>
          <w:highlight w:val="white"/>
          <w:lang w:val="en-GB"/>
        </w:rPr>
      </w:pPr>
      <w:r w:rsidRPr="00D822A3">
        <w:rPr>
          <w:highlight w:val="white"/>
          <w:lang w:val="en-GB"/>
        </w:rPr>
        <w:t>void printLongDoubleFraction(long double longDoubleValue, BOOL grid, int precision) {</w:t>
      </w:r>
    </w:p>
    <w:p w14:paraId="30D36B90" w14:textId="77777777" w:rsidR="0024176F" w:rsidRPr="00D822A3" w:rsidRDefault="0024176F" w:rsidP="00F66472">
      <w:pPr>
        <w:pStyle w:val="Code"/>
        <w:rPr>
          <w:highlight w:val="white"/>
          <w:lang w:val="en-GB"/>
        </w:rPr>
      </w:pPr>
      <w:r w:rsidRPr="00D822A3">
        <w:rPr>
          <w:highlight w:val="white"/>
          <w:lang w:val="en-GB"/>
        </w:rPr>
        <w:t xml:space="preserve">  longDoubleValue -= (long) longDoubleValue;</w:t>
      </w:r>
    </w:p>
    <w:p w14:paraId="39D24895" w14:textId="77777777" w:rsidR="0024176F" w:rsidRPr="00D822A3" w:rsidRDefault="0024176F" w:rsidP="00F66472">
      <w:pPr>
        <w:pStyle w:val="Code"/>
        <w:rPr>
          <w:highlight w:val="white"/>
          <w:lang w:val="en-GB"/>
        </w:rPr>
      </w:pPr>
    </w:p>
    <w:p w14:paraId="53374ABA"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0B3AB02B" w14:textId="77777777" w:rsidR="0024176F" w:rsidRPr="00D822A3" w:rsidRDefault="0024176F" w:rsidP="00F66472">
      <w:pPr>
        <w:pStyle w:val="Code"/>
        <w:rPr>
          <w:highlight w:val="white"/>
          <w:lang w:val="en-GB"/>
        </w:rPr>
      </w:pPr>
      <w:r w:rsidRPr="00D822A3">
        <w:rPr>
          <w:highlight w:val="white"/>
          <w:lang w:val="en-GB"/>
        </w:rPr>
        <w:lastRenderedPageBreak/>
        <w:t xml:space="preserve">    precision = DEFAULT_PRECISION;</w:t>
      </w:r>
    </w:p>
    <w:p w14:paraId="658518FE" w14:textId="77777777" w:rsidR="0024176F" w:rsidRPr="00D822A3" w:rsidRDefault="0024176F" w:rsidP="00F66472">
      <w:pPr>
        <w:pStyle w:val="Code"/>
        <w:rPr>
          <w:highlight w:val="white"/>
          <w:lang w:val="en-GB"/>
        </w:rPr>
      </w:pPr>
      <w:r w:rsidRPr="00D822A3">
        <w:rPr>
          <w:highlight w:val="white"/>
          <w:lang w:val="en-GB"/>
        </w:rPr>
        <w:t xml:space="preserve">  }</w:t>
      </w:r>
    </w:p>
    <w:p w14:paraId="3E1CAB08" w14:textId="77777777" w:rsidR="0024176F" w:rsidRPr="00D822A3" w:rsidRDefault="0024176F" w:rsidP="00F66472">
      <w:pPr>
        <w:pStyle w:val="Code"/>
        <w:rPr>
          <w:highlight w:val="white"/>
          <w:lang w:val="en-GB"/>
        </w:rPr>
      </w:pPr>
      <w:r w:rsidRPr="00D822A3">
        <w:rPr>
          <w:highlight w:val="white"/>
          <w:lang w:val="en-GB"/>
        </w:rPr>
        <w:t xml:space="preserve">  </w:t>
      </w:r>
    </w:p>
    <w:p w14:paraId="6CDA14D1" w14:textId="77777777" w:rsidR="0024176F" w:rsidRPr="00D822A3" w:rsidRDefault="0024176F" w:rsidP="00F66472">
      <w:pPr>
        <w:pStyle w:val="Code"/>
        <w:rPr>
          <w:highlight w:val="white"/>
          <w:lang w:val="en-GB"/>
        </w:rPr>
      </w:pPr>
      <w:r w:rsidRPr="00D822A3">
        <w:rPr>
          <w:highlight w:val="white"/>
          <w:lang w:val="en-GB"/>
        </w:rPr>
        <w:t xml:space="preserve">  if (grid || (precision &gt; 0)) {</w:t>
      </w:r>
    </w:p>
    <w:p w14:paraId="055D77A3" w14:textId="77777777" w:rsidR="0024176F" w:rsidRPr="00D822A3" w:rsidRDefault="0024176F" w:rsidP="00F66472">
      <w:pPr>
        <w:pStyle w:val="Code"/>
        <w:rPr>
          <w:highlight w:val="white"/>
          <w:lang w:val="en-GB"/>
        </w:rPr>
      </w:pPr>
      <w:r w:rsidRPr="00D822A3">
        <w:rPr>
          <w:highlight w:val="white"/>
          <w:lang w:val="en-GB"/>
        </w:rPr>
        <w:t xml:space="preserve">    printChar('.');</w:t>
      </w:r>
    </w:p>
    <w:p w14:paraId="6DC3564B" w14:textId="77777777" w:rsidR="0024176F" w:rsidRPr="00D822A3" w:rsidRDefault="0024176F" w:rsidP="00F66472">
      <w:pPr>
        <w:pStyle w:val="Code"/>
        <w:rPr>
          <w:highlight w:val="white"/>
          <w:lang w:val="en-GB"/>
        </w:rPr>
      </w:pPr>
      <w:r w:rsidRPr="00D822A3">
        <w:rPr>
          <w:highlight w:val="white"/>
          <w:lang w:val="en-GB"/>
        </w:rPr>
        <w:t xml:space="preserve">  }</w:t>
      </w:r>
    </w:p>
    <w:p w14:paraId="79D27048" w14:textId="77777777" w:rsidR="0024176F" w:rsidRPr="00D822A3" w:rsidRDefault="0024176F" w:rsidP="00F66472">
      <w:pPr>
        <w:pStyle w:val="Code"/>
        <w:rPr>
          <w:highlight w:val="white"/>
          <w:lang w:val="en-GB"/>
        </w:rPr>
      </w:pPr>
    </w:p>
    <w:p w14:paraId="192A6FDF" w14:textId="77777777" w:rsidR="0024176F" w:rsidRPr="00D822A3" w:rsidRDefault="0024176F" w:rsidP="00F66472">
      <w:pPr>
        <w:pStyle w:val="Code"/>
        <w:rPr>
          <w:highlight w:val="white"/>
          <w:lang w:val="en-GB"/>
        </w:rPr>
      </w:pPr>
      <w:r w:rsidRPr="00D822A3">
        <w:rPr>
          <w:highlight w:val="white"/>
          <w:lang w:val="en-GB"/>
        </w:rPr>
        <w:t xml:space="preserve">  while (precision-- &gt; 0) {</w:t>
      </w:r>
    </w:p>
    <w:p w14:paraId="0C127F47" w14:textId="77777777" w:rsidR="0024176F" w:rsidRPr="00D822A3" w:rsidRDefault="0024176F" w:rsidP="00F66472">
      <w:pPr>
        <w:pStyle w:val="Code"/>
        <w:rPr>
          <w:highlight w:val="white"/>
          <w:lang w:val="en-GB"/>
        </w:rPr>
      </w:pPr>
      <w:r w:rsidRPr="00D822A3">
        <w:rPr>
          <w:highlight w:val="white"/>
          <w:lang w:val="en-GB"/>
        </w:rPr>
        <w:t xml:space="preserve">    long double longDoubleValue10 = 10.0L * longDoubleValue;</w:t>
      </w:r>
    </w:p>
    <w:p w14:paraId="3CA98249" w14:textId="77777777" w:rsidR="0024176F" w:rsidRPr="00D822A3" w:rsidRDefault="0024176F" w:rsidP="00F66472">
      <w:pPr>
        <w:pStyle w:val="Code"/>
        <w:rPr>
          <w:highlight w:val="white"/>
          <w:lang w:val="en-GB"/>
        </w:rPr>
      </w:pPr>
      <w:r w:rsidRPr="00D822A3">
        <w:rPr>
          <w:highlight w:val="white"/>
          <w:lang w:val="en-GB"/>
        </w:rPr>
        <w:t xml:space="preserve">    int digitValue = (int) longDoubleValue10;</w:t>
      </w:r>
    </w:p>
    <w:p w14:paraId="4DF80CE6" w14:textId="77777777" w:rsidR="0024176F" w:rsidRPr="00D822A3" w:rsidRDefault="0024176F" w:rsidP="00F66472">
      <w:pPr>
        <w:pStyle w:val="Code"/>
        <w:rPr>
          <w:highlight w:val="white"/>
          <w:lang w:val="en-GB"/>
        </w:rPr>
      </w:pPr>
      <w:r w:rsidRPr="00D822A3">
        <w:rPr>
          <w:highlight w:val="white"/>
          <w:lang w:val="en-GB"/>
        </w:rPr>
        <w:t xml:space="preserve">    char c = (char) (digitValue + '0');</w:t>
      </w:r>
    </w:p>
    <w:p w14:paraId="4013C05A" w14:textId="77777777" w:rsidR="0024176F" w:rsidRPr="00D822A3" w:rsidRDefault="0024176F" w:rsidP="00F66472">
      <w:pPr>
        <w:pStyle w:val="Code"/>
        <w:rPr>
          <w:highlight w:val="white"/>
          <w:lang w:val="en-GB"/>
        </w:rPr>
      </w:pPr>
      <w:r w:rsidRPr="00D822A3">
        <w:rPr>
          <w:highlight w:val="white"/>
          <w:lang w:val="en-GB"/>
        </w:rPr>
        <w:t xml:space="preserve">    printChar(c);</w:t>
      </w:r>
    </w:p>
    <w:p w14:paraId="50C70CA5" w14:textId="77777777" w:rsidR="0024176F" w:rsidRPr="00D822A3" w:rsidRDefault="0024176F" w:rsidP="00F66472">
      <w:pPr>
        <w:pStyle w:val="Code"/>
        <w:rPr>
          <w:highlight w:val="white"/>
          <w:lang w:val="en-GB"/>
        </w:rPr>
      </w:pPr>
      <w:r w:rsidRPr="00D822A3">
        <w:rPr>
          <w:highlight w:val="white"/>
          <w:lang w:val="en-GB"/>
        </w:rPr>
        <w:t xml:space="preserve">    longDoubleValue = longDoubleValue10 - ((long double) digitValue);</w:t>
      </w:r>
    </w:p>
    <w:p w14:paraId="7F3CE882" w14:textId="77777777" w:rsidR="0024176F" w:rsidRPr="00D822A3" w:rsidRDefault="0024176F" w:rsidP="00F66472">
      <w:pPr>
        <w:pStyle w:val="Code"/>
        <w:rPr>
          <w:highlight w:val="white"/>
          <w:lang w:val="en-GB"/>
        </w:rPr>
      </w:pPr>
      <w:r w:rsidRPr="00D822A3">
        <w:rPr>
          <w:highlight w:val="white"/>
          <w:lang w:val="en-GB"/>
        </w:rPr>
        <w:t xml:space="preserve">  }</w:t>
      </w:r>
    </w:p>
    <w:p w14:paraId="5EB0C9DF" w14:textId="77777777" w:rsidR="0024176F" w:rsidRPr="00D822A3" w:rsidRDefault="0024176F" w:rsidP="00F66472">
      <w:pPr>
        <w:pStyle w:val="Code"/>
        <w:rPr>
          <w:highlight w:val="white"/>
          <w:lang w:val="en-GB"/>
        </w:rPr>
      </w:pPr>
      <w:r w:rsidRPr="00D822A3">
        <w:rPr>
          <w:highlight w:val="white"/>
          <w:lang w:val="en-GB"/>
        </w:rPr>
        <w:t>}</w:t>
      </w:r>
    </w:p>
    <w:p w14:paraId="3F3D5996" w14:textId="77777777" w:rsidR="0024176F" w:rsidRPr="00D822A3" w:rsidRDefault="0024176F" w:rsidP="00F66472">
      <w:pPr>
        <w:pStyle w:val="Code"/>
        <w:rPr>
          <w:highlight w:val="white"/>
          <w:lang w:val="en-GB"/>
        </w:rPr>
      </w:pPr>
    </w:p>
    <w:p w14:paraId="2FA2A6B6" w14:textId="77777777" w:rsidR="0024176F" w:rsidRPr="00D822A3" w:rsidRDefault="0024176F" w:rsidP="00F66472">
      <w:pPr>
        <w:pStyle w:val="Code"/>
        <w:rPr>
          <w:highlight w:val="white"/>
          <w:lang w:val="en-GB"/>
        </w:rPr>
      </w:pPr>
      <w:r w:rsidRPr="00D822A3">
        <w:rPr>
          <w:highlight w:val="white"/>
          <w:lang w:val="en-GB"/>
        </w:rPr>
        <w:t>void printLongDoublePlain(long double longDoubleValue, BOOL plus, BOOL space, BOOL grid, int precision) {</w:t>
      </w:r>
    </w:p>
    <w:p w14:paraId="0DE25815" w14:textId="77777777" w:rsidR="0024176F" w:rsidRPr="00D822A3" w:rsidRDefault="0024176F" w:rsidP="00F66472">
      <w:pPr>
        <w:pStyle w:val="Code"/>
        <w:rPr>
          <w:highlight w:val="white"/>
          <w:lang w:val="en-GB"/>
        </w:rPr>
      </w:pPr>
      <w:r w:rsidRPr="00D822A3">
        <w:rPr>
          <w:highlight w:val="white"/>
          <w:lang w:val="en-GB"/>
        </w:rPr>
        <w:t xml:space="preserve">  if (longDoubleValue &lt; 0.0L) {</w:t>
      </w:r>
    </w:p>
    <w:p w14:paraId="3F59C770" w14:textId="77777777" w:rsidR="0024176F" w:rsidRPr="00D822A3" w:rsidRDefault="0024176F" w:rsidP="00F66472">
      <w:pPr>
        <w:pStyle w:val="Code"/>
        <w:rPr>
          <w:highlight w:val="white"/>
          <w:lang w:val="en-GB"/>
        </w:rPr>
      </w:pPr>
      <w:r w:rsidRPr="00D822A3">
        <w:rPr>
          <w:highlight w:val="white"/>
          <w:lang w:val="en-GB"/>
        </w:rPr>
        <w:t xml:space="preserve">    printChar('-');</w:t>
      </w:r>
    </w:p>
    <w:p w14:paraId="7244FB29" w14:textId="77777777" w:rsidR="0024176F" w:rsidRPr="00D822A3" w:rsidRDefault="0024176F" w:rsidP="00F66472">
      <w:pPr>
        <w:pStyle w:val="Code"/>
        <w:rPr>
          <w:highlight w:val="white"/>
          <w:lang w:val="en-GB"/>
        </w:rPr>
      </w:pPr>
      <w:r w:rsidRPr="00D822A3">
        <w:rPr>
          <w:highlight w:val="white"/>
          <w:lang w:val="en-GB"/>
        </w:rPr>
        <w:t xml:space="preserve">    longDoubleValue = -longDoubleValue;</w:t>
      </w:r>
    </w:p>
    <w:p w14:paraId="5B644E2D"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217FEF9"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D9D5C24" w14:textId="77777777" w:rsidR="0024176F" w:rsidRPr="00D822A3" w:rsidRDefault="0024176F" w:rsidP="00F66472">
      <w:pPr>
        <w:pStyle w:val="Code"/>
        <w:rPr>
          <w:highlight w:val="white"/>
          <w:lang w:val="en-GB"/>
        </w:rPr>
      </w:pPr>
      <w:r w:rsidRPr="00D822A3">
        <w:rPr>
          <w:highlight w:val="white"/>
          <w:lang w:val="en-GB"/>
        </w:rPr>
        <w:t xml:space="preserve">  }</w:t>
      </w:r>
    </w:p>
    <w:p w14:paraId="78E4A811" w14:textId="77777777" w:rsidR="0024176F" w:rsidRPr="00D822A3" w:rsidRDefault="0024176F" w:rsidP="00F66472">
      <w:pPr>
        <w:pStyle w:val="Code"/>
        <w:rPr>
          <w:highlight w:val="white"/>
          <w:lang w:val="en-GB"/>
        </w:rPr>
      </w:pPr>
      <w:r w:rsidRPr="00D822A3">
        <w:rPr>
          <w:highlight w:val="white"/>
          <w:lang w:val="en-GB"/>
        </w:rPr>
        <w:t xml:space="preserve">   </w:t>
      </w:r>
    </w:p>
    <w:p w14:paraId="77108FF4" w14:textId="77777777" w:rsidR="0024176F" w:rsidRPr="00D822A3" w:rsidRDefault="0024176F" w:rsidP="00F66472">
      <w:pPr>
        <w:pStyle w:val="Code"/>
        <w:rPr>
          <w:highlight w:val="white"/>
          <w:lang w:val="en-GB"/>
        </w:rPr>
      </w:pPr>
      <w:r w:rsidRPr="00D822A3">
        <w:rPr>
          <w:highlight w:val="white"/>
          <w:lang w:val="en-GB"/>
        </w:rPr>
        <w:t xml:space="preserve">  long longValue = (long) longDoubleValue;</w:t>
      </w:r>
    </w:p>
    <w:p w14:paraId="516F868A"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3E89428F" w14:textId="77777777" w:rsidR="0024176F" w:rsidRPr="00D822A3" w:rsidRDefault="0024176F" w:rsidP="00F66472">
      <w:pPr>
        <w:pStyle w:val="Code"/>
        <w:rPr>
          <w:highlight w:val="white"/>
          <w:lang w:val="en-GB"/>
        </w:rPr>
      </w:pPr>
      <w:r w:rsidRPr="00D822A3">
        <w:rPr>
          <w:highlight w:val="white"/>
          <w:lang w:val="en-GB"/>
        </w:rPr>
        <w:t xml:space="preserve">  longDoubleValue -= (long double) longValue;</w:t>
      </w:r>
    </w:p>
    <w:p w14:paraId="32CB4D67" w14:textId="77777777" w:rsidR="0024176F" w:rsidRPr="00D822A3" w:rsidRDefault="0024176F" w:rsidP="00F66472">
      <w:pPr>
        <w:pStyle w:val="Code"/>
        <w:rPr>
          <w:highlight w:val="white"/>
          <w:lang w:val="en-GB"/>
        </w:rPr>
      </w:pPr>
      <w:r w:rsidRPr="00D822A3">
        <w:rPr>
          <w:highlight w:val="white"/>
          <w:lang w:val="en-GB"/>
        </w:rPr>
        <w:t xml:space="preserve">  printLongDoubleFraction(longDoubleValue, grid, precision);</w:t>
      </w:r>
    </w:p>
    <w:p w14:paraId="3C654002" w14:textId="77777777" w:rsidR="0024176F" w:rsidRPr="00D822A3" w:rsidRDefault="0024176F" w:rsidP="00F66472">
      <w:pPr>
        <w:pStyle w:val="Code"/>
        <w:rPr>
          <w:highlight w:val="white"/>
          <w:lang w:val="en-GB"/>
        </w:rPr>
      </w:pPr>
      <w:r w:rsidRPr="00D822A3">
        <w:rPr>
          <w:highlight w:val="white"/>
          <w:lang w:val="en-GB"/>
        </w:rPr>
        <w:t>}</w:t>
      </w:r>
    </w:p>
    <w:p w14:paraId="48AA06B1" w14:textId="77777777" w:rsidR="00D85475" w:rsidRPr="00D822A3" w:rsidRDefault="00D85475" w:rsidP="00F66472">
      <w:pPr>
        <w:pStyle w:val="Code"/>
        <w:rPr>
          <w:highlight w:val="white"/>
          <w:lang w:val="en-GB"/>
        </w:rPr>
      </w:pPr>
    </w:p>
    <w:p w14:paraId="7F0EB782" w14:textId="762A1D11" w:rsidR="0024176F" w:rsidRPr="00D822A3" w:rsidRDefault="0024176F" w:rsidP="00F66472">
      <w:pPr>
        <w:pStyle w:val="Code"/>
        <w:rPr>
          <w:highlight w:val="white"/>
          <w:lang w:val="en-GB"/>
        </w:rPr>
      </w:pPr>
      <w:r w:rsidRPr="00D822A3">
        <w:rPr>
          <w:highlight w:val="white"/>
          <w:lang w:val="en-GB"/>
        </w:rPr>
        <w:t>void printLongDoubleExpo(long double value, BOOL plus, BOOL space,</w:t>
      </w:r>
    </w:p>
    <w:p w14:paraId="72A2ECFC" w14:textId="77777777" w:rsidR="0024176F" w:rsidRPr="00D822A3" w:rsidRDefault="0024176F" w:rsidP="00F66472">
      <w:pPr>
        <w:pStyle w:val="Code"/>
        <w:rPr>
          <w:highlight w:val="white"/>
          <w:lang w:val="en-GB"/>
        </w:rPr>
      </w:pPr>
      <w:r w:rsidRPr="00D822A3">
        <w:rPr>
          <w:highlight w:val="white"/>
          <w:lang w:val="en-GB"/>
        </w:rPr>
        <w:t xml:space="preserve">                         BOOL grid, int precision, BOOL capital) {</w:t>
      </w:r>
    </w:p>
    <w:p w14:paraId="6F6A7C00" w14:textId="77777777" w:rsidR="0024176F" w:rsidRPr="00D822A3" w:rsidRDefault="0024176F" w:rsidP="00F66472">
      <w:pPr>
        <w:pStyle w:val="Code"/>
        <w:rPr>
          <w:highlight w:val="white"/>
          <w:lang w:val="en-GB"/>
        </w:rPr>
      </w:pPr>
      <w:r w:rsidRPr="00D822A3">
        <w:rPr>
          <w:highlight w:val="white"/>
          <w:lang w:val="en-GB"/>
        </w:rPr>
        <w:t xml:space="preserve">  if (value == 0.0L) {</w:t>
      </w:r>
    </w:p>
    <w:p w14:paraId="632400F6" w14:textId="77777777" w:rsidR="0024176F" w:rsidRPr="00D822A3" w:rsidRDefault="0024176F" w:rsidP="00F66472">
      <w:pPr>
        <w:pStyle w:val="Code"/>
        <w:rPr>
          <w:highlight w:val="white"/>
          <w:lang w:val="en-GB"/>
        </w:rPr>
      </w:pPr>
      <w:r w:rsidRPr="00D822A3">
        <w:rPr>
          <w:highlight w:val="white"/>
          <w:lang w:val="en-GB"/>
        </w:rPr>
        <w:t xml:space="preserve">    printChar('0');</w:t>
      </w:r>
    </w:p>
    <w:p w14:paraId="7745CC09" w14:textId="77777777" w:rsidR="0024176F" w:rsidRPr="00D822A3" w:rsidRDefault="0024176F" w:rsidP="00F66472">
      <w:pPr>
        <w:pStyle w:val="Code"/>
        <w:rPr>
          <w:highlight w:val="white"/>
          <w:lang w:val="en-GB"/>
        </w:rPr>
      </w:pPr>
      <w:r w:rsidRPr="00D822A3">
        <w:rPr>
          <w:highlight w:val="white"/>
          <w:lang w:val="en-GB"/>
        </w:rPr>
        <w:t xml:space="preserve">    printLongDoubleFraction(0.0L, precision, grid);</w:t>
      </w:r>
    </w:p>
    <w:p w14:paraId="4BB159F9"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6DD58417" w14:textId="77777777" w:rsidR="0024176F" w:rsidRPr="00D822A3" w:rsidRDefault="0024176F" w:rsidP="00F66472">
      <w:pPr>
        <w:pStyle w:val="Code"/>
        <w:rPr>
          <w:highlight w:val="white"/>
          <w:lang w:val="en-GB"/>
        </w:rPr>
      </w:pPr>
      <w:r w:rsidRPr="00D822A3">
        <w:rPr>
          <w:highlight w:val="white"/>
          <w:lang w:val="en-GB"/>
        </w:rPr>
        <w:t xml:space="preserve">    printChar('0');</w:t>
      </w:r>
    </w:p>
    <w:p w14:paraId="33395001" w14:textId="77777777" w:rsidR="0024176F" w:rsidRPr="00D822A3" w:rsidRDefault="0024176F" w:rsidP="00F66472">
      <w:pPr>
        <w:pStyle w:val="Code"/>
        <w:rPr>
          <w:highlight w:val="white"/>
          <w:lang w:val="en-GB"/>
        </w:rPr>
      </w:pPr>
      <w:r w:rsidRPr="00D822A3">
        <w:rPr>
          <w:highlight w:val="white"/>
          <w:lang w:val="en-GB"/>
        </w:rPr>
        <w:t xml:space="preserve">  }</w:t>
      </w:r>
    </w:p>
    <w:p w14:paraId="38BF14B3" w14:textId="77777777" w:rsidR="0024176F" w:rsidRPr="00D822A3" w:rsidRDefault="0024176F" w:rsidP="00F66472">
      <w:pPr>
        <w:pStyle w:val="Code"/>
        <w:rPr>
          <w:highlight w:val="white"/>
          <w:lang w:val="en-GB"/>
        </w:rPr>
      </w:pPr>
      <w:r w:rsidRPr="00D822A3">
        <w:rPr>
          <w:highlight w:val="white"/>
          <w:lang w:val="en-GB"/>
        </w:rPr>
        <w:t xml:space="preserve">  else {</w:t>
      </w:r>
    </w:p>
    <w:p w14:paraId="1589E4CE" w14:textId="77777777" w:rsidR="0024176F" w:rsidRPr="00D822A3" w:rsidRDefault="0024176F" w:rsidP="00F66472">
      <w:pPr>
        <w:pStyle w:val="Code"/>
        <w:rPr>
          <w:highlight w:val="white"/>
          <w:lang w:val="en-GB"/>
        </w:rPr>
      </w:pPr>
      <w:r w:rsidRPr="00D822A3">
        <w:rPr>
          <w:highlight w:val="white"/>
          <w:lang w:val="en-GB"/>
        </w:rPr>
        <w:t xml:space="preserve">    if (value &lt; 0.0L) {</w:t>
      </w:r>
    </w:p>
    <w:p w14:paraId="661B7B24" w14:textId="77777777" w:rsidR="0024176F" w:rsidRPr="00D822A3" w:rsidRDefault="0024176F" w:rsidP="00F66472">
      <w:pPr>
        <w:pStyle w:val="Code"/>
        <w:rPr>
          <w:highlight w:val="white"/>
          <w:lang w:val="en-GB"/>
        </w:rPr>
      </w:pPr>
      <w:r w:rsidRPr="00D822A3">
        <w:rPr>
          <w:highlight w:val="white"/>
          <w:lang w:val="en-GB"/>
        </w:rPr>
        <w:t xml:space="preserve">      printChar('-');</w:t>
      </w:r>
    </w:p>
    <w:p w14:paraId="474FF8C8" w14:textId="77777777" w:rsidR="0024176F" w:rsidRPr="00D822A3" w:rsidRDefault="0024176F" w:rsidP="00F66472">
      <w:pPr>
        <w:pStyle w:val="Code"/>
        <w:rPr>
          <w:highlight w:val="white"/>
          <w:lang w:val="en-GB"/>
        </w:rPr>
      </w:pPr>
      <w:r w:rsidRPr="00D822A3">
        <w:rPr>
          <w:highlight w:val="white"/>
          <w:lang w:val="en-GB"/>
        </w:rPr>
        <w:t xml:space="preserve">      value = -value;</w:t>
      </w:r>
    </w:p>
    <w:p w14:paraId="6207EF4A" w14:textId="77777777" w:rsidR="0024176F" w:rsidRPr="00D822A3" w:rsidRDefault="0024176F" w:rsidP="00F66472">
      <w:pPr>
        <w:pStyle w:val="Code"/>
        <w:rPr>
          <w:highlight w:val="white"/>
          <w:lang w:val="en-GB"/>
        </w:rPr>
      </w:pPr>
      <w:r w:rsidRPr="00D822A3">
        <w:rPr>
          <w:highlight w:val="white"/>
          <w:lang w:val="en-GB"/>
        </w:rPr>
        <w:t xml:space="preserve">    }</w:t>
      </w:r>
    </w:p>
    <w:p w14:paraId="6573D388" w14:textId="77777777" w:rsidR="0024176F" w:rsidRPr="00D822A3" w:rsidRDefault="0024176F" w:rsidP="00F66472">
      <w:pPr>
        <w:pStyle w:val="Code"/>
        <w:rPr>
          <w:highlight w:val="white"/>
          <w:lang w:val="en-GB"/>
        </w:rPr>
      </w:pPr>
    </w:p>
    <w:p w14:paraId="2786E698" w14:textId="34EABAFC" w:rsidR="0024176F" w:rsidRPr="00D822A3" w:rsidRDefault="0024176F" w:rsidP="00F66472">
      <w:pPr>
        <w:pStyle w:val="Code"/>
        <w:rPr>
          <w:highlight w:val="white"/>
          <w:lang w:val="en-GB"/>
        </w:rPr>
      </w:pPr>
      <w:r w:rsidRPr="00D822A3">
        <w:rPr>
          <w:highlight w:val="white"/>
          <w:lang w:val="en-GB"/>
        </w:rPr>
        <w:t xml:space="preserve">    int expo = (int) log10(value);</w:t>
      </w:r>
    </w:p>
    <w:p w14:paraId="7D49150E" w14:textId="250110B5" w:rsidR="0024176F" w:rsidRPr="00D822A3" w:rsidRDefault="0024176F" w:rsidP="00F66472">
      <w:pPr>
        <w:pStyle w:val="Code"/>
        <w:rPr>
          <w:highlight w:val="white"/>
          <w:lang w:val="en-GB"/>
        </w:rPr>
      </w:pPr>
      <w:r w:rsidRPr="00D822A3">
        <w:rPr>
          <w:highlight w:val="white"/>
          <w:lang w:val="en-GB"/>
        </w:rPr>
        <w:t xml:space="preserve">    value /= pow(10, expo);</w:t>
      </w:r>
    </w:p>
    <w:p w14:paraId="77B9B0FE" w14:textId="77777777" w:rsidR="0024176F" w:rsidRPr="00D822A3" w:rsidRDefault="0024176F" w:rsidP="00F66472">
      <w:pPr>
        <w:pStyle w:val="Code"/>
        <w:rPr>
          <w:highlight w:val="white"/>
          <w:lang w:val="en-GB"/>
        </w:rPr>
      </w:pPr>
      <w:r w:rsidRPr="00D822A3">
        <w:rPr>
          <w:highlight w:val="white"/>
          <w:lang w:val="en-GB"/>
        </w:rPr>
        <w:t xml:space="preserve">    printLongDoublePlain(value, plus, space, grid, precision);</w:t>
      </w:r>
    </w:p>
    <w:p w14:paraId="29C80AAB"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7A4E087A" w14:textId="77777777" w:rsidR="0024176F" w:rsidRPr="00D822A3" w:rsidRDefault="0024176F" w:rsidP="00F66472">
      <w:pPr>
        <w:pStyle w:val="Code"/>
        <w:rPr>
          <w:highlight w:val="white"/>
          <w:lang w:val="en-GB"/>
        </w:rPr>
      </w:pPr>
      <w:r w:rsidRPr="00D822A3">
        <w:rPr>
          <w:highlight w:val="white"/>
          <w:lang w:val="en-GB"/>
        </w:rPr>
        <w:t xml:space="preserve">    printLongInt(expo, TRUE, FALSE);</w:t>
      </w:r>
    </w:p>
    <w:p w14:paraId="1EA81FAB" w14:textId="77777777" w:rsidR="0024176F" w:rsidRPr="00D822A3" w:rsidRDefault="0024176F" w:rsidP="00F66472">
      <w:pPr>
        <w:pStyle w:val="Code"/>
        <w:rPr>
          <w:highlight w:val="white"/>
          <w:lang w:val="en-GB"/>
        </w:rPr>
      </w:pPr>
      <w:r w:rsidRPr="00D822A3">
        <w:rPr>
          <w:highlight w:val="white"/>
          <w:lang w:val="en-GB"/>
        </w:rPr>
        <w:t xml:space="preserve">  }</w:t>
      </w:r>
    </w:p>
    <w:p w14:paraId="32D3939A" w14:textId="77777777" w:rsidR="0024176F" w:rsidRPr="00D822A3" w:rsidRDefault="0024176F" w:rsidP="00F66472">
      <w:pPr>
        <w:pStyle w:val="Code"/>
        <w:rPr>
          <w:highlight w:val="white"/>
          <w:lang w:val="en-GB"/>
        </w:rPr>
      </w:pPr>
      <w:r w:rsidRPr="00D822A3">
        <w:rPr>
          <w:highlight w:val="white"/>
          <w:lang w:val="en-GB"/>
        </w:rPr>
        <w:t>}</w:t>
      </w:r>
    </w:p>
    <w:p w14:paraId="01386BA5" w14:textId="79D2426C" w:rsidR="0024176F" w:rsidRPr="00D822A3" w:rsidRDefault="0024176F" w:rsidP="00F66472">
      <w:pPr>
        <w:pStyle w:val="Code"/>
        <w:rPr>
          <w:lang w:val="en-GB"/>
        </w:rPr>
      </w:pPr>
    </w:p>
    <w:p w14:paraId="2CDFDD2D" w14:textId="77777777" w:rsidR="0024176F" w:rsidRPr="00D822A3" w:rsidRDefault="0024176F" w:rsidP="00F66472">
      <w:pPr>
        <w:pStyle w:val="Code"/>
        <w:rPr>
          <w:highlight w:val="white"/>
          <w:lang w:val="en-GB"/>
        </w:rPr>
      </w:pPr>
      <w:r w:rsidRPr="00D822A3">
        <w:rPr>
          <w:highlight w:val="white"/>
          <w:lang w:val="en-GB"/>
        </w:rPr>
        <w:t>va_list checkWidthAndPrecision(va_list arg_list, int* widthPtr, int* precisionPtr) {</w:t>
      </w:r>
    </w:p>
    <w:p w14:paraId="2334E529" w14:textId="77777777" w:rsidR="0024176F" w:rsidRPr="00D822A3" w:rsidRDefault="0024176F" w:rsidP="00F66472">
      <w:pPr>
        <w:pStyle w:val="Code"/>
        <w:rPr>
          <w:highlight w:val="white"/>
          <w:lang w:val="en-GB"/>
        </w:rPr>
      </w:pPr>
      <w:r w:rsidRPr="00D822A3">
        <w:rPr>
          <w:highlight w:val="white"/>
          <w:lang w:val="en-GB"/>
        </w:rPr>
        <w:t xml:space="preserve">  if ((widthPtr != NULL) &amp;&amp; (*widthPtr == -1)) {</w:t>
      </w:r>
    </w:p>
    <w:p w14:paraId="3F481941" w14:textId="77777777" w:rsidR="0024176F" w:rsidRPr="00D822A3" w:rsidRDefault="0024176F" w:rsidP="00F66472">
      <w:pPr>
        <w:pStyle w:val="Code"/>
        <w:rPr>
          <w:highlight w:val="white"/>
          <w:lang w:val="en-GB"/>
        </w:rPr>
      </w:pPr>
      <w:r w:rsidRPr="00D822A3">
        <w:rPr>
          <w:highlight w:val="white"/>
          <w:lang w:val="en-GB"/>
        </w:rPr>
        <w:t xml:space="preserve">    *widthPtr = va_arg(arg_list, int);</w:t>
      </w:r>
    </w:p>
    <w:p w14:paraId="4BFDB7C4" w14:textId="77777777" w:rsidR="0024176F" w:rsidRPr="00D822A3" w:rsidRDefault="0024176F" w:rsidP="00F66472">
      <w:pPr>
        <w:pStyle w:val="Code"/>
        <w:rPr>
          <w:highlight w:val="white"/>
          <w:lang w:val="en-GB"/>
        </w:rPr>
      </w:pPr>
      <w:r w:rsidRPr="00D822A3">
        <w:rPr>
          <w:highlight w:val="white"/>
          <w:lang w:val="en-GB"/>
        </w:rPr>
        <w:lastRenderedPageBreak/>
        <w:t xml:space="preserve">  }</w:t>
      </w:r>
    </w:p>
    <w:p w14:paraId="5F7FBC48" w14:textId="77777777" w:rsidR="0024176F" w:rsidRPr="00D822A3" w:rsidRDefault="0024176F" w:rsidP="00F66472">
      <w:pPr>
        <w:pStyle w:val="Code"/>
        <w:rPr>
          <w:highlight w:val="white"/>
          <w:lang w:val="en-GB"/>
        </w:rPr>
      </w:pPr>
    </w:p>
    <w:p w14:paraId="42670D71" w14:textId="77777777" w:rsidR="0024176F" w:rsidRPr="00D822A3" w:rsidRDefault="0024176F" w:rsidP="00F66472">
      <w:pPr>
        <w:pStyle w:val="Code"/>
        <w:rPr>
          <w:highlight w:val="white"/>
          <w:lang w:val="en-GB"/>
        </w:rPr>
      </w:pPr>
      <w:r w:rsidRPr="00D822A3">
        <w:rPr>
          <w:highlight w:val="white"/>
          <w:lang w:val="en-GB"/>
        </w:rPr>
        <w:t xml:space="preserve">  if ((precisionPtr != NULL) &amp;&amp; (*precisionPtr == -1)) {</w:t>
      </w:r>
    </w:p>
    <w:p w14:paraId="067B887D" w14:textId="77777777" w:rsidR="0024176F" w:rsidRPr="00D822A3" w:rsidRDefault="0024176F" w:rsidP="00F66472">
      <w:pPr>
        <w:pStyle w:val="Code"/>
        <w:rPr>
          <w:highlight w:val="white"/>
          <w:lang w:val="en-GB"/>
        </w:rPr>
      </w:pPr>
      <w:r w:rsidRPr="00D822A3">
        <w:rPr>
          <w:highlight w:val="white"/>
          <w:lang w:val="en-GB"/>
        </w:rPr>
        <w:t xml:space="preserve">    *precisionPtr = va_arg(arg_list, int);</w:t>
      </w:r>
    </w:p>
    <w:p w14:paraId="4C2FCE1E" w14:textId="77777777" w:rsidR="0024176F" w:rsidRPr="00D822A3" w:rsidRDefault="0024176F" w:rsidP="00F66472">
      <w:pPr>
        <w:pStyle w:val="Code"/>
        <w:rPr>
          <w:highlight w:val="white"/>
          <w:lang w:val="en-GB"/>
        </w:rPr>
      </w:pPr>
      <w:r w:rsidRPr="00D822A3">
        <w:rPr>
          <w:highlight w:val="white"/>
          <w:lang w:val="en-GB"/>
        </w:rPr>
        <w:t xml:space="preserve">  }</w:t>
      </w:r>
    </w:p>
    <w:p w14:paraId="61034344" w14:textId="77777777" w:rsidR="0024176F" w:rsidRPr="00D822A3" w:rsidRDefault="0024176F" w:rsidP="00F66472">
      <w:pPr>
        <w:pStyle w:val="Code"/>
        <w:rPr>
          <w:highlight w:val="white"/>
          <w:lang w:val="en-GB"/>
        </w:rPr>
      </w:pPr>
    </w:p>
    <w:p w14:paraId="553876E5"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72361E4F" w14:textId="77777777" w:rsidR="0024176F" w:rsidRPr="00D822A3" w:rsidRDefault="0024176F" w:rsidP="00F66472">
      <w:pPr>
        <w:pStyle w:val="Code"/>
        <w:rPr>
          <w:highlight w:val="white"/>
          <w:lang w:val="en-GB"/>
        </w:rPr>
      </w:pPr>
      <w:r w:rsidRPr="00D822A3">
        <w:rPr>
          <w:highlight w:val="white"/>
          <w:lang w:val="en-GB"/>
        </w:rPr>
        <w:t>}</w:t>
      </w:r>
    </w:p>
    <w:p w14:paraId="124B3461" w14:textId="2135A4DA" w:rsidR="0024176F" w:rsidRPr="00D822A3" w:rsidRDefault="0024176F" w:rsidP="00F66472">
      <w:pPr>
        <w:pStyle w:val="Code"/>
        <w:rPr>
          <w:lang w:val="en-GB"/>
        </w:rPr>
      </w:pPr>
    </w:p>
    <w:p w14:paraId="06F1249C" w14:textId="77777777" w:rsidR="0024176F" w:rsidRPr="00D822A3" w:rsidRDefault="0024176F" w:rsidP="00F66472">
      <w:pPr>
        <w:pStyle w:val="Code"/>
        <w:rPr>
          <w:highlight w:val="white"/>
          <w:lang w:val="en-GB"/>
        </w:rPr>
      </w:pPr>
      <w:r w:rsidRPr="00D822A3">
        <w:rPr>
          <w:highlight w:val="white"/>
          <w:lang w:val="en-GB"/>
        </w:rPr>
        <w:t>va_list printArgument(char* format, va_list arg_list, BOOL plus, BOOL space,</w:t>
      </w:r>
    </w:p>
    <w:p w14:paraId="6C16272C" w14:textId="77777777" w:rsidR="0024176F" w:rsidRPr="00D822A3" w:rsidRDefault="0024176F" w:rsidP="00F66472">
      <w:pPr>
        <w:pStyle w:val="Code"/>
        <w:rPr>
          <w:highlight w:val="white"/>
          <w:lang w:val="en-GB"/>
        </w:rPr>
      </w:pPr>
      <w:r w:rsidRPr="00D822A3">
        <w:rPr>
          <w:highlight w:val="white"/>
          <w:lang w:val="en-GB"/>
        </w:rPr>
        <w:t xml:space="preserve">                      BOOL grid, int* widthPtr, int precision, BOOL shortInt,</w:t>
      </w:r>
    </w:p>
    <w:p w14:paraId="28E9AD29" w14:textId="77777777" w:rsidR="0024176F" w:rsidRPr="00D822A3" w:rsidRDefault="0024176F" w:rsidP="00F66472">
      <w:pPr>
        <w:pStyle w:val="Code"/>
        <w:rPr>
          <w:highlight w:val="white"/>
          <w:lang w:val="en-GB"/>
        </w:rPr>
      </w:pPr>
      <w:r w:rsidRPr="00D822A3">
        <w:rPr>
          <w:highlight w:val="white"/>
          <w:lang w:val="en-GB"/>
        </w:rPr>
        <w:t xml:space="preserve">                      BOOL longInt, BOOL longDouble, BOOL sign, BOOL* negativePtr) {</w:t>
      </w:r>
    </w:p>
    <w:p w14:paraId="27A4C035" w14:textId="77777777" w:rsidR="0024176F" w:rsidRPr="00D822A3" w:rsidRDefault="0024176F" w:rsidP="00F66472">
      <w:pPr>
        <w:pStyle w:val="Code"/>
        <w:rPr>
          <w:highlight w:val="white"/>
          <w:lang w:val="en-GB"/>
        </w:rPr>
      </w:pPr>
      <w:r w:rsidRPr="00D822A3">
        <w:rPr>
          <w:highlight w:val="white"/>
          <w:lang w:val="en-GB"/>
        </w:rPr>
        <w:t xml:space="preserve">  char c = format[0], charValue;</w:t>
      </w:r>
    </w:p>
    <w:p w14:paraId="766E8193" w14:textId="77777777" w:rsidR="0024176F" w:rsidRPr="00D822A3" w:rsidRDefault="0024176F" w:rsidP="00F66472">
      <w:pPr>
        <w:pStyle w:val="Code"/>
        <w:rPr>
          <w:highlight w:val="white"/>
          <w:lang w:val="en-GB"/>
        </w:rPr>
      </w:pPr>
      <w:r w:rsidRPr="00D822A3">
        <w:rPr>
          <w:highlight w:val="white"/>
          <w:lang w:val="en-GB"/>
        </w:rPr>
        <w:t xml:space="preserve">  int /*logValue, */ *intPtr;</w:t>
      </w:r>
    </w:p>
    <w:p w14:paraId="086DD9D2" w14:textId="77777777" w:rsidR="0024176F" w:rsidRPr="00D822A3" w:rsidRDefault="0024176F" w:rsidP="00F66472">
      <w:pPr>
        <w:pStyle w:val="Code"/>
        <w:rPr>
          <w:highlight w:val="white"/>
          <w:lang w:val="en-GB"/>
        </w:rPr>
      </w:pPr>
      <w:r w:rsidRPr="00D822A3">
        <w:rPr>
          <w:highlight w:val="white"/>
          <w:lang w:val="en-GB"/>
        </w:rPr>
        <w:t xml:space="preserve">  long double longDoubleValue;</w:t>
      </w:r>
    </w:p>
    <w:p w14:paraId="7949F2AD" w14:textId="77777777" w:rsidR="0024176F" w:rsidRPr="00D822A3" w:rsidRDefault="0024176F" w:rsidP="00F66472">
      <w:pPr>
        <w:pStyle w:val="Code"/>
        <w:rPr>
          <w:highlight w:val="white"/>
          <w:lang w:val="en-GB"/>
        </w:rPr>
      </w:pPr>
      <w:r w:rsidRPr="00D822A3">
        <w:rPr>
          <w:highlight w:val="white"/>
          <w:lang w:val="en-GB"/>
        </w:rPr>
        <w:t xml:space="preserve">  void* ptrValue;</w:t>
      </w:r>
    </w:p>
    <w:p w14:paraId="24EFC931" w14:textId="77777777" w:rsidR="0024176F" w:rsidRPr="00D822A3" w:rsidRDefault="0024176F" w:rsidP="00F66472">
      <w:pPr>
        <w:pStyle w:val="Code"/>
        <w:rPr>
          <w:highlight w:val="white"/>
          <w:lang w:val="en-GB"/>
        </w:rPr>
      </w:pPr>
    </w:p>
    <w:p w14:paraId="1E061779" w14:textId="77777777" w:rsidR="0024176F" w:rsidRPr="00D822A3" w:rsidRDefault="0024176F" w:rsidP="00F66472">
      <w:pPr>
        <w:pStyle w:val="Code"/>
        <w:rPr>
          <w:highlight w:val="white"/>
          <w:lang w:val="en-GB"/>
        </w:rPr>
      </w:pPr>
      <w:r w:rsidRPr="00D822A3">
        <w:rPr>
          <w:highlight w:val="white"/>
          <w:lang w:val="en-GB"/>
        </w:rPr>
        <w:t xml:space="preserve">  switch (c) {</w:t>
      </w:r>
    </w:p>
    <w:p w14:paraId="6ABF390C" w14:textId="77777777" w:rsidR="0024176F" w:rsidRPr="00D822A3" w:rsidRDefault="0024176F" w:rsidP="00F66472">
      <w:pPr>
        <w:pStyle w:val="Code"/>
        <w:rPr>
          <w:highlight w:val="white"/>
          <w:lang w:val="en-GB"/>
        </w:rPr>
      </w:pPr>
      <w:r w:rsidRPr="00D822A3">
        <w:rPr>
          <w:highlight w:val="white"/>
          <w:lang w:val="en-GB"/>
        </w:rPr>
        <w:t xml:space="preserve">    case 'i':</w:t>
      </w:r>
    </w:p>
    <w:p w14:paraId="44FC7520" w14:textId="77777777" w:rsidR="0024176F" w:rsidRPr="00D822A3" w:rsidRDefault="0024176F" w:rsidP="00F66472">
      <w:pPr>
        <w:pStyle w:val="Code"/>
        <w:rPr>
          <w:highlight w:val="white"/>
          <w:lang w:val="en-GB"/>
        </w:rPr>
      </w:pPr>
      <w:r w:rsidRPr="00D822A3">
        <w:rPr>
          <w:highlight w:val="white"/>
          <w:lang w:val="en-GB"/>
        </w:rPr>
        <w:t xml:space="preserve">    case 'd': {</w:t>
      </w:r>
    </w:p>
    <w:p w14:paraId="24261874" w14:textId="77777777" w:rsidR="0024176F" w:rsidRPr="00D822A3" w:rsidRDefault="0024176F" w:rsidP="00F66472">
      <w:pPr>
        <w:pStyle w:val="Code"/>
        <w:rPr>
          <w:highlight w:val="white"/>
          <w:lang w:val="en-GB"/>
        </w:rPr>
      </w:pPr>
      <w:r w:rsidRPr="00D822A3">
        <w:rPr>
          <w:highlight w:val="white"/>
          <w:lang w:val="en-GB"/>
        </w:rPr>
        <w:t xml:space="preserve">        long longValue;</w:t>
      </w:r>
    </w:p>
    <w:p w14:paraId="6484ED16" w14:textId="77777777" w:rsidR="0024176F" w:rsidRPr="00D822A3" w:rsidRDefault="0024176F" w:rsidP="00F66472">
      <w:pPr>
        <w:pStyle w:val="Code"/>
        <w:rPr>
          <w:highlight w:val="white"/>
          <w:lang w:val="en-GB"/>
        </w:rPr>
      </w:pPr>
    </w:p>
    <w:p w14:paraId="5A8841C1"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384F5E02" w14:textId="77777777" w:rsidR="0024176F" w:rsidRPr="00D822A3" w:rsidRDefault="0024176F" w:rsidP="00F66472">
      <w:pPr>
        <w:pStyle w:val="Code"/>
        <w:rPr>
          <w:highlight w:val="white"/>
          <w:lang w:val="en-GB"/>
        </w:rPr>
      </w:pPr>
      <w:r w:rsidRPr="00D822A3">
        <w:rPr>
          <w:highlight w:val="white"/>
          <w:lang w:val="en-GB"/>
        </w:rPr>
        <w:t xml:space="preserve">          longValue = (long) (short) va_arg(arg_list, int);</w:t>
      </w:r>
    </w:p>
    <w:p w14:paraId="57D644D9" w14:textId="77777777" w:rsidR="0024176F" w:rsidRPr="00D822A3" w:rsidRDefault="0024176F" w:rsidP="00F66472">
      <w:pPr>
        <w:pStyle w:val="Code"/>
        <w:rPr>
          <w:highlight w:val="white"/>
          <w:lang w:val="en-GB"/>
        </w:rPr>
      </w:pPr>
      <w:r w:rsidRPr="00D822A3">
        <w:rPr>
          <w:highlight w:val="white"/>
          <w:lang w:val="en-GB"/>
        </w:rPr>
        <w:t xml:space="preserve">        }</w:t>
      </w:r>
    </w:p>
    <w:p w14:paraId="521C15AB" w14:textId="77777777" w:rsidR="0024176F" w:rsidRPr="00D822A3" w:rsidRDefault="0024176F" w:rsidP="00F66472">
      <w:pPr>
        <w:pStyle w:val="Code"/>
        <w:rPr>
          <w:highlight w:val="white"/>
          <w:lang w:val="en-GB"/>
        </w:rPr>
      </w:pPr>
      <w:r w:rsidRPr="00D822A3">
        <w:rPr>
          <w:highlight w:val="white"/>
          <w:lang w:val="en-GB"/>
        </w:rPr>
        <w:t xml:space="preserve">        else if (longInt) {</w:t>
      </w:r>
    </w:p>
    <w:p w14:paraId="1A781CFC" w14:textId="77777777" w:rsidR="0024176F" w:rsidRPr="00D822A3" w:rsidRDefault="0024176F" w:rsidP="00F66472">
      <w:pPr>
        <w:pStyle w:val="Code"/>
        <w:rPr>
          <w:highlight w:val="white"/>
          <w:lang w:val="en-GB"/>
        </w:rPr>
      </w:pPr>
      <w:r w:rsidRPr="00D822A3">
        <w:rPr>
          <w:highlight w:val="white"/>
          <w:lang w:val="en-GB"/>
        </w:rPr>
        <w:t xml:space="preserve">          longValue = va_arg(arg_list, long);</w:t>
      </w:r>
    </w:p>
    <w:p w14:paraId="0CFCBD8D" w14:textId="77777777" w:rsidR="0024176F" w:rsidRPr="00D822A3" w:rsidRDefault="0024176F" w:rsidP="00F66472">
      <w:pPr>
        <w:pStyle w:val="Code"/>
        <w:rPr>
          <w:highlight w:val="white"/>
          <w:lang w:val="en-GB"/>
        </w:rPr>
      </w:pPr>
      <w:r w:rsidRPr="00D822A3">
        <w:rPr>
          <w:highlight w:val="white"/>
          <w:lang w:val="en-GB"/>
        </w:rPr>
        <w:t xml:space="preserve">        }</w:t>
      </w:r>
    </w:p>
    <w:p w14:paraId="57008112" w14:textId="77777777" w:rsidR="0024176F" w:rsidRPr="00D822A3" w:rsidRDefault="0024176F" w:rsidP="00F66472">
      <w:pPr>
        <w:pStyle w:val="Code"/>
        <w:rPr>
          <w:highlight w:val="white"/>
          <w:lang w:val="en-GB"/>
        </w:rPr>
      </w:pPr>
      <w:r w:rsidRPr="00D822A3">
        <w:rPr>
          <w:highlight w:val="white"/>
          <w:lang w:val="en-GB"/>
        </w:rPr>
        <w:t xml:space="preserve">        else {</w:t>
      </w:r>
    </w:p>
    <w:p w14:paraId="496467E1" w14:textId="77777777" w:rsidR="0024176F" w:rsidRPr="00D822A3" w:rsidRDefault="0024176F" w:rsidP="00F66472">
      <w:pPr>
        <w:pStyle w:val="Code"/>
        <w:rPr>
          <w:highlight w:val="white"/>
          <w:lang w:val="en-GB"/>
        </w:rPr>
      </w:pPr>
      <w:r w:rsidRPr="00D822A3">
        <w:rPr>
          <w:highlight w:val="white"/>
          <w:lang w:val="en-GB"/>
        </w:rPr>
        <w:t xml:space="preserve">          longValue = (long) va_arg(arg_list, int);</w:t>
      </w:r>
    </w:p>
    <w:p w14:paraId="2BF20280" w14:textId="77777777" w:rsidR="0024176F" w:rsidRPr="00D822A3" w:rsidRDefault="0024176F" w:rsidP="00F66472">
      <w:pPr>
        <w:pStyle w:val="Code"/>
        <w:rPr>
          <w:highlight w:val="white"/>
          <w:lang w:val="en-GB"/>
        </w:rPr>
      </w:pPr>
      <w:r w:rsidRPr="00D822A3">
        <w:rPr>
          <w:highlight w:val="white"/>
          <w:lang w:val="en-GB"/>
        </w:rPr>
        <w:t xml:space="preserve">        }</w:t>
      </w:r>
    </w:p>
    <w:p w14:paraId="7E56A138" w14:textId="77777777" w:rsidR="0024176F" w:rsidRPr="00D822A3" w:rsidRDefault="0024176F" w:rsidP="00F66472">
      <w:pPr>
        <w:pStyle w:val="Code"/>
        <w:rPr>
          <w:highlight w:val="white"/>
          <w:lang w:val="en-GB"/>
        </w:rPr>
      </w:pPr>
    </w:p>
    <w:p w14:paraId="5C73CE70"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640E9978" w14:textId="77777777" w:rsidR="0024176F" w:rsidRPr="00D822A3" w:rsidRDefault="0024176F" w:rsidP="00F66472">
      <w:pPr>
        <w:pStyle w:val="Code"/>
        <w:rPr>
          <w:highlight w:val="white"/>
          <w:lang w:val="en-GB"/>
        </w:rPr>
      </w:pPr>
      <w:r w:rsidRPr="00D822A3">
        <w:rPr>
          <w:highlight w:val="white"/>
          <w:lang w:val="en-GB"/>
        </w:rPr>
        <w:t xml:space="preserve">          *negativePtr = (longValue &lt; 0);</w:t>
      </w:r>
    </w:p>
    <w:p w14:paraId="08E56636" w14:textId="77777777" w:rsidR="0024176F" w:rsidRPr="00D822A3" w:rsidRDefault="0024176F" w:rsidP="00F66472">
      <w:pPr>
        <w:pStyle w:val="Code"/>
        <w:rPr>
          <w:highlight w:val="white"/>
          <w:lang w:val="en-GB"/>
        </w:rPr>
      </w:pPr>
      <w:r w:rsidRPr="00D822A3">
        <w:rPr>
          <w:highlight w:val="white"/>
          <w:lang w:val="en-GB"/>
        </w:rPr>
        <w:t xml:space="preserve">        }</w:t>
      </w:r>
    </w:p>
    <w:p w14:paraId="638ED4E5" w14:textId="77777777" w:rsidR="0024176F" w:rsidRPr="00D822A3" w:rsidRDefault="0024176F" w:rsidP="00F66472">
      <w:pPr>
        <w:pStyle w:val="Code"/>
        <w:rPr>
          <w:highlight w:val="white"/>
          <w:lang w:val="en-GB"/>
        </w:rPr>
      </w:pPr>
    </w:p>
    <w:p w14:paraId="798A46A1" w14:textId="77777777" w:rsidR="0024176F" w:rsidRPr="00D822A3" w:rsidRDefault="0024176F" w:rsidP="00F66472">
      <w:pPr>
        <w:pStyle w:val="Code"/>
        <w:rPr>
          <w:highlight w:val="white"/>
          <w:lang w:val="en-GB"/>
        </w:rPr>
      </w:pPr>
      <w:r w:rsidRPr="00D822A3">
        <w:rPr>
          <w:highlight w:val="white"/>
          <w:lang w:val="en-GB"/>
        </w:rPr>
        <w:t xml:space="preserve">        if (!sign) {</w:t>
      </w:r>
    </w:p>
    <w:p w14:paraId="48C48ED7" w14:textId="77777777" w:rsidR="0024176F" w:rsidRPr="00D822A3" w:rsidRDefault="0024176F" w:rsidP="00F66472">
      <w:pPr>
        <w:pStyle w:val="Code"/>
        <w:rPr>
          <w:highlight w:val="white"/>
          <w:lang w:val="en-GB"/>
        </w:rPr>
      </w:pPr>
      <w:r w:rsidRPr="00D822A3">
        <w:rPr>
          <w:highlight w:val="white"/>
          <w:lang w:val="en-GB"/>
        </w:rPr>
        <w:t xml:space="preserve">          longValue = labs(longValue);</w:t>
      </w:r>
    </w:p>
    <w:p w14:paraId="37A8ADCA" w14:textId="77777777" w:rsidR="0024176F" w:rsidRPr="00D822A3" w:rsidRDefault="0024176F" w:rsidP="00F66472">
      <w:pPr>
        <w:pStyle w:val="Code"/>
        <w:rPr>
          <w:highlight w:val="white"/>
          <w:lang w:val="en-GB"/>
        </w:rPr>
      </w:pPr>
      <w:r w:rsidRPr="00D822A3">
        <w:rPr>
          <w:highlight w:val="white"/>
          <w:lang w:val="en-GB"/>
        </w:rPr>
        <w:t xml:space="preserve">        }</w:t>
      </w:r>
    </w:p>
    <w:p w14:paraId="5D1FF67F" w14:textId="77777777" w:rsidR="0024176F" w:rsidRPr="00D822A3" w:rsidRDefault="0024176F" w:rsidP="00F66472">
      <w:pPr>
        <w:pStyle w:val="Code"/>
        <w:rPr>
          <w:highlight w:val="white"/>
          <w:lang w:val="en-GB"/>
        </w:rPr>
      </w:pPr>
    </w:p>
    <w:p w14:paraId="2E40575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5640324" w14:textId="77777777" w:rsidR="0024176F" w:rsidRPr="00D822A3" w:rsidRDefault="0024176F" w:rsidP="00F66472">
      <w:pPr>
        <w:pStyle w:val="Code"/>
        <w:rPr>
          <w:highlight w:val="white"/>
          <w:lang w:val="en-GB"/>
        </w:rPr>
      </w:pPr>
    </w:p>
    <w:p w14:paraId="18D9680D"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67798AD2" w14:textId="77777777" w:rsidR="0024176F" w:rsidRPr="00D822A3" w:rsidRDefault="0024176F" w:rsidP="00F66472">
      <w:pPr>
        <w:pStyle w:val="Code"/>
        <w:rPr>
          <w:highlight w:val="white"/>
          <w:lang w:val="en-GB"/>
        </w:rPr>
      </w:pPr>
      <w:r w:rsidRPr="00D822A3">
        <w:rPr>
          <w:highlight w:val="white"/>
          <w:lang w:val="en-GB"/>
        </w:rPr>
        <w:t xml:space="preserve">      }</w:t>
      </w:r>
    </w:p>
    <w:p w14:paraId="3CCF7ACC" w14:textId="77777777" w:rsidR="0024176F" w:rsidRPr="00D822A3" w:rsidRDefault="0024176F" w:rsidP="00F66472">
      <w:pPr>
        <w:pStyle w:val="Code"/>
        <w:rPr>
          <w:highlight w:val="white"/>
          <w:lang w:val="en-GB"/>
        </w:rPr>
      </w:pPr>
      <w:r w:rsidRPr="00D822A3">
        <w:rPr>
          <w:highlight w:val="white"/>
          <w:lang w:val="en-GB"/>
        </w:rPr>
        <w:t xml:space="preserve">      break;</w:t>
      </w:r>
    </w:p>
    <w:p w14:paraId="7EA6BC26" w14:textId="77777777" w:rsidR="0024176F" w:rsidRPr="00D822A3" w:rsidRDefault="0024176F" w:rsidP="00F66472">
      <w:pPr>
        <w:pStyle w:val="Code"/>
        <w:rPr>
          <w:highlight w:val="white"/>
          <w:lang w:val="en-GB"/>
        </w:rPr>
      </w:pPr>
    </w:p>
    <w:p w14:paraId="5D8CE80D" w14:textId="77777777" w:rsidR="0024176F" w:rsidRPr="00D822A3" w:rsidRDefault="0024176F" w:rsidP="00F66472">
      <w:pPr>
        <w:pStyle w:val="Code"/>
        <w:rPr>
          <w:highlight w:val="white"/>
          <w:lang w:val="en-GB"/>
        </w:rPr>
      </w:pPr>
      <w:r w:rsidRPr="00D822A3">
        <w:rPr>
          <w:highlight w:val="white"/>
          <w:lang w:val="en-GB"/>
        </w:rPr>
        <w:t xml:space="preserve">    case 'c':</w:t>
      </w:r>
    </w:p>
    <w:p w14:paraId="01AF2A72" w14:textId="77777777" w:rsidR="0024176F" w:rsidRPr="00D822A3" w:rsidRDefault="0024176F" w:rsidP="00F66472">
      <w:pPr>
        <w:pStyle w:val="Code"/>
        <w:rPr>
          <w:highlight w:val="white"/>
          <w:lang w:val="en-GB"/>
        </w:rPr>
      </w:pPr>
      <w:r w:rsidRPr="00D822A3">
        <w:rPr>
          <w:highlight w:val="white"/>
          <w:lang w:val="en-GB"/>
        </w:rPr>
        <w:t xml:space="preserve">      charValue = (char) va_arg(arg_list, int);</w:t>
      </w:r>
    </w:p>
    <w:p w14:paraId="37FC0439"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A3ACA03" w14:textId="77777777" w:rsidR="0024176F" w:rsidRPr="00D822A3" w:rsidRDefault="0024176F" w:rsidP="00F66472">
      <w:pPr>
        <w:pStyle w:val="Code"/>
        <w:rPr>
          <w:highlight w:val="white"/>
          <w:lang w:val="en-GB"/>
        </w:rPr>
      </w:pPr>
      <w:r w:rsidRPr="00D822A3">
        <w:rPr>
          <w:highlight w:val="white"/>
          <w:lang w:val="en-GB"/>
        </w:rPr>
        <w:t xml:space="preserve">      printChar(charValue);</w:t>
      </w:r>
    </w:p>
    <w:p w14:paraId="1C64B4A0" w14:textId="77777777" w:rsidR="0024176F" w:rsidRPr="00D822A3" w:rsidRDefault="0024176F" w:rsidP="00F66472">
      <w:pPr>
        <w:pStyle w:val="Code"/>
        <w:rPr>
          <w:highlight w:val="white"/>
          <w:lang w:val="en-GB"/>
        </w:rPr>
      </w:pPr>
      <w:r w:rsidRPr="00D822A3">
        <w:rPr>
          <w:highlight w:val="white"/>
          <w:lang w:val="en-GB"/>
        </w:rPr>
        <w:t xml:space="preserve">      break;</w:t>
      </w:r>
    </w:p>
    <w:p w14:paraId="5E72284D" w14:textId="77777777" w:rsidR="0024176F" w:rsidRPr="00D822A3" w:rsidRDefault="0024176F" w:rsidP="00F66472">
      <w:pPr>
        <w:pStyle w:val="Code"/>
        <w:rPr>
          <w:highlight w:val="white"/>
          <w:lang w:val="en-GB"/>
        </w:rPr>
      </w:pPr>
    </w:p>
    <w:p w14:paraId="5C810B6E" w14:textId="77777777" w:rsidR="0024176F" w:rsidRPr="00D822A3" w:rsidRDefault="0024176F" w:rsidP="00F66472">
      <w:pPr>
        <w:pStyle w:val="Code"/>
        <w:rPr>
          <w:highlight w:val="white"/>
          <w:lang w:val="en-GB"/>
        </w:rPr>
      </w:pPr>
      <w:r w:rsidRPr="00D822A3">
        <w:rPr>
          <w:highlight w:val="white"/>
          <w:lang w:val="en-GB"/>
        </w:rPr>
        <w:t xml:space="preserve">    case 's': {</w:t>
      </w:r>
    </w:p>
    <w:p w14:paraId="5DA065A8" w14:textId="77777777" w:rsidR="0024176F" w:rsidRPr="00D822A3" w:rsidRDefault="0024176F" w:rsidP="00F66472">
      <w:pPr>
        <w:pStyle w:val="Code"/>
        <w:rPr>
          <w:highlight w:val="white"/>
          <w:lang w:val="en-GB"/>
        </w:rPr>
      </w:pPr>
      <w:r w:rsidRPr="00D822A3">
        <w:rPr>
          <w:highlight w:val="white"/>
          <w:lang w:val="en-GB"/>
        </w:rPr>
        <w:t xml:space="preserve">        char* stringValue = va_arg(arg_list, char*);</w:t>
      </w:r>
    </w:p>
    <w:p w14:paraId="6D68D10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69288C3A" w14:textId="77777777" w:rsidR="0024176F" w:rsidRPr="00D822A3" w:rsidRDefault="0024176F" w:rsidP="00F66472">
      <w:pPr>
        <w:pStyle w:val="Code"/>
        <w:rPr>
          <w:highlight w:val="white"/>
          <w:lang w:val="en-GB"/>
        </w:rPr>
      </w:pPr>
      <w:r w:rsidRPr="00D822A3">
        <w:rPr>
          <w:highlight w:val="white"/>
          <w:lang w:val="en-GB"/>
        </w:rPr>
        <w:t xml:space="preserve">        printString(stringValue, precision);</w:t>
      </w:r>
    </w:p>
    <w:p w14:paraId="53988960" w14:textId="77777777" w:rsidR="0024176F" w:rsidRPr="00D822A3" w:rsidRDefault="0024176F" w:rsidP="00F66472">
      <w:pPr>
        <w:pStyle w:val="Code"/>
        <w:rPr>
          <w:highlight w:val="white"/>
          <w:lang w:val="en-GB"/>
        </w:rPr>
      </w:pPr>
      <w:r w:rsidRPr="00D822A3">
        <w:rPr>
          <w:highlight w:val="white"/>
          <w:lang w:val="en-GB"/>
        </w:rPr>
        <w:lastRenderedPageBreak/>
        <w:t xml:space="preserve">      }</w:t>
      </w:r>
    </w:p>
    <w:p w14:paraId="1DDB0ED4" w14:textId="77777777" w:rsidR="0024176F" w:rsidRPr="00D822A3" w:rsidRDefault="0024176F" w:rsidP="00F66472">
      <w:pPr>
        <w:pStyle w:val="Code"/>
        <w:rPr>
          <w:highlight w:val="white"/>
          <w:lang w:val="en-GB"/>
        </w:rPr>
      </w:pPr>
      <w:r w:rsidRPr="00D822A3">
        <w:rPr>
          <w:highlight w:val="white"/>
          <w:lang w:val="en-GB"/>
        </w:rPr>
        <w:t xml:space="preserve">      break;</w:t>
      </w:r>
    </w:p>
    <w:p w14:paraId="77D4A484" w14:textId="77777777" w:rsidR="0024176F" w:rsidRPr="00D822A3" w:rsidRDefault="0024176F" w:rsidP="00F66472">
      <w:pPr>
        <w:pStyle w:val="Code"/>
        <w:rPr>
          <w:highlight w:val="white"/>
          <w:lang w:val="en-GB"/>
        </w:rPr>
      </w:pPr>
    </w:p>
    <w:p w14:paraId="33B8636D" w14:textId="77777777" w:rsidR="0024176F" w:rsidRPr="00D822A3" w:rsidRDefault="0024176F" w:rsidP="00F66472">
      <w:pPr>
        <w:pStyle w:val="Code"/>
        <w:rPr>
          <w:highlight w:val="white"/>
          <w:lang w:val="en-GB"/>
        </w:rPr>
      </w:pPr>
      <w:r w:rsidRPr="00D822A3">
        <w:rPr>
          <w:highlight w:val="white"/>
          <w:lang w:val="en-GB"/>
        </w:rPr>
        <w:t xml:space="preserve">    case 'u':</w:t>
      </w:r>
    </w:p>
    <w:p w14:paraId="43CB0FA9" w14:textId="77777777" w:rsidR="0024176F" w:rsidRPr="00D822A3" w:rsidRDefault="0024176F" w:rsidP="00F66472">
      <w:pPr>
        <w:pStyle w:val="Code"/>
        <w:rPr>
          <w:highlight w:val="white"/>
          <w:lang w:val="en-GB"/>
        </w:rPr>
      </w:pPr>
      <w:r w:rsidRPr="00D822A3">
        <w:rPr>
          <w:highlight w:val="white"/>
          <w:lang w:val="en-GB"/>
        </w:rPr>
        <w:t xml:space="preserve">    case 'o':</w:t>
      </w:r>
    </w:p>
    <w:p w14:paraId="60248FAC" w14:textId="77777777" w:rsidR="0024176F" w:rsidRPr="00D822A3" w:rsidRDefault="0024176F" w:rsidP="00F66472">
      <w:pPr>
        <w:pStyle w:val="Code"/>
        <w:rPr>
          <w:highlight w:val="white"/>
          <w:lang w:val="en-GB"/>
        </w:rPr>
      </w:pPr>
      <w:r w:rsidRPr="00D822A3">
        <w:rPr>
          <w:highlight w:val="white"/>
          <w:lang w:val="en-GB"/>
        </w:rPr>
        <w:t xml:space="preserve">    case 'b':</w:t>
      </w:r>
    </w:p>
    <w:p w14:paraId="75A8AC0C" w14:textId="77777777" w:rsidR="0024176F" w:rsidRPr="00D822A3" w:rsidRDefault="0024176F" w:rsidP="00F66472">
      <w:pPr>
        <w:pStyle w:val="Code"/>
        <w:rPr>
          <w:highlight w:val="white"/>
          <w:lang w:val="en-GB"/>
        </w:rPr>
      </w:pPr>
      <w:r w:rsidRPr="00D822A3">
        <w:rPr>
          <w:highlight w:val="white"/>
          <w:lang w:val="en-GB"/>
        </w:rPr>
        <w:t xml:space="preserve">    case 'x':</w:t>
      </w:r>
    </w:p>
    <w:p w14:paraId="62DD3E25" w14:textId="77777777" w:rsidR="0024176F" w:rsidRPr="00D822A3" w:rsidRDefault="0024176F" w:rsidP="00F66472">
      <w:pPr>
        <w:pStyle w:val="Code"/>
        <w:rPr>
          <w:highlight w:val="white"/>
          <w:lang w:val="en-GB"/>
        </w:rPr>
      </w:pPr>
      <w:r w:rsidRPr="00D822A3">
        <w:rPr>
          <w:highlight w:val="white"/>
          <w:lang w:val="en-GB"/>
        </w:rPr>
        <w:t xml:space="preserve">    case 'X': {</w:t>
      </w:r>
    </w:p>
    <w:p w14:paraId="5CA5FFF6" w14:textId="77777777" w:rsidR="0024176F" w:rsidRPr="00D822A3" w:rsidRDefault="0024176F" w:rsidP="00F66472">
      <w:pPr>
        <w:pStyle w:val="Code"/>
        <w:rPr>
          <w:highlight w:val="white"/>
          <w:lang w:val="en-GB"/>
        </w:rPr>
      </w:pPr>
      <w:r w:rsidRPr="00D822A3">
        <w:rPr>
          <w:highlight w:val="white"/>
          <w:lang w:val="en-GB"/>
        </w:rPr>
        <w:t xml:space="preserve">        unsigned long base = ((c == 'u') ? 10ul : ((c == 'o') ? 8ul : ((c == 'b') ? 2ul : 16ul)));</w:t>
      </w:r>
    </w:p>
    <w:p w14:paraId="67595722" w14:textId="77777777" w:rsidR="0024176F" w:rsidRPr="00D822A3" w:rsidRDefault="0024176F" w:rsidP="00F66472">
      <w:pPr>
        <w:pStyle w:val="Code"/>
        <w:rPr>
          <w:highlight w:val="white"/>
          <w:lang w:val="en-GB"/>
        </w:rPr>
      </w:pPr>
      <w:r w:rsidRPr="00D822A3">
        <w:rPr>
          <w:highlight w:val="white"/>
          <w:lang w:val="en-GB"/>
        </w:rPr>
        <w:t xml:space="preserve">        unsigned long value;</w:t>
      </w:r>
    </w:p>
    <w:p w14:paraId="69709A3A" w14:textId="77777777" w:rsidR="0024176F" w:rsidRPr="00D822A3" w:rsidRDefault="0024176F" w:rsidP="00F66472">
      <w:pPr>
        <w:pStyle w:val="Code"/>
        <w:rPr>
          <w:highlight w:val="white"/>
          <w:lang w:val="en-GB"/>
        </w:rPr>
      </w:pPr>
    </w:p>
    <w:p w14:paraId="1FD98BF9"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77DB8E52" w14:textId="77777777" w:rsidR="0024176F" w:rsidRPr="00D822A3" w:rsidRDefault="0024176F" w:rsidP="00F66472">
      <w:pPr>
        <w:pStyle w:val="Code"/>
        <w:rPr>
          <w:highlight w:val="white"/>
          <w:lang w:val="en-GB"/>
        </w:rPr>
      </w:pPr>
      <w:r w:rsidRPr="00D822A3">
        <w:rPr>
          <w:highlight w:val="white"/>
          <w:lang w:val="en-GB"/>
        </w:rPr>
        <w:t xml:space="preserve">          value = (unsigned long) (unsigned short) va_arg(arg_list, unsigned int);</w:t>
      </w:r>
    </w:p>
    <w:p w14:paraId="3CEFC8D7" w14:textId="77777777" w:rsidR="0024176F" w:rsidRPr="00D822A3" w:rsidRDefault="0024176F" w:rsidP="00F66472">
      <w:pPr>
        <w:pStyle w:val="Code"/>
        <w:rPr>
          <w:highlight w:val="white"/>
          <w:lang w:val="en-GB"/>
        </w:rPr>
      </w:pPr>
      <w:r w:rsidRPr="00D822A3">
        <w:rPr>
          <w:highlight w:val="white"/>
          <w:lang w:val="en-GB"/>
        </w:rPr>
        <w:t xml:space="preserve">        }</w:t>
      </w:r>
    </w:p>
    <w:p w14:paraId="55F8AD0E" w14:textId="77777777" w:rsidR="0024176F" w:rsidRPr="00D822A3" w:rsidRDefault="0024176F" w:rsidP="00F66472">
      <w:pPr>
        <w:pStyle w:val="Code"/>
        <w:rPr>
          <w:highlight w:val="white"/>
          <w:lang w:val="en-GB"/>
        </w:rPr>
      </w:pPr>
      <w:r w:rsidRPr="00D822A3">
        <w:rPr>
          <w:highlight w:val="white"/>
          <w:lang w:val="en-GB"/>
        </w:rPr>
        <w:t xml:space="preserve">        else if (longInt) {</w:t>
      </w:r>
    </w:p>
    <w:p w14:paraId="4013E0D5" w14:textId="77777777" w:rsidR="0024176F" w:rsidRPr="00D822A3" w:rsidRDefault="0024176F" w:rsidP="00F66472">
      <w:pPr>
        <w:pStyle w:val="Code"/>
        <w:rPr>
          <w:highlight w:val="white"/>
          <w:lang w:val="en-GB"/>
        </w:rPr>
      </w:pPr>
      <w:r w:rsidRPr="00D822A3">
        <w:rPr>
          <w:highlight w:val="white"/>
          <w:lang w:val="en-GB"/>
        </w:rPr>
        <w:t xml:space="preserve">          value = va_arg(arg_list, unsigned long);</w:t>
      </w:r>
    </w:p>
    <w:p w14:paraId="55A510B0" w14:textId="77777777" w:rsidR="0024176F" w:rsidRPr="00D822A3" w:rsidRDefault="0024176F" w:rsidP="00F66472">
      <w:pPr>
        <w:pStyle w:val="Code"/>
        <w:rPr>
          <w:highlight w:val="white"/>
          <w:lang w:val="en-GB"/>
        </w:rPr>
      </w:pPr>
      <w:r w:rsidRPr="00D822A3">
        <w:rPr>
          <w:highlight w:val="white"/>
          <w:lang w:val="en-GB"/>
        </w:rPr>
        <w:t xml:space="preserve">        }</w:t>
      </w:r>
    </w:p>
    <w:p w14:paraId="387E0A74" w14:textId="77777777" w:rsidR="0024176F" w:rsidRPr="00D822A3" w:rsidRDefault="0024176F" w:rsidP="00F66472">
      <w:pPr>
        <w:pStyle w:val="Code"/>
        <w:rPr>
          <w:highlight w:val="white"/>
          <w:lang w:val="en-GB"/>
        </w:rPr>
      </w:pPr>
      <w:r w:rsidRPr="00D822A3">
        <w:rPr>
          <w:highlight w:val="white"/>
          <w:lang w:val="en-GB"/>
        </w:rPr>
        <w:t xml:space="preserve">        else {</w:t>
      </w:r>
    </w:p>
    <w:p w14:paraId="5663C7CD" w14:textId="77777777" w:rsidR="0024176F" w:rsidRPr="00D822A3" w:rsidRDefault="0024176F" w:rsidP="00F66472">
      <w:pPr>
        <w:pStyle w:val="Code"/>
        <w:rPr>
          <w:highlight w:val="white"/>
          <w:lang w:val="en-GB"/>
        </w:rPr>
      </w:pPr>
      <w:r w:rsidRPr="00D822A3">
        <w:rPr>
          <w:highlight w:val="white"/>
          <w:lang w:val="en-GB"/>
        </w:rPr>
        <w:t xml:space="preserve">          value = (unsigned long) va_arg(arg_list, unsigned int);</w:t>
      </w:r>
    </w:p>
    <w:p w14:paraId="4CF4DE23" w14:textId="77777777" w:rsidR="0024176F" w:rsidRPr="00D822A3" w:rsidRDefault="0024176F" w:rsidP="00F66472">
      <w:pPr>
        <w:pStyle w:val="Code"/>
        <w:rPr>
          <w:highlight w:val="white"/>
          <w:lang w:val="en-GB"/>
        </w:rPr>
      </w:pPr>
      <w:r w:rsidRPr="00D822A3">
        <w:rPr>
          <w:highlight w:val="white"/>
          <w:lang w:val="en-GB"/>
        </w:rPr>
        <w:t xml:space="preserve">        }</w:t>
      </w:r>
    </w:p>
    <w:p w14:paraId="68FAB64F" w14:textId="77777777" w:rsidR="0024176F" w:rsidRPr="00D822A3" w:rsidRDefault="0024176F" w:rsidP="00F66472">
      <w:pPr>
        <w:pStyle w:val="Code"/>
        <w:rPr>
          <w:highlight w:val="white"/>
          <w:lang w:val="en-GB"/>
        </w:rPr>
      </w:pPr>
    </w:p>
    <w:p w14:paraId="7530ED7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1138064" w14:textId="77777777" w:rsidR="0024176F" w:rsidRPr="00D822A3" w:rsidRDefault="0024176F" w:rsidP="00F66472">
      <w:pPr>
        <w:pStyle w:val="Code"/>
        <w:rPr>
          <w:highlight w:val="white"/>
          <w:lang w:val="en-GB"/>
        </w:rPr>
      </w:pPr>
      <w:r w:rsidRPr="00D822A3">
        <w:rPr>
          <w:highlight w:val="white"/>
          <w:lang w:val="en-GB"/>
        </w:rPr>
        <w:t xml:space="preserve">        printUnsignedLong(value, plus, space, grid, base, isupper(c));</w:t>
      </w:r>
    </w:p>
    <w:p w14:paraId="14316E26" w14:textId="77777777" w:rsidR="0024176F" w:rsidRPr="00D822A3" w:rsidRDefault="0024176F" w:rsidP="00F66472">
      <w:pPr>
        <w:pStyle w:val="Code"/>
        <w:rPr>
          <w:highlight w:val="white"/>
          <w:lang w:val="en-GB"/>
        </w:rPr>
      </w:pPr>
      <w:r w:rsidRPr="00D822A3">
        <w:rPr>
          <w:highlight w:val="white"/>
          <w:lang w:val="en-GB"/>
        </w:rPr>
        <w:t xml:space="preserve">      }</w:t>
      </w:r>
    </w:p>
    <w:p w14:paraId="475B57FC" w14:textId="77777777" w:rsidR="0024176F" w:rsidRPr="00D822A3" w:rsidRDefault="0024176F" w:rsidP="00F66472">
      <w:pPr>
        <w:pStyle w:val="Code"/>
        <w:rPr>
          <w:highlight w:val="white"/>
          <w:lang w:val="en-GB"/>
        </w:rPr>
      </w:pPr>
      <w:r w:rsidRPr="00D822A3">
        <w:rPr>
          <w:highlight w:val="white"/>
          <w:lang w:val="en-GB"/>
        </w:rPr>
        <w:t xml:space="preserve">      break;</w:t>
      </w:r>
    </w:p>
    <w:p w14:paraId="164B3085" w14:textId="77777777" w:rsidR="0024176F" w:rsidRPr="00D822A3" w:rsidRDefault="0024176F" w:rsidP="00F66472">
      <w:pPr>
        <w:pStyle w:val="Code"/>
        <w:rPr>
          <w:highlight w:val="white"/>
          <w:lang w:val="en-GB"/>
        </w:rPr>
      </w:pPr>
    </w:p>
    <w:p w14:paraId="5D912D37" w14:textId="77777777" w:rsidR="0024176F" w:rsidRPr="00D822A3" w:rsidRDefault="0024176F" w:rsidP="00F66472">
      <w:pPr>
        <w:pStyle w:val="Code"/>
        <w:rPr>
          <w:highlight w:val="white"/>
          <w:lang w:val="en-GB"/>
        </w:rPr>
      </w:pPr>
      <w:r w:rsidRPr="00D822A3">
        <w:rPr>
          <w:highlight w:val="white"/>
          <w:lang w:val="en-GB"/>
        </w:rPr>
        <w:t xml:space="preserve">    case 'f':</w:t>
      </w:r>
    </w:p>
    <w:p w14:paraId="25807B16" w14:textId="77777777" w:rsidR="0024176F" w:rsidRPr="00D822A3" w:rsidRDefault="0024176F" w:rsidP="00F66472">
      <w:pPr>
        <w:pStyle w:val="Code"/>
        <w:rPr>
          <w:highlight w:val="white"/>
          <w:lang w:val="en-GB"/>
        </w:rPr>
      </w:pPr>
      <w:r w:rsidRPr="00D822A3">
        <w:rPr>
          <w:highlight w:val="white"/>
          <w:lang w:val="en-GB"/>
        </w:rPr>
        <w:t xml:space="preserve">    case 'e':</w:t>
      </w:r>
    </w:p>
    <w:p w14:paraId="4CFEC83E" w14:textId="77777777" w:rsidR="0024176F" w:rsidRPr="00D822A3" w:rsidRDefault="0024176F" w:rsidP="00F66472">
      <w:pPr>
        <w:pStyle w:val="Code"/>
        <w:rPr>
          <w:highlight w:val="white"/>
          <w:lang w:val="en-GB"/>
        </w:rPr>
      </w:pPr>
      <w:r w:rsidRPr="00D822A3">
        <w:rPr>
          <w:highlight w:val="white"/>
          <w:lang w:val="en-GB"/>
        </w:rPr>
        <w:t xml:space="preserve">    case 'E':</w:t>
      </w:r>
    </w:p>
    <w:p w14:paraId="6554D6C7" w14:textId="77777777" w:rsidR="0024176F" w:rsidRPr="00D822A3" w:rsidRDefault="0024176F" w:rsidP="00F66472">
      <w:pPr>
        <w:pStyle w:val="Code"/>
        <w:rPr>
          <w:highlight w:val="white"/>
          <w:lang w:val="en-GB"/>
        </w:rPr>
      </w:pPr>
      <w:r w:rsidRPr="00D822A3">
        <w:rPr>
          <w:highlight w:val="white"/>
          <w:lang w:val="en-GB"/>
        </w:rPr>
        <w:t xml:space="preserve">    case 'g':</w:t>
      </w:r>
    </w:p>
    <w:p w14:paraId="02C06B7C" w14:textId="77777777" w:rsidR="0024176F" w:rsidRPr="00D822A3" w:rsidRDefault="0024176F" w:rsidP="00F66472">
      <w:pPr>
        <w:pStyle w:val="Code"/>
        <w:rPr>
          <w:highlight w:val="white"/>
          <w:lang w:val="en-GB"/>
        </w:rPr>
      </w:pPr>
      <w:r w:rsidRPr="00D822A3">
        <w:rPr>
          <w:highlight w:val="white"/>
          <w:lang w:val="en-GB"/>
        </w:rPr>
        <w:t xml:space="preserve">    case 'G':</w:t>
      </w:r>
    </w:p>
    <w:p w14:paraId="2AE829B2" w14:textId="77777777" w:rsidR="0024176F" w:rsidRPr="00D822A3" w:rsidRDefault="0024176F" w:rsidP="00F66472">
      <w:pPr>
        <w:pStyle w:val="Code"/>
        <w:rPr>
          <w:highlight w:val="white"/>
          <w:lang w:val="en-GB"/>
        </w:rPr>
      </w:pPr>
      <w:r w:rsidRPr="00D822A3">
        <w:rPr>
          <w:highlight w:val="white"/>
          <w:lang w:val="en-GB"/>
        </w:rPr>
        <w:t xml:space="preserve">      if (longDouble) {</w:t>
      </w:r>
    </w:p>
    <w:p w14:paraId="27946D9B" w14:textId="77777777" w:rsidR="0024176F" w:rsidRPr="00D822A3" w:rsidRDefault="0024176F" w:rsidP="00F66472">
      <w:pPr>
        <w:pStyle w:val="Code"/>
        <w:rPr>
          <w:highlight w:val="white"/>
          <w:lang w:val="en-GB"/>
        </w:rPr>
      </w:pPr>
      <w:r w:rsidRPr="00D822A3">
        <w:rPr>
          <w:highlight w:val="white"/>
          <w:lang w:val="en-GB"/>
        </w:rPr>
        <w:t xml:space="preserve">        longDoubleValue = va_arg(arg_list, long double);</w:t>
      </w:r>
    </w:p>
    <w:p w14:paraId="043D98EC" w14:textId="77777777" w:rsidR="0024176F" w:rsidRPr="00D822A3" w:rsidRDefault="0024176F" w:rsidP="00F66472">
      <w:pPr>
        <w:pStyle w:val="Code"/>
        <w:rPr>
          <w:highlight w:val="white"/>
          <w:lang w:val="en-GB"/>
        </w:rPr>
      </w:pPr>
      <w:r w:rsidRPr="00D822A3">
        <w:rPr>
          <w:highlight w:val="white"/>
          <w:lang w:val="en-GB"/>
        </w:rPr>
        <w:t xml:space="preserve">      }</w:t>
      </w:r>
    </w:p>
    <w:p w14:paraId="4A203F65" w14:textId="77777777" w:rsidR="0024176F" w:rsidRPr="00D822A3" w:rsidRDefault="0024176F" w:rsidP="00F66472">
      <w:pPr>
        <w:pStyle w:val="Code"/>
        <w:rPr>
          <w:highlight w:val="white"/>
          <w:lang w:val="en-GB"/>
        </w:rPr>
      </w:pPr>
      <w:r w:rsidRPr="00D822A3">
        <w:rPr>
          <w:highlight w:val="white"/>
          <w:lang w:val="en-GB"/>
        </w:rPr>
        <w:t xml:space="preserve">      else {</w:t>
      </w:r>
    </w:p>
    <w:p w14:paraId="522CDF3B" w14:textId="77777777" w:rsidR="0024176F" w:rsidRPr="00D822A3" w:rsidRDefault="0024176F" w:rsidP="00F66472">
      <w:pPr>
        <w:pStyle w:val="Code"/>
        <w:rPr>
          <w:highlight w:val="white"/>
          <w:lang w:val="en-GB"/>
        </w:rPr>
      </w:pPr>
      <w:r w:rsidRPr="00D822A3">
        <w:rPr>
          <w:highlight w:val="white"/>
          <w:lang w:val="en-GB"/>
        </w:rPr>
        <w:t xml:space="preserve">        longDoubleValue = (long double) va_arg(arg_list, double);</w:t>
      </w:r>
    </w:p>
    <w:p w14:paraId="1E7CB699" w14:textId="77777777" w:rsidR="0024176F" w:rsidRPr="00D822A3" w:rsidRDefault="0024176F" w:rsidP="00F66472">
      <w:pPr>
        <w:pStyle w:val="Code"/>
        <w:rPr>
          <w:highlight w:val="white"/>
          <w:lang w:val="en-GB"/>
        </w:rPr>
      </w:pPr>
      <w:r w:rsidRPr="00D822A3">
        <w:rPr>
          <w:highlight w:val="white"/>
          <w:lang w:val="en-GB"/>
        </w:rPr>
        <w:t xml:space="preserve">      }</w:t>
      </w:r>
    </w:p>
    <w:p w14:paraId="3175CF18" w14:textId="77777777" w:rsidR="0024176F" w:rsidRPr="00D822A3" w:rsidRDefault="0024176F" w:rsidP="00F66472">
      <w:pPr>
        <w:pStyle w:val="Code"/>
        <w:rPr>
          <w:highlight w:val="white"/>
          <w:lang w:val="en-GB"/>
        </w:rPr>
      </w:pPr>
    </w:p>
    <w:p w14:paraId="0F969873"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1F632741" w14:textId="77777777" w:rsidR="0024176F" w:rsidRPr="00D822A3" w:rsidRDefault="0024176F" w:rsidP="00F66472">
      <w:pPr>
        <w:pStyle w:val="Code"/>
        <w:rPr>
          <w:highlight w:val="white"/>
          <w:lang w:val="en-GB"/>
        </w:rPr>
      </w:pPr>
      <w:r w:rsidRPr="00D822A3">
        <w:rPr>
          <w:highlight w:val="white"/>
          <w:lang w:val="en-GB"/>
        </w:rPr>
        <w:t xml:space="preserve">        *negativePtr = (longDoubleValue &lt; 0);</w:t>
      </w:r>
    </w:p>
    <w:p w14:paraId="39E5BA49" w14:textId="77777777" w:rsidR="0024176F" w:rsidRPr="00D822A3" w:rsidRDefault="0024176F" w:rsidP="00F66472">
      <w:pPr>
        <w:pStyle w:val="Code"/>
        <w:rPr>
          <w:highlight w:val="white"/>
          <w:lang w:val="en-GB"/>
        </w:rPr>
      </w:pPr>
      <w:r w:rsidRPr="00D822A3">
        <w:rPr>
          <w:highlight w:val="white"/>
          <w:lang w:val="en-GB"/>
        </w:rPr>
        <w:t xml:space="preserve">      }</w:t>
      </w:r>
    </w:p>
    <w:p w14:paraId="3D285BE9" w14:textId="77777777" w:rsidR="0024176F" w:rsidRPr="00D822A3" w:rsidRDefault="0024176F" w:rsidP="00F66472">
      <w:pPr>
        <w:pStyle w:val="Code"/>
        <w:rPr>
          <w:highlight w:val="white"/>
          <w:lang w:val="en-GB"/>
        </w:rPr>
      </w:pPr>
    </w:p>
    <w:p w14:paraId="505AC7DE" w14:textId="77777777" w:rsidR="0024176F" w:rsidRPr="00D822A3" w:rsidRDefault="0024176F" w:rsidP="00F66472">
      <w:pPr>
        <w:pStyle w:val="Code"/>
        <w:rPr>
          <w:highlight w:val="white"/>
          <w:lang w:val="en-GB"/>
        </w:rPr>
      </w:pPr>
      <w:r w:rsidRPr="00D822A3">
        <w:rPr>
          <w:highlight w:val="white"/>
          <w:lang w:val="en-GB"/>
        </w:rPr>
        <w:t xml:space="preserve">      if (!sign) {</w:t>
      </w:r>
    </w:p>
    <w:p w14:paraId="45B281C4" w14:textId="77777777" w:rsidR="0024176F" w:rsidRPr="00D822A3" w:rsidRDefault="0024176F" w:rsidP="00F66472">
      <w:pPr>
        <w:pStyle w:val="Code"/>
        <w:rPr>
          <w:highlight w:val="white"/>
          <w:lang w:val="en-GB"/>
        </w:rPr>
      </w:pPr>
      <w:r w:rsidRPr="00D822A3">
        <w:rPr>
          <w:highlight w:val="white"/>
          <w:lang w:val="en-GB"/>
        </w:rPr>
        <w:t xml:space="preserve">        longDoubleValue = fabs(longDoubleValue);</w:t>
      </w:r>
    </w:p>
    <w:p w14:paraId="6C29082E" w14:textId="77777777" w:rsidR="0024176F" w:rsidRPr="00D822A3" w:rsidRDefault="0024176F" w:rsidP="00F66472">
      <w:pPr>
        <w:pStyle w:val="Code"/>
        <w:rPr>
          <w:highlight w:val="white"/>
          <w:lang w:val="en-GB"/>
        </w:rPr>
      </w:pPr>
      <w:r w:rsidRPr="00D822A3">
        <w:rPr>
          <w:highlight w:val="white"/>
          <w:lang w:val="en-GB"/>
        </w:rPr>
        <w:t xml:space="preserve">      }</w:t>
      </w:r>
    </w:p>
    <w:p w14:paraId="7D2BAD97" w14:textId="77777777" w:rsidR="0024176F" w:rsidRPr="00D822A3" w:rsidRDefault="0024176F" w:rsidP="00F66472">
      <w:pPr>
        <w:pStyle w:val="Code"/>
        <w:rPr>
          <w:highlight w:val="white"/>
          <w:lang w:val="en-GB"/>
        </w:rPr>
      </w:pPr>
    </w:p>
    <w:p w14:paraId="0FAF74D1"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9212C3F" w14:textId="77777777" w:rsidR="0024176F" w:rsidRPr="00D822A3" w:rsidRDefault="0024176F" w:rsidP="00F66472">
      <w:pPr>
        <w:pStyle w:val="Code"/>
        <w:rPr>
          <w:highlight w:val="white"/>
          <w:lang w:val="en-GB"/>
        </w:rPr>
      </w:pPr>
    </w:p>
    <w:p w14:paraId="68AB612C" w14:textId="77777777" w:rsidR="0024176F" w:rsidRPr="00D822A3" w:rsidRDefault="0024176F" w:rsidP="00F66472">
      <w:pPr>
        <w:pStyle w:val="Code"/>
        <w:rPr>
          <w:highlight w:val="white"/>
          <w:lang w:val="en-GB"/>
        </w:rPr>
      </w:pPr>
      <w:r w:rsidRPr="00D822A3">
        <w:rPr>
          <w:highlight w:val="white"/>
          <w:lang w:val="en-GB"/>
        </w:rPr>
        <w:t xml:space="preserve">      if (c == 'f') {</w:t>
      </w:r>
    </w:p>
    <w:p w14:paraId="11BBD198"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6D646A51" w14:textId="77777777" w:rsidR="0024176F" w:rsidRPr="00D822A3" w:rsidRDefault="0024176F" w:rsidP="00F66472">
      <w:pPr>
        <w:pStyle w:val="Code"/>
        <w:rPr>
          <w:highlight w:val="white"/>
          <w:lang w:val="en-GB"/>
        </w:rPr>
      </w:pPr>
      <w:r w:rsidRPr="00D822A3">
        <w:rPr>
          <w:highlight w:val="white"/>
          <w:lang w:val="en-GB"/>
        </w:rPr>
        <w:t xml:space="preserve">      }</w:t>
      </w:r>
    </w:p>
    <w:p w14:paraId="404F84CF" w14:textId="77777777" w:rsidR="0024176F" w:rsidRPr="00D822A3" w:rsidRDefault="0024176F" w:rsidP="00F66472">
      <w:pPr>
        <w:pStyle w:val="Code"/>
        <w:rPr>
          <w:highlight w:val="white"/>
          <w:lang w:val="en-GB"/>
        </w:rPr>
      </w:pPr>
      <w:r w:rsidRPr="00D822A3">
        <w:rPr>
          <w:highlight w:val="white"/>
          <w:lang w:val="en-GB"/>
        </w:rPr>
        <w:t xml:space="preserve">      else if (tolower(c) == 'e') {</w:t>
      </w:r>
    </w:p>
    <w:p w14:paraId="45A6DBE1"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2D4E290C" w14:textId="77777777" w:rsidR="0024176F" w:rsidRPr="00D822A3" w:rsidRDefault="0024176F" w:rsidP="00F66472">
      <w:pPr>
        <w:pStyle w:val="Code"/>
        <w:rPr>
          <w:highlight w:val="white"/>
          <w:lang w:val="en-GB"/>
        </w:rPr>
      </w:pPr>
      <w:r w:rsidRPr="00D822A3">
        <w:rPr>
          <w:highlight w:val="white"/>
          <w:lang w:val="en-GB"/>
        </w:rPr>
        <w:t xml:space="preserve">      }</w:t>
      </w:r>
    </w:p>
    <w:p w14:paraId="2A8970D3" w14:textId="77777777" w:rsidR="0024176F" w:rsidRPr="00D822A3" w:rsidRDefault="0024176F" w:rsidP="00F66472">
      <w:pPr>
        <w:pStyle w:val="Code"/>
        <w:rPr>
          <w:highlight w:val="white"/>
          <w:lang w:val="en-GB"/>
        </w:rPr>
      </w:pPr>
      <w:r w:rsidRPr="00D822A3">
        <w:rPr>
          <w:highlight w:val="white"/>
          <w:lang w:val="en-GB"/>
        </w:rPr>
        <w:lastRenderedPageBreak/>
        <w:t xml:space="preserve">      else {</w:t>
      </w:r>
    </w:p>
    <w:p w14:paraId="75BA22B8" w14:textId="608982AC" w:rsidR="0024176F" w:rsidRPr="00D822A3" w:rsidRDefault="0024176F" w:rsidP="00F66472">
      <w:pPr>
        <w:pStyle w:val="Code"/>
        <w:rPr>
          <w:highlight w:val="white"/>
          <w:lang w:val="en-GB"/>
        </w:rPr>
      </w:pPr>
      <w:r w:rsidRPr="00D822A3">
        <w:rPr>
          <w:highlight w:val="white"/>
          <w:lang w:val="en-GB"/>
        </w:rPr>
        <w:t xml:space="preserve">        int expo = (int) log10(fabs(longDoubleValue));</w:t>
      </w:r>
    </w:p>
    <w:p w14:paraId="00D2E568" w14:textId="77777777" w:rsidR="0024176F" w:rsidRPr="00D822A3" w:rsidRDefault="0024176F" w:rsidP="00F66472">
      <w:pPr>
        <w:pStyle w:val="Code"/>
        <w:rPr>
          <w:highlight w:val="white"/>
          <w:lang w:val="en-GB"/>
        </w:rPr>
      </w:pPr>
    </w:p>
    <w:p w14:paraId="35B7844C" w14:textId="77777777" w:rsidR="0024176F" w:rsidRPr="00D822A3" w:rsidRDefault="0024176F" w:rsidP="00F66472">
      <w:pPr>
        <w:pStyle w:val="Code"/>
        <w:rPr>
          <w:highlight w:val="white"/>
          <w:lang w:val="en-GB"/>
        </w:rPr>
      </w:pPr>
      <w:r w:rsidRPr="00D822A3">
        <w:rPr>
          <w:highlight w:val="white"/>
          <w:lang w:val="en-GB"/>
        </w:rPr>
        <w:t xml:space="preserve">        if ((expo &gt;= -3) &amp;&amp; (expo &lt;= 2)) {</w:t>
      </w:r>
    </w:p>
    <w:p w14:paraId="5C5B3652"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323FBD82" w14:textId="77777777" w:rsidR="0024176F" w:rsidRPr="00D822A3" w:rsidRDefault="0024176F" w:rsidP="00F66472">
      <w:pPr>
        <w:pStyle w:val="Code"/>
        <w:rPr>
          <w:highlight w:val="white"/>
          <w:lang w:val="en-GB"/>
        </w:rPr>
      </w:pPr>
      <w:r w:rsidRPr="00D822A3">
        <w:rPr>
          <w:highlight w:val="white"/>
          <w:lang w:val="en-GB"/>
        </w:rPr>
        <w:t xml:space="preserve">        }</w:t>
      </w:r>
    </w:p>
    <w:p w14:paraId="5255F646" w14:textId="77777777" w:rsidR="0024176F" w:rsidRPr="00D822A3" w:rsidRDefault="0024176F" w:rsidP="00F66472">
      <w:pPr>
        <w:pStyle w:val="Code"/>
        <w:rPr>
          <w:highlight w:val="white"/>
          <w:lang w:val="en-GB"/>
        </w:rPr>
      </w:pPr>
      <w:r w:rsidRPr="00D822A3">
        <w:rPr>
          <w:highlight w:val="white"/>
          <w:lang w:val="en-GB"/>
        </w:rPr>
        <w:t xml:space="preserve">        else {</w:t>
      </w:r>
    </w:p>
    <w:p w14:paraId="46D5B14C"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0EFF9099" w14:textId="77777777" w:rsidR="0024176F" w:rsidRPr="00D822A3" w:rsidRDefault="0024176F" w:rsidP="00F66472">
      <w:pPr>
        <w:pStyle w:val="Code"/>
        <w:rPr>
          <w:highlight w:val="white"/>
          <w:lang w:val="en-GB"/>
        </w:rPr>
      </w:pPr>
      <w:r w:rsidRPr="00D822A3">
        <w:rPr>
          <w:highlight w:val="white"/>
          <w:lang w:val="en-GB"/>
        </w:rPr>
        <w:t xml:space="preserve">        }</w:t>
      </w:r>
    </w:p>
    <w:p w14:paraId="7D5AE4D7" w14:textId="77777777" w:rsidR="0024176F" w:rsidRPr="00D822A3" w:rsidRDefault="0024176F" w:rsidP="00F66472">
      <w:pPr>
        <w:pStyle w:val="Code"/>
        <w:rPr>
          <w:highlight w:val="white"/>
          <w:lang w:val="en-GB"/>
        </w:rPr>
      </w:pPr>
      <w:r w:rsidRPr="00D822A3">
        <w:rPr>
          <w:highlight w:val="white"/>
          <w:lang w:val="en-GB"/>
        </w:rPr>
        <w:t xml:space="preserve">      }</w:t>
      </w:r>
    </w:p>
    <w:p w14:paraId="230A1334" w14:textId="77777777" w:rsidR="0024176F" w:rsidRPr="00D822A3" w:rsidRDefault="0024176F" w:rsidP="00F66472">
      <w:pPr>
        <w:pStyle w:val="Code"/>
        <w:rPr>
          <w:highlight w:val="white"/>
          <w:lang w:val="en-GB"/>
        </w:rPr>
      </w:pPr>
      <w:r w:rsidRPr="00D822A3">
        <w:rPr>
          <w:highlight w:val="white"/>
          <w:lang w:val="en-GB"/>
        </w:rPr>
        <w:t xml:space="preserve">      break;</w:t>
      </w:r>
    </w:p>
    <w:p w14:paraId="548F788C" w14:textId="77777777" w:rsidR="0024176F" w:rsidRPr="00D822A3" w:rsidRDefault="0024176F" w:rsidP="00F66472">
      <w:pPr>
        <w:pStyle w:val="Code"/>
        <w:rPr>
          <w:highlight w:val="white"/>
          <w:lang w:val="en-GB"/>
        </w:rPr>
      </w:pPr>
    </w:p>
    <w:p w14:paraId="1F1077B7" w14:textId="77777777" w:rsidR="0024176F" w:rsidRPr="00D822A3" w:rsidRDefault="0024176F" w:rsidP="00F66472">
      <w:pPr>
        <w:pStyle w:val="Code"/>
        <w:rPr>
          <w:highlight w:val="white"/>
          <w:lang w:val="en-GB"/>
        </w:rPr>
      </w:pPr>
      <w:r w:rsidRPr="00D822A3">
        <w:rPr>
          <w:highlight w:val="white"/>
          <w:lang w:val="en-GB"/>
        </w:rPr>
        <w:t xml:space="preserve">    case 'p':</w:t>
      </w:r>
    </w:p>
    <w:p w14:paraId="55CD6DB0"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4F5DA58"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26C640E8" w14:textId="77777777" w:rsidR="0024176F" w:rsidRPr="00D822A3" w:rsidRDefault="0024176F" w:rsidP="00F66472">
      <w:pPr>
        <w:pStyle w:val="Code"/>
        <w:rPr>
          <w:highlight w:val="white"/>
          <w:lang w:val="en-GB"/>
        </w:rPr>
      </w:pPr>
      <w:r w:rsidRPr="00D822A3">
        <w:rPr>
          <w:highlight w:val="white"/>
          <w:lang w:val="en-GB"/>
        </w:rPr>
        <w:t xml:space="preserve">      printUnsignedLong((unsigned long) ptrValue, FALSE, FALSE, FALSE, 10u, FALSE);</w:t>
      </w:r>
    </w:p>
    <w:p w14:paraId="1EB4BD14" w14:textId="77777777" w:rsidR="0024176F" w:rsidRPr="00D822A3" w:rsidRDefault="0024176F" w:rsidP="00F66472">
      <w:pPr>
        <w:pStyle w:val="Code"/>
        <w:rPr>
          <w:highlight w:val="white"/>
          <w:lang w:val="en-GB"/>
        </w:rPr>
      </w:pPr>
      <w:r w:rsidRPr="00D822A3">
        <w:rPr>
          <w:highlight w:val="white"/>
          <w:lang w:val="en-GB"/>
        </w:rPr>
        <w:t xml:space="preserve">      break;</w:t>
      </w:r>
    </w:p>
    <w:p w14:paraId="16C675F8" w14:textId="77777777" w:rsidR="0024176F" w:rsidRPr="00D822A3" w:rsidRDefault="0024176F" w:rsidP="00F66472">
      <w:pPr>
        <w:pStyle w:val="Code"/>
        <w:rPr>
          <w:highlight w:val="white"/>
          <w:lang w:val="en-GB"/>
        </w:rPr>
      </w:pPr>
    </w:p>
    <w:p w14:paraId="56A86C6E" w14:textId="77777777" w:rsidR="0024176F" w:rsidRPr="00D822A3" w:rsidRDefault="0024176F" w:rsidP="00F66472">
      <w:pPr>
        <w:pStyle w:val="Code"/>
        <w:rPr>
          <w:highlight w:val="white"/>
          <w:lang w:val="en-GB"/>
        </w:rPr>
      </w:pPr>
      <w:r w:rsidRPr="00D822A3">
        <w:rPr>
          <w:highlight w:val="white"/>
          <w:lang w:val="en-GB"/>
        </w:rPr>
        <w:t xml:space="preserve">    case 'n':</w:t>
      </w:r>
    </w:p>
    <w:p w14:paraId="1654A0CA"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7A91D47" w14:textId="77777777" w:rsidR="0024176F" w:rsidRPr="00D822A3" w:rsidRDefault="0024176F" w:rsidP="00F66472">
      <w:pPr>
        <w:pStyle w:val="Code"/>
        <w:rPr>
          <w:highlight w:val="white"/>
          <w:lang w:val="en-GB"/>
        </w:rPr>
      </w:pPr>
      <w:r w:rsidRPr="00D822A3">
        <w:rPr>
          <w:highlight w:val="white"/>
          <w:lang w:val="en-GB"/>
        </w:rPr>
        <w:t xml:space="preserve">      intPtr = va_arg(arg_list, int*);</w:t>
      </w:r>
    </w:p>
    <w:p w14:paraId="3DD519F7"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3351E529" w14:textId="77777777" w:rsidR="0024176F" w:rsidRPr="00D822A3" w:rsidRDefault="0024176F" w:rsidP="00F66472">
      <w:pPr>
        <w:pStyle w:val="Code"/>
        <w:rPr>
          <w:highlight w:val="white"/>
          <w:lang w:val="en-GB"/>
        </w:rPr>
      </w:pPr>
      <w:r w:rsidRPr="00D822A3">
        <w:rPr>
          <w:highlight w:val="white"/>
          <w:lang w:val="en-GB"/>
        </w:rPr>
        <w:t xml:space="preserve">      *intPtr = g_outChars;</w:t>
      </w:r>
    </w:p>
    <w:p w14:paraId="67D113DC" w14:textId="77777777" w:rsidR="0024176F" w:rsidRPr="00D822A3" w:rsidRDefault="0024176F" w:rsidP="00F66472">
      <w:pPr>
        <w:pStyle w:val="Code"/>
        <w:rPr>
          <w:highlight w:val="white"/>
          <w:lang w:val="en-GB"/>
        </w:rPr>
      </w:pPr>
      <w:r w:rsidRPr="00D822A3">
        <w:rPr>
          <w:highlight w:val="white"/>
          <w:lang w:val="en-GB"/>
        </w:rPr>
        <w:t xml:space="preserve">      break;</w:t>
      </w:r>
    </w:p>
    <w:p w14:paraId="5AF3C114" w14:textId="77777777" w:rsidR="0024176F" w:rsidRPr="00D822A3" w:rsidRDefault="0024176F" w:rsidP="00F66472">
      <w:pPr>
        <w:pStyle w:val="Code"/>
        <w:rPr>
          <w:highlight w:val="white"/>
          <w:lang w:val="en-GB"/>
        </w:rPr>
      </w:pPr>
    </w:p>
    <w:p w14:paraId="5442F428" w14:textId="77777777" w:rsidR="0024176F" w:rsidRPr="00D822A3" w:rsidRDefault="0024176F" w:rsidP="00F66472">
      <w:pPr>
        <w:pStyle w:val="Code"/>
        <w:rPr>
          <w:highlight w:val="white"/>
          <w:lang w:val="en-GB"/>
        </w:rPr>
      </w:pPr>
      <w:r w:rsidRPr="00D822A3">
        <w:rPr>
          <w:highlight w:val="white"/>
          <w:lang w:val="en-GB"/>
        </w:rPr>
        <w:t xml:space="preserve">    case '%':</w:t>
      </w:r>
    </w:p>
    <w:p w14:paraId="279D7ED8" w14:textId="77777777" w:rsidR="0024176F" w:rsidRPr="00D822A3" w:rsidRDefault="0024176F" w:rsidP="00F66472">
      <w:pPr>
        <w:pStyle w:val="Code"/>
        <w:rPr>
          <w:highlight w:val="white"/>
          <w:lang w:val="en-GB"/>
        </w:rPr>
      </w:pPr>
      <w:r w:rsidRPr="00D822A3">
        <w:rPr>
          <w:highlight w:val="white"/>
          <w:lang w:val="en-GB"/>
        </w:rPr>
        <w:t xml:space="preserve">      //printf("&lt;X&gt;");</w:t>
      </w:r>
    </w:p>
    <w:p w14:paraId="6017F5EA"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1241FCDC" w14:textId="77777777" w:rsidR="0024176F" w:rsidRPr="00D822A3" w:rsidRDefault="0024176F" w:rsidP="00F66472">
      <w:pPr>
        <w:pStyle w:val="Code"/>
        <w:rPr>
          <w:highlight w:val="white"/>
          <w:lang w:val="en-GB"/>
        </w:rPr>
      </w:pPr>
      <w:r w:rsidRPr="00D822A3">
        <w:rPr>
          <w:highlight w:val="white"/>
          <w:lang w:val="en-GB"/>
        </w:rPr>
        <w:t xml:space="preserve">      printChar('%');</w:t>
      </w:r>
    </w:p>
    <w:p w14:paraId="088E3827" w14:textId="77777777" w:rsidR="0024176F" w:rsidRPr="00D822A3" w:rsidRDefault="0024176F" w:rsidP="00F66472">
      <w:pPr>
        <w:pStyle w:val="Code"/>
        <w:rPr>
          <w:highlight w:val="white"/>
          <w:lang w:val="en-GB"/>
        </w:rPr>
      </w:pPr>
      <w:r w:rsidRPr="00D822A3">
        <w:rPr>
          <w:highlight w:val="white"/>
          <w:lang w:val="en-GB"/>
        </w:rPr>
        <w:t xml:space="preserve">      break;</w:t>
      </w:r>
    </w:p>
    <w:p w14:paraId="530CD46F" w14:textId="77777777" w:rsidR="0024176F" w:rsidRPr="00D822A3" w:rsidRDefault="0024176F" w:rsidP="00F66472">
      <w:pPr>
        <w:pStyle w:val="Code"/>
        <w:rPr>
          <w:highlight w:val="white"/>
          <w:lang w:val="en-GB"/>
        </w:rPr>
      </w:pPr>
      <w:r w:rsidRPr="00D822A3">
        <w:rPr>
          <w:highlight w:val="white"/>
          <w:lang w:val="en-GB"/>
        </w:rPr>
        <w:t xml:space="preserve">  }</w:t>
      </w:r>
    </w:p>
    <w:p w14:paraId="2E3E7CDE" w14:textId="77777777" w:rsidR="0024176F" w:rsidRPr="00D822A3" w:rsidRDefault="0024176F" w:rsidP="00F66472">
      <w:pPr>
        <w:pStyle w:val="Code"/>
        <w:rPr>
          <w:highlight w:val="white"/>
          <w:lang w:val="en-GB"/>
        </w:rPr>
      </w:pPr>
    </w:p>
    <w:p w14:paraId="2E49229F"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46C1FCA9" w14:textId="77777777" w:rsidR="0024176F" w:rsidRPr="00D822A3" w:rsidRDefault="0024176F" w:rsidP="00F66472">
      <w:pPr>
        <w:pStyle w:val="Code"/>
        <w:rPr>
          <w:highlight w:val="white"/>
          <w:lang w:val="en-GB"/>
        </w:rPr>
      </w:pPr>
      <w:r w:rsidRPr="00D822A3">
        <w:rPr>
          <w:highlight w:val="white"/>
          <w:lang w:val="en-GB"/>
        </w:rPr>
        <w:t>}</w:t>
      </w:r>
    </w:p>
    <w:p w14:paraId="22020541" w14:textId="1B06C380" w:rsidR="0024176F" w:rsidRPr="00D822A3" w:rsidRDefault="0024176F" w:rsidP="00F66472">
      <w:pPr>
        <w:pStyle w:val="Code"/>
        <w:rPr>
          <w:lang w:val="en-GB"/>
        </w:rPr>
      </w:pPr>
    </w:p>
    <w:p w14:paraId="5066D1E9" w14:textId="77777777" w:rsidR="0024176F" w:rsidRPr="00D822A3" w:rsidRDefault="0024176F" w:rsidP="00F66472">
      <w:pPr>
        <w:pStyle w:val="Code"/>
        <w:rPr>
          <w:highlight w:val="white"/>
          <w:lang w:val="en-GB"/>
        </w:rPr>
      </w:pPr>
      <w:r w:rsidRPr="00D822A3">
        <w:rPr>
          <w:highlight w:val="white"/>
          <w:lang w:val="en-GB"/>
        </w:rPr>
        <w:t>int printFormat(char* format, va_list arg_list) {</w:t>
      </w:r>
    </w:p>
    <w:p w14:paraId="138FBCCD" w14:textId="77777777" w:rsidR="0024176F" w:rsidRPr="00D822A3" w:rsidRDefault="0024176F" w:rsidP="00F66472">
      <w:pPr>
        <w:pStyle w:val="Code"/>
        <w:rPr>
          <w:highlight w:val="white"/>
          <w:lang w:val="en-GB"/>
        </w:rPr>
      </w:pPr>
      <w:r w:rsidRPr="00D822A3">
        <w:rPr>
          <w:highlight w:val="white"/>
          <w:lang w:val="en-GB"/>
        </w:rPr>
        <w:t xml:space="preserve">  int index, count = 0, width = 0, precision = 0;</w:t>
      </w:r>
    </w:p>
    <w:p w14:paraId="0C4AC032" w14:textId="77777777" w:rsidR="0024176F" w:rsidRPr="00D822A3" w:rsidRDefault="0024176F" w:rsidP="00F66472">
      <w:pPr>
        <w:pStyle w:val="Code"/>
        <w:rPr>
          <w:highlight w:val="white"/>
          <w:lang w:val="en-GB"/>
        </w:rPr>
      </w:pPr>
      <w:r w:rsidRPr="00D822A3">
        <w:rPr>
          <w:highlight w:val="white"/>
          <w:lang w:val="en-GB"/>
        </w:rPr>
        <w:t xml:space="preserve">  BOOL percent = FALSE, plus = FALSE, minus = FALSE, space = FALSE,</w:t>
      </w:r>
    </w:p>
    <w:p w14:paraId="2ABBE8BA" w14:textId="77777777" w:rsidR="0024176F" w:rsidRPr="00D822A3" w:rsidRDefault="0024176F" w:rsidP="00F66472">
      <w:pPr>
        <w:pStyle w:val="Code"/>
        <w:rPr>
          <w:highlight w:val="white"/>
          <w:lang w:val="en-GB"/>
        </w:rPr>
      </w:pPr>
      <w:r w:rsidRPr="00D822A3">
        <w:rPr>
          <w:highlight w:val="white"/>
          <w:lang w:val="en-GB"/>
        </w:rPr>
        <w:t xml:space="preserve">       zero = FALSE, grid = FALSE, widthStar = FALSE,</w:t>
      </w:r>
    </w:p>
    <w:p w14:paraId="05DBE1A5" w14:textId="77777777" w:rsidR="0024176F" w:rsidRPr="00D822A3" w:rsidRDefault="0024176F" w:rsidP="00F66472">
      <w:pPr>
        <w:pStyle w:val="Code"/>
        <w:rPr>
          <w:highlight w:val="white"/>
          <w:lang w:val="en-GB"/>
        </w:rPr>
      </w:pPr>
      <w:r w:rsidRPr="00D822A3">
        <w:rPr>
          <w:highlight w:val="white"/>
          <w:lang w:val="en-GB"/>
        </w:rPr>
        <w:t xml:space="preserve">       period = FALSE, precisionStar = FALSE,</w:t>
      </w:r>
    </w:p>
    <w:p w14:paraId="5F6C21A6" w14:textId="77777777" w:rsidR="0024176F" w:rsidRPr="00D822A3" w:rsidRDefault="0024176F" w:rsidP="00F66472">
      <w:pPr>
        <w:pStyle w:val="Code"/>
        <w:rPr>
          <w:highlight w:val="white"/>
          <w:lang w:val="en-GB"/>
        </w:rPr>
      </w:pPr>
      <w:r w:rsidRPr="00D822A3">
        <w:rPr>
          <w:highlight w:val="white"/>
          <w:lang w:val="en-GB"/>
        </w:rPr>
        <w:t xml:space="preserve">       shortInt = FALSE, longInt = FALSE, longDouble = FALSE;</w:t>
      </w:r>
    </w:p>
    <w:p w14:paraId="5253CBAC" w14:textId="77777777" w:rsidR="0024176F" w:rsidRPr="00D822A3" w:rsidRDefault="0024176F" w:rsidP="00F66472">
      <w:pPr>
        <w:pStyle w:val="Code"/>
        <w:rPr>
          <w:highlight w:val="white"/>
          <w:lang w:val="en-GB"/>
        </w:rPr>
      </w:pPr>
      <w:r w:rsidRPr="00D822A3">
        <w:rPr>
          <w:highlight w:val="white"/>
          <w:lang w:val="en-GB"/>
        </w:rPr>
        <w:t xml:space="preserve">  g_outChars = 0;</w:t>
      </w:r>
    </w:p>
    <w:p w14:paraId="73B974AD" w14:textId="77777777" w:rsidR="0024176F" w:rsidRPr="00D822A3" w:rsidRDefault="0024176F" w:rsidP="00F66472">
      <w:pPr>
        <w:pStyle w:val="Code"/>
        <w:rPr>
          <w:highlight w:val="white"/>
          <w:lang w:val="en-GB"/>
        </w:rPr>
      </w:pPr>
    </w:p>
    <w:p w14:paraId="2CBDFFF8" w14:textId="77777777" w:rsidR="0024176F" w:rsidRPr="00D822A3" w:rsidRDefault="0024176F" w:rsidP="00F66472">
      <w:pPr>
        <w:pStyle w:val="Code"/>
        <w:rPr>
          <w:highlight w:val="white"/>
          <w:lang w:val="en-GB"/>
        </w:rPr>
      </w:pPr>
      <w:r w:rsidRPr="00D822A3">
        <w:rPr>
          <w:highlight w:val="white"/>
          <w:lang w:val="en-GB"/>
        </w:rPr>
        <w:t xml:space="preserve">  for (index = 0; format[index] != '\0'; ++index) {</w:t>
      </w:r>
    </w:p>
    <w:p w14:paraId="10118EF5" w14:textId="77777777" w:rsidR="0024176F" w:rsidRPr="00D822A3" w:rsidRDefault="0024176F" w:rsidP="00F66472">
      <w:pPr>
        <w:pStyle w:val="Code"/>
        <w:rPr>
          <w:highlight w:val="white"/>
          <w:lang w:val="en-GB"/>
        </w:rPr>
      </w:pPr>
      <w:r w:rsidRPr="00D822A3">
        <w:rPr>
          <w:highlight w:val="white"/>
          <w:lang w:val="en-GB"/>
        </w:rPr>
        <w:t xml:space="preserve">    char c = format[index];</w:t>
      </w:r>
    </w:p>
    <w:p w14:paraId="0CA619E2" w14:textId="77777777" w:rsidR="0024176F" w:rsidRPr="00D822A3" w:rsidRDefault="0024176F" w:rsidP="00F66472">
      <w:pPr>
        <w:pStyle w:val="Code"/>
        <w:rPr>
          <w:highlight w:val="white"/>
          <w:lang w:val="en-GB"/>
        </w:rPr>
      </w:pPr>
    </w:p>
    <w:p w14:paraId="5B3BB483" w14:textId="77777777" w:rsidR="0024176F" w:rsidRPr="00D822A3" w:rsidRDefault="0024176F" w:rsidP="00F66472">
      <w:pPr>
        <w:pStyle w:val="Code"/>
        <w:rPr>
          <w:highlight w:val="white"/>
          <w:lang w:val="en-GB"/>
        </w:rPr>
      </w:pPr>
      <w:r w:rsidRPr="00D822A3">
        <w:rPr>
          <w:highlight w:val="white"/>
          <w:lang w:val="en-GB"/>
        </w:rPr>
        <w:t xml:space="preserve">    if (percent) {</w:t>
      </w:r>
    </w:p>
    <w:p w14:paraId="08CE789F" w14:textId="77777777" w:rsidR="0024176F" w:rsidRPr="00D822A3" w:rsidRDefault="0024176F" w:rsidP="00F66472">
      <w:pPr>
        <w:pStyle w:val="Code"/>
        <w:rPr>
          <w:highlight w:val="white"/>
          <w:lang w:val="en-GB"/>
        </w:rPr>
      </w:pPr>
      <w:r w:rsidRPr="00D822A3">
        <w:rPr>
          <w:highlight w:val="white"/>
          <w:lang w:val="en-GB"/>
        </w:rPr>
        <w:t xml:space="preserve">      switch (c) {</w:t>
      </w:r>
    </w:p>
    <w:p w14:paraId="73F6296D" w14:textId="77777777" w:rsidR="0024176F" w:rsidRPr="00D822A3" w:rsidRDefault="0024176F" w:rsidP="00F66472">
      <w:pPr>
        <w:pStyle w:val="Code"/>
        <w:rPr>
          <w:highlight w:val="white"/>
          <w:lang w:val="en-GB"/>
        </w:rPr>
      </w:pPr>
      <w:r w:rsidRPr="00D822A3">
        <w:rPr>
          <w:highlight w:val="white"/>
          <w:lang w:val="en-GB"/>
        </w:rPr>
        <w:t xml:space="preserve">        case '+':</w:t>
      </w:r>
    </w:p>
    <w:p w14:paraId="45A0273E" w14:textId="77777777" w:rsidR="0024176F" w:rsidRPr="00D822A3" w:rsidRDefault="0024176F" w:rsidP="00F66472">
      <w:pPr>
        <w:pStyle w:val="Code"/>
        <w:rPr>
          <w:highlight w:val="white"/>
          <w:lang w:val="en-GB"/>
        </w:rPr>
      </w:pPr>
      <w:r w:rsidRPr="00D822A3">
        <w:rPr>
          <w:highlight w:val="white"/>
          <w:lang w:val="en-GB"/>
        </w:rPr>
        <w:t xml:space="preserve">          plus = TRUE;</w:t>
      </w:r>
    </w:p>
    <w:p w14:paraId="2C0E5E0D" w14:textId="77777777" w:rsidR="0024176F" w:rsidRPr="00D822A3" w:rsidRDefault="0024176F" w:rsidP="00F66472">
      <w:pPr>
        <w:pStyle w:val="Code"/>
        <w:rPr>
          <w:highlight w:val="white"/>
          <w:lang w:val="en-GB"/>
        </w:rPr>
      </w:pPr>
      <w:r w:rsidRPr="00D822A3">
        <w:rPr>
          <w:highlight w:val="white"/>
          <w:lang w:val="en-GB"/>
        </w:rPr>
        <w:t xml:space="preserve">          break;</w:t>
      </w:r>
    </w:p>
    <w:p w14:paraId="3E3ADB1C" w14:textId="77777777" w:rsidR="0024176F" w:rsidRPr="00D822A3" w:rsidRDefault="0024176F" w:rsidP="00F66472">
      <w:pPr>
        <w:pStyle w:val="Code"/>
        <w:rPr>
          <w:highlight w:val="white"/>
          <w:lang w:val="en-GB"/>
        </w:rPr>
      </w:pPr>
    </w:p>
    <w:p w14:paraId="72F49876" w14:textId="77777777" w:rsidR="0024176F" w:rsidRPr="00D822A3" w:rsidRDefault="0024176F" w:rsidP="00F66472">
      <w:pPr>
        <w:pStyle w:val="Code"/>
        <w:rPr>
          <w:highlight w:val="white"/>
          <w:lang w:val="en-GB"/>
        </w:rPr>
      </w:pPr>
      <w:r w:rsidRPr="00D822A3">
        <w:rPr>
          <w:highlight w:val="white"/>
          <w:lang w:val="en-GB"/>
        </w:rPr>
        <w:t xml:space="preserve">        case '-':</w:t>
      </w:r>
    </w:p>
    <w:p w14:paraId="2C89D829" w14:textId="77777777" w:rsidR="0024176F" w:rsidRPr="00D822A3" w:rsidRDefault="0024176F" w:rsidP="00F66472">
      <w:pPr>
        <w:pStyle w:val="Code"/>
        <w:rPr>
          <w:highlight w:val="white"/>
          <w:lang w:val="en-GB"/>
        </w:rPr>
      </w:pPr>
      <w:r w:rsidRPr="00D822A3">
        <w:rPr>
          <w:highlight w:val="white"/>
          <w:lang w:val="en-GB"/>
        </w:rPr>
        <w:t xml:space="preserve">          minus = TRUE;</w:t>
      </w:r>
    </w:p>
    <w:p w14:paraId="3F3668F2" w14:textId="77777777" w:rsidR="0024176F" w:rsidRPr="00D822A3" w:rsidRDefault="0024176F" w:rsidP="00F66472">
      <w:pPr>
        <w:pStyle w:val="Code"/>
        <w:rPr>
          <w:highlight w:val="white"/>
          <w:lang w:val="en-GB"/>
        </w:rPr>
      </w:pPr>
      <w:r w:rsidRPr="00D822A3">
        <w:rPr>
          <w:highlight w:val="white"/>
          <w:lang w:val="en-GB"/>
        </w:rPr>
        <w:t xml:space="preserve">          break;</w:t>
      </w:r>
    </w:p>
    <w:p w14:paraId="2564F3C4" w14:textId="77777777" w:rsidR="0024176F" w:rsidRPr="00D822A3" w:rsidRDefault="0024176F" w:rsidP="00F66472">
      <w:pPr>
        <w:pStyle w:val="Code"/>
        <w:rPr>
          <w:highlight w:val="white"/>
          <w:lang w:val="en-GB"/>
        </w:rPr>
      </w:pPr>
    </w:p>
    <w:p w14:paraId="2CE8769A" w14:textId="77777777" w:rsidR="0024176F" w:rsidRPr="00D822A3" w:rsidRDefault="0024176F" w:rsidP="00F66472">
      <w:pPr>
        <w:pStyle w:val="Code"/>
        <w:rPr>
          <w:highlight w:val="white"/>
          <w:lang w:val="en-GB"/>
        </w:rPr>
      </w:pPr>
      <w:r w:rsidRPr="00D822A3">
        <w:rPr>
          <w:highlight w:val="white"/>
          <w:lang w:val="en-GB"/>
        </w:rPr>
        <w:t xml:space="preserve">        case ' ':</w:t>
      </w:r>
    </w:p>
    <w:p w14:paraId="6D1AC7F6" w14:textId="77777777" w:rsidR="0024176F" w:rsidRPr="00D822A3" w:rsidRDefault="0024176F" w:rsidP="00F66472">
      <w:pPr>
        <w:pStyle w:val="Code"/>
        <w:rPr>
          <w:highlight w:val="white"/>
          <w:lang w:val="en-GB"/>
        </w:rPr>
      </w:pPr>
      <w:r w:rsidRPr="00D822A3">
        <w:rPr>
          <w:highlight w:val="white"/>
          <w:lang w:val="en-GB"/>
        </w:rPr>
        <w:t xml:space="preserve">          space = TRUE;</w:t>
      </w:r>
    </w:p>
    <w:p w14:paraId="3776164A" w14:textId="77777777" w:rsidR="0024176F" w:rsidRPr="00D822A3" w:rsidRDefault="0024176F" w:rsidP="00F66472">
      <w:pPr>
        <w:pStyle w:val="Code"/>
        <w:rPr>
          <w:highlight w:val="white"/>
          <w:lang w:val="en-GB"/>
        </w:rPr>
      </w:pPr>
      <w:r w:rsidRPr="00D822A3">
        <w:rPr>
          <w:highlight w:val="white"/>
          <w:lang w:val="en-GB"/>
        </w:rPr>
        <w:t xml:space="preserve">          break;</w:t>
      </w:r>
    </w:p>
    <w:p w14:paraId="4841DA57" w14:textId="77777777" w:rsidR="0024176F" w:rsidRPr="00D822A3" w:rsidRDefault="0024176F" w:rsidP="00F66472">
      <w:pPr>
        <w:pStyle w:val="Code"/>
        <w:rPr>
          <w:highlight w:val="white"/>
          <w:lang w:val="en-GB"/>
        </w:rPr>
      </w:pPr>
    </w:p>
    <w:p w14:paraId="2162240F" w14:textId="77777777" w:rsidR="0024176F" w:rsidRPr="00D822A3" w:rsidRDefault="0024176F" w:rsidP="00F66472">
      <w:pPr>
        <w:pStyle w:val="Code"/>
        <w:rPr>
          <w:highlight w:val="white"/>
          <w:lang w:val="en-GB"/>
        </w:rPr>
      </w:pPr>
      <w:r w:rsidRPr="00D822A3">
        <w:rPr>
          <w:highlight w:val="white"/>
          <w:lang w:val="en-GB"/>
        </w:rPr>
        <w:t xml:space="preserve">        case '0':</w:t>
      </w:r>
    </w:p>
    <w:p w14:paraId="4D0E0EDE" w14:textId="77777777" w:rsidR="0024176F" w:rsidRPr="00D822A3" w:rsidRDefault="0024176F" w:rsidP="00F66472">
      <w:pPr>
        <w:pStyle w:val="Code"/>
        <w:rPr>
          <w:highlight w:val="white"/>
          <w:lang w:val="en-GB"/>
        </w:rPr>
      </w:pPr>
      <w:r w:rsidRPr="00D822A3">
        <w:rPr>
          <w:highlight w:val="white"/>
          <w:lang w:val="en-GB"/>
        </w:rPr>
        <w:t xml:space="preserve">          zero = TRUE;</w:t>
      </w:r>
    </w:p>
    <w:p w14:paraId="2F5D3610" w14:textId="77777777" w:rsidR="0024176F" w:rsidRPr="00D822A3" w:rsidRDefault="0024176F" w:rsidP="00F66472">
      <w:pPr>
        <w:pStyle w:val="Code"/>
        <w:rPr>
          <w:highlight w:val="white"/>
          <w:lang w:val="en-GB"/>
        </w:rPr>
      </w:pPr>
      <w:r w:rsidRPr="00D822A3">
        <w:rPr>
          <w:highlight w:val="white"/>
          <w:lang w:val="en-GB"/>
        </w:rPr>
        <w:t xml:space="preserve">          break;</w:t>
      </w:r>
    </w:p>
    <w:p w14:paraId="25EFCE5E" w14:textId="77777777" w:rsidR="0024176F" w:rsidRPr="00D822A3" w:rsidRDefault="0024176F" w:rsidP="00F66472">
      <w:pPr>
        <w:pStyle w:val="Code"/>
        <w:rPr>
          <w:highlight w:val="white"/>
          <w:lang w:val="en-GB"/>
        </w:rPr>
      </w:pPr>
    </w:p>
    <w:p w14:paraId="7BCCBBB8" w14:textId="77777777" w:rsidR="0024176F" w:rsidRPr="00D822A3" w:rsidRDefault="0024176F" w:rsidP="00F66472">
      <w:pPr>
        <w:pStyle w:val="Code"/>
        <w:rPr>
          <w:highlight w:val="white"/>
          <w:lang w:val="en-GB"/>
        </w:rPr>
      </w:pPr>
      <w:r w:rsidRPr="00D822A3">
        <w:rPr>
          <w:highlight w:val="white"/>
          <w:lang w:val="en-GB"/>
        </w:rPr>
        <w:t xml:space="preserve">        case '#':</w:t>
      </w:r>
    </w:p>
    <w:p w14:paraId="784A7E4C" w14:textId="77777777" w:rsidR="0024176F" w:rsidRPr="00D822A3" w:rsidRDefault="0024176F" w:rsidP="00F66472">
      <w:pPr>
        <w:pStyle w:val="Code"/>
        <w:rPr>
          <w:highlight w:val="white"/>
          <w:lang w:val="en-GB"/>
        </w:rPr>
      </w:pPr>
      <w:r w:rsidRPr="00D822A3">
        <w:rPr>
          <w:highlight w:val="white"/>
          <w:lang w:val="en-GB"/>
        </w:rPr>
        <w:t xml:space="preserve">          grid = TRUE;</w:t>
      </w:r>
    </w:p>
    <w:p w14:paraId="5CDC1E92" w14:textId="77777777" w:rsidR="0024176F" w:rsidRPr="00D822A3" w:rsidRDefault="0024176F" w:rsidP="00F66472">
      <w:pPr>
        <w:pStyle w:val="Code"/>
        <w:rPr>
          <w:highlight w:val="white"/>
          <w:lang w:val="en-GB"/>
        </w:rPr>
      </w:pPr>
      <w:r w:rsidRPr="00D822A3">
        <w:rPr>
          <w:highlight w:val="white"/>
          <w:lang w:val="en-GB"/>
        </w:rPr>
        <w:t xml:space="preserve">          break;</w:t>
      </w:r>
    </w:p>
    <w:p w14:paraId="038DB5B6" w14:textId="77777777" w:rsidR="0024176F" w:rsidRPr="00D822A3" w:rsidRDefault="0024176F" w:rsidP="00F66472">
      <w:pPr>
        <w:pStyle w:val="Code"/>
        <w:rPr>
          <w:highlight w:val="white"/>
          <w:lang w:val="en-GB"/>
        </w:rPr>
      </w:pPr>
    </w:p>
    <w:p w14:paraId="6E80C574" w14:textId="77777777" w:rsidR="0024176F" w:rsidRPr="00D822A3" w:rsidRDefault="0024176F" w:rsidP="00F66472">
      <w:pPr>
        <w:pStyle w:val="Code"/>
        <w:rPr>
          <w:highlight w:val="white"/>
          <w:lang w:val="en-GB"/>
        </w:rPr>
      </w:pPr>
      <w:r w:rsidRPr="00D822A3">
        <w:rPr>
          <w:highlight w:val="white"/>
          <w:lang w:val="en-GB"/>
        </w:rPr>
        <w:t xml:space="preserve">        case '.':</w:t>
      </w:r>
    </w:p>
    <w:p w14:paraId="5D23F823" w14:textId="77777777" w:rsidR="0024176F" w:rsidRPr="00D822A3" w:rsidRDefault="0024176F" w:rsidP="00F66472">
      <w:pPr>
        <w:pStyle w:val="Code"/>
        <w:rPr>
          <w:highlight w:val="white"/>
          <w:lang w:val="en-GB"/>
        </w:rPr>
      </w:pPr>
      <w:r w:rsidRPr="00D822A3">
        <w:rPr>
          <w:highlight w:val="white"/>
          <w:lang w:val="en-GB"/>
        </w:rPr>
        <w:t xml:space="preserve">          period = TRUE;</w:t>
      </w:r>
    </w:p>
    <w:p w14:paraId="47F34070" w14:textId="77777777" w:rsidR="0024176F" w:rsidRPr="00D822A3" w:rsidRDefault="0024176F" w:rsidP="00F66472">
      <w:pPr>
        <w:pStyle w:val="Code"/>
        <w:rPr>
          <w:highlight w:val="white"/>
          <w:lang w:val="en-GB"/>
        </w:rPr>
      </w:pPr>
      <w:r w:rsidRPr="00D822A3">
        <w:rPr>
          <w:highlight w:val="white"/>
          <w:lang w:val="en-GB"/>
        </w:rPr>
        <w:t xml:space="preserve">          break;</w:t>
      </w:r>
    </w:p>
    <w:p w14:paraId="59FBEDD7" w14:textId="77777777" w:rsidR="0024176F" w:rsidRPr="00D822A3" w:rsidRDefault="0024176F" w:rsidP="00F66472">
      <w:pPr>
        <w:pStyle w:val="Code"/>
        <w:rPr>
          <w:highlight w:val="white"/>
          <w:lang w:val="en-GB"/>
        </w:rPr>
      </w:pPr>
    </w:p>
    <w:p w14:paraId="30E03330" w14:textId="77777777" w:rsidR="0024176F" w:rsidRPr="00D822A3" w:rsidRDefault="0024176F" w:rsidP="00F66472">
      <w:pPr>
        <w:pStyle w:val="Code"/>
        <w:rPr>
          <w:highlight w:val="white"/>
          <w:lang w:val="en-GB"/>
        </w:rPr>
      </w:pPr>
      <w:r w:rsidRPr="00D822A3">
        <w:rPr>
          <w:highlight w:val="white"/>
          <w:lang w:val="en-GB"/>
        </w:rPr>
        <w:t xml:space="preserve">        case '*':</w:t>
      </w:r>
    </w:p>
    <w:p w14:paraId="2418895D" w14:textId="77777777" w:rsidR="0024176F" w:rsidRPr="00D822A3" w:rsidRDefault="0024176F" w:rsidP="00F66472">
      <w:pPr>
        <w:pStyle w:val="Code"/>
        <w:rPr>
          <w:highlight w:val="white"/>
          <w:lang w:val="en-GB"/>
        </w:rPr>
      </w:pPr>
      <w:r w:rsidRPr="00D822A3">
        <w:rPr>
          <w:highlight w:val="white"/>
          <w:lang w:val="en-GB"/>
        </w:rPr>
        <w:t xml:space="preserve">          if (!period) {</w:t>
      </w:r>
    </w:p>
    <w:p w14:paraId="5C5A6EDA" w14:textId="77777777" w:rsidR="0024176F" w:rsidRPr="00D822A3" w:rsidRDefault="0024176F" w:rsidP="00F66472">
      <w:pPr>
        <w:pStyle w:val="Code"/>
        <w:rPr>
          <w:highlight w:val="white"/>
          <w:lang w:val="en-GB"/>
        </w:rPr>
      </w:pPr>
      <w:r w:rsidRPr="00D822A3">
        <w:rPr>
          <w:highlight w:val="white"/>
          <w:lang w:val="en-GB"/>
        </w:rPr>
        <w:t xml:space="preserve">            width = -1;</w:t>
      </w:r>
    </w:p>
    <w:p w14:paraId="145B98A2" w14:textId="77777777" w:rsidR="0024176F" w:rsidRPr="00D822A3" w:rsidRDefault="0024176F" w:rsidP="00F66472">
      <w:pPr>
        <w:pStyle w:val="Code"/>
        <w:rPr>
          <w:highlight w:val="white"/>
          <w:lang w:val="en-GB"/>
        </w:rPr>
      </w:pPr>
      <w:r w:rsidRPr="00D822A3">
        <w:rPr>
          <w:highlight w:val="white"/>
          <w:lang w:val="en-GB"/>
        </w:rPr>
        <w:t xml:space="preserve">          }</w:t>
      </w:r>
    </w:p>
    <w:p w14:paraId="18FB46DC" w14:textId="77777777" w:rsidR="0024176F" w:rsidRPr="00D822A3" w:rsidRDefault="0024176F" w:rsidP="00F66472">
      <w:pPr>
        <w:pStyle w:val="Code"/>
        <w:rPr>
          <w:highlight w:val="white"/>
          <w:lang w:val="en-GB"/>
        </w:rPr>
      </w:pPr>
      <w:r w:rsidRPr="00D822A3">
        <w:rPr>
          <w:highlight w:val="white"/>
          <w:lang w:val="en-GB"/>
        </w:rPr>
        <w:t xml:space="preserve">          else {</w:t>
      </w:r>
    </w:p>
    <w:p w14:paraId="7ADA2EC0" w14:textId="77777777" w:rsidR="0024176F" w:rsidRPr="00D822A3" w:rsidRDefault="0024176F" w:rsidP="00F66472">
      <w:pPr>
        <w:pStyle w:val="Code"/>
        <w:rPr>
          <w:highlight w:val="white"/>
          <w:lang w:val="en-GB"/>
        </w:rPr>
      </w:pPr>
      <w:r w:rsidRPr="00D822A3">
        <w:rPr>
          <w:highlight w:val="white"/>
          <w:lang w:val="en-GB"/>
        </w:rPr>
        <w:t xml:space="preserve">            precision = -1;</w:t>
      </w:r>
    </w:p>
    <w:p w14:paraId="1F406ADF" w14:textId="77777777" w:rsidR="0024176F" w:rsidRPr="00D822A3" w:rsidRDefault="0024176F" w:rsidP="00F66472">
      <w:pPr>
        <w:pStyle w:val="Code"/>
        <w:rPr>
          <w:highlight w:val="white"/>
          <w:lang w:val="en-GB"/>
        </w:rPr>
      </w:pPr>
      <w:r w:rsidRPr="00D822A3">
        <w:rPr>
          <w:highlight w:val="white"/>
          <w:lang w:val="en-GB"/>
        </w:rPr>
        <w:t xml:space="preserve">          }</w:t>
      </w:r>
    </w:p>
    <w:p w14:paraId="0550AEE1" w14:textId="77777777" w:rsidR="0024176F" w:rsidRPr="00D822A3" w:rsidRDefault="0024176F" w:rsidP="00F66472">
      <w:pPr>
        <w:pStyle w:val="Code"/>
        <w:rPr>
          <w:highlight w:val="white"/>
          <w:lang w:val="en-GB"/>
        </w:rPr>
      </w:pPr>
      <w:r w:rsidRPr="00D822A3">
        <w:rPr>
          <w:highlight w:val="white"/>
          <w:lang w:val="en-GB"/>
        </w:rPr>
        <w:t xml:space="preserve">          break;</w:t>
      </w:r>
    </w:p>
    <w:p w14:paraId="03519441" w14:textId="77777777" w:rsidR="0024176F" w:rsidRPr="00D822A3" w:rsidRDefault="0024176F" w:rsidP="00F66472">
      <w:pPr>
        <w:pStyle w:val="Code"/>
        <w:rPr>
          <w:highlight w:val="white"/>
          <w:lang w:val="en-GB"/>
        </w:rPr>
      </w:pPr>
    </w:p>
    <w:p w14:paraId="6BB14306" w14:textId="77777777" w:rsidR="0024176F" w:rsidRPr="00D822A3" w:rsidRDefault="0024176F" w:rsidP="00F66472">
      <w:pPr>
        <w:pStyle w:val="Code"/>
        <w:rPr>
          <w:highlight w:val="white"/>
          <w:lang w:val="en-GB"/>
        </w:rPr>
      </w:pPr>
      <w:r w:rsidRPr="00D822A3">
        <w:rPr>
          <w:highlight w:val="white"/>
          <w:lang w:val="en-GB"/>
        </w:rPr>
        <w:t xml:space="preserve">        case 'h':</w:t>
      </w:r>
    </w:p>
    <w:p w14:paraId="0A652CFB" w14:textId="77777777" w:rsidR="0024176F" w:rsidRPr="00D822A3" w:rsidRDefault="0024176F" w:rsidP="00F66472">
      <w:pPr>
        <w:pStyle w:val="Code"/>
        <w:rPr>
          <w:highlight w:val="white"/>
          <w:lang w:val="en-GB"/>
        </w:rPr>
      </w:pPr>
      <w:r w:rsidRPr="00D822A3">
        <w:rPr>
          <w:highlight w:val="white"/>
          <w:lang w:val="en-GB"/>
        </w:rPr>
        <w:t xml:space="preserve">          shortInt = TRUE;</w:t>
      </w:r>
    </w:p>
    <w:p w14:paraId="667B3DAC" w14:textId="77777777" w:rsidR="0024176F" w:rsidRPr="00D822A3" w:rsidRDefault="0024176F" w:rsidP="00F66472">
      <w:pPr>
        <w:pStyle w:val="Code"/>
        <w:rPr>
          <w:highlight w:val="white"/>
          <w:lang w:val="en-GB"/>
        </w:rPr>
      </w:pPr>
      <w:r w:rsidRPr="00D822A3">
        <w:rPr>
          <w:highlight w:val="white"/>
          <w:lang w:val="en-GB"/>
        </w:rPr>
        <w:t xml:space="preserve">          break;</w:t>
      </w:r>
    </w:p>
    <w:p w14:paraId="20F9DAEF" w14:textId="77777777" w:rsidR="0024176F" w:rsidRPr="00D822A3" w:rsidRDefault="0024176F" w:rsidP="00F66472">
      <w:pPr>
        <w:pStyle w:val="Code"/>
        <w:rPr>
          <w:highlight w:val="white"/>
          <w:lang w:val="en-GB"/>
        </w:rPr>
      </w:pPr>
    </w:p>
    <w:p w14:paraId="2C50C86F" w14:textId="77777777" w:rsidR="0024176F" w:rsidRPr="00D822A3" w:rsidRDefault="0024176F" w:rsidP="00F66472">
      <w:pPr>
        <w:pStyle w:val="Code"/>
        <w:rPr>
          <w:highlight w:val="white"/>
          <w:lang w:val="en-GB"/>
        </w:rPr>
      </w:pPr>
      <w:r w:rsidRPr="00D822A3">
        <w:rPr>
          <w:highlight w:val="white"/>
          <w:lang w:val="en-GB"/>
        </w:rPr>
        <w:t xml:space="preserve">        case 'l':</w:t>
      </w:r>
    </w:p>
    <w:p w14:paraId="32261A59" w14:textId="77777777" w:rsidR="0024176F" w:rsidRPr="00D822A3" w:rsidRDefault="0024176F" w:rsidP="00F66472">
      <w:pPr>
        <w:pStyle w:val="Code"/>
        <w:rPr>
          <w:highlight w:val="white"/>
          <w:lang w:val="en-GB"/>
        </w:rPr>
      </w:pPr>
      <w:r w:rsidRPr="00D822A3">
        <w:rPr>
          <w:highlight w:val="white"/>
          <w:lang w:val="en-GB"/>
        </w:rPr>
        <w:t xml:space="preserve">          longInt = TRUE;</w:t>
      </w:r>
    </w:p>
    <w:p w14:paraId="7ACDA1DE" w14:textId="77777777" w:rsidR="0024176F" w:rsidRPr="00D822A3" w:rsidRDefault="0024176F" w:rsidP="00F66472">
      <w:pPr>
        <w:pStyle w:val="Code"/>
        <w:rPr>
          <w:highlight w:val="white"/>
          <w:lang w:val="en-GB"/>
        </w:rPr>
      </w:pPr>
      <w:r w:rsidRPr="00D822A3">
        <w:rPr>
          <w:highlight w:val="white"/>
          <w:lang w:val="en-GB"/>
        </w:rPr>
        <w:t xml:space="preserve">          break;</w:t>
      </w:r>
    </w:p>
    <w:p w14:paraId="3DC7C42D" w14:textId="77777777" w:rsidR="0024176F" w:rsidRPr="00D822A3" w:rsidRDefault="0024176F" w:rsidP="00F66472">
      <w:pPr>
        <w:pStyle w:val="Code"/>
        <w:rPr>
          <w:highlight w:val="white"/>
          <w:lang w:val="en-GB"/>
        </w:rPr>
      </w:pPr>
    </w:p>
    <w:p w14:paraId="33BDB602" w14:textId="77777777" w:rsidR="0024176F" w:rsidRPr="00D822A3" w:rsidRDefault="0024176F" w:rsidP="00F66472">
      <w:pPr>
        <w:pStyle w:val="Code"/>
        <w:rPr>
          <w:highlight w:val="white"/>
          <w:lang w:val="en-GB"/>
        </w:rPr>
      </w:pPr>
      <w:r w:rsidRPr="00D822A3">
        <w:rPr>
          <w:highlight w:val="white"/>
          <w:lang w:val="en-GB"/>
        </w:rPr>
        <w:t xml:space="preserve">        case 'L':</w:t>
      </w:r>
    </w:p>
    <w:p w14:paraId="0FFC4565" w14:textId="77777777" w:rsidR="0024176F" w:rsidRPr="00D822A3" w:rsidRDefault="0024176F" w:rsidP="00F66472">
      <w:pPr>
        <w:pStyle w:val="Code"/>
        <w:rPr>
          <w:highlight w:val="white"/>
          <w:lang w:val="en-GB"/>
        </w:rPr>
      </w:pPr>
      <w:r w:rsidRPr="00D822A3">
        <w:rPr>
          <w:highlight w:val="white"/>
          <w:lang w:val="en-GB"/>
        </w:rPr>
        <w:t xml:space="preserve">          longDouble = TRUE;</w:t>
      </w:r>
    </w:p>
    <w:p w14:paraId="5BFEDEEC" w14:textId="77777777" w:rsidR="0024176F" w:rsidRPr="00D822A3" w:rsidRDefault="0024176F" w:rsidP="00F66472">
      <w:pPr>
        <w:pStyle w:val="Code"/>
        <w:rPr>
          <w:highlight w:val="white"/>
          <w:lang w:val="en-GB"/>
        </w:rPr>
      </w:pPr>
      <w:r w:rsidRPr="00D822A3">
        <w:rPr>
          <w:highlight w:val="white"/>
          <w:lang w:val="en-GB"/>
        </w:rPr>
        <w:t xml:space="preserve">          break;</w:t>
      </w:r>
    </w:p>
    <w:p w14:paraId="5BBAFC84" w14:textId="77777777" w:rsidR="0024176F" w:rsidRPr="00D822A3" w:rsidRDefault="0024176F" w:rsidP="00F66472">
      <w:pPr>
        <w:pStyle w:val="Code"/>
        <w:rPr>
          <w:highlight w:val="white"/>
          <w:lang w:val="en-GB"/>
        </w:rPr>
      </w:pPr>
    </w:p>
    <w:p w14:paraId="2F764CAA" w14:textId="77777777" w:rsidR="0024176F" w:rsidRPr="00D822A3" w:rsidRDefault="0024176F" w:rsidP="00F66472">
      <w:pPr>
        <w:pStyle w:val="Code"/>
        <w:rPr>
          <w:highlight w:val="white"/>
          <w:lang w:val="en-GB"/>
        </w:rPr>
      </w:pPr>
      <w:r w:rsidRPr="00D822A3">
        <w:rPr>
          <w:highlight w:val="white"/>
          <w:lang w:val="en-GB"/>
        </w:rPr>
        <w:t xml:space="preserve">        case 'i':</w:t>
      </w:r>
    </w:p>
    <w:p w14:paraId="6867E122" w14:textId="77777777" w:rsidR="0024176F" w:rsidRPr="00D822A3" w:rsidRDefault="0024176F" w:rsidP="00F66472">
      <w:pPr>
        <w:pStyle w:val="Code"/>
        <w:rPr>
          <w:highlight w:val="white"/>
          <w:lang w:val="en-GB"/>
        </w:rPr>
      </w:pPr>
      <w:r w:rsidRPr="00D822A3">
        <w:rPr>
          <w:highlight w:val="white"/>
          <w:lang w:val="en-GB"/>
        </w:rPr>
        <w:t xml:space="preserve">        case 'd':</w:t>
      </w:r>
    </w:p>
    <w:p w14:paraId="7434CB36" w14:textId="77777777" w:rsidR="0024176F" w:rsidRPr="00D822A3" w:rsidRDefault="0024176F" w:rsidP="00F66472">
      <w:pPr>
        <w:pStyle w:val="Code"/>
        <w:rPr>
          <w:highlight w:val="white"/>
          <w:lang w:val="en-GB"/>
        </w:rPr>
      </w:pPr>
      <w:r w:rsidRPr="00D822A3">
        <w:rPr>
          <w:highlight w:val="white"/>
          <w:lang w:val="en-GB"/>
        </w:rPr>
        <w:t xml:space="preserve">        case 'u':</w:t>
      </w:r>
    </w:p>
    <w:p w14:paraId="2864CC1B" w14:textId="77777777" w:rsidR="0024176F" w:rsidRPr="00D822A3" w:rsidRDefault="0024176F" w:rsidP="00F66472">
      <w:pPr>
        <w:pStyle w:val="Code"/>
        <w:rPr>
          <w:highlight w:val="white"/>
          <w:lang w:val="en-GB"/>
        </w:rPr>
      </w:pPr>
      <w:r w:rsidRPr="00D822A3">
        <w:rPr>
          <w:highlight w:val="white"/>
          <w:lang w:val="en-GB"/>
        </w:rPr>
        <w:t xml:space="preserve">        case 'b':</w:t>
      </w:r>
    </w:p>
    <w:p w14:paraId="3DF6FA74" w14:textId="77777777" w:rsidR="0024176F" w:rsidRPr="00D822A3" w:rsidRDefault="0024176F" w:rsidP="00F66472">
      <w:pPr>
        <w:pStyle w:val="Code"/>
        <w:rPr>
          <w:highlight w:val="white"/>
          <w:lang w:val="en-GB"/>
        </w:rPr>
      </w:pPr>
      <w:r w:rsidRPr="00D822A3">
        <w:rPr>
          <w:highlight w:val="white"/>
          <w:lang w:val="en-GB"/>
        </w:rPr>
        <w:t xml:space="preserve">        case 'o':</w:t>
      </w:r>
    </w:p>
    <w:p w14:paraId="46F31B64" w14:textId="77777777" w:rsidR="0024176F" w:rsidRPr="00D822A3" w:rsidRDefault="0024176F" w:rsidP="00F66472">
      <w:pPr>
        <w:pStyle w:val="Code"/>
        <w:rPr>
          <w:highlight w:val="white"/>
          <w:lang w:val="en-GB"/>
        </w:rPr>
      </w:pPr>
      <w:r w:rsidRPr="00D822A3">
        <w:rPr>
          <w:highlight w:val="white"/>
          <w:lang w:val="en-GB"/>
        </w:rPr>
        <w:t xml:space="preserve">        case 'x':</w:t>
      </w:r>
    </w:p>
    <w:p w14:paraId="776EB0B4" w14:textId="77777777" w:rsidR="0024176F" w:rsidRPr="00D822A3" w:rsidRDefault="0024176F" w:rsidP="00F66472">
      <w:pPr>
        <w:pStyle w:val="Code"/>
        <w:rPr>
          <w:highlight w:val="white"/>
          <w:lang w:val="en-GB"/>
        </w:rPr>
      </w:pPr>
      <w:r w:rsidRPr="00D822A3">
        <w:rPr>
          <w:highlight w:val="white"/>
          <w:lang w:val="en-GB"/>
        </w:rPr>
        <w:t xml:space="preserve">        case 'X':</w:t>
      </w:r>
    </w:p>
    <w:p w14:paraId="6C7DE060" w14:textId="77777777" w:rsidR="0024176F" w:rsidRPr="00D822A3" w:rsidRDefault="0024176F" w:rsidP="00F66472">
      <w:pPr>
        <w:pStyle w:val="Code"/>
        <w:rPr>
          <w:highlight w:val="white"/>
          <w:lang w:val="en-GB"/>
        </w:rPr>
      </w:pPr>
      <w:r w:rsidRPr="00D822A3">
        <w:rPr>
          <w:highlight w:val="white"/>
          <w:lang w:val="en-GB"/>
        </w:rPr>
        <w:t xml:space="preserve">        case 'c':</w:t>
      </w:r>
    </w:p>
    <w:p w14:paraId="3415ADCC" w14:textId="77777777" w:rsidR="0024176F" w:rsidRPr="00D822A3" w:rsidRDefault="0024176F" w:rsidP="00F66472">
      <w:pPr>
        <w:pStyle w:val="Code"/>
        <w:rPr>
          <w:highlight w:val="white"/>
          <w:lang w:val="en-GB"/>
        </w:rPr>
      </w:pPr>
      <w:r w:rsidRPr="00D822A3">
        <w:rPr>
          <w:highlight w:val="white"/>
          <w:lang w:val="en-GB"/>
        </w:rPr>
        <w:t xml:space="preserve">        case 's':</w:t>
      </w:r>
    </w:p>
    <w:p w14:paraId="3EB94CBE" w14:textId="77777777" w:rsidR="0024176F" w:rsidRPr="00D822A3" w:rsidRDefault="0024176F" w:rsidP="00F66472">
      <w:pPr>
        <w:pStyle w:val="Code"/>
        <w:rPr>
          <w:highlight w:val="white"/>
          <w:lang w:val="en-GB"/>
        </w:rPr>
      </w:pPr>
      <w:r w:rsidRPr="00D822A3">
        <w:rPr>
          <w:highlight w:val="white"/>
          <w:lang w:val="en-GB"/>
        </w:rPr>
        <w:t xml:space="preserve">        case 'f':</w:t>
      </w:r>
    </w:p>
    <w:p w14:paraId="65C1E27F" w14:textId="77777777" w:rsidR="0024176F" w:rsidRPr="00D822A3" w:rsidRDefault="0024176F" w:rsidP="00F66472">
      <w:pPr>
        <w:pStyle w:val="Code"/>
        <w:rPr>
          <w:highlight w:val="white"/>
          <w:lang w:val="en-GB"/>
        </w:rPr>
      </w:pPr>
      <w:r w:rsidRPr="00D822A3">
        <w:rPr>
          <w:highlight w:val="white"/>
          <w:lang w:val="en-GB"/>
        </w:rPr>
        <w:t xml:space="preserve">        case 'e':</w:t>
      </w:r>
    </w:p>
    <w:p w14:paraId="5A1B1B4B" w14:textId="77777777" w:rsidR="0024176F" w:rsidRPr="00D822A3" w:rsidRDefault="0024176F" w:rsidP="00F66472">
      <w:pPr>
        <w:pStyle w:val="Code"/>
        <w:rPr>
          <w:highlight w:val="white"/>
          <w:lang w:val="en-GB"/>
        </w:rPr>
      </w:pPr>
      <w:r w:rsidRPr="00D822A3">
        <w:rPr>
          <w:highlight w:val="white"/>
          <w:lang w:val="en-GB"/>
        </w:rPr>
        <w:t xml:space="preserve">        case 'E':</w:t>
      </w:r>
    </w:p>
    <w:p w14:paraId="5CF3016F" w14:textId="77777777" w:rsidR="0024176F" w:rsidRPr="00D822A3" w:rsidRDefault="0024176F" w:rsidP="00F66472">
      <w:pPr>
        <w:pStyle w:val="Code"/>
        <w:rPr>
          <w:highlight w:val="white"/>
          <w:lang w:val="en-GB"/>
        </w:rPr>
      </w:pPr>
      <w:r w:rsidRPr="00D822A3">
        <w:rPr>
          <w:highlight w:val="white"/>
          <w:lang w:val="en-GB"/>
        </w:rPr>
        <w:t xml:space="preserve">        case 'g':</w:t>
      </w:r>
    </w:p>
    <w:p w14:paraId="718ADC75" w14:textId="77777777" w:rsidR="0024176F" w:rsidRPr="00D822A3" w:rsidRDefault="0024176F" w:rsidP="00F66472">
      <w:pPr>
        <w:pStyle w:val="Code"/>
        <w:rPr>
          <w:highlight w:val="white"/>
          <w:lang w:val="en-GB"/>
        </w:rPr>
      </w:pPr>
      <w:r w:rsidRPr="00D822A3">
        <w:rPr>
          <w:highlight w:val="white"/>
          <w:lang w:val="en-GB"/>
        </w:rPr>
        <w:t xml:space="preserve">        case 'G':</w:t>
      </w:r>
    </w:p>
    <w:p w14:paraId="77386C3C" w14:textId="77777777" w:rsidR="0024176F" w:rsidRPr="00D822A3" w:rsidRDefault="0024176F" w:rsidP="00F66472">
      <w:pPr>
        <w:pStyle w:val="Code"/>
        <w:rPr>
          <w:highlight w:val="white"/>
          <w:lang w:val="en-GB"/>
        </w:rPr>
      </w:pPr>
      <w:r w:rsidRPr="00D822A3">
        <w:rPr>
          <w:highlight w:val="white"/>
          <w:lang w:val="en-GB"/>
        </w:rPr>
        <w:t xml:space="preserve">        case 'p':</w:t>
      </w:r>
    </w:p>
    <w:p w14:paraId="4A9D4430" w14:textId="77777777" w:rsidR="0024176F" w:rsidRPr="00D822A3" w:rsidRDefault="0024176F" w:rsidP="00F66472">
      <w:pPr>
        <w:pStyle w:val="Code"/>
        <w:rPr>
          <w:highlight w:val="white"/>
          <w:lang w:val="en-GB"/>
        </w:rPr>
      </w:pPr>
      <w:r w:rsidRPr="00D822A3">
        <w:rPr>
          <w:highlight w:val="white"/>
          <w:lang w:val="en-GB"/>
        </w:rPr>
        <w:t xml:space="preserve">        case 'n':</w:t>
      </w:r>
    </w:p>
    <w:p w14:paraId="0E4DD229" w14:textId="77777777" w:rsidR="0024176F" w:rsidRPr="00D822A3" w:rsidRDefault="0024176F" w:rsidP="00F66472">
      <w:pPr>
        <w:pStyle w:val="Code"/>
        <w:rPr>
          <w:highlight w:val="white"/>
          <w:lang w:val="en-GB"/>
        </w:rPr>
      </w:pPr>
      <w:r w:rsidRPr="00D822A3">
        <w:rPr>
          <w:highlight w:val="white"/>
          <w:lang w:val="en-GB"/>
        </w:rPr>
        <w:t xml:space="preserve">        case '%': {</w:t>
      </w:r>
    </w:p>
    <w:p w14:paraId="5A8437E0" w14:textId="77777777" w:rsidR="0024176F" w:rsidRPr="00D822A3" w:rsidRDefault="0024176F" w:rsidP="00F66472">
      <w:pPr>
        <w:pStyle w:val="Code"/>
        <w:rPr>
          <w:highlight w:val="white"/>
          <w:lang w:val="en-GB"/>
        </w:rPr>
      </w:pPr>
      <w:r w:rsidRPr="00D822A3">
        <w:rPr>
          <w:highlight w:val="white"/>
          <w:lang w:val="en-GB"/>
        </w:rPr>
        <w:t xml:space="preserve">            if (minus) {</w:t>
      </w:r>
    </w:p>
    <w:p w14:paraId="1D606312" w14:textId="77777777" w:rsidR="0024176F" w:rsidRPr="00D822A3" w:rsidRDefault="0024176F" w:rsidP="00F66472">
      <w:pPr>
        <w:pStyle w:val="Code"/>
        <w:rPr>
          <w:highlight w:val="white"/>
          <w:lang w:val="en-GB"/>
        </w:rPr>
      </w:pPr>
      <w:r w:rsidRPr="00D822A3">
        <w:rPr>
          <w:highlight w:val="white"/>
          <w:lang w:val="en-GB"/>
        </w:rPr>
        <w:t xml:space="preserve">              int startChars = g_outChars;</w:t>
      </w:r>
    </w:p>
    <w:p w14:paraId="15C56316" w14:textId="77777777" w:rsidR="0024176F" w:rsidRPr="00D822A3" w:rsidRDefault="0024176F" w:rsidP="00F66472">
      <w:pPr>
        <w:pStyle w:val="Code"/>
        <w:rPr>
          <w:highlight w:val="white"/>
          <w:lang w:val="en-GB"/>
        </w:rPr>
      </w:pPr>
      <w:r w:rsidRPr="00D822A3">
        <w:rPr>
          <w:highlight w:val="white"/>
          <w:lang w:val="en-GB"/>
        </w:rPr>
        <w:lastRenderedPageBreak/>
        <w:t xml:space="preserve">              arg_list = printArgument(&amp;format[index], arg_list, plus, space, grid, &amp;width,</w:t>
      </w:r>
    </w:p>
    <w:p w14:paraId="507709A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1BA0A2A" w14:textId="77777777" w:rsidR="0024176F" w:rsidRPr="00D822A3" w:rsidRDefault="0024176F" w:rsidP="00F66472">
      <w:pPr>
        <w:pStyle w:val="Code"/>
        <w:rPr>
          <w:highlight w:val="white"/>
          <w:lang w:val="en-GB"/>
        </w:rPr>
      </w:pPr>
    </w:p>
    <w:p w14:paraId="59248D1A"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 // fill after</w:t>
      </w:r>
    </w:p>
    <w:p w14:paraId="6A45FFDA" w14:textId="77777777" w:rsidR="0024176F" w:rsidRPr="00D822A3" w:rsidRDefault="0024176F" w:rsidP="00F66472">
      <w:pPr>
        <w:pStyle w:val="Code"/>
        <w:rPr>
          <w:highlight w:val="white"/>
          <w:lang w:val="en-GB"/>
        </w:rPr>
      </w:pPr>
    </w:p>
    <w:p w14:paraId="1A754423"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1FC3A272" w14:textId="77777777" w:rsidR="0024176F" w:rsidRPr="00D822A3" w:rsidRDefault="0024176F" w:rsidP="00F66472">
      <w:pPr>
        <w:pStyle w:val="Code"/>
        <w:rPr>
          <w:highlight w:val="white"/>
          <w:lang w:val="en-GB"/>
        </w:rPr>
      </w:pPr>
      <w:r w:rsidRPr="00D822A3">
        <w:rPr>
          <w:highlight w:val="white"/>
          <w:lang w:val="en-GB"/>
        </w:rPr>
        <w:t xml:space="preserve">                printChar(' ');</w:t>
      </w:r>
    </w:p>
    <w:p w14:paraId="2F3BBDF1" w14:textId="77777777" w:rsidR="0024176F" w:rsidRPr="00D822A3" w:rsidRDefault="0024176F" w:rsidP="00F66472">
      <w:pPr>
        <w:pStyle w:val="Code"/>
        <w:rPr>
          <w:highlight w:val="white"/>
          <w:lang w:val="en-GB"/>
        </w:rPr>
      </w:pPr>
      <w:r w:rsidRPr="00D822A3">
        <w:rPr>
          <w:highlight w:val="white"/>
          <w:lang w:val="en-GB"/>
        </w:rPr>
        <w:t xml:space="preserve">              }</w:t>
      </w:r>
    </w:p>
    <w:p w14:paraId="21F287D1" w14:textId="77777777" w:rsidR="0024176F" w:rsidRPr="00D822A3" w:rsidRDefault="0024176F" w:rsidP="00F66472">
      <w:pPr>
        <w:pStyle w:val="Code"/>
        <w:rPr>
          <w:highlight w:val="white"/>
          <w:lang w:val="en-GB"/>
        </w:rPr>
      </w:pPr>
      <w:r w:rsidRPr="00D822A3">
        <w:rPr>
          <w:highlight w:val="white"/>
          <w:lang w:val="en-GB"/>
        </w:rPr>
        <w:t xml:space="preserve">            }</w:t>
      </w:r>
    </w:p>
    <w:p w14:paraId="7051186B" w14:textId="77777777" w:rsidR="0024176F" w:rsidRPr="00D822A3" w:rsidRDefault="0024176F" w:rsidP="00F66472">
      <w:pPr>
        <w:pStyle w:val="Code"/>
        <w:rPr>
          <w:highlight w:val="white"/>
          <w:lang w:val="en-GB"/>
        </w:rPr>
      </w:pPr>
      <w:r w:rsidRPr="00D822A3">
        <w:rPr>
          <w:highlight w:val="white"/>
          <w:lang w:val="en-GB"/>
        </w:rPr>
        <w:t xml:space="preserve">            else if (zero) {</w:t>
      </w:r>
    </w:p>
    <w:p w14:paraId="7222A340"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35DDBB1F" w14:textId="77777777" w:rsidR="0024176F" w:rsidRPr="00D822A3" w:rsidRDefault="0024176F" w:rsidP="00F66472">
      <w:pPr>
        <w:pStyle w:val="Code"/>
        <w:rPr>
          <w:highlight w:val="white"/>
          <w:lang w:val="en-GB"/>
        </w:rPr>
      </w:pPr>
      <w:r w:rsidRPr="00D822A3">
        <w:rPr>
          <w:highlight w:val="white"/>
          <w:lang w:val="en-GB"/>
        </w:rPr>
        <w:t xml:space="preserve">              BOOL negative = FALSE;</w:t>
      </w:r>
    </w:p>
    <w:p w14:paraId="15FB0CA2" w14:textId="7EB22C1F" w:rsidR="0024176F" w:rsidRPr="00D822A3" w:rsidRDefault="0024176F" w:rsidP="00F66472">
      <w:pPr>
        <w:pStyle w:val="Code"/>
        <w:rPr>
          <w:highlight w:val="white"/>
          <w:lang w:val="en-GB"/>
        </w:rPr>
      </w:pPr>
      <w:r w:rsidRPr="00D822A3">
        <w:rPr>
          <w:highlight w:val="white"/>
          <w:lang w:val="en-GB"/>
        </w:rPr>
        <w:t xml:space="preserve">              g_outStatus = BLANK;</w:t>
      </w:r>
    </w:p>
    <w:p w14:paraId="5B2062EA" w14:textId="77777777" w:rsidR="0024176F" w:rsidRPr="00D822A3" w:rsidRDefault="0024176F" w:rsidP="00F66472">
      <w:pPr>
        <w:pStyle w:val="Code"/>
        <w:rPr>
          <w:highlight w:val="white"/>
          <w:lang w:val="en-GB"/>
        </w:rPr>
      </w:pPr>
      <w:r w:rsidRPr="00D822A3">
        <w:rPr>
          <w:highlight w:val="white"/>
          <w:lang w:val="en-GB"/>
        </w:rPr>
        <w:t xml:space="preserve">              printArgument(&amp;format[index], arg_list, FALSE, FALSE, grid, &amp;width,</w:t>
      </w:r>
    </w:p>
    <w:p w14:paraId="047F907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&amp;negative);</w:t>
      </w:r>
    </w:p>
    <w:p w14:paraId="2CD5D676"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22912D4F" w14:textId="77777777" w:rsidR="0024176F" w:rsidRPr="00D822A3" w:rsidRDefault="0024176F" w:rsidP="00F66472">
      <w:pPr>
        <w:pStyle w:val="Code"/>
        <w:rPr>
          <w:highlight w:val="white"/>
          <w:lang w:val="en-GB"/>
        </w:rPr>
      </w:pPr>
    </w:p>
    <w:p w14:paraId="3683EB45"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7DE5790D"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178AC8B4" w14:textId="77777777" w:rsidR="0024176F" w:rsidRPr="00D822A3" w:rsidRDefault="0024176F" w:rsidP="00F66472">
      <w:pPr>
        <w:pStyle w:val="Code"/>
        <w:rPr>
          <w:highlight w:val="white"/>
          <w:lang w:val="en-GB"/>
        </w:rPr>
      </w:pPr>
    </w:p>
    <w:p w14:paraId="424267C0" w14:textId="77777777" w:rsidR="0024176F" w:rsidRPr="00D822A3" w:rsidRDefault="0024176F" w:rsidP="00F66472">
      <w:pPr>
        <w:pStyle w:val="Code"/>
        <w:rPr>
          <w:highlight w:val="white"/>
          <w:lang w:val="en-GB"/>
        </w:rPr>
      </w:pPr>
      <w:r w:rsidRPr="00D822A3">
        <w:rPr>
          <w:highlight w:val="white"/>
          <w:lang w:val="en-GB"/>
        </w:rPr>
        <w:t xml:space="preserve">              if (negative) {</w:t>
      </w:r>
    </w:p>
    <w:p w14:paraId="0892F9BC" w14:textId="77777777" w:rsidR="0024176F" w:rsidRPr="00D822A3" w:rsidRDefault="0024176F" w:rsidP="00F66472">
      <w:pPr>
        <w:pStyle w:val="Code"/>
        <w:rPr>
          <w:highlight w:val="white"/>
          <w:lang w:val="en-GB"/>
        </w:rPr>
      </w:pPr>
      <w:r w:rsidRPr="00D822A3">
        <w:rPr>
          <w:highlight w:val="white"/>
          <w:lang w:val="en-GB"/>
        </w:rPr>
        <w:t xml:space="preserve">                printChar('-');</w:t>
      </w:r>
    </w:p>
    <w:p w14:paraId="098351A1" w14:textId="77777777" w:rsidR="0024176F" w:rsidRPr="00D822A3" w:rsidRDefault="0024176F" w:rsidP="00F66472">
      <w:pPr>
        <w:pStyle w:val="Code"/>
        <w:rPr>
          <w:highlight w:val="white"/>
          <w:lang w:val="en-GB"/>
        </w:rPr>
      </w:pPr>
      <w:r w:rsidRPr="00D822A3">
        <w:rPr>
          <w:highlight w:val="white"/>
          <w:lang w:val="en-GB"/>
        </w:rPr>
        <w:t xml:space="preserve">                ++field;</w:t>
      </w:r>
    </w:p>
    <w:p w14:paraId="0DDF4709" w14:textId="77777777" w:rsidR="0024176F" w:rsidRPr="00D822A3" w:rsidRDefault="0024176F" w:rsidP="00F66472">
      <w:pPr>
        <w:pStyle w:val="Code"/>
        <w:rPr>
          <w:highlight w:val="white"/>
          <w:lang w:val="en-GB"/>
        </w:rPr>
      </w:pPr>
      <w:r w:rsidRPr="00D822A3">
        <w:rPr>
          <w:highlight w:val="white"/>
          <w:lang w:val="en-GB"/>
        </w:rPr>
        <w:t xml:space="preserve">              }</w:t>
      </w:r>
    </w:p>
    <w:p w14:paraId="49B4EAED"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3CA56AF4" w14:textId="77777777" w:rsidR="0024176F" w:rsidRPr="00D822A3" w:rsidRDefault="0024176F" w:rsidP="00F66472">
      <w:pPr>
        <w:pStyle w:val="Code"/>
        <w:rPr>
          <w:highlight w:val="white"/>
          <w:lang w:val="en-GB"/>
        </w:rPr>
      </w:pPr>
      <w:r w:rsidRPr="00D822A3">
        <w:rPr>
          <w:highlight w:val="white"/>
          <w:lang w:val="en-GB"/>
        </w:rPr>
        <w:t xml:space="preserve">                printChar('+');</w:t>
      </w:r>
    </w:p>
    <w:p w14:paraId="3104D8DA" w14:textId="77777777" w:rsidR="0024176F" w:rsidRPr="00D822A3" w:rsidRDefault="0024176F" w:rsidP="00F66472">
      <w:pPr>
        <w:pStyle w:val="Code"/>
        <w:rPr>
          <w:highlight w:val="white"/>
          <w:lang w:val="en-GB"/>
        </w:rPr>
      </w:pPr>
      <w:r w:rsidRPr="00D822A3">
        <w:rPr>
          <w:highlight w:val="white"/>
          <w:lang w:val="en-GB"/>
        </w:rPr>
        <w:t xml:space="preserve">                ++field;</w:t>
      </w:r>
    </w:p>
    <w:p w14:paraId="21FFDE3E" w14:textId="77777777" w:rsidR="0024176F" w:rsidRPr="00D822A3" w:rsidRDefault="0024176F" w:rsidP="00F66472">
      <w:pPr>
        <w:pStyle w:val="Code"/>
        <w:rPr>
          <w:highlight w:val="white"/>
          <w:lang w:val="en-GB"/>
        </w:rPr>
      </w:pPr>
      <w:r w:rsidRPr="00D822A3">
        <w:rPr>
          <w:highlight w:val="white"/>
          <w:lang w:val="en-GB"/>
        </w:rPr>
        <w:t xml:space="preserve">              }</w:t>
      </w:r>
    </w:p>
    <w:p w14:paraId="6FFDA917"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714CDCE0" w14:textId="77777777" w:rsidR="0024176F" w:rsidRPr="00D822A3" w:rsidRDefault="0024176F" w:rsidP="00F66472">
      <w:pPr>
        <w:pStyle w:val="Code"/>
        <w:rPr>
          <w:highlight w:val="white"/>
          <w:lang w:val="en-GB"/>
        </w:rPr>
      </w:pPr>
      <w:r w:rsidRPr="00D822A3">
        <w:rPr>
          <w:highlight w:val="white"/>
          <w:lang w:val="en-GB"/>
        </w:rPr>
        <w:t xml:space="preserve">                printChar(' ');</w:t>
      </w:r>
    </w:p>
    <w:p w14:paraId="2CC27197" w14:textId="77777777" w:rsidR="0024176F" w:rsidRPr="00D822A3" w:rsidRDefault="0024176F" w:rsidP="00F66472">
      <w:pPr>
        <w:pStyle w:val="Code"/>
        <w:rPr>
          <w:highlight w:val="white"/>
          <w:lang w:val="en-GB"/>
        </w:rPr>
      </w:pPr>
      <w:r w:rsidRPr="00D822A3">
        <w:rPr>
          <w:highlight w:val="white"/>
          <w:lang w:val="en-GB"/>
        </w:rPr>
        <w:t xml:space="preserve">                ++field;</w:t>
      </w:r>
    </w:p>
    <w:p w14:paraId="3A8C7D35" w14:textId="77777777" w:rsidR="0024176F" w:rsidRPr="00D822A3" w:rsidRDefault="0024176F" w:rsidP="00F66472">
      <w:pPr>
        <w:pStyle w:val="Code"/>
        <w:rPr>
          <w:highlight w:val="white"/>
          <w:lang w:val="en-GB"/>
        </w:rPr>
      </w:pPr>
      <w:r w:rsidRPr="00D822A3">
        <w:rPr>
          <w:highlight w:val="white"/>
          <w:lang w:val="en-GB"/>
        </w:rPr>
        <w:t xml:space="preserve">              }</w:t>
      </w:r>
    </w:p>
    <w:p w14:paraId="3AAC1B71" w14:textId="77777777" w:rsidR="0024176F" w:rsidRPr="00D822A3" w:rsidRDefault="0024176F" w:rsidP="00F66472">
      <w:pPr>
        <w:pStyle w:val="Code"/>
        <w:rPr>
          <w:highlight w:val="white"/>
          <w:lang w:val="en-GB"/>
        </w:rPr>
      </w:pPr>
    </w:p>
    <w:p w14:paraId="77A598F0"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26E915B1" w14:textId="77777777" w:rsidR="0024176F" w:rsidRPr="00D822A3" w:rsidRDefault="0024176F" w:rsidP="00F66472">
      <w:pPr>
        <w:pStyle w:val="Code"/>
        <w:rPr>
          <w:highlight w:val="white"/>
          <w:lang w:val="en-GB"/>
        </w:rPr>
      </w:pPr>
      <w:r w:rsidRPr="00D822A3">
        <w:rPr>
          <w:highlight w:val="white"/>
          <w:lang w:val="en-GB"/>
        </w:rPr>
        <w:t xml:space="preserve">                printChar('0');</w:t>
      </w:r>
    </w:p>
    <w:p w14:paraId="56F1ED5C" w14:textId="77777777" w:rsidR="0024176F" w:rsidRPr="00D822A3" w:rsidRDefault="0024176F" w:rsidP="00F66472">
      <w:pPr>
        <w:pStyle w:val="Code"/>
        <w:rPr>
          <w:highlight w:val="white"/>
          <w:lang w:val="en-GB"/>
        </w:rPr>
      </w:pPr>
      <w:r w:rsidRPr="00D822A3">
        <w:rPr>
          <w:highlight w:val="white"/>
          <w:lang w:val="en-GB"/>
        </w:rPr>
        <w:t xml:space="preserve">              }</w:t>
      </w:r>
    </w:p>
    <w:p w14:paraId="1A2BB5E5" w14:textId="77777777" w:rsidR="0024176F" w:rsidRPr="00D822A3" w:rsidRDefault="0024176F" w:rsidP="00F66472">
      <w:pPr>
        <w:pStyle w:val="Code"/>
        <w:rPr>
          <w:highlight w:val="white"/>
          <w:lang w:val="en-GB"/>
        </w:rPr>
      </w:pPr>
    </w:p>
    <w:p w14:paraId="19EDD302"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FALSE, FALSE, grid, NULL,</w:t>
      </w:r>
    </w:p>
    <w:p w14:paraId="53C4ABC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NULL);</w:t>
      </w:r>
    </w:p>
    <w:p w14:paraId="3AFE9FAD" w14:textId="77777777" w:rsidR="0024176F" w:rsidRPr="00D822A3" w:rsidRDefault="0024176F" w:rsidP="00F66472">
      <w:pPr>
        <w:pStyle w:val="Code"/>
        <w:rPr>
          <w:highlight w:val="white"/>
          <w:lang w:val="en-GB"/>
        </w:rPr>
      </w:pPr>
      <w:r w:rsidRPr="00D822A3">
        <w:rPr>
          <w:highlight w:val="white"/>
          <w:lang w:val="en-GB"/>
        </w:rPr>
        <w:t xml:space="preserve">            }</w:t>
      </w:r>
    </w:p>
    <w:p w14:paraId="55407408" w14:textId="77777777" w:rsidR="0024176F" w:rsidRPr="00D822A3" w:rsidRDefault="0024176F" w:rsidP="00F66472">
      <w:pPr>
        <w:pStyle w:val="Code"/>
        <w:rPr>
          <w:highlight w:val="white"/>
          <w:lang w:val="en-GB"/>
        </w:rPr>
      </w:pPr>
      <w:r w:rsidRPr="00D822A3">
        <w:rPr>
          <w:highlight w:val="white"/>
          <w:lang w:val="en-GB"/>
        </w:rPr>
        <w:t xml:space="preserve">            else {</w:t>
      </w:r>
    </w:p>
    <w:p w14:paraId="24B03BFD"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17FA0DAA" w14:textId="77777777" w:rsidR="0024176F" w:rsidRPr="00D822A3" w:rsidRDefault="0024176F" w:rsidP="00F66472">
      <w:pPr>
        <w:pStyle w:val="Code"/>
        <w:rPr>
          <w:highlight w:val="white"/>
          <w:lang w:val="en-GB"/>
        </w:rPr>
      </w:pPr>
      <w:r w:rsidRPr="00D822A3">
        <w:rPr>
          <w:highlight w:val="white"/>
          <w:lang w:val="en-GB"/>
        </w:rPr>
        <w:t xml:space="preserve">            </w:t>
      </w:r>
    </w:p>
    <w:p w14:paraId="6EEAE170" w14:textId="77777777" w:rsidR="0024176F" w:rsidRPr="00D822A3" w:rsidRDefault="0024176F" w:rsidP="00F66472">
      <w:pPr>
        <w:pStyle w:val="Code"/>
        <w:rPr>
          <w:highlight w:val="white"/>
          <w:lang w:val="en-GB"/>
        </w:rPr>
      </w:pPr>
      <w:r w:rsidRPr="00D822A3">
        <w:rPr>
          <w:highlight w:val="white"/>
          <w:lang w:val="en-GB"/>
        </w:rPr>
        <w:t xml:space="preserve">              g_outStatus = BLANK;</w:t>
      </w:r>
    </w:p>
    <w:p w14:paraId="43D765BF" w14:textId="77777777" w:rsidR="0024176F" w:rsidRPr="00D822A3" w:rsidRDefault="0024176F" w:rsidP="00F66472">
      <w:pPr>
        <w:pStyle w:val="Code"/>
        <w:rPr>
          <w:highlight w:val="white"/>
          <w:lang w:val="en-GB"/>
        </w:rPr>
      </w:pPr>
      <w:r w:rsidRPr="00D822A3">
        <w:rPr>
          <w:highlight w:val="white"/>
          <w:lang w:val="en-GB"/>
        </w:rPr>
        <w:t xml:space="preserve">              printArgument(&amp;format[index], arg_list, plus, space, grid, &amp;width,</w:t>
      </w:r>
    </w:p>
    <w:p w14:paraId="39672522"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              </w:t>
      </w:r>
    </w:p>
    <w:p w14:paraId="45084D89"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6A9365D8" w14:textId="77777777" w:rsidR="0024176F" w:rsidRPr="00D822A3" w:rsidRDefault="0024176F" w:rsidP="00F66472">
      <w:pPr>
        <w:pStyle w:val="Code"/>
        <w:rPr>
          <w:highlight w:val="white"/>
          <w:lang w:val="en-GB"/>
        </w:rPr>
      </w:pPr>
    </w:p>
    <w:p w14:paraId="33B710F2"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1111E8F6" w14:textId="77777777" w:rsidR="0024176F" w:rsidRPr="00D822A3" w:rsidRDefault="0024176F" w:rsidP="00F66472">
      <w:pPr>
        <w:pStyle w:val="Code"/>
        <w:rPr>
          <w:highlight w:val="white"/>
          <w:lang w:val="en-GB"/>
        </w:rPr>
      </w:pPr>
      <w:r w:rsidRPr="00D822A3">
        <w:rPr>
          <w:highlight w:val="white"/>
          <w:lang w:val="en-GB"/>
        </w:rPr>
        <w:lastRenderedPageBreak/>
        <w:t xml:space="preserve">              g_outChars = startChars;</w:t>
      </w:r>
    </w:p>
    <w:p w14:paraId="7722DF0F" w14:textId="77777777" w:rsidR="0024176F" w:rsidRPr="00D822A3" w:rsidRDefault="0024176F" w:rsidP="00F66472">
      <w:pPr>
        <w:pStyle w:val="Code"/>
        <w:rPr>
          <w:highlight w:val="white"/>
          <w:lang w:val="en-GB"/>
        </w:rPr>
      </w:pPr>
    </w:p>
    <w:p w14:paraId="0FD43D69"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5C449B77" w14:textId="77777777" w:rsidR="0024176F" w:rsidRPr="00D822A3" w:rsidRDefault="0024176F" w:rsidP="00F66472">
      <w:pPr>
        <w:pStyle w:val="Code"/>
        <w:rPr>
          <w:highlight w:val="white"/>
          <w:lang w:val="en-GB"/>
        </w:rPr>
      </w:pPr>
      <w:r w:rsidRPr="00D822A3">
        <w:rPr>
          <w:highlight w:val="white"/>
          <w:lang w:val="en-GB"/>
        </w:rPr>
        <w:t xml:space="preserve">                printChar(' ');</w:t>
      </w:r>
    </w:p>
    <w:p w14:paraId="4F0D1885" w14:textId="77777777" w:rsidR="0024176F" w:rsidRPr="00D822A3" w:rsidRDefault="0024176F" w:rsidP="00F66472">
      <w:pPr>
        <w:pStyle w:val="Code"/>
        <w:rPr>
          <w:highlight w:val="white"/>
          <w:lang w:val="en-GB"/>
        </w:rPr>
      </w:pPr>
      <w:r w:rsidRPr="00D822A3">
        <w:rPr>
          <w:highlight w:val="white"/>
          <w:lang w:val="en-GB"/>
        </w:rPr>
        <w:t xml:space="preserve">              }</w:t>
      </w:r>
    </w:p>
    <w:p w14:paraId="44727C8F" w14:textId="77777777" w:rsidR="0024176F" w:rsidRPr="00D822A3" w:rsidRDefault="0024176F" w:rsidP="00F66472">
      <w:pPr>
        <w:pStyle w:val="Code"/>
        <w:rPr>
          <w:highlight w:val="white"/>
          <w:lang w:val="en-GB"/>
        </w:rPr>
      </w:pPr>
    </w:p>
    <w:p w14:paraId="77215668"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NULL,</w:t>
      </w:r>
    </w:p>
    <w:p w14:paraId="54FCD98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331F2BA" w14:textId="77777777" w:rsidR="0024176F" w:rsidRPr="00D822A3" w:rsidRDefault="0024176F" w:rsidP="00F66472">
      <w:pPr>
        <w:pStyle w:val="Code"/>
        <w:rPr>
          <w:highlight w:val="white"/>
          <w:lang w:val="en-GB"/>
        </w:rPr>
      </w:pPr>
      <w:r w:rsidRPr="00D822A3">
        <w:rPr>
          <w:highlight w:val="white"/>
          <w:lang w:val="en-GB"/>
        </w:rPr>
        <w:t xml:space="preserve">            }</w:t>
      </w:r>
    </w:p>
    <w:p w14:paraId="2E398584" w14:textId="77777777" w:rsidR="0024176F" w:rsidRPr="00D822A3" w:rsidRDefault="0024176F" w:rsidP="00F66472">
      <w:pPr>
        <w:pStyle w:val="Code"/>
        <w:rPr>
          <w:highlight w:val="white"/>
          <w:lang w:val="en-GB"/>
        </w:rPr>
      </w:pPr>
    </w:p>
    <w:p w14:paraId="6FC3D86B" w14:textId="77777777" w:rsidR="0024176F" w:rsidRPr="00D822A3" w:rsidRDefault="0024176F" w:rsidP="00F66472">
      <w:pPr>
        <w:pStyle w:val="Code"/>
        <w:rPr>
          <w:highlight w:val="white"/>
          <w:lang w:val="en-GB"/>
        </w:rPr>
      </w:pPr>
      <w:r w:rsidRPr="00D822A3">
        <w:rPr>
          <w:highlight w:val="white"/>
          <w:lang w:val="en-GB"/>
        </w:rPr>
        <w:t xml:space="preserve">            percent = FALSE;</w:t>
      </w:r>
    </w:p>
    <w:p w14:paraId="47526BF2" w14:textId="77777777" w:rsidR="0024176F" w:rsidRPr="00D822A3" w:rsidRDefault="0024176F" w:rsidP="00F66472">
      <w:pPr>
        <w:pStyle w:val="Code"/>
        <w:rPr>
          <w:highlight w:val="white"/>
          <w:lang w:val="en-GB"/>
        </w:rPr>
      </w:pPr>
      <w:r w:rsidRPr="00D822A3">
        <w:rPr>
          <w:highlight w:val="white"/>
          <w:lang w:val="en-GB"/>
        </w:rPr>
        <w:t xml:space="preserve">          }</w:t>
      </w:r>
    </w:p>
    <w:p w14:paraId="4003EC1F" w14:textId="77777777" w:rsidR="0024176F" w:rsidRPr="00D822A3" w:rsidRDefault="0024176F" w:rsidP="00F66472">
      <w:pPr>
        <w:pStyle w:val="Code"/>
        <w:rPr>
          <w:highlight w:val="white"/>
          <w:lang w:val="en-GB"/>
        </w:rPr>
      </w:pPr>
      <w:r w:rsidRPr="00D822A3">
        <w:rPr>
          <w:highlight w:val="white"/>
          <w:lang w:val="en-GB"/>
        </w:rPr>
        <w:t xml:space="preserve">          break;</w:t>
      </w:r>
    </w:p>
    <w:p w14:paraId="7186267E" w14:textId="77777777" w:rsidR="0024176F" w:rsidRPr="00D822A3" w:rsidRDefault="0024176F" w:rsidP="00F66472">
      <w:pPr>
        <w:pStyle w:val="Code"/>
        <w:rPr>
          <w:highlight w:val="white"/>
          <w:lang w:val="en-GB"/>
        </w:rPr>
      </w:pPr>
    </w:p>
    <w:p w14:paraId="427FA9AF" w14:textId="77777777" w:rsidR="0024176F" w:rsidRPr="00D822A3" w:rsidRDefault="0024176F" w:rsidP="00F66472">
      <w:pPr>
        <w:pStyle w:val="Code"/>
        <w:rPr>
          <w:highlight w:val="white"/>
          <w:lang w:val="en-GB"/>
        </w:rPr>
      </w:pPr>
      <w:r w:rsidRPr="00D822A3">
        <w:rPr>
          <w:highlight w:val="white"/>
          <w:lang w:val="en-GB"/>
        </w:rPr>
        <w:t xml:space="preserve">        default: {</w:t>
      </w:r>
    </w:p>
    <w:p w14:paraId="369D666E" w14:textId="77777777" w:rsidR="0024176F" w:rsidRPr="00D822A3" w:rsidRDefault="0024176F" w:rsidP="00F66472">
      <w:pPr>
        <w:pStyle w:val="Code"/>
        <w:rPr>
          <w:highlight w:val="white"/>
          <w:lang w:val="en-GB"/>
        </w:rPr>
      </w:pPr>
      <w:r w:rsidRPr="00D822A3">
        <w:rPr>
          <w:highlight w:val="white"/>
          <w:lang w:val="en-GB"/>
        </w:rPr>
        <w:t xml:space="preserve">            int value = 0;</w:t>
      </w:r>
    </w:p>
    <w:p w14:paraId="4F6F6B38" w14:textId="77777777" w:rsidR="0024176F" w:rsidRPr="00D822A3" w:rsidRDefault="0024176F" w:rsidP="00F66472">
      <w:pPr>
        <w:pStyle w:val="Code"/>
        <w:rPr>
          <w:highlight w:val="white"/>
          <w:lang w:val="en-GB"/>
        </w:rPr>
      </w:pPr>
      <w:r w:rsidRPr="00D822A3">
        <w:rPr>
          <w:highlight w:val="white"/>
          <w:lang w:val="en-GB"/>
        </w:rPr>
        <w:t xml:space="preserve">            while (isdigit(c)) {</w:t>
      </w:r>
    </w:p>
    <w:p w14:paraId="186101AE" w14:textId="77777777" w:rsidR="0024176F" w:rsidRPr="00D822A3" w:rsidRDefault="0024176F" w:rsidP="00F66472">
      <w:pPr>
        <w:pStyle w:val="Code"/>
        <w:rPr>
          <w:highlight w:val="white"/>
          <w:lang w:val="en-GB"/>
        </w:rPr>
      </w:pPr>
      <w:r w:rsidRPr="00D822A3">
        <w:rPr>
          <w:highlight w:val="white"/>
          <w:lang w:val="en-GB"/>
        </w:rPr>
        <w:t xml:space="preserve">              value = (10 * value) + (c - '0');</w:t>
      </w:r>
    </w:p>
    <w:p w14:paraId="5C8A24E2" w14:textId="77777777" w:rsidR="0024176F" w:rsidRPr="00D822A3" w:rsidRDefault="0024176F" w:rsidP="00F66472">
      <w:pPr>
        <w:pStyle w:val="Code"/>
        <w:rPr>
          <w:highlight w:val="white"/>
          <w:lang w:val="en-GB"/>
        </w:rPr>
      </w:pPr>
      <w:r w:rsidRPr="00D822A3">
        <w:rPr>
          <w:highlight w:val="white"/>
          <w:lang w:val="en-GB"/>
        </w:rPr>
        <w:t xml:space="preserve">              c = format[++index];</w:t>
      </w:r>
    </w:p>
    <w:p w14:paraId="3AB5E68A" w14:textId="77777777" w:rsidR="0024176F" w:rsidRPr="00D822A3" w:rsidRDefault="0024176F" w:rsidP="00F66472">
      <w:pPr>
        <w:pStyle w:val="Code"/>
        <w:rPr>
          <w:highlight w:val="white"/>
          <w:lang w:val="en-GB"/>
        </w:rPr>
      </w:pPr>
      <w:r w:rsidRPr="00D822A3">
        <w:rPr>
          <w:highlight w:val="white"/>
          <w:lang w:val="en-GB"/>
        </w:rPr>
        <w:t xml:space="preserve">            }</w:t>
      </w:r>
    </w:p>
    <w:p w14:paraId="6F5A204F" w14:textId="77777777" w:rsidR="0024176F" w:rsidRPr="00D822A3" w:rsidRDefault="0024176F" w:rsidP="00F66472">
      <w:pPr>
        <w:pStyle w:val="Code"/>
        <w:rPr>
          <w:highlight w:val="white"/>
          <w:lang w:val="en-GB"/>
        </w:rPr>
      </w:pPr>
      <w:r w:rsidRPr="00D822A3">
        <w:rPr>
          <w:highlight w:val="white"/>
          <w:lang w:val="en-GB"/>
        </w:rPr>
        <w:t xml:space="preserve">            --index;</w:t>
      </w:r>
    </w:p>
    <w:p w14:paraId="6F967148" w14:textId="77777777" w:rsidR="0024176F" w:rsidRPr="00D822A3" w:rsidRDefault="0024176F" w:rsidP="00F66472">
      <w:pPr>
        <w:pStyle w:val="Code"/>
        <w:rPr>
          <w:highlight w:val="white"/>
          <w:lang w:val="en-GB"/>
        </w:rPr>
      </w:pPr>
      <w:r w:rsidRPr="00D822A3">
        <w:rPr>
          <w:highlight w:val="white"/>
          <w:lang w:val="en-GB"/>
        </w:rPr>
        <w:t xml:space="preserve">            </w:t>
      </w:r>
    </w:p>
    <w:p w14:paraId="7984B749" w14:textId="77777777" w:rsidR="0024176F" w:rsidRPr="00D822A3" w:rsidRDefault="0024176F" w:rsidP="00F66472">
      <w:pPr>
        <w:pStyle w:val="Code"/>
        <w:rPr>
          <w:highlight w:val="white"/>
          <w:lang w:val="en-GB"/>
        </w:rPr>
      </w:pPr>
      <w:r w:rsidRPr="00D822A3">
        <w:rPr>
          <w:highlight w:val="white"/>
          <w:lang w:val="en-GB"/>
        </w:rPr>
        <w:t xml:space="preserve">            if (!period) {</w:t>
      </w:r>
    </w:p>
    <w:p w14:paraId="73786D84" w14:textId="77777777" w:rsidR="0024176F" w:rsidRPr="00D822A3" w:rsidRDefault="0024176F" w:rsidP="00F66472">
      <w:pPr>
        <w:pStyle w:val="Code"/>
        <w:rPr>
          <w:highlight w:val="white"/>
          <w:lang w:val="en-GB"/>
        </w:rPr>
      </w:pPr>
      <w:r w:rsidRPr="00D822A3">
        <w:rPr>
          <w:highlight w:val="white"/>
          <w:lang w:val="en-GB"/>
        </w:rPr>
        <w:t xml:space="preserve">              width = value;</w:t>
      </w:r>
    </w:p>
    <w:p w14:paraId="257B627E" w14:textId="77777777" w:rsidR="0024176F" w:rsidRPr="00D822A3" w:rsidRDefault="0024176F" w:rsidP="00F66472">
      <w:pPr>
        <w:pStyle w:val="Code"/>
        <w:rPr>
          <w:highlight w:val="white"/>
          <w:lang w:val="en-GB"/>
        </w:rPr>
      </w:pPr>
      <w:r w:rsidRPr="00D822A3">
        <w:rPr>
          <w:highlight w:val="white"/>
          <w:lang w:val="en-GB"/>
        </w:rPr>
        <w:t xml:space="preserve">            }</w:t>
      </w:r>
    </w:p>
    <w:p w14:paraId="097E4B80" w14:textId="77777777" w:rsidR="0024176F" w:rsidRPr="00D822A3" w:rsidRDefault="0024176F" w:rsidP="00F66472">
      <w:pPr>
        <w:pStyle w:val="Code"/>
        <w:rPr>
          <w:highlight w:val="white"/>
          <w:lang w:val="en-GB"/>
        </w:rPr>
      </w:pPr>
      <w:r w:rsidRPr="00D822A3">
        <w:rPr>
          <w:highlight w:val="white"/>
          <w:lang w:val="en-GB"/>
        </w:rPr>
        <w:t xml:space="preserve">            else {</w:t>
      </w:r>
    </w:p>
    <w:p w14:paraId="4D232B2A" w14:textId="77777777" w:rsidR="0024176F" w:rsidRPr="00D822A3" w:rsidRDefault="0024176F" w:rsidP="00F66472">
      <w:pPr>
        <w:pStyle w:val="Code"/>
        <w:rPr>
          <w:highlight w:val="white"/>
          <w:lang w:val="en-GB"/>
        </w:rPr>
      </w:pPr>
      <w:r w:rsidRPr="00D822A3">
        <w:rPr>
          <w:highlight w:val="white"/>
          <w:lang w:val="en-GB"/>
        </w:rPr>
        <w:t xml:space="preserve">              precision = value;</w:t>
      </w:r>
    </w:p>
    <w:p w14:paraId="593BD6E7" w14:textId="77777777" w:rsidR="0024176F" w:rsidRPr="00D822A3" w:rsidRDefault="0024176F" w:rsidP="00F66472">
      <w:pPr>
        <w:pStyle w:val="Code"/>
        <w:rPr>
          <w:highlight w:val="white"/>
          <w:lang w:val="en-GB"/>
        </w:rPr>
      </w:pPr>
      <w:r w:rsidRPr="00D822A3">
        <w:rPr>
          <w:highlight w:val="white"/>
          <w:lang w:val="en-GB"/>
        </w:rPr>
        <w:t xml:space="preserve">           }</w:t>
      </w:r>
    </w:p>
    <w:p w14:paraId="67B0444A" w14:textId="77777777" w:rsidR="0024176F" w:rsidRPr="00D822A3" w:rsidRDefault="0024176F" w:rsidP="00F66472">
      <w:pPr>
        <w:pStyle w:val="Code"/>
        <w:rPr>
          <w:highlight w:val="white"/>
          <w:lang w:val="en-GB"/>
        </w:rPr>
      </w:pPr>
      <w:r w:rsidRPr="00D822A3">
        <w:rPr>
          <w:highlight w:val="white"/>
          <w:lang w:val="en-GB"/>
        </w:rPr>
        <w:t xml:space="preserve">          }</w:t>
      </w:r>
    </w:p>
    <w:p w14:paraId="7038CC0E" w14:textId="77777777" w:rsidR="0024176F" w:rsidRPr="00D822A3" w:rsidRDefault="0024176F" w:rsidP="00F66472">
      <w:pPr>
        <w:pStyle w:val="Code"/>
        <w:rPr>
          <w:highlight w:val="white"/>
          <w:lang w:val="en-GB"/>
        </w:rPr>
      </w:pPr>
      <w:r w:rsidRPr="00D822A3">
        <w:rPr>
          <w:highlight w:val="white"/>
          <w:lang w:val="en-GB"/>
        </w:rPr>
        <w:t xml:space="preserve">          break;</w:t>
      </w:r>
    </w:p>
    <w:p w14:paraId="4DF93AFB" w14:textId="77777777" w:rsidR="0024176F" w:rsidRPr="00D822A3" w:rsidRDefault="0024176F" w:rsidP="00F66472">
      <w:pPr>
        <w:pStyle w:val="Code"/>
        <w:rPr>
          <w:highlight w:val="white"/>
          <w:lang w:val="en-GB"/>
        </w:rPr>
      </w:pPr>
      <w:r w:rsidRPr="00D822A3">
        <w:rPr>
          <w:highlight w:val="white"/>
          <w:lang w:val="en-GB"/>
        </w:rPr>
        <w:t xml:space="preserve">      }</w:t>
      </w:r>
    </w:p>
    <w:p w14:paraId="6D589FCC" w14:textId="77777777" w:rsidR="0024176F" w:rsidRPr="00D822A3" w:rsidRDefault="0024176F" w:rsidP="00F66472">
      <w:pPr>
        <w:pStyle w:val="Code"/>
        <w:rPr>
          <w:highlight w:val="white"/>
          <w:lang w:val="en-GB"/>
        </w:rPr>
      </w:pPr>
      <w:r w:rsidRPr="00D822A3">
        <w:rPr>
          <w:highlight w:val="white"/>
          <w:lang w:val="en-GB"/>
        </w:rPr>
        <w:t xml:space="preserve">    }</w:t>
      </w:r>
    </w:p>
    <w:p w14:paraId="7BF75588" w14:textId="77777777" w:rsidR="0024176F" w:rsidRPr="00D822A3" w:rsidRDefault="0024176F" w:rsidP="00F66472">
      <w:pPr>
        <w:pStyle w:val="Code"/>
        <w:rPr>
          <w:highlight w:val="white"/>
          <w:lang w:val="en-GB"/>
        </w:rPr>
      </w:pPr>
      <w:r w:rsidRPr="00D822A3">
        <w:rPr>
          <w:highlight w:val="white"/>
          <w:lang w:val="en-GB"/>
        </w:rPr>
        <w:t xml:space="preserve">    else {</w:t>
      </w:r>
    </w:p>
    <w:p w14:paraId="5A994F7F" w14:textId="77777777" w:rsidR="0024176F" w:rsidRPr="00D822A3" w:rsidRDefault="0024176F" w:rsidP="00F66472">
      <w:pPr>
        <w:pStyle w:val="Code"/>
        <w:rPr>
          <w:highlight w:val="white"/>
          <w:lang w:val="en-GB"/>
        </w:rPr>
      </w:pPr>
      <w:r w:rsidRPr="00D822A3">
        <w:rPr>
          <w:highlight w:val="white"/>
          <w:lang w:val="en-GB"/>
        </w:rPr>
        <w:t xml:space="preserve">      if (c == '%') {</w:t>
      </w:r>
    </w:p>
    <w:p w14:paraId="468B962D" w14:textId="77777777" w:rsidR="0024176F" w:rsidRPr="00D822A3" w:rsidRDefault="0024176F" w:rsidP="00F66472">
      <w:pPr>
        <w:pStyle w:val="Code"/>
        <w:rPr>
          <w:highlight w:val="white"/>
          <w:lang w:val="en-GB"/>
        </w:rPr>
      </w:pPr>
      <w:r w:rsidRPr="00D822A3">
        <w:rPr>
          <w:highlight w:val="white"/>
          <w:lang w:val="en-GB"/>
        </w:rPr>
        <w:t xml:space="preserve">        percent = TRUE;</w:t>
      </w:r>
    </w:p>
    <w:p w14:paraId="740D0A6C"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355B56A" w14:textId="77777777" w:rsidR="0024176F" w:rsidRPr="00D822A3" w:rsidRDefault="0024176F" w:rsidP="00F66472">
      <w:pPr>
        <w:pStyle w:val="Code"/>
        <w:rPr>
          <w:highlight w:val="white"/>
          <w:lang w:val="en-GB"/>
        </w:rPr>
      </w:pPr>
      <w:r w:rsidRPr="00D822A3">
        <w:rPr>
          <w:highlight w:val="white"/>
          <w:lang w:val="en-GB"/>
        </w:rPr>
        <w:t xml:space="preserve">        minus = FALSE;</w:t>
      </w:r>
    </w:p>
    <w:p w14:paraId="7A1D77CD"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789DA93" w14:textId="77777777" w:rsidR="0024176F" w:rsidRPr="00D822A3" w:rsidRDefault="0024176F" w:rsidP="00F66472">
      <w:pPr>
        <w:pStyle w:val="Code"/>
        <w:rPr>
          <w:highlight w:val="white"/>
          <w:lang w:val="en-GB"/>
        </w:rPr>
      </w:pPr>
      <w:r w:rsidRPr="00D822A3">
        <w:rPr>
          <w:highlight w:val="white"/>
          <w:lang w:val="en-GB"/>
        </w:rPr>
        <w:t xml:space="preserve">        zero = FALSE;</w:t>
      </w:r>
    </w:p>
    <w:p w14:paraId="5E9310D8" w14:textId="77777777" w:rsidR="0024176F" w:rsidRPr="00D822A3" w:rsidRDefault="0024176F" w:rsidP="00F66472">
      <w:pPr>
        <w:pStyle w:val="Code"/>
        <w:rPr>
          <w:highlight w:val="white"/>
          <w:lang w:val="en-GB"/>
        </w:rPr>
      </w:pPr>
      <w:r w:rsidRPr="00D822A3">
        <w:rPr>
          <w:highlight w:val="white"/>
          <w:lang w:val="en-GB"/>
        </w:rPr>
        <w:t xml:space="preserve">        grid = FALSE;</w:t>
      </w:r>
    </w:p>
    <w:p w14:paraId="4AFA0755" w14:textId="77777777" w:rsidR="0024176F" w:rsidRPr="00D822A3" w:rsidRDefault="0024176F" w:rsidP="00F66472">
      <w:pPr>
        <w:pStyle w:val="Code"/>
        <w:rPr>
          <w:highlight w:val="white"/>
          <w:lang w:val="en-GB"/>
        </w:rPr>
      </w:pPr>
      <w:r w:rsidRPr="00D822A3">
        <w:rPr>
          <w:highlight w:val="white"/>
          <w:lang w:val="en-GB"/>
        </w:rPr>
        <w:t xml:space="preserve">        widthStar = FALSE;</w:t>
      </w:r>
    </w:p>
    <w:p w14:paraId="74F8320D" w14:textId="77777777" w:rsidR="0024176F" w:rsidRPr="00D822A3" w:rsidRDefault="0024176F" w:rsidP="00F66472">
      <w:pPr>
        <w:pStyle w:val="Code"/>
        <w:rPr>
          <w:highlight w:val="white"/>
          <w:lang w:val="en-GB"/>
        </w:rPr>
      </w:pPr>
      <w:r w:rsidRPr="00D822A3">
        <w:rPr>
          <w:highlight w:val="white"/>
          <w:lang w:val="en-GB"/>
        </w:rPr>
        <w:t xml:space="preserve">        period = FALSE;</w:t>
      </w:r>
    </w:p>
    <w:p w14:paraId="70A50552" w14:textId="77777777" w:rsidR="0024176F" w:rsidRPr="00D822A3" w:rsidRDefault="0024176F" w:rsidP="00F66472">
      <w:pPr>
        <w:pStyle w:val="Code"/>
        <w:rPr>
          <w:highlight w:val="white"/>
          <w:lang w:val="en-GB"/>
        </w:rPr>
      </w:pPr>
      <w:r w:rsidRPr="00D822A3">
        <w:rPr>
          <w:highlight w:val="white"/>
          <w:lang w:val="en-GB"/>
        </w:rPr>
        <w:t xml:space="preserve">        precisionStar = FALSE;</w:t>
      </w:r>
    </w:p>
    <w:p w14:paraId="05CA0A83" w14:textId="77777777" w:rsidR="0024176F" w:rsidRPr="00D822A3" w:rsidRDefault="0024176F" w:rsidP="00F66472">
      <w:pPr>
        <w:pStyle w:val="Code"/>
        <w:rPr>
          <w:highlight w:val="white"/>
          <w:lang w:val="en-GB"/>
        </w:rPr>
      </w:pPr>
      <w:r w:rsidRPr="00D822A3">
        <w:rPr>
          <w:highlight w:val="white"/>
          <w:lang w:val="en-GB"/>
        </w:rPr>
        <w:t xml:space="preserve">        shortInt = FALSE;</w:t>
      </w:r>
    </w:p>
    <w:p w14:paraId="3301F079" w14:textId="77777777" w:rsidR="0024176F" w:rsidRPr="00D822A3" w:rsidRDefault="0024176F" w:rsidP="00F66472">
      <w:pPr>
        <w:pStyle w:val="Code"/>
        <w:rPr>
          <w:highlight w:val="white"/>
          <w:lang w:val="en-GB"/>
        </w:rPr>
      </w:pPr>
      <w:r w:rsidRPr="00D822A3">
        <w:rPr>
          <w:highlight w:val="white"/>
          <w:lang w:val="en-GB"/>
        </w:rPr>
        <w:t xml:space="preserve">        longInt = FALSE;</w:t>
      </w:r>
    </w:p>
    <w:p w14:paraId="6C73243A" w14:textId="77777777" w:rsidR="0024176F" w:rsidRPr="00D822A3" w:rsidRDefault="0024176F" w:rsidP="00F66472">
      <w:pPr>
        <w:pStyle w:val="Code"/>
        <w:rPr>
          <w:highlight w:val="white"/>
          <w:lang w:val="en-GB"/>
        </w:rPr>
      </w:pPr>
      <w:r w:rsidRPr="00D822A3">
        <w:rPr>
          <w:highlight w:val="white"/>
          <w:lang w:val="en-GB"/>
        </w:rPr>
        <w:t xml:space="preserve">        longDouble = FALSE;</w:t>
      </w:r>
    </w:p>
    <w:p w14:paraId="1841AFD9" w14:textId="77777777" w:rsidR="0024176F" w:rsidRPr="00D822A3" w:rsidRDefault="0024176F" w:rsidP="00F66472">
      <w:pPr>
        <w:pStyle w:val="Code"/>
        <w:rPr>
          <w:highlight w:val="white"/>
          <w:lang w:val="en-GB"/>
        </w:rPr>
      </w:pPr>
      <w:r w:rsidRPr="00D822A3">
        <w:rPr>
          <w:highlight w:val="white"/>
          <w:lang w:val="en-GB"/>
        </w:rPr>
        <w:t xml:space="preserve">        width = 0;</w:t>
      </w:r>
    </w:p>
    <w:p w14:paraId="2B03C52A" w14:textId="77777777" w:rsidR="0024176F" w:rsidRPr="00D822A3" w:rsidRDefault="0024176F" w:rsidP="00F66472">
      <w:pPr>
        <w:pStyle w:val="Code"/>
        <w:rPr>
          <w:highlight w:val="white"/>
          <w:lang w:val="en-GB"/>
        </w:rPr>
      </w:pPr>
      <w:r w:rsidRPr="00D822A3">
        <w:rPr>
          <w:highlight w:val="white"/>
          <w:lang w:val="en-GB"/>
        </w:rPr>
        <w:t xml:space="preserve">        precision = 0;</w:t>
      </w:r>
    </w:p>
    <w:p w14:paraId="4AAFB1FA" w14:textId="77777777" w:rsidR="0024176F" w:rsidRPr="00D822A3" w:rsidRDefault="0024176F" w:rsidP="00F66472">
      <w:pPr>
        <w:pStyle w:val="Code"/>
        <w:rPr>
          <w:highlight w:val="white"/>
          <w:lang w:val="en-GB"/>
        </w:rPr>
      </w:pPr>
      <w:r w:rsidRPr="00D822A3">
        <w:rPr>
          <w:highlight w:val="white"/>
          <w:lang w:val="en-GB"/>
        </w:rPr>
        <w:t xml:space="preserve">      }</w:t>
      </w:r>
    </w:p>
    <w:p w14:paraId="514B95DE" w14:textId="77777777" w:rsidR="0024176F" w:rsidRPr="00D822A3" w:rsidRDefault="0024176F" w:rsidP="00F66472">
      <w:pPr>
        <w:pStyle w:val="Code"/>
        <w:rPr>
          <w:highlight w:val="white"/>
          <w:lang w:val="en-GB"/>
        </w:rPr>
      </w:pPr>
      <w:r w:rsidRPr="00D822A3">
        <w:rPr>
          <w:highlight w:val="white"/>
          <w:lang w:val="en-GB"/>
        </w:rPr>
        <w:t xml:space="preserve">      else {</w:t>
      </w:r>
    </w:p>
    <w:p w14:paraId="5BC13B8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F1516F0" w14:textId="77777777" w:rsidR="0024176F" w:rsidRPr="00D822A3" w:rsidRDefault="0024176F" w:rsidP="00F66472">
      <w:pPr>
        <w:pStyle w:val="Code"/>
        <w:rPr>
          <w:highlight w:val="white"/>
          <w:lang w:val="en-GB"/>
        </w:rPr>
      </w:pPr>
      <w:r w:rsidRPr="00D822A3">
        <w:rPr>
          <w:highlight w:val="white"/>
          <w:lang w:val="en-GB"/>
        </w:rPr>
        <w:t xml:space="preserve">      }</w:t>
      </w:r>
    </w:p>
    <w:p w14:paraId="071DC2D1" w14:textId="77777777" w:rsidR="0024176F" w:rsidRPr="00D822A3" w:rsidRDefault="0024176F" w:rsidP="00F66472">
      <w:pPr>
        <w:pStyle w:val="Code"/>
        <w:rPr>
          <w:highlight w:val="white"/>
          <w:lang w:val="en-GB"/>
        </w:rPr>
      </w:pPr>
      <w:r w:rsidRPr="00D822A3">
        <w:rPr>
          <w:highlight w:val="white"/>
          <w:lang w:val="en-GB"/>
        </w:rPr>
        <w:t xml:space="preserve">    }</w:t>
      </w:r>
    </w:p>
    <w:p w14:paraId="1BC7864C" w14:textId="77777777" w:rsidR="0024176F" w:rsidRPr="00D822A3" w:rsidRDefault="0024176F" w:rsidP="00F66472">
      <w:pPr>
        <w:pStyle w:val="Code"/>
        <w:rPr>
          <w:highlight w:val="white"/>
          <w:lang w:val="en-GB"/>
        </w:rPr>
      </w:pPr>
      <w:r w:rsidRPr="00D822A3">
        <w:rPr>
          <w:highlight w:val="white"/>
          <w:lang w:val="en-GB"/>
        </w:rPr>
        <w:t xml:space="preserve">  }</w:t>
      </w:r>
    </w:p>
    <w:p w14:paraId="5077D831" w14:textId="77777777" w:rsidR="0024176F" w:rsidRPr="00D822A3" w:rsidRDefault="0024176F" w:rsidP="00F66472">
      <w:pPr>
        <w:pStyle w:val="Code"/>
        <w:rPr>
          <w:highlight w:val="white"/>
          <w:lang w:val="en-GB"/>
        </w:rPr>
      </w:pPr>
    </w:p>
    <w:p w14:paraId="20ADADB0" w14:textId="77777777" w:rsidR="0024176F" w:rsidRPr="00D822A3" w:rsidRDefault="0024176F" w:rsidP="00F66472">
      <w:pPr>
        <w:pStyle w:val="Code"/>
        <w:rPr>
          <w:highlight w:val="white"/>
          <w:lang w:val="en-GB"/>
        </w:rPr>
      </w:pPr>
      <w:r w:rsidRPr="00D822A3">
        <w:rPr>
          <w:highlight w:val="white"/>
          <w:lang w:val="en-GB"/>
        </w:rPr>
        <w:lastRenderedPageBreak/>
        <w:t xml:space="preserve">  if (g_outStatus == STRING) {</w:t>
      </w:r>
    </w:p>
    <w:p w14:paraId="41ED0344" w14:textId="77777777" w:rsidR="0024176F" w:rsidRPr="00D822A3" w:rsidRDefault="0024176F" w:rsidP="00F66472">
      <w:pPr>
        <w:pStyle w:val="Code"/>
        <w:rPr>
          <w:highlight w:val="white"/>
          <w:lang w:val="en-GB"/>
        </w:rPr>
      </w:pPr>
      <w:r w:rsidRPr="00D822A3">
        <w:rPr>
          <w:highlight w:val="white"/>
          <w:lang w:val="en-GB"/>
        </w:rPr>
        <w:t xml:space="preserve">    char* outString = (char*) g_outDevice;</w:t>
      </w:r>
    </w:p>
    <w:p w14:paraId="3CA328BC" w14:textId="77777777" w:rsidR="0024176F" w:rsidRPr="00D822A3" w:rsidRDefault="0024176F" w:rsidP="00F66472">
      <w:pPr>
        <w:pStyle w:val="Code"/>
        <w:rPr>
          <w:highlight w:val="white"/>
          <w:lang w:val="en-GB"/>
        </w:rPr>
      </w:pPr>
      <w:r w:rsidRPr="00D822A3">
        <w:rPr>
          <w:highlight w:val="white"/>
          <w:lang w:val="en-GB"/>
        </w:rPr>
        <w:t xml:space="preserve">    outString[g_outChars] = '\0';</w:t>
      </w:r>
    </w:p>
    <w:p w14:paraId="5A5E96C0" w14:textId="77777777" w:rsidR="0024176F" w:rsidRPr="00D822A3" w:rsidRDefault="0024176F" w:rsidP="00F66472">
      <w:pPr>
        <w:pStyle w:val="Code"/>
        <w:rPr>
          <w:highlight w:val="white"/>
          <w:lang w:val="en-GB"/>
        </w:rPr>
      </w:pPr>
      <w:r w:rsidRPr="00D822A3">
        <w:rPr>
          <w:highlight w:val="white"/>
          <w:lang w:val="en-GB"/>
        </w:rPr>
        <w:t xml:space="preserve">  }</w:t>
      </w:r>
    </w:p>
    <w:p w14:paraId="79CA3783" w14:textId="77777777" w:rsidR="0024176F" w:rsidRPr="00D822A3" w:rsidRDefault="0024176F" w:rsidP="00F66472">
      <w:pPr>
        <w:pStyle w:val="Code"/>
        <w:rPr>
          <w:highlight w:val="white"/>
          <w:lang w:val="en-GB"/>
        </w:rPr>
      </w:pPr>
    </w:p>
    <w:p w14:paraId="5DC08EC7" w14:textId="77777777" w:rsidR="0024176F" w:rsidRPr="00D822A3" w:rsidRDefault="0024176F" w:rsidP="00F66472">
      <w:pPr>
        <w:pStyle w:val="Code"/>
        <w:rPr>
          <w:highlight w:val="white"/>
          <w:lang w:val="en-GB"/>
        </w:rPr>
      </w:pPr>
      <w:r w:rsidRPr="00D822A3">
        <w:rPr>
          <w:highlight w:val="white"/>
          <w:lang w:val="en-GB"/>
        </w:rPr>
        <w:t xml:space="preserve">  return g_outChars;</w:t>
      </w:r>
    </w:p>
    <w:p w14:paraId="3F32619A" w14:textId="77777777" w:rsidR="0024176F" w:rsidRPr="00D822A3" w:rsidRDefault="0024176F" w:rsidP="00F66472">
      <w:pPr>
        <w:pStyle w:val="Code"/>
        <w:rPr>
          <w:highlight w:val="white"/>
          <w:lang w:val="en-GB"/>
        </w:rPr>
      </w:pPr>
      <w:r w:rsidRPr="00D822A3">
        <w:rPr>
          <w:highlight w:val="white"/>
          <w:lang w:val="en-GB"/>
        </w:rPr>
        <w:t>}</w:t>
      </w:r>
    </w:p>
    <w:p w14:paraId="6D86D2C0" w14:textId="0AD72DB6" w:rsidR="0024176F" w:rsidRPr="00D822A3" w:rsidRDefault="0024176F" w:rsidP="00F66472">
      <w:pPr>
        <w:pStyle w:val="Code"/>
        <w:rPr>
          <w:lang w:val="en-GB"/>
        </w:rPr>
      </w:pPr>
    </w:p>
    <w:p w14:paraId="759AFAC9" w14:textId="77777777" w:rsidR="0024176F" w:rsidRPr="00D822A3" w:rsidRDefault="0024176F" w:rsidP="00F66472">
      <w:pPr>
        <w:pStyle w:val="Code"/>
        <w:rPr>
          <w:highlight w:val="white"/>
          <w:lang w:val="en-GB"/>
        </w:rPr>
      </w:pPr>
      <w:r w:rsidRPr="00D822A3">
        <w:rPr>
          <w:highlight w:val="white"/>
          <w:lang w:val="en-GB"/>
        </w:rPr>
        <w:t>int printf(char* format, ...) {</w:t>
      </w:r>
    </w:p>
    <w:p w14:paraId="5593D8A5"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3EB13E0"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0C663B5D" w14:textId="77777777" w:rsidR="0024176F" w:rsidRPr="00D822A3" w:rsidRDefault="0024176F" w:rsidP="00F66472">
      <w:pPr>
        <w:pStyle w:val="Code"/>
        <w:rPr>
          <w:highlight w:val="white"/>
          <w:lang w:val="en-GB"/>
        </w:rPr>
      </w:pPr>
      <w:r w:rsidRPr="00D822A3">
        <w:rPr>
          <w:highlight w:val="white"/>
          <w:lang w:val="en-GB"/>
        </w:rPr>
        <w:t xml:space="preserve">  return vprintf(format, arg_list);</w:t>
      </w:r>
    </w:p>
    <w:p w14:paraId="49002119" w14:textId="77777777" w:rsidR="0024176F" w:rsidRPr="00D822A3" w:rsidRDefault="0024176F" w:rsidP="00F66472">
      <w:pPr>
        <w:pStyle w:val="Code"/>
        <w:rPr>
          <w:highlight w:val="white"/>
          <w:lang w:val="en-GB"/>
        </w:rPr>
      </w:pPr>
      <w:r w:rsidRPr="00D822A3">
        <w:rPr>
          <w:highlight w:val="white"/>
          <w:lang w:val="en-GB"/>
        </w:rPr>
        <w:t>}</w:t>
      </w:r>
    </w:p>
    <w:p w14:paraId="25028C68" w14:textId="77777777" w:rsidR="0024176F" w:rsidRPr="00D822A3" w:rsidRDefault="0024176F" w:rsidP="00F66472">
      <w:pPr>
        <w:pStyle w:val="Code"/>
        <w:rPr>
          <w:highlight w:val="white"/>
          <w:lang w:val="en-GB"/>
        </w:rPr>
      </w:pPr>
    </w:p>
    <w:p w14:paraId="6DD140D4" w14:textId="77777777" w:rsidR="0024176F" w:rsidRPr="00D822A3" w:rsidRDefault="0024176F" w:rsidP="00F66472">
      <w:pPr>
        <w:pStyle w:val="Code"/>
        <w:rPr>
          <w:highlight w:val="white"/>
          <w:lang w:val="en-GB"/>
        </w:rPr>
      </w:pPr>
      <w:r w:rsidRPr="00D822A3">
        <w:rPr>
          <w:highlight w:val="white"/>
          <w:lang w:val="en-GB"/>
        </w:rPr>
        <w:t>int vprintf(char* format, va_list arg_list) {</w:t>
      </w:r>
    </w:p>
    <w:p w14:paraId="0FB0F70F" w14:textId="77777777" w:rsidR="0024176F" w:rsidRPr="00D822A3" w:rsidRDefault="0024176F" w:rsidP="00F66472">
      <w:pPr>
        <w:pStyle w:val="Code"/>
        <w:rPr>
          <w:highlight w:val="white"/>
          <w:lang w:val="en-GB"/>
        </w:rPr>
      </w:pPr>
      <w:r w:rsidRPr="00D822A3">
        <w:rPr>
          <w:highlight w:val="white"/>
          <w:lang w:val="en-GB"/>
        </w:rPr>
        <w:t xml:space="preserve">  return vfprintf(stdout, format, arg_list);</w:t>
      </w:r>
    </w:p>
    <w:p w14:paraId="1302BF9C" w14:textId="77777777" w:rsidR="0024176F" w:rsidRPr="00D822A3" w:rsidRDefault="0024176F" w:rsidP="00F66472">
      <w:pPr>
        <w:pStyle w:val="Code"/>
        <w:rPr>
          <w:highlight w:val="white"/>
          <w:lang w:val="en-GB"/>
        </w:rPr>
      </w:pPr>
      <w:r w:rsidRPr="00D822A3">
        <w:rPr>
          <w:highlight w:val="white"/>
          <w:lang w:val="en-GB"/>
        </w:rPr>
        <w:t>}</w:t>
      </w:r>
    </w:p>
    <w:p w14:paraId="6B7D903F" w14:textId="77777777" w:rsidR="0024176F" w:rsidRPr="00D822A3" w:rsidRDefault="0024176F" w:rsidP="00F66472">
      <w:pPr>
        <w:pStyle w:val="Code"/>
        <w:rPr>
          <w:highlight w:val="white"/>
          <w:lang w:val="en-GB"/>
        </w:rPr>
      </w:pPr>
    </w:p>
    <w:p w14:paraId="4B13B327" w14:textId="77777777" w:rsidR="0024176F" w:rsidRPr="00D822A3" w:rsidRDefault="0024176F" w:rsidP="00F66472">
      <w:pPr>
        <w:pStyle w:val="Code"/>
        <w:rPr>
          <w:highlight w:val="white"/>
          <w:lang w:val="en-GB"/>
        </w:rPr>
      </w:pPr>
      <w:r w:rsidRPr="00D822A3">
        <w:rPr>
          <w:highlight w:val="white"/>
          <w:lang w:val="en-GB"/>
        </w:rPr>
        <w:t>int fprintf(FILE* outStream, char* format, ...) {</w:t>
      </w:r>
    </w:p>
    <w:p w14:paraId="4DCCB928"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41E81324"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7F331D39" w14:textId="77777777" w:rsidR="0024176F" w:rsidRPr="00D822A3" w:rsidRDefault="0024176F" w:rsidP="00F66472">
      <w:pPr>
        <w:pStyle w:val="Code"/>
        <w:rPr>
          <w:highlight w:val="white"/>
          <w:lang w:val="en-GB"/>
        </w:rPr>
      </w:pPr>
      <w:r w:rsidRPr="00D822A3">
        <w:rPr>
          <w:highlight w:val="white"/>
          <w:lang w:val="en-GB"/>
        </w:rPr>
        <w:t xml:space="preserve">  return vfprintf(outStream, format, arg_list);</w:t>
      </w:r>
    </w:p>
    <w:p w14:paraId="66F5090B" w14:textId="77777777" w:rsidR="0024176F" w:rsidRPr="00D822A3" w:rsidRDefault="0024176F" w:rsidP="00F66472">
      <w:pPr>
        <w:pStyle w:val="Code"/>
        <w:rPr>
          <w:highlight w:val="white"/>
          <w:lang w:val="en-GB"/>
        </w:rPr>
      </w:pPr>
      <w:r w:rsidRPr="00D822A3">
        <w:rPr>
          <w:highlight w:val="white"/>
          <w:lang w:val="en-GB"/>
        </w:rPr>
        <w:t>}</w:t>
      </w:r>
    </w:p>
    <w:p w14:paraId="6168D637" w14:textId="77777777" w:rsidR="0024176F" w:rsidRPr="00D822A3" w:rsidRDefault="0024176F" w:rsidP="00F66472">
      <w:pPr>
        <w:pStyle w:val="Code"/>
        <w:rPr>
          <w:highlight w:val="white"/>
          <w:lang w:val="en-GB"/>
        </w:rPr>
      </w:pPr>
    </w:p>
    <w:p w14:paraId="0DEEF96A" w14:textId="77777777" w:rsidR="0024176F" w:rsidRPr="00D822A3" w:rsidRDefault="0024176F" w:rsidP="00F66472">
      <w:pPr>
        <w:pStyle w:val="Code"/>
        <w:rPr>
          <w:highlight w:val="white"/>
          <w:lang w:val="en-GB"/>
        </w:rPr>
      </w:pPr>
      <w:r w:rsidRPr="00D822A3">
        <w:rPr>
          <w:highlight w:val="white"/>
          <w:lang w:val="en-GB"/>
        </w:rPr>
        <w:t>int vfprintf(FILE* outStream, char* format, va_list arg_list) {</w:t>
      </w:r>
    </w:p>
    <w:p w14:paraId="23E30D88" w14:textId="77777777" w:rsidR="0024176F" w:rsidRPr="00D822A3" w:rsidRDefault="0024176F" w:rsidP="00F66472">
      <w:pPr>
        <w:pStyle w:val="Code"/>
        <w:rPr>
          <w:highlight w:val="white"/>
          <w:lang w:val="en-GB"/>
        </w:rPr>
      </w:pPr>
      <w:r w:rsidRPr="00D822A3">
        <w:rPr>
          <w:highlight w:val="white"/>
          <w:lang w:val="en-GB"/>
        </w:rPr>
        <w:t xml:space="preserve">  g_outStatus = DEVICE;</w:t>
      </w:r>
    </w:p>
    <w:p w14:paraId="588AF2D2" w14:textId="77777777" w:rsidR="0024176F" w:rsidRPr="00D822A3" w:rsidRDefault="0024176F" w:rsidP="00F66472">
      <w:pPr>
        <w:pStyle w:val="Code"/>
        <w:rPr>
          <w:highlight w:val="white"/>
          <w:lang w:val="en-GB"/>
        </w:rPr>
      </w:pPr>
      <w:r w:rsidRPr="00D822A3">
        <w:rPr>
          <w:highlight w:val="white"/>
          <w:lang w:val="en-GB"/>
        </w:rPr>
        <w:t xml:space="preserve">  g_outDevice = (void*) outStream;</w:t>
      </w:r>
    </w:p>
    <w:p w14:paraId="65924904"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3807F96B" w14:textId="77777777" w:rsidR="0024176F" w:rsidRPr="00D822A3" w:rsidRDefault="0024176F" w:rsidP="00F66472">
      <w:pPr>
        <w:pStyle w:val="Code"/>
        <w:rPr>
          <w:highlight w:val="white"/>
          <w:lang w:val="en-GB"/>
        </w:rPr>
      </w:pPr>
      <w:r w:rsidRPr="00D822A3">
        <w:rPr>
          <w:highlight w:val="white"/>
          <w:lang w:val="en-GB"/>
        </w:rPr>
        <w:t>}</w:t>
      </w:r>
    </w:p>
    <w:p w14:paraId="24F844FB" w14:textId="77777777" w:rsidR="0024176F" w:rsidRPr="00D822A3" w:rsidRDefault="0024176F" w:rsidP="00F66472">
      <w:pPr>
        <w:pStyle w:val="Code"/>
        <w:rPr>
          <w:highlight w:val="white"/>
          <w:lang w:val="en-GB"/>
        </w:rPr>
      </w:pPr>
    </w:p>
    <w:p w14:paraId="637B131E" w14:textId="77777777" w:rsidR="0024176F" w:rsidRPr="00D822A3" w:rsidRDefault="0024176F" w:rsidP="00F66472">
      <w:pPr>
        <w:pStyle w:val="Code"/>
        <w:rPr>
          <w:highlight w:val="white"/>
          <w:lang w:val="en-GB"/>
        </w:rPr>
      </w:pPr>
      <w:r w:rsidRPr="00D822A3">
        <w:rPr>
          <w:highlight w:val="white"/>
          <w:lang w:val="en-GB"/>
        </w:rPr>
        <w:t>int sprintf(char* outString, char* format, ...) {</w:t>
      </w:r>
    </w:p>
    <w:p w14:paraId="0399601C"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E08CF77"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230BD209" w14:textId="77777777" w:rsidR="0024176F" w:rsidRPr="00D822A3" w:rsidRDefault="0024176F" w:rsidP="00F66472">
      <w:pPr>
        <w:pStyle w:val="Code"/>
        <w:rPr>
          <w:highlight w:val="white"/>
          <w:lang w:val="en-GB"/>
        </w:rPr>
      </w:pPr>
      <w:r w:rsidRPr="00D822A3">
        <w:rPr>
          <w:highlight w:val="white"/>
          <w:lang w:val="en-GB"/>
        </w:rPr>
        <w:t xml:space="preserve">  return vsprintf(outString, format, arg_list);</w:t>
      </w:r>
    </w:p>
    <w:p w14:paraId="178579E4" w14:textId="77777777" w:rsidR="0024176F" w:rsidRPr="00D822A3" w:rsidRDefault="0024176F" w:rsidP="00F66472">
      <w:pPr>
        <w:pStyle w:val="Code"/>
        <w:rPr>
          <w:highlight w:val="white"/>
          <w:lang w:val="en-GB"/>
        </w:rPr>
      </w:pPr>
      <w:r w:rsidRPr="00D822A3">
        <w:rPr>
          <w:highlight w:val="white"/>
          <w:lang w:val="en-GB"/>
        </w:rPr>
        <w:t>}</w:t>
      </w:r>
    </w:p>
    <w:p w14:paraId="76A1D267" w14:textId="77777777" w:rsidR="0024176F" w:rsidRPr="00D822A3" w:rsidRDefault="0024176F" w:rsidP="00F66472">
      <w:pPr>
        <w:pStyle w:val="Code"/>
        <w:rPr>
          <w:highlight w:val="white"/>
          <w:lang w:val="en-GB"/>
        </w:rPr>
      </w:pPr>
    </w:p>
    <w:p w14:paraId="3911AA8F" w14:textId="77777777" w:rsidR="0024176F" w:rsidRPr="00D822A3" w:rsidRDefault="0024176F" w:rsidP="00F66472">
      <w:pPr>
        <w:pStyle w:val="Code"/>
        <w:rPr>
          <w:highlight w:val="white"/>
          <w:lang w:val="en-GB"/>
        </w:rPr>
      </w:pPr>
      <w:r w:rsidRPr="00D822A3">
        <w:rPr>
          <w:highlight w:val="white"/>
          <w:lang w:val="en-GB"/>
        </w:rPr>
        <w:t>int vsprintf(char* outString, char* format, va_list arg_list) {</w:t>
      </w:r>
    </w:p>
    <w:p w14:paraId="75C91493" w14:textId="77777777" w:rsidR="0024176F" w:rsidRPr="00D822A3" w:rsidRDefault="0024176F" w:rsidP="00F66472">
      <w:pPr>
        <w:pStyle w:val="Code"/>
        <w:rPr>
          <w:highlight w:val="white"/>
          <w:lang w:val="en-GB"/>
        </w:rPr>
      </w:pPr>
      <w:r w:rsidRPr="00D822A3">
        <w:rPr>
          <w:highlight w:val="white"/>
          <w:lang w:val="en-GB"/>
        </w:rPr>
        <w:t xml:space="preserve">  g_outStatus = STRING;</w:t>
      </w:r>
    </w:p>
    <w:p w14:paraId="3E27496F" w14:textId="77777777" w:rsidR="0024176F" w:rsidRPr="00D822A3" w:rsidRDefault="0024176F" w:rsidP="00F66472">
      <w:pPr>
        <w:pStyle w:val="Code"/>
        <w:rPr>
          <w:highlight w:val="white"/>
          <w:lang w:val="en-GB"/>
        </w:rPr>
      </w:pPr>
      <w:r w:rsidRPr="00D822A3">
        <w:rPr>
          <w:highlight w:val="white"/>
          <w:lang w:val="en-GB"/>
        </w:rPr>
        <w:t xml:space="preserve">  g_outDevice = (void*) outString;</w:t>
      </w:r>
    </w:p>
    <w:p w14:paraId="0438EEE2"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7C014DA5" w14:textId="1731197D" w:rsidR="0024176F" w:rsidRPr="00D822A3" w:rsidRDefault="0024176F" w:rsidP="00F66472">
      <w:pPr>
        <w:pStyle w:val="Code"/>
        <w:rPr>
          <w:lang w:val="en-GB"/>
        </w:rPr>
      </w:pPr>
      <w:r w:rsidRPr="00D822A3">
        <w:rPr>
          <w:highlight w:val="white"/>
          <w:lang w:val="en-GB"/>
        </w:rPr>
        <w:t>}</w:t>
      </w:r>
    </w:p>
    <w:p w14:paraId="47B39FAD" w14:textId="00BDF054" w:rsidR="00265BDF" w:rsidRPr="00D822A3" w:rsidRDefault="004007C3" w:rsidP="00265BDF">
      <w:pPr>
        <w:pStyle w:val="Rubrik3"/>
        <w:rPr>
          <w:lang w:val="en-GB"/>
        </w:rPr>
      </w:pPr>
      <w:bookmarkStart w:id="474" w:name="_Toc54625167"/>
      <w:r w:rsidRPr="00D822A3">
        <w:rPr>
          <w:lang w:val="en-GB"/>
        </w:rPr>
        <w:t>Scanning</w:t>
      </w:r>
      <w:bookmarkEnd w:id="474"/>
    </w:p>
    <w:p w14:paraId="29AFA940" w14:textId="74759390" w:rsidR="00594DB0" w:rsidRPr="00D822A3" w:rsidRDefault="008D6750" w:rsidP="00594DB0">
      <w:pPr>
        <w:pStyle w:val="CodeListing"/>
        <w:rPr>
          <w:lang w:val="en-GB"/>
        </w:rPr>
      </w:pPr>
      <w:proofErr w:type="spellStart"/>
      <w:r w:rsidRPr="00D822A3">
        <w:rPr>
          <w:lang w:val="en-GB"/>
        </w:rPr>
        <w:t>s</w:t>
      </w:r>
      <w:r w:rsidR="00594DB0" w:rsidRPr="00D822A3">
        <w:rPr>
          <w:lang w:val="en-GB"/>
        </w:rPr>
        <w:t>canf.h</w:t>
      </w:r>
      <w:proofErr w:type="spellEnd"/>
    </w:p>
    <w:p w14:paraId="5E850DCE" w14:textId="77777777" w:rsidR="008361EE" w:rsidRPr="00D822A3" w:rsidRDefault="008361EE" w:rsidP="008361EE">
      <w:pPr>
        <w:pStyle w:val="Code"/>
        <w:rPr>
          <w:highlight w:val="white"/>
          <w:lang w:val="en-GB"/>
        </w:rPr>
      </w:pPr>
      <w:r w:rsidRPr="00D822A3">
        <w:rPr>
          <w:highlight w:val="white"/>
          <w:lang w:val="en-GB"/>
        </w:rPr>
        <w:t>#ifndef __SCANF_H__</w:t>
      </w:r>
    </w:p>
    <w:p w14:paraId="316F7280" w14:textId="77777777" w:rsidR="008361EE" w:rsidRPr="00D822A3" w:rsidRDefault="008361EE" w:rsidP="008361EE">
      <w:pPr>
        <w:pStyle w:val="Code"/>
        <w:rPr>
          <w:highlight w:val="white"/>
          <w:lang w:val="en-GB"/>
        </w:rPr>
      </w:pPr>
      <w:r w:rsidRPr="00D822A3">
        <w:rPr>
          <w:highlight w:val="white"/>
          <w:lang w:val="en-GB"/>
        </w:rPr>
        <w:t>#define __SCANF_H__</w:t>
      </w:r>
    </w:p>
    <w:p w14:paraId="1B886A19" w14:textId="77777777" w:rsidR="008361EE" w:rsidRPr="00D822A3" w:rsidRDefault="008361EE" w:rsidP="008361EE">
      <w:pPr>
        <w:pStyle w:val="Code"/>
        <w:rPr>
          <w:highlight w:val="white"/>
          <w:lang w:val="en-GB"/>
        </w:rPr>
      </w:pPr>
    </w:p>
    <w:p w14:paraId="5B5B1380" w14:textId="77777777" w:rsidR="008361EE" w:rsidRPr="00D822A3" w:rsidRDefault="008361EE" w:rsidP="008361EE">
      <w:pPr>
        <w:pStyle w:val="Code"/>
        <w:rPr>
          <w:highlight w:val="white"/>
          <w:lang w:val="en-GB"/>
        </w:rPr>
      </w:pPr>
      <w:r w:rsidRPr="00D822A3">
        <w:rPr>
          <w:highlight w:val="white"/>
          <w:lang w:val="en-GB"/>
        </w:rPr>
        <w:t>#define DEVICE 0</w:t>
      </w:r>
    </w:p>
    <w:p w14:paraId="50080E35" w14:textId="77777777" w:rsidR="008361EE" w:rsidRPr="00D822A3" w:rsidRDefault="008361EE" w:rsidP="008361EE">
      <w:pPr>
        <w:pStyle w:val="Code"/>
        <w:rPr>
          <w:highlight w:val="white"/>
          <w:lang w:val="en-GB"/>
        </w:rPr>
      </w:pPr>
      <w:r w:rsidRPr="00D822A3">
        <w:rPr>
          <w:highlight w:val="white"/>
          <w:lang w:val="en-GB"/>
        </w:rPr>
        <w:t>#define STRING 1</w:t>
      </w:r>
    </w:p>
    <w:p w14:paraId="6015F8FE" w14:textId="77777777" w:rsidR="008361EE" w:rsidRPr="00D822A3" w:rsidRDefault="008361EE" w:rsidP="008361EE">
      <w:pPr>
        <w:pStyle w:val="Code"/>
        <w:rPr>
          <w:highlight w:val="white"/>
          <w:lang w:val="en-GB"/>
        </w:rPr>
      </w:pPr>
    </w:p>
    <w:p w14:paraId="45FE1E23" w14:textId="77777777" w:rsidR="008361EE" w:rsidRPr="00D822A3" w:rsidRDefault="008361EE" w:rsidP="008361EE">
      <w:pPr>
        <w:pStyle w:val="Code"/>
        <w:rPr>
          <w:highlight w:val="white"/>
          <w:lang w:val="en-GB"/>
        </w:rPr>
      </w:pPr>
      <w:r w:rsidRPr="00D822A3">
        <w:rPr>
          <w:highlight w:val="white"/>
          <w:lang w:val="en-GB"/>
        </w:rPr>
        <w:t>#define EOF -1</w:t>
      </w:r>
    </w:p>
    <w:p w14:paraId="40D6F3D7" w14:textId="77777777" w:rsidR="008361EE" w:rsidRPr="00D822A3" w:rsidRDefault="008361EE" w:rsidP="008361EE">
      <w:pPr>
        <w:pStyle w:val="Code"/>
        <w:rPr>
          <w:highlight w:val="white"/>
          <w:lang w:val="en-GB"/>
        </w:rPr>
      </w:pPr>
    </w:p>
    <w:p w14:paraId="115551C1" w14:textId="77777777" w:rsidR="008361EE" w:rsidRPr="00D822A3" w:rsidRDefault="008361EE" w:rsidP="008361EE">
      <w:pPr>
        <w:pStyle w:val="Code"/>
        <w:rPr>
          <w:highlight w:val="white"/>
          <w:lang w:val="en-GB"/>
        </w:rPr>
      </w:pPr>
      <w:r w:rsidRPr="00D822A3">
        <w:rPr>
          <w:highlight w:val="white"/>
          <w:lang w:val="en-GB"/>
        </w:rPr>
        <w:t>extern int g_inStatus, g_inChars;</w:t>
      </w:r>
    </w:p>
    <w:p w14:paraId="112E1A01" w14:textId="77777777" w:rsidR="008361EE" w:rsidRPr="00D822A3" w:rsidRDefault="008361EE" w:rsidP="008361EE">
      <w:pPr>
        <w:pStyle w:val="Code"/>
        <w:rPr>
          <w:highlight w:val="white"/>
          <w:lang w:val="en-GB"/>
        </w:rPr>
      </w:pPr>
      <w:r w:rsidRPr="00D822A3">
        <w:rPr>
          <w:highlight w:val="white"/>
          <w:lang w:val="en-GB"/>
        </w:rPr>
        <w:t>extern void* g_inDevice;</w:t>
      </w:r>
    </w:p>
    <w:p w14:paraId="30A85761" w14:textId="77777777" w:rsidR="008361EE" w:rsidRPr="00D822A3" w:rsidRDefault="008361EE" w:rsidP="008361EE">
      <w:pPr>
        <w:pStyle w:val="Code"/>
        <w:rPr>
          <w:highlight w:val="white"/>
          <w:lang w:val="en-GB"/>
        </w:rPr>
      </w:pPr>
    </w:p>
    <w:p w14:paraId="452CF4DC" w14:textId="77777777" w:rsidR="008361EE" w:rsidRPr="00D822A3" w:rsidRDefault="008361EE" w:rsidP="008361EE">
      <w:pPr>
        <w:pStyle w:val="Code"/>
        <w:rPr>
          <w:highlight w:val="white"/>
          <w:lang w:val="en-GB"/>
        </w:rPr>
      </w:pPr>
      <w:r w:rsidRPr="00D822A3">
        <w:rPr>
          <w:highlight w:val="white"/>
          <w:lang w:val="en-GB"/>
        </w:rPr>
        <w:t>char scanChar(void);</w:t>
      </w:r>
    </w:p>
    <w:p w14:paraId="68BA86D8" w14:textId="77777777" w:rsidR="008361EE" w:rsidRPr="00D822A3" w:rsidRDefault="008361EE" w:rsidP="008361EE">
      <w:pPr>
        <w:pStyle w:val="Code"/>
        <w:rPr>
          <w:highlight w:val="white"/>
          <w:lang w:val="en-GB"/>
        </w:rPr>
      </w:pPr>
      <w:r w:rsidRPr="00D822A3">
        <w:rPr>
          <w:highlight w:val="white"/>
          <w:lang w:val="en-GB"/>
        </w:rPr>
        <w:lastRenderedPageBreak/>
        <w:t>void unscanChar(char c);</w:t>
      </w:r>
    </w:p>
    <w:p w14:paraId="56D3EE06" w14:textId="77777777" w:rsidR="008361EE" w:rsidRPr="00D822A3" w:rsidRDefault="008361EE" w:rsidP="008361EE">
      <w:pPr>
        <w:pStyle w:val="Code"/>
        <w:rPr>
          <w:highlight w:val="white"/>
          <w:lang w:val="en-GB"/>
        </w:rPr>
      </w:pPr>
      <w:r w:rsidRPr="00D822A3">
        <w:rPr>
          <w:highlight w:val="white"/>
          <w:lang w:val="en-GB"/>
        </w:rPr>
        <w:t>void scanString(char* string, int precision);</w:t>
      </w:r>
    </w:p>
    <w:p w14:paraId="1B5F490E" w14:textId="77777777" w:rsidR="008361EE" w:rsidRPr="00D822A3" w:rsidRDefault="008361EE" w:rsidP="008361EE">
      <w:pPr>
        <w:pStyle w:val="Code"/>
        <w:rPr>
          <w:highlight w:val="white"/>
          <w:lang w:val="en-GB"/>
        </w:rPr>
      </w:pPr>
      <w:r w:rsidRPr="00D822A3">
        <w:rPr>
          <w:highlight w:val="white"/>
          <w:lang w:val="en-GB"/>
        </w:rPr>
        <w:t>long scanLongInt(void);</w:t>
      </w:r>
    </w:p>
    <w:p w14:paraId="31824EA4" w14:textId="77777777" w:rsidR="008361EE" w:rsidRPr="00D822A3" w:rsidRDefault="008361EE" w:rsidP="008361EE">
      <w:pPr>
        <w:pStyle w:val="Code"/>
        <w:rPr>
          <w:highlight w:val="white"/>
          <w:lang w:val="en-GB"/>
        </w:rPr>
      </w:pPr>
      <w:r w:rsidRPr="00D822A3">
        <w:rPr>
          <w:highlight w:val="white"/>
          <w:lang w:val="en-GB"/>
        </w:rPr>
        <w:t>unsigned long scanUnsignedLongInt(unsigned long base);</w:t>
      </w:r>
    </w:p>
    <w:p w14:paraId="6F0FB807" w14:textId="77777777" w:rsidR="008361EE" w:rsidRPr="00D822A3" w:rsidRDefault="008361EE" w:rsidP="008361EE">
      <w:pPr>
        <w:pStyle w:val="Code"/>
        <w:rPr>
          <w:highlight w:val="white"/>
          <w:lang w:val="en-GB"/>
        </w:rPr>
      </w:pPr>
      <w:r w:rsidRPr="00D822A3">
        <w:rPr>
          <w:highlight w:val="white"/>
          <w:lang w:val="en-GB"/>
        </w:rPr>
        <w:t>long double scanLongDouble(void);</w:t>
      </w:r>
    </w:p>
    <w:p w14:paraId="4913C533" w14:textId="77777777" w:rsidR="008361EE" w:rsidRPr="00D822A3" w:rsidRDefault="008361EE" w:rsidP="008361EE">
      <w:pPr>
        <w:pStyle w:val="Code"/>
        <w:rPr>
          <w:highlight w:val="white"/>
          <w:lang w:val="en-GB"/>
        </w:rPr>
      </w:pPr>
    </w:p>
    <w:p w14:paraId="16811BA8" w14:textId="77777777" w:rsidR="008361EE" w:rsidRPr="00D822A3" w:rsidRDefault="008361EE" w:rsidP="008361EE">
      <w:pPr>
        <w:pStyle w:val="Code"/>
        <w:rPr>
          <w:highlight w:val="white"/>
          <w:lang w:val="en-GB"/>
        </w:rPr>
      </w:pPr>
      <w:r w:rsidRPr="00D822A3">
        <w:rPr>
          <w:highlight w:val="white"/>
          <w:lang w:val="en-GB"/>
        </w:rPr>
        <w:t>int scanf(char* format, ...);</w:t>
      </w:r>
    </w:p>
    <w:p w14:paraId="720EC59C" w14:textId="77777777" w:rsidR="008361EE" w:rsidRPr="00D822A3" w:rsidRDefault="008361EE" w:rsidP="008361EE">
      <w:pPr>
        <w:pStyle w:val="Code"/>
        <w:rPr>
          <w:highlight w:val="white"/>
          <w:lang w:val="en-GB"/>
        </w:rPr>
      </w:pPr>
      <w:r w:rsidRPr="00D822A3">
        <w:rPr>
          <w:highlight w:val="white"/>
          <w:lang w:val="en-GB"/>
        </w:rPr>
        <w:t>int vscanf(char* format, va_list arg_list);</w:t>
      </w:r>
    </w:p>
    <w:p w14:paraId="3BBFD9BF" w14:textId="77777777" w:rsidR="008361EE" w:rsidRPr="00D822A3" w:rsidRDefault="008361EE" w:rsidP="008361EE">
      <w:pPr>
        <w:pStyle w:val="Code"/>
        <w:rPr>
          <w:highlight w:val="white"/>
          <w:lang w:val="en-GB"/>
        </w:rPr>
      </w:pPr>
      <w:r w:rsidRPr="00D822A3">
        <w:rPr>
          <w:highlight w:val="white"/>
          <w:lang w:val="en-GB"/>
        </w:rPr>
        <w:t>int fscanf(FILE* inStream, char* format, ...);</w:t>
      </w:r>
    </w:p>
    <w:p w14:paraId="4A1159C4" w14:textId="77777777" w:rsidR="008361EE" w:rsidRPr="00D822A3" w:rsidRDefault="008361EE" w:rsidP="008361EE">
      <w:pPr>
        <w:pStyle w:val="Code"/>
        <w:rPr>
          <w:highlight w:val="white"/>
          <w:lang w:val="en-GB"/>
        </w:rPr>
      </w:pPr>
      <w:r w:rsidRPr="00D822A3">
        <w:rPr>
          <w:highlight w:val="white"/>
          <w:lang w:val="en-GB"/>
        </w:rPr>
        <w:t>int vfscanf(FILE* inStream, char* format, va_list arg_list);</w:t>
      </w:r>
    </w:p>
    <w:p w14:paraId="16AD84D4" w14:textId="77777777" w:rsidR="008361EE" w:rsidRPr="00D822A3" w:rsidRDefault="008361EE" w:rsidP="008361EE">
      <w:pPr>
        <w:pStyle w:val="Code"/>
        <w:rPr>
          <w:highlight w:val="white"/>
          <w:lang w:val="en-GB"/>
        </w:rPr>
      </w:pPr>
      <w:r w:rsidRPr="00D822A3">
        <w:rPr>
          <w:highlight w:val="white"/>
          <w:lang w:val="en-GB"/>
        </w:rPr>
        <w:t>int sscanf(char* inString, char* format, ...);</w:t>
      </w:r>
    </w:p>
    <w:p w14:paraId="19CD7D94" w14:textId="77777777" w:rsidR="008361EE" w:rsidRPr="00D822A3" w:rsidRDefault="008361EE" w:rsidP="008361EE">
      <w:pPr>
        <w:pStyle w:val="Code"/>
        <w:rPr>
          <w:highlight w:val="white"/>
          <w:lang w:val="en-GB"/>
        </w:rPr>
      </w:pPr>
      <w:r w:rsidRPr="00D822A3">
        <w:rPr>
          <w:highlight w:val="white"/>
          <w:lang w:val="en-GB"/>
        </w:rPr>
        <w:t>int vsscanf(char* inString, char* format, va_list arg_list);</w:t>
      </w:r>
    </w:p>
    <w:p w14:paraId="7B5751F5" w14:textId="77777777" w:rsidR="008361EE" w:rsidRPr="00D822A3" w:rsidRDefault="008361EE" w:rsidP="008361EE">
      <w:pPr>
        <w:pStyle w:val="Code"/>
        <w:rPr>
          <w:highlight w:val="white"/>
          <w:lang w:val="en-GB"/>
        </w:rPr>
      </w:pPr>
    </w:p>
    <w:p w14:paraId="1B1E4A05" w14:textId="4133EE36" w:rsidR="00594DB0" w:rsidRPr="00D822A3" w:rsidRDefault="008361EE" w:rsidP="008361EE">
      <w:pPr>
        <w:pStyle w:val="Code"/>
        <w:rPr>
          <w:lang w:val="en-GB"/>
        </w:rPr>
      </w:pPr>
      <w:r w:rsidRPr="00D822A3">
        <w:rPr>
          <w:highlight w:val="white"/>
          <w:lang w:val="en-GB"/>
        </w:rPr>
        <w:t>#endif</w:t>
      </w:r>
    </w:p>
    <w:p w14:paraId="004673F9" w14:textId="02A272BD" w:rsidR="008361EE" w:rsidRPr="00D822A3" w:rsidRDefault="008D6750" w:rsidP="008361EE">
      <w:pPr>
        <w:pStyle w:val="CodeListing"/>
        <w:rPr>
          <w:lang w:val="en-GB"/>
        </w:rPr>
      </w:pPr>
      <w:proofErr w:type="spellStart"/>
      <w:r w:rsidRPr="00D822A3">
        <w:rPr>
          <w:lang w:val="en-GB"/>
        </w:rPr>
        <w:t>s</w:t>
      </w:r>
      <w:r w:rsidR="008361EE" w:rsidRPr="00D822A3">
        <w:rPr>
          <w:lang w:val="en-GB"/>
        </w:rPr>
        <w:t>canf.c</w:t>
      </w:r>
      <w:proofErr w:type="spellEnd"/>
    </w:p>
    <w:p w14:paraId="537110DC" w14:textId="77203426"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3A0ADFA" w14:textId="51C19FE9"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363F126F" w14:textId="5E5F3EBF" w:rsidR="008361EE" w:rsidRPr="00D822A3" w:rsidRDefault="008361EE" w:rsidP="00835C72">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CB2F229" w14:textId="26F23FD8"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6800CD75" w14:textId="69FBE560"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01D6F50C" w14:textId="74830369" w:rsidR="008361EE" w:rsidRPr="00D822A3" w:rsidRDefault="008361EE" w:rsidP="00835C72">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E838449" w14:textId="67FD659A"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6769D79" w14:textId="200BC45B"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0F83D0E0" w14:textId="77777777" w:rsidR="008361EE" w:rsidRPr="00D822A3" w:rsidRDefault="008361EE" w:rsidP="00835C72">
      <w:pPr>
        <w:pStyle w:val="Code"/>
        <w:rPr>
          <w:highlight w:val="white"/>
          <w:lang w:val="en-GB"/>
        </w:rPr>
      </w:pPr>
    </w:p>
    <w:p w14:paraId="4EF0D167" w14:textId="77777777" w:rsidR="008361EE" w:rsidRPr="00D822A3" w:rsidRDefault="008361EE" w:rsidP="00835C72">
      <w:pPr>
        <w:pStyle w:val="Code"/>
        <w:rPr>
          <w:highlight w:val="white"/>
          <w:lang w:val="en-GB"/>
        </w:rPr>
      </w:pPr>
      <w:r w:rsidRPr="00D822A3">
        <w:rPr>
          <w:highlight w:val="white"/>
          <w:lang w:val="en-GB"/>
        </w:rPr>
        <w:t>#define PRINT(x,y) { printf(#x " = &lt;%" #y "&gt;\n", (x)); }</w:t>
      </w:r>
    </w:p>
    <w:p w14:paraId="079E46D2" w14:textId="77777777" w:rsidR="008361EE" w:rsidRPr="00D822A3" w:rsidRDefault="008361EE" w:rsidP="00835C72">
      <w:pPr>
        <w:pStyle w:val="Code"/>
        <w:rPr>
          <w:highlight w:val="white"/>
          <w:lang w:val="en-GB"/>
        </w:rPr>
      </w:pPr>
    </w:p>
    <w:p w14:paraId="5E0F9711" w14:textId="77777777" w:rsidR="008361EE" w:rsidRPr="00D822A3" w:rsidRDefault="008361EE" w:rsidP="00835C72">
      <w:pPr>
        <w:pStyle w:val="Code"/>
        <w:rPr>
          <w:highlight w:val="white"/>
          <w:lang w:val="en-GB"/>
        </w:rPr>
      </w:pPr>
      <w:r w:rsidRPr="00D822A3">
        <w:rPr>
          <w:highlight w:val="white"/>
          <w:lang w:val="en-GB"/>
        </w:rPr>
        <w:t>int g_inStatus, g_inChars;</w:t>
      </w:r>
    </w:p>
    <w:p w14:paraId="17234A89" w14:textId="77777777" w:rsidR="008361EE" w:rsidRPr="00D822A3" w:rsidRDefault="008361EE" w:rsidP="00835C72">
      <w:pPr>
        <w:pStyle w:val="Code"/>
        <w:rPr>
          <w:highlight w:val="white"/>
          <w:lang w:val="en-GB"/>
        </w:rPr>
      </w:pPr>
      <w:r w:rsidRPr="00D822A3">
        <w:rPr>
          <w:highlight w:val="white"/>
          <w:lang w:val="en-GB"/>
        </w:rPr>
        <w:t>void* g_inDevice;</w:t>
      </w:r>
    </w:p>
    <w:p w14:paraId="3FEF17B3" w14:textId="77777777" w:rsidR="008361EE" w:rsidRPr="00D822A3" w:rsidRDefault="008361EE" w:rsidP="00835C72">
      <w:pPr>
        <w:pStyle w:val="Code"/>
        <w:rPr>
          <w:highlight w:val="white"/>
          <w:lang w:val="en-GB"/>
        </w:rPr>
      </w:pPr>
      <w:r w:rsidRPr="00D822A3">
        <w:rPr>
          <w:highlight w:val="white"/>
          <w:lang w:val="en-GB"/>
        </w:rPr>
        <w:t>int g_inCount;</w:t>
      </w:r>
    </w:p>
    <w:p w14:paraId="4A846DA6" w14:textId="526D1521" w:rsidR="008361EE" w:rsidRPr="00D822A3" w:rsidRDefault="008361EE" w:rsidP="00835C72">
      <w:pPr>
        <w:pStyle w:val="Code"/>
        <w:rPr>
          <w:lang w:val="en-GB"/>
        </w:rPr>
      </w:pPr>
    </w:p>
    <w:p w14:paraId="4F1E4968" w14:textId="77777777" w:rsidR="008361EE" w:rsidRPr="00D822A3" w:rsidRDefault="008361EE" w:rsidP="00835C72">
      <w:pPr>
        <w:pStyle w:val="Code"/>
        <w:rPr>
          <w:highlight w:val="white"/>
          <w:lang w:val="en-GB"/>
        </w:rPr>
      </w:pPr>
      <w:r w:rsidRPr="00D822A3">
        <w:rPr>
          <w:highlight w:val="white"/>
          <w:lang w:val="en-GB"/>
        </w:rPr>
        <w:t>char scanChar(void) {</w:t>
      </w:r>
    </w:p>
    <w:p w14:paraId="57F30687" w14:textId="77777777" w:rsidR="008361EE" w:rsidRPr="00D822A3" w:rsidRDefault="008361EE" w:rsidP="00835C72">
      <w:pPr>
        <w:pStyle w:val="Code"/>
        <w:rPr>
          <w:highlight w:val="white"/>
          <w:lang w:val="en-GB"/>
        </w:rPr>
      </w:pPr>
      <w:r w:rsidRPr="00D822A3">
        <w:rPr>
          <w:highlight w:val="white"/>
          <w:lang w:val="en-GB"/>
        </w:rPr>
        <w:t xml:space="preserve">  char c = '\0';</w:t>
      </w:r>
    </w:p>
    <w:p w14:paraId="214E4A87" w14:textId="77777777" w:rsidR="008361EE" w:rsidRPr="00D822A3" w:rsidRDefault="008361EE" w:rsidP="00835C72">
      <w:pPr>
        <w:pStyle w:val="Code"/>
        <w:rPr>
          <w:highlight w:val="white"/>
          <w:lang w:val="en-GB"/>
        </w:rPr>
      </w:pPr>
      <w:r w:rsidRPr="00D822A3">
        <w:rPr>
          <w:highlight w:val="white"/>
          <w:lang w:val="en-GB"/>
        </w:rPr>
        <w:t xml:space="preserve">  FILE* stream;</w:t>
      </w:r>
    </w:p>
    <w:p w14:paraId="538DDC95" w14:textId="77777777" w:rsidR="008361EE" w:rsidRPr="00D822A3" w:rsidRDefault="008361EE" w:rsidP="00835C72">
      <w:pPr>
        <w:pStyle w:val="Code"/>
        <w:rPr>
          <w:highlight w:val="white"/>
          <w:lang w:val="en-GB"/>
        </w:rPr>
      </w:pPr>
      <w:r w:rsidRPr="00D822A3">
        <w:rPr>
          <w:highlight w:val="white"/>
          <w:lang w:val="en-GB"/>
        </w:rPr>
        <w:t xml:space="preserve">  int handle;</w:t>
      </w:r>
    </w:p>
    <w:p w14:paraId="04541B2C" w14:textId="77777777" w:rsidR="008361EE" w:rsidRPr="00D822A3" w:rsidRDefault="008361EE" w:rsidP="00835C72">
      <w:pPr>
        <w:pStyle w:val="Code"/>
        <w:rPr>
          <w:highlight w:val="white"/>
          <w:lang w:val="en-GB"/>
        </w:rPr>
      </w:pPr>
      <w:r w:rsidRPr="00D822A3">
        <w:rPr>
          <w:highlight w:val="white"/>
          <w:lang w:val="en-GB"/>
        </w:rPr>
        <w:t xml:space="preserve">  char* inString;</w:t>
      </w:r>
    </w:p>
    <w:p w14:paraId="29A30EB3" w14:textId="77777777" w:rsidR="008361EE" w:rsidRPr="00D822A3" w:rsidRDefault="008361EE" w:rsidP="00835C72">
      <w:pPr>
        <w:pStyle w:val="Code"/>
        <w:rPr>
          <w:highlight w:val="white"/>
          <w:lang w:val="en-GB"/>
        </w:rPr>
      </w:pPr>
    </w:p>
    <w:p w14:paraId="6F77A6D7"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5C4880B0"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47DC012" w14:textId="77777777" w:rsidR="008361EE" w:rsidRPr="00D822A3" w:rsidRDefault="008361EE" w:rsidP="00835C72">
      <w:pPr>
        <w:pStyle w:val="Code"/>
        <w:rPr>
          <w:highlight w:val="white"/>
          <w:lang w:val="en-GB"/>
        </w:rPr>
      </w:pPr>
      <w:r w:rsidRPr="00D822A3">
        <w:rPr>
          <w:highlight w:val="white"/>
          <w:lang w:val="en-GB"/>
        </w:rPr>
        <w:t xml:space="preserve">      stream = (FILE*) g_inDevice;</w:t>
      </w:r>
    </w:p>
    <w:p w14:paraId="473E4E1A" w14:textId="77777777" w:rsidR="008361EE" w:rsidRPr="00D822A3" w:rsidRDefault="008361EE" w:rsidP="00835C72">
      <w:pPr>
        <w:pStyle w:val="Code"/>
        <w:rPr>
          <w:highlight w:val="white"/>
          <w:lang w:val="en-GB"/>
        </w:rPr>
      </w:pPr>
      <w:r w:rsidRPr="00D822A3">
        <w:rPr>
          <w:highlight w:val="white"/>
          <w:lang w:val="en-GB"/>
        </w:rPr>
        <w:t xml:space="preserve">      </w:t>
      </w:r>
    </w:p>
    <w:p w14:paraId="3C4713F0" w14:textId="77777777" w:rsidR="008361EE" w:rsidRPr="00D822A3" w:rsidRDefault="008361EE" w:rsidP="00835C72">
      <w:pPr>
        <w:pStyle w:val="Code"/>
        <w:rPr>
          <w:highlight w:val="white"/>
          <w:lang w:val="en-GB"/>
        </w:rPr>
      </w:pPr>
      <w:r w:rsidRPr="00D822A3">
        <w:rPr>
          <w:highlight w:val="white"/>
          <w:lang w:val="en-GB"/>
        </w:rPr>
        <w:t xml:space="preserve">      if ((g_inDevice != stdin) &amp;&amp; feof(stream)) {</w:t>
      </w:r>
    </w:p>
    <w:p w14:paraId="0DD4A586" w14:textId="77777777" w:rsidR="008361EE" w:rsidRPr="00D822A3" w:rsidRDefault="008361EE" w:rsidP="00835C72">
      <w:pPr>
        <w:pStyle w:val="Code"/>
        <w:rPr>
          <w:highlight w:val="white"/>
          <w:lang w:val="en-GB"/>
        </w:rPr>
      </w:pPr>
      <w:r w:rsidRPr="00D822A3">
        <w:rPr>
          <w:highlight w:val="white"/>
          <w:lang w:val="en-GB"/>
        </w:rPr>
        <w:t xml:space="preserve">        return ((char) EOF);</w:t>
      </w:r>
    </w:p>
    <w:p w14:paraId="31DEB629" w14:textId="77777777" w:rsidR="008361EE" w:rsidRPr="00D822A3" w:rsidRDefault="008361EE" w:rsidP="00835C72">
      <w:pPr>
        <w:pStyle w:val="Code"/>
        <w:rPr>
          <w:highlight w:val="white"/>
          <w:lang w:val="en-GB"/>
        </w:rPr>
      </w:pPr>
      <w:r w:rsidRPr="00D822A3">
        <w:rPr>
          <w:highlight w:val="white"/>
          <w:lang w:val="en-GB"/>
        </w:rPr>
        <w:t xml:space="preserve">      }</w:t>
      </w:r>
    </w:p>
    <w:p w14:paraId="47FF0A60" w14:textId="77777777" w:rsidR="008361EE" w:rsidRPr="00D822A3" w:rsidRDefault="008361EE" w:rsidP="00835C72">
      <w:pPr>
        <w:pStyle w:val="Code"/>
        <w:rPr>
          <w:highlight w:val="white"/>
          <w:lang w:val="en-GB"/>
        </w:rPr>
      </w:pPr>
      <w:r w:rsidRPr="00D822A3">
        <w:rPr>
          <w:highlight w:val="white"/>
          <w:lang w:val="en-GB"/>
        </w:rPr>
        <w:t xml:space="preserve">      else {</w:t>
      </w:r>
    </w:p>
    <w:p w14:paraId="1E3DE9A8"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86E998" w14:textId="77777777" w:rsidR="008361EE" w:rsidRPr="00D822A3" w:rsidRDefault="008361EE" w:rsidP="00835C72">
      <w:pPr>
        <w:pStyle w:val="Code"/>
        <w:rPr>
          <w:highlight w:val="white"/>
          <w:lang w:val="en-GB"/>
        </w:rPr>
      </w:pPr>
      <w:r w:rsidRPr="00D822A3">
        <w:rPr>
          <w:highlight w:val="white"/>
          <w:lang w:val="en-GB"/>
        </w:rPr>
        <w:t xml:space="preserve">        load_register(ah, 0x3Fs);</w:t>
      </w:r>
    </w:p>
    <w:p w14:paraId="49BC4AC7" w14:textId="77777777" w:rsidR="008361EE" w:rsidRPr="00D822A3" w:rsidRDefault="008361EE" w:rsidP="00835C72">
      <w:pPr>
        <w:pStyle w:val="Code"/>
        <w:rPr>
          <w:highlight w:val="white"/>
          <w:lang w:val="en-GB"/>
        </w:rPr>
      </w:pPr>
      <w:r w:rsidRPr="00D822A3">
        <w:rPr>
          <w:highlight w:val="white"/>
          <w:lang w:val="en-GB"/>
        </w:rPr>
        <w:t xml:space="preserve">        load_register(bx, handle);</w:t>
      </w:r>
    </w:p>
    <w:p w14:paraId="578D96F9"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6DE5B0C3"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1FBB0EAB"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6AA86BFE" w14:textId="77777777" w:rsidR="008361EE" w:rsidRPr="00D822A3" w:rsidRDefault="008361EE" w:rsidP="00835C72">
      <w:pPr>
        <w:pStyle w:val="Code"/>
        <w:rPr>
          <w:highlight w:val="white"/>
          <w:lang w:val="en-GB"/>
        </w:rPr>
      </w:pPr>
      <w:r w:rsidRPr="00D822A3">
        <w:rPr>
          <w:highlight w:val="white"/>
          <w:lang w:val="en-GB"/>
        </w:rPr>
        <w:t xml:space="preserve">        ++g_inChars;</w:t>
      </w:r>
    </w:p>
    <w:p w14:paraId="5A43E07D" w14:textId="77777777" w:rsidR="008361EE" w:rsidRPr="00D822A3" w:rsidRDefault="008361EE" w:rsidP="00835C72">
      <w:pPr>
        <w:pStyle w:val="Code"/>
        <w:rPr>
          <w:highlight w:val="white"/>
          <w:lang w:val="en-GB"/>
        </w:rPr>
      </w:pPr>
      <w:r w:rsidRPr="00D822A3">
        <w:rPr>
          <w:highlight w:val="white"/>
          <w:lang w:val="en-GB"/>
        </w:rPr>
        <w:t xml:space="preserve">        return c;</w:t>
      </w:r>
    </w:p>
    <w:p w14:paraId="790806DB" w14:textId="77777777" w:rsidR="008361EE" w:rsidRPr="00D822A3" w:rsidRDefault="008361EE" w:rsidP="00835C72">
      <w:pPr>
        <w:pStyle w:val="Code"/>
        <w:rPr>
          <w:highlight w:val="white"/>
          <w:lang w:val="en-GB"/>
        </w:rPr>
      </w:pPr>
      <w:r w:rsidRPr="00D822A3">
        <w:rPr>
          <w:highlight w:val="white"/>
          <w:lang w:val="en-GB"/>
        </w:rPr>
        <w:t xml:space="preserve">      }</w:t>
      </w:r>
    </w:p>
    <w:p w14:paraId="43FBEB88" w14:textId="77777777" w:rsidR="008361EE" w:rsidRPr="00D822A3" w:rsidRDefault="008361EE" w:rsidP="00835C72">
      <w:pPr>
        <w:pStyle w:val="Code"/>
        <w:rPr>
          <w:highlight w:val="white"/>
          <w:lang w:val="en-GB"/>
        </w:rPr>
      </w:pPr>
    </w:p>
    <w:p w14:paraId="32879081" w14:textId="77777777" w:rsidR="008361EE" w:rsidRPr="00D822A3" w:rsidRDefault="008361EE" w:rsidP="00835C72">
      <w:pPr>
        <w:pStyle w:val="Code"/>
        <w:rPr>
          <w:highlight w:val="white"/>
          <w:lang w:val="en-GB"/>
        </w:rPr>
      </w:pPr>
      <w:r w:rsidRPr="00D822A3">
        <w:rPr>
          <w:highlight w:val="white"/>
          <w:lang w:val="en-GB"/>
        </w:rPr>
        <w:t xml:space="preserve">    case STRING:</w:t>
      </w:r>
    </w:p>
    <w:p w14:paraId="15BF8560" w14:textId="77777777" w:rsidR="008361EE" w:rsidRPr="00D822A3" w:rsidRDefault="008361EE" w:rsidP="00835C72">
      <w:pPr>
        <w:pStyle w:val="Code"/>
        <w:rPr>
          <w:highlight w:val="white"/>
          <w:lang w:val="en-GB"/>
        </w:rPr>
      </w:pPr>
      <w:r w:rsidRPr="00D822A3">
        <w:rPr>
          <w:highlight w:val="white"/>
          <w:lang w:val="en-GB"/>
        </w:rPr>
        <w:t xml:space="preserve">      inString = (char*) g_inDevice;</w:t>
      </w:r>
    </w:p>
    <w:p w14:paraId="6F6C658D" w14:textId="77777777" w:rsidR="008361EE" w:rsidRPr="00D822A3" w:rsidRDefault="008361EE" w:rsidP="00835C72">
      <w:pPr>
        <w:pStyle w:val="Code"/>
        <w:rPr>
          <w:highlight w:val="white"/>
          <w:lang w:val="en-GB"/>
        </w:rPr>
      </w:pPr>
      <w:r w:rsidRPr="00D822A3">
        <w:rPr>
          <w:highlight w:val="white"/>
          <w:lang w:val="en-GB"/>
        </w:rPr>
        <w:lastRenderedPageBreak/>
        <w:t xml:space="preserve">      return inString[g_inChars++];</w:t>
      </w:r>
    </w:p>
    <w:p w14:paraId="2C80BC79" w14:textId="77777777" w:rsidR="008361EE" w:rsidRPr="00D822A3" w:rsidRDefault="008361EE" w:rsidP="00835C72">
      <w:pPr>
        <w:pStyle w:val="Code"/>
        <w:rPr>
          <w:highlight w:val="white"/>
          <w:lang w:val="en-GB"/>
        </w:rPr>
      </w:pPr>
    </w:p>
    <w:p w14:paraId="61CB374F" w14:textId="77777777" w:rsidR="008361EE" w:rsidRPr="00D822A3" w:rsidRDefault="008361EE" w:rsidP="00835C72">
      <w:pPr>
        <w:pStyle w:val="Code"/>
        <w:rPr>
          <w:highlight w:val="white"/>
          <w:lang w:val="en-GB"/>
        </w:rPr>
      </w:pPr>
      <w:r w:rsidRPr="00D822A3">
        <w:rPr>
          <w:highlight w:val="white"/>
          <w:lang w:val="en-GB"/>
        </w:rPr>
        <w:t xml:space="preserve">    default:</w:t>
      </w:r>
    </w:p>
    <w:p w14:paraId="4C15CB3C" w14:textId="77777777" w:rsidR="008361EE" w:rsidRPr="00D822A3" w:rsidRDefault="008361EE" w:rsidP="00835C72">
      <w:pPr>
        <w:pStyle w:val="Code"/>
        <w:rPr>
          <w:highlight w:val="white"/>
          <w:lang w:val="en-GB"/>
        </w:rPr>
      </w:pPr>
      <w:r w:rsidRPr="00D822A3">
        <w:rPr>
          <w:highlight w:val="white"/>
          <w:lang w:val="en-GB"/>
        </w:rPr>
        <w:t xml:space="preserve">      return '\0';</w:t>
      </w:r>
    </w:p>
    <w:p w14:paraId="7B228819" w14:textId="77777777" w:rsidR="008361EE" w:rsidRPr="00D822A3" w:rsidRDefault="008361EE" w:rsidP="00835C72">
      <w:pPr>
        <w:pStyle w:val="Code"/>
        <w:rPr>
          <w:highlight w:val="white"/>
          <w:lang w:val="en-GB"/>
        </w:rPr>
      </w:pPr>
      <w:r w:rsidRPr="00D822A3">
        <w:rPr>
          <w:highlight w:val="white"/>
          <w:lang w:val="en-GB"/>
        </w:rPr>
        <w:t xml:space="preserve">  }</w:t>
      </w:r>
    </w:p>
    <w:p w14:paraId="76CC15F9" w14:textId="77777777" w:rsidR="008361EE" w:rsidRPr="00D822A3" w:rsidRDefault="008361EE" w:rsidP="00835C72">
      <w:pPr>
        <w:pStyle w:val="Code"/>
        <w:rPr>
          <w:highlight w:val="white"/>
          <w:lang w:val="en-GB"/>
        </w:rPr>
      </w:pPr>
      <w:r w:rsidRPr="00D822A3">
        <w:rPr>
          <w:highlight w:val="white"/>
          <w:lang w:val="en-GB"/>
        </w:rPr>
        <w:t>}</w:t>
      </w:r>
    </w:p>
    <w:p w14:paraId="0E73EB12" w14:textId="77777777" w:rsidR="008361EE" w:rsidRPr="00D822A3" w:rsidRDefault="008361EE" w:rsidP="00835C72">
      <w:pPr>
        <w:pStyle w:val="Code"/>
        <w:rPr>
          <w:highlight w:val="white"/>
          <w:lang w:val="en-GB"/>
        </w:rPr>
      </w:pPr>
    </w:p>
    <w:p w14:paraId="100DBD86" w14:textId="77777777" w:rsidR="008361EE" w:rsidRPr="00D822A3" w:rsidRDefault="008361EE" w:rsidP="00835C72">
      <w:pPr>
        <w:pStyle w:val="Code"/>
        <w:rPr>
          <w:highlight w:val="white"/>
          <w:lang w:val="en-GB"/>
        </w:rPr>
      </w:pPr>
      <w:r w:rsidRPr="00D822A3">
        <w:rPr>
          <w:highlight w:val="white"/>
          <w:lang w:val="en-GB"/>
        </w:rPr>
        <w:t>void unscanChar(char /* c */) {</w:t>
      </w:r>
    </w:p>
    <w:p w14:paraId="318581F0"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69D690F4"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783C664" w14:textId="77777777" w:rsidR="008361EE" w:rsidRPr="00D822A3" w:rsidRDefault="008361EE" w:rsidP="00835C72">
      <w:pPr>
        <w:pStyle w:val="Code"/>
        <w:rPr>
          <w:highlight w:val="white"/>
          <w:lang w:val="en-GB"/>
        </w:rPr>
      </w:pPr>
      <w:r w:rsidRPr="00D822A3">
        <w:rPr>
          <w:highlight w:val="white"/>
          <w:lang w:val="en-GB"/>
        </w:rPr>
        <w:t>/*      stream = (FILE*) g_inDevice;</w:t>
      </w:r>
    </w:p>
    <w:p w14:paraId="455EDDCB"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6F8B10" w14:textId="77777777" w:rsidR="008361EE" w:rsidRPr="00D822A3" w:rsidRDefault="008361EE" w:rsidP="00835C72">
      <w:pPr>
        <w:pStyle w:val="Code"/>
        <w:rPr>
          <w:highlight w:val="white"/>
          <w:lang w:val="en-GB"/>
        </w:rPr>
      </w:pPr>
      <w:r w:rsidRPr="00D822A3">
        <w:rPr>
          <w:highlight w:val="white"/>
          <w:lang w:val="en-GB"/>
        </w:rPr>
        <w:t xml:space="preserve">  </w:t>
      </w:r>
    </w:p>
    <w:p w14:paraId="4936C83E" w14:textId="77777777" w:rsidR="008361EE" w:rsidRPr="00D822A3" w:rsidRDefault="008361EE" w:rsidP="00835C72">
      <w:pPr>
        <w:pStyle w:val="Code"/>
        <w:rPr>
          <w:highlight w:val="white"/>
          <w:lang w:val="en-GB"/>
        </w:rPr>
      </w:pPr>
      <w:r w:rsidRPr="00D822A3">
        <w:rPr>
          <w:highlight w:val="white"/>
          <w:lang w:val="en-GB"/>
        </w:rPr>
        <w:t xml:space="preserve">      load_register(ah, 0x3F);</w:t>
      </w:r>
    </w:p>
    <w:p w14:paraId="55ACCDC9" w14:textId="77777777" w:rsidR="008361EE" w:rsidRPr="00D822A3" w:rsidRDefault="008361EE" w:rsidP="00835C72">
      <w:pPr>
        <w:pStyle w:val="Code"/>
        <w:rPr>
          <w:highlight w:val="white"/>
          <w:lang w:val="en-GB"/>
        </w:rPr>
      </w:pPr>
      <w:r w:rsidRPr="00D822A3">
        <w:rPr>
          <w:highlight w:val="white"/>
          <w:lang w:val="en-GB"/>
        </w:rPr>
        <w:t xml:space="preserve">      load_register(bx, handle);</w:t>
      </w:r>
    </w:p>
    <w:p w14:paraId="615F7B00"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26FE86D1"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0D86D546"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08B08DA3" w14:textId="77777777" w:rsidR="008361EE" w:rsidRPr="00D822A3" w:rsidRDefault="008361EE" w:rsidP="00835C72">
      <w:pPr>
        <w:pStyle w:val="Code"/>
        <w:rPr>
          <w:highlight w:val="white"/>
          <w:lang w:val="en-GB"/>
        </w:rPr>
      </w:pPr>
      <w:r w:rsidRPr="00D822A3">
        <w:rPr>
          <w:highlight w:val="white"/>
          <w:lang w:val="en-GB"/>
        </w:rPr>
        <w:t>*/</w:t>
      </w:r>
    </w:p>
    <w:p w14:paraId="78366A52" w14:textId="77777777" w:rsidR="008361EE" w:rsidRPr="00D822A3" w:rsidRDefault="008361EE" w:rsidP="00835C72">
      <w:pPr>
        <w:pStyle w:val="Code"/>
        <w:rPr>
          <w:highlight w:val="white"/>
          <w:lang w:val="en-GB"/>
        </w:rPr>
      </w:pPr>
      <w:r w:rsidRPr="00D822A3">
        <w:rPr>
          <w:highlight w:val="white"/>
          <w:lang w:val="en-GB"/>
        </w:rPr>
        <w:t xml:space="preserve">      --g_inChars;</w:t>
      </w:r>
    </w:p>
    <w:p w14:paraId="5A99D043" w14:textId="77777777" w:rsidR="008361EE" w:rsidRPr="00D822A3" w:rsidRDefault="008361EE" w:rsidP="00835C72">
      <w:pPr>
        <w:pStyle w:val="Code"/>
        <w:rPr>
          <w:highlight w:val="white"/>
          <w:lang w:val="en-GB"/>
        </w:rPr>
      </w:pPr>
      <w:r w:rsidRPr="00D822A3">
        <w:rPr>
          <w:highlight w:val="white"/>
          <w:lang w:val="en-GB"/>
        </w:rPr>
        <w:t xml:space="preserve">      break;</w:t>
      </w:r>
    </w:p>
    <w:p w14:paraId="59D77993" w14:textId="77777777" w:rsidR="008361EE" w:rsidRPr="00D822A3" w:rsidRDefault="008361EE" w:rsidP="00835C72">
      <w:pPr>
        <w:pStyle w:val="Code"/>
        <w:rPr>
          <w:highlight w:val="white"/>
          <w:lang w:val="en-GB"/>
        </w:rPr>
      </w:pPr>
    </w:p>
    <w:p w14:paraId="3A5FD112" w14:textId="77777777" w:rsidR="008361EE" w:rsidRPr="00D822A3" w:rsidRDefault="008361EE" w:rsidP="00835C72">
      <w:pPr>
        <w:pStyle w:val="Code"/>
        <w:rPr>
          <w:highlight w:val="white"/>
          <w:lang w:val="en-GB"/>
        </w:rPr>
      </w:pPr>
      <w:r w:rsidRPr="00D822A3">
        <w:rPr>
          <w:highlight w:val="white"/>
          <w:lang w:val="en-GB"/>
        </w:rPr>
        <w:t xml:space="preserve">    case STRING:</w:t>
      </w:r>
    </w:p>
    <w:p w14:paraId="08E4831F" w14:textId="77777777" w:rsidR="008361EE" w:rsidRPr="00D822A3" w:rsidRDefault="008361EE" w:rsidP="00835C72">
      <w:pPr>
        <w:pStyle w:val="Code"/>
        <w:rPr>
          <w:highlight w:val="white"/>
          <w:lang w:val="en-GB"/>
        </w:rPr>
      </w:pPr>
      <w:r w:rsidRPr="00D822A3">
        <w:rPr>
          <w:highlight w:val="white"/>
          <w:lang w:val="en-GB"/>
        </w:rPr>
        <w:t xml:space="preserve">      --g_inChars;</w:t>
      </w:r>
    </w:p>
    <w:p w14:paraId="4186FF19" w14:textId="77777777" w:rsidR="008361EE" w:rsidRPr="00D822A3" w:rsidRDefault="008361EE" w:rsidP="00835C72">
      <w:pPr>
        <w:pStyle w:val="Code"/>
        <w:rPr>
          <w:highlight w:val="white"/>
          <w:lang w:val="en-GB"/>
        </w:rPr>
      </w:pPr>
      <w:r w:rsidRPr="00D822A3">
        <w:rPr>
          <w:highlight w:val="white"/>
          <w:lang w:val="en-GB"/>
        </w:rPr>
        <w:t xml:space="preserve">      break;</w:t>
      </w:r>
    </w:p>
    <w:p w14:paraId="72F53CD1" w14:textId="77777777" w:rsidR="008361EE" w:rsidRPr="00D822A3" w:rsidRDefault="008361EE" w:rsidP="00835C72">
      <w:pPr>
        <w:pStyle w:val="Code"/>
        <w:rPr>
          <w:highlight w:val="white"/>
          <w:lang w:val="en-GB"/>
        </w:rPr>
      </w:pPr>
      <w:r w:rsidRPr="00D822A3">
        <w:rPr>
          <w:highlight w:val="white"/>
          <w:lang w:val="en-GB"/>
        </w:rPr>
        <w:t xml:space="preserve">  }</w:t>
      </w:r>
    </w:p>
    <w:p w14:paraId="452B1CDB" w14:textId="77777777" w:rsidR="008361EE" w:rsidRPr="00D822A3" w:rsidRDefault="008361EE" w:rsidP="00835C72">
      <w:pPr>
        <w:pStyle w:val="Code"/>
        <w:rPr>
          <w:highlight w:val="white"/>
          <w:lang w:val="en-GB"/>
        </w:rPr>
      </w:pPr>
      <w:r w:rsidRPr="00D822A3">
        <w:rPr>
          <w:highlight w:val="white"/>
          <w:lang w:val="en-GB"/>
        </w:rPr>
        <w:t>}</w:t>
      </w:r>
    </w:p>
    <w:p w14:paraId="3DD06A6E" w14:textId="1128916E" w:rsidR="008361EE" w:rsidRPr="00D822A3" w:rsidRDefault="008361EE" w:rsidP="00835C72">
      <w:pPr>
        <w:pStyle w:val="Code"/>
        <w:rPr>
          <w:lang w:val="en-GB"/>
        </w:rPr>
      </w:pPr>
    </w:p>
    <w:p w14:paraId="4B06DD17" w14:textId="77777777" w:rsidR="002A7C3D" w:rsidRPr="00D822A3" w:rsidRDefault="002A7C3D" w:rsidP="00835C72">
      <w:pPr>
        <w:pStyle w:val="Code"/>
        <w:rPr>
          <w:highlight w:val="white"/>
          <w:lang w:val="en-GB"/>
        </w:rPr>
      </w:pPr>
      <w:r w:rsidRPr="00D822A3">
        <w:rPr>
          <w:highlight w:val="white"/>
          <w:lang w:val="en-GB"/>
        </w:rPr>
        <w:t>void scanPattern(char* string, char* pattern, BOOL not) {</w:t>
      </w:r>
    </w:p>
    <w:p w14:paraId="615C8FA6"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36FFBA68"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B9EFF3A" w14:textId="77777777" w:rsidR="002A7C3D" w:rsidRPr="00D822A3" w:rsidRDefault="002A7C3D" w:rsidP="00835C72">
      <w:pPr>
        <w:pStyle w:val="Code"/>
        <w:rPr>
          <w:highlight w:val="white"/>
          <w:lang w:val="en-GB"/>
        </w:rPr>
      </w:pPr>
    </w:p>
    <w:p w14:paraId="6DB20692"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61B2F936"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A0F754B" w14:textId="77777777" w:rsidR="002A7C3D" w:rsidRPr="00D822A3" w:rsidRDefault="002A7C3D" w:rsidP="00835C72">
      <w:pPr>
        <w:pStyle w:val="Code"/>
        <w:rPr>
          <w:highlight w:val="white"/>
          <w:lang w:val="en-GB"/>
        </w:rPr>
      </w:pPr>
      <w:r w:rsidRPr="00D822A3">
        <w:rPr>
          <w:highlight w:val="white"/>
          <w:lang w:val="en-GB"/>
        </w:rPr>
        <w:t xml:space="preserve">  }</w:t>
      </w:r>
    </w:p>
    <w:p w14:paraId="2E138E92" w14:textId="77777777" w:rsidR="002A7C3D" w:rsidRPr="00D822A3" w:rsidRDefault="002A7C3D" w:rsidP="00835C72">
      <w:pPr>
        <w:pStyle w:val="Code"/>
        <w:rPr>
          <w:highlight w:val="white"/>
          <w:lang w:val="en-GB"/>
        </w:rPr>
      </w:pPr>
    </w:p>
    <w:p w14:paraId="3F51461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2BFAAC09"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AA69A47"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74797ACB"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7368B84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3716EDB" w14:textId="77777777" w:rsidR="002A7C3D" w:rsidRPr="00D822A3" w:rsidRDefault="002A7C3D" w:rsidP="00835C72">
      <w:pPr>
        <w:pStyle w:val="Code"/>
        <w:rPr>
          <w:highlight w:val="white"/>
          <w:lang w:val="en-GB"/>
        </w:rPr>
      </w:pPr>
      <w:r w:rsidRPr="00D822A3">
        <w:rPr>
          <w:highlight w:val="white"/>
          <w:lang w:val="en-GB"/>
        </w:rPr>
        <w:t xml:space="preserve">    }</w:t>
      </w:r>
    </w:p>
    <w:p w14:paraId="01B687ED" w14:textId="77777777" w:rsidR="002A7C3D" w:rsidRPr="00D822A3" w:rsidRDefault="002A7C3D" w:rsidP="00835C72">
      <w:pPr>
        <w:pStyle w:val="Code"/>
        <w:rPr>
          <w:highlight w:val="white"/>
          <w:lang w:val="en-GB"/>
        </w:rPr>
      </w:pPr>
    </w:p>
    <w:p w14:paraId="528943B2"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76F6F122" w14:textId="77777777" w:rsidR="002A7C3D" w:rsidRPr="00D822A3" w:rsidRDefault="002A7C3D" w:rsidP="00835C72">
      <w:pPr>
        <w:pStyle w:val="Code"/>
        <w:rPr>
          <w:highlight w:val="white"/>
          <w:lang w:val="en-GB"/>
        </w:rPr>
      </w:pPr>
      <w:r w:rsidRPr="00D822A3">
        <w:rPr>
          <w:highlight w:val="white"/>
          <w:lang w:val="en-GB"/>
        </w:rPr>
        <w:t xml:space="preserve">  }</w:t>
      </w:r>
    </w:p>
    <w:p w14:paraId="7A8DA4A7" w14:textId="77777777" w:rsidR="002A7C3D" w:rsidRPr="00D822A3" w:rsidRDefault="002A7C3D" w:rsidP="00835C72">
      <w:pPr>
        <w:pStyle w:val="Code"/>
        <w:rPr>
          <w:highlight w:val="white"/>
          <w:lang w:val="en-GB"/>
        </w:rPr>
      </w:pPr>
      <w:r w:rsidRPr="00D822A3">
        <w:rPr>
          <w:highlight w:val="white"/>
          <w:lang w:val="en-GB"/>
        </w:rPr>
        <w:t xml:space="preserve">  else {</w:t>
      </w:r>
    </w:p>
    <w:p w14:paraId="26F28BE3"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1ED48A0"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4707EEB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5D3B4C" w14:textId="77777777" w:rsidR="002A7C3D" w:rsidRPr="00D822A3" w:rsidRDefault="002A7C3D" w:rsidP="00835C72">
      <w:pPr>
        <w:pStyle w:val="Code"/>
        <w:rPr>
          <w:highlight w:val="white"/>
          <w:lang w:val="en-GB"/>
        </w:rPr>
      </w:pPr>
      <w:r w:rsidRPr="00D822A3">
        <w:rPr>
          <w:highlight w:val="white"/>
          <w:lang w:val="en-GB"/>
        </w:rPr>
        <w:t xml:space="preserve">    }</w:t>
      </w:r>
    </w:p>
    <w:p w14:paraId="11B8862A" w14:textId="77777777" w:rsidR="002A7C3D" w:rsidRPr="00D822A3" w:rsidRDefault="002A7C3D" w:rsidP="00835C72">
      <w:pPr>
        <w:pStyle w:val="Code"/>
        <w:rPr>
          <w:highlight w:val="white"/>
          <w:lang w:val="en-GB"/>
        </w:rPr>
      </w:pPr>
      <w:r w:rsidRPr="00D822A3">
        <w:rPr>
          <w:highlight w:val="white"/>
          <w:lang w:val="en-GB"/>
        </w:rPr>
        <w:t xml:space="preserve">  }</w:t>
      </w:r>
    </w:p>
    <w:p w14:paraId="6EFFAB88" w14:textId="77777777" w:rsidR="002A7C3D" w:rsidRPr="00D822A3" w:rsidRDefault="002A7C3D" w:rsidP="00835C72">
      <w:pPr>
        <w:pStyle w:val="Code"/>
        <w:rPr>
          <w:highlight w:val="white"/>
          <w:lang w:val="en-GB"/>
        </w:rPr>
      </w:pPr>
      <w:r w:rsidRPr="00D822A3">
        <w:rPr>
          <w:highlight w:val="white"/>
          <w:lang w:val="en-GB"/>
        </w:rPr>
        <w:t>}</w:t>
      </w:r>
    </w:p>
    <w:p w14:paraId="61647C09" w14:textId="77777777" w:rsidR="002A7C3D" w:rsidRPr="00D822A3" w:rsidRDefault="002A7C3D" w:rsidP="00835C72">
      <w:pPr>
        <w:pStyle w:val="Code"/>
        <w:rPr>
          <w:highlight w:val="white"/>
          <w:lang w:val="en-GB"/>
        </w:rPr>
      </w:pPr>
    </w:p>
    <w:p w14:paraId="66F75A61" w14:textId="77777777" w:rsidR="002A7C3D" w:rsidRPr="00D822A3" w:rsidRDefault="002A7C3D" w:rsidP="00835C72">
      <w:pPr>
        <w:pStyle w:val="Code"/>
        <w:rPr>
          <w:highlight w:val="white"/>
          <w:lang w:val="en-GB"/>
        </w:rPr>
      </w:pPr>
      <w:r w:rsidRPr="00D822A3">
        <w:rPr>
          <w:highlight w:val="white"/>
          <w:lang w:val="en-GB"/>
        </w:rPr>
        <w:t>void scanString(char* string, int precision) {</w:t>
      </w:r>
    </w:p>
    <w:p w14:paraId="3A5337C5"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258F5610"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6E560F5" w14:textId="77777777" w:rsidR="002A7C3D" w:rsidRPr="00D822A3" w:rsidRDefault="002A7C3D" w:rsidP="00835C72">
      <w:pPr>
        <w:pStyle w:val="Code"/>
        <w:rPr>
          <w:highlight w:val="white"/>
          <w:lang w:val="en-GB"/>
        </w:rPr>
      </w:pPr>
      <w:r w:rsidRPr="00D822A3">
        <w:rPr>
          <w:highlight w:val="white"/>
          <w:lang w:val="en-GB"/>
        </w:rPr>
        <w:t xml:space="preserve">  BOOL found = FALSE;</w:t>
      </w:r>
    </w:p>
    <w:p w14:paraId="28C552E0" w14:textId="77777777" w:rsidR="002A7C3D" w:rsidRPr="00D822A3" w:rsidRDefault="002A7C3D" w:rsidP="00835C72">
      <w:pPr>
        <w:pStyle w:val="Code"/>
        <w:rPr>
          <w:highlight w:val="white"/>
          <w:lang w:val="en-GB"/>
        </w:rPr>
      </w:pPr>
    </w:p>
    <w:p w14:paraId="350913DF"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384C2A3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5CFBDEB6" w14:textId="77777777" w:rsidR="002A7C3D" w:rsidRPr="00D822A3" w:rsidRDefault="002A7C3D" w:rsidP="00835C72">
      <w:pPr>
        <w:pStyle w:val="Code"/>
        <w:rPr>
          <w:highlight w:val="white"/>
          <w:lang w:val="en-GB"/>
        </w:rPr>
      </w:pPr>
      <w:r w:rsidRPr="00D822A3">
        <w:rPr>
          <w:highlight w:val="white"/>
          <w:lang w:val="en-GB"/>
        </w:rPr>
        <w:t xml:space="preserve">  }</w:t>
      </w:r>
    </w:p>
    <w:p w14:paraId="459BD371" w14:textId="77777777" w:rsidR="002A7C3D" w:rsidRPr="00D822A3" w:rsidRDefault="002A7C3D" w:rsidP="00835C72">
      <w:pPr>
        <w:pStyle w:val="Code"/>
        <w:rPr>
          <w:highlight w:val="white"/>
          <w:lang w:val="en-GB"/>
        </w:rPr>
      </w:pPr>
    </w:p>
    <w:p w14:paraId="060B826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02964F90"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5B76E5E2"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7B5DED23"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5D5F46F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B330159" w14:textId="77777777" w:rsidR="002A7C3D" w:rsidRPr="00D822A3" w:rsidRDefault="002A7C3D" w:rsidP="00835C72">
      <w:pPr>
        <w:pStyle w:val="Code"/>
        <w:rPr>
          <w:highlight w:val="white"/>
          <w:lang w:val="en-GB"/>
        </w:rPr>
      </w:pPr>
      <w:r w:rsidRPr="00D822A3">
        <w:rPr>
          <w:highlight w:val="white"/>
          <w:lang w:val="en-GB"/>
        </w:rPr>
        <w:t xml:space="preserve">        found = TRUE;</w:t>
      </w:r>
    </w:p>
    <w:p w14:paraId="5EC777F7" w14:textId="77777777" w:rsidR="002A7C3D" w:rsidRPr="00D822A3" w:rsidRDefault="002A7C3D" w:rsidP="00835C72">
      <w:pPr>
        <w:pStyle w:val="Code"/>
        <w:rPr>
          <w:highlight w:val="white"/>
          <w:lang w:val="en-GB"/>
        </w:rPr>
      </w:pPr>
      <w:r w:rsidRPr="00D822A3">
        <w:rPr>
          <w:highlight w:val="white"/>
          <w:lang w:val="en-GB"/>
        </w:rPr>
        <w:t xml:space="preserve">        ++g_inChars;</w:t>
      </w:r>
    </w:p>
    <w:p w14:paraId="25522742" w14:textId="77777777" w:rsidR="002A7C3D" w:rsidRPr="00D822A3" w:rsidRDefault="002A7C3D" w:rsidP="00835C72">
      <w:pPr>
        <w:pStyle w:val="Code"/>
        <w:rPr>
          <w:highlight w:val="white"/>
          <w:lang w:val="en-GB"/>
        </w:rPr>
      </w:pPr>
      <w:r w:rsidRPr="00D822A3">
        <w:rPr>
          <w:highlight w:val="white"/>
          <w:lang w:val="en-GB"/>
        </w:rPr>
        <w:t xml:space="preserve">      }</w:t>
      </w:r>
    </w:p>
    <w:p w14:paraId="5BB8D15D" w14:textId="77777777" w:rsidR="002A7C3D" w:rsidRPr="00D822A3" w:rsidRDefault="002A7C3D" w:rsidP="00835C72">
      <w:pPr>
        <w:pStyle w:val="Code"/>
        <w:rPr>
          <w:highlight w:val="white"/>
          <w:lang w:val="en-GB"/>
        </w:rPr>
      </w:pPr>
    </w:p>
    <w:p w14:paraId="5C44B413"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52BD2E31" w14:textId="77777777" w:rsidR="002A7C3D" w:rsidRPr="00D822A3" w:rsidRDefault="002A7C3D" w:rsidP="00835C72">
      <w:pPr>
        <w:pStyle w:val="Code"/>
        <w:rPr>
          <w:highlight w:val="white"/>
          <w:lang w:val="en-GB"/>
        </w:rPr>
      </w:pPr>
      <w:r w:rsidRPr="00D822A3">
        <w:rPr>
          <w:highlight w:val="white"/>
          <w:lang w:val="en-GB"/>
        </w:rPr>
        <w:t xml:space="preserve">      ++g_inChars;</w:t>
      </w:r>
    </w:p>
    <w:p w14:paraId="3EA20037" w14:textId="77777777" w:rsidR="002A7C3D" w:rsidRPr="00D822A3" w:rsidRDefault="002A7C3D" w:rsidP="00835C72">
      <w:pPr>
        <w:pStyle w:val="Code"/>
        <w:rPr>
          <w:highlight w:val="white"/>
          <w:lang w:val="en-GB"/>
        </w:rPr>
      </w:pPr>
      <w:r w:rsidRPr="00D822A3">
        <w:rPr>
          <w:highlight w:val="white"/>
          <w:lang w:val="en-GB"/>
        </w:rPr>
        <w:t xml:space="preserve">    }</w:t>
      </w:r>
    </w:p>
    <w:p w14:paraId="67EF25D4" w14:textId="77777777" w:rsidR="002A7C3D" w:rsidRPr="00D822A3" w:rsidRDefault="002A7C3D" w:rsidP="00835C72">
      <w:pPr>
        <w:pStyle w:val="Code"/>
        <w:rPr>
          <w:highlight w:val="white"/>
          <w:lang w:val="en-GB"/>
        </w:rPr>
      </w:pPr>
      <w:r w:rsidRPr="00D822A3">
        <w:rPr>
          <w:highlight w:val="white"/>
          <w:lang w:val="en-GB"/>
        </w:rPr>
        <w:t xml:space="preserve">    else {</w:t>
      </w:r>
    </w:p>
    <w:p w14:paraId="5C8B2CC7"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6241A44F"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0B49589F"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7D99126"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0A219ED" w14:textId="77777777" w:rsidR="002A7C3D" w:rsidRPr="00D822A3" w:rsidRDefault="002A7C3D" w:rsidP="00835C72">
      <w:pPr>
        <w:pStyle w:val="Code"/>
        <w:rPr>
          <w:highlight w:val="white"/>
          <w:lang w:val="en-GB"/>
        </w:rPr>
      </w:pPr>
      <w:r w:rsidRPr="00D822A3">
        <w:rPr>
          <w:highlight w:val="white"/>
          <w:lang w:val="en-GB"/>
        </w:rPr>
        <w:t xml:space="preserve">        ++g_inChars;</w:t>
      </w:r>
    </w:p>
    <w:p w14:paraId="35C958A3" w14:textId="77777777" w:rsidR="002A7C3D" w:rsidRPr="00D822A3" w:rsidRDefault="002A7C3D" w:rsidP="00835C72">
      <w:pPr>
        <w:pStyle w:val="Code"/>
        <w:rPr>
          <w:highlight w:val="white"/>
          <w:lang w:val="en-GB"/>
        </w:rPr>
      </w:pPr>
      <w:r w:rsidRPr="00D822A3">
        <w:rPr>
          <w:highlight w:val="white"/>
          <w:lang w:val="en-GB"/>
        </w:rPr>
        <w:t xml:space="preserve">      }</w:t>
      </w:r>
    </w:p>
    <w:p w14:paraId="085A4042" w14:textId="77777777" w:rsidR="002A7C3D" w:rsidRPr="00D822A3" w:rsidRDefault="002A7C3D" w:rsidP="00835C72">
      <w:pPr>
        <w:pStyle w:val="Code"/>
        <w:rPr>
          <w:highlight w:val="white"/>
          <w:lang w:val="en-GB"/>
        </w:rPr>
      </w:pPr>
    </w:p>
    <w:p w14:paraId="095FCBB1"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3B16031E"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56826A1E" w14:textId="77777777" w:rsidR="002A7C3D" w:rsidRPr="00D822A3" w:rsidRDefault="002A7C3D" w:rsidP="00835C72">
      <w:pPr>
        <w:pStyle w:val="Code"/>
        <w:rPr>
          <w:highlight w:val="white"/>
          <w:lang w:val="en-GB"/>
        </w:rPr>
      </w:pPr>
      <w:r w:rsidRPr="00D822A3">
        <w:rPr>
          <w:highlight w:val="white"/>
          <w:lang w:val="en-GB"/>
        </w:rPr>
        <w:t xml:space="preserve">        ++g_inChars;</w:t>
      </w:r>
    </w:p>
    <w:p w14:paraId="642DE108" w14:textId="77777777" w:rsidR="002A7C3D" w:rsidRPr="00D822A3" w:rsidRDefault="002A7C3D" w:rsidP="00835C72">
      <w:pPr>
        <w:pStyle w:val="Code"/>
        <w:rPr>
          <w:highlight w:val="white"/>
          <w:lang w:val="en-GB"/>
        </w:rPr>
      </w:pPr>
      <w:r w:rsidRPr="00D822A3">
        <w:rPr>
          <w:highlight w:val="white"/>
          <w:lang w:val="en-GB"/>
        </w:rPr>
        <w:t xml:space="preserve">      }</w:t>
      </w:r>
    </w:p>
    <w:p w14:paraId="4F1ECB78" w14:textId="77777777" w:rsidR="002A7C3D" w:rsidRPr="00D822A3" w:rsidRDefault="002A7C3D" w:rsidP="00835C72">
      <w:pPr>
        <w:pStyle w:val="Code"/>
        <w:rPr>
          <w:highlight w:val="white"/>
          <w:lang w:val="en-GB"/>
        </w:rPr>
      </w:pPr>
      <w:r w:rsidRPr="00D822A3">
        <w:rPr>
          <w:highlight w:val="white"/>
          <w:lang w:val="en-GB"/>
        </w:rPr>
        <w:t xml:space="preserve">    }</w:t>
      </w:r>
    </w:p>
    <w:p w14:paraId="6B709315" w14:textId="77777777" w:rsidR="002A7C3D" w:rsidRPr="00D822A3" w:rsidRDefault="002A7C3D" w:rsidP="00835C72">
      <w:pPr>
        <w:pStyle w:val="Code"/>
        <w:rPr>
          <w:highlight w:val="white"/>
          <w:lang w:val="en-GB"/>
        </w:rPr>
      </w:pPr>
      <w:r w:rsidRPr="00D822A3">
        <w:rPr>
          <w:highlight w:val="white"/>
          <w:lang w:val="en-GB"/>
        </w:rPr>
        <w:t xml:space="preserve">  }</w:t>
      </w:r>
    </w:p>
    <w:p w14:paraId="58C77A53" w14:textId="77777777" w:rsidR="002A7C3D" w:rsidRPr="00D822A3" w:rsidRDefault="002A7C3D" w:rsidP="00835C72">
      <w:pPr>
        <w:pStyle w:val="Code"/>
        <w:rPr>
          <w:highlight w:val="white"/>
          <w:lang w:val="en-GB"/>
        </w:rPr>
      </w:pPr>
      <w:r w:rsidRPr="00D822A3">
        <w:rPr>
          <w:highlight w:val="white"/>
          <w:lang w:val="en-GB"/>
        </w:rPr>
        <w:t xml:space="preserve">  else {</w:t>
      </w:r>
    </w:p>
    <w:p w14:paraId="77AC98FE"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3376361F"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590701D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CDDEF3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692E0816" w14:textId="77777777" w:rsidR="002A7C3D" w:rsidRPr="00D822A3" w:rsidRDefault="002A7C3D" w:rsidP="00835C72">
      <w:pPr>
        <w:pStyle w:val="Code"/>
        <w:rPr>
          <w:highlight w:val="white"/>
          <w:lang w:val="en-GB"/>
        </w:rPr>
      </w:pPr>
      <w:r w:rsidRPr="00D822A3">
        <w:rPr>
          <w:highlight w:val="white"/>
          <w:lang w:val="en-GB"/>
        </w:rPr>
        <w:t xml:space="preserve">        ++g_inChars;</w:t>
      </w:r>
    </w:p>
    <w:p w14:paraId="25F91361" w14:textId="77777777" w:rsidR="002A7C3D" w:rsidRPr="00D822A3" w:rsidRDefault="002A7C3D" w:rsidP="00835C72">
      <w:pPr>
        <w:pStyle w:val="Code"/>
        <w:rPr>
          <w:highlight w:val="white"/>
          <w:lang w:val="en-GB"/>
        </w:rPr>
      </w:pPr>
      <w:r w:rsidRPr="00D822A3">
        <w:rPr>
          <w:highlight w:val="white"/>
          <w:lang w:val="en-GB"/>
        </w:rPr>
        <w:t xml:space="preserve">      }</w:t>
      </w:r>
    </w:p>
    <w:p w14:paraId="5F692C7B" w14:textId="77777777" w:rsidR="002A7C3D" w:rsidRPr="00D822A3" w:rsidRDefault="002A7C3D" w:rsidP="00835C72">
      <w:pPr>
        <w:pStyle w:val="Code"/>
        <w:rPr>
          <w:highlight w:val="white"/>
          <w:lang w:val="en-GB"/>
        </w:rPr>
      </w:pPr>
    </w:p>
    <w:p w14:paraId="60DC4605" w14:textId="77777777" w:rsidR="002A7C3D" w:rsidRPr="00D822A3" w:rsidRDefault="002A7C3D" w:rsidP="00835C72">
      <w:pPr>
        <w:pStyle w:val="Code"/>
        <w:rPr>
          <w:highlight w:val="white"/>
          <w:lang w:val="en-GB"/>
        </w:rPr>
      </w:pPr>
      <w:r w:rsidRPr="00D822A3">
        <w:rPr>
          <w:highlight w:val="white"/>
          <w:lang w:val="en-GB"/>
        </w:rPr>
        <w:t xml:space="preserve">      ++g_inChars;</w:t>
      </w:r>
    </w:p>
    <w:p w14:paraId="7D7717C3" w14:textId="77777777" w:rsidR="002A7C3D" w:rsidRPr="00D822A3" w:rsidRDefault="002A7C3D" w:rsidP="00835C72">
      <w:pPr>
        <w:pStyle w:val="Code"/>
        <w:rPr>
          <w:highlight w:val="white"/>
          <w:lang w:val="en-GB"/>
        </w:rPr>
      </w:pPr>
      <w:r w:rsidRPr="00D822A3">
        <w:rPr>
          <w:highlight w:val="white"/>
          <w:lang w:val="en-GB"/>
        </w:rPr>
        <w:t xml:space="preserve">    }</w:t>
      </w:r>
    </w:p>
    <w:p w14:paraId="5CD78DE6" w14:textId="77777777" w:rsidR="002A7C3D" w:rsidRPr="00D822A3" w:rsidRDefault="002A7C3D" w:rsidP="00835C72">
      <w:pPr>
        <w:pStyle w:val="Code"/>
        <w:rPr>
          <w:highlight w:val="white"/>
          <w:lang w:val="en-GB"/>
        </w:rPr>
      </w:pPr>
      <w:r w:rsidRPr="00D822A3">
        <w:rPr>
          <w:highlight w:val="white"/>
          <w:lang w:val="en-GB"/>
        </w:rPr>
        <w:t xml:space="preserve">    else {</w:t>
      </w:r>
    </w:p>
    <w:p w14:paraId="546B8659"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3C0DDD59"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AF1711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B8BECA0" w14:textId="77777777" w:rsidR="002A7C3D" w:rsidRPr="00D822A3" w:rsidRDefault="002A7C3D" w:rsidP="00835C72">
      <w:pPr>
        <w:pStyle w:val="Code"/>
        <w:rPr>
          <w:highlight w:val="white"/>
          <w:lang w:val="en-GB"/>
        </w:rPr>
      </w:pPr>
      <w:r w:rsidRPr="00D822A3">
        <w:rPr>
          <w:highlight w:val="white"/>
          <w:lang w:val="en-GB"/>
        </w:rPr>
        <w:t xml:space="preserve">        ++g_inChars;</w:t>
      </w:r>
    </w:p>
    <w:p w14:paraId="62018061" w14:textId="77777777" w:rsidR="002A7C3D" w:rsidRPr="00D822A3" w:rsidRDefault="002A7C3D" w:rsidP="00835C72">
      <w:pPr>
        <w:pStyle w:val="Code"/>
        <w:rPr>
          <w:highlight w:val="white"/>
          <w:lang w:val="en-GB"/>
        </w:rPr>
      </w:pPr>
      <w:r w:rsidRPr="00D822A3">
        <w:rPr>
          <w:highlight w:val="white"/>
          <w:lang w:val="en-GB"/>
        </w:rPr>
        <w:t xml:space="preserve">      }</w:t>
      </w:r>
    </w:p>
    <w:p w14:paraId="6EA6E34D" w14:textId="77777777" w:rsidR="002A7C3D" w:rsidRPr="00D822A3" w:rsidRDefault="002A7C3D" w:rsidP="00835C72">
      <w:pPr>
        <w:pStyle w:val="Code"/>
        <w:rPr>
          <w:highlight w:val="white"/>
          <w:lang w:val="en-GB"/>
        </w:rPr>
      </w:pPr>
    </w:p>
    <w:p w14:paraId="136AE78D"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0741D954" w14:textId="77777777" w:rsidR="002A7C3D" w:rsidRPr="00D822A3" w:rsidRDefault="002A7C3D" w:rsidP="00835C72">
      <w:pPr>
        <w:pStyle w:val="Code"/>
        <w:rPr>
          <w:highlight w:val="white"/>
          <w:lang w:val="en-GB"/>
        </w:rPr>
      </w:pPr>
      <w:r w:rsidRPr="00D822A3">
        <w:rPr>
          <w:highlight w:val="white"/>
          <w:lang w:val="en-GB"/>
        </w:rPr>
        <w:t xml:space="preserve">        ++g_inChars;</w:t>
      </w:r>
    </w:p>
    <w:p w14:paraId="043B1B79" w14:textId="77777777" w:rsidR="002A7C3D" w:rsidRPr="00D822A3" w:rsidRDefault="002A7C3D" w:rsidP="00835C72">
      <w:pPr>
        <w:pStyle w:val="Code"/>
        <w:rPr>
          <w:highlight w:val="white"/>
          <w:lang w:val="en-GB"/>
        </w:rPr>
      </w:pPr>
      <w:r w:rsidRPr="00D822A3">
        <w:rPr>
          <w:highlight w:val="white"/>
          <w:lang w:val="en-GB"/>
        </w:rPr>
        <w:t xml:space="preserve">      }</w:t>
      </w:r>
    </w:p>
    <w:p w14:paraId="6A99AE05" w14:textId="77777777" w:rsidR="002A7C3D" w:rsidRPr="00D822A3" w:rsidRDefault="002A7C3D" w:rsidP="00835C72">
      <w:pPr>
        <w:pStyle w:val="Code"/>
        <w:rPr>
          <w:highlight w:val="white"/>
          <w:lang w:val="en-GB"/>
        </w:rPr>
      </w:pPr>
      <w:r w:rsidRPr="00D822A3">
        <w:rPr>
          <w:highlight w:val="white"/>
          <w:lang w:val="en-GB"/>
        </w:rPr>
        <w:t xml:space="preserve">    }</w:t>
      </w:r>
    </w:p>
    <w:p w14:paraId="24B5F772" w14:textId="77777777" w:rsidR="002A7C3D" w:rsidRPr="00D822A3" w:rsidRDefault="002A7C3D" w:rsidP="00835C72">
      <w:pPr>
        <w:pStyle w:val="Code"/>
        <w:rPr>
          <w:highlight w:val="white"/>
          <w:lang w:val="en-GB"/>
        </w:rPr>
      </w:pPr>
      <w:r w:rsidRPr="00D822A3">
        <w:rPr>
          <w:highlight w:val="white"/>
          <w:lang w:val="en-GB"/>
        </w:rPr>
        <w:t xml:space="preserve">  }</w:t>
      </w:r>
    </w:p>
    <w:p w14:paraId="73E28D07" w14:textId="77777777" w:rsidR="002A7C3D" w:rsidRPr="00D822A3" w:rsidRDefault="002A7C3D" w:rsidP="00835C72">
      <w:pPr>
        <w:pStyle w:val="Code"/>
        <w:rPr>
          <w:highlight w:val="white"/>
          <w:lang w:val="en-GB"/>
        </w:rPr>
      </w:pPr>
    </w:p>
    <w:p w14:paraId="554943B9" w14:textId="77777777" w:rsidR="002A7C3D" w:rsidRPr="00D822A3" w:rsidRDefault="002A7C3D" w:rsidP="00835C72">
      <w:pPr>
        <w:pStyle w:val="Code"/>
        <w:rPr>
          <w:highlight w:val="white"/>
          <w:lang w:val="en-GB"/>
        </w:rPr>
      </w:pPr>
      <w:r w:rsidRPr="00D822A3">
        <w:rPr>
          <w:highlight w:val="white"/>
          <w:lang w:val="en-GB"/>
        </w:rPr>
        <w:t xml:space="preserve">  if (found) {</w:t>
      </w:r>
    </w:p>
    <w:p w14:paraId="76B7E58C" w14:textId="77777777" w:rsidR="002A7C3D" w:rsidRPr="00D822A3" w:rsidRDefault="002A7C3D" w:rsidP="00835C72">
      <w:pPr>
        <w:pStyle w:val="Code"/>
        <w:rPr>
          <w:highlight w:val="white"/>
          <w:lang w:val="en-GB"/>
        </w:rPr>
      </w:pPr>
      <w:r w:rsidRPr="00D822A3">
        <w:rPr>
          <w:highlight w:val="white"/>
          <w:lang w:val="en-GB"/>
        </w:rPr>
        <w:t xml:space="preserve">    ++g_inCount;</w:t>
      </w:r>
    </w:p>
    <w:p w14:paraId="07EE27CB" w14:textId="77777777" w:rsidR="002A7C3D" w:rsidRPr="00D822A3" w:rsidRDefault="002A7C3D" w:rsidP="00835C72">
      <w:pPr>
        <w:pStyle w:val="Code"/>
        <w:rPr>
          <w:highlight w:val="white"/>
          <w:lang w:val="en-GB"/>
        </w:rPr>
      </w:pPr>
      <w:r w:rsidRPr="00D822A3">
        <w:rPr>
          <w:highlight w:val="white"/>
          <w:lang w:val="en-GB"/>
        </w:rPr>
        <w:t xml:space="preserve">  }</w:t>
      </w:r>
    </w:p>
    <w:p w14:paraId="56795B01" w14:textId="77777777" w:rsidR="002A7C3D" w:rsidRPr="00D822A3" w:rsidRDefault="002A7C3D" w:rsidP="00835C72">
      <w:pPr>
        <w:pStyle w:val="Code"/>
        <w:rPr>
          <w:highlight w:val="white"/>
          <w:lang w:val="en-GB"/>
        </w:rPr>
      </w:pPr>
      <w:r w:rsidRPr="00D822A3">
        <w:rPr>
          <w:highlight w:val="white"/>
          <w:lang w:val="en-GB"/>
        </w:rPr>
        <w:lastRenderedPageBreak/>
        <w:t>}</w:t>
      </w:r>
    </w:p>
    <w:p w14:paraId="3AADFAE9" w14:textId="77777777" w:rsidR="007B5DAC" w:rsidRPr="00D822A3" w:rsidRDefault="007B5DAC" w:rsidP="00835C72">
      <w:pPr>
        <w:pStyle w:val="Code"/>
        <w:rPr>
          <w:highlight w:val="white"/>
          <w:lang w:val="en-GB"/>
        </w:rPr>
      </w:pPr>
    </w:p>
    <w:p w14:paraId="0E9348E4" w14:textId="10557D20" w:rsidR="002A7C3D" w:rsidRPr="00D822A3" w:rsidRDefault="002A7C3D" w:rsidP="00835C72">
      <w:pPr>
        <w:pStyle w:val="Code"/>
        <w:rPr>
          <w:highlight w:val="white"/>
          <w:lang w:val="en-GB"/>
        </w:rPr>
      </w:pPr>
      <w:r w:rsidRPr="00D822A3">
        <w:rPr>
          <w:highlight w:val="white"/>
          <w:lang w:val="en-GB"/>
        </w:rPr>
        <w:t>unsigned long digitToValue(char input) {</w:t>
      </w:r>
    </w:p>
    <w:p w14:paraId="436012D1" w14:textId="77777777" w:rsidR="002A7C3D" w:rsidRPr="00D822A3" w:rsidRDefault="002A7C3D" w:rsidP="00835C72">
      <w:pPr>
        <w:pStyle w:val="Code"/>
        <w:rPr>
          <w:highlight w:val="white"/>
          <w:lang w:val="en-GB"/>
        </w:rPr>
      </w:pPr>
      <w:r w:rsidRPr="00D822A3">
        <w:rPr>
          <w:highlight w:val="white"/>
          <w:lang w:val="en-GB"/>
        </w:rPr>
        <w:t xml:space="preserve">  if (isdigit(input)) {</w:t>
      </w:r>
    </w:p>
    <w:p w14:paraId="57BEBA69" w14:textId="77777777" w:rsidR="002A7C3D" w:rsidRPr="00D822A3" w:rsidRDefault="002A7C3D" w:rsidP="00835C72">
      <w:pPr>
        <w:pStyle w:val="Code"/>
        <w:rPr>
          <w:highlight w:val="white"/>
          <w:lang w:val="en-GB"/>
        </w:rPr>
      </w:pPr>
      <w:r w:rsidRPr="00D822A3">
        <w:rPr>
          <w:highlight w:val="white"/>
          <w:lang w:val="en-GB"/>
        </w:rPr>
        <w:t xml:space="preserve">    return (input - '0');</w:t>
      </w:r>
    </w:p>
    <w:p w14:paraId="4B0229DB" w14:textId="77777777" w:rsidR="002A7C3D" w:rsidRPr="00D822A3" w:rsidRDefault="002A7C3D" w:rsidP="00835C72">
      <w:pPr>
        <w:pStyle w:val="Code"/>
        <w:rPr>
          <w:highlight w:val="white"/>
          <w:lang w:val="en-GB"/>
        </w:rPr>
      </w:pPr>
      <w:r w:rsidRPr="00D822A3">
        <w:rPr>
          <w:highlight w:val="white"/>
          <w:lang w:val="en-GB"/>
        </w:rPr>
        <w:t xml:space="preserve">  }</w:t>
      </w:r>
    </w:p>
    <w:p w14:paraId="2D0C9CFD" w14:textId="77777777" w:rsidR="002A7C3D" w:rsidRPr="00D822A3" w:rsidRDefault="002A7C3D" w:rsidP="00835C72">
      <w:pPr>
        <w:pStyle w:val="Code"/>
        <w:rPr>
          <w:highlight w:val="white"/>
          <w:lang w:val="en-GB"/>
        </w:rPr>
      </w:pPr>
      <w:r w:rsidRPr="00D822A3">
        <w:rPr>
          <w:highlight w:val="white"/>
          <w:lang w:val="en-GB"/>
        </w:rPr>
        <w:t xml:space="preserve">  else if (islower(input)) {</w:t>
      </w:r>
    </w:p>
    <w:p w14:paraId="57EF5500"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139CB898" w14:textId="77777777" w:rsidR="002A7C3D" w:rsidRPr="00D822A3" w:rsidRDefault="002A7C3D" w:rsidP="00835C72">
      <w:pPr>
        <w:pStyle w:val="Code"/>
        <w:rPr>
          <w:highlight w:val="white"/>
          <w:lang w:val="en-GB"/>
        </w:rPr>
      </w:pPr>
      <w:r w:rsidRPr="00D822A3">
        <w:rPr>
          <w:highlight w:val="white"/>
          <w:lang w:val="en-GB"/>
        </w:rPr>
        <w:t xml:space="preserve">  }</w:t>
      </w:r>
    </w:p>
    <w:p w14:paraId="7E625FA7" w14:textId="77777777" w:rsidR="002A7C3D" w:rsidRPr="00D822A3" w:rsidRDefault="002A7C3D" w:rsidP="00835C72">
      <w:pPr>
        <w:pStyle w:val="Code"/>
        <w:rPr>
          <w:highlight w:val="white"/>
          <w:lang w:val="en-GB"/>
        </w:rPr>
      </w:pPr>
      <w:r w:rsidRPr="00D822A3">
        <w:rPr>
          <w:highlight w:val="white"/>
          <w:lang w:val="en-GB"/>
        </w:rPr>
        <w:t xml:space="preserve">  else {</w:t>
      </w:r>
    </w:p>
    <w:p w14:paraId="1EFC91F7"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5A7873CA" w14:textId="77777777" w:rsidR="002A7C3D" w:rsidRPr="00D822A3" w:rsidRDefault="002A7C3D" w:rsidP="00835C72">
      <w:pPr>
        <w:pStyle w:val="Code"/>
        <w:rPr>
          <w:highlight w:val="white"/>
          <w:lang w:val="en-GB"/>
        </w:rPr>
      </w:pPr>
      <w:r w:rsidRPr="00D822A3">
        <w:rPr>
          <w:highlight w:val="white"/>
          <w:lang w:val="en-GB"/>
        </w:rPr>
        <w:t xml:space="preserve">  }</w:t>
      </w:r>
    </w:p>
    <w:p w14:paraId="59FEFC06" w14:textId="77777777" w:rsidR="002A7C3D" w:rsidRPr="00D822A3" w:rsidRDefault="002A7C3D" w:rsidP="00835C72">
      <w:pPr>
        <w:pStyle w:val="Code"/>
        <w:rPr>
          <w:highlight w:val="white"/>
          <w:lang w:val="en-GB"/>
        </w:rPr>
      </w:pPr>
      <w:r w:rsidRPr="00D822A3">
        <w:rPr>
          <w:highlight w:val="white"/>
          <w:lang w:val="en-GB"/>
        </w:rPr>
        <w:t>}</w:t>
      </w:r>
    </w:p>
    <w:p w14:paraId="261764BF" w14:textId="77777777" w:rsidR="002A7C3D" w:rsidRPr="00D822A3" w:rsidRDefault="002A7C3D" w:rsidP="00835C72">
      <w:pPr>
        <w:pStyle w:val="Code"/>
        <w:rPr>
          <w:highlight w:val="white"/>
          <w:lang w:val="en-GB"/>
        </w:rPr>
      </w:pPr>
    </w:p>
    <w:p w14:paraId="6A80C2CF" w14:textId="77777777" w:rsidR="002A7C3D" w:rsidRPr="00D822A3" w:rsidRDefault="002A7C3D" w:rsidP="00835C72">
      <w:pPr>
        <w:pStyle w:val="Code"/>
        <w:rPr>
          <w:highlight w:val="white"/>
          <w:lang w:val="en-GB"/>
        </w:rPr>
      </w:pPr>
      <w:r w:rsidRPr="00D822A3">
        <w:rPr>
          <w:highlight w:val="white"/>
          <w:lang w:val="en-GB"/>
        </w:rPr>
        <w:t>long scanLongInt(void) {</w:t>
      </w:r>
    </w:p>
    <w:p w14:paraId="68BE6DB7" w14:textId="77777777" w:rsidR="002A7C3D" w:rsidRPr="00D822A3" w:rsidRDefault="002A7C3D" w:rsidP="00835C72">
      <w:pPr>
        <w:pStyle w:val="Code"/>
        <w:rPr>
          <w:highlight w:val="white"/>
          <w:lang w:val="en-GB"/>
        </w:rPr>
      </w:pPr>
      <w:r w:rsidRPr="00D822A3">
        <w:rPr>
          <w:highlight w:val="white"/>
          <w:lang w:val="en-GB"/>
        </w:rPr>
        <w:t xml:space="preserve">  long longValue = 0l;</w:t>
      </w:r>
    </w:p>
    <w:p w14:paraId="6C84029C"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F65018D"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0F940D7" w14:textId="77777777" w:rsidR="002A7C3D" w:rsidRPr="00D822A3" w:rsidRDefault="002A7C3D" w:rsidP="00835C72">
      <w:pPr>
        <w:pStyle w:val="Code"/>
        <w:rPr>
          <w:highlight w:val="white"/>
          <w:lang w:val="en-GB"/>
        </w:rPr>
      </w:pPr>
    </w:p>
    <w:p w14:paraId="75391793"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2A4A4755"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9F60AA" w14:textId="77777777" w:rsidR="002A7C3D" w:rsidRPr="00D822A3" w:rsidRDefault="002A7C3D" w:rsidP="00835C72">
      <w:pPr>
        <w:pStyle w:val="Code"/>
        <w:rPr>
          <w:highlight w:val="white"/>
          <w:lang w:val="en-GB"/>
        </w:rPr>
      </w:pPr>
      <w:r w:rsidRPr="00D822A3">
        <w:rPr>
          <w:highlight w:val="white"/>
          <w:lang w:val="en-GB"/>
        </w:rPr>
        <w:t xml:space="preserve">  }</w:t>
      </w:r>
    </w:p>
    <w:p w14:paraId="434C6354" w14:textId="77777777" w:rsidR="002A7C3D" w:rsidRPr="00D822A3" w:rsidRDefault="002A7C3D" w:rsidP="00835C72">
      <w:pPr>
        <w:pStyle w:val="Code"/>
        <w:rPr>
          <w:highlight w:val="white"/>
          <w:lang w:val="en-GB"/>
        </w:rPr>
      </w:pPr>
    </w:p>
    <w:p w14:paraId="648B53DF"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01D815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F856C1" w14:textId="77777777" w:rsidR="002A7C3D" w:rsidRPr="00D822A3" w:rsidRDefault="002A7C3D" w:rsidP="00835C72">
      <w:pPr>
        <w:pStyle w:val="Code"/>
        <w:rPr>
          <w:highlight w:val="white"/>
          <w:lang w:val="en-GB"/>
        </w:rPr>
      </w:pPr>
      <w:r w:rsidRPr="00D822A3">
        <w:rPr>
          <w:highlight w:val="white"/>
          <w:lang w:val="en-GB"/>
        </w:rPr>
        <w:t xml:space="preserve">  }</w:t>
      </w:r>
    </w:p>
    <w:p w14:paraId="5024E3A8"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323E910E" w14:textId="77777777" w:rsidR="002A7C3D" w:rsidRPr="00D822A3" w:rsidRDefault="002A7C3D" w:rsidP="00835C72">
      <w:pPr>
        <w:pStyle w:val="Code"/>
        <w:rPr>
          <w:highlight w:val="white"/>
          <w:lang w:val="en-GB"/>
        </w:rPr>
      </w:pPr>
      <w:r w:rsidRPr="00D822A3">
        <w:rPr>
          <w:highlight w:val="white"/>
          <w:lang w:val="en-GB"/>
        </w:rPr>
        <w:t xml:space="preserve">    minus = TRUE;</w:t>
      </w:r>
    </w:p>
    <w:p w14:paraId="254F849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69DE7F8" w14:textId="77777777" w:rsidR="002A7C3D" w:rsidRPr="00D822A3" w:rsidRDefault="002A7C3D" w:rsidP="00835C72">
      <w:pPr>
        <w:pStyle w:val="Code"/>
        <w:rPr>
          <w:highlight w:val="white"/>
          <w:lang w:val="en-GB"/>
        </w:rPr>
      </w:pPr>
      <w:r w:rsidRPr="00D822A3">
        <w:rPr>
          <w:highlight w:val="white"/>
          <w:lang w:val="en-GB"/>
        </w:rPr>
        <w:t xml:space="preserve">  }</w:t>
      </w:r>
    </w:p>
    <w:p w14:paraId="22D91CDE" w14:textId="77777777" w:rsidR="002A7C3D" w:rsidRPr="00D822A3" w:rsidRDefault="002A7C3D" w:rsidP="00835C72">
      <w:pPr>
        <w:pStyle w:val="Code"/>
        <w:rPr>
          <w:highlight w:val="white"/>
          <w:lang w:val="en-GB"/>
        </w:rPr>
      </w:pPr>
    </w:p>
    <w:p w14:paraId="7E352937"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587B2880" w14:textId="77777777" w:rsidR="002A7C3D" w:rsidRPr="00D822A3" w:rsidRDefault="002A7C3D" w:rsidP="00835C72">
      <w:pPr>
        <w:pStyle w:val="Code"/>
        <w:rPr>
          <w:highlight w:val="white"/>
          <w:lang w:val="en-GB"/>
        </w:rPr>
      </w:pPr>
      <w:r w:rsidRPr="00D822A3">
        <w:rPr>
          <w:highlight w:val="white"/>
          <w:lang w:val="en-GB"/>
        </w:rPr>
        <w:t xml:space="preserve">    longValue = (10l * longValue) + (input - '0');</w:t>
      </w:r>
    </w:p>
    <w:p w14:paraId="07CDAAB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81AFDC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E85B5B2" w14:textId="77777777" w:rsidR="002A7C3D" w:rsidRPr="00D822A3" w:rsidRDefault="002A7C3D" w:rsidP="00835C72">
      <w:pPr>
        <w:pStyle w:val="Code"/>
        <w:rPr>
          <w:highlight w:val="white"/>
          <w:lang w:val="en-GB"/>
        </w:rPr>
      </w:pPr>
      <w:r w:rsidRPr="00D822A3">
        <w:rPr>
          <w:highlight w:val="white"/>
          <w:lang w:val="en-GB"/>
        </w:rPr>
        <w:t xml:space="preserve">  }</w:t>
      </w:r>
    </w:p>
    <w:p w14:paraId="2A984CC0" w14:textId="77777777" w:rsidR="002A7C3D" w:rsidRPr="00D822A3" w:rsidRDefault="002A7C3D" w:rsidP="00835C72">
      <w:pPr>
        <w:pStyle w:val="Code"/>
        <w:rPr>
          <w:highlight w:val="white"/>
          <w:lang w:val="en-GB"/>
        </w:rPr>
      </w:pPr>
    </w:p>
    <w:p w14:paraId="2FC5287C" w14:textId="77777777" w:rsidR="002A7C3D" w:rsidRPr="00D822A3" w:rsidRDefault="002A7C3D" w:rsidP="00835C72">
      <w:pPr>
        <w:pStyle w:val="Code"/>
        <w:rPr>
          <w:highlight w:val="white"/>
          <w:lang w:val="en-GB"/>
        </w:rPr>
      </w:pPr>
      <w:r w:rsidRPr="00D822A3">
        <w:rPr>
          <w:highlight w:val="white"/>
          <w:lang w:val="en-GB"/>
        </w:rPr>
        <w:t xml:space="preserve">  if (minus) {</w:t>
      </w:r>
    </w:p>
    <w:p w14:paraId="39AEE282" w14:textId="77777777" w:rsidR="002A7C3D" w:rsidRPr="00D822A3" w:rsidRDefault="002A7C3D" w:rsidP="00835C72">
      <w:pPr>
        <w:pStyle w:val="Code"/>
        <w:rPr>
          <w:highlight w:val="white"/>
          <w:lang w:val="en-GB"/>
        </w:rPr>
      </w:pPr>
      <w:r w:rsidRPr="00D822A3">
        <w:rPr>
          <w:highlight w:val="white"/>
          <w:lang w:val="en-GB"/>
        </w:rPr>
        <w:t xml:space="preserve">    longValue = -longValue;</w:t>
      </w:r>
    </w:p>
    <w:p w14:paraId="05345751" w14:textId="77777777" w:rsidR="002A7C3D" w:rsidRPr="00D822A3" w:rsidRDefault="002A7C3D" w:rsidP="00835C72">
      <w:pPr>
        <w:pStyle w:val="Code"/>
        <w:rPr>
          <w:highlight w:val="white"/>
          <w:lang w:val="en-GB"/>
        </w:rPr>
      </w:pPr>
      <w:r w:rsidRPr="00D822A3">
        <w:rPr>
          <w:highlight w:val="white"/>
          <w:lang w:val="en-GB"/>
        </w:rPr>
        <w:t xml:space="preserve">  }</w:t>
      </w:r>
    </w:p>
    <w:p w14:paraId="440679D8" w14:textId="77777777" w:rsidR="002A7C3D" w:rsidRPr="00D822A3" w:rsidRDefault="002A7C3D" w:rsidP="00835C72">
      <w:pPr>
        <w:pStyle w:val="Code"/>
        <w:rPr>
          <w:highlight w:val="white"/>
          <w:lang w:val="en-GB"/>
        </w:rPr>
      </w:pPr>
    </w:p>
    <w:p w14:paraId="477D2EE2" w14:textId="77777777" w:rsidR="002A7C3D" w:rsidRPr="00D822A3" w:rsidRDefault="002A7C3D" w:rsidP="00835C72">
      <w:pPr>
        <w:pStyle w:val="Code"/>
        <w:rPr>
          <w:highlight w:val="white"/>
          <w:lang w:val="en-GB"/>
        </w:rPr>
      </w:pPr>
      <w:r w:rsidRPr="00D822A3">
        <w:rPr>
          <w:highlight w:val="white"/>
          <w:lang w:val="en-GB"/>
        </w:rPr>
        <w:t xml:space="preserve">  if (found) {</w:t>
      </w:r>
    </w:p>
    <w:p w14:paraId="287C5EA8" w14:textId="77777777" w:rsidR="002A7C3D" w:rsidRPr="00D822A3" w:rsidRDefault="002A7C3D" w:rsidP="00835C72">
      <w:pPr>
        <w:pStyle w:val="Code"/>
        <w:rPr>
          <w:highlight w:val="white"/>
          <w:lang w:val="en-GB"/>
        </w:rPr>
      </w:pPr>
      <w:r w:rsidRPr="00D822A3">
        <w:rPr>
          <w:highlight w:val="white"/>
          <w:lang w:val="en-GB"/>
        </w:rPr>
        <w:t xml:space="preserve">    ++g_inCount;</w:t>
      </w:r>
    </w:p>
    <w:p w14:paraId="4648229B" w14:textId="77777777" w:rsidR="002A7C3D" w:rsidRPr="00D822A3" w:rsidRDefault="002A7C3D" w:rsidP="00835C72">
      <w:pPr>
        <w:pStyle w:val="Code"/>
        <w:rPr>
          <w:highlight w:val="white"/>
          <w:lang w:val="en-GB"/>
        </w:rPr>
      </w:pPr>
      <w:r w:rsidRPr="00D822A3">
        <w:rPr>
          <w:highlight w:val="white"/>
          <w:lang w:val="en-GB"/>
        </w:rPr>
        <w:t xml:space="preserve">  }</w:t>
      </w:r>
    </w:p>
    <w:p w14:paraId="58646A66" w14:textId="77777777" w:rsidR="002A7C3D" w:rsidRPr="00D822A3" w:rsidRDefault="002A7C3D" w:rsidP="00835C72">
      <w:pPr>
        <w:pStyle w:val="Code"/>
        <w:rPr>
          <w:highlight w:val="white"/>
          <w:lang w:val="en-GB"/>
        </w:rPr>
      </w:pPr>
    </w:p>
    <w:p w14:paraId="1F52BFF2"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449A682D" w14:textId="77777777" w:rsidR="002A7C3D" w:rsidRPr="00D822A3" w:rsidRDefault="002A7C3D" w:rsidP="00835C72">
      <w:pPr>
        <w:pStyle w:val="Code"/>
        <w:rPr>
          <w:highlight w:val="white"/>
          <w:lang w:val="en-GB"/>
        </w:rPr>
      </w:pPr>
      <w:r w:rsidRPr="00D822A3">
        <w:rPr>
          <w:highlight w:val="white"/>
          <w:lang w:val="en-GB"/>
        </w:rPr>
        <w:t xml:space="preserve">  return longValue;</w:t>
      </w:r>
    </w:p>
    <w:p w14:paraId="729B6834" w14:textId="77777777" w:rsidR="002A7C3D" w:rsidRPr="00D822A3" w:rsidRDefault="002A7C3D" w:rsidP="00835C72">
      <w:pPr>
        <w:pStyle w:val="Code"/>
        <w:rPr>
          <w:highlight w:val="white"/>
          <w:lang w:val="en-GB"/>
        </w:rPr>
      </w:pPr>
      <w:r w:rsidRPr="00D822A3">
        <w:rPr>
          <w:highlight w:val="white"/>
          <w:lang w:val="en-GB"/>
        </w:rPr>
        <w:t>}</w:t>
      </w:r>
    </w:p>
    <w:p w14:paraId="4EF97545" w14:textId="77777777" w:rsidR="002A7C3D" w:rsidRPr="00D822A3" w:rsidRDefault="002A7C3D" w:rsidP="00835C72">
      <w:pPr>
        <w:pStyle w:val="Code"/>
        <w:rPr>
          <w:highlight w:val="white"/>
          <w:lang w:val="en-GB"/>
        </w:rPr>
      </w:pPr>
    </w:p>
    <w:p w14:paraId="5314C4F0" w14:textId="77777777" w:rsidR="002A7C3D" w:rsidRPr="00D822A3" w:rsidRDefault="002A7C3D" w:rsidP="00835C72">
      <w:pPr>
        <w:pStyle w:val="Code"/>
        <w:rPr>
          <w:highlight w:val="white"/>
          <w:lang w:val="en-GB"/>
        </w:rPr>
      </w:pPr>
      <w:r w:rsidRPr="00D822A3">
        <w:rPr>
          <w:highlight w:val="white"/>
          <w:lang w:val="en-GB"/>
        </w:rPr>
        <w:t>unsigned long scanUnsignedLongInt(unsigned long base) {</w:t>
      </w:r>
    </w:p>
    <w:p w14:paraId="5ED4021A" w14:textId="77777777" w:rsidR="002A7C3D" w:rsidRPr="00D822A3" w:rsidRDefault="002A7C3D" w:rsidP="00835C72">
      <w:pPr>
        <w:pStyle w:val="Code"/>
        <w:rPr>
          <w:highlight w:val="white"/>
          <w:lang w:val="en-GB"/>
        </w:rPr>
      </w:pPr>
      <w:r w:rsidRPr="00D822A3">
        <w:rPr>
          <w:highlight w:val="white"/>
          <w:lang w:val="en-GB"/>
        </w:rPr>
        <w:t xml:space="preserve">  unsigned long unsignedLongValue = 0ul, digit;</w:t>
      </w:r>
    </w:p>
    <w:p w14:paraId="06619443"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688188A2" w14:textId="77777777" w:rsidR="002A7C3D" w:rsidRPr="00D822A3" w:rsidRDefault="002A7C3D" w:rsidP="00835C72">
      <w:pPr>
        <w:pStyle w:val="Code"/>
        <w:rPr>
          <w:highlight w:val="white"/>
          <w:lang w:val="en-GB"/>
        </w:rPr>
      </w:pPr>
      <w:r w:rsidRPr="00D822A3">
        <w:rPr>
          <w:highlight w:val="white"/>
          <w:lang w:val="en-GB"/>
        </w:rPr>
        <w:t xml:space="preserve">  BOOL found = TRUE;</w:t>
      </w:r>
    </w:p>
    <w:p w14:paraId="4C6394D4" w14:textId="77777777" w:rsidR="002A7C3D" w:rsidRPr="00D822A3" w:rsidRDefault="002A7C3D" w:rsidP="00835C72">
      <w:pPr>
        <w:pStyle w:val="Code"/>
        <w:rPr>
          <w:highlight w:val="white"/>
          <w:lang w:val="en-GB"/>
        </w:rPr>
      </w:pPr>
    </w:p>
    <w:p w14:paraId="23516B06"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5838F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316EFE8" w14:textId="77777777" w:rsidR="002A7C3D" w:rsidRPr="00D822A3" w:rsidRDefault="002A7C3D" w:rsidP="00835C72">
      <w:pPr>
        <w:pStyle w:val="Code"/>
        <w:rPr>
          <w:highlight w:val="white"/>
          <w:lang w:val="en-GB"/>
        </w:rPr>
      </w:pPr>
      <w:r w:rsidRPr="00D822A3">
        <w:rPr>
          <w:highlight w:val="white"/>
          <w:lang w:val="en-GB"/>
        </w:rPr>
        <w:t xml:space="preserve">  }</w:t>
      </w:r>
    </w:p>
    <w:p w14:paraId="41FE67FB" w14:textId="77777777" w:rsidR="002A7C3D" w:rsidRPr="00D822A3" w:rsidRDefault="002A7C3D" w:rsidP="00835C72">
      <w:pPr>
        <w:pStyle w:val="Code"/>
        <w:rPr>
          <w:highlight w:val="white"/>
          <w:lang w:val="en-GB"/>
        </w:rPr>
      </w:pPr>
    </w:p>
    <w:p w14:paraId="57E7D3B6" w14:textId="77777777" w:rsidR="002A7C3D" w:rsidRPr="00D822A3" w:rsidRDefault="002A7C3D" w:rsidP="00835C72">
      <w:pPr>
        <w:pStyle w:val="Code"/>
        <w:rPr>
          <w:highlight w:val="white"/>
          <w:lang w:val="en-GB"/>
        </w:rPr>
      </w:pPr>
      <w:r w:rsidRPr="00D822A3">
        <w:rPr>
          <w:highlight w:val="white"/>
          <w:lang w:val="en-GB"/>
        </w:rPr>
        <w:t xml:space="preserve">  if (input == '0') {</w:t>
      </w:r>
    </w:p>
    <w:p w14:paraId="73B1CA8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06B47079" w14:textId="77777777" w:rsidR="002A7C3D" w:rsidRPr="00D822A3" w:rsidRDefault="002A7C3D" w:rsidP="00835C72">
      <w:pPr>
        <w:pStyle w:val="Code"/>
        <w:rPr>
          <w:highlight w:val="white"/>
          <w:lang w:val="en-GB"/>
        </w:rPr>
      </w:pPr>
    </w:p>
    <w:p w14:paraId="534B7F23" w14:textId="77777777" w:rsidR="002A7C3D" w:rsidRPr="00D822A3" w:rsidRDefault="002A7C3D" w:rsidP="00835C72">
      <w:pPr>
        <w:pStyle w:val="Code"/>
        <w:rPr>
          <w:highlight w:val="white"/>
          <w:lang w:val="en-GB"/>
        </w:rPr>
      </w:pPr>
      <w:r w:rsidRPr="00D822A3">
        <w:rPr>
          <w:highlight w:val="white"/>
          <w:lang w:val="en-GB"/>
        </w:rPr>
        <w:t xml:space="preserve">    if (tolower(input) == 'x') {</w:t>
      </w:r>
    </w:p>
    <w:p w14:paraId="12594FDD" w14:textId="77777777" w:rsidR="002A7C3D" w:rsidRPr="00D822A3" w:rsidRDefault="002A7C3D" w:rsidP="00835C72">
      <w:pPr>
        <w:pStyle w:val="Code"/>
        <w:rPr>
          <w:highlight w:val="white"/>
          <w:lang w:val="en-GB"/>
        </w:rPr>
      </w:pPr>
      <w:r w:rsidRPr="00D822A3">
        <w:rPr>
          <w:highlight w:val="white"/>
          <w:lang w:val="en-GB"/>
        </w:rPr>
        <w:t xml:space="preserve">      base = (base == 0ul) ? 16ul : base;</w:t>
      </w:r>
    </w:p>
    <w:p w14:paraId="07598537"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0583DBD" w14:textId="77777777" w:rsidR="002A7C3D" w:rsidRPr="00D822A3" w:rsidRDefault="002A7C3D" w:rsidP="00835C72">
      <w:pPr>
        <w:pStyle w:val="Code"/>
        <w:rPr>
          <w:highlight w:val="white"/>
          <w:lang w:val="en-GB"/>
        </w:rPr>
      </w:pPr>
      <w:r w:rsidRPr="00D822A3">
        <w:rPr>
          <w:highlight w:val="white"/>
          <w:lang w:val="en-GB"/>
        </w:rPr>
        <w:t xml:space="preserve">    }</w:t>
      </w:r>
    </w:p>
    <w:p w14:paraId="24453C53" w14:textId="77777777" w:rsidR="002A7C3D" w:rsidRPr="00D822A3" w:rsidRDefault="002A7C3D" w:rsidP="00835C72">
      <w:pPr>
        <w:pStyle w:val="Code"/>
        <w:rPr>
          <w:highlight w:val="white"/>
          <w:lang w:val="en-GB"/>
        </w:rPr>
      </w:pPr>
      <w:r w:rsidRPr="00D822A3">
        <w:rPr>
          <w:highlight w:val="white"/>
          <w:lang w:val="en-GB"/>
        </w:rPr>
        <w:t xml:space="preserve">    else {</w:t>
      </w:r>
    </w:p>
    <w:p w14:paraId="0F280CA1" w14:textId="77777777" w:rsidR="002A7C3D" w:rsidRPr="00D822A3" w:rsidRDefault="002A7C3D" w:rsidP="00835C72">
      <w:pPr>
        <w:pStyle w:val="Code"/>
        <w:rPr>
          <w:highlight w:val="white"/>
          <w:lang w:val="en-GB"/>
        </w:rPr>
      </w:pPr>
      <w:r w:rsidRPr="00D822A3">
        <w:rPr>
          <w:highlight w:val="white"/>
          <w:lang w:val="en-GB"/>
        </w:rPr>
        <w:t xml:space="preserve">      base = (base == 0ul) ? 8ul : base;</w:t>
      </w:r>
    </w:p>
    <w:p w14:paraId="0E79331D" w14:textId="77777777" w:rsidR="002A7C3D" w:rsidRPr="00D822A3" w:rsidRDefault="002A7C3D" w:rsidP="00835C72">
      <w:pPr>
        <w:pStyle w:val="Code"/>
        <w:rPr>
          <w:highlight w:val="white"/>
          <w:lang w:val="en-GB"/>
        </w:rPr>
      </w:pPr>
      <w:r w:rsidRPr="00D822A3">
        <w:rPr>
          <w:highlight w:val="white"/>
          <w:lang w:val="en-GB"/>
        </w:rPr>
        <w:t xml:space="preserve">    }</w:t>
      </w:r>
    </w:p>
    <w:p w14:paraId="5AAAA2F8" w14:textId="77777777" w:rsidR="002A7C3D" w:rsidRPr="00D822A3" w:rsidRDefault="002A7C3D" w:rsidP="00835C72">
      <w:pPr>
        <w:pStyle w:val="Code"/>
        <w:rPr>
          <w:highlight w:val="white"/>
          <w:lang w:val="en-GB"/>
        </w:rPr>
      </w:pPr>
      <w:r w:rsidRPr="00D822A3">
        <w:rPr>
          <w:highlight w:val="white"/>
          <w:lang w:val="en-GB"/>
        </w:rPr>
        <w:t xml:space="preserve">  }</w:t>
      </w:r>
    </w:p>
    <w:p w14:paraId="5F3AF037" w14:textId="77777777" w:rsidR="002A7C3D" w:rsidRPr="00D822A3" w:rsidRDefault="002A7C3D" w:rsidP="00835C72">
      <w:pPr>
        <w:pStyle w:val="Code"/>
        <w:rPr>
          <w:highlight w:val="white"/>
          <w:lang w:val="en-GB"/>
        </w:rPr>
      </w:pPr>
    </w:p>
    <w:p w14:paraId="731E4BF0" w14:textId="77777777" w:rsidR="002A7C3D" w:rsidRPr="00D822A3" w:rsidRDefault="002A7C3D" w:rsidP="00835C72">
      <w:pPr>
        <w:pStyle w:val="Code"/>
        <w:rPr>
          <w:highlight w:val="white"/>
          <w:lang w:val="en-GB"/>
        </w:rPr>
      </w:pPr>
      <w:r w:rsidRPr="00D822A3">
        <w:rPr>
          <w:highlight w:val="white"/>
          <w:lang w:val="en-GB"/>
        </w:rPr>
        <w:t xml:space="preserve">  if (base == 0ul) {</w:t>
      </w:r>
    </w:p>
    <w:p w14:paraId="6C542DD8" w14:textId="77777777" w:rsidR="002A7C3D" w:rsidRPr="00D822A3" w:rsidRDefault="002A7C3D" w:rsidP="00835C72">
      <w:pPr>
        <w:pStyle w:val="Code"/>
        <w:rPr>
          <w:highlight w:val="white"/>
          <w:lang w:val="en-GB"/>
        </w:rPr>
      </w:pPr>
      <w:r w:rsidRPr="00D822A3">
        <w:rPr>
          <w:highlight w:val="white"/>
          <w:lang w:val="en-GB"/>
        </w:rPr>
        <w:t xml:space="preserve">    base = 10ul;</w:t>
      </w:r>
    </w:p>
    <w:p w14:paraId="746FBAD1" w14:textId="77777777" w:rsidR="002A7C3D" w:rsidRPr="00D822A3" w:rsidRDefault="002A7C3D" w:rsidP="00835C72">
      <w:pPr>
        <w:pStyle w:val="Code"/>
        <w:rPr>
          <w:highlight w:val="white"/>
          <w:lang w:val="en-GB"/>
        </w:rPr>
      </w:pPr>
      <w:r w:rsidRPr="00D822A3">
        <w:rPr>
          <w:highlight w:val="white"/>
          <w:lang w:val="en-GB"/>
        </w:rPr>
        <w:t xml:space="preserve">  }</w:t>
      </w:r>
    </w:p>
    <w:p w14:paraId="7D5ECDCC" w14:textId="77777777" w:rsidR="002A7C3D" w:rsidRPr="00D822A3" w:rsidRDefault="002A7C3D" w:rsidP="00835C72">
      <w:pPr>
        <w:pStyle w:val="Code"/>
        <w:rPr>
          <w:highlight w:val="white"/>
          <w:lang w:val="en-GB"/>
        </w:rPr>
      </w:pPr>
    </w:p>
    <w:p w14:paraId="3909FE46" w14:textId="77777777" w:rsidR="002A7C3D" w:rsidRPr="00D822A3" w:rsidRDefault="002A7C3D" w:rsidP="00835C72">
      <w:pPr>
        <w:pStyle w:val="Code"/>
        <w:rPr>
          <w:highlight w:val="white"/>
          <w:lang w:val="en-GB"/>
        </w:rPr>
      </w:pPr>
      <w:r w:rsidRPr="00D822A3">
        <w:rPr>
          <w:highlight w:val="white"/>
          <w:lang w:val="en-GB"/>
        </w:rPr>
        <w:t xml:space="preserve">  while (isxdigit(input)) {</w:t>
      </w:r>
    </w:p>
    <w:p w14:paraId="4F6CA450" w14:textId="77777777" w:rsidR="002A7C3D" w:rsidRPr="00D822A3" w:rsidRDefault="002A7C3D" w:rsidP="00835C72">
      <w:pPr>
        <w:pStyle w:val="Code"/>
        <w:rPr>
          <w:highlight w:val="white"/>
          <w:lang w:val="en-GB"/>
        </w:rPr>
      </w:pPr>
      <w:r w:rsidRPr="00D822A3">
        <w:rPr>
          <w:highlight w:val="white"/>
          <w:lang w:val="en-GB"/>
        </w:rPr>
        <w:t xml:space="preserve">    digit = digitToValue(input);</w:t>
      </w:r>
    </w:p>
    <w:p w14:paraId="15E86596" w14:textId="77777777" w:rsidR="002A7C3D" w:rsidRPr="00D822A3" w:rsidRDefault="002A7C3D" w:rsidP="00835C72">
      <w:pPr>
        <w:pStyle w:val="Code"/>
        <w:rPr>
          <w:highlight w:val="white"/>
          <w:lang w:val="en-GB"/>
        </w:rPr>
      </w:pPr>
      <w:r w:rsidRPr="00D822A3">
        <w:rPr>
          <w:highlight w:val="white"/>
          <w:lang w:val="en-GB"/>
        </w:rPr>
        <w:t xml:space="preserve">   </w:t>
      </w:r>
    </w:p>
    <w:p w14:paraId="0F8DDAC6" w14:textId="77777777" w:rsidR="002A7C3D" w:rsidRPr="00D822A3" w:rsidRDefault="002A7C3D" w:rsidP="00835C72">
      <w:pPr>
        <w:pStyle w:val="Code"/>
        <w:rPr>
          <w:highlight w:val="white"/>
          <w:lang w:val="en-GB"/>
        </w:rPr>
      </w:pPr>
      <w:r w:rsidRPr="00D822A3">
        <w:rPr>
          <w:highlight w:val="white"/>
          <w:lang w:val="en-GB"/>
        </w:rPr>
        <w:t xml:space="preserve">    if (digit &gt;= base) {</w:t>
      </w:r>
    </w:p>
    <w:p w14:paraId="500EA902" w14:textId="77777777" w:rsidR="002A7C3D" w:rsidRPr="00D822A3" w:rsidRDefault="002A7C3D" w:rsidP="00835C72">
      <w:pPr>
        <w:pStyle w:val="Code"/>
        <w:rPr>
          <w:highlight w:val="white"/>
          <w:lang w:val="en-GB"/>
        </w:rPr>
      </w:pPr>
      <w:r w:rsidRPr="00D822A3">
        <w:rPr>
          <w:highlight w:val="white"/>
          <w:lang w:val="en-GB"/>
        </w:rPr>
        <w:t xml:space="preserve">      break;</w:t>
      </w:r>
    </w:p>
    <w:p w14:paraId="5D768BB7" w14:textId="77777777" w:rsidR="002A7C3D" w:rsidRPr="00D822A3" w:rsidRDefault="002A7C3D" w:rsidP="00835C72">
      <w:pPr>
        <w:pStyle w:val="Code"/>
        <w:rPr>
          <w:highlight w:val="white"/>
          <w:lang w:val="en-GB"/>
        </w:rPr>
      </w:pPr>
      <w:r w:rsidRPr="00D822A3">
        <w:rPr>
          <w:highlight w:val="white"/>
          <w:lang w:val="en-GB"/>
        </w:rPr>
        <w:t xml:space="preserve">    }</w:t>
      </w:r>
    </w:p>
    <w:p w14:paraId="27DACB17" w14:textId="77777777" w:rsidR="002A7C3D" w:rsidRPr="00D822A3" w:rsidRDefault="002A7C3D" w:rsidP="00835C72">
      <w:pPr>
        <w:pStyle w:val="Code"/>
        <w:rPr>
          <w:highlight w:val="white"/>
          <w:lang w:val="en-GB"/>
        </w:rPr>
      </w:pPr>
    </w:p>
    <w:p w14:paraId="0FAE0282" w14:textId="77777777" w:rsidR="002A7C3D" w:rsidRPr="00D822A3" w:rsidRDefault="002A7C3D" w:rsidP="00835C72">
      <w:pPr>
        <w:pStyle w:val="Code"/>
        <w:rPr>
          <w:highlight w:val="white"/>
          <w:lang w:val="en-GB"/>
        </w:rPr>
      </w:pPr>
      <w:r w:rsidRPr="00D822A3">
        <w:rPr>
          <w:highlight w:val="white"/>
          <w:lang w:val="en-GB"/>
        </w:rPr>
        <w:t xml:space="preserve">    unsignedLongValue = (unsignedLongValue * base) + digit;</w:t>
      </w:r>
    </w:p>
    <w:p w14:paraId="21A2DDD7" w14:textId="77777777" w:rsidR="002A7C3D" w:rsidRPr="00D822A3" w:rsidRDefault="002A7C3D" w:rsidP="00835C72">
      <w:pPr>
        <w:pStyle w:val="Code"/>
        <w:rPr>
          <w:highlight w:val="white"/>
          <w:lang w:val="en-GB"/>
        </w:rPr>
      </w:pPr>
      <w:r w:rsidRPr="00D822A3">
        <w:rPr>
          <w:highlight w:val="white"/>
          <w:lang w:val="en-GB"/>
        </w:rPr>
        <w:t xml:space="preserve">    found = TRUE;</w:t>
      </w:r>
    </w:p>
    <w:p w14:paraId="002545D2"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0F42C0F" w14:textId="77777777" w:rsidR="002A7C3D" w:rsidRPr="00D822A3" w:rsidRDefault="002A7C3D" w:rsidP="00835C72">
      <w:pPr>
        <w:pStyle w:val="Code"/>
        <w:rPr>
          <w:highlight w:val="white"/>
          <w:lang w:val="en-GB"/>
        </w:rPr>
      </w:pPr>
      <w:r w:rsidRPr="00D822A3">
        <w:rPr>
          <w:highlight w:val="white"/>
          <w:lang w:val="en-GB"/>
        </w:rPr>
        <w:t xml:space="preserve">  }</w:t>
      </w:r>
    </w:p>
    <w:p w14:paraId="224AF9B8" w14:textId="77777777" w:rsidR="002A7C3D" w:rsidRPr="00D822A3" w:rsidRDefault="002A7C3D" w:rsidP="00835C72">
      <w:pPr>
        <w:pStyle w:val="Code"/>
        <w:rPr>
          <w:highlight w:val="white"/>
          <w:lang w:val="en-GB"/>
        </w:rPr>
      </w:pPr>
    </w:p>
    <w:p w14:paraId="315AC789" w14:textId="77777777" w:rsidR="002A7C3D" w:rsidRPr="00D822A3" w:rsidRDefault="002A7C3D" w:rsidP="00835C72">
      <w:pPr>
        <w:pStyle w:val="Code"/>
        <w:rPr>
          <w:highlight w:val="white"/>
          <w:lang w:val="en-GB"/>
        </w:rPr>
      </w:pPr>
      <w:r w:rsidRPr="00D822A3">
        <w:rPr>
          <w:highlight w:val="white"/>
          <w:lang w:val="en-GB"/>
        </w:rPr>
        <w:t xml:space="preserve">  if (found) {</w:t>
      </w:r>
    </w:p>
    <w:p w14:paraId="02A59563" w14:textId="77777777" w:rsidR="002A7C3D" w:rsidRPr="00D822A3" w:rsidRDefault="002A7C3D" w:rsidP="00835C72">
      <w:pPr>
        <w:pStyle w:val="Code"/>
        <w:rPr>
          <w:highlight w:val="white"/>
          <w:lang w:val="en-GB"/>
        </w:rPr>
      </w:pPr>
      <w:r w:rsidRPr="00D822A3">
        <w:rPr>
          <w:highlight w:val="white"/>
          <w:lang w:val="en-GB"/>
        </w:rPr>
        <w:t xml:space="preserve">    ++g_inCount;</w:t>
      </w:r>
    </w:p>
    <w:p w14:paraId="25609670" w14:textId="77777777" w:rsidR="002A7C3D" w:rsidRPr="00D822A3" w:rsidRDefault="002A7C3D" w:rsidP="00835C72">
      <w:pPr>
        <w:pStyle w:val="Code"/>
        <w:rPr>
          <w:highlight w:val="white"/>
          <w:lang w:val="en-GB"/>
        </w:rPr>
      </w:pPr>
      <w:r w:rsidRPr="00D822A3">
        <w:rPr>
          <w:highlight w:val="white"/>
          <w:lang w:val="en-GB"/>
        </w:rPr>
        <w:t xml:space="preserve">  }</w:t>
      </w:r>
    </w:p>
    <w:p w14:paraId="05780542" w14:textId="77777777" w:rsidR="002A7C3D" w:rsidRPr="00D822A3" w:rsidRDefault="002A7C3D" w:rsidP="00835C72">
      <w:pPr>
        <w:pStyle w:val="Code"/>
        <w:rPr>
          <w:highlight w:val="white"/>
          <w:lang w:val="en-GB"/>
        </w:rPr>
      </w:pPr>
    </w:p>
    <w:p w14:paraId="686E72CA"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7036A9F6" w14:textId="77777777" w:rsidR="002A7C3D" w:rsidRPr="00D822A3" w:rsidRDefault="002A7C3D" w:rsidP="00835C72">
      <w:pPr>
        <w:pStyle w:val="Code"/>
        <w:rPr>
          <w:highlight w:val="white"/>
          <w:lang w:val="en-GB"/>
        </w:rPr>
      </w:pPr>
      <w:r w:rsidRPr="00D822A3">
        <w:rPr>
          <w:highlight w:val="white"/>
          <w:lang w:val="en-GB"/>
        </w:rPr>
        <w:t xml:space="preserve">  return unsignedLongValue;</w:t>
      </w:r>
    </w:p>
    <w:p w14:paraId="7C2348DC" w14:textId="77777777" w:rsidR="002A7C3D" w:rsidRPr="00D822A3" w:rsidRDefault="002A7C3D" w:rsidP="00835C72">
      <w:pPr>
        <w:pStyle w:val="Code"/>
        <w:rPr>
          <w:highlight w:val="white"/>
          <w:lang w:val="en-GB"/>
        </w:rPr>
      </w:pPr>
      <w:r w:rsidRPr="00D822A3">
        <w:rPr>
          <w:highlight w:val="white"/>
          <w:lang w:val="en-GB"/>
        </w:rPr>
        <w:t>}</w:t>
      </w:r>
    </w:p>
    <w:p w14:paraId="192ACDD9" w14:textId="77777777" w:rsidR="007B5DAC" w:rsidRPr="00D822A3" w:rsidRDefault="007B5DAC" w:rsidP="00835C72">
      <w:pPr>
        <w:pStyle w:val="Code"/>
        <w:rPr>
          <w:highlight w:val="white"/>
          <w:lang w:val="en-GB"/>
        </w:rPr>
      </w:pPr>
    </w:p>
    <w:p w14:paraId="1282AADB" w14:textId="3F7F7EA8" w:rsidR="002A7C3D" w:rsidRPr="00D822A3" w:rsidRDefault="002A7C3D" w:rsidP="00835C72">
      <w:pPr>
        <w:pStyle w:val="Code"/>
        <w:rPr>
          <w:highlight w:val="white"/>
          <w:lang w:val="en-GB"/>
        </w:rPr>
      </w:pPr>
      <w:r w:rsidRPr="00D822A3">
        <w:rPr>
          <w:highlight w:val="white"/>
          <w:lang w:val="en-GB"/>
        </w:rPr>
        <w:t>long double scanLongDouble(void) {</w:t>
      </w:r>
    </w:p>
    <w:p w14:paraId="39E153C6"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4579FF5" w14:textId="77777777" w:rsidR="002A7C3D" w:rsidRPr="00D822A3" w:rsidRDefault="002A7C3D" w:rsidP="00835C72">
      <w:pPr>
        <w:pStyle w:val="Code"/>
        <w:rPr>
          <w:highlight w:val="white"/>
          <w:lang w:val="en-GB"/>
        </w:rPr>
      </w:pPr>
      <w:r w:rsidRPr="00D822A3">
        <w:rPr>
          <w:highlight w:val="white"/>
          <w:lang w:val="en-GB"/>
        </w:rPr>
        <w:t xml:space="preserve">  long double value = 0.0L, factor = 1.0L;</w:t>
      </w:r>
    </w:p>
    <w:p w14:paraId="00A0495B"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202AE940" w14:textId="77777777" w:rsidR="002A7C3D" w:rsidRPr="00D822A3" w:rsidRDefault="002A7C3D" w:rsidP="00835C72">
      <w:pPr>
        <w:pStyle w:val="Code"/>
        <w:rPr>
          <w:highlight w:val="white"/>
          <w:lang w:val="en-GB"/>
        </w:rPr>
      </w:pPr>
    </w:p>
    <w:p w14:paraId="2942F0C7"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81BCDF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DB81E88" w14:textId="77777777" w:rsidR="002A7C3D" w:rsidRPr="00D822A3" w:rsidRDefault="002A7C3D" w:rsidP="00835C72">
      <w:pPr>
        <w:pStyle w:val="Code"/>
        <w:rPr>
          <w:highlight w:val="white"/>
          <w:lang w:val="en-GB"/>
        </w:rPr>
      </w:pPr>
      <w:r w:rsidRPr="00D822A3">
        <w:rPr>
          <w:highlight w:val="white"/>
          <w:lang w:val="en-GB"/>
        </w:rPr>
        <w:t xml:space="preserve">  }</w:t>
      </w:r>
    </w:p>
    <w:p w14:paraId="0B781B4B" w14:textId="77777777" w:rsidR="002A7C3D" w:rsidRPr="00D822A3" w:rsidRDefault="002A7C3D" w:rsidP="00835C72">
      <w:pPr>
        <w:pStyle w:val="Code"/>
        <w:rPr>
          <w:highlight w:val="white"/>
          <w:lang w:val="en-GB"/>
        </w:rPr>
      </w:pPr>
    </w:p>
    <w:p w14:paraId="19BBB9D8"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1D5480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3931B5" w14:textId="77777777" w:rsidR="002A7C3D" w:rsidRPr="00D822A3" w:rsidRDefault="002A7C3D" w:rsidP="00835C72">
      <w:pPr>
        <w:pStyle w:val="Code"/>
        <w:rPr>
          <w:highlight w:val="white"/>
          <w:lang w:val="en-GB"/>
        </w:rPr>
      </w:pPr>
      <w:r w:rsidRPr="00D822A3">
        <w:rPr>
          <w:highlight w:val="white"/>
          <w:lang w:val="en-GB"/>
        </w:rPr>
        <w:t xml:space="preserve">  }</w:t>
      </w:r>
    </w:p>
    <w:p w14:paraId="7334EA55"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500EA934" w14:textId="77777777" w:rsidR="002A7C3D" w:rsidRPr="00D822A3" w:rsidRDefault="002A7C3D" w:rsidP="00835C72">
      <w:pPr>
        <w:pStyle w:val="Code"/>
        <w:rPr>
          <w:highlight w:val="white"/>
          <w:lang w:val="en-GB"/>
        </w:rPr>
      </w:pPr>
      <w:r w:rsidRPr="00D822A3">
        <w:rPr>
          <w:highlight w:val="white"/>
          <w:lang w:val="en-GB"/>
        </w:rPr>
        <w:t xml:space="preserve">    minus = TRUE;</w:t>
      </w:r>
    </w:p>
    <w:p w14:paraId="5D7E00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45D82D29" w14:textId="77777777" w:rsidR="002A7C3D" w:rsidRPr="00D822A3" w:rsidRDefault="002A7C3D" w:rsidP="00835C72">
      <w:pPr>
        <w:pStyle w:val="Code"/>
        <w:rPr>
          <w:highlight w:val="white"/>
          <w:lang w:val="en-GB"/>
        </w:rPr>
      </w:pPr>
      <w:r w:rsidRPr="00D822A3">
        <w:rPr>
          <w:highlight w:val="white"/>
          <w:lang w:val="en-GB"/>
        </w:rPr>
        <w:t xml:space="preserve">  }</w:t>
      </w:r>
    </w:p>
    <w:p w14:paraId="11494DB2" w14:textId="77777777" w:rsidR="002A7C3D" w:rsidRPr="00D822A3" w:rsidRDefault="002A7C3D" w:rsidP="00835C72">
      <w:pPr>
        <w:pStyle w:val="Code"/>
        <w:rPr>
          <w:highlight w:val="white"/>
          <w:lang w:val="en-GB"/>
        </w:rPr>
      </w:pPr>
    </w:p>
    <w:p w14:paraId="44366A4C"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7698CE22" w14:textId="77777777" w:rsidR="002A7C3D" w:rsidRPr="00D822A3" w:rsidRDefault="002A7C3D" w:rsidP="00835C72">
      <w:pPr>
        <w:pStyle w:val="Code"/>
        <w:rPr>
          <w:highlight w:val="white"/>
          <w:lang w:val="en-GB"/>
        </w:rPr>
      </w:pPr>
      <w:r w:rsidRPr="00D822A3">
        <w:rPr>
          <w:highlight w:val="white"/>
          <w:lang w:val="en-GB"/>
        </w:rPr>
        <w:t xml:space="preserve">    value = (10.0L * value) + ((long double) (input - '0'));</w:t>
      </w:r>
    </w:p>
    <w:p w14:paraId="5F28D71A"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CD0D7E3" w14:textId="77777777" w:rsidR="002A7C3D" w:rsidRPr="00D822A3" w:rsidRDefault="002A7C3D" w:rsidP="00835C72">
      <w:pPr>
        <w:pStyle w:val="Code"/>
        <w:rPr>
          <w:highlight w:val="white"/>
          <w:lang w:val="en-GB"/>
        </w:rPr>
      </w:pPr>
      <w:r w:rsidRPr="00D822A3">
        <w:rPr>
          <w:highlight w:val="white"/>
          <w:lang w:val="en-GB"/>
        </w:rPr>
        <w:lastRenderedPageBreak/>
        <w:t xml:space="preserve">    found = TRUE;</w:t>
      </w:r>
    </w:p>
    <w:p w14:paraId="32F6F855" w14:textId="77777777" w:rsidR="002A7C3D" w:rsidRPr="00D822A3" w:rsidRDefault="002A7C3D" w:rsidP="00835C72">
      <w:pPr>
        <w:pStyle w:val="Code"/>
        <w:rPr>
          <w:highlight w:val="white"/>
          <w:lang w:val="en-GB"/>
        </w:rPr>
      </w:pPr>
      <w:r w:rsidRPr="00D822A3">
        <w:rPr>
          <w:highlight w:val="white"/>
          <w:lang w:val="en-GB"/>
        </w:rPr>
        <w:t xml:space="preserve">  }</w:t>
      </w:r>
    </w:p>
    <w:p w14:paraId="47A198B0" w14:textId="77777777" w:rsidR="002A7C3D" w:rsidRPr="00D822A3" w:rsidRDefault="002A7C3D" w:rsidP="00835C72">
      <w:pPr>
        <w:pStyle w:val="Code"/>
        <w:rPr>
          <w:highlight w:val="white"/>
          <w:lang w:val="en-GB"/>
        </w:rPr>
      </w:pPr>
    </w:p>
    <w:p w14:paraId="1D6B808A" w14:textId="77777777" w:rsidR="002A7C3D" w:rsidRPr="00D822A3" w:rsidRDefault="002A7C3D" w:rsidP="00835C72">
      <w:pPr>
        <w:pStyle w:val="Code"/>
        <w:rPr>
          <w:highlight w:val="white"/>
          <w:lang w:val="en-GB"/>
        </w:rPr>
      </w:pPr>
      <w:r w:rsidRPr="00D822A3">
        <w:rPr>
          <w:highlight w:val="white"/>
          <w:lang w:val="en-GB"/>
        </w:rPr>
        <w:t xml:space="preserve">  if (input == '.') {</w:t>
      </w:r>
    </w:p>
    <w:p w14:paraId="402EF77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64D94994" w14:textId="77777777" w:rsidR="002A7C3D" w:rsidRPr="00D822A3" w:rsidRDefault="002A7C3D" w:rsidP="00835C72">
      <w:pPr>
        <w:pStyle w:val="Code"/>
        <w:rPr>
          <w:highlight w:val="white"/>
          <w:lang w:val="en-GB"/>
        </w:rPr>
      </w:pPr>
    </w:p>
    <w:p w14:paraId="7EE8A46E"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3DF8FEDB" w14:textId="77777777" w:rsidR="002A7C3D" w:rsidRPr="00D822A3" w:rsidRDefault="002A7C3D" w:rsidP="00835C72">
      <w:pPr>
        <w:pStyle w:val="Code"/>
        <w:rPr>
          <w:highlight w:val="white"/>
          <w:lang w:val="en-GB"/>
        </w:rPr>
      </w:pPr>
      <w:r w:rsidRPr="00D822A3">
        <w:rPr>
          <w:highlight w:val="white"/>
          <w:lang w:val="en-GB"/>
        </w:rPr>
        <w:t xml:space="preserve">      factor /= 10.0L;</w:t>
      </w:r>
    </w:p>
    <w:p w14:paraId="1455EACF" w14:textId="77777777" w:rsidR="002A7C3D" w:rsidRPr="00D822A3" w:rsidRDefault="002A7C3D" w:rsidP="00835C72">
      <w:pPr>
        <w:pStyle w:val="Code"/>
        <w:rPr>
          <w:highlight w:val="white"/>
          <w:lang w:val="en-GB"/>
        </w:rPr>
      </w:pPr>
      <w:r w:rsidRPr="00D822A3">
        <w:rPr>
          <w:highlight w:val="white"/>
          <w:lang w:val="en-GB"/>
        </w:rPr>
        <w:t xml:space="preserve">      value += factor * ((long double) (input - '0'));</w:t>
      </w:r>
    </w:p>
    <w:p w14:paraId="3F1DB31C"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16CFD94" w14:textId="77777777" w:rsidR="002A7C3D" w:rsidRPr="00D822A3" w:rsidRDefault="002A7C3D" w:rsidP="00835C72">
      <w:pPr>
        <w:pStyle w:val="Code"/>
        <w:rPr>
          <w:highlight w:val="white"/>
          <w:lang w:val="en-GB"/>
        </w:rPr>
      </w:pPr>
      <w:r w:rsidRPr="00D822A3">
        <w:rPr>
          <w:highlight w:val="white"/>
          <w:lang w:val="en-GB"/>
        </w:rPr>
        <w:t xml:space="preserve">      found = TRUE;</w:t>
      </w:r>
    </w:p>
    <w:p w14:paraId="7D4910BF" w14:textId="77777777" w:rsidR="002A7C3D" w:rsidRPr="00D822A3" w:rsidRDefault="002A7C3D" w:rsidP="00835C72">
      <w:pPr>
        <w:pStyle w:val="Code"/>
        <w:rPr>
          <w:highlight w:val="white"/>
          <w:lang w:val="en-GB"/>
        </w:rPr>
      </w:pPr>
      <w:r w:rsidRPr="00D822A3">
        <w:rPr>
          <w:highlight w:val="white"/>
          <w:lang w:val="en-GB"/>
        </w:rPr>
        <w:t xml:space="preserve">    }</w:t>
      </w:r>
    </w:p>
    <w:p w14:paraId="7714647F" w14:textId="77777777" w:rsidR="002A7C3D" w:rsidRPr="00D822A3" w:rsidRDefault="002A7C3D" w:rsidP="00835C72">
      <w:pPr>
        <w:pStyle w:val="Code"/>
        <w:rPr>
          <w:highlight w:val="white"/>
          <w:lang w:val="en-GB"/>
        </w:rPr>
      </w:pPr>
      <w:r w:rsidRPr="00D822A3">
        <w:rPr>
          <w:highlight w:val="white"/>
          <w:lang w:val="en-GB"/>
        </w:rPr>
        <w:t xml:space="preserve">  }</w:t>
      </w:r>
    </w:p>
    <w:p w14:paraId="646058BE" w14:textId="77777777" w:rsidR="002A7C3D" w:rsidRPr="00D822A3" w:rsidRDefault="002A7C3D" w:rsidP="00835C72">
      <w:pPr>
        <w:pStyle w:val="Code"/>
        <w:rPr>
          <w:highlight w:val="white"/>
          <w:lang w:val="en-GB"/>
        </w:rPr>
      </w:pPr>
    </w:p>
    <w:p w14:paraId="5F394D8F" w14:textId="77777777" w:rsidR="002A7C3D" w:rsidRPr="00D822A3" w:rsidRDefault="002A7C3D" w:rsidP="00835C72">
      <w:pPr>
        <w:pStyle w:val="Code"/>
        <w:rPr>
          <w:highlight w:val="white"/>
          <w:lang w:val="en-GB"/>
        </w:rPr>
      </w:pPr>
      <w:r w:rsidRPr="00D822A3">
        <w:rPr>
          <w:highlight w:val="white"/>
          <w:lang w:val="en-GB"/>
        </w:rPr>
        <w:t xml:space="preserve">  if (tolower(input) == 'e') {</w:t>
      </w:r>
    </w:p>
    <w:p w14:paraId="34614D4D" w14:textId="77777777" w:rsidR="002A7C3D" w:rsidRPr="00D822A3" w:rsidRDefault="002A7C3D" w:rsidP="00835C72">
      <w:pPr>
        <w:pStyle w:val="Code"/>
        <w:rPr>
          <w:highlight w:val="white"/>
          <w:lang w:val="en-GB"/>
        </w:rPr>
      </w:pPr>
      <w:r w:rsidRPr="00D822A3">
        <w:rPr>
          <w:highlight w:val="white"/>
          <w:lang w:val="en-GB"/>
        </w:rPr>
        <w:t xml:space="preserve">    double exponent = (double) scanLongInt();</w:t>
      </w:r>
    </w:p>
    <w:p w14:paraId="13DF6176" w14:textId="77777777" w:rsidR="002A7C3D" w:rsidRPr="00D822A3" w:rsidRDefault="002A7C3D" w:rsidP="00835C72">
      <w:pPr>
        <w:pStyle w:val="Code"/>
        <w:rPr>
          <w:highlight w:val="white"/>
          <w:lang w:val="en-GB"/>
        </w:rPr>
      </w:pPr>
      <w:r w:rsidRPr="00D822A3">
        <w:rPr>
          <w:highlight w:val="white"/>
          <w:lang w:val="en-GB"/>
        </w:rPr>
        <w:t xml:space="preserve">    value *= pow(10.0, exponent);</w:t>
      </w:r>
    </w:p>
    <w:p w14:paraId="7BAAA136" w14:textId="77777777" w:rsidR="002A7C3D" w:rsidRPr="00D822A3" w:rsidRDefault="002A7C3D" w:rsidP="00835C72">
      <w:pPr>
        <w:pStyle w:val="Code"/>
        <w:rPr>
          <w:highlight w:val="white"/>
          <w:lang w:val="en-GB"/>
        </w:rPr>
      </w:pPr>
      <w:r w:rsidRPr="00D822A3">
        <w:rPr>
          <w:highlight w:val="white"/>
          <w:lang w:val="en-GB"/>
        </w:rPr>
        <w:t xml:space="preserve">  }</w:t>
      </w:r>
    </w:p>
    <w:p w14:paraId="5BF7A168" w14:textId="77777777" w:rsidR="002A7C3D" w:rsidRPr="00D822A3" w:rsidRDefault="002A7C3D" w:rsidP="00835C72">
      <w:pPr>
        <w:pStyle w:val="Code"/>
        <w:rPr>
          <w:highlight w:val="white"/>
          <w:lang w:val="en-GB"/>
        </w:rPr>
      </w:pPr>
      <w:r w:rsidRPr="00D822A3">
        <w:rPr>
          <w:highlight w:val="white"/>
          <w:lang w:val="en-GB"/>
        </w:rPr>
        <w:t xml:space="preserve">  else {</w:t>
      </w:r>
    </w:p>
    <w:p w14:paraId="45F7F84F"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54FDCD42" w14:textId="77777777" w:rsidR="002A7C3D" w:rsidRPr="00D822A3" w:rsidRDefault="002A7C3D" w:rsidP="00835C72">
      <w:pPr>
        <w:pStyle w:val="Code"/>
        <w:rPr>
          <w:highlight w:val="white"/>
          <w:lang w:val="en-GB"/>
        </w:rPr>
      </w:pPr>
      <w:r w:rsidRPr="00D822A3">
        <w:rPr>
          <w:highlight w:val="white"/>
          <w:lang w:val="en-GB"/>
        </w:rPr>
        <w:t xml:space="preserve">  }</w:t>
      </w:r>
    </w:p>
    <w:p w14:paraId="27B83FA9" w14:textId="77777777" w:rsidR="002A7C3D" w:rsidRPr="00D822A3" w:rsidRDefault="002A7C3D" w:rsidP="00835C72">
      <w:pPr>
        <w:pStyle w:val="Code"/>
        <w:rPr>
          <w:highlight w:val="white"/>
          <w:lang w:val="en-GB"/>
        </w:rPr>
      </w:pPr>
    </w:p>
    <w:p w14:paraId="626EF256" w14:textId="77777777" w:rsidR="002A7C3D" w:rsidRPr="00D822A3" w:rsidRDefault="002A7C3D" w:rsidP="00835C72">
      <w:pPr>
        <w:pStyle w:val="Code"/>
        <w:rPr>
          <w:highlight w:val="white"/>
          <w:lang w:val="en-GB"/>
        </w:rPr>
      </w:pPr>
      <w:r w:rsidRPr="00D822A3">
        <w:rPr>
          <w:highlight w:val="white"/>
          <w:lang w:val="en-GB"/>
        </w:rPr>
        <w:t xml:space="preserve">  if (minus) {</w:t>
      </w:r>
    </w:p>
    <w:p w14:paraId="5553B312" w14:textId="77777777" w:rsidR="002A7C3D" w:rsidRPr="00D822A3" w:rsidRDefault="002A7C3D" w:rsidP="00835C72">
      <w:pPr>
        <w:pStyle w:val="Code"/>
        <w:rPr>
          <w:highlight w:val="white"/>
          <w:lang w:val="en-GB"/>
        </w:rPr>
      </w:pPr>
      <w:r w:rsidRPr="00D822A3">
        <w:rPr>
          <w:highlight w:val="white"/>
          <w:lang w:val="en-GB"/>
        </w:rPr>
        <w:t xml:space="preserve">    value = -value;</w:t>
      </w:r>
    </w:p>
    <w:p w14:paraId="07098D9D" w14:textId="77777777" w:rsidR="002A7C3D" w:rsidRPr="00D822A3" w:rsidRDefault="002A7C3D" w:rsidP="00835C72">
      <w:pPr>
        <w:pStyle w:val="Code"/>
        <w:rPr>
          <w:highlight w:val="white"/>
          <w:lang w:val="en-GB"/>
        </w:rPr>
      </w:pPr>
      <w:r w:rsidRPr="00D822A3">
        <w:rPr>
          <w:highlight w:val="white"/>
          <w:lang w:val="en-GB"/>
        </w:rPr>
        <w:t xml:space="preserve">  }</w:t>
      </w:r>
    </w:p>
    <w:p w14:paraId="148A6BDF" w14:textId="77777777" w:rsidR="002A7C3D" w:rsidRPr="00D822A3" w:rsidRDefault="002A7C3D" w:rsidP="00835C72">
      <w:pPr>
        <w:pStyle w:val="Code"/>
        <w:rPr>
          <w:highlight w:val="white"/>
          <w:lang w:val="en-GB"/>
        </w:rPr>
      </w:pPr>
    </w:p>
    <w:p w14:paraId="1D590775" w14:textId="77777777" w:rsidR="002A7C3D" w:rsidRPr="00D822A3" w:rsidRDefault="002A7C3D" w:rsidP="00835C72">
      <w:pPr>
        <w:pStyle w:val="Code"/>
        <w:rPr>
          <w:highlight w:val="white"/>
          <w:lang w:val="en-GB"/>
        </w:rPr>
      </w:pPr>
      <w:r w:rsidRPr="00D822A3">
        <w:rPr>
          <w:highlight w:val="white"/>
          <w:lang w:val="en-GB"/>
        </w:rPr>
        <w:t xml:space="preserve">  if (found) {</w:t>
      </w:r>
    </w:p>
    <w:p w14:paraId="7B7FC4E1" w14:textId="77777777" w:rsidR="002A7C3D" w:rsidRPr="00D822A3" w:rsidRDefault="002A7C3D" w:rsidP="00835C72">
      <w:pPr>
        <w:pStyle w:val="Code"/>
        <w:rPr>
          <w:highlight w:val="white"/>
          <w:lang w:val="en-GB"/>
        </w:rPr>
      </w:pPr>
      <w:r w:rsidRPr="00D822A3">
        <w:rPr>
          <w:highlight w:val="white"/>
          <w:lang w:val="en-GB"/>
        </w:rPr>
        <w:t xml:space="preserve">    ++g_inCount;</w:t>
      </w:r>
    </w:p>
    <w:p w14:paraId="6FB0E079" w14:textId="77777777" w:rsidR="002A7C3D" w:rsidRPr="00D822A3" w:rsidRDefault="002A7C3D" w:rsidP="00835C72">
      <w:pPr>
        <w:pStyle w:val="Code"/>
        <w:rPr>
          <w:highlight w:val="white"/>
          <w:lang w:val="en-GB"/>
        </w:rPr>
      </w:pPr>
      <w:r w:rsidRPr="00D822A3">
        <w:rPr>
          <w:highlight w:val="white"/>
          <w:lang w:val="en-GB"/>
        </w:rPr>
        <w:t xml:space="preserve">  }</w:t>
      </w:r>
    </w:p>
    <w:p w14:paraId="6FA08228" w14:textId="77777777" w:rsidR="002A7C3D" w:rsidRPr="00D822A3" w:rsidRDefault="002A7C3D" w:rsidP="00835C72">
      <w:pPr>
        <w:pStyle w:val="Code"/>
        <w:rPr>
          <w:highlight w:val="white"/>
          <w:lang w:val="en-GB"/>
        </w:rPr>
      </w:pPr>
    </w:p>
    <w:p w14:paraId="7BAE30A3" w14:textId="77777777" w:rsidR="002A7C3D" w:rsidRPr="00D822A3" w:rsidRDefault="002A7C3D" w:rsidP="00835C72">
      <w:pPr>
        <w:pStyle w:val="Code"/>
        <w:rPr>
          <w:highlight w:val="white"/>
          <w:lang w:val="en-GB"/>
        </w:rPr>
      </w:pPr>
      <w:r w:rsidRPr="00D822A3">
        <w:rPr>
          <w:highlight w:val="white"/>
          <w:lang w:val="en-GB"/>
        </w:rPr>
        <w:t xml:space="preserve">  return value;</w:t>
      </w:r>
    </w:p>
    <w:p w14:paraId="648CE402" w14:textId="77777777" w:rsidR="002A7C3D" w:rsidRPr="00D822A3" w:rsidRDefault="002A7C3D" w:rsidP="00835C72">
      <w:pPr>
        <w:pStyle w:val="Code"/>
        <w:rPr>
          <w:highlight w:val="white"/>
          <w:lang w:val="en-GB"/>
        </w:rPr>
      </w:pPr>
      <w:r w:rsidRPr="00D822A3">
        <w:rPr>
          <w:highlight w:val="white"/>
          <w:lang w:val="en-GB"/>
        </w:rPr>
        <w:t>}</w:t>
      </w:r>
    </w:p>
    <w:p w14:paraId="00A46B8C" w14:textId="77777777" w:rsidR="007B5DAC" w:rsidRPr="00D822A3" w:rsidRDefault="007B5DAC" w:rsidP="00835C72">
      <w:pPr>
        <w:pStyle w:val="Code"/>
        <w:rPr>
          <w:highlight w:val="white"/>
          <w:lang w:val="en-GB"/>
        </w:rPr>
      </w:pPr>
    </w:p>
    <w:p w14:paraId="19E178CE" w14:textId="1A27B701" w:rsidR="002A7C3D" w:rsidRPr="00D822A3" w:rsidRDefault="002A7C3D" w:rsidP="00835C72">
      <w:pPr>
        <w:pStyle w:val="Code"/>
        <w:rPr>
          <w:highlight w:val="white"/>
          <w:lang w:val="en-GB"/>
        </w:rPr>
      </w:pPr>
      <w:r w:rsidRPr="00D822A3">
        <w:rPr>
          <w:highlight w:val="white"/>
          <w:lang w:val="en-GB"/>
        </w:rPr>
        <w:t>int scanFormat(char* format, va_list arg_list) {</w:t>
      </w:r>
    </w:p>
    <w:p w14:paraId="79E43C24" w14:textId="77777777" w:rsidR="002A7C3D" w:rsidRPr="00D822A3" w:rsidRDefault="002A7C3D" w:rsidP="00835C72">
      <w:pPr>
        <w:pStyle w:val="Code"/>
        <w:rPr>
          <w:highlight w:val="white"/>
          <w:lang w:val="en-GB"/>
        </w:rPr>
      </w:pPr>
      <w:r w:rsidRPr="00D822A3">
        <w:rPr>
          <w:highlight w:val="white"/>
          <w:lang w:val="en-GB"/>
        </w:rPr>
        <w:t xml:space="preserve">  char c, *charPtr;</w:t>
      </w:r>
    </w:p>
    <w:p w14:paraId="43E431F4" w14:textId="77777777" w:rsidR="002A7C3D" w:rsidRPr="00D822A3" w:rsidRDefault="002A7C3D" w:rsidP="00835C72">
      <w:pPr>
        <w:pStyle w:val="Code"/>
        <w:rPr>
          <w:highlight w:val="white"/>
          <w:lang w:val="en-GB"/>
        </w:rPr>
      </w:pPr>
      <w:r w:rsidRPr="00D822A3">
        <w:rPr>
          <w:highlight w:val="white"/>
          <w:lang w:val="en-GB"/>
        </w:rPr>
        <w:t xml:space="preserve">  BOOL percent = FALSE, shortInt = FALSE, longIntOrDouble = FALSE, longDouble = FALSE, star = FALSE;</w:t>
      </w:r>
    </w:p>
    <w:p w14:paraId="245D47AB" w14:textId="77777777" w:rsidR="002A7C3D" w:rsidRPr="00D822A3" w:rsidRDefault="002A7C3D" w:rsidP="00835C72">
      <w:pPr>
        <w:pStyle w:val="Code"/>
        <w:rPr>
          <w:highlight w:val="white"/>
          <w:lang w:val="en-GB"/>
        </w:rPr>
      </w:pPr>
    </w:p>
    <w:p w14:paraId="29931F6C" w14:textId="77777777" w:rsidR="002A7C3D" w:rsidRPr="00D822A3" w:rsidRDefault="002A7C3D" w:rsidP="00835C72">
      <w:pPr>
        <w:pStyle w:val="Code"/>
        <w:rPr>
          <w:highlight w:val="white"/>
          <w:lang w:val="en-GB"/>
        </w:rPr>
      </w:pPr>
      <w:r w:rsidRPr="00D822A3">
        <w:rPr>
          <w:highlight w:val="white"/>
          <w:lang w:val="en-GB"/>
        </w:rPr>
        <w:t xml:space="preserve">  long longValue, *longPtr;</w:t>
      </w:r>
    </w:p>
    <w:p w14:paraId="0C2943D6" w14:textId="77777777" w:rsidR="002A7C3D" w:rsidRPr="00D822A3" w:rsidRDefault="002A7C3D" w:rsidP="00835C72">
      <w:pPr>
        <w:pStyle w:val="Code"/>
        <w:rPr>
          <w:highlight w:val="white"/>
          <w:lang w:val="en-GB"/>
        </w:rPr>
      </w:pPr>
      <w:r w:rsidRPr="00D822A3">
        <w:rPr>
          <w:highlight w:val="white"/>
          <w:lang w:val="en-GB"/>
        </w:rPr>
        <w:t xml:space="preserve">  short* shortPtr;</w:t>
      </w:r>
    </w:p>
    <w:p w14:paraId="261C14CD" w14:textId="77777777" w:rsidR="002A7C3D" w:rsidRPr="00D822A3" w:rsidRDefault="002A7C3D" w:rsidP="00835C72">
      <w:pPr>
        <w:pStyle w:val="Code"/>
        <w:rPr>
          <w:highlight w:val="white"/>
          <w:lang w:val="en-GB"/>
        </w:rPr>
      </w:pPr>
      <w:r w:rsidRPr="00D822A3">
        <w:rPr>
          <w:highlight w:val="white"/>
          <w:lang w:val="en-GB"/>
        </w:rPr>
        <w:t xml:space="preserve">  int index, *intPtr, *charsPtr;</w:t>
      </w:r>
    </w:p>
    <w:p w14:paraId="1E56CED2" w14:textId="77777777" w:rsidR="002A7C3D" w:rsidRPr="00D822A3" w:rsidRDefault="002A7C3D" w:rsidP="00835C72">
      <w:pPr>
        <w:pStyle w:val="Code"/>
        <w:rPr>
          <w:highlight w:val="white"/>
          <w:lang w:val="en-GB"/>
        </w:rPr>
      </w:pPr>
    </w:p>
    <w:p w14:paraId="034919AC" w14:textId="77777777" w:rsidR="002A7C3D" w:rsidRPr="00D822A3" w:rsidRDefault="002A7C3D" w:rsidP="00835C72">
      <w:pPr>
        <w:pStyle w:val="Code"/>
        <w:rPr>
          <w:highlight w:val="white"/>
          <w:lang w:val="en-GB"/>
        </w:rPr>
      </w:pPr>
      <w:r w:rsidRPr="00D822A3">
        <w:rPr>
          <w:highlight w:val="white"/>
          <w:lang w:val="en-GB"/>
        </w:rPr>
        <w:t xml:space="preserve">  unsigned long unsignedLongValue, *unsignedLongPtr;</w:t>
      </w:r>
    </w:p>
    <w:p w14:paraId="266A849F" w14:textId="77777777" w:rsidR="002A7C3D" w:rsidRPr="00D822A3" w:rsidRDefault="002A7C3D" w:rsidP="00835C72">
      <w:pPr>
        <w:pStyle w:val="Code"/>
        <w:rPr>
          <w:highlight w:val="white"/>
          <w:lang w:val="en-GB"/>
        </w:rPr>
      </w:pPr>
      <w:r w:rsidRPr="00D822A3">
        <w:rPr>
          <w:highlight w:val="white"/>
          <w:lang w:val="en-GB"/>
        </w:rPr>
        <w:t xml:space="preserve">  unsigned short* unsignedShortPtr;</w:t>
      </w:r>
    </w:p>
    <w:p w14:paraId="5F6E96E3" w14:textId="77777777" w:rsidR="002A7C3D" w:rsidRPr="00D822A3" w:rsidRDefault="002A7C3D" w:rsidP="00835C72">
      <w:pPr>
        <w:pStyle w:val="Code"/>
        <w:rPr>
          <w:highlight w:val="white"/>
          <w:lang w:val="en-GB"/>
        </w:rPr>
      </w:pPr>
      <w:r w:rsidRPr="00D822A3">
        <w:rPr>
          <w:highlight w:val="white"/>
          <w:lang w:val="en-GB"/>
        </w:rPr>
        <w:t xml:space="preserve">  unsigned int* unsignedIntPtr;</w:t>
      </w:r>
    </w:p>
    <w:p w14:paraId="309F6C1D" w14:textId="77777777" w:rsidR="002A7C3D" w:rsidRPr="00D822A3" w:rsidRDefault="002A7C3D" w:rsidP="00835C72">
      <w:pPr>
        <w:pStyle w:val="Code"/>
        <w:rPr>
          <w:highlight w:val="white"/>
          <w:lang w:val="en-GB"/>
        </w:rPr>
      </w:pPr>
    </w:p>
    <w:p w14:paraId="6F0372B8" w14:textId="77777777" w:rsidR="002A7C3D" w:rsidRPr="00D822A3" w:rsidRDefault="002A7C3D" w:rsidP="00835C72">
      <w:pPr>
        <w:pStyle w:val="Code"/>
        <w:rPr>
          <w:highlight w:val="white"/>
          <w:lang w:val="en-GB"/>
        </w:rPr>
      </w:pPr>
      <w:r w:rsidRPr="00D822A3">
        <w:rPr>
          <w:highlight w:val="white"/>
          <w:lang w:val="en-GB"/>
        </w:rPr>
        <w:t xml:space="preserve">  long double longDoubleValue;</w:t>
      </w:r>
    </w:p>
    <w:p w14:paraId="7254E30B" w14:textId="77777777" w:rsidR="002A7C3D" w:rsidRPr="00D822A3" w:rsidRDefault="002A7C3D" w:rsidP="00835C72">
      <w:pPr>
        <w:pStyle w:val="Code"/>
        <w:rPr>
          <w:highlight w:val="white"/>
          <w:lang w:val="en-GB"/>
        </w:rPr>
      </w:pPr>
    </w:p>
    <w:p w14:paraId="3D9713E8" w14:textId="77777777" w:rsidR="002A7C3D" w:rsidRPr="00D822A3" w:rsidRDefault="002A7C3D" w:rsidP="00835C72">
      <w:pPr>
        <w:pStyle w:val="Code"/>
        <w:rPr>
          <w:highlight w:val="white"/>
          <w:lang w:val="en-GB"/>
        </w:rPr>
      </w:pPr>
      <w:r w:rsidRPr="00D822A3">
        <w:rPr>
          <w:highlight w:val="white"/>
          <w:lang w:val="en-GB"/>
        </w:rPr>
        <w:t xml:space="preserve">  g_inCount = 0;</w:t>
      </w:r>
    </w:p>
    <w:p w14:paraId="67E38F4F" w14:textId="77777777" w:rsidR="002A7C3D" w:rsidRPr="00D822A3" w:rsidRDefault="002A7C3D" w:rsidP="00835C72">
      <w:pPr>
        <w:pStyle w:val="Code"/>
        <w:rPr>
          <w:highlight w:val="white"/>
          <w:lang w:val="en-GB"/>
        </w:rPr>
      </w:pPr>
      <w:r w:rsidRPr="00D822A3">
        <w:rPr>
          <w:highlight w:val="white"/>
          <w:lang w:val="en-GB"/>
        </w:rPr>
        <w:t xml:space="preserve">  g_inChars = 0;</w:t>
      </w:r>
    </w:p>
    <w:p w14:paraId="1FFDB659" w14:textId="77777777" w:rsidR="002A7C3D" w:rsidRPr="00D822A3" w:rsidRDefault="002A7C3D" w:rsidP="00835C72">
      <w:pPr>
        <w:pStyle w:val="Code"/>
        <w:rPr>
          <w:highlight w:val="white"/>
          <w:lang w:val="en-GB"/>
        </w:rPr>
      </w:pPr>
    </w:p>
    <w:p w14:paraId="63493658" w14:textId="77777777" w:rsidR="002A7C3D" w:rsidRPr="00D822A3" w:rsidRDefault="002A7C3D" w:rsidP="00835C72">
      <w:pPr>
        <w:pStyle w:val="Code"/>
        <w:rPr>
          <w:highlight w:val="white"/>
          <w:lang w:val="en-GB"/>
        </w:rPr>
      </w:pPr>
      <w:r w:rsidRPr="00D822A3">
        <w:rPr>
          <w:highlight w:val="white"/>
          <w:lang w:val="en-GB"/>
        </w:rPr>
        <w:t xml:space="preserve">  for (index = 0; format[index] != '\0'; ++index) {</w:t>
      </w:r>
    </w:p>
    <w:p w14:paraId="0AB6A8C9" w14:textId="77777777" w:rsidR="002A7C3D" w:rsidRPr="00D822A3" w:rsidRDefault="002A7C3D" w:rsidP="00835C72">
      <w:pPr>
        <w:pStyle w:val="Code"/>
        <w:rPr>
          <w:highlight w:val="white"/>
          <w:lang w:val="en-GB"/>
        </w:rPr>
      </w:pPr>
      <w:r w:rsidRPr="00D822A3">
        <w:rPr>
          <w:highlight w:val="white"/>
          <w:lang w:val="en-GB"/>
        </w:rPr>
        <w:t xml:space="preserve">    c = format[index];</w:t>
      </w:r>
    </w:p>
    <w:p w14:paraId="1C75E031" w14:textId="77777777" w:rsidR="002A7C3D" w:rsidRPr="00D822A3" w:rsidRDefault="002A7C3D" w:rsidP="00835C72">
      <w:pPr>
        <w:pStyle w:val="Code"/>
        <w:rPr>
          <w:highlight w:val="white"/>
          <w:lang w:val="en-GB"/>
        </w:rPr>
      </w:pPr>
    </w:p>
    <w:p w14:paraId="712681FA" w14:textId="77777777" w:rsidR="002A7C3D" w:rsidRPr="00D822A3" w:rsidRDefault="002A7C3D" w:rsidP="00835C72">
      <w:pPr>
        <w:pStyle w:val="Code"/>
        <w:rPr>
          <w:highlight w:val="white"/>
          <w:lang w:val="en-GB"/>
        </w:rPr>
      </w:pPr>
      <w:r w:rsidRPr="00D822A3">
        <w:rPr>
          <w:highlight w:val="white"/>
          <w:lang w:val="en-GB"/>
        </w:rPr>
        <w:t xml:space="preserve">    if (percent) {</w:t>
      </w:r>
    </w:p>
    <w:p w14:paraId="6D554D47" w14:textId="77777777" w:rsidR="002A7C3D" w:rsidRPr="00D822A3" w:rsidRDefault="002A7C3D" w:rsidP="00835C72">
      <w:pPr>
        <w:pStyle w:val="Code"/>
        <w:rPr>
          <w:highlight w:val="white"/>
          <w:lang w:val="en-GB"/>
        </w:rPr>
      </w:pPr>
      <w:r w:rsidRPr="00D822A3">
        <w:rPr>
          <w:highlight w:val="white"/>
          <w:lang w:val="en-GB"/>
        </w:rPr>
        <w:t xml:space="preserve">      switch (c) {</w:t>
      </w:r>
    </w:p>
    <w:p w14:paraId="7C828790" w14:textId="77777777" w:rsidR="002A7C3D" w:rsidRPr="00D822A3" w:rsidRDefault="002A7C3D" w:rsidP="00835C72">
      <w:pPr>
        <w:pStyle w:val="Code"/>
        <w:rPr>
          <w:highlight w:val="white"/>
          <w:lang w:val="en-GB"/>
        </w:rPr>
      </w:pPr>
      <w:r w:rsidRPr="00D822A3">
        <w:rPr>
          <w:highlight w:val="white"/>
          <w:lang w:val="en-GB"/>
        </w:rPr>
        <w:t xml:space="preserve">        case 'h':</w:t>
      </w:r>
    </w:p>
    <w:p w14:paraId="3697995F" w14:textId="77777777" w:rsidR="002A7C3D" w:rsidRPr="00D822A3" w:rsidRDefault="002A7C3D" w:rsidP="00835C72">
      <w:pPr>
        <w:pStyle w:val="Code"/>
        <w:rPr>
          <w:highlight w:val="white"/>
          <w:lang w:val="en-GB"/>
        </w:rPr>
      </w:pPr>
      <w:r w:rsidRPr="00D822A3">
        <w:rPr>
          <w:highlight w:val="white"/>
          <w:lang w:val="en-GB"/>
        </w:rPr>
        <w:lastRenderedPageBreak/>
        <w:t xml:space="preserve">          shortInt = TRUE;</w:t>
      </w:r>
    </w:p>
    <w:p w14:paraId="70E3A74D" w14:textId="77777777" w:rsidR="002A7C3D" w:rsidRPr="00D822A3" w:rsidRDefault="002A7C3D" w:rsidP="00835C72">
      <w:pPr>
        <w:pStyle w:val="Code"/>
        <w:rPr>
          <w:highlight w:val="white"/>
          <w:lang w:val="en-GB"/>
        </w:rPr>
      </w:pPr>
      <w:r w:rsidRPr="00D822A3">
        <w:rPr>
          <w:highlight w:val="white"/>
          <w:lang w:val="en-GB"/>
        </w:rPr>
        <w:t xml:space="preserve">          break;</w:t>
      </w:r>
    </w:p>
    <w:p w14:paraId="68963459" w14:textId="77777777" w:rsidR="002A7C3D" w:rsidRPr="00D822A3" w:rsidRDefault="002A7C3D" w:rsidP="00835C72">
      <w:pPr>
        <w:pStyle w:val="Code"/>
        <w:rPr>
          <w:highlight w:val="white"/>
          <w:lang w:val="en-GB"/>
        </w:rPr>
      </w:pPr>
    </w:p>
    <w:p w14:paraId="65633271" w14:textId="77777777" w:rsidR="002A7C3D" w:rsidRPr="00D822A3" w:rsidRDefault="002A7C3D" w:rsidP="00835C72">
      <w:pPr>
        <w:pStyle w:val="Code"/>
        <w:rPr>
          <w:highlight w:val="white"/>
          <w:lang w:val="en-GB"/>
        </w:rPr>
      </w:pPr>
      <w:r w:rsidRPr="00D822A3">
        <w:rPr>
          <w:highlight w:val="white"/>
          <w:lang w:val="en-GB"/>
        </w:rPr>
        <w:t xml:space="preserve">        case 'l':</w:t>
      </w:r>
    </w:p>
    <w:p w14:paraId="2992F969" w14:textId="77777777" w:rsidR="002A7C3D" w:rsidRPr="00D822A3" w:rsidRDefault="002A7C3D" w:rsidP="00835C72">
      <w:pPr>
        <w:pStyle w:val="Code"/>
        <w:rPr>
          <w:highlight w:val="white"/>
          <w:lang w:val="en-GB"/>
        </w:rPr>
      </w:pPr>
      <w:r w:rsidRPr="00D822A3">
        <w:rPr>
          <w:highlight w:val="white"/>
          <w:lang w:val="en-GB"/>
        </w:rPr>
        <w:t xml:space="preserve">          longIntOrDouble = TRUE;</w:t>
      </w:r>
    </w:p>
    <w:p w14:paraId="0676FB41" w14:textId="77777777" w:rsidR="002A7C3D" w:rsidRPr="00D822A3" w:rsidRDefault="002A7C3D" w:rsidP="00835C72">
      <w:pPr>
        <w:pStyle w:val="Code"/>
        <w:rPr>
          <w:highlight w:val="white"/>
          <w:lang w:val="en-GB"/>
        </w:rPr>
      </w:pPr>
      <w:r w:rsidRPr="00D822A3">
        <w:rPr>
          <w:highlight w:val="white"/>
          <w:lang w:val="en-GB"/>
        </w:rPr>
        <w:t xml:space="preserve">          break;</w:t>
      </w:r>
    </w:p>
    <w:p w14:paraId="1D919261" w14:textId="77777777" w:rsidR="002A7C3D" w:rsidRPr="00D822A3" w:rsidRDefault="002A7C3D" w:rsidP="00835C72">
      <w:pPr>
        <w:pStyle w:val="Code"/>
        <w:rPr>
          <w:highlight w:val="white"/>
          <w:lang w:val="en-GB"/>
        </w:rPr>
      </w:pPr>
    </w:p>
    <w:p w14:paraId="74A95BB1" w14:textId="77777777" w:rsidR="002A7C3D" w:rsidRPr="00D822A3" w:rsidRDefault="002A7C3D" w:rsidP="00835C72">
      <w:pPr>
        <w:pStyle w:val="Code"/>
        <w:rPr>
          <w:highlight w:val="white"/>
          <w:lang w:val="en-GB"/>
        </w:rPr>
      </w:pPr>
      <w:r w:rsidRPr="00D822A3">
        <w:rPr>
          <w:highlight w:val="white"/>
          <w:lang w:val="en-GB"/>
        </w:rPr>
        <w:t xml:space="preserve">        case 'L':</w:t>
      </w:r>
    </w:p>
    <w:p w14:paraId="202F87F1" w14:textId="77777777" w:rsidR="002A7C3D" w:rsidRPr="00D822A3" w:rsidRDefault="002A7C3D" w:rsidP="00835C72">
      <w:pPr>
        <w:pStyle w:val="Code"/>
        <w:rPr>
          <w:highlight w:val="white"/>
          <w:lang w:val="en-GB"/>
        </w:rPr>
      </w:pPr>
      <w:r w:rsidRPr="00D822A3">
        <w:rPr>
          <w:highlight w:val="white"/>
          <w:lang w:val="en-GB"/>
        </w:rPr>
        <w:t xml:space="preserve">          longDouble = TRUE;</w:t>
      </w:r>
    </w:p>
    <w:p w14:paraId="5A7EFF17" w14:textId="77777777" w:rsidR="002A7C3D" w:rsidRPr="00D822A3" w:rsidRDefault="002A7C3D" w:rsidP="00835C72">
      <w:pPr>
        <w:pStyle w:val="Code"/>
        <w:rPr>
          <w:highlight w:val="white"/>
          <w:lang w:val="en-GB"/>
        </w:rPr>
      </w:pPr>
      <w:r w:rsidRPr="00D822A3">
        <w:rPr>
          <w:highlight w:val="white"/>
          <w:lang w:val="en-GB"/>
        </w:rPr>
        <w:t xml:space="preserve">          break;</w:t>
      </w:r>
    </w:p>
    <w:p w14:paraId="550D0DB0" w14:textId="77777777" w:rsidR="002A7C3D" w:rsidRPr="00D822A3" w:rsidRDefault="002A7C3D" w:rsidP="00835C72">
      <w:pPr>
        <w:pStyle w:val="Code"/>
        <w:rPr>
          <w:highlight w:val="white"/>
          <w:lang w:val="en-GB"/>
        </w:rPr>
      </w:pPr>
    </w:p>
    <w:p w14:paraId="70D30E33" w14:textId="77777777" w:rsidR="002A7C3D" w:rsidRPr="00D822A3" w:rsidRDefault="002A7C3D" w:rsidP="00835C72">
      <w:pPr>
        <w:pStyle w:val="Code"/>
        <w:rPr>
          <w:highlight w:val="white"/>
          <w:lang w:val="en-GB"/>
        </w:rPr>
      </w:pPr>
      <w:r w:rsidRPr="00D822A3">
        <w:rPr>
          <w:highlight w:val="white"/>
          <w:lang w:val="en-GB"/>
        </w:rPr>
        <w:t xml:space="preserve">        case '*':</w:t>
      </w:r>
    </w:p>
    <w:p w14:paraId="6BD49EA1" w14:textId="77777777" w:rsidR="002A7C3D" w:rsidRPr="00D822A3" w:rsidRDefault="002A7C3D" w:rsidP="00835C72">
      <w:pPr>
        <w:pStyle w:val="Code"/>
        <w:rPr>
          <w:highlight w:val="white"/>
          <w:lang w:val="en-GB"/>
        </w:rPr>
      </w:pPr>
      <w:r w:rsidRPr="00D822A3">
        <w:rPr>
          <w:highlight w:val="white"/>
          <w:lang w:val="en-GB"/>
        </w:rPr>
        <w:t xml:space="preserve">          star = TRUE;</w:t>
      </w:r>
    </w:p>
    <w:p w14:paraId="56D67A1A" w14:textId="77777777" w:rsidR="002A7C3D" w:rsidRPr="00D822A3" w:rsidRDefault="002A7C3D" w:rsidP="00835C72">
      <w:pPr>
        <w:pStyle w:val="Code"/>
        <w:rPr>
          <w:highlight w:val="white"/>
          <w:lang w:val="en-GB"/>
        </w:rPr>
      </w:pPr>
      <w:r w:rsidRPr="00D822A3">
        <w:rPr>
          <w:highlight w:val="white"/>
          <w:lang w:val="en-GB"/>
        </w:rPr>
        <w:t xml:space="preserve">          break;</w:t>
      </w:r>
    </w:p>
    <w:p w14:paraId="7D171BC5" w14:textId="77777777" w:rsidR="002A7C3D" w:rsidRPr="00D822A3" w:rsidRDefault="002A7C3D" w:rsidP="00835C72">
      <w:pPr>
        <w:pStyle w:val="Code"/>
        <w:rPr>
          <w:highlight w:val="white"/>
          <w:lang w:val="en-GB"/>
        </w:rPr>
      </w:pPr>
    </w:p>
    <w:p w14:paraId="7A915D15" w14:textId="77777777" w:rsidR="002A7C3D" w:rsidRPr="00D822A3" w:rsidRDefault="002A7C3D" w:rsidP="00835C72">
      <w:pPr>
        <w:pStyle w:val="Code"/>
        <w:rPr>
          <w:highlight w:val="white"/>
          <w:lang w:val="en-GB"/>
        </w:rPr>
      </w:pPr>
      <w:r w:rsidRPr="00D822A3">
        <w:rPr>
          <w:highlight w:val="white"/>
          <w:lang w:val="en-GB"/>
        </w:rPr>
        <w:t xml:space="preserve">        case 'c': {</w:t>
      </w:r>
    </w:p>
    <w:p w14:paraId="35ACED09" w14:textId="77777777" w:rsidR="002A7C3D" w:rsidRPr="00D822A3" w:rsidRDefault="002A7C3D" w:rsidP="00835C72">
      <w:pPr>
        <w:pStyle w:val="Code"/>
        <w:rPr>
          <w:highlight w:val="white"/>
          <w:lang w:val="en-GB"/>
        </w:rPr>
      </w:pPr>
      <w:r w:rsidRPr="00D822A3">
        <w:rPr>
          <w:highlight w:val="white"/>
          <w:lang w:val="en-GB"/>
        </w:rPr>
        <w:t xml:space="preserve">            char charValue = scanChar();</w:t>
      </w:r>
    </w:p>
    <w:p w14:paraId="460E363B" w14:textId="77777777" w:rsidR="002A7C3D" w:rsidRPr="00D822A3" w:rsidRDefault="002A7C3D" w:rsidP="00835C72">
      <w:pPr>
        <w:pStyle w:val="Code"/>
        <w:rPr>
          <w:highlight w:val="white"/>
          <w:lang w:val="en-GB"/>
        </w:rPr>
      </w:pPr>
    </w:p>
    <w:p w14:paraId="2A43459C" w14:textId="77777777" w:rsidR="002A7C3D" w:rsidRPr="00D822A3" w:rsidRDefault="002A7C3D" w:rsidP="00835C72">
      <w:pPr>
        <w:pStyle w:val="Code"/>
        <w:rPr>
          <w:highlight w:val="white"/>
          <w:lang w:val="en-GB"/>
        </w:rPr>
      </w:pPr>
      <w:r w:rsidRPr="00D822A3">
        <w:rPr>
          <w:highlight w:val="white"/>
          <w:lang w:val="en-GB"/>
        </w:rPr>
        <w:t xml:space="preserve">            if (!star) {</w:t>
      </w:r>
    </w:p>
    <w:p w14:paraId="71D232C8"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27F31CF1" w14:textId="77777777" w:rsidR="002A7C3D" w:rsidRPr="00D822A3" w:rsidRDefault="002A7C3D" w:rsidP="00835C72">
      <w:pPr>
        <w:pStyle w:val="Code"/>
        <w:rPr>
          <w:highlight w:val="white"/>
          <w:lang w:val="en-GB"/>
        </w:rPr>
      </w:pPr>
      <w:r w:rsidRPr="00D822A3">
        <w:rPr>
          <w:highlight w:val="white"/>
          <w:lang w:val="en-GB"/>
        </w:rPr>
        <w:t xml:space="preserve">              *charPtr = charValue;</w:t>
      </w:r>
    </w:p>
    <w:p w14:paraId="34AA0DD0" w14:textId="77777777" w:rsidR="002A7C3D" w:rsidRPr="00D822A3" w:rsidRDefault="002A7C3D" w:rsidP="00835C72">
      <w:pPr>
        <w:pStyle w:val="Code"/>
        <w:rPr>
          <w:highlight w:val="white"/>
          <w:lang w:val="en-GB"/>
        </w:rPr>
      </w:pPr>
      <w:r w:rsidRPr="00D822A3">
        <w:rPr>
          <w:highlight w:val="white"/>
          <w:lang w:val="en-GB"/>
        </w:rPr>
        <w:t xml:space="preserve">            }</w:t>
      </w:r>
    </w:p>
    <w:p w14:paraId="7AE0AA3E" w14:textId="77777777" w:rsidR="002A7C3D" w:rsidRPr="00D822A3" w:rsidRDefault="002A7C3D" w:rsidP="00835C72">
      <w:pPr>
        <w:pStyle w:val="Code"/>
        <w:rPr>
          <w:highlight w:val="white"/>
          <w:lang w:val="en-GB"/>
        </w:rPr>
      </w:pPr>
    </w:p>
    <w:p w14:paraId="17F009E2"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6EB7D23B" w14:textId="77777777" w:rsidR="002A7C3D" w:rsidRPr="00D822A3" w:rsidRDefault="002A7C3D" w:rsidP="00835C72">
      <w:pPr>
        <w:pStyle w:val="Code"/>
        <w:rPr>
          <w:highlight w:val="white"/>
          <w:lang w:val="en-GB"/>
        </w:rPr>
      </w:pPr>
    </w:p>
    <w:p w14:paraId="1D0904F1" w14:textId="77777777" w:rsidR="002A7C3D" w:rsidRPr="00D822A3" w:rsidRDefault="002A7C3D" w:rsidP="00835C72">
      <w:pPr>
        <w:pStyle w:val="Code"/>
        <w:rPr>
          <w:highlight w:val="white"/>
          <w:lang w:val="en-GB"/>
        </w:rPr>
      </w:pPr>
      <w:r w:rsidRPr="00D822A3">
        <w:rPr>
          <w:highlight w:val="white"/>
          <w:lang w:val="en-GB"/>
        </w:rPr>
        <w:t xml:space="preserve">            if (charValue != EOF) {</w:t>
      </w:r>
    </w:p>
    <w:p w14:paraId="7E0F4D6A" w14:textId="77777777" w:rsidR="002A7C3D" w:rsidRPr="00D822A3" w:rsidRDefault="002A7C3D" w:rsidP="00835C72">
      <w:pPr>
        <w:pStyle w:val="Code"/>
        <w:rPr>
          <w:highlight w:val="white"/>
          <w:lang w:val="en-GB"/>
        </w:rPr>
      </w:pPr>
      <w:r w:rsidRPr="00D822A3">
        <w:rPr>
          <w:highlight w:val="white"/>
          <w:lang w:val="en-GB"/>
        </w:rPr>
        <w:t xml:space="preserve">              ++g_inCount;</w:t>
      </w:r>
    </w:p>
    <w:p w14:paraId="2C19E0BB" w14:textId="77777777" w:rsidR="002A7C3D" w:rsidRPr="00D822A3" w:rsidRDefault="002A7C3D" w:rsidP="00835C72">
      <w:pPr>
        <w:pStyle w:val="Code"/>
        <w:rPr>
          <w:highlight w:val="white"/>
          <w:lang w:val="en-GB"/>
        </w:rPr>
      </w:pPr>
      <w:r w:rsidRPr="00D822A3">
        <w:rPr>
          <w:highlight w:val="white"/>
          <w:lang w:val="en-GB"/>
        </w:rPr>
        <w:t xml:space="preserve">            }</w:t>
      </w:r>
    </w:p>
    <w:p w14:paraId="77CF3E45" w14:textId="77777777" w:rsidR="002A7C3D" w:rsidRPr="00D822A3" w:rsidRDefault="002A7C3D" w:rsidP="00835C72">
      <w:pPr>
        <w:pStyle w:val="Code"/>
        <w:rPr>
          <w:highlight w:val="white"/>
          <w:lang w:val="en-GB"/>
        </w:rPr>
      </w:pPr>
      <w:r w:rsidRPr="00D822A3">
        <w:rPr>
          <w:highlight w:val="white"/>
          <w:lang w:val="en-GB"/>
        </w:rPr>
        <w:t xml:space="preserve">          }</w:t>
      </w:r>
    </w:p>
    <w:p w14:paraId="6494E330" w14:textId="77777777" w:rsidR="002A7C3D" w:rsidRPr="00D822A3" w:rsidRDefault="002A7C3D" w:rsidP="00835C72">
      <w:pPr>
        <w:pStyle w:val="Code"/>
        <w:rPr>
          <w:highlight w:val="white"/>
          <w:lang w:val="en-GB"/>
        </w:rPr>
      </w:pPr>
      <w:r w:rsidRPr="00D822A3">
        <w:rPr>
          <w:highlight w:val="white"/>
          <w:lang w:val="en-GB"/>
        </w:rPr>
        <w:t xml:space="preserve">          break;</w:t>
      </w:r>
    </w:p>
    <w:p w14:paraId="3EDC87AC" w14:textId="77777777" w:rsidR="002A7C3D" w:rsidRPr="00D822A3" w:rsidRDefault="002A7C3D" w:rsidP="00835C72">
      <w:pPr>
        <w:pStyle w:val="Code"/>
        <w:rPr>
          <w:highlight w:val="white"/>
          <w:lang w:val="en-GB"/>
        </w:rPr>
      </w:pPr>
    </w:p>
    <w:p w14:paraId="2D4DA628" w14:textId="77777777" w:rsidR="002A7C3D" w:rsidRPr="00D822A3" w:rsidRDefault="002A7C3D" w:rsidP="00835C72">
      <w:pPr>
        <w:pStyle w:val="Code"/>
        <w:rPr>
          <w:highlight w:val="white"/>
          <w:lang w:val="en-GB"/>
        </w:rPr>
      </w:pPr>
      <w:r w:rsidRPr="00D822A3">
        <w:rPr>
          <w:highlight w:val="white"/>
          <w:lang w:val="en-GB"/>
        </w:rPr>
        <w:t xml:space="preserve">        case 's':</w:t>
      </w:r>
    </w:p>
    <w:p w14:paraId="16EC09C0" w14:textId="77777777" w:rsidR="002A7C3D" w:rsidRPr="00D822A3" w:rsidRDefault="002A7C3D" w:rsidP="00835C72">
      <w:pPr>
        <w:pStyle w:val="Code"/>
        <w:rPr>
          <w:highlight w:val="white"/>
          <w:lang w:val="en-GB"/>
        </w:rPr>
      </w:pPr>
      <w:r w:rsidRPr="00D822A3">
        <w:rPr>
          <w:highlight w:val="white"/>
          <w:lang w:val="en-GB"/>
        </w:rPr>
        <w:t xml:space="preserve">          if (!star) {</w:t>
      </w:r>
    </w:p>
    <w:p w14:paraId="783ECD95"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1C61CE3C" w14:textId="77777777" w:rsidR="002A7C3D" w:rsidRPr="00D822A3" w:rsidRDefault="002A7C3D" w:rsidP="00835C72">
      <w:pPr>
        <w:pStyle w:val="Code"/>
        <w:rPr>
          <w:highlight w:val="white"/>
          <w:lang w:val="en-GB"/>
        </w:rPr>
      </w:pPr>
      <w:r w:rsidRPr="00D822A3">
        <w:rPr>
          <w:highlight w:val="white"/>
          <w:lang w:val="en-GB"/>
        </w:rPr>
        <w:t xml:space="preserve">            scanString(charPtr, 0);</w:t>
      </w:r>
    </w:p>
    <w:p w14:paraId="6F318612" w14:textId="77777777" w:rsidR="002A7C3D" w:rsidRPr="00D822A3" w:rsidRDefault="002A7C3D" w:rsidP="00835C72">
      <w:pPr>
        <w:pStyle w:val="Code"/>
        <w:rPr>
          <w:highlight w:val="white"/>
          <w:lang w:val="en-GB"/>
        </w:rPr>
      </w:pPr>
      <w:r w:rsidRPr="00D822A3">
        <w:rPr>
          <w:highlight w:val="white"/>
          <w:lang w:val="en-GB"/>
        </w:rPr>
        <w:t xml:space="preserve">          }</w:t>
      </w:r>
    </w:p>
    <w:p w14:paraId="59F15C2B" w14:textId="77777777" w:rsidR="002A7C3D" w:rsidRPr="00D822A3" w:rsidRDefault="002A7C3D" w:rsidP="00835C72">
      <w:pPr>
        <w:pStyle w:val="Code"/>
        <w:rPr>
          <w:highlight w:val="white"/>
          <w:lang w:val="en-GB"/>
        </w:rPr>
      </w:pPr>
      <w:r w:rsidRPr="00D822A3">
        <w:rPr>
          <w:highlight w:val="white"/>
          <w:lang w:val="en-GB"/>
        </w:rPr>
        <w:t xml:space="preserve">          else {</w:t>
      </w:r>
    </w:p>
    <w:p w14:paraId="1B69D2BD" w14:textId="77777777" w:rsidR="002A7C3D" w:rsidRPr="00D822A3" w:rsidRDefault="002A7C3D" w:rsidP="00835C72">
      <w:pPr>
        <w:pStyle w:val="Code"/>
        <w:rPr>
          <w:highlight w:val="white"/>
          <w:lang w:val="en-GB"/>
        </w:rPr>
      </w:pPr>
      <w:r w:rsidRPr="00D822A3">
        <w:rPr>
          <w:highlight w:val="white"/>
          <w:lang w:val="en-GB"/>
        </w:rPr>
        <w:t xml:space="preserve">            scanString(NULL, 0);</w:t>
      </w:r>
    </w:p>
    <w:p w14:paraId="45C64C77" w14:textId="77777777" w:rsidR="002A7C3D" w:rsidRPr="00D822A3" w:rsidRDefault="002A7C3D" w:rsidP="00835C72">
      <w:pPr>
        <w:pStyle w:val="Code"/>
        <w:rPr>
          <w:highlight w:val="white"/>
          <w:lang w:val="en-GB"/>
        </w:rPr>
      </w:pPr>
      <w:r w:rsidRPr="00D822A3">
        <w:rPr>
          <w:highlight w:val="white"/>
          <w:lang w:val="en-GB"/>
        </w:rPr>
        <w:t xml:space="preserve">          }</w:t>
      </w:r>
    </w:p>
    <w:p w14:paraId="637046B9" w14:textId="77777777" w:rsidR="002A7C3D" w:rsidRPr="00D822A3" w:rsidRDefault="002A7C3D" w:rsidP="00835C72">
      <w:pPr>
        <w:pStyle w:val="Code"/>
        <w:rPr>
          <w:highlight w:val="white"/>
          <w:lang w:val="en-GB"/>
        </w:rPr>
      </w:pPr>
    </w:p>
    <w:p w14:paraId="65560AB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0E5CA59" w14:textId="77777777" w:rsidR="002A7C3D" w:rsidRPr="00D822A3" w:rsidRDefault="002A7C3D" w:rsidP="00835C72">
      <w:pPr>
        <w:pStyle w:val="Code"/>
        <w:rPr>
          <w:highlight w:val="white"/>
          <w:lang w:val="en-GB"/>
        </w:rPr>
      </w:pPr>
      <w:r w:rsidRPr="00D822A3">
        <w:rPr>
          <w:highlight w:val="white"/>
          <w:lang w:val="en-GB"/>
        </w:rPr>
        <w:t xml:space="preserve">          break;</w:t>
      </w:r>
    </w:p>
    <w:p w14:paraId="7A909730" w14:textId="77777777" w:rsidR="002A7C3D" w:rsidRPr="00D822A3" w:rsidRDefault="002A7C3D" w:rsidP="00835C72">
      <w:pPr>
        <w:pStyle w:val="Code"/>
        <w:rPr>
          <w:highlight w:val="white"/>
          <w:lang w:val="en-GB"/>
        </w:rPr>
      </w:pPr>
    </w:p>
    <w:p w14:paraId="18050AFF" w14:textId="77777777" w:rsidR="002A7C3D" w:rsidRPr="00D822A3" w:rsidRDefault="002A7C3D" w:rsidP="00835C72">
      <w:pPr>
        <w:pStyle w:val="Code"/>
        <w:rPr>
          <w:highlight w:val="white"/>
          <w:lang w:val="en-GB"/>
        </w:rPr>
      </w:pPr>
      <w:r w:rsidRPr="00D822A3">
        <w:rPr>
          <w:highlight w:val="white"/>
          <w:lang w:val="en-GB"/>
        </w:rPr>
        <w:t xml:space="preserve">        case 'i':</w:t>
      </w:r>
    </w:p>
    <w:p w14:paraId="1483842C" w14:textId="77777777" w:rsidR="002A7C3D" w:rsidRPr="00D822A3" w:rsidRDefault="002A7C3D" w:rsidP="00835C72">
      <w:pPr>
        <w:pStyle w:val="Code"/>
        <w:rPr>
          <w:highlight w:val="white"/>
          <w:lang w:val="en-GB"/>
        </w:rPr>
      </w:pPr>
      <w:r w:rsidRPr="00D822A3">
        <w:rPr>
          <w:highlight w:val="white"/>
          <w:lang w:val="en-GB"/>
        </w:rPr>
        <w:t xml:space="preserve">        case 'd':</w:t>
      </w:r>
    </w:p>
    <w:p w14:paraId="147253EB" w14:textId="77777777" w:rsidR="002A7C3D" w:rsidRPr="00D822A3" w:rsidRDefault="002A7C3D" w:rsidP="00835C72">
      <w:pPr>
        <w:pStyle w:val="Code"/>
        <w:rPr>
          <w:highlight w:val="white"/>
          <w:lang w:val="en-GB"/>
        </w:rPr>
      </w:pPr>
      <w:r w:rsidRPr="00D822A3">
        <w:rPr>
          <w:highlight w:val="white"/>
          <w:lang w:val="en-GB"/>
        </w:rPr>
        <w:t xml:space="preserve">          longValue = scanLongInt();</w:t>
      </w:r>
    </w:p>
    <w:p w14:paraId="010A203D" w14:textId="77777777" w:rsidR="002A7C3D" w:rsidRPr="00D822A3" w:rsidRDefault="002A7C3D" w:rsidP="00835C72">
      <w:pPr>
        <w:pStyle w:val="Code"/>
        <w:rPr>
          <w:highlight w:val="white"/>
          <w:lang w:val="en-GB"/>
        </w:rPr>
      </w:pPr>
    </w:p>
    <w:p w14:paraId="7C836AAC" w14:textId="77777777" w:rsidR="002A7C3D" w:rsidRPr="00D822A3" w:rsidRDefault="002A7C3D" w:rsidP="00835C72">
      <w:pPr>
        <w:pStyle w:val="Code"/>
        <w:rPr>
          <w:highlight w:val="white"/>
          <w:lang w:val="en-GB"/>
        </w:rPr>
      </w:pPr>
      <w:r w:rsidRPr="00D822A3">
        <w:rPr>
          <w:highlight w:val="white"/>
          <w:lang w:val="en-GB"/>
        </w:rPr>
        <w:t xml:space="preserve">          if (!star) {</w:t>
      </w:r>
    </w:p>
    <w:p w14:paraId="58A03043"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14684F63" w14:textId="77777777" w:rsidR="002A7C3D" w:rsidRPr="00D822A3" w:rsidRDefault="002A7C3D" w:rsidP="00835C72">
      <w:pPr>
        <w:pStyle w:val="Code"/>
        <w:rPr>
          <w:highlight w:val="white"/>
          <w:lang w:val="en-GB"/>
        </w:rPr>
      </w:pPr>
      <w:r w:rsidRPr="00D822A3">
        <w:rPr>
          <w:highlight w:val="white"/>
          <w:lang w:val="en-GB"/>
        </w:rPr>
        <w:t xml:space="preserve">              shortPtr = va_arg(arg_list, short*);</w:t>
      </w:r>
    </w:p>
    <w:p w14:paraId="00BA42AA" w14:textId="77777777" w:rsidR="002A7C3D" w:rsidRPr="00D822A3" w:rsidRDefault="002A7C3D" w:rsidP="00835C72">
      <w:pPr>
        <w:pStyle w:val="Code"/>
        <w:rPr>
          <w:highlight w:val="white"/>
          <w:lang w:val="en-GB"/>
        </w:rPr>
      </w:pPr>
      <w:r w:rsidRPr="00D822A3">
        <w:rPr>
          <w:highlight w:val="white"/>
          <w:lang w:val="en-GB"/>
        </w:rPr>
        <w:t xml:space="preserve">              *shortPtr = (short) longValue;</w:t>
      </w:r>
    </w:p>
    <w:p w14:paraId="049C21FE" w14:textId="77777777" w:rsidR="002A7C3D" w:rsidRPr="00D822A3" w:rsidRDefault="002A7C3D" w:rsidP="00835C72">
      <w:pPr>
        <w:pStyle w:val="Code"/>
        <w:rPr>
          <w:highlight w:val="white"/>
          <w:lang w:val="en-GB"/>
        </w:rPr>
      </w:pPr>
      <w:r w:rsidRPr="00D822A3">
        <w:rPr>
          <w:highlight w:val="white"/>
          <w:lang w:val="en-GB"/>
        </w:rPr>
        <w:t xml:space="preserve">            }</w:t>
      </w:r>
    </w:p>
    <w:p w14:paraId="74D0C385"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E9BE23" w14:textId="77777777" w:rsidR="002A7C3D" w:rsidRPr="00D822A3" w:rsidRDefault="002A7C3D" w:rsidP="00835C72">
      <w:pPr>
        <w:pStyle w:val="Code"/>
        <w:rPr>
          <w:highlight w:val="white"/>
          <w:lang w:val="en-GB"/>
        </w:rPr>
      </w:pPr>
      <w:r w:rsidRPr="00D822A3">
        <w:rPr>
          <w:highlight w:val="white"/>
          <w:lang w:val="en-GB"/>
        </w:rPr>
        <w:t xml:space="preserve">              intPtr = va_arg(arg_list, int*);</w:t>
      </w:r>
    </w:p>
    <w:p w14:paraId="2D2FFFD6" w14:textId="77777777" w:rsidR="002A7C3D" w:rsidRPr="00D822A3" w:rsidRDefault="002A7C3D" w:rsidP="00835C72">
      <w:pPr>
        <w:pStyle w:val="Code"/>
        <w:rPr>
          <w:highlight w:val="white"/>
          <w:lang w:val="en-GB"/>
        </w:rPr>
      </w:pPr>
      <w:r w:rsidRPr="00D822A3">
        <w:rPr>
          <w:highlight w:val="white"/>
          <w:lang w:val="en-GB"/>
        </w:rPr>
        <w:t xml:space="preserve">              *intPtr = (int) longValue;</w:t>
      </w:r>
    </w:p>
    <w:p w14:paraId="25767449" w14:textId="77777777" w:rsidR="002A7C3D" w:rsidRPr="00D822A3" w:rsidRDefault="002A7C3D" w:rsidP="00835C72">
      <w:pPr>
        <w:pStyle w:val="Code"/>
        <w:rPr>
          <w:highlight w:val="white"/>
          <w:lang w:val="en-GB"/>
        </w:rPr>
      </w:pPr>
      <w:r w:rsidRPr="00D822A3">
        <w:rPr>
          <w:highlight w:val="white"/>
          <w:lang w:val="en-GB"/>
        </w:rPr>
        <w:t xml:space="preserve">            }</w:t>
      </w:r>
    </w:p>
    <w:p w14:paraId="4C57C932" w14:textId="77777777" w:rsidR="002A7C3D" w:rsidRPr="00D822A3" w:rsidRDefault="002A7C3D" w:rsidP="00835C72">
      <w:pPr>
        <w:pStyle w:val="Code"/>
        <w:rPr>
          <w:highlight w:val="white"/>
          <w:lang w:val="en-GB"/>
        </w:rPr>
      </w:pPr>
      <w:r w:rsidRPr="00D822A3">
        <w:rPr>
          <w:highlight w:val="white"/>
          <w:lang w:val="en-GB"/>
        </w:rPr>
        <w:t xml:space="preserve">            else {</w:t>
      </w:r>
    </w:p>
    <w:p w14:paraId="5ECE513D" w14:textId="77777777" w:rsidR="002A7C3D" w:rsidRPr="00D822A3" w:rsidRDefault="002A7C3D" w:rsidP="00835C72">
      <w:pPr>
        <w:pStyle w:val="Code"/>
        <w:rPr>
          <w:highlight w:val="white"/>
          <w:lang w:val="en-GB"/>
        </w:rPr>
      </w:pPr>
      <w:r w:rsidRPr="00D822A3">
        <w:rPr>
          <w:highlight w:val="white"/>
          <w:lang w:val="en-GB"/>
        </w:rPr>
        <w:lastRenderedPageBreak/>
        <w:t xml:space="preserve">              longPtr = va_arg(arg_list, long*);</w:t>
      </w:r>
    </w:p>
    <w:p w14:paraId="2C0F7557" w14:textId="77777777" w:rsidR="002A7C3D" w:rsidRPr="00D822A3" w:rsidRDefault="002A7C3D" w:rsidP="00835C72">
      <w:pPr>
        <w:pStyle w:val="Code"/>
        <w:rPr>
          <w:highlight w:val="white"/>
          <w:lang w:val="en-GB"/>
        </w:rPr>
      </w:pPr>
      <w:r w:rsidRPr="00D822A3">
        <w:rPr>
          <w:highlight w:val="white"/>
          <w:lang w:val="en-GB"/>
        </w:rPr>
        <w:t xml:space="preserve">              *longPtr = longValue;</w:t>
      </w:r>
    </w:p>
    <w:p w14:paraId="68155ED3" w14:textId="77777777" w:rsidR="002A7C3D" w:rsidRPr="00D822A3" w:rsidRDefault="002A7C3D" w:rsidP="00835C72">
      <w:pPr>
        <w:pStyle w:val="Code"/>
        <w:rPr>
          <w:highlight w:val="white"/>
          <w:lang w:val="en-GB"/>
        </w:rPr>
      </w:pPr>
      <w:r w:rsidRPr="00D822A3">
        <w:rPr>
          <w:highlight w:val="white"/>
          <w:lang w:val="en-GB"/>
        </w:rPr>
        <w:t xml:space="preserve">            }</w:t>
      </w:r>
    </w:p>
    <w:p w14:paraId="16E3A4CA" w14:textId="77777777" w:rsidR="002A7C3D" w:rsidRPr="00D822A3" w:rsidRDefault="002A7C3D" w:rsidP="00835C72">
      <w:pPr>
        <w:pStyle w:val="Code"/>
        <w:rPr>
          <w:highlight w:val="white"/>
          <w:lang w:val="en-GB"/>
        </w:rPr>
      </w:pPr>
      <w:r w:rsidRPr="00D822A3">
        <w:rPr>
          <w:highlight w:val="white"/>
          <w:lang w:val="en-GB"/>
        </w:rPr>
        <w:t xml:space="preserve">          }</w:t>
      </w:r>
    </w:p>
    <w:p w14:paraId="36358E95" w14:textId="77777777" w:rsidR="002A7C3D" w:rsidRPr="00D822A3" w:rsidRDefault="002A7C3D" w:rsidP="00835C72">
      <w:pPr>
        <w:pStyle w:val="Code"/>
        <w:rPr>
          <w:highlight w:val="white"/>
          <w:lang w:val="en-GB"/>
        </w:rPr>
      </w:pPr>
    </w:p>
    <w:p w14:paraId="3FABC29F"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B561518" w14:textId="77777777" w:rsidR="002A7C3D" w:rsidRPr="00D822A3" w:rsidRDefault="002A7C3D" w:rsidP="00835C72">
      <w:pPr>
        <w:pStyle w:val="Code"/>
        <w:rPr>
          <w:highlight w:val="white"/>
          <w:lang w:val="en-GB"/>
        </w:rPr>
      </w:pPr>
      <w:r w:rsidRPr="00D822A3">
        <w:rPr>
          <w:highlight w:val="white"/>
          <w:lang w:val="en-GB"/>
        </w:rPr>
        <w:t xml:space="preserve">          break;</w:t>
      </w:r>
    </w:p>
    <w:p w14:paraId="7074108F" w14:textId="77777777" w:rsidR="002A7C3D" w:rsidRPr="00D822A3" w:rsidRDefault="002A7C3D" w:rsidP="00835C72">
      <w:pPr>
        <w:pStyle w:val="Code"/>
        <w:rPr>
          <w:highlight w:val="white"/>
          <w:lang w:val="en-GB"/>
        </w:rPr>
      </w:pPr>
    </w:p>
    <w:p w14:paraId="2FAC2BCC" w14:textId="77777777" w:rsidR="002A7C3D" w:rsidRPr="00D822A3" w:rsidRDefault="002A7C3D" w:rsidP="00835C72">
      <w:pPr>
        <w:pStyle w:val="Code"/>
        <w:rPr>
          <w:highlight w:val="white"/>
          <w:lang w:val="en-GB"/>
        </w:rPr>
      </w:pPr>
      <w:r w:rsidRPr="00D822A3">
        <w:rPr>
          <w:highlight w:val="white"/>
          <w:lang w:val="en-GB"/>
        </w:rPr>
        <w:t xml:space="preserve">        case 'o':</w:t>
      </w:r>
    </w:p>
    <w:p w14:paraId="7B18EFAC"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scanUnsignedLongInt(8ul);</w:t>
      </w:r>
    </w:p>
    <w:p w14:paraId="06AF8D07" w14:textId="77777777" w:rsidR="002A7C3D" w:rsidRPr="00D822A3" w:rsidRDefault="002A7C3D" w:rsidP="00835C72">
      <w:pPr>
        <w:pStyle w:val="Code"/>
        <w:rPr>
          <w:highlight w:val="white"/>
          <w:lang w:val="en-GB"/>
        </w:rPr>
      </w:pPr>
    </w:p>
    <w:p w14:paraId="17C1FC9E" w14:textId="77777777" w:rsidR="002A7C3D" w:rsidRPr="00D822A3" w:rsidRDefault="002A7C3D" w:rsidP="00835C72">
      <w:pPr>
        <w:pStyle w:val="Code"/>
        <w:rPr>
          <w:highlight w:val="white"/>
          <w:lang w:val="en-GB"/>
        </w:rPr>
      </w:pPr>
      <w:r w:rsidRPr="00D822A3">
        <w:rPr>
          <w:highlight w:val="white"/>
          <w:lang w:val="en-GB"/>
        </w:rPr>
        <w:t xml:space="preserve">          if (!star) {</w:t>
      </w:r>
    </w:p>
    <w:p w14:paraId="08050049"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2E89D8D"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70F10A6E"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6A2A007D" w14:textId="77777777" w:rsidR="002A7C3D" w:rsidRPr="00D822A3" w:rsidRDefault="002A7C3D" w:rsidP="00835C72">
      <w:pPr>
        <w:pStyle w:val="Code"/>
        <w:rPr>
          <w:highlight w:val="white"/>
          <w:lang w:val="en-GB"/>
        </w:rPr>
      </w:pPr>
      <w:r w:rsidRPr="00D822A3">
        <w:rPr>
          <w:highlight w:val="white"/>
          <w:lang w:val="en-GB"/>
        </w:rPr>
        <w:t xml:space="preserve">            }</w:t>
      </w:r>
    </w:p>
    <w:p w14:paraId="6861B637"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985106"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7968FC03"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B98FF11" w14:textId="77777777" w:rsidR="002A7C3D" w:rsidRPr="00D822A3" w:rsidRDefault="002A7C3D" w:rsidP="00835C72">
      <w:pPr>
        <w:pStyle w:val="Code"/>
        <w:rPr>
          <w:highlight w:val="white"/>
          <w:lang w:val="en-GB"/>
        </w:rPr>
      </w:pPr>
      <w:r w:rsidRPr="00D822A3">
        <w:rPr>
          <w:highlight w:val="white"/>
          <w:lang w:val="en-GB"/>
        </w:rPr>
        <w:t xml:space="preserve">            }</w:t>
      </w:r>
    </w:p>
    <w:p w14:paraId="477E124E" w14:textId="77777777" w:rsidR="002A7C3D" w:rsidRPr="00D822A3" w:rsidRDefault="002A7C3D" w:rsidP="00835C72">
      <w:pPr>
        <w:pStyle w:val="Code"/>
        <w:rPr>
          <w:highlight w:val="white"/>
          <w:lang w:val="en-GB"/>
        </w:rPr>
      </w:pPr>
      <w:r w:rsidRPr="00D822A3">
        <w:rPr>
          <w:highlight w:val="white"/>
          <w:lang w:val="en-GB"/>
        </w:rPr>
        <w:t xml:space="preserve">            else {</w:t>
      </w:r>
    </w:p>
    <w:p w14:paraId="4A912017"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3C88DF75"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69F161D2" w14:textId="77777777" w:rsidR="002A7C3D" w:rsidRPr="00D822A3" w:rsidRDefault="002A7C3D" w:rsidP="00835C72">
      <w:pPr>
        <w:pStyle w:val="Code"/>
        <w:rPr>
          <w:highlight w:val="white"/>
          <w:lang w:val="en-GB"/>
        </w:rPr>
      </w:pPr>
      <w:r w:rsidRPr="00D822A3">
        <w:rPr>
          <w:highlight w:val="white"/>
          <w:lang w:val="en-GB"/>
        </w:rPr>
        <w:t xml:space="preserve">            }</w:t>
      </w:r>
    </w:p>
    <w:p w14:paraId="6C4298B7" w14:textId="77777777" w:rsidR="002A7C3D" w:rsidRPr="00D822A3" w:rsidRDefault="002A7C3D" w:rsidP="00835C72">
      <w:pPr>
        <w:pStyle w:val="Code"/>
        <w:rPr>
          <w:highlight w:val="white"/>
          <w:lang w:val="en-GB"/>
        </w:rPr>
      </w:pPr>
      <w:r w:rsidRPr="00D822A3">
        <w:rPr>
          <w:highlight w:val="white"/>
          <w:lang w:val="en-GB"/>
        </w:rPr>
        <w:t xml:space="preserve">          }</w:t>
      </w:r>
    </w:p>
    <w:p w14:paraId="51E9A61B" w14:textId="77777777" w:rsidR="002A7C3D" w:rsidRPr="00D822A3" w:rsidRDefault="002A7C3D" w:rsidP="00835C72">
      <w:pPr>
        <w:pStyle w:val="Code"/>
        <w:rPr>
          <w:highlight w:val="white"/>
          <w:lang w:val="en-GB"/>
        </w:rPr>
      </w:pPr>
    </w:p>
    <w:p w14:paraId="0B963CF1"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1DACA8F1" w14:textId="77777777" w:rsidR="002A7C3D" w:rsidRPr="00D822A3" w:rsidRDefault="002A7C3D" w:rsidP="00835C72">
      <w:pPr>
        <w:pStyle w:val="Code"/>
        <w:rPr>
          <w:highlight w:val="white"/>
          <w:lang w:val="en-GB"/>
        </w:rPr>
      </w:pPr>
      <w:r w:rsidRPr="00D822A3">
        <w:rPr>
          <w:highlight w:val="white"/>
          <w:lang w:val="en-GB"/>
        </w:rPr>
        <w:t xml:space="preserve">          break;</w:t>
      </w:r>
    </w:p>
    <w:p w14:paraId="03D9F2A8" w14:textId="77777777" w:rsidR="002A7C3D" w:rsidRPr="00D822A3" w:rsidRDefault="002A7C3D" w:rsidP="00835C72">
      <w:pPr>
        <w:pStyle w:val="Code"/>
        <w:rPr>
          <w:highlight w:val="white"/>
          <w:lang w:val="en-GB"/>
        </w:rPr>
      </w:pPr>
    </w:p>
    <w:p w14:paraId="5B3EC6FC" w14:textId="77777777" w:rsidR="002A7C3D" w:rsidRPr="00D822A3" w:rsidRDefault="002A7C3D" w:rsidP="00835C72">
      <w:pPr>
        <w:pStyle w:val="Code"/>
        <w:rPr>
          <w:highlight w:val="white"/>
          <w:lang w:val="en-GB"/>
        </w:rPr>
      </w:pPr>
      <w:r w:rsidRPr="00D822A3">
        <w:rPr>
          <w:highlight w:val="white"/>
          <w:lang w:val="en-GB"/>
        </w:rPr>
        <w:t xml:space="preserve">        case 'x':</w:t>
      </w:r>
    </w:p>
    <w:p w14:paraId="126494FB"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scanUnsignedLongInt(16ul);</w:t>
      </w:r>
    </w:p>
    <w:p w14:paraId="37B41615" w14:textId="77777777" w:rsidR="002A7C3D" w:rsidRPr="00D822A3" w:rsidRDefault="002A7C3D" w:rsidP="00835C72">
      <w:pPr>
        <w:pStyle w:val="Code"/>
        <w:rPr>
          <w:highlight w:val="white"/>
          <w:lang w:val="en-GB"/>
        </w:rPr>
      </w:pPr>
    </w:p>
    <w:p w14:paraId="12C0069D" w14:textId="77777777" w:rsidR="002A7C3D" w:rsidRPr="00D822A3" w:rsidRDefault="002A7C3D" w:rsidP="00835C72">
      <w:pPr>
        <w:pStyle w:val="Code"/>
        <w:rPr>
          <w:highlight w:val="white"/>
          <w:lang w:val="en-GB"/>
        </w:rPr>
      </w:pPr>
      <w:r w:rsidRPr="00D822A3">
        <w:rPr>
          <w:highlight w:val="white"/>
          <w:lang w:val="en-GB"/>
        </w:rPr>
        <w:t xml:space="preserve">          if (!star) {</w:t>
      </w:r>
    </w:p>
    <w:p w14:paraId="6BCA667C"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ECA9EC1"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4E3927C1"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1B7088F" w14:textId="77777777" w:rsidR="002A7C3D" w:rsidRPr="00D822A3" w:rsidRDefault="002A7C3D" w:rsidP="00835C72">
      <w:pPr>
        <w:pStyle w:val="Code"/>
        <w:rPr>
          <w:highlight w:val="white"/>
          <w:lang w:val="en-GB"/>
        </w:rPr>
      </w:pPr>
      <w:r w:rsidRPr="00D822A3">
        <w:rPr>
          <w:highlight w:val="white"/>
          <w:lang w:val="en-GB"/>
        </w:rPr>
        <w:t xml:space="preserve">            }</w:t>
      </w:r>
    </w:p>
    <w:p w14:paraId="65D00993"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790C2C03"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6301573D"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57CAB95" w14:textId="77777777" w:rsidR="002A7C3D" w:rsidRPr="00D822A3" w:rsidRDefault="002A7C3D" w:rsidP="00835C72">
      <w:pPr>
        <w:pStyle w:val="Code"/>
        <w:rPr>
          <w:highlight w:val="white"/>
          <w:lang w:val="en-GB"/>
        </w:rPr>
      </w:pPr>
      <w:r w:rsidRPr="00D822A3">
        <w:rPr>
          <w:highlight w:val="white"/>
          <w:lang w:val="en-GB"/>
        </w:rPr>
        <w:t xml:space="preserve">            }</w:t>
      </w:r>
    </w:p>
    <w:p w14:paraId="5ACF4699" w14:textId="77777777" w:rsidR="002A7C3D" w:rsidRPr="00D822A3" w:rsidRDefault="002A7C3D" w:rsidP="00835C72">
      <w:pPr>
        <w:pStyle w:val="Code"/>
        <w:rPr>
          <w:highlight w:val="white"/>
          <w:lang w:val="en-GB"/>
        </w:rPr>
      </w:pPr>
      <w:r w:rsidRPr="00D822A3">
        <w:rPr>
          <w:highlight w:val="white"/>
          <w:lang w:val="en-GB"/>
        </w:rPr>
        <w:t xml:space="preserve">            else {</w:t>
      </w:r>
    </w:p>
    <w:p w14:paraId="5CD442C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5611EAE3"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086CDB36" w14:textId="77777777" w:rsidR="002A7C3D" w:rsidRPr="00D822A3" w:rsidRDefault="002A7C3D" w:rsidP="00835C72">
      <w:pPr>
        <w:pStyle w:val="Code"/>
        <w:rPr>
          <w:highlight w:val="white"/>
          <w:lang w:val="en-GB"/>
        </w:rPr>
      </w:pPr>
      <w:r w:rsidRPr="00D822A3">
        <w:rPr>
          <w:highlight w:val="white"/>
          <w:lang w:val="en-GB"/>
        </w:rPr>
        <w:t xml:space="preserve">            }</w:t>
      </w:r>
    </w:p>
    <w:p w14:paraId="53226ACD" w14:textId="77777777" w:rsidR="002A7C3D" w:rsidRPr="00D822A3" w:rsidRDefault="002A7C3D" w:rsidP="00835C72">
      <w:pPr>
        <w:pStyle w:val="Code"/>
        <w:rPr>
          <w:highlight w:val="white"/>
          <w:lang w:val="en-GB"/>
        </w:rPr>
      </w:pPr>
      <w:r w:rsidRPr="00D822A3">
        <w:rPr>
          <w:highlight w:val="white"/>
          <w:lang w:val="en-GB"/>
        </w:rPr>
        <w:t xml:space="preserve">          }</w:t>
      </w:r>
    </w:p>
    <w:p w14:paraId="6A681F8C" w14:textId="77777777" w:rsidR="002A7C3D" w:rsidRPr="00D822A3" w:rsidRDefault="002A7C3D" w:rsidP="00835C72">
      <w:pPr>
        <w:pStyle w:val="Code"/>
        <w:rPr>
          <w:highlight w:val="white"/>
          <w:lang w:val="en-GB"/>
        </w:rPr>
      </w:pPr>
    </w:p>
    <w:p w14:paraId="378F3F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0D7D9B4A" w14:textId="77777777" w:rsidR="002A7C3D" w:rsidRPr="00D822A3" w:rsidRDefault="002A7C3D" w:rsidP="00835C72">
      <w:pPr>
        <w:pStyle w:val="Code"/>
        <w:rPr>
          <w:highlight w:val="white"/>
          <w:lang w:val="en-GB"/>
        </w:rPr>
      </w:pPr>
      <w:r w:rsidRPr="00D822A3">
        <w:rPr>
          <w:highlight w:val="white"/>
          <w:lang w:val="en-GB"/>
        </w:rPr>
        <w:t xml:space="preserve">          break;</w:t>
      </w:r>
    </w:p>
    <w:p w14:paraId="26BB1F94" w14:textId="77777777" w:rsidR="002A7C3D" w:rsidRPr="00D822A3" w:rsidRDefault="002A7C3D" w:rsidP="00835C72">
      <w:pPr>
        <w:pStyle w:val="Code"/>
        <w:rPr>
          <w:highlight w:val="white"/>
          <w:lang w:val="en-GB"/>
        </w:rPr>
      </w:pPr>
    </w:p>
    <w:p w14:paraId="73B7455B" w14:textId="77777777" w:rsidR="002A7C3D" w:rsidRPr="00D822A3" w:rsidRDefault="002A7C3D" w:rsidP="00835C72">
      <w:pPr>
        <w:pStyle w:val="Code"/>
        <w:rPr>
          <w:highlight w:val="white"/>
          <w:lang w:val="en-GB"/>
        </w:rPr>
      </w:pPr>
      <w:r w:rsidRPr="00D822A3">
        <w:rPr>
          <w:highlight w:val="white"/>
          <w:lang w:val="en-GB"/>
        </w:rPr>
        <w:t xml:space="preserve">        case 'u':</w:t>
      </w:r>
    </w:p>
    <w:p w14:paraId="58ECB708"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scanUnsignedLongInt(0ul);</w:t>
      </w:r>
    </w:p>
    <w:p w14:paraId="0C369B3B" w14:textId="77777777" w:rsidR="002A7C3D" w:rsidRPr="00D822A3" w:rsidRDefault="002A7C3D" w:rsidP="00835C72">
      <w:pPr>
        <w:pStyle w:val="Code"/>
        <w:rPr>
          <w:highlight w:val="white"/>
          <w:lang w:val="en-GB"/>
        </w:rPr>
      </w:pPr>
    </w:p>
    <w:p w14:paraId="25EDDA70" w14:textId="77777777" w:rsidR="002A7C3D" w:rsidRPr="00D822A3" w:rsidRDefault="002A7C3D" w:rsidP="00835C72">
      <w:pPr>
        <w:pStyle w:val="Code"/>
        <w:rPr>
          <w:highlight w:val="white"/>
          <w:lang w:val="en-GB"/>
        </w:rPr>
      </w:pPr>
      <w:r w:rsidRPr="00D822A3">
        <w:rPr>
          <w:highlight w:val="white"/>
          <w:lang w:val="en-GB"/>
        </w:rPr>
        <w:t xml:space="preserve">          if (!star) {</w:t>
      </w:r>
    </w:p>
    <w:p w14:paraId="30E1B06A"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5D398F0C"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0431B693"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235D882" w14:textId="77777777" w:rsidR="002A7C3D" w:rsidRPr="00D822A3" w:rsidRDefault="002A7C3D" w:rsidP="00835C72">
      <w:pPr>
        <w:pStyle w:val="Code"/>
        <w:rPr>
          <w:highlight w:val="white"/>
          <w:lang w:val="en-GB"/>
        </w:rPr>
      </w:pPr>
      <w:r w:rsidRPr="00D822A3">
        <w:rPr>
          <w:highlight w:val="white"/>
          <w:lang w:val="en-GB"/>
        </w:rPr>
        <w:lastRenderedPageBreak/>
        <w:t xml:space="preserve">            }</w:t>
      </w:r>
    </w:p>
    <w:p w14:paraId="66BFA20E"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60B8E115"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2F9FC5FC"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1F7B28D8" w14:textId="77777777" w:rsidR="002A7C3D" w:rsidRPr="00D822A3" w:rsidRDefault="002A7C3D" w:rsidP="00835C72">
      <w:pPr>
        <w:pStyle w:val="Code"/>
        <w:rPr>
          <w:highlight w:val="white"/>
          <w:lang w:val="en-GB"/>
        </w:rPr>
      </w:pPr>
      <w:r w:rsidRPr="00D822A3">
        <w:rPr>
          <w:highlight w:val="white"/>
          <w:lang w:val="en-GB"/>
        </w:rPr>
        <w:t xml:space="preserve">            }</w:t>
      </w:r>
    </w:p>
    <w:p w14:paraId="52DAA735" w14:textId="77777777" w:rsidR="002A7C3D" w:rsidRPr="00D822A3" w:rsidRDefault="002A7C3D" w:rsidP="00835C72">
      <w:pPr>
        <w:pStyle w:val="Code"/>
        <w:rPr>
          <w:highlight w:val="white"/>
          <w:lang w:val="en-GB"/>
        </w:rPr>
      </w:pPr>
      <w:r w:rsidRPr="00D822A3">
        <w:rPr>
          <w:highlight w:val="white"/>
          <w:lang w:val="en-GB"/>
        </w:rPr>
        <w:t xml:space="preserve">            else {</w:t>
      </w:r>
    </w:p>
    <w:p w14:paraId="294D73B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1B5C4C88"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3EF0C137" w14:textId="77777777" w:rsidR="002A7C3D" w:rsidRPr="00D822A3" w:rsidRDefault="002A7C3D" w:rsidP="00835C72">
      <w:pPr>
        <w:pStyle w:val="Code"/>
        <w:rPr>
          <w:highlight w:val="white"/>
          <w:lang w:val="en-GB"/>
        </w:rPr>
      </w:pPr>
      <w:r w:rsidRPr="00D822A3">
        <w:rPr>
          <w:highlight w:val="white"/>
          <w:lang w:val="en-GB"/>
        </w:rPr>
        <w:t xml:space="preserve">            }</w:t>
      </w:r>
    </w:p>
    <w:p w14:paraId="35314395" w14:textId="77777777" w:rsidR="002A7C3D" w:rsidRPr="00D822A3" w:rsidRDefault="002A7C3D" w:rsidP="00835C72">
      <w:pPr>
        <w:pStyle w:val="Code"/>
        <w:rPr>
          <w:highlight w:val="white"/>
          <w:lang w:val="en-GB"/>
        </w:rPr>
      </w:pPr>
      <w:r w:rsidRPr="00D822A3">
        <w:rPr>
          <w:highlight w:val="white"/>
          <w:lang w:val="en-GB"/>
        </w:rPr>
        <w:t xml:space="preserve">          }</w:t>
      </w:r>
    </w:p>
    <w:p w14:paraId="3DFA747C" w14:textId="77777777" w:rsidR="002A7C3D" w:rsidRPr="00D822A3" w:rsidRDefault="002A7C3D" w:rsidP="00835C72">
      <w:pPr>
        <w:pStyle w:val="Code"/>
        <w:rPr>
          <w:highlight w:val="white"/>
          <w:lang w:val="en-GB"/>
        </w:rPr>
      </w:pPr>
    </w:p>
    <w:p w14:paraId="4C538C38"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C370BA6" w14:textId="77777777" w:rsidR="002A7C3D" w:rsidRPr="00D822A3" w:rsidRDefault="002A7C3D" w:rsidP="00835C72">
      <w:pPr>
        <w:pStyle w:val="Code"/>
        <w:rPr>
          <w:highlight w:val="white"/>
          <w:lang w:val="en-GB"/>
        </w:rPr>
      </w:pPr>
      <w:r w:rsidRPr="00D822A3">
        <w:rPr>
          <w:highlight w:val="white"/>
          <w:lang w:val="en-GB"/>
        </w:rPr>
        <w:t xml:space="preserve">          break;</w:t>
      </w:r>
    </w:p>
    <w:p w14:paraId="26C6A7D6" w14:textId="77777777" w:rsidR="002A7C3D" w:rsidRPr="00D822A3" w:rsidRDefault="002A7C3D" w:rsidP="00835C72">
      <w:pPr>
        <w:pStyle w:val="Code"/>
        <w:rPr>
          <w:highlight w:val="white"/>
          <w:lang w:val="en-GB"/>
        </w:rPr>
      </w:pPr>
    </w:p>
    <w:p w14:paraId="2E218FFD" w14:textId="77777777" w:rsidR="002A7C3D" w:rsidRPr="00D822A3" w:rsidRDefault="002A7C3D" w:rsidP="00835C72">
      <w:pPr>
        <w:pStyle w:val="Code"/>
        <w:rPr>
          <w:highlight w:val="white"/>
          <w:lang w:val="en-GB"/>
        </w:rPr>
      </w:pPr>
      <w:r w:rsidRPr="00D822A3">
        <w:rPr>
          <w:highlight w:val="white"/>
          <w:lang w:val="en-GB"/>
        </w:rPr>
        <w:t xml:space="preserve">        case 'e':</w:t>
      </w:r>
    </w:p>
    <w:p w14:paraId="589DAF2E" w14:textId="77777777" w:rsidR="002A7C3D" w:rsidRPr="00D822A3" w:rsidRDefault="002A7C3D" w:rsidP="00835C72">
      <w:pPr>
        <w:pStyle w:val="Code"/>
        <w:rPr>
          <w:highlight w:val="white"/>
          <w:lang w:val="en-GB"/>
        </w:rPr>
      </w:pPr>
      <w:r w:rsidRPr="00D822A3">
        <w:rPr>
          <w:highlight w:val="white"/>
          <w:lang w:val="en-GB"/>
        </w:rPr>
        <w:t xml:space="preserve">        case 'f':</w:t>
      </w:r>
    </w:p>
    <w:p w14:paraId="3456627C" w14:textId="77777777" w:rsidR="002A7C3D" w:rsidRPr="00D822A3" w:rsidRDefault="002A7C3D" w:rsidP="00835C72">
      <w:pPr>
        <w:pStyle w:val="Code"/>
        <w:rPr>
          <w:highlight w:val="white"/>
          <w:lang w:val="en-GB"/>
        </w:rPr>
      </w:pPr>
      <w:r w:rsidRPr="00D822A3">
        <w:rPr>
          <w:highlight w:val="white"/>
          <w:lang w:val="en-GB"/>
        </w:rPr>
        <w:t xml:space="preserve">        case 'g':</w:t>
      </w:r>
    </w:p>
    <w:p w14:paraId="710D02AA" w14:textId="77777777" w:rsidR="002A7C3D" w:rsidRPr="00D822A3" w:rsidRDefault="002A7C3D" w:rsidP="00835C72">
      <w:pPr>
        <w:pStyle w:val="Code"/>
        <w:rPr>
          <w:highlight w:val="white"/>
          <w:lang w:val="en-GB"/>
        </w:rPr>
      </w:pPr>
      <w:r w:rsidRPr="00D822A3">
        <w:rPr>
          <w:highlight w:val="white"/>
          <w:lang w:val="en-GB"/>
        </w:rPr>
        <w:t xml:space="preserve">          longDoubleValue = scanLongDouble();</w:t>
      </w:r>
    </w:p>
    <w:p w14:paraId="1B2C28E0" w14:textId="77777777" w:rsidR="002A7C3D" w:rsidRPr="00D822A3" w:rsidRDefault="002A7C3D" w:rsidP="00835C72">
      <w:pPr>
        <w:pStyle w:val="Code"/>
        <w:rPr>
          <w:highlight w:val="white"/>
          <w:lang w:val="en-GB"/>
        </w:rPr>
      </w:pPr>
    </w:p>
    <w:p w14:paraId="0828C942" w14:textId="77777777" w:rsidR="002A7C3D" w:rsidRPr="00D822A3" w:rsidRDefault="002A7C3D" w:rsidP="00835C72">
      <w:pPr>
        <w:pStyle w:val="Code"/>
        <w:rPr>
          <w:highlight w:val="white"/>
          <w:lang w:val="en-GB"/>
        </w:rPr>
      </w:pPr>
      <w:r w:rsidRPr="00D822A3">
        <w:rPr>
          <w:highlight w:val="white"/>
          <w:lang w:val="en-GB"/>
        </w:rPr>
        <w:t xml:space="preserve">          if (!star) {</w:t>
      </w:r>
    </w:p>
    <w:p w14:paraId="1FBD9F14" w14:textId="77777777" w:rsidR="002A7C3D" w:rsidRPr="00D822A3" w:rsidRDefault="002A7C3D" w:rsidP="00835C72">
      <w:pPr>
        <w:pStyle w:val="Code"/>
        <w:rPr>
          <w:highlight w:val="white"/>
          <w:lang w:val="en-GB"/>
        </w:rPr>
      </w:pPr>
      <w:r w:rsidRPr="00D822A3">
        <w:rPr>
          <w:highlight w:val="white"/>
          <w:lang w:val="en-GB"/>
        </w:rPr>
        <w:t xml:space="preserve">            if (longIntOrDouble) {</w:t>
      </w:r>
    </w:p>
    <w:p w14:paraId="488C7B49" w14:textId="77777777" w:rsidR="002A7C3D" w:rsidRPr="00D822A3" w:rsidRDefault="002A7C3D" w:rsidP="00835C72">
      <w:pPr>
        <w:pStyle w:val="Code"/>
        <w:rPr>
          <w:highlight w:val="white"/>
          <w:lang w:val="en-GB"/>
        </w:rPr>
      </w:pPr>
      <w:r w:rsidRPr="00D822A3">
        <w:rPr>
          <w:highlight w:val="white"/>
          <w:lang w:val="en-GB"/>
        </w:rPr>
        <w:t xml:space="preserve">              double* doublePtr = va_arg(arg_list, double*);</w:t>
      </w:r>
    </w:p>
    <w:p w14:paraId="50628220" w14:textId="77777777" w:rsidR="002A7C3D" w:rsidRPr="00D822A3" w:rsidRDefault="002A7C3D" w:rsidP="00835C72">
      <w:pPr>
        <w:pStyle w:val="Code"/>
        <w:rPr>
          <w:highlight w:val="white"/>
          <w:lang w:val="en-GB"/>
        </w:rPr>
      </w:pPr>
      <w:r w:rsidRPr="00D822A3">
        <w:rPr>
          <w:highlight w:val="white"/>
          <w:lang w:val="en-GB"/>
        </w:rPr>
        <w:t xml:space="preserve">              *doublePtr = (double) longDoubleValue;</w:t>
      </w:r>
    </w:p>
    <w:p w14:paraId="6E26E0F6" w14:textId="77777777" w:rsidR="002A7C3D" w:rsidRPr="00D822A3" w:rsidRDefault="002A7C3D" w:rsidP="00835C72">
      <w:pPr>
        <w:pStyle w:val="Code"/>
        <w:rPr>
          <w:highlight w:val="white"/>
          <w:lang w:val="en-GB"/>
        </w:rPr>
      </w:pPr>
      <w:r w:rsidRPr="00D822A3">
        <w:rPr>
          <w:highlight w:val="white"/>
          <w:lang w:val="en-GB"/>
        </w:rPr>
        <w:t xml:space="preserve">            }</w:t>
      </w:r>
    </w:p>
    <w:p w14:paraId="64912750" w14:textId="77777777" w:rsidR="002A7C3D" w:rsidRPr="00D822A3" w:rsidRDefault="002A7C3D" w:rsidP="00835C72">
      <w:pPr>
        <w:pStyle w:val="Code"/>
        <w:rPr>
          <w:highlight w:val="white"/>
          <w:lang w:val="en-GB"/>
        </w:rPr>
      </w:pPr>
      <w:r w:rsidRPr="00D822A3">
        <w:rPr>
          <w:highlight w:val="white"/>
          <w:lang w:val="en-GB"/>
        </w:rPr>
        <w:t xml:space="preserve">            else if (longDouble) {</w:t>
      </w:r>
    </w:p>
    <w:p w14:paraId="2F9E2246" w14:textId="77777777" w:rsidR="002A7C3D" w:rsidRPr="00D822A3" w:rsidRDefault="002A7C3D" w:rsidP="00835C72">
      <w:pPr>
        <w:pStyle w:val="Code"/>
        <w:rPr>
          <w:highlight w:val="white"/>
          <w:lang w:val="en-GB"/>
        </w:rPr>
      </w:pPr>
      <w:r w:rsidRPr="00D822A3">
        <w:rPr>
          <w:highlight w:val="white"/>
          <w:lang w:val="en-GB"/>
        </w:rPr>
        <w:t xml:space="preserve">              long double* longDoublePtr = va_arg(arg_list, long double*);</w:t>
      </w:r>
    </w:p>
    <w:p w14:paraId="609594B8" w14:textId="77777777" w:rsidR="002A7C3D" w:rsidRPr="00D822A3" w:rsidRDefault="002A7C3D" w:rsidP="00835C72">
      <w:pPr>
        <w:pStyle w:val="Code"/>
        <w:rPr>
          <w:highlight w:val="white"/>
          <w:lang w:val="en-GB"/>
        </w:rPr>
      </w:pPr>
      <w:r w:rsidRPr="00D822A3">
        <w:rPr>
          <w:highlight w:val="white"/>
          <w:lang w:val="en-GB"/>
        </w:rPr>
        <w:t xml:space="preserve">              *longDoublePtr = longDoubleValue;</w:t>
      </w:r>
    </w:p>
    <w:p w14:paraId="65774702" w14:textId="77777777" w:rsidR="002A7C3D" w:rsidRPr="00D822A3" w:rsidRDefault="002A7C3D" w:rsidP="00835C72">
      <w:pPr>
        <w:pStyle w:val="Code"/>
        <w:rPr>
          <w:highlight w:val="white"/>
          <w:lang w:val="en-GB"/>
        </w:rPr>
      </w:pPr>
      <w:r w:rsidRPr="00D822A3">
        <w:rPr>
          <w:highlight w:val="white"/>
          <w:lang w:val="en-GB"/>
        </w:rPr>
        <w:t xml:space="preserve">            }</w:t>
      </w:r>
    </w:p>
    <w:p w14:paraId="2BEC14B5" w14:textId="77777777" w:rsidR="002A7C3D" w:rsidRPr="00D822A3" w:rsidRDefault="002A7C3D" w:rsidP="00835C72">
      <w:pPr>
        <w:pStyle w:val="Code"/>
        <w:rPr>
          <w:highlight w:val="white"/>
          <w:lang w:val="en-GB"/>
        </w:rPr>
      </w:pPr>
      <w:r w:rsidRPr="00D822A3">
        <w:rPr>
          <w:highlight w:val="white"/>
          <w:lang w:val="en-GB"/>
        </w:rPr>
        <w:t xml:space="preserve">            else {</w:t>
      </w:r>
    </w:p>
    <w:p w14:paraId="1AE33CB2" w14:textId="77777777" w:rsidR="002A7C3D" w:rsidRPr="00D822A3" w:rsidRDefault="002A7C3D" w:rsidP="00835C72">
      <w:pPr>
        <w:pStyle w:val="Code"/>
        <w:rPr>
          <w:highlight w:val="white"/>
          <w:lang w:val="en-GB"/>
        </w:rPr>
      </w:pPr>
      <w:r w:rsidRPr="00D822A3">
        <w:rPr>
          <w:highlight w:val="white"/>
          <w:lang w:val="en-GB"/>
        </w:rPr>
        <w:t xml:space="preserve">              float* floatPtr = va_arg(arg_list, float*);</w:t>
      </w:r>
    </w:p>
    <w:p w14:paraId="1A9C4372" w14:textId="77777777" w:rsidR="002A7C3D" w:rsidRPr="00D822A3" w:rsidRDefault="002A7C3D" w:rsidP="00835C72">
      <w:pPr>
        <w:pStyle w:val="Code"/>
        <w:rPr>
          <w:highlight w:val="white"/>
          <w:lang w:val="en-GB"/>
        </w:rPr>
      </w:pPr>
      <w:r w:rsidRPr="00D822A3">
        <w:rPr>
          <w:highlight w:val="white"/>
          <w:lang w:val="en-GB"/>
        </w:rPr>
        <w:t xml:space="preserve">              *floatPtr = (float) longDoubleValue;</w:t>
      </w:r>
    </w:p>
    <w:p w14:paraId="77D42A87" w14:textId="77777777" w:rsidR="002A7C3D" w:rsidRPr="00D822A3" w:rsidRDefault="002A7C3D" w:rsidP="00835C72">
      <w:pPr>
        <w:pStyle w:val="Code"/>
        <w:rPr>
          <w:highlight w:val="white"/>
          <w:lang w:val="en-GB"/>
        </w:rPr>
      </w:pPr>
      <w:r w:rsidRPr="00D822A3">
        <w:rPr>
          <w:highlight w:val="white"/>
          <w:lang w:val="en-GB"/>
        </w:rPr>
        <w:t xml:space="preserve">            }</w:t>
      </w:r>
    </w:p>
    <w:p w14:paraId="21706D23" w14:textId="77777777" w:rsidR="002A7C3D" w:rsidRPr="00D822A3" w:rsidRDefault="002A7C3D" w:rsidP="00835C72">
      <w:pPr>
        <w:pStyle w:val="Code"/>
        <w:rPr>
          <w:highlight w:val="white"/>
          <w:lang w:val="en-GB"/>
        </w:rPr>
      </w:pPr>
      <w:r w:rsidRPr="00D822A3">
        <w:rPr>
          <w:highlight w:val="white"/>
          <w:lang w:val="en-GB"/>
        </w:rPr>
        <w:t xml:space="preserve">          }</w:t>
      </w:r>
    </w:p>
    <w:p w14:paraId="7117A75C" w14:textId="77777777" w:rsidR="002A7C3D" w:rsidRPr="00D822A3" w:rsidRDefault="002A7C3D" w:rsidP="00835C72">
      <w:pPr>
        <w:pStyle w:val="Code"/>
        <w:rPr>
          <w:highlight w:val="white"/>
          <w:lang w:val="en-GB"/>
        </w:rPr>
      </w:pPr>
    </w:p>
    <w:p w14:paraId="337C77D9"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490E8A63" w14:textId="77777777" w:rsidR="002A7C3D" w:rsidRPr="00D822A3" w:rsidRDefault="002A7C3D" w:rsidP="00835C72">
      <w:pPr>
        <w:pStyle w:val="Code"/>
        <w:rPr>
          <w:highlight w:val="white"/>
          <w:lang w:val="en-GB"/>
        </w:rPr>
      </w:pPr>
      <w:r w:rsidRPr="00D822A3">
        <w:rPr>
          <w:highlight w:val="white"/>
          <w:lang w:val="en-GB"/>
        </w:rPr>
        <w:t xml:space="preserve">          break;</w:t>
      </w:r>
    </w:p>
    <w:p w14:paraId="4DDFC78A" w14:textId="77777777" w:rsidR="002A7C3D" w:rsidRPr="00D822A3" w:rsidRDefault="002A7C3D" w:rsidP="00835C72">
      <w:pPr>
        <w:pStyle w:val="Code"/>
        <w:rPr>
          <w:highlight w:val="white"/>
          <w:lang w:val="en-GB"/>
        </w:rPr>
      </w:pPr>
    </w:p>
    <w:p w14:paraId="1CF6CF3A" w14:textId="77777777" w:rsidR="002A7C3D" w:rsidRPr="00D822A3" w:rsidRDefault="002A7C3D" w:rsidP="00835C72">
      <w:pPr>
        <w:pStyle w:val="Code"/>
        <w:rPr>
          <w:highlight w:val="white"/>
          <w:lang w:val="en-GB"/>
        </w:rPr>
      </w:pPr>
      <w:r w:rsidRPr="00D822A3">
        <w:rPr>
          <w:highlight w:val="white"/>
          <w:lang w:val="en-GB"/>
        </w:rPr>
        <w:t xml:space="preserve">        case '[': {</w:t>
      </w:r>
    </w:p>
    <w:p w14:paraId="4378B298" w14:textId="77777777" w:rsidR="002A7C3D" w:rsidRPr="00D822A3" w:rsidRDefault="002A7C3D" w:rsidP="00835C72">
      <w:pPr>
        <w:pStyle w:val="Code"/>
        <w:rPr>
          <w:highlight w:val="white"/>
          <w:lang w:val="en-GB"/>
        </w:rPr>
      </w:pPr>
      <w:r w:rsidRPr="00D822A3">
        <w:rPr>
          <w:highlight w:val="white"/>
          <w:lang w:val="en-GB"/>
        </w:rPr>
        <w:t xml:space="preserve">            BOOL not = FALSE;</w:t>
      </w:r>
    </w:p>
    <w:p w14:paraId="086858D9" w14:textId="77777777" w:rsidR="002A7C3D" w:rsidRPr="00D822A3" w:rsidRDefault="002A7C3D" w:rsidP="00835C72">
      <w:pPr>
        <w:pStyle w:val="Code"/>
        <w:rPr>
          <w:highlight w:val="white"/>
          <w:lang w:val="en-GB"/>
        </w:rPr>
      </w:pPr>
      <w:r w:rsidRPr="00D822A3">
        <w:rPr>
          <w:highlight w:val="white"/>
          <w:lang w:val="en-GB"/>
        </w:rPr>
        <w:t xml:space="preserve">            ++index;</w:t>
      </w:r>
    </w:p>
    <w:p w14:paraId="26253854" w14:textId="77777777" w:rsidR="002A7C3D" w:rsidRPr="00D822A3" w:rsidRDefault="002A7C3D" w:rsidP="00835C72">
      <w:pPr>
        <w:pStyle w:val="Code"/>
        <w:rPr>
          <w:highlight w:val="white"/>
          <w:lang w:val="en-GB"/>
        </w:rPr>
      </w:pPr>
    </w:p>
    <w:p w14:paraId="7CEEAA88" w14:textId="77777777" w:rsidR="002A7C3D" w:rsidRPr="00D822A3" w:rsidRDefault="002A7C3D" w:rsidP="00835C72">
      <w:pPr>
        <w:pStyle w:val="Code"/>
        <w:rPr>
          <w:highlight w:val="white"/>
          <w:lang w:val="en-GB"/>
        </w:rPr>
      </w:pPr>
      <w:r w:rsidRPr="00D822A3">
        <w:rPr>
          <w:highlight w:val="white"/>
          <w:lang w:val="en-GB"/>
        </w:rPr>
        <w:t xml:space="preserve">            if (format[index] == '^') {</w:t>
      </w:r>
    </w:p>
    <w:p w14:paraId="6B111033" w14:textId="77777777" w:rsidR="002A7C3D" w:rsidRPr="00D822A3" w:rsidRDefault="002A7C3D" w:rsidP="00835C72">
      <w:pPr>
        <w:pStyle w:val="Code"/>
        <w:rPr>
          <w:highlight w:val="white"/>
          <w:lang w:val="en-GB"/>
        </w:rPr>
      </w:pPr>
      <w:r w:rsidRPr="00D822A3">
        <w:rPr>
          <w:highlight w:val="white"/>
          <w:lang w:val="en-GB"/>
        </w:rPr>
        <w:t xml:space="preserve">              not = TRUE;</w:t>
      </w:r>
    </w:p>
    <w:p w14:paraId="08A76AD8" w14:textId="77777777" w:rsidR="002A7C3D" w:rsidRPr="00D822A3" w:rsidRDefault="002A7C3D" w:rsidP="00835C72">
      <w:pPr>
        <w:pStyle w:val="Code"/>
        <w:rPr>
          <w:highlight w:val="white"/>
          <w:lang w:val="en-GB"/>
        </w:rPr>
      </w:pPr>
      <w:r w:rsidRPr="00D822A3">
        <w:rPr>
          <w:highlight w:val="white"/>
          <w:lang w:val="en-GB"/>
        </w:rPr>
        <w:t xml:space="preserve">              ++index;</w:t>
      </w:r>
    </w:p>
    <w:p w14:paraId="19BA8CC1" w14:textId="77777777" w:rsidR="002A7C3D" w:rsidRPr="00D822A3" w:rsidRDefault="002A7C3D" w:rsidP="00835C72">
      <w:pPr>
        <w:pStyle w:val="Code"/>
        <w:rPr>
          <w:highlight w:val="white"/>
          <w:lang w:val="en-GB"/>
        </w:rPr>
      </w:pPr>
      <w:r w:rsidRPr="00D822A3">
        <w:rPr>
          <w:highlight w:val="white"/>
          <w:lang w:val="en-GB"/>
        </w:rPr>
        <w:t xml:space="preserve">            }</w:t>
      </w:r>
    </w:p>
    <w:p w14:paraId="24B68901" w14:textId="77777777" w:rsidR="002A7C3D" w:rsidRPr="00D822A3" w:rsidRDefault="002A7C3D" w:rsidP="00835C72">
      <w:pPr>
        <w:pStyle w:val="Code"/>
        <w:rPr>
          <w:highlight w:val="white"/>
          <w:lang w:val="en-GB"/>
        </w:rPr>
      </w:pPr>
    </w:p>
    <w:p w14:paraId="09B2AA62" w14:textId="77777777" w:rsidR="002A7C3D" w:rsidRPr="00D822A3" w:rsidRDefault="002A7C3D" w:rsidP="00835C72">
      <w:pPr>
        <w:pStyle w:val="Code"/>
        <w:rPr>
          <w:highlight w:val="white"/>
          <w:lang w:val="en-GB"/>
        </w:rPr>
      </w:pPr>
      <w:r w:rsidRPr="00D822A3">
        <w:rPr>
          <w:highlight w:val="white"/>
          <w:lang w:val="en-GB"/>
        </w:rPr>
        <w:t xml:space="preserve">            int startIndex = index;</w:t>
      </w:r>
    </w:p>
    <w:p w14:paraId="263F1BDD" w14:textId="77777777" w:rsidR="002A7C3D" w:rsidRPr="00D822A3" w:rsidRDefault="002A7C3D" w:rsidP="00835C72">
      <w:pPr>
        <w:pStyle w:val="Code"/>
        <w:rPr>
          <w:highlight w:val="white"/>
          <w:lang w:val="en-GB"/>
        </w:rPr>
      </w:pPr>
      <w:r w:rsidRPr="00D822A3">
        <w:rPr>
          <w:highlight w:val="white"/>
          <w:lang w:val="en-GB"/>
        </w:rPr>
        <w:t xml:space="preserve">            while (format[index] != ']') {</w:t>
      </w:r>
    </w:p>
    <w:p w14:paraId="5E1CB1D8" w14:textId="77777777" w:rsidR="002A7C3D" w:rsidRPr="00D822A3" w:rsidRDefault="002A7C3D" w:rsidP="00835C72">
      <w:pPr>
        <w:pStyle w:val="Code"/>
        <w:rPr>
          <w:highlight w:val="white"/>
          <w:lang w:val="en-GB"/>
        </w:rPr>
      </w:pPr>
      <w:r w:rsidRPr="00D822A3">
        <w:rPr>
          <w:highlight w:val="white"/>
          <w:lang w:val="en-GB"/>
        </w:rPr>
        <w:t xml:space="preserve">              ++index;</w:t>
      </w:r>
    </w:p>
    <w:p w14:paraId="0DDF8D07" w14:textId="77777777" w:rsidR="002A7C3D" w:rsidRPr="00D822A3" w:rsidRDefault="002A7C3D" w:rsidP="00835C72">
      <w:pPr>
        <w:pStyle w:val="Code"/>
        <w:rPr>
          <w:highlight w:val="white"/>
          <w:lang w:val="en-GB"/>
        </w:rPr>
      </w:pPr>
      <w:r w:rsidRPr="00D822A3">
        <w:rPr>
          <w:highlight w:val="white"/>
          <w:lang w:val="en-GB"/>
        </w:rPr>
        <w:t xml:space="preserve">            }</w:t>
      </w:r>
    </w:p>
    <w:p w14:paraId="54320C0D" w14:textId="77777777" w:rsidR="002A7C3D" w:rsidRPr="00D822A3" w:rsidRDefault="002A7C3D" w:rsidP="00835C72">
      <w:pPr>
        <w:pStyle w:val="Code"/>
        <w:rPr>
          <w:highlight w:val="white"/>
          <w:lang w:val="en-GB"/>
        </w:rPr>
      </w:pPr>
      <w:r w:rsidRPr="00D822A3">
        <w:rPr>
          <w:highlight w:val="white"/>
          <w:lang w:val="en-GB"/>
        </w:rPr>
        <w:t xml:space="preserve">            format[index] = '\0';</w:t>
      </w:r>
    </w:p>
    <w:p w14:paraId="1F0525A4" w14:textId="77777777" w:rsidR="002A7C3D" w:rsidRPr="00D822A3" w:rsidRDefault="002A7C3D" w:rsidP="00835C72">
      <w:pPr>
        <w:pStyle w:val="Code"/>
        <w:rPr>
          <w:highlight w:val="white"/>
          <w:lang w:val="en-GB"/>
        </w:rPr>
      </w:pPr>
    </w:p>
    <w:p w14:paraId="2381D308" w14:textId="77777777" w:rsidR="002A7C3D" w:rsidRPr="00D822A3" w:rsidRDefault="002A7C3D" w:rsidP="00835C72">
      <w:pPr>
        <w:pStyle w:val="Code"/>
        <w:rPr>
          <w:highlight w:val="white"/>
          <w:lang w:val="en-GB"/>
        </w:rPr>
      </w:pPr>
      <w:r w:rsidRPr="00D822A3">
        <w:rPr>
          <w:highlight w:val="white"/>
          <w:lang w:val="en-GB"/>
        </w:rPr>
        <w:t xml:space="preserve">            if (!star) {</w:t>
      </w:r>
    </w:p>
    <w:p w14:paraId="46899433" w14:textId="77777777" w:rsidR="002A7C3D" w:rsidRPr="00D822A3" w:rsidRDefault="002A7C3D" w:rsidP="00835C72">
      <w:pPr>
        <w:pStyle w:val="Code"/>
        <w:rPr>
          <w:highlight w:val="white"/>
          <w:lang w:val="en-GB"/>
        </w:rPr>
      </w:pPr>
      <w:r w:rsidRPr="00D822A3">
        <w:rPr>
          <w:highlight w:val="white"/>
          <w:lang w:val="en-GB"/>
        </w:rPr>
        <w:t xml:space="preserve">              char* string = va_arg(arg_list, char*);</w:t>
      </w:r>
    </w:p>
    <w:p w14:paraId="27074E82" w14:textId="77777777" w:rsidR="002A7C3D" w:rsidRPr="00D822A3" w:rsidRDefault="002A7C3D" w:rsidP="00835C72">
      <w:pPr>
        <w:pStyle w:val="Code"/>
        <w:rPr>
          <w:highlight w:val="white"/>
          <w:lang w:val="en-GB"/>
        </w:rPr>
      </w:pPr>
      <w:r w:rsidRPr="00D822A3">
        <w:rPr>
          <w:highlight w:val="white"/>
          <w:lang w:val="en-GB"/>
        </w:rPr>
        <w:t xml:space="preserve">              scanPattern(string, &amp;format[startIndex], not);</w:t>
      </w:r>
    </w:p>
    <w:p w14:paraId="5E5B8CDE" w14:textId="77777777" w:rsidR="002A7C3D" w:rsidRPr="00D822A3" w:rsidRDefault="002A7C3D" w:rsidP="00835C72">
      <w:pPr>
        <w:pStyle w:val="Code"/>
        <w:rPr>
          <w:highlight w:val="white"/>
          <w:lang w:val="en-GB"/>
        </w:rPr>
      </w:pPr>
      <w:r w:rsidRPr="00D822A3">
        <w:rPr>
          <w:highlight w:val="white"/>
          <w:lang w:val="en-GB"/>
        </w:rPr>
        <w:t xml:space="preserve">            }</w:t>
      </w:r>
    </w:p>
    <w:p w14:paraId="793810F6" w14:textId="77777777" w:rsidR="002A7C3D" w:rsidRPr="00D822A3" w:rsidRDefault="002A7C3D" w:rsidP="00835C72">
      <w:pPr>
        <w:pStyle w:val="Code"/>
        <w:rPr>
          <w:highlight w:val="white"/>
          <w:lang w:val="en-GB"/>
        </w:rPr>
      </w:pPr>
      <w:r w:rsidRPr="00D822A3">
        <w:rPr>
          <w:highlight w:val="white"/>
          <w:lang w:val="en-GB"/>
        </w:rPr>
        <w:t xml:space="preserve">            else {</w:t>
      </w:r>
    </w:p>
    <w:p w14:paraId="76EFB848" w14:textId="77777777" w:rsidR="002A7C3D" w:rsidRPr="00D822A3" w:rsidRDefault="002A7C3D" w:rsidP="00835C72">
      <w:pPr>
        <w:pStyle w:val="Code"/>
        <w:rPr>
          <w:highlight w:val="white"/>
          <w:lang w:val="en-GB"/>
        </w:rPr>
      </w:pPr>
      <w:r w:rsidRPr="00D822A3">
        <w:rPr>
          <w:highlight w:val="white"/>
          <w:lang w:val="en-GB"/>
        </w:rPr>
        <w:lastRenderedPageBreak/>
        <w:t xml:space="preserve">              scanPattern(NULL, &amp;format[startIndex], not);</w:t>
      </w:r>
    </w:p>
    <w:p w14:paraId="657D995D" w14:textId="77777777" w:rsidR="002A7C3D" w:rsidRPr="00D822A3" w:rsidRDefault="002A7C3D" w:rsidP="00835C72">
      <w:pPr>
        <w:pStyle w:val="Code"/>
        <w:rPr>
          <w:highlight w:val="white"/>
          <w:lang w:val="en-GB"/>
        </w:rPr>
      </w:pPr>
      <w:r w:rsidRPr="00D822A3">
        <w:rPr>
          <w:highlight w:val="white"/>
          <w:lang w:val="en-GB"/>
        </w:rPr>
        <w:t xml:space="preserve">            }</w:t>
      </w:r>
    </w:p>
    <w:p w14:paraId="1E7184B1" w14:textId="77777777" w:rsidR="002A7C3D" w:rsidRPr="00D822A3" w:rsidRDefault="002A7C3D" w:rsidP="00835C72">
      <w:pPr>
        <w:pStyle w:val="Code"/>
        <w:rPr>
          <w:highlight w:val="white"/>
          <w:lang w:val="en-GB"/>
        </w:rPr>
      </w:pPr>
      <w:r w:rsidRPr="00D822A3">
        <w:rPr>
          <w:highlight w:val="white"/>
          <w:lang w:val="en-GB"/>
        </w:rPr>
        <w:t xml:space="preserve">          }</w:t>
      </w:r>
    </w:p>
    <w:p w14:paraId="03FC301A" w14:textId="77777777" w:rsidR="002A7C3D" w:rsidRPr="00D822A3" w:rsidRDefault="002A7C3D" w:rsidP="00835C72">
      <w:pPr>
        <w:pStyle w:val="Code"/>
        <w:rPr>
          <w:highlight w:val="white"/>
          <w:lang w:val="en-GB"/>
        </w:rPr>
      </w:pPr>
      <w:r w:rsidRPr="00D822A3">
        <w:rPr>
          <w:highlight w:val="white"/>
          <w:lang w:val="en-GB"/>
        </w:rPr>
        <w:t xml:space="preserve">          break;</w:t>
      </w:r>
    </w:p>
    <w:p w14:paraId="7CCE18F4" w14:textId="77777777" w:rsidR="002A7C3D" w:rsidRPr="00D822A3" w:rsidRDefault="002A7C3D" w:rsidP="00835C72">
      <w:pPr>
        <w:pStyle w:val="Code"/>
        <w:rPr>
          <w:highlight w:val="white"/>
          <w:lang w:val="en-GB"/>
        </w:rPr>
      </w:pPr>
    </w:p>
    <w:p w14:paraId="09A03BBC" w14:textId="77777777" w:rsidR="002A7C3D" w:rsidRPr="00D822A3" w:rsidRDefault="002A7C3D" w:rsidP="00835C72">
      <w:pPr>
        <w:pStyle w:val="Code"/>
        <w:rPr>
          <w:highlight w:val="white"/>
          <w:lang w:val="en-GB"/>
        </w:rPr>
      </w:pPr>
      <w:r w:rsidRPr="00D822A3">
        <w:rPr>
          <w:highlight w:val="white"/>
          <w:lang w:val="en-GB"/>
        </w:rPr>
        <w:t xml:space="preserve">        case 'n':</w:t>
      </w:r>
    </w:p>
    <w:p w14:paraId="63204EC5" w14:textId="77777777" w:rsidR="002A7C3D" w:rsidRPr="00D822A3" w:rsidRDefault="002A7C3D" w:rsidP="00835C72">
      <w:pPr>
        <w:pStyle w:val="Code"/>
        <w:rPr>
          <w:highlight w:val="white"/>
          <w:lang w:val="en-GB"/>
        </w:rPr>
      </w:pPr>
      <w:r w:rsidRPr="00D822A3">
        <w:rPr>
          <w:highlight w:val="white"/>
          <w:lang w:val="en-GB"/>
        </w:rPr>
        <w:t xml:space="preserve">          charsPtr = va_arg(arg_list, int*);</w:t>
      </w:r>
    </w:p>
    <w:p w14:paraId="697AD399" w14:textId="77777777" w:rsidR="002A7C3D" w:rsidRPr="00D822A3" w:rsidRDefault="002A7C3D" w:rsidP="00835C72">
      <w:pPr>
        <w:pStyle w:val="Code"/>
        <w:rPr>
          <w:highlight w:val="white"/>
          <w:lang w:val="en-GB"/>
        </w:rPr>
      </w:pPr>
      <w:r w:rsidRPr="00D822A3">
        <w:rPr>
          <w:highlight w:val="white"/>
          <w:lang w:val="en-GB"/>
        </w:rPr>
        <w:t xml:space="preserve">          *charsPtr = g_inChars;</w:t>
      </w:r>
    </w:p>
    <w:p w14:paraId="281494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88B7578" w14:textId="77777777" w:rsidR="002A7C3D" w:rsidRPr="00D822A3" w:rsidRDefault="002A7C3D" w:rsidP="00835C72">
      <w:pPr>
        <w:pStyle w:val="Code"/>
        <w:rPr>
          <w:highlight w:val="white"/>
          <w:lang w:val="en-GB"/>
        </w:rPr>
      </w:pPr>
      <w:r w:rsidRPr="00D822A3">
        <w:rPr>
          <w:highlight w:val="white"/>
          <w:lang w:val="en-GB"/>
        </w:rPr>
        <w:t xml:space="preserve">          break;</w:t>
      </w:r>
    </w:p>
    <w:p w14:paraId="59264858" w14:textId="77777777" w:rsidR="002A7C3D" w:rsidRPr="00D822A3" w:rsidRDefault="002A7C3D" w:rsidP="00835C72">
      <w:pPr>
        <w:pStyle w:val="Code"/>
        <w:rPr>
          <w:highlight w:val="white"/>
          <w:lang w:val="en-GB"/>
        </w:rPr>
      </w:pPr>
      <w:r w:rsidRPr="00D822A3">
        <w:rPr>
          <w:highlight w:val="white"/>
          <w:lang w:val="en-GB"/>
        </w:rPr>
        <w:t xml:space="preserve">      }</w:t>
      </w:r>
    </w:p>
    <w:p w14:paraId="2CB24A50" w14:textId="77777777" w:rsidR="002A7C3D" w:rsidRPr="00D822A3" w:rsidRDefault="002A7C3D" w:rsidP="00835C72">
      <w:pPr>
        <w:pStyle w:val="Code"/>
        <w:rPr>
          <w:highlight w:val="white"/>
          <w:lang w:val="en-GB"/>
        </w:rPr>
      </w:pPr>
      <w:r w:rsidRPr="00D822A3">
        <w:rPr>
          <w:highlight w:val="white"/>
          <w:lang w:val="en-GB"/>
        </w:rPr>
        <w:t xml:space="preserve">    }</w:t>
      </w:r>
    </w:p>
    <w:p w14:paraId="4ED99995" w14:textId="77777777" w:rsidR="002A7C3D" w:rsidRPr="00D822A3" w:rsidRDefault="002A7C3D" w:rsidP="00835C72">
      <w:pPr>
        <w:pStyle w:val="Code"/>
        <w:rPr>
          <w:highlight w:val="white"/>
          <w:lang w:val="en-GB"/>
        </w:rPr>
      </w:pPr>
      <w:r w:rsidRPr="00D822A3">
        <w:rPr>
          <w:highlight w:val="white"/>
          <w:lang w:val="en-GB"/>
        </w:rPr>
        <w:t xml:space="preserve">    else {</w:t>
      </w:r>
    </w:p>
    <w:p w14:paraId="0CE5BDA7" w14:textId="77777777" w:rsidR="002A7C3D" w:rsidRPr="00D822A3" w:rsidRDefault="002A7C3D" w:rsidP="00835C72">
      <w:pPr>
        <w:pStyle w:val="Code"/>
        <w:rPr>
          <w:highlight w:val="white"/>
          <w:lang w:val="en-GB"/>
        </w:rPr>
      </w:pPr>
      <w:r w:rsidRPr="00D822A3">
        <w:rPr>
          <w:highlight w:val="white"/>
          <w:lang w:val="en-GB"/>
        </w:rPr>
        <w:t xml:space="preserve">      if (c == '%') {</w:t>
      </w:r>
    </w:p>
    <w:p w14:paraId="64A95EF2" w14:textId="77777777" w:rsidR="002A7C3D" w:rsidRPr="00D822A3" w:rsidRDefault="002A7C3D" w:rsidP="00835C72">
      <w:pPr>
        <w:pStyle w:val="Code"/>
        <w:rPr>
          <w:highlight w:val="white"/>
          <w:lang w:val="en-GB"/>
        </w:rPr>
      </w:pPr>
      <w:r w:rsidRPr="00D822A3">
        <w:rPr>
          <w:highlight w:val="white"/>
          <w:lang w:val="en-GB"/>
        </w:rPr>
        <w:t xml:space="preserve">        percent = TRUE;</w:t>
      </w:r>
    </w:p>
    <w:p w14:paraId="50AC5B5B" w14:textId="77777777" w:rsidR="002A7C3D" w:rsidRPr="00D822A3" w:rsidRDefault="002A7C3D" w:rsidP="00835C72">
      <w:pPr>
        <w:pStyle w:val="Code"/>
        <w:rPr>
          <w:highlight w:val="white"/>
          <w:lang w:val="en-GB"/>
        </w:rPr>
      </w:pPr>
      <w:r w:rsidRPr="00D822A3">
        <w:rPr>
          <w:highlight w:val="white"/>
          <w:lang w:val="en-GB"/>
        </w:rPr>
        <w:t xml:space="preserve">        shortInt = FALSE;</w:t>
      </w:r>
    </w:p>
    <w:p w14:paraId="7F398C0B" w14:textId="77777777" w:rsidR="002A7C3D" w:rsidRPr="00D822A3" w:rsidRDefault="002A7C3D" w:rsidP="00835C72">
      <w:pPr>
        <w:pStyle w:val="Code"/>
        <w:rPr>
          <w:highlight w:val="white"/>
          <w:lang w:val="en-GB"/>
        </w:rPr>
      </w:pPr>
      <w:r w:rsidRPr="00D822A3">
        <w:rPr>
          <w:highlight w:val="white"/>
          <w:lang w:val="en-GB"/>
        </w:rPr>
        <w:t xml:space="preserve">        longIntOrDouble = FALSE;</w:t>
      </w:r>
    </w:p>
    <w:p w14:paraId="5DBE87F7" w14:textId="77777777" w:rsidR="002A7C3D" w:rsidRPr="00D822A3" w:rsidRDefault="002A7C3D" w:rsidP="00835C72">
      <w:pPr>
        <w:pStyle w:val="Code"/>
        <w:rPr>
          <w:highlight w:val="white"/>
          <w:lang w:val="en-GB"/>
        </w:rPr>
      </w:pPr>
      <w:r w:rsidRPr="00D822A3">
        <w:rPr>
          <w:highlight w:val="white"/>
          <w:lang w:val="en-GB"/>
        </w:rPr>
        <w:t xml:space="preserve">        longDouble = FALSE;</w:t>
      </w:r>
    </w:p>
    <w:p w14:paraId="7173063D" w14:textId="77777777" w:rsidR="002A7C3D" w:rsidRPr="00D822A3" w:rsidRDefault="002A7C3D" w:rsidP="00835C72">
      <w:pPr>
        <w:pStyle w:val="Code"/>
        <w:rPr>
          <w:highlight w:val="white"/>
          <w:lang w:val="en-GB"/>
        </w:rPr>
      </w:pPr>
      <w:r w:rsidRPr="00D822A3">
        <w:rPr>
          <w:highlight w:val="white"/>
          <w:lang w:val="en-GB"/>
        </w:rPr>
        <w:t xml:space="preserve">        star = FALSE;</w:t>
      </w:r>
    </w:p>
    <w:p w14:paraId="64C3477F" w14:textId="77777777" w:rsidR="002A7C3D" w:rsidRPr="00D822A3" w:rsidRDefault="002A7C3D" w:rsidP="00835C72">
      <w:pPr>
        <w:pStyle w:val="Code"/>
        <w:rPr>
          <w:highlight w:val="white"/>
          <w:lang w:val="en-GB"/>
        </w:rPr>
      </w:pPr>
      <w:r w:rsidRPr="00D822A3">
        <w:rPr>
          <w:highlight w:val="white"/>
          <w:lang w:val="en-GB"/>
        </w:rPr>
        <w:t xml:space="preserve">      }</w:t>
      </w:r>
    </w:p>
    <w:p w14:paraId="329ABE5C" w14:textId="77777777" w:rsidR="002A7C3D" w:rsidRPr="00D822A3" w:rsidRDefault="002A7C3D" w:rsidP="00835C72">
      <w:pPr>
        <w:pStyle w:val="Code"/>
        <w:rPr>
          <w:highlight w:val="white"/>
          <w:lang w:val="en-GB"/>
        </w:rPr>
      </w:pPr>
      <w:r w:rsidRPr="00D822A3">
        <w:rPr>
          <w:highlight w:val="white"/>
          <w:lang w:val="en-GB"/>
        </w:rPr>
        <w:t xml:space="preserve">    }</w:t>
      </w:r>
    </w:p>
    <w:p w14:paraId="7585A67C" w14:textId="77777777" w:rsidR="002A7C3D" w:rsidRPr="00D822A3" w:rsidRDefault="002A7C3D" w:rsidP="00835C72">
      <w:pPr>
        <w:pStyle w:val="Code"/>
        <w:rPr>
          <w:highlight w:val="white"/>
          <w:lang w:val="en-GB"/>
        </w:rPr>
      </w:pPr>
      <w:r w:rsidRPr="00D822A3">
        <w:rPr>
          <w:highlight w:val="white"/>
          <w:lang w:val="en-GB"/>
        </w:rPr>
        <w:t xml:space="preserve">  }</w:t>
      </w:r>
    </w:p>
    <w:p w14:paraId="2350E5CC" w14:textId="77777777" w:rsidR="002A7C3D" w:rsidRPr="00D822A3" w:rsidRDefault="002A7C3D" w:rsidP="00835C72">
      <w:pPr>
        <w:pStyle w:val="Code"/>
        <w:rPr>
          <w:highlight w:val="white"/>
          <w:lang w:val="en-GB"/>
        </w:rPr>
      </w:pPr>
    </w:p>
    <w:p w14:paraId="3A3A2A47" w14:textId="77777777" w:rsidR="002A7C3D" w:rsidRPr="00D822A3" w:rsidRDefault="002A7C3D" w:rsidP="00835C72">
      <w:pPr>
        <w:pStyle w:val="Code"/>
        <w:rPr>
          <w:highlight w:val="white"/>
          <w:lang w:val="en-GB"/>
        </w:rPr>
      </w:pPr>
      <w:r w:rsidRPr="00D822A3">
        <w:rPr>
          <w:highlight w:val="white"/>
          <w:lang w:val="en-GB"/>
        </w:rPr>
        <w:t xml:space="preserve">  return g_inCount;</w:t>
      </w:r>
    </w:p>
    <w:p w14:paraId="6474BCA2" w14:textId="77777777" w:rsidR="002A7C3D" w:rsidRPr="00D822A3" w:rsidRDefault="002A7C3D" w:rsidP="00835C72">
      <w:pPr>
        <w:pStyle w:val="Code"/>
        <w:rPr>
          <w:highlight w:val="white"/>
          <w:lang w:val="en-GB"/>
        </w:rPr>
      </w:pPr>
      <w:r w:rsidRPr="00D822A3">
        <w:rPr>
          <w:highlight w:val="white"/>
          <w:lang w:val="en-GB"/>
        </w:rPr>
        <w:t>}</w:t>
      </w:r>
    </w:p>
    <w:p w14:paraId="6D7580B2" w14:textId="77777777" w:rsidR="002A7C3D" w:rsidRPr="00D822A3" w:rsidRDefault="002A7C3D" w:rsidP="00835C72">
      <w:pPr>
        <w:pStyle w:val="Code"/>
        <w:rPr>
          <w:highlight w:val="white"/>
          <w:lang w:val="en-GB"/>
        </w:rPr>
      </w:pPr>
    </w:p>
    <w:p w14:paraId="4FD71171" w14:textId="77777777" w:rsidR="002A7C3D" w:rsidRPr="00D822A3" w:rsidRDefault="002A7C3D" w:rsidP="00835C72">
      <w:pPr>
        <w:pStyle w:val="Code"/>
        <w:rPr>
          <w:highlight w:val="white"/>
          <w:lang w:val="en-GB"/>
        </w:rPr>
      </w:pPr>
      <w:r w:rsidRPr="00D822A3">
        <w:rPr>
          <w:highlight w:val="white"/>
          <w:lang w:val="en-GB"/>
        </w:rPr>
        <w:t>int scanf(char* format, ...) {</w:t>
      </w:r>
    </w:p>
    <w:p w14:paraId="08C501BB"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08E02912"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A944B9E" w14:textId="77777777" w:rsidR="002A7C3D" w:rsidRPr="00D822A3" w:rsidRDefault="002A7C3D" w:rsidP="00835C72">
      <w:pPr>
        <w:pStyle w:val="Code"/>
        <w:rPr>
          <w:highlight w:val="white"/>
          <w:lang w:val="en-GB"/>
        </w:rPr>
      </w:pPr>
      <w:r w:rsidRPr="00D822A3">
        <w:rPr>
          <w:highlight w:val="white"/>
          <w:lang w:val="en-GB"/>
        </w:rPr>
        <w:t xml:space="preserve">  return vscanf(format, arg_list);</w:t>
      </w:r>
    </w:p>
    <w:p w14:paraId="4625A917" w14:textId="77777777" w:rsidR="002A7C3D" w:rsidRPr="00D822A3" w:rsidRDefault="002A7C3D" w:rsidP="00835C72">
      <w:pPr>
        <w:pStyle w:val="Code"/>
        <w:rPr>
          <w:highlight w:val="white"/>
          <w:lang w:val="en-GB"/>
        </w:rPr>
      </w:pPr>
      <w:r w:rsidRPr="00D822A3">
        <w:rPr>
          <w:highlight w:val="white"/>
          <w:lang w:val="en-GB"/>
        </w:rPr>
        <w:t>}</w:t>
      </w:r>
    </w:p>
    <w:p w14:paraId="2DD4B624" w14:textId="77777777" w:rsidR="002A7C3D" w:rsidRPr="00D822A3" w:rsidRDefault="002A7C3D" w:rsidP="00835C72">
      <w:pPr>
        <w:pStyle w:val="Code"/>
        <w:rPr>
          <w:highlight w:val="white"/>
          <w:lang w:val="en-GB"/>
        </w:rPr>
      </w:pPr>
    </w:p>
    <w:p w14:paraId="545C544D" w14:textId="77777777" w:rsidR="002A7C3D" w:rsidRPr="00D822A3" w:rsidRDefault="002A7C3D" w:rsidP="00835C72">
      <w:pPr>
        <w:pStyle w:val="Code"/>
        <w:rPr>
          <w:highlight w:val="white"/>
          <w:lang w:val="en-GB"/>
        </w:rPr>
      </w:pPr>
      <w:r w:rsidRPr="00D822A3">
        <w:rPr>
          <w:highlight w:val="white"/>
          <w:lang w:val="en-GB"/>
        </w:rPr>
        <w:t>int vscanf(char* format, va_list arg_list) {</w:t>
      </w:r>
    </w:p>
    <w:p w14:paraId="23A66EF6" w14:textId="77777777" w:rsidR="002A7C3D" w:rsidRPr="00D822A3" w:rsidRDefault="002A7C3D" w:rsidP="00835C72">
      <w:pPr>
        <w:pStyle w:val="Code"/>
        <w:rPr>
          <w:highlight w:val="white"/>
          <w:lang w:val="en-GB"/>
        </w:rPr>
      </w:pPr>
      <w:r w:rsidRPr="00D822A3">
        <w:rPr>
          <w:highlight w:val="white"/>
          <w:lang w:val="en-GB"/>
        </w:rPr>
        <w:t xml:space="preserve">  return vfscanf(stdin, format, arg_list);</w:t>
      </w:r>
    </w:p>
    <w:p w14:paraId="42FB9D06" w14:textId="77777777" w:rsidR="002A7C3D" w:rsidRPr="00D822A3" w:rsidRDefault="002A7C3D" w:rsidP="00835C72">
      <w:pPr>
        <w:pStyle w:val="Code"/>
        <w:rPr>
          <w:highlight w:val="white"/>
          <w:lang w:val="en-GB"/>
        </w:rPr>
      </w:pPr>
      <w:r w:rsidRPr="00D822A3">
        <w:rPr>
          <w:highlight w:val="white"/>
          <w:lang w:val="en-GB"/>
        </w:rPr>
        <w:t>}</w:t>
      </w:r>
    </w:p>
    <w:p w14:paraId="49C3B7DC" w14:textId="77777777" w:rsidR="002A7C3D" w:rsidRPr="00D822A3" w:rsidRDefault="002A7C3D" w:rsidP="00835C72">
      <w:pPr>
        <w:pStyle w:val="Code"/>
        <w:rPr>
          <w:highlight w:val="white"/>
          <w:lang w:val="en-GB"/>
        </w:rPr>
      </w:pPr>
    </w:p>
    <w:p w14:paraId="7471541A" w14:textId="77777777" w:rsidR="002A7C3D" w:rsidRPr="00D822A3" w:rsidRDefault="002A7C3D" w:rsidP="00835C72">
      <w:pPr>
        <w:pStyle w:val="Code"/>
        <w:rPr>
          <w:highlight w:val="white"/>
          <w:lang w:val="en-GB"/>
        </w:rPr>
      </w:pPr>
      <w:r w:rsidRPr="00D822A3">
        <w:rPr>
          <w:highlight w:val="white"/>
          <w:lang w:val="en-GB"/>
        </w:rPr>
        <w:t>int fscanf(FILE* inStream, char* format, ...) {</w:t>
      </w:r>
    </w:p>
    <w:p w14:paraId="33E75244"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4C4BC748"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228E110" w14:textId="77777777" w:rsidR="002A7C3D" w:rsidRPr="00D822A3" w:rsidRDefault="002A7C3D" w:rsidP="00835C72">
      <w:pPr>
        <w:pStyle w:val="Code"/>
        <w:rPr>
          <w:highlight w:val="white"/>
          <w:lang w:val="en-GB"/>
        </w:rPr>
      </w:pPr>
      <w:r w:rsidRPr="00D822A3">
        <w:rPr>
          <w:highlight w:val="white"/>
          <w:lang w:val="en-GB"/>
        </w:rPr>
        <w:t xml:space="preserve">  return vfscanf(inStream, format, arg_list);</w:t>
      </w:r>
    </w:p>
    <w:p w14:paraId="454ED65D" w14:textId="77777777" w:rsidR="002A7C3D" w:rsidRPr="00D822A3" w:rsidRDefault="002A7C3D" w:rsidP="00835C72">
      <w:pPr>
        <w:pStyle w:val="Code"/>
        <w:rPr>
          <w:highlight w:val="white"/>
          <w:lang w:val="en-GB"/>
        </w:rPr>
      </w:pPr>
      <w:r w:rsidRPr="00D822A3">
        <w:rPr>
          <w:highlight w:val="white"/>
          <w:lang w:val="en-GB"/>
        </w:rPr>
        <w:t>}</w:t>
      </w:r>
    </w:p>
    <w:p w14:paraId="7C82866C" w14:textId="77777777" w:rsidR="002A7C3D" w:rsidRPr="00D822A3" w:rsidRDefault="002A7C3D" w:rsidP="00835C72">
      <w:pPr>
        <w:pStyle w:val="Code"/>
        <w:rPr>
          <w:highlight w:val="white"/>
          <w:lang w:val="en-GB"/>
        </w:rPr>
      </w:pPr>
    </w:p>
    <w:p w14:paraId="366BD8DE" w14:textId="77777777" w:rsidR="002A7C3D" w:rsidRPr="00D822A3" w:rsidRDefault="002A7C3D" w:rsidP="00835C72">
      <w:pPr>
        <w:pStyle w:val="Code"/>
        <w:rPr>
          <w:highlight w:val="white"/>
          <w:lang w:val="en-GB"/>
        </w:rPr>
      </w:pPr>
      <w:r w:rsidRPr="00D822A3">
        <w:rPr>
          <w:highlight w:val="white"/>
          <w:lang w:val="en-GB"/>
        </w:rPr>
        <w:t>int vfscanf(FILE* inStream, char* format, va_list arg_list) {</w:t>
      </w:r>
    </w:p>
    <w:p w14:paraId="626B8B65" w14:textId="77777777" w:rsidR="002A7C3D" w:rsidRPr="00D822A3" w:rsidRDefault="002A7C3D" w:rsidP="00835C72">
      <w:pPr>
        <w:pStyle w:val="Code"/>
        <w:rPr>
          <w:highlight w:val="white"/>
          <w:lang w:val="en-GB"/>
        </w:rPr>
      </w:pPr>
      <w:r w:rsidRPr="00D822A3">
        <w:rPr>
          <w:highlight w:val="white"/>
          <w:lang w:val="en-GB"/>
        </w:rPr>
        <w:t xml:space="preserve">  g_inStatus = DEVICE;</w:t>
      </w:r>
    </w:p>
    <w:p w14:paraId="52CF9E39" w14:textId="77777777" w:rsidR="002A7C3D" w:rsidRPr="00D822A3" w:rsidRDefault="002A7C3D" w:rsidP="00835C72">
      <w:pPr>
        <w:pStyle w:val="Code"/>
        <w:rPr>
          <w:highlight w:val="white"/>
          <w:lang w:val="en-GB"/>
        </w:rPr>
      </w:pPr>
      <w:r w:rsidRPr="00D822A3">
        <w:rPr>
          <w:highlight w:val="white"/>
          <w:lang w:val="en-GB"/>
        </w:rPr>
        <w:t xml:space="preserve">  g_inDevice = (void*) inStream;</w:t>
      </w:r>
    </w:p>
    <w:p w14:paraId="4CC17608"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34D9F324" w14:textId="77777777" w:rsidR="002A7C3D" w:rsidRPr="00D822A3" w:rsidRDefault="002A7C3D" w:rsidP="00835C72">
      <w:pPr>
        <w:pStyle w:val="Code"/>
        <w:rPr>
          <w:highlight w:val="white"/>
          <w:lang w:val="en-GB"/>
        </w:rPr>
      </w:pPr>
      <w:r w:rsidRPr="00D822A3">
        <w:rPr>
          <w:highlight w:val="white"/>
          <w:lang w:val="en-GB"/>
        </w:rPr>
        <w:t>}</w:t>
      </w:r>
    </w:p>
    <w:p w14:paraId="28517B94" w14:textId="77777777" w:rsidR="002A7C3D" w:rsidRPr="00D822A3" w:rsidRDefault="002A7C3D" w:rsidP="00835C72">
      <w:pPr>
        <w:pStyle w:val="Code"/>
        <w:rPr>
          <w:highlight w:val="white"/>
          <w:lang w:val="en-GB"/>
        </w:rPr>
      </w:pPr>
    </w:p>
    <w:p w14:paraId="58FEABE4" w14:textId="77777777" w:rsidR="002A7C3D" w:rsidRPr="00D822A3" w:rsidRDefault="002A7C3D" w:rsidP="00835C72">
      <w:pPr>
        <w:pStyle w:val="Code"/>
        <w:rPr>
          <w:highlight w:val="white"/>
          <w:lang w:val="en-GB"/>
        </w:rPr>
      </w:pPr>
      <w:r w:rsidRPr="00D822A3">
        <w:rPr>
          <w:highlight w:val="white"/>
          <w:lang w:val="en-GB"/>
        </w:rPr>
        <w:t>int sscanf(char* inString, char* format, ...) {</w:t>
      </w:r>
    </w:p>
    <w:p w14:paraId="3D151C79"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6DF23535"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7FF017A1" w14:textId="77777777" w:rsidR="002A7C3D" w:rsidRPr="00D822A3" w:rsidRDefault="002A7C3D" w:rsidP="00835C72">
      <w:pPr>
        <w:pStyle w:val="Code"/>
        <w:rPr>
          <w:highlight w:val="white"/>
          <w:lang w:val="en-GB"/>
        </w:rPr>
      </w:pPr>
      <w:r w:rsidRPr="00D822A3">
        <w:rPr>
          <w:highlight w:val="white"/>
          <w:lang w:val="en-GB"/>
        </w:rPr>
        <w:t xml:space="preserve">  return vsscanf(inString, format, arg_list);</w:t>
      </w:r>
    </w:p>
    <w:p w14:paraId="38C7728D" w14:textId="77777777" w:rsidR="002A7C3D" w:rsidRPr="00D822A3" w:rsidRDefault="002A7C3D" w:rsidP="00835C72">
      <w:pPr>
        <w:pStyle w:val="Code"/>
        <w:rPr>
          <w:highlight w:val="white"/>
          <w:lang w:val="en-GB"/>
        </w:rPr>
      </w:pPr>
      <w:r w:rsidRPr="00D822A3">
        <w:rPr>
          <w:highlight w:val="white"/>
          <w:lang w:val="en-GB"/>
        </w:rPr>
        <w:t>}</w:t>
      </w:r>
    </w:p>
    <w:p w14:paraId="568256D3" w14:textId="77777777" w:rsidR="002A7C3D" w:rsidRPr="00D822A3" w:rsidRDefault="002A7C3D" w:rsidP="00835C72">
      <w:pPr>
        <w:pStyle w:val="Code"/>
        <w:rPr>
          <w:highlight w:val="white"/>
          <w:lang w:val="en-GB"/>
        </w:rPr>
      </w:pPr>
    </w:p>
    <w:p w14:paraId="6149C10E" w14:textId="77777777" w:rsidR="002A7C3D" w:rsidRPr="00D822A3" w:rsidRDefault="002A7C3D" w:rsidP="00835C72">
      <w:pPr>
        <w:pStyle w:val="Code"/>
        <w:rPr>
          <w:highlight w:val="white"/>
          <w:lang w:val="en-GB"/>
        </w:rPr>
      </w:pPr>
      <w:r w:rsidRPr="00D822A3">
        <w:rPr>
          <w:highlight w:val="white"/>
          <w:lang w:val="en-GB"/>
        </w:rPr>
        <w:t>int vsscanf(char* inString, char* format, va_list arg_list) {</w:t>
      </w:r>
    </w:p>
    <w:p w14:paraId="65801F35" w14:textId="77777777" w:rsidR="002A7C3D" w:rsidRPr="00D822A3" w:rsidRDefault="002A7C3D" w:rsidP="00835C72">
      <w:pPr>
        <w:pStyle w:val="Code"/>
        <w:rPr>
          <w:highlight w:val="white"/>
          <w:lang w:val="en-GB"/>
        </w:rPr>
      </w:pPr>
      <w:r w:rsidRPr="00D822A3">
        <w:rPr>
          <w:highlight w:val="white"/>
          <w:lang w:val="en-GB"/>
        </w:rPr>
        <w:t xml:space="preserve">  g_inStatus = STRING;</w:t>
      </w:r>
    </w:p>
    <w:p w14:paraId="7F3A2E62" w14:textId="77777777" w:rsidR="002A7C3D" w:rsidRPr="00D822A3" w:rsidRDefault="002A7C3D" w:rsidP="00835C72">
      <w:pPr>
        <w:pStyle w:val="Code"/>
        <w:rPr>
          <w:highlight w:val="white"/>
          <w:lang w:val="en-GB"/>
        </w:rPr>
      </w:pPr>
      <w:r w:rsidRPr="00D822A3">
        <w:rPr>
          <w:highlight w:val="white"/>
          <w:lang w:val="en-GB"/>
        </w:rPr>
        <w:t xml:space="preserve">  g_inDevice = (void*) inString;</w:t>
      </w:r>
    </w:p>
    <w:p w14:paraId="761268A6" w14:textId="77777777" w:rsidR="002A7C3D" w:rsidRPr="00D822A3" w:rsidRDefault="002A7C3D" w:rsidP="00835C72">
      <w:pPr>
        <w:pStyle w:val="Code"/>
        <w:rPr>
          <w:highlight w:val="white"/>
          <w:lang w:val="en-GB"/>
        </w:rPr>
      </w:pPr>
      <w:r w:rsidRPr="00D822A3">
        <w:rPr>
          <w:highlight w:val="white"/>
          <w:lang w:val="en-GB"/>
        </w:rPr>
        <w:lastRenderedPageBreak/>
        <w:t xml:space="preserve">  return scanFormat(format, arg_list);</w:t>
      </w:r>
    </w:p>
    <w:p w14:paraId="5C5FF5E9" w14:textId="3B459CAB" w:rsidR="002A7C3D" w:rsidRPr="00D822A3" w:rsidRDefault="002A7C3D" w:rsidP="00835C72">
      <w:pPr>
        <w:pStyle w:val="Code"/>
        <w:rPr>
          <w:lang w:val="en-GB"/>
        </w:rPr>
      </w:pPr>
      <w:r w:rsidRPr="00D822A3">
        <w:rPr>
          <w:highlight w:val="white"/>
          <w:lang w:val="en-GB"/>
        </w:rPr>
        <w:t>}</w:t>
      </w:r>
    </w:p>
    <w:p w14:paraId="51018664" w14:textId="5CCD879C" w:rsidR="00265BDF" w:rsidRPr="00D822A3" w:rsidRDefault="004007C3" w:rsidP="00265BDF">
      <w:pPr>
        <w:pStyle w:val="Rubrik3"/>
        <w:rPr>
          <w:lang w:val="en-GB"/>
        </w:rPr>
      </w:pPr>
      <w:bookmarkStart w:id="475"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5"/>
    </w:p>
    <w:p w14:paraId="174C04F8" w14:textId="1B67F95A" w:rsidR="00577582" w:rsidRPr="00D822A3" w:rsidRDefault="008D6750" w:rsidP="006217C5">
      <w:pPr>
        <w:pStyle w:val="CodeListing"/>
        <w:rPr>
          <w:lang w:val="en-GB"/>
        </w:rPr>
      </w:pPr>
      <w:proofErr w:type="spellStart"/>
      <w:r w:rsidRPr="00D822A3">
        <w:rPr>
          <w:lang w:val="en-GB"/>
        </w:rPr>
        <w:t>f</w:t>
      </w:r>
      <w:r w:rsidR="006217C5" w:rsidRPr="00D822A3">
        <w:rPr>
          <w:lang w:val="en-GB"/>
        </w:rPr>
        <w:t>ile.h</w:t>
      </w:r>
      <w:proofErr w:type="spellEnd"/>
    </w:p>
    <w:p w14:paraId="3E6BC057" w14:textId="77777777" w:rsidR="006217C5" w:rsidRPr="00D822A3" w:rsidRDefault="006217C5" w:rsidP="006217C5">
      <w:pPr>
        <w:pStyle w:val="Code"/>
        <w:rPr>
          <w:highlight w:val="white"/>
          <w:lang w:val="en-GB"/>
        </w:rPr>
      </w:pPr>
      <w:r w:rsidRPr="00D822A3">
        <w:rPr>
          <w:highlight w:val="white"/>
          <w:lang w:val="en-GB"/>
        </w:rPr>
        <w:t>#ifndef __FILE_H__</w:t>
      </w:r>
    </w:p>
    <w:p w14:paraId="46BEAA56" w14:textId="77777777" w:rsidR="006217C5" w:rsidRPr="00D822A3" w:rsidRDefault="006217C5" w:rsidP="006217C5">
      <w:pPr>
        <w:pStyle w:val="Code"/>
        <w:rPr>
          <w:highlight w:val="white"/>
          <w:lang w:val="en-GB"/>
        </w:rPr>
      </w:pPr>
      <w:r w:rsidRPr="00D822A3">
        <w:rPr>
          <w:highlight w:val="white"/>
          <w:lang w:val="en-GB"/>
        </w:rPr>
        <w:t>#define __FILE_H__</w:t>
      </w:r>
    </w:p>
    <w:p w14:paraId="1B999231" w14:textId="77777777" w:rsidR="006217C5" w:rsidRPr="00D822A3" w:rsidRDefault="006217C5" w:rsidP="006217C5">
      <w:pPr>
        <w:pStyle w:val="Code"/>
        <w:rPr>
          <w:highlight w:val="white"/>
          <w:lang w:val="en-GB"/>
        </w:rPr>
      </w:pPr>
    </w:p>
    <w:p w14:paraId="6D8A1952" w14:textId="77777777" w:rsidR="006217C5" w:rsidRPr="00D822A3" w:rsidRDefault="006217C5" w:rsidP="006217C5">
      <w:pPr>
        <w:pStyle w:val="Code"/>
        <w:rPr>
          <w:highlight w:val="white"/>
          <w:lang w:val="en-GB"/>
        </w:rPr>
      </w:pPr>
      <w:r w:rsidRPr="00D822A3">
        <w:rPr>
          <w:highlight w:val="white"/>
          <w:lang w:val="en-GB"/>
        </w:rPr>
        <w:t>#define FOPEN_MAX 16</w:t>
      </w:r>
    </w:p>
    <w:p w14:paraId="65FA4F7B" w14:textId="77777777" w:rsidR="006217C5" w:rsidRPr="00D822A3" w:rsidRDefault="006217C5" w:rsidP="006217C5">
      <w:pPr>
        <w:pStyle w:val="Code"/>
        <w:rPr>
          <w:highlight w:val="white"/>
          <w:lang w:val="en-GB"/>
        </w:rPr>
      </w:pPr>
      <w:r w:rsidRPr="00D822A3">
        <w:rPr>
          <w:highlight w:val="white"/>
          <w:lang w:val="en-GB"/>
        </w:rPr>
        <w:t>#define FILENAME_MAX 16</w:t>
      </w:r>
    </w:p>
    <w:p w14:paraId="4EC802B7" w14:textId="77777777" w:rsidR="006217C5" w:rsidRPr="00D822A3" w:rsidRDefault="006217C5" w:rsidP="006217C5">
      <w:pPr>
        <w:pStyle w:val="Code"/>
        <w:rPr>
          <w:highlight w:val="white"/>
          <w:lang w:val="en-GB"/>
        </w:rPr>
      </w:pPr>
    </w:p>
    <w:p w14:paraId="6A1D08EF" w14:textId="77777777" w:rsidR="006217C5" w:rsidRPr="00D822A3" w:rsidRDefault="006217C5" w:rsidP="006217C5">
      <w:pPr>
        <w:pStyle w:val="Code"/>
        <w:rPr>
          <w:highlight w:val="white"/>
          <w:lang w:val="en-GB"/>
        </w:rPr>
      </w:pPr>
      <w:r w:rsidRPr="00D822A3">
        <w:rPr>
          <w:highlight w:val="white"/>
          <w:lang w:val="en-GB"/>
        </w:rPr>
        <w:t>#define fpos_t int</w:t>
      </w:r>
    </w:p>
    <w:p w14:paraId="76ECAC96" w14:textId="77777777" w:rsidR="006217C5" w:rsidRPr="00D822A3" w:rsidRDefault="006217C5" w:rsidP="006217C5">
      <w:pPr>
        <w:pStyle w:val="Code"/>
        <w:rPr>
          <w:highlight w:val="white"/>
          <w:lang w:val="en-GB"/>
        </w:rPr>
      </w:pPr>
      <w:r w:rsidRPr="00D822A3">
        <w:rPr>
          <w:highlight w:val="white"/>
          <w:lang w:val="en-GB"/>
        </w:rPr>
        <w:t>#define CARRY_FLAG 0x01u</w:t>
      </w:r>
    </w:p>
    <w:p w14:paraId="70A5E8AE" w14:textId="77777777" w:rsidR="006217C5" w:rsidRPr="00D822A3" w:rsidRDefault="006217C5" w:rsidP="006217C5">
      <w:pPr>
        <w:pStyle w:val="Code"/>
        <w:rPr>
          <w:highlight w:val="white"/>
          <w:lang w:val="en-GB"/>
        </w:rPr>
      </w:pPr>
      <w:r w:rsidRPr="00D822A3">
        <w:rPr>
          <w:highlight w:val="white"/>
          <w:lang w:val="en-GB"/>
        </w:rPr>
        <w:t>#define EOF -1</w:t>
      </w:r>
    </w:p>
    <w:p w14:paraId="27DC5486" w14:textId="77777777" w:rsidR="006217C5" w:rsidRPr="00D822A3" w:rsidRDefault="006217C5" w:rsidP="006217C5">
      <w:pPr>
        <w:pStyle w:val="Code"/>
        <w:rPr>
          <w:highlight w:val="white"/>
          <w:lang w:val="en-GB"/>
        </w:rPr>
      </w:pPr>
    </w:p>
    <w:p w14:paraId="4AA34F27" w14:textId="77777777" w:rsidR="006217C5" w:rsidRPr="00D822A3" w:rsidRDefault="006217C5" w:rsidP="006217C5">
      <w:pPr>
        <w:pStyle w:val="Code"/>
        <w:rPr>
          <w:highlight w:val="white"/>
          <w:lang w:val="en-GB"/>
        </w:rPr>
      </w:pPr>
      <w:r w:rsidRPr="00D822A3">
        <w:rPr>
          <w:highlight w:val="white"/>
          <w:lang w:val="en-GB"/>
        </w:rPr>
        <w:t>typedef unsigned int UINTX;</w:t>
      </w:r>
    </w:p>
    <w:p w14:paraId="76206707" w14:textId="77777777" w:rsidR="006217C5" w:rsidRPr="00D822A3" w:rsidRDefault="006217C5" w:rsidP="006217C5">
      <w:pPr>
        <w:pStyle w:val="Code"/>
        <w:rPr>
          <w:highlight w:val="white"/>
          <w:lang w:val="en-GB"/>
        </w:rPr>
      </w:pPr>
    </w:p>
    <w:p w14:paraId="541D6BE8" w14:textId="77777777" w:rsidR="006217C5" w:rsidRPr="00D822A3" w:rsidRDefault="006217C5" w:rsidP="006217C5">
      <w:pPr>
        <w:pStyle w:val="Code"/>
        <w:rPr>
          <w:highlight w:val="white"/>
          <w:lang w:val="en-GB"/>
        </w:rPr>
      </w:pPr>
      <w:r w:rsidRPr="00D822A3">
        <w:rPr>
          <w:highlight w:val="white"/>
          <w:lang w:val="en-GB"/>
        </w:rPr>
        <w:t>typedef struct {</w:t>
      </w:r>
    </w:p>
    <w:p w14:paraId="07C18092" w14:textId="77777777" w:rsidR="006217C5" w:rsidRPr="00D822A3" w:rsidRDefault="006217C5" w:rsidP="006217C5">
      <w:pPr>
        <w:pStyle w:val="Code"/>
        <w:rPr>
          <w:highlight w:val="white"/>
          <w:lang w:val="en-GB"/>
        </w:rPr>
      </w:pPr>
      <w:r w:rsidRPr="00D822A3">
        <w:rPr>
          <w:highlight w:val="white"/>
          <w:lang w:val="en-GB"/>
        </w:rPr>
        <w:t xml:space="preserve">  BOOL open;</w:t>
      </w:r>
    </w:p>
    <w:p w14:paraId="256E19FD" w14:textId="77777777" w:rsidR="006217C5" w:rsidRPr="00D822A3" w:rsidRDefault="006217C5" w:rsidP="006217C5">
      <w:pPr>
        <w:pStyle w:val="Code"/>
        <w:rPr>
          <w:highlight w:val="white"/>
          <w:lang w:val="en-GB"/>
        </w:rPr>
      </w:pPr>
      <w:r w:rsidRPr="00D822A3">
        <w:rPr>
          <w:highlight w:val="white"/>
          <w:lang w:val="en-GB"/>
        </w:rPr>
        <w:t xml:space="preserve">  unsigned int handle;</w:t>
      </w:r>
    </w:p>
    <w:p w14:paraId="0BE7B430" w14:textId="77777777" w:rsidR="006217C5" w:rsidRPr="00D822A3" w:rsidRDefault="006217C5" w:rsidP="006217C5">
      <w:pPr>
        <w:pStyle w:val="Code"/>
        <w:rPr>
          <w:highlight w:val="white"/>
          <w:lang w:val="en-GB"/>
        </w:rPr>
      </w:pPr>
      <w:r w:rsidRPr="00D822A3">
        <w:rPr>
          <w:highlight w:val="white"/>
          <w:lang w:val="en-GB"/>
        </w:rPr>
        <w:t xml:space="preserve">  char name[FILENAME_MAX], ungetc;</w:t>
      </w:r>
    </w:p>
    <w:p w14:paraId="52F84E88" w14:textId="77777777" w:rsidR="006217C5" w:rsidRPr="00D822A3" w:rsidRDefault="006217C5" w:rsidP="006217C5">
      <w:pPr>
        <w:pStyle w:val="Code"/>
        <w:rPr>
          <w:highlight w:val="white"/>
          <w:lang w:val="en-GB"/>
        </w:rPr>
      </w:pPr>
      <w:r w:rsidRPr="00D822A3">
        <w:rPr>
          <w:highlight w:val="white"/>
          <w:lang w:val="en-GB"/>
        </w:rPr>
        <w:t xml:space="preserve">  int errno;</w:t>
      </w:r>
    </w:p>
    <w:p w14:paraId="1AE9A0FC" w14:textId="77777777" w:rsidR="006217C5" w:rsidRPr="00D822A3" w:rsidRDefault="006217C5" w:rsidP="006217C5">
      <w:pPr>
        <w:pStyle w:val="Code"/>
        <w:rPr>
          <w:highlight w:val="white"/>
          <w:lang w:val="en-GB"/>
        </w:rPr>
      </w:pPr>
      <w:r w:rsidRPr="00D822A3">
        <w:rPr>
          <w:highlight w:val="white"/>
          <w:lang w:val="en-GB"/>
        </w:rPr>
        <w:t xml:space="preserve">  unsigned long position, size;</w:t>
      </w:r>
    </w:p>
    <w:p w14:paraId="0FD19467" w14:textId="77777777" w:rsidR="006217C5" w:rsidRPr="00D822A3" w:rsidRDefault="006217C5" w:rsidP="006217C5">
      <w:pPr>
        <w:pStyle w:val="Code"/>
        <w:rPr>
          <w:highlight w:val="white"/>
          <w:lang w:val="en-GB"/>
        </w:rPr>
      </w:pPr>
      <w:r w:rsidRPr="00D822A3">
        <w:rPr>
          <w:highlight w:val="white"/>
          <w:lang w:val="en-GB"/>
        </w:rPr>
        <w:t xml:space="preserve">  BOOL temporary;</w:t>
      </w:r>
    </w:p>
    <w:p w14:paraId="7636F760" w14:textId="77777777" w:rsidR="006217C5" w:rsidRPr="00D822A3" w:rsidRDefault="006217C5" w:rsidP="006217C5">
      <w:pPr>
        <w:pStyle w:val="Code"/>
        <w:rPr>
          <w:highlight w:val="white"/>
          <w:lang w:val="en-GB"/>
        </w:rPr>
      </w:pPr>
      <w:r w:rsidRPr="00D822A3">
        <w:rPr>
          <w:highlight w:val="white"/>
          <w:lang w:val="en-GB"/>
        </w:rPr>
        <w:t>} FILE;</w:t>
      </w:r>
    </w:p>
    <w:p w14:paraId="35BD146A" w14:textId="77777777" w:rsidR="006217C5" w:rsidRPr="00D822A3" w:rsidRDefault="006217C5" w:rsidP="006217C5">
      <w:pPr>
        <w:pStyle w:val="Code"/>
        <w:rPr>
          <w:highlight w:val="white"/>
          <w:lang w:val="en-GB"/>
        </w:rPr>
      </w:pPr>
    </w:p>
    <w:p w14:paraId="31C4E7C6" w14:textId="77777777" w:rsidR="006217C5" w:rsidRPr="00D822A3" w:rsidRDefault="006217C5" w:rsidP="006217C5">
      <w:pPr>
        <w:pStyle w:val="Code"/>
        <w:rPr>
          <w:highlight w:val="white"/>
          <w:lang w:val="en-GB"/>
        </w:rPr>
      </w:pPr>
      <w:r w:rsidRPr="00D822A3">
        <w:rPr>
          <w:highlight w:val="white"/>
          <w:lang w:val="en-GB"/>
        </w:rPr>
        <w:t>extern FILE* stdin;</w:t>
      </w:r>
    </w:p>
    <w:p w14:paraId="69FC526C" w14:textId="77777777" w:rsidR="006217C5" w:rsidRPr="00D822A3" w:rsidRDefault="006217C5" w:rsidP="006217C5">
      <w:pPr>
        <w:pStyle w:val="Code"/>
        <w:rPr>
          <w:highlight w:val="white"/>
          <w:lang w:val="en-GB"/>
        </w:rPr>
      </w:pPr>
      <w:r w:rsidRPr="00D822A3">
        <w:rPr>
          <w:highlight w:val="white"/>
          <w:lang w:val="en-GB"/>
        </w:rPr>
        <w:t>extern FILE* stdout;</w:t>
      </w:r>
    </w:p>
    <w:p w14:paraId="0FF2DB9E" w14:textId="77777777" w:rsidR="006217C5" w:rsidRPr="00D822A3" w:rsidRDefault="006217C5" w:rsidP="006217C5">
      <w:pPr>
        <w:pStyle w:val="Code"/>
        <w:rPr>
          <w:highlight w:val="white"/>
          <w:lang w:val="en-GB"/>
        </w:rPr>
      </w:pPr>
      <w:r w:rsidRPr="00D822A3">
        <w:rPr>
          <w:highlight w:val="white"/>
          <w:lang w:val="en-GB"/>
        </w:rPr>
        <w:t>extern FILE* stderr;</w:t>
      </w:r>
    </w:p>
    <w:p w14:paraId="72E002D4" w14:textId="77777777" w:rsidR="006217C5" w:rsidRPr="00D822A3" w:rsidRDefault="006217C5" w:rsidP="006217C5">
      <w:pPr>
        <w:pStyle w:val="Code"/>
        <w:rPr>
          <w:highlight w:val="white"/>
          <w:lang w:val="en-GB"/>
        </w:rPr>
      </w:pPr>
    </w:p>
    <w:p w14:paraId="16D97555" w14:textId="77777777" w:rsidR="006217C5" w:rsidRPr="00D822A3" w:rsidRDefault="006217C5" w:rsidP="006217C5">
      <w:pPr>
        <w:pStyle w:val="Code"/>
        <w:rPr>
          <w:highlight w:val="white"/>
          <w:lang w:val="en-GB"/>
        </w:rPr>
      </w:pPr>
      <w:r w:rsidRPr="00D822A3">
        <w:rPr>
          <w:highlight w:val="white"/>
          <w:lang w:val="en-GB"/>
        </w:rPr>
        <w:t>extern enum {EEXIST, ENOENT, EACCES};</w:t>
      </w:r>
    </w:p>
    <w:p w14:paraId="2F76EA2A" w14:textId="77777777" w:rsidR="006217C5" w:rsidRPr="00D822A3" w:rsidRDefault="006217C5" w:rsidP="006217C5">
      <w:pPr>
        <w:pStyle w:val="Code"/>
        <w:rPr>
          <w:highlight w:val="white"/>
          <w:lang w:val="en-GB"/>
        </w:rPr>
      </w:pPr>
      <w:r w:rsidRPr="00D822A3">
        <w:rPr>
          <w:highlight w:val="white"/>
          <w:lang w:val="en-GB"/>
        </w:rPr>
        <w:t>extern enum {SEEK_SET, SEEK_CUR, SEEK_END};</w:t>
      </w:r>
    </w:p>
    <w:p w14:paraId="69E586D1" w14:textId="77777777" w:rsidR="006217C5" w:rsidRPr="00D822A3" w:rsidRDefault="006217C5" w:rsidP="006217C5">
      <w:pPr>
        <w:pStyle w:val="Code"/>
        <w:rPr>
          <w:highlight w:val="white"/>
          <w:lang w:val="en-GB"/>
        </w:rPr>
      </w:pPr>
    </w:p>
    <w:p w14:paraId="2571F6EA" w14:textId="77777777" w:rsidR="006217C5" w:rsidRPr="00D822A3" w:rsidRDefault="006217C5" w:rsidP="006217C5">
      <w:pPr>
        <w:pStyle w:val="Code"/>
        <w:rPr>
          <w:highlight w:val="white"/>
          <w:lang w:val="en-GB"/>
        </w:rPr>
      </w:pPr>
      <w:r w:rsidRPr="00D822A3">
        <w:rPr>
          <w:highlight w:val="white"/>
          <w:lang w:val="en-GB"/>
        </w:rPr>
        <w:t>#define getc(stream) fgetc(stream)</w:t>
      </w:r>
    </w:p>
    <w:p w14:paraId="201A416E" w14:textId="77777777" w:rsidR="006217C5" w:rsidRPr="00D822A3" w:rsidRDefault="006217C5" w:rsidP="006217C5">
      <w:pPr>
        <w:pStyle w:val="Code"/>
        <w:rPr>
          <w:highlight w:val="white"/>
          <w:lang w:val="en-GB"/>
        </w:rPr>
      </w:pPr>
    </w:p>
    <w:p w14:paraId="2A4CEB4F" w14:textId="77777777" w:rsidR="006217C5" w:rsidRPr="00D822A3" w:rsidRDefault="006217C5" w:rsidP="006217C5">
      <w:pPr>
        <w:pStyle w:val="Code"/>
        <w:rPr>
          <w:highlight w:val="white"/>
          <w:lang w:val="en-GB"/>
        </w:rPr>
      </w:pPr>
      <w:r w:rsidRPr="00D822A3">
        <w:rPr>
          <w:highlight w:val="white"/>
          <w:lang w:val="en-GB"/>
        </w:rPr>
        <w:t>BOOL fileexists(const char* name);</w:t>
      </w:r>
    </w:p>
    <w:p w14:paraId="63EC0113" w14:textId="77777777" w:rsidR="006217C5" w:rsidRPr="00D822A3" w:rsidRDefault="006217C5" w:rsidP="006217C5">
      <w:pPr>
        <w:pStyle w:val="Code"/>
        <w:rPr>
          <w:highlight w:val="white"/>
          <w:lang w:val="en-GB"/>
        </w:rPr>
      </w:pPr>
      <w:r w:rsidRPr="00D822A3">
        <w:rPr>
          <w:highlight w:val="white"/>
          <w:lang w:val="en-GB"/>
        </w:rPr>
        <w:t>FILE* fopen(const char* filename, const char* mode);</w:t>
      </w:r>
    </w:p>
    <w:p w14:paraId="6FF22BC3" w14:textId="77777777" w:rsidR="006217C5" w:rsidRPr="00D822A3" w:rsidRDefault="006217C5" w:rsidP="006217C5">
      <w:pPr>
        <w:pStyle w:val="Code"/>
        <w:rPr>
          <w:highlight w:val="white"/>
          <w:lang w:val="en-GB"/>
        </w:rPr>
      </w:pPr>
      <w:r w:rsidRPr="00D822A3">
        <w:rPr>
          <w:highlight w:val="white"/>
          <w:lang w:val="en-GB"/>
        </w:rPr>
        <w:t>FILE* freopen(const char* filename, const char* mode, FILE* stream);</w:t>
      </w:r>
    </w:p>
    <w:p w14:paraId="3885CD54" w14:textId="77777777" w:rsidR="006217C5" w:rsidRPr="00D822A3" w:rsidRDefault="006217C5" w:rsidP="006217C5">
      <w:pPr>
        <w:pStyle w:val="Code"/>
        <w:rPr>
          <w:highlight w:val="white"/>
          <w:lang w:val="en-GB"/>
        </w:rPr>
      </w:pPr>
      <w:r w:rsidRPr="00D822A3">
        <w:rPr>
          <w:highlight w:val="white"/>
          <w:lang w:val="en-GB"/>
        </w:rPr>
        <w:t>int fflush(FILE* stream);</w:t>
      </w:r>
    </w:p>
    <w:p w14:paraId="0022E22A" w14:textId="77777777" w:rsidR="006217C5" w:rsidRPr="00D822A3" w:rsidRDefault="006217C5" w:rsidP="006217C5">
      <w:pPr>
        <w:pStyle w:val="Code"/>
        <w:rPr>
          <w:highlight w:val="white"/>
          <w:lang w:val="en-GB"/>
        </w:rPr>
      </w:pPr>
      <w:r w:rsidRPr="00D822A3">
        <w:rPr>
          <w:highlight w:val="white"/>
          <w:lang w:val="en-GB"/>
        </w:rPr>
        <w:t>int fclose(FILE* stream);</w:t>
      </w:r>
    </w:p>
    <w:p w14:paraId="554B2625" w14:textId="77777777" w:rsidR="006217C5" w:rsidRPr="00D822A3" w:rsidRDefault="006217C5" w:rsidP="006217C5">
      <w:pPr>
        <w:pStyle w:val="Code"/>
        <w:rPr>
          <w:highlight w:val="white"/>
          <w:lang w:val="en-GB"/>
        </w:rPr>
      </w:pPr>
      <w:r w:rsidRPr="00D822A3">
        <w:rPr>
          <w:highlight w:val="white"/>
          <w:lang w:val="en-GB"/>
        </w:rPr>
        <w:t>int remove(const char* name);</w:t>
      </w:r>
    </w:p>
    <w:p w14:paraId="3F033ED2" w14:textId="77777777" w:rsidR="006217C5" w:rsidRPr="00D822A3" w:rsidRDefault="006217C5" w:rsidP="006217C5">
      <w:pPr>
        <w:pStyle w:val="Code"/>
        <w:rPr>
          <w:highlight w:val="white"/>
          <w:lang w:val="en-GB"/>
        </w:rPr>
      </w:pPr>
      <w:r w:rsidRPr="00D822A3">
        <w:rPr>
          <w:highlight w:val="white"/>
          <w:lang w:val="en-GB"/>
        </w:rPr>
        <w:t>int rename(const char* oldName, const char* newName);</w:t>
      </w:r>
    </w:p>
    <w:p w14:paraId="7A8DDD4B" w14:textId="77777777" w:rsidR="006217C5" w:rsidRPr="00D822A3" w:rsidRDefault="006217C5" w:rsidP="006217C5">
      <w:pPr>
        <w:pStyle w:val="Code"/>
        <w:rPr>
          <w:highlight w:val="white"/>
          <w:lang w:val="en-GB"/>
        </w:rPr>
      </w:pPr>
      <w:r w:rsidRPr="00D822A3">
        <w:rPr>
          <w:highlight w:val="white"/>
          <w:lang w:val="en-GB"/>
        </w:rPr>
        <w:t>int setvbuf(FILE* stream, char* buffer, int mode, size_t size);</w:t>
      </w:r>
    </w:p>
    <w:p w14:paraId="2F6F92BD" w14:textId="77777777" w:rsidR="006217C5" w:rsidRPr="00D822A3" w:rsidRDefault="006217C5" w:rsidP="006217C5">
      <w:pPr>
        <w:pStyle w:val="Code"/>
        <w:rPr>
          <w:highlight w:val="white"/>
          <w:lang w:val="en-GB"/>
        </w:rPr>
      </w:pPr>
      <w:r w:rsidRPr="00D822A3">
        <w:rPr>
          <w:highlight w:val="white"/>
          <w:lang w:val="en-GB"/>
        </w:rPr>
        <w:t>void setbuf(FILE* stream, char* buffer);</w:t>
      </w:r>
    </w:p>
    <w:p w14:paraId="665D2650" w14:textId="77777777" w:rsidR="006217C5" w:rsidRPr="00D822A3" w:rsidRDefault="006217C5" w:rsidP="006217C5">
      <w:pPr>
        <w:pStyle w:val="Code"/>
        <w:rPr>
          <w:highlight w:val="white"/>
          <w:lang w:val="en-GB"/>
        </w:rPr>
      </w:pPr>
      <w:r w:rsidRPr="00D822A3">
        <w:rPr>
          <w:highlight w:val="white"/>
          <w:lang w:val="en-GB"/>
        </w:rPr>
        <w:t>int fgetc(FILE* stream);</w:t>
      </w:r>
    </w:p>
    <w:p w14:paraId="1E93BA1C" w14:textId="77777777" w:rsidR="006217C5" w:rsidRPr="00D822A3" w:rsidRDefault="006217C5" w:rsidP="006217C5">
      <w:pPr>
        <w:pStyle w:val="Code"/>
        <w:rPr>
          <w:highlight w:val="white"/>
          <w:lang w:val="en-GB"/>
        </w:rPr>
      </w:pPr>
      <w:r w:rsidRPr="00D822A3">
        <w:rPr>
          <w:highlight w:val="white"/>
          <w:lang w:val="en-GB"/>
        </w:rPr>
        <w:t>char* fgets(char* s, int n, FILE* stream);</w:t>
      </w:r>
    </w:p>
    <w:p w14:paraId="24577EFE" w14:textId="77777777" w:rsidR="006217C5" w:rsidRPr="00D822A3" w:rsidRDefault="006217C5" w:rsidP="006217C5">
      <w:pPr>
        <w:pStyle w:val="Code"/>
        <w:rPr>
          <w:highlight w:val="white"/>
          <w:lang w:val="en-GB"/>
        </w:rPr>
      </w:pPr>
      <w:r w:rsidRPr="00D822A3">
        <w:rPr>
          <w:highlight w:val="white"/>
          <w:lang w:val="en-GB"/>
        </w:rPr>
        <w:t>int fputc(int i, FILE* stream);</w:t>
      </w:r>
    </w:p>
    <w:p w14:paraId="4BAFA04D" w14:textId="77777777" w:rsidR="006217C5" w:rsidRPr="00D822A3" w:rsidRDefault="006217C5" w:rsidP="006217C5">
      <w:pPr>
        <w:pStyle w:val="Code"/>
        <w:rPr>
          <w:highlight w:val="white"/>
          <w:lang w:val="en-GB"/>
        </w:rPr>
      </w:pPr>
      <w:r w:rsidRPr="00D822A3">
        <w:rPr>
          <w:highlight w:val="white"/>
          <w:lang w:val="en-GB"/>
        </w:rPr>
        <w:t>int fputs(const char* s, FILE* stream);</w:t>
      </w:r>
    </w:p>
    <w:p w14:paraId="2BA5957F" w14:textId="77777777" w:rsidR="006217C5" w:rsidRPr="00D822A3" w:rsidRDefault="006217C5" w:rsidP="006217C5">
      <w:pPr>
        <w:pStyle w:val="Code"/>
        <w:rPr>
          <w:highlight w:val="white"/>
          <w:lang w:val="en-GB"/>
        </w:rPr>
      </w:pPr>
      <w:r w:rsidRPr="00D822A3">
        <w:rPr>
          <w:highlight w:val="white"/>
          <w:lang w:val="en-GB"/>
        </w:rPr>
        <w:t>int getchar(void);</w:t>
      </w:r>
    </w:p>
    <w:p w14:paraId="0A64F5B8" w14:textId="77777777" w:rsidR="006217C5" w:rsidRPr="00D822A3" w:rsidRDefault="006217C5" w:rsidP="006217C5">
      <w:pPr>
        <w:pStyle w:val="Code"/>
        <w:rPr>
          <w:highlight w:val="white"/>
          <w:lang w:val="en-GB"/>
        </w:rPr>
      </w:pPr>
      <w:r w:rsidRPr="00D822A3">
        <w:rPr>
          <w:highlight w:val="white"/>
          <w:lang w:val="en-GB"/>
        </w:rPr>
        <w:t>char* gets(char* s);</w:t>
      </w:r>
    </w:p>
    <w:p w14:paraId="5E333962" w14:textId="77777777" w:rsidR="006217C5" w:rsidRPr="00D822A3" w:rsidRDefault="006217C5" w:rsidP="006217C5">
      <w:pPr>
        <w:pStyle w:val="Code"/>
        <w:rPr>
          <w:highlight w:val="white"/>
          <w:lang w:val="en-GB"/>
        </w:rPr>
      </w:pPr>
      <w:r w:rsidRPr="00D822A3">
        <w:rPr>
          <w:highlight w:val="white"/>
          <w:lang w:val="en-GB"/>
        </w:rPr>
        <w:t>int putchar(int c);</w:t>
      </w:r>
    </w:p>
    <w:p w14:paraId="6E2D3E83" w14:textId="77777777" w:rsidR="006217C5" w:rsidRPr="00D822A3" w:rsidRDefault="006217C5" w:rsidP="006217C5">
      <w:pPr>
        <w:pStyle w:val="Code"/>
        <w:rPr>
          <w:highlight w:val="white"/>
          <w:lang w:val="en-GB"/>
        </w:rPr>
      </w:pPr>
      <w:r w:rsidRPr="00D822A3">
        <w:rPr>
          <w:highlight w:val="white"/>
          <w:lang w:val="en-GB"/>
        </w:rPr>
        <w:t>int puts(const char* s);</w:t>
      </w:r>
    </w:p>
    <w:p w14:paraId="58C42698" w14:textId="77777777" w:rsidR="006217C5" w:rsidRPr="00D822A3" w:rsidRDefault="006217C5" w:rsidP="006217C5">
      <w:pPr>
        <w:pStyle w:val="Code"/>
        <w:rPr>
          <w:highlight w:val="white"/>
          <w:lang w:val="en-GB"/>
        </w:rPr>
      </w:pPr>
      <w:r w:rsidRPr="00D822A3">
        <w:rPr>
          <w:highlight w:val="white"/>
          <w:lang w:val="en-GB"/>
        </w:rPr>
        <w:t>int ungetc(int c, FILE* stream);</w:t>
      </w:r>
    </w:p>
    <w:p w14:paraId="78096A8F" w14:textId="77777777" w:rsidR="006217C5" w:rsidRPr="00D822A3" w:rsidRDefault="006217C5" w:rsidP="006217C5">
      <w:pPr>
        <w:pStyle w:val="Code"/>
        <w:rPr>
          <w:highlight w:val="white"/>
          <w:lang w:val="en-GB"/>
        </w:rPr>
      </w:pPr>
      <w:r w:rsidRPr="00D822A3">
        <w:rPr>
          <w:highlight w:val="white"/>
          <w:lang w:val="en-GB"/>
        </w:rPr>
        <w:t>size_t fread(void* ptr, size_t size, size_t nobj, FILE* stream);</w:t>
      </w:r>
    </w:p>
    <w:p w14:paraId="1C49EBE2" w14:textId="77777777" w:rsidR="006217C5" w:rsidRPr="00D822A3" w:rsidRDefault="006217C5" w:rsidP="006217C5">
      <w:pPr>
        <w:pStyle w:val="Code"/>
        <w:rPr>
          <w:highlight w:val="white"/>
          <w:lang w:val="en-GB"/>
        </w:rPr>
      </w:pPr>
      <w:r w:rsidRPr="00D822A3">
        <w:rPr>
          <w:highlight w:val="white"/>
          <w:lang w:val="en-GB"/>
        </w:rPr>
        <w:t>size_t fwrite(const void* ptr, size_t size, size_t nobj, FILE* stream);</w:t>
      </w:r>
    </w:p>
    <w:p w14:paraId="5AEB015C" w14:textId="77777777" w:rsidR="006217C5" w:rsidRPr="00D822A3" w:rsidRDefault="006217C5" w:rsidP="006217C5">
      <w:pPr>
        <w:pStyle w:val="Code"/>
        <w:rPr>
          <w:highlight w:val="white"/>
          <w:lang w:val="en-GB"/>
        </w:rPr>
      </w:pPr>
      <w:r w:rsidRPr="00D822A3">
        <w:rPr>
          <w:highlight w:val="white"/>
          <w:lang w:val="en-GB"/>
        </w:rPr>
        <w:t>long fseek(FILE* stream, long offset, int origin);</w:t>
      </w:r>
    </w:p>
    <w:p w14:paraId="04A01279" w14:textId="77777777" w:rsidR="006217C5" w:rsidRPr="00D822A3" w:rsidRDefault="006217C5" w:rsidP="006217C5">
      <w:pPr>
        <w:pStyle w:val="Code"/>
        <w:rPr>
          <w:highlight w:val="white"/>
          <w:lang w:val="en-GB"/>
        </w:rPr>
      </w:pPr>
      <w:r w:rsidRPr="00D822A3">
        <w:rPr>
          <w:highlight w:val="white"/>
          <w:lang w:val="en-GB"/>
        </w:rPr>
        <w:lastRenderedPageBreak/>
        <w:t>long ftell(FILE* stream);</w:t>
      </w:r>
    </w:p>
    <w:p w14:paraId="0BF15C97" w14:textId="77777777" w:rsidR="006217C5" w:rsidRPr="00D822A3" w:rsidRDefault="006217C5" w:rsidP="006217C5">
      <w:pPr>
        <w:pStyle w:val="Code"/>
        <w:rPr>
          <w:highlight w:val="white"/>
          <w:lang w:val="en-GB"/>
        </w:rPr>
      </w:pPr>
      <w:r w:rsidRPr="00D822A3">
        <w:rPr>
          <w:highlight w:val="white"/>
          <w:lang w:val="en-GB"/>
        </w:rPr>
        <w:t>void rewind(FILE* stream);</w:t>
      </w:r>
    </w:p>
    <w:p w14:paraId="4579BBE9" w14:textId="77777777" w:rsidR="006217C5" w:rsidRPr="00D822A3" w:rsidRDefault="006217C5" w:rsidP="006217C5">
      <w:pPr>
        <w:pStyle w:val="Code"/>
        <w:rPr>
          <w:highlight w:val="white"/>
          <w:lang w:val="en-GB"/>
        </w:rPr>
      </w:pPr>
      <w:r w:rsidRPr="00D822A3">
        <w:rPr>
          <w:highlight w:val="white"/>
          <w:lang w:val="en-GB"/>
        </w:rPr>
        <w:t>int fgetpos(FILE* stream, fpos_t* ptr);</w:t>
      </w:r>
    </w:p>
    <w:p w14:paraId="6A2AB62E" w14:textId="77777777" w:rsidR="006217C5" w:rsidRPr="00D822A3" w:rsidRDefault="006217C5" w:rsidP="006217C5">
      <w:pPr>
        <w:pStyle w:val="Code"/>
        <w:rPr>
          <w:highlight w:val="white"/>
          <w:lang w:val="en-GB"/>
        </w:rPr>
      </w:pPr>
      <w:r w:rsidRPr="00D822A3">
        <w:rPr>
          <w:highlight w:val="white"/>
          <w:lang w:val="en-GB"/>
        </w:rPr>
        <w:t>int fsetpos(FILE* stream, const fpos_t* ptr);</w:t>
      </w:r>
    </w:p>
    <w:p w14:paraId="039BE911" w14:textId="77777777" w:rsidR="006217C5" w:rsidRPr="00D822A3" w:rsidRDefault="006217C5" w:rsidP="006217C5">
      <w:pPr>
        <w:pStyle w:val="Code"/>
        <w:rPr>
          <w:highlight w:val="white"/>
          <w:lang w:val="en-GB"/>
        </w:rPr>
      </w:pPr>
      <w:r w:rsidRPr="00D822A3">
        <w:rPr>
          <w:highlight w:val="white"/>
          <w:lang w:val="en-GB"/>
        </w:rPr>
        <w:t>void clearerr(FILE* stream);</w:t>
      </w:r>
    </w:p>
    <w:p w14:paraId="0F48E94D" w14:textId="77777777" w:rsidR="006217C5" w:rsidRPr="00D822A3" w:rsidRDefault="006217C5" w:rsidP="006217C5">
      <w:pPr>
        <w:pStyle w:val="Code"/>
        <w:rPr>
          <w:highlight w:val="white"/>
          <w:lang w:val="en-GB"/>
        </w:rPr>
      </w:pPr>
      <w:r w:rsidRPr="00D822A3">
        <w:rPr>
          <w:highlight w:val="white"/>
          <w:lang w:val="en-GB"/>
        </w:rPr>
        <w:t>BOOL feof(FILE* stream);</w:t>
      </w:r>
    </w:p>
    <w:p w14:paraId="7B2AE451" w14:textId="77777777" w:rsidR="006217C5" w:rsidRPr="00D822A3" w:rsidRDefault="006217C5" w:rsidP="006217C5">
      <w:pPr>
        <w:pStyle w:val="Code"/>
        <w:rPr>
          <w:highlight w:val="white"/>
          <w:lang w:val="en-GB"/>
        </w:rPr>
      </w:pPr>
      <w:r w:rsidRPr="00D822A3">
        <w:rPr>
          <w:highlight w:val="white"/>
          <w:lang w:val="en-GB"/>
        </w:rPr>
        <w:t>int ferror(FILE* stream);</w:t>
      </w:r>
    </w:p>
    <w:p w14:paraId="37860438" w14:textId="77777777" w:rsidR="006217C5" w:rsidRPr="00D822A3" w:rsidRDefault="006217C5" w:rsidP="006217C5">
      <w:pPr>
        <w:pStyle w:val="Code"/>
        <w:rPr>
          <w:highlight w:val="white"/>
          <w:lang w:val="en-GB"/>
        </w:rPr>
      </w:pPr>
      <w:r w:rsidRPr="00D822A3">
        <w:rPr>
          <w:highlight w:val="white"/>
          <w:lang w:val="en-GB"/>
        </w:rPr>
        <w:t>void perror(const char* s);</w:t>
      </w:r>
    </w:p>
    <w:p w14:paraId="1A2D34CA" w14:textId="77777777" w:rsidR="006217C5" w:rsidRPr="00D822A3" w:rsidRDefault="006217C5" w:rsidP="006217C5">
      <w:pPr>
        <w:pStyle w:val="Code"/>
        <w:rPr>
          <w:highlight w:val="white"/>
          <w:lang w:val="en-GB"/>
        </w:rPr>
      </w:pPr>
    </w:p>
    <w:p w14:paraId="3024BEC7" w14:textId="421D6066" w:rsidR="006217C5" w:rsidRPr="00D822A3" w:rsidRDefault="006217C5" w:rsidP="006217C5">
      <w:pPr>
        <w:pStyle w:val="Code"/>
        <w:rPr>
          <w:lang w:val="en-GB"/>
        </w:rPr>
      </w:pPr>
      <w:r w:rsidRPr="00D822A3">
        <w:rPr>
          <w:highlight w:val="white"/>
          <w:lang w:val="en-GB"/>
        </w:rPr>
        <w:t>#endif</w:t>
      </w:r>
    </w:p>
    <w:p w14:paraId="7C0800B8" w14:textId="6705C572" w:rsidR="000644C3" w:rsidRPr="00D822A3" w:rsidRDefault="008D6750" w:rsidP="000644C3">
      <w:pPr>
        <w:pStyle w:val="CodeListing"/>
        <w:rPr>
          <w:lang w:val="en-GB"/>
        </w:rPr>
      </w:pPr>
      <w:proofErr w:type="spellStart"/>
      <w:r w:rsidRPr="00D822A3">
        <w:rPr>
          <w:lang w:val="en-GB"/>
        </w:rPr>
        <w:t>f</w:t>
      </w:r>
      <w:r w:rsidR="000644C3" w:rsidRPr="00D822A3">
        <w:rPr>
          <w:lang w:val="en-GB"/>
        </w:rPr>
        <w:t>ile.c</w:t>
      </w:r>
      <w:proofErr w:type="spellEnd"/>
    </w:p>
    <w:p w14:paraId="6FDE10A2" w14:textId="4F19E9AE" w:rsidR="000644C3" w:rsidRPr="00D822A3" w:rsidRDefault="000644C3" w:rsidP="00390D2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3531091F" w14:textId="04B32EE0" w:rsidR="000644C3" w:rsidRPr="00D822A3" w:rsidRDefault="000644C3" w:rsidP="00390D2A">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3537B4D1" w14:textId="2286E9CD" w:rsidR="000644C3" w:rsidRPr="00D822A3" w:rsidRDefault="000644C3" w:rsidP="00390D2A">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35208580" w14:textId="2A1501A3" w:rsidR="000644C3" w:rsidRPr="00D822A3" w:rsidRDefault="000644C3" w:rsidP="00390D2A">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3BAE5598" w14:textId="77777777" w:rsidR="000644C3" w:rsidRPr="00D822A3" w:rsidRDefault="000644C3" w:rsidP="00390D2A">
      <w:pPr>
        <w:pStyle w:val="Code"/>
        <w:rPr>
          <w:highlight w:val="white"/>
          <w:lang w:val="en-GB"/>
        </w:rPr>
      </w:pPr>
    </w:p>
    <w:p w14:paraId="2A1676BF" w14:textId="77777777" w:rsidR="000644C3" w:rsidRPr="00D822A3" w:rsidRDefault="000644C3" w:rsidP="00390D2A">
      <w:pPr>
        <w:pStyle w:val="Code"/>
        <w:rPr>
          <w:highlight w:val="white"/>
          <w:lang w:val="en-GB"/>
        </w:rPr>
      </w:pPr>
      <w:r w:rsidRPr="00D822A3">
        <w:rPr>
          <w:highlight w:val="white"/>
          <w:lang w:val="en-GB"/>
        </w:rPr>
        <w:t>FILE g_fileArray[FOPEN_MAX] = {{TRUE, 0}, {TRUE, 1}, {TRUE, 2}};</w:t>
      </w:r>
    </w:p>
    <w:p w14:paraId="7E3F9462" w14:textId="77777777" w:rsidR="000644C3" w:rsidRPr="00D822A3" w:rsidRDefault="000644C3" w:rsidP="00390D2A">
      <w:pPr>
        <w:pStyle w:val="Code"/>
        <w:rPr>
          <w:highlight w:val="white"/>
          <w:lang w:val="en-GB"/>
        </w:rPr>
      </w:pPr>
      <w:r w:rsidRPr="00D822A3">
        <w:rPr>
          <w:highlight w:val="white"/>
          <w:lang w:val="en-GB"/>
        </w:rPr>
        <w:t>FILE* stdin = &amp;g_fileArray[0];</w:t>
      </w:r>
    </w:p>
    <w:p w14:paraId="682C7A3F" w14:textId="77777777" w:rsidR="000644C3" w:rsidRPr="00D822A3" w:rsidRDefault="000644C3" w:rsidP="00390D2A">
      <w:pPr>
        <w:pStyle w:val="Code"/>
        <w:rPr>
          <w:highlight w:val="white"/>
          <w:lang w:val="en-GB"/>
        </w:rPr>
      </w:pPr>
      <w:r w:rsidRPr="00D822A3">
        <w:rPr>
          <w:highlight w:val="white"/>
          <w:lang w:val="en-GB"/>
        </w:rPr>
        <w:t>FILE* stdout = &amp;g_fileArray[1];</w:t>
      </w:r>
    </w:p>
    <w:p w14:paraId="0D5AAC77" w14:textId="77777777" w:rsidR="000644C3" w:rsidRPr="00D822A3" w:rsidRDefault="000644C3" w:rsidP="00390D2A">
      <w:pPr>
        <w:pStyle w:val="Code"/>
        <w:rPr>
          <w:highlight w:val="white"/>
          <w:lang w:val="en-GB"/>
        </w:rPr>
      </w:pPr>
      <w:r w:rsidRPr="00D822A3">
        <w:rPr>
          <w:highlight w:val="white"/>
          <w:lang w:val="en-GB"/>
        </w:rPr>
        <w:t>FILE* stderr = &amp;g_fileArray[2];</w:t>
      </w:r>
    </w:p>
    <w:p w14:paraId="6A970215" w14:textId="77777777" w:rsidR="000644C3" w:rsidRPr="00D822A3" w:rsidRDefault="000644C3" w:rsidP="00390D2A">
      <w:pPr>
        <w:pStyle w:val="Code"/>
        <w:rPr>
          <w:highlight w:val="white"/>
          <w:lang w:val="en-GB"/>
        </w:rPr>
      </w:pPr>
    </w:p>
    <w:p w14:paraId="3E37C9F4" w14:textId="77777777" w:rsidR="000644C3" w:rsidRPr="00D822A3" w:rsidRDefault="000644C3" w:rsidP="00390D2A">
      <w:pPr>
        <w:pStyle w:val="Code"/>
        <w:rPr>
          <w:highlight w:val="white"/>
          <w:lang w:val="en-GB"/>
        </w:rPr>
      </w:pPr>
      <w:r w:rsidRPr="00D822A3">
        <w:rPr>
          <w:highlight w:val="white"/>
          <w:lang w:val="en-GB"/>
        </w:rPr>
        <w:t>static enum { EEXIST, ENOENT, EACCES };</w:t>
      </w:r>
    </w:p>
    <w:p w14:paraId="7D4B65CF" w14:textId="77777777" w:rsidR="000644C3" w:rsidRPr="00D822A3" w:rsidRDefault="000644C3" w:rsidP="00390D2A">
      <w:pPr>
        <w:pStyle w:val="Code"/>
        <w:rPr>
          <w:highlight w:val="white"/>
          <w:lang w:val="en-GB"/>
        </w:rPr>
      </w:pPr>
      <w:r w:rsidRPr="00D822A3">
        <w:rPr>
          <w:highlight w:val="white"/>
          <w:lang w:val="en-GB"/>
        </w:rPr>
        <w:t>static enum { SEEK_SET = 0, SEEK_CUR = 1, SEEK_END = 2 };</w:t>
      </w:r>
    </w:p>
    <w:p w14:paraId="508DC40A" w14:textId="77777777" w:rsidR="000644C3" w:rsidRPr="00D822A3" w:rsidRDefault="000644C3" w:rsidP="00390D2A">
      <w:pPr>
        <w:pStyle w:val="Code"/>
        <w:rPr>
          <w:highlight w:val="white"/>
          <w:lang w:val="en-GB"/>
        </w:rPr>
      </w:pPr>
    </w:p>
    <w:p w14:paraId="69A687A0" w14:textId="77777777" w:rsidR="000644C3" w:rsidRPr="00D822A3" w:rsidRDefault="000644C3" w:rsidP="00390D2A">
      <w:pPr>
        <w:pStyle w:val="Code"/>
        <w:rPr>
          <w:highlight w:val="white"/>
          <w:lang w:val="en-GB"/>
        </w:rPr>
      </w:pPr>
      <w:r w:rsidRPr="00D822A3">
        <w:rPr>
          <w:highlight w:val="white"/>
          <w:lang w:val="en-GB"/>
        </w:rPr>
        <w:t>static enum {READ = 0x40, WRITE = 0x41, READ_WRITE = 0x42};</w:t>
      </w:r>
    </w:p>
    <w:p w14:paraId="10DEB269" w14:textId="77777777" w:rsidR="000644C3" w:rsidRPr="00D822A3" w:rsidRDefault="000644C3" w:rsidP="00390D2A">
      <w:pPr>
        <w:pStyle w:val="Code"/>
        <w:rPr>
          <w:highlight w:val="white"/>
          <w:lang w:val="en-GB"/>
        </w:rPr>
      </w:pPr>
    </w:p>
    <w:p w14:paraId="4A6F1726" w14:textId="77777777" w:rsidR="000644C3" w:rsidRPr="00D822A3" w:rsidRDefault="000644C3" w:rsidP="00390D2A">
      <w:pPr>
        <w:pStyle w:val="Code"/>
        <w:rPr>
          <w:highlight w:val="white"/>
          <w:lang w:val="en-GB"/>
        </w:rPr>
      </w:pPr>
      <w:r w:rsidRPr="00D822A3">
        <w:rPr>
          <w:highlight w:val="white"/>
          <w:lang w:val="en-GB"/>
        </w:rPr>
        <w:t>#define MAX(a,b) (((a) &gt; (b)) ? (a) : (b))</w:t>
      </w:r>
    </w:p>
    <w:p w14:paraId="22D7DEB4" w14:textId="77777777" w:rsidR="000644C3" w:rsidRPr="00D822A3" w:rsidRDefault="000644C3" w:rsidP="00390D2A">
      <w:pPr>
        <w:pStyle w:val="Code"/>
        <w:rPr>
          <w:highlight w:val="white"/>
          <w:lang w:val="en-GB"/>
        </w:rPr>
      </w:pPr>
    </w:p>
    <w:p w14:paraId="4E876752" w14:textId="77777777" w:rsidR="000644C3" w:rsidRPr="00D822A3" w:rsidRDefault="000644C3" w:rsidP="00390D2A">
      <w:pPr>
        <w:pStyle w:val="Code"/>
        <w:rPr>
          <w:highlight w:val="white"/>
          <w:lang w:val="en-GB"/>
        </w:rPr>
      </w:pPr>
      <w:r w:rsidRPr="00D822A3">
        <w:rPr>
          <w:highlight w:val="white"/>
          <w:lang w:val="en-GB"/>
        </w:rPr>
        <w:t>#define FILE_NOT_FOUND 0x02</w:t>
      </w:r>
    </w:p>
    <w:p w14:paraId="3B939D04" w14:textId="77777777" w:rsidR="000644C3" w:rsidRPr="00D822A3" w:rsidRDefault="000644C3" w:rsidP="00390D2A">
      <w:pPr>
        <w:pStyle w:val="Code"/>
        <w:rPr>
          <w:highlight w:val="white"/>
          <w:lang w:val="en-GB"/>
        </w:rPr>
      </w:pPr>
    </w:p>
    <w:p w14:paraId="28FB6F55" w14:textId="77777777" w:rsidR="000644C3" w:rsidRPr="00D822A3" w:rsidRDefault="000644C3" w:rsidP="00390D2A">
      <w:pPr>
        <w:pStyle w:val="Code"/>
        <w:rPr>
          <w:highlight w:val="white"/>
          <w:lang w:val="en-GB"/>
        </w:rPr>
      </w:pPr>
      <w:r w:rsidRPr="00D822A3">
        <w:rPr>
          <w:highlight w:val="white"/>
          <w:lang w:val="en-GB"/>
        </w:rPr>
        <w:t>#define PRINT(x,y) { printf(#x " = &lt;%" #y "&gt;\n", (x)); }</w:t>
      </w:r>
    </w:p>
    <w:p w14:paraId="50EAD14A" w14:textId="77777777" w:rsidR="000644C3" w:rsidRPr="00D822A3" w:rsidRDefault="000644C3" w:rsidP="00390D2A">
      <w:pPr>
        <w:pStyle w:val="Code"/>
        <w:rPr>
          <w:highlight w:val="white"/>
          <w:lang w:val="en-GB"/>
        </w:rPr>
      </w:pPr>
    </w:p>
    <w:p w14:paraId="5B6BF3AD" w14:textId="77777777" w:rsidR="000644C3" w:rsidRPr="00D822A3" w:rsidRDefault="000644C3" w:rsidP="00390D2A">
      <w:pPr>
        <w:pStyle w:val="Code"/>
        <w:rPr>
          <w:highlight w:val="white"/>
          <w:lang w:val="en-GB"/>
        </w:rPr>
      </w:pPr>
      <w:r w:rsidRPr="00D822A3">
        <w:rPr>
          <w:highlight w:val="white"/>
          <w:lang w:val="en-GB"/>
        </w:rPr>
        <w:t>long filesize(int handle) {</w:t>
      </w:r>
    </w:p>
    <w:p w14:paraId="00D56A19"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1653E3A0"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2B5040DA" w14:textId="77777777" w:rsidR="000644C3" w:rsidRPr="00D822A3" w:rsidRDefault="000644C3" w:rsidP="00390D2A">
      <w:pPr>
        <w:pStyle w:val="Code"/>
        <w:rPr>
          <w:highlight w:val="white"/>
          <w:lang w:val="en-GB"/>
        </w:rPr>
      </w:pPr>
      <w:r w:rsidRPr="00D822A3">
        <w:rPr>
          <w:highlight w:val="white"/>
          <w:lang w:val="en-GB"/>
        </w:rPr>
        <w:t xml:space="preserve">  load_register(cx, 0);</w:t>
      </w:r>
    </w:p>
    <w:p w14:paraId="40D4B45D" w14:textId="77777777" w:rsidR="000644C3" w:rsidRPr="00D822A3" w:rsidRDefault="000644C3" w:rsidP="00390D2A">
      <w:pPr>
        <w:pStyle w:val="Code"/>
        <w:rPr>
          <w:highlight w:val="white"/>
          <w:lang w:val="en-GB"/>
        </w:rPr>
      </w:pPr>
      <w:r w:rsidRPr="00D822A3">
        <w:rPr>
          <w:highlight w:val="white"/>
          <w:lang w:val="en-GB"/>
        </w:rPr>
        <w:t xml:space="preserve">  load_register(dx, 0);</w:t>
      </w:r>
    </w:p>
    <w:p w14:paraId="3B1828B8"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8DEDD3B" w14:textId="77777777" w:rsidR="000644C3" w:rsidRPr="00D822A3" w:rsidRDefault="000644C3" w:rsidP="00390D2A">
      <w:pPr>
        <w:pStyle w:val="Code"/>
        <w:rPr>
          <w:highlight w:val="white"/>
          <w:lang w:val="en-GB"/>
        </w:rPr>
      </w:pPr>
    </w:p>
    <w:p w14:paraId="2D016580" w14:textId="77777777" w:rsidR="000644C3" w:rsidRPr="00D822A3" w:rsidRDefault="000644C3" w:rsidP="00390D2A">
      <w:pPr>
        <w:pStyle w:val="Code"/>
        <w:rPr>
          <w:highlight w:val="white"/>
          <w:lang w:val="en-GB"/>
        </w:rPr>
      </w:pPr>
      <w:r w:rsidRPr="00D822A3">
        <w:rPr>
          <w:highlight w:val="white"/>
          <w:lang w:val="en-GB"/>
        </w:rPr>
        <w:t xml:space="preserve">  int high, low;</w:t>
      </w:r>
    </w:p>
    <w:p w14:paraId="299FAB8E" w14:textId="77777777" w:rsidR="000644C3" w:rsidRPr="00D822A3" w:rsidRDefault="000644C3" w:rsidP="00390D2A">
      <w:pPr>
        <w:pStyle w:val="Code"/>
        <w:rPr>
          <w:highlight w:val="white"/>
          <w:lang w:val="en-GB"/>
        </w:rPr>
      </w:pPr>
      <w:r w:rsidRPr="00D822A3">
        <w:rPr>
          <w:highlight w:val="white"/>
          <w:lang w:val="en-GB"/>
        </w:rPr>
        <w:t xml:space="preserve">  store_register(dx, high);</w:t>
      </w:r>
    </w:p>
    <w:p w14:paraId="6D852812" w14:textId="77777777" w:rsidR="000644C3" w:rsidRPr="00D822A3" w:rsidRDefault="000644C3" w:rsidP="00390D2A">
      <w:pPr>
        <w:pStyle w:val="Code"/>
        <w:rPr>
          <w:highlight w:val="white"/>
          <w:lang w:val="en-GB"/>
        </w:rPr>
      </w:pPr>
      <w:r w:rsidRPr="00D822A3">
        <w:rPr>
          <w:highlight w:val="white"/>
          <w:lang w:val="en-GB"/>
        </w:rPr>
        <w:t xml:space="preserve">  store_register(ax, low);</w:t>
      </w:r>
    </w:p>
    <w:p w14:paraId="285F314D"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6F32D10" w14:textId="77777777" w:rsidR="000644C3" w:rsidRPr="00D822A3" w:rsidRDefault="000644C3" w:rsidP="00390D2A">
      <w:pPr>
        <w:pStyle w:val="Code"/>
        <w:rPr>
          <w:highlight w:val="white"/>
          <w:lang w:val="en-GB"/>
        </w:rPr>
      </w:pPr>
    </w:p>
    <w:p w14:paraId="273EC1A8" w14:textId="77777777" w:rsidR="000644C3" w:rsidRPr="00D822A3" w:rsidRDefault="000644C3" w:rsidP="00390D2A">
      <w:pPr>
        <w:pStyle w:val="Code"/>
        <w:rPr>
          <w:highlight w:val="white"/>
          <w:lang w:val="en-GB"/>
        </w:rPr>
      </w:pPr>
      <w:r w:rsidRPr="00D822A3">
        <w:rPr>
          <w:highlight w:val="white"/>
          <w:lang w:val="en-GB"/>
        </w:rPr>
        <w:t xml:space="preserve">  return (((long) high) &lt;&lt; 4) + ((long) low);</w:t>
      </w:r>
    </w:p>
    <w:p w14:paraId="66E39850" w14:textId="77777777" w:rsidR="000644C3" w:rsidRPr="00D822A3" w:rsidRDefault="000644C3" w:rsidP="00390D2A">
      <w:pPr>
        <w:pStyle w:val="Code"/>
        <w:rPr>
          <w:highlight w:val="white"/>
          <w:lang w:val="en-GB"/>
        </w:rPr>
      </w:pPr>
      <w:r w:rsidRPr="00D822A3">
        <w:rPr>
          <w:highlight w:val="white"/>
          <w:lang w:val="en-GB"/>
        </w:rPr>
        <w:t>}</w:t>
      </w:r>
    </w:p>
    <w:p w14:paraId="468F979D" w14:textId="77777777" w:rsidR="00A50429" w:rsidRPr="00D822A3" w:rsidRDefault="00A50429" w:rsidP="00390D2A">
      <w:pPr>
        <w:pStyle w:val="Code"/>
        <w:rPr>
          <w:highlight w:val="white"/>
          <w:lang w:val="en-GB"/>
        </w:rPr>
      </w:pPr>
    </w:p>
    <w:p w14:paraId="53917E95" w14:textId="5B898A68" w:rsidR="000644C3" w:rsidRPr="00D822A3" w:rsidRDefault="000644C3" w:rsidP="00390D2A">
      <w:pPr>
        <w:pStyle w:val="Code"/>
        <w:rPr>
          <w:highlight w:val="white"/>
          <w:lang w:val="en-GB"/>
        </w:rPr>
      </w:pPr>
      <w:r w:rsidRPr="00D822A3">
        <w:rPr>
          <w:highlight w:val="white"/>
          <w:lang w:val="en-GB"/>
        </w:rPr>
        <w:t>static int filecreate(const char* name) {</w:t>
      </w:r>
    </w:p>
    <w:p w14:paraId="0FB20880" w14:textId="77777777" w:rsidR="000644C3" w:rsidRPr="00D822A3" w:rsidRDefault="000644C3" w:rsidP="00390D2A">
      <w:pPr>
        <w:pStyle w:val="Code"/>
        <w:rPr>
          <w:highlight w:val="white"/>
          <w:lang w:val="en-GB"/>
        </w:rPr>
      </w:pPr>
      <w:r w:rsidRPr="00D822A3">
        <w:rPr>
          <w:highlight w:val="white"/>
          <w:lang w:val="en-GB"/>
        </w:rPr>
        <w:t xml:space="preserve">  load_register(ah, 0x3Cs);</w:t>
      </w:r>
    </w:p>
    <w:p w14:paraId="3BFCDF55" w14:textId="77777777" w:rsidR="000644C3" w:rsidRPr="00D822A3" w:rsidRDefault="000644C3" w:rsidP="00390D2A">
      <w:pPr>
        <w:pStyle w:val="Code"/>
        <w:rPr>
          <w:highlight w:val="white"/>
          <w:lang w:val="en-GB"/>
        </w:rPr>
      </w:pPr>
      <w:r w:rsidRPr="00D822A3">
        <w:rPr>
          <w:highlight w:val="white"/>
          <w:lang w:val="en-GB"/>
        </w:rPr>
        <w:t xml:space="preserve">  load_register(cx, 0x00);</w:t>
      </w:r>
    </w:p>
    <w:p w14:paraId="6F1088A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68569700"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5CEBC76B" w14:textId="77777777" w:rsidR="000644C3" w:rsidRPr="00D822A3" w:rsidRDefault="000644C3" w:rsidP="00390D2A">
      <w:pPr>
        <w:pStyle w:val="Code"/>
        <w:rPr>
          <w:highlight w:val="white"/>
          <w:lang w:val="en-GB"/>
        </w:rPr>
      </w:pPr>
    </w:p>
    <w:p w14:paraId="5C4E4DB4" w14:textId="77777777" w:rsidR="000644C3" w:rsidRPr="00D822A3" w:rsidRDefault="000644C3" w:rsidP="00390D2A">
      <w:pPr>
        <w:pStyle w:val="Code"/>
        <w:rPr>
          <w:highlight w:val="white"/>
          <w:lang w:val="en-GB"/>
        </w:rPr>
      </w:pPr>
      <w:r w:rsidRPr="00D822A3">
        <w:rPr>
          <w:highlight w:val="white"/>
          <w:lang w:val="en-GB"/>
        </w:rPr>
        <w:t xml:space="preserve">  int handle;</w:t>
      </w:r>
    </w:p>
    <w:p w14:paraId="4307D991"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6CB616BC"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2B2316C7" w14:textId="77777777" w:rsidR="000644C3" w:rsidRPr="00D822A3" w:rsidRDefault="000644C3" w:rsidP="00390D2A">
      <w:pPr>
        <w:pStyle w:val="Code"/>
        <w:rPr>
          <w:highlight w:val="white"/>
          <w:lang w:val="en-GB"/>
        </w:rPr>
      </w:pPr>
      <w:r w:rsidRPr="00D822A3">
        <w:rPr>
          <w:highlight w:val="white"/>
          <w:lang w:val="en-GB"/>
        </w:rPr>
        <w:lastRenderedPageBreak/>
        <w:t>}</w:t>
      </w:r>
    </w:p>
    <w:p w14:paraId="7C2DAB2D" w14:textId="77777777" w:rsidR="000644C3" w:rsidRPr="00D822A3" w:rsidRDefault="000644C3" w:rsidP="00390D2A">
      <w:pPr>
        <w:pStyle w:val="Code"/>
        <w:rPr>
          <w:highlight w:val="white"/>
          <w:lang w:val="en-GB"/>
        </w:rPr>
      </w:pPr>
    </w:p>
    <w:p w14:paraId="7F0CEA36" w14:textId="77777777" w:rsidR="000644C3" w:rsidRPr="00D822A3" w:rsidRDefault="000644C3" w:rsidP="00390D2A">
      <w:pPr>
        <w:pStyle w:val="Code"/>
        <w:rPr>
          <w:highlight w:val="white"/>
          <w:lang w:val="en-GB"/>
        </w:rPr>
      </w:pPr>
      <w:r w:rsidRPr="00D822A3">
        <w:rPr>
          <w:highlight w:val="white"/>
          <w:lang w:val="en-GB"/>
        </w:rPr>
        <w:t>BOOL fileexists(const char* name) {</w:t>
      </w:r>
    </w:p>
    <w:p w14:paraId="2D82060A" w14:textId="77777777" w:rsidR="000644C3" w:rsidRPr="00D822A3" w:rsidRDefault="000644C3" w:rsidP="00390D2A">
      <w:pPr>
        <w:pStyle w:val="Code"/>
        <w:rPr>
          <w:highlight w:val="white"/>
          <w:lang w:val="en-GB"/>
        </w:rPr>
      </w:pPr>
      <w:r w:rsidRPr="00D822A3">
        <w:rPr>
          <w:highlight w:val="white"/>
          <w:lang w:val="en-GB"/>
        </w:rPr>
        <w:t xml:space="preserve">  load_register(ah, 0x43s);</w:t>
      </w:r>
    </w:p>
    <w:p w14:paraId="702E812D" w14:textId="77777777" w:rsidR="000644C3" w:rsidRPr="00D822A3" w:rsidRDefault="000644C3" w:rsidP="00390D2A">
      <w:pPr>
        <w:pStyle w:val="Code"/>
        <w:rPr>
          <w:highlight w:val="white"/>
          <w:lang w:val="en-GB"/>
        </w:rPr>
      </w:pPr>
      <w:r w:rsidRPr="00D822A3">
        <w:rPr>
          <w:highlight w:val="white"/>
          <w:lang w:val="en-GB"/>
        </w:rPr>
        <w:t xml:space="preserve">  load_register(al, 0x00s);</w:t>
      </w:r>
    </w:p>
    <w:p w14:paraId="431E897E"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58D8137"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0A2D7AD" w14:textId="77777777" w:rsidR="000644C3" w:rsidRPr="00D822A3" w:rsidRDefault="000644C3" w:rsidP="00390D2A">
      <w:pPr>
        <w:pStyle w:val="Code"/>
        <w:rPr>
          <w:highlight w:val="white"/>
          <w:lang w:val="en-GB"/>
        </w:rPr>
      </w:pPr>
    </w:p>
    <w:p w14:paraId="2238C045" w14:textId="77777777" w:rsidR="000644C3" w:rsidRPr="00D822A3" w:rsidRDefault="000644C3" w:rsidP="00390D2A">
      <w:pPr>
        <w:pStyle w:val="Code"/>
        <w:rPr>
          <w:highlight w:val="white"/>
          <w:lang w:val="en-GB"/>
        </w:rPr>
      </w:pPr>
      <w:r w:rsidRPr="00D822A3">
        <w:rPr>
          <w:highlight w:val="white"/>
          <w:lang w:val="en-GB"/>
        </w:rPr>
        <w:t xml:space="preserve">  { int code;</w:t>
      </w:r>
    </w:p>
    <w:p w14:paraId="7634E849" w14:textId="77777777" w:rsidR="000644C3" w:rsidRPr="00D822A3" w:rsidRDefault="000644C3" w:rsidP="00390D2A">
      <w:pPr>
        <w:pStyle w:val="Code"/>
        <w:rPr>
          <w:highlight w:val="white"/>
          <w:lang w:val="en-GB"/>
        </w:rPr>
      </w:pPr>
      <w:r w:rsidRPr="00D822A3">
        <w:rPr>
          <w:highlight w:val="white"/>
          <w:lang w:val="en-GB"/>
        </w:rPr>
        <w:t xml:space="preserve">    store_register(ax, code);</w:t>
      </w:r>
    </w:p>
    <w:p w14:paraId="66C034D3"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3298AAC" w14:textId="77777777" w:rsidR="000644C3" w:rsidRPr="00D822A3" w:rsidRDefault="000644C3" w:rsidP="00390D2A">
      <w:pPr>
        <w:pStyle w:val="Code"/>
        <w:rPr>
          <w:highlight w:val="white"/>
          <w:lang w:val="en-GB"/>
        </w:rPr>
      </w:pPr>
      <w:r w:rsidRPr="00D822A3">
        <w:rPr>
          <w:highlight w:val="white"/>
          <w:lang w:val="en-GB"/>
        </w:rPr>
        <w:t xml:space="preserve">    return (code != FILE_NOT_FOUND);</w:t>
      </w:r>
    </w:p>
    <w:p w14:paraId="4BB9E564" w14:textId="77777777" w:rsidR="000644C3" w:rsidRPr="00D822A3" w:rsidRDefault="000644C3" w:rsidP="00390D2A">
      <w:pPr>
        <w:pStyle w:val="Code"/>
        <w:rPr>
          <w:highlight w:val="white"/>
          <w:lang w:val="en-GB"/>
        </w:rPr>
      </w:pPr>
      <w:r w:rsidRPr="00D822A3">
        <w:rPr>
          <w:highlight w:val="white"/>
          <w:lang w:val="en-GB"/>
        </w:rPr>
        <w:t xml:space="preserve">  }</w:t>
      </w:r>
    </w:p>
    <w:p w14:paraId="35A1FF4D" w14:textId="77777777" w:rsidR="000644C3" w:rsidRPr="00D822A3" w:rsidRDefault="000644C3" w:rsidP="00390D2A">
      <w:pPr>
        <w:pStyle w:val="Code"/>
        <w:rPr>
          <w:highlight w:val="white"/>
          <w:lang w:val="en-GB"/>
        </w:rPr>
      </w:pPr>
      <w:r w:rsidRPr="00D822A3">
        <w:rPr>
          <w:highlight w:val="white"/>
          <w:lang w:val="en-GB"/>
        </w:rPr>
        <w:t>}</w:t>
      </w:r>
    </w:p>
    <w:p w14:paraId="22CBFBE0" w14:textId="77777777" w:rsidR="000644C3" w:rsidRPr="00D822A3" w:rsidRDefault="000644C3" w:rsidP="00390D2A">
      <w:pPr>
        <w:pStyle w:val="Code"/>
        <w:rPr>
          <w:highlight w:val="white"/>
          <w:lang w:val="en-GB"/>
        </w:rPr>
      </w:pPr>
    </w:p>
    <w:p w14:paraId="068A7E1F" w14:textId="77777777" w:rsidR="000644C3" w:rsidRPr="00D822A3" w:rsidRDefault="000644C3" w:rsidP="00390D2A">
      <w:pPr>
        <w:pStyle w:val="Code"/>
        <w:rPr>
          <w:highlight w:val="white"/>
          <w:lang w:val="en-GB"/>
        </w:rPr>
      </w:pPr>
      <w:r w:rsidRPr="00D822A3">
        <w:rPr>
          <w:highlight w:val="white"/>
          <w:lang w:val="en-GB"/>
        </w:rPr>
        <w:t>static int fileopen(const char* name, unsigned short mode) {</w:t>
      </w:r>
    </w:p>
    <w:p w14:paraId="19E8BAA4" w14:textId="77777777" w:rsidR="000644C3" w:rsidRPr="00D822A3" w:rsidRDefault="000644C3" w:rsidP="00390D2A">
      <w:pPr>
        <w:pStyle w:val="Code"/>
        <w:rPr>
          <w:highlight w:val="white"/>
          <w:lang w:val="en-GB"/>
        </w:rPr>
      </w:pPr>
      <w:r w:rsidRPr="00D822A3">
        <w:rPr>
          <w:highlight w:val="white"/>
          <w:lang w:val="en-GB"/>
        </w:rPr>
        <w:t xml:space="preserve">  load_register(ah, 0x3Ds);</w:t>
      </w:r>
    </w:p>
    <w:p w14:paraId="104CDB3B" w14:textId="77777777" w:rsidR="000644C3" w:rsidRPr="00D822A3" w:rsidRDefault="000644C3" w:rsidP="00390D2A">
      <w:pPr>
        <w:pStyle w:val="Code"/>
        <w:rPr>
          <w:highlight w:val="white"/>
          <w:lang w:val="en-GB"/>
        </w:rPr>
      </w:pPr>
      <w:r w:rsidRPr="00D822A3">
        <w:rPr>
          <w:highlight w:val="white"/>
          <w:lang w:val="en-GB"/>
        </w:rPr>
        <w:t xml:space="preserve">  load_register(al, mode);</w:t>
      </w:r>
    </w:p>
    <w:p w14:paraId="6F831C01"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13D64DB3"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1F6F7EE8" w14:textId="77777777" w:rsidR="000644C3" w:rsidRPr="00D822A3" w:rsidRDefault="000644C3" w:rsidP="00390D2A">
      <w:pPr>
        <w:pStyle w:val="Code"/>
        <w:rPr>
          <w:highlight w:val="white"/>
          <w:lang w:val="en-GB"/>
        </w:rPr>
      </w:pPr>
    </w:p>
    <w:p w14:paraId="13644A93" w14:textId="77777777" w:rsidR="000644C3" w:rsidRPr="00D822A3" w:rsidRDefault="000644C3" w:rsidP="00390D2A">
      <w:pPr>
        <w:pStyle w:val="Code"/>
        <w:rPr>
          <w:highlight w:val="white"/>
          <w:lang w:val="en-GB"/>
        </w:rPr>
      </w:pPr>
      <w:r w:rsidRPr="00D822A3">
        <w:rPr>
          <w:highlight w:val="white"/>
          <w:lang w:val="en-GB"/>
        </w:rPr>
        <w:t xml:space="preserve">  int handle;</w:t>
      </w:r>
    </w:p>
    <w:p w14:paraId="098D970A"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308BBFD5" w14:textId="77777777" w:rsidR="00454B8E" w:rsidRPr="00D822A3" w:rsidRDefault="00454B8E" w:rsidP="00390D2A">
      <w:pPr>
        <w:pStyle w:val="Code"/>
        <w:rPr>
          <w:highlight w:val="white"/>
          <w:lang w:val="en-GB"/>
        </w:rPr>
      </w:pPr>
    </w:p>
    <w:p w14:paraId="71474557" w14:textId="4FDB7105" w:rsidR="000644C3" w:rsidRPr="00D822A3" w:rsidRDefault="000644C3" w:rsidP="00390D2A">
      <w:pPr>
        <w:pStyle w:val="Code"/>
        <w:rPr>
          <w:highlight w:val="white"/>
          <w:lang w:val="en-GB"/>
        </w:rPr>
      </w:pPr>
      <w:r w:rsidRPr="00D822A3">
        <w:rPr>
          <w:highlight w:val="white"/>
          <w:lang w:val="en-GB"/>
        </w:rPr>
        <w:t xml:space="preserve">  if (handle &gt; 2) {</w:t>
      </w:r>
    </w:p>
    <w:p w14:paraId="563C1689"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5A397064" w14:textId="77777777" w:rsidR="000644C3" w:rsidRPr="00D822A3" w:rsidRDefault="000644C3" w:rsidP="00390D2A">
      <w:pPr>
        <w:pStyle w:val="Code"/>
        <w:rPr>
          <w:highlight w:val="white"/>
          <w:lang w:val="en-GB"/>
        </w:rPr>
      </w:pPr>
      <w:r w:rsidRPr="00D822A3">
        <w:rPr>
          <w:highlight w:val="white"/>
          <w:lang w:val="en-GB"/>
        </w:rPr>
        <w:t xml:space="preserve">  }</w:t>
      </w:r>
    </w:p>
    <w:p w14:paraId="6899985F" w14:textId="77777777" w:rsidR="000644C3" w:rsidRPr="00D822A3" w:rsidRDefault="000644C3" w:rsidP="00390D2A">
      <w:pPr>
        <w:pStyle w:val="Code"/>
        <w:rPr>
          <w:highlight w:val="white"/>
          <w:lang w:val="en-GB"/>
        </w:rPr>
      </w:pPr>
      <w:r w:rsidRPr="00D822A3">
        <w:rPr>
          <w:highlight w:val="white"/>
          <w:lang w:val="en-GB"/>
        </w:rPr>
        <w:t xml:space="preserve">  else {</w:t>
      </w:r>
    </w:p>
    <w:p w14:paraId="677771DD"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6C582710" w14:textId="77777777" w:rsidR="000644C3" w:rsidRPr="00D822A3" w:rsidRDefault="000644C3" w:rsidP="00390D2A">
      <w:pPr>
        <w:pStyle w:val="Code"/>
        <w:rPr>
          <w:highlight w:val="white"/>
          <w:lang w:val="en-GB"/>
        </w:rPr>
      </w:pPr>
      <w:r w:rsidRPr="00D822A3">
        <w:rPr>
          <w:highlight w:val="white"/>
          <w:lang w:val="en-GB"/>
        </w:rPr>
        <w:t xml:space="preserve">    return -1;</w:t>
      </w:r>
    </w:p>
    <w:p w14:paraId="0CDF93B7" w14:textId="77777777" w:rsidR="000644C3" w:rsidRPr="00D822A3" w:rsidRDefault="000644C3" w:rsidP="00390D2A">
      <w:pPr>
        <w:pStyle w:val="Code"/>
        <w:rPr>
          <w:highlight w:val="white"/>
          <w:lang w:val="en-GB"/>
        </w:rPr>
      </w:pPr>
      <w:r w:rsidRPr="00D822A3">
        <w:rPr>
          <w:highlight w:val="white"/>
          <w:lang w:val="en-GB"/>
        </w:rPr>
        <w:t xml:space="preserve">  }</w:t>
      </w:r>
    </w:p>
    <w:p w14:paraId="7832938B" w14:textId="77777777" w:rsidR="000644C3" w:rsidRPr="00D822A3" w:rsidRDefault="000644C3" w:rsidP="00390D2A">
      <w:pPr>
        <w:pStyle w:val="Code"/>
        <w:rPr>
          <w:highlight w:val="white"/>
          <w:lang w:val="en-GB"/>
        </w:rPr>
      </w:pPr>
      <w:r w:rsidRPr="00D822A3">
        <w:rPr>
          <w:highlight w:val="white"/>
          <w:lang w:val="en-GB"/>
        </w:rPr>
        <w:t>}</w:t>
      </w:r>
    </w:p>
    <w:p w14:paraId="475320F3" w14:textId="77777777" w:rsidR="000644C3" w:rsidRPr="00D822A3" w:rsidRDefault="000644C3" w:rsidP="00390D2A">
      <w:pPr>
        <w:pStyle w:val="Code"/>
        <w:rPr>
          <w:highlight w:val="white"/>
          <w:lang w:val="en-GB"/>
        </w:rPr>
      </w:pPr>
    </w:p>
    <w:p w14:paraId="5B23E204" w14:textId="77777777" w:rsidR="000644C3" w:rsidRPr="00D822A3" w:rsidRDefault="000644C3" w:rsidP="00390D2A">
      <w:pPr>
        <w:pStyle w:val="Code"/>
        <w:rPr>
          <w:highlight w:val="white"/>
          <w:lang w:val="en-GB"/>
        </w:rPr>
      </w:pPr>
      <w:r w:rsidRPr="00D822A3">
        <w:rPr>
          <w:highlight w:val="white"/>
          <w:lang w:val="en-GB"/>
        </w:rPr>
        <w:t>FILE* fopen(const char* filename, const char* mode) {</w:t>
      </w:r>
    </w:p>
    <w:p w14:paraId="0AA2A832" w14:textId="77777777" w:rsidR="000644C3" w:rsidRPr="00D822A3" w:rsidRDefault="000644C3" w:rsidP="00390D2A">
      <w:pPr>
        <w:pStyle w:val="Code"/>
        <w:rPr>
          <w:highlight w:val="white"/>
          <w:lang w:val="en-GB"/>
        </w:rPr>
      </w:pPr>
      <w:r w:rsidRPr="00D822A3">
        <w:rPr>
          <w:highlight w:val="white"/>
          <w:lang w:val="en-GB"/>
        </w:rPr>
        <w:t xml:space="preserve">  int index;</w:t>
      </w:r>
    </w:p>
    <w:p w14:paraId="1D1B397E"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38795A82"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5850DB66" w14:textId="77777777" w:rsidR="000644C3" w:rsidRPr="00D822A3" w:rsidRDefault="000644C3" w:rsidP="00390D2A">
      <w:pPr>
        <w:pStyle w:val="Code"/>
        <w:rPr>
          <w:highlight w:val="white"/>
          <w:lang w:val="en-GB"/>
        </w:rPr>
      </w:pPr>
      <w:r w:rsidRPr="00D822A3">
        <w:rPr>
          <w:highlight w:val="white"/>
          <w:lang w:val="en-GB"/>
        </w:rPr>
        <w:t xml:space="preserve">      return freopen(filename, mode, &amp;g_fileArray[index]);</w:t>
      </w:r>
    </w:p>
    <w:p w14:paraId="30FDAADA" w14:textId="77777777" w:rsidR="000644C3" w:rsidRPr="00D822A3" w:rsidRDefault="000644C3" w:rsidP="00390D2A">
      <w:pPr>
        <w:pStyle w:val="Code"/>
        <w:rPr>
          <w:highlight w:val="white"/>
          <w:lang w:val="en-GB"/>
        </w:rPr>
      </w:pPr>
      <w:r w:rsidRPr="00D822A3">
        <w:rPr>
          <w:highlight w:val="white"/>
          <w:lang w:val="en-GB"/>
        </w:rPr>
        <w:t xml:space="preserve">    }</w:t>
      </w:r>
    </w:p>
    <w:p w14:paraId="0E903C06" w14:textId="77777777" w:rsidR="000644C3" w:rsidRPr="00D822A3" w:rsidRDefault="000644C3" w:rsidP="00390D2A">
      <w:pPr>
        <w:pStyle w:val="Code"/>
        <w:rPr>
          <w:highlight w:val="white"/>
          <w:lang w:val="en-GB"/>
        </w:rPr>
      </w:pPr>
      <w:r w:rsidRPr="00D822A3">
        <w:rPr>
          <w:highlight w:val="white"/>
          <w:lang w:val="en-GB"/>
        </w:rPr>
        <w:t xml:space="preserve">  }</w:t>
      </w:r>
    </w:p>
    <w:p w14:paraId="4E5B68F4" w14:textId="77777777" w:rsidR="000644C3" w:rsidRPr="00D822A3" w:rsidRDefault="000644C3" w:rsidP="00390D2A">
      <w:pPr>
        <w:pStyle w:val="Code"/>
        <w:rPr>
          <w:highlight w:val="white"/>
          <w:lang w:val="en-GB"/>
        </w:rPr>
      </w:pPr>
    </w:p>
    <w:p w14:paraId="23D62A04"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A1698F8" w14:textId="77777777" w:rsidR="000644C3" w:rsidRPr="00D822A3" w:rsidRDefault="000644C3" w:rsidP="00390D2A">
      <w:pPr>
        <w:pStyle w:val="Code"/>
        <w:rPr>
          <w:highlight w:val="white"/>
          <w:lang w:val="en-GB"/>
        </w:rPr>
      </w:pPr>
      <w:r w:rsidRPr="00D822A3">
        <w:rPr>
          <w:highlight w:val="white"/>
          <w:lang w:val="en-GB"/>
        </w:rPr>
        <w:t>}</w:t>
      </w:r>
    </w:p>
    <w:p w14:paraId="7FF740CD" w14:textId="77777777" w:rsidR="000644C3" w:rsidRPr="00D822A3" w:rsidRDefault="000644C3" w:rsidP="00390D2A">
      <w:pPr>
        <w:pStyle w:val="Code"/>
        <w:rPr>
          <w:highlight w:val="white"/>
          <w:lang w:val="en-GB"/>
        </w:rPr>
      </w:pPr>
    </w:p>
    <w:p w14:paraId="4B7DE917" w14:textId="77777777" w:rsidR="000644C3" w:rsidRPr="00D822A3" w:rsidRDefault="000644C3" w:rsidP="00390D2A">
      <w:pPr>
        <w:pStyle w:val="Code"/>
        <w:rPr>
          <w:highlight w:val="white"/>
          <w:lang w:val="en-GB"/>
        </w:rPr>
      </w:pPr>
      <w:r w:rsidRPr="00D822A3">
        <w:rPr>
          <w:highlight w:val="white"/>
          <w:lang w:val="en-GB"/>
        </w:rPr>
        <w:t>FILE* freopen(const char* filename, const char* mode, FILE* stream) {</w:t>
      </w:r>
    </w:p>
    <w:p w14:paraId="3863F17F" w14:textId="77777777" w:rsidR="000644C3" w:rsidRPr="00D822A3" w:rsidRDefault="000644C3" w:rsidP="00390D2A">
      <w:pPr>
        <w:pStyle w:val="Code"/>
        <w:rPr>
          <w:highlight w:val="white"/>
          <w:lang w:val="en-GB"/>
        </w:rPr>
      </w:pPr>
      <w:r w:rsidRPr="00D822A3">
        <w:rPr>
          <w:highlight w:val="white"/>
          <w:lang w:val="en-GB"/>
        </w:rPr>
        <w:t xml:space="preserve">  int handle = -1;</w:t>
      </w:r>
    </w:p>
    <w:p w14:paraId="6D345C51" w14:textId="77777777" w:rsidR="000644C3" w:rsidRPr="00D822A3" w:rsidRDefault="000644C3" w:rsidP="00390D2A">
      <w:pPr>
        <w:pStyle w:val="Code"/>
        <w:rPr>
          <w:highlight w:val="white"/>
          <w:lang w:val="en-GB"/>
        </w:rPr>
      </w:pPr>
    </w:p>
    <w:p w14:paraId="0CC67EB3" w14:textId="77777777" w:rsidR="000644C3" w:rsidRPr="00D822A3" w:rsidRDefault="000644C3" w:rsidP="00390D2A">
      <w:pPr>
        <w:pStyle w:val="Code"/>
        <w:rPr>
          <w:highlight w:val="white"/>
          <w:lang w:val="en-GB"/>
        </w:rPr>
      </w:pPr>
      <w:r w:rsidRPr="00D822A3">
        <w:rPr>
          <w:highlight w:val="white"/>
          <w:lang w:val="en-GB"/>
        </w:rPr>
        <w:t xml:space="preserve">  if (strcmp(mode, "r") == 0) {</w:t>
      </w:r>
    </w:p>
    <w:p w14:paraId="35F74277"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w:t>
      </w:r>
    </w:p>
    <w:p w14:paraId="69BD93DD" w14:textId="77777777" w:rsidR="000644C3" w:rsidRPr="00D822A3" w:rsidRDefault="000644C3" w:rsidP="00390D2A">
      <w:pPr>
        <w:pStyle w:val="Code"/>
        <w:rPr>
          <w:highlight w:val="white"/>
          <w:lang w:val="en-GB"/>
        </w:rPr>
      </w:pPr>
      <w:r w:rsidRPr="00D822A3">
        <w:rPr>
          <w:highlight w:val="white"/>
          <w:lang w:val="en-GB"/>
        </w:rPr>
        <w:t xml:space="preserve">  }</w:t>
      </w:r>
    </w:p>
    <w:p w14:paraId="28DE6DD0"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782786F2"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1F70EF92" w14:textId="77777777" w:rsidR="000644C3" w:rsidRPr="00D822A3" w:rsidRDefault="000644C3" w:rsidP="00390D2A">
      <w:pPr>
        <w:pStyle w:val="Code"/>
        <w:rPr>
          <w:highlight w:val="white"/>
          <w:lang w:val="en-GB"/>
        </w:rPr>
      </w:pPr>
      <w:r w:rsidRPr="00D822A3">
        <w:rPr>
          <w:highlight w:val="white"/>
          <w:lang w:val="en-GB"/>
        </w:rPr>
        <w:t xml:space="preserve">  }</w:t>
      </w:r>
    </w:p>
    <w:p w14:paraId="4AA37F0B"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7D4D9C03"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WRITE);</w:t>
      </w:r>
    </w:p>
    <w:p w14:paraId="2567292F" w14:textId="77777777" w:rsidR="000644C3" w:rsidRPr="00D822A3" w:rsidRDefault="000644C3" w:rsidP="00390D2A">
      <w:pPr>
        <w:pStyle w:val="Code"/>
        <w:rPr>
          <w:highlight w:val="white"/>
          <w:lang w:val="en-GB"/>
        </w:rPr>
      </w:pPr>
    </w:p>
    <w:p w14:paraId="01A3C0ED"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022CF734" w14:textId="77777777" w:rsidR="000644C3" w:rsidRPr="00D822A3" w:rsidRDefault="000644C3" w:rsidP="00390D2A">
      <w:pPr>
        <w:pStyle w:val="Code"/>
        <w:rPr>
          <w:highlight w:val="white"/>
          <w:lang w:val="en-GB"/>
        </w:rPr>
      </w:pPr>
      <w:r w:rsidRPr="00D822A3">
        <w:rPr>
          <w:highlight w:val="white"/>
          <w:lang w:val="en-GB"/>
        </w:rPr>
        <w:lastRenderedPageBreak/>
        <w:t xml:space="preserve">      fseek(stream, 0L, (int) SEEK_END);</w:t>
      </w:r>
    </w:p>
    <w:p w14:paraId="121434BA" w14:textId="77777777" w:rsidR="000644C3" w:rsidRPr="00D822A3" w:rsidRDefault="000644C3" w:rsidP="00390D2A">
      <w:pPr>
        <w:pStyle w:val="Code"/>
        <w:rPr>
          <w:highlight w:val="white"/>
          <w:lang w:val="en-GB"/>
        </w:rPr>
      </w:pPr>
      <w:r w:rsidRPr="00D822A3">
        <w:rPr>
          <w:highlight w:val="white"/>
          <w:lang w:val="en-GB"/>
        </w:rPr>
        <w:t xml:space="preserve">    }</w:t>
      </w:r>
    </w:p>
    <w:p w14:paraId="2C377057" w14:textId="77777777" w:rsidR="000644C3" w:rsidRPr="00D822A3" w:rsidRDefault="000644C3" w:rsidP="00390D2A">
      <w:pPr>
        <w:pStyle w:val="Code"/>
        <w:rPr>
          <w:highlight w:val="white"/>
          <w:lang w:val="en-GB"/>
        </w:rPr>
      </w:pPr>
      <w:r w:rsidRPr="00D822A3">
        <w:rPr>
          <w:highlight w:val="white"/>
          <w:lang w:val="en-GB"/>
        </w:rPr>
        <w:t xml:space="preserve">    else {</w:t>
      </w:r>
    </w:p>
    <w:p w14:paraId="65DD7D9A"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7D2863C8" w14:textId="77777777" w:rsidR="000644C3" w:rsidRPr="00D822A3" w:rsidRDefault="000644C3" w:rsidP="00390D2A">
      <w:pPr>
        <w:pStyle w:val="Code"/>
        <w:rPr>
          <w:highlight w:val="white"/>
          <w:lang w:val="en-GB"/>
        </w:rPr>
      </w:pPr>
      <w:r w:rsidRPr="00D822A3">
        <w:rPr>
          <w:highlight w:val="white"/>
          <w:lang w:val="en-GB"/>
        </w:rPr>
        <w:t xml:space="preserve">    }</w:t>
      </w:r>
    </w:p>
    <w:p w14:paraId="1188E84B" w14:textId="77777777" w:rsidR="000644C3" w:rsidRPr="00D822A3" w:rsidRDefault="000644C3" w:rsidP="00390D2A">
      <w:pPr>
        <w:pStyle w:val="Code"/>
        <w:rPr>
          <w:highlight w:val="white"/>
          <w:lang w:val="en-GB"/>
        </w:rPr>
      </w:pPr>
      <w:r w:rsidRPr="00D822A3">
        <w:rPr>
          <w:highlight w:val="white"/>
          <w:lang w:val="en-GB"/>
        </w:rPr>
        <w:t xml:space="preserve">  }</w:t>
      </w:r>
    </w:p>
    <w:p w14:paraId="4C4449CE" w14:textId="77777777" w:rsidR="000644C3" w:rsidRPr="00D822A3" w:rsidRDefault="000644C3" w:rsidP="00390D2A">
      <w:pPr>
        <w:pStyle w:val="Code"/>
        <w:rPr>
          <w:highlight w:val="white"/>
          <w:lang w:val="en-GB"/>
        </w:rPr>
      </w:pPr>
      <w:r w:rsidRPr="00D822A3">
        <w:rPr>
          <w:highlight w:val="white"/>
          <w:lang w:val="en-GB"/>
        </w:rPr>
        <w:t xml:space="preserve">  else if (strcmp(mode, "r+") == 0) {</w:t>
      </w:r>
    </w:p>
    <w:p w14:paraId="72D04564"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3B02FA33" w14:textId="77777777" w:rsidR="000644C3" w:rsidRPr="00D822A3" w:rsidRDefault="000644C3" w:rsidP="00390D2A">
      <w:pPr>
        <w:pStyle w:val="Code"/>
        <w:rPr>
          <w:highlight w:val="white"/>
          <w:lang w:val="en-GB"/>
        </w:rPr>
      </w:pPr>
      <w:r w:rsidRPr="00D822A3">
        <w:rPr>
          <w:highlight w:val="white"/>
          <w:lang w:val="en-GB"/>
        </w:rPr>
        <w:t xml:space="preserve">  }</w:t>
      </w:r>
    </w:p>
    <w:p w14:paraId="7C454D84"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09BBBCBD"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024454D6" w14:textId="77777777" w:rsidR="000644C3" w:rsidRPr="00D822A3" w:rsidRDefault="000644C3" w:rsidP="00390D2A">
      <w:pPr>
        <w:pStyle w:val="Code"/>
        <w:rPr>
          <w:highlight w:val="white"/>
          <w:lang w:val="en-GB"/>
        </w:rPr>
      </w:pPr>
      <w:r w:rsidRPr="00D822A3">
        <w:rPr>
          <w:highlight w:val="white"/>
          <w:lang w:val="en-GB"/>
        </w:rPr>
        <w:t xml:space="preserve">  }</w:t>
      </w:r>
    </w:p>
    <w:p w14:paraId="127755BC"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0720C56D"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0F428C97" w14:textId="77777777" w:rsidR="000644C3" w:rsidRPr="00D822A3" w:rsidRDefault="000644C3" w:rsidP="00390D2A">
      <w:pPr>
        <w:pStyle w:val="Code"/>
        <w:rPr>
          <w:highlight w:val="white"/>
          <w:lang w:val="en-GB"/>
        </w:rPr>
      </w:pPr>
    </w:p>
    <w:p w14:paraId="071833DB"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468A1879"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3AD9B179" w14:textId="77777777" w:rsidR="000644C3" w:rsidRPr="00D822A3" w:rsidRDefault="000644C3" w:rsidP="00390D2A">
      <w:pPr>
        <w:pStyle w:val="Code"/>
        <w:rPr>
          <w:highlight w:val="white"/>
          <w:lang w:val="en-GB"/>
        </w:rPr>
      </w:pPr>
      <w:r w:rsidRPr="00D822A3">
        <w:rPr>
          <w:highlight w:val="white"/>
          <w:lang w:val="en-GB"/>
        </w:rPr>
        <w:t xml:space="preserve">    }</w:t>
      </w:r>
    </w:p>
    <w:p w14:paraId="4C7A4ECA" w14:textId="77777777" w:rsidR="000644C3" w:rsidRPr="00D822A3" w:rsidRDefault="000644C3" w:rsidP="00390D2A">
      <w:pPr>
        <w:pStyle w:val="Code"/>
        <w:rPr>
          <w:highlight w:val="white"/>
          <w:lang w:val="en-GB"/>
        </w:rPr>
      </w:pPr>
      <w:r w:rsidRPr="00D822A3">
        <w:rPr>
          <w:highlight w:val="white"/>
          <w:lang w:val="en-GB"/>
        </w:rPr>
        <w:t xml:space="preserve">    else {</w:t>
      </w:r>
    </w:p>
    <w:p w14:paraId="0B2D8170"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6BCB684C" w14:textId="77777777" w:rsidR="000644C3" w:rsidRPr="00D822A3" w:rsidRDefault="000644C3" w:rsidP="00390D2A">
      <w:pPr>
        <w:pStyle w:val="Code"/>
        <w:rPr>
          <w:highlight w:val="white"/>
          <w:lang w:val="en-GB"/>
        </w:rPr>
      </w:pPr>
      <w:r w:rsidRPr="00D822A3">
        <w:rPr>
          <w:highlight w:val="white"/>
          <w:lang w:val="en-GB"/>
        </w:rPr>
        <w:t xml:space="preserve">    }</w:t>
      </w:r>
    </w:p>
    <w:p w14:paraId="756D17CE" w14:textId="77777777" w:rsidR="000644C3" w:rsidRPr="00D822A3" w:rsidRDefault="000644C3" w:rsidP="00390D2A">
      <w:pPr>
        <w:pStyle w:val="Code"/>
        <w:rPr>
          <w:highlight w:val="white"/>
          <w:lang w:val="en-GB"/>
        </w:rPr>
      </w:pPr>
      <w:r w:rsidRPr="00D822A3">
        <w:rPr>
          <w:highlight w:val="white"/>
          <w:lang w:val="en-GB"/>
        </w:rPr>
        <w:t xml:space="preserve">  }</w:t>
      </w:r>
    </w:p>
    <w:p w14:paraId="75371EC3" w14:textId="77777777" w:rsidR="000644C3" w:rsidRPr="00D822A3" w:rsidRDefault="000644C3" w:rsidP="00390D2A">
      <w:pPr>
        <w:pStyle w:val="Code"/>
        <w:rPr>
          <w:highlight w:val="white"/>
          <w:lang w:val="en-GB"/>
        </w:rPr>
      </w:pPr>
    </w:p>
    <w:p w14:paraId="5EA41274"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5764D078" w14:textId="77777777" w:rsidR="000644C3" w:rsidRPr="00D822A3" w:rsidRDefault="000644C3" w:rsidP="00390D2A">
      <w:pPr>
        <w:pStyle w:val="Code"/>
        <w:rPr>
          <w:highlight w:val="white"/>
          <w:lang w:val="en-GB"/>
        </w:rPr>
      </w:pPr>
      <w:r w:rsidRPr="00D822A3">
        <w:rPr>
          <w:highlight w:val="white"/>
          <w:lang w:val="en-GB"/>
        </w:rPr>
        <w:t xml:space="preserve">    stream-&gt;open = TRUE;</w:t>
      </w:r>
    </w:p>
    <w:p w14:paraId="519E6DC0" w14:textId="77777777" w:rsidR="000644C3" w:rsidRPr="00D822A3" w:rsidRDefault="000644C3" w:rsidP="00390D2A">
      <w:pPr>
        <w:pStyle w:val="Code"/>
        <w:rPr>
          <w:highlight w:val="white"/>
          <w:lang w:val="en-GB"/>
        </w:rPr>
      </w:pPr>
      <w:r w:rsidRPr="00D822A3">
        <w:rPr>
          <w:highlight w:val="white"/>
          <w:lang w:val="en-GB"/>
        </w:rPr>
        <w:t xml:space="preserve">    stream-&gt;handle = handle;</w:t>
      </w:r>
    </w:p>
    <w:p w14:paraId="45E536A4" w14:textId="77777777" w:rsidR="000644C3" w:rsidRPr="00D822A3" w:rsidRDefault="000644C3" w:rsidP="00390D2A">
      <w:pPr>
        <w:pStyle w:val="Code"/>
        <w:rPr>
          <w:highlight w:val="white"/>
          <w:lang w:val="en-GB"/>
        </w:rPr>
      </w:pPr>
      <w:r w:rsidRPr="00D822A3">
        <w:rPr>
          <w:highlight w:val="white"/>
          <w:lang w:val="en-GB"/>
        </w:rPr>
        <w:t xml:space="preserve">    stream-&gt;size = 0l; // filesize(handle);</w:t>
      </w:r>
    </w:p>
    <w:p w14:paraId="056E0DE5" w14:textId="77777777" w:rsidR="000644C3" w:rsidRPr="00D822A3" w:rsidRDefault="000644C3" w:rsidP="00390D2A">
      <w:pPr>
        <w:pStyle w:val="Code"/>
        <w:rPr>
          <w:highlight w:val="white"/>
          <w:lang w:val="en-GB"/>
        </w:rPr>
      </w:pPr>
      <w:r w:rsidRPr="00D822A3">
        <w:rPr>
          <w:highlight w:val="white"/>
          <w:lang w:val="en-GB"/>
        </w:rPr>
        <w:t xml:space="preserve">    strcpy(stream-&gt;name, filename);</w:t>
      </w:r>
    </w:p>
    <w:p w14:paraId="6A17B546" w14:textId="77777777" w:rsidR="000644C3" w:rsidRPr="00D822A3" w:rsidRDefault="000644C3" w:rsidP="00390D2A">
      <w:pPr>
        <w:pStyle w:val="Code"/>
        <w:rPr>
          <w:highlight w:val="white"/>
          <w:lang w:val="en-GB"/>
        </w:rPr>
      </w:pPr>
      <w:r w:rsidRPr="00D822A3">
        <w:rPr>
          <w:highlight w:val="white"/>
          <w:lang w:val="en-GB"/>
        </w:rPr>
        <w:t xml:space="preserve">    stream-&gt;temporary = FALSE;</w:t>
      </w:r>
    </w:p>
    <w:p w14:paraId="7787BAF9" w14:textId="77777777" w:rsidR="000644C3" w:rsidRPr="00D822A3" w:rsidRDefault="000644C3" w:rsidP="00390D2A">
      <w:pPr>
        <w:pStyle w:val="Code"/>
        <w:rPr>
          <w:highlight w:val="white"/>
          <w:lang w:val="en-GB"/>
        </w:rPr>
      </w:pPr>
      <w:r w:rsidRPr="00D822A3">
        <w:rPr>
          <w:highlight w:val="white"/>
          <w:lang w:val="en-GB"/>
        </w:rPr>
        <w:t xml:space="preserve">    return stream;</w:t>
      </w:r>
    </w:p>
    <w:p w14:paraId="2D1CDACB" w14:textId="77777777" w:rsidR="000644C3" w:rsidRPr="00D822A3" w:rsidRDefault="000644C3" w:rsidP="00390D2A">
      <w:pPr>
        <w:pStyle w:val="Code"/>
        <w:rPr>
          <w:highlight w:val="white"/>
          <w:lang w:val="en-GB"/>
        </w:rPr>
      </w:pPr>
      <w:r w:rsidRPr="00D822A3">
        <w:rPr>
          <w:highlight w:val="white"/>
          <w:lang w:val="en-GB"/>
        </w:rPr>
        <w:t xml:space="preserve">  }</w:t>
      </w:r>
    </w:p>
    <w:p w14:paraId="47026CCC" w14:textId="77777777" w:rsidR="000644C3" w:rsidRPr="00D822A3" w:rsidRDefault="000644C3" w:rsidP="00390D2A">
      <w:pPr>
        <w:pStyle w:val="Code"/>
        <w:rPr>
          <w:highlight w:val="white"/>
          <w:lang w:val="en-GB"/>
        </w:rPr>
      </w:pPr>
      <w:r w:rsidRPr="00D822A3">
        <w:rPr>
          <w:highlight w:val="white"/>
          <w:lang w:val="en-GB"/>
        </w:rPr>
        <w:t xml:space="preserve">  else {</w:t>
      </w:r>
    </w:p>
    <w:p w14:paraId="431499C9" w14:textId="77777777" w:rsidR="000644C3" w:rsidRPr="00D822A3" w:rsidRDefault="000644C3" w:rsidP="00390D2A">
      <w:pPr>
        <w:pStyle w:val="Code"/>
        <w:rPr>
          <w:highlight w:val="white"/>
          <w:lang w:val="en-GB"/>
        </w:rPr>
      </w:pPr>
      <w:r w:rsidRPr="00D822A3">
        <w:rPr>
          <w:highlight w:val="white"/>
          <w:lang w:val="en-GB"/>
        </w:rPr>
        <w:t xml:space="preserve">    stream-&gt;open = FALSE;</w:t>
      </w:r>
    </w:p>
    <w:p w14:paraId="085C9F65"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45BA454" w14:textId="77777777" w:rsidR="000644C3" w:rsidRPr="00D822A3" w:rsidRDefault="000644C3" w:rsidP="00390D2A">
      <w:pPr>
        <w:pStyle w:val="Code"/>
        <w:rPr>
          <w:highlight w:val="white"/>
          <w:lang w:val="en-GB"/>
        </w:rPr>
      </w:pPr>
      <w:r w:rsidRPr="00D822A3">
        <w:rPr>
          <w:highlight w:val="white"/>
          <w:lang w:val="en-GB"/>
        </w:rPr>
        <w:t xml:space="preserve">  }</w:t>
      </w:r>
    </w:p>
    <w:p w14:paraId="2ABC2506" w14:textId="77777777" w:rsidR="000644C3" w:rsidRPr="00D822A3" w:rsidRDefault="000644C3" w:rsidP="00390D2A">
      <w:pPr>
        <w:pStyle w:val="Code"/>
        <w:rPr>
          <w:highlight w:val="white"/>
          <w:lang w:val="en-GB"/>
        </w:rPr>
      </w:pPr>
      <w:r w:rsidRPr="00D822A3">
        <w:rPr>
          <w:highlight w:val="white"/>
          <w:lang w:val="en-GB"/>
        </w:rPr>
        <w:t>}</w:t>
      </w:r>
    </w:p>
    <w:p w14:paraId="0EE53059" w14:textId="77777777" w:rsidR="000644C3" w:rsidRPr="00D822A3" w:rsidRDefault="000644C3" w:rsidP="00390D2A">
      <w:pPr>
        <w:pStyle w:val="Code"/>
        <w:rPr>
          <w:highlight w:val="white"/>
          <w:lang w:val="en-GB"/>
        </w:rPr>
      </w:pPr>
    </w:p>
    <w:p w14:paraId="097C7FA8" w14:textId="77777777" w:rsidR="000644C3" w:rsidRPr="00D822A3" w:rsidRDefault="000644C3" w:rsidP="00390D2A">
      <w:pPr>
        <w:pStyle w:val="Code"/>
        <w:rPr>
          <w:highlight w:val="white"/>
          <w:lang w:val="en-GB"/>
        </w:rPr>
      </w:pPr>
      <w:r w:rsidRPr="00D822A3">
        <w:rPr>
          <w:highlight w:val="white"/>
          <w:lang w:val="en-GB"/>
        </w:rPr>
        <w:t>int fflush(FILE* stream) {</w:t>
      </w:r>
    </w:p>
    <w:p w14:paraId="083A01CA"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46346E0" w14:textId="77777777" w:rsidR="000644C3" w:rsidRPr="00D822A3" w:rsidRDefault="000644C3" w:rsidP="00390D2A">
      <w:pPr>
        <w:pStyle w:val="Code"/>
        <w:rPr>
          <w:highlight w:val="white"/>
          <w:lang w:val="en-GB"/>
        </w:rPr>
      </w:pPr>
      <w:r w:rsidRPr="00D822A3">
        <w:rPr>
          <w:highlight w:val="white"/>
          <w:lang w:val="en-GB"/>
        </w:rPr>
        <w:t xml:space="preserve">    int index;</w:t>
      </w:r>
    </w:p>
    <w:p w14:paraId="5FA2C475" w14:textId="77777777" w:rsidR="000644C3" w:rsidRPr="00D822A3" w:rsidRDefault="000644C3" w:rsidP="00390D2A">
      <w:pPr>
        <w:pStyle w:val="Code"/>
        <w:rPr>
          <w:highlight w:val="white"/>
          <w:lang w:val="en-GB"/>
        </w:rPr>
      </w:pPr>
    </w:p>
    <w:p w14:paraId="0257A87B"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77E7205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78D0A982" w14:textId="77777777" w:rsidR="000644C3" w:rsidRPr="00D822A3" w:rsidRDefault="000644C3" w:rsidP="00390D2A">
      <w:pPr>
        <w:pStyle w:val="Code"/>
        <w:rPr>
          <w:highlight w:val="white"/>
          <w:lang w:val="en-GB"/>
        </w:rPr>
      </w:pPr>
      <w:r w:rsidRPr="00D822A3">
        <w:rPr>
          <w:highlight w:val="white"/>
          <w:lang w:val="en-GB"/>
        </w:rPr>
        <w:t xml:space="preserve">        if (fflush(&amp;g_fileArray[index]) == EOF) {</w:t>
      </w:r>
    </w:p>
    <w:p w14:paraId="7803D363" w14:textId="77777777" w:rsidR="000644C3" w:rsidRPr="00D822A3" w:rsidRDefault="000644C3" w:rsidP="00390D2A">
      <w:pPr>
        <w:pStyle w:val="Code"/>
        <w:rPr>
          <w:highlight w:val="white"/>
          <w:lang w:val="en-GB"/>
        </w:rPr>
      </w:pPr>
      <w:r w:rsidRPr="00D822A3">
        <w:rPr>
          <w:highlight w:val="white"/>
          <w:lang w:val="en-GB"/>
        </w:rPr>
        <w:t xml:space="preserve">          return EOF;</w:t>
      </w:r>
    </w:p>
    <w:p w14:paraId="45D18436" w14:textId="77777777" w:rsidR="000644C3" w:rsidRPr="00D822A3" w:rsidRDefault="000644C3" w:rsidP="00390D2A">
      <w:pPr>
        <w:pStyle w:val="Code"/>
        <w:rPr>
          <w:highlight w:val="white"/>
          <w:lang w:val="en-GB"/>
        </w:rPr>
      </w:pPr>
      <w:r w:rsidRPr="00D822A3">
        <w:rPr>
          <w:highlight w:val="white"/>
          <w:lang w:val="en-GB"/>
        </w:rPr>
        <w:t xml:space="preserve">        }</w:t>
      </w:r>
    </w:p>
    <w:p w14:paraId="11C9E037" w14:textId="77777777" w:rsidR="000644C3" w:rsidRPr="00D822A3" w:rsidRDefault="000644C3" w:rsidP="00390D2A">
      <w:pPr>
        <w:pStyle w:val="Code"/>
        <w:rPr>
          <w:highlight w:val="white"/>
          <w:lang w:val="en-GB"/>
        </w:rPr>
      </w:pPr>
      <w:r w:rsidRPr="00D822A3">
        <w:rPr>
          <w:highlight w:val="white"/>
          <w:lang w:val="en-GB"/>
        </w:rPr>
        <w:t xml:space="preserve">      }</w:t>
      </w:r>
    </w:p>
    <w:p w14:paraId="08AB543B" w14:textId="77777777" w:rsidR="000644C3" w:rsidRPr="00D822A3" w:rsidRDefault="000644C3" w:rsidP="00390D2A">
      <w:pPr>
        <w:pStyle w:val="Code"/>
        <w:rPr>
          <w:highlight w:val="white"/>
          <w:lang w:val="en-GB"/>
        </w:rPr>
      </w:pPr>
      <w:r w:rsidRPr="00D822A3">
        <w:rPr>
          <w:highlight w:val="white"/>
          <w:lang w:val="en-GB"/>
        </w:rPr>
        <w:t xml:space="preserve">    }</w:t>
      </w:r>
    </w:p>
    <w:p w14:paraId="2FCB2264" w14:textId="77777777" w:rsidR="000644C3" w:rsidRPr="00D822A3" w:rsidRDefault="000644C3" w:rsidP="00390D2A">
      <w:pPr>
        <w:pStyle w:val="Code"/>
        <w:rPr>
          <w:highlight w:val="white"/>
          <w:lang w:val="en-GB"/>
        </w:rPr>
      </w:pPr>
      <w:r w:rsidRPr="00D822A3">
        <w:rPr>
          <w:highlight w:val="white"/>
          <w:lang w:val="en-GB"/>
        </w:rPr>
        <w:t xml:space="preserve">  }</w:t>
      </w:r>
    </w:p>
    <w:p w14:paraId="3CC75E40" w14:textId="77777777" w:rsidR="00B44133" w:rsidRPr="00D822A3" w:rsidRDefault="00B44133" w:rsidP="00390D2A">
      <w:pPr>
        <w:pStyle w:val="Code"/>
        <w:rPr>
          <w:highlight w:val="white"/>
          <w:lang w:val="en-GB"/>
        </w:rPr>
      </w:pPr>
    </w:p>
    <w:p w14:paraId="3D15F5DC" w14:textId="04794E8E" w:rsidR="000644C3" w:rsidRPr="00D822A3" w:rsidRDefault="000644C3" w:rsidP="00390D2A">
      <w:pPr>
        <w:pStyle w:val="Code"/>
        <w:rPr>
          <w:highlight w:val="white"/>
          <w:lang w:val="en-GB"/>
        </w:rPr>
      </w:pPr>
      <w:r w:rsidRPr="00D822A3">
        <w:rPr>
          <w:highlight w:val="white"/>
          <w:lang w:val="en-GB"/>
        </w:rPr>
        <w:t xml:space="preserve">  return 0;</w:t>
      </w:r>
    </w:p>
    <w:p w14:paraId="0E85D277" w14:textId="77777777" w:rsidR="000644C3" w:rsidRPr="00D822A3" w:rsidRDefault="000644C3" w:rsidP="00390D2A">
      <w:pPr>
        <w:pStyle w:val="Code"/>
        <w:rPr>
          <w:highlight w:val="white"/>
          <w:lang w:val="en-GB"/>
        </w:rPr>
      </w:pPr>
      <w:r w:rsidRPr="00D822A3">
        <w:rPr>
          <w:highlight w:val="white"/>
          <w:lang w:val="en-GB"/>
        </w:rPr>
        <w:t>}</w:t>
      </w:r>
    </w:p>
    <w:p w14:paraId="3EE7D508" w14:textId="77777777" w:rsidR="000644C3" w:rsidRPr="00D822A3" w:rsidRDefault="000644C3" w:rsidP="00390D2A">
      <w:pPr>
        <w:pStyle w:val="Code"/>
        <w:rPr>
          <w:highlight w:val="white"/>
          <w:lang w:val="en-GB"/>
        </w:rPr>
      </w:pPr>
    </w:p>
    <w:p w14:paraId="5EE4576A" w14:textId="77777777" w:rsidR="000644C3" w:rsidRPr="00D822A3" w:rsidRDefault="000644C3" w:rsidP="00390D2A">
      <w:pPr>
        <w:pStyle w:val="Code"/>
        <w:rPr>
          <w:highlight w:val="white"/>
          <w:lang w:val="en-GB"/>
        </w:rPr>
      </w:pPr>
      <w:r w:rsidRPr="00D822A3">
        <w:rPr>
          <w:highlight w:val="white"/>
          <w:lang w:val="en-GB"/>
        </w:rPr>
        <w:t>int fclose(FILE* stream) {</w:t>
      </w:r>
    </w:p>
    <w:p w14:paraId="78FA7098"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ABE776C" w14:textId="77777777" w:rsidR="000644C3" w:rsidRPr="00D822A3" w:rsidRDefault="000644C3" w:rsidP="00390D2A">
      <w:pPr>
        <w:pStyle w:val="Code"/>
        <w:rPr>
          <w:highlight w:val="white"/>
          <w:lang w:val="en-GB"/>
        </w:rPr>
      </w:pPr>
      <w:r w:rsidRPr="00D822A3">
        <w:rPr>
          <w:highlight w:val="white"/>
          <w:lang w:val="en-GB"/>
        </w:rPr>
        <w:t xml:space="preserve">    int handle = stream-&gt;handle;</w:t>
      </w:r>
    </w:p>
    <w:p w14:paraId="37F83BFB" w14:textId="77777777" w:rsidR="000644C3" w:rsidRPr="00D822A3" w:rsidRDefault="000644C3" w:rsidP="00390D2A">
      <w:pPr>
        <w:pStyle w:val="Code"/>
        <w:rPr>
          <w:highlight w:val="white"/>
          <w:lang w:val="en-GB"/>
        </w:rPr>
      </w:pPr>
    </w:p>
    <w:p w14:paraId="4921EC8B" w14:textId="77777777" w:rsidR="000644C3" w:rsidRPr="00D822A3" w:rsidRDefault="000644C3" w:rsidP="00390D2A">
      <w:pPr>
        <w:pStyle w:val="Code"/>
        <w:rPr>
          <w:highlight w:val="white"/>
          <w:lang w:val="en-GB"/>
        </w:rPr>
      </w:pPr>
      <w:r w:rsidRPr="00D822A3">
        <w:rPr>
          <w:highlight w:val="white"/>
          <w:lang w:val="en-GB"/>
        </w:rPr>
        <w:lastRenderedPageBreak/>
        <w:t xml:space="preserve">    load_register(ah, 0x3Es);</w:t>
      </w:r>
    </w:p>
    <w:p w14:paraId="357C5A9A"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7EAC9212"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3D6CAB5C" w14:textId="77777777" w:rsidR="000644C3" w:rsidRPr="00D822A3" w:rsidRDefault="000644C3" w:rsidP="00390D2A">
      <w:pPr>
        <w:pStyle w:val="Code"/>
        <w:rPr>
          <w:highlight w:val="white"/>
          <w:lang w:val="en-GB"/>
        </w:rPr>
      </w:pPr>
    </w:p>
    <w:p w14:paraId="0CF6B4C7" w14:textId="77777777" w:rsidR="000644C3" w:rsidRPr="00D822A3" w:rsidRDefault="000644C3" w:rsidP="00390D2A">
      <w:pPr>
        <w:pStyle w:val="Code"/>
        <w:rPr>
          <w:highlight w:val="white"/>
          <w:lang w:val="en-GB"/>
        </w:rPr>
      </w:pPr>
      <w:r w:rsidRPr="00D822A3">
        <w:rPr>
          <w:highlight w:val="white"/>
          <w:lang w:val="en-GB"/>
        </w:rPr>
        <w:t xml:space="preserve">    { int handle;</w:t>
      </w:r>
    </w:p>
    <w:p w14:paraId="6F81ED4A"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66791628"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4E53FA7C"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06BD4DDA" w14:textId="77777777" w:rsidR="000644C3" w:rsidRPr="00D822A3" w:rsidRDefault="000644C3" w:rsidP="00390D2A">
      <w:pPr>
        <w:pStyle w:val="Code"/>
        <w:rPr>
          <w:highlight w:val="white"/>
          <w:lang w:val="en-GB"/>
        </w:rPr>
      </w:pPr>
    </w:p>
    <w:p w14:paraId="27605FC4"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3746A531" w14:textId="77777777" w:rsidR="000644C3" w:rsidRPr="00D822A3" w:rsidRDefault="000644C3" w:rsidP="00390D2A">
      <w:pPr>
        <w:pStyle w:val="Code"/>
        <w:rPr>
          <w:highlight w:val="white"/>
          <w:lang w:val="en-GB"/>
        </w:rPr>
      </w:pPr>
      <w:r w:rsidRPr="00D822A3">
        <w:rPr>
          <w:highlight w:val="white"/>
          <w:lang w:val="en-GB"/>
        </w:rPr>
        <w:t xml:space="preserve">        return 0;</w:t>
      </w:r>
    </w:p>
    <w:p w14:paraId="2C3C0B1D" w14:textId="77777777" w:rsidR="000644C3" w:rsidRPr="00D822A3" w:rsidRDefault="000644C3" w:rsidP="00390D2A">
      <w:pPr>
        <w:pStyle w:val="Code"/>
        <w:rPr>
          <w:highlight w:val="white"/>
          <w:lang w:val="en-GB"/>
        </w:rPr>
      </w:pPr>
      <w:r w:rsidRPr="00D822A3">
        <w:rPr>
          <w:highlight w:val="white"/>
          <w:lang w:val="en-GB"/>
        </w:rPr>
        <w:t xml:space="preserve">      }</w:t>
      </w:r>
    </w:p>
    <w:p w14:paraId="168327DC" w14:textId="77777777" w:rsidR="000644C3" w:rsidRPr="00D822A3" w:rsidRDefault="000644C3" w:rsidP="00390D2A">
      <w:pPr>
        <w:pStyle w:val="Code"/>
        <w:rPr>
          <w:highlight w:val="white"/>
          <w:lang w:val="en-GB"/>
        </w:rPr>
      </w:pPr>
      <w:r w:rsidRPr="00D822A3">
        <w:rPr>
          <w:highlight w:val="white"/>
          <w:lang w:val="en-GB"/>
        </w:rPr>
        <w:t xml:space="preserve">      else {</w:t>
      </w:r>
    </w:p>
    <w:p w14:paraId="409CF1F9"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5FFBA922" w14:textId="77777777" w:rsidR="000644C3" w:rsidRPr="00D822A3" w:rsidRDefault="000644C3" w:rsidP="00390D2A">
      <w:pPr>
        <w:pStyle w:val="Code"/>
        <w:rPr>
          <w:highlight w:val="white"/>
          <w:lang w:val="en-GB"/>
        </w:rPr>
      </w:pPr>
      <w:r w:rsidRPr="00D822A3">
        <w:rPr>
          <w:highlight w:val="white"/>
          <w:lang w:val="en-GB"/>
        </w:rPr>
        <w:t xml:space="preserve">        return -1;</w:t>
      </w:r>
    </w:p>
    <w:p w14:paraId="549468B9" w14:textId="77777777" w:rsidR="000644C3" w:rsidRPr="00D822A3" w:rsidRDefault="000644C3" w:rsidP="00390D2A">
      <w:pPr>
        <w:pStyle w:val="Code"/>
        <w:rPr>
          <w:highlight w:val="white"/>
          <w:lang w:val="en-GB"/>
        </w:rPr>
      </w:pPr>
      <w:r w:rsidRPr="00D822A3">
        <w:rPr>
          <w:highlight w:val="white"/>
          <w:lang w:val="en-GB"/>
        </w:rPr>
        <w:t xml:space="preserve">      }</w:t>
      </w:r>
    </w:p>
    <w:p w14:paraId="5C826635" w14:textId="77777777" w:rsidR="000644C3" w:rsidRPr="00D822A3" w:rsidRDefault="000644C3" w:rsidP="00390D2A">
      <w:pPr>
        <w:pStyle w:val="Code"/>
        <w:rPr>
          <w:highlight w:val="white"/>
          <w:lang w:val="en-GB"/>
        </w:rPr>
      </w:pPr>
      <w:r w:rsidRPr="00D822A3">
        <w:rPr>
          <w:highlight w:val="white"/>
          <w:lang w:val="en-GB"/>
        </w:rPr>
        <w:t xml:space="preserve">    }</w:t>
      </w:r>
    </w:p>
    <w:p w14:paraId="639AE14C" w14:textId="77777777" w:rsidR="000644C3" w:rsidRPr="00D822A3" w:rsidRDefault="000644C3" w:rsidP="00390D2A">
      <w:pPr>
        <w:pStyle w:val="Code"/>
        <w:rPr>
          <w:highlight w:val="white"/>
          <w:lang w:val="en-GB"/>
        </w:rPr>
      </w:pPr>
      <w:r w:rsidRPr="00D822A3">
        <w:rPr>
          <w:highlight w:val="white"/>
          <w:lang w:val="en-GB"/>
        </w:rPr>
        <w:t xml:space="preserve">  }</w:t>
      </w:r>
    </w:p>
    <w:p w14:paraId="47C20BC2" w14:textId="77777777" w:rsidR="000644C3" w:rsidRPr="00D822A3" w:rsidRDefault="000644C3" w:rsidP="00390D2A">
      <w:pPr>
        <w:pStyle w:val="Code"/>
        <w:rPr>
          <w:highlight w:val="white"/>
          <w:lang w:val="en-GB"/>
        </w:rPr>
      </w:pPr>
      <w:r w:rsidRPr="00D822A3">
        <w:rPr>
          <w:highlight w:val="white"/>
          <w:lang w:val="en-GB"/>
        </w:rPr>
        <w:t xml:space="preserve">  else {</w:t>
      </w:r>
    </w:p>
    <w:p w14:paraId="7A49E192" w14:textId="77777777" w:rsidR="000644C3" w:rsidRPr="00D822A3" w:rsidRDefault="000644C3" w:rsidP="00390D2A">
      <w:pPr>
        <w:pStyle w:val="Code"/>
        <w:rPr>
          <w:highlight w:val="white"/>
          <w:lang w:val="en-GB"/>
        </w:rPr>
      </w:pPr>
      <w:r w:rsidRPr="00D822A3">
        <w:rPr>
          <w:highlight w:val="white"/>
          <w:lang w:val="en-GB"/>
        </w:rPr>
        <w:t xml:space="preserve">    int index;</w:t>
      </w:r>
    </w:p>
    <w:p w14:paraId="7F5FA4E8" w14:textId="77777777" w:rsidR="000644C3" w:rsidRPr="00D822A3" w:rsidRDefault="000644C3" w:rsidP="00390D2A">
      <w:pPr>
        <w:pStyle w:val="Code"/>
        <w:rPr>
          <w:highlight w:val="white"/>
          <w:lang w:val="en-GB"/>
        </w:rPr>
      </w:pPr>
    </w:p>
    <w:p w14:paraId="134656B0"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0C7861E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015084BB" w14:textId="77777777" w:rsidR="000644C3" w:rsidRPr="00D822A3" w:rsidRDefault="000644C3" w:rsidP="00390D2A">
      <w:pPr>
        <w:pStyle w:val="Code"/>
        <w:rPr>
          <w:highlight w:val="white"/>
          <w:lang w:val="en-GB"/>
        </w:rPr>
      </w:pPr>
      <w:r w:rsidRPr="00D822A3">
        <w:rPr>
          <w:highlight w:val="white"/>
          <w:lang w:val="en-GB"/>
        </w:rPr>
        <w:t xml:space="preserve">        if (fclose(&amp;g_fileArray[index]) == EOF) {</w:t>
      </w:r>
    </w:p>
    <w:p w14:paraId="0900BB0D" w14:textId="77777777" w:rsidR="000644C3" w:rsidRPr="00D822A3" w:rsidRDefault="000644C3" w:rsidP="00390D2A">
      <w:pPr>
        <w:pStyle w:val="Code"/>
        <w:rPr>
          <w:highlight w:val="white"/>
          <w:lang w:val="en-GB"/>
        </w:rPr>
      </w:pPr>
      <w:r w:rsidRPr="00D822A3">
        <w:rPr>
          <w:highlight w:val="white"/>
          <w:lang w:val="en-GB"/>
        </w:rPr>
        <w:t xml:space="preserve">          return EOF;</w:t>
      </w:r>
    </w:p>
    <w:p w14:paraId="7C148F47" w14:textId="77777777" w:rsidR="000644C3" w:rsidRPr="00D822A3" w:rsidRDefault="000644C3" w:rsidP="00390D2A">
      <w:pPr>
        <w:pStyle w:val="Code"/>
        <w:rPr>
          <w:highlight w:val="white"/>
          <w:lang w:val="en-GB"/>
        </w:rPr>
      </w:pPr>
      <w:r w:rsidRPr="00D822A3">
        <w:rPr>
          <w:highlight w:val="white"/>
          <w:lang w:val="en-GB"/>
        </w:rPr>
        <w:t xml:space="preserve">        }</w:t>
      </w:r>
    </w:p>
    <w:p w14:paraId="3BC98CEB" w14:textId="77777777" w:rsidR="000644C3" w:rsidRPr="00D822A3" w:rsidRDefault="000644C3" w:rsidP="00390D2A">
      <w:pPr>
        <w:pStyle w:val="Code"/>
        <w:rPr>
          <w:highlight w:val="white"/>
          <w:lang w:val="en-GB"/>
        </w:rPr>
      </w:pPr>
      <w:r w:rsidRPr="00D822A3">
        <w:rPr>
          <w:highlight w:val="white"/>
          <w:lang w:val="en-GB"/>
        </w:rPr>
        <w:t xml:space="preserve">      }</w:t>
      </w:r>
    </w:p>
    <w:p w14:paraId="3E2FE7D1" w14:textId="77777777" w:rsidR="000644C3" w:rsidRPr="00D822A3" w:rsidRDefault="000644C3" w:rsidP="00390D2A">
      <w:pPr>
        <w:pStyle w:val="Code"/>
        <w:rPr>
          <w:highlight w:val="white"/>
          <w:lang w:val="en-GB"/>
        </w:rPr>
      </w:pPr>
      <w:r w:rsidRPr="00D822A3">
        <w:rPr>
          <w:highlight w:val="white"/>
          <w:lang w:val="en-GB"/>
        </w:rPr>
        <w:t xml:space="preserve">    }</w:t>
      </w:r>
    </w:p>
    <w:p w14:paraId="4EDD0B9A" w14:textId="77777777" w:rsidR="000644C3" w:rsidRPr="00D822A3" w:rsidRDefault="000644C3" w:rsidP="00390D2A">
      <w:pPr>
        <w:pStyle w:val="Code"/>
        <w:rPr>
          <w:highlight w:val="white"/>
          <w:lang w:val="en-GB"/>
        </w:rPr>
      </w:pPr>
    </w:p>
    <w:p w14:paraId="1112E226" w14:textId="77777777" w:rsidR="000644C3" w:rsidRPr="00D822A3" w:rsidRDefault="000644C3" w:rsidP="00390D2A">
      <w:pPr>
        <w:pStyle w:val="Code"/>
        <w:rPr>
          <w:highlight w:val="white"/>
          <w:lang w:val="en-GB"/>
        </w:rPr>
      </w:pPr>
      <w:r w:rsidRPr="00D822A3">
        <w:rPr>
          <w:highlight w:val="white"/>
          <w:lang w:val="en-GB"/>
        </w:rPr>
        <w:t xml:space="preserve">    return 0;</w:t>
      </w:r>
    </w:p>
    <w:p w14:paraId="1C7A7F0F" w14:textId="77777777" w:rsidR="000644C3" w:rsidRPr="00D822A3" w:rsidRDefault="000644C3" w:rsidP="00390D2A">
      <w:pPr>
        <w:pStyle w:val="Code"/>
        <w:rPr>
          <w:highlight w:val="white"/>
          <w:lang w:val="en-GB"/>
        </w:rPr>
      </w:pPr>
      <w:r w:rsidRPr="00D822A3">
        <w:rPr>
          <w:highlight w:val="white"/>
          <w:lang w:val="en-GB"/>
        </w:rPr>
        <w:t xml:space="preserve">  }</w:t>
      </w:r>
    </w:p>
    <w:p w14:paraId="22691F38" w14:textId="77777777" w:rsidR="000644C3" w:rsidRPr="00D822A3" w:rsidRDefault="000644C3" w:rsidP="00390D2A">
      <w:pPr>
        <w:pStyle w:val="Code"/>
        <w:rPr>
          <w:highlight w:val="white"/>
          <w:lang w:val="en-GB"/>
        </w:rPr>
      </w:pPr>
      <w:r w:rsidRPr="00D822A3">
        <w:rPr>
          <w:highlight w:val="white"/>
          <w:lang w:val="en-GB"/>
        </w:rPr>
        <w:t>}</w:t>
      </w:r>
    </w:p>
    <w:p w14:paraId="35DF66BC" w14:textId="77777777" w:rsidR="000644C3" w:rsidRPr="00D822A3" w:rsidRDefault="000644C3" w:rsidP="00390D2A">
      <w:pPr>
        <w:pStyle w:val="Code"/>
        <w:rPr>
          <w:highlight w:val="white"/>
          <w:lang w:val="en-GB"/>
        </w:rPr>
      </w:pPr>
    </w:p>
    <w:p w14:paraId="56750766" w14:textId="77777777" w:rsidR="000644C3" w:rsidRPr="00D822A3" w:rsidRDefault="000644C3" w:rsidP="00390D2A">
      <w:pPr>
        <w:pStyle w:val="Code"/>
        <w:rPr>
          <w:highlight w:val="white"/>
          <w:lang w:val="en-GB"/>
        </w:rPr>
      </w:pPr>
      <w:r w:rsidRPr="00D822A3">
        <w:rPr>
          <w:highlight w:val="white"/>
          <w:lang w:val="en-GB"/>
        </w:rPr>
        <w:t>int remove(const char* name) {</w:t>
      </w:r>
    </w:p>
    <w:p w14:paraId="62A9AA5F" w14:textId="77777777" w:rsidR="000644C3" w:rsidRPr="00D822A3" w:rsidRDefault="000644C3" w:rsidP="00390D2A">
      <w:pPr>
        <w:pStyle w:val="Code"/>
        <w:rPr>
          <w:highlight w:val="white"/>
          <w:lang w:val="en-GB"/>
        </w:rPr>
      </w:pPr>
      <w:r w:rsidRPr="00D822A3">
        <w:rPr>
          <w:highlight w:val="white"/>
          <w:lang w:val="en-GB"/>
        </w:rPr>
        <w:t xml:space="preserve">  load_register(ah, 0x41s);</w:t>
      </w:r>
    </w:p>
    <w:p w14:paraId="21F9E1F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A5DB5D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4814CF8B"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616ADF4F" w14:textId="77777777" w:rsidR="000644C3" w:rsidRPr="00D822A3" w:rsidRDefault="000644C3" w:rsidP="00390D2A">
      <w:pPr>
        <w:pStyle w:val="Code"/>
        <w:rPr>
          <w:highlight w:val="white"/>
          <w:lang w:val="en-GB"/>
        </w:rPr>
      </w:pPr>
    </w:p>
    <w:p w14:paraId="5C05D568"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D8CC59"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6245CCF" w14:textId="77777777" w:rsidR="000644C3" w:rsidRPr="00D822A3" w:rsidRDefault="000644C3" w:rsidP="00390D2A">
      <w:pPr>
        <w:pStyle w:val="Code"/>
        <w:rPr>
          <w:highlight w:val="white"/>
          <w:lang w:val="en-GB"/>
        </w:rPr>
      </w:pPr>
    </w:p>
    <w:p w14:paraId="5C0928F2"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674AB25" w14:textId="77777777" w:rsidR="000644C3" w:rsidRPr="00D822A3" w:rsidRDefault="000644C3" w:rsidP="00390D2A">
      <w:pPr>
        <w:pStyle w:val="Code"/>
        <w:rPr>
          <w:highlight w:val="white"/>
          <w:lang w:val="en-GB"/>
        </w:rPr>
      </w:pPr>
      <w:r w:rsidRPr="00D822A3">
        <w:rPr>
          <w:highlight w:val="white"/>
          <w:lang w:val="en-GB"/>
        </w:rPr>
        <w:t xml:space="preserve">      errno = FREMOVE;</w:t>
      </w:r>
    </w:p>
    <w:p w14:paraId="24D6A57A" w14:textId="77777777" w:rsidR="000644C3" w:rsidRPr="00D822A3" w:rsidRDefault="000644C3" w:rsidP="00390D2A">
      <w:pPr>
        <w:pStyle w:val="Code"/>
        <w:rPr>
          <w:highlight w:val="white"/>
          <w:lang w:val="en-GB"/>
        </w:rPr>
      </w:pPr>
      <w:r w:rsidRPr="00D822A3">
        <w:rPr>
          <w:highlight w:val="white"/>
          <w:lang w:val="en-GB"/>
        </w:rPr>
        <w:t xml:space="preserve">      return EOF;</w:t>
      </w:r>
    </w:p>
    <w:p w14:paraId="5996F689" w14:textId="77777777" w:rsidR="000644C3" w:rsidRPr="00D822A3" w:rsidRDefault="000644C3" w:rsidP="00390D2A">
      <w:pPr>
        <w:pStyle w:val="Code"/>
        <w:rPr>
          <w:highlight w:val="white"/>
          <w:lang w:val="en-GB"/>
        </w:rPr>
      </w:pPr>
      <w:r w:rsidRPr="00D822A3">
        <w:rPr>
          <w:highlight w:val="white"/>
          <w:lang w:val="en-GB"/>
        </w:rPr>
        <w:t xml:space="preserve">    }</w:t>
      </w:r>
    </w:p>
    <w:p w14:paraId="0F7CCEF9" w14:textId="77777777" w:rsidR="000644C3" w:rsidRPr="00D822A3" w:rsidRDefault="000644C3" w:rsidP="00390D2A">
      <w:pPr>
        <w:pStyle w:val="Code"/>
        <w:rPr>
          <w:highlight w:val="white"/>
          <w:lang w:val="en-GB"/>
        </w:rPr>
      </w:pPr>
      <w:r w:rsidRPr="00D822A3">
        <w:rPr>
          <w:highlight w:val="white"/>
          <w:lang w:val="en-GB"/>
        </w:rPr>
        <w:t>*/</w:t>
      </w:r>
    </w:p>
    <w:p w14:paraId="421CDAD5" w14:textId="77777777" w:rsidR="000644C3" w:rsidRPr="00D822A3" w:rsidRDefault="000644C3" w:rsidP="00390D2A">
      <w:pPr>
        <w:pStyle w:val="Code"/>
        <w:rPr>
          <w:highlight w:val="white"/>
          <w:lang w:val="en-GB"/>
        </w:rPr>
      </w:pPr>
      <w:r w:rsidRPr="00D822A3">
        <w:rPr>
          <w:highlight w:val="white"/>
          <w:lang w:val="en-GB"/>
        </w:rPr>
        <w:t xml:space="preserve">    return 0;</w:t>
      </w:r>
    </w:p>
    <w:p w14:paraId="6803F5F1" w14:textId="77777777" w:rsidR="000644C3" w:rsidRPr="00D822A3" w:rsidRDefault="000644C3" w:rsidP="00390D2A">
      <w:pPr>
        <w:pStyle w:val="Code"/>
        <w:rPr>
          <w:highlight w:val="white"/>
          <w:lang w:val="en-GB"/>
        </w:rPr>
      </w:pPr>
      <w:r w:rsidRPr="00D822A3">
        <w:rPr>
          <w:highlight w:val="white"/>
          <w:lang w:val="en-GB"/>
        </w:rPr>
        <w:t xml:space="preserve">  }</w:t>
      </w:r>
    </w:p>
    <w:p w14:paraId="7AFF1336" w14:textId="77777777" w:rsidR="000644C3" w:rsidRPr="00D822A3" w:rsidRDefault="000644C3" w:rsidP="00390D2A">
      <w:pPr>
        <w:pStyle w:val="Code"/>
        <w:rPr>
          <w:highlight w:val="white"/>
          <w:lang w:val="en-GB"/>
        </w:rPr>
      </w:pPr>
      <w:r w:rsidRPr="00D822A3">
        <w:rPr>
          <w:highlight w:val="white"/>
          <w:lang w:val="en-GB"/>
        </w:rPr>
        <w:t>}</w:t>
      </w:r>
    </w:p>
    <w:p w14:paraId="2690F7B4" w14:textId="77777777" w:rsidR="000644C3" w:rsidRPr="00D822A3" w:rsidRDefault="000644C3" w:rsidP="00390D2A">
      <w:pPr>
        <w:pStyle w:val="Code"/>
        <w:rPr>
          <w:highlight w:val="white"/>
          <w:lang w:val="en-GB"/>
        </w:rPr>
      </w:pPr>
    </w:p>
    <w:p w14:paraId="227B7C40" w14:textId="77777777" w:rsidR="000644C3" w:rsidRPr="00D822A3" w:rsidRDefault="000644C3" w:rsidP="00390D2A">
      <w:pPr>
        <w:pStyle w:val="Code"/>
        <w:rPr>
          <w:highlight w:val="white"/>
          <w:lang w:val="en-GB"/>
        </w:rPr>
      </w:pPr>
      <w:r w:rsidRPr="00D822A3">
        <w:rPr>
          <w:highlight w:val="white"/>
          <w:lang w:val="en-GB"/>
        </w:rPr>
        <w:t>int rename(const char* oldName, const char* newName) {</w:t>
      </w:r>
    </w:p>
    <w:p w14:paraId="765A5E24" w14:textId="77777777" w:rsidR="000644C3" w:rsidRPr="00D822A3" w:rsidRDefault="000644C3" w:rsidP="00390D2A">
      <w:pPr>
        <w:pStyle w:val="Code"/>
        <w:rPr>
          <w:highlight w:val="white"/>
          <w:lang w:val="en-GB"/>
        </w:rPr>
      </w:pPr>
      <w:r w:rsidRPr="00D822A3">
        <w:rPr>
          <w:highlight w:val="white"/>
          <w:lang w:val="en-GB"/>
        </w:rPr>
        <w:t xml:space="preserve">  load_register(ah, 0x56s);</w:t>
      </w:r>
    </w:p>
    <w:p w14:paraId="03DA827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70CAEA29" w14:textId="77777777" w:rsidR="000644C3" w:rsidRPr="00D822A3" w:rsidRDefault="000644C3" w:rsidP="00390D2A">
      <w:pPr>
        <w:pStyle w:val="Code"/>
        <w:rPr>
          <w:highlight w:val="white"/>
          <w:lang w:val="en-GB"/>
        </w:rPr>
      </w:pPr>
      <w:r w:rsidRPr="00D822A3">
        <w:rPr>
          <w:highlight w:val="white"/>
          <w:lang w:val="en-GB"/>
        </w:rPr>
        <w:t xml:space="preserve">  load_register(dx, oldName);</w:t>
      </w:r>
    </w:p>
    <w:p w14:paraId="3386212E" w14:textId="77777777" w:rsidR="000644C3" w:rsidRPr="00D822A3" w:rsidRDefault="000644C3" w:rsidP="00390D2A">
      <w:pPr>
        <w:pStyle w:val="Code"/>
        <w:rPr>
          <w:highlight w:val="white"/>
          <w:lang w:val="en-GB"/>
        </w:rPr>
      </w:pPr>
      <w:r w:rsidRPr="00D822A3">
        <w:rPr>
          <w:highlight w:val="white"/>
          <w:lang w:val="en-GB"/>
        </w:rPr>
        <w:t xml:space="preserve">  load_register(di, newName);</w:t>
      </w:r>
    </w:p>
    <w:p w14:paraId="3BB3A5F9"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75F30723" w14:textId="77777777" w:rsidR="000644C3" w:rsidRPr="00D822A3" w:rsidRDefault="000644C3" w:rsidP="00390D2A">
      <w:pPr>
        <w:pStyle w:val="Code"/>
        <w:rPr>
          <w:highlight w:val="white"/>
          <w:lang w:val="en-GB"/>
        </w:rPr>
      </w:pPr>
    </w:p>
    <w:p w14:paraId="0765C713"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92D308"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B6BD6A" w14:textId="77777777" w:rsidR="000644C3" w:rsidRPr="00D822A3" w:rsidRDefault="000644C3" w:rsidP="00390D2A">
      <w:pPr>
        <w:pStyle w:val="Code"/>
        <w:rPr>
          <w:highlight w:val="white"/>
          <w:lang w:val="en-GB"/>
        </w:rPr>
      </w:pPr>
    </w:p>
    <w:p w14:paraId="628D4760"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0F80CBC" w14:textId="77777777" w:rsidR="000644C3" w:rsidRPr="00D822A3" w:rsidRDefault="000644C3" w:rsidP="00390D2A">
      <w:pPr>
        <w:pStyle w:val="Code"/>
        <w:rPr>
          <w:highlight w:val="white"/>
          <w:lang w:val="en-GB"/>
        </w:rPr>
      </w:pPr>
      <w:r w:rsidRPr="00D822A3">
        <w:rPr>
          <w:highlight w:val="white"/>
          <w:lang w:val="en-GB"/>
        </w:rPr>
        <w:t xml:space="preserve">      errno = errno = FRENAME;</w:t>
      </w:r>
    </w:p>
    <w:p w14:paraId="270D607D" w14:textId="77777777" w:rsidR="000644C3" w:rsidRPr="00D822A3" w:rsidRDefault="000644C3" w:rsidP="00390D2A">
      <w:pPr>
        <w:pStyle w:val="Code"/>
        <w:rPr>
          <w:highlight w:val="white"/>
          <w:lang w:val="en-GB"/>
        </w:rPr>
      </w:pPr>
      <w:r w:rsidRPr="00D822A3">
        <w:rPr>
          <w:highlight w:val="white"/>
          <w:lang w:val="en-GB"/>
        </w:rPr>
        <w:t xml:space="preserve">      return EOF;</w:t>
      </w:r>
    </w:p>
    <w:p w14:paraId="473B6D3B" w14:textId="77777777" w:rsidR="000644C3" w:rsidRPr="00D822A3" w:rsidRDefault="000644C3" w:rsidP="00390D2A">
      <w:pPr>
        <w:pStyle w:val="Code"/>
        <w:rPr>
          <w:highlight w:val="white"/>
          <w:lang w:val="en-GB"/>
        </w:rPr>
      </w:pPr>
      <w:r w:rsidRPr="00D822A3">
        <w:rPr>
          <w:highlight w:val="white"/>
          <w:lang w:val="en-GB"/>
        </w:rPr>
        <w:t xml:space="preserve">    }*/</w:t>
      </w:r>
    </w:p>
    <w:p w14:paraId="4DDA57C2" w14:textId="77777777" w:rsidR="000644C3" w:rsidRPr="00D822A3" w:rsidRDefault="000644C3" w:rsidP="00390D2A">
      <w:pPr>
        <w:pStyle w:val="Code"/>
        <w:rPr>
          <w:highlight w:val="white"/>
          <w:lang w:val="en-GB"/>
        </w:rPr>
      </w:pPr>
    </w:p>
    <w:p w14:paraId="4C6599D3" w14:textId="77777777" w:rsidR="000644C3" w:rsidRPr="00D822A3" w:rsidRDefault="000644C3" w:rsidP="00390D2A">
      <w:pPr>
        <w:pStyle w:val="Code"/>
        <w:rPr>
          <w:highlight w:val="white"/>
          <w:lang w:val="en-GB"/>
        </w:rPr>
      </w:pPr>
      <w:r w:rsidRPr="00D822A3">
        <w:rPr>
          <w:highlight w:val="white"/>
          <w:lang w:val="en-GB"/>
        </w:rPr>
        <w:t xml:space="preserve">    return 0;</w:t>
      </w:r>
    </w:p>
    <w:p w14:paraId="70CB0027" w14:textId="77777777" w:rsidR="000644C3" w:rsidRPr="00D822A3" w:rsidRDefault="000644C3" w:rsidP="00390D2A">
      <w:pPr>
        <w:pStyle w:val="Code"/>
        <w:rPr>
          <w:highlight w:val="white"/>
          <w:lang w:val="en-GB"/>
        </w:rPr>
      </w:pPr>
      <w:r w:rsidRPr="00D822A3">
        <w:rPr>
          <w:highlight w:val="white"/>
          <w:lang w:val="en-GB"/>
        </w:rPr>
        <w:t xml:space="preserve">  }</w:t>
      </w:r>
    </w:p>
    <w:p w14:paraId="36D1C377" w14:textId="77777777" w:rsidR="000644C3" w:rsidRPr="00D822A3" w:rsidRDefault="000644C3" w:rsidP="00390D2A">
      <w:pPr>
        <w:pStyle w:val="Code"/>
        <w:rPr>
          <w:highlight w:val="white"/>
          <w:lang w:val="en-GB"/>
        </w:rPr>
      </w:pPr>
      <w:r w:rsidRPr="00D822A3">
        <w:rPr>
          <w:highlight w:val="white"/>
          <w:lang w:val="en-GB"/>
        </w:rPr>
        <w:t>}</w:t>
      </w:r>
    </w:p>
    <w:p w14:paraId="28448A44" w14:textId="77777777" w:rsidR="000644C3" w:rsidRPr="00D822A3" w:rsidRDefault="000644C3" w:rsidP="00390D2A">
      <w:pPr>
        <w:pStyle w:val="Code"/>
        <w:rPr>
          <w:highlight w:val="white"/>
          <w:lang w:val="en-GB"/>
        </w:rPr>
      </w:pPr>
    </w:p>
    <w:p w14:paraId="68792AF7" w14:textId="77777777" w:rsidR="000644C3" w:rsidRPr="00D822A3" w:rsidRDefault="000644C3" w:rsidP="00390D2A">
      <w:pPr>
        <w:pStyle w:val="Code"/>
        <w:rPr>
          <w:highlight w:val="white"/>
          <w:lang w:val="en-GB"/>
        </w:rPr>
      </w:pPr>
      <w:r w:rsidRPr="00D822A3">
        <w:rPr>
          <w:highlight w:val="white"/>
          <w:lang w:val="en-GB"/>
        </w:rPr>
        <w:t>int setvbuf(FILE* /* stream */, char* /* buffer */, int /* mode */, size_t /* size */) {</w:t>
      </w:r>
    </w:p>
    <w:p w14:paraId="0B7244E3" w14:textId="77777777" w:rsidR="000644C3" w:rsidRPr="00D822A3" w:rsidRDefault="000644C3" w:rsidP="00390D2A">
      <w:pPr>
        <w:pStyle w:val="Code"/>
        <w:rPr>
          <w:highlight w:val="white"/>
          <w:lang w:val="en-GB"/>
        </w:rPr>
      </w:pPr>
      <w:r w:rsidRPr="00D822A3">
        <w:rPr>
          <w:highlight w:val="white"/>
          <w:lang w:val="en-GB"/>
        </w:rPr>
        <w:t xml:space="preserve">  return 0;</w:t>
      </w:r>
    </w:p>
    <w:p w14:paraId="39C9754F" w14:textId="77777777" w:rsidR="000644C3" w:rsidRPr="00D822A3" w:rsidRDefault="000644C3" w:rsidP="00390D2A">
      <w:pPr>
        <w:pStyle w:val="Code"/>
        <w:rPr>
          <w:highlight w:val="white"/>
          <w:lang w:val="en-GB"/>
        </w:rPr>
      </w:pPr>
    </w:p>
    <w:p w14:paraId="00A61E10" w14:textId="77777777" w:rsidR="000644C3" w:rsidRPr="00D822A3" w:rsidRDefault="000644C3" w:rsidP="00390D2A">
      <w:pPr>
        <w:pStyle w:val="Code"/>
        <w:rPr>
          <w:highlight w:val="white"/>
          <w:lang w:val="en-GB"/>
        </w:rPr>
      </w:pPr>
      <w:r w:rsidRPr="00D822A3">
        <w:rPr>
          <w:highlight w:val="white"/>
          <w:lang w:val="en-GB"/>
        </w:rPr>
        <w:t>/*</w:t>
      </w:r>
    </w:p>
    <w:p w14:paraId="7FDBEE6D"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3356C8A8" w14:textId="77777777" w:rsidR="000644C3" w:rsidRPr="00D822A3" w:rsidRDefault="000644C3" w:rsidP="00390D2A">
      <w:pPr>
        <w:pStyle w:val="Code"/>
        <w:rPr>
          <w:highlight w:val="white"/>
          <w:lang w:val="en-GB"/>
        </w:rPr>
      </w:pPr>
      <w:r w:rsidRPr="00D822A3">
        <w:rPr>
          <w:highlight w:val="white"/>
          <w:lang w:val="en-GB"/>
        </w:rPr>
        <w:t xml:space="preserve">    buffer = malloc(size);</w:t>
      </w:r>
    </w:p>
    <w:p w14:paraId="235C9A31" w14:textId="77777777" w:rsidR="000644C3" w:rsidRPr="00D822A3" w:rsidRDefault="000644C3" w:rsidP="00390D2A">
      <w:pPr>
        <w:pStyle w:val="Code"/>
        <w:rPr>
          <w:highlight w:val="white"/>
          <w:lang w:val="en-GB"/>
        </w:rPr>
      </w:pPr>
    </w:p>
    <w:p w14:paraId="32941661"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762B5323" w14:textId="77777777" w:rsidR="000644C3" w:rsidRPr="00D822A3" w:rsidRDefault="000644C3" w:rsidP="00390D2A">
      <w:pPr>
        <w:pStyle w:val="Code"/>
        <w:rPr>
          <w:highlight w:val="white"/>
          <w:lang w:val="en-GB"/>
        </w:rPr>
      </w:pPr>
      <w:r w:rsidRPr="00D822A3">
        <w:rPr>
          <w:highlight w:val="white"/>
          <w:lang w:val="en-GB"/>
        </w:rPr>
        <w:t xml:space="preserve">      return -1;</w:t>
      </w:r>
    </w:p>
    <w:p w14:paraId="772165FD" w14:textId="77777777" w:rsidR="000644C3" w:rsidRPr="00D822A3" w:rsidRDefault="000644C3" w:rsidP="00390D2A">
      <w:pPr>
        <w:pStyle w:val="Code"/>
        <w:rPr>
          <w:highlight w:val="white"/>
          <w:lang w:val="en-GB"/>
        </w:rPr>
      </w:pPr>
      <w:r w:rsidRPr="00D822A3">
        <w:rPr>
          <w:highlight w:val="white"/>
          <w:lang w:val="en-GB"/>
        </w:rPr>
        <w:t xml:space="preserve">    }</w:t>
      </w:r>
    </w:p>
    <w:p w14:paraId="575299EA" w14:textId="77777777" w:rsidR="000644C3" w:rsidRPr="00D822A3" w:rsidRDefault="000644C3" w:rsidP="00390D2A">
      <w:pPr>
        <w:pStyle w:val="Code"/>
        <w:rPr>
          <w:highlight w:val="white"/>
          <w:lang w:val="en-GB"/>
        </w:rPr>
      </w:pPr>
      <w:r w:rsidRPr="00D822A3">
        <w:rPr>
          <w:highlight w:val="white"/>
          <w:lang w:val="en-GB"/>
        </w:rPr>
        <w:t xml:space="preserve">  }</w:t>
      </w:r>
    </w:p>
    <w:p w14:paraId="16E77B5B" w14:textId="77777777" w:rsidR="000644C3" w:rsidRPr="00D822A3" w:rsidRDefault="000644C3" w:rsidP="00390D2A">
      <w:pPr>
        <w:pStyle w:val="Code"/>
        <w:rPr>
          <w:highlight w:val="white"/>
          <w:lang w:val="en-GB"/>
        </w:rPr>
      </w:pPr>
    </w:p>
    <w:p w14:paraId="49740143" w14:textId="77777777" w:rsidR="000644C3" w:rsidRPr="00D822A3" w:rsidRDefault="000644C3" w:rsidP="00390D2A">
      <w:pPr>
        <w:pStyle w:val="Code"/>
        <w:rPr>
          <w:highlight w:val="white"/>
          <w:lang w:val="en-GB"/>
        </w:rPr>
      </w:pPr>
      <w:r w:rsidRPr="00D822A3">
        <w:rPr>
          <w:highlight w:val="white"/>
          <w:lang w:val="en-GB"/>
        </w:rPr>
        <w:t xml:space="preserve">  stream-&gt;buffer = buffer;</w:t>
      </w:r>
    </w:p>
    <w:p w14:paraId="026151D1" w14:textId="77777777" w:rsidR="000644C3" w:rsidRPr="00D822A3" w:rsidRDefault="000644C3" w:rsidP="00390D2A">
      <w:pPr>
        <w:pStyle w:val="Code"/>
        <w:rPr>
          <w:highlight w:val="white"/>
          <w:lang w:val="en-GB"/>
        </w:rPr>
      </w:pPr>
      <w:r w:rsidRPr="00D822A3">
        <w:rPr>
          <w:highlight w:val="white"/>
          <w:lang w:val="en-GB"/>
        </w:rPr>
        <w:t xml:space="preserve">  stream-&gt;bufferMode = mode;</w:t>
      </w:r>
    </w:p>
    <w:p w14:paraId="6A8C76AC" w14:textId="77777777" w:rsidR="000644C3" w:rsidRPr="00D822A3" w:rsidRDefault="000644C3" w:rsidP="00390D2A">
      <w:pPr>
        <w:pStyle w:val="Code"/>
        <w:rPr>
          <w:highlight w:val="white"/>
          <w:lang w:val="en-GB"/>
        </w:rPr>
      </w:pPr>
      <w:r w:rsidRPr="00D822A3">
        <w:rPr>
          <w:highlight w:val="white"/>
          <w:lang w:val="en-GB"/>
        </w:rPr>
        <w:t xml:space="preserve">  stream-&gt;bufferMaxSize = size;</w:t>
      </w:r>
    </w:p>
    <w:p w14:paraId="29B183B9" w14:textId="77777777" w:rsidR="000644C3" w:rsidRPr="00D822A3" w:rsidRDefault="000644C3" w:rsidP="00390D2A">
      <w:pPr>
        <w:pStyle w:val="Code"/>
        <w:rPr>
          <w:highlight w:val="white"/>
          <w:lang w:val="en-GB"/>
        </w:rPr>
      </w:pPr>
      <w:r w:rsidRPr="00D822A3">
        <w:rPr>
          <w:highlight w:val="white"/>
          <w:lang w:val="en-GB"/>
        </w:rPr>
        <w:t xml:space="preserve">  return 0;*/</w:t>
      </w:r>
    </w:p>
    <w:p w14:paraId="1A171585" w14:textId="77777777" w:rsidR="000644C3" w:rsidRPr="00D822A3" w:rsidRDefault="000644C3" w:rsidP="00390D2A">
      <w:pPr>
        <w:pStyle w:val="Code"/>
        <w:rPr>
          <w:highlight w:val="white"/>
          <w:lang w:val="en-GB"/>
        </w:rPr>
      </w:pPr>
      <w:r w:rsidRPr="00D822A3">
        <w:rPr>
          <w:highlight w:val="white"/>
          <w:lang w:val="en-GB"/>
        </w:rPr>
        <w:t>}</w:t>
      </w:r>
    </w:p>
    <w:p w14:paraId="02A14378" w14:textId="77777777" w:rsidR="000644C3" w:rsidRPr="00D822A3" w:rsidRDefault="000644C3" w:rsidP="00390D2A">
      <w:pPr>
        <w:pStyle w:val="Code"/>
        <w:rPr>
          <w:highlight w:val="white"/>
          <w:lang w:val="en-GB"/>
        </w:rPr>
      </w:pPr>
    </w:p>
    <w:p w14:paraId="7FA61640" w14:textId="77777777" w:rsidR="000644C3" w:rsidRPr="00D822A3" w:rsidRDefault="000644C3" w:rsidP="00390D2A">
      <w:pPr>
        <w:pStyle w:val="Code"/>
        <w:rPr>
          <w:highlight w:val="white"/>
          <w:lang w:val="en-GB"/>
        </w:rPr>
      </w:pPr>
      <w:r w:rsidRPr="00D822A3">
        <w:rPr>
          <w:highlight w:val="white"/>
          <w:lang w:val="en-GB"/>
        </w:rPr>
        <w:t>void setbuf(FILE* /* stream */, char* /* buffer */) {</w:t>
      </w:r>
    </w:p>
    <w:p w14:paraId="21B09648" w14:textId="77777777" w:rsidR="000644C3" w:rsidRPr="00D822A3" w:rsidRDefault="000644C3" w:rsidP="00390D2A">
      <w:pPr>
        <w:pStyle w:val="Code"/>
        <w:rPr>
          <w:highlight w:val="white"/>
          <w:lang w:val="en-GB"/>
        </w:rPr>
      </w:pPr>
      <w:r w:rsidRPr="00D822A3">
        <w:rPr>
          <w:highlight w:val="white"/>
          <w:lang w:val="en-GB"/>
        </w:rPr>
        <w:t>/*</w:t>
      </w:r>
    </w:p>
    <w:p w14:paraId="0E820A79"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2DD86DEB" w14:textId="77777777" w:rsidR="000644C3" w:rsidRPr="00D822A3" w:rsidRDefault="000644C3" w:rsidP="00390D2A">
      <w:pPr>
        <w:pStyle w:val="Code"/>
        <w:rPr>
          <w:highlight w:val="white"/>
          <w:lang w:val="en-GB"/>
        </w:rPr>
      </w:pPr>
      <w:r w:rsidRPr="00D822A3">
        <w:rPr>
          <w:highlight w:val="white"/>
          <w:lang w:val="en-GB"/>
        </w:rPr>
        <w:t xml:space="preserve">    free(stream-&gt;buffer);</w:t>
      </w:r>
    </w:p>
    <w:p w14:paraId="62FD9F6B" w14:textId="77777777" w:rsidR="000644C3" w:rsidRPr="00D822A3" w:rsidRDefault="000644C3" w:rsidP="00390D2A">
      <w:pPr>
        <w:pStyle w:val="Code"/>
        <w:rPr>
          <w:highlight w:val="white"/>
          <w:lang w:val="en-GB"/>
        </w:rPr>
      </w:pPr>
      <w:r w:rsidRPr="00D822A3">
        <w:rPr>
          <w:highlight w:val="white"/>
          <w:lang w:val="en-GB"/>
        </w:rPr>
        <w:t xml:space="preserve">    stream-&gt;buffer = NULL;</w:t>
      </w:r>
    </w:p>
    <w:p w14:paraId="36D9BDEA" w14:textId="77777777" w:rsidR="000644C3" w:rsidRPr="00D822A3" w:rsidRDefault="000644C3" w:rsidP="00390D2A">
      <w:pPr>
        <w:pStyle w:val="Code"/>
        <w:rPr>
          <w:highlight w:val="white"/>
          <w:lang w:val="en-GB"/>
        </w:rPr>
      </w:pPr>
      <w:r w:rsidRPr="00D822A3">
        <w:rPr>
          <w:highlight w:val="white"/>
          <w:lang w:val="en-GB"/>
        </w:rPr>
        <w:t xml:space="preserve">    stream-&gt;bufferMode = _IONBF;</w:t>
      </w:r>
    </w:p>
    <w:p w14:paraId="5A577F04" w14:textId="77777777" w:rsidR="000644C3" w:rsidRPr="00D822A3" w:rsidRDefault="000644C3" w:rsidP="00390D2A">
      <w:pPr>
        <w:pStyle w:val="Code"/>
        <w:rPr>
          <w:highlight w:val="white"/>
          <w:lang w:val="en-GB"/>
        </w:rPr>
      </w:pPr>
      <w:r w:rsidRPr="00D822A3">
        <w:rPr>
          <w:highlight w:val="white"/>
          <w:lang w:val="en-GB"/>
        </w:rPr>
        <w:t xml:space="preserve">  }</w:t>
      </w:r>
    </w:p>
    <w:p w14:paraId="69B0A174" w14:textId="77777777" w:rsidR="000644C3" w:rsidRPr="00D822A3" w:rsidRDefault="000644C3" w:rsidP="00390D2A">
      <w:pPr>
        <w:pStyle w:val="Code"/>
        <w:rPr>
          <w:highlight w:val="white"/>
          <w:lang w:val="en-GB"/>
        </w:rPr>
      </w:pPr>
      <w:r w:rsidRPr="00D822A3">
        <w:rPr>
          <w:highlight w:val="white"/>
          <w:lang w:val="en-GB"/>
        </w:rPr>
        <w:t xml:space="preserve">  else {</w:t>
      </w:r>
    </w:p>
    <w:p w14:paraId="382ED9A6" w14:textId="77777777" w:rsidR="000644C3" w:rsidRPr="00D822A3" w:rsidRDefault="000644C3" w:rsidP="00390D2A">
      <w:pPr>
        <w:pStyle w:val="Code"/>
        <w:rPr>
          <w:highlight w:val="white"/>
          <w:lang w:val="en-GB"/>
        </w:rPr>
      </w:pPr>
      <w:r w:rsidRPr="00D822A3">
        <w:rPr>
          <w:highlight w:val="white"/>
          <w:lang w:val="en-GB"/>
        </w:rPr>
        <w:t xml:space="preserve">    setvbuf(stream, buffer, _IOFBF, BUFSIZ);</w:t>
      </w:r>
    </w:p>
    <w:p w14:paraId="78608E77" w14:textId="77777777" w:rsidR="000644C3" w:rsidRPr="00D822A3" w:rsidRDefault="000644C3" w:rsidP="00390D2A">
      <w:pPr>
        <w:pStyle w:val="Code"/>
        <w:rPr>
          <w:highlight w:val="white"/>
          <w:lang w:val="en-GB"/>
        </w:rPr>
      </w:pPr>
      <w:r w:rsidRPr="00D822A3">
        <w:rPr>
          <w:highlight w:val="white"/>
          <w:lang w:val="en-GB"/>
        </w:rPr>
        <w:t xml:space="preserve">  }*/</w:t>
      </w:r>
    </w:p>
    <w:p w14:paraId="2B467147" w14:textId="77777777" w:rsidR="000644C3" w:rsidRPr="00D822A3" w:rsidRDefault="000644C3" w:rsidP="00390D2A">
      <w:pPr>
        <w:pStyle w:val="Code"/>
        <w:rPr>
          <w:highlight w:val="white"/>
          <w:lang w:val="en-GB"/>
        </w:rPr>
      </w:pPr>
      <w:r w:rsidRPr="00D822A3">
        <w:rPr>
          <w:highlight w:val="white"/>
          <w:lang w:val="en-GB"/>
        </w:rPr>
        <w:t>}</w:t>
      </w:r>
    </w:p>
    <w:p w14:paraId="6D37C9E7" w14:textId="77777777" w:rsidR="00EC0A27" w:rsidRPr="00D822A3" w:rsidRDefault="00EC0A27" w:rsidP="00390D2A">
      <w:pPr>
        <w:pStyle w:val="Code"/>
        <w:rPr>
          <w:highlight w:val="white"/>
          <w:lang w:val="en-GB"/>
        </w:rPr>
      </w:pPr>
    </w:p>
    <w:p w14:paraId="28E9D8B5" w14:textId="527BAA0E" w:rsidR="000644C3" w:rsidRPr="00D822A3" w:rsidRDefault="000644C3" w:rsidP="00390D2A">
      <w:pPr>
        <w:pStyle w:val="Code"/>
        <w:rPr>
          <w:highlight w:val="white"/>
          <w:lang w:val="en-GB"/>
        </w:rPr>
      </w:pPr>
      <w:r w:rsidRPr="00D822A3">
        <w:rPr>
          <w:highlight w:val="white"/>
          <w:lang w:val="en-GB"/>
        </w:rPr>
        <w:t>int fgetc(FILE* stream) {</w:t>
      </w:r>
    </w:p>
    <w:p w14:paraId="2E2B52B9" w14:textId="77777777" w:rsidR="000644C3" w:rsidRPr="00D822A3" w:rsidRDefault="000644C3" w:rsidP="00390D2A">
      <w:pPr>
        <w:pStyle w:val="Code"/>
        <w:rPr>
          <w:highlight w:val="white"/>
          <w:lang w:val="en-GB"/>
        </w:rPr>
      </w:pPr>
      <w:r w:rsidRPr="00D822A3">
        <w:rPr>
          <w:highlight w:val="white"/>
          <w:lang w:val="en-GB"/>
        </w:rPr>
        <w:t xml:space="preserve">  char c = '\0';</w:t>
      </w:r>
    </w:p>
    <w:p w14:paraId="4F115B2C" w14:textId="77777777" w:rsidR="000644C3" w:rsidRPr="00D822A3" w:rsidRDefault="000644C3" w:rsidP="00390D2A">
      <w:pPr>
        <w:pStyle w:val="Code"/>
        <w:rPr>
          <w:highlight w:val="white"/>
          <w:lang w:val="en-GB"/>
        </w:rPr>
      </w:pPr>
    </w:p>
    <w:p w14:paraId="67E38A43" w14:textId="77777777" w:rsidR="000644C3" w:rsidRPr="00D822A3" w:rsidRDefault="000644C3" w:rsidP="00390D2A">
      <w:pPr>
        <w:pStyle w:val="Code"/>
        <w:rPr>
          <w:highlight w:val="white"/>
          <w:lang w:val="en-GB"/>
        </w:rPr>
      </w:pPr>
      <w:r w:rsidRPr="00D822A3">
        <w:rPr>
          <w:highlight w:val="white"/>
          <w:lang w:val="en-GB"/>
        </w:rPr>
        <w:t xml:space="preserve">  if (fread(&amp;c, sizeof (char), 1, stream) &gt; 0) {</w:t>
      </w:r>
    </w:p>
    <w:p w14:paraId="1F3C2008" w14:textId="77777777" w:rsidR="000644C3" w:rsidRPr="00D822A3" w:rsidRDefault="000644C3" w:rsidP="00390D2A">
      <w:pPr>
        <w:pStyle w:val="Code"/>
        <w:rPr>
          <w:highlight w:val="white"/>
          <w:lang w:val="en-GB"/>
        </w:rPr>
      </w:pPr>
      <w:r w:rsidRPr="00D822A3">
        <w:rPr>
          <w:highlight w:val="white"/>
          <w:lang w:val="en-GB"/>
        </w:rPr>
        <w:t xml:space="preserve">    return (int) c;</w:t>
      </w:r>
    </w:p>
    <w:p w14:paraId="60A597C4" w14:textId="77777777" w:rsidR="000644C3" w:rsidRPr="00D822A3" w:rsidRDefault="000644C3" w:rsidP="00390D2A">
      <w:pPr>
        <w:pStyle w:val="Code"/>
        <w:rPr>
          <w:highlight w:val="white"/>
          <w:lang w:val="en-GB"/>
        </w:rPr>
      </w:pPr>
      <w:r w:rsidRPr="00D822A3">
        <w:rPr>
          <w:highlight w:val="white"/>
          <w:lang w:val="en-GB"/>
        </w:rPr>
        <w:t xml:space="preserve">  }</w:t>
      </w:r>
    </w:p>
    <w:p w14:paraId="4BBC1145" w14:textId="77777777" w:rsidR="000644C3" w:rsidRPr="00D822A3" w:rsidRDefault="000644C3" w:rsidP="00390D2A">
      <w:pPr>
        <w:pStyle w:val="Code"/>
        <w:rPr>
          <w:highlight w:val="white"/>
          <w:lang w:val="en-GB"/>
        </w:rPr>
      </w:pPr>
    </w:p>
    <w:p w14:paraId="08EF6075" w14:textId="77777777" w:rsidR="000644C3" w:rsidRPr="00D822A3" w:rsidRDefault="000644C3" w:rsidP="00390D2A">
      <w:pPr>
        <w:pStyle w:val="Code"/>
        <w:rPr>
          <w:highlight w:val="white"/>
          <w:lang w:val="en-GB"/>
        </w:rPr>
      </w:pPr>
      <w:r w:rsidRPr="00D822A3">
        <w:rPr>
          <w:highlight w:val="white"/>
          <w:lang w:val="en-GB"/>
        </w:rPr>
        <w:t xml:space="preserve">  return EOF;</w:t>
      </w:r>
    </w:p>
    <w:p w14:paraId="62541A8E" w14:textId="77777777" w:rsidR="000644C3" w:rsidRPr="00D822A3" w:rsidRDefault="000644C3" w:rsidP="00390D2A">
      <w:pPr>
        <w:pStyle w:val="Code"/>
        <w:rPr>
          <w:highlight w:val="white"/>
          <w:lang w:val="en-GB"/>
        </w:rPr>
      </w:pPr>
      <w:r w:rsidRPr="00D822A3">
        <w:rPr>
          <w:highlight w:val="white"/>
          <w:lang w:val="en-GB"/>
        </w:rPr>
        <w:t>}</w:t>
      </w:r>
    </w:p>
    <w:p w14:paraId="4F8BA050" w14:textId="77777777" w:rsidR="000644C3" w:rsidRPr="00D822A3" w:rsidRDefault="000644C3" w:rsidP="00390D2A">
      <w:pPr>
        <w:pStyle w:val="Code"/>
        <w:rPr>
          <w:highlight w:val="white"/>
          <w:lang w:val="en-GB"/>
        </w:rPr>
      </w:pPr>
    </w:p>
    <w:p w14:paraId="3A91F807" w14:textId="77777777" w:rsidR="000644C3" w:rsidRPr="00D822A3" w:rsidRDefault="000644C3" w:rsidP="00390D2A">
      <w:pPr>
        <w:pStyle w:val="Code"/>
        <w:rPr>
          <w:highlight w:val="white"/>
          <w:lang w:val="en-GB"/>
        </w:rPr>
      </w:pPr>
      <w:r w:rsidRPr="00D822A3">
        <w:rPr>
          <w:highlight w:val="white"/>
          <w:lang w:val="en-GB"/>
        </w:rPr>
        <w:t>char* fgets(char* text, int size, FILE* stream) {</w:t>
      </w:r>
    </w:p>
    <w:p w14:paraId="0CE4EBA7" w14:textId="77777777" w:rsidR="000644C3" w:rsidRPr="00D822A3" w:rsidRDefault="000644C3" w:rsidP="00390D2A">
      <w:pPr>
        <w:pStyle w:val="Code"/>
        <w:rPr>
          <w:highlight w:val="white"/>
          <w:lang w:val="en-GB"/>
        </w:rPr>
      </w:pPr>
      <w:r w:rsidRPr="00D822A3">
        <w:rPr>
          <w:highlight w:val="white"/>
          <w:lang w:val="en-GB"/>
        </w:rPr>
        <w:t xml:space="preserve">  int count = 0;</w:t>
      </w:r>
    </w:p>
    <w:p w14:paraId="4531279B" w14:textId="77777777" w:rsidR="000644C3" w:rsidRPr="00D822A3" w:rsidRDefault="000644C3" w:rsidP="00390D2A">
      <w:pPr>
        <w:pStyle w:val="Code"/>
        <w:rPr>
          <w:highlight w:val="white"/>
          <w:lang w:val="en-GB"/>
        </w:rPr>
      </w:pPr>
      <w:r w:rsidRPr="00D822A3">
        <w:rPr>
          <w:highlight w:val="white"/>
          <w:lang w:val="en-GB"/>
        </w:rPr>
        <w:t xml:space="preserve">  char prevChar = '\0';</w:t>
      </w:r>
    </w:p>
    <w:p w14:paraId="09C93928" w14:textId="77777777" w:rsidR="000644C3" w:rsidRPr="00D822A3" w:rsidRDefault="000644C3" w:rsidP="00390D2A">
      <w:pPr>
        <w:pStyle w:val="Code"/>
        <w:rPr>
          <w:highlight w:val="white"/>
          <w:lang w:val="en-GB"/>
        </w:rPr>
      </w:pPr>
    </w:p>
    <w:p w14:paraId="07A270D4" w14:textId="77777777" w:rsidR="000644C3" w:rsidRPr="00D822A3" w:rsidRDefault="000644C3" w:rsidP="00390D2A">
      <w:pPr>
        <w:pStyle w:val="Code"/>
        <w:rPr>
          <w:highlight w:val="white"/>
          <w:lang w:val="en-GB"/>
        </w:rPr>
      </w:pPr>
      <w:r w:rsidRPr="00D822A3">
        <w:rPr>
          <w:highlight w:val="white"/>
          <w:lang w:val="en-GB"/>
        </w:rPr>
        <w:t xml:space="preserve">  while ((count &lt; (size - 1))) {</w:t>
      </w:r>
    </w:p>
    <w:p w14:paraId="7DCF1874" w14:textId="77777777" w:rsidR="000644C3" w:rsidRPr="00D822A3" w:rsidRDefault="000644C3" w:rsidP="00390D2A">
      <w:pPr>
        <w:pStyle w:val="Code"/>
        <w:rPr>
          <w:highlight w:val="white"/>
          <w:lang w:val="en-GB"/>
        </w:rPr>
      </w:pPr>
      <w:r w:rsidRPr="00D822A3">
        <w:rPr>
          <w:highlight w:val="white"/>
          <w:lang w:val="en-GB"/>
        </w:rPr>
        <w:t xml:space="preserve">    char currChar = '\0';</w:t>
      </w:r>
    </w:p>
    <w:p w14:paraId="0CEA1720" w14:textId="77777777" w:rsidR="000644C3" w:rsidRPr="00D822A3" w:rsidRDefault="000644C3" w:rsidP="00390D2A">
      <w:pPr>
        <w:pStyle w:val="Code"/>
        <w:rPr>
          <w:highlight w:val="white"/>
          <w:lang w:val="en-GB"/>
        </w:rPr>
      </w:pPr>
      <w:r w:rsidRPr="00D822A3">
        <w:rPr>
          <w:highlight w:val="white"/>
          <w:lang w:val="en-GB"/>
        </w:rPr>
        <w:t xml:space="preserve">    fscanf(stream, "%c", &amp;currChar);</w:t>
      </w:r>
    </w:p>
    <w:p w14:paraId="0B85D935" w14:textId="77777777" w:rsidR="000644C3" w:rsidRPr="00D822A3" w:rsidRDefault="000644C3" w:rsidP="00390D2A">
      <w:pPr>
        <w:pStyle w:val="Code"/>
        <w:rPr>
          <w:highlight w:val="white"/>
          <w:lang w:val="en-GB"/>
        </w:rPr>
      </w:pPr>
    </w:p>
    <w:p w14:paraId="28EA6AAC"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440B069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6090BAC" w14:textId="77777777" w:rsidR="000644C3" w:rsidRPr="00D822A3" w:rsidRDefault="000644C3" w:rsidP="00390D2A">
      <w:pPr>
        <w:pStyle w:val="Code"/>
        <w:rPr>
          <w:highlight w:val="white"/>
          <w:lang w:val="en-GB"/>
        </w:rPr>
      </w:pPr>
      <w:r w:rsidRPr="00D822A3">
        <w:rPr>
          <w:highlight w:val="white"/>
          <w:lang w:val="en-GB"/>
        </w:rPr>
        <w:t xml:space="preserve">      break;</w:t>
      </w:r>
    </w:p>
    <w:p w14:paraId="5411BB7F" w14:textId="77777777" w:rsidR="000644C3" w:rsidRPr="00D822A3" w:rsidRDefault="000644C3" w:rsidP="00390D2A">
      <w:pPr>
        <w:pStyle w:val="Code"/>
        <w:rPr>
          <w:highlight w:val="white"/>
          <w:lang w:val="en-GB"/>
        </w:rPr>
      </w:pPr>
      <w:r w:rsidRPr="00D822A3">
        <w:rPr>
          <w:highlight w:val="white"/>
          <w:lang w:val="en-GB"/>
        </w:rPr>
        <w:t xml:space="preserve">    }</w:t>
      </w:r>
    </w:p>
    <w:p w14:paraId="4752D446" w14:textId="77777777" w:rsidR="000644C3" w:rsidRPr="00D822A3" w:rsidRDefault="000644C3" w:rsidP="00390D2A">
      <w:pPr>
        <w:pStyle w:val="Code"/>
        <w:rPr>
          <w:highlight w:val="white"/>
          <w:lang w:val="en-GB"/>
        </w:rPr>
      </w:pPr>
    </w:p>
    <w:p w14:paraId="4FA652CD"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3AC3665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53A6967" w14:textId="77777777" w:rsidR="000644C3" w:rsidRPr="00D822A3" w:rsidRDefault="000644C3" w:rsidP="00390D2A">
      <w:pPr>
        <w:pStyle w:val="Code"/>
        <w:rPr>
          <w:highlight w:val="white"/>
          <w:lang w:val="en-GB"/>
        </w:rPr>
      </w:pPr>
      <w:r w:rsidRPr="00D822A3">
        <w:rPr>
          <w:highlight w:val="white"/>
          <w:lang w:val="en-GB"/>
        </w:rPr>
        <w:t xml:space="preserve">      break;</w:t>
      </w:r>
    </w:p>
    <w:p w14:paraId="5CEA8509" w14:textId="77777777" w:rsidR="000644C3" w:rsidRPr="00D822A3" w:rsidRDefault="000644C3" w:rsidP="00390D2A">
      <w:pPr>
        <w:pStyle w:val="Code"/>
        <w:rPr>
          <w:highlight w:val="white"/>
          <w:lang w:val="en-GB"/>
        </w:rPr>
      </w:pPr>
      <w:r w:rsidRPr="00D822A3">
        <w:rPr>
          <w:highlight w:val="white"/>
          <w:lang w:val="en-GB"/>
        </w:rPr>
        <w:t xml:space="preserve">    }</w:t>
      </w:r>
    </w:p>
    <w:p w14:paraId="2BFE8469" w14:textId="77777777" w:rsidR="000644C3" w:rsidRPr="00D822A3" w:rsidRDefault="000644C3" w:rsidP="00390D2A">
      <w:pPr>
        <w:pStyle w:val="Code"/>
        <w:rPr>
          <w:highlight w:val="white"/>
          <w:lang w:val="en-GB"/>
        </w:rPr>
      </w:pPr>
    </w:p>
    <w:p w14:paraId="5E2A7753" w14:textId="77777777" w:rsidR="000644C3" w:rsidRPr="00D822A3" w:rsidRDefault="000644C3" w:rsidP="00390D2A">
      <w:pPr>
        <w:pStyle w:val="Code"/>
        <w:rPr>
          <w:highlight w:val="white"/>
          <w:lang w:val="en-GB"/>
        </w:rPr>
      </w:pPr>
      <w:r w:rsidRPr="00D822A3">
        <w:rPr>
          <w:highlight w:val="white"/>
          <w:lang w:val="en-GB"/>
        </w:rPr>
        <w:t xml:space="preserve">    if (currChar == EOF) {</w:t>
      </w:r>
    </w:p>
    <w:p w14:paraId="1E309A6C"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49A0F0F5" w14:textId="77777777" w:rsidR="000644C3" w:rsidRPr="00D822A3" w:rsidRDefault="000644C3" w:rsidP="00390D2A">
      <w:pPr>
        <w:pStyle w:val="Code"/>
        <w:rPr>
          <w:highlight w:val="white"/>
          <w:lang w:val="en-GB"/>
        </w:rPr>
      </w:pPr>
      <w:r w:rsidRPr="00D822A3">
        <w:rPr>
          <w:highlight w:val="white"/>
          <w:lang w:val="en-GB"/>
        </w:rPr>
        <w:t xml:space="preserve">      break;</w:t>
      </w:r>
    </w:p>
    <w:p w14:paraId="3E48CB09" w14:textId="77777777" w:rsidR="000644C3" w:rsidRPr="00D822A3" w:rsidRDefault="000644C3" w:rsidP="00390D2A">
      <w:pPr>
        <w:pStyle w:val="Code"/>
        <w:rPr>
          <w:highlight w:val="white"/>
          <w:lang w:val="en-GB"/>
        </w:rPr>
      </w:pPr>
      <w:r w:rsidRPr="00D822A3">
        <w:rPr>
          <w:highlight w:val="white"/>
          <w:lang w:val="en-GB"/>
        </w:rPr>
        <w:t xml:space="preserve">    }</w:t>
      </w:r>
    </w:p>
    <w:p w14:paraId="09A1DE8E" w14:textId="77777777" w:rsidR="000644C3" w:rsidRPr="00D822A3" w:rsidRDefault="000644C3" w:rsidP="00390D2A">
      <w:pPr>
        <w:pStyle w:val="Code"/>
        <w:rPr>
          <w:highlight w:val="white"/>
          <w:lang w:val="en-GB"/>
        </w:rPr>
      </w:pPr>
      <w:r w:rsidRPr="00D822A3">
        <w:rPr>
          <w:highlight w:val="white"/>
          <w:lang w:val="en-GB"/>
        </w:rPr>
        <w:t xml:space="preserve">    </w:t>
      </w:r>
    </w:p>
    <w:p w14:paraId="21E3AF9A" w14:textId="77777777" w:rsidR="000644C3" w:rsidRPr="00D822A3" w:rsidRDefault="000644C3" w:rsidP="00390D2A">
      <w:pPr>
        <w:pStyle w:val="Code"/>
        <w:rPr>
          <w:highlight w:val="white"/>
          <w:lang w:val="en-GB"/>
        </w:rPr>
      </w:pPr>
      <w:r w:rsidRPr="00D822A3">
        <w:rPr>
          <w:highlight w:val="white"/>
          <w:lang w:val="en-GB"/>
        </w:rPr>
        <w:t xml:space="preserve">    if ((currChar != '\r') &amp;&amp; (currChar != '\n')) {</w:t>
      </w:r>
    </w:p>
    <w:p w14:paraId="36D45B65" w14:textId="77777777" w:rsidR="000644C3" w:rsidRPr="00D822A3" w:rsidRDefault="000644C3" w:rsidP="00390D2A">
      <w:pPr>
        <w:pStyle w:val="Code"/>
        <w:rPr>
          <w:highlight w:val="white"/>
          <w:lang w:val="en-GB"/>
        </w:rPr>
      </w:pPr>
      <w:r w:rsidRPr="00D822A3">
        <w:rPr>
          <w:highlight w:val="white"/>
          <w:lang w:val="en-GB"/>
        </w:rPr>
        <w:t xml:space="preserve">      text[count++] = currChar;</w:t>
      </w:r>
    </w:p>
    <w:p w14:paraId="0BC3113A" w14:textId="77777777" w:rsidR="000644C3" w:rsidRPr="00D822A3" w:rsidRDefault="000644C3" w:rsidP="00390D2A">
      <w:pPr>
        <w:pStyle w:val="Code"/>
        <w:rPr>
          <w:highlight w:val="white"/>
          <w:lang w:val="en-GB"/>
        </w:rPr>
      </w:pPr>
      <w:r w:rsidRPr="00D822A3">
        <w:rPr>
          <w:highlight w:val="white"/>
          <w:lang w:val="en-GB"/>
        </w:rPr>
        <w:t xml:space="preserve">    }</w:t>
      </w:r>
    </w:p>
    <w:p w14:paraId="5578A840" w14:textId="77777777" w:rsidR="000644C3" w:rsidRPr="00D822A3" w:rsidRDefault="000644C3" w:rsidP="00390D2A">
      <w:pPr>
        <w:pStyle w:val="Code"/>
        <w:rPr>
          <w:highlight w:val="white"/>
          <w:lang w:val="en-GB"/>
        </w:rPr>
      </w:pPr>
    </w:p>
    <w:p w14:paraId="10DB7259" w14:textId="77777777" w:rsidR="000644C3" w:rsidRPr="00D822A3" w:rsidRDefault="000644C3" w:rsidP="00390D2A">
      <w:pPr>
        <w:pStyle w:val="Code"/>
        <w:rPr>
          <w:highlight w:val="white"/>
          <w:lang w:val="en-GB"/>
        </w:rPr>
      </w:pPr>
      <w:r w:rsidRPr="00D822A3">
        <w:rPr>
          <w:highlight w:val="white"/>
          <w:lang w:val="en-GB"/>
        </w:rPr>
        <w:t xml:space="preserve">    prevChar = currChar;</w:t>
      </w:r>
    </w:p>
    <w:p w14:paraId="4DBE84AB" w14:textId="77777777" w:rsidR="000644C3" w:rsidRPr="00D822A3" w:rsidRDefault="000644C3" w:rsidP="00390D2A">
      <w:pPr>
        <w:pStyle w:val="Code"/>
        <w:rPr>
          <w:highlight w:val="white"/>
          <w:lang w:val="en-GB"/>
        </w:rPr>
      </w:pPr>
      <w:r w:rsidRPr="00D822A3">
        <w:rPr>
          <w:highlight w:val="white"/>
          <w:lang w:val="en-GB"/>
        </w:rPr>
        <w:t xml:space="preserve">  }</w:t>
      </w:r>
    </w:p>
    <w:p w14:paraId="20F460C6" w14:textId="77777777" w:rsidR="000644C3" w:rsidRPr="00D822A3" w:rsidRDefault="000644C3" w:rsidP="00390D2A">
      <w:pPr>
        <w:pStyle w:val="Code"/>
        <w:rPr>
          <w:highlight w:val="white"/>
          <w:lang w:val="en-GB"/>
        </w:rPr>
      </w:pPr>
    </w:p>
    <w:p w14:paraId="5A315ECD" w14:textId="77777777" w:rsidR="000644C3" w:rsidRPr="00D822A3" w:rsidRDefault="000644C3" w:rsidP="00390D2A">
      <w:pPr>
        <w:pStyle w:val="Code"/>
        <w:rPr>
          <w:highlight w:val="white"/>
          <w:lang w:val="en-GB"/>
        </w:rPr>
      </w:pPr>
      <w:r w:rsidRPr="00D822A3">
        <w:rPr>
          <w:highlight w:val="white"/>
          <w:lang w:val="en-GB"/>
        </w:rPr>
        <w:t xml:space="preserve">  return text;</w:t>
      </w:r>
    </w:p>
    <w:p w14:paraId="330EB444" w14:textId="77777777" w:rsidR="000644C3" w:rsidRPr="00D822A3" w:rsidRDefault="000644C3" w:rsidP="00390D2A">
      <w:pPr>
        <w:pStyle w:val="Code"/>
        <w:rPr>
          <w:highlight w:val="white"/>
          <w:lang w:val="en-GB"/>
        </w:rPr>
      </w:pPr>
      <w:r w:rsidRPr="00D822A3">
        <w:rPr>
          <w:highlight w:val="white"/>
          <w:lang w:val="en-GB"/>
        </w:rPr>
        <w:t>}</w:t>
      </w:r>
    </w:p>
    <w:p w14:paraId="3DB0DF98" w14:textId="77777777" w:rsidR="00C15405" w:rsidRPr="00D822A3" w:rsidRDefault="00C15405" w:rsidP="00390D2A">
      <w:pPr>
        <w:pStyle w:val="Code"/>
        <w:rPr>
          <w:highlight w:val="white"/>
          <w:lang w:val="en-GB"/>
        </w:rPr>
      </w:pPr>
    </w:p>
    <w:p w14:paraId="40D0B211" w14:textId="07720EDD" w:rsidR="000644C3" w:rsidRPr="00D822A3" w:rsidRDefault="000644C3" w:rsidP="00390D2A">
      <w:pPr>
        <w:pStyle w:val="Code"/>
        <w:rPr>
          <w:highlight w:val="white"/>
          <w:lang w:val="en-GB"/>
        </w:rPr>
      </w:pPr>
      <w:r w:rsidRPr="00D822A3">
        <w:rPr>
          <w:highlight w:val="white"/>
          <w:lang w:val="en-GB"/>
        </w:rPr>
        <w:t>int fputs(const char* s, FILE* stream) {</w:t>
      </w:r>
    </w:p>
    <w:p w14:paraId="214C0D52" w14:textId="77777777" w:rsidR="000644C3" w:rsidRPr="00D822A3" w:rsidRDefault="000644C3" w:rsidP="00390D2A">
      <w:pPr>
        <w:pStyle w:val="Code"/>
        <w:rPr>
          <w:highlight w:val="white"/>
          <w:lang w:val="en-GB"/>
        </w:rPr>
      </w:pPr>
      <w:r w:rsidRPr="00D822A3">
        <w:rPr>
          <w:highlight w:val="white"/>
          <w:lang w:val="en-GB"/>
        </w:rPr>
        <w:t xml:space="preserve">  int size = strlen(s) * sizeof (char);</w:t>
      </w:r>
    </w:p>
    <w:p w14:paraId="7DA7BFC7" w14:textId="77777777" w:rsidR="000644C3" w:rsidRPr="00D822A3" w:rsidRDefault="000644C3" w:rsidP="00390D2A">
      <w:pPr>
        <w:pStyle w:val="Code"/>
        <w:rPr>
          <w:highlight w:val="white"/>
          <w:lang w:val="en-GB"/>
        </w:rPr>
      </w:pPr>
      <w:r w:rsidRPr="00D822A3">
        <w:rPr>
          <w:highlight w:val="white"/>
          <w:lang w:val="en-GB"/>
        </w:rPr>
        <w:t xml:space="preserve">  return (fwrite(s, size, 1, stream) == size) ? 0 : EOF;</w:t>
      </w:r>
    </w:p>
    <w:p w14:paraId="27752FF4" w14:textId="77777777" w:rsidR="000644C3" w:rsidRPr="00D822A3" w:rsidRDefault="000644C3" w:rsidP="00390D2A">
      <w:pPr>
        <w:pStyle w:val="Code"/>
        <w:rPr>
          <w:highlight w:val="white"/>
          <w:lang w:val="en-GB"/>
        </w:rPr>
      </w:pPr>
      <w:r w:rsidRPr="00D822A3">
        <w:rPr>
          <w:highlight w:val="white"/>
          <w:lang w:val="en-GB"/>
        </w:rPr>
        <w:t>}</w:t>
      </w:r>
    </w:p>
    <w:p w14:paraId="55BD6474" w14:textId="77777777" w:rsidR="000644C3" w:rsidRPr="00D822A3" w:rsidRDefault="000644C3" w:rsidP="00390D2A">
      <w:pPr>
        <w:pStyle w:val="Code"/>
        <w:rPr>
          <w:highlight w:val="white"/>
          <w:lang w:val="en-GB"/>
        </w:rPr>
      </w:pPr>
    </w:p>
    <w:p w14:paraId="5DC3948C" w14:textId="77777777" w:rsidR="000644C3" w:rsidRPr="00D822A3" w:rsidRDefault="000644C3" w:rsidP="00390D2A">
      <w:pPr>
        <w:pStyle w:val="Code"/>
        <w:rPr>
          <w:highlight w:val="white"/>
          <w:lang w:val="en-GB"/>
        </w:rPr>
      </w:pPr>
      <w:r w:rsidRPr="00D822A3">
        <w:rPr>
          <w:highlight w:val="white"/>
          <w:lang w:val="en-GB"/>
        </w:rPr>
        <w:t>int getchar(void) {</w:t>
      </w:r>
    </w:p>
    <w:p w14:paraId="3326B9F8" w14:textId="77777777" w:rsidR="000644C3" w:rsidRPr="00D822A3" w:rsidRDefault="000644C3" w:rsidP="00390D2A">
      <w:pPr>
        <w:pStyle w:val="Code"/>
        <w:rPr>
          <w:highlight w:val="white"/>
          <w:lang w:val="en-GB"/>
        </w:rPr>
      </w:pPr>
      <w:r w:rsidRPr="00D822A3">
        <w:rPr>
          <w:highlight w:val="white"/>
          <w:lang w:val="en-GB"/>
        </w:rPr>
        <w:t xml:space="preserve">  return fgetc(stdin);</w:t>
      </w:r>
    </w:p>
    <w:p w14:paraId="6FB92347" w14:textId="77777777" w:rsidR="000644C3" w:rsidRPr="00D822A3" w:rsidRDefault="000644C3" w:rsidP="00390D2A">
      <w:pPr>
        <w:pStyle w:val="Code"/>
        <w:rPr>
          <w:highlight w:val="white"/>
          <w:lang w:val="en-GB"/>
        </w:rPr>
      </w:pPr>
      <w:r w:rsidRPr="00D822A3">
        <w:rPr>
          <w:highlight w:val="white"/>
          <w:lang w:val="en-GB"/>
        </w:rPr>
        <w:t>}</w:t>
      </w:r>
    </w:p>
    <w:p w14:paraId="2C8B3FDF" w14:textId="77777777" w:rsidR="000644C3" w:rsidRPr="00D822A3" w:rsidRDefault="000644C3" w:rsidP="00390D2A">
      <w:pPr>
        <w:pStyle w:val="Code"/>
        <w:rPr>
          <w:highlight w:val="white"/>
          <w:lang w:val="en-GB"/>
        </w:rPr>
      </w:pPr>
    </w:p>
    <w:p w14:paraId="751E2932" w14:textId="77777777" w:rsidR="000644C3" w:rsidRPr="00D822A3" w:rsidRDefault="000644C3" w:rsidP="00390D2A">
      <w:pPr>
        <w:pStyle w:val="Code"/>
        <w:rPr>
          <w:highlight w:val="white"/>
          <w:lang w:val="en-GB"/>
        </w:rPr>
      </w:pPr>
      <w:r w:rsidRPr="00D822A3">
        <w:rPr>
          <w:highlight w:val="white"/>
          <w:lang w:val="en-GB"/>
        </w:rPr>
        <w:t>char* gets(char* s) {</w:t>
      </w:r>
    </w:p>
    <w:p w14:paraId="211F658B" w14:textId="77777777" w:rsidR="000644C3" w:rsidRPr="00D822A3" w:rsidRDefault="000644C3" w:rsidP="00390D2A">
      <w:pPr>
        <w:pStyle w:val="Code"/>
        <w:rPr>
          <w:highlight w:val="white"/>
          <w:lang w:val="en-GB"/>
        </w:rPr>
      </w:pPr>
      <w:r w:rsidRPr="00D822A3">
        <w:rPr>
          <w:highlight w:val="white"/>
          <w:lang w:val="en-GB"/>
        </w:rPr>
        <w:t xml:space="preserve">  if (fgets(s, -1, stdin) != NULL) {</w:t>
      </w:r>
    </w:p>
    <w:p w14:paraId="4C873B12" w14:textId="77777777" w:rsidR="000644C3" w:rsidRPr="00D822A3" w:rsidRDefault="000644C3" w:rsidP="00390D2A">
      <w:pPr>
        <w:pStyle w:val="Code"/>
        <w:rPr>
          <w:highlight w:val="white"/>
          <w:lang w:val="en-GB"/>
        </w:rPr>
      </w:pPr>
      <w:r w:rsidRPr="00D822A3">
        <w:rPr>
          <w:highlight w:val="white"/>
          <w:lang w:val="en-GB"/>
        </w:rPr>
        <w:t xml:space="preserve">    int size = strlen(s);</w:t>
      </w:r>
    </w:p>
    <w:p w14:paraId="7AF1F681" w14:textId="77777777" w:rsidR="000644C3" w:rsidRPr="00D822A3" w:rsidRDefault="000644C3" w:rsidP="00390D2A">
      <w:pPr>
        <w:pStyle w:val="Code"/>
        <w:rPr>
          <w:highlight w:val="white"/>
          <w:lang w:val="en-GB"/>
        </w:rPr>
      </w:pPr>
    </w:p>
    <w:p w14:paraId="2F8AB251" w14:textId="77777777" w:rsidR="000644C3" w:rsidRPr="00D822A3" w:rsidRDefault="000644C3" w:rsidP="00390D2A">
      <w:pPr>
        <w:pStyle w:val="Code"/>
        <w:rPr>
          <w:highlight w:val="white"/>
          <w:lang w:val="en-GB"/>
        </w:rPr>
      </w:pPr>
      <w:r w:rsidRPr="00D822A3">
        <w:rPr>
          <w:highlight w:val="white"/>
          <w:lang w:val="en-GB"/>
        </w:rPr>
        <w:t xml:space="preserve">    if (size &gt; 0) {</w:t>
      </w:r>
    </w:p>
    <w:p w14:paraId="76E7A636" w14:textId="77777777" w:rsidR="000644C3" w:rsidRPr="00D822A3" w:rsidRDefault="000644C3" w:rsidP="00390D2A">
      <w:pPr>
        <w:pStyle w:val="Code"/>
        <w:rPr>
          <w:highlight w:val="white"/>
          <w:lang w:val="en-GB"/>
        </w:rPr>
      </w:pPr>
      <w:r w:rsidRPr="00D822A3">
        <w:rPr>
          <w:highlight w:val="white"/>
          <w:lang w:val="en-GB"/>
        </w:rPr>
        <w:t xml:space="preserve">      s[size - 1] = '\0';</w:t>
      </w:r>
    </w:p>
    <w:p w14:paraId="2FE06F30" w14:textId="77777777" w:rsidR="000644C3" w:rsidRPr="00D822A3" w:rsidRDefault="000644C3" w:rsidP="00390D2A">
      <w:pPr>
        <w:pStyle w:val="Code"/>
        <w:rPr>
          <w:highlight w:val="white"/>
          <w:lang w:val="en-GB"/>
        </w:rPr>
      </w:pPr>
      <w:r w:rsidRPr="00D822A3">
        <w:rPr>
          <w:highlight w:val="white"/>
          <w:lang w:val="en-GB"/>
        </w:rPr>
        <w:t xml:space="preserve">    }</w:t>
      </w:r>
    </w:p>
    <w:p w14:paraId="50164ACB" w14:textId="77777777" w:rsidR="000644C3" w:rsidRPr="00D822A3" w:rsidRDefault="000644C3" w:rsidP="00390D2A">
      <w:pPr>
        <w:pStyle w:val="Code"/>
        <w:rPr>
          <w:highlight w:val="white"/>
          <w:lang w:val="en-GB"/>
        </w:rPr>
      </w:pPr>
    </w:p>
    <w:p w14:paraId="02403D18" w14:textId="77777777" w:rsidR="000644C3" w:rsidRPr="00D822A3" w:rsidRDefault="000644C3" w:rsidP="00390D2A">
      <w:pPr>
        <w:pStyle w:val="Code"/>
        <w:rPr>
          <w:highlight w:val="white"/>
          <w:lang w:val="en-GB"/>
        </w:rPr>
      </w:pPr>
      <w:r w:rsidRPr="00D822A3">
        <w:rPr>
          <w:highlight w:val="white"/>
          <w:lang w:val="en-GB"/>
        </w:rPr>
        <w:t xml:space="preserve">    return s;</w:t>
      </w:r>
    </w:p>
    <w:p w14:paraId="7574720B" w14:textId="77777777" w:rsidR="000644C3" w:rsidRPr="00D822A3" w:rsidRDefault="000644C3" w:rsidP="00390D2A">
      <w:pPr>
        <w:pStyle w:val="Code"/>
        <w:rPr>
          <w:highlight w:val="white"/>
          <w:lang w:val="en-GB"/>
        </w:rPr>
      </w:pPr>
      <w:r w:rsidRPr="00D822A3">
        <w:rPr>
          <w:highlight w:val="white"/>
          <w:lang w:val="en-GB"/>
        </w:rPr>
        <w:t xml:space="preserve">  }</w:t>
      </w:r>
    </w:p>
    <w:p w14:paraId="0F481646" w14:textId="77777777" w:rsidR="000644C3" w:rsidRPr="00D822A3" w:rsidRDefault="000644C3" w:rsidP="00390D2A">
      <w:pPr>
        <w:pStyle w:val="Code"/>
        <w:rPr>
          <w:highlight w:val="white"/>
          <w:lang w:val="en-GB"/>
        </w:rPr>
      </w:pPr>
      <w:r w:rsidRPr="00D822A3">
        <w:rPr>
          <w:highlight w:val="white"/>
          <w:lang w:val="en-GB"/>
        </w:rPr>
        <w:t xml:space="preserve">  else {</w:t>
      </w:r>
    </w:p>
    <w:p w14:paraId="5B8B32CD" w14:textId="77777777" w:rsidR="000644C3" w:rsidRPr="00D822A3" w:rsidRDefault="000644C3" w:rsidP="00390D2A">
      <w:pPr>
        <w:pStyle w:val="Code"/>
        <w:rPr>
          <w:highlight w:val="white"/>
          <w:lang w:val="en-GB"/>
        </w:rPr>
      </w:pPr>
      <w:r w:rsidRPr="00D822A3">
        <w:rPr>
          <w:highlight w:val="white"/>
          <w:lang w:val="en-GB"/>
        </w:rPr>
        <w:t xml:space="preserve">    return NULL;</w:t>
      </w:r>
    </w:p>
    <w:p w14:paraId="0628C53B" w14:textId="77777777" w:rsidR="000644C3" w:rsidRPr="00D822A3" w:rsidRDefault="000644C3" w:rsidP="00390D2A">
      <w:pPr>
        <w:pStyle w:val="Code"/>
        <w:rPr>
          <w:highlight w:val="white"/>
          <w:lang w:val="en-GB"/>
        </w:rPr>
      </w:pPr>
      <w:r w:rsidRPr="00D822A3">
        <w:rPr>
          <w:highlight w:val="white"/>
          <w:lang w:val="en-GB"/>
        </w:rPr>
        <w:t xml:space="preserve">  }</w:t>
      </w:r>
    </w:p>
    <w:p w14:paraId="65232B58" w14:textId="77777777" w:rsidR="000644C3" w:rsidRPr="00D822A3" w:rsidRDefault="000644C3" w:rsidP="00390D2A">
      <w:pPr>
        <w:pStyle w:val="Code"/>
        <w:rPr>
          <w:highlight w:val="white"/>
          <w:lang w:val="en-GB"/>
        </w:rPr>
      </w:pPr>
      <w:r w:rsidRPr="00D822A3">
        <w:rPr>
          <w:highlight w:val="white"/>
          <w:lang w:val="en-GB"/>
        </w:rPr>
        <w:t>}</w:t>
      </w:r>
    </w:p>
    <w:p w14:paraId="493C5F9B" w14:textId="77777777" w:rsidR="00D11929" w:rsidRPr="00D822A3" w:rsidRDefault="00D11929" w:rsidP="00390D2A">
      <w:pPr>
        <w:pStyle w:val="Code"/>
        <w:rPr>
          <w:highlight w:val="white"/>
          <w:lang w:val="en-GB"/>
        </w:rPr>
      </w:pPr>
    </w:p>
    <w:p w14:paraId="2E6DD450" w14:textId="7FFDDE0C" w:rsidR="000644C3" w:rsidRPr="00D822A3" w:rsidRDefault="000644C3" w:rsidP="00390D2A">
      <w:pPr>
        <w:pStyle w:val="Code"/>
        <w:rPr>
          <w:highlight w:val="white"/>
          <w:lang w:val="en-GB"/>
        </w:rPr>
      </w:pPr>
      <w:r w:rsidRPr="00D822A3">
        <w:rPr>
          <w:highlight w:val="white"/>
          <w:lang w:val="en-GB"/>
        </w:rPr>
        <w:t>int puts(const char* s) {</w:t>
      </w:r>
    </w:p>
    <w:p w14:paraId="4676D761" w14:textId="77777777" w:rsidR="000644C3" w:rsidRPr="00D822A3" w:rsidRDefault="000644C3" w:rsidP="00390D2A">
      <w:pPr>
        <w:pStyle w:val="Code"/>
        <w:rPr>
          <w:highlight w:val="white"/>
          <w:lang w:val="en-GB"/>
        </w:rPr>
      </w:pPr>
      <w:r w:rsidRPr="00D822A3">
        <w:rPr>
          <w:highlight w:val="white"/>
          <w:lang w:val="en-GB"/>
        </w:rPr>
        <w:t xml:space="preserve">  if (fputs(s, stdout) != 0) {</w:t>
      </w:r>
    </w:p>
    <w:p w14:paraId="583187AB" w14:textId="77777777" w:rsidR="000644C3" w:rsidRPr="00D822A3" w:rsidRDefault="000644C3" w:rsidP="00390D2A">
      <w:pPr>
        <w:pStyle w:val="Code"/>
        <w:rPr>
          <w:highlight w:val="white"/>
          <w:lang w:val="en-GB"/>
        </w:rPr>
      </w:pPr>
      <w:r w:rsidRPr="00D822A3">
        <w:rPr>
          <w:highlight w:val="white"/>
          <w:lang w:val="en-GB"/>
        </w:rPr>
        <w:t xml:space="preserve">    return fputc('\n', stdout);</w:t>
      </w:r>
    </w:p>
    <w:p w14:paraId="7F2E8661" w14:textId="77777777" w:rsidR="000644C3" w:rsidRPr="00D822A3" w:rsidRDefault="000644C3" w:rsidP="00390D2A">
      <w:pPr>
        <w:pStyle w:val="Code"/>
        <w:rPr>
          <w:highlight w:val="white"/>
          <w:lang w:val="en-GB"/>
        </w:rPr>
      </w:pPr>
      <w:r w:rsidRPr="00D822A3">
        <w:rPr>
          <w:highlight w:val="white"/>
          <w:lang w:val="en-GB"/>
        </w:rPr>
        <w:lastRenderedPageBreak/>
        <w:t xml:space="preserve">  }</w:t>
      </w:r>
    </w:p>
    <w:p w14:paraId="36E64095" w14:textId="77777777" w:rsidR="000644C3" w:rsidRPr="00D822A3" w:rsidRDefault="000644C3" w:rsidP="00390D2A">
      <w:pPr>
        <w:pStyle w:val="Code"/>
        <w:rPr>
          <w:highlight w:val="white"/>
          <w:lang w:val="en-GB"/>
        </w:rPr>
      </w:pPr>
    </w:p>
    <w:p w14:paraId="3A486C05" w14:textId="77777777" w:rsidR="000644C3" w:rsidRPr="00D822A3" w:rsidRDefault="000644C3" w:rsidP="00390D2A">
      <w:pPr>
        <w:pStyle w:val="Code"/>
        <w:rPr>
          <w:highlight w:val="white"/>
          <w:lang w:val="en-GB"/>
        </w:rPr>
      </w:pPr>
      <w:r w:rsidRPr="00D822A3">
        <w:rPr>
          <w:highlight w:val="white"/>
          <w:lang w:val="en-GB"/>
        </w:rPr>
        <w:t xml:space="preserve">  return EOF;</w:t>
      </w:r>
    </w:p>
    <w:p w14:paraId="0764D822" w14:textId="77777777" w:rsidR="000644C3" w:rsidRPr="00D822A3" w:rsidRDefault="000644C3" w:rsidP="00390D2A">
      <w:pPr>
        <w:pStyle w:val="Code"/>
        <w:rPr>
          <w:highlight w:val="white"/>
          <w:lang w:val="en-GB"/>
        </w:rPr>
      </w:pPr>
      <w:r w:rsidRPr="00D822A3">
        <w:rPr>
          <w:highlight w:val="white"/>
          <w:lang w:val="en-GB"/>
        </w:rPr>
        <w:t>}</w:t>
      </w:r>
    </w:p>
    <w:p w14:paraId="42C43B6F" w14:textId="77777777" w:rsidR="000644C3" w:rsidRPr="00D822A3" w:rsidRDefault="000644C3" w:rsidP="00390D2A">
      <w:pPr>
        <w:pStyle w:val="Code"/>
        <w:rPr>
          <w:highlight w:val="white"/>
          <w:lang w:val="en-GB"/>
        </w:rPr>
      </w:pPr>
    </w:p>
    <w:p w14:paraId="7D28FC2B" w14:textId="77777777" w:rsidR="000644C3" w:rsidRPr="00D822A3" w:rsidRDefault="000644C3" w:rsidP="00390D2A">
      <w:pPr>
        <w:pStyle w:val="Code"/>
        <w:rPr>
          <w:highlight w:val="white"/>
          <w:lang w:val="en-GB"/>
        </w:rPr>
      </w:pPr>
      <w:r w:rsidRPr="00D822A3">
        <w:rPr>
          <w:highlight w:val="white"/>
          <w:lang w:val="en-GB"/>
        </w:rPr>
        <w:t>int ungetc(int c, FILE* stream) {</w:t>
      </w:r>
    </w:p>
    <w:p w14:paraId="285EFE93" w14:textId="77777777" w:rsidR="000644C3" w:rsidRPr="00D822A3" w:rsidRDefault="000644C3" w:rsidP="00390D2A">
      <w:pPr>
        <w:pStyle w:val="Code"/>
        <w:rPr>
          <w:highlight w:val="white"/>
          <w:lang w:val="en-GB"/>
        </w:rPr>
      </w:pPr>
      <w:r w:rsidRPr="00D822A3">
        <w:rPr>
          <w:highlight w:val="white"/>
          <w:lang w:val="en-GB"/>
        </w:rPr>
        <w:t xml:space="preserve">  if (stream-&gt;ungetc != EOF) {</w:t>
      </w:r>
    </w:p>
    <w:p w14:paraId="5F59181B" w14:textId="77777777" w:rsidR="000644C3" w:rsidRPr="00D822A3" w:rsidRDefault="000644C3" w:rsidP="00390D2A">
      <w:pPr>
        <w:pStyle w:val="Code"/>
        <w:rPr>
          <w:highlight w:val="white"/>
          <w:lang w:val="en-GB"/>
        </w:rPr>
      </w:pPr>
      <w:r w:rsidRPr="00D822A3">
        <w:rPr>
          <w:highlight w:val="white"/>
          <w:lang w:val="en-GB"/>
        </w:rPr>
        <w:t xml:space="preserve">    stream-&gt;ungetc = (char) c;</w:t>
      </w:r>
    </w:p>
    <w:p w14:paraId="77FEA151" w14:textId="77777777" w:rsidR="000644C3" w:rsidRPr="00D822A3" w:rsidRDefault="000644C3" w:rsidP="00390D2A">
      <w:pPr>
        <w:pStyle w:val="Code"/>
        <w:rPr>
          <w:highlight w:val="white"/>
          <w:lang w:val="en-GB"/>
        </w:rPr>
      </w:pPr>
      <w:r w:rsidRPr="00D822A3">
        <w:rPr>
          <w:highlight w:val="white"/>
          <w:lang w:val="en-GB"/>
        </w:rPr>
        <w:t xml:space="preserve">  }</w:t>
      </w:r>
    </w:p>
    <w:p w14:paraId="7E7F94A3" w14:textId="77777777" w:rsidR="000644C3" w:rsidRPr="00D822A3" w:rsidRDefault="000644C3" w:rsidP="00390D2A">
      <w:pPr>
        <w:pStyle w:val="Code"/>
        <w:rPr>
          <w:highlight w:val="white"/>
          <w:lang w:val="en-GB"/>
        </w:rPr>
      </w:pPr>
    </w:p>
    <w:p w14:paraId="7F7626EC" w14:textId="77777777" w:rsidR="000644C3" w:rsidRPr="00D822A3" w:rsidRDefault="000644C3" w:rsidP="00390D2A">
      <w:pPr>
        <w:pStyle w:val="Code"/>
        <w:rPr>
          <w:highlight w:val="white"/>
          <w:lang w:val="en-GB"/>
        </w:rPr>
      </w:pPr>
      <w:r w:rsidRPr="00D822A3">
        <w:rPr>
          <w:highlight w:val="white"/>
          <w:lang w:val="en-GB"/>
        </w:rPr>
        <w:t xml:space="preserve">  return c;</w:t>
      </w:r>
    </w:p>
    <w:p w14:paraId="72C039B9" w14:textId="77777777" w:rsidR="000644C3" w:rsidRPr="00D822A3" w:rsidRDefault="000644C3" w:rsidP="00390D2A">
      <w:pPr>
        <w:pStyle w:val="Code"/>
        <w:rPr>
          <w:highlight w:val="white"/>
          <w:lang w:val="en-GB"/>
        </w:rPr>
      </w:pPr>
      <w:r w:rsidRPr="00D822A3">
        <w:rPr>
          <w:highlight w:val="white"/>
          <w:lang w:val="en-GB"/>
        </w:rPr>
        <w:t>}</w:t>
      </w:r>
    </w:p>
    <w:p w14:paraId="53735023" w14:textId="77777777" w:rsidR="000644C3" w:rsidRPr="00D822A3" w:rsidRDefault="000644C3" w:rsidP="00A95198">
      <w:pPr>
        <w:pStyle w:val="Code"/>
        <w:rPr>
          <w:highlight w:val="white"/>
          <w:lang w:val="en-GB"/>
        </w:rPr>
      </w:pPr>
    </w:p>
    <w:p w14:paraId="09D63825" w14:textId="77777777" w:rsidR="000644C3" w:rsidRPr="00D822A3" w:rsidRDefault="000644C3" w:rsidP="00A95198">
      <w:pPr>
        <w:pStyle w:val="Code"/>
        <w:rPr>
          <w:highlight w:val="white"/>
          <w:lang w:val="en-GB"/>
        </w:rPr>
      </w:pPr>
      <w:r w:rsidRPr="00D822A3">
        <w:rPr>
          <w:highlight w:val="white"/>
          <w:lang w:val="en-GB"/>
        </w:rPr>
        <w:t>size_t fread(void* ptr, size_t size, size_t nobj, FILE* stream) {</w:t>
      </w:r>
    </w:p>
    <w:p w14:paraId="7A34865B" w14:textId="77777777" w:rsidR="000644C3" w:rsidRPr="00D822A3" w:rsidRDefault="000644C3" w:rsidP="00A95198">
      <w:pPr>
        <w:pStyle w:val="Code"/>
        <w:rPr>
          <w:highlight w:val="white"/>
          <w:lang w:val="en-GB"/>
        </w:rPr>
      </w:pPr>
      <w:r w:rsidRPr="00D822A3">
        <w:rPr>
          <w:highlight w:val="white"/>
          <w:lang w:val="en-GB"/>
        </w:rPr>
        <w:t>/*  if (((size * nobj) &gt; 0) &amp;&amp; (stream-&gt;ungetc != EOF)) {</w:t>
      </w:r>
    </w:p>
    <w:p w14:paraId="4C1343A0" w14:textId="77777777" w:rsidR="000644C3" w:rsidRPr="00D822A3" w:rsidRDefault="000644C3" w:rsidP="004B0675">
      <w:pPr>
        <w:pStyle w:val="Code"/>
        <w:rPr>
          <w:highlight w:val="white"/>
          <w:lang w:val="en-GB"/>
        </w:rPr>
      </w:pPr>
      <w:r w:rsidRPr="00D822A3">
        <w:rPr>
          <w:highlight w:val="white"/>
          <w:lang w:val="en-GB"/>
        </w:rPr>
        <w:t xml:space="preserve">    char c = stream-&gt;ungetc;</w:t>
      </w:r>
    </w:p>
    <w:p w14:paraId="1A1620A0" w14:textId="77777777" w:rsidR="000644C3" w:rsidRPr="00D822A3" w:rsidRDefault="000644C3" w:rsidP="004B0675">
      <w:pPr>
        <w:pStyle w:val="Code"/>
        <w:rPr>
          <w:highlight w:val="white"/>
          <w:lang w:val="en-GB"/>
        </w:rPr>
      </w:pPr>
      <w:r w:rsidRPr="00D822A3">
        <w:rPr>
          <w:highlight w:val="white"/>
          <w:lang w:val="en-GB"/>
        </w:rPr>
        <w:t xml:space="preserve">    memcpy(ptr, &amp;c, 1);</w:t>
      </w:r>
    </w:p>
    <w:p w14:paraId="5DEE693F" w14:textId="77777777" w:rsidR="000644C3" w:rsidRPr="00D822A3" w:rsidRDefault="000644C3" w:rsidP="004B0675">
      <w:pPr>
        <w:pStyle w:val="Code"/>
        <w:rPr>
          <w:highlight w:val="white"/>
          <w:lang w:val="en-GB"/>
        </w:rPr>
      </w:pPr>
      <w:r w:rsidRPr="00D822A3">
        <w:rPr>
          <w:highlight w:val="white"/>
          <w:lang w:val="en-GB"/>
        </w:rPr>
        <w:t xml:space="preserve">    stream-&gt;ungetc = EOF;</w:t>
      </w:r>
    </w:p>
    <w:p w14:paraId="1E488EE6" w14:textId="77777777" w:rsidR="000644C3" w:rsidRPr="00D822A3" w:rsidRDefault="000644C3" w:rsidP="004B0675">
      <w:pPr>
        <w:pStyle w:val="Code"/>
        <w:rPr>
          <w:highlight w:val="white"/>
          <w:lang w:val="en-GB"/>
        </w:rPr>
      </w:pPr>
      <w:r w:rsidRPr="00D822A3">
        <w:rPr>
          <w:highlight w:val="white"/>
          <w:lang w:val="en-GB"/>
        </w:rPr>
        <w:t xml:space="preserve">    return fread(((char*) ptr) + 1, (size * nobj) - 1, 1, stream);</w:t>
      </w:r>
    </w:p>
    <w:p w14:paraId="609ECE71" w14:textId="77777777" w:rsidR="000644C3" w:rsidRPr="00D822A3" w:rsidRDefault="000644C3" w:rsidP="004B0675">
      <w:pPr>
        <w:pStyle w:val="Code"/>
        <w:rPr>
          <w:highlight w:val="white"/>
          <w:lang w:val="en-GB"/>
        </w:rPr>
      </w:pPr>
      <w:r w:rsidRPr="00D822A3">
        <w:rPr>
          <w:highlight w:val="white"/>
          <w:lang w:val="en-GB"/>
        </w:rPr>
        <w:t xml:space="preserve">  }*/</w:t>
      </w:r>
    </w:p>
    <w:p w14:paraId="4762AA6E" w14:textId="77777777" w:rsidR="000644C3" w:rsidRPr="00D822A3" w:rsidRDefault="000644C3" w:rsidP="004B0675">
      <w:pPr>
        <w:pStyle w:val="Code"/>
        <w:rPr>
          <w:highlight w:val="white"/>
          <w:lang w:val="en-GB"/>
        </w:rPr>
      </w:pPr>
    </w:p>
    <w:p w14:paraId="2F310E96"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0809550E" w14:textId="77777777" w:rsidR="000644C3" w:rsidRPr="00D822A3" w:rsidRDefault="000644C3" w:rsidP="004B0675">
      <w:pPr>
        <w:pStyle w:val="Code"/>
        <w:rPr>
          <w:highlight w:val="white"/>
          <w:lang w:val="en-GB"/>
        </w:rPr>
      </w:pPr>
    </w:p>
    <w:p w14:paraId="6910B547" w14:textId="77777777" w:rsidR="000644C3" w:rsidRPr="00D822A3" w:rsidRDefault="000644C3" w:rsidP="004B0675">
      <w:pPr>
        <w:pStyle w:val="Code"/>
        <w:rPr>
          <w:highlight w:val="white"/>
          <w:lang w:val="en-GB"/>
        </w:rPr>
      </w:pPr>
      <w:r w:rsidRPr="00D822A3">
        <w:rPr>
          <w:highlight w:val="white"/>
          <w:lang w:val="en-GB"/>
        </w:rPr>
        <w:t xml:space="preserve">  load_register(ah, 0x3Fs);</w:t>
      </w:r>
    </w:p>
    <w:p w14:paraId="410751AA"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50D4BDAD"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0C7D644D"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17D984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0A474EAF" w14:textId="77777777" w:rsidR="000644C3" w:rsidRPr="00D822A3" w:rsidRDefault="000644C3" w:rsidP="004B0675">
      <w:pPr>
        <w:pStyle w:val="Code"/>
        <w:rPr>
          <w:highlight w:val="white"/>
          <w:lang w:val="en-GB"/>
        </w:rPr>
      </w:pPr>
    </w:p>
    <w:p w14:paraId="6CA24B37"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292C6D4D"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2869E13D" w14:textId="77777777" w:rsidR="000644C3" w:rsidRPr="00D822A3" w:rsidRDefault="000644C3" w:rsidP="004B0675">
      <w:pPr>
        <w:pStyle w:val="Code"/>
        <w:rPr>
          <w:highlight w:val="white"/>
          <w:lang w:val="en-GB"/>
        </w:rPr>
      </w:pPr>
    </w:p>
    <w:p w14:paraId="00F2B8D5"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AA9646B" w14:textId="77777777" w:rsidR="000644C3" w:rsidRPr="00D822A3" w:rsidRDefault="000644C3" w:rsidP="004B0675">
      <w:pPr>
        <w:pStyle w:val="Code"/>
        <w:rPr>
          <w:highlight w:val="white"/>
          <w:lang w:val="en-GB"/>
        </w:rPr>
      </w:pPr>
      <w:r w:rsidRPr="00D822A3">
        <w:rPr>
          <w:highlight w:val="white"/>
          <w:lang w:val="en-GB"/>
        </w:rPr>
        <w:t xml:space="preserve">      stream-&gt;errno = errno = FREAD;</w:t>
      </w:r>
    </w:p>
    <w:p w14:paraId="4F7E610C" w14:textId="77777777" w:rsidR="000644C3" w:rsidRPr="00D822A3" w:rsidRDefault="000644C3" w:rsidP="004B0675">
      <w:pPr>
        <w:pStyle w:val="Code"/>
        <w:rPr>
          <w:highlight w:val="white"/>
          <w:lang w:val="en-GB"/>
        </w:rPr>
      </w:pPr>
      <w:r w:rsidRPr="00D822A3">
        <w:rPr>
          <w:highlight w:val="white"/>
          <w:lang w:val="en-GB"/>
        </w:rPr>
        <w:t xml:space="preserve">      return 0;</w:t>
      </w:r>
    </w:p>
    <w:p w14:paraId="3E5DD842" w14:textId="77777777" w:rsidR="000644C3" w:rsidRPr="00D822A3" w:rsidRDefault="000644C3" w:rsidP="004B0675">
      <w:pPr>
        <w:pStyle w:val="Code"/>
        <w:rPr>
          <w:highlight w:val="white"/>
          <w:lang w:val="en-GB"/>
        </w:rPr>
      </w:pPr>
      <w:r w:rsidRPr="00D822A3">
        <w:rPr>
          <w:highlight w:val="white"/>
          <w:lang w:val="en-GB"/>
        </w:rPr>
        <w:t xml:space="preserve">    }</w:t>
      </w:r>
    </w:p>
    <w:p w14:paraId="313E4015" w14:textId="77777777" w:rsidR="000644C3" w:rsidRPr="00D822A3" w:rsidRDefault="000644C3" w:rsidP="004B0675">
      <w:pPr>
        <w:pStyle w:val="Code"/>
        <w:rPr>
          <w:highlight w:val="white"/>
          <w:lang w:val="en-GB"/>
        </w:rPr>
      </w:pPr>
      <w:r w:rsidRPr="00D822A3">
        <w:rPr>
          <w:highlight w:val="white"/>
          <w:lang w:val="en-GB"/>
        </w:rPr>
        <w:t xml:space="preserve">    else {</w:t>
      </w:r>
    </w:p>
    <w:p w14:paraId="3C2D32E1" w14:textId="77777777" w:rsidR="000644C3" w:rsidRPr="00D822A3" w:rsidRDefault="000644C3" w:rsidP="004B0675">
      <w:pPr>
        <w:pStyle w:val="Code"/>
        <w:rPr>
          <w:highlight w:val="white"/>
          <w:lang w:val="en-GB"/>
        </w:rPr>
      </w:pPr>
      <w:r w:rsidRPr="00D822A3">
        <w:rPr>
          <w:highlight w:val="white"/>
          <w:lang w:val="en-GB"/>
        </w:rPr>
        <w:t xml:space="preserve">      int count;</w:t>
      </w:r>
    </w:p>
    <w:p w14:paraId="2D05C5FE"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51897C76" w14:textId="77777777" w:rsidR="000644C3" w:rsidRPr="00D822A3" w:rsidRDefault="000644C3" w:rsidP="004B0675">
      <w:pPr>
        <w:pStyle w:val="Code"/>
        <w:rPr>
          <w:highlight w:val="white"/>
          <w:lang w:val="en-GB"/>
        </w:rPr>
      </w:pPr>
      <w:r w:rsidRPr="00D822A3">
        <w:rPr>
          <w:highlight w:val="white"/>
          <w:lang w:val="en-GB"/>
        </w:rPr>
        <w:t>//      stream-&gt;position += count;</w:t>
      </w:r>
    </w:p>
    <w:p w14:paraId="227896E2" w14:textId="77777777" w:rsidR="000644C3" w:rsidRPr="00D822A3" w:rsidRDefault="000644C3" w:rsidP="004B0675">
      <w:pPr>
        <w:pStyle w:val="Code"/>
        <w:rPr>
          <w:highlight w:val="white"/>
          <w:lang w:val="en-GB"/>
        </w:rPr>
      </w:pPr>
      <w:r w:rsidRPr="00D822A3">
        <w:rPr>
          <w:highlight w:val="white"/>
          <w:lang w:val="en-GB"/>
        </w:rPr>
        <w:t xml:space="preserve">      return count;</w:t>
      </w:r>
    </w:p>
    <w:p w14:paraId="074111AE" w14:textId="77777777" w:rsidR="000644C3" w:rsidRPr="00D822A3" w:rsidRDefault="000644C3" w:rsidP="004B0675">
      <w:pPr>
        <w:pStyle w:val="Code"/>
        <w:rPr>
          <w:highlight w:val="white"/>
          <w:lang w:val="en-GB"/>
        </w:rPr>
      </w:pPr>
      <w:r w:rsidRPr="00D822A3">
        <w:rPr>
          <w:highlight w:val="white"/>
          <w:lang w:val="en-GB"/>
        </w:rPr>
        <w:t xml:space="preserve">    }</w:t>
      </w:r>
    </w:p>
    <w:p w14:paraId="664FEED0" w14:textId="77777777" w:rsidR="000644C3" w:rsidRPr="00D822A3" w:rsidRDefault="000644C3" w:rsidP="004B0675">
      <w:pPr>
        <w:pStyle w:val="Code"/>
        <w:rPr>
          <w:highlight w:val="white"/>
          <w:lang w:val="en-GB"/>
        </w:rPr>
      </w:pPr>
      <w:r w:rsidRPr="00D822A3">
        <w:rPr>
          <w:highlight w:val="white"/>
          <w:lang w:val="en-GB"/>
        </w:rPr>
        <w:t xml:space="preserve">  }</w:t>
      </w:r>
    </w:p>
    <w:p w14:paraId="2389A105" w14:textId="77777777" w:rsidR="000644C3" w:rsidRPr="00D822A3" w:rsidRDefault="000644C3" w:rsidP="004B0675">
      <w:pPr>
        <w:pStyle w:val="Code"/>
        <w:rPr>
          <w:highlight w:val="white"/>
          <w:lang w:val="en-GB"/>
        </w:rPr>
      </w:pPr>
      <w:r w:rsidRPr="00D822A3">
        <w:rPr>
          <w:highlight w:val="white"/>
          <w:lang w:val="en-GB"/>
        </w:rPr>
        <w:t>}</w:t>
      </w:r>
    </w:p>
    <w:p w14:paraId="71F2EF2A" w14:textId="77777777" w:rsidR="000644C3" w:rsidRPr="00D822A3" w:rsidRDefault="000644C3" w:rsidP="004B0675">
      <w:pPr>
        <w:pStyle w:val="Code"/>
        <w:rPr>
          <w:highlight w:val="white"/>
          <w:lang w:val="en-GB"/>
        </w:rPr>
      </w:pPr>
    </w:p>
    <w:p w14:paraId="0FCE20DC" w14:textId="77777777" w:rsidR="000644C3" w:rsidRPr="00D822A3" w:rsidRDefault="000644C3" w:rsidP="004B0675">
      <w:pPr>
        <w:pStyle w:val="Code"/>
        <w:rPr>
          <w:highlight w:val="white"/>
          <w:lang w:val="en-GB"/>
        </w:rPr>
      </w:pPr>
      <w:r w:rsidRPr="00D822A3">
        <w:rPr>
          <w:highlight w:val="white"/>
          <w:lang w:val="en-GB"/>
        </w:rPr>
        <w:t>size_t fwrite(const void* ptr, size_t size, size_t nobj, FILE* stream) {</w:t>
      </w:r>
    </w:p>
    <w:p w14:paraId="71CF6279"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3C01B1E5" w14:textId="77777777" w:rsidR="000644C3" w:rsidRPr="00D822A3" w:rsidRDefault="000644C3" w:rsidP="004B0675">
      <w:pPr>
        <w:pStyle w:val="Code"/>
        <w:rPr>
          <w:highlight w:val="white"/>
          <w:lang w:val="en-GB"/>
        </w:rPr>
      </w:pPr>
    </w:p>
    <w:p w14:paraId="28127470" w14:textId="77777777" w:rsidR="000644C3" w:rsidRPr="00D822A3" w:rsidRDefault="000644C3" w:rsidP="004B0675">
      <w:pPr>
        <w:pStyle w:val="Code"/>
        <w:rPr>
          <w:highlight w:val="white"/>
          <w:lang w:val="en-GB"/>
        </w:rPr>
      </w:pPr>
      <w:r w:rsidRPr="00D822A3">
        <w:rPr>
          <w:highlight w:val="white"/>
          <w:lang w:val="en-GB"/>
        </w:rPr>
        <w:t xml:space="preserve">  load_register(ah, 0x40s);</w:t>
      </w:r>
    </w:p>
    <w:p w14:paraId="6709A2C9"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77B6D866"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3C98CA06"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C8B238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10DE68E8" w14:textId="77777777" w:rsidR="000644C3" w:rsidRPr="00D822A3" w:rsidRDefault="000644C3" w:rsidP="004B0675">
      <w:pPr>
        <w:pStyle w:val="Code"/>
        <w:rPr>
          <w:highlight w:val="white"/>
          <w:lang w:val="en-GB"/>
        </w:rPr>
      </w:pPr>
      <w:r w:rsidRPr="00D822A3">
        <w:rPr>
          <w:highlight w:val="white"/>
          <w:lang w:val="en-GB"/>
        </w:rPr>
        <w:t xml:space="preserve"> </w:t>
      </w:r>
    </w:p>
    <w:p w14:paraId="3F6B399D"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0F8E11C2"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584BEB29" w14:textId="77777777" w:rsidR="000644C3" w:rsidRPr="00D822A3" w:rsidRDefault="000644C3" w:rsidP="004B0675">
      <w:pPr>
        <w:pStyle w:val="Code"/>
        <w:rPr>
          <w:highlight w:val="white"/>
          <w:lang w:val="en-GB"/>
        </w:rPr>
      </w:pPr>
    </w:p>
    <w:p w14:paraId="738959C2" w14:textId="77777777" w:rsidR="000644C3" w:rsidRPr="00D822A3" w:rsidRDefault="000644C3" w:rsidP="004B0675">
      <w:pPr>
        <w:pStyle w:val="Code"/>
        <w:rPr>
          <w:highlight w:val="white"/>
          <w:lang w:val="en-GB"/>
        </w:rPr>
      </w:pPr>
      <w:r w:rsidRPr="00D822A3">
        <w:rPr>
          <w:highlight w:val="white"/>
          <w:lang w:val="en-GB"/>
        </w:rPr>
        <w:lastRenderedPageBreak/>
        <w:t xml:space="preserve">    if (flagbyte &amp; CARRY_FLAG) {</w:t>
      </w:r>
    </w:p>
    <w:p w14:paraId="77456DD2" w14:textId="77777777" w:rsidR="000644C3" w:rsidRPr="00D822A3" w:rsidRDefault="000644C3" w:rsidP="004B0675">
      <w:pPr>
        <w:pStyle w:val="Code"/>
        <w:rPr>
          <w:highlight w:val="white"/>
          <w:lang w:val="en-GB"/>
        </w:rPr>
      </w:pPr>
      <w:r w:rsidRPr="00D822A3">
        <w:rPr>
          <w:highlight w:val="white"/>
          <w:lang w:val="en-GB"/>
        </w:rPr>
        <w:t xml:space="preserve">      stream-&gt;errno = errno = FWRITE;</w:t>
      </w:r>
    </w:p>
    <w:p w14:paraId="3D93055A" w14:textId="77777777" w:rsidR="000644C3" w:rsidRPr="00D822A3" w:rsidRDefault="000644C3" w:rsidP="004B0675">
      <w:pPr>
        <w:pStyle w:val="Code"/>
        <w:rPr>
          <w:highlight w:val="white"/>
          <w:lang w:val="en-GB"/>
        </w:rPr>
      </w:pPr>
      <w:r w:rsidRPr="00D822A3">
        <w:rPr>
          <w:highlight w:val="white"/>
          <w:lang w:val="en-GB"/>
        </w:rPr>
        <w:t xml:space="preserve">      return 0;</w:t>
      </w:r>
    </w:p>
    <w:p w14:paraId="4C413578" w14:textId="77777777" w:rsidR="000644C3" w:rsidRPr="00D822A3" w:rsidRDefault="000644C3" w:rsidP="004B0675">
      <w:pPr>
        <w:pStyle w:val="Code"/>
        <w:rPr>
          <w:highlight w:val="white"/>
          <w:lang w:val="en-GB"/>
        </w:rPr>
      </w:pPr>
      <w:r w:rsidRPr="00D822A3">
        <w:rPr>
          <w:highlight w:val="white"/>
          <w:lang w:val="en-GB"/>
        </w:rPr>
        <w:t xml:space="preserve">    }</w:t>
      </w:r>
    </w:p>
    <w:p w14:paraId="7CAD2C62" w14:textId="77777777" w:rsidR="000644C3" w:rsidRPr="00D822A3" w:rsidRDefault="000644C3" w:rsidP="004B0675">
      <w:pPr>
        <w:pStyle w:val="Code"/>
        <w:rPr>
          <w:highlight w:val="white"/>
          <w:lang w:val="en-GB"/>
        </w:rPr>
      </w:pPr>
      <w:r w:rsidRPr="00D822A3">
        <w:rPr>
          <w:highlight w:val="white"/>
          <w:lang w:val="en-GB"/>
        </w:rPr>
        <w:t xml:space="preserve">    else {</w:t>
      </w:r>
    </w:p>
    <w:p w14:paraId="1A8CAC1B" w14:textId="77777777" w:rsidR="000644C3" w:rsidRPr="00D822A3" w:rsidRDefault="000644C3" w:rsidP="004B0675">
      <w:pPr>
        <w:pStyle w:val="Code"/>
        <w:rPr>
          <w:highlight w:val="white"/>
          <w:lang w:val="en-GB"/>
        </w:rPr>
      </w:pPr>
      <w:r w:rsidRPr="00D822A3">
        <w:rPr>
          <w:highlight w:val="white"/>
          <w:lang w:val="en-GB"/>
        </w:rPr>
        <w:t xml:space="preserve">      int count;</w:t>
      </w:r>
    </w:p>
    <w:p w14:paraId="21B34F11"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76ED0F0C" w14:textId="77777777" w:rsidR="000644C3" w:rsidRPr="00D822A3" w:rsidRDefault="000644C3" w:rsidP="00A95198">
      <w:pPr>
        <w:pStyle w:val="Code"/>
        <w:rPr>
          <w:highlight w:val="white"/>
          <w:lang w:val="en-GB"/>
        </w:rPr>
      </w:pPr>
      <w:r w:rsidRPr="00D822A3">
        <w:rPr>
          <w:highlight w:val="white"/>
          <w:lang w:val="en-GB"/>
        </w:rPr>
        <w:t>//      stream-&gt;position += count;</w:t>
      </w:r>
    </w:p>
    <w:p w14:paraId="7F673152" w14:textId="77777777" w:rsidR="000644C3" w:rsidRPr="00D822A3" w:rsidRDefault="000644C3" w:rsidP="00A95198">
      <w:pPr>
        <w:pStyle w:val="Code"/>
        <w:rPr>
          <w:highlight w:val="white"/>
          <w:lang w:val="en-GB"/>
        </w:rPr>
      </w:pPr>
      <w:r w:rsidRPr="00D822A3">
        <w:rPr>
          <w:highlight w:val="white"/>
          <w:lang w:val="en-GB"/>
        </w:rPr>
        <w:t>//      stream-&gt;size = MAX(stream-&gt;size, stream-&gt;position);</w:t>
      </w:r>
    </w:p>
    <w:p w14:paraId="34DC21A2" w14:textId="77777777" w:rsidR="000644C3" w:rsidRPr="00D822A3" w:rsidRDefault="000644C3" w:rsidP="00A95198">
      <w:pPr>
        <w:pStyle w:val="Code"/>
        <w:rPr>
          <w:highlight w:val="white"/>
          <w:lang w:val="en-GB"/>
        </w:rPr>
      </w:pPr>
      <w:r w:rsidRPr="00D822A3">
        <w:rPr>
          <w:highlight w:val="white"/>
          <w:lang w:val="en-GB"/>
        </w:rPr>
        <w:t xml:space="preserve">      return count;</w:t>
      </w:r>
    </w:p>
    <w:p w14:paraId="7C030DA7" w14:textId="77777777" w:rsidR="000644C3" w:rsidRPr="00D822A3" w:rsidRDefault="000644C3" w:rsidP="00390D2A">
      <w:pPr>
        <w:pStyle w:val="Code"/>
        <w:rPr>
          <w:highlight w:val="white"/>
          <w:lang w:val="en-GB"/>
        </w:rPr>
      </w:pPr>
      <w:r w:rsidRPr="00D822A3">
        <w:rPr>
          <w:highlight w:val="white"/>
          <w:lang w:val="en-GB"/>
        </w:rPr>
        <w:t xml:space="preserve">    }</w:t>
      </w:r>
    </w:p>
    <w:p w14:paraId="1C2FBCA7" w14:textId="77777777" w:rsidR="000644C3" w:rsidRPr="00D822A3" w:rsidRDefault="000644C3" w:rsidP="00390D2A">
      <w:pPr>
        <w:pStyle w:val="Code"/>
        <w:rPr>
          <w:highlight w:val="white"/>
          <w:lang w:val="en-GB"/>
        </w:rPr>
      </w:pPr>
      <w:r w:rsidRPr="00D822A3">
        <w:rPr>
          <w:highlight w:val="white"/>
          <w:lang w:val="en-GB"/>
        </w:rPr>
        <w:t xml:space="preserve">  }</w:t>
      </w:r>
    </w:p>
    <w:p w14:paraId="6E65053E" w14:textId="77777777" w:rsidR="000644C3" w:rsidRPr="00D822A3" w:rsidRDefault="000644C3" w:rsidP="00390D2A">
      <w:pPr>
        <w:pStyle w:val="Code"/>
        <w:rPr>
          <w:highlight w:val="white"/>
          <w:lang w:val="en-GB"/>
        </w:rPr>
      </w:pPr>
      <w:r w:rsidRPr="00D822A3">
        <w:rPr>
          <w:highlight w:val="white"/>
          <w:lang w:val="en-GB"/>
        </w:rPr>
        <w:t>}</w:t>
      </w:r>
    </w:p>
    <w:p w14:paraId="34870CAB" w14:textId="77777777" w:rsidR="000644C3" w:rsidRPr="00D822A3" w:rsidRDefault="000644C3" w:rsidP="00390D2A">
      <w:pPr>
        <w:pStyle w:val="Code"/>
        <w:rPr>
          <w:highlight w:val="white"/>
          <w:lang w:val="en-GB"/>
        </w:rPr>
      </w:pPr>
    </w:p>
    <w:p w14:paraId="3BFDBA63" w14:textId="77777777" w:rsidR="000644C3" w:rsidRPr="00D822A3" w:rsidRDefault="000644C3" w:rsidP="00390D2A">
      <w:pPr>
        <w:pStyle w:val="Code"/>
        <w:rPr>
          <w:highlight w:val="white"/>
          <w:lang w:val="en-GB"/>
        </w:rPr>
      </w:pPr>
      <w:r w:rsidRPr="00D822A3">
        <w:rPr>
          <w:highlight w:val="white"/>
          <w:lang w:val="en-GB"/>
        </w:rPr>
        <w:t>long fseek(FILE* stream, long offset, int origin) {</w:t>
      </w:r>
    </w:p>
    <w:p w14:paraId="0FE43FA2" w14:textId="77777777" w:rsidR="000644C3" w:rsidRPr="00D822A3" w:rsidRDefault="000644C3" w:rsidP="00390D2A">
      <w:pPr>
        <w:pStyle w:val="Code"/>
        <w:rPr>
          <w:highlight w:val="white"/>
          <w:lang w:val="en-GB"/>
        </w:rPr>
      </w:pPr>
      <w:r w:rsidRPr="00D822A3">
        <w:rPr>
          <w:highlight w:val="white"/>
          <w:lang w:val="en-GB"/>
        </w:rPr>
        <w:t xml:space="preserve">  load_register(al, (short) origin);</w:t>
      </w:r>
    </w:p>
    <w:p w14:paraId="4269F142"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75594EC9" w14:textId="77777777" w:rsidR="000644C3" w:rsidRPr="00D822A3" w:rsidRDefault="000644C3" w:rsidP="00390D2A">
      <w:pPr>
        <w:pStyle w:val="Code"/>
        <w:rPr>
          <w:highlight w:val="white"/>
          <w:lang w:val="en-GB"/>
        </w:rPr>
      </w:pPr>
      <w:r w:rsidRPr="00D822A3">
        <w:rPr>
          <w:highlight w:val="white"/>
          <w:lang w:val="en-GB"/>
        </w:rPr>
        <w:t xml:space="preserve">  load_register(bx, stream-&gt;handle);</w:t>
      </w:r>
    </w:p>
    <w:p w14:paraId="7E305EBD" w14:textId="77777777" w:rsidR="000644C3" w:rsidRPr="00D822A3" w:rsidRDefault="000644C3" w:rsidP="00390D2A">
      <w:pPr>
        <w:pStyle w:val="Code"/>
        <w:rPr>
          <w:highlight w:val="white"/>
          <w:lang w:val="en-GB"/>
        </w:rPr>
      </w:pPr>
      <w:r w:rsidRPr="00D822A3">
        <w:rPr>
          <w:highlight w:val="white"/>
          <w:lang w:val="en-GB"/>
        </w:rPr>
        <w:t xml:space="preserve">  load_register(cx, (int) (offset &gt;&gt; 16));</w:t>
      </w:r>
    </w:p>
    <w:p w14:paraId="20AF8441" w14:textId="77777777" w:rsidR="000644C3" w:rsidRPr="00D822A3" w:rsidRDefault="000644C3" w:rsidP="00390D2A">
      <w:pPr>
        <w:pStyle w:val="Code"/>
        <w:rPr>
          <w:highlight w:val="white"/>
          <w:lang w:val="en-GB"/>
        </w:rPr>
      </w:pPr>
      <w:r w:rsidRPr="00D822A3">
        <w:rPr>
          <w:highlight w:val="white"/>
          <w:lang w:val="en-GB"/>
        </w:rPr>
        <w:t xml:space="preserve">  load_register(dx, (int) offset);</w:t>
      </w:r>
    </w:p>
    <w:p w14:paraId="08717461"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038A5AA6" w14:textId="77777777" w:rsidR="000644C3" w:rsidRPr="00D822A3" w:rsidRDefault="000644C3" w:rsidP="00390D2A">
      <w:pPr>
        <w:pStyle w:val="Code"/>
        <w:rPr>
          <w:highlight w:val="white"/>
          <w:lang w:val="en-GB"/>
        </w:rPr>
      </w:pPr>
    </w:p>
    <w:p w14:paraId="6DC448A0" w14:textId="77777777" w:rsidR="000644C3" w:rsidRPr="00D822A3" w:rsidRDefault="000644C3" w:rsidP="00390D2A">
      <w:pPr>
        <w:pStyle w:val="Code"/>
        <w:rPr>
          <w:highlight w:val="white"/>
          <w:lang w:val="en-GB"/>
        </w:rPr>
      </w:pPr>
      <w:r w:rsidRPr="00D822A3">
        <w:rPr>
          <w:highlight w:val="white"/>
          <w:lang w:val="en-GB"/>
        </w:rPr>
        <w:t xml:space="preserve">  { int highPosition, lowPositionHandle;</w:t>
      </w:r>
    </w:p>
    <w:p w14:paraId="1E23166B" w14:textId="77777777" w:rsidR="000644C3" w:rsidRPr="00D822A3" w:rsidRDefault="000644C3" w:rsidP="00390D2A">
      <w:pPr>
        <w:pStyle w:val="Code"/>
        <w:rPr>
          <w:highlight w:val="white"/>
          <w:lang w:val="en-GB"/>
        </w:rPr>
      </w:pPr>
    </w:p>
    <w:p w14:paraId="431FB6C0" w14:textId="77777777" w:rsidR="000644C3" w:rsidRPr="00D822A3" w:rsidRDefault="000644C3" w:rsidP="00390D2A">
      <w:pPr>
        <w:pStyle w:val="Code"/>
        <w:rPr>
          <w:highlight w:val="white"/>
          <w:lang w:val="en-GB"/>
        </w:rPr>
      </w:pPr>
      <w:r w:rsidRPr="00D822A3">
        <w:rPr>
          <w:highlight w:val="white"/>
          <w:lang w:val="en-GB"/>
        </w:rPr>
        <w:t xml:space="preserve">    store_register(dx, highPosition);</w:t>
      </w:r>
    </w:p>
    <w:p w14:paraId="32B2C036" w14:textId="77777777" w:rsidR="000644C3" w:rsidRPr="00D822A3" w:rsidRDefault="000644C3" w:rsidP="00390D2A">
      <w:pPr>
        <w:pStyle w:val="Code"/>
        <w:rPr>
          <w:highlight w:val="white"/>
          <w:lang w:val="en-GB"/>
        </w:rPr>
      </w:pPr>
      <w:r w:rsidRPr="00D822A3">
        <w:rPr>
          <w:highlight w:val="white"/>
          <w:lang w:val="en-GB"/>
        </w:rPr>
        <w:t xml:space="preserve">    store_register(ax, lowPositionHandle);</w:t>
      </w:r>
    </w:p>
    <w:p w14:paraId="0E84B701" w14:textId="77777777" w:rsidR="000644C3" w:rsidRPr="00D822A3" w:rsidRDefault="000644C3" w:rsidP="00390D2A">
      <w:pPr>
        <w:pStyle w:val="Code"/>
        <w:rPr>
          <w:highlight w:val="white"/>
          <w:lang w:val="en-GB"/>
        </w:rPr>
      </w:pPr>
    </w:p>
    <w:p w14:paraId="146D5D9C"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42ACDEA5"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7CE649E3"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AD8386" w14:textId="77777777" w:rsidR="000644C3" w:rsidRPr="00D822A3" w:rsidRDefault="000644C3" w:rsidP="00390D2A">
      <w:pPr>
        <w:pStyle w:val="Code"/>
        <w:rPr>
          <w:highlight w:val="white"/>
          <w:lang w:val="en-GB"/>
        </w:rPr>
      </w:pPr>
    </w:p>
    <w:p w14:paraId="009B817A"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8C2D7F8" w14:textId="77777777" w:rsidR="000644C3" w:rsidRPr="00D822A3" w:rsidRDefault="000644C3" w:rsidP="00390D2A">
      <w:pPr>
        <w:pStyle w:val="Code"/>
        <w:rPr>
          <w:highlight w:val="white"/>
          <w:lang w:val="en-GB"/>
        </w:rPr>
      </w:pPr>
      <w:r w:rsidRPr="00D822A3">
        <w:rPr>
          <w:highlight w:val="white"/>
          <w:lang w:val="en-GB"/>
        </w:rPr>
        <w:t xml:space="preserve">      stream-&gt;position = (((unsigned long) highPosition) &lt;&lt; 16) +</w:t>
      </w:r>
    </w:p>
    <w:p w14:paraId="15E43D35" w14:textId="77777777" w:rsidR="000644C3" w:rsidRPr="00D822A3" w:rsidRDefault="000644C3" w:rsidP="00390D2A">
      <w:pPr>
        <w:pStyle w:val="Code"/>
        <w:rPr>
          <w:highlight w:val="white"/>
          <w:lang w:val="en-GB"/>
        </w:rPr>
      </w:pPr>
      <w:r w:rsidRPr="00D822A3">
        <w:rPr>
          <w:highlight w:val="white"/>
          <w:lang w:val="en-GB"/>
        </w:rPr>
        <w:t xml:space="preserve">                         ((unsigned long) lowPositionHandle);</w:t>
      </w:r>
    </w:p>
    <w:p w14:paraId="700CDFB6" w14:textId="77777777" w:rsidR="000644C3" w:rsidRPr="00D822A3" w:rsidRDefault="000644C3" w:rsidP="00390D2A">
      <w:pPr>
        <w:pStyle w:val="Code"/>
        <w:rPr>
          <w:highlight w:val="white"/>
          <w:lang w:val="en-GB"/>
        </w:rPr>
      </w:pPr>
      <w:r w:rsidRPr="00D822A3">
        <w:rPr>
          <w:highlight w:val="white"/>
          <w:lang w:val="en-GB"/>
        </w:rPr>
        <w:t xml:space="preserve">      return stream-&gt;position;</w:t>
      </w:r>
    </w:p>
    <w:p w14:paraId="38EF3191" w14:textId="77777777" w:rsidR="000644C3" w:rsidRPr="00D822A3" w:rsidRDefault="000644C3" w:rsidP="00390D2A">
      <w:pPr>
        <w:pStyle w:val="Code"/>
        <w:rPr>
          <w:highlight w:val="white"/>
          <w:lang w:val="en-GB"/>
        </w:rPr>
      </w:pPr>
      <w:r w:rsidRPr="00D822A3">
        <w:rPr>
          <w:highlight w:val="white"/>
          <w:lang w:val="en-GB"/>
        </w:rPr>
        <w:t xml:space="preserve">    }</w:t>
      </w:r>
    </w:p>
    <w:p w14:paraId="4B4D699B" w14:textId="77777777" w:rsidR="000644C3" w:rsidRPr="00D822A3" w:rsidRDefault="000644C3" w:rsidP="00390D2A">
      <w:pPr>
        <w:pStyle w:val="Code"/>
        <w:rPr>
          <w:highlight w:val="white"/>
          <w:lang w:val="en-GB"/>
        </w:rPr>
      </w:pPr>
      <w:r w:rsidRPr="00D822A3">
        <w:rPr>
          <w:highlight w:val="white"/>
          <w:lang w:val="en-GB"/>
        </w:rPr>
        <w:t xml:space="preserve">    else {</w:t>
      </w:r>
    </w:p>
    <w:p w14:paraId="73D948A8" w14:textId="77777777" w:rsidR="000644C3" w:rsidRPr="00D822A3" w:rsidRDefault="000644C3" w:rsidP="00390D2A">
      <w:pPr>
        <w:pStyle w:val="Code"/>
        <w:rPr>
          <w:highlight w:val="white"/>
          <w:lang w:val="en-GB"/>
        </w:rPr>
      </w:pPr>
      <w:r w:rsidRPr="00D822A3">
        <w:rPr>
          <w:highlight w:val="white"/>
          <w:lang w:val="en-GB"/>
        </w:rPr>
        <w:t xml:space="preserve">      stream-&gt;errno = (errno = lowPositionHandle);</w:t>
      </w:r>
    </w:p>
    <w:p w14:paraId="71C53DB4" w14:textId="77777777" w:rsidR="000644C3" w:rsidRPr="00D822A3" w:rsidRDefault="000644C3" w:rsidP="00390D2A">
      <w:pPr>
        <w:pStyle w:val="Code"/>
        <w:rPr>
          <w:highlight w:val="white"/>
          <w:lang w:val="en-GB"/>
        </w:rPr>
      </w:pPr>
      <w:r w:rsidRPr="00D822A3">
        <w:rPr>
          <w:highlight w:val="white"/>
          <w:lang w:val="en-GB"/>
        </w:rPr>
        <w:t xml:space="preserve">      return -1l;</w:t>
      </w:r>
    </w:p>
    <w:p w14:paraId="36DD1927" w14:textId="77777777" w:rsidR="000644C3" w:rsidRPr="00D822A3" w:rsidRDefault="000644C3" w:rsidP="00390D2A">
      <w:pPr>
        <w:pStyle w:val="Code"/>
        <w:rPr>
          <w:highlight w:val="white"/>
          <w:lang w:val="en-GB"/>
        </w:rPr>
      </w:pPr>
      <w:r w:rsidRPr="00D822A3">
        <w:rPr>
          <w:highlight w:val="white"/>
          <w:lang w:val="en-GB"/>
        </w:rPr>
        <w:t xml:space="preserve">    }</w:t>
      </w:r>
    </w:p>
    <w:p w14:paraId="5B1AC342" w14:textId="77777777" w:rsidR="000644C3" w:rsidRPr="00D822A3" w:rsidRDefault="000644C3" w:rsidP="00390D2A">
      <w:pPr>
        <w:pStyle w:val="Code"/>
        <w:rPr>
          <w:highlight w:val="white"/>
          <w:lang w:val="en-GB"/>
        </w:rPr>
      </w:pPr>
      <w:r w:rsidRPr="00D822A3">
        <w:rPr>
          <w:highlight w:val="white"/>
          <w:lang w:val="en-GB"/>
        </w:rPr>
        <w:t xml:space="preserve">  }</w:t>
      </w:r>
    </w:p>
    <w:p w14:paraId="2CC1AFDE" w14:textId="77777777" w:rsidR="000644C3" w:rsidRPr="00D822A3" w:rsidRDefault="000644C3" w:rsidP="00390D2A">
      <w:pPr>
        <w:pStyle w:val="Code"/>
        <w:rPr>
          <w:highlight w:val="white"/>
          <w:lang w:val="en-GB"/>
        </w:rPr>
      </w:pPr>
      <w:r w:rsidRPr="00D822A3">
        <w:rPr>
          <w:highlight w:val="white"/>
          <w:lang w:val="en-GB"/>
        </w:rPr>
        <w:t>}</w:t>
      </w:r>
    </w:p>
    <w:p w14:paraId="1D8498EA" w14:textId="77777777" w:rsidR="000644C3" w:rsidRPr="00D822A3" w:rsidRDefault="000644C3" w:rsidP="00390D2A">
      <w:pPr>
        <w:pStyle w:val="Code"/>
        <w:rPr>
          <w:highlight w:val="white"/>
          <w:lang w:val="en-GB"/>
        </w:rPr>
      </w:pPr>
    </w:p>
    <w:p w14:paraId="02EB0481" w14:textId="77777777" w:rsidR="000644C3" w:rsidRPr="00D822A3" w:rsidRDefault="000644C3" w:rsidP="00390D2A">
      <w:pPr>
        <w:pStyle w:val="Code"/>
        <w:rPr>
          <w:highlight w:val="white"/>
          <w:lang w:val="en-GB"/>
        </w:rPr>
      </w:pPr>
      <w:r w:rsidRPr="00D822A3">
        <w:rPr>
          <w:highlight w:val="white"/>
          <w:lang w:val="en-GB"/>
        </w:rPr>
        <w:t>long ftell(FILE* stream) {</w:t>
      </w:r>
    </w:p>
    <w:p w14:paraId="0D1884E2" w14:textId="77777777" w:rsidR="000644C3" w:rsidRPr="00D822A3" w:rsidRDefault="000644C3" w:rsidP="00390D2A">
      <w:pPr>
        <w:pStyle w:val="Code"/>
        <w:rPr>
          <w:highlight w:val="white"/>
          <w:lang w:val="en-GB"/>
        </w:rPr>
      </w:pPr>
      <w:r w:rsidRPr="00D822A3">
        <w:rPr>
          <w:highlight w:val="white"/>
          <w:lang w:val="en-GB"/>
        </w:rPr>
        <w:t xml:space="preserve">  return fseek(stream, 0L, (int) SEEK_CUR);</w:t>
      </w:r>
    </w:p>
    <w:p w14:paraId="00AE988A" w14:textId="77777777" w:rsidR="000644C3" w:rsidRPr="00D822A3" w:rsidRDefault="000644C3" w:rsidP="00390D2A">
      <w:pPr>
        <w:pStyle w:val="Code"/>
        <w:rPr>
          <w:highlight w:val="white"/>
          <w:lang w:val="en-GB"/>
        </w:rPr>
      </w:pPr>
      <w:r w:rsidRPr="00D822A3">
        <w:rPr>
          <w:highlight w:val="white"/>
          <w:lang w:val="en-GB"/>
        </w:rPr>
        <w:t>}</w:t>
      </w:r>
    </w:p>
    <w:p w14:paraId="451EA6B6" w14:textId="77777777" w:rsidR="000644C3" w:rsidRPr="00D822A3" w:rsidRDefault="000644C3" w:rsidP="00390D2A">
      <w:pPr>
        <w:pStyle w:val="Code"/>
        <w:rPr>
          <w:highlight w:val="white"/>
          <w:lang w:val="en-GB"/>
        </w:rPr>
      </w:pPr>
    </w:p>
    <w:p w14:paraId="43EE74BB" w14:textId="77777777" w:rsidR="000644C3" w:rsidRPr="00D822A3" w:rsidRDefault="000644C3" w:rsidP="00390D2A">
      <w:pPr>
        <w:pStyle w:val="Code"/>
        <w:rPr>
          <w:highlight w:val="white"/>
          <w:lang w:val="en-GB"/>
        </w:rPr>
      </w:pPr>
      <w:r w:rsidRPr="00D822A3">
        <w:rPr>
          <w:highlight w:val="white"/>
          <w:lang w:val="en-GB"/>
        </w:rPr>
        <w:t>void rewind(FILE* stream) {</w:t>
      </w:r>
    </w:p>
    <w:p w14:paraId="2E00F576" w14:textId="77777777" w:rsidR="000644C3" w:rsidRPr="00D822A3" w:rsidRDefault="000644C3" w:rsidP="00390D2A">
      <w:pPr>
        <w:pStyle w:val="Code"/>
        <w:rPr>
          <w:highlight w:val="white"/>
          <w:lang w:val="en-GB"/>
        </w:rPr>
      </w:pPr>
      <w:r w:rsidRPr="00D822A3">
        <w:rPr>
          <w:highlight w:val="white"/>
          <w:lang w:val="en-GB"/>
        </w:rPr>
        <w:t xml:space="preserve">  (void) fseek(stream, 0L, (int) SEEK_SET);</w:t>
      </w:r>
    </w:p>
    <w:p w14:paraId="75D58D4D" w14:textId="77777777" w:rsidR="000644C3" w:rsidRPr="00D822A3" w:rsidRDefault="000644C3" w:rsidP="00390D2A">
      <w:pPr>
        <w:pStyle w:val="Code"/>
        <w:rPr>
          <w:highlight w:val="white"/>
          <w:lang w:val="en-GB"/>
        </w:rPr>
      </w:pPr>
      <w:r w:rsidRPr="00D822A3">
        <w:rPr>
          <w:highlight w:val="white"/>
          <w:lang w:val="en-GB"/>
        </w:rPr>
        <w:t>}</w:t>
      </w:r>
    </w:p>
    <w:p w14:paraId="1C9AB038" w14:textId="77777777" w:rsidR="000644C3" w:rsidRPr="00D822A3" w:rsidRDefault="000644C3" w:rsidP="00390D2A">
      <w:pPr>
        <w:pStyle w:val="Code"/>
        <w:rPr>
          <w:highlight w:val="white"/>
          <w:lang w:val="en-GB"/>
        </w:rPr>
      </w:pPr>
    </w:p>
    <w:p w14:paraId="756727E3" w14:textId="77777777" w:rsidR="000644C3" w:rsidRPr="00D822A3" w:rsidRDefault="000644C3" w:rsidP="00390D2A">
      <w:pPr>
        <w:pStyle w:val="Code"/>
        <w:rPr>
          <w:highlight w:val="white"/>
          <w:lang w:val="en-GB"/>
        </w:rPr>
      </w:pPr>
      <w:r w:rsidRPr="00D822A3">
        <w:rPr>
          <w:highlight w:val="white"/>
          <w:lang w:val="en-GB"/>
        </w:rPr>
        <w:t>int fgetpos(FILE* stream, fpos_t* ptr) {</w:t>
      </w:r>
    </w:p>
    <w:p w14:paraId="11721D9D" w14:textId="77777777" w:rsidR="000644C3" w:rsidRPr="00D822A3" w:rsidRDefault="000644C3" w:rsidP="00390D2A">
      <w:pPr>
        <w:pStyle w:val="Code"/>
        <w:rPr>
          <w:highlight w:val="white"/>
          <w:lang w:val="en-GB"/>
        </w:rPr>
      </w:pPr>
      <w:r w:rsidRPr="00D822A3">
        <w:rPr>
          <w:highlight w:val="white"/>
          <w:lang w:val="en-GB"/>
        </w:rPr>
        <w:t xml:space="preserve">  *ptr = (fpos_t) ftell(stream);</w:t>
      </w:r>
    </w:p>
    <w:p w14:paraId="61E6C41C" w14:textId="77777777" w:rsidR="000644C3" w:rsidRPr="00D822A3" w:rsidRDefault="000644C3" w:rsidP="00390D2A">
      <w:pPr>
        <w:pStyle w:val="Code"/>
        <w:rPr>
          <w:highlight w:val="white"/>
          <w:lang w:val="en-GB"/>
        </w:rPr>
      </w:pPr>
      <w:r w:rsidRPr="00D822A3">
        <w:rPr>
          <w:highlight w:val="white"/>
          <w:lang w:val="en-GB"/>
        </w:rPr>
        <w:t xml:space="preserve">  return 0;</w:t>
      </w:r>
    </w:p>
    <w:p w14:paraId="6CFE493A" w14:textId="77777777" w:rsidR="000644C3" w:rsidRPr="00D822A3" w:rsidRDefault="000644C3" w:rsidP="00390D2A">
      <w:pPr>
        <w:pStyle w:val="Code"/>
        <w:rPr>
          <w:highlight w:val="white"/>
          <w:lang w:val="en-GB"/>
        </w:rPr>
      </w:pPr>
      <w:r w:rsidRPr="00D822A3">
        <w:rPr>
          <w:highlight w:val="white"/>
          <w:lang w:val="en-GB"/>
        </w:rPr>
        <w:t>}</w:t>
      </w:r>
    </w:p>
    <w:p w14:paraId="724C14DA" w14:textId="77777777" w:rsidR="000644C3" w:rsidRPr="00D822A3" w:rsidRDefault="000644C3" w:rsidP="00390D2A">
      <w:pPr>
        <w:pStyle w:val="Code"/>
        <w:rPr>
          <w:highlight w:val="white"/>
          <w:lang w:val="en-GB"/>
        </w:rPr>
      </w:pPr>
    </w:p>
    <w:p w14:paraId="6BC8E6DA" w14:textId="77777777" w:rsidR="000644C3" w:rsidRPr="00D822A3" w:rsidRDefault="000644C3" w:rsidP="00390D2A">
      <w:pPr>
        <w:pStyle w:val="Code"/>
        <w:rPr>
          <w:highlight w:val="white"/>
          <w:lang w:val="en-GB"/>
        </w:rPr>
      </w:pPr>
      <w:r w:rsidRPr="00D822A3">
        <w:rPr>
          <w:highlight w:val="white"/>
          <w:lang w:val="en-GB"/>
        </w:rPr>
        <w:t>int fsetpos(FILE* stream, const fpos_t* ptr) {</w:t>
      </w:r>
    </w:p>
    <w:p w14:paraId="154D3C8C" w14:textId="77777777" w:rsidR="000644C3" w:rsidRPr="00D822A3" w:rsidRDefault="000644C3" w:rsidP="00390D2A">
      <w:pPr>
        <w:pStyle w:val="Code"/>
        <w:rPr>
          <w:highlight w:val="white"/>
          <w:lang w:val="en-GB"/>
        </w:rPr>
      </w:pPr>
      <w:r w:rsidRPr="00D822A3">
        <w:rPr>
          <w:highlight w:val="white"/>
          <w:lang w:val="en-GB"/>
        </w:rPr>
        <w:lastRenderedPageBreak/>
        <w:t xml:space="preserve">  return ((int) fseek(stream, *ptr, (int) SEEK_SET));</w:t>
      </w:r>
    </w:p>
    <w:p w14:paraId="4F188A5F" w14:textId="77777777" w:rsidR="000644C3" w:rsidRPr="00D822A3" w:rsidRDefault="000644C3" w:rsidP="00390D2A">
      <w:pPr>
        <w:pStyle w:val="Code"/>
        <w:rPr>
          <w:highlight w:val="white"/>
          <w:lang w:val="en-GB"/>
        </w:rPr>
      </w:pPr>
      <w:r w:rsidRPr="00D822A3">
        <w:rPr>
          <w:highlight w:val="white"/>
          <w:lang w:val="en-GB"/>
        </w:rPr>
        <w:t>}</w:t>
      </w:r>
    </w:p>
    <w:p w14:paraId="7B812B3C" w14:textId="77777777" w:rsidR="000644C3" w:rsidRPr="00D822A3" w:rsidRDefault="000644C3" w:rsidP="00390D2A">
      <w:pPr>
        <w:pStyle w:val="Code"/>
        <w:rPr>
          <w:highlight w:val="white"/>
          <w:lang w:val="en-GB"/>
        </w:rPr>
      </w:pPr>
    </w:p>
    <w:p w14:paraId="25649D00" w14:textId="77777777" w:rsidR="000644C3" w:rsidRPr="00D822A3" w:rsidRDefault="000644C3" w:rsidP="00390D2A">
      <w:pPr>
        <w:pStyle w:val="Code"/>
        <w:rPr>
          <w:highlight w:val="white"/>
          <w:lang w:val="en-GB"/>
        </w:rPr>
      </w:pPr>
      <w:r w:rsidRPr="00D822A3">
        <w:rPr>
          <w:highlight w:val="white"/>
          <w:lang w:val="en-GB"/>
        </w:rPr>
        <w:t>void clearerr(FILE* stream) {</w:t>
      </w:r>
    </w:p>
    <w:p w14:paraId="1FE7DAC0" w14:textId="77777777" w:rsidR="000644C3" w:rsidRPr="00D822A3" w:rsidRDefault="000644C3" w:rsidP="00390D2A">
      <w:pPr>
        <w:pStyle w:val="Code"/>
        <w:rPr>
          <w:highlight w:val="white"/>
          <w:lang w:val="en-GB"/>
        </w:rPr>
      </w:pPr>
      <w:r w:rsidRPr="00D822A3">
        <w:rPr>
          <w:highlight w:val="white"/>
          <w:lang w:val="en-GB"/>
        </w:rPr>
        <w:t xml:space="preserve">  stream-&gt;errno = errno = 0;</w:t>
      </w:r>
    </w:p>
    <w:p w14:paraId="1CBFB1BF" w14:textId="77777777" w:rsidR="000644C3" w:rsidRPr="00D822A3" w:rsidRDefault="000644C3" w:rsidP="00390D2A">
      <w:pPr>
        <w:pStyle w:val="Code"/>
        <w:rPr>
          <w:highlight w:val="white"/>
          <w:lang w:val="en-GB"/>
        </w:rPr>
      </w:pPr>
      <w:r w:rsidRPr="00D822A3">
        <w:rPr>
          <w:highlight w:val="white"/>
          <w:lang w:val="en-GB"/>
        </w:rPr>
        <w:t>}</w:t>
      </w:r>
    </w:p>
    <w:p w14:paraId="0112B67F" w14:textId="77777777" w:rsidR="000644C3" w:rsidRPr="00D822A3" w:rsidRDefault="000644C3" w:rsidP="00390D2A">
      <w:pPr>
        <w:pStyle w:val="Code"/>
        <w:rPr>
          <w:highlight w:val="white"/>
          <w:lang w:val="en-GB"/>
        </w:rPr>
      </w:pPr>
    </w:p>
    <w:p w14:paraId="45EFCBE7" w14:textId="77777777" w:rsidR="000644C3" w:rsidRPr="00D822A3" w:rsidRDefault="000644C3" w:rsidP="00390D2A">
      <w:pPr>
        <w:pStyle w:val="Code"/>
        <w:rPr>
          <w:highlight w:val="white"/>
          <w:lang w:val="en-GB"/>
        </w:rPr>
      </w:pPr>
      <w:r w:rsidRPr="00D822A3">
        <w:rPr>
          <w:highlight w:val="white"/>
          <w:lang w:val="en-GB"/>
        </w:rPr>
        <w:t>BOOL feof(FILE* stream) {</w:t>
      </w:r>
    </w:p>
    <w:p w14:paraId="1B6E2561" w14:textId="77777777" w:rsidR="000644C3" w:rsidRPr="00D822A3" w:rsidRDefault="000644C3" w:rsidP="00390D2A">
      <w:pPr>
        <w:pStyle w:val="Code"/>
        <w:rPr>
          <w:highlight w:val="white"/>
          <w:lang w:val="en-GB"/>
        </w:rPr>
      </w:pPr>
      <w:r w:rsidRPr="00D822A3">
        <w:rPr>
          <w:highlight w:val="white"/>
          <w:lang w:val="en-GB"/>
        </w:rPr>
        <w:t xml:space="preserve">  long unsigned currPosition = fseek(stream, 0L, (int) SEEK_CUR);</w:t>
      </w:r>
    </w:p>
    <w:p w14:paraId="6B9CAB9D" w14:textId="77777777" w:rsidR="000644C3" w:rsidRPr="00D822A3" w:rsidRDefault="000644C3" w:rsidP="00390D2A">
      <w:pPr>
        <w:pStyle w:val="Code"/>
        <w:rPr>
          <w:highlight w:val="white"/>
          <w:lang w:val="en-GB"/>
        </w:rPr>
      </w:pPr>
      <w:r w:rsidRPr="00D822A3">
        <w:rPr>
          <w:highlight w:val="white"/>
          <w:lang w:val="en-GB"/>
        </w:rPr>
        <w:t xml:space="preserve">  long unsigned lastPosition = fseek(stream, 0L, (int)SEEK_END);</w:t>
      </w:r>
    </w:p>
    <w:p w14:paraId="74709AC5" w14:textId="77777777" w:rsidR="000644C3" w:rsidRPr="00D822A3" w:rsidRDefault="000644C3" w:rsidP="00390D2A">
      <w:pPr>
        <w:pStyle w:val="Code"/>
        <w:rPr>
          <w:highlight w:val="white"/>
          <w:lang w:val="en-GB"/>
        </w:rPr>
      </w:pPr>
      <w:r w:rsidRPr="00D822A3">
        <w:rPr>
          <w:highlight w:val="white"/>
          <w:lang w:val="en-GB"/>
        </w:rPr>
        <w:t xml:space="preserve">  fseek(stream, currPosition, (int) SEEK_SET);</w:t>
      </w:r>
    </w:p>
    <w:p w14:paraId="1EEE77C5" w14:textId="77777777" w:rsidR="000644C3" w:rsidRPr="00D822A3" w:rsidRDefault="000644C3" w:rsidP="00390D2A">
      <w:pPr>
        <w:pStyle w:val="Code"/>
        <w:rPr>
          <w:highlight w:val="white"/>
          <w:lang w:val="en-GB"/>
        </w:rPr>
      </w:pPr>
    </w:p>
    <w:p w14:paraId="3D759250" w14:textId="77777777" w:rsidR="000644C3" w:rsidRPr="00D822A3" w:rsidRDefault="000644C3" w:rsidP="00390D2A">
      <w:pPr>
        <w:pStyle w:val="Code"/>
        <w:rPr>
          <w:highlight w:val="white"/>
          <w:lang w:val="en-GB"/>
        </w:rPr>
      </w:pPr>
      <w:r w:rsidRPr="00D822A3">
        <w:rPr>
          <w:highlight w:val="white"/>
          <w:lang w:val="en-GB"/>
        </w:rPr>
        <w:t xml:space="preserve">  { BOOL endOfFile = (currPosition == lastPosition);</w:t>
      </w:r>
    </w:p>
    <w:p w14:paraId="627AE76B" w14:textId="77777777" w:rsidR="000644C3" w:rsidRPr="00D822A3" w:rsidRDefault="000644C3" w:rsidP="00390D2A">
      <w:pPr>
        <w:pStyle w:val="Code"/>
        <w:rPr>
          <w:highlight w:val="white"/>
          <w:lang w:val="en-GB"/>
        </w:rPr>
      </w:pPr>
      <w:r w:rsidRPr="00D822A3">
        <w:rPr>
          <w:highlight w:val="white"/>
          <w:lang w:val="en-GB"/>
        </w:rPr>
        <w:t xml:space="preserve">    return endOfFile;</w:t>
      </w:r>
    </w:p>
    <w:p w14:paraId="200CE457" w14:textId="77777777" w:rsidR="000644C3" w:rsidRPr="00D822A3" w:rsidRDefault="000644C3" w:rsidP="00390D2A">
      <w:pPr>
        <w:pStyle w:val="Code"/>
        <w:rPr>
          <w:highlight w:val="white"/>
          <w:lang w:val="en-GB"/>
        </w:rPr>
      </w:pPr>
      <w:r w:rsidRPr="00D822A3">
        <w:rPr>
          <w:highlight w:val="white"/>
          <w:lang w:val="en-GB"/>
        </w:rPr>
        <w:t xml:space="preserve">  }</w:t>
      </w:r>
    </w:p>
    <w:p w14:paraId="29A0A9BC" w14:textId="77777777" w:rsidR="000644C3" w:rsidRPr="00D822A3" w:rsidRDefault="000644C3" w:rsidP="00390D2A">
      <w:pPr>
        <w:pStyle w:val="Code"/>
        <w:rPr>
          <w:highlight w:val="white"/>
          <w:lang w:val="en-GB"/>
        </w:rPr>
      </w:pPr>
      <w:r w:rsidRPr="00D822A3">
        <w:rPr>
          <w:highlight w:val="white"/>
          <w:lang w:val="en-GB"/>
        </w:rPr>
        <w:t>}</w:t>
      </w:r>
    </w:p>
    <w:p w14:paraId="139C59C1" w14:textId="77777777" w:rsidR="000644C3" w:rsidRPr="00D822A3" w:rsidRDefault="000644C3" w:rsidP="00390D2A">
      <w:pPr>
        <w:pStyle w:val="Code"/>
        <w:rPr>
          <w:highlight w:val="white"/>
          <w:lang w:val="en-GB"/>
        </w:rPr>
      </w:pPr>
    </w:p>
    <w:p w14:paraId="702C0D63" w14:textId="77777777" w:rsidR="000644C3" w:rsidRPr="00D822A3" w:rsidRDefault="000644C3" w:rsidP="00390D2A">
      <w:pPr>
        <w:pStyle w:val="Code"/>
        <w:rPr>
          <w:highlight w:val="white"/>
          <w:lang w:val="en-GB"/>
        </w:rPr>
      </w:pPr>
      <w:r w:rsidRPr="00D822A3">
        <w:rPr>
          <w:highlight w:val="white"/>
          <w:lang w:val="en-GB"/>
        </w:rPr>
        <w:t>int ferror(FILE* stream) {</w:t>
      </w:r>
    </w:p>
    <w:p w14:paraId="650A8BB8" w14:textId="77777777" w:rsidR="000644C3" w:rsidRPr="00D822A3" w:rsidRDefault="000644C3" w:rsidP="00390D2A">
      <w:pPr>
        <w:pStyle w:val="Code"/>
        <w:rPr>
          <w:highlight w:val="white"/>
          <w:lang w:val="en-GB"/>
        </w:rPr>
      </w:pPr>
      <w:r w:rsidRPr="00D822A3">
        <w:rPr>
          <w:highlight w:val="white"/>
          <w:lang w:val="en-GB"/>
        </w:rPr>
        <w:t xml:space="preserve">  return stream-&gt;errno;</w:t>
      </w:r>
    </w:p>
    <w:p w14:paraId="609EFC51" w14:textId="77777777" w:rsidR="000644C3" w:rsidRPr="00D822A3" w:rsidRDefault="000644C3" w:rsidP="00390D2A">
      <w:pPr>
        <w:pStyle w:val="Code"/>
        <w:rPr>
          <w:highlight w:val="white"/>
          <w:lang w:val="en-GB"/>
        </w:rPr>
      </w:pPr>
      <w:r w:rsidRPr="00D822A3">
        <w:rPr>
          <w:highlight w:val="white"/>
          <w:lang w:val="en-GB"/>
        </w:rPr>
        <w:t>}</w:t>
      </w:r>
    </w:p>
    <w:p w14:paraId="4E428D89" w14:textId="77777777" w:rsidR="000644C3" w:rsidRPr="00D822A3" w:rsidRDefault="000644C3" w:rsidP="00390D2A">
      <w:pPr>
        <w:pStyle w:val="Code"/>
        <w:rPr>
          <w:highlight w:val="white"/>
          <w:lang w:val="en-GB"/>
        </w:rPr>
      </w:pPr>
    </w:p>
    <w:p w14:paraId="47CC78C4" w14:textId="77777777" w:rsidR="000644C3" w:rsidRPr="00D822A3" w:rsidRDefault="000644C3" w:rsidP="00390D2A">
      <w:pPr>
        <w:pStyle w:val="Code"/>
        <w:rPr>
          <w:highlight w:val="white"/>
          <w:lang w:val="en-GB"/>
        </w:rPr>
      </w:pPr>
      <w:r w:rsidRPr="00D822A3">
        <w:rPr>
          <w:highlight w:val="white"/>
          <w:lang w:val="en-GB"/>
        </w:rPr>
        <w:t>void perror(const char* s) {</w:t>
      </w:r>
    </w:p>
    <w:p w14:paraId="0A41CC7A" w14:textId="77777777" w:rsidR="000644C3" w:rsidRPr="00D822A3" w:rsidRDefault="000644C3" w:rsidP="00390D2A">
      <w:pPr>
        <w:pStyle w:val="Code"/>
        <w:rPr>
          <w:highlight w:val="white"/>
          <w:lang w:val="en-GB"/>
        </w:rPr>
      </w:pPr>
      <w:r w:rsidRPr="00D822A3">
        <w:rPr>
          <w:highlight w:val="white"/>
          <w:lang w:val="en-GB"/>
        </w:rPr>
        <w:t xml:space="preserve">  printf("%s: %s.\n", s, strerror(errno));</w:t>
      </w:r>
    </w:p>
    <w:p w14:paraId="6EA6EFC3" w14:textId="194E0C8F" w:rsidR="000644C3" w:rsidRPr="00D822A3" w:rsidRDefault="000644C3" w:rsidP="00390D2A">
      <w:pPr>
        <w:pStyle w:val="Code"/>
        <w:rPr>
          <w:lang w:val="en-GB"/>
        </w:rPr>
      </w:pPr>
      <w:r w:rsidRPr="00D822A3">
        <w:rPr>
          <w:highlight w:val="white"/>
          <w:lang w:val="en-GB"/>
        </w:rPr>
        <w:t>}</w:t>
      </w:r>
    </w:p>
    <w:p w14:paraId="428D7C4D" w14:textId="63A9D82B" w:rsidR="00D62A8B" w:rsidRPr="00D822A3" w:rsidRDefault="004007C3" w:rsidP="00265BDF">
      <w:pPr>
        <w:pStyle w:val="Rubrik2"/>
        <w:rPr>
          <w:lang w:val="en-GB"/>
        </w:rPr>
      </w:pPr>
      <w:bookmarkStart w:id="476" w:name="_Toc54625169"/>
      <w:r w:rsidRPr="00D822A3">
        <w:rPr>
          <w:lang w:val="en-GB"/>
        </w:rPr>
        <w:t>The Standard Library</w:t>
      </w:r>
      <w:bookmarkEnd w:id="476"/>
    </w:p>
    <w:p w14:paraId="6289FDFB" w14:textId="4B5A32CA" w:rsidR="003420EA" w:rsidRPr="00D822A3" w:rsidRDefault="004B0675" w:rsidP="003420EA">
      <w:pPr>
        <w:pStyle w:val="CodeListing"/>
        <w:rPr>
          <w:lang w:val="en-GB"/>
        </w:rPr>
      </w:pPr>
      <w:proofErr w:type="spellStart"/>
      <w:r w:rsidRPr="00D822A3">
        <w:rPr>
          <w:lang w:val="en-GB"/>
        </w:rPr>
        <w:t>s</w:t>
      </w:r>
      <w:r w:rsidR="003420EA" w:rsidRPr="00D822A3">
        <w:rPr>
          <w:lang w:val="en-GB"/>
        </w:rPr>
        <w:t>td</w:t>
      </w:r>
      <w:r w:rsidRPr="00D822A3">
        <w:rPr>
          <w:lang w:val="en-GB"/>
        </w:rPr>
        <w:t>l</w:t>
      </w:r>
      <w:r w:rsidR="003420EA" w:rsidRPr="00D822A3">
        <w:rPr>
          <w:lang w:val="en-GB"/>
        </w:rPr>
        <w:t>ib.h</w:t>
      </w:r>
      <w:proofErr w:type="spellEnd"/>
    </w:p>
    <w:p w14:paraId="1EB5D179" w14:textId="77777777" w:rsidR="006B43FE" w:rsidRPr="00D822A3" w:rsidRDefault="006B43FE" w:rsidP="006B43FE">
      <w:pPr>
        <w:pStyle w:val="Code"/>
        <w:rPr>
          <w:highlight w:val="white"/>
          <w:lang w:val="en-GB"/>
        </w:rPr>
      </w:pPr>
      <w:r w:rsidRPr="00D822A3">
        <w:rPr>
          <w:highlight w:val="white"/>
          <w:lang w:val="en-GB"/>
        </w:rPr>
        <w:t>#ifndef __STDLIB_H__</w:t>
      </w:r>
    </w:p>
    <w:p w14:paraId="4031BE63" w14:textId="77777777" w:rsidR="006B43FE" w:rsidRPr="00D822A3" w:rsidRDefault="006B43FE" w:rsidP="006B43FE">
      <w:pPr>
        <w:pStyle w:val="Code"/>
        <w:rPr>
          <w:highlight w:val="white"/>
          <w:lang w:val="en-GB"/>
        </w:rPr>
      </w:pPr>
      <w:r w:rsidRPr="00D822A3">
        <w:rPr>
          <w:highlight w:val="white"/>
          <w:lang w:val="en-GB"/>
        </w:rPr>
        <w:t>#define __STDLIB_H__</w:t>
      </w:r>
    </w:p>
    <w:p w14:paraId="4F61B4FB" w14:textId="77777777" w:rsidR="006B43FE" w:rsidRPr="00D822A3" w:rsidRDefault="006B43FE" w:rsidP="006B43FE">
      <w:pPr>
        <w:pStyle w:val="Code"/>
        <w:rPr>
          <w:highlight w:val="white"/>
          <w:lang w:val="en-GB"/>
        </w:rPr>
      </w:pPr>
    </w:p>
    <w:p w14:paraId="7268D2ED" w14:textId="77777777" w:rsidR="006B43FE" w:rsidRPr="00D822A3" w:rsidRDefault="006B43FE" w:rsidP="006B43FE">
      <w:pPr>
        <w:pStyle w:val="Code"/>
        <w:rPr>
          <w:highlight w:val="white"/>
          <w:lang w:val="en-GB"/>
        </w:rPr>
      </w:pPr>
      <w:r w:rsidRPr="00D822A3">
        <w:rPr>
          <w:highlight w:val="white"/>
          <w:lang w:val="en-GB"/>
        </w:rPr>
        <w:t>#define NULL ((void*) 0)</w:t>
      </w:r>
    </w:p>
    <w:p w14:paraId="3A70D4D2" w14:textId="77777777" w:rsidR="006B43FE" w:rsidRPr="00D822A3" w:rsidRDefault="006B43FE" w:rsidP="006B43FE">
      <w:pPr>
        <w:pStyle w:val="Code"/>
        <w:rPr>
          <w:highlight w:val="white"/>
          <w:lang w:val="en-GB"/>
        </w:rPr>
      </w:pPr>
    </w:p>
    <w:p w14:paraId="15A1468C" w14:textId="77777777" w:rsidR="006B43FE" w:rsidRPr="00D822A3" w:rsidRDefault="006B43FE" w:rsidP="006B43FE">
      <w:pPr>
        <w:pStyle w:val="Code"/>
        <w:rPr>
          <w:highlight w:val="white"/>
          <w:lang w:val="en-GB"/>
        </w:rPr>
      </w:pPr>
      <w:r w:rsidRPr="00D822A3">
        <w:rPr>
          <w:highlight w:val="white"/>
          <w:lang w:val="en-GB"/>
        </w:rPr>
        <w:t>double atof(char* s);</w:t>
      </w:r>
    </w:p>
    <w:p w14:paraId="671C1C8F" w14:textId="77777777" w:rsidR="006B43FE" w:rsidRPr="00D822A3" w:rsidRDefault="006B43FE" w:rsidP="006B43FE">
      <w:pPr>
        <w:pStyle w:val="Code"/>
        <w:rPr>
          <w:highlight w:val="white"/>
          <w:lang w:val="en-GB"/>
        </w:rPr>
      </w:pPr>
      <w:r w:rsidRPr="00D822A3">
        <w:rPr>
          <w:highlight w:val="white"/>
          <w:lang w:val="en-GB"/>
        </w:rPr>
        <w:t>int atoi(char* s);</w:t>
      </w:r>
    </w:p>
    <w:p w14:paraId="3C808087" w14:textId="77777777" w:rsidR="006B43FE" w:rsidRPr="00D822A3" w:rsidRDefault="006B43FE" w:rsidP="006B43FE">
      <w:pPr>
        <w:pStyle w:val="Code"/>
        <w:rPr>
          <w:highlight w:val="white"/>
          <w:lang w:val="en-GB"/>
        </w:rPr>
      </w:pPr>
      <w:r w:rsidRPr="00D822A3">
        <w:rPr>
          <w:highlight w:val="white"/>
          <w:lang w:val="en-GB"/>
        </w:rPr>
        <w:t>long atol(char* s);</w:t>
      </w:r>
    </w:p>
    <w:p w14:paraId="28CF8812" w14:textId="77777777" w:rsidR="006B43FE" w:rsidRPr="00D822A3" w:rsidRDefault="006B43FE" w:rsidP="006B43FE">
      <w:pPr>
        <w:pStyle w:val="Code"/>
        <w:rPr>
          <w:highlight w:val="white"/>
          <w:lang w:val="en-GB"/>
        </w:rPr>
      </w:pPr>
    </w:p>
    <w:p w14:paraId="3CA3E9E3" w14:textId="77777777" w:rsidR="006B43FE" w:rsidRPr="00D822A3" w:rsidRDefault="006B43FE" w:rsidP="006B43FE">
      <w:pPr>
        <w:pStyle w:val="Code"/>
        <w:rPr>
          <w:highlight w:val="white"/>
          <w:lang w:val="en-GB"/>
        </w:rPr>
      </w:pPr>
      <w:r w:rsidRPr="00D822A3">
        <w:rPr>
          <w:highlight w:val="white"/>
          <w:lang w:val="en-GB"/>
        </w:rPr>
        <w:t>double strtod(char* s, char** endp);</w:t>
      </w:r>
    </w:p>
    <w:p w14:paraId="77509103" w14:textId="77777777" w:rsidR="006B43FE" w:rsidRPr="00D822A3" w:rsidRDefault="006B43FE" w:rsidP="006B43FE">
      <w:pPr>
        <w:pStyle w:val="Code"/>
        <w:rPr>
          <w:highlight w:val="white"/>
          <w:lang w:val="en-GB"/>
        </w:rPr>
      </w:pPr>
      <w:r w:rsidRPr="00D822A3">
        <w:rPr>
          <w:highlight w:val="white"/>
          <w:lang w:val="en-GB"/>
        </w:rPr>
        <w:t>long strtol(char* s, char** endp, int base);</w:t>
      </w:r>
    </w:p>
    <w:p w14:paraId="68D82157" w14:textId="77777777" w:rsidR="006B43FE" w:rsidRPr="00D822A3" w:rsidRDefault="006B43FE" w:rsidP="006B43FE">
      <w:pPr>
        <w:pStyle w:val="Code"/>
        <w:rPr>
          <w:highlight w:val="white"/>
          <w:lang w:val="en-GB"/>
        </w:rPr>
      </w:pPr>
      <w:r w:rsidRPr="00D822A3">
        <w:rPr>
          <w:highlight w:val="white"/>
          <w:lang w:val="en-GB"/>
        </w:rPr>
        <w:t>unsigned long strtoul(char* s, char** endp, int base);</w:t>
      </w:r>
    </w:p>
    <w:p w14:paraId="4683ED2F" w14:textId="77777777" w:rsidR="006B43FE" w:rsidRPr="00D822A3" w:rsidRDefault="006B43FE" w:rsidP="006B43FE">
      <w:pPr>
        <w:pStyle w:val="Code"/>
        <w:rPr>
          <w:highlight w:val="white"/>
          <w:lang w:val="en-GB"/>
        </w:rPr>
      </w:pPr>
    </w:p>
    <w:p w14:paraId="4E2EF11A" w14:textId="77777777" w:rsidR="006B43FE" w:rsidRPr="00D822A3" w:rsidRDefault="006B43FE" w:rsidP="006B43FE">
      <w:pPr>
        <w:pStyle w:val="Code"/>
        <w:rPr>
          <w:highlight w:val="white"/>
          <w:lang w:val="en-GB"/>
        </w:rPr>
      </w:pPr>
      <w:r w:rsidRPr="00D822A3">
        <w:rPr>
          <w:highlight w:val="white"/>
          <w:lang w:val="en-GB"/>
        </w:rPr>
        <w:t>int rand(void);</w:t>
      </w:r>
    </w:p>
    <w:p w14:paraId="79E441CB" w14:textId="77777777" w:rsidR="006B43FE" w:rsidRPr="00D822A3" w:rsidRDefault="006B43FE" w:rsidP="006B43FE">
      <w:pPr>
        <w:pStyle w:val="Code"/>
        <w:rPr>
          <w:highlight w:val="white"/>
          <w:lang w:val="en-GB"/>
        </w:rPr>
      </w:pPr>
      <w:r w:rsidRPr="00D822A3">
        <w:rPr>
          <w:highlight w:val="white"/>
          <w:lang w:val="en-GB"/>
        </w:rPr>
        <w:t>void srand(unsigned int seed);</w:t>
      </w:r>
    </w:p>
    <w:p w14:paraId="44BCF04C" w14:textId="77777777" w:rsidR="006B43FE" w:rsidRPr="00D822A3" w:rsidRDefault="006B43FE" w:rsidP="006B43FE">
      <w:pPr>
        <w:pStyle w:val="Code"/>
        <w:rPr>
          <w:highlight w:val="white"/>
          <w:lang w:val="en-GB"/>
        </w:rPr>
      </w:pPr>
    </w:p>
    <w:p w14:paraId="1F5B6EA6" w14:textId="77777777" w:rsidR="006B43FE" w:rsidRPr="00D822A3" w:rsidRDefault="006B43FE" w:rsidP="006B43FE">
      <w:pPr>
        <w:pStyle w:val="Code"/>
        <w:rPr>
          <w:highlight w:val="white"/>
          <w:lang w:val="en-GB"/>
        </w:rPr>
      </w:pPr>
      <w:r w:rsidRPr="00D822A3">
        <w:rPr>
          <w:highlight w:val="white"/>
          <w:lang w:val="en-GB"/>
        </w:rPr>
        <w:t>char* getenv(const char* name);</w:t>
      </w:r>
    </w:p>
    <w:p w14:paraId="11B0A462" w14:textId="77777777" w:rsidR="006B43FE" w:rsidRPr="00D822A3" w:rsidRDefault="006B43FE" w:rsidP="006B43FE">
      <w:pPr>
        <w:pStyle w:val="Code"/>
        <w:rPr>
          <w:highlight w:val="white"/>
          <w:lang w:val="en-GB"/>
        </w:rPr>
      </w:pPr>
      <w:r w:rsidRPr="00D822A3">
        <w:rPr>
          <w:highlight w:val="white"/>
          <w:lang w:val="en-GB"/>
        </w:rPr>
        <w:t>int system(const char* command);</w:t>
      </w:r>
    </w:p>
    <w:p w14:paraId="409F016B" w14:textId="77777777" w:rsidR="006B43FE" w:rsidRPr="00D822A3" w:rsidRDefault="006B43FE" w:rsidP="006B43FE">
      <w:pPr>
        <w:pStyle w:val="Code"/>
        <w:rPr>
          <w:highlight w:val="white"/>
          <w:lang w:val="en-GB"/>
        </w:rPr>
      </w:pPr>
    </w:p>
    <w:p w14:paraId="2F063A18" w14:textId="77777777" w:rsidR="006B43FE" w:rsidRPr="00D822A3" w:rsidRDefault="006B43FE" w:rsidP="006B43FE">
      <w:pPr>
        <w:pStyle w:val="Code"/>
        <w:rPr>
          <w:highlight w:val="white"/>
          <w:lang w:val="en-GB"/>
        </w:rPr>
      </w:pPr>
      <w:r w:rsidRPr="00D822A3">
        <w:rPr>
          <w:highlight w:val="white"/>
          <w:lang w:val="en-GB"/>
        </w:rPr>
        <w:t>void abort(void);</w:t>
      </w:r>
    </w:p>
    <w:p w14:paraId="1CEF647E" w14:textId="77777777" w:rsidR="006B43FE" w:rsidRPr="00D822A3" w:rsidRDefault="006B43FE" w:rsidP="006B43FE">
      <w:pPr>
        <w:pStyle w:val="Code"/>
        <w:rPr>
          <w:highlight w:val="white"/>
          <w:lang w:val="en-GB"/>
        </w:rPr>
      </w:pPr>
      <w:r w:rsidRPr="00D822A3">
        <w:rPr>
          <w:highlight w:val="white"/>
          <w:lang w:val="en-GB"/>
        </w:rPr>
        <w:t>void exit(int status);</w:t>
      </w:r>
    </w:p>
    <w:p w14:paraId="26EEEAF9" w14:textId="77777777" w:rsidR="006B43FE" w:rsidRPr="00D822A3" w:rsidRDefault="006B43FE" w:rsidP="006B43FE">
      <w:pPr>
        <w:pStyle w:val="Code"/>
        <w:rPr>
          <w:highlight w:val="white"/>
          <w:lang w:val="en-GB"/>
        </w:rPr>
      </w:pPr>
    </w:p>
    <w:p w14:paraId="36B92AF3" w14:textId="77777777" w:rsidR="006B43FE" w:rsidRPr="00D822A3" w:rsidRDefault="006B43FE" w:rsidP="006B43FE">
      <w:pPr>
        <w:pStyle w:val="Code"/>
        <w:rPr>
          <w:highlight w:val="white"/>
          <w:lang w:val="en-GB"/>
        </w:rPr>
      </w:pPr>
      <w:r w:rsidRPr="00D822A3">
        <w:rPr>
          <w:highlight w:val="white"/>
          <w:lang w:val="en-GB"/>
        </w:rPr>
        <w:t>#define FUNC_MAX 256</w:t>
      </w:r>
    </w:p>
    <w:p w14:paraId="78B1739B" w14:textId="77777777" w:rsidR="006B43FE" w:rsidRPr="00D822A3" w:rsidRDefault="006B43FE" w:rsidP="006B43FE">
      <w:pPr>
        <w:pStyle w:val="Code"/>
        <w:rPr>
          <w:highlight w:val="white"/>
          <w:lang w:val="en-GB"/>
        </w:rPr>
      </w:pPr>
      <w:r w:rsidRPr="00D822A3">
        <w:rPr>
          <w:highlight w:val="white"/>
          <w:lang w:val="en-GB"/>
        </w:rPr>
        <w:t>#define OPEN_MAX 16</w:t>
      </w:r>
    </w:p>
    <w:p w14:paraId="4AACFE83" w14:textId="77777777" w:rsidR="006B43FE" w:rsidRPr="00D822A3" w:rsidRDefault="006B43FE" w:rsidP="006B43FE">
      <w:pPr>
        <w:pStyle w:val="Code"/>
        <w:rPr>
          <w:highlight w:val="white"/>
          <w:lang w:val="en-GB"/>
        </w:rPr>
      </w:pPr>
    </w:p>
    <w:p w14:paraId="69ACD582" w14:textId="77777777" w:rsidR="006B43FE" w:rsidRPr="00D822A3" w:rsidRDefault="006B43FE" w:rsidP="006B43FE">
      <w:pPr>
        <w:pStyle w:val="Code"/>
        <w:rPr>
          <w:highlight w:val="white"/>
          <w:lang w:val="en-GB"/>
        </w:rPr>
      </w:pPr>
      <w:r w:rsidRPr="00D822A3">
        <w:rPr>
          <w:highlight w:val="white"/>
          <w:lang w:val="en-GB"/>
        </w:rPr>
        <w:t>typedef void(*FCN)(void);</w:t>
      </w:r>
    </w:p>
    <w:p w14:paraId="2687C7FA" w14:textId="77777777" w:rsidR="006B43FE" w:rsidRPr="00D822A3" w:rsidRDefault="006B43FE" w:rsidP="006B43FE">
      <w:pPr>
        <w:pStyle w:val="Code"/>
        <w:rPr>
          <w:highlight w:val="white"/>
          <w:lang w:val="en-GB"/>
        </w:rPr>
      </w:pPr>
      <w:r w:rsidRPr="00D822A3">
        <w:rPr>
          <w:highlight w:val="white"/>
          <w:lang w:val="en-GB"/>
        </w:rPr>
        <w:t>int atexit(FCN fcn);</w:t>
      </w:r>
    </w:p>
    <w:p w14:paraId="420F7CF0" w14:textId="77777777" w:rsidR="006B43FE" w:rsidRPr="00D822A3" w:rsidRDefault="006B43FE" w:rsidP="006B43FE">
      <w:pPr>
        <w:pStyle w:val="Code"/>
        <w:rPr>
          <w:highlight w:val="white"/>
          <w:lang w:val="en-GB"/>
        </w:rPr>
      </w:pPr>
    </w:p>
    <w:p w14:paraId="6738E917" w14:textId="77777777" w:rsidR="006B43FE" w:rsidRPr="00D822A3" w:rsidRDefault="006B43FE" w:rsidP="006B43FE">
      <w:pPr>
        <w:pStyle w:val="Code"/>
        <w:rPr>
          <w:highlight w:val="white"/>
          <w:lang w:val="en-GB"/>
        </w:rPr>
      </w:pPr>
      <w:r w:rsidRPr="00D822A3">
        <w:rPr>
          <w:highlight w:val="white"/>
          <w:lang w:val="en-GB"/>
        </w:rPr>
        <w:lastRenderedPageBreak/>
        <w:t>int abs(int value);</w:t>
      </w:r>
    </w:p>
    <w:p w14:paraId="0D52F266" w14:textId="77777777" w:rsidR="006B43FE" w:rsidRPr="00D822A3" w:rsidRDefault="006B43FE" w:rsidP="006B43FE">
      <w:pPr>
        <w:pStyle w:val="Code"/>
        <w:rPr>
          <w:highlight w:val="white"/>
          <w:lang w:val="en-GB"/>
        </w:rPr>
      </w:pPr>
      <w:r w:rsidRPr="00D822A3">
        <w:rPr>
          <w:highlight w:val="white"/>
          <w:lang w:val="en-GB"/>
        </w:rPr>
        <w:t>long labs(long value);</w:t>
      </w:r>
    </w:p>
    <w:p w14:paraId="4229DAC4" w14:textId="77777777" w:rsidR="006B43FE" w:rsidRPr="00D822A3" w:rsidRDefault="006B43FE" w:rsidP="006B43FE">
      <w:pPr>
        <w:pStyle w:val="Code"/>
        <w:rPr>
          <w:highlight w:val="white"/>
          <w:lang w:val="en-GB"/>
        </w:rPr>
      </w:pPr>
    </w:p>
    <w:p w14:paraId="5ABA7562" w14:textId="77777777" w:rsidR="006B43FE" w:rsidRPr="00D822A3" w:rsidRDefault="006B43FE" w:rsidP="006B43FE">
      <w:pPr>
        <w:pStyle w:val="Code"/>
        <w:rPr>
          <w:highlight w:val="white"/>
          <w:lang w:val="en-GB"/>
        </w:rPr>
      </w:pPr>
      <w:r w:rsidRPr="00D822A3">
        <w:rPr>
          <w:highlight w:val="white"/>
          <w:lang w:val="en-GB"/>
        </w:rPr>
        <w:t>void* malloc(size_t size);</w:t>
      </w:r>
    </w:p>
    <w:p w14:paraId="3E3604D2" w14:textId="77777777" w:rsidR="006B43FE" w:rsidRPr="00D822A3" w:rsidRDefault="006B43FE" w:rsidP="006B43FE">
      <w:pPr>
        <w:pStyle w:val="Code"/>
        <w:rPr>
          <w:highlight w:val="white"/>
          <w:lang w:val="en-GB"/>
        </w:rPr>
      </w:pPr>
      <w:r w:rsidRPr="00D822A3">
        <w:rPr>
          <w:highlight w:val="white"/>
          <w:lang w:val="en-GB"/>
        </w:rPr>
        <w:t>void* realloc(void* ptr, size_t newSize);</w:t>
      </w:r>
    </w:p>
    <w:p w14:paraId="3963CC6C" w14:textId="77777777" w:rsidR="006B43FE" w:rsidRPr="00D822A3" w:rsidRDefault="006B43FE" w:rsidP="006B43FE">
      <w:pPr>
        <w:pStyle w:val="Code"/>
        <w:rPr>
          <w:highlight w:val="white"/>
          <w:lang w:val="en-GB"/>
        </w:rPr>
      </w:pPr>
      <w:r w:rsidRPr="00D822A3">
        <w:rPr>
          <w:highlight w:val="white"/>
          <w:lang w:val="en-GB"/>
        </w:rPr>
        <w:t>void* calloc(size_t num, size_t size);</w:t>
      </w:r>
    </w:p>
    <w:p w14:paraId="44A626CC" w14:textId="77777777" w:rsidR="006B43FE" w:rsidRPr="00D822A3" w:rsidRDefault="006B43FE" w:rsidP="006B43FE">
      <w:pPr>
        <w:pStyle w:val="Code"/>
        <w:rPr>
          <w:highlight w:val="white"/>
          <w:lang w:val="en-GB"/>
        </w:rPr>
      </w:pPr>
      <w:r w:rsidRPr="00D822A3">
        <w:rPr>
          <w:highlight w:val="white"/>
          <w:lang w:val="en-GB"/>
        </w:rPr>
        <w:t>void free(void* ptr);</w:t>
      </w:r>
    </w:p>
    <w:p w14:paraId="352B389A" w14:textId="77777777" w:rsidR="006B43FE" w:rsidRPr="00D822A3" w:rsidRDefault="006B43FE" w:rsidP="006B43FE">
      <w:pPr>
        <w:pStyle w:val="Code"/>
        <w:rPr>
          <w:highlight w:val="white"/>
          <w:lang w:val="en-GB"/>
        </w:rPr>
      </w:pPr>
    </w:p>
    <w:p w14:paraId="56273347" w14:textId="77777777" w:rsidR="006B43FE" w:rsidRPr="00D822A3" w:rsidRDefault="006B43FE" w:rsidP="006B43FE">
      <w:pPr>
        <w:pStyle w:val="Code"/>
        <w:rPr>
          <w:highlight w:val="white"/>
          <w:lang w:val="en-GB"/>
        </w:rPr>
      </w:pPr>
      <w:r w:rsidRPr="00D822A3">
        <w:rPr>
          <w:highlight w:val="white"/>
          <w:lang w:val="en-GB"/>
        </w:rPr>
        <w:t>void qsort(const void* valueList, size_t listSize, size_t valueSize,</w:t>
      </w:r>
    </w:p>
    <w:p w14:paraId="38E701A3" w14:textId="77777777" w:rsidR="006B43FE" w:rsidRPr="00D822A3" w:rsidRDefault="006B43FE" w:rsidP="006B43FE">
      <w:pPr>
        <w:pStyle w:val="Code"/>
        <w:rPr>
          <w:highlight w:val="white"/>
          <w:lang w:val="en-GB"/>
        </w:rPr>
      </w:pPr>
      <w:r w:rsidRPr="00D822A3">
        <w:rPr>
          <w:highlight w:val="white"/>
          <w:lang w:val="en-GB"/>
        </w:rPr>
        <w:t xml:space="preserve">           int (*compare)(const void*, const void*), ...);</w:t>
      </w:r>
    </w:p>
    <w:p w14:paraId="113691B3" w14:textId="77777777" w:rsidR="006B43FE" w:rsidRPr="00D822A3" w:rsidRDefault="006B43FE" w:rsidP="006B43FE">
      <w:pPr>
        <w:pStyle w:val="Code"/>
        <w:rPr>
          <w:highlight w:val="white"/>
          <w:lang w:val="en-GB"/>
        </w:rPr>
      </w:pPr>
    </w:p>
    <w:p w14:paraId="69BA3E23" w14:textId="77777777" w:rsidR="006B43FE" w:rsidRPr="00D822A3" w:rsidRDefault="006B43FE" w:rsidP="006B43FE">
      <w:pPr>
        <w:pStyle w:val="Code"/>
        <w:rPr>
          <w:highlight w:val="white"/>
          <w:lang w:val="en-GB"/>
        </w:rPr>
      </w:pPr>
      <w:r w:rsidRPr="00D822A3">
        <w:rPr>
          <w:highlight w:val="white"/>
          <w:lang w:val="en-GB"/>
        </w:rPr>
        <w:t>void* bsearch(const void* key, const void* valueList, size_t listSize,</w:t>
      </w:r>
    </w:p>
    <w:p w14:paraId="53E85AA7" w14:textId="62AD82D0" w:rsidR="006B43FE" w:rsidRPr="00D822A3" w:rsidRDefault="006B43FE" w:rsidP="006B43FE">
      <w:pPr>
        <w:pStyle w:val="Code"/>
        <w:rPr>
          <w:highlight w:val="white"/>
          <w:lang w:val="en-GB"/>
        </w:rPr>
      </w:pPr>
      <w:r w:rsidRPr="00D822A3">
        <w:rPr>
          <w:highlight w:val="white"/>
          <w:lang w:val="en-GB"/>
        </w:rPr>
        <w:t xml:space="preserve">              size_t valueSize, int (*compare)(const void*, const void*));</w:t>
      </w:r>
    </w:p>
    <w:p w14:paraId="13EA9E33" w14:textId="77777777" w:rsidR="006B43FE" w:rsidRPr="00D822A3" w:rsidRDefault="006B43FE" w:rsidP="006B43FE">
      <w:pPr>
        <w:pStyle w:val="Code"/>
        <w:rPr>
          <w:highlight w:val="white"/>
          <w:lang w:val="en-GB"/>
        </w:rPr>
      </w:pPr>
    </w:p>
    <w:p w14:paraId="2AC3C2BA" w14:textId="77777777" w:rsidR="006B43FE" w:rsidRPr="00D822A3" w:rsidRDefault="006B43FE" w:rsidP="006B43FE">
      <w:pPr>
        <w:pStyle w:val="Code"/>
        <w:rPr>
          <w:highlight w:val="white"/>
          <w:lang w:val="en-GB"/>
        </w:rPr>
      </w:pPr>
      <w:r w:rsidRPr="00D822A3">
        <w:rPr>
          <w:highlight w:val="white"/>
          <w:lang w:val="en-GB"/>
        </w:rPr>
        <w:t>int abs(int value);</w:t>
      </w:r>
    </w:p>
    <w:p w14:paraId="331215E4" w14:textId="77777777" w:rsidR="006B43FE" w:rsidRPr="00D822A3" w:rsidRDefault="006B43FE" w:rsidP="006B43FE">
      <w:pPr>
        <w:pStyle w:val="Code"/>
        <w:rPr>
          <w:highlight w:val="white"/>
          <w:lang w:val="en-GB"/>
        </w:rPr>
      </w:pPr>
      <w:r w:rsidRPr="00D822A3">
        <w:rPr>
          <w:highlight w:val="white"/>
          <w:lang w:val="en-GB"/>
        </w:rPr>
        <w:t>long labs(long value);</w:t>
      </w:r>
    </w:p>
    <w:p w14:paraId="57DE87C5" w14:textId="77777777" w:rsidR="006B43FE" w:rsidRPr="00D822A3" w:rsidRDefault="006B43FE" w:rsidP="006B43FE">
      <w:pPr>
        <w:pStyle w:val="Code"/>
        <w:rPr>
          <w:highlight w:val="white"/>
          <w:lang w:val="en-GB"/>
        </w:rPr>
      </w:pPr>
    </w:p>
    <w:p w14:paraId="0F0B7666" w14:textId="77777777" w:rsidR="006B43FE" w:rsidRPr="00D822A3" w:rsidRDefault="006B43FE" w:rsidP="006B43FE">
      <w:pPr>
        <w:pStyle w:val="Code"/>
        <w:rPr>
          <w:highlight w:val="white"/>
          <w:lang w:val="en-GB"/>
        </w:rPr>
      </w:pPr>
      <w:r w:rsidRPr="00D822A3">
        <w:rPr>
          <w:highlight w:val="white"/>
          <w:lang w:val="en-GB"/>
        </w:rPr>
        <w:t>typedef struct {</w:t>
      </w:r>
    </w:p>
    <w:p w14:paraId="45C9D4C3" w14:textId="77777777" w:rsidR="006B43FE" w:rsidRPr="00D822A3" w:rsidRDefault="006B43FE" w:rsidP="006B43FE">
      <w:pPr>
        <w:pStyle w:val="Code"/>
        <w:rPr>
          <w:highlight w:val="white"/>
          <w:lang w:val="en-GB"/>
        </w:rPr>
      </w:pPr>
      <w:r w:rsidRPr="00D822A3">
        <w:rPr>
          <w:highlight w:val="white"/>
          <w:lang w:val="en-GB"/>
        </w:rPr>
        <w:t xml:space="preserve">  int quot, rem;</w:t>
      </w:r>
    </w:p>
    <w:p w14:paraId="6AF40F09" w14:textId="77777777" w:rsidR="006B43FE" w:rsidRPr="00D822A3" w:rsidRDefault="006B43FE" w:rsidP="006B43FE">
      <w:pPr>
        <w:pStyle w:val="Code"/>
        <w:rPr>
          <w:highlight w:val="white"/>
          <w:lang w:val="en-GB"/>
        </w:rPr>
      </w:pPr>
      <w:r w:rsidRPr="00D822A3">
        <w:rPr>
          <w:highlight w:val="white"/>
          <w:lang w:val="en-GB"/>
        </w:rPr>
        <w:t>} div_t;</w:t>
      </w:r>
    </w:p>
    <w:p w14:paraId="2FF1B013" w14:textId="77777777" w:rsidR="006B43FE" w:rsidRPr="00D822A3" w:rsidRDefault="006B43FE" w:rsidP="006B43FE">
      <w:pPr>
        <w:pStyle w:val="Code"/>
        <w:rPr>
          <w:highlight w:val="white"/>
          <w:lang w:val="en-GB"/>
        </w:rPr>
      </w:pPr>
    </w:p>
    <w:p w14:paraId="65FCA0A4" w14:textId="77777777" w:rsidR="006B43FE" w:rsidRPr="00D822A3" w:rsidRDefault="006B43FE" w:rsidP="006B43FE">
      <w:pPr>
        <w:pStyle w:val="Code"/>
        <w:rPr>
          <w:highlight w:val="white"/>
          <w:lang w:val="en-GB"/>
        </w:rPr>
      </w:pPr>
      <w:r w:rsidRPr="00D822A3">
        <w:rPr>
          <w:highlight w:val="white"/>
          <w:lang w:val="en-GB"/>
        </w:rPr>
        <w:t>div_t div(int num, int denum);</w:t>
      </w:r>
    </w:p>
    <w:p w14:paraId="27ABA851" w14:textId="77777777" w:rsidR="006B43FE" w:rsidRPr="00D822A3" w:rsidRDefault="006B43FE" w:rsidP="006B43FE">
      <w:pPr>
        <w:pStyle w:val="Code"/>
        <w:rPr>
          <w:highlight w:val="white"/>
          <w:lang w:val="en-GB"/>
        </w:rPr>
      </w:pPr>
    </w:p>
    <w:p w14:paraId="7F65051D" w14:textId="77777777" w:rsidR="006B43FE" w:rsidRPr="00D822A3" w:rsidRDefault="006B43FE" w:rsidP="006B43FE">
      <w:pPr>
        <w:pStyle w:val="Code"/>
        <w:rPr>
          <w:highlight w:val="white"/>
          <w:lang w:val="en-GB"/>
        </w:rPr>
      </w:pPr>
      <w:r w:rsidRPr="00D822A3">
        <w:rPr>
          <w:highlight w:val="white"/>
          <w:lang w:val="en-GB"/>
        </w:rPr>
        <w:t>typedef struct {</w:t>
      </w:r>
    </w:p>
    <w:p w14:paraId="618213A2" w14:textId="77777777" w:rsidR="006B43FE" w:rsidRPr="00D822A3" w:rsidRDefault="006B43FE" w:rsidP="006B43FE">
      <w:pPr>
        <w:pStyle w:val="Code"/>
        <w:rPr>
          <w:highlight w:val="white"/>
          <w:lang w:val="en-GB"/>
        </w:rPr>
      </w:pPr>
      <w:r w:rsidRPr="00D822A3">
        <w:rPr>
          <w:highlight w:val="white"/>
          <w:lang w:val="en-GB"/>
        </w:rPr>
        <w:t xml:space="preserve">  long quot, rem;</w:t>
      </w:r>
    </w:p>
    <w:p w14:paraId="56380F7B" w14:textId="77777777" w:rsidR="006B43FE" w:rsidRPr="00D822A3" w:rsidRDefault="006B43FE" w:rsidP="006B43FE">
      <w:pPr>
        <w:pStyle w:val="Code"/>
        <w:rPr>
          <w:highlight w:val="white"/>
          <w:lang w:val="en-GB"/>
        </w:rPr>
      </w:pPr>
      <w:r w:rsidRPr="00D822A3">
        <w:rPr>
          <w:highlight w:val="white"/>
          <w:lang w:val="en-GB"/>
        </w:rPr>
        <w:t>} ldiv_t;</w:t>
      </w:r>
    </w:p>
    <w:p w14:paraId="3FB6D586" w14:textId="77777777" w:rsidR="006B43FE" w:rsidRPr="00D822A3" w:rsidRDefault="006B43FE" w:rsidP="006B43FE">
      <w:pPr>
        <w:pStyle w:val="Code"/>
        <w:rPr>
          <w:highlight w:val="white"/>
          <w:lang w:val="en-GB"/>
        </w:rPr>
      </w:pPr>
    </w:p>
    <w:p w14:paraId="642A4879" w14:textId="77777777" w:rsidR="006B43FE" w:rsidRPr="00D822A3" w:rsidRDefault="006B43FE" w:rsidP="006B43FE">
      <w:pPr>
        <w:pStyle w:val="Code"/>
        <w:rPr>
          <w:highlight w:val="white"/>
          <w:lang w:val="en-GB"/>
        </w:rPr>
      </w:pPr>
      <w:r w:rsidRPr="00D822A3">
        <w:rPr>
          <w:highlight w:val="white"/>
          <w:lang w:val="en-GB"/>
        </w:rPr>
        <w:t>ldiv_t ldiv(long num, long denum);</w:t>
      </w:r>
    </w:p>
    <w:p w14:paraId="24BA330A" w14:textId="27820A69" w:rsidR="003420EA" w:rsidRPr="00D822A3" w:rsidRDefault="006B43FE" w:rsidP="006B43FE">
      <w:pPr>
        <w:pStyle w:val="Code"/>
        <w:rPr>
          <w:lang w:val="en-GB"/>
        </w:rPr>
      </w:pPr>
      <w:r w:rsidRPr="00D822A3">
        <w:rPr>
          <w:highlight w:val="white"/>
          <w:lang w:val="en-GB"/>
        </w:rPr>
        <w:t>#endif</w:t>
      </w:r>
    </w:p>
    <w:p w14:paraId="42D61D02" w14:textId="0D9E79D9" w:rsidR="008977FB" w:rsidRPr="00D822A3" w:rsidRDefault="004B0675" w:rsidP="008977FB">
      <w:pPr>
        <w:pStyle w:val="CodeListing"/>
        <w:rPr>
          <w:lang w:val="en-GB"/>
        </w:rPr>
      </w:pPr>
      <w:proofErr w:type="spellStart"/>
      <w:r w:rsidRPr="00D822A3">
        <w:rPr>
          <w:lang w:val="en-GB"/>
        </w:rPr>
        <w:t>s</w:t>
      </w:r>
      <w:r w:rsidR="008977FB" w:rsidRPr="00D822A3">
        <w:rPr>
          <w:lang w:val="en-GB"/>
        </w:rPr>
        <w:t>td</w:t>
      </w:r>
      <w:r w:rsidRPr="00D822A3">
        <w:rPr>
          <w:lang w:val="en-GB"/>
        </w:rPr>
        <w:t>l</w:t>
      </w:r>
      <w:r w:rsidR="008977FB" w:rsidRPr="00D822A3">
        <w:rPr>
          <w:lang w:val="en-GB"/>
        </w:rPr>
        <w:t>ib.c</w:t>
      </w:r>
      <w:proofErr w:type="spellEnd"/>
    </w:p>
    <w:p w14:paraId="2FA31B4D" w14:textId="504186CD"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1F5B1A9D" w14:textId="57FD2614"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518B103" w14:textId="2304628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1F4B6781" w14:textId="0CDD685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ACE882C" w14:textId="1AB5639A"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504ABE53" w14:textId="4B5B9EE3" w:rsidR="008977FB" w:rsidRPr="00D822A3" w:rsidRDefault="008977FB" w:rsidP="00F836A8">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5E7454C9" w14:textId="52651504"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2FE58CAB" w14:textId="50E383BC" w:rsidR="008977FB" w:rsidRPr="00D822A3" w:rsidRDefault="008977FB" w:rsidP="00F836A8">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14525A4F" w14:textId="77777777" w:rsidR="008977FB" w:rsidRPr="00D822A3" w:rsidRDefault="008977FB" w:rsidP="00F836A8">
      <w:pPr>
        <w:pStyle w:val="Code"/>
        <w:rPr>
          <w:highlight w:val="white"/>
          <w:lang w:val="en-GB"/>
        </w:rPr>
      </w:pPr>
    </w:p>
    <w:p w14:paraId="365F488A" w14:textId="77777777" w:rsidR="008977FB" w:rsidRPr="00D822A3" w:rsidRDefault="008977FB" w:rsidP="00F836A8">
      <w:pPr>
        <w:pStyle w:val="Code"/>
        <w:rPr>
          <w:highlight w:val="white"/>
          <w:lang w:val="en-GB"/>
        </w:rPr>
      </w:pPr>
      <w:r w:rsidRPr="00D822A3">
        <w:rPr>
          <w:highlight w:val="white"/>
          <w:lang w:val="en-GB"/>
        </w:rPr>
        <w:t>extern FILE g_fileArray[];</w:t>
      </w:r>
    </w:p>
    <w:p w14:paraId="006EA6AF" w14:textId="77777777" w:rsidR="008977FB" w:rsidRPr="00D822A3" w:rsidRDefault="008977FB" w:rsidP="00F836A8">
      <w:pPr>
        <w:pStyle w:val="Code"/>
        <w:rPr>
          <w:highlight w:val="white"/>
          <w:lang w:val="en-GB"/>
        </w:rPr>
      </w:pPr>
    </w:p>
    <w:p w14:paraId="2FFD452B" w14:textId="77777777" w:rsidR="008977FB" w:rsidRPr="00D822A3" w:rsidRDefault="008977FB" w:rsidP="00F836A8">
      <w:pPr>
        <w:pStyle w:val="Code"/>
        <w:rPr>
          <w:highlight w:val="white"/>
          <w:lang w:val="en-GB"/>
        </w:rPr>
      </w:pPr>
      <w:r w:rsidRPr="00D822A3">
        <w:rPr>
          <w:highlight w:val="white"/>
          <w:lang w:val="en-GB"/>
        </w:rPr>
        <w:t>int atoi(char* s) {</w:t>
      </w:r>
    </w:p>
    <w:p w14:paraId="225341F0" w14:textId="77777777" w:rsidR="008977FB" w:rsidRPr="00D822A3" w:rsidRDefault="008977FB" w:rsidP="00F836A8">
      <w:pPr>
        <w:pStyle w:val="Code"/>
        <w:rPr>
          <w:highlight w:val="white"/>
          <w:lang w:val="en-GB"/>
        </w:rPr>
      </w:pPr>
      <w:r w:rsidRPr="00D822A3">
        <w:rPr>
          <w:highlight w:val="white"/>
          <w:lang w:val="en-GB"/>
        </w:rPr>
        <w:t xml:space="preserve">  return (int) strtol(s, (char**) NULL, 10);</w:t>
      </w:r>
    </w:p>
    <w:p w14:paraId="6F1565D2" w14:textId="77777777" w:rsidR="008977FB" w:rsidRPr="00D822A3" w:rsidRDefault="008977FB" w:rsidP="00F836A8">
      <w:pPr>
        <w:pStyle w:val="Code"/>
        <w:rPr>
          <w:highlight w:val="white"/>
          <w:lang w:val="en-GB"/>
        </w:rPr>
      </w:pPr>
      <w:r w:rsidRPr="00D822A3">
        <w:rPr>
          <w:highlight w:val="white"/>
          <w:lang w:val="en-GB"/>
        </w:rPr>
        <w:t>}</w:t>
      </w:r>
    </w:p>
    <w:p w14:paraId="22F01261" w14:textId="77777777" w:rsidR="008977FB" w:rsidRPr="00D822A3" w:rsidRDefault="008977FB" w:rsidP="00F836A8">
      <w:pPr>
        <w:pStyle w:val="Code"/>
        <w:rPr>
          <w:highlight w:val="white"/>
          <w:lang w:val="en-GB"/>
        </w:rPr>
      </w:pPr>
    </w:p>
    <w:p w14:paraId="6EFDD074" w14:textId="77777777" w:rsidR="008977FB" w:rsidRPr="00D822A3" w:rsidRDefault="008977FB" w:rsidP="00F836A8">
      <w:pPr>
        <w:pStyle w:val="Code"/>
        <w:rPr>
          <w:highlight w:val="white"/>
          <w:lang w:val="en-GB"/>
        </w:rPr>
      </w:pPr>
      <w:r w:rsidRPr="00D822A3">
        <w:rPr>
          <w:highlight w:val="white"/>
          <w:lang w:val="en-GB"/>
        </w:rPr>
        <w:t>long atol(char* s) {</w:t>
      </w:r>
    </w:p>
    <w:p w14:paraId="1A32DB58" w14:textId="77777777" w:rsidR="008977FB" w:rsidRPr="00D822A3" w:rsidRDefault="008977FB" w:rsidP="00F836A8">
      <w:pPr>
        <w:pStyle w:val="Code"/>
        <w:rPr>
          <w:highlight w:val="white"/>
          <w:lang w:val="en-GB"/>
        </w:rPr>
      </w:pPr>
      <w:r w:rsidRPr="00D822A3">
        <w:rPr>
          <w:highlight w:val="white"/>
          <w:lang w:val="en-GB"/>
        </w:rPr>
        <w:t xml:space="preserve">  return strtol(s, (char**) NULL, 10);</w:t>
      </w:r>
    </w:p>
    <w:p w14:paraId="2C157358" w14:textId="77777777" w:rsidR="008977FB" w:rsidRPr="00D822A3" w:rsidRDefault="008977FB" w:rsidP="00F836A8">
      <w:pPr>
        <w:pStyle w:val="Code"/>
        <w:rPr>
          <w:highlight w:val="white"/>
          <w:lang w:val="en-GB"/>
        </w:rPr>
      </w:pPr>
      <w:r w:rsidRPr="00D822A3">
        <w:rPr>
          <w:highlight w:val="white"/>
          <w:lang w:val="en-GB"/>
        </w:rPr>
        <w:t>}</w:t>
      </w:r>
    </w:p>
    <w:p w14:paraId="4DF6CF89" w14:textId="77777777" w:rsidR="008977FB" w:rsidRPr="00D822A3" w:rsidRDefault="008977FB" w:rsidP="00F836A8">
      <w:pPr>
        <w:pStyle w:val="Code"/>
        <w:rPr>
          <w:highlight w:val="white"/>
          <w:lang w:val="en-GB"/>
        </w:rPr>
      </w:pPr>
    </w:p>
    <w:p w14:paraId="10848913" w14:textId="77777777" w:rsidR="008977FB" w:rsidRPr="00D822A3" w:rsidRDefault="008977FB" w:rsidP="00F836A8">
      <w:pPr>
        <w:pStyle w:val="Code"/>
        <w:rPr>
          <w:highlight w:val="white"/>
          <w:lang w:val="en-GB"/>
        </w:rPr>
      </w:pPr>
      <w:r w:rsidRPr="00D822A3">
        <w:rPr>
          <w:highlight w:val="white"/>
          <w:lang w:val="en-GB"/>
        </w:rPr>
        <w:t>long strtol(char* s, char** endp, int /* base */) {</w:t>
      </w:r>
    </w:p>
    <w:p w14:paraId="478B4A42"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45ACB432" w14:textId="77777777" w:rsidR="008977FB" w:rsidRPr="00D822A3" w:rsidRDefault="008977FB" w:rsidP="00F836A8">
      <w:pPr>
        <w:pStyle w:val="Code"/>
        <w:rPr>
          <w:highlight w:val="white"/>
          <w:lang w:val="en-GB"/>
        </w:rPr>
      </w:pPr>
      <w:r w:rsidRPr="00D822A3">
        <w:rPr>
          <w:highlight w:val="white"/>
          <w:lang w:val="en-GB"/>
        </w:rPr>
        <w:t xml:space="preserve">  long value = 0;</w:t>
      </w:r>
    </w:p>
    <w:p w14:paraId="0D89C36D" w14:textId="77777777" w:rsidR="008977FB" w:rsidRPr="00D822A3" w:rsidRDefault="008977FB" w:rsidP="00F836A8">
      <w:pPr>
        <w:pStyle w:val="Code"/>
        <w:rPr>
          <w:highlight w:val="white"/>
          <w:lang w:val="en-GB"/>
        </w:rPr>
      </w:pPr>
      <w:r w:rsidRPr="00D822A3">
        <w:rPr>
          <w:highlight w:val="white"/>
          <w:lang w:val="en-GB"/>
        </w:rPr>
        <w:t xml:space="preserve">  sscanf(s, "%li%n", &amp;value, &amp;chars);</w:t>
      </w:r>
    </w:p>
    <w:p w14:paraId="791AD73B" w14:textId="77777777" w:rsidR="008977FB" w:rsidRPr="00D822A3" w:rsidRDefault="008977FB" w:rsidP="00F836A8">
      <w:pPr>
        <w:pStyle w:val="Code"/>
        <w:rPr>
          <w:highlight w:val="white"/>
          <w:lang w:val="en-GB"/>
        </w:rPr>
      </w:pPr>
    </w:p>
    <w:p w14:paraId="15BFD9D6"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7C14B3B1"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413E7C0C" w14:textId="77777777" w:rsidR="008977FB" w:rsidRPr="00D822A3" w:rsidRDefault="008977FB" w:rsidP="00F836A8">
      <w:pPr>
        <w:pStyle w:val="Code"/>
        <w:rPr>
          <w:highlight w:val="white"/>
          <w:lang w:val="en-GB"/>
        </w:rPr>
      </w:pPr>
      <w:r w:rsidRPr="00D822A3">
        <w:rPr>
          <w:highlight w:val="white"/>
          <w:lang w:val="en-GB"/>
        </w:rPr>
        <w:lastRenderedPageBreak/>
        <w:t xml:space="preserve">  }</w:t>
      </w:r>
    </w:p>
    <w:p w14:paraId="15299DD2" w14:textId="77777777" w:rsidR="008977FB" w:rsidRPr="00D822A3" w:rsidRDefault="008977FB" w:rsidP="00F836A8">
      <w:pPr>
        <w:pStyle w:val="Code"/>
        <w:rPr>
          <w:highlight w:val="white"/>
          <w:lang w:val="en-GB"/>
        </w:rPr>
      </w:pPr>
    </w:p>
    <w:p w14:paraId="7898435F"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045D9BA9" w14:textId="77777777" w:rsidR="008977FB" w:rsidRPr="00D822A3" w:rsidRDefault="008977FB" w:rsidP="00F836A8">
      <w:pPr>
        <w:pStyle w:val="Code"/>
        <w:rPr>
          <w:highlight w:val="white"/>
          <w:lang w:val="en-GB"/>
        </w:rPr>
      </w:pPr>
      <w:r w:rsidRPr="00D822A3">
        <w:rPr>
          <w:highlight w:val="white"/>
          <w:lang w:val="en-GB"/>
        </w:rPr>
        <w:t>}</w:t>
      </w:r>
    </w:p>
    <w:p w14:paraId="16295786" w14:textId="77777777" w:rsidR="008977FB" w:rsidRPr="00D822A3" w:rsidRDefault="008977FB" w:rsidP="00F836A8">
      <w:pPr>
        <w:pStyle w:val="Code"/>
        <w:rPr>
          <w:highlight w:val="white"/>
          <w:lang w:val="en-GB"/>
        </w:rPr>
      </w:pPr>
    </w:p>
    <w:p w14:paraId="4B0F5AD7" w14:textId="77777777" w:rsidR="008977FB" w:rsidRPr="00D822A3" w:rsidRDefault="008977FB" w:rsidP="00F836A8">
      <w:pPr>
        <w:pStyle w:val="Code"/>
        <w:rPr>
          <w:highlight w:val="white"/>
          <w:lang w:val="en-GB"/>
        </w:rPr>
      </w:pPr>
      <w:r w:rsidRPr="00D822A3">
        <w:rPr>
          <w:highlight w:val="white"/>
          <w:lang w:val="en-GB"/>
        </w:rPr>
        <w:t>unsigned long strtoul(char* s, char** endp, int /* base */) {</w:t>
      </w:r>
    </w:p>
    <w:p w14:paraId="271CB58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136E056B" w14:textId="77777777" w:rsidR="008977FB" w:rsidRPr="00D822A3" w:rsidRDefault="008977FB" w:rsidP="00F836A8">
      <w:pPr>
        <w:pStyle w:val="Code"/>
        <w:rPr>
          <w:highlight w:val="white"/>
          <w:lang w:val="en-GB"/>
        </w:rPr>
      </w:pPr>
      <w:r w:rsidRPr="00D822A3">
        <w:rPr>
          <w:highlight w:val="white"/>
          <w:lang w:val="en-GB"/>
        </w:rPr>
        <w:t xml:space="preserve">  unsigned long value = 0;</w:t>
      </w:r>
    </w:p>
    <w:p w14:paraId="7ED2A4DF" w14:textId="77777777" w:rsidR="008977FB" w:rsidRPr="00D822A3" w:rsidRDefault="008977FB" w:rsidP="00F836A8">
      <w:pPr>
        <w:pStyle w:val="Code"/>
        <w:rPr>
          <w:highlight w:val="white"/>
          <w:lang w:val="en-GB"/>
        </w:rPr>
      </w:pPr>
      <w:r w:rsidRPr="00D822A3">
        <w:rPr>
          <w:highlight w:val="white"/>
          <w:lang w:val="en-GB"/>
        </w:rPr>
        <w:t xml:space="preserve">  sscanf(s, "%lu%n", &amp;value, &amp;chars);</w:t>
      </w:r>
    </w:p>
    <w:p w14:paraId="720BF865" w14:textId="77777777" w:rsidR="008977FB" w:rsidRPr="00D822A3" w:rsidRDefault="008977FB" w:rsidP="00F836A8">
      <w:pPr>
        <w:pStyle w:val="Code"/>
        <w:rPr>
          <w:highlight w:val="white"/>
          <w:lang w:val="en-GB"/>
        </w:rPr>
      </w:pPr>
    </w:p>
    <w:p w14:paraId="50451E6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06ACE616"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32038D18" w14:textId="77777777" w:rsidR="008977FB" w:rsidRPr="00D822A3" w:rsidRDefault="008977FB" w:rsidP="00F836A8">
      <w:pPr>
        <w:pStyle w:val="Code"/>
        <w:rPr>
          <w:highlight w:val="white"/>
          <w:lang w:val="en-GB"/>
        </w:rPr>
      </w:pPr>
      <w:r w:rsidRPr="00D822A3">
        <w:rPr>
          <w:highlight w:val="white"/>
          <w:lang w:val="en-GB"/>
        </w:rPr>
        <w:t xml:space="preserve">  }</w:t>
      </w:r>
    </w:p>
    <w:p w14:paraId="4D48A6E9" w14:textId="77777777" w:rsidR="008977FB" w:rsidRPr="00D822A3" w:rsidRDefault="008977FB" w:rsidP="00F836A8">
      <w:pPr>
        <w:pStyle w:val="Code"/>
        <w:rPr>
          <w:highlight w:val="white"/>
          <w:lang w:val="en-GB"/>
        </w:rPr>
      </w:pPr>
    </w:p>
    <w:p w14:paraId="773826A3"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402F2DEE" w14:textId="77777777" w:rsidR="008977FB" w:rsidRPr="00D822A3" w:rsidRDefault="008977FB" w:rsidP="00F836A8">
      <w:pPr>
        <w:pStyle w:val="Code"/>
        <w:rPr>
          <w:highlight w:val="white"/>
          <w:lang w:val="en-GB"/>
        </w:rPr>
      </w:pPr>
      <w:r w:rsidRPr="00D822A3">
        <w:rPr>
          <w:highlight w:val="white"/>
          <w:lang w:val="en-GB"/>
        </w:rPr>
        <w:t>}</w:t>
      </w:r>
    </w:p>
    <w:p w14:paraId="6D01E0E5" w14:textId="77777777" w:rsidR="008977FB" w:rsidRPr="00D822A3" w:rsidRDefault="008977FB" w:rsidP="00F836A8">
      <w:pPr>
        <w:pStyle w:val="Code"/>
        <w:rPr>
          <w:highlight w:val="white"/>
          <w:lang w:val="en-GB"/>
        </w:rPr>
      </w:pPr>
    </w:p>
    <w:p w14:paraId="7C1D9E6F" w14:textId="77777777" w:rsidR="008977FB" w:rsidRPr="00D822A3" w:rsidRDefault="008977FB" w:rsidP="00F836A8">
      <w:pPr>
        <w:pStyle w:val="Code"/>
        <w:rPr>
          <w:highlight w:val="white"/>
          <w:lang w:val="en-GB"/>
        </w:rPr>
      </w:pPr>
      <w:r w:rsidRPr="00D822A3">
        <w:rPr>
          <w:highlight w:val="white"/>
          <w:lang w:val="en-GB"/>
        </w:rPr>
        <w:t>double atof(char* s) {</w:t>
      </w:r>
    </w:p>
    <w:p w14:paraId="1754023C" w14:textId="77777777" w:rsidR="008977FB" w:rsidRPr="00D822A3" w:rsidRDefault="008977FB" w:rsidP="00F836A8">
      <w:pPr>
        <w:pStyle w:val="Code"/>
        <w:rPr>
          <w:highlight w:val="white"/>
          <w:lang w:val="en-GB"/>
        </w:rPr>
      </w:pPr>
      <w:r w:rsidRPr="00D822A3">
        <w:rPr>
          <w:highlight w:val="white"/>
          <w:lang w:val="en-GB"/>
        </w:rPr>
        <w:t xml:space="preserve">  return strtod(s, (char**) NULL);</w:t>
      </w:r>
    </w:p>
    <w:p w14:paraId="0CE67FA8" w14:textId="77777777" w:rsidR="008977FB" w:rsidRPr="00D822A3" w:rsidRDefault="008977FB" w:rsidP="00F836A8">
      <w:pPr>
        <w:pStyle w:val="Code"/>
        <w:rPr>
          <w:highlight w:val="white"/>
          <w:lang w:val="en-GB"/>
        </w:rPr>
      </w:pPr>
      <w:r w:rsidRPr="00D822A3">
        <w:rPr>
          <w:highlight w:val="white"/>
          <w:lang w:val="en-GB"/>
        </w:rPr>
        <w:t>}</w:t>
      </w:r>
    </w:p>
    <w:p w14:paraId="01BC0AEE" w14:textId="77777777" w:rsidR="008977FB" w:rsidRPr="00D822A3" w:rsidRDefault="008977FB" w:rsidP="00F836A8">
      <w:pPr>
        <w:pStyle w:val="Code"/>
        <w:rPr>
          <w:highlight w:val="white"/>
          <w:lang w:val="en-GB"/>
        </w:rPr>
      </w:pPr>
    </w:p>
    <w:p w14:paraId="25FBF719" w14:textId="77777777" w:rsidR="008977FB" w:rsidRPr="00D822A3" w:rsidRDefault="008977FB" w:rsidP="00F836A8">
      <w:pPr>
        <w:pStyle w:val="Code"/>
        <w:rPr>
          <w:highlight w:val="white"/>
          <w:lang w:val="en-GB"/>
        </w:rPr>
      </w:pPr>
      <w:r w:rsidRPr="00D822A3">
        <w:rPr>
          <w:highlight w:val="white"/>
          <w:lang w:val="en-GB"/>
        </w:rPr>
        <w:t>double strtod(char* s, char** endp) {</w:t>
      </w:r>
    </w:p>
    <w:p w14:paraId="4E433B1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043FF838" w14:textId="77777777" w:rsidR="008977FB" w:rsidRPr="00D822A3" w:rsidRDefault="008977FB" w:rsidP="00F836A8">
      <w:pPr>
        <w:pStyle w:val="Code"/>
        <w:rPr>
          <w:highlight w:val="white"/>
          <w:lang w:val="en-GB"/>
        </w:rPr>
      </w:pPr>
      <w:r w:rsidRPr="00D822A3">
        <w:rPr>
          <w:highlight w:val="white"/>
          <w:lang w:val="en-GB"/>
        </w:rPr>
        <w:t xml:space="preserve">  double value = 0;</w:t>
      </w:r>
    </w:p>
    <w:p w14:paraId="25223BA9" w14:textId="77777777" w:rsidR="008977FB" w:rsidRPr="00D822A3" w:rsidRDefault="008977FB" w:rsidP="00F836A8">
      <w:pPr>
        <w:pStyle w:val="Code"/>
        <w:rPr>
          <w:highlight w:val="white"/>
          <w:lang w:val="en-GB"/>
        </w:rPr>
      </w:pPr>
      <w:r w:rsidRPr="00D822A3">
        <w:rPr>
          <w:highlight w:val="white"/>
          <w:lang w:val="en-GB"/>
        </w:rPr>
        <w:t xml:space="preserve">  sscanf(s, "%lf%n", &amp;value, &amp;chars);</w:t>
      </w:r>
    </w:p>
    <w:p w14:paraId="2D578887" w14:textId="77777777" w:rsidR="008977FB" w:rsidRPr="00D822A3" w:rsidRDefault="008977FB" w:rsidP="00F836A8">
      <w:pPr>
        <w:pStyle w:val="Code"/>
        <w:rPr>
          <w:highlight w:val="white"/>
          <w:lang w:val="en-GB"/>
        </w:rPr>
      </w:pPr>
    </w:p>
    <w:p w14:paraId="121D7D7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1063BABE"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5CFFC371" w14:textId="77777777" w:rsidR="008977FB" w:rsidRPr="00D822A3" w:rsidRDefault="008977FB" w:rsidP="00F836A8">
      <w:pPr>
        <w:pStyle w:val="Code"/>
        <w:rPr>
          <w:highlight w:val="white"/>
          <w:lang w:val="en-GB"/>
        </w:rPr>
      </w:pPr>
      <w:r w:rsidRPr="00D822A3">
        <w:rPr>
          <w:highlight w:val="white"/>
          <w:lang w:val="en-GB"/>
        </w:rPr>
        <w:t xml:space="preserve">  }</w:t>
      </w:r>
    </w:p>
    <w:p w14:paraId="5AF9BDA3" w14:textId="77777777" w:rsidR="008977FB" w:rsidRPr="00D822A3" w:rsidRDefault="008977FB" w:rsidP="00F836A8">
      <w:pPr>
        <w:pStyle w:val="Code"/>
        <w:rPr>
          <w:highlight w:val="white"/>
          <w:lang w:val="en-GB"/>
        </w:rPr>
      </w:pPr>
    </w:p>
    <w:p w14:paraId="39ECEC29"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512CA17B" w14:textId="77777777" w:rsidR="008977FB" w:rsidRPr="00D822A3" w:rsidRDefault="008977FB" w:rsidP="00F836A8">
      <w:pPr>
        <w:pStyle w:val="Code"/>
        <w:rPr>
          <w:highlight w:val="white"/>
          <w:lang w:val="en-GB"/>
        </w:rPr>
      </w:pPr>
      <w:r w:rsidRPr="00D822A3">
        <w:rPr>
          <w:highlight w:val="white"/>
          <w:lang w:val="en-GB"/>
        </w:rPr>
        <w:t>}</w:t>
      </w:r>
    </w:p>
    <w:p w14:paraId="29EDFA00" w14:textId="77777777" w:rsidR="008977FB" w:rsidRPr="00D822A3" w:rsidRDefault="008977FB" w:rsidP="00F836A8">
      <w:pPr>
        <w:pStyle w:val="Code"/>
        <w:rPr>
          <w:highlight w:val="white"/>
          <w:lang w:val="en-GB"/>
        </w:rPr>
      </w:pPr>
      <w:r w:rsidRPr="00D822A3">
        <w:rPr>
          <w:highlight w:val="white"/>
          <w:lang w:val="en-GB"/>
        </w:rPr>
        <w:t>void abort(void) {</w:t>
      </w:r>
    </w:p>
    <w:p w14:paraId="299C8900" w14:textId="77777777" w:rsidR="008977FB" w:rsidRPr="00D822A3" w:rsidRDefault="008977FB" w:rsidP="00F836A8">
      <w:pPr>
        <w:pStyle w:val="Code"/>
        <w:rPr>
          <w:highlight w:val="white"/>
          <w:lang w:val="en-GB"/>
        </w:rPr>
      </w:pPr>
      <w:r w:rsidRPr="00D822A3">
        <w:rPr>
          <w:highlight w:val="white"/>
          <w:lang w:val="en-GB"/>
        </w:rPr>
        <w:t xml:space="preserve">  load_register(ah, 0x4Cs);</w:t>
      </w:r>
    </w:p>
    <w:p w14:paraId="754084E9" w14:textId="77777777" w:rsidR="008977FB" w:rsidRPr="00D822A3" w:rsidRDefault="008977FB" w:rsidP="00F836A8">
      <w:pPr>
        <w:pStyle w:val="Code"/>
        <w:rPr>
          <w:highlight w:val="white"/>
          <w:lang w:val="en-GB"/>
        </w:rPr>
      </w:pPr>
      <w:r w:rsidRPr="00D822A3">
        <w:rPr>
          <w:highlight w:val="white"/>
          <w:lang w:val="en-GB"/>
        </w:rPr>
        <w:t xml:space="preserve">  load_register(al, -1s);</w:t>
      </w:r>
    </w:p>
    <w:p w14:paraId="4737DC86" w14:textId="77777777" w:rsidR="008977FB" w:rsidRPr="00D822A3" w:rsidRDefault="008977FB" w:rsidP="00F836A8">
      <w:pPr>
        <w:pStyle w:val="Code"/>
        <w:rPr>
          <w:highlight w:val="white"/>
          <w:lang w:val="en-GB"/>
        </w:rPr>
      </w:pPr>
      <w:r w:rsidRPr="00D822A3">
        <w:rPr>
          <w:highlight w:val="white"/>
          <w:lang w:val="en-GB"/>
        </w:rPr>
        <w:t xml:space="preserve">  interrupt(0x21s);</w:t>
      </w:r>
    </w:p>
    <w:p w14:paraId="4513E083" w14:textId="77777777" w:rsidR="008977FB" w:rsidRPr="00D822A3" w:rsidRDefault="008977FB" w:rsidP="00F836A8">
      <w:pPr>
        <w:pStyle w:val="Code"/>
        <w:rPr>
          <w:highlight w:val="white"/>
          <w:lang w:val="en-GB"/>
        </w:rPr>
      </w:pPr>
      <w:r w:rsidRPr="00D822A3">
        <w:rPr>
          <w:highlight w:val="white"/>
          <w:lang w:val="en-GB"/>
        </w:rPr>
        <w:t>}</w:t>
      </w:r>
    </w:p>
    <w:p w14:paraId="2698E7A5" w14:textId="77777777" w:rsidR="008977FB" w:rsidRPr="00D822A3" w:rsidRDefault="008977FB" w:rsidP="00F836A8">
      <w:pPr>
        <w:pStyle w:val="Code"/>
        <w:rPr>
          <w:highlight w:val="white"/>
          <w:lang w:val="en-GB"/>
        </w:rPr>
      </w:pPr>
    </w:p>
    <w:p w14:paraId="52FB678D" w14:textId="77777777" w:rsidR="008977FB" w:rsidRPr="00D822A3" w:rsidRDefault="008977FB" w:rsidP="00F836A8">
      <w:pPr>
        <w:pStyle w:val="Code"/>
        <w:rPr>
          <w:highlight w:val="white"/>
          <w:lang w:val="en-GB"/>
        </w:rPr>
      </w:pPr>
      <w:r w:rsidRPr="00D822A3">
        <w:rPr>
          <w:highlight w:val="white"/>
          <w:lang w:val="en-GB"/>
        </w:rPr>
        <w:t>char* getenv(char* /* name */) {</w:t>
      </w:r>
    </w:p>
    <w:p w14:paraId="11C0786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FD885CD" w14:textId="77777777" w:rsidR="008977FB" w:rsidRPr="00D822A3" w:rsidRDefault="008977FB" w:rsidP="00F836A8">
      <w:pPr>
        <w:pStyle w:val="Code"/>
        <w:rPr>
          <w:highlight w:val="white"/>
          <w:lang w:val="en-GB"/>
        </w:rPr>
      </w:pPr>
      <w:r w:rsidRPr="00D822A3">
        <w:rPr>
          <w:highlight w:val="white"/>
          <w:lang w:val="en-GB"/>
        </w:rPr>
        <w:t>}</w:t>
      </w:r>
    </w:p>
    <w:p w14:paraId="5091D6A6" w14:textId="77777777" w:rsidR="008977FB" w:rsidRPr="00D822A3" w:rsidRDefault="008977FB" w:rsidP="00F836A8">
      <w:pPr>
        <w:pStyle w:val="Code"/>
        <w:rPr>
          <w:highlight w:val="white"/>
          <w:lang w:val="en-GB"/>
        </w:rPr>
      </w:pPr>
    </w:p>
    <w:p w14:paraId="05E47B98" w14:textId="77777777" w:rsidR="008977FB" w:rsidRPr="00D822A3" w:rsidRDefault="008977FB" w:rsidP="00F836A8">
      <w:pPr>
        <w:pStyle w:val="Code"/>
        <w:rPr>
          <w:highlight w:val="white"/>
          <w:lang w:val="en-GB"/>
        </w:rPr>
      </w:pPr>
      <w:r w:rsidRPr="00D822A3">
        <w:rPr>
          <w:highlight w:val="white"/>
          <w:lang w:val="en-GB"/>
        </w:rPr>
        <w:t>int system(const char* /* command */) {</w:t>
      </w:r>
    </w:p>
    <w:p w14:paraId="29662F2A" w14:textId="77777777" w:rsidR="008977FB" w:rsidRPr="00D822A3" w:rsidRDefault="008977FB" w:rsidP="00F836A8">
      <w:pPr>
        <w:pStyle w:val="Code"/>
        <w:rPr>
          <w:highlight w:val="white"/>
          <w:lang w:val="en-GB"/>
        </w:rPr>
      </w:pPr>
      <w:r w:rsidRPr="00D822A3">
        <w:rPr>
          <w:highlight w:val="white"/>
          <w:lang w:val="en-GB"/>
        </w:rPr>
        <w:t xml:space="preserve">  return -1;</w:t>
      </w:r>
    </w:p>
    <w:p w14:paraId="502C39E5" w14:textId="77777777" w:rsidR="008977FB" w:rsidRPr="00D822A3" w:rsidRDefault="008977FB" w:rsidP="00F836A8">
      <w:pPr>
        <w:pStyle w:val="Code"/>
        <w:rPr>
          <w:highlight w:val="white"/>
          <w:lang w:val="en-GB"/>
        </w:rPr>
      </w:pPr>
      <w:r w:rsidRPr="00D822A3">
        <w:rPr>
          <w:highlight w:val="white"/>
          <w:lang w:val="en-GB"/>
        </w:rPr>
        <w:t>}</w:t>
      </w:r>
    </w:p>
    <w:p w14:paraId="4BB5E5A6" w14:textId="77777777" w:rsidR="008977FB" w:rsidRPr="00D822A3" w:rsidRDefault="008977FB" w:rsidP="00F836A8">
      <w:pPr>
        <w:pStyle w:val="Code"/>
        <w:rPr>
          <w:highlight w:val="white"/>
          <w:lang w:val="en-GB"/>
        </w:rPr>
      </w:pPr>
    </w:p>
    <w:p w14:paraId="1C37FAE2" w14:textId="77777777" w:rsidR="008977FB" w:rsidRPr="00D822A3" w:rsidRDefault="008977FB" w:rsidP="00F836A8">
      <w:pPr>
        <w:pStyle w:val="Code"/>
        <w:rPr>
          <w:highlight w:val="white"/>
          <w:lang w:val="en-GB"/>
        </w:rPr>
      </w:pPr>
      <w:r w:rsidRPr="00D822A3">
        <w:rPr>
          <w:highlight w:val="white"/>
          <w:lang w:val="en-GB"/>
        </w:rPr>
        <w:t>void memswp(void* value1, void* value2, int valueSize) {</w:t>
      </w:r>
    </w:p>
    <w:p w14:paraId="2AA060F5" w14:textId="77777777" w:rsidR="008977FB" w:rsidRPr="00D822A3" w:rsidRDefault="008977FB" w:rsidP="00F836A8">
      <w:pPr>
        <w:pStyle w:val="Code"/>
        <w:rPr>
          <w:highlight w:val="white"/>
          <w:lang w:val="en-GB"/>
        </w:rPr>
      </w:pPr>
      <w:r w:rsidRPr="00D822A3">
        <w:rPr>
          <w:highlight w:val="white"/>
          <w:lang w:val="en-GB"/>
        </w:rPr>
        <w:t xml:space="preserve">  char* charValue1 = (char*) value1;</w:t>
      </w:r>
    </w:p>
    <w:p w14:paraId="65B45AF6" w14:textId="77777777" w:rsidR="008977FB" w:rsidRPr="00D822A3" w:rsidRDefault="008977FB" w:rsidP="00F836A8">
      <w:pPr>
        <w:pStyle w:val="Code"/>
        <w:rPr>
          <w:highlight w:val="white"/>
          <w:lang w:val="en-GB"/>
        </w:rPr>
      </w:pPr>
      <w:r w:rsidRPr="00D822A3">
        <w:rPr>
          <w:highlight w:val="white"/>
          <w:lang w:val="en-GB"/>
        </w:rPr>
        <w:t xml:space="preserve">  char* charValue2 = (char*) value2;</w:t>
      </w:r>
    </w:p>
    <w:p w14:paraId="531285E7" w14:textId="77777777" w:rsidR="008977FB" w:rsidRPr="00D822A3" w:rsidRDefault="008977FB" w:rsidP="00F836A8">
      <w:pPr>
        <w:pStyle w:val="Code"/>
        <w:rPr>
          <w:highlight w:val="white"/>
          <w:lang w:val="en-GB"/>
        </w:rPr>
      </w:pPr>
    </w:p>
    <w:p w14:paraId="08A7D666" w14:textId="77777777" w:rsidR="008977FB" w:rsidRPr="00D822A3" w:rsidRDefault="008977FB" w:rsidP="00F836A8">
      <w:pPr>
        <w:pStyle w:val="Code"/>
        <w:rPr>
          <w:highlight w:val="white"/>
          <w:lang w:val="en-GB"/>
        </w:rPr>
      </w:pPr>
      <w:r w:rsidRPr="00D822A3">
        <w:rPr>
          <w:highlight w:val="white"/>
          <w:lang w:val="en-GB"/>
        </w:rPr>
        <w:t xml:space="preserve">  int index;</w:t>
      </w:r>
    </w:p>
    <w:p w14:paraId="29D8B49D" w14:textId="77777777" w:rsidR="008977FB" w:rsidRPr="00D822A3" w:rsidRDefault="008977FB" w:rsidP="00F836A8">
      <w:pPr>
        <w:pStyle w:val="Code"/>
        <w:rPr>
          <w:highlight w:val="white"/>
          <w:lang w:val="en-GB"/>
        </w:rPr>
      </w:pPr>
      <w:r w:rsidRPr="00D822A3">
        <w:rPr>
          <w:highlight w:val="white"/>
          <w:lang w:val="en-GB"/>
        </w:rPr>
        <w:t xml:space="preserve">  for (index = 0; index &lt; valueSize; ++index) {</w:t>
      </w:r>
    </w:p>
    <w:p w14:paraId="7995AF4B" w14:textId="77777777" w:rsidR="008977FB" w:rsidRPr="00D822A3" w:rsidRDefault="008977FB" w:rsidP="00F836A8">
      <w:pPr>
        <w:pStyle w:val="Code"/>
        <w:rPr>
          <w:highlight w:val="white"/>
          <w:lang w:val="en-GB"/>
        </w:rPr>
      </w:pPr>
      <w:r w:rsidRPr="00D822A3">
        <w:rPr>
          <w:highlight w:val="white"/>
          <w:lang w:val="en-GB"/>
        </w:rPr>
        <w:t xml:space="preserve">    char tempValue = charValue1[index];</w:t>
      </w:r>
    </w:p>
    <w:p w14:paraId="7E72BC4A" w14:textId="77777777" w:rsidR="008977FB" w:rsidRPr="00D822A3" w:rsidRDefault="008977FB" w:rsidP="00F836A8">
      <w:pPr>
        <w:pStyle w:val="Code"/>
        <w:rPr>
          <w:highlight w:val="white"/>
          <w:lang w:val="en-GB"/>
        </w:rPr>
      </w:pPr>
      <w:r w:rsidRPr="00D822A3">
        <w:rPr>
          <w:highlight w:val="white"/>
          <w:lang w:val="en-GB"/>
        </w:rPr>
        <w:t xml:space="preserve">    charValue1[index] = charValue2[index];</w:t>
      </w:r>
    </w:p>
    <w:p w14:paraId="12AE6064" w14:textId="77777777" w:rsidR="008977FB" w:rsidRPr="00D822A3" w:rsidRDefault="008977FB" w:rsidP="00F836A8">
      <w:pPr>
        <w:pStyle w:val="Code"/>
        <w:rPr>
          <w:highlight w:val="white"/>
          <w:lang w:val="en-GB"/>
        </w:rPr>
      </w:pPr>
      <w:r w:rsidRPr="00D822A3">
        <w:rPr>
          <w:highlight w:val="white"/>
          <w:lang w:val="en-GB"/>
        </w:rPr>
        <w:t xml:space="preserve">    charValue2[index] = tempValue;</w:t>
      </w:r>
    </w:p>
    <w:p w14:paraId="46B49965" w14:textId="77777777" w:rsidR="008977FB" w:rsidRPr="00D822A3" w:rsidRDefault="008977FB" w:rsidP="00F836A8">
      <w:pPr>
        <w:pStyle w:val="Code"/>
        <w:rPr>
          <w:highlight w:val="white"/>
          <w:lang w:val="en-GB"/>
        </w:rPr>
      </w:pPr>
      <w:r w:rsidRPr="00D822A3">
        <w:rPr>
          <w:highlight w:val="white"/>
          <w:lang w:val="en-GB"/>
        </w:rPr>
        <w:t xml:space="preserve">  }</w:t>
      </w:r>
    </w:p>
    <w:p w14:paraId="196D92F5" w14:textId="77777777" w:rsidR="008977FB" w:rsidRPr="00D822A3" w:rsidRDefault="008977FB" w:rsidP="00F836A8">
      <w:pPr>
        <w:pStyle w:val="Code"/>
        <w:rPr>
          <w:highlight w:val="white"/>
          <w:lang w:val="en-GB"/>
        </w:rPr>
      </w:pPr>
      <w:r w:rsidRPr="00D822A3">
        <w:rPr>
          <w:highlight w:val="white"/>
          <w:lang w:val="en-GB"/>
        </w:rPr>
        <w:t>}</w:t>
      </w:r>
    </w:p>
    <w:p w14:paraId="73710061" w14:textId="1BAB7DA0" w:rsidR="008977FB" w:rsidRPr="00D822A3" w:rsidRDefault="008977FB" w:rsidP="00F836A8">
      <w:pPr>
        <w:pStyle w:val="Code"/>
        <w:rPr>
          <w:lang w:val="en-GB"/>
        </w:rPr>
      </w:pPr>
    </w:p>
    <w:p w14:paraId="4C3EFBF3" w14:textId="77777777" w:rsidR="00F836A8" w:rsidRPr="00D822A3" w:rsidRDefault="008977FB" w:rsidP="00F836A8">
      <w:pPr>
        <w:pStyle w:val="Code"/>
        <w:rPr>
          <w:highlight w:val="white"/>
          <w:lang w:val="en-GB"/>
        </w:rPr>
      </w:pPr>
      <w:r w:rsidRPr="00D822A3">
        <w:rPr>
          <w:highlight w:val="white"/>
          <w:lang w:val="en-GB"/>
        </w:rPr>
        <w:t>void* bsearch(const void* keyPtr, const void* valueList, size_t listSize,</w:t>
      </w:r>
    </w:p>
    <w:p w14:paraId="75279744" w14:textId="1DDEADA7" w:rsidR="008977FB" w:rsidRPr="00D822A3" w:rsidRDefault="00F836A8" w:rsidP="00F836A8">
      <w:pPr>
        <w:pStyle w:val="Code"/>
        <w:rPr>
          <w:highlight w:val="white"/>
          <w:lang w:val="en-GB"/>
        </w:rPr>
      </w:pPr>
      <w:r w:rsidRPr="00D822A3">
        <w:rPr>
          <w:highlight w:val="white"/>
          <w:lang w:val="en-GB"/>
        </w:rPr>
        <w:t xml:space="preserve">             </w:t>
      </w:r>
      <w:r w:rsidR="008977FB" w:rsidRPr="00D822A3">
        <w:rPr>
          <w:highlight w:val="white"/>
          <w:lang w:val="en-GB"/>
        </w:rPr>
        <w:t xml:space="preserve"> size_t valueSize,</w:t>
      </w:r>
      <w:r w:rsidRPr="00D822A3">
        <w:rPr>
          <w:highlight w:val="white"/>
          <w:lang w:val="en-GB"/>
        </w:rPr>
        <w:t xml:space="preserve"> </w:t>
      </w:r>
      <w:r w:rsidR="008977FB" w:rsidRPr="00D822A3">
        <w:rPr>
          <w:highlight w:val="white"/>
          <w:lang w:val="en-GB"/>
        </w:rPr>
        <w:t>int (*compare)(const void*, const void*)) {</w:t>
      </w:r>
    </w:p>
    <w:p w14:paraId="40C5D234" w14:textId="77777777" w:rsidR="008977FB" w:rsidRPr="00D822A3" w:rsidRDefault="008977FB" w:rsidP="00F836A8">
      <w:pPr>
        <w:pStyle w:val="Code"/>
        <w:rPr>
          <w:highlight w:val="white"/>
          <w:lang w:val="en-GB"/>
        </w:rPr>
      </w:pPr>
      <w:r w:rsidRPr="00D822A3">
        <w:rPr>
          <w:highlight w:val="white"/>
          <w:lang w:val="en-GB"/>
        </w:rPr>
        <w:t xml:space="preserve">  int firstIndex = 0, lastIndex = listSize - 1;</w:t>
      </w:r>
    </w:p>
    <w:p w14:paraId="001DDC60" w14:textId="77777777" w:rsidR="008977FB" w:rsidRPr="00D822A3" w:rsidRDefault="008977FB" w:rsidP="00F836A8">
      <w:pPr>
        <w:pStyle w:val="Code"/>
        <w:rPr>
          <w:highlight w:val="white"/>
          <w:lang w:val="en-GB"/>
        </w:rPr>
      </w:pPr>
    </w:p>
    <w:p w14:paraId="149C0D4B" w14:textId="77777777" w:rsidR="008977FB" w:rsidRPr="00D822A3" w:rsidRDefault="008977FB" w:rsidP="00F836A8">
      <w:pPr>
        <w:pStyle w:val="Code"/>
        <w:rPr>
          <w:highlight w:val="white"/>
          <w:lang w:val="en-GB"/>
        </w:rPr>
      </w:pPr>
      <w:r w:rsidRPr="00D822A3">
        <w:rPr>
          <w:highlight w:val="white"/>
          <w:lang w:val="en-GB"/>
        </w:rPr>
        <w:t xml:space="preserve">  if (listSize == 0) {</w:t>
      </w:r>
    </w:p>
    <w:p w14:paraId="41B6B57D"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95D49F2" w14:textId="77777777" w:rsidR="008977FB" w:rsidRPr="00D822A3" w:rsidRDefault="008977FB" w:rsidP="00F836A8">
      <w:pPr>
        <w:pStyle w:val="Code"/>
        <w:rPr>
          <w:highlight w:val="white"/>
          <w:lang w:val="en-GB"/>
        </w:rPr>
      </w:pPr>
      <w:r w:rsidRPr="00D822A3">
        <w:rPr>
          <w:highlight w:val="white"/>
          <w:lang w:val="en-GB"/>
        </w:rPr>
        <w:t xml:space="preserve">  }</w:t>
      </w:r>
    </w:p>
    <w:p w14:paraId="2AEA842F" w14:textId="77777777" w:rsidR="008977FB" w:rsidRPr="00D822A3" w:rsidRDefault="008977FB" w:rsidP="00F836A8">
      <w:pPr>
        <w:pStyle w:val="Code"/>
        <w:rPr>
          <w:highlight w:val="white"/>
          <w:lang w:val="en-GB"/>
        </w:rPr>
      </w:pPr>
    </w:p>
    <w:p w14:paraId="01DDCC8E" w14:textId="77777777" w:rsidR="008977FB" w:rsidRPr="00D822A3" w:rsidRDefault="008977FB" w:rsidP="00F836A8">
      <w:pPr>
        <w:pStyle w:val="Code"/>
        <w:rPr>
          <w:highlight w:val="white"/>
          <w:lang w:val="en-GB"/>
        </w:rPr>
      </w:pPr>
      <w:r w:rsidRPr="00D822A3">
        <w:rPr>
          <w:highlight w:val="white"/>
          <w:lang w:val="en-GB"/>
        </w:rPr>
        <w:t xml:space="preserve">  while (TRUE) {</w:t>
      </w:r>
    </w:p>
    <w:p w14:paraId="34FD1005" w14:textId="77777777" w:rsidR="008977FB" w:rsidRPr="00D822A3" w:rsidRDefault="008977FB" w:rsidP="00F836A8">
      <w:pPr>
        <w:pStyle w:val="Code"/>
        <w:rPr>
          <w:highlight w:val="white"/>
          <w:lang w:val="en-GB"/>
        </w:rPr>
      </w:pPr>
      <w:r w:rsidRPr="00D822A3">
        <w:rPr>
          <w:highlight w:val="white"/>
          <w:lang w:val="en-GB"/>
        </w:rPr>
        <w:t xml:space="preserve">    { char* firstValuePtr = ((char*) valueList) + (firstIndex * valueSize);</w:t>
      </w:r>
    </w:p>
    <w:p w14:paraId="6B5C5EA4" w14:textId="77777777" w:rsidR="008977FB" w:rsidRPr="00D822A3" w:rsidRDefault="008977FB" w:rsidP="00F836A8">
      <w:pPr>
        <w:pStyle w:val="Code"/>
        <w:rPr>
          <w:highlight w:val="white"/>
          <w:lang w:val="en-GB"/>
        </w:rPr>
      </w:pPr>
      <w:r w:rsidRPr="00D822A3">
        <w:rPr>
          <w:highlight w:val="white"/>
          <w:lang w:val="en-GB"/>
        </w:rPr>
        <w:t xml:space="preserve">      int firstCompare = compare(keyPtr, firstValuePtr);</w:t>
      </w:r>
    </w:p>
    <w:p w14:paraId="70A33A3F" w14:textId="77777777" w:rsidR="008977FB" w:rsidRPr="00D822A3" w:rsidRDefault="008977FB" w:rsidP="00F836A8">
      <w:pPr>
        <w:pStyle w:val="Code"/>
        <w:rPr>
          <w:highlight w:val="white"/>
          <w:lang w:val="en-GB"/>
        </w:rPr>
      </w:pPr>
    </w:p>
    <w:p w14:paraId="40FE7FA5" w14:textId="77777777" w:rsidR="008977FB" w:rsidRPr="00D822A3" w:rsidRDefault="008977FB" w:rsidP="00F836A8">
      <w:pPr>
        <w:pStyle w:val="Code"/>
        <w:rPr>
          <w:highlight w:val="white"/>
          <w:lang w:val="en-GB"/>
        </w:rPr>
      </w:pPr>
      <w:r w:rsidRPr="00D822A3">
        <w:rPr>
          <w:highlight w:val="white"/>
          <w:lang w:val="en-GB"/>
        </w:rPr>
        <w:t xml:space="preserve">      if (firstCompare &lt; 0) {</w:t>
      </w:r>
    </w:p>
    <w:p w14:paraId="7E73A10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34F64DD5" w14:textId="77777777" w:rsidR="008977FB" w:rsidRPr="00D822A3" w:rsidRDefault="008977FB" w:rsidP="00F836A8">
      <w:pPr>
        <w:pStyle w:val="Code"/>
        <w:rPr>
          <w:highlight w:val="white"/>
          <w:lang w:val="en-GB"/>
        </w:rPr>
      </w:pPr>
      <w:r w:rsidRPr="00D822A3">
        <w:rPr>
          <w:highlight w:val="white"/>
          <w:lang w:val="en-GB"/>
        </w:rPr>
        <w:t xml:space="preserve">      }</w:t>
      </w:r>
    </w:p>
    <w:p w14:paraId="6814C39C" w14:textId="77777777" w:rsidR="008977FB" w:rsidRPr="00D822A3" w:rsidRDefault="008977FB" w:rsidP="00F836A8">
      <w:pPr>
        <w:pStyle w:val="Code"/>
        <w:rPr>
          <w:highlight w:val="white"/>
          <w:lang w:val="en-GB"/>
        </w:rPr>
      </w:pPr>
      <w:r w:rsidRPr="00D822A3">
        <w:rPr>
          <w:highlight w:val="white"/>
          <w:lang w:val="en-GB"/>
        </w:rPr>
        <w:t xml:space="preserve">      else if (firstCompare == 0) {</w:t>
      </w:r>
    </w:p>
    <w:p w14:paraId="7FA132B3" w14:textId="77777777" w:rsidR="008977FB" w:rsidRPr="00D822A3" w:rsidRDefault="008977FB" w:rsidP="00F836A8">
      <w:pPr>
        <w:pStyle w:val="Code"/>
        <w:rPr>
          <w:highlight w:val="white"/>
          <w:lang w:val="en-GB"/>
        </w:rPr>
      </w:pPr>
      <w:r w:rsidRPr="00D822A3">
        <w:rPr>
          <w:highlight w:val="white"/>
          <w:lang w:val="en-GB"/>
        </w:rPr>
        <w:t xml:space="preserve">        return firstValuePtr;</w:t>
      </w:r>
    </w:p>
    <w:p w14:paraId="662306F8" w14:textId="77777777" w:rsidR="008977FB" w:rsidRPr="00D822A3" w:rsidRDefault="008977FB" w:rsidP="00F836A8">
      <w:pPr>
        <w:pStyle w:val="Code"/>
        <w:rPr>
          <w:highlight w:val="white"/>
          <w:lang w:val="en-GB"/>
        </w:rPr>
      </w:pPr>
      <w:r w:rsidRPr="00D822A3">
        <w:rPr>
          <w:highlight w:val="white"/>
          <w:lang w:val="en-GB"/>
        </w:rPr>
        <w:t xml:space="preserve">      }</w:t>
      </w:r>
    </w:p>
    <w:p w14:paraId="68CF415E" w14:textId="77777777" w:rsidR="008977FB" w:rsidRPr="00D822A3" w:rsidRDefault="008977FB" w:rsidP="00F836A8">
      <w:pPr>
        <w:pStyle w:val="Code"/>
        <w:rPr>
          <w:highlight w:val="white"/>
          <w:lang w:val="en-GB"/>
        </w:rPr>
      </w:pPr>
      <w:r w:rsidRPr="00D822A3">
        <w:rPr>
          <w:highlight w:val="white"/>
          <w:lang w:val="en-GB"/>
        </w:rPr>
        <w:t xml:space="preserve">    }</w:t>
      </w:r>
    </w:p>
    <w:p w14:paraId="720B94DA" w14:textId="77777777" w:rsidR="008977FB" w:rsidRPr="00D822A3" w:rsidRDefault="008977FB" w:rsidP="00F836A8">
      <w:pPr>
        <w:pStyle w:val="Code"/>
        <w:rPr>
          <w:highlight w:val="white"/>
          <w:lang w:val="en-GB"/>
        </w:rPr>
      </w:pPr>
    </w:p>
    <w:p w14:paraId="415A6A01" w14:textId="77777777" w:rsidR="008977FB" w:rsidRPr="00D822A3" w:rsidRDefault="008977FB" w:rsidP="00F836A8">
      <w:pPr>
        <w:pStyle w:val="Code"/>
        <w:rPr>
          <w:highlight w:val="white"/>
          <w:lang w:val="en-GB"/>
        </w:rPr>
      </w:pPr>
      <w:r w:rsidRPr="00D822A3">
        <w:rPr>
          <w:highlight w:val="white"/>
          <w:lang w:val="en-GB"/>
        </w:rPr>
        <w:t xml:space="preserve">    { char* lastValuePtr = ((char*) valueList) + (lastIndex * valueSize);</w:t>
      </w:r>
    </w:p>
    <w:p w14:paraId="44A1771D" w14:textId="77777777" w:rsidR="008977FB" w:rsidRPr="00D822A3" w:rsidRDefault="008977FB" w:rsidP="00F836A8">
      <w:pPr>
        <w:pStyle w:val="Code"/>
        <w:rPr>
          <w:highlight w:val="white"/>
          <w:lang w:val="en-GB"/>
        </w:rPr>
      </w:pPr>
      <w:r w:rsidRPr="00D822A3">
        <w:rPr>
          <w:highlight w:val="white"/>
          <w:lang w:val="en-GB"/>
        </w:rPr>
        <w:t xml:space="preserve">      int lastCompare = compare(keyPtr, lastValuePtr);</w:t>
      </w:r>
    </w:p>
    <w:p w14:paraId="33CB089C" w14:textId="77777777" w:rsidR="008977FB" w:rsidRPr="00D822A3" w:rsidRDefault="008977FB" w:rsidP="00F836A8">
      <w:pPr>
        <w:pStyle w:val="Code"/>
        <w:rPr>
          <w:highlight w:val="white"/>
          <w:lang w:val="en-GB"/>
        </w:rPr>
      </w:pPr>
    </w:p>
    <w:p w14:paraId="0F161002" w14:textId="77777777" w:rsidR="008977FB" w:rsidRPr="00D822A3" w:rsidRDefault="008977FB" w:rsidP="00F836A8">
      <w:pPr>
        <w:pStyle w:val="Code"/>
        <w:rPr>
          <w:highlight w:val="white"/>
          <w:lang w:val="en-GB"/>
        </w:rPr>
      </w:pPr>
      <w:r w:rsidRPr="00D822A3">
        <w:rPr>
          <w:highlight w:val="white"/>
          <w:lang w:val="en-GB"/>
        </w:rPr>
        <w:t xml:space="preserve">      if (lastCompare &gt; 0) {</w:t>
      </w:r>
    </w:p>
    <w:p w14:paraId="5C70CD34" w14:textId="77777777" w:rsidR="008977FB" w:rsidRPr="00D822A3" w:rsidRDefault="008977FB" w:rsidP="00F836A8">
      <w:pPr>
        <w:pStyle w:val="Code"/>
        <w:rPr>
          <w:highlight w:val="white"/>
          <w:lang w:val="en-GB"/>
        </w:rPr>
      </w:pPr>
      <w:r w:rsidRPr="00D822A3">
        <w:rPr>
          <w:highlight w:val="white"/>
          <w:lang w:val="en-GB"/>
        </w:rPr>
        <w:t xml:space="preserve">        return NULL;</w:t>
      </w:r>
    </w:p>
    <w:p w14:paraId="6E7D31BC" w14:textId="77777777" w:rsidR="008977FB" w:rsidRPr="00D822A3" w:rsidRDefault="008977FB" w:rsidP="00F836A8">
      <w:pPr>
        <w:pStyle w:val="Code"/>
        <w:rPr>
          <w:highlight w:val="white"/>
          <w:lang w:val="en-GB"/>
        </w:rPr>
      </w:pPr>
      <w:r w:rsidRPr="00D822A3">
        <w:rPr>
          <w:highlight w:val="white"/>
          <w:lang w:val="en-GB"/>
        </w:rPr>
        <w:t xml:space="preserve">      }</w:t>
      </w:r>
    </w:p>
    <w:p w14:paraId="53E9DE13" w14:textId="77777777" w:rsidR="008977FB" w:rsidRPr="00D822A3" w:rsidRDefault="008977FB" w:rsidP="00F836A8">
      <w:pPr>
        <w:pStyle w:val="Code"/>
        <w:rPr>
          <w:highlight w:val="white"/>
          <w:lang w:val="en-GB"/>
        </w:rPr>
      </w:pPr>
      <w:r w:rsidRPr="00D822A3">
        <w:rPr>
          <w:highlight w:val="white"/>
          <w:lang w:val="en-GB"/>
        </w:rPr>
        <w:t xml:space="preserve">      else if (lastCompare == 0) {</w:t>
      </w:r>
    </w:p>
    <w:p w14:paraId="4DF96494" w14:textId="77777777" w:rsidR="008977FB" w:rsidRPr="00D822A3" w:rsidRDefault="008977FB" w:rsidP="00F836A8">
      <w:pPr>
        <w:pStyle w:val="Code"/>
        <w:rPr>
          <w:highlight w:val="white"/>
          <w:lang w:val="en-GB"/>
        </w:rPr>
      </w:pPr>
      <w:r w:rsidRPr="00D822A3">
        <w:rPr>
          <w:highlight w:val="white"/>
          <w:lang w:val="en-GB"/>
        </w:rPr>
        <w:t xml:space="preserve">        return lastValuePtr;</w:t>
      </w:r>
    </w:p>
    <w:p w14:paraId="73946E42" w14:textId="77777777" w:rsidR="008977FB" w:rsidRPr="00D822A3" w:rsidRDefault="008977FB" w:rsidP="00F836A8">
      <w:pPr>
        <w:pStyle w:val="Code"/>
        <w:rPr>
          <w:highlight w:val="white"/>
          <w:lang w:val="en-GB"/>
        </w:rPr>
      </w:pPr>
      <w:r w:rsidRPr="00D822A3">
        <w:rPr>
          <w:highlight w:val="white"/>
          <w:lang w:val="en-GB"/>
        </w:rPr>
        <w:t xml:space="preserve">      }</w:t>
      </w:r>
    </w:p>
    <w:p w14:paraId="2056DAC8" w14:textId="77777777" w:rsidR="008977FB" w:rsidRPr="00D822A3" w:rsidRDefault="008977FB" w:rsidP="00F836A8">
      <w:pPr>
        <w:pStyle w:val="Code"/>
        <w:rPr>
          <w:highlight w:val="white"/>
          <w:lang w:val="en-GB"/>
        </w:rPr>
      </w:pPr>
      <w:r w:rsidRPr="00D822A3">
        <w:rPr>
          <w:highlight w:val="white"/>
          <w:lang w:val="en-GB"/>
        </w:rPr>
        <w:t xml:space="preserve">    }</w:t>
      </w:r>
    </w:p>
    <w:p w14:paraId="3F13E76C" w14:textId="77777777" w:rsidR="008977FB" w:rsidRPr="00D822A3" w:rsidRDefault="008977FB" w:rsidP="00F836A8">
      <w:pPr>
        <w:pStyle w:val="Code"/>
        <w:rPr>
          <w:highlight w:val="white"/>
          <w:lang w:val="en-GB"/>
        </w:rPr>
      </w:pPr>
    </w:p>
    <w:p w14:paraId="79A1FFFC" w14:textId="658470CE" w:rsidR="008977FB" w:rsidRPr="00D822A3" w:rsidRDefault="008977FB" w:rsidP="00F836A8">
      <w:pPr>
        <w:pStyle w:val="Code"/>
        <w:rPr>
          <w:highlight w:val="white"/>
          <w:lang w:val="en-GB"/>
        </w:rPr>
      </w:pPr>
      <w:r w:rsidRPr="00D822A3">
        <w:rPr>
          <w:highlight w:val="white"/>
          <w:lang w:val="en-GB"/>
        </w:rPr>
        <w:t xml:space="preserve">    { int middleIndex = (firstIndex + lastIndex) / 2;</w:t>
      </w:r>
    </w:p>
    <w:p w14:paraId="56E65A03" w14:textId="77777777" w:rsidR="008977FB" w:rsidRPr="00D822A3" w:rsidRDefault="008977FB" w:rsidP="00F836A8">
      <w:pPr>
        <w:pStyle w:val="Code"/>
        <w:rPr>
          <w:highlight w:val="white"/>
          <w:lang w:val="en-GB"/>
        </w:rPr>
      </w:pPr>
      <w:r w:rsidRPr="00D822A3">
        <w:rPr>
          <w:highlight w:val="white"/>
          <w:lang w:val="en-GB"/>
        </w:rPr>
        <w:t xml:space="preserve">      char* middleValuePtr = ((char*) valueList) + (middleIndex * valueSize);</w:t>
      </w:r>
    </w:p>
    <w:p w14:paraId="5E17FB7B" w14:textId="77777777" w:rsidR="008977FB" w:rsidRPr="00D822A3" w:rsidRDefault="008977FB" w:rsidP="00F836A8">
      <w:pPr>
        <w:pStyle w:val="Code"/>
        <w:rPr>
          <w:highlight w:val="white"/>
          <w:lang w:val="en-GB"/>
        </w:rPr>
      </w:pPr>
      <w:r w:rsidRPr="00D822A3">
        <w:rPr>
          <w:highlight w:val="white"/>
          <w:lang w:val="en-GB"/>
        </w:rPr>
        <w:t xml:space="preserve">      int middleCompare = compare(keyPtr, middleValuePtr);</w:t>
      </w:r>
    </w:p>
    <w:p w14:paraId="049CB429" w14:textId="77777777" w:rsidR="00ED3FFC" w:rsidRPr="00D822A3" w:rsidRDefault="00ED3FFC" w:rsidP="00F836A8">
      <w:pPr>
        <w:pStyle w:val="Code"/>
        <w:rPr>
          <w:highlight w:val="white"/>
          <w:lang w:val="en-GB"/>
        </w:rPr>
      </w:pPr>
    </w:p>
    <w:p w14:paraId="0D567E2F" w14:textId="24E87351" w:rsidR="008977FB" w:rsidRPr="00D822A3" w:rsidRDefault="008977FB" w:rsidP="00F836A8">
      <w:pPr>
        <w:pStyle w:val="Code"/>
        <w:rPr>
          <w:highlight w:val="white"/>
          <w:lang w:val="en-GB"/>
        </w:rPr>
      </w:pPr>
      <w:r w:rsidRPr="00D822A3">
        <w:rPr>
          <w:highlight w:val="white"/>
          <w:lang w:val="en-GB"/>
        </w:rPr>
        <w:t xml:space="preserve">      if (middleCompare &lt; 0) {</w:t>
      </w:r>
    </w:p>
    <w:p w14:paraId="4A337963" w14:textId="77777777" w:rsidR="008977FB" w:rsidRPr="00D822A3" w:rsidRDefault="008977FB" w:rsidP="00F836A8">
      <w:pPr>
        <w:pStyle w:val="Code"/>
        <w:rPr>
          <w:highlight w:val="white"/>
          <w:lang w:val="en-GB"/>
        </w:rPr>
      </w:pPr>
      <w:r w:rsidRPr="00D822A3">
        <w:rPr>
          <w:highlight w:val="white"/>
          <w:lang w:val="en-GB"/>
        </w:rPr>
        <w:t xml:space="preserve">        lastIndex = middleIndex;</w:t>
      </w:r>
    </w:p>
    <w:p w14:paraId="33C49A2A" w14:textId="77777777" w:rsidR="008977FB" w:rsidRPr="00D822A3" w:rsidRDefault="008977FB" w:rsidP="00F836A8">
      <w:pPr>
        <w:pStyle w:val="Code"/>
        <w:rPr>
          <w:highlight w:val="white"/>
          <w:lang w:val="en-GB"/>
        </w:rPr>
      </w:pPr>
      <w:r w:rsidRPr="00D822A3">
        <w:rPr>
          <w:highlight w:val="white"/>
          <w:lang w:val="en-GB"/>
        </w:rPr>
        <w:t xml:space="preserve">      }</w:t>
      </w:r>
    </w:p>
    <w:p w14:paraId="185B16E0" w14:textId="77777777" w:rsidR="008977FB" w:rsidRPr="00D822A3" w:rsidRDefault="008977FB" w:rsidP="00F836A8">
      <w:pPr>
        <w:pStyle w:val="Code"/>
        <w:rPr>
          <w:highlight w:val="white"/>
          <w:lang w:val="en-GB"/>
        </w:rPr>
      </w:pPr>
      <w:r w:rsidRPr="00D822A3">
        <w:rPr>
          <w:highlight w:val="white"/>
          <w:lang w:val="en-GB"/>
        </w:rPr>
        <w:t xml:space="preserve">      else if (middleCompare &gt; 0) {</w:t>
      </w:r>
    </w:p>
    <w:p w14:paraId="79894C23" w14:textId="77777777" w:rsidR="008977FB" w:rsidRPr="00D822A3" w:rsidRDefault="008977FB" w:rsidP="00F836A8">
      <w:pPr>
        <w:pStyle w:val="Code"/>
        <w:rPr>
          <w:highlight w:val="white"/>
          <w:lang w:val="en-GB"/>
        </w:rPr>
      </w:pPr>
      <w:r w:rsidRPr="00D822A3">
        <w:rPr>
          <w:highlight w:val="white"/>
          <w:lang w:val="en-GB"/>
        </w:rPr>
        <w:t xml:space="preserve">        firstIndex = middleIndex;</w:t>
      </w:r>
    </w:p>
    <w:p w14:paraId="233AE6D5" w14:textId="77777777" w:rsidR="008977FB" w:rsidRPr="00D822A3" w:rsidRDefault="008977FB" w:rsidP="00F836A8">
      <w:pPr>
        <w:pStyle w:val="Code"/>
        <w:rPr>
          <w:highlight w:val="white"/>
          <w:lang w:val="en-GB"/>
        </w:rPr>
      </w:pPr>
      <w:r w:rsidRPr="00D822A3">
        <w:rPr>
          <w:highlight w:val="white"/>
          <w:lang w:val="en-GB"/>
        </w:rPr>
        <w:t xml:space="preserve">      }</w:t>
      </w:r>
    </w:p>
    <w:p w14:paraId="25B646A2" w14:textId="77777777" w:rsidR="008977FB" w:rsidRPr="00D822A3" w:rsidRDefault="008977FB" w:rsidP="00F836A8">
      <w:pPr>
        <w:pStyle w:val="Code"/>
        <w:rPr>
          <w:highlight w:val="white"/>
          <w:lang w:val="en-GB"/>
        </w:rPr>
      </w:pPr>
      <w:r w:rsidRPr="00D822A3">
        <w:rPr>
          <w:highlight w:val="white"/>
          <w:lang w:val="en-GB"/>
        </w:rPr>
        <w:t xml:space="preserve">      else {</w:t>
      </w:r>
    </w:p>
    <w:p w14:paraId="5CC072BE" w14:textId="77777777" w:rsidR="008977FB" w:rsidRPr="00D822A3" w:rsidRDefault="008977FB" w:rsidP="00F836A8">
      <w:pPr>
        <w:pStyle w:val="Code"/>
        <w:rPr>
          <w:highlight w:val="white"/>
          <w:lang w:val="en-GB"/>
        </w:rPr>
      </w:pPr>
      <w:r w:rsidRPr="00D822A3">
        <w:rPr>
          <w:highlight w:val="white"/>
          <w:lang w:val="en-GB"/>
        </w:rPr>
        <w:t xml:space="preserve">        return middleValuePtr;</w:t>
      </w:r>
    </w:p>
    <w:p w14:paraId="5DFEBE36" w14:textId="77777777" w:rsidR="008977FB" w:rsidRPr="00D822A3" w:rsidRDefault="008977FB" w:rsidP="00F836A8">
      <w:pPr>
        <w:pStyle w:val="Code"/>
        <w:rPr>
          <w:highlight w:val="white"/>
          <w:lang w:val="en-GB"/>
        </w:rPr>
      </w:pPr>
      <w:r w:rsidRPr="00D822A3">
        <w:rPr>
          <w:highlight w:val="white"/>
          <w:lang w:val="en-GB"/>
        </w:rPr>
        <w:t xml:space="preserve">      }</w:t>
      </w:r>
    </w:p>
    <w:p w14:paraId="10D3F9A2" w14:textId="77777777" w:rsidR="008977FB" w:rsidRPr="00D822A3" w:rsidRDefault="008977FB" w:rsidP="00F836A8">
      <w:pPr>
        <w:pStyle w:val="Code"/>
        <w:rPr>
          <w:highlight w:val="white"/>
          <w:lang w:val="en-GB"/>
        </w:rPr>
      </w:pPr>
      <w:r w:rsidRPr="00D822A3">
        <w:rPr>
          <w:highlight w:val="white"/>
          <w:lang w:val="en-GB"/>
        </w:rPr>
        <w:t xml:space="preserve">    }</w:t>
      </w:r>
    </w:p>
    <w:p w14:paraId="2F1C716D" w14:textId="77777777" w:rsidR="008977FB" w:rsidRPr="00D822A3" w:rsidRDefault="008977FB" w:rsidP="00F836A8">
      <w:pPr>
        <w:pStyle w:val="Code"/>
        <w:rPr>
          <w:highlight w:val="white"/>
          <w:lang w:val="en-GB"/>
        </w:rPr>
      </w:pPr>
      <w:r w:rsidRPr="00D822A3">
        <w:rPr>
          <w:highlight w:val="white"/>
          <w:lang w:val="en-GB"/>
        </w:rPr>
        <w:t xml:space="preserve">  }</w:t>
      </w:r>
    </w:p>
    <w:p w14:paraId="71383790" w14:textId="77777777" w:rsidR="008977FB" w:rsidRPr="00D822A3" w:rsidRDefault="008977FB" w:rsidP="00F836A8">
      <w:pPr>
        <w:pStyle w:val="Code"/>
        <w:rPr>
          <w:highlight w:val="white"/>
          <w:lang w:val="en-GB"/>
        </w:rPr>
      </w:pPr>
      <w:r w:rsidRPr="00D822A3">
        <w:rPr>
          <w:highlight w:val="white"/>
          <w:lang w:val="en-GB"/>
        </w:rPr>
        <w:t>}</w:t>
      </w:r>
    </w:p>
    <w:p w14:paraId="1CFF1495" w14:textId="14B88EC5" w:rsidR="008977FB" w:rsidRPr="00D822A3" w:rsidRDefault="008977FB" w:rsidP="00F836A8">
      <w:pPr>
        <w:pStyle w:val="Code"/>
        <w:rPr>
          <w:lang w:val="en-GB"/>
        </w:rPr>
      </w:pPr>
    </w:p>
    <w:p w14:paraId="2F915B6B" w14:textId="77777777" w:rsidR="008977FB" w:rsidRPr="00D822A3" w:rsidRDefault="008977FB" w:rsidP="00F836A8">
      <w:pPr>
        <w:pStyle w:val="Code"/>
        <w:rPr>
          <w:highlight w:val="white"/>
          <w:lang w:val="en-GB"/>
        </w:rPr>
      </w:pPr>
      <w:r w:rsidRPr="00D822A3">
        <w:rPr>
          <w:highlight w:val="white"/>
          <w:lang w:val="en-GB"/>
        </w:rPr>
        <w:t>static long g_randValue;</w:t>
      </w:r>
    </w:p>
    <w:p w14:paraId="766CE1D3" w14:textId="77777777" w:rsidR="008977FB" w:rsidRPr="00D822A3" w:rsidRDefault="008977FB" w:rsidP="00F836A8">
      <w:pPr>
        <w:pStyle w:val="Code"/>
        <w:rPr>
          <w:highlight w:val="white"/>
          <w:lang w:val="en-GB"/>
        </w:rPr>
      </w:pPr>
    </w:p>
    <w:p w14:paraId="4A204035" w14:textId="77777777" w:rsidR="008977FB" w:rsidRPr="00D822A3" w:rsidRDefault="008977FB" w:rsidP="00F836A8">
      <w:pPr>
        <w:pStyle w:val="Code"/>
        <w:rPr>
          <w:highlight w:val="white"/>
          <w:lang w:val="en-GB"/>
        </w:rPr>
      </w:pPr>
      <w:r w:rsidRPr="00D822A3">
        <w:rPr>
          <w:highlight w:val="white"/>
          <w:lang w:val="en-GB"/>
        </w:rPr>
        <w:t>#define A 1664525l</w:t>
      </w:r>
    </w:p>
    <w:p w14:paraId="524C021A" w14:textId="77777777" w:rsidR="008977FB" w:rsidRPr="00D822A3" w:rsidRDefault="008977FB" w:rsidP="00F836A8">
      <w:pPr>
        <w:pStyle w:val="Code"/>
        <w:rPr>
          <w:highlight w:val="white"/>
          <w:lang w:val="en-GB"/>
        </w:rPr>
      </w:pPr>
      <w:r w:rsidRPr="00D822A3">
        <w:rPr>
          <w:highlight w:val="white"/>
          <w:lang w:val="en-GB"/>
        </w:rPr>
        <w:t>#define C 1013904223l</w:t>
      </w:r>
    </w:p>
    <w:p w14:paraId="48F978E9" w14:textId="77777777" w:rsidR="008977FB" w:rsidRPr="00D822A3" w:rsidRDefault="008977FB" w:rsidP="00F836A8">
      <w:pPr>
        <w:pStyle w:val="Code"/>
        <w:rPr>
          <w:highlight w:val="white"/>
          <w:lang w:val="en-GB"/>
        </w:rPr>
      </w:pPr>
      <w:r w:rsidRPr="00D822A3">
        <w:rPr>
          <w:highlight w:val="white"/>
          <w:lang w:val="en-GB"/>
        </w:rPr>
        <w:t>#define RAND_MAX 127 // 32767</w:t>
      </w:r>
    </w:p>
    <w:p w14:paraId="25A057D7" w14:textId="77777777" w:rsidR="008977FB" w:rsidRPr="00D822A3" w:rsidRDefault="008977FB" w:rsidP="00F836A8">
      <w:pPr>
        <w:pStyle w:val="Code"/>
        <w:rPr>
          <w:highlight w:val="white"/>
          <w:lang w:val="en-GB"/>
        </w:rPr>
      </w:pPr>
    </w:p>
    <w:p w14:paraId="13569ABD" w14:textId="77777777" w:rsidR="008977FB" w:rsidRPr="00D822A3" w:rsidRDefault="008977FB" w:rsidP="00F836A8">
      <w:pPr>
        <w:pStyle w:val="Code"/>
        <w:rPr>
          <w:highlight w:val="white"/>
          <w:lang w:val="en-GB"/>
        </w:rPr>
      </w:pPr>
      <w:r w:rsidRPr="00D822A3">
        <w:rPr>
          <w:highlight w:val="white"/>
          <w:lang w:val="en-GB"/>
        </w:rPr>
        <w:t>int rand(void) {</w:t>
      </w:r>
    </w:p>
    <w:p w14:paraId="7C7B1102" w14:textId="77777777" w:rsidR="008977FB" w:rsidRPr="00D822A3" w:rsidRDefault="008977FB" w:rsidP="00F836A8">
      <w:pPr>
        <w:pStyle w:val="Code"/>
        <w:rPr>
          <w:highlight w:val="white"/>
          <w:lang w:val="en-GB"/>
        </w:rPr>
      </w:pPr>
      <w:r w:rsidRPr="00D822A3">
        <w:rPr>
          <w:highlight w:val="white"/>
          <w:lang w:val="en-GB"/>
        </w:rPr>
        <w:t xml:space="preserve">  g_randValue = ((A * g_randValue) + C) % RAND_MAX;</w:t>
      </w:r>
    </w:p>
    <w:p w14:paraId="30018B35" w14:textId="77777777" w:rsidR="008977FB" w:rsidRPr="00D822A3" w:rsidRDefault="008977FB" w:rsidP="00F836A8">
      <w:pPr>
        <w:pStyle w:val="Code"/>
        <w:rPr>
          <w:highlight w:val="white"/>
          <w:lang w:val="en-GB"/>
        </w:rPr>
      </w:pPr>
      <w:r w:rsidRPr="00D822A3">
        <w:rPr>
          <w:highlight w:val="white"/>
          <w:lang w:val="en-GB"/>
        </w:rPr>
        <w:lastRenderedPageBreak/>
        <w:t xml:space="preserve">  return (int) g_randValue;</w:t>
      </w:r>
    </w:p>
    <w:p w14:paraId="46462F58" w14:textId="77777777" w:rsidR="008977FB" w:rsidRPr="00D822A3" w:rsidRDefault="008977FB" w:rsidP="00F836A8">
      <w:pPr>
        <w:pStyle w:val="Code"/>
        <w:rPr>
          <w:highlight w:val="white"/>
          <w:lang w:val="en-GB"/>
        </w:rPr>
      </w:pPr>
      <w:r w:rsidRPr="00D822A3">
        <w:rPr>
          <w:highlight w:val="white"/>
          <w:lang w:val="en-GB"/>
        </w:rPr>
        <w:t>}</w:t>
      </w:r>
    </w:p>
    <w:p w14:paraId="0D931A90" w14:textId="77777777" w:rsidR="008977FB" w:rsidRPr="00D822A3" w:rsidRDefault="008977FB" w:rsidP="00F836A8">
      <w:pPr>
        <w:pStyle w:val="Code"/>
        <w:rPr>
          <w:highlight w:val="white"/>
          <w:lang w:val="en-GB"/>
        </w:rPr>
      </w:pPr>
    </w:p>
    <w:p w14:paraId="5F6EC6C0" w14:textId="77777777" w:rsidR="008977FB" w:rsidRPr="00D822A3" w:rsidRDefault="008977FB" w:rsidP="00F836A8">
      <w:pPr>
        <w:pStyle w:val="Code"/>
        <w:rPr>
          <w:highlight w:val="white"/>
          <w:lang w:val="en-GB"/>
        </w:rPr>
      </w:pPr>
      <w:r w:rsidRPr="00D822A3">
        <w:rPr>
          <w:highlight w:val="white"/>
          <w:lang w:val="en-GB"/>
        </w:rPr>
        <w:t>void srand(unsigned int seed) {</w:t>
      </w:r>
    </w:p>
    <w:p w14:paraId="37CB95AF" w14:textId="77777777" w:rsidR="008977FB" w:rsidRPr="00D822A3" w:rsidRDefault="008977FB" w:rsidP="00F836A8">
      <w:pPr>
        <w:pStyle w:val="Code"/>
        <w:rPr>
          <w:highlight w:val="white"/>
          <w:lang w:val="en-GB"/>
        </w:rPr>
      </w:pPr>
      <w:r w:rsidRPr="00D822A3">
        <w:rPr>
          <w:highlight w:val="white"/>
          <w:lang w:val="en-GB"/>
        </w:rPr>
        <w:t xml:space="preserve">  g_randValue = (long) seed;</w:t>
      </w:r>
    </w:p>
    <w:p w14:paraId="088CDFA1" w14:textId="77777777" w:rsidR="008977FB" w:rsidRPr="00D822A3" w:rsidRDefault="008977FB" w:rsidP="00F836A8">
      <w:pPr>
        <w:pStyle w:val="Code"/>
        <w:rPr>
          <w:highlight w:val="white"/>
          <w:lang w:val="en-GB"/>
        </w:rPr>
      </w:pPr>
      <w:r w:rsidRPr="00D822A3">
        <w:rPr>
          <w:highlight w:val="white"/>
          <w:lang w:val="en-GB"/>
        </w:rPr>
        <w:t>}</w:t>
      </w:r>
    </w:p>
    <w:p w14:paraId="01ECD522" w14:textId="77777777" w:rsidR="00E90638" w:rsidRPr="00D822A3" w:rsidRDefault="00E90638" w:rsidP="00F836A8">
      <w:pPr>
        <w:pStyle w:val="Code"/>
        <w:rPr>
          <w:highlight w:val="white"/>
          <w:lang w:val="en-GB"/>
        </w:rPr>
      </w:pPr>
    </w:p>
    <w:p w14:paraId="5339EE71" w14:textId="6C5131B5" w:rsidR="00E90638" w:rsidRPr="00D822A3" w:rsidRDefault="00E90638" w:rsidP="00F836A8">
      <w:pPr>
        <w:pStyle w:val="Code"/>
        <w:rPr>
          <w:highlight w:val="white"/>
          <w:lang w:val="en-GB"/>
        </w:rPr>
      </w:pPr>
      <w:r w:rsidRPr="00D822A3">
        <w:rPr>
          <w:highlight w:val="white"/>
          <w:lang w:val="en-GB"/>
        </w:rPr>
        <w:t>FCN g_funcArray[FUNC_MAX] = {NULL};</w:t>
      </w:r>
    </w:p>
    <w:p w14:paraId="707D3632" w14:textId="77777777" w:rsidR="00E90638" w:rsidRPr="00D822A3" w:rsidRDefault="00E90638" w:rsidP="00F836A8">
      <w:pPr>
        <w:pStyle w:val="Code"/>
        <w:rPr>
          <w:highlight w:val="white"/>
          <w:lang w:val="en-GB"/>
        </w:rPr>
      </w:pPr>
    </w:p>
    <w:p w14:paraId="0E951181" w14:textId="77777777" w:rsidR="00E90638" w:rsidRPr="00D822A3" w:rsidRDefault="00E90638" w:rsidP="00F836A8">
      <w:pPr>
        <w:pStyle w:val="Code"/>
        <w:rPr>
          <w:highlight w:val="white"/>
          <w:lang w:val="en-GB"/>
        </w:rPr>
      </w:pPr>
      <w:r w:rsidRPr="00D822A3">
        <w:rPr>
          <w:highlight w:val="white"/>
          <w:lang w:val="en-GB"/>
        </w:rPr>
        <w:t>int atexit(FCN fcn) {</w:t>
      </w:r>
    </w:p>
    <w:p w14:paraId="07CD46BA" w14:textId="77777777" w:rsidR="00E90638" w:rsidRPr="00D822A3" w:rsidRDefault="00E90638" w:rsidP="00F836A8">
      <w:pPr>
        <w:pStyle w:val="Code"/>
        <w:rPr>
          <w:highlight w:val="white"/>
          <w:lang w:val="en-GB"/>
        </w:rPr>
      </w:pPr>
      <w:r w:rsidRPr="00D822A3">
        <w:rPr>
          <w:highlight w:val="white"/>
          <w:lang w:val="en-GB"/>
        </w:rPr>
        <w:t xml:space="preserve">  int index;</w:t>
      </w:r>
    </w:p>
    <w:p w14:paraId="691EFE46" w14:textId="77777777" w:rsidR="00E90638" w:rsidRPr="00D822A3" w:rsidRDefault="00E90638" w:rsidP="00F836A8">
      <w:pPr>
        <w:pStyle w:val="Code"/>
        <w:rPr>
          <w:highlight w:val="white"/>
          <w:lang w:val="en-GB"/>
        </w:rPr>
      </w:pPr>
    </w:p>
    <w:p w14:paraId="650D9FD0" w14:textId="77777777" w:rsidR="00E90638" w:rsidRPr="00D822A3" w:rsidRDefault="00E90638" w:rsidP="00F836A8">
      <w:pPr>
        <w:pStyle w:val="Code"/>
        <w:rPr>
          <w:highlight w:val="white"/>
          <w:lang w:val="en-GB"/>
        </w:rPr>
      </w:pPr>
      <w:r w:rsidRPr="00D822A3">
        <w:rPr>
          <w:highlight w:val="white"/>
          <w:lang w:val="en-GB"/>
        </w:rPr>
        <w:t xml:space="preserve">  for (index = 0; index &lt; FUNC_MAX; ++index) {</w:t>
      </w:r>
    </w:p>
    <w:p w14:paraId="56B8ED57" w14:textId="77777777" w:rsidR="00E90638" w:rsidRPr="00D822A3" w:rsidRDefault="00E90638" w:rsidP="00F836A8">
      <w:pPr>
        <w:pStyle w:val="Code"/>
        <w:rPr>
          <w:highlight w:val="white"/>
          <w:lang w:val="en-GB"/>
        </w:rPr>
      </w:pPr>
      <w:r w:rsidRPr="00D822A3">
        <w:rPr>
          <w:highlight w:val="white"/>
          <w:lang w:val="en-GB"/>
        </w:rPr>
        <w:t xml:space="preserve">    if (g_funcArray[index] == NULL) {</w:t>
      </w:r>
    </w:p>
    <w:p w14:paraId="0F760956" w14:textId="77777777" w:rsidR="00E90638" w:rsidRPr="00D822A3" w:rsidRDefault="00E90638" w:rsidP="00F836A8">
      <w:pPr>
        <w:pStyle w:val="Code"/>
        <w:rPr>
          <w:highlight w:val="white"/>
          <w:lang w:val="en-GB"/>
        </w:rPr>
      </w:pPr>
      <w:r w:rsidRPr="00D822A3">
        <w:rPr>
          <w:highlight w:val="white"/>
          <w:lang w:val="en-GB"/>
        </w:rPr>
        <w:t xml:space="preserve">      g_funcArray[index] = fcn;</w:t>
      </w:r>
    </w:p>
    <w:p w14:paraId="3E50DCD8" w14:textId="77777777" w:rsidR="00E90638" w:rsidRPr="00D822A3" w:rsidRDefault="00E90638" w:rsidP="00F836A8">
      <w:pPr>
        <w:pStyle w:val="Code"/>
        <w:rPr>
          <w:highlight w:val="white"/>
          <w:lang w:val="en-GB"/>
        </w:rPr>
      </w:pPr>
      <w:r w:rsidRPr="00D822A3">
        <w:rPr>
          <w:highlight w:val="white"/>
          <w:lang w:val="en-GB"/>
        </w:rPr>
        <w:t xml:space="preserve">      return 0;</w:t>
      </w:r>
    </w:p>
    <w:p w14:paraId="3F351193" w14:textId="77777777" w:rsidR="00E90638" w:rsidRPr="00D822A3" w:rsidRDefault="00E90638" w:rsidP="00F836A8">
      <w:pPr>
        <w:pStyle w:val="Code"/>
        <w:rPr>
          <w:highlight w:val="white"/>
          <w:lang w:val="en-GB"/>
        </w:rPr>
      </w:pPr>
      <w:r w:rsidRPr="00D822A3">
        <w:rPr>
          <w:highlight w:val="white"/>
          <w:lang w:val="en-GB"/>
        </w:rPr>
        <w:t xml:space="preserve">    }</w:t>
      </w:r>
    </w:p>
    <w:p w14:paraId="71F01CB3" w14:textId="77777777" w:rsidR="00E90638" w:rsidRPr="00D822A3" w:rsidRDefault="00E90638" w:rsidP="00F836A8">
      <w:pPr>
        <w:pStyle w:val="Code"/>
        <w:rPr>
          <w:highlight w:val="white"/>
          <w:lang w:val="en-GB"/>
        </w:rPr>
      </w:pPr>
      <w:r w:rsidRPr="00D822A3">
        <w:rPr>
          <w:highlight w:val="white"/>
          <w:lang w:val="en-GB"/>
        </w:rPr>
        <w:t xml:space="preserve">  }</w:t>
      </w:r>
    </w:p>
    <w:p w14:paraId="2389F93D" w14:textId="77777777" w:rsidR="00E90638" w:rsidRPr="00D822A3" w:rsidRDefault="00E90638" w:rsidP="00F836A8">
      <w:pPr>
        <w:pStyle w:val="Code"/>
        <w:rPr>
          <w:highlight w:val="white"/>
          <w:lang w:val="en-GB"/>
        </w:rPr>
      </w:pPr>
    </w:p>
    <w:p w14:paraId="7F2B5686" w14:textId="77777777" w:rsidR="00E90638" w:rsidRPr="00D822A3" w:rsidRDefault="00E90638" w:rsidP="00F836A8">
      <w:pPr>
        <w:pStyle w:val="Code"/>
        <w:rPr>
          <w:highlight w:val="white"/>
          <w:lang w:val="en-GB"/>
        </w:rPr>
      </w:pPr>
      <w:r w:rsidRPr="00D822A3">
        <w:rPr>
          <w:highlight w:val="white"/>
          <w:lang w:val="en-GB"/>
        </w:rPr>
        <w:t xml:space="preserve">  return -1;</w:t>
      </w:r>
    </w:p>
    <w:p w14:paraId="3CA349D1" w14:textId="77777777" w:rsidR="00E90638" w:rsidRPr="00D822A3" w:rsidRDefault="00E90638" w:rsidP="00F836A8">
      <w:pPr>
        <w:pStyle w:val="Code"/>
        <w:rPr>
          <w:highlight w:val="white"/>
          <w:lang w:val="en-GB"/>
        </w:rPr>
      </w:pPr>
      <w:r w:rsidRPr="00D822A3">
        <w:rPr>
          <w:highlight w:val="white"/>
          <w:lang w:val="en-GB"/>
        </w:rPr>
        <w:t>}</w:t>
      </w:r>
    </w:p>
    <w:p w14:paraId="5F53A992" w14:textId="77777777" w:rsidR="00E90638" w:rsidRPr="00D822A3" w:rsidRDefault="00E90638" w:rsidP="00F836A8">
      <w:pPr>
        <w:pStyle w:val="Code"/>
        <w:rPr>
          <w:highlight w:val="white"/>
          <w:lang w:val="en-GB"/>
        </w:rPr>
      </w:pPr>
    </w:p>
    <w:p w14:paraId="279D2D4B" w14:textId="77777777" w:rsidR="00E90638" w:rsidRPr="00D822A3" w:rsidRDefault="00E90638" w:rsidP="00F836A8">
      <w:pPr>
        <w:pStyle w:val="Code"/>
        <w:rPr>
          <w:highlight w:val="white"/>
          <w:lang w:val="en-GB"/>
        </w:rPr>
      </w:pPr>
      <w:r w:rsidRPr="00D822A3">
        <w:rPr>
          <w:highlight w:val="white"/>
          <w:lang w:val="en-GB"/>
        </w:rPr>
        <w:t>void exit(int status) {</w:t>
      </w:r>
    </w:p>
    <w:p w14:paraId="53DF5543" w14:textId="77777777" w:rsidR="00E90638" w:rsidRPr="00D822A3" w:rsidRDefault="00E90638" w:rsidP="00F836A8">
      <w:pPr>
        <w:pStyle w:val="Code"/>
        <w:rPr>
          <w:highlight w:val="white"/>
          <w:lang w:val="en-GB"/>
        </w:rPr>
      </w:pPr>
      <w:r w:rsidRPr="00D822A3">
        <w:rPr>
          <w:highlight w:val="white"/>
          <w:lang w:val="en-GB"/>
        </w:rPr>
        <w:t xml:space="preserve">  int index;</w:t>
      </w:r>
    </w:p>
    <w:p w14:paraId="39D6BBF7" w14:textId="77777777" w:rsidR="00E90638" w:rsidRPr="00D822A3" w:rsidRDefault="00E90638" w:rsidP="00F836A8">
      <w:pPr>
        <w:pStyle w:val="Code"/>
        <w:rPr>
          <w:highlight w:val="white"/>
          <w:lang w:val="en-GB"/>
        </w:rPr>
      </w:pPr>
      <w:r w:rsidRPr="00D822A3">
        <w:rPr>
          <w:highlight w:val="white"/>
          <w:lang w:val="en-GB"/>
        </w:rPr>
        <w:t xml:space="preserve">  </w:t>
      </w:r>
    </w:p>
    <w:p w14:paraId="7DF5B749" w14:textId="77777777" w:rsidR="00E90638" w:rsidRPr="00D822A3" w:rsidRDefault="00E90638" w:rsidP="00F836A8">
      <w:pPr>
        <w:pStyle w:val="Code"/>
        <w:rPr>
          <w:highlight w:val="white"/>
          <w:lang w:val="en-GB"/>
        </w:rPr>
      </w:pPr>
      <w:r w:rsidRPr="00D822A3">
        <w:rPr>
          <w:highlight w:val="white"/>
          <w:lang w:val="en-GB"/>
        </w:rPr>
        <w:t xml:space="preserve">  for (index = 0; index &lt; OPEN_MAX; ++index) {</w:t>
      </w:r>
    </w:p>
    <w:p w14:paraId="56857370" w14:textId="77777777" w:rsidR="00E90638" w:rsidRPr="00D822A3" w:rsidRDefault="00E90638" w:rsidP="00F836A8">
      <w:pPr>
        <w:pStyle w:val="Code"/>
        <w:rPr>
          <w:highlight w:val="white"/>
          <w:lang w:val="en-GB"/>
        </w:rPr>
      </w:pPr>
      <w:r w:rsidRPr="00D822A3">
        <w:rPr>
          <w:highlight w:val="white"/>
          <w:lang w:val="en-GB"/>
        </w:rPr>
        <w:t xml:space="preserve">    if (g_fileArray[index].open) {</w:t>
      </w:r>
    </w:p>
    <w:p w14:paraId="58AA7CB5" w14:textId="2456F344" w:rsidR="00E90638" w:rsidRPr="00D822A3" w:rsidRDefault="00E90638" w:rsidP="00F836A8">
      <w:pPr>
        <w:pStyle w:val="Code"/>
        <w:rPr>
          <w:highlight w:val="white"/>
          <w:lang w:val="en-GB"/>
        </w:rPr>
      </w:pPr>
      <w:r w:rsidRPr="00D822A3">
        <w:rPr>
          <w:highlight w:val="white"/>
          <w:lang w:val="en-GB"/>
        </w:rPr>
        <w:t xml:space="preserve">      fclose(&amp;g_fileArray[index]);</w:t>
      </w:r>
    </w:p>
    <w:p w14:paraId="1F7F109C" w14:textId="77777777" w:rsidR="00E90638" w:rsidRPr="00D822A3" w:rsidRDefault="00E90638" w:rsidP="00F836A8">
      <w:pPr>
        <w:pStyle w:val="Code"/>
        <w:rPr>
          <w:highlight w:val="white"/>
          <w:lang w:val="en-GB"/>
        </w:rPr>
      </w:pPr>
      <w:r w:rsidRPr="00D822A3">
        <w:rPr>
          <w:highlight w:val="white"/>
          <w:lang w:val="en-GB"/>
        </w:rPr>
        <w:t xml:space="preserve">    }</w:t>
      </w:r>
    </w:p>
    <w:p w14:paraId="68ACF6E1" w14:textId="77777777" w:rsidR="00E90638" w:rsidRPr="00D822A3" w:rsidRDefault="00E90638" w:rsidP="00F836A8">
      <w:pPr>
        <w:pStyle w:val="Code"/>
        <w:rPr>
          <w:highlight w:val="white"/>
          <w:lang w:val="en-GB"/>
        </w:rPr>
      </w:pPr>
      <w:r w:rsidRPr="00D822A3">
        <w:rPr>
          <w:highlight w:val="white"/>
          <w:lang w:val="en-GB"/>
        </w:rPr>
        <w:t xml:space="preserve">  }</w:t>
      </w:r>
    </w:p>
    <w:p w14:paraId="4E87F725" w14:textId="77777777" w:rsidR="00E90638" w:rsidRPr="00D822A3" w:rsidRDefault="00E90638" w:rsidP="00F836A8">
      <w:pPr>
        <w:pStyle w:val="Code"/>
        <w:rPr>
          <w:highlight w:val="white"/>
          <w:lang w:val="en-GB"/>
        </w:rPr>
      </w:pPr>
    </w:p>
    <w:p w14:paraId="51212560" w14:textId="77777777" w:rsidR="00E90638" w:rsidRPr="00D822A3" w:rsidRDefault="00E90638" w:rsidP="00F836A8">
      <w:pPr>
        <w:pStyle w:val="Code"/>
        <w:rPr>
          <w:highlight w:val="white"/>
          <w:lang w:val="en-GB"/>
        </w:rPr>
      </w:pPr>
      <w:r w:rsidRPr="00D822A3">
        <w:rPr>
          <w:highlight w:val="white"/>
          <w:lang w:val="en-GB"/>
        </w:rPr>
        <w:t xml:space="preserve">  for (index = (FUNC_MAX - 1); index &gt;= 0; --index) {</w:t>
      </w:r>
    </w:p>
    <w:p w14:paraId="7FA3B308" w14:textId="77777777" w:rsidR="00E90638" w:rsidRPr="00D822A3" w:rsidRDefault="00E90638" w:rsidP="00F836A8">
      <w:pPr>
        <w:pStyle w:val="Code"/>
        <w:rPr>
          <w:highlight w:val="white"/>
          <w:lang w:val="en-GB"/>
        </w:rPr>
      </w:pPr>
      <w:r w:rsidRPr="00D822A3">
        <w:rPr>
          <w:highlight w:val="white"/>
          <w:lang w:val="en-GB"/>
        </w:rPr>
        <w:t xml:space="preserve">    if (g_funcArray[index] != NULL) {</w:t>
      </w:r>
    </w:p>
    <w:p w14:paraId="46182DF8" w14:textId="77777777" w:rsidR="00E90638" w:rsidRPr="00D822A3" w:rsidRDefault="00E90638" w:rsidP="00F836A8">
      <w:pPr>
        <w:pStyle w:val="Code"/>
        <w:rPr>
          <w:highlight w:val="white"/>
          <w:lang w:val="en-GB"/>
        </w:rPr>
      </w:pPr>
      <w:r w:rsidRPr="00D822A3">
        <w:rPr>
          <w:highlight w:val="white"/>
          <w:lang w:val="en-GB"/>
        </w:rPr>
        <w:t xml:space="preserve">      g_funcArray[index]();</w:t>
      </w:r>
    </w:p>
    <w:p w14:paraId="28A86ADF" w14:textId="77777777" w:rsidR="00E90638" w:rsidRPr="00D822A3" w:rsidRDefault="00E90638" w:rsidP="00F836A8">
      <w:pPr>
        <w:pStyle w:val="Code"/>
        <w:rPr>
          <w:highlight w:val="white"/>
          <w:lang w:val="en-GB"/>
        </w:rPr>
      </w:pPr>
      <w:r w:rsidRPr="00D822A3">
        <w:rPr>
          <w:highlight w:val="white"/>
          <w:lang w:val="en-GB"/>
        </w:rPr>
        <w:t xml:space="preserve">    }</w:t>
      </w:r>
    </w:p>
    <w:p w14:paraId="6018B671" w14:textId="77777777" w:rsidR="00E90638" w:rsidRPr="00D822A3" w:rsidRDefault="00E90638" w:rsidP="00F836A8">
      <w:pPr>
        <w:pStyle w:val="Code"/>
        <w:rPr>
          <w:highlight w:val="white"/>
          <w:lang w:val="en-GB"/>
        </w:rPr>
      </w:pPr>
      <w:r w:rsidRPr="00D822A3">
        <w:rPr>
          <w:highlight w:val="white"/>
          <w:lang w:val="en-GB"/>
        </w:rPr>
        <w:t xml:space="preserve">  }</w:t>
      </w:r>
    </w:p>
    <w:p w14:paraId="2F1BE731" w14:textId="77777777" w:rsidR="00E90638" w:rsidRPr="00D822A3" w:rsidRDefault="00E90638" w:rsidP="00F836A8">
      <w:pPr>
        <w:pStyle w:val="Code"/>
        <w:rPr>
          <w:highlight w:val="white"/>
          <w:lang w:val="en-GB"/>
        </w:rPr>
      </w:pPr>
      <w:r w:rsidRPr="00D822A3">
        <w:rPr>
          <w:highlight w:val="white"/>
          <w:lang w:val="en-GB"/>
        </w:rPr>
        <w:t xml:space="preserve">  </w:t>
      </w:r>
    </w:p>
    <w:p w14:paraId="5C8109FB" w14:textId="77777777" w:rsidR="00E90638" w:rsidRPr="00D822A3" w:rsidRDefault="00E90638" w:rsidP="00F836A8">
      <w:pPr>
        <w:pStyle w:val="Code"/>
        <w:rPr>
          <w:highlight w:val="white"/>
          <w:lang w:val="en-GB"/>
        </w:rPr>
      </w:pPr>
      <w:r w:rsidRPr="00D822A3">
        <w:rPr>
          <w:highlight w:val="white"/>
          <w:lang w:val="en-GB"/>
        </w:rPr>
        <w:t xml:space="preserve">  load_register(ah, 0x4Cs);</w:t>
      </w:r>
    </w:p>
    <w:p w14:paraId="5D68D173" w14:textId="77777777" w:rsidR="00E90638" w:rsidRPr="00D822A3" w:rsidRDefault="00E90638" w:rsidP="00F836A8">
      <w:pPr>
        <w:pStyle w:val="Code"/>
        <w:rPr>
          <w:highlight w:val="white"/>
          <w:lang w:val="en-GB"/>
        </w:rPr>
      </w:pPr>
      <w:r w:rsidRPr="00D822A3">
        <w:rPr>
          <w:highlight w:val="white"/>
          <w:lang w:val="en-GB"/>
        </w:rPr>
        <w:t xml:space="preserve">  load_register(al, (short) status);</w:t>
      </w:r>
    </w:p>
    <w:p w14:paraId="19381EDE" w14:textId="77777777" w:rsidR="00E90638" w:rsidRPr="00D822A3" w:rsidRDefault="00E90638" w:rsidP="00F836A8">
      <w:pPr>
        <w:pStyle w:val="Code"/>
        <w:rPr>
          <w:highlight w:val="white"/>
          <w:lang w:val="en-GB"/>
        </w:rPr>
      </w:pPr>
      <w:r w:rsidRPr="00D822A3">
        <w:rPr>
          <w:highlight w:val="white"/>
          <w:lang w:val="en-GB"/>
        </w:rPr>
        <w:t xml:space="preserve">  interrupt(0x21s);</w:t>
      </w:r>
    </w:p>
    <w:p w14:paraId="1904E851" w14:textId="75B92DE0" w:rsidR="00E90638" w:rsidRPr="00D822A3" w:rsidRDefault="00E90638" w:rsidP="00F836A8">
      <w:pPr>
        <w:pStyle w:val="Code"/>
        <w:rPr>
          <w:highlight w:val="white"/>
          <w:lang w:val="en-GB"/>
        </w:rPr>
      </w:pPr>
      <w:r w:rsidRPr="00D822A3">
        <w:rPr>
          <w:highlight w:val="white"/>
          <w:lang w:val="en-GB"/>
        </w:rPr>
        <w:t>}</w:t>
      </w:r>
    </w:p>
    <w:p w14:paraId="5C21D0E1" w14:textId="185724E0" w:rsidR="00E90638" w:rsidRPr="00D822A3" w:rsidRDefault="00E90638" w:rsidP="00F836A8">
      <w:pPr>
        <w:pStyle w:val="Code"/>
        <w:rPr>
          <w:highlight w:val="white"/>
          <w:lang w:val="en-GB"/>
        </w:rPr>
      </w:pPr>
    </w:p>
    <w:p w14:paraId="006FB107" w14:textId="77777777" w:rsidR="00E90638" w:rsidRPr="00D822A3" w:rsidRDefault="00E90638" w:rsidP="00F836A8">
      <w:pPr>
        <w:pStyle w:val="Code"/>
        <w:rPr>
          <w:highlight w:val="white"/>
          <w:lang w:val="en-GB"/>
        </w:rPr>
      </w:pPr>
      <w:r w:rsidRPr="00D822A3">
        <w:rPr>
          <w:highlight w:val="white"/>
          <w:lang w:val="en-GB"/>
        </w:rPr>
        <w:t>void swap(char* leftValuePtr, char* rightValuePtr, int valueSize) {</w:t>
      </w:r>
    </w:p>
    <w:p w14:paraId="57E70F6A" w14:textId="77777777" w:rsidR="00E90638" w:rsidRPr="00D822A3" w:rsidRDefault="00E90638" w:rsidP="00F836A8">
      <w:pPr>
        <w:pStyle w:val="Code"/>
        <w:rPr>
          <w:highlight w:val="white"/>
          <w:lang w:val="en-GB"/>
        </w:rPr>
      </w:pPr>
      <w:r w:rsidRPr="00D822A3">
        <w:rPr>
          <w:highlight w:val="white"/>
          <w:lang w:val="en-GB"/>
        </w:rPr>
        <w:t xml:space="preserve">  int index;</w:t>
      </w:r>
    </w:p>
    <w:p w14:paraId="5647465A" w14:textId="77777777" w:rsidR="00E90638" w:rsidRPr="00D822A3" w:rsidRDefault="00E90638" w:rsidP="00F836A8">
      <w:pPr>
        <w:pStyle w:val="Code"/>
        <w:rPr>
          <w:highlight w:val="white"/>
          <w:lang w:val="en-GB"/>
        </w:rPr>
      </w:pPr>
      <w:r w:rsidRPr="00D822A3">
        <w:rPr>
          <w:highlight w:val="white"/>
          <w:lang w:val="en-GB"/>
        </w:rPr>
        <w:t xml:space="preserve">  for (index = 0; index &lt; valueSize; ++index) {</w:t>
      </w:r>
    </w:p>
    <w:p w14:paraId="0762BEC5" w14:textId="77777777" w:rsidR="00E90638" w:rsidRPr="00D822A3" w:rsidRDefault="00E90638" w:rsidP="00F836A8">
      <w:pPr>
        <w:pStyle w:val="Code"/>
        <w:rPr>
          <w:highlight w:val="white"/>
          <w:lang w:val="en-GB"/>
        </w:rPr>
      </w:pPr>
      <w:r w:rsidRPr="00D822A3">
        <w:rPr>
          <w:highlight w:val="white"/>
          <w:lang w:val="en-GB"/>
        </w:rPr>
        <w:t xml:space="preserve">    char tempValue = leftValuePtr[index];</w:t>
      </w:r>
    </w:p>
    <w:p w14:paraId="723D3766" w14:textId="77777777" w:rsidR="00E90638" w:rsidRPr="00D822A3" w:rsidRDefault="00E90638" w:rsidP="00F836A8">
      <w:pPr>
        <w:pStyle w:val="Code"/>
        <w:rPr>
          <w:highlight w:val="white"/>
          <w:lang w:val="en-GB"/>
        </w:rPr>
      </w:pPr>
      <w:r w:rsidRPr="00D822A3">
        <w:rPr>
          <w:highlight w:val="white"/>
          <w:lang w:val="en-GB"/>
        </w:rPr>
        <w:t xml:space="preserve">    leftValuePtr[index] = rightValuePtr[index];</w:t>
      </w:r>
    </w:p>
    <w:p w14:paraId="318327DC" w14:textId="77777777" w:rsidR="00E90638" w:rsidRPr="00D822A3" w:rsidRDefault="00E90638" w:rsidP="00F836A8">
      <w:pPr>
        <w:pStyle w:val="Code"/>
        <w:rPr>
          <w:highlight w:val="white"/>
          <w:lang w:val="en-GB"/>
        </w:rPr>
      </w:pPr>
      <w:r w:rsidRPr="00D822A3">
        <w:rPr>
          <w:highlight w:val="white"/>
          <w:lang w:val="en-GB"/>
        </w:rPr>
        <w:t xml:space="preserve">    rightValuePtr[index] = tempValue;</w:t>
      </w:r>
    </w:p>
    <w:p w14:paraId="0F9CFAAB" w14:textId="77777777" w:rsidR="00E90638" w:rsidRPr="00D822A3" w:rsidRDefault="00E90638" w:rsidP="00F836A8">
      <w:pPr>
        <w:pStyle w:val="Code"/>
        <w:rPr>
          <w:highlight w:val="white"/>
          <w:lang w:val="en-GB"/>
        </w:rPr>
      </w:pPr>
      <w:r w:rsidRPr="00D822A3">
        <w:rPr>
          <w:highlight w:val="white"/>
          <w:lang w:val="en-GB"/>
        </w:rPr>
        <w:t xml:space="preserve">  }</w:t>
      </w:r>
    </w:p>
    <w:p w14:paraId="14491A23" w14:textId="77777777" w:rsidR="00E90638" w:rsidRPr="00D822A3" w:rsidRDefault="00E90638" w:rsidP="00F836A8">
      <w:pPr>
        <w:pStyle w:val="Code"/>
        <w:rPr>
          <w:highlight w:val="white"/>
          <w:lang w:val="en-GB"/>
        </w:rPr>
      </w:pPr>
      <w:r w:rsidRPr="00D822A3">
        <w:rPr>
          <w:highlight w:val="white"/>
          <w:lang w:val="en-GB"/>
        </w:rPr>
        <w:t>}</w:t>
      </w:r>
    </w:p>
    <w:p w14:paraId="537C640A" w14:textId="77777777" w:rsidR="00E90638" w:rsidRPr="00D822A3" w:rsidRDefault="00E90638" w:rsidP="00F836A8">
      <w:pPr>
        <w:pStyle w:val="Code"/>
        <w:rPr>
          <w:highlight w:val="white"/>
          <w:lang w:val="en-GB"/>
        </w:rPr>
      </w:pPr>
    </w:p>
    <w:p w14:paraId="6616BDBB" w14:textId="77777777" w:rsidR="00E90638" w:rsidRPr="00D822A3" w:rsidRDefault="00E90638" w:rsidP="00F836A8">
      <w:pPr>
        <w:pStyle w:val="Code"/>
        <w:rPr>
          <w:highlight w:val="white"/>
          <w:lang w:val="en-GB"/>
        </w:rPr>
      </w:pPr>
      <w:r w:rsidRPr="00D822A3">
        <w:rPr>
          <w:highlight w:val="white"/>
          <w:lang w:val="en-GB"/>
        </w:rPr>
        <w:t>void qsort(const void* valueList, size_t listSize, size_t valueSize,</w:t>
      </w:r>
    </w:p>
    <w:p w14:paraId="11799091" w14:textId="77777777" w:rsidR="00E90638" w:rsidRPr="00D822A3" w:rsidRDefault="00E90638" w:rsidP="00F836A8">
      <w:pPr>
        <w:pStyle w:val="Code"/>
        <w:rPr>
          <w:highlight w:val="white"/>
          <w:lang w:val="en-GB"/>
        </w:rPr>
      </w:pPr>
      <w:r w:rsidRPr="00D822A3">
        <w:rPr>
          <w:highlight w:val="white"/>
          <w:lang w:val="en-GB"/>
        </w:rPr>
        <w:t xml:space="preserve">           int (*compare)(const void*, const void*)) {</w:t>
      </w:r>
    </w:p>
    <w:p w14:paraId="7FABD826" w14:textId="77777777" w:rsidR="00E90638" w:rsidRPr="00D822A3" w:rsidRDefault="00E90638" w:rsidP="00F836A8">
      <w:pPr>
        <w:pStyle w:val="Code"/>
        <w:rPr>
          <w:highlight w:val="white"/>
          <w:lang w:val="en-GB"/>
        </w:rPr>
      </w:pPr>
      <w:r w:rsidRPr="00D822A3">
        <w:rPr>
          <w:highlight w:val="white"/>
          <w:lang w:val="en-GB"/>
        </w:rPr>
        <w:t xml:space="preserve">  BOOL update;</w:t>
      </w:r>
    </w:p>
    <w:p w14:paraId="7E9022F6" w14:textId="77777777" w:rsidR="00E90638" w:rsidRPr="00D822A3" w:rsidRDefault="00E90638" w:rsidP="00F836A8">
      <w:pPr>
        <w:pStyle w:val="Code"/>
        <w:rPr>
          <w:highlight w:val="white"/>
          <w:lang w:val="en-GB"/>
        </w:rPr>
      </w:pPr>
      <w:r w:rsidRPr="00D822A3">
        <w:rPr>
          <w:highlight w:val="white"/>
          <w:lang w:val="en-GB"/>
        </w:rPr>
        <w:t xml:space="preserve">  char* charList = (char*) valueList;</w:t>
      </w:r>
    </w:p>
    <w:p w14:paraId="7A9A2CA0" w14:textId="77777777" w:rsidR="00E90638" w:rsidRPr="00D822A3" w:rsidRDefault="00E90638" w:rsidP="00F836A8">
      <w:pPr>
        <w:pStyle w:val="Code"/>
        <w:rPr>
          <w:highlight w:val="white"/>
          <w:lang w:val="en-GB"/>
        </w:rPr>
      </w:pPr>
    </w:p>
    <w:p w14:paraId="07AF00AC" w14:textId="77777777" w:rsidR="00E90638" w:rsidRPr="00D822A3" w:rsidRDefault="00E90638" w:rsidP="00F836A8">
      <w:pPr>
        <w:pStyle w:val="Code"/>
        <w:rPr>
          <w:highlight w:val="white"/>
          <w:lang w:val="en-GB"/>
        </w:rPr>
      </w:pPr>
      <w:r w:rsidRPr="00D822A3">
        <w:rPr>
          <w:highlight w:val="white"/>
          <w:lang w:val="en-GB"/>
        </w:rPr>
        <w:t xml:space="preserve">  int index1;</w:t>
      </w:r>
    </w:p>
    <w:p w14:paraId="5FB9746A" w14:textId="77777777" w:rsidR="00E90638" w:rsidRPr="00D822A3" w:rsidRDefault="00E90638" w:rsidP="00F836A8">
      <w:pPr>
        <w:pStyle w:val="Code"/>
        <w:rPr>
          <w:highlight w:val="white"/>
          <w:lang w:val="en-GB"/>
        </w:rPr>
      </w:pPr>
      <w:r w:rsidRPr="00D822A3">
        <w:rPr>
          <w:highlight w:val="white"/>
          <w:lang w:val="en-GB"/>
        </w:rPr>
        <w:lastRenderedPageBreak/>
        <w:t xml:space="preserve">  for (index1 = (listSize - 1); index1 &gt; 0 ; --index1)  {</w:t>
      </w:r>
    </w:p>
    <w:p w14:paraId="59AF511D" w14:textId="77777777" w:rsidR="00E90638" w:rsidRPr="00D822A3" w:rsidRDefault="00E90638" w:rsidP="00F836A8">
      <w:pPr>
        <w:pStyle w:val="Code"/>
        <w:rPr>
          <w:highlight w:val="white"/>
          <w:lang w:val="en-GB"/>
        </w:rPr>
      </w:pPr>
      <w:r w:rsidRPr="00D822A3">
        <w:rPr>
          <w:highlight w:val="white"/>
          <w:lang w:val="en-GB"/>
        </w:rPr>
        <w:t xml:space="preserve">    int index2;</w:t>
      </w:r>
    </w:p>
    <w:p w14:paraId="35C79E67" w14:textId="77777777" w:rsidR="00E90638" w:rsidRPr="00D822A3" w:rsidRDefault="00E90638" w:rsidP="00F836A8">
      <w:pPr>
        <w:pStyle w:val="Code"/>
        <w:rPr>
          <w:highlight w:val="white"/>
          <w:lang w:val="en-GB"/>
        </w:rPr>
      </w:pPr>
      <w:r w:rsidRPr="00D822A3">
        <w:rPr>
          <w:highlight w:val="white"/>
          <w:lang w:val="en-GB"/>
        </w:rPr>
        <w:t xml:space="preserve">    update = FALSE;</w:t>
      </w:r>
    </w:p>
    <w:p w14:paraId="4614993A" w14:textId="77777777" w:rsidR="00E90638" w:rsidRPr="00D822A3" w:rsidRDefault="00E90638" w:rsidP="00F836A8">
      <w:pPr>
        <w:pStyle w:val="Code"/>
        <w:rPr>
          <w:highlight w:val="white"/>
          <w:lang w:val="en-GB"/>
        </w:rPr>
      </w:pPr>
    </w:p>
    <w:p w14:paraId="1F472EAC" w14:textId="77777777" w:rsidR="00E90638" w:rsidRPr="00D822A3" w:rsidRDefault="00E90638" w:rsidP="00F836A8">
      <w:pPr>
        <w:pStyle w:val="Code"/>
        <w:rPr>
          <w:highlight w:val="white"/>
          <w:lang w:val="en-GB"/>
        </w:rPr>
      </w:pPr>
      <w:r w:rsidRPr="00D822A3">
        <w:rPr>
          <w:highlight w:val="white"/>
          <w:lang w:val="en-GB"/>
        </w:rPr>
        <w:t xml:space="preserve">    for (index2 = 0; index2 &lt; index1; ++index2)  {</w:t>
      </w:r>
    </w:p>
    <w:p w14:paraId="1F421C47" w14:textId="77777777" w:rsidR="00E90638" w:rsidRPr="00D822A3" w:rsidRDefault="00E90638" w:rsidP="00F836A8">
      <w:pPr>
        <w:pStyle w:val="Code"/>
        <w:rPr>
          <w:highlight w:val="white"/>
          <w:lang w:val="en-GB"/>
        </w:rPr>
      </w:pPr>
      <w:r w:rsidRPr="00D822A3">
        <w:rPr>
          <w:highlight w:val="white"/>
          <w:lang w:val="en-GB"/>
        </w:rPr>
        <w:t xml:space="preserve">      char* valuePtr1 = charList + (index2 * valueSize);</w:t>
      </w:r>
    </w:p>
    <w:p w14:paraId="46439B19" w14:textId="77777777" w:rsidR="00E90638" w:rsidRPr="00D822A3" w:rsidRDefault="00E90638" w:rsidP="00F836A8">
      <w:pPr>
        <w:pStyle w:val="Code"/>
        <w:rPr>
          <w:highlight w:val="white"/>
          <w:lang w:val="en-GB"/>
        </w:rPr>
      </w:pPr>
      <w:r w:rsidRPr="00D822A3">
        <w:rPr>
          <w:highlight w:val="white"/>
          <w:lang w:val="en-GB"/>
        </w:rPr>
        <w:t xml:space="preserve">      char* valuePtr2 = charList + ((index2 + 1) * valueSize);</w:t>
      </w:r>
    </w:p>
    <w:p w14:paraId="30CFFDCE" w14:textId="77777777" w:rsidR="00E06AC9" w:rsidRPr="00D822A3" w:rsidRDefault="00E06AC9" w:rsidP="00F836A8">
      <w:pPr>
        <w:pStyle w:val="Code"/>
        <w:rPr>
          <w:highlight w:val="white"/>
          <w:lang w:val="en-GB"/>
        </w:rPr>
      </w:pPr>
    </w:p>
    <w:p w14:paraId="0F5C2E93" w14:textId="00AE1108" w:rsidR="00E90638" w:rsidRPr="00D822A3" w:rsidRDefault="00E90638" w:rsidP="00F836A8">
      <w:pPr>
        <w:pStyle w:val="Code"/>
        <w:rPr>
          <w:highlight w:val="white"/>
          <w:lang w:val="en-GB"/>
        </w:rPr>
      </w:pPr>
      <w:r w:rsidRPr="00D822A3">
        <w:rPr>
          <w:highlight w:val="white"/>
          <w:lang w:val="en-GB"/>
        </w:rPr>
        <w:t xml:space="preserve">      if (compare(valuePtr1, valuePtr2) &gt; 0) {</w:t>
      </w:r>
    </w:p>
    <w:p w14:paraId="6EE353CA" w14:textId="77777777" w:rsidR="00E90638" w:rsidRPr="00D822A3" w:rsidRDefault="00E90638" w:rsidP="00F836A8">
      <w:pPr>
        <w:pStyle w:val="Code"/>
        <w:rPr>
          <w:highlight w:val="white"/>
          <w:lang w:val="en-GB"/>
        </w:rPr>
      </w:pPr>
      <w:r w:rsidRPr="00D822A3">
        <w:rPr>
          <w:highlight w:val="white"/>
          <w:lang w:val="en-GB"/>
        </w:rPr>
        <w:t xml:space="preserve">        swap(valuePtr1, valuePtr2, valueSize);</w:t>
      </w:r>
    </w:p>
    <w:p w14:paraId="42250DD8" w14:textId="77777777" w:rsidR="00E90638" w:rsidRPr="00D822A3" w:rsidRDefault="00E90638" w:rsidP="00F836A8">
      <w:pPr>
        <w:pStyle w:val="Code"/>
        <w:rPr>
          <w:highlight w:val="white"/>
          <w:lang w:val="en-GB"/>
        </w:rPr>
      </w:pPr>
      <w:r w:rsidRPr="00D822A3">
        <w:rPr>
          <w:highlight w:val="white"/>
          <w:lang w:val="en-GB"/>
        </w:rPr>
        <w:t xml:space="preserve">        update = TRUE;</w:t>
      </w:r>
    </w:p>
    <w:p w14:paraId="2F7A5EDF" w14:textId="77777777" w:rsidR="00E90638" w:rsidRPr="00D822A3" w:rsidRDefault="00E90638" w:rsidP="00F836A8">
      <w:pPr>
        <w:pStyle w:val="Code"/>
        <w:rPr>
          <w:highlight w:val="white"/>
          <w:lang w:val="en-GB"/>
        </w:rPr>
      </w:pPr>
      <w:r w:rsidRPr="00D822A3">
        <w:rPr>
          <w:highlight w:val="white"/>
          <w:lang w:val="en-GB"/>
        </w:rPr>
        <w:t xml:space="preserve">      }</w:t>
      </w:r>
    </w:p>
    <w:p w14:paraId="64727B66" w14:textId="77777777" w:rsidR="00E90638" w:rsidRPr="00D822A3" w:rsidRDefault="00E90638" w:rsidP="00F836A8">
      <w:pPr>
        <w:pStyle w:val="Code"/>
        <w:rPr>
          <w:highlight w:val="white"/>
          <w:lang w:val="en-GB"/>
        </w:rPr>
      </w:pPr>
      <w:r w:rsidRPr="00D822A3">
        <w:rPr>
          <w:highlight w:val="white"/>
          <w:lang w:val="en-GB"/>
        </w:rPr>
        <w:t xml:space="preserve">    }</w:t>
      </w:r>
    </w:p>
    <w:p w14:paraId="16F4D8DD" w14:textId="77777777" w:rsidR="00E90638" w:rsidRPr="00D822A3" w:rsidRDefault="00E90638" w:rsidP="00F836A8">
      <w:pPr>
        <w:pStyle w:val="Code"/>
        <w:rPr>
          <w:highlight w:val="white"/>
          <w:lang w:val="en-GB"/>
        </w:rPr>
      </w:pPr>
    </w:p>
    <w:p w14:paraId="4A3063D6" w14:textId="77777777" w:rsidR="00E90638" w:rsidRPr="00D822A3" w:rsidRDefault="00E90638" w:rsidP="00F836A8">
      <w:pPr>
        <w:pStyle w:val="Code"/>
        <w:rPr>
          <w:highlight w:val="white"/>
          <w:lang w:val="en-GB"/>
        </w:rPr>
      </w:pPr>
      <w:r w:rsidRPr="00D822A3">
        <w:rPr>
          <w:highlight w:val="white"/>
          <w:lang w:val="en-GB"/>
        </w:rPr>
        <w:t xml:space="preserve">    if (!update) {</w:t>
      </w:r>
    </w:p>
    <w:p w14:paraId="3D72E282" w14:textId="77777777" w:rsidR="00E90638" w:rsidRPr="00D822A3" w:rsidRDefault="00E90638" w:rsidP="00F836A8">
      <w:pPr>
        <w:pStyle w:val="Code"/>
        <w:rPr>
          <w:highlight w:val="white"/>
          <w:lang w:val="en-GB"/>
        </w:rPr>
      </w:pPr>
      <w:r w:rsidRPr="00D822A3">
        <w:rPr>
          <w:highlight w:val="white"/>
          <w:lang w:val="en-GB"/>
        </w:rPr>
        <w:t xml:space="preserve">      break;</w:t>
      </w:r>
    </w:p>
    <w:p w14:paraId="7B685FED" w14:textId="77777777" w:rsidR="00E90638" w:rsidRPr="00D822A3" w:rsidRDefault="00E90638" w:rsidP="00F836A8">
      <w:pPr>
        <w:pStyle w:val="Code"/>
        <w:rPr>
          <w:highlight w:val="white"/>
          <w:lang w:val="en-GB"/>
        </w:rPr>
      </w:pPr>
      <w:r w:rsidRPr="00D822A3">
        <w:rPr>
          <w:highlight w:val="white"/>
          <w:lang w:val="en-GB"/>
        </w:rPr>
        <w:t xml:space="preserve">    }</w:t>
      </w:r>
    </w:p>
    <w:p w14:paraId="6E350AF8" w14:textId="77777777" w:rsidR="00E90638" w:rsidRPr="00D822A3" w:rsidRDefault="00E90638" w:rsidP="00F836A8">
      <w:pPr>
        <w:pStyle w:val="Code"/>
        <w:rPr>
          <w:highlight w:val="white"/>
          <w:lang w:val="en-GB"/>
        </w:rPr>
      </w:pPr>
      <w:r w:rsidRPr="00D822A3">
        <w:rPr>
          <w:highlight w:val="white"/>
          <w:lang w:val="en-GB"/>
        </w:rPr>
        <w:t xml:space="preserve">  }</w:t>
      </w:r>
    </w:p>
    <w:p w14:paraId="03F2C050" w14:textId="77777777" w:rsidR="00E90638" w:rsidRPr="00D822A3" w:rsidRDefault="00E90638" w:rsidP="00F836A8">
      <w:pPr>
        <w:pStyle w:val="Code"/>
        <w:rPr>
          <w:highlight w:val="white"/>
          <w:lang w:val="en-GB"/>
        </w:rPr>
      </w:pPr>
      <w:r w:rsidRPr="00D822A3">
        <w:rPr>
          <w:highlight w:val="white"/>
          <w:lang w:val="en-GB"/>
        </w:rPr>
        <w:t>}</w:t>
      </w:r>
    </w:p>
    <w:p w14:paraId="12C8660D" w14:textId="77777777" w:rsidR="00E90638" w:rsidRPr="00D822A3" w:rsidRDefault="00E90638" w:rsidP="00F836A8">
      <w:pPr>
        <w:pStyle w:val="Code"/>
        <w:rPr>
          <w:highlight w:val="white"/>
          <w:lang w:val="en-GB"/>
        </w:rPr>
      </w:pPr>
    </w:p>
    <w:p w14:paraId="2CFFC1E9" w14:textId="77777777" w:rsidR="00E90638" w:rsidRPr="00D822A3" w:rsidRDefault="00E90638" w:rsidP="00F836A8">
      <w:pPr>
        <w:pStyle w:val="Code"/>
        <w:rPr>
          <w:highlight w:val="white"/>
          <w:lang w:val="en-GB"/>
        </w:rPr>
      </w:pPr>
      <w:r w:rsidRPr="00D822A3">
        <w:rPr>
          <w:highlight w:val="white"/>
          <w:lang w:val="en-GB"/>
        </w:rPr>
        <w:t>int abs(int value) {</w:t>
      </w:r>
    </w:p>
    <w:p w14:paraId="6ABEE288" w14:textId="77777777" w:rsidR="00E90638" w:rsidRPr="00D822A3" w:rsidRDefault="00E90638" w:rsidP="00F836A8">
      <w:pPr>
        <w:pStyle w:val="Code"/>
        <w:rPr>
          <w:highlight w:val="white"/>
          <w:lang w:val="en-GB"/>
        </w:rPr>
      </w:pPr>
      <w:r w:rsidRPr="00D822A3">
        <w:rPr>
          <w:highlight w:val="white"/>
          <w:lang w:val="en-GB"/>
        </w:rPr>
        <w:t xml:space="preserve">  return (value &lt; 0) ? -value : value;</w:t>
      </w:r>
    </w:p>
    <w:p w14:paraId="380561E9" w14:textId="77777777" w:rsidR="00E90638" w:rsidRPr="00D822A3" w:rsidRDefault="00E90638" w:rsidP="00F836A8">
      <w:pPr>
        <w:pStyle w:val="Code"/>
        <w:rPr>
          <w:highlight w:val="white"/>
          <w:lang w:val="en-GB"/>
        </w:rPr>
      </w:pPr>
      <w:r w:rsidRPr="00D822A3">
        <w:rPr>
          <w:highlight w:val="white"/>
          <w:lang w:val="en-GB"/>
        </w:rPr>
        <w:t>}</w:t>
      </w:r>
    </w:p>
    <w:p w14:paraId="4189EDB4" w14:textId="77777777" w:rsidR="00E90638" w:rsidRPr="00D822A3" w:rsidRDefault="00E90638" w:rsidP="00F836A8">
      <w:pPr>
        <w:pStyle w:val="Code"/>
        <w:rPr>
          <w:highlight w:val="white"/>
          <w:lang w:val="en-GB"/>
        </w:rPr>
      </w:pPr>
    </w:p>
    <w:p w14:paraId="6370E5DC" w14:textId="77777777" w:rsidR="00E90638" w:rsidRPr="00D822A3" w:rsidRDefault="00E90638" w:rsidP="00F836A8">
      <w:pPr>
        <w:pStyle w:val="Code"/>
        <w:rPr>
          <w:highlight w:val="white"/>
          <w:lang w:val="en-GB"/>
        </w:rPr>
      </w:pPr>
      <w:r w:rsidRPr="00D822A3">
        <w:rPr>
          <w:highlight w:val="white"/>
          <w:lang w:val="en-GB"/>
        </w:rPr>
        <w:t>long labs(long value) {</w:t>
      </w:r>
    </w:p>
    <w:p w14:paraId="7D2F1018" w14:textId="77777777" w:rsidR="00E90638" w:rsidRPr="00D822A3" w:rsidRDefault="00E90638" w:rsidP="00F836A8">
      <w:pPr>
        <w:pStyle w:val="Code"/>
        <w:rPr>
          <w:highlight w:val="white"/>
          <w:lang w:val="en-GB"/>
        </w:rPr>
      </w:pPr>
      <w:r w:rsidRPr="00D822A3">
        <w:rPr>
          <w:highlight w:val="white"/>
          <w:lang w:val="en-GB"/>
        </w:rPr>
        <w:t xml:space="preserve">  return (value &lt; 0l) ? -value : value;</w:t>
      </w:r>
    </w:p>
    <w:p w14:paraId="11896D7F" w14:textId="77777777" w:rsidR="00E90638" w:rsidRPr="00D822A3" w:rsidRDefault="00E90638" w:rsidP="00F836A8">
      <w:pPr>
        <w:pStyle w:val="Code"/>
        <w:rPr>
          <w:highlight w:val="white"/>
          <w:lang w:val="en-GB"/>
        </w:rPr>
      </w:pPr>
      <w:r w:rsidRPr="00D822A3">
        <w:rPr>
          <w:highlight w:val="white"/>
          <w:lang w:val="en-GB"/>
        </w:rPr>
        <w:t>}</w:t>
      </w:r>
    </w:p>
    <w:p w14:paraId="603A4F84" w14:textId="77777777" w:rsidR="00E90638" w:rsidRPr="00D822A3" w:rsidRDefault="00E90638" w:rsidP="00F836A8">
      <w:pPr>
        <w:pStyle w:val="Code"/>
        <w:rPr>
          <w:highlight w:val="white"/>
          <w:lang w:val="en-GB"/>
        </w:rPr>
      </w:pPr>
    </w:p>
    <w:p w14:paraId="38096581" w14:textId="77777777" w:rsidR="00E90638" w:rsidRPr="00D822A3" w:rsidRDefault="00E90638" w:rsidP="00F836A8">
      <w:pPr>
        <w:pStyle w:val="Code"/>
        <w:rPr>
          <w:highlight w:val="white"/>
          <w:lang w:val="en-GB"/>
        </w:rPr>
      </w:pPr>
      <w:r w:rsidRPr="00D822A3">
        <w:rPr>
          <w:highlight w:val="white"/>
          <w:lang w:val="en-GB"/>
        </w:rPr>
        <w:t>div_t div(int num, int denum) {</w:t>
      </w:r>
    </w:p>
    <w:p w14:paraId="028D3CE2" w14:textId="77777777" w:rsidR="00E90638" w:rsidRPr="00D822A3" w:rsidRDefault="00E90638" w:rsidP="00F836A8">
      <w:pPr>
        <w:pStyle w:val="Code"/>
        <w:rPr>
          <w:highlight w:val="white"/>
          <w:lang w:val="en-GB"/>
        </w:rPr>
      </w:pPr>
      <w:r w:rsidRPr="00D822A3">
        <w:rPr>
          <w:highlight w:val="white"/>
          <w:lang w:val="en-GB"/>
        </w:rPr>
        <w:t xml:space="preserve">  div_t result = {0, 0};</w:t>
      </w:r>
    </w:p>
    <w:p w14:paraId="6E0BD0B7" w14:textId="77777777" w:rsidR="00E90638" w:rsidRPr="00D822A3" w:rsidRDefault="00E90638" w:rsidP="00F836A8">
      <w:pPr>
        <w:pStyle w:val="Code"/>
        <w:rPr>
          <w:highlight w:val="white"/>
          <w:lang w:val="en-GB"/>
        </w:rPr>
      </w:pPr>
    </w:p>
    <w:p w14:paraId="5652E827"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45A0FAC2" w14:textId="77777777" w:rsidR="00E90638" w:rsidRPr="00D822A3" w:rsidRDefault="00E90638" w:rsidP="00F836A8">
      <w:pPr>
        <w:pStyle w:val="Code"/>
        <w:rPr>
          <w:highlight w:val="white"/>
          <w:lang w:val="en-GB"/>
        </w:rPr>
      </w:pPr>
      <w:r w:rsidRPr="00D822A3">
        <w:rPr>
          <w:highlight w:val="white"/>
          <w:lang w:val="en-GB"/>
        </w:rPr>
        <w:t xml:space="preserve">    errno = EDOM;</w:t>
      </w:r>
    </w:p>
    <w:p w14:paraId="4BC0AF1B"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A0A755A" w14:textId="77777777" w:rsidR="00E90638" w:rsidRPr="00D822A3" w:rsidRDefault="00E90638" w:rsidP="00F836A8">
      <w:pPr>
        <w:pStyle w:val="Code"/>
        <w:rPr>
          <w:highlight w:val="white"/>
          <w:lang w:val="en-GB"/>
        </w:rPr>
      </w:pPr>
      <w:r w:rsidRPr="00D822A3">
        <w:rPr>
          <w:highlight w:val="white"/>
          <w:lang w:val="en-GB"/>
        </w:rPr>
        <w:t xml:space="preserve">  }</w:t>
      </w:r>
    </w:p>
    <w:p w14:paraId="3E44CFAB" w14:textId="77777777" w:rsidR="00E90638" w:rsidRPr="00D822A3" w:rsidRDefault="00E90638" w:rsidP="00F836A8">
      <w:pPr>
        <w:pStyle w:val="Code"/>
        <w:rPr>
          <w:highlight w:val="white"/>
          <w:lang w:val="en-GB"/>
        </w:rPr>
      </w:pPr>
    </w:p>
    <w:p w14:paraId="70DFA205"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4E577DEC"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7EE80ECC"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278CA9AA" w14:textId="77777777" w:rsidR="00E90638" w:rsidRPr="00D822A3" w:rsidRDefault="00E90638" w:rsidP="00F836A8">
      <w:pPr>
        <w:pStyle w:val="Code"/>
        <w:rPr>
          <w:highlight w:val="white"/>
          <w:lang w:val="en-GB"/>
        </w:rPr>
      </w:pPr>
      <w:r w:rsidRPr="00D822A3">
        <w:rPr>
          <w:highlight w:val="white"/>
          <w:lang w:val="en-GB"/>
        </w:rPr>
        <w:t>}</w:t>
      </w:r>
    </w:p>
    <w:p w14:paraId="5A55947B" w14:textId="77777777" w:rsidR="00E90638" w:rsidRPr="00D822A3" w:rsidRDefault="00E90638" w:rsidP="00F836A8">
      <w:pPr>
        <w:pStyle w:val="Code"/>
        <w:rPr>
          <w:highlight w:val="white"/>
          <w:lang w:val="en-GB"/>
        </w:rPr>
      </w:pPr>
    </w:p>
    <w:p w14:paraId="202E1597" w14:textId="77777777" w:rsidR="00E90638" w:rsidRPr="00D822A3" w:rsidRDefault="00E90638" w:rsidP="00F836A8">
      <w:pPr>
        <w:pStyle w:val="Code"/>
        <w:rPr>
          <w:highlight w:val="white"/>
          <w:lang w:val="en-GB"/>
        </w:rPr>
      </w:pPr>
      <w:r w:rsidRPr="00D822A3">
        <w:rPr>
          <w:highlight w:val="white"/>
          <w:lang w:val="en-GB"/>
        </w:rPr>
        <w:t>ldiv_t ldiv(long num, long denum) {</w:t>
      </w:r>
    </w:p>
    <w:p w14:paraId="22FF12B5" w14:textId="77777777" w:rsidR="00E90638" w:rsidRPr="00D822A3" w:rsidRDefault="00E90638" w:rsidP="00F836A8">
      <w:pPr>
        <w:pStyle w:val="Code"/>
        <w:rPr>
          <w:highlight w:val="white"/>
          <w:lang w:val="en-GB"/>
        </w:rPr>
      </w:pPr>
      <w:r w:rsidRPr="00D822A3">
        <w:rPr>
          <w:highlight w:val="white"/>
          <w:lang w:val="en-GB"/>
        </w:rPr>
        <w:t xml:space="preserve">  ldiv_t result = {0, 0};</w:t>
      </w:r>
    </w:p>
    <w:p w14:paraId="2E7D5CDB" w14:textId="77777777" w:rsidR="00E90638" w:rsidRPr="00D822A3" w:rsidRDefault="00E90638" w:rsidP="00F836A8">
      <w:pPr>
        <w:pStyle w:val="Code"/>
        <w:rPr>
          <w:highlight w:val="white"/>
          <w:lang w:val="en-GB"/>
        </w:rPr>
      </w:pPr>
      <w:r w:rsidRPr="00D822A3">
        <w:rPr>
          <w:highlight w:val="white"/>
          <w:lang w:val="en-GB"/>
        </w:rPr>
        <w:t xml:space="preserve">  </w:t>
      </w:r>
    </w:p>
    <w:p w14:paraId="1A6012C1"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72BC3DBE" w14:textId="77777777" w:rsidR="00E90638" w:rsidRPr="00D822A3" w:rsidRDefault="00E90638" w:rsidP="00F836A8">
      <w:pPr>
        <w:pStyle w:val="Code"/>
        <w:rPr>
          <w:highlight w:val="white"/>
          <w:lang w:val="en-GB"/>
        </w:rPr>
      </w:pPr>
      <w:r w:rsidRPr="00D822A3">
        <w:rPr>
          <w:highlight w:val="white"/>
          <w:lang w:val="en-GB"/>
        </w:rPr>
        <w:t xml:space="preserve">    errno = EDOM;</w:t>
      </w:r>
    </w:p>
    <w:p w14:paraId="3A9994BD"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0EBF419" w14:textId="77777777" w:rsidR="00E90638" w:rsidRPr="00D822A3" w:rsidRDefault="00E90638" w:rsidP="00F836A8">
      <w:pPr>
        <w:pStyle w:val="Code"/>
        <w:rPr>
          <w:highlight w:val="white"/>
          <w:lang w:val="en-GB"/>
        </w:rPr>
      </w:pPr>
      <w:r w:rsidRPr="00D822A3">
        <w:rPr>
          <w:highlight w:val="white"/>
          <w:lang w:val="en-GB"/>
        </w:rPr>
        <w:t xml:space="preserve">  }</w:t>
      </w:r>
    </w:p>
    <w:p w14:paraId="670029F6" w14:textId="77777777" w:rsidR="00E90638" w:rsidRPr="00D822A3" w:rsidRDefault="00E90638" w:rsidP="00F836A8">
      <w:pPr>
        <w:pStyle w:val="Code"/>
        <w:rPr>
          <w:highlight w:val="white"/>
          <w:lang w:val="en-GB"/>
        </w:rPr>
      </w:pPr>
    </w:p>
    <w:p w14:paraId="0C56BC21"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767BF7D4"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0CDF88EA"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0749CDFF" w14:textId="51039167" w:rsidR="008977FB" w:rsidRPr="00D822A3" w:rsidRDefault="00E90638" w:rsidP="00F836A8">
      <w:pPr>
        <w:pStyle w:val="Code"/>
        <w:rPr>
          <w:highlight w:val="white"/>
          <w:lang w:val="en-GB"/>
        </w:rPr>
      </w:pPr>
      <w:r w:rsidRPr="00D822A3">
        <w:rPr>
          <w:highlight w:val="white"/>
          <w:lang w:val="en-GB"/>
        </w:rPr>
        <w:t>}</w:t>
      </w:r>
    </w:p>
    <w:p w14:paraId="49B8A31E" w14:textId="0F02D175" w:rsidR="00D62A8B" w:rsidRPr="00D822A3" w:rsidRDefault="00966D02" w:rsidP="00265BDF">
      <w:pPr>
        <w:pStyle w:val="Rubrik2"/>
        <w:rPr>
          <w:lang w:val="en-GB"/>
        </w:rPr>
      </w:pPr>
      <w:bookmarkStart w:id="477" w:name="_Toc54625170"/>
      <w:r w:rsidRPr="00D822A3">
        <w:rPr>
          <w:lang w:val="en-GB"/>
        </w:rPr>
        <w:t>T</w:t>
      </w:r>
      <w:r w:rsidR="00D62A8B" w:rsidRPr="00D822A3">
        <w:rPr>
          <w:lang w:val="en-GB"/>
        </w:rPr>
        <w:t>ime</w:t>
      </w:r>
      <w:bookmarkEnd w:id="477"/>
    </w:p>
    <w:p w14:paraId="4B568326" w14:textId="26EBB4A4" w:rsidR="00487292" w:rsidRPr="00D822A3" w:rsidRDefault="004B0675" w:rsidP="00733EAC">
      <w:pPr>
        <w:pStyle w:val="CodeListing"/>
        <w:rPr>
          <w:lang w:val="en-GB"/>
        </w:rPr>
      </w:pPr>
      <w:proofErr w:type="spellStart"/>
      <w:r w:rsidRPr="00D822A3">
        <w:rPr>
          <w:lang w:val="en-GB"/>
        </w:rPr>
        <w:t>t</w:t>
      </w:r>
      <w:r w:rsidR="00487292" w:rsidRPr="00D822A3">
        <w:rPr>
          <w:lang w:val="en-GB"/>
        </w:rPr>
        <w:t>ime</w:t>
      </w:r>
      <w:r w:rsidR="00966D02" w:rsidRPr="00D822A3">
        <w:rPr>
          <w:lang w:val="en-GB"/>
        </w:rPr>
        <w:t>.h</w:t>
      </w:r>
      <w:proofErr w:type="spellEnd"/>
    </w:p>
    <w:p w14:paraId="5F2D40C8" w14:textId="77777777" w:rsidR="00746B26" w:rsidRPr="00D822A3" w:rsidRDefault="00746B26" w:rsidP="00D67561">
      <w:pPr>
        <w:pStyle w:val="Code"/>
        <w:rPr>
          <w:highlight w:val="white"/>
          <w:lang w:val="en-GB"/>
        </w:rPr>
      </w:pPr>
      <w:r w:rsidRPr="00D822A3">
        <w:rPr>
          <w:highlight w:val="white"/>
          <w:lang w:val="en-GB"/>
        </w:rPr>
        <w:lastRenderedPageBreak/>
        <w:t>#ifndef __TIME_H__</w:t>
      </w:r>
    </w:p>
    <w:p w14:paraId="661B32DD" w14:textId="77777777" w:rsidR="00746B26" w:rsidRPr="00D822A3" w:rsidRDefault="00746B26" w:rsidP="00D67561">
      <w:pPr>
        <w:pStyle w:val="Code"/>
        <w:rPr>
          <w:highlight w:val="white"/>
          <w:lang w:val="en-GB"/>
        </w:rPr>
      </w:pPr>
      <w:r w:rsidRPr="00D822A3">
        <w:rPr>
          <w:highlight w:val="white"/>
          <w:lang w:val="en-GB"/>
        </w:rPr>
        <w:t>#define __TIME_H__</w:t>
      </w:r>
    </w:p>
    <w:p w14:paraId="3C7B2BF1" w14:textId="77777777" w:rsidR="00746B26" w:rsidRPr="00D822A3" w:rsidRDefault="00746B26" w:rsidP="00D67561">
      <w:pPr>
        <w:pStyle w:val="Code"/>
        <w:rPr>
          <w:highlight w:val="white"/>
          <w:lang w:val="en-GB"/>
        </w:rPr>
      </w:pPr>
    </w:p>
    <w:p w14:paraId="5C51865B" w14:textId="77777777" w:rsidR="00746B26" w:rsidRPr="00D822A3" w:rsidRDefault="00746B26" w:rsidP="00D67561">
      <w:pPr>
        <w:pStyle w:val="Code"/>
        <w:rPr>
          <w:highlight w:val="white"/>
          <w:lang w:val="en-GB"/>
        </w:rPr>
      </w:pPr>
      <w:r w:rsidRPr="00D822A3">
        <w:rPr>
          <w:highlight w:val="white"/>
          <w:lang w:val="en-GB"/>
        </w:rPr>
        <w:t>#define size_t int</w:t>
      </w:r>
    </w:p>
    <w:p w14:paraId="3E9C27AD" w14:textId="77777777" w:rsidR="00746B26" w:rsidRPr="00D822A3" w:rsidRDefault="00746B26" w:rsidP="00D67561">
      <w:pPr>
        <w:pStyle w:val="Code"/>
        <w:rPr>
          <w:highlight w:val="white"/>
          <w:lang w:val="en-GB"/>
        </w:rPr>
      </w:pPr>
      <w:r w:rsidRPr="00D822A3">
        <w:rPr>
          <w:highlight w:val="white"/>
          <w:lang w:val="en-GB"/>
        </w:rPr>
        <w:t>#define time_t unsigned long</w:t>
      </w:r>
    </w:p>
    <w:p w14:paraId="07AAF0CB" w14:textId="77777777" w:rsidR="00746B26" w:rsidRPr="00D822A3" w:rsidRDefault="00746B26" w:rsidP="00D67561">
      <w:pPr>
        <w:pStyle w:val="Code"/>
        <w:rPr>
          <w:highlight w:val="white"/>
          <w:lang w:val="en-GB"/>
        </w:rPr>
      </w:pPr>
      <w:r w:rsidRPr="00D822A3">
        <w:rPr>
          <w:highlight w:val="white"/>
          <w:lang w:val="en-GB"/>
        </w:rPr>
        <w:t>#define clock_t long</w:t>
      </w:r>
    </w:p>
    <w:p w14:paraId="43E44029" w14:textId="77777777" w:rsidR="00746B26" w:rsidRPr="00D822A3" w:rsidRDefault="00746B26" w:rsidP="00D67561">
      <w:pPr>
        <w:pStyle w:val="Code"/>
        <w:rPr>
          <w:highlight w:val="white"/>
          <w:lang w:val="en-GB"/>
        </w:rPr>
      </w:pPr>
    </w:p>
    <w:p w14:paraId="267E4960" w14:textId="77777777" w:rsidR="00746B26" w:rsidRPr="00D822A3" w:rsidRDefault="00746B26" w:rsidP="00D67561">
      <w:pPr>
        <w:pStyle w:val="Code"/>
        <w:rPr>
          <w:highlight w:val="white"/>
          <w:lang w:val="en-GB"/>
        </w:rPr>
      </w:pPr>
      <w:r w:rsidRPr="00D822A3">
        <w:rPr>
          <w:highlight w:val="white"/>
          <w:lang w:val="en-GB"/>
        </w:rPr>
        <w:t>struct tm {</w:t>
      </w:r>
    </w:p>
    <w:p w14:paraId="55D1B19A" w14:textId="77777777" w:rsidR="00746B26" w:rsidRPr="00D822A3" w:rsidRDefault="00746B26" w:rsidP="00D67561">
      <w:pPr>
        <w:pStyle w:val="Code"/>
        <w:rPr>
          <w:highlight w:val="white"/>
          <w:lang w:val="en-GB"/>
        </w:rPr>
      </w:pPr>
      <w:r w:rsidRPr="00D822A3">
        <w:rPr>
          <w:highlight w:val="white"/>
          <w:lang w:val="en-GB"/>
        </w:rPr>
        <w:t xml:space="preserve">  int tm_sec;</w:t>
      </w:r>
    </w:p>
    <w:p w14:paraId="689756F5" w14:textId="77777777" w:rsidR="00746B26" w:rsidRPr="00D822A3" w:rsidRDefault="00746B26" w:rsidP="00D67561">
      <w:pPr>
        <w:pStyle w:val="Code"/>
        <w:rPr>
          <w:highlight w:val="white"/>
          <w:lang w:val="en-GB"/>
        </w:rPr>
      </w:pPr>
      <w:r w:rsidRPr="00D822A3">
        <w:rPr>
          <w:highlight w:val="white"/>
          <w:lang w:val="en-GB"/>
        </w:rPr>
        <w:t xml:space="preserve">  int tm_min;</w:t>
      </w:r>
    </w:p>
    <w:p w14:paraId="10EFD211" w14:textId="77777777" w:rsidR="00746B26" w:rsidRPr="00D822A3" w:rsidRDefault="00746B26" w:rsidP="00D67561">
      <w:pPr>
        <w:pStyle w:val="Code"/>
        <w:rPr>
          <w:highlight w:val="white"/>
          <w:lang w:val="en-GB"/>
        </w:rPr>
      </w:pPr>
      <w:r w:rsidRPr="00D822A3">
        <w:rPr>
          <w:highlight w:val="white"/>
          <w:lang w:val="en-GB"/>
        </w:rPr>
        <w:t xml:space="preserve">  int tm_hour;</w:t>
      </w:r>
    </w:p>
    <w:p w14:paraId="5B5AA094" w14:textId="77777777" w:rsidR="00746B26" w:rsidRPr="00D822A3" w:rsidRDefault="00746B26" w:rsidP="00D67561">
      <w:pPr>
        <w:pStyle w:val="Code"/>
        <w:rPr>
          <w:highlight w:val="white"/>
          <w:lang w:val="en-GB"/>
        </w:rPr>
      </w:pPr>
    </w:p>
    <w:p w14:paraId="3ECF35C4" w14:textId="77777777" w:rsidR="00746B26" w:rsidRPr="00D822A3" w:rsidRDefault="00746B26" w:rsidP="00D67561">
      <w:pPr>
        <w:pStyle w:val="Code"/>
        <w:rPr>
          <w:highlight w:val="white"/>
          <w:lang w:val="en-GB"/>
        </w:rPr>
      </w:pPr>
      <w:r w:rsidRPr="00D822A3">
        <w:rPr>
          <w:highlight w:val="white"/>
          <w:lang w:val="en-GB"/>
        </w:rPr>
        <w:t xml:space="preserve">  int tm_mday;</w:t>
      </w:r>
    </w:p>
    <w:p w14:paraId="2E4E7E8A" w14:textId="77777777" w:rsidR="00746B26" w:rsidRPr="00D822A3" w:rsidRDefault="00746B26" w:rsidP="00D67561">
      <w:pPr>
        <w:pStyle w:val="Code"/>
        <w:rPr>
          <w:highlight w:val="white"/>
          <w:lang w:val="en-GB"/>
        </w:rPr>
      </w:pPr>
      <w:r w:rsidRPr="00D822A3">
        <w:rPr>
          <w:highlight w:val="white"/>
          <w:lang w:val="en-GB"/>
        </w:rPr>
        <w:t xml:space="preserve">  int tm_mon;</w:t>
      </w:r>
    </w:p>
    <w:p w14:paraId="145941E9" w14:textId="77777777" w:rsidR="00746B26" w:rsidRPr="00D822A3" w:rsidRDefault="00746B26" w:rsidP="00D67561">
      <w:pPr>
        <w:pStyle w:val="Code"/>
        <w:rPr>
          <w:highlight w:val="white"/>
          <w:lang w:val="en-GB"/>
        </w:rPr>
      </w:pPr>
      <w:r w:rsidRPr="00D822A3">
        <w:rPr>
          <w:highlight w:val="white"/>
          <w:lang w:val="en-GB"/>
        </w:rPr>
        <w:t xml:space="preserve">  int tm_year;</w:t>
      </w:r>
    </w:p>
    <w:p w14:paraId="3F424FF3" w14:textId="77777777" w:rsidR="00746B26" w:rsidRPr="00D822A3" w:rsidRDefault="00746B26" w:rsidP="00D67561">
      <w:pPr>
        <w:pStyle w:val="Code"/>
        <w:rPr>
          <w:highlight w:val="white"/>
          <w:lang w:val="en-GB"/>
        </w:rPr>
      </w:pPr>
    </w:p>
    <w:p w14:paraId="6E0201FA" w14:textId="77777777" w:rsidR="00746B26" w:rsidRPr="00D822A3" w:rsidRDefault="00746B26" w:rsidP="00D67561">
      <w:pPr>
        <w:pStyle w:val="Code"/>
        <w:rPr>
          <w:highlight w:val="white"/>
          <w:lang w:val="en-GB"/>
        </w:rPr>
      </w:pPr>
      <w:r w:rsidRPr="00D822A3">
        <w:rPr>
          <w:highlight w:val="white"/>
          <w:lang w:val="en-GB"/>
        </w:rPr>
        <w:t xml:space="preserve">  int tm_wday;</w:t>
      </w:r>
    </w:p>
    <w:p w14:paraId="5E12D8D1" w14:textId="77777777" w:rsidR="00746B26" w:rsidRPr="00D822A3" w:rsidRDefault="00746B26" w:rsidP="00D67561">
      <w:pPr>
        <w:pStyle w:val="Code"/>
        <w:rPr>
          <w:highlight w:val="white"/>
          <w:lang w:val="en-GB"/>
        </w:rPr>
      </w:pPr>
      <w:r w:rsidRPr="00D822A3">
        <w:rPr>
          <w:highlight w:val="white"/>
          <w:lang w:val="en-GB"/>
        </w:rPr>
        <w:t xml:space="preserve">  int tm_yday;</w:t>
      </w:r>
    </w:p>
    <w:p w14:paraId="1414B3A7" w14:textId="77777777" w:rsidR="00746B26" w:rsidRPr="00D822A3" w:rsidRDefault="00746B26" w:rsidP="00D67561">
      <w:pPr>
        <w:pStyle w:val="Code"/>
        <w:rPr>
          <w:highlight w:val="white"/>
          <w:lang w:val="en-GB"/>
        </w:rPr>
      </w:pPr>
      <w:r w:rsidRPr="00D822A3">
        <w:rPr>
          <w:highlight w:val="white"/>
          <w:lang w:val="en-GB"/>
        </w:rPr>
        <w:t xml:space="preserve">  int tm_isdst;</w:t>
      </w:r>
    </w:p>
    <w:p w14:paraId="793CCC74" w14:textId="77777777" w:rsidR="00746B26" w:rsidRPr="00D822A3" w:rsidRDefault="00746B26" w:rsidP="00D67561">
      <w:pPr>
        <w:pStyle w:val="Code"/>
        <w:rPr>
          <w:highlight w:val="white"/>
          <w:lang w:val="en-GB"/>
        </w:rPr>
      </w:pPr>
      <w:r w:rsidRPr="00D822A3">
        <w:rPr>
          <w:highlight w:val="white"/>
          <w:lang w:val="en-GB"/>
        </w:rPr>
        <w:t>};</w:t>
      </w:r>
    </w:p>
    <w:p w14:paraId="2C7C8696" w14:textId="77777777" w:rsidR="00746B26" w:rsidRPr="00D822A3" w:rsidRDefault="00746B26" w:rsidP="00D67561">
      <w:pPr>
        <w:pStyle w:val="Code"/>
        <w:rPr>
          <w:highlight w:val="white"/>
          <w:lang w:val="en-GB"/>
        </w:rPr>
      </w:pPr>
    </w:p>
    <w:p w14:paraId="4043F97D" w14:textId="77777777" w:rsidR="00746B26" w:rsidRPr="00D822A3" w:rsidRDefault="00746B26" w:rsidP="00D67561">
      <w:pPr>
        <w:pStyle w:val="Code"/>
        <w:rPr>
          <w:highlight w:val="white"/>
          <w:lang w:val="en-GB"/>
        </w:rPr>
      </w:pPr>
      <w:r w:rsidRPr="00D822A3">
        <w:rPr>
          <w:highlight w:val="white"/>
          <w:lang w:val="en-GB"/>
        </w:rPr>
        <w:t>extern clock_t clock(void);</w:t>
      </w:r>
    </w:p>
    <w:p w14:paraId="0AC717D1" w14:textId="77777777" w:rsidR="00746B26" w:rsidRPr="00D822A3" w:rsidRDefault="00746B26" w:rsidP="00D67561">
      <w:pPr>
        <w:pStyle w:val="Code"/>
        <w:rPr>
          <w:highlight w:val="white"/>
          <w:lang w:val="en-GB"/>
        </w:rPr>
      </w:pPr>
      <w:r w:rsidRPr="00D822A3">
        <w:rPr>
          <w:highlight w:val="white"/>
          <w:lang w:val="en-GB"/>
        </w:rPr>
        <w:t>extern time_t time(time_t* time);</w:t>
      </w:r>
    </w:p>
    <w:p w14:paraId="12E95384" w14:textId="77777777" w:rsidR="00746B26" w:rsidRPr="00D822A3" w:rsidRDefault="00746B26" w:rsidP="00D67561">
      <w:pPr>
        <w:pStyle w:val="Code"/>
        <w:rPr>
          <w:highlight w:val="white"/>
          <w:lang w:val="en-GB"/>
        </w:rPr>
      </w:pPr>
      <w:r w:rsidRPr="00D822A3">
        <w:rPr>
          <w:highlight w:val="white"/>
          <w:lang w:val="en-GB"/>
        </w:rPr>
        <w:t>extern double difftime(time_t time2, time_t time1);</w:t>
      </w:r>
    </w:p>
    <w:p w14:paraId="1C35B756" w14:textId="77777777" w:rsidR="00746B26" w:rsidRPr="00D822A3" w:rsidRDefault="00746B26" w:rsidP="00D67561">
      <w:pPr>
        <w:pStyle w:val="Code"/>
        <w:rPr>
          <w:highlight w:val="white"/>
          <w:lang w:val="en-GB"/>
        </w:rPr>
      </w:pPr>
      <w:r w:rsidRPr="00D822A3">
        <w:rPr>
          <w:highlight w:val="white"/>
          <w:lang w:val="en-GB"/>
        </w:rPr>
        <w:t>extern time_t mktime(struct tm* timeStruct);</w:t>
      </w:r>
    </w:p>
    <w:p w14:paraId="53C7238D" w14:textId="77777777" w:rsidR="00746B26" w:rsidRPr="00D822A3" w:rsidRDefault="00746B26" w:rsidP="00D67561">
      <w:pPr>
        <w:pStyle w:val="Code"/>
        <w:rPr>
          <w:highlight w:val="white"/>
          <w:lang w:val="en-GB"/>
        </w:rPr>
      </w:pPr>
    </w:p>
    <w:p w14:paraId="19ABB2BD" w14:textId="77777777" w:rsidR="00746B26" w:rsidRPr="00D822A3" w:rsidRDefault="00746B26" w:rsidP="00D67561">
      <w:pPr>
        <w:pStyle w:val="Code"/>
        <w:rPr>
          <w:highlight w:val="white"/>
          <w:lang w:val="en-GB"/>
        </w:rPr>
      </w:pPr>
      <w:r w:rsidRPr="00D822A3">
        <w:rPr>
          <w:highlight w:val="white"/>
          <w:lang w:val="en-GB"/>
        </w:rPr>
        <w:t>extern char* asctime(const struct tm* timeStruct);</w:t>
      </w:r>
    </w:p>
    <w:p w14:paraId="6AF4C051" w14:textId="77777777" w:rsidR="00746B26" w:rsidRPr="00D822A3" w:rsidRDefault="00746B26" w:rsidP="00D67561">
      <w:pPr>
        <w:pStyle w:val="Code"/>
        <w:rPr>
          <w:highlight w:val="white"/>
          <w:lang w:val="en-GB"/>
        </w:rPr>
      </w:pPr>
      <w:r w:rsidRPr="00D822A3">
        <w:rPr>
          <w:highlight w:val="white"/>
          <w:lang w:val="en-GB"/>
        </w:rPr>
        <w:t>extern char* ctime(const time_t* time);</w:t>
      </w:r>
    </w:p>
    <w:p w14:paraId="4A82E474" w14:textId="77777777" w:rsidR="00746B26" w:rsidRPr="00D822A3" w:rsidRDefault="00746B26" w:rsidP="00D67561">
      <w:pPr>
        <w:pStyle w:val="Code"/>
        <w:rPr>
          <w:highlight w:val="white"/>
          <w:lang w:val="en-GB"/>
        </w:rPr>
      </w:pPr>
      <w:r w:rsidRPr="00D822A3">
        <w:rPr>
          <w:highlight w:val="white"/>
          <w:lang w:val="en-GB"/>
        </w:rPr>
        <w:t>extern struct tm* gmtime(const time_t* time);</w:t>
      </w:r>
    </w:p>
    <w:p w14:paraId="1A8307E4" w14:textId="77777777" w:rsidR="00746B26" w:rsidRPr="00D822A3" w:rsidRDefault="00746B26" w:rsidP="00D67561">
      <w:pPr>
        <w:pStyle w:val="Code"/>
        <w:rPr>
          <w:highlight w:val="white"/>
          <w:lang w:val="en-GB"/>
        </w:rPr>
      </w:pPr>
      <w:r w:rsidRPr="00D822A3">
        <w:rPr>
          <w:highlight w:val="white"/>
          <w:lang w:val="en-GB"/>
        </w:rPr>
        <w:t>extern struct tm* localtime(const time_t* time);</w:t>
      </w:r>
    </w:p>
    <w:p w14:paraId="2FD26FD3" w14:textId="77777777" w:rsidR="00746B26" w:rsidRPr="00D822A3" w:rsidRDefault="00746B26" w:rsidP="00D67561">
      <w:pPr>
        <w:pStyle w:val="Code"/>
        <w:rPr>
          <w:highlight w:val="white"/>
          <w:lang w:val="en-GB"/>
        </w:rPr>
      </w:pPr>
      <w:r w:rsidRPr="00D822A3">
        <w:rPr>
          <w:highlight w:val="white"/>
          <w:lang w:val="en-GB"/>
        </w:rPr>
        <w:t>extern struct tm* localtimeX(const time_t* time);</w:t>
      </w:r>
    </w:p>
    <w:p w14:paraId="3718BBC2" w14:textId="77777777" w:rsidR="00746B26" w:rsidRPr="00D822A3" w:rsidRDefault="00746B26" w:rsidP="00D67561">
      <w:pPr>
        <w:pStyle w:val="Code"/>
        <w:rPr>
          <w:highlight w:val="white"/>
          <w:lang w:val="en-GB"/>
        </w:rPr>
      </w:pPr>
    </w:p>
    <w:p w14:paraId="374DA107" w14:textId="77777777" w:rsidR="00D67561" w:rsidRPr="00D822A3" w:rsidRDefault="00746B26" w:rsidP="00D67561">
      <w:pPr>
        <w:pStyle w:val="Code"/>
        <w:rPr>
          <w:highlight w:val="white"/>
          <w:lang w:val="en-GB"/>
        </w:rPr>
      </w:pPr>
      <w:r w:rsidRPr="00D822A3">
        <w:rPr>
          <w:highlight w:val="white"/>
          <w:lang w:val="en-GB"/>
        </w:rPr>
        <w:t>extern size_t strftime(char* buffer, size_t size,</w:t>
      </w:r>
    </w:p>
    <w:p w14:paraId="4AE7CD9A" w14:textId="551BCDEF" w:rsidR="00746B26" w:rsidRPr="00D822A3" w:rsidRDefault="00D67561" w:rsidP="00D67561">
      <w:pPr>
        <w:pStyle w:val="Code"/>
        <w:rPr>
          <w:highlight w:val="white"/>
          <w:lang w:val="en-GB"/>
        </w:rPr>
      </w:pPr>
      <w:r w:rsidRPr="00D822A3">
        <w:rPr>
          <w:highlight w:val="white"/>
          <w:lang w:val="en-GB"/>
        </w:rPr>
        <w:t xml:space="preserve">                      </w:t>
      </w:r>
      <w:r w:rsidR="00746B26" w:rsidRPr="00D822A3">
        <w:rPr>
          <w:highlight w:val="white"/>
          <w:lang w:val="en-GB"/>
        </w:rPr>
        <w:t xml:space="preserve"> const char* format, const struct tm* timeStruct);</w:t>
      </w:r>
    </w:p>
    <w:p w14:paraId="39C77BC4" w14:textId="77777777" w:rsidR="00746B26" w:rsidRPr="00D822A3" w:rsidRDefault="00746B26" w:rsidP="00D67561">
      <w:pPr>
        <w:pStyle w:val="Code"/>
        <w:rPr>
          <w:highlight w:val="white"/>
          <w:lang w:val="en-GB"/>
        </w:rPr>
      </w:pPr>
    </w:p>
    <w:p w14:paraId="279BE78B" w14:textId="4D347DAB" w:rsidR="00746B26" w:rsidRPr="00D822A3" w:rsidRDefault="00746B26" w:rsidP="00D67561">
      <w:pPr>
        <w:pStyle w:val="Code"/>
        <w:rPr>
          <w:lang w:val="en-GB"/>
        </w:rPr>
      </w:pPr>
      <w:r w:rsidRPr="00D822A3">
        <w:rPr>
          <w:highlight w:val="white"/>
          <w:lang w:val="en-GB"/>
        </w:rPr>
        <w:t>#endif</w:t>
      </w:r>
    </w:p>
    <w:p w14:paraId="71C5F551" w14:textId="7F2B8036" w:rsidR="003211B0" w:rsidRPr="00D822A3" w:rsidRDefault="004B0675" w:rsidP="003211B0">
      <w:pPr>
        <w:pStyle w:val="CodeListing"/>
        <w:rPr>
          <w:lang w:val="en-GB"/>
        </w:rPr>
      </w:pPr>
      <w:proofErr w:type="spellStart"/>
      <w:r w:rsidRPr="00D822A3">
        <w:rPr>
          <w:lang w:val="en-GB"/>
        </w:rPr>
        <w:t>t</w:t>
      </w:r>
      <w:r w:rsidR="003211B0" w:rsidRPr="00D822A3">
        <w:rPr>
          <w:lang w:val="en-GB"/>
        </w:rPr>
        <w:t>ime.c</w:t>
      </w:r>
      <w:proofErr w:type="spellEnd"/>
    </w:p>
    <w:p w14:paraId="02B75ED5" w14:textId="4B654AC6" w:rsidR="003211B0" w:rsidRPr="00D822A3" w:rsidRDefault="003211B0" w:rsidP="00F206C0">
      <w:pPr>
        <w:pStyle w:val="Code"/>
        <w:rPr>
          <w:highlight w:val="white"/>
          <w:lang w:val="en-GB"/>
        </w:rPr>
      </w:pPr>
      <w:r w:rsidRPr="00D822A3">
        <w:rPr>
          <w:highlight w:val="white"/>
          <w:lang w:val="en-GB"/>
        </w:rPr>
        <w:t xml:space="preserve">#include </w:t>
      </w:r>
      <w:r w:rsidR="007705ED" w:rsidRPr="00D822A3">
        <w:rPr>
          <w:highlight w:val="white"/>
          <w:lang w:val="en-GB"/>
        </w:rPr>
        <w:t>&lt;time.h&gt;</w:t>
      </w:r>
    </w:p>
    <w:p w14:paraId="4FBDD56A" w14:textId="458F8C66" w:rsidR="003211B0" w:rsidRPr="00D822A3" w:rsidRDefault="003211B0" w:rsidP="00F206C0">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40B11AA7" w14:textId="6CCB5D51" w:rsidR="003211B0" w:rsidRPr="00D822A3" w:rsidRDefault="003211B0" w:rsidP="00F206C0">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65584CA9" w14:textId="213526AD"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0781E0FD" w14:textId="79214811"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CA10B7A" w14:textId="354E268B" w:rsidR="003211B0" w:rsidRPr="00D822A3" w:rsidRDefault="003211B0" w:rsidP="00F206C0">
      <w:pPr>
        <w:pStyle w:val="Code"/>
        <w:rPr>
          <w:highlight w:val="white"/>
          <w:lang w:val="en-GB"/>
        </w:rPr>
      </w:pPr>
      <w:r w:rsidRPr="00D822A3">
        <w:rPr>
          <w:highlight w:val="white"/>
          <w:lang w:val="en-GB"/>
        </w:rPr>
        <w:t xml:space="preserve">#include </w:t>
      </w:r>
      <w:r w:rsidR="00694AB8" w:rsidRPr="00D822A3">
        <w:rPr>
          <w:highlight w:val="white"/>
          <w:lang w:val="en-GB"/>
        </w:rPr>
        <w:t>&lt;assert.h&gt;</w:t>
      </w:r>
    </w:p>
    <w:p w14:paraId="6941F852" w14:textId="77777777" w:rsidR="003211B0" w:rsidRPr="00D822A3" w:rsidRDefault="003211B0" w:rsidP="00F206C0">
      <w:pPr>
        <w:pStyle w:val="Code"/>
        <w:rPr>
          <w:highlight w:val="white"/>
          <w:lang w:val="en-GB"/>
        </w:rPr>
      </w:pPr>
    </w:p>
    <w:p w14:paraId="22E05A0D" w14:textId="77777777" w:rsidR="003211B0" w:rsidRPr="00D822A3" w:rsidRDefault="003211B0" w:rsidP="00F206C0">
      <w:pPr>
        <w:pStyle w:val="Code"/>
        <w:rPr>
          <w:highlight w:val="white"/>
          <w:lang w:val="en-GB"/>
        </w:rPr>
      </w:pPr>
      <w:r w:rsidRPr="00D822A3">
        <w:rPr>
          <w:highlight w:val="white"/>
          <w:lang w:val="en-GB"/>
        </w:rPr>
        <w:t>clock_t clock(void) {</w:t>
      </w:r>
    </w:p>
    <w:p w14:paraId="13EB6CA8" w14:textId="77777777" w:rsidR="003211B0" w:rsidRPr="00D822A3" w:rsidRDefault="003211B0" w:rsidP="00F206C0">
      <w:pPr>
        <w:pStyle w:val="Code"/>
        <w:rPr>
          <w:highlight w:val="white"/>
          <w:lang w:val="en-GB"/>
        </w:rPr>
      </w:pPr>
      <w:r w:rsidRPr="00D822A3">
        <w:rPr>
          <w:highlight w:val="white"/>
          <w:lang w:val="en-GB"/>
        </w:rPr>
        <w:t xml:space="preserve">  return -1;</w:t>
      </w:r>
    </w:p>
    <w:p w14:paraId="49B42AE5" w14:textId="77777777" w:rsidR="003211B0" w:rsidRPr="00D822A3" w:rsidRDefault="003211B0" w:rsidP="00F206C0">
      <w:pPr>
        <w:pStyle w:val="Code"/>
        <w:rPr>
          <w:highlight w:val="white"/>
          <w:lang w:val="en-GB"/>
        </w:rPr>
      </w:pPr>
      <w:r w:rsidRPr="00D822A3">
        <w:rPr>
          <w:highlight w:val="white"/>
          <w:lang w:val="en-GB"/>
        </w:rPr>
        <w:t>}</w:t>
      </w:r>
    </w:p>
    <w:p w14:paraId="1FDE6012" w14:textId="77777777" w:rsidR="003211B0" w:rsidRPr="00D822A3" w:rsidRDefault="003211B0" w:rsidP="00F206C0">
      <w:pPr>
        <w:pStyle w:val="Code"/>
        <w:rPr>
          <w:highlight w:val="white"/>
          <w:lang w:val="en-GB"/>
        </w:rPr>
      </w:pPr>
    </w:p>
    <w:p w14:paraId="311853F4" w14:textId="77777777" w:rsidR="003211B0" w:rsidRPr="00D822A3" w:rsidRDefault="003211B0" w:rsidP="00F206C0">
      <w:pPr>
        <w:pStyle w:val="Code"/>
        <w:rPr>
          <w:highlight w:val="white"/>
          <w:lang w:val="en-GB"/>
        </w:rPr>
      </w:pPr>
      <w:r w:rsidRPr="00D822A3">
        <w:rPr>
          <w:highlight w:val="white"/>
          <w:lang w:val="en-GB"/>
        </w:rPr>
        <w:t>time_t time(time_t* timePtr) {</w:t>
      </w:r>
    </w:p>
    <w:p w14:paraId="0D598113" w14:textId="77777777" w:rsidR="003211B0" w:rsidRPr="00D822A3" w:rsidRDefault="003211B0" w:rsidP="00F206C0">
      <w:pPr>
        <w:pStyle w:val="Code"/>
        <w:rPr>
          <w:highlight w:val="white"/>
          <w:lang w:val="en-GB"/>
        </w:rPr>
      </w:pPr>
      <w:r w:rsidRPr="00D822A3">
        <w:rPr>
          <w:highlight w:val="white"/>
          <w:lang w:val="en-GB"/>
        </w:rPr>
        <w:t xml:space="preserve">  int year;</w:t>
      </w:r>
    </w:p>
    <w:p w14:paraId="3DB969AE" w14:textId="7526939C" w:rsidR="003211B0" w:rsidRPr="00D822A3" w:rsidRDefault="003211B0" w:rsidP="00F206C0">
      <w:pPr>
        <w:pStyle w:val="Code"/>
        <w:rPr>
          <w:highlight w:val="white"/>
          <w:lang w:val="en-GB"/>
        </w:rPr>
      </w:pPr>
      <w:r w:rsidRPr="00D822A3">
        <w:rPr>
          <w:highlight w:val="white"/>
          <w:lang w:val="en-GB"/>
        </w:rPr>
        <w:t xml:space="preserve">  short month, monthDay;</w:t>
      </w:r>
    </w:p>
    <w:p w14:paraId="0D17FF65" w14:textId="77777777" w:rsidR="003211B0" w:rsidRPr="00D822A3" w:rsidRDefault="003211B0" w:rsidP="00F206C0">
      <w:pPr>
        <w:pStyle w:val="Code"/>
        <w:rPr>
          <w:highlight w:val="white"/>
          <w:lang w:val="en-GB"/>
        </w:rPr>
      </w:pPr>
      <w:r w:rsidRPr="00D822A3">
        <w:rPr>
          <w:highlight w:val="white"/>
          <w:lang w:val="en-GB"/>
        </w:rPr>
        <w:t xml:space="preserve">  load_register(ah, 0x2As);</w:t>
      </w:r>
    </w:p>
    <w:p w14:paraId="6CAD8E98"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5944534E" w14:textId="77777777" w:rsidR="003211B0" w:rsidRPr="00D822A3" w:rsidRDefault="003211B0" w:rsidP="00F206C0">
      <w:pPr>
        <w:pStyle w:val="Code"/>
        <w:rPr>
          <w:highlight w:val="white"/>
          <w:lang w:val="en-GB"/>
        </w:rPr>
      </w:pPr>
      <w:r w:rsidRPr="00D822A3">
        <w:rPr>
          <w:highlight w:val="white"/>
          <w:lang w:val="en-GB"/>
        </w:rPr>
        <w:t xml:space="preserve">  store_register(cx, year);</w:t>
      </w:r>
    </w:p>
    <w:p w14:paraId="2D3CBB5E" w14:textId="77777777" w:rsidR="003211B0" w:rsidRPr="00D822A3" w:rsidRDefault="003211B0" w:rsidP="00F206C0">
      <w:pPr>
        <w:pStyle w:val="Code"/>
        <w:rPr>
          <w:highlight w:val="white"/>
          <w:lang w:val="en-GB"/>
        </w:rPr>
      </w:pPr>
      <w:r w:rsidRPr="00D822A3">
        <w:rPr>
          <w:highlight w:val="white"/>
          <w:lang w:val="en-GB"/>
        </w:rPr>
        <w:t xml:space="preserve">  store_register(dh, month);</w:t>
      </w:r>
    </w:p>
    <w:p w14:paraId="0DECCB6F" w14:textId="77777777" w:rsidR="003211B0" w:rsidRPr="00D822A3" w:rsidRDefault="003211B0" w:rsidP="00F206C0">
      <w:pPr>
        <w:pStyle w:val="Code"/>
        <w:rPr>
          <w:highlight w:val="white"/>
          <w:lang w:val="en-GB"/>
        </w:rPr>
      </w:pPr>
      <w:r w:rsidRPr="00D822A3">
        <w:rPr>
          <w:highlight w:val="white"/>
          <w:lang w:val="en-GB"/>
        </w:rPr>
        <w:t xml:space="preserve">  store_register(dl, monthDay);</w:t>
      </w:r>
    </w:p>
    <w:p w14:paraId="0769750F" w14:textId="677B02C8" w:rsidR="003211B0" w:rsidRPr="00D822A3" w:rsidRDefault="003211B0" w:rsidP="00F206C0">
      <w:pPr>
        <w:pStyle w:val="Code"/>
        <w:rPr>
          <w:highlight w:val="white"/>
          <w:lang w:val="en-GB"/>
        </w:rPr>
      </w:pPr>
      <w:r w:rsidRPr="00D822A3">
        <w:rPr>
          <w:highlight w:val="white"/>
          <w:lang w:val="en-GB"/>
        </w:rPr>
        <w:lastRenderedPageBreak/>
        <w:t xml:space="preserve"> </w:t>
      </w:r>
    </w:p>
    <w:p w14:paraId="73BC799E"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209292F1" w14:textId="77777777" w:rsidR="003211B0" w:rsidRPr="00D822A3" w:rsidRDefault="003211B0" w:rsidP="00F206C0">
      <w:pPr>
        <w:pStyle w:val="Code"/>
        <w:rPr>
          <w:highlight w:val="white"/>
          <w:lang w:val="en-GB"/>
        </w:rPr>
      </w:pPr>
      <w:r w:rsidRPr="00D822A3">
        <w:rPr>
          <w:highlight w:val="white"/>
          <w:lang w:val="en-GB"/>
        </w:rPr>
        <w:t xml:space="preserve">  year -= 1900;</w:t>
      </w:r>
    </w:p>
    <w:p w14:paraId="321BFACC" w14:textId="77777777" w:rsidR="003211B0" w:rsidRPr="00D822A3" w:rsidRDefault="003211B0" w:rsidP="00F206C0">
      <w:pPr>
        <w:pStyle w:val="Code"/>
        <w:rPr>
          <w:highlight w:val="white"/>
          <w:lang w:val="en-GB"/>
        </w:rPr>
      </w:pPr>
      <w:r w:rsidRPr="00D822A3">
        <w:rPr>
          <w:highlight w:val="white"/>
          <w:lang w:val="en-GB"/>
        </w:rPr>
        <w:t xml:space="preserve">  --month;</w:t>
      </w:r>
    </w:p>
    <w:p w14:paraId="70401202"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64FFD0C8" w14:textId="77777777" w:rsidR="003211B0" w:rsidRPr="00D822A3" w:rsidRDefault="003211B0" w:rsidP="00F206C0">
      <w:pPr>
        <w:pStyle w:val="Code"/>
        <w:rPr>
          <w:highlight w:val="white"/>
          <w:lang w:val="en-GB"/>
        </w:rPr>
      </w:pPr>
    </w:p>
    <w:p w14:paraId="44F984D0" w14:textId="77777777" w:rsidR="003211B0" w:rsidRPr="00D822A3" w:rsidRDefault="003211B0" w:rsidP="00F206C0">
      <w:pPr>
        <w:pStyle w:val="Code"/>
        <w:rPr>
          <w:highlight w:val="white"/>
          <w:lang w:val="en-GB"/>
        </w:rPr>
      </w:pPr>
      <w:r w:rsidRPr="00D822A3">
        <w:rPr>
          <w:highlight w:val="white"/>
          <w:lang w:val="en-GB"/>
        </w:rPr>
        <w:t xml:space="preserve">  short hour, min, sec;</w:t>
      </w:r>
    </w:p>
    <w:p w14:paraId="3368F894" w14:textId="77777777" w:rsidR="003211B0" w:rsidRPr="00D822A3" w:rsidRDefault="003211B0" w:rsidP="00F206C0">
      <w:pPr>
        <w:pStyle w:val="Code"/>
        <w:rPr>
          <w:highlight w:val="white"/>
          <w:lang w:val="en-GB"/>
        </w:rPr>
      </w:pPr>
      <w:r w:rsidRPr="00D822A3">
        <w:rPr>
          <w:highlight w:val="white"/>
          <w:lang w:val="en-GB"/>
        </w:rPr>
        <w:t xml:space="preserve">  load_register(ah, 0x2Cs);</w:t>
      </w:r>
    </w:p>
    <w:p w14:paraId="5D151783"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0D33DCF3" w14:textId="77777777" w:rsidR="003211B0" w:rsidRPr="00D822A3" w:rsidRDefault="003211B0" w:rsidP="00F206C0">
      <w:pPr>
        <w:pStyle w:val="Code"/>
        <w:rPr>
          <w:highlight w:val="white"/>
          <w:lang w:val="en-GB"/>
        </w:rPr>
      </w:pPr>
      <w:r w:rsidRPr="00D822A3">
        <w:rPr>
          <w:highlight w:val="white"/>
          <w:lang w:val="en-GB"/>
        </w:rPr>
        <w:t xml:space="preserve">  store_register(ch, hour);</w:t>
      </w:r>
    </w:p>
    <w:p w14:paraId="19B02062" w14:textId="77777777" w:rsidR="003211B0" w:rsidRPr="00D822A3" w:rsidRDefault="003211B0" w:rsidP="00F206C0">
      <w:pPr>
        <w:pStyle w:val="Code"/>
        <w:rPr>
          <w:highlight w:val="white"/>
          <w:lang w:val="en-GB"/>
        </w:rPr>
      </w:pPr>
      <w:r w:rsidRPr="00D822A3">
        <w:rPr>
          <w:highlight w:val="white"/>
          <w:lang w:val="en-GB"/>
        </w:rPr>
        <w:t xml:space="preserve">  store_register(cl, min);</w:t>
      </w:r>
    </w:p>
    <w:p w14:paraId="14D71BBB" w14:textId="77777777" w:rsidR="003211B0" w:rsidRPr="00D822A3" w:rsidRDefault="003211B0" w:rsidP="00F206C0">
      <w:pPr>
        <w:pStyle w:val="Code"/>
        <w:rPr>
          <w:highlight w:val="white"/>
          <w:lang w:val="en-GB"/>
        </w:rPr>
      </w:pPr>
      <w:r w:rsidRPr="00D822A3">
        <w:rPr>
          <w:highlight w:val="white"/>
          <w:lang w:val="en-GB"/>
        </w:rPr>
        <w:t xml:space="preserve">  store_register(dh, sec);</w:t>
      </w:r>
    </w:p>
    <w:p w14:paraId="1B4F9D64"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69BF6F4A" w14:textId="77777777" w:rsidR="008C4EE4" w:rsidRPr="00D822A3" w:rsidRDefault="008C4EE4" w:rsidP="00F206C0">
      <w:pPr>
        <w:pStyle w:val="Code"/>
        <w:rPr>
          <w:highlight w:val="white"/>
          <w:lang w:val="en-GB"/>
        </w:rPr>
      </w:pPr>
      <w:r w:rsidRPr="00D822A3">
        <w:rPr>
          <w:highlight w:val="white"/>
          <w:lang w:val="en-GB"/>
        </w:rPr>
        <w:t xml:space="preserve">  struct tm s = {sec, min, hour, monthDay, month, year, 0, 0, 1};</w:t>
      </w:r>
    </w:p>
    <w:p w14:paraId="2C6B9609" w14:textId="77777777" w:rsidR="003211B0" w:rsidRPr="00D822A3" w:rsidRDefault="003211B0" w:rsidP="00F206C0">
      <w:pPr>
        <w:pStyle w:val="Code"/>
        <w:rPr>
          <w:highlight w:val="white"/>
          <w:lang w:val="en-GB"/>
        </w:rPr>
      </w:pPr>
      <w:r w:rsidRPr="00D822A3">
        <w:rPr>
          <w:highlight w:val="white"/>
          <w:lang w:val="en-GB"/>
        </w:rPr>
        <w:t xml:space="preserve">  time_t time = mktime(&amp;s);</w:t>
      </w:r>
    </w:p>
    <w:p w14:paraId="3667A69F" w14:textId="77777777" w:rsidR="003211B0" w:rsidRPr="00D822A3" w:rsidRDefault="003211B0" w:rsidP="00F206C0">
      <w:pPr>
        <w:pStyle w:val="Code"/>
        <w:rPr>
          <w:highlight w:val="white"/>
          <w:lang w:val="en-GB"/>
        </w:rPr>
      </w:pPr>
    </w:p>
    <w:p w14:paraId="416FE2F3"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7C625F29" w14:textId="77777777" w:rsidR="003211B0" w:rsidRPr="00D822A3" w:rsidRDefault="003211B0" w:rsidP="00F206C0">
      <w:pPr>
        <w:pStyle w:val="Code"/>
        <w:rPr>
          <w:highlight w:val="white"/>
          <w:lang w:val="en-GB"/>
        </w:rPr>
      </w:pPr>
      <w:r w:rsidRPr="00D822A3">
        <w:rPr>
          <w:highlight w:val="white"/>
          <w:lang w:val="en-GB"/>
        </w:rPr>
        <w:t xml:space="preserve">    *timePtr = time;</w:t>
      </w:r>
    </w:p>
    <w:p w14:paraId="64E9B4C2" w14:textId="77777777" w:rsidR="003211B0" w:rsidRPr="00D822A3" w:rsidRDefault="003211B0" w:rsidP="00F206C0">
      <w:pPr>
        <w:pStyle w:val="Code"/>
        <w:rPr>
          <w:highlight w:val="white"/>
          <w:lang w:val="en-GB"/>
        </w:rPr>
      </w:pPr>
      <w:r w:rsidRPr="00D822A3">
        <w:rPr>
          <w:highlight w:val="white"/>
          <w:lang w:val="en-GB"/>
        </w:rPr>
        <w:t xml:space="preserve">  }</w:t>
      </w:r>
    </w:p>
    <w:p w14:paraId="74C862E5" w14:textId="77777777" w:rsidR="003211B0" w:rsidRPr="00D822A3" w:rsidRDefault="003211B0" w:rsidP="00F206C0">
      <w:pPr>
        <w:pStyle w:val="Code"/>
        <w:rPr>
          <w:highlight w:val="white"/>
          <w:lang w:val="en-GB"/>
        </w:rPr>
      </w:pPr>
    </w:p>
    <w:p w14:paraId="4686E506" w14:textId="77777777" w:rsidR="003211B0" w:rsidRPr="00D822A3" w:rsidRDefault="003211B0" w:rsidP="00F206C0">
      <w:pPr>
        <w:pStyle w:val="Code"/>
        <w:rPr>
          <w:highlight w:val="white"/>
          <w:lang w:val="en-GB"/>
        </w:rPr>
      </w:pPr>
      <w:r w:rsidRPr="00D822A3">
        <w:rPr>
          <w:highlight w:val="white"/>
          <w:lang w:val="en-GB"/>
        </w:rPr>
        <w:t xml:space="preserve">  return time;</w:t>
      </w:r>
    </w:p>
    <w:p w14:paraId="400CFE82" w14:textId="77777777" w:rsidR="003211B0" w:rsidRPr="00D822A3" w:rsidRDefault="003211B0" w:rsidP="00F206C0">
      <w:pPr>
        <w:pStyle w:val="Code"/>
        <w:rPr>
          <w:highlight w:val="white"/>
          <w:lang w:val="en-GB"/>
        </w:rPr>
      </w:pPr>
      <w:r w:rsidRPr="00D822A3">
        <w:rPr>
          <w:highlight w:val="white"/>
          <w:lang w:val="en-GB"/>
        </w:rPr>
        <w:t>}</w:t>
      </w:r>
    </w:p>
    <w:p w14:paraId="4D8C8736" w14:textId="77777777" w:rsidR="003211B0" w:rsidRPr="00D822A3" w:rsidRDefault="003211B0" w:rsidP="00F206C0">
      <w:pPr>
        <w:pStyle w:val="Code"/>
        <w:rPr>
          <w:highlight w:val="white"/>
          <w:lang w:val="en-GB"/>
        </w:rPr>
      </w:pPr>
    </w:p>
    <w:p w14:paraId="232BEF1F" w14:textId="77777777" w:rsidR="003211B0" w:rsidRPr="00D822A3" w:rsidRDefault="003211B0" w:rsidP="00F206C0">
      <w:pPr>
        <w:pStyle w:val="Code"/>
        <w:rPr>
          <w:highlight w:val="white"/>
          <w:lang w:val="en-GB"/>
        </w:rPr>
      </w:pPr>
      <w:r w:rsidRPr="00D822A3">
        <w:rPr>
          <w:highlight w:val="white"/>
          <w:lang w:val="en-GB"/>
        </w:rPr>
        <w:t>time_t mktime(struct tm* tp) {</w:t>
      </w:r>
    </w:p>
    <w:p w14:paraId="2FE613FA" w14:textId="77777777" w:rsidR="003211B0" w:rsidRPr="00D822A3" w:rsidRDefault="003211B0" w:rsidP="00F206C0">
      <w:pPr>
        <w:pStyle w:val="Code"/>
        <w:rPr>
          <w:highlight w:val="white"/>
          <w:lang w:val="en-GB"/>
        </w:rPr>
      </w:pPr>
      <w:r w:rsidRPr="00D822A3">
        <w:rPr>
          <w:highlight w:val="white"/>
          <w:lang w:val="en-GB"/>
        </w:rPr>
        <w:t xml:space="preserve">  int leapDays = ((tp-&gt;tm_year - 69) / 4);</w:t>
      </w:r>
    </w:p>
    <w:p w14:paraId="2899242E" w14:textId="77777777" w:rsidR="003211B0" w:rsidRPr="00D822A3" w:rsidRDefault="003211B0" w:rsidP="00F206C0">
      <w:pPr>
        <w:pStyle w:val="Code"/>
        <w:rPr>
          <w:highlight w:val="white"/>
          <w:lang w:val="en-GB"/>
        </w:rPr>
      </w:pPr>
      <w:r w:rsidRPr="00D822A3">
        <w:rPr>
          <w:highlight w:val="white"/>
          <w:lang w:val="en-GB"/>
        </w:rPr>
        <w:t xml:space="preserve">  int totalDays = 365 * (tp-&gt;tm_year - 69) + leapDays + (tp-&gt;tm_mday - 1);</w:t>
      </w:r>
    </w:p>
    <w:p w14:paraId="160DC1B2" w14:textId="77777777" w:rsidR="003211B0" w:rsidRPr="00D822A3" w:rsidRDefault="003211B0" w:rsidP="00F206C0">
      <w:pPr>
        <w:pStyle w:val="Code"/>
        <w:rPr>
          <w:highlight w:val="white"/>
          <w:lang w:val="en-GB"/>
        </w:rPr>
      </w:pPr>
      <w:r w:rsidRPr="00D822A3">
        <w:rPr>
          <w:highlight w:val="white"/>
          <w:lang w:val="en-GB"/>
        </w:rPr>
        <w:t xml:space="preserve">  BOOL leapYear = ((tp-&gt;tm_year % 4) == 0);</w:t>
      </w:r>
    </w:p>
    <w:p w14:paraId="4770E52E" w14:textId="77777777" w:rsidR="003211B0" w:rsidRPr="00D822A3" w:rsidRDefault="003211B0" w:rsidP="00F206C0">
      <w:pPr>
        <w:pStyle w:val="Code"/>
        <w:rPr>
          <w:highlight w:val="white"/>
          <w:lang w:val="en-GB"/>
        </w:rPr>
      </w:pPr>
    </w:p>
    <w:p w14:paraId="511502BB"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35BC9F97" w14:textId="77777777" w:rsidR="003211B0" w:rsidRPr="00D822A3" w:rsidRDefault="003211B0" w:rsidP="00F206C0">
      <w:pPr>
        <w:pStyle w:val="Code"/>
        <w:rPr>
          <w:highlight w:val="white"/>
          <w:lang w:val="en-GB"/>
        </w:rPr>
      </w:pPr>
      <w:r w:rsidRPr="00D822A3">
        <w:rPr>
          <w:highlight w:val="white"/>
          <w:lang w:val="en-GB"/>
        </w:rPr>
        <w:t xml:space="preserve">    int leapMonths[] = {0, 31, 60, 91, 121, 152, 182, 213, 243, 274, 304, 335};</w:t>
      </w:r>
    </w:p>
    <w:p w14:paraId="20434544" w14:textId="77777777" w:rsidR="003211B0" w:rsidRPr="00D822A3" w:rsidRDefault="003211B0" w:rsidP="00F206C0">
      <w:pPr>
        <w:pStyle w:val="Code"/>
        <w:rPr>
          <w:highlight w:val="white"/>
          <w:lang w:val="en-GB"/>
        </w:rPr>
      </w:pPr>
      <w:r w:rsidRPr="00D822A3">
        <w:rPr>
          <w:highlight w:val="white"/>
          <w:lang w:val="en-GB"/>
        </w:rPr>
        <w:t xml:space="preserve">    totalDays += leapMonths[tp-&gt;tm_mon];</w:t>
      </w:r>
    </w:p>
    <w:p w14:paraId="4FC4FA46" w14:textId="77777777" w:rsidR="003211B0" w:rsidRPr="00D822A3" w:rsidRDefault="003211B0" w:rsidP="00F206C0">
      <w:pPr>
        <w:pStyle w:val="Code"/>
        <w:rPr>
          <w:highlight w:val="white"/>
          <w:lang w:val="en-GB"/>
        </w:rPr>
      </w:pPr>
      <w:r w:rsidRPr="00D822A3">
        <w:rPr>
          <w:highlight w:val="white"/>
          <w:lang w:val="en-GB"/>
        </w:rPr>
        <w:t xml:space="preserve">  }</w:t>
      </w:r>
    </w:p>
    <w:p w14:paraId="52C22E96" w14:textId="77777777" w:rsidR="003211B0" w:rsidRPr="00D822A3" w:rsidRDefault="003211B0" w:rsidP="00F206C0">
      <w:pPr>
        <w:pStyle w:val="Code"/>
        <w:rPr>
          <w:highlight w:val="white"/>
          <w:lang w:val="en-GB"/>
        </w:rPr>
      </w:pPr>
      <w:r w:rsidRPr="00D822A3">
        <w:rPr>
          <w:highlight w:val="white"/>
          <w:lang w:val="en-GB"/>
        </w:rPr>
        <w:t xml:space="preserve">  else {</w:t>
      </w:r>
    </w:p>
    <w:p w14:paraId="61C14349" w14:textId="6B706200" w:rsidR="003211B0" w:rsidRPr="00D822A3" w:rsidRDefault="003211B0" w:rsidP="00F206C0">
      <w:pPr>
        <w:pStyle w:val="Code"/>
        <w:rPr>
          <w:highlight w:val="white"/>
          <w:lang w:val="en-GB"/>
        </w:rPr>
      </w:pPr>
      <w:r w:rsidRPr="00D822A3">
        <w:rPr>
          <w:highlight w:val="white"/>
          <w:lang w:val="en-GB"/>
        </w:rPr>
        <w:t xml:space="preserve">    int regularMonths[]</w:t>
      </w:r>
      <w:r w:rsidR="00D44640" w:rsidRPr="00D822A3">
        <w:rPr>
          <w:highlight w:val="white"/>
          <w:lang w:val="en-GB"/>
        </w:rPr>
        <w:t xml:space="preserve"> </w:t>
      </w:r>
      <w:r w:rsidRPr="00D822A3">
        <w:rPr>
          <w:highlight w:val="white"/>
          <w:lang w:val="en-GB"/>
        </w:rPr>
        <w:t>=</w:t>
      </w:r>
      <w:r w:rsidR="00D44640" w:rsidRPr="00D822A3">
        <w:rPr>
          <w:highlight w:val="white"/>
          <w:lang w:val="en-GB"/>
        </w:rPr>
        <w:t xml:space="preserve"> </w:t>
      </w:r>
      <w:r w:rsidRPr="00D822A3">
        <w:rPr>
          <w:highlight w:val="white"/>
          <w:lang w:val="en-GB"/>
        </w:rPr>
        <w:t>{0, 31, 59, 90, 120, 151, 181, 212, 242, 273, 303,334};</w:t>
      </w:r>
    </w:p>
    <w:p w14:paraId="4E3F3058" w14:textId="77777777" w:rsidR="003211B0" w:rsidRPr="00D822A3" w:rsidRDefault="003211B0" w:rsidP="00F206C0">
      <w:pPr>
        <w:pStyle w:val="Code"/>
        <w:rPr>
          <w:highlight w:val="white"/>
          <w:lang w:val="en-GB"/>
        </w:rPr>
      </w:pPr>
      <w:r w:rsidRPr="00D822A3">
        <w:rPr>
          <w:highlight w:val="white"/>
          <w:lang w:val="en-GB"/>
        </w:rPr>
        <w:t xml:space="preserve">    totalDays += regularMonths[tp-&gt;tm_mon];</w:t>
      </w:r>
    </w:p>
    <w:p w14:paraId="692E7E3A" w14:textId="77777777" w:rsidR="003211B0" w:rsidRPr="00D822A3" w:rsidRDefault="003211B0" w:rsidP="00F206C0">
      <w:pPr>
        <w:pStyle w:val="Code"/>
        <w:rPr>
          <w:highlight w:val="white"/>
          <w:lang w:val="en-GB"/>
        </w:rPr>
      </w:pPr>
      <w:r w:rsidRPr="00D822A3">
        <w:rPr>
          <w:highlight w:val="white"/>
          <w:lang w:val="en-GB"/>
        </w:rPr>
        <w:t xml:space="preserve">  }</w:t>
      </w:r>
    </w:p>
    <w:p w14:paraId="37AD643E" w14:textId="77777777" w:rsidR="003211B0" w:rsidRPr="00D822A3" w:rsidRDefault="003211B0" w:rsidP="00F206C0">
      <w:pPr>
        <w:pStyle w:val="Code"/>
        <w:rPr>
          <w:highlight w:val="white"/>
          <w:lang w:val="en-GB"/>
        </w:rPr>
      </w:pPr>
    </w:p>
    <w:p w14:paraId="61711016" w14:textId="77777777" w:rsidR="00517DEF" w:rsidRPr="00D822A3" w:rsidRDefault="003211B0" w:rsidP="00F206C0">
      <w:pPr>
        <w:pStyle w:val="Code"/>
        <w:rPr>
          <w:highlight w:val="white"/>
          <w:lang w:val="en-GB"/>
        </w:rPr>
      </w:pPr>
      <w:r w:rsidRPr="00D822A3">
        <w:rPr>
          <w:highlight w:val="white"/>
          <w:lang w:val="en-GB"/>
        </w:rPr>
        <w:t xml:space="preserve">  unsigned long totalSeconds = (86400lu * totalDays) + (3600lu * tp-&gt;tm_hour)+</w:t>
      </w:r>
    </w:p>
    <w:p w14:paraId="0F72D09C" w14:textId="23A4F275"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(60lu * tp-&gt;tm_min) + tp-&gt;tm_sec;</w:t>
      </w:r>
    </w:p>
    <w:p w14:paraId="4377DBB8" w14:textId="77777777" w:rsidR="00517DEF" w:rsidRPr="00D822A3" w:rsidRDefault="003211B0" w:rsidP="00F206C0">
      <w:pPr>
        <w:pStyle w:val="Code"/>
        <w:rPr>
          <w:highlight w:val="white"/>
          <w:lang w:val="en-GB"/>
        </w:rPr>
      </w:pPr>
      <w:r w:rsidRPr="00D822A3">
        <w:rPr>
          <w:highlight w:val="white"/>
          <w:lang w:val="en-GB"/>
        </w:rPr>
        <w:t xml:space="preserve">  unsigned long result = (((unsigned long)tp-&gt;tm_isdst) &lt;&lt; 31) |</w:t>
      </w:r>
    </w:p>
    <w:p w14:paraId="42B9AC77" w14:textId="33004D57"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(0x7FFFFFFF &amp; totalSeconds);</w:t>
      </w:r>
    </w:p>
    <w:p w14:paraId="4EA86693" w14:textId="77777777" w:rsidR="003211B0" w:rsidRPr="00D822A3" w:rsidRDefault="003211B0" w:rsidP="00F206C0">
      <w:pPr>
        <w:pStyle w:val="Code"/>
        <w:rPr>
          <w:highlight w:val="white"/>
          <w:lang w:val="en-GB"/>
        </w:rPr>
      </w:pPr>
      <w:r w:rsidRPr="00D822A3">
        <w:rPr>
          <w:highlight w:val="white"/>
          <w:lang w:val="en-GB"/>
        </w:rPr>
        <w:t xml:space="preserve">  return result;</w:t>
      </w:r>
    </w:p>
    <w:p w14:paraId="2D73E6DA" w14:textId="77777777" w:rsidR="003211B0" w:rsidRPr="00D822A3" w:rsidRDefault="003211B0" w:rsidP="00F206C0">
      <w:pPr>
        <w:pStyle w:val="Code"/>
        <w:rPr>
          <w:highlight w:val="white"/>
          <w:lang w:val="en-GB"/>
        </w:rPr>
      </w:pPr>
      <w:r w:rsidRPr="00D822A3">
        <w:rPr>
          <w:highlight w:val="white"/>
          <w:lang w:val="en-GB"/>
        </w:rPr>
        <w:t>}</w:t>
      </w:r>
    </w:p>
    <w:p w14:paraId="526BFDAE" w14:textId="77777777" w:rsidR="003211B0" w:rsidRPr="00D822A3" w:rsidRDefault="003211B0" w:rsidP="00F206C0">
      <w:pPr>
        <w:pStyle w:val="Code"/>
        <w:rPr>
          <w:highlight w:val="white"/>
          <w:lang w:val="en-GB"/>
        </w:rPr>
      </w:pPr>
    </w:p>
    <w:p w14:paraId="13EFD6CD" w14:textId="77777777" w:rsidR="003211B0" w:rsidRPr="00D822A3" w:rsidRDefault="003211B0" w:rsidP="00F206C0">
      <w:pPr>
        <w:pStyle w:val="Code"/>
        <w:rPr>
          <w:highlight w:val="white"/>
          <w:lang w:val="en-GB"/>
        </w:rPr>
      </w:pPr>
      <w:r w:rsidRPr="00D822A3">
        <w:rPr>
          <w:highlight w:val="white"/>
          <w:lang w:val="en-GB"/>
        </w:rPr>
        <w:t>static struct tm g_timeStruct;</w:t>
      </w:r>
    </w:p>
    <w:p w14:paraId="73104119" w14:textId="77777777" w:rsidR="003211B0" w:rsidRPr="00D822A3" w:rsidRDefault="003211B0" w:rsidP="00F206C0">
      <w:pPr>
        <w:pStyle w:val="Code"/>
        <w:rPr>
          <w:highlight w:val="white"/>
          <w:lang w:val="en-GB"/>
        </w:rPr>
      </w:pPr>
      <w:r w:rsidRPr="00D822A3">
        <w:rPr>
          <w:highlight w:val="white"/>
          <w:lang w:val="en-GB"/>
        </w:rPr>
        <w:t>#define JAN_1_1969 3 // Wednesday January 1, 1969</w:t>
      </w:r>
    </w:p>
    <w:p w14:paraId="42C8B3F5" w14:textId="77777777" w:rsidR="003211B0" w:rsidRPr="00D822A3" w:rsidRDefault="003211B0" w:rsidP="00F206C0">
      <w:pPr>
        <w:pStyle w:val="Code"/>
        <w:rPr>
          <w:highlight w:val="white"/>
          <w:lang w:val="en-GB"/>
        </w:rPr>
      </w:pPr>
    </w:p>
    <w:p w14:paraId="28AC93E0" w14:textId="77777777" w:rsidR="003211B0" w:rsidRPr="00D822A3" w:rsidRDefault="003211B0" w:rsidP="00F206C0">
      <w:pPr>
        <w:pStyle w:val="Code"/>
        <w:rPr>
          <w:highlight w:val="white"/>
          <w:lang w:val="en-GB"/>
        </w:rPr>
      </w:pPr>
      <w:r w:rsidRPr="00D822A3">
        <w:rPr>
          <w:highlight w:val="white"/>
          <w:lang w:val="en-GB"/>
        </w:rPr>
        <w:t>#define DAYS_OF_FOUR_YEARS 1461</w:t>
      </w:r>
    </w:p>
    <w:p w14:paraId="7FB1B1FE" w14:textId="77777777" w:rsidR="003211B0" w:rsidRPr="00D822A3" w:rsidRDefault="003211B0" w:rsidP="00F206C0">
      <w:pPr>
        <w:pStyle w:val="Code"/>
        <w:rPr>
          <w:highlight w:val="white"/>
          <w:lang w:val="en-GB"/>
        </w:rPr>
      </w:pPr>
      <w:r w:rsidRPr="00D822A3">
        <w:rPr>
          <w:highlight w:val="white"/>
          <w:lang w:val="en-GB"/>
        </w:rPr>
        <w:t>#define DAYS_OF_ONE_YEAR 365</w:t>
      </w:r>
    </w:p>
    <w:p w14:paraId="5F065143" w14:textId="77777777" w:rsidR="003211B0" w:rsidRPr="00D822A3" w:rsidRDefault="003211B0" w:rsidP="00F206C0">
      <w:pPr>
        <w:pStyle w:val="Code"/>
        <w:rPr>
          <w:highlight w:val="white"/>
          <w:lang w:val="en-GB"/>
        </w:rPr>
      </w:pPr>
    </w:p>
    <w:p w14:paraId="10685813" w14:textId="77777777" w:rsidR="003211B0" w:rsidRPr="00D822A3" w:rsidRDefault="003211B0" w:rsidP="00F206C0">
      <w:pPr>
        <w:pStyle w:val="Code"/>
        <w:rPr>
          <w:highlight w:val="white"/>
          <w:lang w:val="en-GB"/>
        </w:rPr>
      </w:pPr>
      <w:r w:rsidRPr="00D822A3">
        <w:rPr>
          <w:highlight w:val="white"/>
          <w:lang w:val="en-GB"/>
        </w:rPr>
        <w:t>struct tm* localtime(const time_t* timePtr) {</w:t>
      </w:r>
    </w:p>
    <w:p w14:paraId="0E07977D"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544B4DEE"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67F99427"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6CB57D33"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1853641A" w14:textId="77777777" w:rsidR="003211B0" w:rsidRPr="00D822A3" w:rsidRDefault="003211B0" w:rsidP="00F206C0">
      <w:pPr>
        <w:pStyle w:val="Code"/>
        <w:rPr>
          <w:highlight w:val="white"/>
          <w:lang w:val="en-GB"/>
        </w:rPr>
      </w:pPr>
    </w:p>
    <w:p w14:paraId="5233ECD8"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D120B89" w14:textId="77777777" w:rsidR="003211B0" w:rsidRPr="00D822A3" w:rsidRDefault="003211B0" w:rsidP="00F206C0">
      <w:pPr>
        <w:pStyle w:val="Code"/>
        <w:rPr>
          <w:highlight w:val="white"/>
          <w:lang w:val="en-GB"/>
        </w:rPr>
      </w:pPr>
      <w:r w:rsidRPr="00D822A3">
        <w:rPr>
          <w:highlight w:val="white"/>
          <w:lang w:val="en-GB"/>
        </w:rPr>
        <w:lastRenderedPageBreak/>
        <w:t xml:space="preserve">      g_timeStruct.tm_wday = (int) ((totalDays + JAN_1_1969) % 7);</w:t>
      </w:r>
    </w:p>
    <w:p w14:paraId="4DEAD800" w14:textId="77777777" w:rsidR="003211B0" w:rsidRPr="00D822A3" w:rsidRDefault="003211B0" w:rsidP="00F206C0">
      <w:pPr>
        <w:pStyle w:val="Code"/>
        <w:rPr>
          <w:highlight w:val="white"/>
          <w:lang w:val="en-GB"/>
        </w:rPr>
      </w:pPr>
      <w:r w:rsidRPr="00D822A3">
        <w:rPr>
          <w:highlight w:val="white"/>
          <w:lang w:val="en-GB"/>
        </w:rPr>
        <w:t xml:space="preserve">      int fourYears = totalDays / DAYS_OF_FOUR_YEARS;</w:t>
      </w:r>
    </w:p>
    <w:p w14:paraId="456D5895" w14:textId="77777777" w:rsidR="003211B0" w:rsidRPr="00D822A3" w:rsidRDefault="003211B0" w:rsidP="00F206C0">
      <w:pPr>
        <w:pStyle w:val="Code"/>
        <w:rPr>
          <w:highlight w:val="white"/>
          <w:lang w:val="en-GB"/>
        </w:rPr>
      </w:pPr>
      <w:r w:rsidRPr="00D822A3">
        <w:rPr>
          <w:highlight w:val="white"/>
          <w:lang w:val="en-GB"/>
        </w:rPr>
        <w:t xml:space="preserve">      totalDays %= DAYS_OF_FOUR_YEARS;</w:t>
      </w:r>
    </w:p>
    <w:p w14:paraId="153FC3D8" w14:textId="77777777" w:rsidR="003211B0" w:rsidRPr="00D822A3" w:rsidRDefault="003211B0" w:rsidP="00F206C0">
      <w:pPr>
        <w:pStyle w:val="Code"/>
        <w:rPr>
          <w:highlight w:val="white"/>
          <w:lang w:val="en-GB"/>
        </w:rPr>
      </w:pPr>
    </w:p>
    <w:p w14:paraId="4A48FF0C" w14:textId="77777777" w:rsidR="003211B0" w:rsidRPr="00D822A3" w:rsidRDefault="003211B0" w:rsidP="00F206C0">
      <w:pPr>
        <w:pStyle w:val="Code"/>
        <w:rPr>
          <w:highlight w:val="white"/>
          <w:lang w:val="en-GB"/>
        </w:rPr>
      </w:pPr>
      <w:r w:rsidRPr="00D822A3">
        <w:rPr>
          <w:highlight w:val="white"/>
          <w:lang w:val="en-GB"/>
        </w:rPr>
        <w:t xml:space="preserve">      int years = totalDays / DAYS_OF_ONE_YEAR;</w:t>
      </w:r>
    </w:p>
    <w:p w14:paraId="6D6D576F" w14:textId="77777777" w:rsidR="003211B0" w:rsidRPr="00D822A3" w:rsidRDefault="003211B0" w:rsidP="00F206C0">
      <w:pPr>
        <w:pStyle w:val="Code"/>
        <w:rPr>
          <w:highlight w:val="white"/>
          <w:lang w:val="en-GB"/>
        </w:rPr>
      </w:pPr>
      <w:r w:rsidRPr="00D822A3">
        <w:rPr>
          <w:highlight w:val="white"/>
          <w:lang w:val="en-GB"/>
        </w:rPr>
        <w:t xml:space="preserve">      totalDays %= DAYS_OF_ONE_YEAR;</w:t>
      </w:r>
    </w:p>
    <w:p w14:paraId="63FD4424" w14:textId="77777777" w:rsidR="003211B0" w:rsidRPr="00D822A3" w:rsidRDefault="003211B0" w:rsidP="00F206C0">
      <w:pPr>
        <w:pStyle w:val="Code"/>
        <w:rPr>
          <w:highlight w:val="white"/>
          <w:lang w:val="en-GB"/>
        </w:rPr>
      </w:pPr>
    </w:p>
    <w:p w14:paraId="062C0820" w14:textId="77777777" w:rsidR="003211B0" w:rsidRPr="00D822A3" w:rsidRDefault="003211B0" w:rsidP="00F206C0">
      <w:pPr>
        <w:pStyle w:val="Code"/>
        <w:rPr>
          <w:highlight w:val="white"/>
          <w:lang w:val="en-GB"/>
        </w:rPr>
      </w:pPr>
      <w:r w:rsidRPr="00D822A3">
        <w:rPr>
          <w:highlight w:val="white"/>
          <w:lang w:val="en-GB"/>
        </w:rPr>
        <w:t xml:space="preserve">      g_timeStruct.tm_year = 69 + (4 * fourYears) + years;</w:t>
      </w:r>
    </w:p>
    <w:p w14:paraId="62406E71"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CD9D571" w14:textId="77777777" w:rsidR="003211B0" w:rsidRPr="00D822A3" w:rsidRDefault="003211B0" w:rsidP="00F206C0">
      <w:pPr>
        <w:pStyle w:val="Code"/>
        <w:rPr>
          <w:highlight w:val="white"/>
          <w:lang w:val="en-GB"/>
        </w:rPr>
      </w:pPr>
      <w:r w:rsidRPr="00D822A3">
        <w:rPr>
          <w:highlight w:val="white"/>
          <w:lang w:val="en-GB"/>
        </w:rPr>
        <w:t xml:space="preserve">      BOOL leapYear = ((g_timeStruct.tm_year % 4) == 0);</w:t>
      </w:r>
    </w:p>
    <w:p w14:paraId="07A042FC" w14:textId="77777777" w:rsidR="003211B0" w:rsidRPr="00D822A3" w:rsidRDefault="003211B0" w:rsidP="00F206C0">
      <w:pPr>
        <w:pStyle w:val="Code"/>
        <w:rPr>
          <w:highlight w:val="white"/>
          <w:lang w:val="en-GB"/>
        </w:rPr>
      </w:pPr>
    </w:p>
    <w:p w14:paraId="2A366316"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2669F039" w14:textId="77777777" w:rsidR="00500D83" w:rsidRPr="00D822A3" w:rsidRDefault="003211B0" w:rsidP="00F206C0">
      <w:pPr>
        <w:pStyle w:val="Code"/>
        <w:rPr>
          <w:highlight w:val="white"/>
          <w:lang w:val="en-GB"/>
        </w:rPr>
      </w:pPr>
      <w:r w:rsidRPr="00D822A3">
        <w:rPr>
          <w:highlight w:val="white"/>
          <w:lang w:val="en-GB"/>
        </w:rPr>
        <w:t xml:space="preserve">        int leapMonths[] = {0, 31, 60, 91, 121, 152,</w:t>
      </w:r>
    </w:p>
    <w:p w14:paraId="03841CE9" w14:textId="1F586B3A" w:rsidR="003211B0" w:rsidRPr="00D822A3" w:rsidRDefault="00500D8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182, 213, 243, 274, 304, 335, 366},</w:t>
      </w:r>
    </w:p>
    <w:p w14:paraId="7E55C8EB" w14:textId="77777777" w:rsidR="003211B0" w:rsidRPr="00D822A3" w:rsidRDefault="003211B0" w:rsidP="00F206C0">
      <w:pPr>
        <w:pStyle w:val="Code"/>
        <w:rPr>
          <w:highlight w:val="white"/>
          <w:lang w:val="en-GB"/>
        </w:rPr>
      </w:pPr>
      <w:r w:rsidRPr="00D822A3">
        <w:rPr>
          <w:highlight w:val="white"/>
          <w:lang w:val="en-GB"/>
        </w:rPr>
        <w:t xml:space="preserve">            arraySize = (sizeof leapMonths) / (sizeof leapMonths[0]), index;</w:t>
      </w:r>
    </w:p>
    <w:p w14:paraId="3C09DB01" w14:textId="77777777" w:rsidR="003211B0" w:rsidRPr="00D822A3" w:rsidRDefault="003211B0" w:rsidP="00F206C0">
      <w:pPr>
        <w:pStyle w:val="Code"/>
        <w:rPr>
          <w:highlight w:val="white"/>
          <w:lang w:val="en-GB"/>
        </w:rPr>
      </w:pPr>
    </w:p>
    <w:p w14:paraId="6123841C"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37D499C" w14:textId="77777777" w:rsidR="003211B0" w:rsidRPr="00D822A3" w:rsidRDefault="003211B0" w:rsidP="00F206C0">
      <w:pPr>
        <w:pStyle w:val="Code"/>
        <w:rPr>
          <w:highlight w:val="white"/>
          <w:lang w:val="en-GB"/>
        </w:rPr>
      </w:pPr>
      <w:r w:rsidRPr="00D822A3">
        <w:rPr>
          <w:highlight w:val="white"/>
          <w:lang w:val="en-GB"/>
        </w:rPr>
        <w:t xml:space="preserve">          if (totalDays &lt; leapMonths[index]) {</w:t>
      </w:r>
    </w:p>
    <w:p w14:paraId="16AB09FF"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3AAB2D77" w14:textId="77777777" w:rsidR="003211B0" w:rsidRPr="00D822A3" w:rsidRDefault="003211B0" w:rsidP="00F206C0">
      <w:pPr>
        <w:pStyle w:val="Code"/>
        <w:rPr>
          <w:highlight w:val="white"/>
          <w:lang w:val="en-GB"/>
        </w:rPr>
      </w:pPr>
      <w:r w:rsidRPr="00D822A3">
        <w:rPr>
          <w:highlight w:val="white"/>
          <w:lang w:val="en-GB"/>
        </w:rPr>
        <w:t xml:space="preserve">            g_timeStruct.tm_mday = (totalDays % leapMonths[index - 1]) + 1;</w:t>
      </w:r>
    </w:p>
    <w:p w14:paraId="53FC000D" w14:textId="77777777" w:rsidR="003211B0" w:rsidRPr="00D822A3" w:rsidRDefault="003211B0" w:rsidP="00F206C0">
      <w:pPr>
        <w:pStyle w:val="Code"/>
        <w:rPr>
          <w:highlight w:val="white"/>
          <w:lang w:val="en-GB"/>
        </w:rPr>
      </w:pPr>
      <w:r w:rsidRPr="00D822A3">
        <w:rPr>
          <w:highlight w:val="white"/>
          <w:lang w:val="en-GB"/>
        </w:rPr>
        <w:t xml:space="preserve">            break;</w:t>
      </w:r>
    </w:p>
    <w:p w14:paraId="059ADA0D" w14:textId="77777777" w:rsidR="003211B0" w:rsidRPr="00D822A3" w:rsidRDefault="003211B0" w:rsidP="00F206C0">
      <w:pPr>
        <w:pStyle w:val="Code"/>
        <w:rPr>
          <w:highlight w:val="white"/>
          <w:lang w:val="en-GB"/>
        </w:rPr>
      </w:pPr>
      <w:r w:rsidRPr="00D822A3">
        <w:rPr>
          <w:highlight w:val="white"/>
          <w:lang w:val="en-GB"/>
        </w:rPr>
        <w:t xml:space="preserve">          }</w:t>
      </w:r>
    </w:p>
    <w:p w14:paraId="20ABEAB5" w14:textId="77777777" w:rsidR="003211B0" w:rsidRPr="00D822A3" w:rsidRDefault="003211B0" w:rsidP="00F206C0">
      <w:pPr>
        <w:pStyle w:val="Code"/>
        <w:rPr>
          <w:highlight w:val="white"/>
          <w:lang w:val="en-GB"/>
        </w:rPr>
      </w:pPr>
      <w:r w:rsidRPr="00D822A3">
        <w:rPr>
          <w:highlight w:val="white"/>
          <w:lang w:val="en-GB"/>
        </w:rPr>
        <w:t xml:space="preserve">        }</w:t>
      </w:r>
    </w:p>
    <w:p w14:paraId="7E57EE41" w14:textId="77777777" w:rsidR="003211B0" w:rsidRPr="00D822A3" w:rsidRDefault="003211B0" w:rsidP="00F206C0">
      <w:pPr>
        <w:pStyle w:val="Code"/>
        <w:rPr>
          <w:highlight w:val="white"/>
          <w:lang w:val="en-GB"/>
        </w:rPr>
      </w:pPr>
      <w:r w:rsidRPr="00D822A3">
        <w:rPr>
          <w:highlight w:val="white"/>
          <w:lang w:val="en-GB"/>
        </w:rPr>
        <w:t xml:space="preserve">      }</w:t>
      </w:r>
    </w:p>
    <w:p w14:paraId="0E5C1EEA" w14:textId="77777777" w:rsidR="003211B0" w:rsidRPr="00D822A3" w:rsidRDefault="003211B0" w:rsidP="00F206C0">
      <w:pPr>
        <w:pStyle w:val="Code"/>
        <w:rPr>
          <w:highlight w:val="white"/>
          <w:lang w:val="en-GB"/>
        </w:rPr>
      </w:pPr>
      <w:r w:rsidRPr="00D822A3">
        <w:rPr>
          <w:highlight w:val="white"/>
          <w:lang w:val="en-GB"/>
        </w:rPr>
        <w:t xml:space="preserve">      else {</w:t>
      </w:r>
    </w:p>
    <w:p w14:paraId="10083AAD" w14:textId="77777777" w:rsidR="00BF384D" w:rsidRPr="00D822A3" w:rsidRDefault="003211B0" w:rsidP="00F206C0">
      <w:pPr>
        <w:pStyle w:val="Code"/>
        <w:rPr>
          <w:highlight w:val="white"/>
          <w:lang w:val="en-GB"/>
        </w:rPr>
      </w:pPr>
      <w:r w:rsidRPr="00D822A3">
        <w:rPr>
          <w:highlight w:val="white"/>
          <w:lang w:val="en-GB"/>
        </w:rPr>
        <w:t xml:space="preserve">        int regularMonths[] = {0, 31, 59, 90, 120, 151,</w:t>
      </w:r>
    </w:p>
    <w:p w14:paraId="7F1AAEAD" w14:textId="38DFBDE0" w:rsidR="003211B0" w:rsidRPr="00D822A3" w:rsidRDefault="005F2CEE"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181, 212, 242, 273, 303, 334, 365},</w:t>
      </w:r>
    </w:p>
    <w:p w14:paraId="1A5634A3" w14:textId="77777777" w:rsidR="00895A05" w:rsidRPr="00D822A3" w:rsidRDefault="003211B0" w:rsidP="00F206C0">
      <w:pPr>
        <w:pStyle w:val="Code"/>
        <w:rPr>
          <w:highlight w:val="white"/>
          <w:lang w:val="en-GB"/>
        </w:rPr>
      </w:pPr>
      <w:r w:rsidRPr="00D822A3">
        <w:rPr>
          <w:highlight w:val="white"/>
          <w:lang w:val="en-GB"/>
        </w:rPr>
        <w:t xml:space="preserve">            arraySize = (sizeof regularMonths) / (sizeof regularMonths[0]),</w:t>
      </w:r>
    </w:p>
    <w:p w14:paraId="3DAC217A" w14:textId="3AA013F4" w:rsidR="003211B0" w:rsidRPr="00D822A3" w:rsidRDefault="00895A05"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index;</w:t>
      </w:r>
    </w:p>
    <w:p w14:paraId="0F8D1E43" w14:textId="77777777" w:rsidR="003211B0" w:rsidRPr="00D822A3" w:rsidRDefault="003211B0" w:rsidP="00F206C0">
      <w:pPr>
        <w:pStyle w:val="Code"/>
        <w:rPr>
          <w:highlight w:val="white"/>
          <w:lang w:val="en-GB"/>
        </w:rPr>
      </w:pPr>
    </w:p>
    <w:p w14:paraId="33CEBB1F"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C2A25BF" w14:textId="77777777" w:rsidR="003211B0" w:rsidRPr="00D822A3" w:rsidRDefault="003211B0" w:rsidP="00F206C0">
      <w:pPr>
        <w:pStyle w:val="Code"/>
        <w:rPr>
          <w:highlight w:val="white"/>
          <w:lang w:val="en-GB"/>
        </w:rPr>
      </w:pPr>
      <w:r w:rsidRPr="00D822A3">
        <w:rPr>
          <w:highlight w:val="white"/>
          <w:lang w:val="en-GB"/>
        </w:rPr>
        <w:t xml:space="preserve">          if (totalDays &lt; regularMonths[index]) {</w:t>
      </w:r>
    </w:p>
    <w:p w14:paraId="71406165"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4DE547B1" w14:textId="77777777" w:rsidR="003211B0" w:rsidRPr="00D822A3" w:rsidRDefault="003211B0" w:rsidP="00F206C0">
      <w:pPr>
        <w:pStyle w:val="Code"/>
        <w:rPr>
          <w:highlight w:val="white"/>
          <w:lang w:val="en-GB"/>
        </w:rPr>
      </w:pPr>
      <w:r w:rsidRPr="00D822A3">
        <w:rPr>
          <w:highlight w:val="white"/>
          <w:lang w:val="en-GB"/>
        </w:rPr>
        <w:t xml:space="preserve">            g_timeStruct.tm_mday = (totalDays % regularMonths[index - 1]) + 1;</w:t>
      </w:r>
    </w:p>
    <w:p w14:paraId="6FFC2FA2" w14:textId="77777777" w:rsidR="003211B0" w:rsidRPr="00D822A3" w:rsidRDefault="003211B0" w:rsidP="00F206C0">
      <w:pPr>
        <w:pStyle w:val="Code"/>
        <w:rPr>
          <w:highlight w:val="white"/>
          <w:lang w:val="en-GB"/>
        </w:rPr>
      </w:pPr>
      <w:r w:rsidRPr="00D822A3">
        <w:rPr>
          <w:highlight w:val="white"/>
          <w:lang w:val="en-GB"/>
        </w:rPr>
        <w:t xml:space="preserve">            break;</w:t>
      </w:r>
    </w:p>
    <w:p w14:paraId="38BC4DFE" w14:textId="77777777" w:rsidR="003211B0" w:rsidRPr="00D822A3" w:rsidRDefault="003211B0" w:rsidP="00F206C0">
      <w:pPr>
        <w:pStyle w:val="Code"/>
        <w:rPr>
          <w:highlight w:val="white"/>
          <w:lang w:val="en-GB"/>
        </w:rPr>
      </w:pPr>
      <w:r w:rsidRPr="00D822A3">
        <w:rPr>
          <w:highlight w:val="white"/>
          <w:lang w:val="en-GB"/>
        </w:rPr>
        <w:t xml:space="preserve">          }</w:t>
      </w:r>
    </w:p>
    <w:p w14:paraId="2B08D1BB" w14:textId="77777777" w:rsidR="003211B0" w:rsidRPr="00D822A3" w:rsidRDefault="003211B0" w:rsidP="00F206C0">
      <w:pPr>
        <w:pStyle w:val="Code"/>
        <w:rPr>
          <w:highlight w:val="white"/>
          <w:lang w:val="en-GB"/>
        </w:rPr>
      </w:pPr>
      <w:r w:rsidRPr="00D822A3">
        <w:rPr>
          <w:highlight w:val="white"/>
          <w:lang w:val="en-GB"/>
        </w:rPr>
        <w:t xml:space="preserve">        }</w:t>
      </w:r>
    </w:p>
    <w:p w14:paraId="0C62BF37" w14:textId="77777777" w:rsidR="003211B0" w:rsidRPr="00D822A3" w:rsidRDefault="003211B0" w:rsidP="00F206C0">
      <w:pPr>
        <w:pStyle w:val="Code"/>
        <w:rPr>
          <w:highlight w:val="white"/>
          <w:lang w:val="en-GB"/>
        </w:rPr>
      </w:pPr>
      <w:r w:rsidRPr="00D822A3">
        <w:rPr>
          <w:highlight w:val="white"/>
          <w:lang w:val="en-GB"/>
        </w:rPr>
        <w:t xml:space="preserve">      }</w:t>
      </w:r>
    </w:p>
    <w:p w14:paraId="434E5102" w14:textId="77777777" w:rsidR="003211B0" w:rsidRPr="00D822A3" w:rsidRDefault="003211B0" w:rsidP="00F206C0">
      <w:pPr>
        <w:pStyle w:val="Code"/>
        <w:rPr>
          <w:highlight w:val="white"/>
          <w:lang w:val="en-GB"/>
        </w:rPr>
      </w:pPr>
      <w:r w:rsidRPr="00D822A3">
        <w:rPr>
          <w:highlight w:val="white"/>
          <w:lang w:val="en-GB"/>
        </w:rPr>
        <w:t xml:space="preserve">    }</w:t>
      </w:r>
    </w:p>
    <w:p w14:paraId="2E86A420" w14:textId="77777777" w:rsidR="003211B0" w:rsidRPr="00D822A3" w:rsidRDefault="003211B0" w:rsidP="00F206C0">
      <w:pPr>
        <w:pStyle w:val="Code"/>
        <w:rPr>
          <w:highlight w:val="white"/>
          <w:lang w:val="en-GB"/>
        </w:rPr>
      </w:pPr>
    </w:p>
    <w:p w14:paraId="7E5336C3"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5968E08F"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w:t>
      </w:r>
    </w:p>
    <w:p w14:paraId="277BA265"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 / 60);</w:t>
      </w:r>
    </w:p>
    <w:p w14:paraId="4D11CB5E"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3EB3A459" w14:textId="77777777" w:rsidR="003211B0" w:rsidRPr="00D822A3" w:rsidRDefault="003211B0" w:rsidP="00F206C0">
      <w:pPr>
        <w:pStyle w:val="Code"/>
        <w:rPr>
          <w:highlight w:val="white"/>
          <w:lang w:val="en-GB"/>
        </w:rPr>
      </w:pPr>
      <w:r w:rsidRPr="00D822A3">
        <w:rPr>
          <w:highlight w:val="white"/>
          <w:lang w:val="en-GB"/>
        </w:rPr>
        <w:t xml:space="preserve">    }</w:t>
      </w:r>
    </w:p>
    <w:p w14:paraId="0CB4C3F3" w14:textId="77777777" w:rsidR="003211B0" w:rsidRPr="00D822A3" w:rsidRDefault="003211B0" w:rsidP="00F206C0">
      <w:pPr>
        <w:pStyle w:val="Code"/>
        <w:rPr>
          <w:highlight w:val="white"/>
          <w:lang w:val="en-GB"/>
        </w:rPr>
      </w:pPr>
    </w:p>
    <w:p w14:paraId="097B1906"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527BB014" w14:textId="77777777" w:rsidR="003211B0" w:rsidRPr="00D822A3" w:rsidRDefault="003211B0" w:rsidP="00F206C0">
      <w:pPr>
        <w:pStyle w:val="Code"/>
        <w:rPr>
          <w:highlight w:val="white"/>
          <w:lang w:val="en-GB"/>
        </w:rPr>
      </w:pPr>
      <w:r w:rsidRPr="00D822A3">
        <w:rPr>
          <w:highlight w:val="white"/>
          <w:lang w:val="en-GB"/>
        </w:rPr>
        <w:t xml:space="preserve">  }</w:t>
      </w:r>
    </w:p>
    <w:p w14:paraId="6E1ED23E" w14:textId="77777777" w:rsidR="003211B0" w:rsidRPr="00D822A3" w:rsidRDefault="003211B0" w:rsidP="00F206C0">
      <w:pPr>
        <w:pStyle w:val="Code"/>
        <w:rPr>
          <w:highlight w:val="white"/>
          <w:lang w:val="en-GB"/>
        </w:rPr>
      </w:pPr>
    </w:p>
    <w:p w14:paraId="2F7492B4" w14:textId="77777777" w:rsidR="003211B0" w:rsidRPr="00D822A3" w:rsidRDefault="003211B0" w:rsidP="00F206C0">
      <w:pPr>
        <w:pStyle w:val="Code"/>
        <w:rPr>
          <w:highlight w:val="white"/>
          <w:lang w:val="en-GB"/>
        </w:rPr>
      </w:pPr>
      <w:r w:rsidRPr="00D822A3">
        <w:rPr>
          <w:highlight w:val="white"/>
          <w:lang w:val="en-GB"/>
        </w:rPr>
        <w:t xml:space="preserve">  return NULL;</w:t>
      </w:r>
    </w:p>
    <w:p w14:paraId="262CD8BC" w14:textId="77777777" w:rsidR="003211B0" w:rsidRPr="00D822A3" w:rsidRDefault="003211B0" w:rsidP="00F206C0">
      <w:pPr>
        <w:pStyle w:val="Code"/>
        <w:rPr>
          <w:highlight w:val="white"/>
          <w:lang w:val="en-GB"/>
        </w:rPr>
      </w:pPr>
      <w:r w:rsidRPr="00D822A3">
        <w:rPr>
          <w:highlight w:val="white"/>
          <w:lang w:val="en-GB"/>
        </w:rPr>
        <w:t>}</w:t>
      </w:r>
    </w:p>
    <w:p w14:paraId="218379DE" w14:textId="77777777" w:rsidR="003211B0" w:rsidRPr="00D822A3" w:rsidRDefault="003211B0" w:rsidP="00F206C0">
      <w:pPr>
        <w:pStyle w:val="Code"/>
        <w:rPr>
          <w:highlight w:val="white"/>
          <w:lang w:val="en-GB"/>
        </w:rPr>
      </w:pPr>
    </w:p>
    <w:p w14:paraId="4BE6FDC2" w14:textId="77777777" w:rsidR="003211B0" w:rsidRPr="00D822A3" w:rsidRDefault="003211B0" w:rsidP="00F206C0">
      <w:pPr>
        <w:pStyle w:val="Code"/>
        <w:rPr>
          <w:highlight w:val="white"/>
          <w:lang w:val="en-GB"/>
        </w:rPr>
      </w:pPr>
      <w:r w:rsidRPr="00D822A3">
        <w:rPr>
          <w:highlight w:val="white"/>
          <w:lang w:val="en-GB"/>
        </w:rPr>
        <w:t>struct tm* localtimeX(const time_t* timePtr) {</w:t>
      </w:r>
    </w:p>
    <w:p w14:paraId="77A1D995"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17252EBB"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087E6A51"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74C1699C"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26F522F1" w14:textId="77777777" w:rsidR="003211B0" w:rsidRPr="00D822A3" w:rsidRDefault="003211B0" w:rsidP="00F206C0">
      <w:pPr>
        <w:pStyle w:val="Code"/>
        <w:rPr>
          <w:highlight w:val="white"/>
          <w:lang w:val="en-GB"/>
        </w:rPr>
      </w:pPr>
    </w:p>
    <w:p w14:paraId="254A2D34"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9B4D977"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2CA7A09E" w14:textId="77777777" w:rsidR="003211B0" w:rsidRPr="00D822A3" w:rsidRDefault="003211B0" w:rsidP="00F206C0">
      <w:pPr>
        <w:pStyle w:val="Code"/>
        <w:rPr>
          <w:highlight w:val="white"/>
          <w:lang w:val="en-GB"/>
        </w:rPr>
      </w:pPr>
    </w:p>
    <w:p w14:paraId="35C9A61D" w14:textId="77777777" w:rsidR="003211B0" w:rsidRPr="00D822A3" w:rsidRDefault="003211B0" w:rsidP="00F206C0">
      <w:pPr>
        <w:pStyle w:val="Code"/>
        <w:rPr>
          <w:highlight w:val="white"/>
          <w:lang w:val="en-GB"/>
        </w:rPr>
      </w:pPr>
      <w:r w:rsidRPr="00D822A3">
        <w:rPr>
          <w:highlight w:val="white"/>
          <w:lang w:val="en-GB"/>
        </w:rPr>
        <w:t xml:space="preserve">      int year;</w:t>
      </w:r>
    </w:p>
    <w:p w14:paraId="13F682C6" w14:textId="77777777" w:rsidR="003211B0" w:rsidRPr="00D822A3" w:rsidRDefault="003211B0" w:rsidP="00F206C0">
      <w:pPr>
        <w:pStyle w:val="Code"/>
        <w:rPr>
          <w:highlight w:val="white"/>
          <w:lang w:val="en-GB"/>
        </w:rPr>
      </w:pPr>
      <w:r w:rsidRPr="00D822A3">
        <w:rPr>
          <w:highlight w:val="white"/>
          <w:lang w:val="en-GB"/>
        </w:rPr>
        <w:t xml:space="preserve">      BOOL leapYear;</w:t>
      </w:r>
    </w:p>
    <w:p w14:paraId="7303B068" w14:textId="77777777" w:rsidR="003211B0" w:rsidRPr="00D822A3" w:rsidRDefault="003211B0" w:rsidP="00F206C0">
      <w:pPr>
        <w:pStyle w:val="Code"/>
        <w:rPr>
          <w:highlight w:val="white"/>
          <w:lang w:val="en-GB"/>
        </w:rPr>
      </w:pPr>
      <w:r w:rsidRPr="00D822A3">
        <w:rPr>
          <w:highlight w:val="white"/>
          <w:lang w:val="en-GB"/>
        </w:rPr>
        <w:t xml:space="preserve">      for (year = 69;; ++year) {</w:t>
      </w:r>
    </w:p>
    <w:p w14:paraId="6F9374BF" w14:textId="77777777" w:rsidR="003211B0" w:rsidRPr="00D822A3" w:rsidRDefault="003211B0" w:rsidP="00F206C0">
      <w:pPr>
        <w:pStyle w:val="Code"/>
        <w:rPr>
          <w:highlight w:val="white"/>
          <w:lang w:val="en-GB"/>
        </w:rPr>
      </w:pPr>
      <w:r w:rsidRPr="00D822A3">
        <w:rPr>
          <w:highlight w:val="white"/>
          <w:lang w:val="en-GB"/>
        </w:rPr>
        <w:t xml:space="preserve">        leapYear = ((year % 4) == 0);</w:t>
      </w:r>
    </w:p>
    <w:p w14:paraId="06F2C40B" w14:textId="77777777" w:rsidR="003211B0" w:rsidRPr="00D822A3" w:rsidRDefault="003211B0" w:rsidP="00F206C0">
      <w:pPr>
        <w:pStyle w:val="Code"/>
        <w:rPr>
          <w:highlight w:val="white"/>
          <w:lang w:val="en-GB"/>
        </w:rPr>
      </w:pPr>
      <w:r w:rsidRPr="00D822A3">
        <w:rPr>
          <w:highlight w:val="white"/>
          <w:lang w:val="en-GB"/>
        </w:rPr>
        <w:t xml:space="preserve">        int yearDays = leapYear ? 366 : 365;</w:t>
      </w:r>
    </w:p>
    <w:p w14:paraId="7B28F4A5" w14:textId="77777777" w:rsidR="003211B0" w:rsidRPr="00D822A3" w:rsidRDefault="003211B0" w:rsidP="00F206C0">
      <w:pPr>
        <w:pStyle w:val="Code"/>
        <w:rPr>
          <w:highlight w:val="white"/>
          <w:lang w:val="en-GB"/>
        </w:rPr>
      </w:pPr>
    </w:p>
    <w:p w14:paraId="6D3E50A7" w14:textId="77777777" w:rsidR="003211B0" w:rsidRPr="00D822A3" w:rsidRDefault="003211B0" w:rsidP="00F206C0">
      <w:pPr>
        <w:pStyle w:val="Code"/>
        <w:rPr>
          <w:highlight w:val="white"/>
          <w:lang w:val="en-GB"/>
        </w:rPr>
      </w:pPr>
      <w:r w:rsidRPr="00D822A3">
        <w:rPr>
          <w:highlight w:val="white"/>
          <w:lang w:val="en-GB"/>
        </w:rPr>
        <w:t xml:space="preserve">        if (totalDays &gt;= yearDays) {</w:t>
      </w:r>
    </w:p>
    <w:p w14:paraId="0AA91A78" w14:textId="77777777" w:rsidR="003211B0" w:rsidRPr="00D822A3" w:rsidRDefault="003211B0" w:rsidP="00F206C0">
      <w:pPr>
        <w:pStyle w:val="Code"/>
        <w:rPr>
          <w:highlight w:val="white"/>
          <w:lang w:val="en-GB"/>
        </w:rPr>
      </w:pPr>
      <w:r w:rsidRPr="00D822A3">
        <w:rPr>
          <w:highlight w:val="white"/>
          <w:lang w:val="en-GB"/>
        </w:rPr>
        <w:t xml:space="preserve">          totalDays -= yearDays;</w:t>
      </w:r>
    </w:p>
    <w:p w14:paraId="1469348E" w14:textId="77777777" w:rsidR="003211B0" w:rsidRPr="00D822A3" w:rsidRDefault="003211B0" w:rsidP="00F206C0">
      <w:pPr>
        <w:pStyle w:val="Code"/>
        <w:rPr>
          <w:highlight w:val="white"/>
          <w:lang w:val="en-GB"/>
        </w:rPr>
      </w:pPr>
      <w:r w:rsidRPr="00D822A3">
        <w:rPr>
          <w:highlight w:val="white"/>
          <w:lang w:val="en-GB"/>
        </w:rPr>
        <w:t xml:space="preserve">        }</w:t>
      </w:r>
    </w:p>
    <w:p w14:paraId="2311DF97" w14:textId="77777777" w:rsidR="003211B0" w:rsidRPr="00D822A3" w:rsidRDefault="003211B0" w:rsidP="00F206C0">
      <w:pPr>
        <w:pStyle w:val="Code"/>
        <w:rPr>
          <w:highlight w:val="white"/>
          <w:lang w:val="en-GB"/>
        </w:rPr>
      </w:pPr>
      <w:r w:rsidRPr="00D822A3">
        <w:rPr>
          <w:highlight w:val="white"/>
          <w:lang w:val="en-GB"/>
        </w:rPr>
        <w:t xml:space="preserve">        else {</w:t>
      </w:r>
    </w:p>
    <w:p w14:paraId="7FBB5993" w14:textId="77777777" w:rsidR="003211B0" w:rsidRPr="00D822A3" w:rsidRDefault="003211B0" w:rsidP="00F206C0">
      <w:pPr>
        <w:pStyle w:val="Code"/>
        <w:rPr>
          <w:highlight w:val="white"/>
          <w:lang w:val="en-GB"/>
        </w:rPr>
      </w:pPr>
      <w:r w:rsidRPr="00D822A3">
        <w:rPr>
          <w:highlight w:val="white"/>
          <w:lang w:val="en-GB"/>
        </w:rPr>
        <w:t xml:space="preserve">          break;</w:t>
      </w:r>
    </w:p>
    <w:p w14:paraId="516865AC" w14:textId="77777777" w:rsidR="003211B0" w:rsidRPr="00D822A3" w:rsidRDefault="003211B0" w:rsidP="00F206C0">
      <w:pPr>
        <w:pStyle w:val="Code"/>
        <w:rPr>
          <w:highlight w:val="white"/>
          <w:lang w:val="en-GB"/>
        </w:rPr>
      </w:pPr>
      <w:r w:rsidRPr="00D822A3">
        <w:rPr>
          <w:highlight w:val="white"/>
          <w:lang w:val="en-GB"/>
        </w:rPr>
        <w:t xml:space="preserve">        }</w:t>
      </w:r>
    </w:p>
    <w:p w14:paraId="2D114855" w14:textId="77777777" w:rsidR="003211B0" w:rsidRPr="00D822A3" w:rsidRDefault="003211B0" w:rsidP="00F206C0">
      <w:pPr>
        <w:pStyle w:val="Code"/>
        <w:rPr>
          <w:highlight w:val="white"/>
          <w:lang w:val="en-GB"/>
        </w:rPr>
      </w:pPr>
      <w:r w:rsidRPr="00D822A3">
        <w:rPr>
          <w:highlight w:val="white"/>
          <w:lang w:val="en-GB"/>
        </w:rPr>
        <w:t xml:space="preserve">      }</w:t>
      </w:r>
    </w:p>
    <w:p w14:paraId="0B10BE59" w14:textId="77777777" w:rsidR="003211B0" w:rsidRPr="00D822A3" w:rsidRDefault="003211B0" w:rsidP="00F206C0">
      <w:pPr>
        <w:pStyle w:val="Code"/>
        <w:rPr>
          <w:highlight w:val="white"/>
          <w:lang w:val="en-GB"/>
        </w:rPr>
      </w:pPr>
    </w:p>
    <w:p w14:paraId="1C630B2A" w14:textId="77777777" w:rsidR="003211B0" w:rsidRPr="00D822A3" w:rsidRDefault="003211B0" w:rsidP="00F206C0">
      <w:pPr>
        <w:pStyle w:val="Code"/>
        <w:rPr>
          <w:highlight w:val="white"/>
          <w:lang w:val="en-GB"/>
        </w:rPr>
      </w:pPr>
      <w:r w:rsidRPr="00D822A3">
        <w:rPr>
          <w:highlight w:val="white"/>
          <w:lang w:val="en-GB"/>
        </w:rPr>
        <w:t xml:space="preserve">      g_timeStruct.tm_year = year;</w:t>
      </w:r>
    </w:p>
    <w:p w14:paraId="1EB011E4"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86257C5" w14:textId="0BB61D43" w:rsidR="004E3C42" w:rsidRPr="00D822A3" w:rsidRDefault="003211B0" w:rsidP="00F206C0">
      <w:pPr>
        <w:pStyle w:val="Code"/>
        <w:rPr>
          <w:highlight w:val="white"/>
          <w:lang w:val="en-GB"/>
        </w:rPr>
      </w:pPr>
      <w:r w:rsidRPr="00D822A3">
        <w:rPr>
          <w:highlight w:val="white"/>
          <w:lang w:val="en-GB"/>
        </w:rPr>
        <w:t xml:space="preserve">      int month, months[12] = {31, leapYear ? 29 : 28, 31, 30, 31, 30,</w:t>
      </w:r>
    </w:p>
    <w:p w14:paraId="63AB242E" w14:textId="1DF06E6C" w:rsidR="003211B0" w:rsidRPr="00D822A3" w:rsidRDefault="004E3C42" w:rsidP="00F206C0">
      <w:pPr>
        <w:pStyle w:val="Code"/>
        <w:rPr>
          <w:highlight w:val="white"/>
          <w:lang w:val="en-GB"/>
        </w:rPr>
      </w:pPr>
      <w:r w:rsidRPr="00D822A3">
        <w:rPr>
          <w:highlight w:val="white"/>
          <w:lang w:val="en-GB"/>
        </w:rPr>
        <w:t xml:space="preserve">                               31, 31, 30, 31, 30, 31</w:t>
      </w:r>
      <w:r w:rsidR="003211B0" w:rsidRPr="00D822A3">
        <w:rPr>
          <w:highlight w:val="white"/>
          <w:lang w:val="en-GB"/>
        </w:rPr>
        <w:t>};</w:t>
      </w:r>
    </w:p>
    <w:p w14:paraId="3797D613" w14:textId="77777777" w:rsidR="003211B0" w:rsidRPr="00D822A3" w:rsidRDefault="003211B0" w:rsidP="00F206C0">
      <w:pPr>
        <w:pStyle w:val="Code"/>
        <w:rPr>
          <w:highlight w:val="white"/>
          <w:lang w:val="en-GB"/>
        </w:rPr>
      </w:pPr>
      <w:r w:rsidRPr="00D822A3">
        <w:rPr>
          <w:highlight w:val="white"/>
          <w:lang w:val="en-GB"/>
        </w:rPr>
        <w:t xml:space="preserve">      </w:t>
      </w:r>
    </w:p>
    <w:p w14:paraId="56FC56D1" w14:textId="77777777" w:rsidR="003211B0" w:rsidRPr="00D822A3" w:rsidRDefault="003211B0" w:rsidP="00F206C0">
      <w:pPr>
        <w:pStyle w:val="Code"/>
        <w:rPr>
          <w:highlight w:val="white"/>
          <w:lang w:val="en-GB"/>
        </w:rPr>
      </w:pPr>
      <w:r w:rsidRPr="00D822A3">
        <w:rPr>
          <w:highlight w:val="white"/>
          <w:lang w:val="en-GB"/>
        </w:rPr>
        <w:t xml:space="preserve">      for (month = 0; month &lt; 12; ++month) {</w:t>
      </w:r>
    </w:p>
    <w:p w14:paraId="20A57928" w14:textId="77777777" w:rsidR="003211B0" w:rsidRPr="00D822A3" w:rsidRDefault="003211B0" w:rsidP="00F206C0">
      <w:pPr>
        <w:pStyle w:val="Code"/>
        <w:rPr>
          <w:highlight w:val="white"/>
          <w:lang w:val="en-GB"/>
        </w:rPr>
      </w:pPr>
      <w:r w:rsidRPr="00D822A3">
        <w:rPr>
          <w:highlight w:val="white"/>
          <w:lang w:val="en-GB"/>
        </w:rPr>
        <w:t xml:space="preserve">        if (totalDays &gt;= months[month]) {</w:t>
      </w:r>
    </w:p>
    <w:p w14:paraId="0725B625" w14:textId="77777777" w:rsidR="003211B0" w:rsidRPr="00D822A3" w:rsidRDefault="003211B0" w:rsidP="00F206C0">
      <w:pPr>
        <w:pStyle w:val="Code"/>
        <w:rPr>
          <w:highlight w:val="white"/>
          <w:lang w:val="en-GB"/>
        </w:rPr>
      </w:pPr>
      <w:r w:rsidRPr="00D822A3">
        <w:rPr>
          <w:highlight w:val="white"/>
          <w:lang w:val="en-GB"/>
        </w:rPr>
        <w:t xml:space="preserve">          totalDays -= months[month];          </w:t>
      </w:r>
    </w:p>
    <w:p w14:paraId="4CC96F46" w14:textId="77777777" w:rsidR="003211B0" w:rsidRPr="00D822A3" w:rsidRDefault="003211B0" w:rsidP="00F206C0">
      <w:pPr>
        <w:pStyle w:val="Code"/>
        <w:rPr>
          <w:highlight w:val="white"/>
          <w:lang w:val="en-GB"/>
        </w:rPr>
      </w:pPr>
      <w:r w:rsidRPr="00D822A3">
        <w:rPr>
          <w:highlight w:val="white"/>
          <w:lang w:val="en-GB"/>
        </w:rPr>
        <w:t xml:space="preserve">        }</w:t>
      </w:r>
    </w:p>
    <w:p w14:paraId="66BEB55B" w14:textId="77777777" w:rsidR="003211B0" w:rsidRPr="00D822A3" w:rsidRDefault="003211B0" w:rsidP="00F206C0">
      <w:pPr>
        <w:pStyle w:val="Code"/>
        <w:rPr>
          <w:highlight w:val="white"/>
          <w:lang w:val="en-GB"/>
        </w:rPr>
      </w:pPr>
      <w:r w:rsidRPr="00D822A3">
        <w:rPr>
          <w:highlight w:val="white"/>
          <w:lang w:val="en-GB"/>
        </w:rPr>
        <w:t xml:space="preserve">        else {</w:t>
      </w:r>
    </w:p>
    <w:p w14:paraId="3D405799" w14:textId="77777777" w:rsidR="003211B0" w:rsidRPr="00D822A3" w:rsidRDefault="003211B0" w:rsidP="00F206C0">
      <w:pPr>
        <w:pStyle w:val="Code"/>
        <w:rPr>
          <w:highlight w:val="white"/>
          <w:lang w:val="en-GB"/>
        </w:rPr>
      </w:pPr>
      <w:r w:rsidRPr="00D822A3">
        <w:rPr>
          <w:highlight w:val="white"/>
          <w:lang w:val="en-GB"/>
        </w:rPr>
        <w:t xml:space="preserve">          break;</w:t>
      </w:r>
    </w:p>
    <w:p w14:paraId="686D65DE" w14:textId="77777777" w:rsidR="003211B0" w:rsidRPr="00D822A3" w:rsidRDefault="003211B0" w:rsidP="00F206C0">
      <w:pPr>
        <w:pStyle w:val="Code"/>
        <w:rPr>
          <w:highlight w:val="white"/>
          <w:lang w:val="en-GB"/>
        </w:rPr>
      </w:pPr>
      <w:r w:rsidRPr="00D822A3">
        <w:rPr>
          <w:highlight w:val="white"/>
          <w:lang w:val="en-GB"/>
        </w:rPr>
        <w:t xml:space="preserve">        }</w:t>
      </w:r>
    </w:p>
    <w:p w14:paraId="47E9D4F5" w14:textId="77777777" w:rsidR="003211B0" w:rsidRPr="00D822A3" w:rsidRDefault="003211B0" w:rsidP="00F206C0">
      <w:pPr>
        <w:pStyle w:val="Code"/>
        <w:rPr>
          <w:highlight w:val="white"/>
          <w:lang w:val="en-GB"/>
        </w:rPr>
      </w:pPr>
      <w:r w:rsidRPr="00D822A3">
        <w:rPr>
          <w:highlight w:val="white"/>
          <w:lang w:val="en-GB"/>
        </w:rPr>
        <w:t xml:space="preserve">      }</w:t>
      </w:r>
    </w:p>
    <w:p w14:paraId="709B96A3" w14:textId="77777777" w:rsidR="003211B0" w:rsidRPr="00D822A3" w:rsidRDefault="003211B0" w:rsidP="00F206C0">
      <w:pPr>
        <w:pStyle w:val="Code"/>
        <w:rPr>
          <w:highlight w:val="white"/>
          <w:lang w:val="en-GB"/>
        </w:rPr>
      </w:pPr>
    </w:p>
    <w:p w14:paraId="1BEEF10A" w14:textId="77777777" w:rsidR="003211B0" w:rsidRPr="00D822A3" w:rsidRDefault="003211B0" w:rsidP="00F206C0">
      <w:pPr>
        <w:pStyle w:val="Code"/>
        <w:rPr>
          <w:highlight w:val="white"/>
          <w:lang w:val="en-GB"/>
        </w:rPr>
      </w:pPr>
      <w:r w:rsidRPr="00D822A3">
        <w:rPr>
          <w:highlight w:val="white"/>
          <w:lang w:val="en-GB"/>
        </w:rPr>
        <w:t xml:space="preserve">      g_timeStruct.tm_mon = month;</w:t>
      </w:r>
    </w:p>
    <w:p w14:paraId="38A1CFFE" w14:textId="77777777" w:rsidR="003211B0" w:rsidRPr="00D822A3" w:rsidRDefault="003211B0" w:rsidP="00F206C0">
      <w:pPr>
        <w:pStyle w:val="Code"/>
        <w:rPr>
          <w:highlight w:val="white"/>
          <w:lang w:val="en-GB"/>
        </w:rPr>
      </w:pPr>
      <w:r w:rsidRPr="00D822A3">
        <w:rPr>
          <w:highlight w:val="white"/>
          <w:lang w:val="en-GB"/>
        </w:rPr>
        <w:t xml:space="preserve">      g_timeStruct.tm_mday = totalDays + 1;</w:t>
      </w:r>
    </w:p>
    <w:p w14:paraId="32B5286E" w14:textId="77777777" w:rsidR="003211B0" w:rsidRPr="00D822A3" w:rsidRDefault="003211B0" w:rsidP="00F206C0">
      <w:pPr>
        <w:pStyle w:val="Code"/>
        <w:rPr>
          <w:highlight w:val="white"/>
          <w:lang w:val="en-GB"/>
        </w:rPr>
      </w:pPr>
      <w:r w:rsidRPr="00D822A3">
        <w:rPr>
          <w:highlight w:val="white"/>
          <w:lang w:val="en-GB"/>
        </w:rPr>
        <w:t xml:space="preserve">    }</w:t>
      </w:r>
    </w:p>
    <w:p w14:paraId="6ADCBFAD" w14:textId="77777777" w:rsidR="003211B0" w:rsidRPr="00D822A3" w:rsidRDefault="003211B0" w:rsidP="00F206C0">
      <w:pPr>
        <w:pStyle w:val="Code"/>
        <w:rPr>
          <w:highlight w:val="white"/>
          <w:lang w:val="en-GB"/>
        </w:rPr>
      </w:pPr>
    </w:p>
    <w:p w14:paraId="31B24722"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37E6C718"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3600lu);</w:t>
      </w:r>
    </w:p>
    <w:p w14:paraId="2B70ABBA"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3600lu) / 60lu);</w:t>
      </w:r>
    </w:p>
    <w:p w14:paraId="1C78C767"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6086832C" w14:textId="77777777" w:rsidR="003211B0" w:rsidRPr="00D822A3" w:rsidRDefault="003211B0" w:rsidP="00F206C0">
      <w:pPr>
        <w:pStyle w:val="Code"/>
        <w:rPr>
          <w:highlight w:val="white"/>
          <w:lang w:val="en-GB"/>
        </w:rPr>
      </w:pPr>
      <w:r w:rsidRPr="00D822A3">
        <w:rPr>
          <w:highlight w:val="white"/>
          <w:lang w:val="en-GB"/>
        </w:rPr>
        <w:t xml:space="preserve">    }</w:t>
      </w:r>
    </w:p>
    <w:p w14:paraId="23631723" w14:textId="77777777" w:rsidR="003211B0" w:rsidRPr="00D822A3" w:rsidRDefault="003211B0" w:rsidP="00F206C0">
      <w:pPr>
        <w:pStyle w:val="Code"/>
        <w:rPr>
          <w:highlight w:val="white"/>
          <w:lang w:val="en-GB"/>
        </w:rPr>
      </w:pPr>
    </w:p>
    <w:p w14:paraId="05DA1674"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1A9C1771" w14:textId="77777777" w:rsidR="003211B0" w:rsidRPr="00D822A3" w:rsidRDefault="003211B0" w:rsidP="00F206C0">
      <w:pPr>
        <w:pStyle w:val="Code"/>
        <w:rPr>
          <w:highlight w:val="white"/>
          <w:lang w:val="en-GB"/>
        </w:rPr>
      </w:pPr>
      <w:r w:rsidRPr="00D822A3">
        <w:rPr>
          <w:highlight w:val="white"/>
          <w:lang w:val="en-GB"/>
        </w:rPr>
        <w:t xml:space="preserve">  }</w:t>
      </w:r>
    </w:p>
    <w:p w14:paraId="713BFF79" w14:textId="77777777" w:rsidR="003211B0" w:rsidRPr="00D822A3" w:rsidRDefault="003211B0" w:rsidP="00F206C0">
      <w:pPr>
        <w:pStyle w:val="Code"/>
        <w:rPr>
          <w:highlight w:val="white"/>
          <w:lang w:val="en-GB"/>
        </w:rPr>
      </w:pPr>
    </w:p>
    <w:p w14:paraId="25C4B25B" w14:textId="77777777" w:rsidR="003211B0" w:rsidRPr="00D822A3" w:rsidRDefault="003211B0" w:rsidP="00F206C0">
      <w:pPr>
        <w:pStyle w:val="Code"/>
        <w:rPr>
          <w:highlight w:val="white"/>
          <w:lang w:val="en-GB"/>
        </w:rPr>
      </w:pPr>
      <w:r w:rsidRPr="00D822A3">
        <w:rPr>
          <w:highlight w:val="white"/>
          <w:lang w:val="en-GB"/>
        </w:rPr>
        <w:t xml:space="preserve">  return NULL;</w:t>
      </w:r>
    </w:p>
    <w:p w14:paraId="05FB0808" w14:textId="77777777" w:rsidR="003211B0" w:rsidRPr="00D822A3" w:rsidRDefault="003211B0" w:rsidP="00F206C0">
      <w:pPr>
        <w:pStyle w:val="Code"/>
        <w:rPr>
          <w:highlight w:val="white"/>
          <w:lang w:val="en-GB"/>
        </w:rPr>
      </w:pPr>
      <w:r w:rsidRPr="00D822A3">
        <w:rPr>
          <w:highlight w:val="white"/>
          <w:lang w:val="en-GB"/>
        </w:rPr>
        <w:t>}</w:t>
      </w:r>
    </w:p>
    <w:p w14:paraId="0130C7B5" w14:textId="77777777" w:rsidR="003211B0" w:rsidRPr="00D822A3" w:rsidRDefault="003211B0" w:rsidP="00F206C0">
      <w:pPr>
        <w:pStyle w:val="Code"/>
        <w:rPr>
          <w:highlight w:val="white"/>
          <w:lang w:val="en-GB"/>
        </w:rPr>
      </w:pPr>
    </w:p>
    <w:p w14:paraId="476A1508" w14:textId="77777777" w:rsidR="003211B0" w:rsidRPr="00D822A3" w:rsidRDefault="003211B0" w:rsidP="00F206C0">
      <w:pPr>
        <w:pStyle w:val="Code"/>
        <w:rPr>
          <w:highlight w:val="white"/>
          <w:lang w:val="en-GB"/>
        </w:rPr>
      </w:pPr>
      <w:r w:rsidRPr="00D822A3">
        <w:rPr>
          <w:highlight w:val="white"/>
          <w:lang w:val="en-GB"/>
        </w:rPr>
        <w:t>double difftime(time_t time1, time_t time2) {</w:t>
      </w:r>
    </w:p>
    <w:p w14:paraId="4BB5B6FB" w14:textId="77777777" w:rsidR="003211B0" w:rsidRPr="00D822A3" w:rsidRDefault="003211B0" w:rsidP="00F206C0">
      <w:pPr>
        <w:pStyle w:val="Code"/>
        <w:rPr>
          <w:highlight w:val="white"/>
          <w:lang w:val="en-GB"/>
        </w:rPr>
      </w:pPr>
      <w:r w:rsidRPr="00D822A3">
        <w:rPr>
          <w:highlight w:val="white"/>
          <w:lang w:val="en-GB"/>
        </w:rPr>
        <w:t xml:space="preserve">  long totalSeconds1 = (time1 &amp;0x7FFFFFFF),</w:t>
      </w:r>
    </w:p>
    <w:p w14:paraId="15399DA4" w14:textId="77777777" w:rsidR="003211B0" w:rsidRPr="00D822A3" w:rsidRDefault="003211B0" w:rsidP="00F206C0">
      <w:pPr>
        <w:pStyle w:val="Code"/>
        <w:rPr>
          <w:highlight w:val="white"/>
          <w:lang w:val="en-GB"/>
        </w:rPr>
      </w:pPr>
      <w:r w:rsidRPr="00D822A3">
        <w:rPr>
          <w:highlight w:val="white"/>
          <w:lang w:val="en-GB"/>
        </w:rPr>
        <w:t xml:space="preserve">       totalSeconds2 = (time2 &amp;0x7FFFFFFF);</w:t>
      </w:r>
    </w:p>
    <w:p w14:paraId="5E6169FA" w14:textId="77777777" w:rsidR="003211B0" w:rsidRPr="00D822A3" w:rsidRDefault="003211B0" w:rsidP="00F206C0">
      <w:pPr>
        <w:pStyle w:val="Code"/>
        <w:rPr>
          <w:highlight w:val="white"/>
          <w:lang w:val="en-GB"/>
        </w:rPr>
      </w:pPr>
      <w:r w:rsidRPr="00D822A3">
        <w:rPr>
          <w:highlight w:val="white"/>
          <w:lang w:val="en-GB"/>
        </w:rPr>
        <w:t xml:space="preserve">  return (double) (totalSeconds2 - totalSeconds1);</w:t>
      </w:r>
    </w:p>
    <w:p w14:paraId="5A2B8E02" w14:textId="77777777" w:rsidR="003211B0" w:rsidRPr="00D822A3" w:rsidRDefault="003211B0" w:rsidP="00F206C0">
      <w:pPr>
        <w:pStyle w:val="Code"/>
        <w:rPr>
          <w:highlight w:val="white"/>
          <w:lang w:val="en-GB"/>
        </w:rPr>
      </w:pPr>
      <w:r w:rsidRPr="00D822A3">
        <w:rPr>
          <w:highlight w:val="white"/>
          <w:lang w:val="en-GB"/>
        </w:rPr>
        <w:t>}</w:t>
      </w:r>
    </w:p>
    <w:p w14:paraId="517B0D9A" w14:textId="77777777" w:rsidR="003211B0" w:rsidRPr="00D822A3" w:rsidRDefault="003211B0" w:rsidP="00F206C0">
      <w:pPr>
        <w:pStyle w:val="Code"/>
        <w:rPr>
          <w:highlight w:val="white"/>
          <w:lang w:val="en-GB"/>
        </w:rPr>
      </w:pPr>
    </w:p>
    <w:p w14:paraId="78C5B04C" w14:textId="77777777" w:rsidR="003211B0" w:rsidRPr="00D822A3" w:rsidRDefault="003211B0" w:rsidP="00F206C0">
      <w:pPr>
        <w:pStyle w:val="Code"/>
        <w:rPr>
          <w:highlight w:val="white"/>
          <w:lang w:val="en-GB"/>
        </w:rPr>
      </w:pPr>
      <w:r w:rsidRPr="00D822A3">
        <w:rPr>
          <w:highlight w:val="white"/>
          <w:lang w:val="en-GB"/>
        </w:rPr>
        <w:t>static char g_timeString[256];</w:t>
      </w:r>
    </w:p>
    <w:p w14:paraId="53094E44" w14:textId="77777777" w:rsidR="003211B0" w:rsidRPr="00D822A3" w:rsidRDefault="003211B0" w:rsidP="00F206C0">
      <w:pPr>
        <w:pStyle w:val="Code"/>
        <w:rPr>
          <w:highlight w:val="white"/>
          <w:lang w:val="en-GB"/>
        </w:rPr>
      </w:pPr>
    </w:p>
    <w:p w14:paraId="4DB3424B" w14:textId="77777777" w:rsidR="00C35669" w:rsidRPr="00D822A3" w:rsidRDefault="003211B0" w:rsidP="00F206C0">
      <w:pPr>
        <w:pStyle w:val="Code"/>
        <w:rPr>
          <w:highlight w:val="white"/>
          <w:lang w:val="en-GB"/>
        </w:rPr>
      </w:pPr>
      <w:r w:rsidRPr="00D822A3">
        <w:rPr>
          <w:highlight w:val="white"/>
          <w:lang w:val="en-GB"/>
        </w:rPr>
        <w:t>static char* g_defaultShortDayList[] =</w:t>
      </w:r>
    </w:p>
    <w:p w14:paraId="270C6DE2" w14:textId="35A930AB" w:rsidR="003211B0" w:rsidRPr="00D822A3" w:rsidRDefault="00C35669" w:rsidP="00F206C0">
      <w:pPr>
        <w:pStyle w:val="Code"/>
        <w:rPr>
          <w:highlight w:val="white"/>
          <w:lang w:val="en-GB"/>
        </w:rPr>
      </w:pPr>
      <w:r w:rsidRPr="00D822A3">
        <w:rPr>
          <w:highlight w:val="white"/>
          <w:lang w:val="en-GB"/>
        </w:rPr>
        <w:lastRenderedPageBreak/>
        <w:t xml:space="preserve"> </w:t>
      </w:r>
      <w:r w:rsidR="003211B0" w:rsidRPr="00D822A3">
        <w:rPr>
          <w:highlight w:val="white"/>
          <w:lang w:val="en-GB"/>
        </w:rPr>
        <w:t xml:space="preserve"> {"Sun", "Mon", "Tue", "Wed", "Thu", "Fri", "Sat"};</w:t>
      </w:r>
    </w:p>
    <w:p w14:paraId="0F7544A1" w14:textId="77777777" w:rsidR="00C35669" w:rsidRPr="00D822A3" w:rsidRDefault="003211B0" w:rsidP="00F206C0">
      <w:pPr>
        <w:pStyle w:val="Code"/>
        <w:rPr>
          <w:highlight w:val="white"/>
          <w:lang w:val="en-GB"/>
        </w:rPr>
      </w:pPr>
      <w:r w:rsidRPr="00D822A3">
        <w:rPr>
          <w:highlight w:val="white"/>
          <w:lang w:val="en-GB"/>
        </w:rPr>
        <w:t>static char* g_defaultLongDayList[] = {"Sunday", "Monday", "Tuesday",</w:t>
      </w:r>
    </w:p>
    <w:p w14:paraId="22E02F26" w14:textId="3C6E7735"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"Wednesday", "Thursday", "Friday", "Saturday"};</w:t>
      </w:r>
    </w:p>
    <w:p w14:paraId="0D7D998D" w14:textId="77777777" w:rsidR="003211B0" w:rsidRPr="00D822A3" w:rsidRDefault="003211B0" w:rsidP="00F206C0">
      <w:pPr>
        <w:pStyle w:val="Code"/>
        <w:rPr>
          <w:highlight w:val="white"/>
          <w:lang w:val="en-GB"/>
        </w:rPr>
      </w:pPr>
    </w:p>
    <w:p w14:paraId="2570C7D7" w14:textId="77777777" w:rsidR="00A005AD" w:rsidRPr="00D822A3" w:rsidRDefault="003211B0" w:rsidP="00F206C0">
      <w:pPr>
        <w:pStyle w:val="Code"/>
        <w:rPr>
          <w:highlight w:val="white"/>
          <w:lang w:val="en-GB"/>
        </w:rPr>
      </w:pPr>
      <w:r w:rsidRPr="00D822A3">
        <w:rPr>
          <w:highlight w:val="white"/>
          <w:lang w:val="en-GB"/>
        </w:rPr>
        <w:t>static char* g_defaultShortMonthList[] = {"Jan", "Feb", "Mar", "Apr", "May",</w:t>
      </w:r>
    </w:p>
    <w:p w14:paraId="26787A69" w14:textId="27504222" w:rsidR="003211B0" w:rsidRPr="00D822A3" w:rsidRDefault="00A005A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"Jun", "Jul", "Aug", "Sep", "Oct", "Nov", "Dec"};</w:t>
      </w:r>
    </w:p>
    <w:p w14:paraId="2BCEEB26" w14:textId="77777777" w:rsidR="00196877" w:rsidRPr="00D822A3" w:rsidRDefault="003211B0" w:rsidP="00F206C0">
      <w:pPr>
        <w:pStyle w:val="Code"/>
        <w:rPr>
          <w:highlight w:val="white"/>
          <w:lang w:val="en-GB"/>
        </w:rPr>
      </w:pPr>
      <w:r w:rsidRPr="00D822A3">
        <w:rPr>
          <w:highlight w:val="white"/>
          <w:lang w:val="en-GB"/>
        </w:rPr>
        <w:t>static char* g_defaultLongMonthList[] = {"January", "February", "March",</w:t>
      </w:r>
    </w:p>
    <w:p w14:paraId="1D88E1AF" w14:textId="77777777" w:rsidR="00196877"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"April", "May", "June", "July", "August",</w:t>
      </w:r>
    </w:p>
    <w:p w14:paraId="76FCCCDB" w14:textId="381947CE" w:rsidR="003211B0"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"September", "October", "November", "December"};</w:t>
      </w:r>
    </w:p>
    <w:p w14:paraId="5B4BEF09" w14:textId="77777777" w:rsidR="003211B0" w:rsidRPr="00D822A3" w:rsidRDefault="003211B0" w:rsidP="00F206C0">
      <w:pPr>
        <w:pStyle w:val="Code"/>
        <w:rPr>
          <w:highlight w:val="white"/>
          <w:lang w:val="en-GB"/>
        </w:rPr>
      </w:pPr>
    </w:p>
    <w:p w14:paraId="0B1E0151" w14:textId="77777777" w:rsidR="003211B0" w:rsidRPr="00D822A3" w:rsidRDefault="003211B0" w:rsidP="00F206C0">
      <w:pPr>
        <w:pStyle w:val="Code"/>
        <w:rPr>
          <w:highlight w:val="white"/>
          <w:lang w:val="en-GB"/>
        </w:rPr>
      </w:pPr>
      <w:r w:rsidRPr="00D822A3">
        <w:rPr>
          <w:highlight w:val="white"/>
          <w:lang w:val="en-GB"/>
        </w:rPr>
        <w:t>void default_test() {</w:t>
      </w:r>
    </w:p>
    <w:p w14:paraId="19253A20" w14:textId="77777777" w:rsidR="003211B0" w:rsidRPr="00D822A3" w:rsidRDefault="003211B0" w:rsidP="00F206C0">
      <w:pPr>
        <w:pStyle w:val="Code"/>
        <w:rPr>
          <w:highlight w:val="white"/>
          <w:lang w:val="en-GB"/>
        </w:rPr>
      </w:pPr>
      <w:r w:rsidRPr="00D822A3">
        <w:rPr>
          <w:highlight w:val="white"/>
          <w:lang w:val="en-GB"/>
        </w:rPr>
        <w:t xml:space="preserve">  printf("&lt;%p&gt;", g_defaultShortDayList);</w:t>
      </w:r>
    </w:p>
    <w:p w14:paraId="44338BDB" w14:textId="77777777" w:rsidR="003211B0" w:rsidRPr="00D822A3" w:rsidRDefault="003211B0" w:rsidP="00F206C0">
      <w:pPr>
        <w:pStyle w:val="Code"/>
        <w:rPr>
          <w:highlight w:val="white"/>
          <w:lang w:val="en-GB"/>
        </w:rPr>
      </w:pPr>
      <w:r w:rsidRPr="00D822A3">
        <w:rPr>
          <w:highlight w:val="white"/>
          <w:lang w:val="en-GB"/>
        </w:rPr>
        <w:t xml:space="preserve">  printf("&lt;%s&gt;", g_defaultShortDayList[1]);</w:t>
      </w:r>
    </w:p>
    <w:p w14:paraId="08892D2C" w14:textId="77777777" w:rsidR="003211B0" w:rsidRPr="00D822A3" w:rsidRDefault="003211B0" w:rsidP="00F206C0">
      <w:pPr>
        <w:pStyle w:val="Code"/>
        <w:rPr>
          <w:highlight w:val="white"/>
          <w:lang w:val="en-GB"/>
        </w:rPr>
      </w:pPr>
      <w:r w:rsidRPr="00D822A3">
        <w:rPr>
          <w:highlight w:val="white"/>
          <w:lang w:val="en-GB"/>
        </w:rPr>
        <w:t>}</w:t>
      </w:r>
    </w:p>
    <w:p w14:paraId="1196B7F2" w14:textId="77777777" w:rsidR="003211B0" w:rsidRPr="00D822A3" w:rsidRDefault="003211B0" w:rsidP="00F206C0">
      <w:pPr>
        <w:pStyle w:val="Code"/>
        <w:rPr>
          <w:highlight w:val="white"/>
          <w:lang w:val="en-GB"/>
        </w:rPr>
      </w:pPr>
    </w:p>
    <w:p w14:paraId="5E1B72EA" w14:textId="77777777" w:rsidR="003211B0" w:rsidRPr="00D822A3" w:rsidRDefault="003211B0" w:rsidP="00F206C0">
      <w:pPr>
        <w:pStyle w:val="Code"/>
        <w:rPr>
          <w:highlight w:val="white"/>
          <w:lang w:val="en-GB"/>
        </w:rPr>
      </w:pPr>
      <w:r w:rsidRPr="00D822A3">
        <w:rPr>
          <w:highlight w:val="white"/>
          <w:lang w:val="en-GB"/>
        </w:rPr>
        <w:t>char* asctime(const struct tm* tp) {</w:t>
      </w:r>
    </w:p>
    <w:p w14:paraId="5E145718" w14:textId="77777777" w:rsidR="003211B0" w:rsidRPr="00D822A3" w:rsidRDefault="003211B0" w:rsidP="00F206C0">
      <w:pPr>
        <w:pStyle w:val="Code"/>
        <w:rPr>
          <w:highlight w:val="white"/>
          <w:lang w:val="en-GB"/>
        </w:rPr>
      </w:pPr>
      <w:r w:rsidRPr="00D822A3">
        <w:rPr>
          <w:highlight w:val="white"/>
          <w:lang w:val="en-GB"/>
        </w:rPr>
        <w:t xml:space="preserve">  struct lconv* localeConvPtr = NULL;//localeconv();</w:t>
      </w:r>
    </w:p>
    <w:p w14:paraId="512C481C" w14:textId="77777777" w:rsidR="00C536E3" w:rsidRPr="00D822A3" w:rsidRDefault="003211B0" w:rsidP="00F206C0">
      <w:pPr>
        <w:pStyle w:val="Code"/>
        <w:rPr>
          <w:highlight w:val="white"/>
          <w:lang w:val="en-GB"/>
        </w:rPr>
      </w:pPr>
      <w:r w:rsidRPr="00D822A3">
        <w:rPr>
          <w:highlight w:val="white"/>
          <w:lang w:val="en-GB"/>
        </w:rPr>
        <w:t xml:space="preserve">  char** shortDayList = (localeConvPtr != NULL) ?</w:t>
      </w:r>
    </w:p>
    <w:p w14:paraId="4D5E16A0" w14:textId="186D0C0E" w:rsidR="003211B0" w:rsidRPr="00D822A3" w:rsidRDefault="00C536E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5C1876E7" w14:textId="77777777" w:rsidR="00CD4229" w:rsidRPr="00D822A3" w:rsidRDefault="003211B0" w:rsidP="00F206C0">
      <w:pPr>
        <w:pStyle w:val="Code"/>
        <w:rPr>
          <w:highlight w:val="white"/>
          <w:lang w:val="en-GB"/>
        </w:rPr>
      </w:pPr>
      <w:r w:rsidRPr="00D822A3">
        <w:rPr>
          <w:highlight w:val="white"/>
          <w:lang w:val="en-GB"/>
        </w:rPr>
        <w:t xml:space="preserve">  char** shortMonthList = (localeConvPtr != NULL) ?</w:t>
      </w:r>
    </w:p>
    <w:p w14:paraId="2D96C8F9" w14:textId="120DA63D" w:rsidR="003211B0" w:rsidRPr="00D822A3" w:rsidRDefault="00CD422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0CA8D1ED" w14:textId="77777777" w:rsidR="003211B0" w:rsidRPr="00D822A3" w:rsidRDefault="003211B0" w:rsidP="00F206C0">
      <w:pPr>
        <w:pStyle w:val="Code"/>
        <w:rPr>
          <w:highlight w:val="white"/>
          <w:lang w:val="en-GB"/>
        </w:rPr>
      </w:pPr>
    </w:p>
    <w:p w14:paraId="33EFE79B" w14:textId="77777777" w:rsidR="00823FAC" w:rsidRPr="00D822A3" w:rsidRDefault="003211B0" w:rsidP="00F206C0">
      <w:pPr>
        <w:pStyle w:val="Code"/>
        <w:rPr>
          <w:highlight w:val="white"/>
          <w:lang w:val="en-GB"/>
        </w:rPr>
      </w:pPr>
      <w:r w:rsidRPr="00D822A3">
        <w:rPr>
          <w:highlight w:val="white"/>
          <w:lang w:val="en-GB"/>
        </w:rPr>
        <w:t xml:space="preserve">  shortDayList = (shortDayList != NULL) ? shortDayList</w:t>
      </w:r>
    </w:p>
    <w:p w14:paraId="438A1FEE" w14:textId="75B10CB2"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g_defaultShortDayList;</w:t>
      </w:r>
    </w:p>
    <w:p w14:paraId="6C74302F" w14:textId="77777777" w:rsidR="00823FAC"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24F7B518" w14:textId="5BCC07C4"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4DEB2612" w14:textId="77777777" w:rsidR="003211B0" w:rsidRPr="00D822A3" w:rsidRDefault="003211B0" w:rsidP="00F206C0">
      <w:pPr>
        <w:pStyle w:val="Code"/>
        <w:rPr>
          <w:highlight w:val="white"/>
          <w:lang w:val="en-GB"/>
        </w:rPr>
      </w:pPr>
    </w:p>
    <w:p w14:paraId="7D4190E4" w14:textId="77777777" w:rsidR="003211B0" w:rsidRPr="00D822A3" w:rsidRDefault="003211B0" w:rsidP="00F206C0">
      <w:pPr>
        <w:pStyle w:val="Code"/>
        <w:rPr>
          <w:highlight w:val="white"/>
          <w:lang w:val="en-GB"/>
        </w:rPr>
      </w:pPr>
      <w:r w:rsidRPr="00D822A3">
        <w:rPr>
          <w:highlight w:val="white"/>
          <w:lang w:val="en-GB"/>
        </w:rPr>
        <w:t xml:space="preserve">  sprintf(g_timeString, "%s %s %2i %02i:%02i:%02i %04i\n",</w:t>
      </w:r>
    </w:p>
    <w:p w14:paraId="57608106" w14:textId="77777777" w:rsidR="003211B0" w:rsidRPr="00D822A3" w:rsidRDefault="003211B0" w:rsidP="00F206C0">
      <w:pPr>
        <w:pStyle w:val="Code"/>
        <w:rPr>
          <w:highlight w:val="white"/>
          <w:lang w:val="en-GB"/>
        </w:rPr>
      </w:pPr>
      <w:r w:rsidRPr="00D822A3">
        <w:rPr>
          <w:highlight w:val="white"/>
          <w:lang w:val="en-GB"/>
        </w:rPr>
        <w:t xml:space="preserve">          shortDayList[tp-&gt;tm_wday], shortMonthList[tp-&gt;tm_mon],</w:t>
      </w:r>
    </w:p>
    <w:p w14:paraId="2C42A94F" w14:textId="77777777" w:rsidR="003211B0" w:rsidRPr="00D822A3" w:rsidRDefault="003211B0" w:rsidP="00F206C0">
      <w:pPr>
        <w:pStyle w:val="Code"/>
        <w:rPr>
          <w:highlight w:val="white"/>
          <w:lang w:val="en-GB"/>
        </w:rPr>
      </w:pPr>
      <w:r w:rsidRPr="00D822A3">
        <w:rPr>
          <w:highlight w:val="white"/>
          <w:lang w:val="en-GB"/>
        </w:rPr>
        <w:t xml:space="preserve">          tp-&gt;tm_mday, tp-&gt;tm_hour, tp-&gt;tm_min,</w:t>
      </w:r>
    </w:p>
    <w:p w14:paraId="14660548" w14:textId="77777777" w:rsidR="003211B0" w:rsidRPr="00D822A3" w:rsidRDefault="003211B0" w:rsidP="00F206C0">
      <w:pPr>
        <w:pStyle w:val="Code"/>
        <w:rPr>
          <w:highlight w:val="white"/>
          <w:lang w:val="en-GB"/>
        </w:rPr>
      </w:pPr>
      <w:r w:rsidRPr="00D822A3">
        <w:rPr>
          <w:highlight w:val="white"/>
          <w:lang w:val="en-GB"/>
        </w:rPr>
        <w:t xml:space="preserve">          tp-&gt;tm_sec, tp-&gt;tm_year + 1900);</w:t>
      </w:r>
    </w:p>
    <w:p w14:paraId="28E55CDF" w14:textId="77777777" w:rsidR="003211B0" w:rsidRPr="00D822A3" w:rsidRDefault="003211B0" w:rsidP="00F206C0">
      <w:pPr>
        <w:pStyle w:val="Code"/>
        <w:rPr>
          <w:highlight w:val="white"/>
          <w:lang w:val="en-GB"/>
        </w:rPr>
      </w:pPr>
      <w:r w:rsidRPr="00D822A3">
        <w:rPr>
          <w:highlight w:val="white"/>
          <w:lang w:val="en-GB"/>
        </w:rPr>
        <w:t xml:space="preserve">  return g_timeString;</w:t>
      </w:r>
    </w:p>
    <w:p w14:paraId="022895F5" w14:textId="77777777" w:rsidR="003211B0" w:rsidRPr="00D822A3" w:rsidRDefault="003211B0" w:rsidP="00F206C0">
      <w:pPr>
        <w:pStyle w:val="Code"/>
        <w:rPr>
          <w:highlight w:val="white"/>
          <w:lang w:val="en-GB"/>
        </w:rPr>
      </w:pPr>
      <w:r w:rsidRPr="00D822A3">
        <w:rPr>
          <w:highlight w:val="white"/>
          <w:lang w:val="en-GB"/>
        </w:rPr>
        <w:t>}</w:t>
      </w:r>
    </w:p>
    <w:p w14:paraId="6A0D7B4B" w14:textId="77777777" w:rsidR="003211B0" w:rsidRPr="00D822A3" w:rsidRDefault="003211B0" w:rsidP="00F206C0">
      <w:pPr>
        <w:pStyle w:val="Code"/>
        <w:rPr>
          <w:highlight w:val="white"/>
          <w:lang w:val="en-GB"/>
        </w:rPr>
      </w:pPr>
    </w:p>
    <w:p w14:paraId="223FDB4B" w14:textId="77777777" w:rsidR="003211B0" w:rsidRPr="00D822A3" w:rsidRDefault="003211B0" w:rsidP="00F206C0">
      <w:pPr>
        <w:pStyle w:val="Code"/>
        <w:rPr>
          <w:highlight w:val="white"/>
          <w:lang w:val="en-GB"/>
        </w:rPr>
      </w:pPr>
      <w:r w:rsidRPr="00D822A3">
        <w:rPr>
          <w:highlight w:val="white"/>
          <w:lang w:val="en-GB"/>
        </w:rPr>
        <w:t>char* ctime(const time_t* time) {</w:t>
      </w:r>
    </w:p>
    <w:p w14:paraId="06CC9E12" w14:textId="77777777" w:rsidR="003211B0" w:rsidRPr="00D822A3" w:rsidRDefault="003211B0" w:rsidP="00F206C0">
      <w:pPr>
        <w:pStyle w:val="Code"/>
        <w:rPr>
          <w:highlight w:val="white"/>
          <w:lang w:val="en-GB"/>
        </w:rPr>
      </w:pPr>
      <w:r w:rsidRPr="00D822A3">
        <w:rPr>
          <w:highlight w:val="white"/>
          <w:lang w:val="en-GB"/>
        </w:rPr>
        <w:t xml:space="preserve">  return asctime(localtime(time));</w:t>
      </w:r>
    </w:p>
    <w:p w14:paraId="72D8D980" w14:textId="77777777" w:rsidR="003211B0" w:rsidRPr="00D822A3" w:rsidRDefault="003211B0" w:rsidP="00F206C0">
      <w:pPr>
        <w:pStyle w:val="Code"/>
        <w:rPr>
          <w:highlight w:val="white"/>
          <w:lang w:val="en-GB"/>
        </w:rPr>
      </w:pPr>
      <w:r w:rsidRPr="00D822A3">
        <w:rPr>
          <w:highlight w:val="white"/>
          <w:lang w:val="en-GB"/>
        </w:rPr>
        <w:t>}</w:t>
      </w:r>
    </w:p>
    <w:p w14:paraId="4DA9D96A" w14:textId="77777777" w:rsidR="003211B0" w:rsidRPr="00D822A3" w:rsidRDefault="003211B0" w:rsidP="00F206C0">
      <w:pPr>
        <w:pStyle w:val="Code"/>
        <w:rPr>
          <w:highlight w:val="white"/>
          <w:lang w:val="en-GB"/>
        </w:rPr>
      </w:pPr>
    </w:p>
    <w:p w14:paraId="08069818" w14:textId="77777777" w:rsidR="003211B0" w:rsidRPr="00D822A3" w:rsidRDefault="003211B0" w:rsidP="00F206C0">
      <w:pPr>
        <w:pStyle w:val="Code"/>
        <w:rPr>
          <w:highlight w:val="white"/>
          <w:lang w:val="en-GB"/>
        </w:rPr>
      </w:pPr>
      <w:r w:rsidRPr="00D822A3">
        <w:rPr>
          <w:highlight w:val="white"/>
          <w:lang w:val="en-GB"/>
        </w:rPr>
        <w:t>struct tm* gmtime(const time_t* timePtr) {</w:t>
      </w:r>
    </w:p>
    <w:p w14:paraId="0005895E" w14:textId="77777777" w:rsidR="003211B0" w:rsidRPr="00D822A3" w:rsidRDefault="003211B0" w:rsidP="00F206C0">
      <w:pPr>
        <w:pStyle w:val="Code"/>
        <w:rPr>
          <w:highlight w:val="white"/>
          <w:lang w:val="en-GB"/>
        </w:rPr>
      </w:pPr>
      <w:r w:rsidRPr="00D822A3">
        <w:rPr>
          <w:highlight w:val="white"/>
          <w:lang w:val="en-GB"/>
        </w:rPr>
        <w:t xml:space="preserve">  time_t t = *timePtr;</w:t>
      </w:r>
    </w:p>
    <w:p w14:paraId="6F739AE9" w14:textId="77777777" w:rsidR="003211B0" w:rsidRPr="00D822A3" w:rsidRDefault="003211B0" w:rsidP="00F206C0">
      <w:pPr>
        <w:pStyle w:val="Code"/>
        <w:rPr>
          <w:highlight w:val="white"/>
          <w:lang w:val="en-GB"/>
        </w:rPr>
      </w:pPr>
      <w:r w:rsidRPr="00D822A3">
        <w:rPr>
          <w:highlight w:val="white"/>
          <w:lang w:val="en-GB"/>
        </w:rPr>
        <w:t xml:space="preserve">  int timeZone = 0;</w:t>
      </w:r>
    </w:p>
    <w:p w14:paraId="410ACC97" w14:textId="77777777" w:rsidR="003211B0" w:rsidRPr="00D822A3" w:rsidRDefault="003211B0" w:rsidP="00F206C0">
      <w:pPr>
        <w:pStyle w:val="Code"/>
        <w:rPr>
          <w:highlight w:val="white"/>
          <w:lang w:val="en-GB"/>
        </w:rPr>
      </w:pPr>
      <w:r w:rsidRPr="00D822A3">
        <w:rPr>
          <w:highlight w:val="white"/>
          <w:lang w:val="en-GB"/>
        </w:rPr>
        <w:t xml:space="preserve">  struct tm* tmPtr = localtime(timePtr);</w:t>
      </w:r>
    </w:p>
    <w:p w14:paraId="56578C81"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77B60DEC" w14:textId="77777777" w:rsidR="003211B0" w:rsidRPr="00D822A3" w:rsidRDefault="003211B0" w:rsidP="00F206C0">
      <w:pPr>
        <w:pStyle w:val="Code"/>
        <w:rPr>
          <w:highlight w:val="white"/>
          <w:lang w:val="en-GB"/>
        </w:rPr>
      </w:pPr>
    </w:p>
    <w:p w14:paraId="1E410781" w14:textId="77777777" w:rsidR="003211B0" w:rsidRPr="00D822A3" w:rsidRDefault="003211B0" w:rsidP="00F206C0">
      <w:pPr>
        <w:pStyle w:val="Code"/>
        <w:rPr>
          <w:highlight w:val="white"/>
          <w:lang w:val="en-GB"/>
        </w:rPr>
      </w:pPr>
      <w:r w:rsidRPr="00D822A3">
        <w:rPr>
          <w:highlight w:val="white"/>
          <w:lang w:val="en-GB"/>
        </w:rPr>
        <w:t xml:space="preserve">  if (localeConvPtr != NULL) {</w:t>
      </w:r>
    </w:p>
    <w:p w14:paraId="2F25BE68" w14:textId="77777777" w:rsidR="00823FAC" w:rsidRPr="00D822A3" w:rsidRDefault="003211B0" w:rsidP="00F206C0">
      <w:pPr>
        <w:pStyle w:val="Code"/>
        <w:rPr>
          <w:highlight w:val="white"/>
          <w:lang w:val="en-GB"/>
        </w:rPr>
      </w:pPr>
      <w:r w:rsidRPr="00D822A3">
        <w:rPr>
          <w:highlight w:val="white"/>
          <w:lang w:val="en-GB"/>
        </w:rPr>
        <w:t xml:space="preserve">    timeZone = tmPtr-&gt;tm_isdst ? localeConvPtr-&gt;summerTimeZone</w:t>
      </w:r>
    </w:p>
    <w:p w14:paraId="3FC9A193" w14:textId="4ADE43EE"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localeConvPtr-&gt;winterTimeZone;</w:t>
      </w:r>
    </w:p>
    <w:p w14:paraId="354869B5" w14:textId="77777777" w:rsidR="003211B0" w:rsidRPr="00D822A3" w:rsidRDefault="003211B0" w:rsidP="00F206C0">
      <w:pPr>
        <w:pStyle w:val="Code"/>
        <w:rPr>
          <w:highlight w:val="white"/>
          <w:lang w:val="en-GB"/>
        </w:rPr>
      </w:pPr>
      <w:r w:rsidRPr="00D822A3">
        <w:rPr>
          <w:highlight w:val="white"/>
          <w:lang w:val="en-GB"/>
        </w:rPr>
        <w:t xml:space="preserve">  }</w:t>
      </w:r>
    </w:p>
    <w:p w14:paraId="360C0E69" w14:textId="77777777" w:rsidR="003211B0" w:rsidRPr="00D822A3" w:rsidRDefault="003211B0" w:rsidP="00F206C0">
      <w:pPr>
        <w:pStyle w:val="Code"/>
        <w:rPr>
          <w:highlight w:val="white"/>
          <w:lang w:val="en-GB"/>
        </w:rPr>
      </w:pPr>
    </w:p>
    <w:p w14:paraId="07919AD4" w14:textId="77777777" w:rsidR="003211B0" w:rsidRPr="00D822A3" w:rsidRDefault="003211B0" w:rsidP="00F206C0">
      <w:pPr>
        <w:pStyle w:val="Code"/>
        <w:rPr>
          <w:highlight w:val="white"/>
          <w:lang w:val="en-GB"/>
        </w:rPr>
      </w:pPr>
      <w:r w:rsidRPr="00D822A3">
        <w:rPr>
          <w:highlight w:val="white"/>
          <w:lang w:val="en-GB"/>
        </w:rPr>
        <w:t xml:space="preserve">  t -= 3600l * timeZone;</w:t>
      </w:r>
    </w:p>
    <w:p w14:paraId="77ED71D5" w14:textId="77777777" w:rsidR="003211B0" w:rsidRPr="00D822A3" w:rsidRDefault="003211B0" w:rsidP="00F206C0">
      <w:pPr>
        <w:pStyle w:val="Code"/>
        <w:rPr>
          <w:highlight w:val="white"/>
          <w:lang w:val="en-GB"/>
        </w:rPr>
      </w:pPr>
      <w:r w:rsidRPr="00D822A3">
        <w:rPr>
          <w:highlight w:val="white"/>
          <w:lang w:val="en-GB"/>
        </w:rPr>
        <w:t xml:space="preserve">  return localtime(&amp;t);</w:t>
      </w:r>
    </w:p>
    <w:p w14:paraId="6B34E8C5" w14:textId="77777777" w:rsidR="003211B0" w:rsidRPr="00D822A3" w:rsidRDefault="003211B0" w:rsidP="00F206C0">
      <w:pPr>
        <w:pStyle w:val="Code"/>
        <w:rPr>
          <w:highlight w:val="white"/>
          <w:lang w:val="en-GB"/>
        </w:rPr>
      </w:pPr>
      <w:r w:rsidRPr="00D822A3">
        <w:rPr>
          <w:highlight w:val="white"/>
          <w:lang w:val="en-GB"/>
        </w:rPr>
        <w:t>}</w:t>
      </w:r>
    </w:p>
    <w:p w14:paraId="67D2B916" w14:textId="77777777" w:rsidR="003211B0" w:rsidRPr="00D822A3" w:rsidRDefault="003211B0" w:rsidP="00F206C0">
      <w:pPr>
        <w:pStyle w:val="Code"/>
        <w:rPr>
          <w:highlight w:val="white"/>
          <w:lang w:val="en-GB"/>
        </w:rPr>
      </w:pPr>
    </w:p>
    <w:p w14:paraId="5D1AAAE1" w14:textId="77777777" w:rsidR="003211B0" w:rsidRPr="00D822A3" w:rsidRDefault="003211B0" w:rsidP="00F206C0">
      <w:pPr>
        <w:pStyle w:val="Code"/>
        <w:rPr>
          <w:highlight w:val="white"/>
          <w:lang w:val="en-GB"/>
        </w:rPr>
      </w:pPr>
      <w:r w:rsidRPr="00D822A3">
        <w:rPr>
          <w:highlight w:val="white"/>
          <w:lang w:val="en-GB"/>
        </w:rPr>
        <w:t>size_t strftime(char* s, size_t smax, const char* fmt, const struct tm* tp) {</w:t>
      </w:r>
    </w:p>
    <w:p w14:paraId="631A5D17"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38C2C6E9" w14:textId="77777777" w:rsidR="00280E2D" w:rsidRPr="00D822A3" w:rsidRDefault="003211B0" w:rsidP="00F206C0">
      <w:pPr>
        <w:pStyle w:val="Code"/>
        <w:rPr>
          <w:highlight w:val="white"/>
          <w:lang w:val="en-GB"/>
        </w:rPr>
      </w:pPr>
      <w:r w:rsidRPr="00D822A3">
        <w:rPr>
          <w:highlight w:val="white"/>
          <w:lang w:val="en-GB"/>
        </w:rPr>
        <w:t xml:space="preserve">  char** shortDayList = (localeConvPtr != NULL) ?</w:t>
      </w:r>
    </w:p>
    <w:p w14:paraId="05723604" w14:textId="65BA2457"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78978108" w14:textId="77777777" w:rsidR="00280E2D" w:rsidRPr="00D822A3" w:rsidRDefault="003211B0" w:rsidP="00F206C0">
      <w:pPr>
        <w:pStyle w:val="Code"/>
        <w:rPr>
          <w:highlight w:val="white"/>
          <w:lang w:val="en-GB"/>
        </w:rPr>
      </w:pPr>
      <w:r w:rsidRPr="00D822A3">
        <w:rPr>
          <w:highlight w:val="white"/>
          <w:lang w:val="en-GB"/>
        </w:rPr>
        <w:lastRenderedPageBreak/>
        <w:t xml:space="preserve">  char** shortMonthList = (localeConvPtr != NULL) ?</w:t>
      </w:r>
    </w:p>
    <w:p w14:paraId="098EF832" w14:textId="6D7016CC"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32678437" w14:textId="77777777" w:rsidR="000345FB" w:rsidRPr="00D822A3" w:rsidRDefault="003211B0" w:rsidP="00F206C0">
      <w:pPr>
        <w:pStyle w:val="Code"/>
        <w:rPr>
          <w:highlight w:val="white"/>
          <w:lang w:val="en-GB"/>
        </w:rPr>
      </w:pPr>
      <w:r w:rsidRPr="00D822A3">
        <w:rPr>
          <w:highlight w:val="white"/>
          <w:lang w:val="en-GB"/>
        </w:rPr>
        <w:t xml:space="preserve">  char** longDayList = (localeConvPtr != NULL) ?</w:t>
      </w:r>
    </w:p>
    <w:p w14:paraId="4CD4473E" w14:textId="6EEE6C72"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(localeConvPtr-&gt;longDayList) : NULL;</w:t>
      </w:r>
    </w:p>
    <w:p w14:paraId="1DE87A1D" w14:textId="77777777" w:rsidR="000345FB" w:rsidRPr="00D822A3" w:rsidRDefault="003211B0" w:rsidP="00F206C0">
      <w:pPr>
        <w:pStyle w:val="Code"/>
        <w:rPr>
          <w:highlight w:val="white"/>
          <w:lang w:val="en-GB"/>
        </w:rPr>
      </w:pPr>
      <w:r w:rsidRPr="00D822A3">
        <w:rPr>
          <w:highlight w:val="white"/>
          <w:lang w:val="en-GB"/>
        </w:rPr>
        <w:t xml:space="preserve">  char** longMonthList = (localeConvPtr != NULL) ?</w:t>
      </w:r>
    </w:p>
    <w:p w14:paraId="06BDEE64" w14:textId="25753EF3"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(localeConvPtr-&gt;longMonthList) : NULL;</w:t>
      </w:r>
    </w:p>
    <w:p w14:paraId="3F6F3623" w14:textId="77777777" w:rsidR="003211B0" w:rsidRPr="00D822A3" w:rsidRDefault="003211B0" w:rsidP="00F206C0">
      <w:pPr>
        <w:pStyle w:val="Code"/>
        <w:rPr>
          <w:highlight w:val="white"/>
          <w:lang w:val="en-GB"/>
        </w:rPr>
      </w:pPr>
    </w:p>
    <w:p w14:paraId="287CC551" w14:textId="77777777" w:rsidR="003211B0" w:rsidRPr="00D822A3" w:rsidRDefault="003211B0" w:rsidP="00F206C0">
      <w:pPr>
        <w:pStyle w:val="Code"/>
        <w:rPr>
          <w:highlight w:val="white"/>
          <w:lang w:val="en-GB"/>
        </w:rPr>
      </w:pPr>
      <w:r w:rsidRPr="00D822A3">
        <w:rPr>
          <w:highlight w:val="white"/>
          <w:lang w:val="en-GB"/>
        </w:rPr>
        <w:t xml:space="preserve">  strcpy(s, "");</w:t>
      </w:r>
    </w:p>
    <w:p w14:paraId="55AA7DC8" w14:textId="77777777" w:rsidR="003211B0" w:rsidRPr="00D822A3" w:rsidRDefault="003211B0" w:rsidP="00F206C0">
      <w:pPr>
        <w:pStyle w:val="Code"/>
        <w:rPr>
          <w:highlight w:val="white"/>
          <w:lang w:val="en-GB"/>
        </w:rPr>
      </w:pPr>
      <w:r w:rsidRPr="00D822A3">
        <w:rPr>
          <w:highlight w:val="white"/>
          <w:lang w:val="en-GB"/>
        </w:rPr>
        <w:t xml:space="preserve">  shortDayList = (shortDayList != NULL) ? shortDayList : g_defaultShortDayList;</w:t>
      </w:r>
    </w:p>
    <w:p w14:paraId="08A834D5" w14:textId="77777777" w:rsidR="003211B0" w:rsidRPr="00D822A3" w:rsidRDefault="003211B0" w:rsidP="00F206C0">
      <w:pPr>
        <w:pStyle w:val="Code"/>
        <w:rPr>
          <w:highlight w:val="white"/>
          <w:lang w:val="en-GB"/>
        </w:rPr>
      </w:pPr>
      <w:r w:rsidRPr="00D822A3">
        <w:rPr>
          <w:highlight w:val="white"/>
          <w:lang w:val="en-GB"/>
        </w:rPr>
        <w:t xml:space="preserve">  longDayList = (longDayList != NULL) ? longDayList : g_defaultLongDayList;</w:t>
      </w:r>
    </w:p>
    <w:p w14:paraId="12B98A71" w14:textId="77777777" w:rsidR="005C32B8"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37FF7452" w14:textId="0DFA4A81"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2DF929F4" w14:textId="77777777" w:rsidR="005C32B8" w:rsidRPr="00D822A3" w:rsidRDefault="003211B0" w:rsidP="00F206C0">
      <w:pPr>
        <w:pStyle w:val="Code"/>
        <w:rPr>
          <w:highlight w:val="white"/>
          <w:lang w:val="en-GB"/>
        </w:rPr>
      </w:pPr>
      <w:r w:rsidRPr="00D822A3">
        <w:rPr>
          <w:highlight w:val="white"/>
          <w:lang w:val="en-GB"/>
        </w:rPr>
        <w:t xml:space="preserve">  longMonthList = (longMonthList != NULL) ? longMonthList</w:t>
      </w:r>
    </w:p>
    <w:p w14:paraId="5E1E3651" w14:textId="3A54D72D"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g_defaultLongMonthList;</w:t>
      </w:r>
    </w:p>
    <w:p w14:paraId="427BDB9F" w14:textId="77777777" w:rsidR="0067024B" w:rsidRPr="00D822A3" w:rsidRDefault="0067024B" w:rsidP="00F206C0">
      <w:pPr>
        <w:pStyle w:val="Code"/>
        <w:rPr>
          <w:highlight w:val="white"/>
          <w:lang w:val="en-GB"/>
        </w:rPr>
      </w:pPr>
    </w:p>
    <w:p w14:paraId="075C39E8" w14:textId="3040D6C4" w:rsidR="003211B0" w:rsidRPr="00D822A3" w:rsidRDefault="003211B0" w:rsidP="00F206C0">
      <w:pPr>
        <w:pStyle w:val="Code"/>
        <w:rPr>
          <w:highlight w:val="white"/>
          <w:lang w:val="en-GB"/>
        </w:rPr>
      </w:pPr>
      <w:r w:rsidRPr="00D822A3">
        <w:rPr>
          <w:highlight w:val="white"/>
          <w:lang w:val="en-GB"/>
        </w:rPr>
        <w:t xml:space="preserve">  int index;</w:t>
      </w:r>
    </w:p>
    <w:p w14:paraId="782621AA" w14:textId="77777777" w:rsidR="003211B0" w:rsidRPr="00D822A3" w:rsidRDefault="003211B0" w:rsidP="00F206C0">
      <w:pPr>
        <w:pStyle w:val="Code"/>
        <w:rPr>
          <w:highlight w:val="white"/>
          <w:lang w:val="en-GB"/>
        </w:rPr>
      </w:pPr>
      <w:r w:rsidRPr="00D822A3">
        <w:rPr>
          <w:highlight w:val="white"/>
          <w:lang w:val="en-GB"/>
        </w:rPr>
        <w:t xml:space="preserve">  for (index = 0; fmt[index] != '\0'; ++index) {</w:t>
      </w:r>
    </w:p>
    <w:p w14:paraId="69E67349" w14:textId="77777777" w:rsidR="003211B0" w:rsidRPr="00D822A3" w:rsidRDefault="003211B0" w:rsidP="00F206C0">
      <w:pPr>
        <w:pStyle w:val="Code"/>
        <w:rPr>
          <w:highlight w:val="white"/>
          <w:lang w:val="en-GB"/>
        </w:rPr>
      </w:pPr>
      <w:r w:rsidRPr="00D822A3">
        <w:rPr>
          <w:highlight w:val="white"/>
          <w:lang w:val="en-GB"/>
        </w:rPr>
        <w:t xml:space="preserve">    char add[20];</w:t>
      </w:r>
    </w:p>
    <w:p w14:paraId="7188B7D2" w14:textId="77777777" w:rsidR="0067024B" w:rsidRPr="00D822A3" w:rsidRDefault="0067024B" w:rsidP="00F206C0">
      <w:pPr>
        <w:pStyle w:val="Code"/>
        <w:rPr>
          <w:highlight w:val="white"/>
          <w:lang w:val="en-GB"/>
        </w:rPr>
      </w:pPr>
    </w:p>
    <w:p w14:paraId="44513840" w14:textId="24A53902" w:rsidR="003211B0" w:rsidRPr="00D822A3" w:rsidRDefault="003211B0" w:rsidP="00F206C0">
      <w:pPr>
        <w:pStyle w:val="Code"/>
        <w:rPr>
          <w:highlight w:val="white"/>
          <w:lang w:val="en-GB"/>
        </w:rPr>
      </w:pPr>
      <w:r w:rsidRPr="00D822A3">
        <w:rPr>
          <w:highlight w:val="white"/>
          <w:lang w:val="en-GB"/>
        </w:rPr>
        <w:t xml:space="preserve">    if (fmt[index] == '%') {</w:t>
      </w:r>
    </w:p>
    <w:p w14:paraId="7AE7CEDB" w14:textId="77777777" w:rsidR="003211B0" w:rsidRPr="00D822A3" w:rsidRDefault="003211B0" w:rsidP="00F206C0">
      <w:pPr>
        <w:pStyle w:val="Code"/>
        <w:rPr>
          <w:highlight w:val="white"/>
          <w:lang w:val="en-GB"/>
        </w:rPr>
      </w:pPr>
      <w:r w:rsidRPr="00D822A3">
        <w:rPr>
          <w:highlight w:val="white"/>
          <w:lang w:val="en-GB"/>
        </w:rPr>
        <w:t xml:space="preserve">      switch (fmt[++index]) {</w:t>
      </w:r>
    </w:p>
    <w:p w14:paraId="29F79F12" w14:textId="77777777" w:rsidR="003211B0" w:rsidRPr="00D822A3" w:rsidRDefault="003211B0" w:rsidP="00F206C0">
      <w:pPr>
        <w:pStyle w:val="Code"/>
        <w:rPr>
          <w:highlight w:val="white"/>
          <w:lang w:val="en-GB"/>
        </w:rPr>
      </w:pPr>
      <w:r w:rsidRPr="00D822A3">
        <w:rPr>
          <w:highlight w:val="white"/>
          <w:lang w:val="en-GB"/>
        </w:rPr>
        <w:t xml:space="preserve">        case 'a':</w:t>
      </w:r>
    </w:p>
    <w:p w14:paraId="1B9E4497" w14:textId="77777777" w:rsidR="003211B0" w:rsidRPr="00D822A3" w:rsidRDefault="003211B0" w:rsidP="00F206C0">
      <w:pPr>
        <w:pStyle w:val="Code"/>
        <w:rPr>
          <w:highlight w:val="white"/>
          <w:lang w:val="en-GB"/>
        </w:rPr>
      </w:pPr>
      <w:r w:rsidRPr="00D822A3">
        <w:rPr>
          <w:highlight w:val="white"/>
          <w:lang w:val="en-GB"/>
        </w:rPr>
        <w:t xml:space="preserve">          strcpy(add, shortDayList[tp-&gt;tm_wday]);</w:t>
      </w:r>
    </w:p>
    <w:p w14:paraId="21BA2089" w14:textId="77777777" w:rsidR="003211B0" w:rsidRPr="00D822A3" w:rsidRDefault="003211B0" w:rsidP="00F206C0">
      <w:pPr>
        <w:pStyle w:val="Code"/>
        <w:rPr>
          <w:highlight w:val="white"/>
          <w:lang w:val="en-GB"/>
        </w:rPr>
      </w:pPr>
      <w:r w:rsidRPr="00D822A3">
        <w:rPr>
          <w:highlight w:val="white"/>
          <w:lang w:val="en-GB"/>
        </w:rPr>
        <w:t xml:space="preserve">          break;</w:t>
      </w:r>
    </w:p>
    <w:p w14:paraId="7C7EECC6" w14:textId="77777777" w:rsidR="003211B0" w:rsidRPr="00D822A3" w:rsidRDefault="003211B0" w:rsidP="00F206C0">
      <w:pPr>
        <w:pStyle w:val="Code"/>
        <w:rPr>
          <w:highlight w:val="white"/>
          <w:lang w:val="en-GB"/>
        </w:rPr>
      </w:pPr>
    </w:p>
    <w:p w14:paraId="2C4E734C" w14:textId="77777777" w:rsidR="003211B0" w:rsidRPr="00D822A3" w:rsidRDefault="003211B0" w:rsidP="00F206C0">
      <w:pPr>
        <w:pStyle w:val="Code"/>
        <w:rPr>
          <w:highlight w:val="white"/>
          <w:lang w:val="en-GB"/>
        </w:rPr>
      </w:pPr>
      <w:r w:rsidRPr="00D822A3">
        <w:rPr>
          <w:highlight w:val="white"/>
          <w:lang w:val="en-GB"/>
        </w:rPr>
        <w:t xml:space="preserve">        case 'A':</w:t>
      </w:r>
    </w:p>
    <w:p w14:paraId="58A9FEC1" w14:textId="77777777" w:rsidR="003211B0" w:rsidRPr="00D822A3" w:rsidRDefault="003211B0" w:rsidP="00F206C0">
      <w:pPr>
        <w:pStyle w:val="Code"/>
        <w:rPr>
          <w:highlight w:val="white"/>
          <w:lang w:val="en-GB"/>
        </w:rPr>
      </w:pPr>
      <w:r w:rsidRPr="00D822A3">
        <w:rPr>
          <w:highlight w:val="white"/>
          <w:lang w:val="en-GB"/>
        </w:rPr>
        <w:t xml:space="preserve">          strcpy(add, longDayList[tp-&gt;tm_wday]);</w:t>
      </w:r>
    </w:p>
    <w:p w14:paraId="0C9F0B48" w14:textId="77777777" w:rsidR="003211B0" w:rsidRPr="00D822A3" w:rsidRDefault="003211B0" w:rsidP="00F206C0">
      <w:pPr>
        <w:pStyle w:val="Code"/>
        <w:rPr>
          <w:highlight w:val="white"/>
          <w:lang w:val="en-GB"/>
        </w:rPr>
      </w:pPr>
      <w:r w:rsidRPr="00D822A3">
        <w:rPr>
          <w:highlight w:val="white"/>
          <w:lang w:val="en-GB"/>
        </w:rPr>
        <w:t xml:space="preserve">          break;</w:t>
      </w:r>
    </w:p>
    <w:p w14:paraId="4C80827A" w14:textId="77777777" w:rsidR="003211B0" w:rsidRPr="00D822A3" w:rsidRDefault="003211B0" w:rsidP="00F206C0">
      <w:pPr>
        <w:pStyle w:val="Code"/>
        <w:rPr>
          <w:highlight w:val="white"/>
          <w:lang w:val="en-GB"/>
        </w:rPr>
      </w:pPr>
    </w:p>
    <w:p w14:paraId="791A5A6F" w14:textId="77777777" w:rsidR="003211B0" w:rsidRPr="00D822A3" w:rsidRDefault="003211B0" w:rsidP="00F206C0">
      <w:pPr>
        <w:pStyle w:val="Code"/>
        <w:rPr>
          <w:highlight w:val="white"/>
          <w:lang w:val="en-GB"/>
        </w:rPr>
      </w:pPr>
      <w:r w:rsidRPr="00D822A3">
        <w:rPr>
          <w:highlight w:val="white"/>
          <w:lang w:val="en-GB"/>
        </w:rPr>
        <w:t xml:space="preserve">        case 'b':</w:t>
      </w:r>
    </w:p>
    <w:p w14:paraId="030C458B" w14:textId="77777777" w:rsidR="003211B0" w:rsidRPr="00D822A3" w:rsidRDefault="003211B0" w:rsidP="00F206C0">
      <w:pPr>
        <w:pStyle w:val="Code"/>
        <w:rPr>
          <w:highlight w:val="white"/>
          <w:lang w:val="en-GB"/>
        </w:rPr>
      </w:pPr>
      <w:r w:rsidRPr="00D822A3">
        <w:rPr>
          <w:highlight w:val="white"/>
          <w:lang w:val="en-GB"/>
        </w:rPr>
        <w:t xml:space="preserve">          strcpy(add, shortMonthList[tp-&gt;tm_mon]);</w:t>
      </w:r>
    </w:p>
    <w:p w14:paraId="08D4AAA9" w14:textId="77777777" w:rsidR="003211B0" w:rsidRPr="00D822A3" w:rsidRDefault="003211B0" w:rsidP="00F206C0">
      <w:pPr>
        <w:pStyle w:val="Code"/>
        <w:rPr>
          <w:highlight w:val="white"/>
          <w:lang w:val="en-GB"/>
        </w:rPr>
      </w:pPr>
      <w:r w:rsidRPr="00D822A3">
        <w:rPr>
          <w:highlight w:val="white"/>
          <w:lang w:val="en-GB"/>
        </w:rPr>
        <w:t xml:space="preserve">          break;</w:t>
      </w:r>
    </w:p>
    <w:p w14:paraId="61A3BB9C" w14:textId="77777777" w:rsidR="003211B0" w:rsidRPr="00D822A3" w:rsidRDefault="003211B0" w:rsidP="00F206C0">
      <w:pPr>
        <w:pStyle w:val="Code"/>
        <w:rPr>
          <w:highlight w:val="white"/>
          <w:lang w:val="en-GB"/>
        </w:rPr>
      </w:pPr>
    </w:p>
    <w:p w14:paraId="61613291" w14:textId="77777777" w:rsidR="003211B0" w:rsidRPr="00D822A3" w:rsidRDefault="003211B0" w:rsidP="00F206C0">
      <w:pPr>
        <w:pStyle w:val="Code"/>
        <w:rPr>
          <w:highlight w:val="white"/>
          <w:lang w:val="en-GB"/>
        </w:rPr>
      </w:pPr>
      <w:r w:rsidRPr="00D822A3">
        <w:rPr>
          <w:highlight w:val="white"/>
          <w:lang w:val="en-GB"/>
        </w:rPr>
        <w:t xml:space="preserve">        case 'B':</w:t>
      </w:r>
    </w:p>
    <w:p w14:paraId="68DDCC99" w14:textId="77777777" w:rsidR="003211B0" w:rsidRPr="00D822A3" w:rsidRDefault="003211B0" w:rsidP="00F206C0">
      <w:pPr>
        <w:pStyle w:val="Code"/>
        <w:rPr>
          <w:highlight w:val="white"/>
          <w:lang w:val="en-GB"/>
        </w:rPr>
      </w:pPr>
      <w:r w:rsidRPr="00D822A3">
        <w:rPr>
          <w:highlight w:val="white"/>
          <w:lang w:val="en-GB"/>
        </w:rPr>
        <w:t xml:space="preserve">          strcpy(add, longMonthList[tp-&gt;tm_mon]);</w:t>
      </w:r>
    </w:p>
    <w:p w14:paraId="1FFF0750" w14:textId="77777777" w:rsidR="003211B0" w:rsidRPr="00D822A3" w:rsidRDefault="003211B0" w:rsidP="00F206C0">
      <w:pPr>
        <w:pStyle w:val="Code"/>
        <w:rPr>
          <w:highlight w:val="white"/>
          <w:lang w:val="en-GB"/>
        </w:rPr>
      </w:pPr>
      <w:r w:rsidRPr="00D822A3">
        <w:rPr>
          <w:highlight w:val="white"/>
          <w:lang w:val="en-GB"/>
        </w:rPr>
        <w:t xml:space="preserve">          break;</w:t>
      </w:r>
    </w:p>
    <w:p w14:paraId="15C859F6" w14:textId="77777777" w:rsidR="003211B0" w:rsidRPr="00D822A3" w:rsidRDefault="003211B0" w:rsidP="00F206C0">
      <w:pPr>
        <w:pStyle w:val="Code"/>
        <w:rPr>
          <w:highlight w:val="white"/>
          <w:lang w:val="en-GB"/>
        </w:rPr>
      </w:pPr>
    </w:p>
    <w:p w14:paraId="422FFA4C" w14:textId="77777777" w:rsidR="003211B0" w:rsidRPr="00D822A3" w:rsidRDefault="003211B0" w:rsidP="00F206C0">
      <w:pPr>
        <w:pStyle w:val="Code"/>
        <w:rPr>
          <w:highlight w:val="white"/>
          <w:lang w:val="en-GB"/>
        </w:rPr>
      </w:pPr>
      <w:r w:rsidRPr="00D822A3">
        <w:rPr>
          <w:highlight w:val="white"/>
          <w:lang w:val="en-GB"/>
        </w:rPr>
        <w:t xml:space="preserve">        case 'c':</w:t>
      </w:r>
    </w:p>
    <w:p w14:paraId="05F7A9BA" w14:textId="77777777" w:rsidR="008323AC" w:rsidRPr="00D822A3" w:rsidRDefault="003211B0" w:rsidP="00F206C0">
      <w:pPr>
        <w:pStyle w:val="Code"/>
        <w:rPr>
          <w:highlight w:val="white"/>
          <w:lang w:val="en-GB"/>
        </w:rPr>
      </w:pPr>
      <w:r w:rsidRPr="00D822A3">
        <w:rPr>
          <w:highlight w:val="white"/>
          <w:lang w:val="en-GB"/>
        </w:rPr>
        <w:t xml:space="preserve">          sprintf(add, "%04d-%02d-%02d %02d:%02d:%02d", 1900 + tp-&gt;tm_year,</w:t>
      </w:r>
    </w:p>
    <w:p w14:paraId="4AF00663" w14:textId="77777777" w:rsidR="008323AC" w:rsidRPr="00D822A3" w:rsidRDefault="008323AC" w:rsidP="008323AC">
      <w:pPr>
        <w:pStyle w:val="Code"/>
        <w:rPr>
          <w:highlight w:val="white"/>
          <w:lang w:val="en-GB"/>
        </w:rPr>
      </w:pPr>
      <w:r w:rsidRPr="00D822A3">
        <w:rPr>
          <w:highlight w:val="white"/>
          <w:lang w:val="en-GB"/>
        </w:rPr>
        <w:t xml:space="preserve">                  tp-&gt;tm_mon + 1, tp-&gt;tm_mday, </w:t>
      </w:r>
      <w:r w:rsidR="003211B0" w:rsidRPr="00D822A3">
        <w:rPr>
          <w:highlight w:val="white"/>
          <w:lang w:val="en-GB"/>
        </w:rPr>
        <w:t>tp-&gt;tm_hour, tp-&gt;tm_min,</w:t>
      </w:r>
    </w:p>
    <w:p w14:paraId="775F679E" w14:textId="327E59BF" w:rsidR="003211B0" w:rsidRPr="00D822A3" w:rsidRDefault="008323AC" w:rsidP="008323AC">
      <w:pPr>
        <w:pStyle w:val="Code"/>
        <w:rPr>
          <w:highlight w:val="white"/>
          <w:lang w:val="en-GB"/>
        </w:rPr>
      </w:pPr>
      <w:r w:rsidRPr="00D822A3">
        <w:rPr>
          <w:highlight w:val="white"/>
          <w:lang w:val="en-GB"/>
        </w:rPr>
        <w:t xml:space="preserve">                 </w:t>
      </w:r>
      <w:r w:rsidR="003211B0" w:rsidRPr="00D822A3">
        <w:rPr>
          <w:highlight w:val="white"/>
          <w:lang w:val="en-GB"/>
        </w:rPr>
        <w:t xml:space="preserve"> tp-&gt;tm_sec); </w:t>
      </w:r>
    </w:p>
    <w:p w14:paraId="2217002D" w14:textId="77777777" w:rsidR="003211B0" w:rsidRPr="00D822A3" w:rsidRDefault="003211B0" w:rsidP="00F206C0">
      <w:pPr>
        <w:pStyle w:val="Code"/>
        <w:rPr>
          <w:highlight w:val="white"/>
          <w:lang w:val="en-GB"/>
        </w:rPr>
      </w:pPr>
      <w:r w:rsidRPr="00D822A3">
        <w:rPr>
          <w:highlight w:val="white"/>
          <w:lang w:val="en-GB"/>
        </w:rPr>
        <w:t xml:space="preserve">          break;</w:t>
      </w:r>
    </w:p>
    <w:p w14:paraId="676E87DA" w14:textId="77777777" w:rsidR="003211B0" w:rsidRPr="00D822A3" w:rsidRDefault="003211B0" w:rsidP="00F206C0">
      <w:pPr>
        <w:pStyle w:val="Code"/>
        <w:rPr>
          <w:highlight w:val="white"/>
          <w:lang w:val="en-GB"/>
        </w:rPr>
      </w:pPr>
    </w:p>
    <w:p w14:paraId="165E974E" w14:textId="77777777" w:rsidR="003211B0" w:rsidRPr="00D822A3" w:rsidRDefault="003211B0" w:rsidP="00F206C0">
      <w:pPr>
        <w:pStyle w:val="Code"/>
        <w:rPr>
          <w:highlight w:val="white"/>
          <w:lang w:val="en-GB"/>
        </w:rPr>
      </w:pPr>
      <w:r w:rsidRPr="00D822A3">
        <w:rPr>
          <w:highlight w:val="white"/>
          <w:lang w:val="en-GB"/>
        </w:rPr>
        <w:t xml:space="preserve">        case 'd':</w:t>
      </w:r>
    </w:p>
    <w:p w14:paraId="45DF4E66" w14:textId="77777777" w:rsidR="003211B0" w:rsidRPr="00D822A3" w:rsidRDefault="003211B0" w:rsidP="00F206C0">
      <w:pPr>
        <w:pStyle w:val="Code"/>
        <w:rPr>
          <w:highlight w:val="white"/>
          <w:lang w:val="en-GB"/>
        </w:rPr>
      </w:pPr>
      <w:r w:rsidRPr="00D822A3">
        <w:rPr>
          <w:highlight w:val="white"/>
          <w:lang w:val="en-GB"/>
        </w:rPr>
        <w:t xml:space="preserve">          sprintf(add, "%02d", tp-&gt;tm_mday);</w:t>
      </w:r>
    </w:p>
    <w:p w14:paraId="22CF6856" w14:textId="77777777" w:rsidR="003211B0" w:rsidRPr="00D822A3" w:rsidRDefault="003211B0" w:rsidP="00F206C0">
      <w:pPr>
        <w:pStyle w:val="Code"/>
        <w:rPr>
          <w:highlight w:val="white"/>
          <w:lang w:val="en-GB"/>
        </w:rPr>
      </w:pPr>
      <w:r w:rsidRPr="00D822A3">
        <w:rPr>
          <w:highlight w:val="white"/>
          <w:lang w:val="en-GB"/>
        </w:rPr>
        <w:t xml:space="preserve">          break;</w:t>
      </w:r>
    </w:p>
    <w:p w14:paraId="09E27773" w14:textId="77777777" w:rsidR="003211B0" w:rsidRPr="00D822A3" w:rsidRDefault="003211B0" w:rsidP="00F206C0">
      <w:pPr>
        <w:pStyle w:val="Code"/>
        <w:rPr>
          <w:highlight w:val="white"/>
          <w:lang w:val="en-GB"/>
        </w:rPr>
      </w:pPr>
    </w:p>
    <w:p w14:paraId="500D1FD6" w14:textId="77777777" w:rsidR="003211B0" w:rsidRPr="00D822A3" w:rsidRDefault="003211B0" w:rsidP="00F206C0">
      <w:pPr>
        <w:pStyle w:val="Code"/>
        <w:rPr>
          <w:highlight w:val="white"/>
          <w:lang w:val="en-GB"/>
        </w:rPr>
      </w:pPr>
      <w:r w:rsidRPr="00D822A3">
        <w:rPr>
          <w:highlight w:val="white"/>
          <w:lang w:val="en-GB"/>
        </w:rPr>
        <w:t xml:space="preserve">        case 'H':</w:t>
      </w:r>
    </w:p>
    <w:p w14:paraId="228B4343" w14:textId="77777777" w:rsidR="003211B0" w:rsidRPr="00D822A3" w:rsidRDefault="003211B0" w:rsidP="00F206C0">
      <w:pPr>
        <w:pStyle w:val="Code"/>
        <w:rPr>
          <w:highlight w:val="white"/>
          <w:lang w:val="en-GB"/>
        </w:rPr>
      </w:pPr>
      <w:r w:rsidRPr="00D822A3">
        <w:rPr>
          <w:highlight w:val="white"/>
          <w:lang w:val="en-GB"/>
        </w:rPr>
        <w:t xml:space="preserve">          sprintf(add, "%02d", tp-&gt;tm_hour);</w:t>
      </w:r>
    </w:p>
    <w:p w14:paraId="53A0381B" w14:textId="77777777" w:rsidR="003211B0" w:rsidRPr="00D822A3" w:rsidRDefault="003211B0" w:rsidP="00F206C0">
      <w:pPr>
        <w:pStyle w:val="Code"/>
        <w:rPr>
          <w:highlight w:val="white"/>
          <w:lang w:val="en-GB"/>
        </w:rPr>
      </w:pPr>
      <w:r w:rsidRPr="00D822A3">
        <w:rPr>
          <w:highlight w:val="white"/>
          <w:lang w:val="en-GB"/>
        </w:rPr>
        <w:t xml:space="preserve">          break;</w:t>
      </w:r>
    </w:p>
    <w:p w14:paraId="44954AAF" w14:textId="77777777" w:rsidR="003211B0" w:rsidRPr="00D822A3" w:rsidRDefault="003211B0" w:rsidP="00F206C0">
      <w:pPr>
        <w:pStyle w:val="Code"/>
        <w:rPr>
          <w:highlight w:val="white"/>
          <w:lang w:val="en-GB"/>
        </w:rPr>
      </w:pPr>
    </w:p>
    <w:p w14:paraId="2E5F047A" w14:textId="77777777" w:rsidR="003211B0" w:rsidRPr="00D822A3" w:rsidRDefault="003211B0" w:rsidP="00F206C0">
      <w:pPr>
        <w:pStyle w:val="Code"/>
        <w:rPr>
          <w:highlight w:val="white"/>
          <w:lang w:val="en-GB"/>
        </w:rPr>
      </w:pPr>
      <w:r w:rsidRPr="00D822A3">
        <w:rPr>
          <w:highlight w:val="white"/>
          <w:lang w:val="en-GB"/>
        </w:rPr>
        <w:t xml:space="preserve">        case 'I':</w:t>
      </w:r>
    </w:p>
    <w:p w14:paraId="0E3B7B30" w14:textId="77777777" w:rsidR="003211B0" w:rsidRPr="00D822A3" w:rsidRDefault="003211B0" w:rsidP="00F206C0">
      <w:pPr>
        <w:pStyle w:val="Code"/>
        <w:rPr>
          <w:highlight w:val="white"/>
          <w:lang w:val="en-GB"/>
        </w:rPr>
      </w:pPr>
      <w:r w:rsidRPr="00D822A3">
        <w:rPr>
          <w:highlight w:val="white"/>
          <w:lang w:val="en-GB"/>
        </w:rPr>
        <w:t xml:space="preserve">          sprintf(add, "%02d", (tp-&gt;tm_hour % 12) + 1);</w:t>
      </w:r>
    </w:p>
    <w:p w14:paraId="1AF1A320" w14:textId="77777777" w:rsidR="003211B0" w:rsidRPr="00D822A3" w:rsidRDefault="003211B0" w:rsidP="00F206C0">
      <w:pPr>
        <w:pStyle w:val="Code"/>
        <w:rPr>
          <w:highlight w:val="white"/>
          <w:lang w:val="en-GB"/>
        </w:rPr>
      </w:pPr>
      <w:r w:rsidRPr="00D822A3">
        <w:rPr>
          <w:highlight w:val="white"/>
          <w:lang w:val="en-GB"/>
        </w:rPr>
        <w:t xml:space="preserve">          break;</w:t>
      </w:r>
    </w:p>
    <w:p w14:paraId="430BCF6D" w14:textId="77777777" w:rsidR="003211B0" w:rsidRPr="00D822A3" w:rsidRDefault="003211B0" w:rsidP="00F206C0">
      <w:pPr>
        <w:pStyle w:val="Code"/>
        <w:rPr>
          <w:highlight w:val="white"/>
          <w:lang w:val="en-GB"/>
        </w:rPr>
      </w:pPr>
    </w:p>
    <w:p w14:paraId="37216968" w14:textId="77777777" w:rsidR="003211B0" w:rsidRPr="00D822A3" w:rsidRDefault="003211B0" w:rsidP="00F206C0">
      <w:pPr>
        <w:pStyle w:val="Code"/>
        <w:rPr>
          <w:highlight w:val="white"/>
          <w:lang w:val="en-GB"/>
        </w:rPr>
      </w:pPr>
      <w:r w:rsidRPr="00D822A3">
        <w:rPr>
          <w:highlight w:val="white"/>
          <w:lang w:val="en-GB"/>
        </w:rPr>
        <w:t xml:space="preserve">        case 'j':</w:t>
      </w:r>
    </w:p>
    <w:p w14:paraId="17D58856" w14:textId="77777777" w:rsidR="003211B0" w:rsidRPr="00D822A3" w:rsidRDefault="003211B0" w:rsidP="00F206C0">
      <w:pPr>
        <w:pStyle w:val="Code"/>
        <w:rPr>
          <w:highlight w:val="white"/>
          <w:lang w:val="en-GB"/>
        </w:rPr>
      </w:pPr>
      <w:r w:rsidRPr="00D822A3">
        <w:rPr>
          <w:highlight w:val="white"/>
          <w:lang w:val="en-GB"/>
        </w:rPr>
        <w:t xml:space="preserve">          sprintf(add, "%03d", tp-&gt;tm_yday);</w:t>
      </w:r>
    </w:p>
    <w:p w14:paraId="75DBFEA4" w14:textId="77777777" w:rsidR="003211B0" w:rsidRPr="00D822A3" w:rsidRDefault="003211B0" w:rsidP="00F206C0">
      <w:pPr>
        <w:pStyle w:val="Code"/>
        <w:rPr>
          <w:highlight w:val="white"/>
          <w:lang w:val="en-GB"/>
        </w:rPr>
      </w:pPr>
      <w:r w:rsidRPr="00D822A3">
        <w:rPr>
          <w:highlight w:val="white"/>
          <w:lang w:val="en-GB"/>
        </w:rPr>
        <w:lastRenderedPageBreak/>
        <w:t xml:space="preserve">          break;</w:t>
      </w:r>
    </w:p>
    <w:p w14:paraId="13C4CAA6" w14:textId="77777777" w:rsidR="003211B0" w:rsidRPr="00D822A3" w:rsidRDefault="003211B0" w:rsidP="00F206C0">
      <w:pPr>
        <w:pStyle w:val="Code"/>
        <w:rPr>
          <w:highlight w:val="white"/>
          <w:lang w:val="en-GB"/>
        </w:rPr>
      </w:pPr>
    </w:p>
    <w:p w14:paraId="7F9EF986" w14:textId="77777777" w:rsidR="003211B0" w:rsidRPr="00D822A3" w:rsidRDefault="003211B0" w:rsidP="00F206C0">
      <w:pPr>
        <w:pStyle w:val="Code"/>
        <w:rPr>
          <w:highlight w:val="white"/>
          <w:lang w:val="en-GB"/>
        </w:rPr>
      </w:pPr>
      <w:r w:rsidRPr="00D822A3">
        <w:rPr>
          <w:highlight w:val="white"/>
          <w:lang w:val="en-GB"/>
        </w:rPr>
        <w:t xml:space="preserve">        case 'm':</w:t>
      </w:r>
    </w:p>
    <w:p w14:paraId="10D784DD" w14:textId="77777777" w:rsidR="003211B0" w:rsidRPr="00D822A3" w:rsidRDefault="003211B0" w:rsidP="00F206C0">
      <w:pPr>
        <w:pStyle w:val="Code"/>
        <w:rPr>
          <w:highlight w:val="white"/>
          <w:lang w:val="en-GB"/>
        </w:rPr>
      </w:pPr>
      <w:r w:rsidRPr="00D822A3">
        <w:rPr>
          <w:highlight w:val="white"/>
          <w:lang w:val="en-GB"/>
        </w:rPr>
        <w:t xml:space="preserve">          sprintf(add, "%02d", tp-&gt;tm_mon);</w:t>
      </w:r>
    </w:p>
    <w:p w14:paraId="3710DD70" w14:textId="77777777" w:rsidR="003211B0" w:rsidRPr="00D822A3" w:rsidRDefault="003211B0" w:rsidP="00F206C0">
      <w:pPr>
        <w:pStyle w:val="Code"/>
        <w:rPr>
          <w:highlight w:val="white"/>
          <w:lang w:val="en-GB"/>
        </w:rPr>
      </w:pPr>
      <w:r w:rsidRPr="00D822A3">
        <w:rPr>
          <w:highlight w:val="white"/>
          <w:lang w:val="en-GB"/>
        </w:rPr>
        <w:t xml:space="preserve">          break;</w:t>
      </w:r>
    </w:p>
    <w:p w14:paraId="1D0BF2A6" w14:textId="77777777" w:rsidR="003211B0" w:rsidRPr="00D822A3" w:rsidRDefault="003211B0" w:rsidP="00F206C0">
      <w:pPr>
        <w:pStyle w:val="Code"/>
        <w:rPr>
          <w:highlight w:val="white"/>
          <w:lang w:val="en-GB"/>
        </w:rPr>
      </w:pPr>
    </w:p>
    <w:p w14:paraId="6E687F6D" w14:textId="77777777" w:rsidR="003211B0" w:rsidRPr="00D822A3" w:rsidRDefault="003211B0" w:rsidP="00F206C0">
      <w:pPr>
        <w:pStyle w:val="Code"/>
        <w:rPr>
          <w:highlight w:val="white"/>
          <w:lang w:val="en-GB"/>
        </w:rPr>
      </w:pPr>
      <w:r w:rsidRPr="00D822A3">
        <w:rPr>
          <w:highlight w:val="white"/>
          <w:lang w:val="en-GB"/>
        </w:rPr>
        <w:t xml:space="preserve">        case 'M':</w:t>
      </w:r>
    </w:p>
    <w:p w14:paraId="39ED707C" w14:textId="77777777" w:rsidR="003211B0" w:rsidRPr="00D822A3" w:rsidRDefault="003211B0" w:rsidP="00F206C0">
      <w:pPr>
        <w:pStyle w:val="Code"/>
        <w:rPr>
          <w:highlight w:val="white"/>
          <w:lang w:val="en-GB"/>
        </w:rPr>
      </w:pPr>
      <w:r w:rsidRPr="00D822A3">
        <w:rPr>
          <w:highlight w:val="white"/>
          <w:lang w:val="en-GB"/>
        </w:rPr>
        <w:t xml:space="preserve">          sprintf(add, "%02d", tp-&gt;tm_min);</w:t>
      </w:r>
    </w:p>
    <w:p w14:paraId="6501107F" w14:textId="77777777" w:rsidR="003211B0" w:rsidRPr="00D822A3" w:rsidRDefault="003211B0" w:rsidP="00F206C0">
      <w:pPr>
        <w:pStyle w:val="Code"/>
        <w:rPr>
          <w:highlight w:val="white"/>
          <w:lang w:val="en-GB"/>
        </w:rPr>
      </w:pPr>
      <w:r w:rsidRPr="00D822A3">
        <w:rPr>
          <w:highlight w:val="white"/>
          <w:lang w:val="en-GB"/>
        </w:rPr>
        <w:t xml:space="preserve">          break;</w:t>
      </w:r>
    </w:p>
    <w:p w14:paraId="74E2D4F7" w14:textId="77777777" w:rsidR="003211B0" w:rsidRPr="00D822A3" w:rsidRDefault="003211B0" w:rsidP="00F206C0">
      <w:pPr>
        <w:pStyle w:val="Code"/>
        <w:rPr>
          <w:highlight w:val="white"/>
          <w:lang w:val="en-GB"/>
        </w:rPr>
      </w:pPr>
    </w:p>
    <w:p w14:paraId="3D10F919" w14:textId="77777777" w:rsidR="003211B0" w:rsidRPr="00D822A3" w:rsidRDefault="003211B0" w:rsidP="00F206C0">
      <w:pPr>
        <w:pStyle w:val="Code"/>
        <w:rPr>
          <w:highlight w:val="white"/>
          <w:lang w:val="en-GB"/>
        </w:rPr>
      </w:pPr>
      <w:r w:rsidRPr="00D822A3">
        <w:rPr>
          <w:highlight w:val="white"/>
          <w:lang w:val="en-GB"/>
        </w:rPr>
        <w:t xml:space="preserve">        case 'p':</w:t>
      </w:r>
    </w:p>
    <w:p w14:paraId="4F31072D" w14:textId="77777777" w:rsidR="003211B0" w:rsidRPr="00D822A3" w:rsidRDefault="003211B0" w:rsidP="00F206C0">
      <w:pPr>
        <w:pStyle w:val="Code"/>
        <w:rPr>
          <w:highlight w:val="white"/>
          <w:lang w:val="en-GB"/>
        </w:rPr>
      </w:pPr>
      <w:r w:rsidRPr="00D822A3">
        <w:rPr>
          <w:highlight w:val="white"/>
          <w:lang w:val="en-GB"/>
        </w:rPr>
        <w:t xml:space="preserve">          sprintf(add, "%s", (tp-&gt;tm_hour &lt; 12) ? "AM" : "PM");</w:t>
      </w:r>
    </w:p>
    <w:p w14:paraId="26ED340C" w14:textId="77777777" w:rsidR="003211B0" w:rsidRPr="00D822A3" w:rsidRDefault="003211B0" w:rsidP="00F206C0">
      <w:pPr>
        <w:pStyle w:val="Code"/>
        <w:rPr>
          <w:highlight w:val="white"/>
          <w:lang w:val="en-GB"/>
        </w:rPr>
      </w:pPr>
      <w:r w:rsidRPr="00D822A3">
        <w:rPr>
          <w:highlight w:val="white"/>
          <w:lang w:val="en-GB"/>
        </w:rPr>
        <w:t xml:space="preserve">          break;</w:t>
      </w:r>
    </w:p>
    <w:p w14:paraId="74F27D02" w14:textId="77777777" w:rsidR="003211B0" w:rsidRPr="00D822A3" w:rsidRDefault="003211B0" w:rsidP="00F206C0">
      <w:pPr>
        <w:pStyle w:val="Code"/>
        <w:rPr>
          <w:highlight w:val="white"/>
          <w:lang w:val="en-GB"/>
        </w:rPr>
      </w:pPr>
    </w:p>
    <w:p w14:paraId="15B2AEF7" w14:textId="77777777" w:rsidR="003211B0" w:rsidRPr="00D822A3" w:rsidRDefault="003211B0" w:rsidP="00F206C0">
      <w:pPr>
        <w:pStyle w:val="Code"/>
        <w:rPr>
          <w:highlight w:val="white"/>
          <w:lang w:val="en-GB"/>
        </w:rPr>
      </w:pPr>
      <w:r w:rsidRPr="00D822A3">
        <w:rPr>
          <w:highlight w:val="white"/>
          <w:lang w:val="en-GB"/>
        </w:rPr>
        <w:t xml:space="preserve">        case 'S':</w:t>
      </w:r>
    </w:p>
    <w:p w14:paraId="02EEE950" w14:textId="77777777" w:rsidR="003211B0" w:rsidRPr="00D822A3" w:rsidRDefault="003211B0" w:rsidP="00F206C0">
      <w:pPr>
        <w:pStyle w:val="Code"/>
        <w:rPr>
          <w:highlight w:val="white"/>
          <w:lang w:val="en-GB"/>
        </w:rPr>
      </w:pPr>
      <w:r w:rsidRPr="00D822A3">
        <w:rPr>
          <w:highlight w:val="white"/>
          <w:lang w:val="en-GB"/>
        </w:rPr>
        <w:t xml:space="preserve">          sprintf(add, "%02d", tp-&gt;tm_sec);</w:t>
      </w:r>
    </w:p>
    <w:p w14:paraId="227962A7" w14:textId="77777777" w:rsidR="003211B0" w:rsidRPr="00D822A3" w:rsidRDefault="003211B0" w:rsidP="00F206C0">
      <w:pPr>
        <w:pStyle w:val="Code"/>
        <w:rPr>
          <w:highlight w:val="white"/>
          <w:lang w:val="en-GB"/>
        </w:rPr>
      </w:pPr>
      <w:r w:rsidRPr="00D822A3">
        <w:rPr>
          <w:highlight w:val="white"/>
          <w:lang w:val="en-GB"/>
        </w:rPr>
        <w:t xml:space="preserve">          break;</w:t>
      </w:r>
    </w:p>
    <w:p w14:paraId="25CA6A2D" w14:textId="77777777" w:rsidR="003211B0" w:rsidRPr="00D822A3" w:rsidRDefault="003211B0" w:rsidP="00F206C0">
      <w:pPr>
        <w:pStyle w:val="Code"/>
        <w:rPr>
          <w:highlight w:val="white"/>
          <w:lang w:val="en-GB"/>
        </w:rPr>
      </w:pPr>
    </w:p>
    <w:p w14:paraId="61581218" w14:textId="77777777" w:rsidR="003211B0" w:rsidRPr="00D822A3" w:rsidRDefault="003211B0" w:rsidP="00F206C0">
      <w:pPr>
        <w:pStyle w:val="Code"/>
        <w:rPr>
          <w:highlight w:val="white"/>
          <w:lang w:val="en-GB"/>
        </w:rPr>
      </w:pPr>
      <w:r w:rsidRPr="00D822A3">
        <w:rPr>
          <w:highlight w:val="white"/>
          <w:lang w:val="en-GB"/>
        </w:rPr>
        <w:t xml:space="preserve">        case 'U':</w:t>
      </w:r>
    </w:p>
    <w:p w14:paraId="0ABB0315" w14:textId="77777777" w:rsidR="003211B0" w:rsidRPr="00D822A3" w:rsidRDefault="003211B0" w:rsidP="00F206C0">
      <w:pPr>
        <w:pStyle w:val="Code"/>
        <w:rPr>
          <w:highlight w:val="white"/>
          <w:lang w:val="en-GB"/>
        </w:rPr>
      </w:pPr>
      <w:r w:rsidRPr="00D822A3">
        <w:rPr>
          <w:highlight w:val="white"/>
          <w:lang w:val="en-GB"/>
        </w:rPr>
        <w:t xml:space="preserve">          sprintf(add, "%02d", 0 /*WeekNumberSunday(tp) */);</w:t>
      </w:r>
    </w:p>
    <w:p w14:paraId="4371E05F" w14:textId="77777777" w:rsidR="003211B0" w:rsidRPr="00D822A3" w:rsidRDefault="003211B0" w:rsidP="00F206C0">
      <w:pPr>
        <w:pStyle w:val="Code"/>
        <w:rPr>
          <w:highlight w:val="white"/>
          <w:lang w:val="en-GB"/>
        </w:rPr>
      </w:pPr>
      <w:r w:rsidRPr="00D822A3">
        <w:rPr>
          <w:highlight w:val="white"/>
          <w:lang w:val="en-GB"/>
        </w:rPr>
        <w:t xml:space="preserve">          break;</w:t>
      </w:r>
    </w:p>
    <w:p w14:paraId="02B968A5" w14:textId="77777777" w:rsidR="003211B0" w:rsidRPr="00D822A3" w:rsidRDefault="003211B0" w:rsidP="00F206C0">
      <w:pPr>
        <w:pStyle w:val="Code"/>
        <w:rPr>
          <w:highlight w:val="white"/>
          <w:lang w:val="en-GB"/>
        </w:rPr>
      </w:pPr>
    </w:p>
    <w:p w14:paraId="1DF02409" w14:textId="77777777" w:rsidR="003211B0" w:rsidRPr="00D822A3" w:rsidRDefault="003211B0" w:rsidP="00F206C0">
      <w:pPr>
        <w:pStyle w:val="Code"/>
        <w:rPr>
          <w:highlight w:val="white"/>
          <w:lang w:val="en-GB"/>
        </w:rPr>
      </w:pPr>
      <w:r w:rsidRPr="00D822A3">
        <w:rPr>
          <w:highlight w:val="white"/>
          <w:lang w:val="en-GB"/>
        </w:rPr>
        <w:t xml:space="preserve">        case 'w':</w:t>
      </w:r>
    </w:p>
    <w:p w14:paraId="20A3398D" w14:textId="77777777" w:rsidR="003211B0" w:rsidRPr="00D822A3" w:rsidRDefault="003211B0" w:rsidP="00F206C0">
      <w:pPr>
        <w:pStyle w:val="Code"/>
        <w:rPr>
          <w:highlight w:val="white"/>
          <w:lang w:val="en-GB"/>
        </w:rPr>
      </w:pPr>
      <w:r w:rsidRPr="00D822A3">
        <w:rPr>
          <w:highlight w:val="white"/>
          <w:lang w:val="en-GB"/>
        </w:rPr>
        <w:t xml:space="preserve">          sprintf(add, "%02d", tp-&gt;tm_wday);</w:t>
      </w:r>
    </w:p>
    <w:p w14:paraId="30E39D42" w14:textId="77777777" w:rsidR="003211B0" w:rsidRPr="00D822A3" w:rsidRDefault="003211B0" w:rsidP="00F206C0">
      <w:pPr>
        <w:pStyle w:val="Code"/>
        <w:rPr>
          <w:highlight w:val="white"/>
          <w:lang w:val="en-GB"/>
        </w:rPr>
      </w:pPr>
      <w:r w:rsidRPr="00D822A3">
        <w:rPr>
          <w:highlight w:val="white"/>
          <w:lang w:val="en-GB"/>
        </w:rPr>
        <w:t xml:space="preserve">          break;</w:t>
      </w:r>
    </w:p>
    <w:p w14:paraId="2714A7F2" w14:textId="77777777" w:rsidR="003211B0" w:rsidRPr="00D822A3" w:rsidRDefault="003211B0" w:rsidP="00F206C0">
      <w:pPr>
        <w:pStyle w:val="Code"/>
        <w:rPr>
          <w:highlight w:val="white"/>
          <w:lang w:val="en-GB"/>
        </w:rPr>
      </w:pPr>
    </w:p>
    <w:p w14:paraId="5E7BC6E1" w14:textId="77777777" w:rsidR="003211B0" w:rsidRPr="00D822A3" w:rsidRDefault="003211B0" w:rsidP="00F206C0">
      <w:pPr>
        <w:pStyle w:val="Code"/>
        <w:rPr>
          <w:highlight w:val="white"/>
          <w:lang w:val="en-GB"/>
        </w:rPr>
      </w:pPr>
      <w:r w:rsidRPr="00D822A3">
        <w:rPr>
          <w:highlight w:val="white"/>
          <w:lang w:val="en-GB"/>
        </w:rPr>
        <w:t xml:space="preserve">        case 'W':</w:t>
      </w:r>
    </w:p>
    <w:p w14:paraId="4D898905" w14:textId="77777777" w:rsidR="003211B0" w:rsidRPr="00D822A3" w:rsidRDefault="003211B0" w:rsidP="00F206C0">
      <w:pPr>
        <w:pStyle w:val="Code"/>
        <w:rPr>
          <w:highlight w:val="white"/>
          <w:lang w:val="en-GB"/>
        </w:rPr>
      </w:pPr>
      <w:r w:rsidRPr="00D822A3">
        <w:rPr>
          <w:highlight w:val="white"/>
          <w:lang w:val="en-GB"/>
        </w:rPr>
        <w:t xml:space="preserve">          sprintf(add, "%02d", 0 /* WeekNumberMonday(tp) */);</w:t>
      </w:r>
    </w:p>
    <w:p w14:paraId="305A5225" w14:textId="77777777" w:rsidR="003211B0" w:rsidRPr="00D822A3" w:rsidRDefault="003211B0" w:rsidP="00F206C0">
      <w:pPr>
        <w:pStyle w:val="Code"/>
        <w:rPr>
          <w:highlight w:val="white"/>
          <w:lang w:val="en-GB"/>
        </w:rPr>
      </w:pPr>
      <w:r w:rsidRPr="00D822A3">
        <w:rPr>
          <w:highlight w:val="white"/>
          <w:lang w:val="en-GB"/>
        </w:rPr>
        <w:t xml:space="preserve">          break;</w:t>
      </w:r>
    </w:p>
    <w:p w14:paraId="140E1A4E" w14:textId="77777777" w:rsidR="003211B0" w:rsidRPr="00D822A3" w:rsidRDefault="003211B0" w:rsidP="00F206C0">
      <w:pPr>
        <w:pStyle w:val="Code"/>
        <w:rPr>
          <w:highlight w:val="white"/>
          <w:lang w:val="en-GB"/>
        </w:rPr>
      </w:pPr>
    </w:p>
    <w:p w14:paraId="7C13D309" w14:textId="77777777" w:rsidR="003211B0" w:rsidRPr="00D822A3" w:rsidRDefault="003211B0" w:rsidP="00F206C0">
      <w:pPr>
        <w:pStyle w:val="Code"/>
        <w:rPr>
          <w:highlight w:val="white"/>
          <w:lang w:val="en-GB"/>
        </w:rPr>
      </w:pPr>
      <w:r w:rsidRPr="00D822A3">
        <w:rPr>
          <w:highlight w:val="white"/>
          <w:lang w:val="en-GB"/>
        </w:rPr>
        <w:t xml:space="preserve">        case 'x':</w:t>
      </w:r>
    </w:p>
    <w:p w14:paraId="4E396568" w14:textId="77777777" w:rsidR="00F24788" w:rsidRPr="00D822A3" w:rsidRDefault="003211B0" w:rsidP="00F206C0">
      <w:pPr>
        <w:pStyle w:val="Code"/>
        <w:rPr>
          <w:highlight w:val="white"/>
          <w:lang w:val="en-GB"/>
        </w:rPr>
      </w:pPr>
      <w:r w:rsidRPr="00D822A3">
        <w:rPr>
          <w:highlight w:val="white"/>
          <w:lang w:val="en-GB"/>
        </w:rPr>
        <w:t xml:space="preserve">          sprintf(add, "%04d-%02d-%02d", 1900 + tp-&gt;tm_year, tp-&gt;tm_mon,</w:t>
      </w:r>
    </w:p>
    <w:p w14:paraId="1F940306" w14:textId="4E05F1C5" w:rsidR="003211B0" w:rsidRPr="00D822A3" w:rsidRDefault="00F2478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tp-&gt;tm_mday);</w:t>
      </w:r>
    </w:p>
    <w:p w14:paraId="0C44AF4F" w14:textId="77777777" w:rsidR="003211B0" w:rsidRPr="00D822A3" w:rsidRDefault="003211B0" w:rsidP="00F206C0">
      <w:pPr>
        <w:pStyle w:val="Code"/>
        <w:rPr>
          <w:highlight w:val="white"/>
          <w:lang w:val="en-GB"/>
        </w:rPr>
      </w:pPr>
      <w:r w:rsidRPr="00D822A3">
        <w:rPr>
          <w:highlight w:val="white"/>
          <w:lang w:val="en-GB"/>
        </w:rPr>
        <w:t xml:space="preserve">          break;</w:t>
      </w:r>
    </w:p>
    <w:p w14:paraId="42063108" w14:textId="77777777" w:rsidR="003211B0" w:rsidRPr="00D822A3" w:rsidRDefault="003211B0" w:rsidP="00F206C0">
      <w:pPr>
        <w:pStyle w:val="Code"/>
        <w:rPr>
          <w:highlight w:val="white"/>
          <w:lang w:val="en-GB"/>
        </w:rPr>
      </w:pPr>
    </w:p>
    <w:p w14:paraId="0293D6C1" w14:textId="77777777" w:rsidR="003211B0" w:rsidRPr="00D822A3" w:rsidRDefault="003211B0" w:rsidP="00F206C0">
      <w:pPr>
        <w:pStyle w:val="Code"/>
        <w:rPr>
          <w:highlight w:val="white"/>
          <w:lang w:val="en-GB"/>
        </w:rPr>
      </w:pPr>
      <w:r w:rsidRPr="00D822A3">
        <w:rPr>
          <w:highlight w:val="white"/>
          <w:lang w:val="en-GB"/>
        </w:rPr>
        <w:t xml:space="preserve">        case 'X':</w:t>
      </w:r>
    </w:p>
    <w:p w14:paraId="7CA24B3A" w14:textId="77777777" w:rsidR="003211B0" w:rsidRPr="00D822A3" w:rsidRDefault="003211B0" w:rsidP="00F206C0">
      <w:pPr>
        <w:pStyle w:val="Code"/>
        <w:rPr>
          <w:highlight w:val="white"/>
          <w:lang w:val="en-GB"/>
        </w:rPr>
      </w:pPr>
      <w:r w:rsidRPr="00D822A3">
        <w:rPr>
          <w:highlight w:val="white"/>
          <w:lang w:val="en-GB"/>
        </w:rPr>
        <w:t xml:space="preserve">          sprintf(add, "%02d:%02d:%02d", tp-&gt;tm_hour, tp-&gt;tm_min, tp-&gt;tm_sec); </w:t>
      </w:r>
    </w:p>
    <w:p w14:paraId="792CFB36" w14:textId="77777777" w:rsidR="003211B0" w:rsidRPr="00D822A3" w:rsidRDefault="003211B0" w:rsidP="00F206C0">
      <w:pPr>
        <w:pStyle w:val="Code"/>
        <w:rPr>
          <w:highlight w:val="white"/>
          <w:lang w:val="en-GB"/>
        </w:rPr>
      </w:pPr>
      <w:r w:rsidRPr="00D822A3">
        <w:rPr>
          <w:highlight w:val="white"/>
          <w:lang w:val="en-GB"/>
        </w:rPr>
        <w:t xml:space="preserve">          break;</w:t>
      </w:r>
    </w:p>
    <w:p w14:paraId="4DAE4339" w14:textId="77777777" w:rsidR="003211B0" w:rsidRPr="00D822A3" w:rsidRDefault="003211B0" w:rsidP="00F206C0">
      <w:pPr>
        <w:pStyle w:val="Code"/>
        <w:rPr>
          <w:highlight w:val="white"/>
          <w:lang w:val="en-GB"/>
        </w:rPr>
      </w:pPr>
    </w:p>
    <w:p w14:paraId="3155BE3F" w14:textId="77777777" w:rsidR="003211B0" w:rsidRPr="00D822A3" w:rsidRDefault="003211B0" w:rsidP="00F206C0">
      <w:pPr>
        <w:pStyle w:val="Code"/>
        <w:rPr>
          <w:highlight w:val="white"/>
          <w:lang w:val="en-GB"/>
        </w:rPr>
      </w:pPr>
      <w:r w:rsidRPr="00D822A3">
        <w:rPr>
          <w:highlight w:val="white"/>
          <w:lang w:val="en-GB"/>
        </w:rPr>
        <w:t xml:space="preserve">        case 'y':</w:t>
      </w:r>
    </w:p>
    <w:p w14:paraId="417036E0" w14:textId="77777777" w:rsidR="003211B0" w:rsidRPr="00D822A3" w:rsidRDefault="003211B0" w:rsidP="00F206C0">
      <w:pPr>
        <w:pStyle w:val="Code"/>
        <w:rPr>
          <w:highlight w:val="white"/>
          <w:lang w:val="en-GB"/>
        </w:rPr>
      </w:pPr>
      <w:r w:rsidRPr="00D822A3">
        <w:rPr>
          <w:highlight w:val="white"/>
          <w:lang w:val="en-GB"/>
        </w:rPr>
        <w:t xml:space="preserve">          sprintf(add, "%02d", tp-&gt;tm_year % 100);</w:t>
      </w:r>
    </w:p>
    <w:p w14:paraId="08F60DDD" w14:textId="77777777" w:rsidR="003211B0" w:rsidRPr="00D822A3" w:rsidRDefault="003211B0" w:rsidP="00F206C0">
      <w:pPr>
        <w:pStyle w:val="Code"/>
        <w:rPr>
          <w:highlight w:val="white"/>
          <w:lang w:val="en-GB"/>
        </w:rPr>
      </w:pPr>
      <w:r w:rsidRPr="00D822A3">
        <w:rPr>
          <w:highlight w:val="white"/>
          <w:lang w:val="en-GB"/>
        </w:rPr>
        <w:t xml:space="preserve">          break;</w:t>
      </w:r>
    </w:p>
    <w:p w14:paraId="627E8CA2" w14:textId="77777777" w:rsidR="003211B0" w:rsidRPr="00D822A3" w:rsidRDefault="003211B0" w:rsidP="00F206C0">
      <w:pPr>
        <w:pStyle w:val="Code"/>
        <w:rPr>
          <w:highlight w:val="white"/>
          <w:lang w:val="en-GB"/>
        </w:rPr>
      </w:pPr>
    </w:p>
    <w:p w14:paraId="2BE60948" w14:textId="77777777" w:rsidR="003211B0" w:rsidRPr="00D822A3" w:rsidRDefault="003211B0" w:rsidP="00F206C0">
      <w:pPr>
        <w:pStyle w:val="Code"/>
        <w:rPr>
          <w:highlight w:val="white"/>
          <w:lang w:val="en-GB"/>
        </w:rPr>
      </w:pPr>
      <w:r w:rsidRPr="00D822A3">
        <w:rPr>
          <w:highlight w:val="white"/>
          <w:lang w:val="en-GB"/>
        </w:rPr>
        <w:t xml:space="preserve">        case 'Y':</w:t>
      </w:r>
    </w:p>
    <w:p w14:paraId="32FECE3F" w14:textId="77777777" w:rsidR="003211B0" w:rsidRPr="00D822A3" w:rsidRDefault="003211B0" w:rsidP="00F206C0">
      <w:pPr>
        <w:pStyle w:val="Code"/>
        <w:rPr>
          <w:highlight w:val="white"/>
          <w:lang w:val="en-GB"/>
        </w:rPr>
      </w:pPr>
      <w:r w:rsidRPr="00D822A3">
        <w:rPr>
          <w:highlight w:val="white"/>
          <w:lang w:val="en-GB"/>
        </w:rPr>
        <w:t xml:space="preserve">          sprintf(add, "%04d", 1900 + tp-&gt;tm_year);</w:t>
      </w:r>
    </w:p>
    <w:p w14:paraId="743B1E7A" w14:textId="77777777" w:rsidR="003211B0" w:rsidRPr="00D822A3" w:rsidRDefault="003211B0" w:rsidP="00F206C0">
      <w:pPr>
        <w:pStyle w:val="Code"/>
        <w:rPr>
          <w:highlight w:val="white"/>
          <w:lang w:val="en-GB"/>
        </w:rPr>
      </w:pPr>
      <w:r w:rsidRPr="00D822A3">
        <w:rPr>
          <w:highlight w:val="white"/>
          <w:lang w:val="en-GB"/>
        </w:rPr>
        <w:t xml:space="preserve">          break;</w:t>
      </w:r>
    </w:p>
    <w:p w14:paraId="1B0D1520" w14:textId="77777777" w:rsidR="003211B0" w:rsidRPr="00D822A3" w:rsidRDefault="003211B0" w:rsidP="00F206C0">
      <w:pPr>
        <w:pStyle w:val="Code"/>
        <w:rPr>
          <w:highlight w:val="white"/>
          <w:lang w:val="en-GB"/>
        </w:rPr>
      </w:pPr>
    </w:p>
    <w:p w14:paraId="5FF02831" w14:textId="77777777" w:rsidR="003211B0" w:rsidRPr="00D822A3" w:rsidRDefault="003211B0" w:rsidP="00F206C0">
      <w:pPr>
        <w:pStyle w:val="Code"/>
        <w:rPr>
          <w:highlight w:val="white"/>
          <w:lang w:val="en-GB"/>
        </w:rPr>
      </w:pPr>
      <w:r w:rsidRPr="00D822A3">
        <w:rPr>
          <w:highlight w:val="white"/>
          <w:lang w:val="en-GB"/>
        </w:rPr>
        <w:t xml:space="preserve">        case 'Z':</w:t>
      </w:r>
    </w:p>
    <w:p w14:paraId="1B42C927" w14:textId="77777777" w:rsidR="003211B0" w:rsidRPr="00D822A3" w:rsidRDefault="003211B0" w:rsidP="00F206C0">
      <w:pPr>
        <w:pStyle w:val="Code"/>
        <w:rPr>
          <w:highlight w:val="white"/>
          <w:lang w:val="en-GB"/>
        </w:rPr>
      </w:pPr>
      <w:r w:rsidRPr="00D822A3">
        <w:rPr>
          <w:highlight w:val="white"/>
          <w:lang w:val="en-GB"/>
        </w:rPr>
        <w:t xml:space="preserve">          strcpy(add, "");</w:t>
      </w:r>
    </w:p>
    <w:p w14:paraId="6C2B9F7A" w14:textId="77777777" w:rsidR="003211B0" w:rsidRPr="00D822A3" w:rsidRDefault="003211B0" w:rsidP="00F206C0">
      <w:pPr>
        <w:pStyle w:val="Code"/>
        <w:rPr>
          <w:highlight w:val="white"/>
          <w:lang w:val="en-GB"/>
        </w:rPr>
      </w:pPr>
      <w:r w:rsidRPr="00D822A3">
        <w:rPr>
          <w:highlight w:val="white"/>
          <w:lang w:val="en-GB"/>
        </w:rPr>
        <w:t xml:space="preserve">          break;</w:t>
      </w:r>
    </w:p>
    <w:p w14:paraId="60920201" w14:textId="77777777" w:rsidR="003211B0" w:rsidRPr="00D822A3" w:rsidRDefault="003211B0" w:rsidP="00F206C0">
      <w:pPr>
        <w:pStyle w:val="Code"/>
        <w:rPr>
          <w:highlight w:val="white"/>
          <w:lang w:val="en-GB"/>
        </w:rPr>
      </w:pPr>
    </w:p>
    <w:p w14:paraId="5C63D5C6" w14:textId="77777777" w:rsidR="003211B0" w:rsidRPr="00D822A3" w:rsidRDefault="003211B0" w:rsidP="00F206C0">
      <w:pPr>
        <w:pStyle w:val="Code"/>
        <w:rPr>
          <w:highlight w:val="white"/>
          <w:lang w:val="en-GB"/>
        </w:rPr>
      </w:pPr>
      <w:r w:rsidRPr="00D822A3">
        <w:rPr>
          <w:highlight w:val="white"/>
          <w:lang w:val="en-GB"/>
        </w:rPr>
        <w:t xml:space="preserve">        case '%':</w:t>
      </w:r>
    </w:p>
    <w:p w14:paraId="7D0CFEF8" w14:textId="77777777" w:rsidR="003211B0" w:rsidRPr="00D822A3" w:rsidRDefault="003211B0" w:rsidP="00F206C0">
      <w:pPr>
        <w:pStyle w:val="Code"/>
        <w:rPr>
          <w:highlight w:val="white"/>
          <w:lang w:val="en-GB"/>
        </w:rPr>
      </w:pPr>
      <w:r w:rsidRPr="00D822A3">
        <w:rPr>
          <w:highlight w:val="white"/>
          <w:lang w:val="en-GB"/>
        </w:rPr>
        <w:t xml:space="preserve">          strcpy(add, "%");</w:t>
      </w:r>
    </w:p>
    <w:p w14:paraId="769E5B77" w14:textId="77777777" w:rsidR="003211B0" w:rsidRPr="00D822A3" w:rsidRDefault="003211B0" w:rsidP="00F206C0">
      <w:pPr>
        <w:pStyle w:val="Code"/>
        <w:rPr>
          <w:highlight w:val="white"/>
          <w:lang w:val="en-GB"/>
        </w:rPr>
      </w:pPr>
      <w:r w:rsidRPr="00D822A3">
        <w:rPr>
          <w:highlight w:val="white"/>
          <w:lang w:val="en-GB"/>
        </w:rPr>
        <w:t xml:space="preserve">      }</w:t>
      </w:r>
    </w:p>
    <w:p w14:paraId="3427C94F" w14:textId="77777777" w:rsidR="003211B0" w:rsidRPr="00D822A3" w:rsidRDefault="003211B0" w:rsidP="00F206C0">
      <w:pPr>
        <w:pStyle w:val="Code"/>
        <w:rPr>
          <w:highlight w:val="white"/>
          <w:lang w:val="en-GB"/>
        </w:rPr>
      </w:pPr>
      <w:r w:rsidRPr="00D822A3">
        <w:rPr>
          <w:highlight w:val="white"/>
          <w:lang w:val="en-GB"/>
        </w:rPr>
        <w:t xml:space="preserve">    }</w:t>
      </w:r>
    </w:p>
    <w:p w14:paraId="7562B6E2" w14:textId="77777777" w:rsidR="003211B0" w:rsidRPr="00D822A3" w:rsidRDefault="003211B0" w:rsidP="00F206C0">
      <w:pPr>
        <w:pStyle w:val="Code"/>
        <w:rPr>
          <w:highlight w:val="white"/>
          <w:lang w:val="en-GB"/>
        </w:rPr>
      </w:pPr>
      <w:r w:rsidRPr="00D822A3">
        <w:rPr>
          <w:highlight w:val="white"/>
          <w:lang w:val="en-GB"/>
        </w:rPr>
        <w:t xml:space="preserve">    else {</w:t>
      </w:r>
    </w:p>
    <w:p w14:paraId="670EFE7A" w14:textId="77777777" w:rsidR="003211B0" w:rsidRPr="00D822A3" w:rsidRDefault="003211B0" w:rsidP="00F206C0">
      <w:pPr>
        <w:pStyle w:val="Code"/>
        <w:rPr>
          <w:highlight w:val="white"/>
          <w:lang w:val="en-GB"/>
        </w:rPr>
      </w:pPr>
      <w:r w:rsidRPr="00D822A3">
        <w:rPr>
          <w:highlight w:val="white"/>
          <w:lang w:val="en-GB"/>
        </w:rPr>
        <w:t xml:space="preserve">      add[0] = fmt[index];</w:t>
      </w:r>
    </w:p>
    <w:p w14:paraId="45456A42" w14:textId="77777777" w:rsidR="003211B0" w:rsidRPr="00D822A3" w:rsidRDefault="003211B0" w:rsidP="00F206C0">
      <w:pPr>
        <w:pStyle w:val="Code"/>
        <w:rPr>
          <w:highlight w:val="white"/>
          <w:lang w:val="en-GB"/>
        </w:rPr>
      </w:pPr>
      <w:r w:rsidRPr="00D822A3">
        <w:rPr>
          <w:highlight w:val="white"/>
          <w:lang w:val="en-GB"/>
        </w:rPr>
        <w:lastRenderedPageBreak/>
        <w:t xml:space="preserve">      add[1] = '\0';</w:t>
      </w:r>
    </w:p>
    <w:p w14:paraId="130A3AF3" w14:textId="77777777" w:rsidR="003211B0" w:rsidRPr="00D822A3" w:rsidRDefault="003211B0" w:rsidP="00F206C0">
      <w:pPr>
        <w:pStyle w:val="Code"/>
        <w:rPr>
          <w:highlight w:val="white"/>
          <w:lang w:val="en-GB"/>
        </w:rPr>
      </w:pPr>
      <w:r w:rsidRPr="00D822A3">
        <w:rPr>
          <w:highlight w:val="white"/>
          <w:lang w:val="en-GB"/>
        </w:rPr>
        <w:t xml:space="preserve">    }</w:t>
      </w:r>
    </w:p>
    <w:p w14:paraId="315EB0F4" w14:textId="77777777" w:rsidR="0067024B" w:rsidRPr="00D822A3" w:rsidRDefault="0067024B" w:rsidP="00F206C0">
      <w:pPr>
        <w:pStyle w:val="Code"/>
        <w:rPr>
          <w:highlight w:val="white"/>
          <w:lang w:val="en-GB"/>
        </w:rPr>
      </w:pPr>
    </w:p>
    <w:p w14:paraId="13CD8894" w14:textId="2500F90A" w:rsidR="003211B0" w:rsidRPr="00D822A3" w:rsidRDefault="003211B0" w:rsidP="00F206C0">
      <w:pPr>
        <w:pStyle w:val="Code"/>
        <w:rPr>
          <w:highlight w:val="white"/>
          <w:lang w:val="en-GB"/>
        </w:rPr>
      </w:pPr>
      <w:r w:rsidRPr="00D822A3">
        <w:rPr>
          <w:highlight w:val="white"/>
          <w:lang w:val="en-GB"/>
        </w:rPr>
        <w:t xml:space="preserve">    if ((strlen(s) + strlen(add)) &lt; smax) {</w:t>
      </w:r>
    </w:p>
    <w:p w14:paraId="4EFD499E" w14:textId="77777777" w:rsidR="003211B0" w:rsidRPr="00D822A3" w:rsidRDefault="003211B0" w:rsidP="00F206C0">
      <w:pPr>
        <w:pStyle w:val="Code"/>
        <w:rPr>
          <w:highlight w:val="white"/>
          <w:lang w:val="en-GB"/>
        </w:rPr>
      </w:pPr>
      <w:r w:rsidRPr="00D822A3">
        <w:rPr>
          <w:highlight w:val="white"/>
          <w:lang w:val="en-GB"/>
        </w:rPr>
        <w:t xml:space="preserve">      strcat(s, add);</w:t>
      </w:r>
    </w:p>
    <w:p w14:paraId="65FE008C" w14:textId="77777777" w:rsidR="003211B0" w:rsidRPr="00D822A3" w:rsidRDefault="003211B0" w:rsidP="00F206C0">
      <w:pPr>
        <w:pStyle w:val="Code"/>
        <w:rPr>
          <w:highlight w:val="white"/>
          <w:lang w:val="en-GB"/>
        </w:rPr>
      </w:pPr>
      <w:r w:rsidRPr="00D822A3">
        <w:rPr>
          <w:highlight w:val="white"/>
          <w:lang w:val="en-GB"/>
        </w:rPr>
        <w:t xml:space="preserve">    }</w:t>
      </w:r>
    </w:p>
    <w:p w14:paraId="5C67E601" w14:textId="77777777" w:rsidR="003211B0" w:rsidRPr="00D822A3" w:rsidRDefault="003211B0" w:rsidP="00F206C0">
      <w:pPr>
        <w:pStyle w:val="Code"/>
        <w:rPr>
          <w:highlight w:val="white"/>
          <w:lang w:val="en-GB"/>
        </w:rPr>
      </w:pPr>
      <w:r w:rsidRPr="00D822A3">
        <w:rPr>
          <w:highlight w:val="white"/>
          <w:lang w:val="en-GB"/>
        </w:rPr>
        <w:t xml:space="preserve">    else {</w:t>
      </w:r>
    </w:p>
    <w:p w14:paraId="3D794129" w14:textId="77777777" w:rsidR="003211B0" w:rsidRPr="00D822A3" w:rsidRDefault="003211B0" w:rsidP="00F206C0">
      <w:pPr>
        <w:pStyle w:val="Code"/>
        <w:rPr>
          <w:highlight w:val="white"/>
          <w:lang w:val="en-GB"/>
        </w:rPr>
      </w:pPr>
      <w:r w:rsidRPr="00D822A3">
        <w:rPr>
          <w:highlight w:val="white"/>
          <w:lang w:val="en-GB"/>
        </w:rPr>
        <w:t xml:space="preserve">      break;</w:t>
      </w:r>
    </w:p>
    <w:p w14:paraId="6FC599EF" w14:textId="77777777" w:rsidR="003211B0" w:rsidRPr="00D822A3" w:rsidRDefault="003211B0" w:rsidP="00F206C0">
      <w:pPr>
        <w:pStyle w:val="Code"/>
        <w:rPr>
          <w:highlight w:val="white"/>
          <w:lang w:val="en-GB"/>
        </w:rPr>
      </w:pPr>
      <w:r w:rsidRPr="00D822A3">
        <w:rPr>
          <w:highlight w:val="white"/>
          <w:lang w:val="en-GB"/>
        </w:rPr>
        <w:t xml:space="preserve">    }</w:t>
      </w:r>
    </w:p>
    <w:p w14:paraId="0AAF5013" w14:textId="77777777" w:rsidR="003211B0" w:rsidRPr="00D822A3" w:rsidRDefault="003211B0" w:rsidP="00F206C0">
      <w:pPr>
        <w:pStyle w:val="Code"/>
        <w:rPr>
          <w:highlight w:val="white"/>
          <w:lang w:val="en-GB"/>
        </w:rPr>
      </w:pPr>
      <w:r w:rsidRPr="00D822A3">
        <w:rPr>
          <w:highlight w:val="white"/>
          <w:lang w:val="en-GB"/>
        </w:rPr>
        <w:t xml:space="preserve">  }</w:t>
      </w:r>
    </w:p>
    <w:p w14:paraId="029FB243" w14:textId="77777777" w:rsidR="003211B0" w:rsidRPr="00D822A3" w:rsidRDefault="003211B0" w:rsidP="00F206C0">
      <w:pPr>
        <w:pStyle w:val="Code"/>
        <w:rPr>
          <w:highlight w:val="white"/>
          <w:lang w:val="en-GB"/>
        </w:rPr>
      </w:pPr>
    </w:p>
    <w:p w14:paraId="43866126" w14:textId="77777777" w:rsidR="003211B0" w:rsidRPr="00D822A3" w:rsidRDefault="003211B0" w:rsidP="00F206C0">
      <w:pPr>
        <w:pStyle w:val="Code"/>
        <w:rPr>
          <w:highlight w:val="white"/>
          <w:lang w:val="en-GB"/>
        </w:rPr>
      </w:pPr>
      <w:r w:rsidRPr="00D822A3">
        <w:rPr>
          <w:highlight w:val="white"/>
          <w:lang w:val="en-GB"/>
        </w:rPr>
        <w:t xml:space="preserve">  return strlen(s);</w:t>
      </w:r>
    </w:p>
    <w:p w14:paraId="7DC26C7E" w14:textId="1549BA1D" w:rsidR="003211B0" w:rsidRPr="00D822A3" w:rsidRDefault="003211B0" w:rsidP="00F206C0">
      <w:pPr>
        <w:pStyle w:val="Code"/>
        <w:rPr>
          <w:lang w:val="en-GB"/>
        </w:rPr>
      </w:pPr>
      <w:r w:rsidRPr="00D822A3">
        <w:rPr>
          <w:highlight w:val="white"/>
          <w:lang w:val="en-GB"/>
        </w:rPr>
        <w:t>}</w:t>
      </w:r>
    </w:p>
    <w:p w14:paraId="091577D2" w14:textId="77777777" w:rsidR="005B1C6D" w:rsidRPr="00D822A3" w:rsidRDefault="005B1C6D" w:rsidP="00845EA9">
      <w:pPr>
        <w:pStyle w:val="Appendix"/>
      </w:pPr>
      <w:bookmarkStart w:id="478" w:name="_Ref54018755"/>
      <w:bookmarkStart w:id="479" w:name="_Toc54625171"/>
      <w:bookmarkStart w:id="480" w:name="_Ref417644950"/>
      <w:r w:rsidRPr="00D822A3">
        <w:lastRenderedPageBreak/>
        <w:t xml:space="preserve">The </w:t>
      </w:r>
      <w:proofErr w:type="spellStart"/>
      <w:r w:rsidRPr="00D822A3">
        <w:t>Preprocessor</w:t>
      </w:r>
      <w:bookmarkEnd w:id="478"/>
      <w:bookmarkEnd w:id="479"/>
      <w:proofErr w:type="spellEnd"/>
    </w:p>
    <w:p w14:paraId="17A25FF3" w14:textId="6941EA95" w:rsidR="005B1C6D" w:rsidRPr="00D822A3" w:rsidRDefault="00110A2B" w:rsidP="005B1C6D">
      <w:pPr>
        <w:rPr>
          <w:lang w:val="en-GB"/>
        </w:rPr>
      </w:pPr>
      <w:r>
        <w:rPr>
          <w:lang w:val="en-GB"/>
        </w:rPr>
        <w:t xml:space="preserve">The </w:t>
      </w:r>
      <w:proofErr w:type="spellStart"/>
      <w:r>
        <w:rPr>
          <w:lang w:val="en-GB"/>
        </w:rPr>
        <w:t>preprocessor</w:t>
      </w:r>
      <w:proofErr w:type="spellEnd"/>
      <w:r>
        <w:rPr>
          <w:lang w:val="en-GB"/>
        </w:rPr>
        <w:t xml:space="preserve">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1" w:name="_Ref418256130"/>
      <w:bookmarkStart w:id="482" w:name="_Toc54625172"/>
      <w:r w:rsidRPr="00D822A3">
        <w:rPr>
          <w:lang w:val="en-GB"/>
        </w:rPr>
        <w:t xml:space="preserve">The Expression </w:t>
      </w:r>
      <w:r w:rsidR="007C4A54">
        <w:rPr>
          <w:lang w:val="en-GB"/>
        </w:rPr>
        <w:t xml:space="preserve">Scanner and </w:t>
      </w:r>
      <w:r w:rsidRPr="00D822A3">
        <w:rPr>
          <w:lang w:val="en-GB"/>
        </w:rPr>
        <w:t>Parser</w:t>
      </w:r>
      <w:bookmarkEnd w:id="481"/>
      <w:bookmarkEnd w:id="482"/>
    </w:p>
    <w:p w14:paraId="078B90C0" w14:textId="5EDA6A96" w:rsidR="007C4A54" w:rsidRPr="007C4A54" w:rsidRDefault="008C04F5" w:rsidP="007C4A54">
      <w:pPr>
        <w:rPr>
          <w:lang w:val="en-GB"/>
        </w:rPr>
      </w:pPr>
      <w:r w:rsidRPr="00D822A3">
        <w:rPr>
          <w:lang w:val="en-GB"/>
        </w:rPr>
        <w:t xml:space="preserve">Before we consider the </w:t>
      </w:r>
      <w:proofErr w:type="spellStart"/>
      <w:r w:rsidRPr="00D822A3">
        <w:rPr>
          <w:lang w:val="en-GB"/>
        </w:rPr>
        <w:t>preprocessor</w:t>
      </w:r>
      <w:proofErr w:type="spellEnd"/>
      <w:r w:rsidRPr="00D822A3">
        <w:rPr>
          <w:lang w:val="en-GB"/>
        </w:rPr>
        <w:t xml:space="preserve"> itself, we need to find a way to decide the whether the expressions given in the #</w:t>
      </w:r>
      <w:r w:rsidRPr="00D822A3">
        <w:rPr>
          <w:rStyle w:val="CodeInText"/>
          <w:lang w:val="en-GB"/>
        </w:rPr>
        <w:t>if</w:t>
      </w:r>
      <w:r w:rsidRPr="00D822A3">
        <w:rPr>
          <w:lang w:val="en-GB"/>
        </w:rPr>
        <w:t xml:space="preserve"> or #</w:t>
      </w:r>
      <w:proofErr w:type="spellStart"/>
      <w:r w:rsidRPr="00D822A3">
        <w:rPr>
          <w:rStyle w:val="CodeInText"/>
          <w:lang w:val="en-GB"/>
        </w:rPr>
        <w:t>elif</w:t>
      </w:r>
      <w:proofErr w:type="spellEnd"/>
      <w:r w:rsidRPr="00D822A3">
        <w:rPr>
          <w:lang w:val="en-GB"/>
        </w:rPr>
        <w:t xml:space="preserve"> directives equals zero. </w:t>
      </w:r>
      <w:r>
        <w:rPr>
          <w:lang w:val="en-GB"/>
        </w:rPr>
        <w:t xml:space="preserve">For that we need the expression </w:t>
      </w:r>
      <w:r w:rsidR="007C4A54">
        <w:rPr>
          <w:lang w:val="en-GB"/>
        </w:rPr>
        <w:t>parser</w:t>
      </w:r>
      <w:r>
        <w:rPr>
          <w:lang w:val="en-GB"/>
        </w:rPr>
        <w:t>, which can be</w:t>
      </w:r>
      <w:r w:rsidR="001321E7">
        <w:rPr>
          <w:lang w:val="en-GB"/>
        </w:rPr>
        <w:t xml:space="preserve"> viewed as a smaller version of the </w:t>
      </w:r>
      <w:r w:rsidR="001F160A">
        <w:rPr>
          <w:lang w:val="en-GB"/>
        </w:rPr>
        <w:t xml:space="preserve">main parser of Chapter </w:t>
      </w:r>
      <w:r w:rsidR="001F160A">
        <w:rPr>
          <w:lang w:val="en-GB"/>
        </w:rPr>
        <w:fldChar w:fldCharType="begin"/>
      </w:r>
      <w:r w:rsidR="001F160A">
        <w:rPr>
          <w:lang w:val="en-GB"/>
        </w:rPr>
        <w:instrText xml:space="preserve"> REF _Ref54783705 \r \h </w:instrText>
      </w:r>
      <w:r w:rsidR="001F160A">
        <w:rPr>
          <w:lang w:val="en-GB"/>
        </w:rPr>
      </w:r>
      <w:r w:rsidR="001F160A">
        <w:rPr>
          <w:lang w:val="en-GB"/>
        </w:rPr>
        <w:fldChar w:fldCharType="separate"/>
      </w:r>
      <w:r w:rsidR="00C2704A">
        <w:rPr>
          <w:lang w:val="en-GB"/>
        </w:rPr>
        <w:t>3</w:t>
      </w:r>
      <w:r w:rsidR="001F160A">
        <w:rPr>
          <w:lang w:val="en-GB"/>
        </w:rPr>
        <w:fldChar w:fldCharType="end"/>
      </w:r>
      <w:r w:rsidR="001F160A">
        <w:rPr>
          <w:lang w:val="en-GB"/>
        </w:rPr>
        <w:t>.</w:t>
      </w:r>
      <w:r>
        <w:rPr>
          <w:lang w:val="en-GB"/>
        </w:rPr>
        <w:t xml:space="preserve"> We </w:t>
      </w:r>
      <w:proofErr w:type="gramStart"/>
      <w:r>
        <w:rPr>
          <w:lang w:val="en-GB"/>
        </w:rPr>
        <w:t>look into</w:t>
      </w:r>
      <w:proofErr w:type="gramEnd"/>
      <w:r>
        <w:rPr>
          <w:lang w:val="en-GB"/>
        </w:rPr>
        <w:t xml:space="preserve"> the grammar, scanner, and parser.</w:t>
      </w:r>
    </w:p>
    <w:p w14:paraId="176A4CB8" w14:textId="77777777" w:rsidR="005B1C6D" w:rsidRPr="00D822A3" w:rsidRDefault="005B1C6D" w:rsidP="005B1C6D">
      <w:pPr>
        <w:pStyle w:val="Rubrik3"/>
        <w:rPr>
          <w:lang w:val="en-GB"/>
        </w:rPr>
      </w:pPr>
      <w:bookmarkStart w:id="483" w:name="_Toc54625173"/>
      <w:r w:rsidRPr="00D822A3">
        <w:rPr>
          <w:lang w:val="en-GB"/>
        </w:rPr>
        <w:t>The Grammar</w:t>
      </w:r>
      <w:bookmarkEnd w:id="483"/>
    </w:p>
    <w:p w14:paraId="640DDAFA" w14:textId="09A418D3" w:rsidR="005B1C6D" w:rsidRPr="00D822A3" w:rsidRDefault="005B1C6D" w:rsidP="005B1C6D">
      <w:pPr>
        <w:rPr>
          <w:lang w:val="en-GB"/>
        </w:rPr>
      </w:pPr>
      <w:r w:rsidRPr="00D822A3">
        <w:rPr>
          <w:lang w:val="en-GB"/>
        </w:rPr>
        <w:t xml:space="preserve">The grammar of an expression </w:t>
      </w:r>
      <w:r w:rsidR="005F4FD6">
        <w:rPr>
          <w:lang w:val="en-GB"/>
        </w:rPr>
        <w:t xml:space="preserve">parser </w:t>
      </w:r>
      <w:r w:rsidRPr="00D822A3">
        <w:rPr>
          <w:lang w:val="en-GB"/>
        </w:rPr>
        <w:t>follows below.</w:t>
      </w:r>
      <w:r w:rsidR="00520C76">
        <w:rPr>
          <w:lang w:val="en-GB"/>
        </w:rPr>
        <w:t xml:space="preserve"> Similar to the expression part of the main parser of Chapter  </w:t>
      </w:r>
      <w:r w:rsidR="00520C76">
        <w:rPr>
          <w:lang w:val="en-GB"/>
        </w:rPr>
        <w:fldChar w:fldCharType="begin"/>
      </w:r>
      <w:r w:rsidR="00520C76">
        <w:rPr>
          <w:lang w:val="en-GB"/>
        </w:rPr>
        <w:instrText xml:space="preserve"> REF _Ref54783705 \r \h </w:instrText>
      </w:r>
      <w:r w:rsidR="00520C76">
        <w:rPr>
          <w:lang w:val="en-GB"/>
        </w:rPr>
      </w:r>
      <w:r w:rsidR="00520C76">
        <w:rPr>
          <w:lang w:val="en-GB"/>
        </w:rPr>
        <w:fldChar w:fldCharType="separate"/>
      </w:r>
      <w:r w:rsidR="00C2704A">
        <w:rPr>
          <w:lang w:val="en-GB"/>
        </w:rPr>
        <w:t>3</w:t>
      </w:r>
      <w:r w:rsidR="00520C76">
        <w:rPr>
          <w:lang w:val="en-GB"/>
        </w:rPr>
        <w:fldChar w:fldCharType="end"/>
      </w:r>
      <w:r w:rsidR="00520C76">
        <w:rPr>
          <w:lang w:val="en-GB"/>
        </w:rPr>
        <w:t>, we add a new grammar rule for each precedence level.</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2B9B2BE0" w:rsidR="005B1C6D" w:rsidRPr="00D822A3" w:rsidRDefault="005B1C6D" w:rsidP="005B1C6D">
      <w:pPr>
        <w:pStyle w:val="Code"/>
        <w:rPr>
          <w:lang w:val="en-GB"/>
        </w:rPr>
      </w:pPr>
      <w:r w:rsidRPr="00D822A3">
        <w:rPr>
          <w:lang w:val="en-GB"/>
        </w:rPr>
        <w:t xml:space="preserve">    </w:t>
      </w:r>
      <w:r w:rsidR="00FC270F">
        <w:rPr>
          <w:lang w:val="en-GB"/>
        </w:rPr>
        <w:t>Bitwise_or_expression</w:t>
      </w:r>
    </w:p>
    <w:p w14:paraId="67888068" w14:textId="79AE1BC2"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w:t>
      </w:r>
      <w:r w:rsidR="00FC270F">
        <w:rPr>
          <w:lang w:val="en-GB"/>
        </w:rPr>
        <w:t>bitwise_or_expression</w:t>
      </w:r>
    </w:p>
    <w:p w14:paraId="7AB30BA4" w14:textId="77777777" w:rsidR="005B1C6D" w:rsidRPr="00D822A3" w:rsidRDefault="005B1C6D" w:rsidP="005B1C6D">
      <w:pPr>
        <w:pStyle w:val="Code"/>
        <w:rPr>
          <w:lang w:val="en-GB"/>
        </w:rPr>
      </w:pPr>
    </w:p>
    <w:p w14:paraId="41D28811" w14:textId="6F986F25" w:rsidR="005B1C6D" w:rsidRPr="00D822A3" w:rsidRDefault="00FC270F" w:rsidP="005B1C6D">
      <w:pPr>
        <w:pStyle w:val="Code"/>
        <w:rPr>
          <w:lang w:val="en-GB"/>
        </w:rPr>
      </w:pPr>
      <w:r>
        <w:rPr>
          <w:lang w:val="en-GB"/>
        </w:rPr>
        <w:t>bitwise_or_expression</w:t>
      </w:r>
      <w:r w:rsidR="005B1C6D" w:rsidRPr="00D822A3">
        <w:rPr>
          <w:lang w:val="en-GB"/>
        </w:rPr>
        <w:t xml:space="preserve">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2BE10935" w:rsidR="005B1C6D" w:rsidRPr="00D822A3" w:rsidRDefault="005B1C6D" w:rsidP="005B1C6D">
      <w:pPr>
        <w:pStyle w:val="Code"/>
        <w:rPr>
          <w:lang w:val="en-GB"/>
        </w:rPr>
      </w:pPr>
      <w:r w:rsidRPr="00D822A3">
        <w:rPr>
          <w:lang w:val="en-GB"/>
        </w:rPr>
        <w:t xml:space="preserve">  | </w:t>
      </w:r>
      <w:r w:rsidR="00FC270F">
        <w:rPr>
          <w:lang w:val="en-GB"/>
        </w:rPr>
        <w:t>bitwise_or_expression</w:t>
      </w:r>
      <w:r w:rsidRPr="00D822A3">
        <w:rPr>
          <w:lang w:val="en-GB"/>
        </w:rPr>
        <w:t xml:space="preserve">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4" w:name="_Toc54625174"/>
      <w:r w:rsidRPr="00D822A3">
        <w:rPr>
          <w:lang w:val="en-GB"/>
        </w:rPr>
        <w:t>The Parser</w:t>
      </w:r>
      <w:bookmarkEnd w:id="484"/>
    </w:p>
    <w:p w14:paraId="1306B22E" w14:textId="6A3FAB16" w:rsidR="005B1C6D" w:rsidRPr="00D822A3" w:rsidRDefault="005B1C6D" w:rsidP="005B1C6D">
      <w:pPr>
        <w:rPr>
          <w:lang w:val="en-GB"/>
        </w:rPr>
      </w:pPr>
      <w:r w:rsidRPr="00D822A3">
        <w:rPr>
          <w:lang w:val="en-GB"/>
        </w:rPr>
        <w:t xml:space="preserve">The </w:t>
      </w:r>
      <w:r w:rsidR="00CA196F">
        <w:rPr>
          <w:lang w:val="en-GB"/>
        </w:rPr>
        <w:t>result of the parser is an integer value, floating</w:t>
      </w:r>
      <w:r w:rsidRPr="00D822A3">
        <w:rPr>
          <w:lang w:val="en-GB"/>
        </w:rPr>
        <w:t xml:space="preserve"> values are not used by the </w:t>
      </w:r>
      <w:proofErr w:type="spellStart"/>
      <w:r w:rsidRPr="00D822A3">
        <w:rPr>
          <w:lang w:val="en-GB"/>
        </w:rPr>
        <w:t>preprocessor</w:t>
      </w:r>
      <w:proofErr w:type="spellEnd"/>
      <w:r w:rsidR="00CA196F">
        <w:rPr>
          <w:lang w:val="en-GB"/>
        </w:rPr>
        <w:t>.</w:t>
      </w:r>
    </w:p>
    <w:p w14:paraId="02EE4F27" w14:textId="77777777" w:rsidR="005B1C6D" w:rsidRPr="00D822A3" w:rsidRDefault="005B1C6D" w:rsidP="005B1C6D">
      <w:pPr>
        <w:pStyle w:val="CodeHeader"/>
        <w:rPr>
          <w:lang w:val="en-GB"/>
        </w:rPr>
      </w:pPr>
      <w:proofErr w:type="spellStart"/>
      <w:r w:rsidRPr="00D822A3">
        <w:rPr>
          <w:lang w:val="en-GB"/>
        </w:rPr>
        <w:t>ExpressionParser.gppg</w:t>
      </w:r>
      <w:proofErr w:type="spellEnd"/>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BE36196" w14:textId="77777777" w:rsidR="00CA196F" w:rsidRDefault="005B1C6D" w:rsidP="005B1C6D">
      <w:pPr>
        <w:pStyle w:val="Code"/>
        <w:rPr>
          <w:highlight w:val="white"/>
          <w:lang w:val="en-GB"/>
        </w:rPr>
      </w:pPr>
      <w:r w:rsidRPr="00D822A3">
        <w:rPr>
          <w:highlight w:val="white"/>
          <w:lang w:val="en-GB"/>
        </w:rPr>
        <w:t xml:space="preserve">       QUESTION_MARK COLON LEFT_PARENTHESIS RIGHT_PARENTHESIS LOGICAL_OR</w:t>
      </w:r>
    </w:p>
    <w:p w14:paraId="705B5CDD" w14:textId="77777777" w:rsidR="00CA196F"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LOGICAL_AND</w:t>
      </w:r>
      <w:r>
        <w:rPr>
          <w:highlight w:val="white"/>
          <w:lang w:val="en-GB"/>
        </w:rPr>
        <w:t xml:space="preserve"> </w:t>
      </w:r>
      <w:r w:rsidR="005B1C6D" w:rsidRPr="00D822A3">
        <w:rPr>
          <w:highlight w:val="white"/>
          <w:lang w:val="en-GB"/>
        </w:rPr>
        <w:t>LOGICAL_NOT BITWISE_XOR BITWISE_OR BITWISE_AND BITWISE_NOT</w:t>
      </w:r>
    </w:p>
    <w:p w14:paraId="508E6B2A" w14:textId="3C096EFD" w:rsidR="005B1C6D" w:rsidRPr="00D822A3"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lastRenderedPageBreak/>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0AB5E065" w:rsidR="005B1C6D" w:rsidRPr="00D822A3" w:rsidRDefault="005B1C6D" w:rsidP="005B1C6D">
      <w:pPr>
        <w:pStyle w:val="Code"/>
        <w:rPr>
          <w:highlight w:val="white"/>
          <w:lang w:val="en-GB"/>
        </w:rPr>
      </w:pPr>
      <w:r w:rsidRPr="00D822A3">
        <w:rPr>
          <w:highlight w:val="white"/>
          <w:lang w:val="en-GB"/>
        </w:rPr>
        <w:t xml:space="preserve">                      logical_and_expression </w:t>
      </w:r>
      <w:r w:rsidR="00FC270F">
        <w:rPr>
          <w:highlight w:val="white"/>
          <w:lang w:val="en-GB"/>
        </w:rPr>
        <w:t>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4453AB57" w:rsidR="005B1C6D" w:rsidRPr="00D822A3" w:rsidRDefault="00345CCF" w:rsidP="00345CCF">
      <w:pPr>
        <w:rPr>
          <w:highlight w:val="white"/>
          <w:lang w:val="en-GB"/>
        </w:rPr>
      </w:pPr>
      <w:r>
        <w:rPr>
          <w:highlight w:val="white"/>
          <w:lang w:val="en-GB"/>
        </w:rPr>
        <w:t xml:space="preserve">The result of the parsing is placed in the </w:t>
      </w:r>
      <w:r w:rsidRPr="00345CCF">
        <w:rPr>
          <w:rStyle w:val="KeyWord0"/>
          <w:highlight w:val="white"/>
        </w:rPr>
        <w:t>PreProcessorResult</w:t>
      </w:r>
      <w:r>
        <w:rPr>
          <w:highlight w:val="white"/>
          <w:lang w:val="en-GB"/>
        </w:rPr>
        <w:t xml:space="preserve"> of the </w:t>
      </w:r>
      <w:r w:rsidRPr="00345CCF">
        <w:rPr>
          <w:rStyle w:val="KeyWord0"/>
          <w:highlight w:val="white"/>
        </w:rPr>
        <w:t>Preprocessor</w:t>
      </w:r>
      <w:r>
        <w:rPr>
          <w:highlight w:val="white"/>
          <w:lang w:val="en-GB"/>
        </w:rPr>
        <w:t xml:space="preserve"> class. The </w:t>
      </w:r>
      <w:r w:rsidR="00246C4C">
        <w:rPr>
          <w:highlight w:val="white"/>
          <w:lang w:val="en-GB"/>
        </w:rPr>
        <w:t xml:space="preserve">return value of the </w:t>
      </w:r>
      <w:r>
        <w:rPr>
          <w:highlight w:val="white"/>
          <w:lang w:val="en-GB"/>
        </w:rPr>
        <w:t xml:space="preserve">parser </w:t>
      </w:r>
      <w:r w:rsidR="00246C4C">
        <w:rPr>
          <w:highlight w:val="white"/>
          <w:lang w:val="en-GB"/>
        </w:rPr>
        <w:t xml:space="preserve">is </w:t>
      </w:r>
      <w:r>
        <w:rPr>
          <w:highlight w:val="white"/>
          <w:lang w:val="en-GB"/>
        </w:rPr>
        <w:t>a Boolean value representing whether the expression complied with the grammar.</w:t>
      </w: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EF67364" w:rsidR="005B1C6D" w:rsidRPr="00D822A3" w:rsidRDefault="00B47EA9" w:rsidP="00B47EA9">
      <w:pPr>
        <w:rPr>
          <w:highlight w:val="white"/>
          <w:lang w:val="en-GB"/>
        </w:rPr>
      </w:pPr>
      <w:r>
        <w:rPr>
          <w:highlight w:val="white"/>
          <w:lang w:val="en-GB"/>
        </w:rPr>
        <w:t xml:space="preserve">The </w:t>
      </w:r>
      <w:r w:rsidRPr="00B47EA9">
        <w:rPr>
          <w:rStyle w:val="KeyWord0"/>
          <w:highlight w:val="white"/>
        </w:rPr>
        <w:t>logical_or_expression</w:t>
      </w:r>
      <w:r>
        <w:rPr>
          <w:highlight w:val="white"/>
          <w:lang w:val="en-GB"/>
        </w:rPr>
        <w:t xml:space="preserve"> and </w:t>
      </w:r>
      <w:r w:rsidRPr="00B47EA9">
        <w:rPr>
          <w:rStyle w:val="KeyWord0"/>
          <w:highlight w:val="white"/>
        </w:rPr>
        <w:t>logical_and_expression</w:t>
      </w:r>
      <w:r>
        <w:rPr>
          <w:highlight w:val="white"/>
          <w:lang w:val="en-GB"/>
        </w:rPr>
        <w:t xml:space="preserve"> return one or zero</w:t>
      </w: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677C8622" w:rsidR="005B1C6D" w:rsidRPr="00D822A3" w:rsidRDefault="005B1C6D" w:rsidP="005B1C6D">
      <w:pPr>
        <w:pStyle w:val="Code"/>
        <w:rPr>
          <w:highlight w:val="white"/>
          <w:lang w:val="en-GB"/>
        </w:rPr>
      </w:pPr>
      <w:r w:rsidRPr="00D822A3">
        <w:rPr>
          <w:highlight w:val="white"/>
          <w:lang w:val="en-GB"/>
        </w:rPr>
        <w:t xml:space="preserve">    </w:t>
      </w:r>
      <w:r w:rsidR="00FC270F">
        <w:rPr>
          <w:highlight w:val="white"/>
          <w:lang w:val="en-GB"/>
        </w:rPr>
        <w:t>bitwise_or_expression</w:t>
      </w:r>
      <w:r w:rsidRPr="00D822A3">
        <w:rPr>
          <w:highlight w:val="white"/>
          <w:lang w:val="en-GB"/>
        </w:rPr>
        <w:t xml:space="preserve">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46B0AD05" w:rsidR="005B1C6D" w:rsidRPr="00D822A3" w:rsidRDefault="005B1C6D" w:rsidP="005B1C6D">
      <w:pPr>
        <w:pStyle w:val="Code"/>
        <w:rPr>
          <w:highlight w:val="white"/>
          <w:lang w:val="en-GB"/>
        </w:rPr>
      </w:pPr>
      <w:r w:rsidRPr="00D822A3">
        <w:rPr>
          <w:highlight w:val="white"/>
          <w:lang w:val="en-GB"/>
        </w:rPr>
        <w:t xml:space="preserve">  | bitwise_and_expression LOGICAL_AND </w:t>
      </w:r>
      <w:r w:rsidR="00FC270F">
        <w:rPr>
          <w:highlight w:val="white"/>
          <w:lang w:val="en-GB"/>
        </w:rPr>
        <w:t>bitwise_or_expression</w:t>
      </w:r>
      <w:r w:rsidRPr="00D822A3">
        <w:rPr>
          <w:highlight w:val="white"/>
          <w:lang w:val="en-GB"/>
        </w:rPr>
        <w:t xml:space="preserve">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948912A" w:rsidR="005B1C6D" w:rsidRPr="00D822A3" w:rsidRDefault="00FC270F" w:rsidP="005B1C6D">
      <w:pPr>
        <w:pStyle w:val="Code"/>
        <w:rPr>
          <w:highlight w:val="white"/>
          <w:lang w:val="en-GB"/>
        </w:rPr>
      </w:pPr>
      <w:r>
        <w:rPr>
          <w:highlight w:val="white"/>
          <w:lang w:val="en-GB"/>
        </w:rPr>
        <w:t>bitwise_or_expression</w:t>
      </w:r>
      <w:r w:rsidR="005B1C6D" w:rsidRPr="00D822A3">
        <w:rPr>
          <w:highlight w:val="white"/>
          <w:lang w:val="en-GB"/>
        </w:rPr>
        <w:t>:</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470DD4CA" w:rsidR="005B1C6D" w:rsidRPr="00D822A3" w:rsidRDefault="005B1C6D" w:rsidP="005B1C6D">
      <w:pPr>
        <w:pStyle w:val="Code"/>
        <w:rPr>
          <w:highlight w:val="white"/>
          <w:lang w:val="en-GB"/>
        </w:rPr>
      </w:pPr>
      <w:r w:rsidRPr="00D822A3">
        <w:rPr>
          <w:highlight w:val="white"/>
          <w:lang w:val="en-GB"/>
        </w:rPr>
        <w:t xml:space="preserve">  | </w:t>
      </w:r>
      <w:r w:rsidR="00FC270F">
        <w:rPr>
          <w:highlight w:val="white"/>
          <w:lang w:val="en-GB"/>
        </w:rPr>
        <w:t>bitwise_or_expression</w:t>
      </w:r>
      <w:r w:rsidRPr="00D822A3">
        <w:rPr>
          <w:highlight w:val="white"/>
          <w:lang w:val="en-GB"/>
        </w:rPr>
        <w:t xml:space="preserve">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lastRenderedPageBreak/>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 xml:space="preserve">An expression </w:t>
      </w:r>
      <w:proofErr w:type="gramStart"/>
      <w:r w:rsidRPr="00D822A3">
        <w:rPr>
          <w:lang w:val="en-GB"/>
        </w:rPr>
        <w:t>is considered to be</w:t>
      </w:r>
      <w:proofErr w:type="gramEnd"/>
      <w:r w:rsidRPr="00D822A3">
        <w:rPr>
          <w:lang w:val="en-GB"/>
        </w:rPr>
        <w:t xml:space="preserv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5" w:name="_Ref418278877"/>
      <w:proofErr w:type="spellStart"/>
      <w:r w:rsidRPr="00D822A3">
        <w:rPr>
          <w:lang w:val="en-GB"/>
        </w:rPr>
        <w:t>ExpressionParser.gppg</w:t>
      </w:r>
      <w:proofErr w:type="spellEnd"/>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86" w:name="_Toc54625175"/>
      <w:r w:rsidRPr="00D822A3">
        <w:rPr>
          <w:lang w:val="en-GB"/>
        </w:rPr>
        <w:t>The Scanner</w:t>
      </w:r>
      <w:bookmarkEnd w:id="485"/>
      <w:bookmarkEnd w:id="486"/>
    </w:p>
    <w:p w14:paraId="3C52097C" w14:textId="2E08E41C"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C2704A">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proofErr w:type="spellStart"/>
      <w:r w:rsidRPr="00D822A3">
        <w:rPr>
          <w:lang w:val="en-GB"/>
        </w:rPr>
        <w:t>ExpressionScanner.gplex</w:t>
      </w:r>
      <w:proofErr w:type="spellEnd"/>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lastRenderedPageBreak/>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87" w:name="_Toc54625176"/>
      <w:r w:rsidRPr="00D822A3">
        <w:rPr>
          <w:lang w:val="en-GB"/>
        </w:rPr>
        <w:t xml:space="preserve">The </w:t>
      </w:r>
      <w:proofErr w:type="spellStart"/>
      <w:r w:rsidRPr="00D822A3">
        <w:rPr>
          <w:lang w:val="en-GB"/>
        </w:rPr>
        <w:t>Pre</w:t>
      </w:r>
      <w:r w:rsidR="00921465" w:rsidRPr="00D822A3">
        <w:rPr>
          <w:lang w:val="en-GB"/>
        </w:rPr>
        <w:t>processor</w:t>
      </w:r>
      <w:proofErr w:type="spellEnd"/>
      <w:r w:rsidR="00921465" w:rsidRPr="00D822A3">
        <w:rPr>
          <w:lang w:val="en-GB"/>
        </w:rPr>
        <w:t xml:space="preserve"> </w:t>
      </w:r>
      <w:r w:rsidR="007C4A54">
        <w:rPr>
          <w:lang w:val="en-GB"/>
        </w:rPr>
        <w:t xml:space="preserve">Scanner and </w:t>
      </w:r>
      <w:r w:rsidRPr="00D822A3">
        <w:rPr>
          <w:lang w:val="en-GB"/>
        </w:rPr>
        <w:t>Parser</w:t>
      </w:r>
      <w:bookmarkEnd w:id="487"/>
    </w:p>
    <w:p w14:paraId="2AE043DB" w14:textId="391F467B" w:rsidR="00921465" w:rsidRPr="00D822A3" w:rsidRDefault="00921465" w:rsidP="00921465">
      <w:pPr>
        <w:rPr>
          <w:lang w:val="en-GB"/>
        </w:rPr>
      </w:pPr>
      <w:r w:rsidRPr="00D822A3">
        <w:rPr>
          <w:lang w:val="en-GB"/>
        </w:rPr>
        <w:t xml:space="preserve">There is </w:t>
      </w:r>
      <w:proofErr w:type="gramStart"/>
      <w:r w:rsidRPr="00D822A3">
        <w:rPr>
          <w:lang w:val="en-GB"/>
        </w:rPr>
        <w:t>actually a</w:t>
      </w:r>
      <w:proofErr w:type="gramEnd"/>
      <w:r w:rsidRPr="00D822A3">
        <w:rPr>
          <w:lang w:val="en-GB"/>
        </w:rPr>
        <w:t xml:space="preserve">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 xml:space="preserve">source code. The parser is </w:t>
      </w:r>
      <w:proofErr w:type="gramStart"/>
      <w:r w:rsidR="00AC6AA7" w:rsidRPr="00D822A3">
        <w:rPr>
          <w:lang w:val="en-GB"/>
        </w:rPr>
        <w:t>very simple</w:t>
      </w:r>
      <w:proofErr w:type="gramEnd"/>
      <w:r w:rsidR="00AC6AA7" w:rsidRPr="00D822A3">
        <w:rPr>
          <w:lang w:val="en-GB"/>
        </w:rPr>
        <w:t>. Its only task is to define a set of terminals.</w:t>
      </w:r>
    </w:p>
    <w:p w14:paraId="1F96E4F3" w14:textId="77777777" w:rsidR="005B1C6D" w:rsidRPr="00D822A3" w:rsidRDefault="005B1C6D" w:rsidP="005B1C6D">
      <w:pPr>
        <w:pStyle w:val="CodeHeader"/>
        <w:rPr>
          <w:lang w:val="en-GB"/>
        </w:rPr>
      </w:pPr>
      <w:proofErr w:type="spellStart"/>
      <w:r w:rsidRPr="00D822A3">
        <w:rPr>
          <w:lang w:val="en-GB"/>
        </w:rPr>
        <w:lastRenderedPageBreak/>
        <w:t>PreParser.gppg</w:t>
      </w:r>
      <w:proofErr w:type="spellEnd"/>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47A0B86B"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C2704A">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w:t>
      </w:r>
      <w:proofErr w:type="spellStart"/>
      <w:r w:rsidR="00E92966" w:rsidRPr="00D822A3">
        <w:rPr>
          <w:lang w:val="en-GB"/>
        </w:rPr>
        <w:t>preprocessor</w:t>
      </w:r>
      <w:proofErr w:type="spellEnd"/>
      <w:r w:rsidR="00E92966" w:rsidRPr="00D822A3">
        <w:rPr>
          <w:lang w:val="en-GB"/>
        </w:rPr>
        <w:t xml:space="preserve">. The idea is that we divide the </w:t>
      </w:r>
    </w:p>
    <w:p w14:paraId="53305911" w14:textId="77777777" w:rsidR="005B1C6D" w:rsidRPr="00D822A3" w:rsidRDefault="005B1C6D" w:rsidP="005B1C6D">
      <w:pPr>
        <w:pStyle w:val="CodeHeader"/>
        <w:rPr>
          <w:lang w:val="en-GB"/>
        </w:rPr>
      </w:pPr>
      <w:proofErr w:type="spellStart"/>
      <w:r w:rsidRPr="00D822A3">
        <w:rPr>
          <w:lang w:val="en-GB"/>
        </w:rPr>
        <w:t>PreScanner.gplex</w:t>
      </w:r>
      <w:proofErr w:type="spellEnd"/>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lastRenderedPageBreak/>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w:t>
      </w:r>
      <w:proofErr w:type="spellStart"/>
      <w:r>
        <w:rPr>
          <w:lang w:val="en-GB"/>
        </w:rPr>
        <w:t>preprocessor</w:t>
      </w:r>
      <w:proofErr w:type="spellEnd"/>
      <w:r>
        <w:rPr>
          <w:lang w:val="en-GB"/>
        </w:rPr>
        <w:t xml:space="preserve">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lastRenderedPageBreak/>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proofErr w:type="spellStart"/>
      <w:r>
        <w:rPr>
          <w:lang w:val="en-GB"/>
        </w:rPr>
        <w:t>IfElseChain.cs</w:t>
      </w:r>
      <w:proofErr w:type="spellEnd"/>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88" w:name="_Toc54625177"/>
      <w:r w:rsidRPr="00D822A3">
        <w:rPr>
          <w:lang w:val="en-GB"/>
        </w:rPr>
        <w:t xml:space="preserve">The </w:t>
      </w:r>
      <w:proofErr w:type="spellStart"/>
      <w:r w:rsidRPr="00D822A3">
        <w:rPr>
          <w:lang w:val="en-GB"/>
        </w:rPr>
        <w:t>Preprocessor</w:t>
      </w:r>
      <w:bookmarkEnd w:id="488"/>
      <w:proofErr w:type="spellEnd"/>
    </w:p>
    <w:p w14:paraId="522F4117" w14:textId="77777777" w:rsidR="005B678D" w:rsidRPr="00D822A3" w:rsidRDefault="005B678D" w:rsidP="005B678D">
      <w:pPr>
        <w:rPr>
          <w:lang w:val="en-GB"/>
        </w:rPr>
      </w:pPr>
      <w:r w:rsidRPr="00D822A3">
        <w:rPr>
          <w:lang w:val="en-GB"/>
        </w:rPr>
        <w:t xml:space="preserve">The </w:t>
      </w:r>
      <w:proofErr w:type="spellStart"/>
      <w:r w:rsidRPr="00D822A3">
        <w:rPr>
          <w:lang w:val="en-GB"/>
        </w:rPr>
        <w:t>preprocessor</w:t>
      </w:r>
      <w:proofErr w:type="spellEnd"/>
      <w:r w:rsidRPr="00D822A3">
        <w:rPr>
          <w:lang w:val="en-GB"/>
        </w:rPr>
        <w:t xml:space="preserve">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xml:space="preserve">. The system </w:t>
      </w:r>
      <w:proofErr w:type="gramStart"/>
      <w:r w:rsidRPr="00D822A3">
        <w:rPr>
          <w:lang w:val="en-GB"/>
        </w:rPr>
        <w:t>include</w:t>
      </w:r>
      <w:proofErr w:type="gramEnd"/>
      <w:r w:rsidRPr="00D822A3">
        <w:rPr>
          <w:lang w:val="en-GB"/>
        </w:rPr>
        <w:t xml:space="preserv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w:t>
      </w:r>
      <w:proofErr w:type="spellStart"/>
      <w:r w:rsidRPr="00D822A3">
        <w:rPr>
          <w:lang w:val="en-GB"/>
        </w:rPr>
        <w:t>ef</w:t>
      </w:r>
      <w:proofErr w:type="spellEnd"/>
      <w:r w:rsidRPr="00D822A3">
        <w:rPr>
          <w:lang w:val="en-GB"/>
        </w:rPr>
        <w:t>" is concatenated into "</w:t>
      </w:r>
      <w:proofErr w:type="spellStart"/>
      <w:r w:rsidRPr="00D822A3">
        <w:rPr>
          <w:lang w:val="en-GB"/>
        </w:rPr>
        <w:t>abcded</w:t>
      </w:r>
      <w:proofErr w:type="spellEnd"/>
      <w:r w:rsidRPr="00D822A3">
        <w:rPr>
          <w:lang w:val="en-GB"/>
        </w:rPr>
        <w:t>".</w:t>
      </w:r>
    </w:p>
    <w:p w14:paraId="7C623DA5" w14:textId="77777777" w:rsidR="005B678D" w:rsidRPr="00D822A3" w:rsidRDefault="005B678D" w:rsidP="005B678D">
      <w:pPr>
        <w:rPr>
          <w:lang w:val="en-GB"/>
        </w:rPr>
      </w:pPr>
      <w:r w:rsidRPr="00D822A3">
        <w:rPr>
          <w:lang w:val="en-GB"/>
        </w:rPr>
        <w:lastRenderedPageBreak/>
        <w:t xml:space="preserve">The first phase of the </w:t>
      </w:r>
      <w:proofErr w:type="spellStart"/>
      <w:r w:rsidRPr="00D822A3">
        <w:rPr>
          <w:lang w:val="en-GB"/>
        </w:rPr>
        <w:t>preprocessor</w:t>
      </w:r>
      <w:proofErr w:type="spellEnd"/>
      <w:r w:rsidRPr="00D822A3">
        <w:rPr>
          <w:lang w:val="en-GB"/>
        </w:rPr>
        <w:t xml:space="preserve">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w:t>
      </w:r>
      <w:proofErr w:type="spellStart"/>
      <w:r w:rsidRPr="00D822A3">
        <w:rPr>
          <w:lang w:val="en-GB"/>
        </w:rPr>
        <w:t>preprocessor</w:t>
      </w:r>
      <w:proofErr w:type="spellEnd"/>
      <w:r w:rsidRPr="00D822A3">
        <w:rPr>
          <w:lang w:val="en-GB"/>
        </w:rPr>
        <w:t xml:space="preserve"> directive is evaluated and every line is search for macros to expand.</w:t>
      </w:r>
    </w:p>
    <w:p w14:paraId="37B60ADF" w14:textId="1652A2F0" w:rsidR="005B1C6D" w:rsidRPr="00D822A3" w:rsidRDefault="005B1C6D" w:rsidP="005B1C6D">
      <w:pPr>
        <w:pStyle w:val="CodeHeader"/>
        <w:rPr>
          <w:lang w:val="en-GB"/>
        </w:rPr>
      </w:pPr>
      <w:proofErr w:type="spellStart"/>
      <w:r w:rsidRPr="00D822A3">
        <w:rPr>
          <w:lang w:val="en-GB"/>
        </w:rPr>
        <w:t>Preprocessor.cs</w:t>
      </w:r>
      <w:proofErr w:type="spellEnd"/>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3EDDBC90" w:rsidR="005B1C6D" w:rsidRPr="00D822A3" w:rsidRDefault="005B1C6D" w:rsidP="005B1C6D">
      <w:pPr>
        <w:pStyle w:val="Code"/>
        <w:rPr>
          <w:highlight w:val="white"/>
          <w:lang w:val="en-GB"/>
        </w:rPr>
      </w:pPr>
      <w:r w:rsidRPr="00D822A3">
        <w:rPr>
          <w:highlight w:val="white"/>
          <w:lang w:val="en-GB"/>
        </w:rPr>
        <w:t xml:space="preserve">      CCompiler_Main.Scanner.Line = </w:t>
      </w:r>
      <w:r w:rsidR="00B31391">
        <w:rPr>
          <w:highlight w:val="white"/>
          <w:lang w:val="en-GB"/>
        </w:rPr>
        <w:t>2</w:t>
      </w:r>
      <w:r w:rsidRPr="00D822A3">
        <w:rPr>
          <w:highlight w:val="white"/>
          <w:lang w:val="en-GB"/>
        </w:rPr>
        <w:t>;</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lastRenderedPageBreak/>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89" w:name="_Toc54625178"/>
      <w:r w:rsidRPr="00D822A3">
        <w:rPr>
          <w:lang w:val="en-GB"/>
        </w:rPr>
        <w:t>Tri Graphs</w:t>
      </w:r>
      <w:bookmarkEnd w:id="489"/>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w:t>
      </w:r>
      <w:proofErr w:type="gramStart"/>
      <w:r>
        <w:rPr>
          <w:lang w:val="en-GB"/>
        </w:rPr>
        <w:t xml:space="preserve">times, </w:t>
      </w:r>
      <w:r w:rsidR="003324D1">
        <w:rPr>
          <w:lang w:val="en-GB"/>
        </w:rPr>
        <w:t>when</w:t>
      </w:r>
      <w:proofErr w:type="gramEnd"/>
      <w:r w:rsidR="003324D1">
        <w:rPr>
          <w:lang w:val="en-GB"/>
        </w:rPr>
        <w:t xml:space="preserve">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90" w:name="_Toc54625179"/>
      <w:r w:rsidRPr="00D822A3">
        <w:rPr>
          <w:lang w:val="en-GB"/>
        </w:rPr>
        <w:lastRenderedPageBreak/>
        <w:t>Comments, Strings, and Characters</w:t>
      </w:r>
      <w:bookmarkEnd w:id="490"/>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traverseLineComment</w:t>
      </w:r>
      <w:proofErr w:type="spellEnd"/>
      <w:r w:rsidRPr="00D822A3">
        <w:rPr>
          <w:lang w:val="en-GB"/>
        </w:rPr>
        <w:t xml:space="preserve"> method is quite easy, we just continue until we find the end of the line (‘\n’) or the end of the buffer (‘\0’</w:t>
      </w:r>
      <w:proofErr w:type="gramStart"/>
      <w:r w:rsidRPr="00D822A3">
        <w:rPr>
          <w:lang w:val="en-GB"/>
        </w:rPr>
        <w:t>), and</w:t>
      </w:r>
      <w:proofErr w:type="gramEnd"/>
      <w:r w:rsidRPr="00D822A3">
        <w:rPr>
          <w:lang w:val="en-GB"/>
        </w:rPr>
        <w:t xml:space="preserve"> replace every preceding character with a blank.</w:t>
      </w:r>
    </w:p>
    <w:p w14:paraId="021BC06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traverseBlockComment</w:t>
      </w:r>
      <w:proofErr w:type="spellEnd"/>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D822A3">
        <w:rPr>
          <w:lang w:val="en-GB"/>
        </w:rPr>
        <w:t>in order for</w:t>
      </w:r>
      <w:proofErr w:type="gramEnd"/>
      <w:r w:rsidRPr="00D822A3">
        <w:rPr>
          <w:lang w:val="en-GB"/>
        </w:rPr>
        <w:t xml:space="preserve"> the line count to work properly.</w:t>
      </w:r>
    </w:p>
    <w:p w14:paraId="7DB090C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traverseString</w:t>
      </w:r>
      <w:proofErr w:type="spellEnd"/>
      <w:r w:rsidRPr="00D822A3">
        <w:rPr>
          <w:lang w:val="en-GB"/>
        </w:rPr>
        <w:t xml:space="preserve"> method needs to keep track of the end of the string (‘\”’), the end of the buffer (‘\0’), or newline in the string (‘\n’). The end of the buffer or newline result in error messages. Moreover, when we find a backslash (‘\\’) we call </w:t>
      </w:r>
      <w:proofErr w:type="spellStart"/>
      <w:r w:rsidRPr="00D822A3">
        <w:rPr>
          <w:rStyle w:val="CodeInText"/>
          <w:lang w:val="en-GB"/>
        </w:rPr>
        <w:t>doSlash</w:t>
      </w:r>
      <w:proofErr w:type="spellEnd"/>
      <w:r w:rsidRPr="00D822A3">
        <w:rPr>
          <w:lang w:val="en-GB"/>
        </w:rPr>
        <w:t xml:space="preserve">, that transforms the slash code into a regular character. Finally, when the string has been traversed each regular character is modified into a backslash followed by three octal digits, </w:t>
      </w:r>
      <w:proofErr w:type="gramStart"/>
      <w:r w:rsidRPr="00D822A3">
        <w:rPr>
          <w:lang w:val="en-GB"/>
        </w:rPr>
        <w:t>in order to</w:t>
      </w:r>
      <w:proofErr w:type="gramEnd"/>
      <w:r w:rsidRPr="00D822A3">
        <w:rPr>
          <w:lang w:val="en-GB"/>
        </w:rPr>
        <w:t xml:space="preserve"> ease the macro replacement process in a later phase.</w:t>
      </w:r>
    </w:p>
    <w:p w14:paraId="79AECA9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traverseCharacter</w:t>
      </w:r>
      <w:proofErr w:type="spellEnd"/>
      <w:r w:rsidRPr="00D822A3">
        <w:rPr>
          <w:lang w:val="en-GB"/>
        </w:rPr>
        <w:t xml:space="preserve"> method is </w:t>
      </w:r>
      <w:proofErr w:type="gramStart"/>
      <w:r w:rsidRPr="00D822A3">
        <w:rPr>
          <w:lang w:val="en-GB"/>
        </w:rPr>
        <w:t>similar to</w:t>
      </w:r>
      <w:proofErr w:type="gramEnd"/>
      <w:r w:rsidRPr="00D822A3">
        <w:rPr>
          <w:lang w:val="en-GB"/>
        </w:rPr>
        <w:t xml:space="preserve"> </w:t>
      </w:r>
      <w:proofErr w:type="spellStart"/>
      <w:r w:rsidRPr="00D822A3">
        <w:rPr>
          <w:rStyle w:val="CodeInText"/>
          <w:lang w:val="en-GB"/>
        </w:rPr>
        <w:t>traverseString</w:t>
      </w:r>
      <w:proofErr w:type="spellEnd"/>
      <w:r w:rsidRPr="00D822A3">
        <w:rPr>
          <w:lang w:val="en-GB"/>
        </w:rPr>
        <w:t xml:space="preserve"> above, it generates error messages for end-of-line or newline, calls </w:t>
      </w:r>
      <w:proofErr w:type="spellStart"/>
      <w:r w:rsidRPr="00D822A3">
        <w:rPr>
          <w:rStyle w:val="CodeInText"/>
          <w:lang w:val="en-GB"/>
        </w:rPr>
        <w:t>doSlash</w:t>
      </w:r>
      <w:proofErr w:type="spellEnd"/>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lastRenderedPageBreak/>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1" w:name="_Ref418258402"/>
      <w:bookmarkStart w:id="492" w:name="_Toc54625180"/>
      <w:r w:rsidRPr="00D822A3">
        <w:rPr>
          <w:lang w:val="en-GB"/>
        </w:rPr>
        <w:t>Slash Codes</w:t>
      </w:r>
      <w:bookmarkEnd w:id="491"/>
      <w:bookmarkEnd w:id="492"/>
    </w:p>
    <w:p w14:paraId="3BC934C2"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slashToChar</w:t>
      </w:r>
      <w:proofErr w:type="spellEnd"/>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lastRenderedPageBreak/>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 xml:space="preserve">If the three, two, or one characters following the slash are octal digits, the value of the digits is </w:t>
      </w:r>
      <w:proofErr w:type="gramStart"/>
      <w:r w:rsidRPr="00D822A3">
        <w:rPr>
          <w:lang w:val="en-GB"/>
        </w:rPr>
        <w:t>calculated</w:t>
      </w:r>
      <w:proofErr w:type="gramEnd"/>
      <w:r w:rsidRPr="00D822A3">
        <w:rPr>
          <w:lang w:val="en-GB"/>
        </w:rPr>
        <w:t xml:space="preserve">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proofErr w:type="spellStart"/>
      <w:r w:rsidRPr="00D822A3">
        <w:rPr>
          <w:rStyle w:val="CodeInText0"/>
          <w:lang w:val="en-GB"/>
        </w:rPr>
        <w:t>charToOctal</w:t>
      </w:r>
      <w:proofErr w:type="spellEnd"/>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octalToChar</w:t>
      </w:r>
      <w:proofErr w:type="spellEnd"/>
      <w:r w:rsidRPr="00D822A3">
        <w:rPr>
          <w:lang w:val="en-GB"/>
        </w:rPr>
        <w:t xml:space="preserve"> method is called by the scanner to </w:t>
      </w:r>
      <w:proofErr w:type="spellStart"/>
      <w:r w:rsidRPr="00D822A3">
        <w:rPr>
          <w:lang w:val="en-GB"/>
        </w:rPr>
        <w:t>tralform</w:t>
      </w:r>
      <w:proofErr w:type="spellEnd"/>
      <w:r w:rsidRPr="00D822A3">
        <w:rPr>
          <w:lang w:val="en-GB"/>
        </w:rPr>
        <w:t xml:space="preserve"> the octal </w:t>
      </w:r>
      <w:proofErr w:type="spellStart"/>
      <w:r w:rsidRPr="00D822A3">
        <w:rPr>
          <w:lang w:val="en-GB"/>
        </w:rPr>
        <w:t>shalch</w:t>
      </w:r>
      <w:proofErr w:type="spellEnd"/>
      <w:r w:rsidRPr="00D822A3">
        <w:rPr>
          <w:lang w:val="en-GB"/>
        </w:rPr>
        <w:t xml:space="preserve"> codes into regular characters.</w:t>
      </w:r>
    </w:p>
    <w:p w14:paraId="2D578CCB" w14:textId="77777777" w:rsidR="005B1C6D" w:rsidRPr="00D822A3" w:rsidRDefault="005B1C6D" w:rsidP="005B1C6D">
      <w:pPr>
        <w:pStyle w:val="Rubrik3"/>
        <w:rPr>
          <w:lang w:val="en-GB"/>
        </w:rPr>
      </w:pPr>
      <w:bookmarkStart w:id="493" w:name="_Toc54625181"/>
      <w:r w:rsidRPr="00D822A3">
        <w:rPr>
          <w:lang w:val="en-GB"/>
        </w:rPr>
        <w:t>The Line List</w:t>
      </w:r>
      <w:bookmarkEnd w:id="493"/>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w:t>
      </w:r>
      <w:proofErr w:type="spellStart"/>
      <w:r w:rsidRPr="00D822A3">
        <w:rPr>
          <w:lang w:val="en-GB"/>
        </w:rPr>
        <w:t>preprocessors</w:t>
      </w:r>
      <w:proofErr w:type="spellEnd"/>
      <w:r w:rsidRPr="00D822A3">
        <w:rPr>
          <w:lang w:val="en-GB"/>
        </w:rPr>
        <w:t xml:space="preserve">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lastRenderedPageBreak/>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proofErr w:type="spellStart"/>
      <w:r w:rsidRPr="00D822A3">
        <w:rPr>
          <w:rStyle w:val="CodeInText"/>
          <w:lang w:val="en-GB"/>
        </w:rPr>
        <w:t>lineBuffer</w:t>
      </w:r>
      <w:proofErr w:type="spellEnd"/>
      <w:r w:rsidRPr="00D822A3">
        <w:rPr>
          <w:lang w:val="en-GB"/>
        </w:rPr>
        <w:t xml:space="preserve">. Since an empty line was added at the end of the line list in </w:t>
      </w:r>
      <w:proofErr w:type="spellStart"/>
      <w:r w:rsidRPr="00D822A3">
        <w:rPr>
          <w:rStyle w:val="CodeInText"/>
          <w:lang w:val="en-GB"/>
        </w:rPr>
        <w:t>generateLineList</w:t>
      </w:r>
      <w:proofErr w:type="spellEnd"/>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w:t>
      </w:r>
      <w:proofErr w:type="spellStart"/>
      <w:r w:rsidRPr="00D822A3">
        <w:rPr>
          <w:lang w:val="en-GB"/>
        </w:rPr>
        <w:t>preprocessor</w:t>
      </w:r>
      <w:proofErr w:type="spellEnd"/>
      <w:r w:rsidRPr="00D822A3">
        <w:rPr>
          <w:lang w:val="en-GB"/>
        </w:rPr>
        <w:t xml:space="preserve"> directive, we call the corresponding method. If the line does not start with a sharp and we are in a visible part of source code, we call </w:t>
      </w:r>
      <w:proofErr w:type="spellStart"/>
      <w:r w:rsidRPr="00D822A3">
        <w:rPr>
          <w:rStyle w:val="CodeInText"/>
          <w:lang w:val="en-GB"/>
        </w:rPr>
        <w:t>searchForMacros</w:t>
      </w:r>
      <w:proofErr w:type="spellEnd"/>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lastRenderedPageBreak/>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proofErr w:type="spellStart"/>
      <w:r w:rsidR="00EC23B2">
        <w:rPr>
          <w:rStyle w:val="CodeInText"/>
          <w:lang w:val="en-GB"/>
        </w:rPr>
        <w:t>I</w:t>
      </w:r>
      <w:r w:rsidRPr="00D822A3">
        <w:rPr>
          <w:rStyle w:val="CodeInText"/>
          <w:lang w:val="en-GB"/>
        </w:rPr>
        <w:t>sVisible</w:t>
      </w:r>
      <w:proofErr w:type="spellEnd"/>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or #</w:t>
      </w:r>
      <w:r w:rsidRPr="00D822A3">
        <w:rPr>
          <w:rStyle w:val="CodeInText"/>
          <w:lang w:val="en-GB"/>
        </w:rPr>
        <w:t>else</w:t>
      </w:r>
      <w:r w:rsidRPr="00D822A3">
        <w:rPr>
          <w:lang w:val="en-GB"/>
        </w:rPr>
        <w:t xml:space="preserve"> </w:t>
      </w:r>
      <w:proofErr w:type="spellStart"/>
      <w:r w:rsidRPr="00D822A3">
        <w:rPr>
          <w:lang w:val="en-GB"/>
        </w:rPr>
        <w:t>preprocessor</w:t>
      </w:r>
      <w:proofErr w:type="spellEnd"/>
      <w:r w:rsidRPr="00D822A3">
        <w:rPr>
          <w:lang w:val="en-GB"/>
        </w:rPr>
        <w:t xml:space="preserve"> directive. We use the </w:t>
      </w:r>
      <w:proofErr w:type="spellStart"/>
      <w:r w:rsidRPr="00D822A3">
        <w:rPr>
          <w:rStyle w:val="CodeInText"/>
          <w:lang w:val="en-GB"/>
        </w:rPr>
        <w:t>Main.IfStack</w:t>
      </w:r>
      <w:proofErr w:type="spellEnd"/>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trimLeft</w:t>
      </w:r>
      <w:proofErr w:type="spellEnd"/>
      <w:r w:rsidRPr="00D822A3">
        <w:rPr>
          <w:lang w:val="en-GB"/>
        </w:rPr>
        <w:t xml:space="preserve"> and </w:t>
      </w:r>
      <w:proofErr w:type="spellStart"/>
      <w:r w:rsidRPr="00D822A3">
        <w:rPr>
          <w:rStyle w:val="CodeInText0"/>
          <w:lang w:val="en-GB"/>
        </w:rPr>
        <w:t>trimRight</w:t>
      </w:r>
      <w:proofErr w:type="spellEnd"/>
      <w:r w:rsidRPr="00D822A3">
        <w:rPr>
          <w:lang w:val="en-GB"/>
        </w:rPr>
        <w:t xml:space="preserve"> methods simple removes all </w:t>
      </w:r>
      <w:proofErr w:type="gramStart"/>
      <w:r w:rsidRPr="00D822A3">
        <w:rPr>
          <w:lang w:val="en-GB"/>
        </w:rPr>
        <w:t>white-spaces</w:t>
      </w:r>
      <w:proofErr w:type="gramEnd"/>
      <w:r w:rsidRPr="00D822A3">
        <w:rPr>
          <w:lang w:val="en-GB"/>
        </w:rPr>
        <w:t xml:space="preserve"> to the left or right of the string.</w:t>
      </w:r>
    </w:p>
    <w:p w14:paraId="00FDA9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countChar</w:t>
      </w:r>
      <w:proofErr w:type="spellEnd"/>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4" w:name="_Toc54625182"/>
      <w:r w:rsidRPr="00D822A3">
        <w:rPr>
          <w:lang w:val="en-GB"/>
        </w:rPr>
        <w:t>Lines</w:t>
      </w:r>
      <w:bookmarkEnd w:id="494"/>
    </w:p>
    <w:p w14:paraId="4DA42C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doLine</w:t>
      </w:r>
      <w:proofErr w:type="spellEnd"/>
      <w:r w:rsidRPr="00D822A3">
        <w:rPr>
          <w:lang w:val="en-GB"/>
        </w:rPr>
        <w:t xml:space="preserve"> method handles the </w:t>
      </w:r>
      <w:r w:rsidRPr="00D822A3">
        <w:rPr>
          <w:rStyle w:val="CodeInText0"/>
          <w:lang w:val="en-GB"/>
        </w:rPr>
        <w:t>#line</w:t>
      </w:r>
      <w:r w:rsidRPr="00D822A3">
        <w:rPr>
          <w:lang w:val="en-GB"/>
        </w:rPr>
        <w:t xml:space="preserve"> directive by setting the </w:t>
      </w:r>
      <w:proofErr w:type="spellStart"/>
      <w:r w:rsidRPr="00D822A3">
        <w:rPr>
          <w:rStyle w:val="CodeInText0"/>
          <w:lang w:val="en-GB"/>
        </w:rPr>
        <w:t>Main</w:t>
      </w:r>
      <w:r w:rsidRPr="00D822A3">
        <w:rPr>
          <w:lang w:val="en-GB"/>
        </w:rPr>
        <w:t>.</w:t>
      </w:r>
      <w:r w:rsidRPr="00D822A3">
        <w:rPr>
          <w:rStyle w:val="CodeInText0"/>
          <w:lang w:val="en-GB"/>
        </w:rPr>
        <w:t>Path</w:t>
      </w:r>
      <w:proofErr w:type="spellEnd"/>
      <w:r w:rsidRPr="00D822A3">
        <w:rPr>
          <w:lang w:val="en-GB"/>
        </w:rPr>
        <w:t xml:space="preserve"> and </w:t>
      </w:r>
      <w:proofErr w:type="spellStart"/>
      <w:r w:rsidRPr="00D822A3">
        <w:rPr>
          <w:rStyle w:val="CodeInText0"/>
          <w:lang w:val="en-GB"/>
        </w:rPr>
        <w:t>Main</w:t>
      </w:r>
      <w:r w:rsidRPr="00D822A3">
        <w:rPr>
          <w:lang w:val="en-GB"/>
        </w:rPr>
        <w:t>.</w:t>
      </w:r>
      <w:r w:rsidRPr="00D822A3">
        <w:rPr>
          <w:rStyle w:val="CodeInText0"/>
          <w:lang w:val="en-GB"/>
        </w:rPr>
        <w:t>Line</w:t>
      </w:r>
      <w:proofErr w:type="spellEnd"/>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lastRenderedPageBreak/>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5" w:name="_Toc54625183"/>
      <w:r w:rsidRPr="00D822A3">
        <w:rPr>
          <w:lang w:val="en-GB"/>
        </w:rPr>
        <w:t>Includes</w:t>
      </w:r>
      <w:bookmarkEnd w:id="495"/>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proofErr w:type="spellStart"/>
      <w:r w:rsidRPr="00D822A3">
        <w:rPr>
          <w:rStyle w:val="CodeInText"/>
          <w:lang w:val="en-GB"/>
        </w:rPr>
        <w:t>Main.IncludePath</w:t>
      </w:r>
      <w:proofErr w:type="spellEnd"/>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Main.IncludeSet</w:t>
      </w:r>
      <w:proofErr w:type="spellEnd"/>
      <w:r w:rsidRPr="00D822A3">
        <w:rPr>
          <w:lang w:val="en-GB"/>
        </w:rPr>
        <w:t xml:space="preserve"> set is used to track the included file so that the source file </w:t>
      </w:r>
      <w:proofErr w:type="gramStart"/>
      <w:r w:rsidRPr="00D822A3">
        <w:rPr>
          <w:lang w:val="en-GB"/>
        </w:rPr>
        <w:t>include</w:t>
      </w:r>
      <w:proofErr w:type="gramEnd"/>
      <w:r w:rsidRPr="00D822A3">
        <w:rPr>
          <w:lang w:val="en-GB"/>
        </w:rPr>
        <w:t xml:space="preserve"> the files shall be recompiled if it or any of its included files has been changed after the object file. The </w:t>
      </w:r>
      <w:proofErr w:type="spellStart"/>
      <w:r w:rsidRPr="00D822A3">
        <w:rPr>
          <w:rStyle w:val="CodeInText"/>
          <w:lang w:val="en-GB"/>
        </w:rPr>
        <w:t>Main.IncludeStack</w:t>
      </w:r>
      <w:proofErr w:type="spellEnd"/>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Main.Path</w:t>
      </w:r>
      <w:proofErr w:type="spellEnd"/>
      <w:r w:rsidRPr="00D822A3">
        <w:rPr>
          <w:lang w:val="en-GB"/>
        </w:rPr>
        <w:t xml:space="preserve"> and </w:t>
      </w:r>
      <w:proofErr w:type="spellStart"/>
      <w:r w:rsidRPr="00D822A3">
        <w:rPr>
          <w:rStyle w:val="CodeInText"/>
          <w:lang w:val="en-GB"/>
        </w:rPr>
        <w:t>Main.Line</w:t>
      </w:r>
      <w:proofErr w:type="spellEnd"/>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D822A3">
        <w:rPr>
          <w:lang w:val="en-GB"/>
        </w:rPr>
        <w:t>Test.c,100</w:t>
      </w:r>
      <w:proofErr w:type="spellEnd"/>
      <w:r w:rsidRPr="00D822A3">
        <w:rPr>
          <w:lang w:val="en-GB"/>
        </w:rPr>
        <w:t xml:space="preserve">$”).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D822A3" w:rsidRDefault="005B1C6D" w:rsidP="005B1C6D">
      <w:pPr>
        <w:pStyle w:val="Code"/>
        <w:rPr>
          <w:highlight w:val="white"/>
          <w:lang w:val="en-GB"/>
        </w:rPr>
      </w:pPr>
    </w:p>
    <w:p w14:paraId="5515006B" w14:textId="027111CF" w:rsidR="005B1C6D" w:rsidRPr="00D822A3" w:rsidRDefault="005B1C6D" w:rsidP="005B1C6D">
      <w:pPr>
        <w:pStyle w:val="Code"/>
        <w:rPr>
          <w:highlight w:val="white"/>
          <w:lang w:val="en-GB"/>
        </w:rPr>
      </w:pPr>
      <w:r w:rsidRPr="00D822A3">
        <w:rPr>
          <w:highlight w:val="white"/>
          <w:lang w:val="en-GB"/>
        </w:rPr>
        <w:t xml:space="preserve">      Assert.Error(!</w:t>
      </w:r>
      <w:r w:rsidR="00E43D79" w:rsidRPr="00D822A3">
        <w:rPr>
          <w:highlight w:val="white"/>
          <w:lang w:val="en-GB"/>
        </w:rPr>
        <w:t>M_includeStack</w:t>
      </w:r>
      <w:r w:rsidRPr="00D822A3">
        <w:rPr>
          <w:highlight w:val="white"/>
          <w:lang w:val="en-GB"/>
        </w:rPr>
        <w:t>.Contains(includeFile),</w:t>
      </w:r>
    </w:p>
    <w:p w14:paraId="21BDFE36" w14:textId="77777777" w:rsidR="005B1C6D" w:rsidRPr="00D822A3" w:rsidRDefault="005B1C6D" w:rsidP="005B1C6D">
      <w:pPr>
        <w:pStyle w:val="Code"/>
        <w:rPr>
          <w:highlight w:val="white"/>
          <w:lang w:val="en-GB"/>
        </w:rPr>
      </w:pPr>
      <w:r w:rsidRPr="00D822A3">
        <w:rPr>
          <w:highlight w:val="white"/>
          <w:lang w:val="en-GB"/>
        </w:rPr>
        <w:t xml:space="preserve">                   includeFile.FullName, Message.Repeted_include_statement);</w:t>
      </w:r>
    </w:p>
    <w:p w14:paraId="10CE2254" w14:textId="0B21CA39"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.Push(includeFile);</w:t>
      </w:r>
    </w:p>
    <w:p w14:paraId="4F07B9A5" w14:textId="0FCA87A8"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M_includeSet</w:t>
      </w:r>
      <w:r w:rsidRPr="00D822A3">
        <w:rPr>
          <w:highlight w:val="white"/>
          <w:lang w:val="en-GB"/>
        </w:rPr>
        <w:t>.Add(includeFile);</w:t>
      </w:r>
    </w:p>
    <w:p w14:paraId="7669D391" w14:textId="77777777" w:rsidR="005B1C6D" w:rsidRPr="00D822A3" w:rsidRDefault="005B1C6D" w:rsidP="005B1C6D">
      <w:pPr>
        <w:pStyle w:val="Code"/>
        <w:rPr>
          <w:highlight w:val="white"/>
          <w:lang w:val="en-GB"/>
        </w:rPr>
      </w:pPr>
      <w:r w:rsidRPr="00D822A3">
        <w:rPr>
          <w:highlight w:val="white"/>
          <w:lang w:val="en-GB"/>
        </w:rPr>
        <w:t xml:space="preserve">      FileInfo oldPath = CCompiler_Main.Scanner.Path;</w:t>
      </w:r>
    </w:p>
    <w:p w14:paraId="54E65FB4" w14:textId="77777777" w:rsidR="005B1C6D" w:rsidRPr="00D822A3" w:rsidRDefault="005B1C6D" w:rsidP="005B1C6D">
      <w:pPr>
        <w:pStyle w:val="Code"/>
        <w:rPr>
          <w:highlight w:val="white"/>
          <w:lang w:val="en-GB"/>
        </w:rPr>
      </w:pPr>
      <w:r w:rsidRPr="00D822A3">
        <w:rPr>
          <w:highlight w:val="white"/>
          <w:lang w:val="en-GB"/>
        </w:rPr>
        <w:t xml:space="preserve">      int oldLine = CCompiler_Main.Scanner.Line;</w:t>
      </w:r>
    </w:p>
    <w:p w14:paraId="24F26A50" w14:textId="77777777" w:rsidR="005B1C6D" w:rsidRPr="00D822A3" w:rsidRDefault="005B1C6D" w:rsidP="005B1C6D">
      <w:pPr>
        <w:pStyle w:val="Code"/>
        <w:rPr>
          <w:highlight w:val="white"/>
          <w:lang w:val="en-GB"/>
        </w:rPr>
      </w:pPr>
      <w:r w:rsidRPr="00D822A3">
        <w:rPr>
          <w:highlight w:val="white"/>
          <w:lang w:val="en-GB"/>
        </w:rPr>
        <w:t xml:space="preserve">      CCompiler_Main.Scanner.Path = includeFile;</w:t>
      </w:r>
    </w:p>
    <w:p w14:paraId="02E54473"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307FAAE6"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CCBF919"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281FFFC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EA3A0D9" w14:textId="3EF8A58A" w:rsidR="005B1C6D" w:rsidRPr="00D822A3" w:rsidRDefault="005B1C6D" w:rsidP="005B1C6D">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(includeFile);</w:t>
      </w:r>
    </w:p>
    <w:p w14:paraId="165E89D7" w14:textId="77777777" w:rsidR="005B1C6D" w:rsidRPr="00D822A3" w:rsidRDefault="005B1C6D" w:rsidP="005B1C6D">
      <w:pPr>
        <w:pStyle w:val="Code"/>
        <w:rPr>
          <w:highlight w:val="white"/>
          <w:lang w:val="en-GB"/>
        </w:rPr>
      </w:pPr>
      <w:r w:rsidRPr="00D822A3">
        <w:rPr>
          <w:highlight w:val="white"/>
          <w:lang w:val="en-GB"/>
        </w:rPr>
        <w:t xml:space="preserve">      CCompiler_Main.Scanner.Line = oldLine;// + 1;</w:t>
      </w:r>
    </w:p>
    <w:p w14:paraId="43DAAAE3" w14:textId="77777777" w:rsidR="005B1C6D" w:rsidRPr="00D822A3" w:rsidRDefault="005B1C6D" w:rsidP="005B1C6D">
      <w:pPr>
        <w:pStyle w:val="Code"/>
        <w:rPr>
          <w:highlight w:val="white"/>
          <w:lang w:val="en-GB"/>
        </w:rPr>
      </w:pPr>
      <w:r w:rsidRPr="00D822A3">
        <w:rPr>
          <w:highlight w:val="white"/>
          <w:lang w:val="en-GB"/>
        </w:rPr>
        <w:t xml:space="preserve">      CCompiler_Main.Scanner.Path = oldPath;</w:t>
      </w:r>
    </w:p>
    <w:p w14:paraId="36DA9FA1"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7C2AC32B" w14:textId="77777777" w:rsidR="005B1C6D" w:rsidRPr="00D822A3" w:rsidRDefault="005B1C6D" w:rsidP="005B1C6D">
      <w:pPr>
        <w:pStyle w:val="Code"/>
        <w:rPr>
          <w:highlight w:val="white"/>
          <w:lang w:val="en-GB"/>
        </w:rPr>
      </w:pPr>
      <w:r w:rsidRPr="00D822A3">
        <w:rPr>
          <w:highlight w:val="white"/>
          <w:lang w:val="en-GB"/>
        </w:rPr>
        <w:t xml:space="preserve">                            "," + (CCompiler_Main.Scanner.Line - 1) +</w:t>
      </w:r>
    </w:p>
    <w:p w14:paraId="0F8E471A"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04A7B4C" w14:textId="7FB73096"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.Pop();</w:t>
      </w:r>
    </w:p>
    <w:p w14:paraId="2468FE0F" w14:textId="77777777" w:rsidR="005B1C6D" w:rsidRPr="00D822A3" w:rsidRDefault="005B1C6D" w:rsidP="005B1C6D">
      <w:pPr>
        <w:pStyle w:val="Code"/>
        <w:rPr>
          <w:highlight w:val="white"/>
          <w:lang w:val="en-GB"/>
        </w:rPr>
      </w:pPr>
      <w:r w:rsidRPr="00D822A3">
        <w:rPr>
          <w:highlight w:val="white"/>
          <w:lang w:val="en-GB"/>
        </w:rPr>
        <w:t xml:space="preserve">    }</w:t>
      </w:r>
    </w:p>
    <w:p w14:paraId="6AE74B0E" w14:textId="77777777" w:rsidR="005B1C6D" w:rsidRPr="00D822A3" w:rsidRDefault="005B1C6D" w:rsidP="005B1C6D">
      <w:pPr>
        <w:pStyle w:val="Code"/>
        <w:rPr>
          <w:lang w:val="en-GB"/>
        </w:rPr>
      </w:pPr>
    </w:p>
    <w:p w14:paraId="46374E79" w14:textId="77777777" w:rsidR="005B1C6D" w:rsidRPr="00D822A3" w:rsidRDefault="005B1C6D" w:rsidP="005B1C6D">
      <w:pPr>
        <w:pStyle w:val="Rubrik3"/>
        <w:rPr>
          <w:lang w:val="en-GB"/>
        </w:rPr>
      </w:pPr>
      <w:bookmarkStart w:id="496" w:name="_Toc54625184"/>
      <w:r w:rsidRPr="00D822A3">
        <w:rPr>
          <w:lang w:val="en-GB"/>
        </w:rPr>
        <w:t>Macros</w:t>
      </w:r>
      <w:bookmarkEnd w:id="496"/>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proofErr w:type="spellStart"/>
      <w:r w:rsidRPr="00D822A3">
        <w:rPr>
          <w:lang w:val="en-GB"/>
        </w:rPr>
        <w:t>Macro.cs</w:t>
      </w:r>
      <w:proofErr w:type="spellEnd"/>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lastRenderedPageBreak/>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proofErr w:type="spellStart"/>
      <w:r w:rsidRPr="00D822A3">
        <w:rPr>
          <w:lang w:val="en-GB"/>
        </w:rPr>
        <w:t>Token.cs</w:t>
      </w:r>
      <w:proofErr w:type="spellEnd"/>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lastRenderedPageBreak/>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lastRenderedPageBreak/>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doDefine</w:t>
      </w:r>
      <w:proofErr w:type="spellEnd"/>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w:t>
      </w:r>
      <w:proofErr w:type="gramStart"/>
      <w:r w:rsidRPr="00D822A3">
        <w:rPr>
          <w:lang w:val="en-GB"/>
        </w:rPr>
        <w:t>parenthesis,</w:t>
      </w:r>
      <w:proofErr w:type="gramEnd"/>
      <w:r w:rsidRPr="00D822A3">
        <w:rPr>
          <w:lang w:val="en-GB"/>
        </w:rPr>
        <w:t xml:space="preserve"> in which case we have a list of parameters and we call </w:t>
      </w:r>
      <w:proofErr w:type="spellStart"/>
      <w:r w:rsidRPr="00D822A3">
        <w:rPr>
          <w:rStyle w:val="CodeInText"/>
          <w:lang w:val="en-GB"/>
        </w:rPr>
        <w:t>doParameterDefine</w:t>
      </w:r>
      <w:proofErr w:type="spellEnd"/>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proofErr w:type="spellStart"/>
      <w:r w:rsidRPr="00D822A3">
        <w:rPr>
          <w:lang w:val="en-GB"/>
        </w:rPr>
        <w:t>Preprocessor.cs</w:t>
      </w:r>
      <w:proofErr w:type="spellEnd"/>
    </w:p>
    <w:p w14:paraId="6D281E7F"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doParameterDefine</w:t>
      </w:r>
      <w:proofErr w:type="spellEnd"/>
      <w:r w:rsidRPr="00D822A3">
        <w:rPr>
          <w:lang w:val="en-GB"/>
        </w:rPr>
        <w:t xml:space="preserve"> method </w:t>
      </w:r>
      <w:proofErr w:type="gramStart"/>
      <w:r w:rsidRPr="00D822A3">
        <w:rPr>
          <w:lang w:val="en-GB"/>
        </w:rPr>
        <w:t>look into</w:t>
      </w:r>
      <w:proofErr w:type="gramEnd"/>
      <w:r w:rsidRPr="00D822A3">
        <w:rPr>
          <w:lang w:val="en-GB"/>
        </w:rPr>
        <w:t xml:space="preserve"> macros with parameters in two steps. </w:t>
      </w:r>
      <w:proofErr w:type="gramStart"/>
      <w:r w:rsidRPr="00D822A3">
        <w:rPr>
          <w:lang w:val="en-GB"/>
        </w:rPr>
        <w:t>First</w:t>
      </w:r>
      <w:proofErr w:type="gramEnd"/>
      <w:r w:rsidRPr="00D822A3">
        <w:rPr>
          <w:lang w:val="en-GB"/>
        </w:rPr>
        <w:t xml:space="preserve"> we extract the parameters by calling </w:t>
      </w:r>
      <w:proofErr w:type="spellStart"/>
      <w:r w:rsidRPr="00D822A3">
        <w:rPr>
          <w:rStyle w:val="CodeInText"/>
          <w:lang w:val="en-GB"/>
        </w:rPr>
        <w:t>scanParameters</w:t>
      </w:r>
      <w:proofErr w:type="spellEnd"/>
      <w:r w:rsidRPr="00D822A3">
        <w:rPr>
          <w:lang w:val="en-GB"/>
        </w:rPr>
        <w:t xml:space="preserve">. Then we go through the parameter list and check that the parameters are identifiers and that no parameters </w:t>
      </w:r>
      <w:proofErr w:type="gramStart"/>
      <w:r w:rsidRPr="00D822A3">
        <w:rPr>
          <w:lang w:val="en-GB"/>
        </w:rPr>
        <w:t>is</w:t>
      </w:r>
      <w:proofErr w:type="gramEnd"/>
      <w:r w:rsidRPr="00D822A3">
        <w:rPr>
          <w:lang w:val="en-GB"/>
        </w:rPr>
        <w:t xml:space="preserve">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proofErr w:type="spellStart"/>
      <w:r w:rsidRPr="00D822A3">
        <w:rPr>
          <w:rStyle w:val="CodeInText"/>
          <w:lang w:val="en-GB"/>
        </w:rPr>
        <w:t>parameter_index</w:t>
      </w:r>
      <w:proofErr w:type="spellEnd"/>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 xml:space="preserve">It is allowed to redefine a macro if it is </w:t>
      </w:r>
      <w:proofErr w:type="gramStart"/>
      <w:r w:rsidRPr="00D822A3">
        <w:rPr>
          <w:lang w:val="en-GB"/>
        </w:rPr>
        <w:t>has</w:t>
      </w:r>
      <w:proofErr w:type="gramEnd"/>
      <w:r w:rsidRPr="00D822A3">
        <w:rPr>
          <w:lang w:val="en-GB"/>
        </w:rPr>
        <w:t xml:space="preserve">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lastRenderedPageBreak/>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doUndef</w:t>
      </w:r>
      <w:proofErr w:type="spellEnd"/>
      <w:r w:rsidRPr="00D822A3">
        <w:rPr>
          <w:lang w:val="en-GB"/>
        </w:rPr>
        <w:t xml:space="preserve"> method removes a macro from the </w:t>
      </w:r>
      <w:proofErr w:type="spellStart"/>
      <w:r w:rsidRPr="00D822A3">
        <w:rPr>
          <w:rStyle w:val="CodeInText"/>
          <w:lang w:val="en-GB"/>
        </w:rPr>
        <w:t>MacroMap</w:t>
      </w:r>
      <w:proofErr w:type="spellEnd"/>
      <w:r w:rsidRPr="00D822A3">
        <w:rPr>
          <w:lang w:val="en-GB"/>
        </w:rPr>
        <w:t xml:space="preserve"> map. If the macro does not </w:t>
      </w:r>
      <w:proofErr w:type="gramStart"/>
      <w:r w:rsidRPr="00D822A3">
        <w:rPr>
          <w:lang w:val="en-GB"/>
        </w:rPr>
        <w:t>exists</w:t>
      </w:r>
      <w:proofErr w:type="gramEnd"/>
      <w:r w:rsidRPr="00D822A3">
        <w:rPr>
          <w:lang w:val="en-GB"/>
        </w:rPr>
        <w:t xml:space="preserve">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497" w:name="_Toc54625185"/>
      <w:r w:rsidRPr="00D822A3">
        <w:rPr>
          <w:lang w:val="en-GB"/>
        </w:rPr>
        <w:lastRenderedPageBreak/>
        <w:t>Conditional Programming</w:t>
      </w:r>
      <w:bookmarkEnd w:id="497"/>
    </w:p>
    <w:p w14:paraId="526D3151" w14:textId="6D0C54D6" w:rsidR="005B1C6D" w:rsidRPr="00D822A3" w:rsidRDefault="005B1C6D" w:rsidP="005B1C6D">
      <w:pPr>
        <w:rPr>
          <w:lang w:val="en-GB"/>
        </w:rPr>
      </w:pPr>
      <w:r w:rsidRPr="00D822A3">
        <w:rPr>
          <w:lang w:val="en-GB"/>
        </w:rPr>
        <w:t xml:space="preserve">With conditional programming, it is possible to exclude part of the source code. The </w:t>
      </w:r>
      <w:proofErr w:type="spellStart"/>
      <w:r w:rsidRPr="00D822A3">
        <w:rPr>
          <w:rStyle w:val="CodeInText"/>
          <w:lang w:val="en-GB"/>
        </w:rPr>
        <w:t>doIf</w:t>
      </w:r>
      <w:proofErr w:type="spellEnd"/>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C2704A">
        <w:rPr>
          <w:lang w:val="en-GB"/>
        </w:rPr>
        <w:t>13.11</w:t>
      </w:r>
      <w:r w:rsidRPr="00D822A3">
        <w:rPr>
          <w:lang w:val="en-GB"/>
        </w:rPr>
        <w:fldChar w:fldCharType="end"/>
      </w:r>
      <w:r w:rsidRPr="00D822A3">
        <w:rPr>
          <w:lang w:val="en-GB"/>
        </w:rPr>
        <w:t xml:space="preserve">. It calls </w:t>
      </w:r>
      <w:proofErr w:type="spellStart"/>
      <w:r w:rsidRPr="00D822A3">
        <w:rPr>
          <w:rStyle w:val="CodeInText"/>
          <w:lang w:val="en-GB"/>
        </w:rPr>
        <w:t>parseExpression</w:t>
      </w:r>
      <w:proofErr w:type="spellEnd"/>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doIfDefined</w:t>
      </w:r>
      <w:proofErr w:type="spellEnd"/>
      <w:r w:rsidRPr="00D822A3">
        <w:rPr>
          <w:lang w:val="en-GB"/>
        </w:rPr>
        <w:t xml:space="preserve"> and </w:t>
      </w:r>
      <w:proofErr w:type="spellStart"/>
      <w:r w:rsidRPr="00D822A3">
        <w:rPr>
          <w:rStyle w:val="CodeInText"/>
          <w:lang w:val="en-GB"/>
        </w:rPr>
        <w:t>doIfNotDefined</w:t>
      </w:r>
      <w:proofErr w:type="spellEnd"/>
      <w:r w:rsidRPr="00D822A3">
        <w:rPr>
          <w:lang w:val="en-GB"/>
        </w:rPr>
        <w:t xml:space="preserve"> checks if the macro is defined or not, respectively, and add the result to the </w:t>
      </w:r>
      <w:proofErr w:type="spellStart"/>
      <w:r w:rsidRPr="00D822A3">
        <w:rPr>
          <w:rStyle w:val="CodeInText"/>
          <w:lang w:val="en-GB"/>
        </w:rPr>
        <w:t>Main.IfStack</w:t>
      </w:r>
      <w:proofErr w:type="spellEnd"/>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lastRenderedPageBreak/>
        <w:t xml:space="preserve">The </w:t>
      </w:r>
      <w:proofErr w:type="spellStart"/>
      <w:r w:rsidRPr="00D822A3">
        <w:rPr>
          <w:rStyle w:val="CodeInText"/>
          <w:lang w:val="en-GB"/>
        </w:rPr>
        <w:t>doIfElseIf</w:t>
      </w:r>
      <w:proofErr w:type="spellEnd"/>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proofErr w:type="spellStart"/>
      <w:r w:rsidRPr="00D822A3">
        <w:rPr>
          <w:rStyle w:val="CodeInText"/>
          <w:lang w:val="en-GB"/>
        </w:rPr>
        <w:t>Main.IfStack</w:t>
      </w:r>
      <w:proofErr w:type="spellEnd"/>
      <w:r w:rsidRPr="00D822A3">
        <w:rPr>
          <w:lang w:val="en-GB"/>
        </w:rPr>
        <w:t xml:space="preserve"> is not empty). Thereafter, it looks up the status of the if-stack. The stack value is </w:t>
      </w:r>
      <w:proofErr w:type="gramStart"/>
      <w:r w:rsidRPr="00D822A3">
        <w:rPr>
          <w:lang w:val="en-GB"/>
        </w:rPr>
        <w:t>a</w:t>
      </w:r>
      <w:proofErr w:type="gramEnd"/>
      <w:r w:rsidRPr="00D822A3">
        <w:rPr>
          <w:lang w:val="en-GB"/>
        </w:rPr>
        <w:t xml:space="preserve"> </w:t>
      </w:r>
      <w:proofErr w:type="spellStart"/>
      <w:r w:rsidR="00E21A59">
        <w:rPr>
          <w:lang w:val="en-GB"/>
        </w:rPr>
        <w:t>ifElseChain</w:t>
      </w:r>
      <w:proofErr w:type="spellEnd"/>
      <w:r w:rsidRPr="00D822A3">
        <w:rPr>
          <w:lang w:val="en-GB"/>
        </w:rPr>
        <w:t xml:space="preserve">, the first value indicates whether the current if-status is true, and the second value gives whether there has been an earlier true if-status. The third value is of type </w:t>
      </w:r>
      <w:proofErr w:type="spellStart"/>
      <w:r w:rsidRPr="00D822A3">
        <w:rPr>
          <w:rStyle w:val="CodeInText"/>
          <w:lang w:val="en-GB"/>
        </w:rPr>
        <w:t>IfStatus</w:t>
      </w:r>
      <w:proofErr w:type="spellEnd"/>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proofErr w:type="spellStart"/>
      <w:r w:rsidRPr="00D822A3">
        <w:rPr>
          <w:rStyle w:val="CodeInText"/>
          <w:lang w:val="en-GB"/>
        </w:rPr>
        <w:t>lastTrue</w:t>
      </w:r>
      <w:proofErr w:type="spellEnd"/>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doElse</w:t>
      </w:r>
      <w:proofErr w:type="spellEnd"/>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proofErr w:type="spellStart"/>
      <w:r w:rsidRPr="00D822A3">
        <w:rPr>
          <w:rStyle w:val="CodeInText"/>
          <w:lang w:val="en-GB"/>
        </w:rPr>
        <w:t>doEndIf</w:t>
      </w:r>
      <w:proofErr w:type="spellEnd"/>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498" w:name="_Toc54625186"/>
      <w:r w:rsidRPr="00D822A3">
        <w:rPr>
          <w:lang w:val="en-GB"/>
        </w:rPr>
        <w:lastRenderedPageBreak/>
        <w:t>Macro Expansion</w:t>
      </w:r>
      <w:bookmarkEnd w:id="498"/>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0D66D215"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D822A3">
        <w:rPr>
          <w:rStyle w:val="CodeInText"/>
          <w:lang w:val="en-GB"/>
        </w:rPr>
        <w:t>slashToChar</w:t>
      </w:r>
      <w:proofErr w:type="spellEnd"/>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C2704A">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 xml:space="preserve">When we find and identifier that is a stored macro name (either in </w:t>
      </w:r>
      <w:proofErr w:type="spellStart"/>
      <w:r w:rsidRPr="00D822A3">
        <w:rPr>
          <w:lang w:val="en-GB"/>
        </w:rPr>
        <w:t>m_</w:t>
      </w:r>
      <w:r w:rsidRPr="00D822A3">
        <w:rPr>
          <w:rStyle w:val="CodeInText"/>
          <w:lang w:val="en-GB"/>
        </w:rPr>
        <w:t>specialMacroSet</w:t>
      </w:r>
      <w:proofErr w:type="spellEnd"/>
      <w:r w:rsidRPr="00D822A3">
        <w:rPr>
          <w:lang w:val="en-GB"/>
        </w:rPr>
        <w:t xml:space="preserve"> or </w:t>
      </w:r>
      <w:proofErr w:type="spellStart"/>
      <w:r w:rsidRPr="00D822A3">
        <w:rPr>
          <w:rStyle w:val="CodeInText"/>
          <w:lang w:val="en-GB"/>
        </w:rPr>
        <w:t>MacroMap</w:t>
      </w:r>
      <w:proofErr w:type="spellEnd"/>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D822A3">
        <w:rPr>
          <w:rStyle w:val="CodeInText"/>
          <w:lang w:val="en-GB"/>
        </w:rPr>
        <w:t>nameStack</w:t>
      </w:r>
      <w:proofErr w:type="spellEnd"/>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lastRenderedPageBreak/>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scanParameters</w:t>
      </w:r>
      <w:proofErr w:type="spellEnd"/>
      <w:r w:rsidRPr="00D822A3">
        <w:rPr>
          <w:lang w:val="en-GB"/>
        </w:rPr>
        <w:t xml:space="preserve"> extracts the actual parameters of a macro call. The parameters are separated by commas and the list is terminated by a right parenthesis. It becomes a bit complicated since the parameters </w:t>
      </w:r>
      <w:r w:rsidRPr="00D822A3">
        <w:rPr>
          <w:lang w:val="en-GB"/>
        </w:rPr>
        <w:lastRenderedPageBreak/>
        <w:t xml:space="preserve">themselves can hold parenthesis and commas. The field </w:t>
      </w:r>
      <w:proofErr w:type="spellStart"/>
      <w:r w:rsidRPr="00D822A3">
        <w:rPr>
          <w:rStyle w:val="CodeInText"/>
          <w:lang w:val="en-GB"/>
        </w:rPr>
        <w:t>paranCount</w:t>
      </w:r>
      <w:proofErr w:type="spellEnd"/>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lookupMacro</w:t>
      </w:r>
      <w:proofErr w:type="spellEnd"/>
      <w:r w:rsidRPr="00D822A3">
        <w:rPr>
          <w:lang w:val="en-GB"/>
        </w:rPr>
        <w:t xml:space="preserve"> method looks up a given macro. If it stored in </w:t>
      </w:r>
      <w:proofErr w:type="spellStart"/>
      <w:r w:rsidRPr="00D822A3">
        <w:rPr>
          <w:rStyle w:val="CodeInText"/>
          <w:lang w:val="en-GB"/>
        </w:rPr>
        <w:t>MacroMap</w:t>
      </w:r>
      <w:proofErr w:type="spellEnd"/>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proofErr w:type="spellStart"/>
      <w:r w:rsidRPr="00D822A3">
        <w:rPr>
          <w:rStyle w:val="CodeInText"/>
          <w:lang w:val="en-GB"/>
        </w:rPr>
        <w:t>MacroMap</w:t>
      </w:r>
      <w:proofErr w:type="spellEnd"/>
      <w:r w:rsidRPr="00D822A3">
        <w:rPr>
          <w:lang w:val="en-GB"/>
        </w:rPr>
        <w:t xml:space="preserve">, it may be one of the predefined special macros. The </w:t>
      </w:r>
      <w:r w:rsidRPr="00D822A3">
        <w:rPr>
          <w:rStyle w:val="CodeInText"/>
          <w:lang w:val="en-GB"/>
        </w:rPr>
        <w:t>__</w:t>
      </w:r>
      <w:proofErr w:type="spellStart"/>
      <w:r w:rsidRPr="00D822A3">
        <w:rPr>
          <w:rStyle w:val="CodeInText"/>
          <w:lang w:val="en-GB"/>
        </w:rPr>
        <w:t>STDC</w:t>
      </w:r>
      <w:proofErr w:type="spellEnd"/>
      <w:r w:rsidRPr="00D822A3">
        <w:rPr>
          <w:rStyle w:val="CodeInText"/>
          <w:lang w:val="en-GB"/>
        </w:rPr>
        <w:t>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proofErr w:type="spellStart"/>
      <w:r w:rsidRPr="00D822A3">
        <w:rPr>
          <w:rStyle w:val="CodeInText"/>
          <w:lang w:val="en-GB"/>
        </w:rPr>
        <w:t>Main.Path</w:t>
      </w:r>
      <w:proofErr w:type="spellEnd"/>
      <w:r w:rsidRPr="00D822A3">
        <w:rPr>
          <w:lang w:val="en-GB"/>
        </w:rPr>
        <w:t xml:space="preserve">), the </w:t>
      </w:r>
      <w:r w:rsidRPr="00D822A3">
        <w:rPr>
          <w:rStyle w:val="CodeInText"/>
          <w:lang w:val="en-GB"/>
        </w:rPr>
        <w:t>__LINE__</w:t>
      </w:r>
      <w:r w:rsidRPr="00D822A3">
        <w:rPr>
          <w:lang w:val="en-GB"/>
        </w:rPr>
        <w:t xml:space="preserve"> macro is replaced by the current line number (</w:t>
      </w:r>
      <w:proofErr w:type="spellStart"/>
      <w:r w:rsidRPr="00D822A3">
        <w:rPr>
          <w:rStyle w:val="CodeInText"/>
          <w:lang w:val="en-GB"/>
        </w:rPr>
        <w:t>Main.Line</w:t>
      </w:r>
      <w:proofErr w:type="spellEnd"/>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499" w:name="_Toc54625187"/>
      <w:r w:rsidRPr="00D822A3">
        <w:rPr>
          <w:lang w:val="en-GB"/>
        </w:rPr>
        <w:t>String Merging</w:t>
      </w:r>
      <w:bookmarkEnd w:id="499"/>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lastRenderedPageBreak/>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0" w:name="_Toc54625188"/>
      <w:r w:rsidRPr="00D822A3">
        <w:lastRenderedPageBreak/>
        <w:t>The C Grammar</w:t>
      </w:r>
      <w:bookmarkEnd w:id="480"/>
      <w:bookmarkEnd w:id="500"/>
    </w:p>
    <w:p w14:paraId="5EE70CDE" w14:textId="3D3CD693" w:rsidR="00CB1AB5" w:rsidRPr="00EC76D5" w:rsidRDefault="00CB1AB5" w:rsidP="00CB1AB5">
      <w:bookmarkStart w:id="501" w:name="_Ref418184656"/>
      <w:r w:rsidRPr="00EC76D5">
        <w:t xml:space="preserve">This grammar of the C compiler of this book is based on (and to a large extent identical with) the grammar defined in the </w:t>
      </w:r>
      <w:r w:rsidRPr="00EC76D5">
        <w:rPr>
          <w:i/>
        </w:rPr>
        <w:t xml:space="preserve">American National Standard for Information systems – Programming Language C, </w:t>
      </w:r>
      <w:proofErr w:type="spellStart"/>
      <w:r w:rsidRPr="00EC76D5">
        <w:rPr>
          <w:i/>
        </w:rPr>
        <w:t>X3.159</w:t>
      </w:r>
      <w:proofErr w:type="spellEnd"/>
      <w:r w:rsidRPr="00EC76D5">
        <w:rPr>
          <w:i/>
        </w:rPr>
        <w:t>-1989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2" w:name="_Toc49764472"/>
      <w:bookmarkStart w:id="503" w:name="_Toc54625189"/>
      <w:r w:rsidRPr="00EC76D5">
        <w:t>The Preprocessor Grammar</w:t>
      </w:r>
      <w:bookmarkEnd w:id="502"/>
      <w:bookmarkEnd w:id="503"/>
    </w:p>
    <w:p w14:paraId="6050AB4B" w14:textId="45D14645" w:rsidR="00CB1AB5" w:rsidRPr="00EC76D5" w:rsidRDefault="00CB1AB5" w:rsidP="00CB1AB5">
      <w:r w:rsidRPr="00EC76D5">
        <w:t xml:space="preserve">The following grammar is implemented in </w:t>
      </w:r>
      <w:proofErr w:type="spellStart"/>
      <w:r w:rsidR="00774040">
        <w:t>GPPG</w:t>
      </w:r>
      <w:proofErr w:type="spellEnd"/>
      <w:r w:rsidRPr="00EC76D5">
        <w:t xml:space="preserve"> in Chapter </w:t>
      </w:r>
      <w:r w:rsidRPr="00EC76D5">
        <w:fldChar w:fldCharType="begin"/>
      </w:r>
      <w:r w:rsidRPr="00EC76D5">
        <w:instrText xml:space="preserve"> REF _Ref418260972 \r \h </w:instrText>
      </w:r>
      <w:r w:rsidRPr="00EC76D5">
        <w:fldChar w:fldCharType="separate"/>
      </w:r>
      <w:r w:rsidR="00C2704A">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4" w:name="_Toc49764473"/>
      <w:bookmarkStart w:id="505" w:name="_Toc54625190"/>
      <w:r w:rsidRPr="00EC76D5">
        <w:t>The Language Grammar</w:t>
      </w:r>
      <w:bookmarkEnd w:id="504"/>
      <w:bookmarkEnd w:id="505"/>
    </w:p>
    <w:p w14:paraId="69CBCC96" w14:textId="703E3600" w:rsidR="00CB1AB5" w:rsidRPr="00EC76D5" w:rsidRDefault="00CB1AB5" w:rsidP="00CB1AB5">
      <w:r w:rsidRPr="00EC76D5">
        <w:t xml:space="preserve">The following grammar is implemented in </w:t>
      </w:r>
      <w:proofErr w:type="spellStart"/>
      <w:r>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C2704A">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00DA9426" w:rsidR="00CB1AB5" w:rsidRPr="00EC76D5" w:rsidRDefault="00CB1AB5" w:rsidP="00CB1AB5">
      <w:pPr>
        <w:pStyle w:val="Code"/>
      </w:pPr>
      <w:r w:rsidRPr="00EC76D5">
        <w:t xml:space="preserve">    </w:t>
      </w:r>
      <w:r w:rsidR="00FC270F">
        <w:rPr>
          <w:i/>
        </w:rPr>
        <w:t>bitwise_or_expression</w:t>
      </w:r>
      <w:r w:rsidRPr="00EC76D5">
        <w:t xml:space="preserve">  </w:t>
      </w:r>
    </w:p>
    <w:p w14:paraId="5181C7F2" w14:textId="2405310E"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FC270F">
        <w:rPr>
          <w:i/>
        </w:rPr>
        <w:t>bitwise_or_expression</w:t>
      </w:r>
    </w:p>
    <w:p w14:paraId="7AE075DD" w14:textId="77777777" w:rsidR="00CB1AB5" w:rsidRPr="00EC76D5" w:rsidRDefault="00CB1AB5" w:rsidP="00CB1AB5">
      <w:pPr>
        <w:pStyle w:val="Code"/>
      </w:pPr>
    </w:p>
    <w:p w14:paraId="10168F28" w14:textId="4F164EF5" w:rsidR="00CB1AB5" w:rsidRPr="00EC76D5" w:rsidRDefault="00FC270F" w:rsidP="00CB1AB5">
      <w:pPr>
        <w:pStyle w:val="Code"/>
      </w:pPr>
      <w:r>
        <w:rPr>
          <w:i/>
        </w:rPr>
        <w:t>bitwise_or_expression</w:t>
      </w:r>
      <w:r w:rsidR="00CB1AB5"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19A7BE25" w:rsidR="00CB1AB5" w:rsidRPr="00EC76D5" w:rsidRDefault="00CB1AB5" w:rsidP="00CB1AB5">
      <w:pPr>
        <w:pStyle w:val="Code"/>
      </w:pPr>
      <w:r w:rsidRPr="00EC76D5">
        <w:t xml:space="preserve">  | </w:t>
      </w:r>
      <w:r w:rsidR="00FC270F">
        <w:rPr>
          <w:i/>
        </w:rPr>
        <w:t>bitwise_or_expression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06" w:name="_Toc54625191"/>
      <w:proofErr w:type="spellStart"/>
      <w:r w:rsidRPr="00D822A3">
        <w:lastRenderedPageBreak/>
        <w:t>GPPG</w:t>
      </w:r>
      <w:proofErr w:type="spellEnd"/>
      <w:r w:rsidRPr="00D822A3">
        <w:t xml:space="preserve"> and </w:t>
      </w:r>
      <w:proofErr w:type="spellStart"/>
      <w:r w:rsidRPr="00D822A3">
        <w:t>GPLEX</w:t>
      </w:r>
      <w:bookmarkEnd w:id="501"/>
      <w:bookmarkEnd w:id="506"/>
      <w:proofErr w:type="spellEnd"/>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w:t>
      </w:r>
      <w:proofErr w:type="spellStart"/>
      <w:r w:rsidRPr="00D822A3">
        <w:rPr>
          <w:highlight w:val="white"/>
          <w:lang w:val="en-GB"/>
        </w:rPr>
        <w:t>GPLEX</w:t>
      </w:r>
      <w:proofErr w:type="spellEnd"/>
      <w:r w:rsidRPr="00D822A3">
        <w:rPr>
          <w:highlight w:val="white"/>
          <w:lang w:val="en-GB"/>
        </w:rPr>
        <w:t>)</w:t>
      </w:r>
      <w:r w:rsidRPr="00D822A3">
        <w:rPr>
          <w:lang w:val="en-GB"/>
        </w:rPr>
        <w:t xml:space="preserve"> scanner generator and the </w:t>
      </w:r>
      <w:r w:rsidRPr="00D822A3">
        <w:rPr>
          <w:highlight w:val="white"/>
          <w:lang w:val="en-GB"/>
        </w:rPr>
        <w:t>Gardens Point Parser Generator</w:t>
      </w:r>
      <w:r w:rsidRPr="00D822A3">
        <w:rPr>
          <w:lang w:val="en-GB"/>
        </w:rPr>
        <w:t xml:space="preserve"> (</w:t>
      </w:r>
      <w:proofErr w:type="spellStart"/>
      <w:r w:rsidRPr="00D822A3">
        <w:rPr>
          <w:lang w:val="en-GB"/>
        </w:rPr>
        <w:t>GPPG</w:t>
      </w:r>
      <w:proofErr w:type="spellEnd"/>
      <w:r w:rsidRPr="00D822A3">
        <w:rPr>
          <w:lang w:val="en-GB"/>
        </w:rPr>
        <w:t xml:space="preserve">)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07" w:name="_Toc54625192"/>
      <w:r w:rsidRPr="00D822A3">
        <w:rPr>
          <w:lang w:val="en-GB"/>
        </w:rPr>
        <w:t>The Language</w:t>
      </w:r>
      <w:bookmarkEnd w:id="507"/>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proofErr w:type="spellStart"/>
      <w:r w:rsidRPr="00D822A3">
        <w:rPr>
          <w:rStyle w:val="CodeInText"/>
          <w:lang w:val="en-GB"/>
        </w:rPr>
        <w:t>e</w:t>
      </w:r>
      <w:proofErr w:type="spellEnd"/>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proofErr w:type="spellStart"/>
      <w:r w:rsidRPr="00D822A3">
        <w:rPr>
          <w:rStyle w:val="CodeInText"/>
          <w:lang w:val="en-GB"/>
        </w:rPr>
        <w:t>log10</w:t>
      </w:r>
      <w:proofErr w:type="spellEnd"/>
      <w:r w:rsidRPr="00D822A3">
        <w:rPr>
          <w:lang w:val="en-GB"/>
        </w:rPr>
        <w:t xml:space="preserve">, </w:t>
      </w:r>
      <w:proofErr w:type="spellStart"/>
      <w:r w:rsidRPr="00D822A3">
        <w:rPr>
          <w:rStyle w:val="CodeInText"/>
          <w:lang w:val="en-GB"/>
        </w:rPr>
        <w:t>exp10</w:t>
      </w:r>
      <w:proofErr w:type="spellEnd"/>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08" w:name="_Toc54625193"/>
      <w:r w:rsidRPr="00D822A3">
        <w:rPr>
          <w:lang w:val="en-GB"/>
        </w:rPr>
        <w:lastRenderedPageBreak/>
        <w:t>The Grammar</w:t>
      </w:r>
      <w:bookmarkEnd w:id="508"/>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proofErr w:type="spellStart"/>
      <w:r w:rsidRPr="00D822A3">
        <w:rPr>
          <w:rStyle w:val="CodeInText"/>
          <w:highlight w:val="white"/>
          <w:lang w:val="en-GB"/>
        </w:rPr>
        <w:t>statement_list</w:t>
      </w:r>
      <w:proofErr w:type="spellEnd"/>
      <w:r w:rsidRPr="00D822A3">
        <w:rPr>
          <w:lang w:val="en-GB"/>
        </w:rPr>
        <w:t xml:space="preserve">). The grammar rules for our language follows below, the vertical bar at the left of the rules can be read as “or”. The first rule </w:t>
      </w:r>
      <w:proofErr w:type="spellStart"/>
      <w:r w:rsidRPr="00D822A3">
        <w:rPr>
          <w:rStyle w:val="CodeInText"/>
          <w:lang w:val="en-GB"/>
        </w:rPr>
        <w:t>statement_list</w:t>
      </w:r>
      <w:proofErr w:type="spellEnd"/>
      <w:r w:rsidRPr="00D822A3">
        <w:rPr>
          <w:lang w:val="en-GB"/>
        </w:rPr>
        <w:t xml:space="preserve"> can be read as “a statement list is a </w:t>
      </w:r>
      <w:proofErr w:type="gramStart"/>
      <w:r w:rsidRPr="00D822A3">
        <w:rPr>
          <w:lang w:val="en-GB"/>
        </w:rPr>
        <w:t>statement</w:t>
      </w:r>
      <w:proofErr w:type="gramEnd"/>
      <w:r w:rsidRPr="00D822A3">
        <w:rPr>
          <w:lang w:val="en-GB"/>
        </w:rPr>
        <w:t xml:space="preserve">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09" w:name="_Toc54625194"/>
      <w:proofErr w:type="spellStart"/>
      <w:r w:rsidRPr="00D822A3">
        <w:rPr>
          <w:lang w:val="en-GB"/>
        </w:rPr>
        <w:t>GPPG</w:t>
      </w:r>
      <w:bookmarkEnd w:id="509"/>
      <w:proofErr w:type="spellEnd"/>
    </w:p>
    <w:p w14:paraId="3F9D3945" w14:textId="7B9BD2D1" w:rsidR="007660EE" w:rsidRPr="00D822A3" w:rsidRDefault="007660EE" w:rsidP="007660EE">
      <w:pPr>
        <w:rPr>
          <w:lang w:val="en-GB"/>
        </w:rPr>
      </w:pPr>
      <w:proofErr w:type="spellStart"/>
      <w:r w:rsidRPr="00D822A3">
        <w:rPr>
          <w:lang w:val="en-GB"/>
        </w:rPr>
        <w:t>GPPG</w:t>
      </w:r>
      <w:proofErr w:type="spellEnd"/>
      <w:r w:rsidRPr="00D822A3">
        <w:rPr>
          <w:lang w:val="en-GB"/>
        </w:rPr>
        <w:t xml:space="preserve"> is a tool based on the classic parser generator </w:t>
      </w:r>
      <w:proofErr w:type="spellStart"/>
      <w:r w:rsidRPr="00D822A3">
        <w:rPr>
          <w:lang w:val="en-GB"/>
        </w:rPr>
        <w:t>Yacc</w:t>
      </w:r>
      <w:proofErr w:type="spellEnd"/>
      <w:r w:rsidR="00BA59B6">
        <w:rPr>
          <w:lang w:val="en-GB"/>
        </w:rPr>
        <w:t>.</w:t>
      </w:r>
      <w:r w:rsidR="00BA59B6" w:rsidRPr="00BA59B6">
        <w:t xml:space="preserve"> </w:t>
      </w:r>
      <w:r w:rsidR="00BA59B6">
        <w:t xml:space="preserve">The name </w:t>
      </w:r>
      <w:proofErr w:type="spellStart"/>
      <w:r w:rsidR="00BA59B6" w:rsidRPr="00304E17">
        <w:t>Yacc</w:t>
      </w:r>
      <w:proofErr w:type="spellEnd"/>
      <w:r w:rsidR="00BA59B6" w:rsidRPr="00304E17">
        <w:t xml:space="preserve">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w:t>
      </w:r>
      <w:proofErr w:type="spellStart"/>
      <w:r w:rsidRPr="00D822A3">
        <w:rPr>
          <w:lang w:val="en-GB"/>
        </w:rPr>
        <w:t>GPPG</w:t>
      </w:r>
      <w:proofErr w:type="spellEnd"/>
      <w:r w:rsidRPr="00D822A3">
        <w:rPr>
          <w:lang w:val="en-GB"/>
        </w:rPr>
        <w:t xml:space="preserve">. Simply put, </w:t>
      </w:r>
      <w:proofErr w:type="spellStart"/>
      <w:r w:rsidRPr="00D822A3">
        <w:rPr>
          <w:lang w:val="en-GB"/>
        </w:rPr>
        <w:t>GPPG</w:t>
      </w:r>
      <w:proofErr w:type="spellEnd"/>
      <w:r w:rsidRPr="00D822A3">
        <w:rPr>
          <w:lang w:val="en-GB"/>
        </w:rPr>
        <w:t xml:space="preserve">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D822A3">
        <w:rPr>
          <w:lang w:val="en-GB"/>
        </w:rPr>
        <w:t>GPPG</w:t>
      </w:r>
      <w:proofErr w:type="spellEnd"/>
      <w:r w:rsidRPr="00D822A3">
        <w:rPr>
          <w:lang w:val="en-GB"/>
        </w:rPr>
        <w:t>.</w:t>
      </w:r>
    </w:p>
    <w:p w14:paraId="6E0C806E" w14:textId="77777777" w:rsidR="007660EE" w:rsidRPr="00D822A3" w:rsidRDefault="007660EE" w:rsidP="007660EE">
      <w:pPr>
        <w:pStyle w:val="CodeHeader"/>
        <w:rPr>
          <w:lang w:val="en-GB"/>
        </w:rPr>
      </w:pPr>
      <w:proofErr w:type="spellStart"/>
      <w:r w:rsidRPr="00D822A3">
        <w:rPr>
          <w:lang w:val="en-GB"/>
        </w:rPr>
        <w:t>Parser.gppg</w:t>
      </w:r>
      <w:proofErr w:type="spellEnd"/>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proofErr w:type="spellStart"/>
      <w:r w:rsidRPr="00D822A3">
        <w:rPr>
          <w:rStyle w:val="CodeInText0"/>
          <w:lang w:val="en-GB"/>
        </w:rPr>
        <w:t>statement_list</w:t>
      </w:r>
      <w:proofErr w:type="spellEnd"/>
      <w:r w:rsidRPr="00D822A3">
        <w:rPr>
          <w:lang w:val="en-GB"/>
        </w:rPr>
        <w:t xml:space="preserve">, </w:t>
      </w:r>
      <w:r w:rsidRPr="00D822A3">
        <w:rPr>
          <w:rStyle w:val="CodeInText0"/>
          <w:lang w:val="en-GB"/>
        </w:rPr>
        <w:t>statement</w:t>
      </w:r>
      <w:r w:rsidRPr="00D822A3">
        <w:rPr>
          <w:lang w:val="en-GB"/>
        </w:rPr>
        <w:t xml:space="preserve">, and </w:t>
      </w:r>
      <w:proofErr w:type="spellStart"/>
      <w:r w:rsidRPr="00D822A3">
        <w:rPr>
          <w:rStyle w:val="CodeInText0"/>
          <w:lang w:val="en-GB"/>
        </w:rPr>
        <w:t>optional_output</w:t>
      </w:r>
      <w:proofErr w:type="spellEnd"/>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0"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lastRenderedPageBreak/>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lastRenderedPageBreak/>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1" w:name="_Toc54625195"/>
      <w:proofErr w:type="spellStart"/>
      <w:r w:rsidRPr="00D822A3">
        <w:rPr>
          <w:lang w:val="en-GB"/>
        </w:rPr>
        <w:lastRenderedPageBreak/>
        <w:t>JPlex</w:t>
      </w:r>
      <w:bookmarkEnd w:id="510"/>
      <w:bookmarkEnd w:id="511"/>
      <w:proofErr w:type="spellEnd"/>
    </w:p>
    <w:p w14:paraId="1FC11E4C" w14:textId="77777777" w:rsidR="007660EE" w:rsidRPr="00D822A3" w:rsidRDefault="007660EE" w:rsidP="007660EE">
      <w:pPr>
        <w:rPr>
          <w:lang w:val="en-GB"/>
        </w:rPr>
      </w:pPr>
      <w:r w:rsidRPr="00D822A3">
        <w:rPr>
          <w:lang w:val="en-GB"/>
        </w:rPr>
        <w:t xml:space="preserve">For the parser of the previous section to work properly it also needs a scanner that identifies the tokens. </w:t>
      </w:r>
      <w:proofErr w:type="spellStart"/>
      <w:r w:rsidRPr="00D822A3">
        <w:rPr>
          <w:lang w:val="en-GB"/>
        </w:rPr>
        <w:t>JPlex</w:t>
      </w:r>
      <w:proofErr w:type="spellEnd"/>
      <w:r w:rsidRPr="00D822A3">
        <w:rPr>
          <w:lang w:val="en-GB"/>
        </w:rPr>
        <w:t xml:space="preserve">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 xml:space="preserve">When it comes to complicated tokens, </w:t>
      </w:r>
      <w:proofErr w:type="spellStart"/>
      <w:r w:rsidRPr="00D822A3">
        <w:rPr>
          <w:lang w:val="en-GB"/>
        </w:rPr>
        <w:t>JFlex</w:t>
      </w:r>
      <w:proofErr w:type="spellEnd"/>
      <w:r w:rsidRPr="00D822A3">
        <w:rPr>
          <w:lang w:val="en-GB"/>
        </w:rPr>
        <w:t xml:space="preserve"> applies regular expressions. Some characters have special meanings in accordance with the following table. However, their special status can be </w:t>
      </w:r>
      <w:proofErr w:type="spellStart"/>
      <w:r w:rsidRPr="00D822A3">
        <w:rPr>
          <w:lang w:val="en-GB"/>
        </w:rPr>
        <w:t>canceled</w:t>
      </w:r>
      <w:proofErr w:type="spellEnd"/>
      <w:r w:rsidRPr="00D822A3">
        <w:rPr>
          <w:lang w:val="en-GB"/>
        </w:rPr>
        <w:t xml:space="preserve"> by </w:t>
      </w:r>
      <w:proofErr w:type="spellStart"/>
      <w:r w:rsidRPr="00D822A3">
        <w:rPr>
          <w:lang w:val="en-GB"/>
        </w:rPr>
        <w:t>preceeding</w:t>
      </w:r>
      <w:proofErr w:type="spellEnd"/>
      <w:r w:rsidRPr="00D822A3">
        <w:rPr>
          <w:lang w:val="en-GB"/>
        </w:rPr>
        <w:t xml:space="preserve">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proofErr w:type="gramStart"/>
            <w:r w:rsidRPr="00D822A3">
              <w:rPr>
                <w:lang w:val="en-GB"/>
              </w:rPr>
              <w:t>( and</w:t>
            </w:r>
            <w:proofErr w:type="gramEnd"/>
            <w:r w:rsidRPr="00D822A3">
              <w:rPr>
                <w:lang w:val="en-GB"/>
              </w:rPr>
              <w:t xml:space="preserve">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 xml:space="preserve">One or </w:t>
            </w:r>
            <w:proofErr w:type="spellStart"/>
            <w:r w:rsidRPr="00D822A3">
              <w:rPr>
                <w:lang w:val="en-GB"/>
              </w:rPr>
              <w:t>moree</w:t>
            </w:r>
            <w:proofErr w:type="spellEnd"/>
            <w:r w:rsidRPr="00D822A3">
              <w:rPr>
                <w:lang w:val="en-GB"/>
              </w:rPr>
              <w:t xml:space="preserv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proofErr w:type="spellStart"/>
      <w:r w:rsidRPr="00D822A3">
        <w:rPr>
          <w:lang w:val="en-GB"/>
        </w:rPr>
        <w:t>Scanner.jplex</w:t>
      </w:r>
      <w:proofErr w:type="spellEnd"/>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 xml:space="preserve">In the scanner code below, a line comment is two slashes followed by zero or more occurrences of any character except newline. Since both the slash has special </w:t>
      </w:r>
      <w:proofErr w:type="gramStart"/>
      <w:r w:rsidRPr="00D822A3">
        <w:rPr>
          <w:lang w:val="en-GB"/>
        </w:rPr>
        <w:t>meaning</w:t>
      </w:r>
      <w:proofErr w:type="gramEnd"/>
      <w:r w:rsidRPr="00D822A3">
        <w:rPr>
          <w:lang w:val="en-GB"/>
        </w:rPr>
        <w:t xml:space="preserve">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 xml:space="preserve">An identifier is a capital or small letter, or </w:t>
      </w:r>
      <w:proofErr w:type="gramStart"/>
      <w:r w:rsidRPr="00D822A3">
        <w:rPr>
          <w:lang w:val="en-GB"/>
        </w:rPr>
        <w:t>a</w:t>
      </w:r>
      <w:proofErr w:type="gramEnd"/>
      <w:r w:rsidRPr="00D822A3">
        <w:rPr>
          <w:lang w:val="en-GB"/>
        </w:rPr>
        <w:t xml:space="preserve">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lastRenderedPageBreak/>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proofErr w:type="spellStart"/>
      <w:r w:rsidRPr="00D822A3">
        <w:rPr>
          <w:rStyle w:val="CodeInText"/>
          <w:lang w:val="en-GB"/>
        </w:rPr>
        <w:t>yytext</w:t>
      </w:r>
      <w:proofErr w:type="spellEnd"/>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lastRenderedPageBreak/>
        <w:t>}</w:t>
      </w:r>
    </w:p>
    <w:p w14:paraId="2551028A" w14:textId="77777777" w:rsidR="007660EE" w:rsidRPr="00D822A3" w:rsidRDefault="007660EE" w:rsidP="007660EE">
      <w:pPr>
        <w:pStyle w:val="Rubrik3"/>
        <w:rPr>
          <w:lang w:val="en-GB"/>
        </w:rPr>
      </w:pPr>
      <w:bookmarkStart w:id="512" w:name="_Toc54625196"/>
      <w:r w:rsidRPr="00D822A3">
        <w:rPr>
          <w:lang w:val="en-GB"/>
        </w:rPr>
        <w:t>Main</w:t>
      </w:r>
      <w:bookmarkEnd w:id="512"/>
    </w:p>
    <w:p w14:paraId="2FDB2DF8" w14:textId="77777777" w:rsidR="007660EE" w:rsidRPr="00D822A3" w:rsidRDefault="007660EE" w:rsidP="007660EE">
      <w:pPr>
        <w:rPr>
          <w:lang w:val="en-GB"/>
        </w:rPr>
      </w:pPr>
      <w:proofErr w:type="spellStart"/>
      <w:r w:rsidRPr="00D822A3">
        <w:rPr>
          <w:lang w:val="en-GB"/>
        </w:rPr>
        <w:t>GPPG</w:t>
      </w:r>
      <w:proofErr w:type="spellEnd"/>
      <w:r w:rsidRPr="00D822A3">
        <w:rPr>
          <w:lang w:val="en-GB"/>
        </w:rPr>
        <w:t xml:space="preserve"> and </w:t>
      </w:r>
      <w:proofErr w:type="spellStart"/>
      <w:r w:rsidRPr="00D822A3">
        <w:rPr>
          <w:lang w:val="en-GB"/>
        </w:rPr>
        <w:t>JPLEX</w:t>
      </w:r>
      <w:proofErr w:type="spellEnd"/>
      <w:r w:rsidRPr="00D822A3">
        <w:rPr>
          <w:lang w:val="en-GB"/>
        </w:rPr>
        <w:t xml:space="preserve">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proofErr w:type="spellStart"/>
      <w:r w:rsidRPr="00D822A3">
        <w:rPr>
          <w:rStyle w:val="CodeInText"/>
          <w:lang w:val="en-GB"/>
        </w:rPr>
        <w:t>BufferedReader</w:t>
      </w:r>
      <w:proofErr w:type="spellEnd"/>
      <w:r w:rsidRPr="00D822A3">
        <w:rPr>
          <w:lang w:val="en-GB"/>
        </w:rPr>
        <w:t xml:space="preserve">, the output is written to </w:t>
      </w:r>
      <w:proofErr w:type="spellStart"/>
      <w:r w:rsidRPr="00D822A3">
        <w:rPr>
          <w:rStyle w:val="CodeInText"/>
          <w:lang w:val="en-GB"/>
        </w:rPr>
        <w:t>OutputStream</w:t>
      </w:r>
      <w:proofErr w:type="spellEnd"/>
      <w:r w:rsidRPr="00D822A3">
        <w:rPr>
          <w:lang w:val="en-GB"/>
        </w:rPr>
        <w:t xml:space="preserve">, error messages are written to </w:t>
      </w:r>
      <w:proofErr w:type="spellStart"/>
      <w:r w:rsidRPr="00D822A3">
        <w:rPr>
          <w:rStyle w:val="CodeInText"/>
          <w:lang w:val="en-GB"/>
        </w:rPr>
        <w:t>ErrorStream</w:t>
      </w:r>
      <w:proofErr w:type="spellEnd"/>
      <w:r w:rsidRPr="00D822A3">
        <w:rPr>
          <w:lang w:val="en-GB"/>
        </w:rPr>
        <w:t xml:space="preserve">, and </w:t>
      </w:r>
      <w:proofErr w:type="spellStart"/>
      <w:r w:rsidRPr="00D822A3">
        <w:rPr>
          <w:rStyle w:val="CodeInText"/>
          <w:lang w:val="en-GB"/>
        </w:rPr>
        <w:t>VariableMap</w:t>
      </w:r>
      <w:proofErr w:type="spellEnd"/>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proofErr w:type="spellStart"/>
      <w:r w:rsidRPr="00D822A3">
        <w:rPr>
          <w:lang w:val="en-GB"/>
        </w:rPr>
        <w:t>Main.cs</w:t>
      </w:r>
      <w:proofErr w:type="spellEnd"/>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lastRenderedPageBreak/>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proofErr w:type="spellStart"/>
      <w:r w:rsidRPr="00D822A3">
        <w:rPr>
          <w:lang w:val="en-GB"/>
        </w:rPr>
        <w:t>Parser.bat</w:t>
      </w:r>
      <w:proofErr w:type="spellEnd"/>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3" w:name="_Toc54625197"/>
      <w:r w:rsidRPr="00D822A3">
        <w:lastRenderedPageBreak/>
        <w:t>Auxiliary Classes</w:t>
      </w:r>
      <w:bookmarkEnd w:id="513"/>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4" w:name="_Toc54625198"/>
      <w:r w:rsidRPr="00D822A3">
        <w:rPr>
          <w:lang w:val="en-GB"/>
        </w:rPr>
        <w:t>Error Handling</w:t>
      </w:r>
      <w:bookmarkEnd w:id="514"/>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w:t>
      </w:r>
      <w:proofErr w:type="spellStart"/>
      <w:r w:rsidRPr="00D822A3">
        <w:rPr>
          <w:lang w:val="en-GB"/>
        </w:rPr>
        <w:t>behavior</w:t>
      </w:r>
      <w:proofErr w:type="spellEnd"/>
      <w:r w:rsidRPr="00D822A3">
        <w:rPr>
          <w:lang w:val="en-GB"/>
        </w:rPr>
        <w:t>.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proofErr w:type="spellStart"/>
      <w:r w:rsidRPr="00D822A3">
        <w:rPr>
          <w:lang w:val="en-GB"/>
        </w:rPr>
        <w:t>Assert.cs</w:t>
      </w:r>
      <w:proofErr w:type="spellEnd"/>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proofErr w:type="spellStart"/>
      <w:r w:rsidRPr="00D822A3">
        <w:rPr>
          <w:lang w:val="en-GB"/>
        </w:rPr>
        <w:t>Message.cs</w:t>
      </w:r>
      <w:proofErr w:type="spellEnd"/>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5" w:name="_Toc54625199"/>
      <w:r w:rsidRPr="00D822A3">
        <w:rPr>
          <w:lang w:val="en-GB"/>
        </w:rPr>
        <w:t>Container Classes</w:t>
      </w:r>
      <w:bookmarkEnd w:id="515"/>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proofErr w:type="spellStart"/>
      <w:r w:rsidR="00E21A59">
        <w:rPr>
          <w:lang w:val="en-GB"/>
        </w:rPr>
        <w:t>ifElseChain</w:t>
      </w:r>
      <w:r w:rsidRPr="00D822A3">
        <w:rPr>
          <w:lang w:val="en-GB"/>
        </w:rPr>
        <w:t>s</w:t>
      </w:r>
      <w:proofErr w:type="spellEnd"/>
      <w:r w:rsidRPr="00D822A3">
        <w:rPr>
          <w:lang w:val="en-GB"/>
        </w:rPr>
        <w:t xml:space="preserve"> or.</w:t>
      </w:r>
    </w:p>
    <w:p w14:paraId="7F892F41" w14:textId="77777777" w:rsidR="005E7D2C" w:rsidRPr="00D822A3" w:rsidRDefault="005E7D2C" w:rsidP="005E7D2C">
      <w:pPr>
        <w:pStyle w:val="Rubrik3"/>
        <w:rPr>
          <w:lang w:val="en-GB"/>
        </w:rPr>
      </w:pPr>
      <w:bookmarkStart w:id="516" w:name="_Toc54625200"/>
      <w:r w:rsidRPr="00D822A3">
        <w:rPr>
          <w:lang w:val="en-GB"/>
        </w:rPr>
        <w:t>Ordered Pair</w:t>
      </w:r>
      <w:bookmarkEnd w:id="516"/>
    </w:p>
    <w:p w14:paraId="4CE6DB28" w14:textId="77777777" w:rsidR="005E7D2C" w:rsidRPr="00D822A3" w:rsidRDefault="005E7D2C" w:rsidP="005E7D2C">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proofErr w:type="spellStart"/>
      <w:r w:rsidRPr="00D822A3">
        <w:rPr>
          <w:lang w:val="en-GB"/>
        </w:rPr>
        <w:t>Pair.cs</w:t>
      </w:r>
      <w:proofErr w:type="spellEnd"/>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17" w:name="_Toc54625201"/>
      <w:r w:rsidRPr="00D822A3">
        <w:rPr>
          <w:lang w:val="en-GB"/>
        </w:rPr>
        <w:t>Graph</w:t>
      </w:r>
      <w:bookmarkEnd w:id="517"/>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proofErr w:type="spellStart"/>
      <w:r w:rsidRPr="00D822A3">
        <w:rPr>
          <w:lang w:val="en-GB"/>
        </w:rPr>
        <w:t>Graph.cs</w:t>
      </w:r>
      <w:proofErr w:type="spellEnd"/>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093A3D92"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neighbourSet</w:t>
      </w:r>
      <w:proofErr w:type="spellEnd"/>
      <w:r w:rsidRPr="00D822A3">
        <w:rPr>
          <w:lang w:val="en-GB"/>
        </w:rPr>
        <w:t xml:space="preserve"> method goes through all edges and add each found </w:t>
      </w:r>
      <w:proofErr w:type="spellStart"/>
      <w:r w:rsidRPr="00D822A3">
        <w:rPr>
          <w:lang w:val="en-GB"/>
        </w:rPr>
        <w:t>neighbor</w:t>
      </w:r>
      <w:proofErr w:type="spellEnd"/>
      <w:r w:rsidRPr="00D822A3">
        <w:rPr>
          <w:lang w:val="en-GB"/>
        </w:rPr>
        <w:t xml:space="preserve">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18" w:name="_Toc54625202"/>
      <w:r w:rsidRPr="00D822A3">
        <w:rPr>
          <w:lang w:val="en-GB"/>
        </w:rPr>
        <w:t>Addition and Removal of Vertices and Edges</w:t>
      </w:r>
      <w:bookmarkEnd w:id="518"/>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19" w:name="_Toc54625203"/>
      <w:r w:rsidRPr="00D822A3">
        <w:rPr>
          <w:lang w:val="en-GB"/>
        </w:rPr>
        <w:t>Graph Partition</w:t>
      </w:r>
      <w:bookmarkEnd w:id="519"/>
    </w:p>
    <w:p w14:paraId="4DE90750" w14:textId="77777777" w:rsidR="005E7D2C" w:rsidRPr="00D822A3" w:rsidRDefault="005E7D2C" w:rsidP="005E7D2C">
      <w:pPr>
        <w:rPr>
          <w:lang w:val="en-GB"/>
        </w:rPr>
      </w:pPr>
      <w:r w:rsidRPr="00D822A3">
        <w:rPr>
          <w:lang w:val="en-GB"/>
        </w:rPr>
        <w:t xml:space="preserve">The method </w:t>
      </w:r>
      <w:proofErr w:type="spellStart"/>
      <w:r w:rsidRPr="00D822A3">
        <w:rPr>
          <w:rStyle w:val="CodeInText"/>
          <w:lang w:val="en-GB"/>
        </w:rPr>
        <w:t>partitionate</w:t>
      </w:r>
      <w:proofErr w:type="spellEnd"/>
      <w:r w:rsidRPr="00D822A3">
        <w:rPr>
          <w:lang w:val="en-GB"/>
        </w:rPr>
        <w:t xml:space="preserve"> divides the graph into free subgraphs; that is, subgraphs which vertices have no </w:t>
      </w:r>
      <w:proofErr w:type="spellStart"/>
      <w:r w:rsidRPr="00D822A3">
        <w:rPr>
          <w:lang w:val="en-GB"/>
        </w:rPr>
        <w:t>neighbors</w:t>
      </w:r>
      <w:proofErr w:type="spellEnd"/>
      <w:r w:rsidRPr="00D822A3">
        <w:rPr>
          <w:lang w:val="en-GB"/>
        </w:rPr>
        <w:t xml:space="preserve"> in any of the other free subgraphs. </w:t>
      </w:r>
      <w:proofErr w:type="gramStart"/>
      <w:r w:rsidRPr="00D822A3">
        <w:rPr>
          <w:lang w:val="en-GB"/>
        </w:rPr>
        <w:t>First</w:t>
      </w:r>
      <w:proofErr w:type="gramEnd"/>
      <w:r w:rsidRPr="00D822A3">
        <w:rPr>
          <w:lang w:val="en-GB"/>
        </w:rPr>
        <w:t xml:space="preserve">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lastRenderedPageBreak/>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DeepFirstSearch</w:t>
      </w:r>
      <w:proofErr w:type="spellEnd"/>
      <w:r w:rsidRPr="00D822A3">
        <w:rPr>
          <w:lang w:val="en-GB"/>
        </w:rPr>
        <w:t xml:space="preserve"> method search recursively through the graph </w:t>
      </w:r>
      <w:proofErr w:type="gramStart"/>
      <w:r w:rsidRPr="00D822A3">
        <w:rPr>
          <w:lang w:val="en-GB"/>
        </w:rPr>
        <w:t>in order to</w:t>
      </w:r>
      <w:proofErr w:type="gramEnd"/>
      <w:r w:rsidRPr="00D822A3">
        <w:rPr>
          <w:lang w:val="en-GB"/>
        </w:rPr>
        <w:t xml:space="preserve">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generateSubGraph</w:t>
      </w:r>
      <w:proofErr w:type="spellEnd"/>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0" w:name="_Toc32312748"/>
      <w:bookmarkStart w:id="521" w:name="_Toc128724229"/>
      <w:bookmarkStart w:id="522" w:name="_Toc323656800"/>
      <w:bookmarkStart w:id="523" w:name="_Toc324085682"/>
      <w:bookmarkStart w:id="524" w:name="_Ref324113434"/>
      <w:bookmarkStart w:id="525" w:name="_Toc324680324"/>
      <w:bookmarkStart w:id="526" w:name="_Toc54625204"/>
      <w:r w:rsidRPr="00D822A3">
        <w:lastRenderedPageBreak/>
        <w:t>The ASCII Table</w:t>
      </w:r>
      <w:bookmarkEnd w:id="520"/>
      <w:bookmarkEnd w:id="521"/>
      <w:bookmarkEnd w:id="522"/>
      <w:bookmarkEnd w:id="523"/>
      <w:bookmarkEnd w:id="524"/>
      <w:bookmarkEnd w:id="525"/>
      <w:bookmarkEnd w:id="526"/>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proofErr w:type="spellStart"/>
            <w:r w:rsidRPr="00D822A3">
              <w:rPr>
                <w:i/>
                <w:snapToGrid w:val="0"/>
                <w:lang w:val="en-GB"/>
              </w:rPr>
              <w:t>nul</w:t>
            </w:r>
            <w:proofErr w:type="spellEnd"/>
            <w:r w:rsidRPr="00D822A3">
              <w:rPr>
                <w:i/>
                <w:snapToGrid w:val="0"/>
                <w:lang w:val="en-GB"/>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stx</w:t>
            </w:r>
            <w:proofErr w:type="spellEnd"/>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etx</w:t>
            </w:r>
            <w:proofErr w:type="spellEnd"/>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eot</w:t>
            </w:r>
            <w:proofErr w:type="spellEnd"/>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enq</w:t>
            </w:r>
            <w:proofErr w:type="spellEnd"/>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bs  \</w:t>
            </w:r>
            <w:proofErr w:type="gramEnd"/>
            <w:r w:rsidRPr="00D822A3">
              <w:rPr>
                <w:i/>
                <w:snapToGrid w:val="0"/>
                <w:lang w:val="en-GB"/>
              </w:rPr>
              <w:t>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ht</w:t>
            </w:r>
            <w:proofErr w:type="spellEnd"/>
            <w:r w:rsidRPr="00D822A3">
              <w:rPr>
                <w:i/>
                <w:snapToGrid w:val="0"/>
                <w:lang w:val="en-GB"/>
              </w:rPr>
              <w:t xml:space="preserve">  \</w:t>
            </w:r>
            <w:proofErr w:type="gramEnd"/>
            <w:r w:rsidRPr="00D822A3">
              <w:rPr>
                <w:i/>
                <w:snapToGrid w:val="0"/>
                <w:lang w:val="en-GB"/>
              </w:rPr>
              <w:t>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proofErr w:type="spellStart"/>
            <w:r w:rsidRPr="00D822A3">
              <w:rPr>
                <w:snapToGrid w:val="0"/>
                <w:lang w:val="en-GB"/>
              </w:rPr>
              <w:t>i</w:t>
            </w:r>
            <w:proofErr w:type="spellEnd"/>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lf</w:t>
            </w:r>
            <w:proofErr w:type="spellEnd"/>
            <w:r w:rsidRPr="00D822A3">
              <w:rPr>
                <w:i/>
                <w:snapToGrid w:val="0"/>
                <w:lang w:val="en-GB"/>
              </w:rPr>
              <w:t xml:space="preserve">  \</w:t>
            </w:r>
            <w:proofErr w:type="gramEnd"/>
            <w:r w:rsidRPr="00D822A3">
              <w:rPr>
                <w:i/>
                <w:snapToGrid w:val="0"/>
                <w:lang w:val="en-GB"/>
              </w:rPr>
              <w:t>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vt</w:t>
            </w:r>
            <w:proofErr w:type="spellEnd"/>
            <w:r w:rsidRPr="00D822A3">
              <w:rPr>
                <w:i/>
                <w:snapToGrid w:val="0"/>
                <w:lang w:val="en-GB"/>
              </w:rPr>
              <w:t xml:space="preserve"> \</w:t>
            </w:r>
            <w:proofErr w:type="spellStart"/>
            <w:r w:rsidRPr="00D822A3">
              <w:rPr>
                <w:i/>
                <w:snapToGrid w:val="0"/>
                <w:lang w:val="en-GB"/>
              </w:rPr>
              <w:t>vt</w:t>
            </w:r>
            <w:proofErr w:type="spellEnd"/>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ff  \</w:t>
            </w:r>
            <w:proofErr w:type="gramEnd"/>
            <w:r w:rsidRPr="00D822A3">
              <w:rPr>
                <w:i/>
                <w:snapToGrid w:val="0"/>
                <w:lang w:val="en-GB"/>
              </w:rPr>
              <w:t>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cr</w:t>
            </w:r>
            <w:proofErr w:type="spellEnd"/>
            <w:r w:rsidRPr="00D822A3">
              <w:rPr>
                <w:i/>
                <w:snapToGrid w:val="0"/>
                <w:lang w:val="en-GB"/>
              </w:rPr>
              <w:t xml:space="preserve">  \</w:t>
            </w:r>
            <w:proofErr w:type="gramEnd"/>
            <w:r w:rsidRPr="00D822A3">
              <w:rPr>
                <w:i/>
                <w:snapToGrid w:val="0"/>
                <w:lang w:val="en-GB"/>
              </w:rPr>
              <w:t>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si</w:t>
            </w:r>
            <w:proofErr w:type="spellEnd"/>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dle</w:t>
            </w:r>
            <w:proofErr w:type="spellEnd"/>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dc1</w:t>
            </w:r>
            <w:proofErr w:type="spellEnd"/>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dc2</w:t>
            </w:r>
            <w:proofErr w:type="spellEnd"/>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dc3</w:t>
            </w:r>
            <w:proofErr w:type="spellEnd"/>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dc4</w:t>
            </w:r>
            <w:proofErr w:type="spellEnd"/>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nak</w:t>
            </w:r>
            <w:proofErr w:type="spellEnd"/>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syn</w:t>
            </w:r>
            <w:proofErr w:type="spellEnd"/>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etb</w:t>
            </w:r>
            <w:proofErr w:type="spellEnd"/>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em</w:t>
            </w:r>
            <w:proofErr w:type="spellEnd"/>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proofErr w:type="gramStart"/>
            <w:r w:rsidRPr="00D822A3">
              <w:rPr>
                <w:snapToGrid w:val="0"/>
                <w:lang w:val="en-GB"/>
              </w:rPr>
              <w:t>{ ä</w:t>
            </w:r>
            <w:proofErr w:type="gramEnd"/>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gs</w:t>
            </w:r>
            <w:proofErr w:type="spellEnd"/>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rs</w:t>
            </w:r>
            <w:proofErr w:type="spellEnd"/>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27" w:name="_Toc54625205"/>
      <w:r w:rsidRPr="00D822A3">
        <w:lastRenderedPageBreak/>
        <w:t>A</w:t>
      </w:r>
      <w:r w:rsidR="00281D34" w:rsidRPr="00D822A3">
        <w:t xml:space="preserve"> Crash Course in C</w:t>
      </w:r>
      <w:bookmarkEnd w:id="527"/>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w:t>
      </w:r>
      <w:proofErr w:type="spellStart"/>
      <w:r w:rsidRPr="00D822A3">
        <w:rPr>
          <w:lang w:val="en-GB"/>
        </w:rPr>
        <w:t>the</w:t>
      </w:r>
      <w:proofErr w:type="spellEnd"/>
      <w:r w:rsidRPr="00D822A3">
        <w:rPr>
          <w:lang w:val="en-GB"/>
        </w:rPr>
        <w:t xml:space="preserv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 xml:space="preserve">The researchers Dennis Ritchie and Ken </w:t>
      </w:r>
      <w:proofErr w:type="spellStart"/>
      <w:r w:rsidRPr="00D822A3">
        <w:rPr>
          <w:lang w:val="en-GB"/>
        </w:rPr>
        <w:t>Thompon</w:t>
      </w:r>
      <w:proofErr w:type="spellEnd"/>
      <w:r w:rsidRPr="00D822A3">
        <w:rPr>
          <w:lang w:val="en-GB"/>
        </w:rPr>
        <w:t xml:space="preserve">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w:t>
      </w:r>
      <w:proofErr w:type="spellStart"/>
      <w:r w:rsidRPr="00D822A3">
        <w:rPr>
          <w:lang w:val="en-GB"/>
        </w:rPr>
        <w:t>K&amp;R</w:t>
      </w:r>
      <w:proofErr w:type="spellEnd"/>
      <w:r w:rsidRPr="00D822A3">
        <w:rPr>
          <w:lang w:val="en-GB"/>
        </w:rPr>
        <w:t xml:space="preserve"> C standard, named after the authors. In 1983, a working group was formed by the American National Standard Institute (ANSI) </w:t>
      </w:r>
      <w:proofErr w:type="gramStart"/>
      <w:r w:rsidRPr="00D822A3">
        <w:rPr>
          <w:lang w:val="en-GB"/>
        </w:rPr>
        <w:t>in order to</w:t>
      </w:r>
      <w:proofErr w:type="gramEnd"/>
      <w:r w:rsidRPr="00D822A3">
        <w:rPr>
          <w:lang w:val="en-GB"/>
        </w:rPr>
        <w:t xml:space="preserve">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28" w:name="_Toc320485572"/>
      <w:bookmarkStart w:id="529" w:name="_Toc323656681"/>
      <w:bookmarkStart w:id="530" w:name="_Toc324085419"/>
      <w:bookmarkStart w:id="531" w:name="_Toc383781071"/>
      <w:bookmarkStart w:id="532" w:name="_Toc54625206"/>
      <w:r w:rsidRPr="00D822A3">
        <w:rPr>
          <w:lang w:val="en-GB"/>
        </w:rPr>
        <w:t>The Compiler and the Linker</w:t>
      </w:r>
      <w:bookmarkEnd w:id="528"/>
      <w:bookmarkEnd w:id="529"/>
      <w:bookmarkEnd w:id="530"/>
      <w:bookmarkEnd w:id="531"/>
      <w:bookmarkEnd w:id="532"/>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w:t>
      </w:r>
      <w:proofErr w:type="spellStart"/>
      <w:r w:rsidRPr="00D822A3">
        <w:rPr>
          <w:lang w:val="en-GB"/>
        </w:rPr>
        <w:t>the</w:t>
      </w:r>
      <w:proofErr w:type="spellEnd"/>
      <w:r w:rsidRPr="00D822A3">
        <w:rPr>
          <w:lang w:val="en-GB"/>
        </w:rPr>
        <w:t xml:space="preserv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proofErr w:type="spellStart"/>
      <w:r w:rsidRPr="00D822A3">
        <w:rPr>
          <w:rStyle w:val="CodeInText0"/>
          <w:lang w:val="en-GB"/>
        </w:rPr>
        <w:t>Program.c</w:t>
      </w:r>
      <w:proofErr w:type="spellEnd"/>
      <w:r w:rsidRPr="00D822A3">
        <w:rPr>
          <w:lang w:val="en-GB"/>
        </w:rPr>
        <w:t xml:space="preserve"> and a routine used by the program in </w:t>
      </w:r>
      <w:proofErr w:type="spellStart"/>
      <w:r w:rsidRPr="00D822A3">
        <w:rPr>
          <w:rStyle w:val="CodeInText0"/>
          <w:lang w:val="en-GB"/>
        </w:rPr>
        <w:t>Routine.c</w:t>
      </w:r>
      <w:proofErr w:type="spellEnd"/>
      <w:r w:rsidRPr="00D822A3">
        <w:rPr>
          <w:lang w:val="en-GB"/>
        </w:rPr>
        <w:t xml:space="preserve">. Furthermore, the program calls a function in the standard library. In this case, the compiler translates the source code into object code and the linker joins the code into the executable file </w:t>
      </w:r>
      <w:proofErr w:type="spellStart"/>
      <w:r w:rsidRPr="00D822A3">
        <w:rPr>
          <w:rStyle w:val="CodeInText0"/>
          <w:lang w:val="en-GB"/>
        </w:rPr>
        <w:t>Program.exe</w:t>
      </w:r>
      <w:proofErr w:type="spellEnd"/>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310563" w:rsidRPr="003F7CF1" w:rsidRDefault="00310563"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310563" w:rsidRPr="003F7CF1" w:rsidRDefault="00310563"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310563" w:rsidRPr="003F7CF1" w:rsidRDefault="00310563"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310563" w:rsidRPr="003F7CF1" w:rsidRDefault="0031056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310563" w:rsidRPr="003F7CF1" w:rsidRDefault="00310563"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310563" w:rsidRPr="003F7CF1" w:rsidRDefault="00310563"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310563" w:rsidRPr="003F7CF1" w:rsidRDefault="00310563"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310563" w:rsidRPr="003F7CF1" w:rsidRDefault="00310563"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310563" w:rsidRPr="003F7CF1" w:rsidRDefault="0031056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310563" w:rsidRPr="003F7CF1" w:rsidRDefault="00310563"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310563" w:rsidRPr="003F7CF1" w:rsidRDefault="00310563"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310563" w:rsidRPr="003F7CF1" w:rsidRDefault="00310563"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310563" w:rsidRPr="003F7CF1" w:rsidRDefault="0031056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310563" w:rsidRPr="003F7CF1" w:rsidRDefault="00310563"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310563" w:rsidRPr="003F7CF1" w:rsidRDefault="00310563"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310563" w:rsidRPr="003F7CF1" w:rsidRDefault="00310563"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310563" w:rsidRPr="003F7CF1" w:rsidRDefault="00310563"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310563" w:rsidRPr="003F7CF1" w:rsidRDefault="0031056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w:t>
      </w:r>
      <w:proofErr w:type="gramStart"/>
      <w:r w:rsidRPr="00D822A3">
        <w:rPr>
          <w:lang w:val="en-GB"/>
        </w:rPr>
        <w:t>error</w:t>
      </w:r>
      <w:proofErr w:type="gramEnd"/>
      <w:r w:rsidRPr="00D822A3">
        <w:rPr>
          <w:lang w:val="en-GB"/>
        </w:rPr>
        <w:t xml:space="preserve">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3" w:name="_Toc320485573"/>
      <w:bookmarkStart w:id="534" w:name="_Toc323656682"/>
      <w:bookmarkStart w:id="535" w:name="_Toc324085420"/>
      <w:bookmarkStart w:id="536" w:name="_Toc383781072"/>
      <w:bookmarkStart w:id="537" w:name="_Toc54625207"/>
      <w:r w:rsidRPr="00D822A3">
        <w:rPr>
          <w:lang w:val="en-GB"/>
        </w:rPr>
        <w:t>The Hello-World Program</w:t>
      </w:r>
      <w:bookmarkEnd w:id="533"/>
      <w:bookmarkEnd w:id="534"/>
      <w:bookmarkEnd w:id="535"/>
      <w:bookmarkEnd w:id="536"/>
      <w:bookmarkEnd w:id="537"/>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38" w:name="_Toc320485574"/>
      <w:bookmarkStart w:id="539" w:name="_Toc323656683"/>
      <w:bookmarkStart w:id="540" w:name="_Toc324085421"/>
      <w:bookmarkStart w:id="541" w:name="_Toc383781073"/>
      <w:bookmarkStart w:id="542" w:name="_Toc54625208"/>
      <w:r w:rsidRPr="00D822A3">
        <w:rPr>
          <w:lang w:val="en-GB"/>
        </w:rPr>
        <w:t>Comments</w:t>
      </w:r>
      <w:bookmarkEnd w:id="538"/>
      <w:bookmarkEnd w:id="539"/>
      <w:bookmarkEnd w:id="540"/>
      <w:bookmarkEnd w:id="541"/>
      <w:bookmarkEnd w:id="542"/>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667A383B" w:rsidR="00E80032" w:rsidRPr="00D822A3" w:rsidRDefault="00E80032" w:rsidP="00E80032">
      <w:pPr>
        <w:rPr>
          <w:lang w:val="en-GB"/>
        </w:rPr>
      </w:pPr>
      <w:r w:rsidRPr="00D822A3">
        <w:rPr>
          <w:lang w:val="en-GB"/>
        </w:rPr>
        <w:t xml:space="preserve">A piece of advice is that you use the line comments for regular </w:t>
      </w:r>
      <w:proofErr w:type="gramStart"/>
      <w:r w:rsidRPr="00D822A3">
        <w:rPr>
          <w:lang w:val="en-GB"/>
        </w:rPr>
        <w:t>comments, and</w:t>
      </w:r>
      <w:proofErr w:type="gramEnd"/>
      <w:r w:rsidRPr="00D822A3">
        <w:rPr>
          <w:lang w:val="en-GB"/>
        </w:rPr>
        <w:t xml:space="preserve">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C2704A">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3"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4" w:name="_Toc323656684"/>
      <w:bookmarkStart w:id="545" w:name="_Toc324085422"/>
      <w:bookmarkStart w:id="546" w:name="_Toc383781074"/>
      <w:bookmarkStart w:id="547" w:name="_Toc54625209"/>
      <w:r w:rsidRPr="00D822A3">
        <w:rPr>
          <w:lang w:val="en-GB"/>
        </w:rPr>
        <w:t>Types and Variables</w:t>
      </w:r>
      <w:bookmarkEnd w:id="543"/>
      <w:bookmarkEnd w:id="544"/>
      <w:bookmarkEnd w:id="545"/>
      <w:bookmarkEnd w:id="546"/>
      <w:bookmarkEnd w:id="547"/>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48" w:name="_Toc320485576"/>
      <w:bookmarkStart w:id="549" w:name="_Toc323656685"/>
      <w:bookmarkStart w:id="550" w:name="_Toc324085423"/>
      <w:bookmarkStart w:id="551" w:name="_Toc383781075"/>
      <w:bookmarkStart w:id="552" w:name="_Ref383781525"/>
      <w:bookmarkStart w:id="553" w:name="_Toc54625210"/>
      <w:r w:rsidRPr="00D822A3">
        <w:rPr>
          <w:lang w:val="en-GB"/>
        </w:rPr>
        <w:t>Simple Types</w:t>
      </w:r>
      <w:bookmarkEnd w:id="548"/>
      <w:bookmarkEnd w:id="549"/>
      <w:bookmarkEnd w:id="550"/>
      <w:bookmarkEnd w:id="551"/>
      <w:bookmarkEnd w:id="552"/>
      <w:bookmarkEnd w:id="553"/>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proofErr w:type="gramStart"/>
      <w:r w:rsidRPr="00D822A3">
        <w:rPr>
          <w:rStyle w:val="CodeInText0"/>
          <w:lang w:val="en-GB"/>
        </w:rPr>
        <w:t>double</w:t>
      </w:r>
      <w:r w:rsidRPr="00D822A3">
        <w:rPr>
          <w:lang w:val="en-GB"/>
        </w:rPr>
        <w:t>;</w:t>
      </w:r>
      <w:proofErr w:type="gramEnd"/>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proofErr w:type="spellStart"/>
      <w:r w:rsidRPr="00D822A3">
        <w:rPr>
          <w:rStyle w:val="CodeInText0"/>
          <w:lang w:val="en-GB"/>
        </w:rPr>
        <w:t>boolean</w:t>
      </w:r>
      <w:proofErr w:type="spellEnd"/>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4" w:name="_Toc320485577"/>
      <w:bookmarkStart w:id="555" w:name="_Toc323656686"/>
      <w:bookmarkStart w:id="556" w:name="_Toc324085424"/>
      <w:bookmarkStart w:id="557" w:name="_Toc383781076"/>
      <w:bookmarkStart w:id="558" w:name="_Toc54625211"/>
      <w:r w:rsidRPr="00D822A3">
        <w:rPr>
          <w:lang w:val="en-GB"/>
        </w:rPr>
        <w:t>Variables</w:t>
      </w:r>
      <w:bookmarkEnd w:id="554"/>
      <w:bookmarkEnd w:id="555"/>
      <w:bookmarkEnd w:id="556"/>
      <w:bookmarkEnd w:id="557"/>
      <w:bookmarkEnd w:id="558"/>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310563" w:rsidRPr="003F7CF1" w:rsidRDefault="0031056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310563" w:rsidRPr="003F7CF1" w:rsidRDefault="00310563"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310563" w:rsidRPr="003F7CF1" w:rsidRDefault="00310563"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310563" w:rsidRPr="003F7CF1" w:rsidRDefault="00310563"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310563" w:rsidRPr="003F7CF1" w:rsidRDefault="00310563"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310563" w:rsidRPr="003F7CF1" w:rsidRDefault="00310563"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310563" w:rsidRPr="003F7CF1" w:rsidRDefault="00310563"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310563" w:rsidRPr="003F7CF1" w:rsidRDefault="0031056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310563" w:rsidRPr="003F7CF1" w:rsidRDefault="00310563"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310563" w:rsidRPr="003F7CF1" w:rsidRDefault="00310563"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310563" w:rsidRPr="003F7CF1" w:rsidRDefault="00310563"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310563" w:rsidRPr="003F7CF1" w:rsidRDefault="00310563"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310563" w:rsidRPr="003F7CF1" w:rsidRDefault="00310563"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310563" w:rsidRPr="003F7CF1" w:rsidRDefault="00310563"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310563" w:rsidRPr="003F7CF1" w:rsidRDefault="00310563"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310563" w:rsidRPr="003F7CF1" w:rsidRDefault="00310563"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9" w:name="_Toc320485578"/>
      <w:bookmarkStart w:id="560" w:name="_Toc323656687"/>
      <w:bookmarkStart w:id="561" w:name="_Toc324085425"/>
      <w:bookmarkStart w:id="562" w:name="_Toc383781077"/>
      <w:bookmarkStart w:id="563" w:name="_Toc54625212"/>
      <w:bookmarkStart w:id="564" w:name="_Toc320485579"/>
      <w:r w:rsidRPr="00D822A3">
        <w:rPr>
          <w:lang w:val="en-GB"/>
        </w:rPr>
        <w:t>Constants</w:t>
      </w:r>
      <w:bookmarkEnd w:id="559"/>
      <w:bookmarkEnd w:id="560"/>
      <w:bookmarkEnd w:id="561"/>
      <w:bookmarkEnd w:id="562"/>
      <w:bookmarkEnd w:id="563"/>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5" w:name="_Toc323656688"/>
      <w:bookmarkStart w:id="566" w:name="_Toc324085426"/>
      <w:bookmarkStart w:id="567" w:name="_Toc383781078"/>
      <w:bookmarkStart w:id="568" w:name="_Toc54625213"/>
      <w:r w:rsidRPr="00D822A3">
        <w:rPr>
          <w:lang w:val="en-GB"/>
        </w:rPr>
        <w:t>Output</w:t>
      </w:r>
      <w:bookmarkEnd w:id="564"/>
      <w:bookmarkEnd w:id="565"/>
      <w:bookmarkEnd w:id="566"/>
      <w:bookmarkEnd w:id="567"/>
      <w:bookmarkEnd w:id="568"/>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proofErr w:type="spellStart"/>
      <w:r w:rsidRPr="00D822A3">
        <w:rPr>
          <w:rStyle w:val="CodeInText0"/>
          <w:lang w:val="en-GB"/>
        </w:rPr>
        <w:t>printf</w:t>
      </w:r>
      <w:proofErr w:type="spellEnd"/>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proofErr w:type="spellStart"/>
            <w:r w:rsidRPr="00D822A3">
              <w:rPr>
                <w:lang w:val="en-GB"/>
              </w:rPr>
              <w:t>lf</w:t>
            </w:r>
            <w:proofErr w:type="spellEnd"/>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proofErr w:type="spellStart"/>
      <w:r w:rsidRPr="00D822A3">
        <w:rPr>
          <w:i/>
          <w:lang w:val="en-GB"/>
        </w:rPr>
        <w:t>i</w:t>
      </w:r>
      <w:proofErr w:type="spellEnd"/>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w:t>
      </w:r>
      <w:proofErr w:type="gramStart"/>
      <w:r w:rsidRPr="00D822A3">
        <w:rPr>
          <w:lang w:val="en-GB"/>
        </w:rPr>
        <w:t>new-line</w:t>
      </w:r>
      <w:proofErr w:type="gramEnd"/>
      <w:r w:rsidRPr="00D822A3">
        <w:rPr>
          <w:lang w:val="en-GB"/>
        </w:rPr>
        <w:t>.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0485580"/>
      <w:bookmarkStart w:id="570" w:name="_Toc323656689"/>
      <w:bookmarkStart w:id="571" w:name="_Toc324085427"/>
      <w:bookmarkStart w:id="572" w:name="_Toc383781079"/>
      <w:bookmarkStart w:id="573" w:name="_Toc54625214"/>
      <w:r w:rsidRPr="00D822A3">
        <w:rPr>
          <w:lang w:val="en-GB"/>
        </w:rPr>
        <w:t>Input</w:t>
      </w:r>
      <w:bookmarkEnd w:id="569"/>
      <w:bookmarkEnd w:id="570"/>
      <w:bookmarkEnd w:id="571"/>
      <w:bookmarkEnd w:id="572"/>
      <w:bookmarkEnd w:id="573"/>
    </w:p>
    <w:p w14:paraId="299686DD" w14:textId="77777777" w:rsidR="00E80032" w:rsidRPr="00D822A3" w:rsidRDefault="00E80032" w:rsidP="00E80032">
      <w:pPr>
        <w:rPr>
          <w:lang w:val="en-GB"/>
        </w:rPr>
      </w:pPr>
      <w:r w:rsidRPr="00D822A3">
        <w:rPr>
          <w:lang w:val="en-GB"/>
        </w:rPr>
        <w:t xml:space="preserve">The standard functions for input </w:t>
      </w:r>
      <w:proofErr w:type="gramStart"/>
      <w:r w:rsidRPr="00D822A3">
        <w:rPr>
          <w:lang w:val="en-GB"/>
        </w:rPr>
        <w:t>is</w:t>
      </w:r>
      <w:proofErr w:type="gramEnd"/>
      <w:r w:rsidRPr="00D822A3">
        <w:rPr>
          <w:lang w:val="en-GB"/>
        </w:rPr>
        <w:t xml:space="preserve"> and </w:t>
      </w:r>
      <w:proofErr w:type="spellStart"/>
      <w:r w:rsidRPr="00D822A3">
        <w:rPr>
          <w:rStyle w:val="CodeInText0"/>
          <w:lang w:val="en-GB"/>
        </w:rPr>
        <w:t>scanf</w:t>
      </w:r>
      <w:proofErr w:type="spellEnd"/>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w:t>
      </w:r>
      <w:proofErr w:type="spellStart"/>
      <w:r w:rsidRPr="00D822A3">
        <w:rPr>
          <w:rStyle w:val="CodeInText0"/>
          <w:lang w:val="en-GB"/>
        </w:rPr>
        <w:t>printf</w:t>
      </w:r>
      <w:proofErr w:type="spellEnd"/>
      <w:r w:rsidRPr="00D822A3">
        <w:rPr>
          <w:lang w:val="en-GB"/>
        </w:rPr>
        <w:t xml:space="preserve">, its first argument is the format string. The format codes mostly agree with those of </w:t>
      </w:r>
      <w:proofErr w:type="spellStart"/>
      <w:r w:rsidRPr="00D822A3">
        <w:rPr>
          <w:rStyle w:val="CodeInText0"/>
          <w:lang w:val="en-GB"/>
        </w:rPr>
        <w:t>printf</w:t>
      </w:r>
      <w:proofErr w:type="spellEnd"/>
      <w:r w:rsidRPr="00D822A3">
        <w:rPr>
          <w:lang w:val="en-GB"/>
        </w:rPr>
        <w:t xml:space="preserve">, but not completely. See the table at the end of the chapter for a list of format codes. For instance,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KeyWord"/>
          <w:lang w:val="en-GB"/>
        </w:rPr>
        <w:t>lf</w:t>
      </w:r>
      <w:proofErr w:type="spellEnd"/>
      <w:r w:rsidRPr="00D822A3">
        <w:rPr>
          <w:lang w:val="en-GB"/>
        </w:rPr>
        <w:t xml:space="preserve"> to read a double value, in contrast to </w:t>
      </w:r>
      <w:proofErr w:type="spellStart"/>
      <w:r w:rsidRPr="00D822A3">
        <w:rPr>
          <w:rStyle w:val="CodeInText0"/>
          <w:lang w:val="en-GB"/>
        </w:rPr>
        <w:t>printf</w:t>
      </w:r>
      <w:proofErr w:type="spellEnd"/>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2424ED40" w:rsidR="00E80032" w:rsidRPr="00D822A3" w:rsidRDefault="00E80032" w:rsidP="00E80032">
      <w:pPr>
        <w:rPr>
          <w:lang w:val="en-GB"/>
        </w:rPr>
      </w:pPr>
      <w:r w:rsidRPr="00D822A3">
        <w:rPr>
          <w:lang w:val="en-GB"/>
        </w:rPr>
        <w:t xml:space="preserve">Another difference is that while </w:t>
      </w:r>
      <w:proofErr w:type="spellStart"/>
      <w:r w:rsidRPr="00D822A3">
        <w:rPr>
          <w:rStyle w:val="CodeInText0"/>
          <w:lang w:val="en-GB"/>
        </w:rPr>
        <w:t>printf</w:t>
      </w:r>
      <w:proofErr w:type="spellEnd"/>
      <w:r w:rsidRPr="00D822A3">
        <w:rPr>
          <w:lang w:val="en-GB"/>
        </w:rPr>
        <w:t xml:space="preserve"> wants the values corresponding to the format codes, </w:t>
      </w:r>
      <w:proofErr w:type="spellStart"/>
      <w:r w:rsidRPr="00D822A3">
        <w:rPr>
          <w:rStyle w:val="CodeInText0"/>
          <w:lang w:val="en-GB"/>
        </w:rPr>
        <w:t>scanf</w:t>
      </w:r>
      <w:proofErr w:type="spellEnd"/>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C2704A">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proofErr w:type="spellStart"/>
            <w:r w:rsidRPr="00D822A3">
              <w:rPr>
                <w:lang w:val="en-GB"/>
              </w:rPr>
              <w:lastRenderedPageBreak/>
              <w:t>lf</w:t>
            </w:r>
            <w:proofErr w:type="spellEnd"/>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proofErr w:type="spellStart"/>
            <w:r w:rsidRPr="00D822A3">
              <w:rPr>
                <w:lang w:val="en-GB"/>
              </w:rPr>
              <w:t>ld</w:t>
            </w:r>
            <w:proofErr w:type="spellEnd"/>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CodeInText0"/>
          <w:lang w:val="en-GB"/>
        </w:rPr>
        <w:t>lf</w:t>
      </w:r>
      <w:proofErr w:type="spellEnd"/>
      <w:r w:rsidRPr="00D822A3">
        <w:rPr>
          <w:lang w:val="en-GB"/>
        </w:rPr>
        <w:t xml:space="preserve"> to represent a double float, in contrast to </w:t>
      </w:r>
      <w:proofErr w:type="spellStart"/>
      <w:r w:rsidRPr="00D822A3">
        <w:rPr>
          <w:rStyle w:val="CodeInText0"/>
          <w:lang w:val="en-GB"/>
        </w:rPr>
        <w:t>printf</w:t>
      </w:r>
      <w:proofErr w:type="spellEnd"/>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4"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proofErr w:type="spellStart"/>
      <w:r w:rsidRPr="00D822A3">
        <w:rPr>
          <w:rStyle w:val="CodeInText0"/>
          <w:lang w:val="en-GB"/>
        </w:rPr>
        <w:t>scanf</w:t>
      </w:r>
      <w:proofErr w:type="spellEnd"/>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proofErr w:type="spellStart"/>
      <w:r w:rsidRPr="00D822A3">
        <w:rPr>
          <w:rStyle w:val="CodeInText0"/>
          <w:lang w:val="en-GB"/>
        </w:rPr>
        <w:t>scanf</w:t>
      </w:r>
      <w:proofErr w:type="spellEnd"/>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5"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6" w:name="_Toc323656690"/>
      <w:bookmarkStart w:id="577" w:name="_Toc324085428"/>
      <w:bookmarkStart w:id="578" w:name="_Toc383781080"/>
      <w:bookmarkStart w:id="579" w:name="_Toc54625215"/>
      <w:r w:rsidRPr="00D822A3">
        <w:rPr>
          <w:lang w:val="en-GB"/>
        </w:rPr>
        <w:t>Enumerations</w:t>
      </w:r>
      <w:bookmarkEnd w:id="574"/>
      <w:bookmarkEnd w:id="576"/>
      <w:bookmarkEnd w:id="577"/>
      <w:bookmarkEnd w:id="578"/>
      <w:bookmarkEnd w:id="579"/>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0" w:name="_Toc320485582"/>
      <w:bookmarkStart w:id="581" w:name="_Toc323656691"/>
      <w:bookmarkStart w:id="582" w:name="_Toc324085429"/>
      <w:bookmarkStart w:id="583" w:name="_Toc383781081"/>
      <w:bookmarkStart w:id="584" w:name="_Toc54625216"/>
      <w:r w:rsidRPr="00D822A3">
        <w:rPr>
          <w:lang w:val="en-GB"/>
        </w:rPr>
        <w:t>Arrays</w:t>
      </w:r>
      <w:bookmarkEnd w:id="580"/>
      <w:bookmarkEnd w:id="581"/>
      <w:bookmarkEnd w:id="582"/>
      <w:bookmarkEnd w:id="583"/>
      <w:bookmarkEnd w:id="584"/>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w:t>
      </w:r>
      <w:proofErr w:type="spellStart"/>
      <w:r w:rsidRPr="00D822A3">
        <w:rPr>
          <w:lang w:val="en-GB"/>
        </w:rPr>
        <w:t>of</w:t>
      </w:r>
      <w:proofErr w:type="spellEnd"/>
      <w:r w:rsidRPr="00D822A3">
        <w:rPr>
          <w:lang w:val="en-GB"/>
        </w:rPr>
        <w:t xml:space="preserve">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310563" w:rsidRPr="003F7CF1" w:rsidRDefault="00310563"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310563" w:rsidRPr="003F7CF1" w:rsidRDefault="00310563"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310563" w:rsidRPr="003F7CF1" w:rsidRDefault="00310563"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310563" w:rsidRPr="003F7CF1" w:rsidRDefault="0031056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310563" w:rsidRPr="003F7CF1" w:rsidRDefault="0031056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310563" w:rsidRPr="003F7CF1" w:rsidRDefault="0031056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310563" w:rsidRPr="003F7CF1" w:rsidRDefault="00310563"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310563" w:rsidRPr="003F7CF1" w:rsidRDefault="00310563"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310563" w:rsidRPr="003F7CF1" w:rsidRDefault="00310563"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310563" w:rsidRPr="003F7CF1" w:rsidRDefault="00310563"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310563" w:rsidRPr="003F7CF1" w:rsidRDefault="00310563"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310563" w:rsidRPr="003F7CF1" w:rsidRDefault="00310563"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310563" w:rsidRPr="003F7CF1" w:rsidRDefault="0031056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310563" w:rsidRPr="003F7CF1" w:rsidRDefault="0031056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310563" w:rsidRPr="003F7CF1" w:rsidRDefault="0031056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310563" w:rsidRPr="003F7CF1" w:rsidRDefault="0031056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310563" w:rsidRPr="003F7CF1" w:rsidRDefault="0031056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310563" w:rsidRPr="003F7CF1" w:rsidRDefault="0031056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310563" w:rsidRPr="003F7CF1" w:rsidRDefault="0031056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310563" w:rsidRPr="003F7CF1" w:rsidRDefault="0031056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310563" w:rsidRPr="003F7CF1" w:rsidRDefault="0031056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310563" w:rsidRPr="003F7CF1" w:rsidRDefault="0031056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310563" w:rsidRPr="003F7CF1" w:rsidRDefault="0031056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310563" w:rsidRPr="003F7CF1" w:rsidRDefault="0031056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310563" w:rsidRPr="003F7CF1" w:rsidRDefault="0031056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310563" w:rsidRPr="003F7CF1" w:rsidRDefault="00310563"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310563" w:rsidRPr="003F7CF1" w:rsidRDefault="0031056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310563" w:rsidRPr="003F7CF1" w:rsidRDefault="0031056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310563" w:rsidRPr="003F7CF1" w:rsidRDefault="0031056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310563" w:rsidRPr="003F7CF1" w:rsidRDefault="00310563"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310563" w:rsidRPr="003F7CF1" w:rsidRDefault="00310563"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310563" w:rsidRPr="003F7CF1" w:rsidRDefault="00310563"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310563" w:rsidRPr="003F7CF1" w:rsidRDefault="00310563"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310563" w:rsidRPr="003F7CF1" w:rsidRDefault="00310563"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310563" w:rsidRPr="003F7CF1" w:rsidRDefault="00310563"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310563" w:rsidRPr="003F7CF1" w:rsidRDefault="00310563"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310563" w:rsidRPr="003F7CF1" w:rsidRDefault="00310563"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310563" w:rsidRPr="003F7CF1" w:rsidRDefault="00310563"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310563" w:rsidRPr="003F7CF1" w:rsidRDefault="00310563"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310563" w:rsidRPr="003F7CF1" w:rsidRDefault="00310563"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310563" w:rsidRPr="003F7CF1" w:rsidRDefault="00310563"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310563" w:rsidRPr="003F7CF1" w:rsidRDefault="00310563"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310563" w:rsidRPr="003F7CF1" w:rsidRDefault="00310563"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310563" w:rsidRPr="003F7CF1" w:rsidRDefault="00310563"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310563" w:rsidRPr="003F7CF1" w:rsidRDefault="00310563"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310563" w:rsidRPr="003F7CF1" w:rsidRDefault="00310563"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310563" w:rsidRPr="003F7CF1" w:rsidRDefault="00310563"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310563" w:rsidRPr="003F7CF1" w:rsidRDefault="00310563"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310563" w:rsidRPr="003F7CF1" w:rsidRDefault="00310563"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310563" w:rsidRPr="003F7CF1" w:rsidRDefault="00310563"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310563" w:rsidRPr="003F7CF1" w:rsidRDefault="00310563"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310563" w:rsidRPr="003F7CF1" w:rsidRDefault="00310563"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310563" w:rsidRPr="003F7CF1" w:rsidRDefault="00310563"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310563" w:rsidRPr="003F7CF1" w:rsidRDefault="00310563"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310563" w:rsidRPr="003F7CF1" w:rsidRDefault="00310563"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310563" w:rsidRPr="003F7CF1" w:rsidRDefault="00310563"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310563" w:rsidRPr="003F7CF1" w:rsidRDefault="00310563"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310563" w:rsidRPr="003F7CF1" w:rsidRDefault="00310563"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310563" w:rsidRPr="003F7CF1" w:rsidRDefault="00310563"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310563" w:rsidRPr="003F7CF1" w:rsidRDefault="00310563"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310563" w:rsidRPr="003F7CF1" w:rsidRDefault="00310563"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310563" w:rsidRPr="003F7CF1" w:rsidRDefault="00310563"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310563" w:rsidRPr="003F7CF1" w:rsidRDefault="00310563"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310563" w:rsidRPr="003F7CF1" w:rsidRDefault="00310563"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310563" w:rsidRPr="003F7CF1" w:rsidRDefault="00310563"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310563" w:rsidRPr="003F7CF1" w:rsidRDefault="00310563"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310563" w:rsidRPr="003F7CF1" w:rsidRDefault="00310563"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310563" w:rsidRPr="003F7CF1" w:rsidRDefault="00310563"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5" w:name="_Toc320485583"/>
      <w:bookmarkStart w:id="586" w:name="_Toc323656692"/>
      <w:bookmarkStart w:id="587" w:name="_Toc324085430"/>
      <w:bookmarkStart w:id="588" w:name="_Toc383781082"/>
      <w:bookmarkStart w:id="589" w:name="_Toc54625217"/>
      <w:r w:rsidRPr="00D822A3">
        <w:rPr>
          <w:lang w:val="en-GB"/>
        </w:rPr>
        <w:t>Characters and Strings</w:t>
      </w:r>
      <w:bookmarkEnd w:id="585"/>
      <w:bookmarkEnd w:id="586"/>
      <w:bookmarkEnd w:id="587"/>
      <w:bookmarkEnd w:id="588"/>
      <w:bookmarkEnd w:id="589"/>
    </w:p>
    <w:p w14:paraId="15688872" w14:textId="39E99496"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C2704A">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w:t>
      </w:r>
      <w:proofErr w:type="gramStart"/>
      <w:r w:rsidRPr="00D822A3">
        <w:rPr>
          <w:lang w:val="en-GB"/>
        </w:rPr>
        <w:t>built in</w:t>
      </w:r>
      <w:proofErr w:type="gramEnd"/>
      <w:r w:rsidRPr="00D822A3">
        <w:rPr>
          <w:lang w:val="en-GB"/>
        </w:rPr>
        <w:t xml:space="preserve">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310563" w:rsidRPr="003F7CF1" w:rsidRDefault="00310563"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310563" w:rsidRPr="003F7CF1" w:rsidRDefault="0031056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310563" w:rsidRPr="003F7CF1" w:rsidRDefault="00310563"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310563" w:rsidRPr="003F7CF1" w:rsidRDefault="00310563"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310563" w:rsidRPr="003F7CF1" w:rsidRDefault="00310563"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310563" w:rsidRPr="003F7CF1" w:rsidRDefault="00310563"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310563" w:rsidRPr="003F7CF1" w:rsidRDefault="00310563"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310563" w:rsidRPr="003F7CF1" w:rsidRDefault="00310563"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0" w:name="_Toc323656693"/>
      <w:bookmarkStart w:id="591" w:name="_Toc324085431"/>
      <w:bookmarkStart w:id="592" w:name="_Toc383781083"/>
      <w:bookmarkStart w:id="593" w:name="_Toc54625218"/>
      <w:r w:rsidRPr="00D822A3">
        <w:rPr>
          <w:lang w:val="en-GB"/>
        </w:rPr>
        <w:t>The ASCII Table</w:t>
      </w:r>
      <w:bookmarkEnd w:id="590"/>
      <w:bookmarkEnd w:id="591"/>
      <w:bookmarkEnd w:id="592"/>
      <w:bookmarkEnd w:id="593"/>
    </w:p>
    <w:p w14:paraId="3B8A786D" w14:textId="73936FA2" w:rsidR="00E80032" w:rsidRPr="00D822A3" w:rsidRDefault="00E80032" w:rsidP="00E80032">
      <w:pPr>
        <w:rPr>
          <w:lang w:val="en-GB"/>
        </w:rPr>
      </w:pPr>
      <w:r w:rsidRPr="00D822A3">
        <w:rPr>
          <w:lang w:val="en-GB"/>
        </w:rPr>
        <w:t xml:space="preserve">So </w:t>
      </w:r>
      <w:proofErr w:type="gramStart"/>
      <w:r w:rsidRPr="00D822A3">
        <w:rPr>
          <w:lang w:val="en-GB"/>
        </w:rPr>
        <w:t>far</w:t>
      </w:r>
      <w:proofErr w:type="gramEnd"/>
      <w:r w:rsidRPr="00D822A3">
        <w:rPr>
          <w:lang w:val="en-GB"/>
        </w:rPr>
        <w:t xml:space="preserve">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C2704A">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4" w:name="_Toc320485584"/>
      <w:bookmarkStart w:id="595" w:name="_Toc323656694"/>
      <w:bookmarkStart w:id="596" w:name="_Toc324085432"/>
      <w:bookmarkStart w:id="597" w:name="_Ref383780778"/>
      <w:bookmarkStart w:id="598" w:name="_Toc383781084"/>
      <w:bookmarkStart w:id="599" w:name="_Toc54625219"/>
      <w:r w:rsidRPr="00D822A3">
        <w:rPr>
          <w:lang w:val="en-GB"/>
        </w:rPr>
        <w:t>Pointers</w:t>
      </w:r>
      <w:bookmarkEnd w:id="594"/>
      <w:bookmarkEnd w:id="595"/>
      <w:bookmarkEnd w:id="596"/>
      <w:bookmarkEnd w:id="597"/>
      <w:bookmarkEnd w:id="598"/>
      <w:bookmarkEnd w:id="599"/>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proofErr w:type="spellStart"/>
      <w:r w:rsidRPr="00D822A3">
        <w:rPr>
          <w:rStyle w:val="CodeInText0"/>
          <w:lang w:val="en-GB"/>
        </w:rPr>
        <w:t>i</w:t>
      </w:r>
      <w:proofErr w:type="spellEnd"/>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proofErr w:type="spellStart"/>
      <w:r w:rsidRPr="00D822A3">
        <w:rPr>
          <w:rStyle w:val="CodeInText0"/>
          <w:lang w:val="en-GB"/>
        </w:rPr>
        <w:t>i</w:t>
      </w:r>
      <w:proofErr w:type="spellEnd"/>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310563" w:rsidRPr="003F7CF1" w:rsidRDefault="00310563"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310563" w:rsidRPr="003F7CF1" w:rsidRDefault="0031056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310563" w:rsidRPr="003F7CF1" w:rsidRDefault="00310563"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310563" w:rsidRPr="003F7CF1" w:rsidRDefault="00310563"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310563" w:rsidRPr="003F7CF1" w:rsidRDefault="00310563"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310563" w:rsidRPr="003F7CF1" w:rsidRDefault="00310563"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310563" w:rsidRPr="003F7CF1" w:rsidRDefault="00310563"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310563" w:rsidRPr="003F7CF1" w:rsidRDefault="00310563"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310563" w:rsidRPr="003F7CF1" w:rsidRDefault="00310563"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310563" w:rsidRPr="003F7CF1" w:rsidRDefault="00310563"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310563" w:rsidRPr="003F7CF1" w:rsidRDefault="00310563"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310563" w:rsidRPr="003F7CF1" w:rsidRDefault="00310563"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310563" w:rsidRPr="003F7CF1" w:rsidRDefault="00310563"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310563" w:rsidRPr="003F7CF1" w:rsidRDefault="00310563"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310563" w:rsidRPr="003F7CF1" w:rsidRDefault="00310563"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310563" w:rsidRPr="003F7CF1" w:rsidRDefault="00310563"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310563" w:rsidRPr="003F7CF1" w:rsidRDefault="00310563"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310563" w:rsidRPr="003F7CF1" w:rsidRDefault="00310563"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310563" w:rsidRPr="003F7CF1" w:rsidRDefault="00310563"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310563" w:rsidRPr="003F7CF1" w:rsidRDefault="00310563"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310563" w:rsidRPr="003F7CF1" w:rsidRDefault="00310563"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310563" w:rsidRPr="003F7CF1" w:rsidRDefault="0031056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310563" w:rsidRPr="003F7CF1" w:rsidRDefault="00310563"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310563" w:rsidRPr="003F7CF1" w:rsidRDefault="00310563"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310563" w:rsidRPr="003F7CF1" w:rsidRDefault="00310563"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310563" w:rsidRPr="003F7CF1" w:rsidRDefault="00310563"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310563" w:rsidRPr="003F7CF1" w:rsidRDefault="00310563"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310563" w:rsidRPr="003F7CF1" w:rsidRDefault="00310563"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proofErr w:type="spellStart"/>
      <w:r w:rsidR="00B02345" w:rsidRPr="00D822A3">
        <w:rPr>
          <w:rStyle w:val="KeyWord"/>
          <w:lang w:val="en-GB"/>
        </w:rPr>
        <w:t>dereference</w:t>
      </w:r>
      <w:r w:rsidRPr="00D822A3">
        <w:rPr>
          <w:rStyle w:val="KeyWord"/>
          <w:lang w:val="en-GB"/>
        </w:rPr>
        <w:t>ers</w:t>
      </w:r>
      <w:proofErr w:type="spellEnd"/>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proofErr w:type="spellStart"/>
      <w:r w:rsidR="00B02345" w:rsidRPr="00D822A3">
        <w:rPr>
          <w:lang w:val="en-GB"/>
        </w:rPr>
        <w:t>dereference</w:t>
      </w:r>
      <w:r w:rsidRPr="00D822A3">
        <w:rPr>
          <w:lang w:val="en-GB"/>
        </w:rPr>
        <w:t>erring</w:t>
      </w:r>
      <w:proofErr w:type="spellEnd"/>
      <w:r w:rsidRPr="00D822A3">
        <w:rPr>
          <w:lang w:val="en-GB"/>
        </w:rPr>
        <w:t xml:space="preserve"> operators can be regarded as each other reverses. Note that the asterisk is used on two occasions, when we define a pointer variable and when we </w:t>
      </w:r>
      <w:proofErr w:type="spellStart"/>
      <w:r w:rsidR="00B02345" w:rsidRPr="00D822A3">
        <w:rPr>
          <w:lang w:val="en-GB"/>
        </w:rPr>
        <w:t>dereference</w:t>
      </w:r>
      <w:r w:rsidRPr="00D822A3">
        <w:rPr>
          <w:lang w:val="en-GB"/>
        </w:rPr>
        <w:t>er</w:t>
      </w:r>
      <w:proofErr w:type="spellEnd"/>
      <w:r w:rsidRPr="00D822A3">
        <w:rPr>
          <w:lang w:val="en-GB"/>
        </w:rPr>
        <w:t xml:space="preserve">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0" w:name="_Toc320485585"/>
      <w:bookmarkStart w:id="601" w:name="_Toc323656695"/>
      <w:bookmarkStart w:id="602" w:name="_Toc324085433"/>
      <w:bookmarkStart w:id="603" w:name="_Toc383781085"/>
      <w:bookmarkStart w:id="604" w:name="_Toc54625220"/>
      <w:r w:rsidRPr="00D822A3">
        <w:rPr>
          <w:lang w:val="en-GB"/>
        </w:rPr>
        <w:t>Pointers and Dynamic Memory</w:t>
      </w:r>
      <w:bookmarkEnd w:id="600"/>
      <w:bookmarkEnd w:id="601"/>
      <w:bookmarkEnd w:id="602"/>
      <w:bookmarkEnd w:id="603"/>
      <w:bookmarkEnd w:id="604"/>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proofErr w:type="spellStart"/>
      <w:r w:rsidRPr="00D822A3">
        <w:rPr>
          <w:rStyle w:val="CodeInText0"/>
          <w:lang w:val="en-GB"/>
        </w:rPr>
        <w:t>calloc</w:t>
      </w:r>
      <w:proofErr w:type="spellEnd"/>
      <w:r w:rsidRPr="00D822A3">
        <w:rPr>
          <w:rStyle w:val="Italic"/>
          <w:lang w:val="en-GB"/>
        </w:rPr>
        <w:t xml:space="preserve">, </w:t>
      </w:r>
      <w:proofErr w:type="spellStart"/>
      <w:r w:rsidRPr="00D822A3">
        <w:rPr>
          <w:rStyle w:val="CodeInText0"/>
          <w:lang w:val="en-GB"/>
        </w:rPr>
        <w:t>realloc</w:t>
      </w:r>
      <w:proofErr w:type="spellEnd"/>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310563" w:rsidRPr="003F7CF1" w:rsidRDefault="00310563"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310563" w:rsidRPr="003F7CF1" w:rsidRDefault="0031056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310563" w:rsidRPr="003F7CF1" w:rsidRDefault="0031056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310563" w:rsidRPr="003F7CF1" w:rsidRDefault="00310563"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310563" w:rsidRPr="003F7CF1" w:rsidRDefault="00310563"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310563" w:rsidRPr="003F7CF1" w:rsidRDefault="00310563"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310563" w:rsidRPr="003F7CF1" w:rsidRDefault="00310563"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310563" w:rsidRPr="003F7CF1" w:rsidRDefault="0031056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310563" w:rsidRPr="003F7CF1" w:rsidRDefault="0031056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310563" w:rsidRPr="003F7CF1" w:rsidRDefault="00310563"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310563" w:rsidRPr="003F7CF1" w:rsidRDefault="00310563"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310563" w:rsidRPr="003F7CF1" w:rsidRDefault="0031056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310563" w:rsidRPr="003F7CF1" w:rsidRDefault="0031056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310563" w:rsidRPr="003F7CF1" w:rsidRDefault="0031056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310563" w:rsidRPr="003F7CF1" w:rsidRDefault="00310563"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310563" w:rsidRPr="003F7CF1" w:rsidRDefault="00310563"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310563" w:rsidRPr="003F7CF1" w:rsidRDefault="00310563"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310563" w:rsidRPr="003F7CF1" w:rsidRDefault="00310563"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310563" w:rsidRPr="003F7CF1" w:rsidRDefault="00310563"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310563" w:rsidRPr="003F7CF1" w:rsidRDefault="00310563"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310563" w:rsidRPr="003F7CF1" w:rsidRDefault="00310563"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310563" w:rsidRPr="003F7CF1" w:rsidRDefault="00310563"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proofErr w:type="spellStart"/>
      <w:r w:rsidRPr="00D822A3">
        <w:rPr>
          <w:rStyle w:val="CodeInText0"/>
          <w:lang w:val="en-GB"/>
        </w:rPr>
        <w:t>realloc</w:t>
      </w:r>
      <w:proofErr w:type="spellEnd"/>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310563" w:rsidRPr="003F7CF1" w:rsidRDefault="00310563"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310563" w:rsidRPr="003F7CF1" w:rsidRDefault="0031056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310563" w:rsidRPr="003F7CF1" w:rsidRDefault="0031056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310563" w:rsidRPr="003F7CF1" w:rsidRDefault="00310563"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310563" w:rsidRPr="003F7CF1" w:rsidRDefault="0031056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310563" w:rsidRPr="003F7CF1" w:rsidRDefault="0031056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310563" w:rsidRPr="003F7CF1" w:rsidRDefault="00310563"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310563" w:rsidRPr="003F7CF1" w:rsidRDefault="00310563"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310563" w:rsidRPr="003F7CF1" w:rsidRDefault="00310563"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310563" w:rsidRPr="003F7CF1" w:rsidRDefault="00310563"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310563" w:rsidRPr="003F7CF1" w:rsidRDefault="00310563"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310563" w:rsidRPr="003F7CF1" w:rsidRDefault="00310563"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proofErr w:type="spellStart"/>
      <w:r w:rsidRPr="00D822A3">
        <w:rPr>
          <w:rStyle w:val="CodeInText0"/>
          <w:lang w:val="en-GB"/>
        </w:rPr>
        <w:t>calloc</w:t>
      </w:r>
      <w:proofErr w:type="spellEnd"/>
      <w:r w:rsidRPr="00D822A3">
        <w:rPr>
          <w:lang w:val="en-GB"/>
        </w:rPr>
        <w:t xml:space="preserve"> is that </w:t>
      </w:r>
      <w:proofErr w:type="spellStart"/>
      <w:r w:rsidRPr="00D822A3">
        <w:rPr>
          <w:rStyle w:val="CodeInText0"/>
          <w:lang w:val="en-GB"/>
        </w:rPr>
        <w:t>calloc</w:t>
      </w:r>
      <w:proofErr w:type="spellEnd"/>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 xml:space="preserve">The predefined constant NULL holds the pointer equivalence of the zero value. We say that the pointer is set to null. In a diagram, we can </w:t>
      </w:r>
      <w:proofErr w:type="gramStart"/>
      <w:r w:rsidRPr="00D822A3">
        <w:rPr>
          <w:lang w:val="en-GB"/>
        </w:rPr>
        <w:t>simple</w:t>
      </w:r>
      <w:proofErr w:type="gramEnd"/>
      <w:r w:rsidRPr="00D822A3">
        <w:rPr>
          <w:lang w:val="en-GB"/>
        </w:rPr>
        <w:t xml:space="preserv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310563" w:rsidRPr="003F7CF1" w:rsidRDefault="00310563"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310563" w:rsidRPr="003F7CF1" w:rsidRDefault="0031056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310563" w:rsidRPr="003F7CF1" w:rsidRDefault="00310563"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310563" w:rsidRPr="003F7CF1" w:rsidRDefault="00310563"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310563" w:rsidRPr="003F7CF1" w:rsidRDefault="00310563"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310563" w:rsidRPr="003F7CF1" w:rsidRDefault="00310563"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310563" w:rsidRPr="003F7CF1" w:rsidRDefault="00310563"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310563" w:rsidRPr="003F7CF1" w:rsidRDefault="0031056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310563" w:rsidRPr="003F7CF1" w:rsidRDefault="00310563"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310563" w:rsidRPr="003F7CF1" w:rsidRDefault="00310563"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w:t>
      </w:r>
      <w:proofErr w:type="gramStart"/>
      <w:r w:rsidRPr="00D822A3">
        <w:rPr>
          <w:lang w:val="en-GB"/>
        </w:rPr>
        <w:t>actually marks</w:t>
      </w:r>
      <w:proofErr w:type="gramEnd"/>
      <w:r w:rsidRPr="00D822A3">
        <w:rPr>
          <w:lang w:val="en-GB"/>
        </w:rPr>
        <w:t xml:space="preserve"> the absence of a type. We can define a pointer to </w:t>
      </w:r>
      <w:r w:rsidRPr="00D822A3">
        <w:rPr>
          <w:rStyle w:val="CodeInText0"/>
          <w:lang w:val="en-GB"/>
        </w:rPr>
        <w:t>void</w:t>
      </w:r>
      <w:r w:rsidRPr="00D822A3">
        <w:rPr>
          <w:lang w:val="en-GB"/>
        </w:rPr>
        <w:t xml:space="preserve">; we cannot, however, </w:t>
      </w:r>
      <w:proofErr w:type="spellStart"/>
      <w:r w:rsidR="00B02345" w:rsidRPr="00D822A3">
        <w:rPr>
          <w:lang w:val="en-GB"/>
        </w:rPr>
        <w:t>dereference</w:t>
      </w:r>
      <w:r w:rsidRPr="00D822A3">
        <w:rPr>
          <w:lang w:val="en-GB"/>
        </w:rPr>
        <w:t>er</w:t>
      </w:r>
      <w:proofErr w:type="spellEnd"/>
      <w:r w:rsidRPr="00D822A3">
        <w:rPr>
          <w:lang w:val="en-GB"/>
        </w:rPr>
        <w:t xml:space="preserve">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w:t>
      </w:r>
      <w:proofErr w:type="gramStart"/>
      <w:r w:rsidRPr="00D822A3">
        <w:rPr>
          <w:lang w:val="en-GB"/>
        </w:rPr>
        <w:t>In spite of</w:t>
      </w:r>
      <w:proofErr w:type="gramEnd"/>
      <w:r w:rsidRPr="00D822A3">
        <w:rPr>
          <w:lang w:val="en-GB"/>
        </w:rPr>
        <w:t xml:space="preserve">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310563" w:rsidRPr="003F7CF1" w:rsidRDefault="00310563"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310563" w:rsidRPr="003F7CF1" w:rsidRDefault="0031056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310563" w:rsidRPr="003F7CF1" w:rsidRDefault="00310563"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310563" w:rsidRPr="003F7CF1" w:rsidRDefault="00310563"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310563" w:rsidRPr="003F7CF1" w:rsidRDefault="00310563"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310563" w:rsidRPr="003F7CF1" w:rsidRDefault="00310563"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proofErr w:type="gramStart"/>
      <w:r w:rsidRPr="00D822A3">
        <w:rPr>
          <w:rStyle w:val="CodeInText0"/>
          <w:lang w:val="en-GB"/>
        </w:rPr>
        <w:t>p</w:t>
      </w:r>
      <w:proofErr w:type="gramEnd"/>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310563" w:rsidRPr="003F7CF1" w:rsidRDefault="00310563"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310563" w:rsidRPr="003F7CF1" w:rsidRDefault="0031056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310563" w:rsidRPr="003F7CF1" w:rsidRDefault="0031056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310563" w:rsidRPr="003F7CF1" w:rsidRDefault="00310563"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310563" w:rsidRPr="003F7CF1" w:rsidRDefault="00310563"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310563" w:rsidRPr="003F7CF1" w:rsidRDefault="0031056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310563" w:rsidRPr="003F7CF1" w:rsidRDefault="0031056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310563" w:rsidRPr="003F7CF1" w:rsidRDefault="00310563"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310563" w:rsidRPr="003F7CF1" w:rsidRDefault="0031056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310563" w:rsidRPr="003F7CF1" w:rsidRDefault="0031056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310563" w:rsidRPr="003F7CF1" w:rsidRDefault="00310563"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310563" w:rsidRPr="003F7CF1" w:rsidRDefault="00310563"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310563" w:rsidRPr="003F7CF1" w:rsidRDefault="0031056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310563" w:rsidRPr="003F7CF1" w:rsidRDefault="0031056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310563" w:rsidRPr="003F7CF1" w:rsidRDefault="00310563"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310563" w:rsidRPr="003F7CF1" w:rsidRDefault="00310563"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310563" w:rsidRPr="003F7CF1" w:rsidRDefault="00310563"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310563" w:rsidRPr="003F7CF1" w:rsidRDefault="00310563"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310563" w:rsidRPr="003F7CF1" w:rsidRDefault="00310563"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310563" w:rsidRPr="003F7CF1" w:rsidRDefault="00310563"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310563" w:rsidRPr="003F7CF1" w:rsidRDefault="00310563"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310563" w:rsidRPr="003F7CF1" w:rsidRDefault="00310563"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310563" w:rsidRPr="003F7CF1" w:rsidRDefault="00310563"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310563" w:rsidRPr="003F7CF1" w:rsidRDefault="00310563"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310563" w:rsidRPr="003F7CF1" w:rsidRDefault="00310563"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310563" w:rsidRPr="003F7CF1" w:rsidRDefault="00310563"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310563" w:rsidRPr="003F7CF1" w:rsidRDefault="00310563"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310563" w:rsidRPr="003F7CF1" w:rsidRDefault="00310563"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5" w:name="_Toc320485586"/>
      <w:bookmarkStart w:id="606" w:name="_Toc323656696"/>
      <w:bookmarkStart w:id="607" w:name="_Toc324085434"/>
      <w:bookmarkStart w:id="608" w:name="_Toc383781086"/>
      <w:bookmarkStart w:id="609" w:name="_Toc54625221"/>
      <w:r w:rsidRPr="00D822A3">
        <w:rPr>
          <w:lang w:val="en-GB"/>
        </w:rPr>
        <w:t>Defining our own types</w:t>
      </w:r>
      <w:bookmarkEnd w:id="605"/>
      <w:bookmarkEnd w:id="606"/>
      <w:bookmarkEnd w:id="607"/>
      <w:bookmarkEnd w:id="608"/>
      <w:bookmarkEnd w:id="609"/>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0" w:name="_Toc320485587"/>
      <w:bookmarkStart w:id="611" w:name="_Toc323656697"/>
      <w:bookmarkStart w:id="612" w:name="_Toc324085435"/>
      <w:bookmarkStart w:id="613" w:name="_Toc383781087"/>
      <w:bookmarkStart w:id="614" w:name="_Toc54625222"/>
      <w:r w:rsidRPr="00D822A3">
        <w:rPr>
          <w:lang w:val="en-GB"/>
        </w:rPr>
        <w:t>The Type Size</w:t>
      </w:r>
      <w:bookmarkEnd w:id="610"/>
      <w:bookmarkEnd w:id="611"/>
      <w:bookmarkEnd w:id="612"/>
      <w:bookmarkEnd w:id="613"/>
      <w:bookmarkEnd w:id="614"/>
    </w:p>
    <w:p w14:paraId="2A85A616" w14:textId="7C4815F2" w:rsidR="00E80032" w:rsidRPr="00D822A3" w:rsidRDefault="00E80032" w:rsidP="00E80032">
      <w:pPr>
        <w:rPr>
          <w:lang w:val="en-GB"/>
        </w:rPr>
      </w:pPr>
      <w:r w:rsidRPr="00D822A3">
        <w:rPr>
          <w:lang w:val="en-GB"/>
        </w:rPr>
        <w:t xml:space="preserve">The operator </w:t>
      </w:r>
      <w:proofErr w:type="spellStart"/>
      <w:r w:rsidRPr="00D822A3">
        <w:rPr>
          <w:rStyle w:val="CodeInText0"/>
          <w:lang w:val="en-GB"/>
        </w:rPr>
        <w:t>sizeof</w:t>
      </w:r>
      <w:proofErr w:type="spellEnd"/>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D822A3">
        <w:rPr>
          <w:lang w:val="en-GB"/>
        </w:rPr>
        <w:t>the</w:t>
      </w:r>
      <w:proofErr w:type="spellEnd"/>
      <w:r w:rsidRPr="00D822A3">
        <w:rPr>
          <w:lang w:val="en-GB"/>
        </w:rPr>
        <w:t xml:space="preserve"> property is </w:t>
      </w:r>
      <w:r w:rsidRPr="00D822A3">
        <w:rPr>
          <w:rStyle w:val="KeyWord"/>
          <w:lang w:val="en-GB"/>
        </w:rPr>
        <w:t>implementation dependant</w:t>
      </w:r>
      <w:r w:rsidRPr="00D822A3">
        <w:rPr>
          <w:lang w:val="en-GB"/>
        </w:rPr>
        <w:t xml:space="preserve">. The operator returns a value of the type </w:t>
      </w:r>
      <w:proofErr w:type="spellStart"/>
      <w:r w:rsidRPr="00D822A3">
        <w:rPr>
          <w:rStyle w:val="CodeInText0"/>
          <w:lang w:val="en-GB"/>
        </w:rPr>
        <w:t>size_t</w:t>
      </w:r>
      <w:proofErr w:type="spellEnd"/>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5"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16" w:name="_Toc320485588"/>
      <w:bookmarkStart w:id="617" w:name="_Toc323656698"/>
      <w:bookmarkStart w:id="618" w:name="_Toc324085436"/>
      <w:bookmarkStart w:id="619" w:name="_Toc383781088"/>
      <w:bookmarkStart w:id="620" w:name="_Toc54625223"/>
      <w:r w:rsidRPr="00D822A3">
        <w:rPr>
          <w:lang w:val="en-GB"/>
        </w:rPr>
        <w:t>Expressions and Operators</w:t>
      </w:r>
      <w:bookmarkEnd w:id="616"/>
      <w:bookmarkEnd w:id="617"/>
      <w:bookmarkEnd w:id="618"/>
      <w:bookmarkEnd w:id="619"/>
      <w:bookmarkEnd w:id="620"/>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310563" w:rsidRPr="003F7CF1" w:rsidRDefault="00310563"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5690429"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310563" w:rsidRPr="003F7CF1" w:rsidRDefault="00310563"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310563" w:rsidRPr="003F7CF1" w:rsidRDefault="00310563"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310563" w:rsidRPr="003F7CF1" w:rsidRDefault="00310563"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310563" w:rsidRPr="003F7CF1" w:rsidRDefault="00310563"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5690429"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310563" w:rsidRPr="003F7CF1" w:rsidRDefault="00310563"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310563" w:rsidRPr="003F7CF1" w:rsidRDefault="00310563"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310563" w:rsidRPr="003F7CF1" w:rsidRDefault="00310563"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1" w:name="_Toc320485589"/>
      <w:bookmarkStart w:id="622" w:name="_Toc323656699"/>
      <w:bookmarkStart w:id="623" w:name="_Toc324085437"/>
      <w:bookmarkStart w:id="624" w:name="_Toc383781089"/>
      <w:bookmarkStart w:id="625" w:name="_Toc54625224"/>
      <w:r w:rsidRPr="00D822A3">
        <w:rPr>
          <w:lang w:val="en-GB"/>
        </w:rPr>
        <w:t>Arithmetic Operators</w:t>
      </w:r>
      <w:bookmarkEnd w:id="621"/>
      <w:bookmarkEnd w:id="622"/>
      <w:bookmarkEnd w:id="623"/>
      <w:bookmarkEnd w:id="624"/>
      <w:bookmarkEnd w:id="625"/>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26" w:name="_Toc320485590"/>
      <w:bookmarkStart w:id="627" w:name="_Toc323656700"/>
      <w:bookmarkStart w:id="628" w:name="_Toc324085438"/>
      <w:bookmarkStart w:id="629" w:name="_Toc383781090"/>
      <w:bookmarkStart w:id="630" w:name="_Toc54625225"/>
      <w:r w:rsidRPr="00D822A3">
        <w:rPr>
          <w:rStyle w:val="Italic"/>
          <w:i w:val="0"/>
          <w:lang w:val="en-GB"/>
        </w:rPr>
        <w:t>Pointer Arithmetic</w:t>
      </w:r>
      <w:bookmarkEnd w:id="626"/>
      <w:bookmarkEnd w:id="627"/>
      <w:bookmarkEnd w:id="628"/>
      <w:bookmarkEnd w:id="629"/>
      <w:bookmarkEnd w:id="630"/>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proofErr w:type="spellStart"/>
      <w:r w:rsidRPr="00D822A3">
        <w:rPr>
          <w:rStyle w:val="CodeInText0"/>
          <w:lang w:val="en-GB"/>
        </w:rPr>
        <w:t>numberPtr</w:t>
      </w:r>
      <w:proofErr w:type="spellEnd"/>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310563" w:rsidRPr="003F7CF1" w:rsidRDefault="00310563"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310563" w:rsidRPr="003F7CF1" w:rsidRDefault="00310563"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310563" w:rsidRPr="003F7CF1" w:rsidRDefault="00310563"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310563" w:rsidRPr="003F7CF1" w:rsidRDefault="00310563"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310563" w:rsidRPr="003F7CF1" w:rsidRDefault="00310563"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310563" w:rsidRPr="003F7CF1" w:rsidRDefault="00310563"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310563" w:rsidRPr="003F7CF1" w:rsidRDefault="00310563"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310563" w:rsidRPr="003F7CF1" w:rsidRDefault="00310563"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310563" w:rsidRPr="003F7CF1" w:rsidRDefault="00310563"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310563" w:rsidRPr="003F7CF1" w:rsidRDefault="00310563"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310563" w:rsidRPr="003F7CF1" w:rsidRDefault="00310563"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310563" w:rsidRPr="003F7CF1" w:rsidRDefault="00310563"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310563" w:rsidRPr="003F7CF1" w:rsidRDefault="00310563"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310563" w:rsidRPr="003F7CF1" w:rsidRDefault="00310563"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310563" w:rsidRPr="003F7CF1" w:rsidRDefault="00310563"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310563" w:rsidRPr="003F7CF1" w:rsidRDefault="00310563"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310563" w:rsidRPr="003F7CF1" w:rsidRDefault="00310563"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310563" w:rsidRPr="003F7CF1" w:rsidRDefault="00310563"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310563" w:rsidRPr="003F7CF1" w:rsidRDefault="00310563"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310563" w:rsidRPr="003F7CF1" w:rsidRDefault="00310563"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proofErr w:type="spellStart"/>
      <w:r w:rsidR="00B02345" w:rsidRPr="00D822A3">
        <w:rPr>
          <w:lang w:val="en-GB"/>
        </w:rPr>
        <w:t>dereference</w:t>
      </w:r>
      <w:r w:rsidRPr="00D822A3">
        <w:rPr>
          <w:lang w:val="en-GB"/>
        </w:rPr>
        <w:t>ereeing</w:t>
      </w:r>
      <w:proofErr w:type="spellEnd"/>
      <w:r w:rsidRPr="00D822A3">
        <w:rPr>
          <w:lang w:val="en-GB"/>
        </w:rPr>
        <w:t xml:space="preserve"> of pointers together with pointer arithmetic. The second and third lines of the following code are </w:t>
      </w:r>
      <w:proofErr w:type="gramStart"/>
      <w:r w:rsidRPr="00D822A3">
        <w:rPr>
          <w:lang w:val="en-GB"/>
        </w:rPr>
        <w:t xml:space="preserve">by </w:t>
      </w:r>
      <w:r w:rsidR="00C37108" w:rsidRPr="00D822A3">
        <w:rPr>
          <w:lang w:val="en-GB"/>
        </w:rPr>
        <w:t>definition</w:t>
      </w:r>
      <w:r w:rsidRPr="00D822A3">
        <w:rPr>
          <w:lang w:val="en-GB"/>
        </w:rPr>
        <w:t xml:space="preserve"> interchangeable</w:t>
      </w:r>
      <w:proofErr w:type="gramEnd"/>
      <w:r w:rsidRPr="00D822A3">
        <w:rPr>
          <w:lang w:val="en-GB"/>
        </w:rPr>
        <w:t>.</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1" w:name="_Toc320485591"/>
      <w:bookmarkStart w:id="632" w:name="_Toc323656701"/>
      <w:bookmarkStart w:id="633" w:name="_Toc324085439"/>
      <w:bookmarkStart w:id="634" w:name="_Toc383781091"/>
      <w:bookmarkStart w:id="635" w:name="_Toc54625226"/>
      <w:r w:rsidRPr="00D822A3">
        <w:rPr>
          <w:lang w:val="en-GB"/>
        </w:rPr>
        <w:t>Increment and decrement</w:t>
      </w:r>
      <w:bookmarkEnd w:id="631"/>
      <w:bookmarkEnd w:id="632"/>
      <w:bookmarkEnd w:id="633"/>
      <w:bookmarkEnd w:id="634"/>
      <w:bookmarkEnd w:id="635"/>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 xml:space="preserve">However, there is a difference between prefix and postfix increment or decrement. In the prefix case below, the subtraction occurs </w:t>
      </w:r>
      <w:proofErr w:type="gramStart"/>
      <w:r w:rsidRPr="00D822A3">
        <w:rPr>
          <w:lang w:val="en-GB"/>
        </w:rPr>
        <w:t>first</w:t>
      </w:r>
      <w:proofErr w:type="gramEnd"/>
      <w:r w:rsidRPr="00D822A3">
        <w:rPr>
          <w:lang w:val="en-GB"/>
        </w:rPr>
        <w:t xml:space="preserve">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6" w:name="_Toc320485592"/>
      <w:bookmarkStart w:id="637" w:name="_Toc323656702"/>
      <w:bookmarkStart w:id="638" w:name="_Toc324085440"/>
      <w:bookmarkStart w:id="639" w:name="_Toc383781092"/>
      <w:bookmarkStart w:id="640" w:name="_Toc54625227"/>
      <w:r w:rsidRPr="00D822A3">
        <w:rPr>
          <w:lang w:val="en-GB"/>
        </w:rPr>
        <w:t>Relational Operators</w:t>
      </w:r>
      <w:bookmarkEnd w:id="636"/>
      <w:bookmarkEnd w:id="637"/>
      <w:bookmarkEnd w:id="638"/>
      <w:bookmarkEnd w:id="639"/>
      <w:bookmarkEnd w:id="640"/>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1" w:name="_Toc320485593"/>
      <w:bookmarkStart w:id="642" w:name="_Toc323656703"/>
      <w:bookmarkStart w:id="643" w:name="_Toc324085441"/>
      <w:bookmarkStart w:id="644" w:name="_Toc383781093"/>
      <w:bookmarkStart w:id="645" w:name="_Toc54625228"/>
      <w:r w:rsidRPr="00D822A3">
        <w:rPr>
          <w:lang w:val="en-GB"/>
        </w:rPr>
        <w:t>Logical Operators</w:t>
      </w:r>
      <w:bookmarkEnd w:id="641"/>
      <w:bookmarkEnd w:id="642"/>
      <w:bookmarkEnd w:id="643"/>
      <w:bookmarkEnd w:id="644"/>
      <w:bookmarkEnd w:id="645"/>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proofErr w:type="spellStart"/>
      <w:r w:rsidRPr="00D822A3">
        <w:rPr>
          <w:rStyle w:val="KeyWord"/>
          <w:lang w:val="en-GB"/>
        </w:rPr>
        <w:t>and</w:t>
      </w:r>
      <w:proofErr w:type="spellEnd"/>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D822A3">
        <w:rPr>
          <w:rStyle w:val="CodeInText0"/>
          <w:lang w:val="en-GB"/>
        </w:rPr>
        <w:t>i</w:t>
      </w:r>
      <w:proofErr w:type="spellEnd"/>
      <w:r w:rsidRPr="00D822A3">
        <w:rPr>
          <w:rStyle w:val="CodeInText0"/>
          <w:lang w:val="en-GB"/>
        </w:rPr>
        <w:t xml:space="preserve"> !</w:t>
      </w:r>
      <w:proofErr w:type="gramEnd"/>
      <w:r w:rsidRPr="00D822A3">
        <w:rPr>
          <w:rStyle w:val="CodeInText0"/>
          <w:lang w:val="en-GB"/>
        </w:rPr>
        <w:t>=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 xml:space="preserve">1 / </w:t>
      </w:r>
      <w:proofErr w:type="spellStart"/>
      <w:r w:rsidRPr="00D822A3">
        <w:rPr>
          <w:rStyle w:val="CodeInText0"/>
          <w:lang w:val="en-GB"/>
        </w:rPr>
        <w:t>i</w:t>
      </w:r>
      <w:proofErr w:type="spellEnd"/>
      <w:r w:rsidRPr="00D822A3">
        <w:rPr>
          <w:rStyle w:val="CodeInText0"/>
          <w:lang w:val="en-GB"/>
        </w:rPr>
        <w:t xml:space="preserve">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6" w:name="_Toc320485594"/>
      <w:bookmarkStart w:id="647" w:name="_Toc323656704"/>
      <w:bookmarkStart w:id="648" w:name="_Toc324085442"/>
      <w:bookmarkStart w:id="649" w:name="_Toc383781094"/>
      <w:bookmarkStart w:id="650" w:name="_Toc54625229"/>
      <w:r w:rsidRPr="00D822A3">
        <w:rPr>
          <w:lang w:val="en-GB"/>
        </w:rPr>
        <w:t>Bitwise Operators</w:t>
      </w:r>
      <w:bookmarkEnd w:id="646"/>
      <w:bookmarkEnd w:id="647"/>
      <w:bookmarkEnd w:id="648"/>
      <w:bookmarkEnd w:id="649"/>
      <w:bookmarkEnd w:id="650"/>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5690424"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5690425"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1" w:name="_Toc320485595"/>
      <w:bookmarkStart w:id="652" w:name="_Toc323656705"/>
      <w:bookmarkStart w:id="653" w:name="_Toc324085443"/>
      <w:bookmarkStart w:id="654" w:name="_Toc383781095"/>
      <w:bookmarkStart w:id="655" w:name="_Toc54625230"/>
      <w:r w:rsidRPr="00D822A3">
        <w:rPr>
          <w:lang w:val="en-GB"/>
        </w:rPr>
        <w:lastRenderedPageBreak/>
        <w:t>Assignment</w:t>
      </w:r>
      <w:bookmarkEnd w:id="651"/>
      <w:bookmarkEnd w:id="652"/>
      <w:bookmarkEnd w:id="653"/>
      <w:bookmarkEnd w:id="654"/>
      <w:bookmarkEnd w:id="655"/>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6" w:name="_Toc320485596"/>
      <w:bookmarkStart w:id="657" w:name="_Toc323656706"/>
      <w:bookmarkStart w:id="658" w:name="_Toc324085444"/>
      <w:bookmarkStart w:id="659" w:name="_Toc383781096"/>
      <w:bookmarkStart w:id="660" w:name="_Toc54625231"/>
      <w:r w:rsidRPr="00D822A3">
        <w:rPr>
          <w:lang w:val="en-GB"/>
        </w:rPr>
        <w:t>The Condition Operator</w:t>
      </w:r>
      <w:bookmarkEnd w:id="656"/>
      <w:bookmarkEnd w:id="657"/>
      <w:bookmarkEnd w:id="658"/>
      <w:bookmarkEnd w:id="659"/>
      <w:bookmarkEnd w:id="660"/>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w:t>
      </w:r>
      <w:proofErr w:type="gramStart"/>
      <w:r w:rsidRPr="00D822A3">
        <w:rPr>
          <w:lang w:val="en-GB"/>
        </w:rPr>
        <w:t>evaluated</w:t>
      </w:r>
      <w:proofErr w:type="gramEnd"/>
      <w:r w:rsidRPr="00D822A3">
        <w:rPr>
          <w:lang w:val="en-GB"/>
        </w:rPr>
        <w:t xml:space="preserve"> and its value is returned. If the first expression instead is false, the third expression is </w:t>
      </w:r>
      <w:proofErr w:type="gramStart"/>
      <w:r w:rsidRPr="00D822A3">
        <w:rPr>
          <w:lang w:val="en-GB"/>
        </w:rPr>
        <w:t>evaluated</w:t>
      </w:r>
      <w:proofErr w:type="gramEnd"/>
      <w:r w:rsidRPr="00D822A3">
        <w:rPr>
          <w:lang w:val="en-GB"/>
        </w:rPr>
        <w:t xml:space="preserve">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1" w:name="_Toc320485597"/>
      <w:bookmarkStart w:id="662" w:name="_Toc323656707"/>
      <w:bookmarkStart w:id="663" w:name="_Toc324085445"/>
      <w:bookmarkStart w:id="664" w:name="_Toc383781097"/>
      <w:bookmarkStart w:id="665" w:name="_Toc54625232"/>
      <w:r w:rsidRPr="00D822A3">
        <w:rPr>
          <w:lang w:val="en-GB"/>
        </w:rPr>
        <w:t>Precedence and Associatively</w:t>
      </w:r>
      <w:bookmarkEnd w:id="661"/>
      <w:bookmarkEnd w:id="662"/>
      <w:bookmarkEnd w:id="663"/>
      <w:bookmarkEnd w:id="664"/>
      <w:bookmarkEnd w:id="665"/>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 xml:space="preserve">Below follows a table over the </w:t>
      </w:r>
      <w:proofErr w:type="spellStart"/>
      <w:r w:rsidRPr="00D822A3">
        <w:rPr>
          <w:lang w:val="en-GB"/>
        </w:rPr>
        <w:t>pr</w:t>
      </w:r>
      <w:r w:rsidR="00414C74" w:rsidRPr="00D822A3">
        <w:rPr>
          <w:lang w:val="en-GB"/>
        </w:rPr>
        <w:t>or</w:t>
      </w:r>
      <w:r w:rsidRPr="00D822A3">
        <w:rPr>
          <w:lang w:val="en-GB"/>
        </w:rPr>
        <w:t>ities</w:t>
      </w:r>
      <w:proofErr w:type="spellEnd"/>
      <w:r w:rsidRPr="00D822A3">
        <w:rPr>
          <w:lang w:val="en-GB"/>
        </w:rPr>
        <w:t xml:space="preserve">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xml:space="preserve">! ~ ++ -- + - (type) </w:t>
            </w:r>
            <w:proofErr w:type="spellStart"/>
            <w:r w:rsidRPr="00D822A3">
              <w:rPr>
                <w:lang w:val="en-GB"/>
              </w:rPr>
              <w:t>sizeof</w:t>
            </w:r>
            <w:proofErr w:type="spellEnd"/>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66" w:name="_Toc320485598"/>
      <w:bookmarkStart w:id="667" w:name="_Toc323656708"/>
      <w:bookmarkStart w:id="668" w:name="_Toc324085446"/>
      <w:bookmarkStart w:id="669" w:name="_Toc383781098"/>
      <w:bookmarkStart w:id="670" w:name="_Toc54625233"/>
      <w:r w:rsidRPr="00D822A3">
        <w:rPr>
          <w:lang w:val="en-GB"/>
        </w:rPr>
        <w:t>Statements</w:t>
      </w:r>
      <w:bookmarkEnd w:id="666"/>
      <w:bookmarkEnd w:id="667"/>
      <w:bookmarkEnd w:id="668"/>
      <w:bookmarkEnd w:id="669"/>
      <w:bookmarkEnd w:id="670"/>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 xml:space="preserve">break, continue, </w:t>
            </w:r>
            <w:proofErr w:type="spellStart"/>
            <w:r w:rsidRPr="00D822A3">
              <w:rPr>
                <w:lang w:val="en-GB"/>
              </w:rPr>
              <w:t>goto</w:t>
            </w:r>
            <w:proofErr w:type="spellEnd"/>
            <w:r w:rsidRPr="00D822A3">
              <w:rPr>
                <w:lang w:val="en-GB"/>
              </w:rPr>
              <w:t>,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proofErr w:type="gramStart"/>
            <w:r w:rsidRPr="00D822A3">
              <w:rPr>
                <w:lang w:val="en-GB"/>
              </w:rPr>
              <w:t>expression ;</w:t>
            </w:r>
            <w:proofErr w:type="gramEnd"/>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1" w:name="_Toc320485599"/>
      <w:bookmarkStart w:id="672" w:name="_Toc323656709"/>
      <w:bookmarkStart w:id="673" w:name="_Toc324085447"/>
      <w:bookmarkStart w:id="674" w:name="_Toc383781099"/>
      <w:bookmarkStart w:id="675" w:name="_Toc54625234"/>
      <w:r w:rsidRPr="00D822A3">
        <w:rPr>
          <w:lang w:val="en-GB"/>
        </w:rPr>
        <w:t>Selection statements</w:t>
      </w:r>
      <w:bookmarkEnd w:id="671"/>
      <w:bookmarkEnd w:id="672"/>
      <w:bookmarkEnd w:id="673"/>
      <w:bookmarkEnd w:id="674"/>
      <w:bookmarkEnd w:id="675"/>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proofErr w:type="spellStart"/>
      <w:r w:rsidRPr="00D822A3">
        <w:rPr>
          <w:rStyle w:val="CodeInText0"/>
          <w:lang w:val="en-GB"/>
        </w:rPr>
        <w:t>i</w:t>
      </w:r>
      <w:proofErr w:type="spellEnd"/>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 xml:space="preserve">As all values not equal to zero are interpreted as true, the following statement is equivalent with the previous </w:t>
      </w:r>
      <w:proofErr w:type="spellStart"/>
      <w:proofErr w:type="gramStart"/>
      <w:r w:rsidRPr="00D822A3">
        <w:rPr>
          <w:lang w:val="en-GB"/>
        </w:rPr>
        <w:t>one.fexacltly</w:t>
      </w:r>
      <w:proofErr w:type="spellEnd"/>
      <w:proofErr w:type="gramEnd"/>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proofErr w:type="spellStart"/>
      <w:r w:rsidRPr="00D822A3">
        <w:rPr>
          <w:rStyle w:val="CodeInText0"/>
          <w:lang w:val="en-GB"/>
        </w:rPr>
        <w:t>i</w:t>
      </w:r>
      <w:proofErr w:type="spellEnd"/>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D822A3">
        <w:rPr>
          <w:lang w:val="en-GB"/>
        </w:rPr>
        <w:t>to do</w:t>
      </w:r>
      <w:proofErr w:type="gramEnd"/>
      <w:r w:rsidRPr="00D822A3">
        <w:rPr>
          <w:lang w:val="en-GB"/>
        </w:rPr>
        <w:t xml:space="preserve">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w:t>
      </w:r>
      <w:proofErr w:type="gramStart"/>
      <w:r w:rsidRPr="00D822A3">
        <w:rPr>
          <w:lang w:val="en-GB"/>
        </w:rPr>
        <w:t>simple</w:t>
      </w:r>
      <w:proofErr w:type="gramEnd"/>
      <w:r w:rsidRPr="00D822A3">
        <w:rPr>
          <w:lang w:val="en-GB"/>
        </w:rPr>
        <w:t xml:space="preserv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6" w:name="_Toc320485600"/>
      <w:bookmarkStart w:id="677" w:name="_Toc323656710"/>
      <w:bookmarkStart w:id="678" w:name="_Toc324085448"/>
      <w:bookmarkStart w:id="679" w:name="_Toc383781100"/>
      <w:bookmarkStart w:id="680" w:name="_Toc54625235"/>
      <w:r w:rsidRPr="00D822A3">
        <w:rPr>
          <w:lang w:val="en-GB"/>
        </w:rPr>
        <w:t>Iteration statements</w:t>
      </w:r>
      <w:bookmarkEnd w:id="676"/>
      <w:bookmarkEnd w:id="677"/>
      <w:bookmarkEnd w:id="678"/>
      <w:bookmarkEnd w:id="679"/>
      <w:bookmarkEnd w:id="680"/>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w:t>
      </w:r>
      <w:proofErr w:type="gramStart"/>
      <w:r w:rsidRPr="00D822A3">
        <w:rPr>
          <w:lang w:val="en-GB"/>
        </w:rPr>
        <w:t>true;</w:t>
      </w:r>
      <w:proofErr w:type="gramEnd"/>
      <w:r w:rsidRPr="00D822A3">
        <w:rPr>
          <w:lang w:val="en-GB"/>
        </w:rPr>
        <w:t xml:space="preserve"> </w:t>
      </w:r>
      <w:r w:rsidRPr="00D822A3">
        <w:rPr>
          <w:rStyle w:val="CodeInText0"/>
          <w:lang w:val="en-GB"/>
        </w:rPr>
        <w:t>while</w:t>
      </w:r>
      <w:r w:rsidRPr="00D822A3">
        <w:rPr>
          <w:lang w:val="en-GB"/>
        </w:rPr>
        <w:t xml:space="preserve"> is the simplest loop. It repeats one statement or a block of statements </w:t>
      </w:r>
      <w:proofErr w:type="gramStart"/>
      <w:r w:rsidRPr="00D822A3">
        <w:rPr>
          <w:lang w:val="en-GB"/>
        </w:rPr>
        <w:t>as long as</w:t>
      </w:r>
      <w:proofErr w:type="gramEnd"/>
      <w:r w:rsidRPr="00D822A3">
        <w:rPr>
          <w:lang w:val="en-GB"/>
        </w:rPr>
        <w:t xml:space="preserve">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 xml:space="preserve">s the variable, the repetition continues as long as the second expression is </w:t>
      </w:r>
      <w:proofErr w:type="gramStart"/>
      <w:r w:rsidRPr="00D822A3">
        <w:rPr>
          <w:lang w:val="en-GB"/>
        </w:rPr>
        <w:t>true</w:t>
      </w:r>
      <w:proofErr w:type="gramEnd"/>
      <w:r w:rsidRPr="00D822A3">
        <w:rPr>
          <w:lang w:val="en-GB"/>
        </w:rPr>
        <w:t xml:space="preserv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the </w:t>
      </w:r>
      <w:r w:rsidRPr="00D822A3">
        <w:rPr>
          <w:rStyle w:val="CodeInText0"/>
          <w:lang w:val="en-GB"/>
        </w:rPr>
        <w:t>switch</w:t>
      </w:r>
      <w:r w:rsidRPr="00D822A3">
        <w:rPr>
          <w:lang w:val="en-GB"/>
        </w:rPr>
        <w:t xml:space="preserve"> statement, an iteration statement can be interrupted by the break statement. Below is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t>
      </w:r>
      <w:proofErr w:type="gramStart"/>
      <w:r w:rsidRPr="00D822A3">
        <w:rPr>
          <w:lang w:val="en-GB"/>
        </w:rPr>
        <w:t>with the exception of</w:t>
      </w:r>
      <w:proofErr w:type="gramEnd"/>
      <w:r w:rsidRPr="00D822A3">
        <w:rPr>
          <w:lang w:val="en-GB"/>
        </w:rPr>
        <w:t xml:space="preserve">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proofErr w:type="spellStart"/>
      <w:r w:rsidRPr="00D822A3">
        <w:rPr>
          <w:rStyle w:val="CodeInText0"/>
          <w:lang w:val="en-GB"/>
        </w:rPr>
        <w:t>i</w:t>
      </w:r>
      <w:proofErr w:type="spellEnd"/>
      <w:r w:rsidRPr="00D822A3">
        <w:rPr>
          <w:lang w:val="en-GB"/>
        </w:rPr>
        <w:t xml:space="preserve"> will never be updated and we will be stuck in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1" w:name="_Toc320485601"/>
      <w:bookmarkStart w:id="682" w:name="_Toc323656711"/>
      <w:bookmarkStart w:id="683" w:name="_Toc324085449"/>
      <w:bookmarkStart w:id="684" w:name="_Toc383781101"/>
      <w:bookmarkStart w:id="685" w:name="_Toc54625236"/>
      <w:r w:rsidRPr="00D822A3">
        <w:rPr>
          <w:lang w:val="en-GB"/>
        </w:rPr>
        <w:t>Jump statements</w:t>
      </w:r>
      <w:bookmarkEnd w:id="681"/>
      <w:bookmarkEnd w:id="682"/>
      <w:bookmarkEnd w:id="683"/>
      <w:bookmarkEnd w:id="684"/>
      <w:bookmarkEnd w:id="685"/>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proofErr w:type="spellStart"/>
      <w:r w:rsidRPr="00D822A3">
        <w:rPr>
          <w:rStyle w:val="CodeInText0"/>
          <w:lang w:val="en-GB"/>
        </w:rPr>
        <w:t>goto</w:t>
      </w:r>
      <w:proofErr w:type="spellEnd"/>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goto</w:t>
      </w:r>
      <w:proofErr w:type="spellEnd"/>
      <w:r w:rsidRPr="00D822A3">
        <w:rPr>
          <w:lang w:val="en-GB"/>
        </w:rPr>
        <w:t xml:space="preserve"> statement is considered to give rise to unstructured code, so called “</w:t>
      </w:r>
      <w:proofErr w:type="spellStart"/>
      <w:r w:rsidRPr="00D822A3">
        <w:rPr>
          <w:lang w:val="en-GB"/>
        </w:rPr>
        <w:t>spagetti</w:t>
      </w:r>
      <w:proofErr w:type="spellEnd"/>
      <w:r w:rsidRPr="00D822A3">
        <w:rPr>
          <w:lang w:val="en-GB"/>
        </w:rPr>
        <w:t xml:space="preserve"> code.” I strongly recommended that you omit </w:t>
      </w:r>
      <w:proofErr w:type="spellStart"/>
      <w:r w:rsidRPr="00D822A3">
        <w:rPr>
          <w:rStyle w:val="CodeInText0"/>
          <w:lang w:val="en-GB"/>
        </w:rPr>
        <w:t>goto</w:t>
      </w:r>
      <w:proofErr w:type="spellEnd"/>
      <w:r w:rsidRPr="00D822A3">
        <w:rPr>
          <w:lang w:val="en-GB"/>
        </w:rPr>
        <w:t xml:space="preserve"> altogether. To put it bluntly: now when you </w:t>
      </w:r>
      <w:proofErr w:type="spellStart"/>
      <w:r w:rsidRPr="00D822A3">
        <w:rPr>
          <w:lang w:val="en-GB"/>
        </w:rPr>
        <w:t>seen</w:t>
      </w:r>
      <w:proofErr w:type="spellEnd"/>
      <w:r w:rsidRPr="00D822A3">
        <w:rPr>
          <w:lang w:val="en-GB"/>
        </w:rPr>
        <w:t xml:space="preserve">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6" w:name="_Toc320485602"/>
      <w:bookmarkStart w:id="687" w:name="_Toc323656712"/>
      <w:bookmarkStart w:id="688" w:name="_Toc324085450"/>
      <w:bookmarkStart w:id="689" w:name="_Toc383781102"/>
      <w:bookmarkStart w:id="690" w:name="_Toc54625237"/>
      <w:r w:rsidRPr="00D822A3">
        <w:rPr>
          <w:lang w:val="en-GB"/>
        </w:rPr>
        <w:t>Expression statements</w:t>
      </w:r>
      <w:bookmarkEnd w:id="686"/>
      <w:bookmarkEnd w:id="687"/>
      <w:bookmarkEnd w:id="688"/>
      <w:bookmarkEnd w:id="689"/>
      <w:bookmarkEnd w:id="690"/>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w:t>
      </w:r>
      <w:proofErr w:type="gramStart"/>
      <w:r w:rsidRPr="00D822A3">
        <w:rPr>
          <w:lang w:val="en-GB"/>
        </w:rPr>
        <w:t>are allowed to</w:t>
      </w:r>
      <w:proofErr w:type="gramEnd"/>
      <w:r w:rsidRPr="00D822A3">
        <w:rPr>
          <w:lang w:val="en-GB"/>
        </w:rPr>
        <w:t xml:space="preserve"> write expression statements without side effects; even </w:t>
      </w:r>
      <w:proofErr w:type="spellStart"/>
      <w:r w:rsidRPr="00D822A3">
        <w:rPr>
          <w:lang w:val="en-GB"/>
        </w:rPr>
        <w:t>thought</w:t>
      </w:r>
      <w:proofErr w:type="spellEnd"/>
      <w:r w:rsidRPr="00D822A3">
        <w:rPr>
          <w:lang w:val="en-GB"/>
        </w:rPr>
        <w:t xml:space="preserve">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1" w:name="_Toc323656713"/>
      <w:bookmarkStart w:id="692" w:name="_Toc324085451"/>
      <w:bookmarkStart w:id="693" w:name="_Toc383781103"/>
      <w:bookmarkStart w:id="694" w:name="_Toc54625238"/>
      <w:r w:rsidRPr="00D822A3">
        <w:rPr>
          <w:lang w:val="en-GB"/>
        </w:rPr>
        <w:t>Volatile</w:t>
      </w:r>
      <w:bookmarkEnd w:id="691"/>
      <w:bookmarkEnd w:id="692"/>
      <w:bookmarkEnd w:id="693"/>
      <w:bookmarkEnd w:id="694"/>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5"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696" w:author="Stefan Björnander" w:date="2012-05-06T21:16:00Z">
          <w:pPr>
            <w:pStyle w:val="CommandLine"/>
          </w:pPr>
        </w:pPrChange>
      </w:pPr>
    </w:p>
    <w:p w14:paraId="0D44E5CA" w14:textId="77777777" w:rsidR="00E80032" w:rsidRPr="00D822A3" w:rsidRDefault="00E80032">
      <w:pPr>
        <w:pStyle w:val="Code"/>
        <w:rPr>
          <w:lang w:val="en-GB"/>
        </w:rPr>
        <w:pPrChange w:id="697" w:author="Stefan Björnander" w:date="2012-05-06T21:16:00Z">
          <w:pPr>
            <w:pStyle w:val="CommandLine"/>
          </w:pPr>
        </w:pPrChange>
      </w:pPr>
      <w:r w:rsidRPr="00D822A3">
        <w:rPr>
          <w:rFonts w:eastAsia="Times New Roman"/>
          <w:noProof w:val="0"/>
          <w:color w:val="000000" w:themeColor="text1"/>
          <w:lang w:val="en-GB"/>
          <w:rPrChange w:id="698" w:author="Stefan Björnander" w:date="2012-05-06T21:51:00Z">
            <w:rPr>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699"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0"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1" w:name="_Toc320485603"/>
      <w:bookmarkStart w:id="702" w:name="_Toc323656714"/>
      <w:bookmarkStart w:id="703" w:name="_Toc324085452"/>
      <w:bookmarkStart w:id="704" w:name="_Toc383781104"/>
      <w:bookmarkStart w:id="705" w:name="_Toc54625239"/>
      <w:r w:rsidRPr="00D822A3">
        <w:rPr>
          <w:lang w:val="en-GB"/>
        </w:rPr>
        <w:t>Functions</w:t>
      </w:r>
      <w:bookmarkEnd w:id="701"/>
      <w:bookmarkEnd w:id="702"/>
      <w:bookmarkEnd w:id="703"/>
      <w:bookmarkEnd w:id="704"/>
      <w:bookmarkEnd w:id="705"/>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310563" w:rsidRPr="003F7CF1" w:rsidRDefault="00310563"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310563" w:rsidRPr="003F7CF1" w:rsidRDefault="00310563"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310563" w:rsidRPr="003F7CF1" w:rsidRDefault="00310563"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310563" w:rsidRPr="003F7CF1" w:rsidRDefault="00310563"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310563" w:rsidRPr="003F7CF1" w:rsidRDefault="00310563"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310563" w:rsidRPr="003F7CF1" w:rsidRDefault="00310563"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310563" w:rsidRPr="003F7CF1" w:rsidRDefault="00310563"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310563" w:rsidRPr="003F7CF1" w:rsidRDefault="00310563"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310563" w:rsidRPr="003F7CF1" w:rsidRDefault="00310563"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310563" w:rsidRPr="003F7CF1" w:rsidRDefault="00310563"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310563" w:rsidRPr="003F7CF1" w:rsidRDefault="00310563"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310563" w:rsidRPr="003F7CF1" w:rsidRDefault="00310563"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proofErr w:type="spellStart"/>
      <w:r w:rsidRPr="00D822A3">
        <w:rPr>
          <w:rStyle w:val="CodeInText0"/>
          <w:lang w:val="en-GB"/>
        </w:rPr>
        <w:t>SquareRoot</w:t>
      </w:r>
      <w:proofErr w:type="spellEnd"/>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proofErr w:type="spellStart"/>
      <w:r w:rsidRPr="00D822A3">
        <w:rPr>
          <w:rStyle w:val="CodeInText0"/>
          <w:lang w:val="en-GB"/>
        </w:rPr>
        <w:t>oldRoot</w:t>
      </w:r>
      <w:proofErr w:type="spellEnd"/>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06" w:name="_Toc320485604"/>
      <w:bookmarkStart w:id="707" w:name="_Toc323656715"/>
      <w:bookmarkStart w:id="708" w:name="_Toc324085453"/>
      <w:bookmarkStart w:id="709" w:name="_Toc383781105"/>
      <w:bookmarkStart w:id="710" w:name="_Toc54625240"/>
      <w:r w:rsidRPr="00D822A3">
        <w:rPr>
          <w:lang w:val="en-GB"/>
        </w:rPr>
        <w:lastRenderedPageBreak/>
        <w:t>Void Functions</w:t>
      </w:r>
      <w:bookmarkEnd w:id="706"/>
      <w:bookmarkEnd w:id="707"/>
      <w:bookmarkEnd w:id="708"/>
      <w:bookmarkEnd w:id="709"/>
      <w:bookmarkEnd w:id="710"/>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w:t>
      </w:r>
      <w:proofErr w:type="gramStart"/>
      <w:r w:rsidRPr="00D822A3">
        <w:rPr>
          <w:lang w:val="en-GB"/>
        </w:rPr>
        <w:t>type in itself</w:t>
      </w:r>
      <w:proofErr w:type="gramEnd"/>
      <w:r w:rsidRPr="00D822A3">
        <w:rPr>
          <w:lang w:val="en-GB"/>
        </w:rPr>
        <w:t xml:space="preserve">.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w:t>
      </w:r>
      <w:proofErr w:type="gramStart"/>
      <w:r w:rsidRPr="00D822A3">
        <w:rPr>
          <w:lang w:val="en-GB"/>
        </w:rPr>
        <w:t>jump</w:t>
      </w:r>
      <w:proofErr w:type="gramEnd"/>
      <w:r w:rsidRPr="00D822A3">
        <w:rPr>
          <w:lang w:val="en-GB"/>
        </w:rPr>
        <w:t xml:space="preserve">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1" w:name="_Toc320485605"/>
      <w:bookmarkStart w:id="712" w:name="_Toc323656716"/>
      <w:bookmarkStart w:id="713" w:name="_Toc324085454"/>
      <w:bookmarkStart w:id="714" w:name="_Toc383781106"/>
      <w:bookmarkStart w:id="715" w:name="_Toc54625241"/>
      <w:r w:rsidRPr="00D822A3">
        <w:rPr>
          <w:lang w:val="en-GB"/>
        </w:rPr>
        <w:t>Local and global variables</w:t>
      </w:r>
      <w:bookmarkEnd w:id="711"/>
      <w:bookmarkEnd w:id="712"/>
      <w:bookmarkEnd w:id="713"/>
      <w:bookmarkEnd w:id="714"/>
      <w:bookmarkEnd w:id="715"/>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16" w:name="_Toc323656717"/>
      <w:bookmarkStart w:id="717" w:name="_Toc324085455"/>
      <w:bookmarkStart w:id="718" w:name="_Toc383781107"/>
      <w:bookmarkStart w:id="719" w:name="_Toc54625242"/>
      <w:r w:rsidRPr="00D822A3">
        <w:rPr>
          <w:lang w:val="en-GB"/>
        </w:rPr>
        <w:t>Inner Blocks with Local Variables</w:t>
      </w:r>
      <w:bookmarkEnd w:id="716"/>
      <w:bookmarkEnd w:id="717"/>
      <w:bookmarkEnd w:id="718"/>
      <w:bookmarkEnd w:id="719"/>
    </w:p>
    <w:p w14:paraId="2243B6C4" w14:textId="500A43CB" w:rsidR="00E80032" w:rsidRPr="00D822A3" w:rsidRDefault="00E80032" w:rsidP="00E80032">
      <w:pPr>
        <w:rPr>
          <w:lang w:val="en-GB"/>
        </w:rPr>
      </w:pPr>
      <w:r w:rsidRPr="00D822A3">
        <w:rPr>
          <w:lang w:val="en-GB"/>
        </w:rPr>
        <w:t xml:space="preserve">In C, you </w:t>
      </w:r>
      <w:proofErr w:type="gramStart"/>
      <w:r w:rsidRPr="00D822A3">
        <w:rPr>
          <w:lang w:val="en-GB"/>
        </w:rPr>
        <w:t>are allowed to</w:t>
      </w:r>
      <w:proofErr w:type="gramEnd"/>
      <w:r w:rsidRPr="00D822A3">
        <w:rPr>
          <w:lang w:val="en-GB"/>
        </w:rPr>
        <w:t xml:space="preserve"> use the bracket notation when </w:t>
      </w:r>
      <w:proofErr w:type="spellStart"/>
      <w:r w:rsidR="002F35C1" w:rsidRPr="00D822A3">
        <w:rPr>
          <w:lang w:val="en-GB"/>
        </w:rPr>
        <w:t>initializer</w:t>
      </w:r>
      <w:r w:rsidRPr="00D822A3">
        <w:rPr>
          <w:lang w:val="en-GB"/>
        </w:rPr>
        <w:t>ializing</w:t>
      </w:r>
      <w:proofErr w:type="spellEnd"/>
      <w:r w:rsidRPr="00D822A3">
        <w:rPr>
          <w:lang w:val="en-GB"/>
        </w:rPr>
        <w:t xml:space="preserve">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 xml:space="preserve">One solution would be to a </w:t>
      </w:r>
      <w:proofErr w:type="gramStart"/>
      <w:r w:rsidRPr="00D822A3">
        <w:rPr>
          <w:lang w:val="en-GB"/>
        </w:rPr>
        <w:t>more clumsy</w:t>
      </w:r>
      <w:proofErr w:type="gramEnd"/>
      <w:r w:rsidRPr="00D822A3">
        <w:rPr>
          <w:lang w:val="en-GB"/>
        </w:rPr>
        <w:t xml:space="preserve">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0"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proofErr w:type="spellStart"/>
      <w:r w:rsidR="002F35C1" w:rsidRPr="00D822A3">
        <w:rPr>
          <w:lang w:val="en-GB"/>
        </w:rPr>
        <w:t>initializer</w:t>
      </w:r>
      <w:r w:rsidRPr="00D822A3">
        <w:rPr>
          <w:lang w:val="en-GB"/>
        </w:rPr>
        <w:t>ializing</w:t>
      </w:r>
      <w:proofErr w:type="spellEnd"/>
      <w:r w:rsidRPr="00D822A3">
        <w:rPr>
          <w:lang w:val="en-GB"/>
        </w:rPr>
        <w:t xml:space="preserve"> structures.</w:t>
      </w:r>
    </w:p>
    <w:p w14:paraId="69EC1D7C" w14:textId="77777777" w:rsidR="00E80032" w:rsidRPr="00D822A3" w:rsidRDefault="00E80032" w:rsidP="00E80032">
      <w:pPr>
        <w:pStyle w:val="Code"/>
        <w:rPr>
          <w:lang w:val="en-GB"/>
        </w:rPr>
      </w:pPr>
      <w:r w:rsidRPr="00D822A3">
        <w:rPr>
          <w:color w:val="000000" w:themeColor="text1"/>
          <w:lang w:val="en-GB"/>
          <w:rPrChange w:id="721"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2"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3"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4" w:name="_Toc320485606"/>
      <w:bookmarkStart w:id="725" w:name="_Toc323656718"/>
      <w:bookmarkStart w:id="726" w:name="_Toc324085456"/>
      <w:bookmarkStart w:id="727" w:name="_Toc383781108"/>
      <w:bookmarkStart w:id="728" w:name="_Toc54625243"/>
      <w:r w:rsidRPr="00D822A3">
        <w:rPr>
          <w:lang w:val="en-GB"/>
        </w:rPr>
        <w:t>Call-by-Value and Call-by-Reference</w:t>
      </w:r>
      <w:bookmarkEnd w:id="724"/>
      <w:bookmarkEnd w:id="725"/>
      <w:bookmarkEnd w:id="726"/>
      <w:bookmarkEnd w:id="727"/>
      <w:bookmarkEnd w:id="728"/>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 xml:space="preserve"> are copied into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Then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310563" w:rsidRPr="003F7CF1" w:rsidRDefault="0031056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310563" w:rsidRPr="003F7CF1" w:rsidRDefault="0031056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310563" w:rsidRPr="003F7CF1" w:rsidRDefault="00310563"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310563" w:rsidRPr="003F7CF1" w:rsidRDefault="0031056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310563" w:rsidRPr="003F7CF1" w:rsidRDefault="0031056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310563" w:rsidRPr="003F7CF1" w:rsidRDefault="0031056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310563" w:rsidRPr="003F7CF1" w:rsidRDefault="00310563"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310563" w:rsidRPr="003F7CF1" w:rsidRDefault="0031056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310563" w:rsidRPr="003F7CF1" w:rsidRDefault="0031056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310563" w:rsidRPr="003F7CF1" w:rsidRDefault="0031056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310563" w:rsidRPr="003F7CF1" w:rsidRDefault="00310563"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310563" w:rsidRPr="003F7CF1" w:rsidRDefault="0031056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310563" w:rsidRPr="003F7CF1" w:rsidRDefault="0031056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310563" w:rsidRPr="003F7CF1" w:rsidRDefault="0031056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310563" w:rsidRPr="003F7CF1" w:rsidRDefault="0031056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310563" w:rsidRPr="003F7CF1" w:rsidRDefault="0031056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310563" w:rsidRPr="003F7CF1" w:rsidRDefault="0031056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310563" w:rsidRPr="003F7CF1" w:rsidRDefault="0031056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310563" w:rsidRPr="003F7CF1" w:rsidRDefault="0031056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310563" w:rsidRPr="003F7CF1" w:rsidRDefault="0031056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310563" w:rsidRPr="003F7CF1" w:rsidRDefault="0031056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310563" w:rsidRPr="003F7CF1" w:rsidRDefault="0031056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310563" w:rsidRPr="003F7CF1" w:rsidRDefault="0031056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310563" w:rsidRPr="003F7CF1" w:rsidRDefault="0031056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310563" w:rsidRPr="003F7CF1" w:rsidRDefault="0031056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310563" w:rsidRPr="003F7CF1" w:rsidRDefault="0031056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310563" w:rsidRPr="003F7CF1" w:rsidRDefault="0031056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310563" w:rsidRPr="003F7CF1" w:rsidRDefault="00310563"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310563" w:rsidRPr="003F7CF1" w:rsidRDefault="00310563"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310563" w:rsidRPr="003F7CF1" w:rsidRDefault="00310563"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310563" w:rsidRPr="003F7CF1" w:rsidRDefault="00310563"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310563" w:rsidRPr="003F7CF1" w:rsidRDefault="00310563"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310563" w:rsidRPr="003F7CF1" w:rsidRDefault="00310563"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310563" w:rsidRPr="003F7CF1" w:rsidRDefault="00310563"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310563" w:rsidRPr="003F7CF1" w:rsidRDefault="00310563"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310563" w:rsidRPr="003F7CF1" w:rsidRDefault="00310563"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310563" w:rsidRPr="003F7CF1" w:rsidRDefault="00310563"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310563" w:rsidRPr="003F7CF1" w:rsidRDefault="00310563"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310563" w:rsidRPr="003F7CF1" w:rsidRDefault="00310563"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310563" w:rsidRPr="003F7CF1" w:rsidRDefault="00310563"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310563" w:rsidRPr="003F7CF1" w:rsidRDefault="00310563"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310563" w:rsidRPr="003F7CF1" w:rsidRDefault="00310563"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310563" w:rsidRPr="003F7CF1" w:rsidRDefault="00310563"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310563" w:rsidRPr="003F7CF1" w:rsidRDefault="00310563"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310563" w:rsidRPr="003F7CF1" w:rsidRDefault="00310563"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310563" w:rsidRPr="003F7CF1" w:rsidRDefault="00310563"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310563" w:rsidRPr="003F7CF1" w:rsidRDefault="00310563"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310563" w:rsidRPr="003F7CF1" w:rsidRDefault="00310563"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310563" w:rsidRPr="003F7CF1" w:rsidRDefault="00310563"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310563" w:rsidRPr="003F7CF1" w:rsidRDefault="00310563"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310563" w:rsidRPr="003F7CF1" w:rsidRDefault="00310563"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310563" w:rsidRPr="003F7CF1" w:rsidRDefault="00310563"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310563" w:rsidRPr="003F7CF1" w:rsidRDefault="00310563"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310563" w:rsidRPr="003F7CF1" w:rsidRDefault="00310563"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but rather their addresses. Therefore,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does in fact contain the addresses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on main. As in the reference section above, we illustrate this with dashed arrows. Therefore, when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exchanges values, in fact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310563" w:rsidRPr="003F7CF1" w:rsidRDefault="0031056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310563" w:rsidRPr="003F7CF1" w:rsidRDefault="0031056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310563" w:rsidRPr="003F7CF1" w:rsidRDefault="00310563"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310563" w:rsidRPr="003F7CF1" w:rsidRDefault="0031056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310563" w:rsidRPr="003F7CF1" w:rsidRDefault="00310563"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310563" w:rsidRPr="003F7CF1" w:rsidRDefault="0031056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310563" w:rsidRPr="003F7CF1" w:rsidRDefault="0031056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310563" w:rsidRPr="003F7CF1" w:rsidRDefault="0031056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310563" w:rsidRPr="003F7CF1" w:rsidRDefault="00310563"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310563" w:rsidRPr="003F7CF1" w:rsidRDefault="0031056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310563" w:rsidRPr="003F7CF1" w:rsidRDefault="0031056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310563" w:rsidRPr="003F7CF1" w:rsidRDefault="0031056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310563" w:rsidRPr="003F7CF1" w:rsidRDefault="0031056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310563" w:rsidRPr="003F7CF1" w:rsidRDefault="00310563"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310563" w:rsidRPr="003F7CF1" w:rsidRDefault="0031056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310563" w:rsidRPr="003F7CF1" w:rsidRDefault="00310563"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310563" w:rsidRPr="003F7CF1" w:rsidRDefault="0031056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310563" w:rsidRPr="003F7CF1" w:rsidRDefault="0031056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310563" w:rsidRPr="003F7CF1" w:rsidRDefault="0031056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310563" w:rsidRPr="003F7CF1" w:rsidRDefault="0031056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310563" w:rsidRPr="003F7CF1" w:rsidRDefault="0031056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310563" w:rsidRPr="003F7CF1" w:rsidRDefault="0031056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310563" w:rsidRPr="003F7CF1" w:rsidRDefault="0031056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310563" w:rsidRPr="003F7CF1" w:rsidRDefault="00310563"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310563" w:rsidRPr="003F7CF1" w:rsidRDefault="0031056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310563" w:rsidRPr="003F7CF1" w:rsidRDefault="00310563"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310563" w:rsidRPr="003F7CF1" w:rsidRDefault="0031056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310563" w:rsidRPr="003F7CF1" w:rsidRDefault="0031056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310563" w:rsidRPr="003F7CF1" w:rsidRDefault="0031056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310563" w:rsidRPr="003F7CF1" w:rsidRDefault="0031056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310563" w:rsidRPr="003F7CF1" w:rsidRDefault="0031056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310563" w:rsidRPr="003F7CF1" w:rsidRDefault="00310563"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310563" w:rsidRPr="003F7CF1" w:rsidRDefault="00310563"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310563" w:rsidRPr="003F7CF1" w:rsidRDefault="00310563"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310563" w:rsidRPr="003F7CF1" w:rsidRDefault="00310563"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310563" w:rsidRPr="003F7CF1" w:rsidRDefault="00310563"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310563" w:rsidRPr="003F7CF1" w:rsidRDefault="00310563"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310563" w:rsidRPr="003F7CF1" w:rsidRDefault="00310563"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310563" w:rsidRPr="003F7CF1" w:rsidRDefault="00310563"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310563" w:rsidRPr="003F7CF1" w:rsidRDefault="00310563"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310563" w:rsidRPr="003F7CF1" w:rsidRDefault="00310563"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310563" w:rsidRPr="003F7CF1" w:rsidRDefault="00310563"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310563" w:rsidRPr="003F7CF1" w:rsidRDefault="00310563"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310563" w:rsidRPr="003F7CF1" w:rsidRDefault="00310563"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310563" w:rsidRPr="003F7CF1" w:rsidRDefault="00310563"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310563" w:rsidRPr="003F7CF1" w:rsidRDefault="00310563"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310563" w:rsidRPr="003F7CF1" w:rsidRDefault="00310563"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310563" w:rsidRPr="003F7CF1" w:rsidRDefault="00310563"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310563" w:rsidRPr="003F7CF1" w:rsidRDefault="00310563"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310563" w:rsidRPr="003F7CF1" w:rsidRDefault="00310563"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310563" w:rsidRPr="003F7CF1" w:rsidRDefault="00310563"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310563" w:rsidRPr="003F7CF1" w:rsidRDefault="00310563"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310563" w:rsidRPr="003F7CF1" w:rsidRDefault="00310563"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310563" w:rsidRPr="003F7CF1" w:rsidRDefault="00310563"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310563" w:rsidRPr="003F7CF1" w:rsidRDefault="00310563"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310563" w:rsidRPr="003F7CF1" w:rsidRDefault="00310563"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310563" w:rsidRPr="003F7CF1" w:rsidRDefault="00310563"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310563" w:rsidRPr="003F7CF1" w:rsidRDefault="00310563"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310563" w:rsidRPr="003F7CF1" w:rsidRDefault="00310563"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310563" w:rsidRPr="003F7CF1" w:rsidRDefault="00310563"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310563" w:rsidRPr="003F7CF1" w:rsidRDefault="00310563"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310563" w:rsidRPr="003F7CF1" w:rsidRDefault="00310563"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29" w:name="_Toc320485607"/>
      <w:bookmarkStart w:id="730" w:name="_Toc323656719"/>
      <w:bookmarkStart w:id="731" w:name="_Toc324085457"/>
      <w:bookmarkStart w:id="732" w:name="_Toc383781109"/>
      <w:bookmarkStart w:id="733" w:name="_Toc54625244"/>
      <w:r w:rsidRPr="00D822A3">
        <w:rPr>
          <w:lang w:val="en-GB"/>
        </w:rPr>
        <w:t>Static, Extern, and Register Variables</w:t>
      </w:r>
      <w:bookmarkEnd w:id="729"/>
      <w:bookmarkEnd w:id="730"/>
      <w:bookmarkEnd w:id="731"/>
      <w:bookmarkEnd w:id="732"/>
      <w:bookmarkEnd w:id="733"/>
    </w:p>
    <w:p w14:paraId="0C33C95A" w14:textId="2884947C" w:rsidR="00E80032" w:rsidRPr="00D822A3" w:rsidRDefault="00E80032" w:rsidP="00E80032">
      <w:pPr>
        <w:rPr>
          <w:lang w:val="en-GB"/>
        </w:rPr>
      </w:pPr>
      <w:r w:rsidRPr="00D822A3">
        <w:rPr>
          <w:lang w:val="en-GB"/>
        </w:rPr>
        <w:t xml:space="preserve">In the function below, </w:t>
      </w:r>
      <w:proofErr w:type="spellStart"/>
      <w:r w:rsidRPr="00D822A3">
        <w:rPr>
          <w:rStyle w:val="CodeInText0"/>
          <w:lang w:val="en-GB"/>
        </w:rPr>
        <w:t>s_count</w:t>
      </w:r>
      <w:proofErr w:type="spellEnd"/>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proofErr w:type="spellStart"/>
      <w:r w:rsidRPr="00D822A3">
        <w:rPr>
          <w:rStyle w:val="CodeInText0"/>
          <w:lang w:val="en-GB"/>
        </w:rPr>
        <w:t>s_count</w:t>
      </w:r>
      <w:proofErr w:type="spellEnd"/>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proofErr w:type="spellStart"/>
      <w:r w:rsidRPr="00D822A3">
        <w:rPr>
          <w:rStyle w:val="CodeInText0"/>
          <w:lang w:val="en-GB"/>
        </w:rPr>
        <w:t>s_count</w:t>
      </w:r>
      <w:proofErr w:type="spellEnd"/>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 xml:space="preserve">If we define a global variable in one file, it will be </w:t>
      </w:r>
      <w:proofErr w:type="spellStart"/>
      <w:r w:rsidRPr="00D822A3">
        <w:rPr>
          <w:lang w:val="en-GB"/>
        </w:rPr>
        <w:t>accessable</w:t>
      </w:r>
      <w:proofErr w:type="spellEnd"/>
      <w:r w:rsidRPr="00D822A3">
        <w:rPr>
          <w:lang w:val="en-GB"/>
        </w:rPr>
        <w:t xml:space="preserv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t>
      </w:r>
      <w:proofErr w:type="gramStart"/>
      <w:r w:rsidRPr="00D822A3">
        <w:rPr>
          <w:lang w:val="en-GB"/>
        </w:rPr>
        <w:t>would</w:t>
      </w:r>
      <w:proofErr w:type="gramEnd"/>
      <w:r w:rsidRPr="00D822A3">
        <w:rPr>
          <w:lang w:val="en-GB"/>
        </w:rPr>
        <w:t xml:space="preserve"> complain about us defining two global variables with the same name.</w:t>
      </w:r>
    </w:p>
    <w:p w14:paraId="454F260F" w14:textId="77777777" w:rsidR="00E80032" w:rsidRPr="00D822A3" w:rsidRDefault="00E80032" w:rsidP="00E80032">
      <w:pPr>
        <w:pStyle w:val="CodeListing"/>
        <w:rPr>
          <w:lang w:val="en-GB"/>
        </w:rPr>
      </w:pPr>
      <w:proofErr w:type="spellStart"/>
      <w:r w:rsidRPr="00D822A3">
        <w:rPr>
          <w:lang w:val="en-GB"/>
        </w:rPr>
        <w:t>File1.c</w:t>
      </w:r>
      <w:proofErr w:type="spellEnd"/>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proofErr w:type="spellStart"/>
      <w:r w:rsidRPr="00D822A3">
        <w:rPr>
          <w:lang w:val="en-GB"/>
        </w:rPr>
        <w:t>File2.c</w:t>
      </w:r>
      <w:proofErr w:type="spellEnd"/>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xml:space="preserve">, which is a notification to the compiler that the variable is suitable to place in a process register rather them the memory. The only function difference is that we cannot get the address of a register </w:t>
      </w:r>
      <w:proofErr w:type="gramStart"/>
      <w:r w:rsidRPr="00D822A3">
        <w:rPr>
          <w:lang w:val="en-GB"/>
        </w:rPr>
        <w:t>variable, since</w:t>
      </w:r>
      <w:proofErr w:type="gramEnd"/>
      <w:r w:rsidRPr="00D822A3">
        <w:rPr>
          <w:lang w:val="en-GB"/>
        </w:rPr>
        <w:t xml:space="preserv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4" w:name="_Toc320485608"/>
      <w:bookmarkStart w:id="735" w:name="_Toc323656720"/>
      <w:bookmarkStart w:id="736" w:name="_Toc324085458"/>
      <w:bookmarkStart w:id="737" w:name="_Toc383781110"/>
      <w:bookmarkStart w:id="738" w:name="_Toc54625245"/>
      <w:r w:rsidRPr="00D822A3">
        <w:rPr>
          <w:lang w:val="en-GB"/>
        </w:rPr>
        <w:lastRenderedPageBreak/>
        <w:t>Recursion</w:t>
      </w:r>
      <w:bookmarkEnd w:id="734"/>
      <w:bookmarkEnd w:id="735"/>
      <w:bookmarkEnd w:id="736"/>
      <w:bookmarkEnd w:id="737"/>
      <w:bookmarkEnd w:id="738"/>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5690426"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39" w:name="_Toc320485609"/>
      <w:bookmarkStart w:id="740" w:name="_Toc323656721"/>
      <w:bookmarkStart w:id="741" w:name="_Toc324085459"/>
      <w:bookmarkStart w:id="742" w:name="_Toc383781111"/>
      <w:bookmarkStart w:id="743" w:name="_Toc54625246"/>
      <w:r w:rsidRPr="00D822A3">
        <w:rPr>
          <w:lang w:val="en-GB"/>
        </w:rPr>
        <w:t>Definition</w:t>
      </w:r>
      <w:r w:rsidR="00E80032" w:rsidRPr="00D822A3">
        <w:rPr>
          <w:lang w:val="en-GB"/>
        </w:rPr>
        <w:t xml:space="preserve"> and Declaration</w:t>
      </w:r>
      <w:bookmarkEnd w:id="739"/>
      <w:bookmarkEnd w:id="740"/>
      <w:bookmarkEnd w:id="741"/>
      <w:bookmarkEnd w:id="742"/>
      <w:bookmarkEnd w:id="743"/>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68D5FD09"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C2704A">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5690427"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5690428"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4" w:name="_Toc320485610"/>
      <w:bookmarkStart w:id="745" w:name="_Toc323656722"/>
      <w:bookmarkStart w:id="746" w:name="_Toc324085460"/>
      <w:bookmarkStart w:id="747" w:name="_Toc383781112"/>
      <w:bookmarkStart w:id="748" w:name="_Toc54625247"/>
      <w:r w:rsidRPr="00D822A3">
        <w:rPr>
          <w:lang w:val="en-GB"/>
        </w:rPr>
        <w:t>Higher-Order Functions</w:t>
      </w:r>
      <w:bookmarkEnd w:id="744"/>
      <w:bookmarkEnd w:id="745"/>
      <w:bookmarkEnd w:id="746"/>
      <w:bookmarkEnd w:id="747"/>
      <w:bookmarkEnd w:id="748"/>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proofErr w:type="spellStart"/>
      <w:r w:rsidRPr="00D822A3">
        <w:rPr>
          <w:rStyle w:val="KeyWord"/>
          <w:lang w:val="en-GB"/>
        </w:rPr>
        <w:t>callback</w:t>
      </w:r>
      <w:proofErr w:type="spellEnd"/>
      <w:r w:rsidRPr="00D822A3">
        <w:rPr>
          <w:lang w:val="en-GB"/>
        </w:rPr>
        <w:t xml:space="preserve"> function. The following example takes an array of the given size and applies the given function to each integer in the array. </w:t>
      </w:r>
      <w:proofErr w:type="spellStart"/>
      <w:r w:rsidRPr="00D822A3">
        <w:rPr>
          <w:rStyle w:val="CodeInText0"/>
          <w:lang w:val="en-GB"/>
        </w:rPr>
        <w:t>ApplyArray</w:t>
      </w:r>
      <w:proofErr w:type="spellEnd"/>
      <w:r w:rsidRPr="00D822A3">
        <w:rPr>
          <w:lang w:val="en-GB"/>
        </w:rPr>
        <w:t xml:space="preserve"> a higher order function and </w:t>
      </w:r>
      <w:r w:rsidRPr="00D822A3">
        <w:rPr>
          <w:rStyle w:val="CodeInText0"/>
          <w:lang w:val="en-GB"/>
        </w:rPr>
        <w:t>Apply</w:t>
      </w:r>
      <w:r w:rsidRPr="00D822A3">
        <w:rPr>
          <w:lang w:val="en-GB"/>
        </w:rPr>
        <w:t xml:space="preserve"> is a </w:t>
      </w:r>
      <w:proofErr w:type="spellStart"/>
      <w:r w:rsidRPr="00D822A3">
        <w:rPr>
          <w:lang w:val="en-GB"/>
        </w:rPr>
        <w:t>callback</w:t>
      </w:r>
      <w:proofErr w:type="spellEnd"/>
      <w:r w:rsidRPr="00D822A3">
        <w:rPr>
          <w:lang w:val="en-GB"/>
        </w:rPr>
        <w:t xml:space="preserve">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w:t>
      </w:r>
      <w:proofErr w:type="spellStart"/>
      <w:r w:rsidRPr="00D822A3">
        <w:rPr>
          <w:szCs w:val="21"/>
          <w:lang w:val="en-GB"/>
        </w:rPr>
        <w:t>callback</w:t>
      </w:r>
      <w:proofErr w:type="spellEnd"/>
      <w:r w:rsidRPr="00D822A3">
        <w:rPr>
          <w:szCs w:val="21"/>
          <w:lang w:val="en-GB"/>
        </w:rPr>
        <w:t xml:space="preserve"> function. In the following code segment, the </w:t>
      </w:r>
      <w:proofErr w:type="spellStart"/>
      <w:r w:rsidRPr="00D822A3">
        <w:rPr>
          <w:rStyle w:val="CodeInText0"/>
          <w:lang w:val="en-GB"/>
        </w:rPr>
        <w:t>APPLY_FUNC</w:t>
      </w:r>
      <w:proofErr w:type="spellEnd"/>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49" w:name="_Toc320485611"/>
      <w:bookmarkStart w:id="750" w:name="_Toc323656723"/>
      <w:bookmarkStart w:id="751" w:name="_Toc324085461"/>
      <w:bookmarkStart w:id="752" w:name="_Toc383781113"/>
      <w:bookmarkStart w:id="753" w:name="_Ref383865210"/>
      <w:bookmarkStart w:id="754" w:name="_Toc54625248"/>
      <w:r w:rsidRPr="00D822A3">
        <w:rPr>
          <w:lang w:val="en-GB"/>
        </w:rPr>
        <w:lastRenderedPageBreak/>
        <w:t>Structures and Linked Lists</w:t>
      </w:r>
      <w:bookmarkEnd w:id="749"/>
      <w:bookmarkEnd w:id="750"/>
      <w:bookmarkEnd w:id="751"/>
      <w:bookmarkEnd w:id="752"/>
      <w:bookmarkEnd w:id="753"/>
      <w:bookmarkEnd w:id="754"/>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310563" w:rsidRPr="003F7CF1" w:rsidRDefault="0031056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310563" w:rsidRPr="003F7CF1" w:rsidRDefault="00310563"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310563" w:rsidRPr="003F7CF1" w:rsidRDefault="00310563"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310563" w:rsidRPr="003F7CF1" w:rsidRDefault="0031056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310563" w:rsidRPr="003F7CF1" w:rsidRDefault="0031056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310563" w:rsidRPr="003F7CF1" w:rsidRDefault="00310563"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310563" w:rsidRPr="003F7CF1" w:rsidRDefault="00310563"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310563" w:rsidRPr="003F7CF1" w:rsidRDefault="0031056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310563" w:rsidRPr="003F7CF1" w:rsidRDefault="00310563"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310563" w:rsidRPr="003F7CF1" w:rsidRDefault="00310563"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310563" w:rsidRPr="003F7CF1" w:rsidRDefault="00310563"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310563" w:rsidRPr="003F7CF1" w:rsidRDefault="0031056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310563" w:rsidRPr="003F7CF1" w:rsidRDefault="00310563"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310563" w:rsidRPr="003F7CF1" w:rsidRDefault="00310563"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310563" w:rsidRPr="003F7CF1" w:rsidRDefault="00310563"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310563" w:rsidRPr="003F7CF1" w:rsidRDefault="00310563"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310563" w:rsidRPr="003F7CF1" w:rsidRDefault="00310563"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310563" w:rsidRPr="003F7CF1" w:rsidRDefault="00310563"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310563" w:rsidRPr="003F7CF1" w:rsidRDefault="00310563"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310563" w:rsidRPr="003F7CF1" w:rsidRDefault="00310563"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310563" w:rsidRPr="003F7CF1" w:rsidRDefault="00310563"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310563" w:rsidRPr="003F7CF1" w:rsidRDefault="00310563"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310563" w:rsidRPr="003F7CF1" w:rsidRDefault="00310563"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310563" w:rsidRPr="003F7CF1" w:rsidRDefault="00310563"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310563" w:rsidRPr="003F7CF1" w:rsidRDefault="00310563"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310563" w:rsidRPr="003F7CF1" w:rsidRDefault="00310563"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5" w:name="_Toc320485612"/>
      <w:bookmarkStart w:id="756" w:name="_Toc323656724"/>
      <w:bookmarkStart w:id="757" w:name="_Toc324085462"/>
      <w:bookmarkStart w:id="758" w:name="_Toc383781114"/>
      <w:bookmarkStart w:id="759" w:name="_Toc54625249"/>
      <w:r w:rsidRPr="00D822A3">
        <w:rPr>
          <w:lang w:val="en-GB"/>
        </w:rPr>
        <w:t>Stacks and Linked Lists</w:t>
      </w:r>
      <w:bookmarkEnd w:id="755"/>
      <w:bookmarkEnd w:id="756"/>
      <w:bookmarkEnd w:id="757"/>
      <w:bookmarkEnd w:id="758"/>
      <w:bookmarkEnd w:id="759"/>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w:t>
      </w:r>
      <w:proofErr w:type="gramStart"/>
      <w:r w:rsidRPr="00D822A3">
        <w:rPr>
          <w:lang w:val="en-GB"/>
        </w:rPr>
        <w:t>very valuable</w:t>
      </w:r>
      <w:proofErr w:type="gramEnd"/>
      <w:r w:rsidRPr="00D822A3">
        <w:rPr>
          <w:lang w:val="en-GB"/>
        </w:rPr>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310563" w:rsidRPr="003F7CF1" w:rsidRDefault="0031056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310563" w:rsidRPr="003F7CF1" w:rsidRDefault="0031056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310563" w:rsidRPr="003F7CF1" w:rsidRDefault="00310563"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310563" w:rsidRPr="003F7CF1" w:rsidRDefault="00310563" w:rsidP="00E80032">
                              <w:pPr>
                                <w:pStyle w:val="SourceCodeBoxText"/>
                                <w:rPr>
                                  <w:sz w:val="19"/>
                                  <w:szCs w:val="19"/>
                                  <w:lang w:val="en-US"/>
                                </w:rPr>
                              </w:pPr>
                              <w:r w:rsidRPr="003F7CF1">
                                <w:rPr>
                                  <w:sz w:val="19"/>
                                  <w:szCs w:val="19"/>
                                  <w:lang w:val="en-US"/>
                                </w:rPr>
                                <w:t>push 1</w:t>
                              </w:r>
                            </w:p>
                            <w:p w14:paraId="3C159322" w14:textId="77777777" w:rsidR="00310563" w:rsidRPr="003F7CF1" w:rsidRDefault="00310563" w:rsidP="00E80032">
                              <w:pPr>
                                <w:pStyle w:val="SourceCodeBoxText"/>
                                <w:rPr>
                                  <w:sz w:val="19"/>
                                  <w:szCs w:val="19"/>
                                  <w:lang w:val="en-US"/>
                                </w:rPr>
                              </w:pPr>
                              <w:r w:rsidRPr="003F7CF1">
                                <w:rPr>
                                  <w:sz w:val="19"/>
                                  <w:szCs w:val="19"/>
                                  <w:lang w:val="en-US"/>
                                </w:rPr>
                                <w:t>push 2</w:t>
                              </w:r>
                            </w:p>
                            <w:p w14:paraId="22BA48C9" w14:textId="77777777" w:rsidR="00310563" w:rsidRPr="003F7CF1" w:rsidRDefault="00310563" w:rsidP="00E80032">
                              <w:pPr>
                                <w:pStyle w:val="SourceCodeBoxText"/>
                                <w:rPr>
                                  <w:sz w:val="19"/>
                                  <w:szCs w:val="19"/>
                                  <w:lang w:val="en-US"/>
                                </w:rPr>
                              </w:pPr>
                              <w:r w:rsidRPr="003F7CF1">
                                <w:rPr>
                                  <w:sz w:val="19"/>
                                  <w:szCs w:val="19"/>
                                  <w:lang w:val="en-US"/>
                                </w:rPr>
                                <w:t>push 3</w:t>
                              </w:r>
                            </w:p>
                            <w:p w14:paraId="5F86FACB" w14:textId="77777777" w:rsidR="00310563" w:rsidRPr="003F7CF1" w:rsidRDefault="00310563"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310563" w:rsidRPr="003F7CF1" w:rsidRDefault="00310563"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310563" w:rsidRPr="003F7CF1" w:rsidRDefault="00310563"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310563" w:rsidRPr="003F7CF1" w:rsidRDefault="00310563"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310563" w:rsidRPr="003F7CF1" w:rsidRDefault="00310563" w:rsidP="00E80032">
                        <w:pPr>
                          <w:pStyle w:val="SourceCodeBoxText"/>
                          <w:rPr>
                            <w:sz w:val="19"/>
                            <w:szCs w:val="19"/>
                            <w:lang w:val="en-US"/>
                          </w:rPr>
                        </w:pPr>
                        <w:r w:rsidRPr="003F7CF1">
                          <w:rPr>
                            <w:sz w:val="19"/>
                            <w:szCs w:val="19"/>
                            <w:lang w:val="en-US"/>
                          </w:rPr>
                          <w:t>push 1</w:t>
                        </w:r>
                      </w:p>
                      <w:p w14:paraId="3C159322" w14:textId="77777777" w:rsidR="00310563" w:rsidRPr="003F7CF1" w:rsidRDefault="00310563" w:rsidP="00E80032">
                        <w:pPr>
                          <w:pStyle w:val="SourceCodeBoxText"/>
                          <w:rPr>
                            <w:sz w:val="19"/>
                            <w:szCs w:val="19"/>
                            <w:lang w:val="en-US"/>
                          </w:rPr>
                        </w:pPr>
                        <w:r w:rsidRPr="003F7CF1">
                          <w:rPr>
                            <w:sz w:val="19"/>
                            <w:szCs w:val="19"/>
                            <w:lang w:val="en-US"/>
                          </w:rPr>
                          <w:t>push 2</w:t>
                        </w:r>
                      </w:p>
                      <w:p w14:paraId="22BA48C9" w14:textId="77777777" w:rsidR="00310563" w:rsidRPr="003F7CF1" w:rsidRDefault="00310563" w:rsidP="00E80032">
                        <w:pPr>
                          <w:pStyle w:val="SourceCodeBoxText"/>
                          <w:rPr>
                            <w:sz w:val="19"/>
                            <w:szCs w:val="19"/>
                            <w:lang w:val="en-US"/>
                          </w:rPr>
                        </w:pPr>
                        <w:r w:rsidRPr="003F7CF1">
                          <w:rPr>
                            <w:sz w:val="19"/>
                            <w:szCs w:val="19"/>
                            <w:lang w:val="en-US"/>
                          </w:rPr>
                          <w:t>push 3</w:t>
                        </w:r>
                      </w:p>
                      <w:p w14:paraId="5F86FACB" w14:textId="77777777" w:rsidR="00310563" w:rsidRPr="003F7CF1" w:rsidRDefault="00310563"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proofErr w:type="spellStart"/>
      <w:r w:rsidRPr="00D822A3">
        <w:rPr>
          <w:sz w:val="21"/>
          <w:szCs w:val="21"/>
          <w:lang w:val="en-GB"/>
        </w:rPr>
        <w:t>Cell.h</w:t>
      </w:r>
      <w:proofErr w:type="spellEnd"/>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proofErr w:type="spellStart"/>
      <w:r w:rsidRPr="00D822A3">
        <w:rPr>
          <w:sz w:val="21"/>
          <w:szCs w:val="21"/>
          <w:lang w:val="en-GB"/>
        </w:rPr>
        <w:t>Cell.c</w:t>
      </w:r>
      <w:proofErr w:type="spellEnd"/>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310563" w:rsidRPr="003F7CF1" w:rsidRDefault="0031056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310563" w:rsidRPr="003F7CF1" w:rsidRDefault="0031056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310563" w:rsidRPr="003F7CF1" w:rsidRDefault="0031056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310563" w:rsidRPr="003F7CF1" w:rsidRDefault="0031056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310563" w:rsidRPr="003F7CF1" w:rsidRDefault="0031056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310563" w:rsidRPr="003F7CF1" w:rsidRDefault="0031056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310563" w:rsidRPr="003F7CF1" w:rsidRDefault="0031056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310563" w:rsidRPr="003F7CF1" w:rsidRDefault="0031056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310563" w:rsidRPr="003F7CF1" w:rsidRDefault="00310563"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310563" w:rsidRPr="003F7CF1" w:rsidRDefault="0031056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310563" w:rsidRPr="003F7CF1" w:rsidRDefault="0031056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310563" w:rsidRPr="003F7CF1" w:rsidRDefault="0031056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310563" w:rsidRPr="003F7CF1" w:rsidRDefault="00310563"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310563" w:rsidRPr="003F7CF1" w:rsidRDefault="00310563"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310563" w:rsidRPr="003F7CF1" w:rsidRDefault="00310563"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310563" w:rsidRPr="003F7CF1" w:rsidRDefault="00310563"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310563" w:rsidRPr="003F7CF1" w:rsidRDefault="00310563"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310563" w:rsidRPr="003F7CF1" w:rsidRDefault="00310563"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310563" w:rsidRPr="003F7CF1" w:rsidRDefault="00310563"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310563" w:rsidRPr="003F7CF1" w:rsidRDefault="00310563"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310563" w:rsidRPr="003F7CF1" w:rsidRDefault="00310563"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310563" w:rsidRPr="003F7CF1" w:rsidRDefault="00310563"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310563" w:rsidRPr="003F7CF1" w:rsidRDefault="00310563"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310563" w:rsidRPr="003F7CF1" w:rsidRDefault="00310563"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310563" w:rsidRPr="003F7CF1" w:rsidRDefault="00310563"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310563" w:rsidRPr="003F7CF1" w:rsidRDefault="00310563"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310563" w:rsidRPr="003F7CF1" w:rsidRDefault="00310563"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310563" w:rsidRPr="003F7CF1" w:rsidRDefault="00310563"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310563" w:rsidRPr="003F7CF1" w:rsidRDefault="00310563"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310563" w:rsidRPr="003F7CF1" w:rsidRDefault="00310563"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310563" w:rsidRPr="003F7CF1" w:rsidRDefault="00310563"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310563" w:rsidRPr="003F7CF1" w:rsidRDefault="00310563"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310563" w:rsidRPr="003F7CF1" w:rsidRDefault="00310563"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310563" w:rsidRPr="003F7CF1" w:rsidRDefault="00310563"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310563" w:rsidRPr="003F7CF1" w:rsidRDefault="00310563"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310563" w:rsidRPr="003F7CF1" w:rsidRDefault="00310563"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310563" w:rsidRPr="003F7CF1" w:rsidRDefault="00310563"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310563" w:rsidRPr="003F7CF1" w:rsidRDefault="00310563"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C3E9153"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C2704A">
        <w:rPr>
          <w:lang w:val="en-GB"/>
        </w:rPr>
        <w:t>13.28</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proofErr w:type="spellStart"/>
      <w:r w:rsidRPr="00D822A3">
        <w:rPr>
          <w:sz w:val="21"/>
          <w:szCs w:val="21"/>
          <w:lang w:val="en-GB"/>
        </w:rPr>
        <w:t>Stack.h</w:t>
      </w:r>
      <w:proofErr w:type="spellEnd"/>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proofErr w:type="spellStart"/>
      <w:r w:rsidRPr="00D822A3">
        <w:rPr>
          <w:sz w:val="21"/>
          <w:szCs w:val="21"/>
          <w:lang w:val="en-GB"/>
        </w:rPr>
        <w:t>Stack.c</w:t>
      </w:r>
      <w:proofErr w:type="spellEnd"/>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proofErr w:type="spellStart"/>
      <w:r w:rsidRPr="00D822A3">
        <w:rPr>
          <w:rStyle w:val="CodeInText0"/>
          <w:lang w:val="en-GB"/>
        </w:rPr>
        <w:t>StackClear</w:t>
      </w:r>
      <w:proofErr w:type="spellEnd"/>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proofErr w:type="spellStart"/>
      <w:r w:rsidRPr="00D822A3">
        <w:rPr>
          <w:rStyle w:val="CodeInText0"/>
          <w:lang w:val="en-GB"/>
        </w:rPr>
        <w:t>calloc</w:t>
      </w:r>
      <w:proofErr w:type="spellEnd"/>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310563" w:rsidRPr="003F7CF1" w:rsidRDefault="0031056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310563" w:rsidRPr="003F7CF1" w:rsidRDefault="00310563"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310563" w:rsidRPr="003F7CF1" w:rsidRDefault="00310563" w:rsidP="00E80032">
                              <w:pPr>
                                <w:pStyle w:val="SourceCodeBoxText"/>
                                <w:rPr>
                                  <w:sz w:val="19"/>
                                  <w:szCs w:val="19"/>
                                  <w:lang w:val="en-US"/>
                                </w:rPr>
                              </w:pPr>
                              <w:r w:rsidRPr="003F7CF1">
                                <w:rPr>
                                  <w:sz w:val="19"/>
                                  <w:szCs w:val="19"/>
                                  <w:lang w:val="en-US"/>
                                </w:rPr>
                                <w:t>3</w:t>
                              </w:r>
                            </w:p>
                            <w:p w14:paraId="40F6D3AC" w14:textId="77777777" w:rsidR="00310563" w:rsidRPr="003F7CF1" w:rsidRDefault="00310563"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310563" w:rsidRPr="003F7CF1" w:rsidRDefault="0031056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310563" w:rsidRPr="003F7CF1" w:rsidRDefault="0031056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310563" w:rsidRPr="003F7CF1" w:rsidRDefault="0031056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310563" w:rsidRPr="003F7CF1" w:rsidRDefault="0031056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310563" w:rsidRPr="003F7CF1" w:rsidRDefault="0031056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310563" w:rsidRPr="003F7CF1" w:rsidRDefault="0031056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310563" w:rsidRPr="003F7CF1" w:rsidRDefault="0031056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310563" w:rsidRPr="003F7CF1" w:rsidRDefault="0031056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310563" w:rsidRPr="003F7CF1" w:rsidRDefault="0031056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310563" w:rsidRPr="003F7CF1" w:rsidRDefault="00310563"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310563" w:rsidRPr="003F7CF1" w:rsidRDefault="00310563"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310563" w:rsidRPr="003F7CF1" w:rsidRDefault="0031056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310563" w:rsidRPr="003F7CF1" w:rsidRDefault="00310563"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310563" w:rsidRPr="003F7CF1" w:rsidRDefault="00310563" w:rsidP="00E80032">
                        <w:pPr>
                          <w:pStyle w:val="SourceCodeBoxText"/>
                          <w:rPr>
                            <w:sz w:val="19"/>
                            <w:szCs w:val="19"/>
                            <w:lang w:val="en-US"/>
                          </w:rPr>
                        </w:pPr>
                        <w:r w:rsidRPr="003F7CF1">
                          <w:rPr>
                            <w:sz w:val="19"/>
                            <w:szCs w:val="19"/>
                            <w:lang w:val="en-US"/>
                          </w:rPr>
                          <w:t>3</w:t>
                        </w:r>
                      </w:p>
                      <w:p w14:paraId="40F6D3AC" w14:textId="77777777" w:rsidR="00310563" w:rsidRPr="003F7CF1" w:rsidRDefault="00310563"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310563" w:rsidRPr="003F7CF1" w:rsidRDefault="00310563"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310563" w:rsidRPr="003F7CF1" w:rsidRDefault="00310563"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310563" w:rsidRPr="003F7CF1" w:rsidRDefault="00310563"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310563" w:rsidRPr="003F7CF1" w:rsidRDefault="00310563"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310563" w:rsidRPr="003F7CF1" w:rsidRDefault="00310563"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310563" w:rsidRPr="003F7CF1" w:rsidRDefault="00310563"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310563" w:rsidRPr="003F7CF1" w:rsidRDefault="00310563"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310563" w:rsidRPr="003F7CF1" w:rsidRDefault="00310563"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310563" w:rsidRPr="003F7CF1" w:rsidRDefault="00310563"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310563" w:rsidRPr="003F7CF1" w:rsidRDefault="00310563"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310563" w:rsidRPr="003F7CF1" w:rsidRDefault="00310563"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310563" w:rsidRPr="003F7CF1" w:rsidRDefault="00310563"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310563" w:rsidRPr="003F7CF1" w:rsidRDefault="00310563"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0" w:name="_Toc320485613"/>
      <w:bookmarkStart w:id="761" w:name="_Toc323656725"/>
      <w:bookmarkStart w:id="762" w:name="_Toc324085463"/>
      <w:bookmarkStart w:id="763" w:name="_Toc383781115"/>
      <w:bookmarkStart w:id="764" w:name="_Toc54625250"/>
      <w:r w:rsidRPr="00D822A3">
        <w:rPr>
          <w:lang w:val="en-GB"/>
        </w:rPr>
        <w:t>Unions</w:t>
      </w:r>
      <w:bookmarkEnd w:id="760"/>
      <w:bookmarkEnd w:id="761"/>
      <w:bookmarkEnd w:id="762"/>
      <w:bookmarkEnd w:id="763"/>
      <w:bookmarkEnd w:id="764"/>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 xml:space="preserve">places each of its members on different memory addresses </w:t>
      </w:r>
      <w:proofErr w:type="gramStart"/>
      <w:r w:rsidRPr="00D822A3">
        <w:rPr>
          <w:lang w:val="en-GB"/>
        </w:rPr>
        <w:t>in order for</w:t>
      </w:r>
      <w:proofErr w:type="gramEnd"/>
      <w:r w:rsidRPr="00D822A3">
        <w:rPr>
          <w:lang w:val="en-GB"/>
        </w:rPr>
        <w:t xml:space="preserve">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5" w:name="_Toc320485614"/>
      <w:bookmarkStart w:id="766" w:name="_Toc323656726"/>
      <w:bookmarkStart w:id="767" w:name="_Toc324085464"/>
      <w:bookmarkStart w:id="768" w:name="_Toc383781116"/>
      <w:bookmarkStart w:id="769" w:name="_Toc54625251"/>
      <w:r w:rsidRPr="00D822A3">
        <w:rPr>
          <w:lang w:val="en-GB"/>
        </w:rPr>
        <w:t>Bitfields</w:t>
      </w:r>
      <w:bookmarkEnd w:id="765"/>
      <w:bookmarkEnd w:id="766"/>
      <w:bookmarkEnd w:id="767"/>
      <w:bookmarkEnd w:id="768"/>
      <w:bookmarkEnd w:id="769"/>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proofErr w:type="spellStart"/>
      <w:r w:rsidRPr="00D822A3">
        <w:rPr>
          <w:rStyle w:val="CodeInText0"/>
          <w:lang w:val="en-GB"/>
        </w:rPr>
        <w:t>sizeof</w:t>
      </w:r>
      <w:proofErr w:type="spellEnd"/>
      <w:r w:rsidRPr="00D822A3">
        <w:rPr>
          <w:rStyle w:val="CodeInText0"/>
          <w:lang w:val="en-GB"/>
        </w:rPr>
        <w:t xml:space="preserve"> (int)</w:t>
      </w:r>
      <w:r w:rsidRPr="00D822A3">
        <w:rPr>
          <w:lang w:val="en-GB"/>
        </w:rPr>
        <w:t>). In t</w:t>
      </w:r>
      <w:r w:rsidR="003E28A6" w:rsidRPr="00D822A3">
        <w:rPr>
          <w:lang w:val="en-GB"/>
        </w:rPr>
        <w:t xml:space="preserve">he code below, the whole </w:t>
      </w:r>
      <w:proofErr w:type="gramStart"/>
      <w:r w:rsidR="003E28A6" w:rsidRPr="00D822A3">
        <w:rPr>
          <w:lang w:val="en-GB"/>
        </w:rPr>
        <w:t>struct</w:t>
      </w:r>
      <w:proofErr w:type="gramEnd"/>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0"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1" w:name="_Toc320485616"/>
      <w:bookmarkStart w:id="772" w:name="_Toc323656727"/>
      <w:bookmarkStart w:id="773" w:name="_Toc324085465"/>
      <w:bookmarkStart w:id="774" w:name="_Toc383781117"/>
      <w:bookmarkStart w:id="775" w:name="_Toc54625252"/>
      <w:r w:rsidRPr="00D822A3">
        <w:rPr>
          <w:lang w:val="en-GB"/>
        </w:rPr>
        <w:t>Structures with function pointers</w:t>
      </w:r>
      <w:bookmarkEnd w:id="771"/>
      <w:bookmarkEnd w:id="772"/>
      <w:bookmarkEnd w:id="773"/>
      <w:bookmarkEnd w:id="774"/>
      <w:bookmarkEnd w:id="775"/>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w:t>
      </w:r>
      <w:proofErr w:type="gramStart"/>
      <w:r w:rsidRPr="00D822A3">
        <w:rPr>
          <w:lang w:val="en-GB"/>
        </w:rPr>
        <w:t>specific</w:t>
      </w:r>
      <w:proofErr w:type="gramEnd"/>
      <w:r w:rsidRPr="00D822A3">
        <w:rPr>
          <w:lang w:val="en-GB"/>
        </w:rPr>
        <w:t xml:space="preserve">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76" w:name="_Toc320485619"/>
      <w:bookmarkStart w:id="777" w:name="_Toc323656728"/>
      <w:bookmarkStart w:id="778" w:name="_Toc324085466"/>
      <w:bookmarkStart w:id="779" w:name="_Toc383781118"/>
      <w:bookmarkStart w:id="780" w:name="_Ref383781494"/>
      <w:bookmarkStart w:id="781" w:name="_Ref383865235"/>
      <w:bookmarkStart w:id="782" w:name="_Ref383865434"/>
      <w:bookmarkStart w:id="783" w:name="_Ref383866090"/>
      <w:bookmarkStart w:id="784" w:name="_Toc54625253"/>
      <w:r w:rsidRPr="00D822A3">
        <w:rPr>
          <w:lang w:val="en-GB"/>
        </w:rPr>
        <w:t xml:space="preserve">The </w:t>
      </w:r>
      <w:proofErr w:type="spellStart"/>
      <w:r w:rsidRPr="00D822A3">
        <w:rPr>
          <w:lang w:val="en-GB"/>
        </w:rPr>
        <w:t>Preprocessor</w:t>
      </w:r>
      <w:bookmarkEnd w:id="776"/>
      <w:bookmarkEnd w:id="777"/>
      <w:bookmarkEnd w:id="778"/>
      <w:bookmarkEnd w:id="779"/>
      <w:bookmarkEnd w:id="780"/>
      <w:bookmarkEnd w:id="781"/>
      <w:bookmarkEnd w:id="782"/>
      <w:bookmarkEnd w:id="783"/>
      <w:bookmarkEnd w:id="784"/>
      <w:proofErr w:type="spellEnd"/>
    </w:p>
    <w:p w14:paraId="5E5C7357" w14:textId="122C10D6" w:rsidR="00E80032" w:rsidRPr="00D822A3" w:rsidRDefault="00E80032" w:rsidP="00E80032">
      <w:pPr>
        <w:rPr>
          <w:lang w:val="en-GB"/>
        </w:rPr>
      </w:pPr>
      <w:r w:rsidRPr="00D822A3">
        <w:rPr>
          <w:lang w:val="en-GB"/>
        </w:rPr>
        <w:t xml:space="preserve">The </w:t>
      </w:r>
      <w:proofErr w:type="spellStart"/>
      <w:r w:rsidRPr="00D822A3">
        <w:rPr>
          <w:rStyle w:val="KeyWord"/>
          <w:lang w:val="en-GB"/>
        </w:rPr>
        <w:t>preprocessor</w:t>
      </w:r>
      <w:proofErr w:type="spellEnd"/>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w:t>
      </w:r>
      <w:proofErr w:type="spellStart"/>
      <w:r w:rsidR="00294181" w:rsidRPr="00D822A3">
        <w:rPr>
          <w:rStyle w:val="CodeInText0"/>
          <w:lang w:val="en-GB"/>
        </w:rPr>
        <w:t>stdio.h</w:t>
      </w:r>
      <w:proofErr w:type="spellEnd"/>
      <w:r w:rsidR="00294181" w:rsidRPr="00D822A3">
        <w:rPr>
          <w:rStyle w:val="CodeInText0"/>
          <w:lang w:val="en-GB"/>
        </w:rPr>
        <w:t>&gt;</w:t>
      </w:r>
      <w:r w:rsidRPr="00D822A3">
        <w:rPr>
          <w:lang w:val="en-GB"/>
        </w:rPr>
        <w:t xml:space="preserve">). </w:t>
      </w:r>
      <w:proofErr w:type="gramStart"/>
      <w:r w:rsidRPr="00D822A3">
        <w:rPr>
          <w:lang w:val="en-GB"/>
        </w:rPr>
        <w:t>Later on</w:t>
      </w:r>
      <w:proofErr w:type="gramEnd"/>
      <w:r w:rsidRPr="00D822A3">
        <w:rPr>
          <w:lang w:val="en-GB"/>
        </w:rPr>
        <w:t xml:space="preserve">,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w:t>
      </w:r>
      <w:proofErr w:type="gramStart"/>
      <w:r w:rsidRPr="00D822A3">
        <w:rPr>
          <w:lang w:val="en-GB"/>
        </w:rPr>
        <w:t>acts</w:t>
      </w:r>
      <w:proofErr w:type="gramEnd"/>
      <w:r w:rsidRPr="00D822A3">
        <w:rPr>
          <w:lang w:val="en-GB"/>
        </w:rPr>
        <w:t xml:space="preserve">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 xml:space="preserve">Unlike regular C code, if we add a page-break we </w:t>
      </w:r>
      <w:proofErr w:type="gramStart"/>
      <w:r w:rsidRPr="00D822A3">
        <w:rPr>
          <w:lang w:val="en-GB"/>
        </w:rPr>
        <w:t>have to</w:t>
      </w:r>
      <w:proofErr w:type="gramEnd"/>
      <w:r w:rsidRPr="00D822A3">
        <w:rPr>
          <w:lang w:val="en-GB"/>
        </w:rPr>
        <w:t xml:space="preserve">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3F5457BE"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C2704A">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5" w:name="_Toc320485618"/>
      <w:bookmarkStart w:id="786" w:name="_Toc323656729"/>
      <w:bookmarkStart w:id="787" w:name="_Toc324085467"/>
      <w:bookmarkStart w:id="788" w:name="_Toc383781119"/>
      <w:bookmarkStart w:id="789" w:name="_Toc54625254"/>
      <w:bookmarkStart w:id="790" w:name="_Toc320485621"/>
      <w:r w:rsidRPr="00D822A3">
        <w:rPr>
          <w:lang w:val="en-GB"/>
        </w:rPr>
        <w:t>The Standard Library</w:t>
      </w:r>
      <w:bookmarkEnd w:id="785"/>
      <w:bookmarkEnd w:id="786"/>
      <w:bookmarkEnd w:id="787"/>
      <w:bookmarkEnd w:id="788"/>
      <w:bookmarkEnd w:id="789"/>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1" w:name="_Toc323656730"/>
      <w:bookmarkStart w:id="792" w:name="_Toc324085468"/>
      <w:bookmarkStart w:id="793" w:name="_Toc383781120"/>
      <w:bookmarkStart w:id="794" w:name="_Toc54625255"/>
      <w:r w:rsidRPr="00D822A3">
        <w:rPr>
          <w:lang w:val="en-GB"/>
        </w:rPr>
        <w:t>File Management</w:t>
      </w:r>
      <w:bookmarkEnd w:id="791"/>
      <w:bookmarkEnd w:id="792"/>
      <w:bookmarkEnd w:id="793"/>
      <w:bookmarkEnd w:id="794"/>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proofErr w:type="spellStart"/>
      <w:r w:rsidRPr="00D822A3">
        <w:rPr>
          <w:rStyle w:val="CodeInText0"/>
          <w:lang w:val="en-GB"/>
        </w:rPr>
        <w:t>Input.txt</w:t>
      </w:r>
      <w:proofErr w:type="spellEnd"/>
      <w:r w:rsidRPr="00D822A3">
        <w:rPr>
          <w:lang w:val="en-GB"/>
        </w:rPr>
        <w:t xml:space="preserve"> and writes their squares to the file </w:t>
      </w:r>
      <w:proofErr w:type="spellStart"/>
      <w:r w:rsidRPr="00D822A3">
        <w:rPr>
          <w:rStyle w:val="CodeInText0"/>
          <w:lang w:val="en-GB"/>
        </w:rPr>
        <w:t>Output.txt</w:t>
      </w:r>
      <w:proofErr w:type="spellEnd"/>
      <w:r w:rsidRPr="00D822A3">
        <w:rPr>
          <w:lang w:val="en-GB"/>
        </w:rPr>
        <w:t xml:space="preserve">. The function </w:t>
      </w:r>
      <w:proofErr w:type="spellStart"/>
      <w:r w:rsidRPr="00D822A3">
        <w:rPr>
          <w:rStyle w:val="CodeInText0"/>
          <w:lang w:val="en-GB"/>
        </w:rPr>
        <w:t>feof</w:t>
      </w:r>
      <w:proofErr w:type="spellEnd"/>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proofErr w:type="spellStart"/>
      <w:r w:rsidRPr="00D822A3">
        <w:rPr>
          <w:lang w:val="en-GB"/>
        </w:rPr>
        <w:t>Input.txt</w:t>
      </w:r>
      <w:proofErr w:type="spellEnd"/>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proofErr w:type="spellStart"/>
      <w:r w:rsidRPr="00D822A3">
        <w:rPr>
          <w:rStyle w:val="CodeInText0"/>
          <w:lang w:val="en-GB"/>
        </w:rPr>
        <w:t>Numbers.bin</w:t>
      </w:r>
      <w:proofErr w:type="spellEnd"/>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w:t>
      </w:r>
      <w:proofErr w:type="gramStart"/>
      <w:r w:rsidRPr="00D822A3">
        <w:rPr>
          <w:lang w:val="en-GB"/>
        </w:rPr>
        <w:t>actually read</w:t>
      </w:r>
      <w:proofErr w:type="gramEnd"/>
      <w:r w:rsidRPr="00D822A3">
        <w:rPr>
          <w:lang w:val="en-GB"/>
        </w:rPr>
        <w:t xml:space="preserve">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proofErr w:type="spellStart"/>
      <w:r w:rsidRPr="00D822A3">
        <w:rPr>
          <w:lang w:val="en-GB"/>
        </w:rPr>
        <w:t>BinaryFile.c</w:t>
      </w:r>
      <w:proofErr w:type="spellEnd"/>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proofErr w:type="spellStart"/>
      <w:r w:rsidRPr="00D822A3">
        <w:rPr>
          <w:rStyle w:val="CodeInText0"/>
          <w:lang w:val="en-GB"/>
        </w:rPr>
        <w:t>Numbers.bin</w:t>
      </w:r>
      <w:proofErr w:type="spellEnd"/>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5" w:name="_Toc323656731"/>
      <w:bookmarkStart w:id="796" w:name="_Toc324085469"/>
      <w:bookmarkStart w:id="797" w:name="_Toc383781121"/>
      <w:bookmarkStart w:id="798" w:name="_Toc54625256"/>
      <w:r w:rsidRPr="00D822A3">
        <w:rPr>
          <w:lang w:val="en-GB"/>
        </w:rPr>
        <w:t>Program Parameters</w:t>
      </w:r>
      <w:bookmarkEnd w:id="795"/>
      <w:bookmarkEnd w:id="796"/>
      <w:bookmarkEnd w:id="797"/>
      <w:bookmarkEnd w:id="798"/>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proofErr w:type="spellStart"/>
      <w:r w:rsidRPr="00D822A3">
        <w:rPr>
          <w:rStyle w:val="CodeInText0"/>
          <w:lang w:val="en-GB"/>
        </w:rPr>
        <w:t>argc</w:t>
      </w:r>
      <w:proofErr w:type="spellEnd"/>
      <w:r w:rsidRPr="00D822A3">
        <w:rPr>
          <w:lang w:val="en-GB"/>
        </w:rPr>
        <w:t xml:space="preserve"> parameter holds the number of input strings, and </w:t>
      </w:r>
      <w:proofErr w:type="spellStart"/>
      <w:r w:rsidRPr="00D822A3">
        <w:rPr>
          <w:rStyle w:val="CodeInText0"/>
          <w:lang w:val="en-GB"/>
        </w:rPr>
        <w:t>argv</w:t>
      </w:r>
      <w:proofErr w:type="spellEnd"/>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proofErr w:type="spellStart"/>
      <w:proofErr w:type="gramStart"/>
      <w:r w:rsidRPr="00D822A3">
        <w:rPr>
          <w:rStyle w:val="CodeInText0"/>
          <w:lang w:val="en-GB"/>
        </w:rPr>
        <w:t>argv</w:t>
      </w:r>
      <w:proofErr w:type="spellEnd"/>
      <w:r w:rsidRPr="00D822A3">
        <w:rPr>
          <w:rStyle w:val="CodeInText0"/>
          <w:lang w:val="en-GB"/>
        </w:rPr>
        <w:t>[</w:t>
      </w:r>
      <w:proofErr w:type="gramEnd"/>
      <w:r w:rsidRPr="00D822A3">
        <w:rPr>
          <w:rStyle w:val="CodeInText0"/>
          <w:lang w:val="en-GB"/>
        </w:rPr>
        <w:t>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799" w:name="_Toc323656732"/>
      <w:bookmarkStart w:id="800" w:name="_Toc324085470"/>
      <w:bookmarkStart w:id="801" w:name="_Toc383781122"/>
      <w:bookmarkStart w:id="802" w:name="_Toc54625257"/>
      <w:r w:rsidRPr="00D822A3">
        <w:rPr>
          <w:lang w:val="en-GB"/>
        </w:rPr>
        <w:t>Environment Functions</w:t>
      </w:r>
      <w:bookmarkEnd w:id="799"/>
      <w:bookmarkEnd w:id="800"/>
      <w:bookmarkEnd w:id="801"/>
      <w:bookmarkEnd w:id="802"/>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proofErr w:type="spellStart"/>
      <w:r w:rsidRPr="00D822A3">
        <w:rPr>
          <w:rStyle w:val="CodeInText0"/>
          <w:lang w:val="en-GB"/>
        </w:rPr>
        <w:t>atexit</w:t>
      </w:r>
      <w:proofErr w:type="spellEnd"/>
      <w:r w:rsidRPr="00D822A3">
        <w:rPr>
          <w:lang w:val="en-GB"/>
        </w:rPr>
        <w:t xml:space="preserve"> states a function that is called when </w:t>
      </w:r>
      <w:r w:rsidRPr="00D822A3">
        <w:rPr>
          <w:rStyle w:val="CodeInText0"/>
          <w:lang w:val="en-GB"/>
        </w:rPr>
        <w:t>exit</w:t>
      </w:r>
      <w:r w:rsidRPr="00D822A3">
        <w:rPr>
          <w:lang w:val="en-GB"/>
        </w:rPr>
        <w:t xml:space="preserve"> is called; </w:t>
      </w:r>
      <w:proofErr w:type="spellStart"/>
      <w:r w:rsidRPr="00D822A3">
        <w:rPr>
          <w:rStyle w:val="CodeInText0"/>
          <w:lang w:val="en-GB"/>
        </w:rPr>
        <w:t>getenv</w:t>
      </w:r>
      <w:proofErr w:type="spellEnd"/>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proofErr w:type="spellStart"/>
        <w:r w:rsidRPr="00D822A3">
          <w:rPr>
            <w:rStyle w:val="CodeInText0"/>
            <w:lang w:val="en-GB"/>
          </w:rPr>
          <w:t>EXIT_SUCCESS</w:t>
        </w:r>
        <w:proofErr w:type="spellEnd"/>
      </w:hyperlink>
      <w:r w:rsidRPr="00D822A3">
        <w:rPr>
          <w:lang w:val="en-GB"/>
        </w:rPr>
        <w:t xml:space="preserve"> and </w:t>
      </w:r>
      <w:hyperlink r:id="rId26" w:history="1">
        <w:proofErr w:type="spellStart"/>
        <w:r w:rsidRPr="00D822A3">
          <w:rPr>
            <w:rStyle w:val="CodeInText0"/>
            <w:lang w:val="en-GB"/>
          </w:rPr>
          <w:t>EXIT_FAILURE</w:t>
        </w:r>
        <w:proofErr w:type="spellEnd"/>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3"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4" w:author="Stefan Björnander" w:date="2012-05-06T21:51:00Z">
            <w:rPr>
              <w:color w:val="0000FF"/>
            </w:rPr>
          </w:rPrChange>
        </w:rPr>
        <w:t>void</w:t>
      </w:r>
      <w:r w:rsidRPr="00D822A3">
        <w:rPr>
          <w:lang w:val="en-GB"/>
        </w:rPr>
        <w:t xml:space="preserve"> ExitFunction(</w:t>
      </w:r>
      <w:r w:rsidRPr="00D822A3">
        <w:rPr>
          <w:color w:val="000000" w:themeColor="text1"/>
          <w:lang w:val="en-GB"/>
          <w:rPrChange w:id="805"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06"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07" w:name="_Toc323656733"/>
      <w:bookmarkStart w:id="808" w:name="_Toc324085471"/>
      <w:bookmarkStart w:id="809" w:name="_Toc383781123"/>
      <w:bookmarkStart w:id="810" w:name="_Ref383865473"/>
      <w:bookmarkStart w:id="811" w:name="_Ref383865556"/>
      <w:bookmarkStart w:id="812" w:name="_Toc54625258"/>
      <w:r w:rsidRPr="00D822A3">
        <w:rPr>
          <w:lang w:val="en-GB"/>
        </w:rPr>
        <w:t>Searching and Sorting</w:t>
      </w:r>
      <w:bookmarkEnd w:id="807"/>
      <w:bookmarkEnd w:id="808"/>
      <w:bookmarkEnd w:id="809"/>
      <w:bookmarkEnd w:id="810"/>
      <w:bookmarkEnd w:id="811"/>
      <w:bookmarkEnd w:id="812"/>
    </w:p>
    <w:p w14:paraId="23F2EFA3"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bsearch</w:t>
      </w:r>
      <w:proofErr w:type="spellEnd"/>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3"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4"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5" w:author="Stefan Björnander" w:date="2012-05-06T21:51:00Z">
            <w:rPr>
              <w:color w:val="0000FF"/>
            </w:rPr>
          </w:rPrChange>
        </w:rPr>
        <w:t>const</w:t>
      </w:r>
      <w:r w:rsidRPr="00D822A3">
        <w:rPr>
          <w:lang w:val="en-GB"/>
        </w:rPr>
        <w:t xml:space="preserve"> </w:t>
      </w:r>
      <w:r w:rsidRPr="00D822A3">
        <w:rPr>
          <w:color w:val="000000" w:themeColor="text1"/>
          <w:lang w:val="en-GB"/>
          <w:rPrChange w:id="816" w:author="Stefan Björnander" w:date="2012-05-06T21:51:00Z">
            <w:rPr>
              <w:color w:val="0000FF"/>
            </w:rPr>
          </w:rPrChange>
        </w:rPr>
        <w:t>int</w:t>
      </w:r>
      <w:r w:rsidRPr="00D822A3">
        <w:rPr>
          <w:lang w:val="en-GB"/>
        </w:rPr>
        <w:t xml:space="preserve">* intPtr1, </w:t>
      </w:r>
      <w:r w:rsidRPr="00D822A3">
        <w:rPr>
          <w:color w:val="000000" w:themeColor="text1"/>
          <w:lang w:val="en-GB"/>
          <w:rPrChange w:id="817" w:author="Stefan Björnander" w:date="2012-05-06T21:51:00Z">
            <w:rPr>
              <w:color w:val="0000FF"/>
            </w:rPr>
          </w:rPrChange>
        </w:rPr>
        <w:t>const</w:t>
      </w:r>
      <w:r w:rsidRPr="00D822A3">
        <w:rPr>
          <w:lang w:val="en-GB"/>
        </w:rPr>
        <w:t xml:space="preserve"> </w:t>
      </w:r>
      <w:r w:rsidRPr="00D822A3">
        <w:rPr>
          <w:color w:val="000000" w:themeColor="text1"/>
          <w:lang w:val="en-GB"/>
          <w:rPrChange w:id="818"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19"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0"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1"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2"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qsort</w:t>
      </w:r>
      <w:proofErr w:type="spellEnd"/>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4"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5"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26"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27" w:name="_Toc323656734"/>
      <w:bookmarkStart w:id="828" w:name="_Toc324085472"/>
      <w:bookmarkStart w:id="829" w:name="_Toc383781124"/>
      <w:bookmarkStart w:id="830" w:name="_Toc54625259"/>
      <w:r w:rsidRPr="00D822A3">
        <w:rPr>
          <w:lang w:val="en-GB"/>
        </w:rPr>
        <w:t xml:space="preserve">Functions with </w:t>
      </w:r>
      <w:bookmarkStart w:id="831" w:name="_Toc320485620"/>
      <w:r w:rsidRPr="00D822A3">
        <w:rPr>
          <w:lang w:val="en-GB"/>
        </w:rPr>
        <w:t>Variable Number of Parameters</w:t>
      </w:r>
      <w:bookmarkEnd w:id="827"/>
      <w:bookmarkEnd w:id="828"/>
      <w:bookmarkEnd w:id="829"/>
      <w:bookmarkEnd w:id="830"/>
      <w:bookmarkEnd w:id="831"/>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proofErr w:type="spellStart"/>
      <w:r w:rsidRPr="00D822A3">
        <w:rPr>
          <w:rStyle w:val="CodeInText0"/>
          <w:lang w:val="en-GB"/>
        </w:rPr>
        <w:t>printf</w:t>
      </w:r>
      <w:proofErr w:type="spellEnd"/>
      <w:r w:rsidRPr="00D822A3">
        <w:rPr>
          <w:lang w:val="en-GB"/>
        </w:rPr>
        <w:t xml:space="preserve"> and </w:t>
      </w:r>
      <w:proofErr w:type="spellStart"/>
      <w:r w:rsidRPr="00D822A3">
        <w:rPr>
          <w:rStyle w:val="CodeInText0"/>
          <w:lang w:val="en-GB"/>
        </w:rPr>
        <w:t>scanf</w:t>
      </w:r>
      <w:proofErr w:type="spellEnd"/>
      <w:r w:rsidRPr="00D822A3">
        <w:rPr>
          <w:lang w:val="en-GB"/>
        </w:rPr>
        <w:t xml:space="preserve">). One condition is that the function has at least one regular parameter </w:t>
      </w:r>
      <w:proofErr w:type="gramStart"/>
      <w:r w:rsidRPr="00D822A3">
        <w:rPr>
          <w:lang w:val="en-GB"/>
        </w:rPr>
        <w:t>in order for</w:t>
      </w:r>
      <w:proofErr w:type="gramEnd"/>
      <w:r w:rsidRPr="00D822A3">
        <w:rPr>
          <w:lang w:val="en-GB"/>
        </w:rPr>
        <w:t xml:space="preserve"> the </w:t>
      </w:r>
      <w:proofErr w:type="spellStart"/>
      <w:r w:rsidRPr="00D822A3">
        <w:rPr>
          <w:rStyle w:val="CodeInText0"/>
          <w:lang w:val="en-GB"/>
        </w:rPr>
        <w:t>va_start</w:t>
      </w:r>
      <w:proofErr w:type="spellEnd"/>
      <w:r w:rsidRPr="00D822A3">
        <w:rPr>
          <w:lang w:val="en-GB"/>
        </w:rPr>
        <w:t xml:space="preserve"> macro to hook up to. The </w:t>
      </w:r>
      <w:proofErr w:type="spellStart"/>
      <w:r w:rsidRPr="00D822A3">
        <w:rPr>
          <w:rStyle w:val="CodeInText0"/>
          <w:lang w:val="en-GB"/>
        </w:rPr>
        <w:t>va_arg</w:t>
      </w:r>
      <w:proofErr w:type="spellEnd"/>
      <w:r w:rsidRPr="00D822A3">
        <w:rPr>
          <w:lang w:val="en-GB"/>
        </w:rPr>
        <w:t xml:space="preserve"> macro reads the arguments and the </w:t>
      </w:r>
      <w:proofErr w:type="spellStart"/>
      <w:r w:rsidRPr="00D822A3">
        <w:rPr>
          <w:rStyle w:val="CodeInText0"/>
          <w:lang w:val="en-GB"/>
        </w:rPr>
        <w:t>va_end</w:t>
      </w:r>
      <w:proofErr w:type="spellEnd"/>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2" w:name="_Toc323656735"/>
      <w:bookmarkStart w:id="833" w:name="_Toc324085473"/>
      <w:bookmarkStart w:id="834" w:name="_Toc383781125"/>
      <w:bookmarkStart w:id="835" w:name="_Toc54625260"/>
      <w:r w:rsidRPr="00D822A3">
        <w:rPr>
          <w:lang w:val="en-GB"/>
        </w:rPr>
        <w:t>String Management</w:t>
      </w:r>
      <w:bookmarkEnd w:id="832"/>
      <w:bookmarkEnd w:id="833"/>
      <w:bookmarkEnd w:id="834"/>
      <w:bookmarkEnd w:id="835"/>
    </w:p>
    <w:p w14:paraId="375DC584" w14:textId="77777777" w:rsidR="00E80032" w:rsidRPr="00D822A3" w:rsidRDefault="00E80032" w:rsidP="00E80032">
      <w:pPr>
        <w:rPr>
          <w:lang w:val="en-GB"/>
        </w:rPr>
      </w:pPr>
      <w:r w:rsidRPr="00D822A3">
        <w:rPr>
          <w:lang w:val="en-GB"/>
        </w:rPr>
        <w:t xml:space="preserve">There are several functions dealing with strings: </w:t>
      </w:r>
      <w:proofErr w:type="spellStart"/>
      <w:r w:rsidRPr="00D822A3">
        <w:rPr>
          <w:rStyle w:val="CodeInText0"/>
          <w:lang w:val="en-GB"/>
        </w:rPr>
        <w:t>strcpy</w:t>
      </w:r>
      <w:proofErr w:type="spellEnd"/>
      <w:r w:rsidRPr="00D822A3">
        <w:rPr>
          <w:lang w:val="en-GB"/>
        </w:rPr>
        <w:t xml:space="preserve"> copies a string; </w:t>
      </w:r>
      <w:proofErr w:type="spellStart"/>
      <w:r w:rsidRPr="00D822A3">
        <w:rPr>
          <w:rStyle w:val="CodeInText0"/>
          <w:lang w:val="en-GB"/>
        </w:rPr>
        <w:t>strcat</w:t>
      </w:r>
      <w:proofErr w:type="spellEnd"/>
      <w:r w:rsidRPr="00D822A3">
        <w:rPr>
          <w:lang w:val="en-GB"/>
        </w:rPr>
        <w:t xml:space="preserve"> adds a string; </w:t>
      </w:r>
      <w:proofErr w:type="spellStart"/>
      <w:r w:rsidRPr="00D822A3">
        <w:rPr>
          <w:rStyle w:val="CodeInText0"/>
          <w:lang w:val="en-GB"/>
        </w:rPr>
        <w:t>strlen</w:t>
      </w:r>
      <w:proofErr w:type="spellEnd"/>
      <w:r w:rsidRPr="00D822A3">
        <w:rPr>
          <w:lang w:val="en-GB"/>
        </w:rPr>
        <w:t xml:space="preserve"> gives the length of a string; </w:t>
      </w:r>
      <w:proofErr w:type="spellStart"/>
      <w:r w:rsidRPr="00D822A3">
        <w:rPr>
          <w:rStyle w:val="CodeInText0"/>
          <w:lang w:val="en-GB"/>
        </w:rPr>
        <w:t>strcmp</w:t>
      </w:r>
      <w:proofErr w:type="spellEnd"/>
      <w:r w:rsidRPr="00D822A3">
        <w:rPr>
          <w:lang w:val="en-GB"/>
        </w:rPr>
        <w:t xml:space="preserve"> compares two strings;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gives the first and last occurrence of a character in a string. All functions look for the finishing null character (‘\0’), </w:t>
      </w:r>
      <w:proofErr w:type="spellStart"/>
      <w:r w:rsidRPr="00D822A3">
        <w:rPr>
          <w:rStyle w:val="CodeInText0"/>
          <w:lang w:val="en-GB"/>
        </w:rPr>
        <w:t>strcmp</w:t>
      </w:r>
      <w:proofErr w:type="spellEnd"/>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36"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37"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38" w:author="Stefan Björnander" w:date="2012-05-06T21:51:00Z">
            <w:rPr>
              <w:color w:val="0000FF"/>
            </w:rPr>
          </w:rPrChange>
        </w:rPr>
        <w:t>int</w:t>
      </w:r>
      <w:r w:rsidRPr="00D822A3">
        <w:rPr>
          <w:lang w:val="en-GB"/>
        </w:rPr>
        <w:t xml:space="preserve"> LastIndexOf(</w:t>
      </w:r>
      <w:r w:rsidRPr="00D822A3">
        <w:rPr>
          <w:color w:val="000000" w:themeColor="text1"/>
          <w:lang w:val="en-GB"/>
          <w:rPrChange w:id="839" w:author="Stefan Björnander" w:date="2012-05-06T21:51:00Z">
            <w:rPr>
              <w:color w:val="0000FF"/>
            </w:rPr>
          </w:rPrChange>
        </w:rPr>
        <w:t>char</w:t>
      </w:r>
      <w:r w:rsidRPr="00D822A3">
        <w:rPr>
          <w:lang w:val="en-GB"/>
        </w:rPr>
        <w:t xml:space="preserve"> s[], </w:t>
      </w:r>
      <w:r w:rsidRPr="00D822A3">
        <w:rPr>
          <w:color w:val="000000" w:themeColor="text1"/>
          <w:lang w:val="en-GB"/>
          <w:rPrChange w:id="840"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1" w:author="Stefan Björnander" w:date="2012-05-06T21:51:00Z">
            <w:rPr>
              <w:color w:val="A31515"/>
            </w:rPr>
          </w:rPrChange>
        </w:rPr>
        <w:t>"Hello"</w:t>
      </w:r>
      <w:r w:rsidRPr="00D822A3">
        <w:rPr>
          <w:lang w:val="en-GB"/>
        </w:rPr>
        <w:t xml:space="preserve">, s2[] = </w:t>
      </w:r>
      <w:r w:rsidRPr="00D822A3">
        <w:rPr>
          <w:color w:val="000000" w:themeColor="text1"/>
          <w:lang w:val="en-GB"/>
          <w:rPrChange w:id="842"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3"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proofErr w:type="spellStart"/>
      <w:r w:rsidRPr="00D822A3">
        <w:rPr>
          <w:rStyle w:val="CodeInText0"/>
          <w:lang w:val="en-GB"/>
        </w:rPr>
        <w:t>sprintf</w:t>
      </w:r>
      <w:proofErr w:type="spellEnd"/>
      <w:r w:rsidRPr="00D822A3">
        <w:rPr>
          <w:lang w:val="en-GB"/>
        </w:rPr>
        <w:t xml:space="preserve"> and read from a string with </w:t>
      </w:r>
      <w:proofErr w:type="spellStart"/>
      <w:r w:rsidRPr="00D822A3">
        <w:rPr>
          <w:rStyle w:val="CodeInText0"/>
          <w:lang w:val="en-GB"/>
        </w:rPr>
        <w:t>sscanf</w:t>
      </w:r>
      <w:proofErr w:type="spellEnd"/>
      <w:r w:rsidRPr="00D822A3">
        <w:rPr>
          <w:lang w:val="en-GB"/>
        </w:rPr>
        <w:t xml:space="preserve">. </w:t>
      </w:r>
      <w:proofErr w:type="gramStart"/>
      <w:r w:rsidRPr="00D822A3">
        <w:rPr>
          <w:lang w:val="en-GB"/>
        </w:rPr>
        <w:t>These function</w:t>
      </w:r>
      <w:proofErr w:type="gramEnd"/>
      <w:r w:rsidRPr="00D822A3">
        <w:rPr>
          <w:lang w:val="en-GB"/>
        </w:rPr>
        <w:t xml:space="preserve">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4"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5"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6" w:author="Stefan Björnander" w:date="2012-05-06T21:51:00Z">
            <w:rPr>
              <w:color w:val="0000FF"/>
            </w:rPr>
          </w:rPrChange>
        </w:rPr>
        <w:t>if</w:t>
      </w:r>
      <w:r w:rsidRPr="00D822A3">
        <w:rPr>
          <w:lang w:val="en-GB"/>
        </w:rPr>
        <w:t xml:space="preserve"> (sscanf(s2, </w:t>
      </w:r>
      <w:r w:rsidRPr="00D822A3">
        <w:rPr>
          <w:color w:val="000000" w:themeColor="text1"/>
          <w:lang w:val="en-GB"/>
          <w:rPrChange w:id="847"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48"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49" w:name="_Toc323656736"/>
      <w:bookmarkStart w:id="850" w:name="_Toc324085474"/>
      <w:bookmarkStart w:id="851" w:name="_Toc383781126"/>
      <w:bookmarkStart w:id="852" w:name="_Toc54625261"/>
      <w:r w:rsidRPr="00D822A3">
        <w:rPr>
          <w:lang w:val="en-GB"/>
        </w:rPr>
        <w:t>Memory Management</w:t>
      </w:r>
      <w:bookmarkEnd w:id="849"/>
      <w:bookmarkEnd w:id="850"/>
      <w:bookmarkEnd w:id="851"/>
      <w:bookmarkEnd w:id="852"/>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proofErr w:type="spellStart"/>
      <w:r w:rsidRPr="00D822A3">
        <w:rPr>
          <w:rStyle w:val="CodeInText0"/>
          <w:lang w:val="en-GB"/>
        </w:rPr>
        <w:t>memset</w:t>
      </w:r>
      <w:proofErr w:type="spellEnd"/>
      <w:r w:rsidRPr="00D822A3">
        <w:rPr>
          <w:lang w:val="en-GB"/>
        </w:rPr>
        <w:t xml:space="preserve"> sets each byte of a memory block to a given value; </w:t>
      </w:r>
      <w:proofErr w:type="spellStart"/>
      <w:r w:rsidRPr="00D822A3">
        <w:rPr>
          <w:rStyle w:val="CodeInText0"/>
          <w:lang w:val="en-GB"/>
        </w:rPr>
        <w:t>memcmp</w:t>
      </w:r>
      <w:proofErr w:type="spellEnd"/>
      <w:r w:rsidRPr="00D822A3">
        <w:rPr>
          <w:lang w:val="en-GB"/>
        </w:rPr>
        <w:t xml:space="preserve"> compares the memory blocks; </w:t>
      </w:r>
      <w:proofErr w:type="spellStart"/>
      <w:r w:rsidRPr="00D822A3">
        <w:rPr>
          <w:rStyle w:val="CodeInText0"/>
          <w:lang w:val="en-GB"/>
        </w:rPr>
        <w:t>memcpy</w:t>
      </w:r>
      <w:proofErr w:type="spellEnd"/>
      <w:r w:rsidRPr="00D822A3">
        <w:rPr>
          <w:lang w:val="en-GB"/>
        </w:rPr>
        <w:t xml:space="preserve"> and </w:t>
      </w:r>
      <w:proofErr w:type="spellStart"/>
      <w:r w:rsidRPr="00D822A3">
        <w:rPr>
          <w:rStyle w:val="CodeInText0"/>
          <w:lang w:val="en-GB"/>
        </w:rPr>
        <w:t>memmove</w:t>
      </w:r>
      <w:proofErr w:type="spellEnd"/>
      <w:r w:rsidRPr="00D822A3">
        <w:rPr>
          <w:lang w:val="en-GB"/>
        </w:rPr>
        <w:t xml:space="preserve"> copies a memory block. The difference between them is that </w:t>
      </w:r>
      <w:proofErr w:type="spellStart"/>
      <w:r w:rsidRPr="00D822A3">
        <w:rPr>
          <w:rStyle w:val="CodeInText0"/>
          <w:lang w:val="en-GB"/>
        </w:rPr>
        <w:t>memcpy</w:t>
      </w:r>
      <w:proofErr w:type="spellEnd"/>
      <w:r w:rsidRPr="00D822A3">
        <w:rPr>
          <w:lang w:val="en-GB"/>
        </w:rPr>
        <w:t xml:space="preserve"> copies the bytes of the block directly when </w:t>
      </w:r>
      <w:proofErr w:type="spellStart"/>
      <w:r w:rsidRPr="00D822A3">
        <w:rPr>
          <w:rStyle w:val="CodeInText0"/>
          <w:lang w:val="en-GB"/>
        </w:rPr>
        <w:t>memmove</w:t>
      </w:r>
      <w:proofErr w:type="spellEnd"/>
      <w:r w:rsidRPr="00D822A3">
        <w:rPr>
          <w:lang w:val="en-GB"/>
        </w:rPr>
        <w:t xml:space="preserve"> uses a buffer, which gives that </w:t>
      </w:r>
      <w:proofErr w:type="spellStart"/>
      <w:r w:rsidRPr="00D822A3">
        <w:rPr>
          <w:rStyle w:val="CodeInText0"/>
          <w:lang w:val="en-GB"/>
        </w:rPr>
        <w:t>memcpy</w:t>
      </w:r>
      <w:proofErr w:type="spellEnd"/>
      <w:r w:rsidRPr="00D822A3">
        <w:rPr>
          <w:lang w:val="en-GB"/>
        </w:rPr>
        <w:t xml:space="preserve"> is faster and </w:t>
      </w:r>
      <w:proofErr w:type="spellStart"/>
      <w:r w:rsidRPr="00D822A3">
        <w:rPr>
          <w:rStyle w:val="CodeInText0"/>
          <w:lang w:val="en-GB"/>
        </w:rPr>
        <w:t>memmove</w:t>
      </w:r>
      <w:proofErr w:type="spellEnd"/>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 xml:space="preserve">These functions work </w:t>
      </w:r>
      <w:proofErr w:type="gramStart"/>
      <w:r w:rsidRPr="00D822A3">
        <w:rPr>
          <w:lang w:val="en-GB"/>
        </w:rPr>
        <w:t>similar to</w:t>
      </w:r>
      <w:proofErr w:type="gramEnd"/>
      <w:r w:rsidRPr="00D822A3">
        <w:rPr>
          <w:lang w:val="en-GB"/>
        </w:rPr>
        <w:t xml:space="preserve">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3"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4"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5" w:name="_Toc323656737"/>
      <w:bookmarkStart w:id="856" w:name="_Toc324085475"/>
      <w:bookmarkStart w:id="857" w:name="_Toc383781127"/>
      <w:bookmarkStart w:id="858" w:name="_Toc54625262"/>
      <w:r w:rsidRPr="00D822A3">
        <w:rPr>
          <w:lang w:val="en-GB"/>
        </w:rPr>
        <w:t>Mathematical Functions</w:t>
      </w:r>
      <w:bookmarkEnd w:id="855"/>
      <w:bookmarkEnd w:id="856"/>
      <w:bookmarkEnd w:id="857"/>
      <w:bookmarkEnd w:id="858"/>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proofErr w:type="spellStart"/>
      <w:r w:rsidRPr="00D822A3">
        <w:rPr>
          <w:rStyle w:val="CodeInText0"/>
          <w:lang w:val="en-GB"/>
        </w:rPr>
        <w:t>acos</w:t>
      </w:r>
      <w:proofErr w:type="spellEnd"/>
      <w:r w:rsidRPr="00D822A3">
        <w:rPr>
          <w:lang w:val="en-GB"/>
        </w:rPr>
        <w:t xml:space="preserve">, </w:t>
      </w:r>
      <w:proofErr w:type="spellStart"/>
      <w:r w:rsidRPr="00D822A3">
        <w:rPr>
          <w:rStyle w:val="CodeInText0"/>
          <w:lang w:val="en-GB"/>
        </w:rPr>
        <w:t>asin</w:t>
      </w:r>
      <w:proofErr w:type="spellEnd"/>
      <w:r w:rsidRPr="00D822A3">
        <w:rPr>
          <w:lang w:val="en-GB"/>
        </w:rPr>
        <w:t xml:space="preserve">, and </w:t>
      </w:r>
      <w:proofErr w:type="spellStart"/>
      <w:r w:rsidRPr="00D822A3">
        <w:rPr>
          <w:rStyle w:val="CodeInText0"/>
          <w:lang w:val="en-GB"/>
        </w:rPr>
        <w:t>atan</w:t>
      </w:r>
      <w:proofErr w:type="spellEnd"/>
      <w:r w:rsidRPr="00D822A3">
        <w:rPr>
          <w:lang w:val="en-GB"/>
        </w:rPr>
        <w:t xml:space="preserve">, and </w:t>
      </w:r>
      <w:proofErr w:type="spellStart"/>
      <w:r w:rsidRPr="00D822A3">
        <w:rPr>
          <w:rStyle w:val="CodeInText0"/>
          <w:lang w:val="en-GB"/>
        </w:rPr>
        <w:t>atan2</w:t>
      </w:r>
      <w:proofErr w:type="spellEnd"/>
      <w:r w:rsidRPr="00D822A3">
        <w:rPr>
          <w:lang w:val="en-GB"/>
        </w:rPr>
        <w:t xml:space="preserve">; the hyperbolic functions </w:t>
      </w:r>
      <w:r w:rsidRPr="00D822A3">
        <w:rPr>
          <w:rStyle w:val="CodeInText0"/>
          <w:lang w:val="en-GB"/>
        </w:rPr>
        <w:t>cosh</w:t>
      </w:r>
      <w:r w:rsidRPr="00D822A3">
        <w:rPr>
          <w:lang w:val="en-GB"/>
        </w:rPr>
        <w:t xml:space="preserve">, </w:t>
      </w:r>
      <w:proofErr w:type="spellStart"/>
      <w:r w:rsidRPr="00D822A3">
        <w:rPr>
          <w:rStyle w:val="CodeInText0"/>
          <w:lang w:val="en-GB"/>
        </w:rPr>
        <w:t>sinh</w:t>
      </w:r>
      <w:proofErr w:type="spellEnd"/>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proofErr w:type="spellStart"/>
      <w:r w:rsidRPr="00D822A3">
        <w:rPr>
          <w:rStyle w:val="CodeInText0"/>
          <w:lang w:val="en-GB"/>
        </w:rPr>
        <w:t>log10</w:t>
      </w:r>
      <w:proofErr w:type="spellEnd"/>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w:t>
      </w:r>
      <w:proofErr w:type="gramStart"/>
      <w:r w:rsidRPr="00D822A3">
        <w:rPr>
          <w:lang w:val="en-GB"/>
        </w:rPr>
        <w:t>takes</w:t>
      </w:r>
      <w:proofErr w:type="gramEnd"/>
      <w:r w:rsidRPr="00D822A3">
        <w:rPr>
          <w:lang w:val="en-GB"/>
        </w:rPr>
        <w:t xml:space="preserve"> and returns a double value (except </w:t>
      </w:r>
      <w:proofErr w:type="spellStart"/>
      <w:r w:rsidRPr="00D822A3">
        <w:rPr>
          <w:rStyle w:val="CodeInText0"/>
          <w:lang w:val="en-GB"/>
        </w:rPr>
        <w:t>atan2</w:t>
      </w:r>
      <w:proofErr w:type="spellEnd"/>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59" w:name="_Toc320485615"/>
      <w:bookmarkStart w:id="860" w:name="_Toc323656738"/>
      <w:bookmarkStart w:id="861" w:name="_Toc324085476"/>
      <w:bookmarkStart w:id="862" w:name="_Toc383781128"/>
      <w:bookmarkStart w:id="863" w:name="_Toc54625263"/>
      <w:r w:rsidRPr="00D822A3">
        <w:rPr>
          <w:lang w:val="en-GB"/>
        </w:rPr>
        <w:t>Long Jumps</w:t>
      </w:r>
      <w:bookmarkEnd w:id="859"/>
      <w:bookmarkEnd w:id="860"/>
      <w:bookmarkEnd w:id="861"/>
      <w:bookmarkEnd w:id="862"/>
      <w:bookmarkEnd w:id="863"/>
    </w:p>
    <w:p w14:paraId="2F4CF170" w14:textId="77777777" w:rsidR="00E80032" w:rsidRPr="00D822A3" w:rsidRDefault="00E80032" w:rsidP="00E80032">
      <w:pPr>
        <w:rPr>
          <w:lang w:val="en-GB" w:eastAsia="sv-SE"/>
        </w:rPr>
      </w:pPr>
      <w:r w:rsidRPr="00D822A3">
        <w:rPr>
          <w:lang w:val="en-GB" w:eastAsia="sv-SE"/>
        </w:rPr>
        <w:t xml:space="preserve">Regular jumps with </w:t>
      </w:r>
      <w:proofErr w:type="spellStart"/>
      <w:r w:rsidRPr="00D822A3">
        <w:rPr>
          <w:rStyle w:val="CodeInText0"/>
          <w:lang w:val="en-GB"/>
        </w:rPr>
        <w:t>goto</w:t>
      </w:r>
      <w:proofErr w:type="spellEnd"/>
      <w:r w:rsidRPr="00D822A3">
        <w:rPr>
          <w:lang w:val="en-GB" w:eastAsia="sv-SE"/>
        </w:rPr>
        <w:t xml:space="preserve"> can only occur in the same function body; long jumps with the standard function </w:t>
      </w:r>
      <w:proofErr w:type="spellStart"/>
      <w:r w:rsidRPr="00D822A3">
        <w:rPr>
          <w:rStyle w:val="CodeInText0"/>
          <w:lang w:val="en-GB"/>
        </w:rPr>
        <w:t>setjmp</w:t>
      </w:r>
      <w:proofErr w:type="spellEnd"/>
      <w:r w:rsidRPr="00D822A3">
        <w:rPr>
          <w:lang w:val="en-GB" w:eastAsia="sv-SE"/>
        </w:rPr>
        <w:t xml:space="preserve"> and </w:t>
      </w:r>
      <w:proofErr w:type="spellStart"/>
      <w:r w:rsidRPr="00D822A3">
        <w:rPr>
          <w:rStyle w:val="CodeInText0"/>
          <w:lang w:val="en-GB"/>
        </w:rPr>
        <w:t>longjump</w:t>
      </w:r>
      <w:proofErr w:type="spellEnd"/>
      <w:r w:rsidRPr="00D822A3">
        <w:rPr>
          <w:lang w:val="en-GB" w:eastAsia="sv-SE"/>
        </w:rPr>
        <w:t xml:space="preserve"> can, on the other hand, occur throw call sequences; </w:t>
      </w:r>
      <w:proofErr w:type="spellStart"/>
      <w:r w:rsidRPr="00D822A3">
        <w:rPr>
          <w:rStyle w:val="CodeInText0"/>
          <w:lang w:val="en-GB"/>
        </w:rPr>
        <w:t>setjmp</w:t>
      </w:r>
      <w:proofErr w:type="spellEnd"/>
      <w:r w:rsidRPr="00D822A3">
        <w:rPr>
          <w:lang w:val="en-GB" w:eastAsia="sv-SE"/>
        </w:rPr>
        <w:t xml:space="preserve"> saves the state of the program execution and </w:t>
      </w:r>
      <w:proofErr w:type="spellStart"/>
      <w:r w:rsidRPr="00D822A3">
        <w:rPr>
          <w:rStyle w:val="CodeInText0"/>
          <w:lang w:val="en-GB"/>
        </w:rPr>
        <w:t>longjmp</w:t>
      </w:r>
      <w:proofErr w:type="spellEnd"/>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proofErr w:type="spellStart"/>
      <w:r w:rsidRPr="00D822A3">
        <w:rPr>
          <w:rStyle w:val="CodeInText0"/>
          <w:lang w:val="en-GB"/>
        </w:rPr>
        <w:t>setjump</w:t>
      </w:r>
      <w:proofErr w:type="spellEnd"/>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432C5AFA" w:rsidR="00E80032" w:rsidRPr="00D822A3" w:rsidRDefault="00E80032" w:rsidP="00E80032">
      <w:pPr>
        <w:pStyle w:val="Code"/>
        <w:rPr>
          <w:lang w:val="en-GB"/>
        </w:rPr>
      </w:pPr>
      <w:r w:rsidRPr="00D822A3">
        <w:rPr>
          <w:lang w:val="en-GB"/>
        </w:rPr>
        <w:t xml:space="preserve">#include </w:t>
      </w:r>
      <w:r w:rsidR="00EF337F" w:rsidRPr="00D822A3">
        <w:rPr>
          <w:lang w:val="en-GB"/>
        </w:rPr>
        <w:t>&lt;setjmp.h&gt;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4" w:name="_Toc323656739"/>
      <w:bookmarkStart w:id="865" w:name="_Toc324085477"/>
      <w:bookmarkStart w:id="866" w:name="_Toc383781129"/>
      <w:bookmarkStart w:id="867" w:name="_Toc54625264"/>
      <w:r w:rsidRPr="00D822A3">
        <w:rPr>
          <w:lang w:val="en-GB"/>
        </w:rPr>
        <w:t>Time</w:t>
      </w:r>
      <w:bookmarkEnd w:id="864"/>
      <w:bookmarkEnd w:id="865"/>
      <w:bookmarkEnd w:id="866"/>
      <w:bookmarkEnd w:id="867"/>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proofErr w:type="spellStart"/>
      <w:r w:rsidRPr="00D822A3">
        <w:rPr>
          <w:rStyle w:val="CodeInText0"/>
          <w:lang w:val="en-GB"/>
        </w:rPr>
        <w:t>localtime</w:t>
      </w:r>
      <w:proofErr w:type="spellEnd"/>
      <w:r w:rsidRPr="00D822A3">
        <w:rPr>
          <w:lang w:val="en-GB"/>
        </w:rPr>
        <w:t xml:space="preserve"> function. If we call instead call </w:t>
      </w:r>
      <w:proofErr w:type="spellStart"/>
      <w:r w:rsidRPr="00D822A3">
        <w:rPr>
          <w:rStyle w:val="CodeInText0"/>
          <w:lang w:val="en-GB"/>
        </w:rPr>
        <w:t>gmtime</w:t>
      </w:r>
      <w:proofErr w:type="spellEnd"/>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proofErr w:type="spellStart"/>
      <w:r w:rsidRPr="00D822A3">
        <w:rPr>
          <w:rStyle w:val="CodeInText0"/>
          <w:lang w:val="en-GB"/>
        </w:rPr>
        <w:t>tm_year</w:t>
      </w:r>
      <w:proofErr w:type="spellEnd"/>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68" w:author="Stefan Björnander" w:date="2012-05-06T21:51:00Z">
            <w:rPr>
              <w:color w:val="A31515"/>
            </w:rPr>
          </w:rPrChange>
        </w:rPr>
        <w:t>"Feb"</w:t>
      </w:r>
      <w:r w:rsidRPr="00D822A3">
        <w:rPr>
          <w:lang w:val="en-GB"/>
        </w:rPr>
        <w:t xml:space="preserve">, </w:t>
      </w:r>
      <w:r w:rsidRPr="00D822A3">
        <w:rPr>
          <w:color w:val="000000" w:themeColor="text1"/>
          <w:lang w:val="en-GB"/>
          <w:rPrChange w:id="869" w:author="Stefan Björnander" w:date="2012-05-06T21:51:00Z">
            <w:rPr>
              <w:color w:val="A31515"/>
            </w:rPr>
          </w:rPrChange>
        </w:rPr>
        <w:t>"Mar"</w:t>
      </w:r>
      <w:r w:rsidRPr="00D822A3">
        <w:rPr>
          <w:lang w:val="en-GB"/>
        </w:rPr>
        <w:t xml:space="preserve">, </w:t>
      </w:r>
      <w:r w:rsidRPr="00D822A3">
        <w:rPr>
          <w:color w:val="000000" w:themeColor="text1"/>
          <w:lang w:val="en-GB"/>
          <w:rPrChange w:id="870"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1" w:author="Stefan Björnander" w:date="2012-05-06T21:51:00Z">
            <w:rPr>
              <w:color w:val="A31515"/>
            </w:rPr>
          </w:rPrChange>
        </w:rPr>
        <w:t>"Jun"</w:t>
      </w:r>
      <w:r w:rsidRPr="00D822A3">
        <w:rPr>
          <w:lang w:val="en-GB"/>
        </w:rPr>
        <w:t xml:space="preserve">, </w:t>
      </w:r>
      <w:r w:rsidRPr="00D822A3">
        <w:rPr>
          <w:color w:val="000000" w:themeColor="text1"/>
          <w:lang w:val="en-GB"/>
          <w:rPrChange w:id="872" w:author="Stefan Björnander" w:date="2012-05-06T21:51:00Z">
            <w:rPr>
              <w:color w:val="A31515"/>
            </w:rPr>
          </w:rPrChange>
        </w:rPr>
        <w:t>"Jul"</w:t>
      </w:r>
      <w:r w:rsidRPr="00D822A3">
        <w:rPr>
          <w:lang w:val="en-GB"/>
        </w:rPr>
        <w:t xml:space="preserve">, </w:t>
      </w:r>
      <w:r w:rsidRPr="00D822A3">
        <w:rPr>
          <w:color w:val="000000" w:themeColor="text1"/>
          <w:lang w:val="en-GB"/>
          <w:rPrChange w:id="873"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4" w:author="Stefan Björnander" w:date="2012-05-06T21:51:00Z">
            <w:rPr>
              <w:color w:val="A31515"/>
            </w:rPr>
          </w:rPrChange>
        </w:rPr>
        <w:t>"Oct"</w:t>
      </w:r>
      <w:r w:rsidRPr="00D822A3">
        <w:rPr>
          <w:lang w:val="en-GB"/>
        </w:rPr>
        <w:t xml:space="preserve">, </w:t>
      </w:r>
      <w:r w:rsidRPr="00D822A3">
        <w:rPr>
          <w:color w:val="000000" w:themeColor="text1"/>
          <w:lang w:val="en-GB"/>
          <w:rPrChange w:id="875" w:author="Stefan Björnander" w:date="2012-05-06T21:51:00Z">
            <w:rPr>
              <w:color w:val="A31515"/>
            </w:rPr>
          </w:rPrChange>
        </w:rPr>
        <w:t>"Nov"</w:t>
      </w:r>
      <w:r w:rsidRPr="00D822A3">
        <w:rPr>
          <w:lang w:val="en-GB"/>
        </w:rPr>
        <w:t>,</w:t>
      </w:r>
      <w:r w:rsidRPr="00D822A3">
        <w:rPr>
          <w:color w:val="000000" w:themeColor="text1"/>
          <w:lang w:val="en-GB"/>
          <w:rPrChange w:id="876"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77" w:author="Stefan Björnander" w:date="2012-05-06T21:51:00Z">
            <w:rPr>
              <w:color w:val="A31515"/>
            </w:rPr>
          </w:rPrChange>
        </w:rPr>
        <w:t>"Mon"</w:t>
      </w:r>
      <w:r w:rsidRPr="00D822A3">
        <w:rPr>
          <w:lang w:val="en-GB"/>
        </w:rPr>
        <w:t xml:space="preserve">, </w:t>
      </w:r>
      <w:r w:rsidRPr="00D822A3">
        <w:rPr>
          <w:color w:val="000000" w:themeColor="text1"/>
          <w:lang w:val="en-GB"/>
          <w:rPrChange w:id="878" w:author="Stefan Björnander" w:date="2012-05-06T21:51:00Z">
            <w:rPr>
              <w:color w:val="A31515"/>
            </w:rPr>
          </w:rPrChange>
        </w:rPr>
        <w:t>"Tue"</w:t>
      </w:r>
      <w:r w:rsidRPr="00D822A3">
        <w:rPr>
          <w:lang w:val="en-GB"/>
        </w:rPr>
        <w:t xml:space="preserve">, </w:t>
      </w:r>
      <w:r w:rsidRPr="00D822A3">
        <w:rPr>
          <w:color w:val="000000" w:themeColor="text1"/>
          <w:lang w:val="en-GB"/>
          <w:rPrChange w:id="879"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0" w:author="Stefan Björnander" w:date="2012-05-06T21:51:00Z">
            <w:rPr>
              <w:color w:val="A31515"/>
            </w:rPr>
          </w:rPrChange>
        </w:rPr>
        <w:t>"Fri"</w:t>
      </w:r>
      <w:r w:rsidRPr="00D822A3">
        <w:rPr>
          <w:lang w:val="en-GB"/>
        </w:rPr>
        <w:t xml:space="preserve">, </w:t>
      </w:r>
      <w:r w:rsidRPr="00D822A3">
        <w:rPr>
          <w:color w:val="000000" w:themeColor="text1"/>
          <w:lang w:val="en-GB"/>
          <w:rPrChange w:id="881"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2"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3"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4"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5" w:name="_Toc323656740"/>
      <w:bookmarkStart w:id="886" w:name="_Toc324085478"/>
      <w:bookmarkStart w:id="887" w:name="_Toc383781130"/>
      <w:bookmarkStart w:id="888" w:name="_Toc54625265"/>
      <w:r w:rsidRPr="00D822A3">
        <w:rPr>
          <w:lang w:val="en-GB"/>
        </w:rPr>
        <w:t>Random Numbers</w:t>
      </w:r>
      <w:bookmarkEnd w:id="885"/>
      <w:bookmarkEnd w:id="886"/>
      <w:bookmarkEnd w:id="887"/>
      <w:bookmarkEnd w:id="888"/>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w:t>
      </w:r>
      <w:proofErr w:type="gramStart"/>
      <w:r w:rsidRPr="00D822A3">
        <w:rPr>
          <w:lang w:val="en-GB"/>
        </w:rPr>
        <w:t>sequence</w:t>
      </w:r>
      <w:proofErr w:type="gramEnd"/>
      <w:r w:rsidRPr="00D822A3">
        <w:rPr>
          <w:lang w:val="en-GB"/>
        </w:rPr>
        <w:t xml:space="preserve"> we need to sow a random seed with the </w:t>
      </w:r>
      <w:proofErr w:type="spellStart"/>
      <w:r w:rsidRPr="00D822A3">
        <w:rPr>
          <w:rStyle w:val="CodeInText0"/>
          <w:lang w:val="en-GB"/>
        </w:rPr>
        <w:t>srand</w:t>
      </w:r>
      <w:proofErr w:type="spellEnd"/>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proofErr w:type="spellStart"/>
        <w:r w:rsidRPr="00D822A3">
          <w:rPr>
            <w:rStyle w:val="CodeInText0"/>
            <w:lang w:val="en-GB"/>
          </w:rPr>
          <w:t>RAND_MAX</w:t>
        </w:r>
        <w:proofErr w:type="spellEnd"/>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89"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0"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1"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2" w:name="_Toc323656741"/>
      <w:bookmarkStart w:id="893" w:name="_Toc324085479"/>
      <w:bookmarkStart w:id="894" w:name="_Toc383781131"/>
      <w:bookmarkStart w:id="895" w:name="_Toc54625266"/>
      <w:r w:rsidRPr="00D822A3">
        <w:rPr>
          <w:lang w:val="en-GB"/>
        </w:rPr>
        <w:t>Limits of Integral and Floating Types</w:t>
      </w:r>
      <w:bookmarkEnd w:id="892"/>
      <w:bookmarkEnd w:id="893"/>
      <w:bookmarkEnd w:id="894"/>
      <w:bookmarkEnd w:id="895"/>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896" w:name="_Toc323656742"/>
      <w:bookmarkStart w:id="897" w:name="_Toc324085480"/>
      <w:bookmarkStart w:id="898" w:name="_Toc383781132"/>
      <w:bookmarkStart w:id="899" w:name="_Toc54625267"/>
      <w:r w:rsidRPr="00D822A3">
        <w:rPr>
          <w:lang w:val="en-GB"/>
        </w:rPr>
        <w:t>Character Functions</w:t>
      </w:r>
      <w:bookmarkEnd w:id="896"/>
      <w:bookmarkEnd w:id="897"/>
      <w:bookmarkEnd w:id="898"/>
      <w:bookmarkEnd w:id="899"/>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0"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proofErr w:type="spellStart"/>
            <w:r w:rsidRPr="00D822A3">
              <w:rPr>
                <w:b/>
                <w:sz w:val="21"/>
                <w:szCs w:val="21"/>
                <w:lang w:val="en-GB"/>
              </w:rPr>
              <w:t>isalpha</w:t>
            </w:r>
            <w:proofErr w:type="spellEnd"/>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proofErr w:type="spellStart"/>
            <w:r w:rsidRPr="00D822A3">
              <w:rPr>
                <w:b/>
                <w:sz w:val="21"/>
                <w:szCs w:val="21"/>
                <w:lang w:val="en-GB"/>
              </w:rPr>
              <w:t>islower</w:t>
            </w:r>
            <w:proofErr w:type="spellEnd"/>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proofErr w:type="spellStart"/>
            <w:r w:rsidRPr="00D822A3">
              <w:rPr>
                <w:b/>
                <w:sz w:val="21"/>
                <w:szCs w:val="21"/>
                <w:lang w:val="en-GB"/>
              </w:rPr>
              <w:t>isupper</w:t>
            </w:r>
            <w:proofErr w:type="spellEnd"/>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proofErr w:type="spellStart"/>
            <w:r w:rsidRPr="00D822A3">
              <w:rPr>
                <w:b/>
                <w:sz w:val="21"/>
                <w:szCs w:val="21"/>
                <w:lang w:val="en-GB"/>
              </w:rPr>
              <w:t>isdigit</w:t>
            </w:r>
            <w:proofErr w:type="spellEnd"/>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proofErr w:type="spellStart"/>
            <w:r w:rsidRPr="00D822A3">
              <w:rPr>
                <w:b/>
                <w:sz w:val="21"/>
                <w:szCs w:val="21"/>
                <w:lang w:val="en-GB"/>
              </w:rPr>
              <w:t>Isxdigit</w:t>
            </w:r>
            <w:proofErr w:type="spellEnd"/>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1"/>
            <w:commentRangeStart w:id="902"/>
            <w:proofErr w:type="spellStart"/>
            <w:r w:rsidRPr="00D822A3">
              <w:rPr>
                <w:b/>
                <w:sz w:val="21"/>
                <w:szCs w:val="21"/>
                <w:lang w:val="en-GB"/>
              </w:rPr>
              <w:t>Isalnum</w:t>
            </w:r>
            <w:commentRangeEnd w:id="901"/>
            <w:proofErr w:type="spellEnd"/>
            <w:r w:rsidR="00166455" w:rsidRPr="00D822A3">
              <w:rPr>
                <w:rStyle w:val="Kommentarsreferens"/>
                <w:rFonts w:eastAsia="Times New Roman" w:cs="Times New Roman"/>
                <w:lang w:val="en-GB"/>
              </w:rPr>
              <w:commentReference w:id="901"/>
            </w:r>
            <w:commentRangeEnd w:id="902"/>
            <w:r w:rsidR="00166455" w:rsidRPr="00D822A3">
              <w:rPr>
                <w:rStyle w:val="Kommentarsreferens"/>
                <w:rFonts w:eastAsia="Times New Roman" w:cs="Times New Roman"/>
                <w:lang w:val="en-GB"/>
              </w:rPr>
              <w:commentReference w:id="902"/>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proofErr w:type="spellStart"/>
            <w:r w:rsidRPr="00D822A3">
              <w:rPr>
                <w:b/>
                <w:sz w:val="21"/>
                <w:szCs w:val="21"/>
                <w:lang w:val="en-GB"/>
              </w:rPr>
              <w:t>Isspace</w:t>
            </w:r>
            <w:proofErr w:type="spellEnd"/>
          </w:p>
        </w:tc>
        <w:tc>
          <w:tcPr>
            <w:tcW w:w="7904" w:type="dxa"/>
          </w:tcPr>
          <w:p w14:paraId="7A1BA1D2" w14:textId="77777777" w:rsidR="00E80032" w:rsidRPr="00D822A3" w:rsidRDefault="00E80032" w:rsidP="000803FF">
            <w:pPr>
              <w:rPr>
                <w:lang w:val="en-GB"/>
              </w:rPr>
            </w:pPr>
            <w:r w:rsidRPr="00D822A3">
              <w:rPr>
                <w:lang w:val="en-GB"/>
              </w:rPr>
              <w:t>White-space character: space (</w:t>
            </w:r>
            <w:proofErr w:type="spellStart"/>
            <w:r w:rsidRPr="00D822A3">
              <w:rPr>
                <w:lang w:val="en-GB"/>
              </w:rPr>
              <w:t>0x20</w:t>
            </w:r>
            <w:proofErr w:type="spellEnd"/>
            <w:r w:rsidRPr="00D822A3">
              <w:rPr>
                <w:lang w:val="en-GB"/>
              </w:rPr>
              <w:t>), horizontal tab (</w:t>
            </w:r>
            <w:proofErr w:type="spellStart"/>
            <w:r w:rsidRPr="00D822A3">
              <w:rPr>
                <w:lang w:val="en-GB"/>
              </w:rPr>
              <w:t>0x09</w:t>
            </w:r>
            <w:proofErr w:type="spellEnd"/>
            <w:r w:rsidRPr="00D822A3">
              <w:rPr>
                <w:lang w:val="en-GB"/>
              </w:rPr>
              <w:t>), vertical tab (</w:t>
            </w:r>
            <w:proofErr w:type="spellStart"/>
            <w:r w:rsidRPr="00D822A3">
              <w:rPr>
                <w:lang w:val="en-GB"/>
              </w:rPr>
              <w:t>0x0B</w:t>
            </w:r>
            <w:proofErr w:type="spellEnd"/>
            <w:r w:rsidRPr="00D822A3">
              <w:rPr>
                <w:lang w:val="en-GB"/>
              </w:rPr>
              <w:t>), new-line (</w:t>
            </w:r>
            <w:proofErr w:type="spellStart"/>
            <w:r w:rsidRPr="00D822A3">
              <w:rPr>
                <w:lang w:val="en-GB"/>
              </w:rPr>
              <w:t>0x0A</w:t>
            </w:r>
            <w:proofErr w:type="spellEnd"/>
            <w:r w:rsidRPr="00D822A3">
              <w:rPr>
                <w:lang w:val="en-GB"/>
              </w:rPr>
              <w:t>), form-feed (</w:t>
            </w:r>
            <w:proofErr w:type="spellStart"/>
            <w:r w:rsidRPr="00D822A3">
              <w:rPr>
                <w:lang w:val="en-GB"/>
              </w:rPr>
              <w:t>0x0D</w:t>
            </w:r>
            <w:proofErr w:type="spellEnd"/>
            <w:r w:rsidRPr="00D822A3">
              <w:rPr>
                <w:lang w:val="en-GB"/>
              </w:rPr>
              <w:t>), or carriage return (</w:t>
            </w:r>
            <w:proofErr w:type="spellStart"/>
            <w:r w:rsidRPr="00D822A3">
              <w:rPr>
                <w:lang w:val="en-GB"/>
              </w:rPr>
              <w:t>0x0C</w:t>
            </w:r>
            <w:proofErr w:type="spellEnd"/>
            <w:r w:rsidRPr="00D822A3">
              <w:rPr>
                <w:lang w:val="en-GB"/>
              </w:rPr>
              <w:t>).</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proofErr w:type="spellStart"/>
            <w:r w:rsidRPr="00D822A3">
              <w:rPr>
                <w:b/>
                <w:sz w:val="21"/>
                <w:szCs w:val="21"/>
                <w:lang w:val="en-GB"/>
              </w:rPr>
              <w:t>Iscntrl</w:t>
            </w:r>
            <w:proofErr w:type="spellEnd"/>
          </w:p>
        </w:tc>
        <w:tc>
          <w:tcPr>
            <w:tcW w:w="7904" w:type="dxa"/>
          </w:tcPr>
          <w:p w14:paraId="1E4A5FAF" w14:textId="77777777" w:rsidR="00E80032" w:rsidRPr="00D822A3" w:rsidRDefault="00E80032" w:rsidP="000803FF">
            <w:pPr>
              <w:rPr>
                <w:lang w:val="en-GB"/>
              </w:rPr>
            </w:pPr>
            <w:r w:rsidRPr="00D822A3">
              <w:rPr>
                <w:lang w:val="en-GB"/>
              </w:rPr>
              <w:t xml:space="preserve">Control character: characters with ASCII codes </w:t>
            </w:r>
            <w:proofErr w:type="spellStart"/>
            <w:r w:rsidRPr="00D822A3">
              <w:rPr>
                <w:lang w:val="en-GB"/>
              </w:rPr>
              <w:t>0x00</w:t>
            </w:r>
            <w:proofErr w:type="spellEnd"/>
            <w:r w:rsidRPr="00D822A3">
              <w:rPr>
                <w:lang w:val="en-GB"/>
              </w:rPr>
              <w:t xml:space="preserve"> to </w:t>
            </w:r>
            <w:proofErr w:type="spellStart"/>
            <w:r w:rsidRPr="00D822A3">
              <w:rPr>
                <w:lang w:val="en-GB"/>
              </w:rPr>
              <w:t>0x0F</w:t>
            </w:r>
            <w:proofErr w:type="spellEnd"/>
            <w:r w:rsidRPr="00D822A3">
              <w:rPr>
                <w:lang w:val="en-GB"/>
              </w:rPr>
              <w:t>, inclusive, and delete (</w:t>
            </w:r>
            <w:proofErr w:type="spellStart"/>
            <w:r w:rsidRPr="00D822A3">
              <w:rPr>
                <w:lang w:val="en-GB"/>
              </w:rPr>
              <w:t>0x1F</w:t>
            </w:r>
            <w:proofErr w:type="spellEnd"/>
            <w:r w:rsidRPr="00D822A3">
              <w:rPr>
                <w:lang w:val="en-GB"/>
              </w:rPr>
              <w:t>).</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proofErr w:type="spellStart"/>
            <w:r w:rsidRPr="00D822A3">
              <w:rPr>
                <w:b/>
                <w:sz w:val="21"/>
                <w:szCs w:val="21"/>
                <w:lang w:val="en-GB"/>
              </w:rPr>
              <w:lastRenderedPageBreak/>
              <w:t>Isprint</w:t>
            </w:r>
            <w:proofErr w:type="spellEnd"/>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proofErr w:type="spellStart"/>
            <w:r w:rsidRPr="00D822A3">
              <w:rPr>
                <w:b/>
                <w:sz w:val="21"/>
                <w:szCs w:val="21"/>
                <w:lang w:val="en-GB"/>
              </w:rPr>
              <w:t>Isgraph</w:t>
            </w:r>
            <w:proofErr w:type="spellEnd"/>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proofErr w:type="spellStart"/>
            <w:r w:rsidRPr="00D822A3">
              <w:rPr>
                <w:b/>
                <w:sz w:val="21"/>
                <w:szCs w:val="21"/>
                <w:lang w:val="en-GB"/>
              </w:rPr>
              <w:t>ispunct</w:t>
            </w:r>
            <w:proofErr w:type="spellEnd"/>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tolower</w:t>
      </w:r>
      <w:proofErr w:type="spellEnd"/>
      <w:r w:rsidRPr="00D822A3">
        <w:rPr>
          <w:lang w:val="en-GB"/>
        </w:rPr>
        <w:t xml:space="preserve"> and </w:t>
      </w:r>
      <w:proofErr w:type="spellStart"/>
      <w:r w:rsidRPr="00D822A3">
        <w:rPr>
          <w:rStyle w:val="CodeInText0"/>
          <w:lang w:val="en-GB"/>
        </w:rPr>
        <w:t>toupper</w:t>
      </w:r>
      <w:proofErr w:type="spellEnd"/>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3" w:name="_Toc323656743"/>
      <w:bookmarkStart w:id="904" w:name="_Toc324085481"/>
      <w:bookmarkStart w:id="905" w:name="_Toc383781133"/>
      <w:bookmarkStart w:id="906" w:name="_Toc54625268"/>
      <w:r w:rsidRPr="00D822A3">
        <w:rPr>
          <w:lang w:val="en-GB"/>
        </w:rPr>
        <w:t>Further Reading</w:t>
      </w:r>
      <w:bookmarkEnd w:id="790"/>
      <w:bookmarkEnd w:id="903"/>
      <w:bookmarkEnd w:id="904"/>
      <w:bookmarkEnd w:id="905"/>
      <w:bookmarkEnd w:id="906"/>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t>
      </w:r>
      <w:proofErr w:type="gramStart"/>
      <w:r w:rsidRPr="00D822A3">
        <w:rPr>
          <w:lang w:val="en-GB"/>
        </w:rPr>
        <w:t>way, and</w:t>
      </w:r>
      <w:proofErr w:type="gramEnd"/>
      <w:r w:rsidRPr="00D822A3">
        <w:rPr>
          <w:lang w:val="en-GB"/>
        </w:rPr>
        <w:t xml:space="preserve">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proofErr w:type="spellStart"/>
        <w:r w:rsidRPr="00D822A3">
          <w:rPr>
            <w:lang w:val="en-GB"/>
          </w:rPr>
          <w:t>Deitel</w:t>
        </w:r>
        <w:proofErr w:type="spellEnd"/>
      </w:hyperlink>
      <w:r w:rsidRPr="00D822A3">
        <w:rPr>
          <w:lang w:val="en-GB"/>
        </w:rPr>
        <w:t xml:space="preserve"> (6th Edition, Prentice Hall, 2009), which </w:t>
      </w:r>
      <w:proofErr w:type="spellStart"/>
      <w:r w:rsidRPr="00D822A3">
        <w:rPr>
          <w:lang w:val="en-GB"/>
        </w:rPr>
        <w:t>which</w:t>
      </w:r>
      <w:proofErr w:type="spellEnd"/>
      <w:r w:rsidRPr="00D822A3">
        <w:rPr>
          <w:lang w:val="en-GB"/>
        </w:rPr>
        <w:t xml:space="preserve">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w:t>
      </w:r>
      <w:proofErr w:type="spellStart"/>
      <w:r w:rsidRPr="00D822A3">
        <w:rPr>
          <w:lang w:val="en-GB"/>
        </w:rPr>
        <w:t>3th</w:t>
      </w:r>
      <w:proofErr w:type="spellEnd"/>
      <w:r w:rsidRPr="00D822A3">
        <w:rPr>
          <w:lang w:val="en-GB"/>
        </w:rPr>
        <w:t xml:space="preserve">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07" w:name="_Toc54625269"/>
      <w:r w:rsidRPr="00D822A3">
        <w:rPr>
          <w:lang w:val="en-GB"/>
        </w:rPr>
        <w:lastRenderedPageBreak/>
        <w:t>Foreword</w:t>
      </w:r>
      <w:bookmarkEnd w:id="907"/>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that is, the least meaningful parts of the source code. For instance, the characters ‘</w:t>
      </w:r>
      <w:proofErr w:type="spellStart"/>
      <w:r w:rsidRPr="00D822A3">
        <w:rPr>
          <w:lang w:val="en-GB"/>
        </w:rPr>
        <w:t>i</w:t>
      </w:r>
      <w:proofErr w:type="spellEnd"/>
      <w:r w:rsidRPr="00D822A3">
        <w:rPr>
          <w:lang w:val="en-GB"/>
        </w:rPr>
        <w:t xml:space="preserve">' and ‘f’ is put together into the keyword </w:t>
      </w:r>
      <w:r w:rsidRPr="00D822A3">
        <w:rPr>
          <w:b/>
          <w:lang w:val="en-GB"/>
        </w:rPr>
        <w:t>if</w:t>
      </w:r>
      <w:r w:rsidRPr="00D822A3">
        <w:rPr>
          <w:lang w:val="en-GB"/>
        </w:rPr>
        <w:t xml:space="preserve">, and the characters ‘!’ and ‘=’ is put together into the operator </w:t>
      </w:r>
      <w:proofErr w:type="spellStart"/>
      <w:r w:rsidRPr="00D822A3">
        <w:rPr>
          <w:b/>
          <w:lang w:val="en-GB"/>
        </w:rPr>
        <w:t>not_equal</w:t>
      </w:r>
      <w:proofErr w:type="spellEnd"/>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w:t>
      </w:r>
      <w:proofErr w:type="gramStart"/>
      <w:r w:rsidRPr="00D822A3">
        <w:rPr>
          <w:lang w:val="en-GB"/>
        </w:rPr>
        <w:t>actually generate</w:t>
      </w:r>
      <w:proofErr w:type="gramEnd"/>
      <w:r w:rsidRPr="00D822A3">
        <w:rPr>
          <w:lang w:val="en-GB"/>
        </w:rPr>
        <w:t xml:space="preserve"> target code for two formats: Intel </w:t>
      </w:r>
      <w:proofErr w:type="spellStart"/>
      <w:r w:rsidRPr="00D822A3">
        <w:rPr>
          <w:lang w:val="en-GB"/>
        </w:rPr>
        <w:t>x86</w:t>
      </w:r>
      <w:proofErr w:type="spellEnd"/>
      <w:r w:rsidRPr="00D822A3">
        <w:rPr>
          <w:lang w:val="en-GB"/>
        </w:rPr>
        <w:t xml:space="preserve">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 xml:space="preserve">When the target code has been generated, the registers need to be allocated. We use a graph </w:t>
      </w:r>
      <w:proofErr w:type="spellStart"/>
      <w:r w:rsidRPr="00D822A3">
        <w:rPr>
          <w:lang w:val="en-GB"/>
        </w:rPr>
        <w:t>coloring</w:t>
      </w:r>
      <w:proofErr w:type="spellEnd"/>
      <w:r w:rsidRPr="00D822A3">
        <w:rPr>
          <w:lang w:val="en-GB"/>
        </w:rPr>
        <w:t xml:space="preserve">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 xml:space="preserve">When each source file has been completely compiled, they need to be linked together into </w:t>
      </w:r>
      <w:proofErr w:type="gramStart"/>
      <w:r w:rsidRPr="00D822A3">
        <w:rPr>
          <w:lang w:val="en-GB"/>
        </w:rPr>
        <w:t>a</w:t>
      </w:r>
      <w:proofErr w:type="gramEnd"/>
      <w:r w:rsidRPr="00D822A3">
        <w:rPr>
          <w:lang w:val="en-GB"/>
        </w:rPr>
        <w:t xml:space="preserve"> executable file format.</w:t>
      </w:r>
    </w:p>
    <w:p w14:paraId="5D3CA9C1" w14:textId="77777777" w:rsidR="00F03D06" w:rsidRPr="00D822A3" w:rsidRDefault="00F03D06" w:rsidP="00F03D06">
      <w:pPr>
        <w:rPr>
          <w:b/>
          <w:lang w:val="en-GB"/>
        </w:rPr>
      </w:pPr>
      <w:r w:rsidRPr="00D822A3">
        <w:rPr>
          <w:b/>
          <w:lang w:val="en-GB"/>
        </w:rPr>
        <w:t xml:space="preserve">The </w:t>
      </w:r>
      <w:proofErr w:type="spellStart"/>
      <w:r w:rsidRPr="00D822A3">
        <w:rPr>
          <w:b/>
          <w:lang w:val="en-GB"/>
        </w:rPr>
        <w:t>Preprocessor</w:t>
      </w:r>
      <w:proofErr w:type="spellEnd"/>
    </w:p>
    <w:p w14:paraId="7B492FE5" w14:textId="77777777" w:rsidR="00F03D06" w:rsidRPr="00D822A3" w:rsidRDefault="00F03D06" w:rsidP="00F03D06">
      <w:pPr>
        <w:rPr>
          <w:lang w:val="en-GB"/>
        </w:rPr>
      </w:pPr>
      <w:r w:rsidRPr="00D822A3">
        <w:rPr>
          <w:lang w:val="en-GB"/>
        </w:rPr>
        <w:t xml:space="preserve">The C programming language comes with a </w:t>
      </w:r>
      <w:proofErr w:type="spellStart"/>
      <w:r w:rsidRPr="00D822A3">
        <w:rPr>
          <w:lang w:val="en-GB"/>
        </w:rPr>
        <w:t>preprocessor</w:t>
      </w:r>
      <w:proofErr w:type="spellEnd"/>
      <w:r w:rsidRPr="00D822A3">
        <w:rPr>
          <w:lang w:val="en-GB"/>
        </w:rPr>
        <w:t xml:space="preserve">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 xml:space="preserve">So far, I have written a C compiler and I plan to extend it to a C++ compiler </w:t>
      </w:r>
      <w:proofErr w:type="gramStart"/>
      <w:r w:rsidRPr="00D822A3">
        <w:rPr>
          <w:rFonts w:cs="Times New Roman"/>
          <w:lang w:val="en-GB"/>
        </w:rPr>
        <w:t>in the near future</w:t>
      </w:r>
      <w:proofErr w:type="gramEnd"/>
      <w:r w:rsidRPr="00D822A3">
        <w:rPr>
          <w:rFonts w:cs="Times New Roman"/>
          <w:lang w:val="en-GB"/>
        </w:rPr>
        <w:t>.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w:t>
      </w:r>
      <w:proofErr w:type="spellStart"/>
      <w:r w:rsidRPr="00D822A3">
        <w:rPr>
          <w:rFonts w:cs="Times New Roman"/>
          <w:lang w:val="en-GB"/>
        </w:rPr>
        <w:t>JLex</w:t>
      </w:r>
      <w:proofErr w:type="spellEnd"/>
      <w:r w:rsidRPr="00D822A3">
        <w:rPr>
          <w:rFonts w:cs="Times New Roman"/>
          <w:lang w:val="en-GB"/>
        </w:rPr>
        <w:t xml:space="preserve">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w:t>
      </w:r>
      <w:proofErr w:type="gramStart"/>
      <w:r w:rsidRPr="00D822A3">
        <w:rPr>
          <w:rFonts w:cs="Times New Roman"/>
          <w:color w:val="000000"/>
          <w:lang w:val="en-GB"/>
        </w:rPr>
        <w:t>similar to</w:t>
      </w:r>
      <w:proofErr w:type="gramEnd"/>
      <w:r w:rsidRPr="00D822A3">
        <w:rPr>
          <w:rFonts w:cs="Times New Roman"/>
          <w:color w:val="000000"/>
          <w:lang w:val="en-GB"/>
        </w:rPr>
        <w:t xml:space="preserve">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Alfred V. </w:t>
      </w:r>
      <w:proofErr w:type="spellStart"/>
      <w:r w:rsidRPr="00D822A3">
        <w:rPr>
          <w:rFonts w:cs="Times New Roman"/>
          <w:color w:val="000000"/>
          <w:lang w:val="en-GB"/>
        </w:rPr>
        <w:t>Aho</w:t>
      </w:r>
      <w:proofErr w:type="spellEnd"/>
      <w:r w:rsidRPr="00D822A3">
        <w:rPr>
          <w:rFonts w:cs="Times New Roman"/>
          <w:color w:val="000000"/>
          <w:lang w:val="en-GB"/>
        </w:rPr>
        <w:t xml:space="preserve">, Lam, Monica S. Lam, Ravi </w:t>
      </w:r>
      <w:proofErr w:type="spellStart"/>
      <w:r w:rsidRPr="00D822A3">
        <w:rPr>
          <w:rFonts w:cs="Times New Roman"/>
          <w:color w:val="000000"/>
          <w:lang w:val="en-GB"/>
        </w:rPr>
        <w:t>Sethi</w:t>
      </w:r>
      <w:proofErr w:type="spellEnd"/>
      <w:r w:rsidRPr="00D822A3">
        <w:rPr>
          <w:rFonts w:cs="Times New Roman"/>
          <w:color w:val="000000"/>
          <w:lang w:val="en-GB"/>
        </w:rPr>
        <w:t>,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Keith Cooper, Linda </w:t>
      </w:r>
      <w:proofErr w:type="spellStart"/>
      <w:r w:rsidRPr="00D822A3">
        <w:rPr>
          <w:rFonts w:cs="Times New Roman"/>
          <w:color w:val="000000"/>
          <w:lang w:val="en-GB"/>
        </w:rPr>
        <w:t>Torczon</w:t>
      </w:r>
      <w:proofErr w:type="spellEnd"/>
      <w:r w:rsidRPr="00D822A3">
        <w:rPr>
          <w:rFonts w:cs="Times New Roman"/>
          <w:color w:val="000000"/>
          <w:lang w:val="en-GB"/>
        </w:rPr>
        <w:t>.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Charles N. Fischer, Ron K. </w:t>
      </w:r>
      <w:proofErr w:type="spellStart"/>
      <w:r w:rsidRPr="00D822A3">
        <w:rPr>
          <w:rFonts w:cs="Times New Roman"/>
          <w:color w:val="000000"/>
          <w:lang w:val="en-GB"/>
        </w:rPr>
        <w:t>Cytron</w:t>
      </w:r>
      <w:proofErr w:type="spellEnd"/>
      <w:r w:rsidRPr="00D822A3">
        <w:rPr>
          <w:rFonts w:cs="Times New Roman"/>
          <w:color w:val="000000"/>
          <w:lang w:val="en-GB"/>
        </w:rPr>
        <w:t>,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following book could be said to be closely related to mine, as it also described the code for a C compiler. However, this book is </w:t>
      </w:r>
      <w:proofErr w:type="gramStart"/>
      <w:r w:rsidRPr="00D822A3">
        <w:rPr>
          <w:rFonts w:cs="Times New Roman"/>
          <w:color w:val="000000"/>
          <w:lang w:val="en-GB"/>
        </w:rPr>
        <w:t>more or less unreadable</w:t>
      </w:r>
      <w:proofErr w:type="gramEnd"/>
      <w:r w:rsidRPr="00D822A3">
        <w:rPr>
          <w:rFonts w:cs="Times New Roman"/>
          <w:color w:val="000000"/>
          <w:lang w:val="en-GB"/>
        </w:rPr>
        <w:t xml:space="preserv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w:t>
      </w:r>
      <w:proofErr w:type="spellStart"/>
      <w:r w:rsidRPr="00D822A3">
        <w:rPr>
          <w:rFonts w:cs="Times New Roman"/>
          <w:color w:val="000000"/>
          <w:lang w:val="en-GB"/>
        </w:rPr>
        <w:t>preprocessor</w:t>
      </w:r>
      <w:proofErr w:type="spellEnd"/>
      <w:r w:rsidRPr="00D822A3">
        <w:rPr>
          <w:rFonts w:cs="Times New Roman"/>
          <w:color w:val="000000"/>
          <w:lang w:val="en-GB"/>
        </w:rPr>
        <w:t>,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Christopher W. Fraser, David R. Hanson. A Retargetable C </w:t>
      </w:r>
      <w:proofErr w:type="gramStart"/>
      <w:r w:rsidRPr="00D822A3">
        <w:rPr>
          <w:rFonts w:cs="Times New Roman"/>
          <w:color w:val="000000"/>
          <w:lang w:val="en-GB"/>
        </w:rPr>
        <w:t>Compiler :</w:t>
      </w:r>
      <w:proofErr w:type="gramEnd"/>
      <w:r w:rsidRPr="00D822A3">
        <w:rPr>
          <w:rFonts w:cs="Times New Roman"/>
          <w:color w:val="000000"/>
          <w:lang w:val="en-GB"/>
        </w:rPr>
        <w:t xml:space="preserve">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proofErr w:type="gramStart"/>
      <w:r w:rsidRPr="00D822A3">
        <w:rPr>
          <w:rFonts w:cs="Times New Roman"/>
          <w:color w:val="000000"/>
          <w:lang w:val="en-GB"/>
        </w:rPr>
        <w:t>This books</w:t>
      </w:r>
      <w:proofErr w:type="gramEnd"/>
      <w:r w:rsidRPr="00D822A3">
        <w:rPr>
          <w:rFonts w:cs="Times New Roman"/>
          <w:color w:val="000000"/>
          <w:lang w:val="en-GB"/>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Steven S. </w:t>
      </w:r>
      <w:proofErr w:type="spellStart"/>
      <w:r w:rsidRPr="00D822A3">
        <w:rPr>
          <w:rFonts w:cs="Times New Roman"/>
          <w:color w:val="000000"/>
          <w:lang w:val="en-GB"/>
        </w:rPr>
        <w:t>Muchnick</w:t>
      </w:r>
      <w:proofErr w:type="spellEnd"/>
      <w:r w:rsidRPr="00D822A3">
        <w:rPr>
          <w:rFonts w:cs="Times New Roman"/>
          <w:color w:val="000000"/>
          <w:lang w:val="en-GB"/>
        </w:rPr>
        <w:t>.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 Introduction. Introduces the compiler phases described in the following chapters by demonstrating a compiler for a small toy language generating MIPS-code executable in the </w:t>
      </w:r>
      <w:proofErr w:type="spellStart"/>
      <w:r w:rsidRPr="00D822A3">
        <w:rPr>
          <w:rFonts w:cs="Times New Roman"/>
          <w:color w:val="000000"/>
          <w:lang w:val="en-GB"/>
        </w:rPr>
        <w:t>SPIM</w:t>
      </w:r>
      <w:proofErr w:type="spellEnd"/>
      <w:r w:rsidRPr="00D822A3">
        <w:rPr>
          <w:rFonts w:cs="Times New Roman"/>
          <w:color w:val="000000"/>
          <w:lang w:val="en-GB"/>
        </w:rPr>
        <w:t xml:space="preserve">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D822A3">
        <w:rPr>
          <w:rFonts w:cs="Times New Roman"/>
          <w:color w:val="000000"/>
          <w:lang w:val="en-GB"/>
        </w:rPr>
        <w:t>JLex</w:t>
      </w:r>
      <w:proofErr w:type="spellEnd"/>
      <w:r w:rsidRPr="00D822A3">
        <w:rPr>
          <w:rFonts w:cs="Times New Roman"/>
          <w:color w:val="000000"/>
          <w:lang w:val="en-GB"/>
        </w:rPr>
        <w:t>,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D822A3">
        <w:rPr>
          <w:rFonts w:cs="Times New Roman"/>
          <w:color w:val="000000"/>
          <w:lang w:val="en-GB"/>
        </w:rPr>
        <w:t>Yacc</w:t>
      </w:r>
      <w:proofErr w:type="spellEnd"/>
      <w:r w:rsidRPr="00D822A3">
        <w:rPr>
          <w:rFonts w:cs="Times New Roman"/>
          <w:color w:val="000000"/>
          <w:lang w:val="en-GB"/>
        </w:rPr>
        <w:t xml:space="preserve"> for C. Each rule can also be equipped with code dealing with type checking and target code generation. However, I will have </w:t>
      </w:r>
      <w:proofErr w:type="gramStart"/>
      <w:r w:rsidRPr="00D822A3">
        <w:rPr>
          <w:rFonts w:cs="Times New Roman"/>
          <w:color w:val="000000"/>
          <w:lang w:val="en-GB"/>
        </w:rPr>
        <w:t>try</w:t>
      </w:r>
      <w:proofErr w:type="gramEnd"/>
      <w:r w:rsidRPr="00D822A3">
        <w:rPr>
          <w:rFonts w:cs="Times New Roman"/>
          <w:color w:val="000000"/>
          <w:lang w:val="en-GB"/>
        </w:rPr>
        <w:t xml:space="preserve">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4. Declarations and the Symbol Table. C++ has a rather complicated declaration system with aggregated types such as classes, </w:t>
      </w:r>
      <w:proofErr w:type="gramStart"/>
      <w:r w:rsidRPr="00D822A3">
        <w:rPr>
          <w:rFonts w:cs="Times New Roman"/>
          <w:color w:val="000000"/>
          <w:lang w:val="en-GB"/>
        </w:rPr>
        <w:t>structures</w:t>
      </w:r>
      <w:proofErr w:type="gramEnd"/>
      <w:r w:rsidRPr="00D822A3">
        <w:rPr>
          <w:rFonts w:cs="Times New Roman"/>
          <w:color w:val="000000"/>
          <w:lang w:val="en-GB"/>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9. Target Code Generation. The target code of the C++ compiler of this book is Intel </w:t>
      </w:r>
      <w:proofErr w:type="spellStart"/>
      <w:r w:rsidRPr="00D822A3">
        <w:rPr>
          <w:rFonts w:cs="Times New Roman"/>
          <w:color w:val="000000"/>
          <w:lang w:val="en-GB"/>
        </w:rPr>
        <w:t>x86</w:t>
      </w:r>
      <w:proofErr w:type="spellEnd"/>
      <w:r w:rsidRPr="00D822A3">
        <w:rPr>
          <w:rFonts w:cs="Times New Roman"/>
          <w:color w:val="000000"/>
          <w:lang w:val="en-GB"/>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10.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Before the </w:t>
      </w:r>
      <w:proofErr w:type="gramStart"/>
      <w:r w:rsidRPr="00D822A3">
        <w:rPr>
          <w:rFonts w:cs="Times New Roman"/>
          <w:color w:val="000000"/>
          <w:lang w:val="en-GB"/>
        </w:rPr>
        <w:t>actually</w:t>
      </w:r>
      <w:proofErr w:type="gramEnd"/>
      <w:r w:rsidRPr="00D822A3">
        <w:rPr>
          <w:rFonts w:cs="Times New Roman"/>
          <w:color w:val="000000"/>
          <w:lang w:val="en-GB"/>
        </w:rPr>
        <w:t xml:space="preserve"> compilation starts, the source code has been traversed by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xml:space="preserve">11. The Linker. When the target code has finally been generated, it becomes stored into an object file. As the source code can be distributed over several files, the target code </w:t>
      </w:r>
      <w:proofErr w:type="gramStart"/>
      <w:r w:rsidRPr="00D822A3">
        <w:rPr>
          <w:rFonts w:cs="Times New Roman"/>
          <w:color w:val="000000"/>
          <w:lang w:val="en-GB"/>
        </w:rPr>
        <w:t>need</w:t>
      </w:r>
      <w:proofErr w:type="gramEnd"/>
      <w:r w:rsidRPr="00D822A3">
        <w:rPr>
          <w:rFonts w:cs="Times New Roman"/>
          <w:color w:val="000000"/>
          <w:lang w:val="en-GB"/>
        </w:rPr>
        <w:t xml:space="preserve"> to be merged into one executable file. This is the task of the linker, it merges the code and data area, resolve the static and extern </w:t>
      </w:r>
      <w:proofErr w:type="gramStart"/>
      <w:r w:rsidRPr="00D822A3">
        <w:rPr>
          <w:rFonts w:cs="Times New Roman"/>
          <w:color w:val="000000"/>
          <w:lang w:val="en-GB"/>
        </w:rPr>
        <w:t>references</w:t>
      </w:r>
      <w:proofErr w:type="gramEnd"/>
      <w:r w:rsidRPr="00D822A3">
        <w:rPr>
          <w:rFonts w:cs="Times New Roman"/>
          <w:color w:val="000000"/>
          <w:lang w:val="en-GB"/>
        </w:rPr>
        <w:t xml:space="preserve">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310563" w:rsidRDefault="00310563" w:rsidP="005F7461">
                              <w:pPr>
                                <w:spacing w:before="60" w:after="0"/>
                                <w:jc w:val="center"/>
                                <w:rPr>
                                  <w:lang w:val="sv-SE"/>
                                </w:rPr>
                              </w:pPr>
                              <w:r>
                                <w:rPr>
                                  <w:lang w:val="sv-SE"/>
                                </w:rPr>
                                <w:t>Preprocessor</w:t>
                              </w:r>
                            </w:p>
                            <w:p w14:paraId="04F32221" w14:textId="77777777" w:rsidR="00310563" w:rsidRPr="00C7380D" w:rsidRDefault="00310563"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310563" w:rsidRPr="008541FD" w:rsidRDefault="00310563" w:rsidP="005F7461">
                              <w:pPr>
                                <w:spacing w:before="60" w:after="0"/>
                                <w:jc w:val="center"/>
                              </w:pPr>
                              <w:r w:rsidRPr="008541FD">
                                <w:t>Source</w:t>
                              </w:r>
                              <w:r>
                                <w:t xml:space="preserve"> </w:t>
                              </w:r>
                              <w:r w:rsidRPr="008541FD">
                                <w:t>Code</w:t>
                              </w:r>
                            </w:p>
                            <w:p w14:paraId="4FCEAC5C" w14:textId="77777777" w:rsidR="00310563" w:rsidRDefault="00310563"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310563" w:rsidRDefault="00310563"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310563" w:rsidRDefault="00310563" w:rsidP="005F7461">
                              <w:pPr>
                                <w:pStyle w:val="Normalwebb"/>
                                <w:spacing w:before="60" w:line="256" w:lineRule="auto"/>
                                <w:jc w:val="center"/>
                              </w:pPr>
                              <w:r>
                                <w:rPr>
                                  <w:rFonts w:eastAsia="Calibri"/>
                                  <w:sz w:val="22"/>
                                  <w:szCs w:val="22"/>
                                  <w:lang w:val="en-US"/>
                                </w:rPr>
                                <w:t>Processed Code</w:t>
                              </w:r>
                            </w:p>
                            <w:p w14:paraId="14142DBC" w14:textId="77777777" w:rsidR="00310563" w:rsidRDefault="00310563"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310563" w:rsidRDefault="00310563"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310563" w:rsidRDefault="00310563" w:rsidP="005F7461">
                              <w:pPr>
                                <w:pStyle w:val="Normalwebb"/>
                                <w:spacing w:before="60" w:line="254" w:lineRule="auto"/>
                                <w:jc w:val="center"/>
                              </w:pPr>
                              <w:r>
                                <w:rPr>
                                  <w:rFonts w:eastAsia="Calibri"/>
                                  <w:sz w:val="22"/>
                                  <w:szCs w:val="22"/>
                                  <w:lang w:val="en-US"/>
                                </w:rPr>
                                <w:t>Syntax Tree</w:t>
                              </w:r>
                            </w:p>
                            <w:p w14:paraId="070DB26E" w14:textId="77777777" w:rsidR="00310563" w:rsidRDefault="00310563"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310563" w:rsidRDefault="00310563"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310563" w:rsidRDefault="00310563" w:rsidP="005F7461">
                              <w:pPr>
                                <w:pStyle w:val="Normalwebb"/>
                                <w:spacing w:before="60" w:line="252" w:lineRule="auto"/>
                                <w:jc w:val="center"/>
                              </w:pPr>
                              <w:r>
                                <w:rPr>
                                  <w:rFonts w:eastAsia="Calibri"/>
                                  <w:sz w:val="22"/>
                                  <w:szCs w:val="22"/>
                                  <w:lang w:val="en-US"/>
                                </w:rPr>
                                <w:t>Optimized Syntax Tree</w:t>
                              </w:r>
                            </w:p>
                            <w:p w14:paraId="3315953C" w14:textId="77777777" w:rsidR="00310563" w:rsidRDefault="00310563"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310563" w:rsidRDefault="00310563"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310563" w:rsidRDefault="00310563" w:rsidP="005F7461">
                              <w:pPr>
                                <w:pStyle w:val="Normalwebb"/>
                                <w:spacing w:before="60" w:line="252" w:lineRule="auto"/>
                                <w:jc w:val="center"/>
                              </w:pPr>
                              <w:r>
                                <w:rPr>
                                  <w:rFonts w:eastAsia="Calibri"/>
                                  <w:sz w:val="22"/>
                                  <w:szCs w:val="22"/>
                                  <w:lang w:val="en-US"/>
                                </w:rPr>
                                <w:t>Middle Code List</w:t>
                              </w:r>
                            </w:p>
                            <w:p w14:paraId="321C1BE9" w14:textId="77777777" w:rsidR="00310563" w:rsidRDefault="00310563"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310563" w:rsidRDefault="00310563" w:rsidP="005F7461">
                              <w:pPr>
                                <w:pStyle w:val="Normalwebb"/>
                                <w:spacing w:before="60" w:line="252" w:lineRule="auto"/>
                                <w:jc w:val="center"/>
                              </w:pPr>
                              <w:r>
                                <w:rPr>
                                  <w:rFonts w:eastAsia="Calibri"/>
                                  <w:sz w:val="22"/>
                                  <w:szCs w:val="22"/>
                                  <w:lang w:val="en-US"/>
                                </w:rPr>
                                <w:t>Optimized Middle Code List</w:t>
                              </w:r>
                            </w:p>
                            <w:p w14:paraId="4CF9CB98" w14:textId="77777777" w:rsidR="00310563" w:rsidRDefault="00310563"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310563" w:rsidRDefault="00310563"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310563" w:rsidRDefault="00310563"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310563" w:rsidRDefault="00310563" w:rsidP="005F7461">
                        <w:pPr>
                          <w:spacing w:before="60" w:after="0"/>
                          <w:jc w:val="center"/>
                          <w:rPr>
                            <w:lang w:val="sv-SE"/>
                          </w:rPr>
                        </w:pPr>
                        <w:r>
                          <w:rPr>
                            <w:lang w:val="sv-SE"/>
                          </w:rPr>
                          <w:t>Preprocessor</w:t>
                        </w:r>
                      </w:p>
                      <w:p w14:paraId="04F32221" w14:textId="77777777" w:rsidR="00310563" w:rsidRPr="00C7380D" w:rsidRDefault="00310563"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310563" w:rsidRPr="008541FD" w:rsidRDefault="00310563" w:rsidP="005F7461">
                        <w:pPr>
                          <w:spacing w:before="60" w:after="0"/>
                          <w:jc w:val="center"/>
                        </w:pPr>
                        <w:r w:rsidRPr="008541FD">
                          <w:t>Source</w:t>
                        </w:r>
                        <w:r>
                          <w:t xml:space="preserve"> </w:t>
                        </w:r>
                        <w:r w:rsidRPr="008541FD">
                          <w:t>Code</w:t>
                        </w:r>
                      </w:p>
                      <w:p w14:paraId="4FCEAC5C" w14:textId="77777777" w:rsidR="00310563" w:rsidRDefault="00310563"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310563" w:rsidRDefault="00310563"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310563" w:rsidRDefault="00310563" w:rsidP="005F7461">
                        <w:pPr>
                          <w:pStyle w:val="Normalwebb"/>
                          <w:spacing w:before="60" w:line="256" w:lineRule="auto"/>
                          <w:jc w:val="center"/>
                        </w:pPr>
                        <w:r>
                          <w:rPr>
                            <w:rFonts w:eastAsia="Calibri"/>
                            <w:sz w:val="22"/>
                            <w:szCs w:val="22"/>
                            <w:lang w:val="en-US"/>
                          </w:rPr>
                          <w:t>Processed Code</w:t>
                        </w:r>
                      </w:p>
                      <w:p w14:paraId="14142DBC" w14:textId="77777777" w:rsidR="00310563" w:rsidRDefault="00310563"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310563" w:rsidRDefault="00310563"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310563" w:rsidRDefault="00310563" w:rsidP="005F7461">
                        <w:pPr>
                          <w:pStyle w:val="Normalwebb"/>
                          <w:spacing w:before="60" w:line="254" w:lineRule="auto"/>
                          <w:jc w:val="center"/>
                        </w:pPr>
                        <w:r>
                          <w:rPr>
                            <w:rFonts w:eastAsia="Calibri"/>
                            <w:sz w:val="22"/>
                            <w:szCs w:val="22"/>
                            <w:lang w:val="en-US"/>
                          </w:rPr>
                          <w:t>Syntax Tree</w:t>
                        </w:r>
                      </w:p>
                      <w:p w14:paraId="070DB26E" w14:textId="77777777" w:rsidR="00310563" w:rsidRDefault="00310563"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310563" w:rsidRDefault="00310563"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310563" w:rsidRDefault="00310563" w:rsidP="005F7461">
                        <w:pPr>
                          <w:pStyle w:val="Normalwebb"/>
                          <w:spacing w:before="60" w:line="252" w:lineRule="auto"/>
                          <w:jc w:val="center"/>
                        </w:pPr>
                        <w:r>
                          <w:rPr>
                            <w:rFonts w:eastAsia="Calibri"/>
                            <w:sz w:val="22"/>
                            <w:szCs w:val="22"/>
                            <w:lang w:val="en-US"/>
                          </w:rPr>
                          <w:t>Optimized Syntax Tree</w:t>
                        </w:r>
                      </w:p>
                      <w:p w14:paraId="3315953C" w14:textId="77777777" w:rsidR="00310563" w:rsidRDefault="00310563"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310563" w:rsidRDefault="00310563"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310563" w:rsidRDefault="00310563" w:rsidP="005F7461">
                        <w:pPr>
                          <w:pStyle w:val="Normalwebb"/>
                          <w:spacing w:before="60" w:line="252" w:lineRule="auto"/>
                          <w:jc w:val="center"/>
                        </w:pPr>
                        <w:r>
                          <w:rPr>
                            <w:rFonts w:eastAsia="Calibri"/>
                            <w:sz w:val="22"/>
                            <w:szCs w:val="22"/>
                            <w:lang w:val="en-US"/>
                          </w:rPr>
                          <w:t>Middle Code List</w:t>
                        </w:r>
                      </w:p>
                      <w:p w14:paraId="321C1BE9" w14:textId="77777777" w:rsidR="00310563" w:rsidRDefault="00310563"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310563" w:rsidRDefault="00310563" w:rsidP="005F7461">
                        <w:pPr>
                          <w:pStyle w:val="Normalwebb"/>
                          <w:spacing w:before="60" w:line="252" w:lineRule="auto"/>
                          <w:jc w:val="center"/>
                        </w:pPr>
                        <w:r>
                          <w:rPr>
                            <w:rFonts w:eastAsia="Calibri"/>
                            <w:sz w:val="22"/>
                            <w:szCs w:val="22"/>
                            <w:lang w:val="en-US"/>
                          </w:rPr>
                          <w:t>Optimized Middle Code List</w:t>
                        </w:r>
                      </w:p>
                      <w:p w14:paraId="4CF9CB98" w14:textId="77777777" w:rsidR="00310563" w:rsidRDefault="00310563"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310563" w:rsidRDefault="00310563"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310563" w:rsidRDefault="00310563"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310563" w:rsidRDefault="00310563" w:rsidP="006F14D0">
                              <w:pPr>
                                <w:spacing w:before="60" w:after="0"/>
                                <w:jc w:val="center"/>
                                <w:rPr>
                                  <w:lang w:val="sv-SE"/>
                                </w:rPr>
                              </w:pPr>
                              <w:r>
                                <w:rPr>
                                  <w:lang w:val="sv-SE"/>
                                </w:rPr>
                                <w:t>Preprocessor</w:t>
                              </w:r>
                            </w:p>
                            <w:p w14:paraId="2CD90E0F" w14:textId="77777777" w:rsidR="00310563" w:rsidRPr="00C7380D" w:rsidRDefault="00310563"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310563" w:rsidRPr="008541FD" w:rsidRDefault="00310563" w:rsidP="006F14D0">
                              <w:pPr>
                                <w:spacing w:before="60" w:after="0"/>
                                <w:jc w:val="center"/>
                              </w:pPr>
                              <w:r w:rsidRPr="008541FD">
                                <w:t>Source</w:t>
                              </w:r>
                              <w:r>
                                <w:t xml:space="preserve"> </w:t>
                              </w:r>
                              <w:r w:rsidRPr="008541FD">
                                <w:t>Code</w:t>
                              </w:r>
                            </w:p>
                            <w:p w14:paraId="1314F231" w14:textId="77777777" w:rsidR="00310563" w:rsidRDefault="00310563"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310563" w:rsidRDefault="00310563"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310563" w:rsidRDefault="00310563" w:rsidP="006F14D0">
                              <w:pPr>
                                <w:pStyle w:val="Normalwebb"/>
                                <w:spacing w:before="60" w:line="256" w:lineRule="auto"/>
                                <w:jc w:val="center"/>
                              </w:pPr>
                              <w:r>
                                <w:rPr>
                                  <w:rFonts w:eastAsia="Calibri"/>
                                  <w:sz w:val="22"/>
                                  <w:szCs w:val="22"/>
                                  <w:lang w:val="en-US"/>
                                </w:rPr>
                                <w:t>Processed Code</w:t>
                              </w:r>
                            </w:p>
                            <w:p w14:paraId="705B7689" w14:textId="77777777" w:rsidR="00310563" w:rsidRDefault="00310563"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310563" w:rsidRDefault="00310563"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310563" w:rsidRDefault="00310563" w:rsidP="006F14D0">
                              <w:pPr>
                                <w:pStyle w:val="Normalwebb"/>
                                <w:spacing w:before="60" w:line="254" w:lineRule="auto"/>
                                <w:jc w:val="center"/>
                              </w:pPr>
                              <w:r>
                                <w:rPr>
                                  <w:rFonts w:eastAsia="Calibri"/>
                                  <w:sz w:val="22"/>
                                  <w:szCs w:val="22"/>
                                  <w:lang w:val="en-US"/>
                                </w:rPr>
                                <w:t>Syntax Tree</w:t>
                              </w:r>
                            </w:p>
                            <w:p w14:paraId="20988EE2" w14:textId="77777777" w:rsidR="00310563" w:rsidRDefault="0031056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310563" w:rsidRDefault="00310563"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310563" w:rsidRDefault="00310563" w:rsidP="006F14D0">
                              <w:pPr>
                                <w:pStyle w:val="Normalwebb"/>
                                <w:spacing w:before="60" w:line="252" w:lineRule="auto"/>
                                <w:jc w:val="center"/>
                              </w:pPr>
                              <w:r>
                                <w:rPr>
                                  <w:rFonts w:eastAsia="Calibri"/>
                                  <w:sz w:val="22"/>
                                  <w:szCs w:val="22"/>
                                  <w:lang w:val="en-US"/>
                                </w:rPr>
                                <w:t>Optimized Syntax Tree</w:t>
                              </w:r>
                            </w:p>
                            <w:p w14:paraId="35223DB0" w14:textId="77777777" w:rsidR="00310563" w:rsidRDefault="0031056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310563" w:rsidRDefault="00310563"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310563" w:rsidRDefault="00310563" w:rsidP="006F14D0">
                              <w:pPr>
                                <w:pStyle w:val="Normalwebb"/>
                                <w:spacing w:before="60" w:line="252" w:lineRule="auto"/>
                                <w:jc w:val="center"/>
                              </w:pPr>
                              <w:r>
                                <w:rPr>
                                  <w:rFonts w:eastAsia="Calibri"/>
                                  <w:sz w:val="22"/>
                                  <w:szCs w:val="22"/>
                                  <w:lang w:val="en-US"/>
                                </w:rPr>
                                <w:t>Middle Code List</w:t>
                              </w:r>
                            </w:p>
                            <w:p w14:paraId="5410A942" w14:textId="77777777" w:rsidR="00310563" w:rsidRDefault="0031056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310563" w:rsidRDefault="00310563" w:rsidP="006F14D0">
                              <w:pPr>
                                <w:pStyle w:val="Normalwebb"/>
                                <w:spacing w:before="60" w:line="252" w:lineRule="auto"/>
                                <w:jc w:val="center"/>
                              </w:pPr>
                              <w:r>
                                <w:rPr>
                                  <w:rFonts w:eastAsia="Calibri"/>
                                  <w:sz w:val="22"/>
                                  <w:szCs w:val="22"/>
                                  <w:lang w:val="en-US"/>
                                </w:rPr>
                                <w:t>Optimized Middle Code List</w:t>
                              </w:r>
                            </w:p>
                            <w:p w14:paraId="36F7A1DE" w14:textId="77777777" w:rsidR="00310563" w:rsidRDefault="0031056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310563" w:rsidRDefault="00310563"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310563" w:rsidRDefault="00310563"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310563" w:rsidRDefault="00310563" w:rsidP="006F14D0">
                        <w:pPr>
                          <w:spacing w:before="60" w:after="0"/>
                          <w:jc w:val="center"/>
                          <w:rPr>
                            <w:lang w:val="sv-SE"/>
                          </w:rPr>
                        </w:pPr>
                        <w:r>
                          <w:rPr>
                            <w:lang w:val="sv-SE"/>
                          </w:rPr>
                          <w:t>Preprocessor</w:t>
                        </w:r>
                      </w:p>
                      <w:p w14:paraId="2CD90E0F" w14:textId="77777777" w:rsidR="00310563" w:rsidRPr="00C7380D" w:rsidRDefault="00310563"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310563" w:rsidRPr="008541FD" w:rsidRDefault="00310563" w:rsidP="006F14D0">
                        <w:pPr>
                          <w:spacing w:before="60" w:after="0"/>
                          <w:jc w:val="center"/>
                        </w:pPr>
                        <w:r w:rsidRPr="008541FD">
                          <w:t>Source</w:t>
                        </w:r>
                        <w:r>
                          <w:t xml:space="preserve"> </w:t>
                        </w:r>
                        <w:r w:rsidRPr="008541FD">
                          <w:t>Code</w:t>
                        </w:r>
                      </w:p>
                      <w:p w14:paraId="1314F231" w14:textId="77777777" w:rsidR="00310563" w:rsidRDefault="00310563"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310563" w:rsidRDefault="00310563"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310563" w:rsidRDefault="00310563" w:rsidP="006F14D0">
                        <w:pPr>
                          <w:pStyle w:val="Normalwebb"/>
                          <w:spacing w:before="60" w:line="256" w:lineRule="auto"/>
                          <w:jc w:val="center"/>
                        </w:pPr>
                        <w:r>
                          <w:rPr>
                            <w:rFonts w:eastAsia="Calibri"/>
                            <w:sz w:val="22"/>
                            <w:szCs w:val="22"/>
                            <w:lang w:val="en-US"/>
                          </w:rPr>
                          <w:t>Processed Code</w:t>
                        </w:r>
                      </w:p>
                      <w:p w14:paraId="705B7689" w14:textId="77777777" w:rsidR="00310563" w:rsidRDefault="00310563"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310563" w:rsidRDefault="00310563"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310563" w:rsidRDefault="00310563" w:rsidP="006F14D0">
                        <w:pPr>
                          <w:pStyle w:val="Normalwebb"/>
                          <w:spacing w:before="60" w:line="254" w:lineRule="auto"/>
                          <w:jc w:val="center"/>
                        </w:pPr>
                        <w:r>
                          <w:rPr>
                            <w:rFonts w:eastAsia="Calibri"/>
                            <w:sz w:val="22"/>
                            <w:szCs w:val="22"/>
                            <w:lang w:val="en-US"/>
                          </w:rPr>
                          <w:t>Syntax Tree</w:t>
                        </w:r>
                      </w:p>
                      <w:p w14:paraId="20988EE2" w14:textId="77777777" w:rsidR="00310563" w:rsidRDefault="00310563"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310563" w:rsidRDefault="00310563"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310563" w:rsidRDefault="00310563" w:rsidP="006F14D0">
                        <w:pPr>
                          <w:pStyle w:val="Normalwebb"/>
                          <w:spacing w:before="60" w:line="252" w:lineRule="auto"/>
                          <w:jc w:val="center"/>
                        </w:pPr>
                        <w:r>
                          <w:rPr>
                            <w:rFonts w:eastAsia="Calibri"/>
                            <w:sz w:val="22"/>
                            <w:szCs w:val="22"/>
                            <w:lang w:val="en-US"/>
                          </w:rPr>
                          <w:t>Optimized Syntax Tree</w:t>
                        </w:r>
                      </w:p>
                      <w:p w14:paraId="35223DB0" w14:textId="77777777" w:rsidR="00310563" w:rsidRDefault="00310563"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310563" w:rsidRDefault="00310563"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310563" w:rsidRDefault="00310563" w:rsidP="006F14D0">
                        <w:pPr>
                          <w:pStyle w:val="Normalwebb"/>
                          <w:spacing w:before="60" w:line="252" w:lineRule="auto"/>
                          <w:jc w:val="center"/>
                        </w:pPr>
                        <w:r>
                          <w:rPr>
                            <w:rFonts w:eastAsia="Calibri"/>
                            <w:sz w:val="22"/>
                            <w:szCs w:val="22"/>
                            <w:lang w:val="en-US"/>
                          </w:rPr>
                          <w:t>Middle Code List</w:t>
                        </w:r>
                      </w:p>
                      <w:p w14:paraId="5410A942" w14:textId="77777777" w:rsidR="00310563" w:rsidRDefault="00310563"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310563" w:rsidRDefault="00310563" w:rsidP="006F14D0">
                        <w:pPr>
                          <w:pStyle w:val="Normalwebb"/>
                          <w:spacing w:before="60" w:line="252" w:lineRule="auto"/>
                          <w:jc w:val="center"/>
                        </w:pPr>
                        <w:r>
                          <w:rPr>
                            <w:rFonts w:eastAsia="Calibri"/>
                            <w:sz w:val="22"/>
                            <w:szCs w:val="22"/>
                            <w:lang w:val="en-US"/>
                          </w:rPr>
                          <w:t>Optimized Middle Code List</w:t>
                        </w:r>
                      </w:p>
                      <w:p w14:paraId="36F7A1DE" w14:textId="77777777" w:rsidR="00310563" w:rsidRDefault="00310563"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310563" w:rsidRDefault="00310563"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310563" w:rsidRDefault="00310563"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1" w:author="Stefan Bjornander" w:date="2015-05-23T17:42:00Z" w:initials="SB">
    <w:p w14:paraId="7086E310" w14:textId="77777777" w:rsidR="00310563" w:rsidRDefault="00310563">
      <w:pPr>
        <w:pStyle w:val="Kommentarer"/>
      </w:pPr>
      <w:r>
        <w:rPr>
          <w:rStyle w:val="Kommentarsreferens"/>
        </w:rPr>
        <w:annotationRef/>
      </w:r>
    </w:p>
    <w:p w14:paraId="01C1DAD9" w14:textId="77777777" w:rsidR="00310563" w:rsidRDefault="00310563">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02" w:author="Stefan Bjornander" w:date="2015-05-23T17:42:00Z" w:initials="SB">
    <w:p w14:paraId="04F55807" w14:textId="77777777" w:rsidR="00310563" w:rsidRDefault="00310563">
      <w:pPr>
        <w:pStyle w:val="Kommentarer"/>
      </w:pPr>
      <w:r>
        <w:rPr>
          <w:rStyle w:val="Kommentarsreferens"/>
        </w:rPr>
        <w:annotationRef/>
      </w:r>
    </w:p>
    <w:p w14:paraId="533EC9EE" w14:textId="77777777" w:rsidR="00310563" w:rsidRDefault="00310563">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310563" w:rsidRDefault="00310563" w:rsidP="006C7309">
      <w:pPr>
        <w:spacing w:line="240" w:lineRule="auto"/>
      </w:pPr>
      <w:r>
        <w:separator/>
      </w:r>
    </w:p>
  </w:endnote>
  <w:endnote w:type="continuationSeparator" w:id="0">
    <w:p w14:paraId="0DD18C9D" w14:textId="77777777" w:rsidR="00310563" w:rsidRDefault="00310563"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310563" w:rsidRDefault="00310563" w:rsidP="006C7309">
      <w:pPr>
        <w:spacing w:line="240" w:lineRule="auto"/>
      </w:pPr>
      <w:r>
        <w:separator/>
      </w:r>
    </w:p>
  </w:footnote>
  <w:footnote w:type="continuationSeparator" w:id="0">
    <w:p w14:paraId="0BA3DA21" w14:textId="77777777" w:rsidR="00310563" w:rsidRDefault="00310563" w:rsidP="006C7309">
      <w:pPr>
        <w:spacing w:line="240" w:lineRule="auto"/>
      </w:pPr>
      <w:r>
        <w:continuationSeparator/>
      </w:r>
    </w:p>
  </w:footnote>
  <w:footnote w:id="1">
    <w:p w14:paraId="2574BD6E" w14:textId="77777777" w:rsidR="00310563" w:rsidRPr="00725EAE" w:rsidRDefault="00310563"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310563" w:rsidRPr="00B4576D" w:rsidRDefault="00310563"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310563" w:rsidRPr="00080A22" w:rsidRDefault="00310563"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0065D942" w:rsidR="00310563" w:rsidRDefault="00310563"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310563" w:rsidRDefault="00310563" w:rsidP="00E80032">
      <w:pPr>
        <w:pStyle w:val="Code"/>
      </w:pPr>
      <w:r>
        <w:t>#define BOOL int</w:t>
      </w:r>
    </w:p>
    <w:p w14:paraId="5A8A6026" w14:textId="77777777" w:rsidR="00310563" w:rsidRDefault="00310563" w:rsidP="00E80032">
      <w:pPr>
        <w:pStyle w:val="Code"/>
      </w:pPr>
      <w:r>
        <w:t>#define TRUE 1</w:t>
      </w:r>
    </w:p>
    <w:p w14:paraId="09976B6C" w14:textId="77777777" w:rsidR="00310563" w:rsidRPr="00BF232B" w:rsidRDefault="00310563" w:rsidP="00E80032">
      <w:pPr>
        <w:pStyle w:val="Code"/>
      </w:pPr>
      <w:r>
        <w:t>#define FALSE 0</w:t>
      </w:r>
    </w:p>
  </w:footnote>
  <w:footnote w:id="5">
    <w:p w14:paraId="1100CB01" w14:textId="77777777" w:rsidR="00310563" w:rsidRDefault="00310563"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310563" w:rsidRDefault="00310563" w:rsidP="00E80032">
      <w:r>
        <w:rPr>
          <w:rStyle w:val="Fotnotsreferens"/>
        </w:rPr>
        <w:footnoteRef/>
      </w:r>
      <w:r>
        <w:t xml:space="preserve"> Depending of the compiler and its warning level settings.</w:t>
      </w:r>
    </w:p>
  </w:footnote>
  <w:footnote w:id="7">
    <w:p w14:paraId="3D554D37" w14:textId="77777777" w:rsidR="00310563" w:rsidRPr="004679D4" w:rsidRDefault="00310563"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310563" w:rsidRPr="00C03AB7" w:rsidRDefault="00310563"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310563" w:rsidRPr="000C5114" w:rsidRDefault="00310563"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310563" w:rsidRPr="002343ED" w:rsidRDefault="00310563"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310563" w:rsidRDefault="00310563" w:rsidP="00E80032">
      <w:r>
        <w:rPr>
          <w:rStyle w:val="Fotnotsreferens"/>
        </w:rPr>
        <w:footnoteRef/>
      </w:r>
      <w:r>
        <w:t xml:space="preserve"> However, we have no knowledge about the actual address; it may be 10,000 or anything else.</w:t>
      </w:r>
    </w:p>
  </w:footnote>
  <w:footnote w:id="12">
    <w:p w14:paraId="575EFDCD" w14:textId="77777777" w:rsidR="00310563" w:rsidRPr="009B0162" w:rsidRDefault="00310563"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310563" w:rsidRDefault="00310563"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310563" w:rsidRDefault="00310563"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310563" w:rsidRPr="00E554CC" w:rsidRDefault="00310563"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310563" w:rsidRPr="00391B01" w:rsidRDefault="00310563"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310563" w:rsidRDefault="00310563"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310563" w:rsidRDefault="00310563"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310563" w:rsidRDefault="00310563" w:rsidP="00E80032">
      <w:r>
        <w:rPr>
          <w:rStyle w:val="Fotnotsreferens"/>
        </w:rPr>
        <w:footnoteRef/>
      </w:r>
      <w:r>
        <w:t xml:space="preserve"> There is no rational explanation, just accept it.</w:t>
      </w:r>
    </w:p>
  </w:footnote>
  <w:footnote w:id="20">
    <w:p w14:paraId="0B9FD0C4" w14:textId="77777777" w:rsidR="00310563" w:rsidRDefault="00310563"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310563" w:rsidRPr="00EF01A1" w:rsidRDefault="00310563"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310563" w:rsidRPr="008655EC" w:rsidRDefault="00310563"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E0A"/>
    <w:rsid w:val="00004EF0"/>
    <w:rsid w:val="00004FC8"/>
    <w:rsid w:val="00004FDA"/>
    <w:rsid w:val="00005338"/>
    <w:rsid w:val="00005395"/>
    <w:rsid w:val="000055AD"/>
    <w:rsid w:val="00005615"/>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5D"/>
    <w:rsid w:val="000D5DBE"/>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3BEF"/>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AA3"/>
    <w:rsid w:val="00181B38"/>
    <w:rsid w:val="00181C9E"/>
    <w:rsid w:val="00181FFD"/>
    <w:rsid w:val="0018220E"/>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CB8"/>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64"/>
    <w:rsid w:val="00266FC0"/>
    <w:rsid w:val="00267063"/>
    <w:rsid w:val="002674C9"/>
    <w:rsid w:val="0026755D"/>
    <w:rsid w:val="00267689"/>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C40"/>
    <w:rsid w:val="00275E78"/>
    <w:rsid w:val="0027614D"/>
    <w:rsid w:val="00276163"/>
    <w:rsid w:val="00276387"/>
    <w:rsid w:val="00276390"/>
    <w:rsid w:val="00276604"/>
    <w:rsid w:val="00276911"/>
    <w:rsid w:val="00277104"/>
    <w:rsid w:val="00277D97"/>
    <w:rsid w:val="0028036D"/>
    <w:rsid w:val="00280429"/>
    <w:rsid w:val="00280454"/>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4B4"/>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025"/>
    <w:rsid w:val="002A251A"/>
    <w:rsid w:val="002A27E8"/>
    <w:rsid w:val="002A28A7"/>
    <w:rsid w:val="002A2CBB"/>
    <w:rsid w:val="002A2D16"/>
    <w:rsid w:val="002A2F35"/>
    <w:rsid w:val="002A2FEA"/>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5CF"/>
    <w:rsid w:val="00414712"/>
    <w:rsid w:val="00414B32"/>
    <w:rsid w:val="00414C74"/>
    <w:rsid w:val="00414CAD"/>
    <w:rsid w:val="00414D77"/>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A8"/>
    <w:rsid w:val="004D4254"/>
    <w:rsid w:val="004D46A8"/>
    <w:rsid w:val="004D46B3"/>
    <w:rsid w:val="004D4775"/>
    <w:rsid w:val="004D4883"/>
    <w:rsid w:val="004D4A36"/>
    <w:rsid w:val="004D4C39"/>
    <w:rsid w:val="004D4F24"/>
    <w:rsid w:val="004D5404"/>
    <w:rsid w:val="004D5460"/>
    <w:rsid w:val="004D57BE"/>
    <w:rsid w:val="004D5925"/>
    <w:rsid w:val="004D59A8"/>
    <w:rsid w:val="004D5DB0"/>
    <w:rsid w:val="004D5DB6"/>
    <w:rsid w:val="004D62EE"/>
    <w:rsid w:val="004D651F"/>
    <w:rsid w:val="004D6570"/>
    <w:rsid w:val="004D6611"/>
    <w:rsid w:val="004D6783"/>
    <w:rsid w:val="004D688D"/>
    <w:rsid w:val="004D6A0D"/>
    <w:rsid w:val="004D71F5"/>
    <w:rsid w:val="004D725D"/>
    <w:rsid w:val="004D7299"/>
    <w:rsid w:val="004D75D7"/>
    <w:rsid w:val="004D7785"/>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B32"/>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F55"/>
    <w:rsid w:val="00546F83"/>
    <w:rsid w:val="00546FAB"/>
    <w:rsid w:val="005478DC"/>
    <w:rsid w:val="00550011"/>
    <w:rsid w:val="0055026E"/>
    <w:rsid w:val="005504D0"/>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537"/>
    <w:rsid w:val="00586633"/>
    <w:rsid w:val="005867AE"/>
    <w:rsid w:val="005869AB"/>
    <w:rsid w:val="00586C7E"/>
    <w:rsid w:val="005870FD"/>
    <w:rsid w:val="00587100"/>
    <w:rsid w:val="005873BE"/>
    <w:rsid w:val="005874BA"/>
    <w:rsid w:val="005874BD"/>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69E"/>
    <w:rsid w:val="005B37F6"/>
    <w:rsid w:val="005B3826"/>
    <w:rsid w:val="005B3B39"/>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533"/>
    <w:rsid w:val="005F682F"/>
    <w:rsid w:val="005F7461"/>
    <w:rsid w:val="005F74DA"/>
    <w:rsid w:val="005F7676"/>
    <w:rsid w:val="005F7745"/>
    <w:rsid w:val="005F78E9"/>
    <w:rsid w:val="005F79CB"/>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4CF0"/>
    <w:rsid w:val="00705276"/>
    <w:rsid w:val="00705505"/>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BE"/>
    <w:rsid w:val="00762537"/>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90E"/>
    <w:rsid w:val="00782922"/>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7DE"/>
    <w:rsid w:val="00796A02"/>
    <w:rsid w:val="00796BC7"/>
    <w:rsid w:val="00797518"/>
    <w:rsid w:val="0079758F"/>
    <w:rsid w:val="007975A0"/>
    <w:rsid w:val="007A025D"/>
    <w:rsid w:val="007A0393"/>
    <w:rsid w:val="007A03A1"/>
    <w:rsid w:val="007A0DC1"/>
    <w:rsid w:val="007A0E84"/>
    <w:rsid w:val="007A10E1"/>
    <w:rsid w:val="007A10EE"/>
    <w:rsid w:val="007A124D"/>
    <w:rsid w:val="007A129E"/>
    <w:rsid w:val="007A1472"/>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A7E"/>
    <w:rsid w:val="007A7B4C"/>
    <w:rsid w:val="007A7B98"/>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43"/>
    <w:rsid w:val="007B6A6C"/>
    <w:rsid w:val="007B6BE0"/>
    <w:rsid w:val="007B6ED0"/>
    <w:rsid w:val="007B6EDC"/>
    <w:rsid w:val="007B6FB2"/>
    <w:rsid w:val="007B7478"/>
    <w:rsid w:val="007B7650"/>
    <w:rsid w:val="007B76B6"/>
    <w:rsid w:val="007B780F"/>
    <w:rsid w:val="007B7A13"/>
    <w:rsid w:val="007B7C7D"/>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A8"/>
    <w:rsid w:val="007C7CB2"/>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A9"/>
    <w:rsid w:val="007E07E9"/>
    <w:rsid w:val="007E082A"/>
    <w:rsid w:val="007E0C80"/>
    <w:rsid w:val="007E1077"/>
    <w:rsid w:val="007E1080"/>
    <w:rsid w:val="007E1573"/>
    <w:rsid w:val="007E167C"/>
    <w:rsid w:val="007E17F4"/>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6BA"/>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167"/>
    <w:rsid w:val="008F73FE"/>
    <w:rsid w:val="008F75F8"/>
    <w:rsid w:val="008F78F0"/>
    <w:rsid w:val="008F7A42"/>
    <w:rsid w:val="008F7CF7"/>
    <w:rsid w:val="00900025"/>
    <w:rsid w:val="0090046B"/>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92E"/>
    <w:rsid w:val="00934B7B"/>
    <w:rsid w:val="00935352"/>
    <w:rsid w:val="009358AA"/>
    <w:rsid w:val="00935B00"/>
    <w:rsid w:val="00935C38"/>
    <w:rsid w:val="00935F07"/>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99D"/>
    <w:rsid w:val="00972C73"/>
    <w:rsid w:val="00972ED1"/>
    <w:rsid w:val="00973170"/>
    <w:rsid w:val="009731CA"/>
    <w:rsid w:val="00973292"/>
    <w:rsid w:val="009733C3"/>
    <w:rsid w:val="00973A91"/>
    <w:rsid w:val="00973AA9"/>
    <w:rsid w:val="00973B3A"/>
    <w:rsid w:val="00973C0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DEB"/>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48B"/>
    <w:rsid w:val="00A155F3"/>
    <w:rsid w:val="00A1618B"/>
    <w:rsid w:val="00A163B6"/>
    <w:rsid w:val="00A164D6"/>
    <w:rsid w:val="00A16AF4"/>
    <w:rsid w:val="00A16B6A"/>
    <w:rsid w:val="00A16C04"/>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B2F"/>
    <w:rsid w:val="00A31E74"/>
    <w:rsid w:val="00A322AA"/>
    <w:rsid w:val="00A326D0"/>
    <w:rsid w:val="00A326D2"/>
    <w:rsid w:val="00A327ED"/>
    <w:rsid w:val="00A32A06"/>
    <w:rsid w:val="00A32AEB"/>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3E6"/>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71F"/>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74EB"/>
    <w:rsid w:val="00AA7511"/>
    <w:rsid w:val="00AA764E"/>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636"/>
    <w:rsid w:val="00AB7925"/>
    <w:rsid w:val="00AB7BFD"/>
    <w:rsid w:val="00AB7DF5"/>
    <w:rsid w:val="00AB7E45"/>
    <w:rsid w:val="00AC0461"/>
    <w:rsid w:val="00AC060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983"/>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22"/>
    <w:rsid w:val="00B73AB8"/>
    <w:rsid w:val="00B73D32"/>
    <w:rsid w:val="00B74238"/>
    <w:rsid w:val="00B7459A"/>
    <w:rsid w:val="00B748B9"/>
    <w:rsid w:val="00B750D1"/>
    <w:rsid w:val="00B75555"/>
    <w:rsid w:val="00B7587C"/>
    <w:rsid w:val="00B7590B"/>
    <w:rsid w:val="00B759A5"/>
    <w:rsid w:val="00B75A92"/>
    <w:rsid w:val="00B75AB0"/>
    <w:rsid w:val="00B75B5F"/>
    <w:rsid w:val="00B75B9E"/>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1EDA"/>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2ED3"/>
    <w:rsid w:val="00BA322E"/>
    <w:rsid w:val="00BA3773"/>
    <w:rsid w:val="00BA37DE"/>
    <w:rsid w:val="00BA3E13"/>
    <w:rsid w:val="00BA3F23"/>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89"/>
    <w:rsid w:val="00BC69FD"/>
    <w:rsid w:val="00BC6AC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F2E"/>
    <w:rsid w:val="00C10FD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C08"/>
    <w:rsid w:val="00C25EB5"/>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DF"/>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601"/>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025"/>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5"/>
    <w:rsid w:val="00CF734D"/>
    <w:rsid w:val="00CF7479"/>
    <w:rsid w:val="00CF747E"/>
    <w:rsid w:val="00CF76A0"/>
    <w:rsid w:val="00CF7A7B"/>
    <w:rsid w:val="00CF7B45"/>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07DA5"/>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D4"/>
    <w:rsid w:val="00D22C51"/>
    <w:rsid w:val="00D22C7A"/>
    <w:rsid w:val="00D231A8"/>
    <w:rsid w:val="00D23278"/>
    <w:rsid w:val="00D232DF"/>
    <w:rsid w:val="00D23568"/>
    <w:rsid w:val="00D236A1"/>
    <w:rsid w:val="00D23722"/>
    <w:rsid w:val="00D23A03"/>
    <w:rsid w:val="00D23E97"/>
    <w:rsid w:val="00D240EB"/>
    <w:rsid w:val="00D249E7"/>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67F1"/>
    <w:rsid w:val="00D66989"/>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204B"/>
    <w:rsid w:val="00DB2451"/>
    <w:rsid w:val="00DB2680"/>
    <w:rsid w:val="00DB26E6"/>
    <w:rsid w:val="00DB29D5"/>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5DA0"/>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A80"/>
    <w:rsid w:val="00DF3D11"/>
    <w:rsid w:val="00DF3DBA"/>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9B"/>
    <w:rsid w:val="00E53301"/>
    <w:rsid w:val="00E53596"/>
    <w:rsid w:val="00E535B4"/>
    <w:rsid w:val="00E5371B"/>
    <w:rsid w:val="00E538AD"/>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4E8"/>
    <w:rsid w:val="00F505B2"/>
    <w:rsid w:val="00F505E0"/>
    <w:rsid w:val="00F50875"/>
    <w:rsid w:val="00F50E1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B1"/>
    <w:rsid w:val="00F64C8D"/>
    <w:rsid w:val="00F64D92"/>
    <w:rsid w:val="00F64E9C"/>
    <w:rsid w:val="00F650C4"/>
    <w:rsid w:val="00F650DD"/>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D1C"/>
    <w:rsid w:val="00F77DE8"/>
    <w:rsid w:val="00F77FDC"/>
    <w:rsid w:val="00F80000"/>
    <w:rsid w:val="00F801ED"/>
    <w:rsid w:val="00F803A1"/>
    <w:rsid w:val="00F8051B"/>
    <w:rsid w:val="00F80523"/>
    <w:rsid w:val="00F80547"/>
    <w:rsid w:val="00F80941"/>
    <w:rsid w:val="00F80985"/>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F2A"/>
    <w:rsid w:val="00F97151"/>
    <w:rsid w:val="00F972A3"/>
    <w:rsid w:val="00F97683"/>
    <w:rsid w:val="00F978F4"/>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EB0"/>
    <w:rsid w:val="00FD5F1C"/>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71"/>
    <w:rsid w:val="00FE60F5"/>
    <w:rsid w:val="00FE627C"/>
    <w:rsid w:val="00FE6477"/>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TotalTime>
  <Pages>473</Pages>
  <Words>146819</Words>
  <Characters>778141</Characters>
  <Application>Microsoft Office Word</Application>
  <DocSecurity>0</DocSecurity>
  <Lines>6484</Lines>
  <Paragraphs>1846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923114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186</cp:revision>
  <cp:lastPrinted>2017-05-07T13:41:00Z</cp:lastPrinted>
  <dcterms:created xsi:type="dcterms:W3CDTF">2020-10-29T17:45:00Z</dcterms:created>
  <dcterms:modified xsi:type="dcterms:W3CDTF">2020-10-31T22:00:00Z</dcterms:modified>
</cp:coreProperties>
</file>