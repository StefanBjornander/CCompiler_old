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2880DDEE" w14:textId="1BE0399E" w:rsidR="00207336" w:rsidRDefault="00CB5140">
          <w:pPr>
            <w:pStyle w:val="Innehll1"/>
            <w:rPr>
              <w:rFonts w:asciiTheme="minorHAnsi" w:eastAsiaTheme="minorEastAsia" w:hAnsiTheme="minorHAnsi"/>
              <w:noProof/>
              <w:color w:val="auto"/>
              <w:lang w:val="sv-SE" w:eastAsia="sv-SE"/>
            </w:rPr>
          </w:pPr>
          <w:r w:rsidRPr="00EC76D5">
            <w:fldChar w:fldCharType="begin"/>
          </w:r>
          <w:r w:rsidRPr="00EC76D5">
            <w:instrText xml:space="preserve"> TOC \o "1-3" \h \z \u </w:instrText>
          </w:r>
          <w:r w:rsidRPr="00EC76D5">
            <w:fldChar w:fldCharType="separate"/>
          </w:r>
          <w:hyperlink w:anchor="_Toc54119833" w:history="1">
            <w:r w:rsidR="00207336" w:rsidRPr="00821784">
              <w:rPr>
                <w:rStyle w:val="Hyperlnk"/>
                <w:noProof/>
              </w:rPr>
              <w:t>1.</w:t>
            </w:r>
            <w:r w:rsidR="00207336">
              <w:rPr>
                <w:rFonts w:asciiTheme="minorHAnsi" w:eastAsiaTheme="minorEastAsia" w:hAnsiTheme="minorHAnsi"/>
                <w:noProof/>
                <w:color w:val="auto"/>
                <w:lang w:val="sv-SE" w:eastAsia="sv-SE"/>
              </w:rPr>
              <w:tab/>
            </w:r>
            <w:r w:rsidR="00207336" w:rsidRPr="00821784">
              <w:rPr>
                <w:rStyle w:val="Hyperlnk"/>
                <w:noProof/>
              </w:rPr>
              <w:t>Introduction</w:t>
            </w:r>
            <w:r w:rsidR="00207336">
              <w:rPr>
                <w:noProof/>
                <w:webHidden/>
              </w:rPr>
              <w:tab/>
            </w:r>
            <w:r w:rsidR="00207336">
              <w:rPr>
                <w:noProof/>
                <w:webHidden/>
              </w:rPr>
              <w:fldChar w:fldCharType="begin"/>
            </w:r>
            <w:r w:rsidR="00207336">
              <w:rPr>
                <w:noProof/>
                <w:webHidden/>
              </w:rPr>
              <w:instrText xml:space="preserve"> PAGEREF _Toc54119833 \h </w:instrText>
            </w:r>
            <w:r w:rsidR="00207336">
              <w:rPr>
                <w:noProof/>
                <w:webHidden/>
              </w:rPr>
            </w:r>
            <w:r w:rsidR="00207336">
              <w:rPr>
                <w:noProof/>
                <w:webHidden/>
              </w:rPr>
              <w:fldChar w:fldCharType="separate"/>
            </w:r>
            <w:r w:rsidR="00207336">
              <w:rPr>
                <w:noProof/>
                <w:webHidden/>
              </w:rPr>
              <w:t>9</w:t>
            </w:r>
            <w:r w:rsidR="00207336">
              <w:rPr>
                <w:noProof/>
                <w:webHidden/>
              </w:rPr>
              <w:fldChar w:fldCharType="end"/>
            </w:r>
          </w:hyperlink>
        </w:p>
        <w:p w14:paraId="72CEB459" w14:textId="56CC1735" w:rsidR="00207336" w:rsidRDefault="00207336">
          <w:pPr>
            <w:pStyle w:val="Innehll2"/>
            <w:tabs>
              <w:tab w:val="left" w:pos="880"/>
              <w:tab w:val="right" w:leader="dot" w:pos="9350"/>
            </w:tabs>
            <w:rPr>
              <w:rFonts w:asciiTheme="minorHAnsi" w:eastAsiaTheme="minorEastAsia" w:hAnsiTheme="minorHAnsi"/>
              <w:noProof/>
              <w:color w:val="auto"/>
              <w:lang w:val="sv-SE" w:eastAsia="sv-SE"/>
            </w:rPr>
          </w:pPr>
          <w:hyperlink w:anchor="_Toc54119834" w:history="1">
            <w:r w:rsidRPr="00821784">
              <w:rPr>
                <w:rStyle w:val="Hyperlnk"/>
                <w:noProof/>
              </w:rPr>
              <w:t>1.1.</w:t>
            </w:r>
            <w:r>
              <w:rPr>
                <w:rFonts w:asciiTheme="minorHAnsi" w:eastAsiaTheme="minorEastAsia" w:hAnsiTheme="minorHAnsi"/>
                <w:noProof/>
                <w:color w:val="auto"/>
                <w:lang w:val="sv-SE" w:eastAsia="sv-SE"/>
              </w:rPr>
              <w:tab/>
            </w:r>
            <w:r w:rsidRPr="00821784">
              <w:rPr>
                <w:rStyle w:val="Hyperlnk"/>
                <w:noProof/>
              </w:rPr>
              <w:t>The Compiler Phases</w:t>
            </w:r>
            <w:r>
              <w:rPr>
                <w:noProof/>
                <w:webHidden/>
              </w:rPr>
              <w:tab/>
            </w:r>
            <w:r>
              <w:rPr>
                <w:noProof/>
                <w:webHidden/>
              </w:rPr>
              <w:fldChar w:fldCharType="begin"/>
            </w:r>
            <w:r>
              <w:rPr>
                <w:noProof/>
                <w:webHidden/>
              </w:rPr>
              <w:instrText xml:space="preserve"> PAGEREF _Toc54119834 \h </w:instrText>
            </w:r>
            <w:r>
              <w:rPr>
                <w:noProof/>
                <w:webHidden/>
              </w:rPr>
            </w:r>
            <w:r>
              <w:rPr>
                <w:noProof/>
                <w:webHidden/>
              </w:rPr>
              <w:fldChar w:fldCharType="separate"/>
            </w:r>
            <w:r>
              <w:rPr>
                <w:noProof/>
                <w:webHidden/>
              </w:rPr>
              <w:t>9</w:t>
            </w:r>
            <w:r>
              <w:rPr>
                <w:noProof/>
                <w:webHidden/>
              </w:rPr>
              <w:fldChar w:fldCharType="end"/>
            </w:r>
          </w:hyperlink>
        </w:p>
        <w:p w14:paraId="7EE99FB5" w14:textId="72E6C428"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35" w:history="1">
            <w:r w:rsidRPr="00821784">
              <w:rPr>
                <w:rStyle w:val="Hyperlnk"/>
                <w:noProof/>
              </w:rPr>
              <w:t>1.1.1.</w:t>
            </w:r>
            <w:r>
              <w:rPr>
                <w:rFonts w:asciiTheme="minorHAnsi" w:eastAsiaTheme="minorEastAsia" w:hAnsiTheme="minorHAnsi"/>
                <w:noProof/>
                <w:color w:val="auto"/>
                <w:lang w:val="sv-SE" w:eastAsia="sv-SE"/>
              </w:rPr>
              <w:tab/>
            </w:r>
            <w:r w:rsidRPr="00821784">
              <w:rPr>
                <w:rStyle w:val="Hyperlnk"/>
                <w:noProof/>
              </w:rPr>
              <w:t>The Preprocessor</w:t>
            </w:r>
            <w:r>
              <w:rPr>
                <w:noProof/>
                <w:webHidden/>
              </w:rPr>
              <w:tab/>
            </w:r>
            <w:r>
              <w:rPr>
                <w:noProof/>
                <w:webHidden/>
              </w:rPr>
              <w:fldChar w:fldCharType="begin"/>
            </w:r>
            <w:r>
              <w:rPr>
                <w:noProof/>
                <w:webHidden/>
              </w:rPr>
              <w:instrText xml:space="preserve"> PAGEREF _Toc54119835 \h </w:instrText>
            </w:r>
            <w:r>
              <w:rPr>
                <w:noProof/>
                <w:webHidden/>
              </w:rPr>
            </w:r>
            <w:r>
              <w:rPr>
                <w:noProof/>
                <w:webHidden/>
              </w:rPr>
              <w:fldChar w:fldCharType="separate"/>
            </w:r>
            <w:r>
              <w:rPr>
                <w:noProof/>
                <w:webHidden/>
              </w:rPr>
              <w:t>10</w:t>
            </w:r>
            <w:r>
              <w:rPr>
                <w:noProof/>
                <w:webHidden/>
              </w:rPr>
              <w:fldChar w:fldCharType="end"/>
            </w:r>
          </w:hyperlink>
        </w:p>
        <w:p w14:paraId="63A0D9D0" w14:textId="09FC1814"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36" w:history="1">
            <w:r w:rsidRPr="00821784">
              <w:rPr>
                <w:rStyle w:val="Hyperlnk"/>
                <w:noProof/>
              </w:rPr>
              <w:t>1.1.2.</w:t>
            </w:r>
            <w:r>
              <w:rPr>
                <w:rFonts w:asciiTheme="minorHAnsi" w:eastAsiaTheme="minorEastAsia" w:hAnsiTheme="minorHAnsi"/>
                <w:noProof/>
                <w:color w:val="auto"/>
                <w:lang w:val="sv-SE" w:eastAsia="sv-SE"/>
              </w:rPr>
              <w:tab/>
            </w:r>
            <w:r w:rsidRPr="00821784">
              <w:rPr>
                <w:rStyle w:val="Hyperlnk"/>
                <w:noProof/>
              </w:rPr>
              <w:t>Scanning</w:t>
            </w:r>
            <w:r>
              <w:rPr>
                <w:noProof/>
                <w:webHidden/>
              </w:rPr>
              <w:tab/>
            </w:r>
            <w:r>
              <w:rPr>
                <w:noProof/>
                <w:webHidden/>
              </w:rPr>
              <w:fldChar w:fldCharType="begin"/>
            </w:r>
            <w:r>
              <w:rPr>
                <w:noProof/>
                <w:webHidden/>
              </w:rPr>
              <w:instrText xml:space="preserve"> PAGEREF _Toc54119836 \h </w:instrText>
            </w:r>
            <w:r>
              <w:rPr>
                <w:noProof/>
                <w:webHidden/>
              </w:rPr>
            </w:r>
            <w:r>
              <w:rPr>
                <w:noProof/>
                <w:webHidden/>
              </w:rPr>
              <w:fldChar w:fldCharType="separate"/>
            </w:r>
            <w:r>
              <w:rPr>
                <w:noProof/>
                <w:webHidden/>
              </w:rPr>
              <w:t>10</w:t>
            </w:r>
            <w:r>
              <w:rPr>
                <w:noProof/>
                <w:webHidden/>
              </w:rPr>
              <w:fldChar w:fldCharType="end"/>
            </w:r>
          </w:hyperlink>
        </w:p>
        <w:p w14:paraId="2CD0F288" w14:textId="145D9D2D"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37" w:history="1">
            <w:r w:rsidRPr="00821784">
              <w:rPr>
                <w:rStyle w:val="Hyperlnk"/>
                <w:noProof/>
              </w:rPr>
              <w:t>1.1.3.</w:t>
            </w:r>
            <w:r>
              <w:rPr>
                <w:rFonts w:asciiTheme="minorHAnsi" w:eastAsiaTheme="minorEastAsia" w:hAnsiTheme="minorHAnsi"/>
                <w:noProof/>
                <w:color w:val="auto"/>
                <w:lang w:val="sv-SE" w:eastAsia="sv-SE"/>
              </w:rPr>
              <w:tab/>
            </w:r>
            <w:r w:rsidRPr="00821784">
              <w:rPr>
                <w:rStyle w:val="Hyperlnk"/>
                <w:noProof/>
              </w:rPr>
              <w:t>Parsing and Middle Code Generation</w:t>
            </w:r>
            <w:r>
              <w:rPr>
                <w:noProof/>
                <w:webHidden/>
              </w:rPr>
              <w:tab/>
            </w:r>
            <w:r>
              <w:rPr>
                <w:noProof/>
                <w:webHidden/>
              </w:rPr>
              <w:fldChar w:fldCharType="begin"/>
            </w:r>
            <w:r>
              <w:rPr>
                <w:noProof/>
                <w:webHidden/>
              </w:rPr>
              <w:instrText xml:space="preserve"> PAGEREF _Toc54119837 \h </w:instrText>
            </w:r>
            <w:r>
              <w:rPr>
                <w:noProof/>
                <w:webHidden/>
              </w:rPr>
            </w:r>
            <w:r>
              <w:rPr>
                <w:noProof/>
                <w:webHidden/>
              </w:rPr>
              <w:fldChar w:fldCharType="separate"/>
            </w:r>
            <w:r>
              <w:rPr>
                <w:noProof/>
                <w:webHidden/>
              </w:rPr>
              <w:t>10</w:t>
            </w:r>
            <w:r>
              <w:rPr>
                <w:noProof/>
                <w:webHidden/>
              </w:rPr>
              <w:fldChar w:fldCharType="end"/>
            </w:r>
          </w:hyperlink>
        </w:p>
        <w:p w14:paraId="66F50972" w14:textId="10D3AC21"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38" w:history="1">
            <w:r w:rsidRPr="00821784">
              <w:rPr>
                <w:rStyle w:val="Hyperlnk"/>
                <w:noProof/>
              </w:rPr>
              <w:t>1.1.4.</w:t>
            </w:r>
            <w:r>
              <w:rPr>
                <w:rFonts w:asciiTheme="minorHAnsi" w:eastAsiaTheme="minorEastAsia" w:hAnsiTheme="minorHAnsi"/>
                <w:noProof/>
                <w:color w:val="auto"/>
                <w:lang w:val="sv-SE" w:eastAsia="sv-SE"/>
              </w:rPr>
              <w:tab/>
            </w:r>
            <w:r w:rsidRPr="00821784">
              <w:rPr>
                <w:rStyle w:val="Hyperlnk"/>
                <w:noProof/>
              </w:rPr>
              <w:t>Middle Code Optimization</w:t>
            </w:r>
            <w:r>
              <w:rPr>
                <w:noProof/>
                <w:webHidden/>
              </w:rPr>
              <w:tab/>
            </w:r>
            <w:r>
              <w:rPr>
                <w:noProof/>
                <w:webHidden/>
              </w:rPr>
              <w:fldChar w:fldCharType="begin"/>
            </w:r>
            <w:r>
              <w:rPr>
                <w:noProof/>
                <w:webHidden/>
              </w:rPr>
              <w:instrText xml:space="preserve"> PAGEREF _Toc54119838 \h </w:instrText>
            </w:r>
            <w:r>
              <w:rPr>
                <w:noProof/>
                <w:webHidden/>
              </w:rPr>
            </w:r>
            <w:r>
              <w:rPr>
                <w:noProof/>
                <w:webHidden/>
              </w:rPr>
              <w:fldChar w:fldCharType="separate"/>
            </w:r>
            <w:r>
              <w:rPr>
                <w:noProof/>
                <w:webHidden/>
              </w:rPr>
              <w:t>11</w:t>
            </w:r>
            <w:r>
              <w:rPr>
                <w:noProof/>
                <w:webHidden/>
              </w:rPr>
              <w:fldChar w:fldCharType="end"/>
            </w:r>
          </w:hyperlink>
        </w:p>
        <w:p w14:paraId="61784389" w14:textId="62659DC6"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39" w:history="1">
            <w:r w:rsidRPr="00821784">
              <w:rPr>
                <w:rStyle w:val="Hyperlnk"/>
                <w:noProof/>
              </w:rPr>
              <w:t>1.1.5.</w:t>
            </w:r>
            <w:r>
              <w:rPr>
                <w:rFonts w:asciiTheme="minorHAnsi" w:eastAsiaTheme="minorEastAsia" w:hAnsiTheme="minorHAnsi"/>
                <w:noProof/>
                <w:color w:val="auto"/>
                <w:lang w:val="sv-SE" w:eastAsia="sv-SE"/>
              </w:rPr>
              <w:tab/>
            </w:r>
            <w:r w:rsidRPr="00821784">
              <w:rPr>
                <w:rStyle w:val="Hyperlnk"/>
                <w:noProof/>
              </w:rPr>
              <w:t>Initialization</w:t>
            </w:r>
            <w:r>
              <w:rPr>
                <w:noProof/>
                <w:webHidden/>
              </w:rPr>
              <w:tab/>
            </w:r>
            <w:r>
              <w:rPr>
                <w:noProof/>
                <w:webHidden/>
              </w:rPr>
              <w:fldChar w:fldCharType="begin"/>
            </w:r>
            <w:r>
              <w:rPr>
                <w:noProof/>
                <w:webHidden/>
              </w:rPr>
              <w:instrText xml:space="preserve"> PAGEREF _Toc54119839 \h </w:instrText>
            </w:r>
            <w:r>
              <w:rPr>
                <w:noProof/>
                <w:webHidden/>
              </w:rPr>
            </w:r>
            <w:r>
              <w:rPr>
                <w:noProof/>
                <w:webHidden/>
              </w:rPr>
              <w:fldChar w:fldCharType="separate"/>
            </w:r>
            <w:r>
              <w:rPr>
                <w:noProof/>
                <w:webHidden/>
              </w:rPr>
              <w:t>11</w:t>
            </w:r>
            <w:r>
              <w:rPr>
                <w:noProof/>
                <w:webHidden/>
              </w:rPr>
              <w:fldChar w:fldCharType="end"/>
            </w:r>
          </w:hyperlink>
        </w:p>
        <w:p w14:paraId="5DC3D8E7" w14:textId="663C188D"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40" w:history="1">
            <w:r w:rsidRPr="00821784">
              <w:rPr>
                <w:rStyle w:val="Hyperlnk"/>
                <w:noProof/>
              </w:rPr>
              <w:t>1.1.6.</w:t>
            </w:r>
            <w:r>
              <w:rPr>
                <w:rFonts w:asciiTheme="minorHAnsi" w:eastAsiaTheme="minorEastAsia" w:hAnsiTheme="minorHAnsi"/>
                <w:noProof/>
                <w:color w:val="auto"/>
                <w:lang w:val="sv-SE" w:eastAsia="sv-SE"/>
              </w:rPr>
              <w:tab/>
            </w:r>
            <w:r w:rsidRPr="00821784">
              <w:rPr>
                <w:rStyle w:val="Hyperlnk"/>
                <w:noProof/>
              </w:rPr>
              <w:t>Static Address</w:t>
            </w:r>
            <w:r>
              <w:rPr>
                <w:noProof/>
                <w:webHidden/>
              </w:rPr>
              <w:tab/>
            </w:r>
            <w:r>
              <w:rPr>
                <w:noProof/>
                <w:webHidden/>
              </w:rPr>
              <w:fldChar w:fldCharType="begin"/>
            </w:r>
            <w:r>
              <w:rPr>
                <w:noProof/>
                <w:webHidden/>
              </w:rPr>
              <w:instrText xml:space="preserve"> PAGEREF _Toc54119840 \h </w:instrText>
            </w:r>
            <w:r>
              <w:rPr>
                <w:noProof/>
                <w:webHidden/>
              </w:rPr>
            </w:r>
            <w:r>
              <w:rPr>
                <w:noProof/>
                <w:webHidden/>
              </w:rPr>
              <w:fldChar w:fldCharType="separate"/>
            </w:r>
            <w:r>
              <w:rPr>
                <w:noProof/>
                <w:webHidden/>
              </w:rPr>
              <w:t>11</w:t>
            </w:r>
            <w:r>
              <w:rPr>
                <w:noProof/>
                <w:webHidden/>
              </w:rPr>
              <w:fldChar w:fldCharType="end"/>
            </w:r>
          </w:hyperlink>
        </w:p>
        <w:p w14:paraId="3D64F29B" w14:textId="7BDA5D01"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41" w:history="1">
            <w:r w:rsidRPr="00821784">
              <w:rPr>
                <w:rStyle w:val="Hyperlnk"/>
                <w:noProof/>
              </w:rPr>
              <w:t>1.1.7.</w:t>
            </w:r>
            <w:r>
              <w:rPr>
                <w:rFonts w:asciiTheme="minorHAnsi" w:eastAsiaTheme="minorEastAsia" w:hAnsiTheme="minorHAnsi"/>
                <w:noProof/>
                <w:color w:val="auto"/>
                <w:lang w:val="sv-SE" w:eastAsia="sv-SE"/>
              </w:rPr>
              <w:tab/>
            </w:r>
            <w:r w:rsidRPr="00821784">
              <w:rPr>
                <w:rStyle w:val="Hyperlnk"/>
                <w:noProof/>
              </w:rPr>
              <w:t>Declarators and Declaration Specifiers</w:t>
            </w:r>
            <w:r>
              <w:rPr>
                <w:noProof/>
                <w:webHidden/>
              </w:rPr>
              <w:tab/>
            </w:r>
            <w:r>
              <w:rPr>
                <w:noProof/>
                <w:webHidden/>
              </w:rPr>
              <w:fldChar w:fldCharType="begin"/>
            </w:r>
            <w:r>
              <w:rPr>
                <w:noProof/>
                <w:webHidden/>
              </w:rPr>
              <w:instrText xml:space="preserve"> PAGEREF _Toc54119841 \h </w:instrText>
            </w:r>
            <w:r>
              <w:rPr>
                <w:noProof/>
                <w:webHidden/>
              </w:rPr>
            </w:r>
            <w:r>
              <w:rPr>
                <w:noProof/>
                <w:webHidden/>
              </w:rPr>
              <w:fldChar w:fldCharType="separate"/>
            </w:r>
            <w:r>
              <w:rPr>
                <w:noProof/>
                <w:webHidden/>
              </w:rPr>
              <w:t>11</w:t>
            </w:r>
            <w:r>
              <w:rPr>
                <w:noProof/>
                <w:webHidden/>
              </w:rPr>
              <w:fldChar w:fldCharType="end"/>
            </w:r>
          </w:hyperlink>
        </w:p>
        <w:p w14:paraId="64BBF23B" w14:textId="29327251"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42" w:history="1">
            <w:r w:rsidRPr="00821784">
              <w:rPr>
                <w:rStyle w:val="Hyperlnk"/>
                <w:noProof/>
              </w:rPr>
              <w:t>1.1.8.</w:t>
            </w:r>
            <w:r>
              <w:rPr>
                <w:rFonts w:asciiTheme="minorHAnsi" w:eastAsiaTheme="minorEastAsia" w:hAnsiTheme="minorHAnsi"/>
                <w:noProof/>
                <w:color w:val="auto"/>
                <w:lang w:val="sv-SE" w:eastAsia="sv-SE"/>
              </w:rPr>
              <w:tab/>
            </w:r>
            <w:r w:rsidRPr="00821784">
              <w:rPr>
                <w:rStyle w:val="Hyperlnk"/>
                <w:noProof/>
              </w:rPr>
              <w:t>The Symbol Table</w:t>
            </w:r>
            <w:r>
              <w:rPr>
                <w:noProof/>
                <w:webHidden/>
              </w:rPr>
              <w:tab/>
            </w:r>
            <w:r>
              <w:rPr>
                <w:noProof/>
                <w:webHidden/>
              </w:rPr>
              <w:fldChar w:fldCharType="begin"/>
            </w:r>
            <w:r>
              <w:rPr>
                <w:noProof/>
                <w:webHidden/>
              </w:rPr>
              <w:instrText xml:space="preserve"> PAGEREF _Toc54119842 \h </w:instrText>
            </w:r>
            <w:r>
              <w:rPr>
                <w:noProof/>
                <w:webHidden/>
              </w:rPr>
            </w:r>
            <w:r>
              <w:rPr>
                <w:noProof/>
                <w:webHidden/>
              </w:rPr>
              <w:fldChar w:fldCharType="separate"/>
            </w:r>
            <w:r>
              <w:rPr>
                <w:noProof/>
                <w:webHidden/>
              </w:rPr>
              <w:t>11</w:t>
            </w:r>
            <w:r>
              <w:rPr>
                <w:noProof/>
                <w:webHidden/>
              </w:rPr>
              <w:fldChar w:fldCharType="end"/>
            </w:r>
          </w:hyperlink>
        </w:p>
        <w:p w14:paraId="1948BE0B" w14:textId="6AB30CAA"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43" w:history="1">
            <w:r w:rsidRPr="00821784">
              <w:rPr>
                <w:rStyle w:val="Hyperlnk"/>
                <w:noProof/>
              </w:rPr>
              <w:t>1.1.9.</w:t>
            </w:r>
            <w:r>
              <w:rPr>
                <w:rFonts w:asciiTheme="minorHAnsi" w:eastAsiaTheme="minorEastAsia" w:hAnsiTheme="minorHAnsi"/>
                <w:noProof/>
                <w:color w:val="auto"/>
                <w:lang w:val="sv-SE" w:eastAsia="sv-SE"/>
              </w:rPr>
              <w:tab/>
            </w:r>
            <w:r w:rsidRPr="00821784">
              <w:rPr>
                <w:rStyle w:val="Hyperlnk"/>
                <w:noProof/>
              </w:rPr>
              <w:t>The Type System</w:t>
            </w:r>
            <w:r>
              <w:rPr>
                <w:noProof/>
                <w:webHidden/>
              </w:rPr>
              <w:tab/>
            </w:r>
            <w:r>
              <w:rPr>
                <w:noProof/>
                <w:webHidden/>
              </w:rPr>
              <w:fldChar w:fldCharType="begin"/>
            </w:r>
            <w:r>
              <w:rPr>
                <w:noProof/>
                <w:webHidden/>
              </w:rPr>
              <w:instrText xml:space="preserve"> PAGEREF _Toc54119843 \h </w:instrText>
            </w:r>
            <w:r>
              <w:rPr>
                <w:noProof/>
                <w:webHidden/>
              </w:rPr>
            </w:r>
            <w:r>
              <w:rPr>
                <w:noProof/>
                <w:webHidden/>
              </w:rPr>
              <w:fldChar w:fldCharType="separate"/>
            </w:r>
            <w:r>
              <w:rPr>
                <w:noProof/>
                <w:webHidden/>
              </w:rPr>
              <w:t>11</w:t>
            </w:r>
            <w:r>
              <w:rPr>
                <w:noProof/>
                <w:webHidden/>
              </w:rPr>
              <w:fldChar w:fldCharType="end"/>
            </w:r>
          </w:hyperlink>
        </w:p>
        <w:p w14:paraId="16AF6219" w14:textId="3BC59BD0"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44" w:history="1">
            <w:r w:rsidRPr="00821784">
              <w:rPr>
                <w:rStyle w:val="Hyperlnk"/>
                <w:noProof/>
              </w:rPr>
              <w:t>1.1.10.</w:t>
            </w:r>
            <w:r>
              <w:rPr>
                <w:rFonts w:asciiTheme="minorHAnsi" w:eastAsiaTheme="minorEastAsia" w:hAnsiTheme="minorHAnsi"/>
                <w:noProof/>
                <w:color w:val="auto"/>
                <w:lang w:val="sv-SE" w:eastAsia="sv-SE"/>
              </w:rPr>
              <w:tab/>
            </w:r>
            <w:r w:rsidRPr="00821784">
              <w:rPr>
                <w:rStyle w:val="Hyperlnk"/>
                <w:noProof/>
              </w:rPr>
              <w:t>Assembly Code Generation</w:t>
            </w:r>
            <w:r>
              <w:rPr>
                <w:noProof/>
                <w:webHidden/>
              </w:rPr>
              <w:tab/>
            </w:r>
            <w:r>
              <w:rPr>
                <w:noProof/>
                <w:webHidden/>
              </w:rPr>
              <w:fldChar w:fldCharType="begin"/>
            </w:r>
            <w:r>
              <w:rPr>
                <w:noProof/>
                <w:webHidden/>
              </w:rPr>
              <w:instrText xml:space="preserve"> PAGEREF _Toc54119844 \h </w:instrText>
            </w:r>
            <w:r>
              <w:rPr>
                <w:noProof/>
                <w:webHidden/>
              </w:rPr>
            </w:r>
            <w:r>
              <w:rPr>
                <w:noProof/>
                <w:webHidden/>
              </w:rPr>
              <w:fldChar w:fldCharType="separate"/>
            </w:r>
            <w:r>
              <w:rPr>
                <w:noProof/>
                <w:webHidden/>
              </w:rPr>
              <w:t>11</w:t>
            </w:r>
            <w:r>
              <w:rPr>
                <w:noProof/>
                <w:webHidden/>
              </w:rPr>
              <w:fldChar w:fldCharType="end"/>
            </w:r>
          </w:hyperlink>
        </w:p>
        <w:p w14:paraId="6153121A" w14:textId="4409A4D8"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45" w:history="1">
            <w:r w:rsidRPr="00821784">
              <w:rPr>
                <w:rStyle w:val="Hyperlnk"/>
                <w:noProof/>
              </w:rPr>
              <w:t>1.1.1.</w:t>
            </w:r>
            <w:r>
              <w:rPr>
                <w:rFonts w:asciiTheme="minorHAnsi" w:eastAsiaTheme="minorEastAsia" w:hAnsiTheme="minorHAnsi"/>
                <w:noProof/>
                <w:color w:val="auto"/>
                <w:lang w:val="sv-SE" w:eastAsia="sv-SE"/>
              </w:rPr>
              <w:tab/>
            </w:r>
            <w:r w:rsidRPr="00821784">
              <w:rPr>
                <w:rStyle w:val="Hyperlnk"/>
                <w:noProof/>
              </w:rPr>
              <w:t>Register Allocation</w:t>
            </w:r>
            <w:r>
              <w:rPr>
                <w:noProof/>
                <w:webHidden/>
              </w:rPr>
              <w:tab/>
            </w:r>
            <w:r>
              <w:rPr>
                <w:noProof/>
                <w:webHidden/>
              </w:rPr>
              <w:fldChar w:fldCharType="begin"/>
            </w:r>
            <w:r>
              <w:rPr>
                <w:noProof/>
                <w:webHidden/>
              </w:rPr>
              <w:instrText xml:space="preserve"> PAGEREF _Toc54119845 \h </w:instrText>
            </w:r>
            <w:r>
              <w:rPr>
                <w:noProof/>
                <w:webHidden/>
              </w:rPr>
            </w:r>
            <w:r>
              <w:rPr>
                <w:noProof/>
                <w:webHidden/>
              </w:rPr>
              <w:fldChar w:fldCharType="separate"/>
            </w:r>
            <w:r>
              <w:rPr>
                <w:noProof/>
                <w:webHidden/>
              </w:rPr>
              <w:t>12</w:t>
            </w:r>
            <w:r>
              <w:rPr>
                <w:noProof/>
                <w:webHidden/>
              </w:rPr>
              <w:fldChar w:fldCharType="end"/>
            </w:r>
          </w:hyperlink>
        </w:p>
        <w:p w14:paraId="4AEA520D" w14:textId="68AF7B7D"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46" w:history="1">
            <w:r w:rsidRPr="00821784">
              <w:rPr>
                <w:rStyle w:val="Hyperlnk"/>
                <w:noProof/>
              </w:rPr>
              <w:t>1.1.2.</w:t>
            </w:r>
            <w:r>
              <w:rPr>
                <w:rFonts w:asciiTheme="minorHAnsi" w:eastAsiaTheme="minorEastAsia" w:hAnsiTheme="minorHAnsi"/>
                <w:noProof/>
                <w:color w:val="auto"/>
                <w:lang w:val="sv-SE" w:eastAsia="sv-SE"/>
              </w:rPr>
              <w:tab/>
            </w:r>
            <w:r w:rsidRPr="00821784">
              <w:rPr>
                <w:rStyle w:val="Hyperlnk"/>
                <w:noProof/>
              </w:rPr>
              <w:t>The Object Code Generator and Linker</w:t>
            </w:r>
            <w:r>
              <w:rPr>
                <w:noProof/>
                <w:webHidden/>
              </w:rPr>
              <w:tab/>
            </w:r>
            <w:r>
              <w:rPr>
                <w:noProof/>
                <w:webHidden/>
              </w:rPr>
              <w:fldChar w:fldCharType="begin"/>
            </w:r>
            <w:r>
              <w:rPr>
                <w:noProof/>
                <w:webHidden/>
              </w:rPr>
              <w:instrText xml:space="preserve"> PAGEREF _Toc54119846 \h </w:instrText>
            </w:r>
            <w:r>
              <w:rPr>
                <w:noProof/>
                <w:webHidden/>
              </w:rPr>
            </w:r>
            <w:r>
              <w:rPr>
                <w:noProof/>
                <w:webHidden/>
              </w:rPr>
              <w:fldChar w:fldCharType="separate"/>
            </w:r>
            <w:r>
              <w:rPr>
                <w:noProof/>
                <w:webHidden/>
              </w:rPr>
              <w:t>12</w:t>
            </w:r>
            <w:r>
              <w:rPr>
                <w:noProof/>
                <w:webHidden/>
              </w:rPr>
              <w:fldChar w:fldCharType="end"/>
            </w:r>
          </w:hyperlink>
        </w:p>
        <w:p w14:paraId="1A5A9810" w14:textId="5EAE4A4C"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47" w:history="1">
            <w:r w:rsidRPr="00821784">
              <w:rPr>
                <w:rStyle w:val="Hyperlnk"/>
                <w:noProof/>
              </w:rPr>
              <w:t>1.1.3.</w:t>
            </w:r>
            <w:r>
              <w:rPr>
                <w:rFonts w:asciiTheme="minorHAnsi" w:eastAsiaTheme="minorEastAsia" w:hAnsiTheme="minorHAnsi"/>
                <w:noProof/>
                <w:color w:val="auto"/>
                <w:lang w:val="sv-SE" w:eastAsia="sv-SE"/>
              </w:rPr>
              <w:tab/>
            </w:r>
            <w:r w:rsidRPr="00821784">
              <w:rPr>
                <w:rStyle w:val="Hyperlnk"/>
                <w:noProof/>
              </w:rPr>
              <w:t>The Standard Library</w:t>
            </w:r>
            <w:r>
              <w:rPr>
                <w:noProof/>
                <w:webHidden/>
              </w:rPr>
              <w:tab/>
            </w:r>
            <w:r>
              <w:rPr>
                <w:noProof/>
                <w:webHidden/>
              </w:rPr>
              <w:fldChar w:fldCharType="begin"/>
            </w:r>
            <w:r>
              <w:rPr>
                <w:noProof/>
                <w:webHidden/>
              </w:rPr>
              <w:instrText xml:space="preserve"> PAGEREF _Toc54119847 \h </w:instrText>
            </w:r>
            <w:r>
              <w:rPr>
                <w:noProof/>
                <w:webHidden/>
              </w:rPr>
            </w:r>
            <w:r>
              <w:rPr>
                <w:noProof/>
                <w:webHidden/>
              </w:rPr>
              <w:fldChar w:fldCharType="separate"/>
            </w:r>
            <w:r>
              <w:rPr>
                <w:noProof/>
                <w:webHidden/>
              </w:rPr>
              <w:t>12</w:t>
            </w:r>
            <w:r>
              <w:rPr>
                <w:noProof/>
                <w:webHidden/>
              </w:rPr>
              <w:fldChar w:fldCharType="end"/>
            </w:r>
          </w:hyperlink>
        </w:p>
        <w:p w14:paraId="20886166" w14:textId="04FAD425" w:rsidR="00207336" w:rsidRDefault="00207336">
          <w:pPr>
            <w:pStyle w:val="Innehll2"/>
            <w:tabs>
              <w:tab w:val="left" w:pos="880"/>
              <w:tab w:val="right" w:leader="dot" w:pos="9350"/>
            </w:tabs>
            <w:rPr>
              <w:rFonts w:asciiTheme="minorHAnsi" w:eastAsiaTheme="minorEastAsia" w:hAnsiTheme="minorHAnsi"/>
              <w:noProof/>
              <w:color w:val="auto"/>
              <w:lang w:val="sv-SE" w:eastAsia="sv-SE"/>
            </w:rPr>
          </w:pPr>
          <w:hyperlink w:anchor="_Toc54119848" w:history="1">
            <w:r w:rsidRPr="00821784">
              <w:rPr>
                <w:rStyle w:val="Hyperlnk"/>
                <w:noProof/>
              </w:rPr>
              <w:t>1.2.</w:t>
            </w:r>
            <w:r>
              <w:rPr>
                <w:rFonts w:asciiTheme="minorHAnsi" w:eastAsiaTheme="minorEastAsia" w:hAnsiTheme="minorHAnsi"/>
                <w:noProof/>
                <w:color w:val="auto"/>
                <w:lang w:val="sv-SE" w:eastAsia="sv-SE"/>
              </w:rPr>
              <w:tab/>
            </w:r>
            <w:r w:rsidRPr="00821784">
              <w:rPr>
                <w:rStyle w:val="Hyperlnk"/>
                <w:noProof/>
              </w:rPr>
              <w:t>The Main Class</w:t>
            </w:r>
            <w:r>
              <w:rPr>
                <w:noProof/>
                <w:webHidden/>
              </w:rPr>
              <w:tab/>
            </w:r>
            <w:r>
              <w:rPr>
                <w:noProof/>
                <w:webHidden/>
              </w:rPr>
              <w:fldChar w:fldCharType="begin"/>
            </w:r>
            <w:r>
              <w:rPr>
                <w:noProof/>
                <w:webHidden/>
              </w:rPr>
              <w:instrText xml:space="preserve"> PAGEREF _Toc54119848 \h </w:instrText>
            </w:r>
            <w:r>
              <w:rPr>
                <w:noProof/>
                <w:webHidden/>
              </w:rPr>
            </w:r>
            <w:r>
              <w:rPr>
                <w:noProof/>
                <w:webHidden/>
              </w:rPr>
              <w:fldChar w:fldCharType="separate"/>
            </w:r>
            <w:r>
              <w:rPr>
                <w:noProof/>
                <w:webHidden/>
              </w:rPr>
              <w:t>12</w:t>
            </w:r>
            <w:r>
              <w:rPr>
                <w:noProof/>
                <w:webHidden/>
              </w:rPr>
              <w:fldChar w:fldCharType="end"/>
            </w:r>
          </w:hyperlink>
        </w:p>
        <w:p w14:paraId="2B0D59C0" w14:textId="3A8AC1DD"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49" w:history="1">
            <w:r w:rsidRPr="00821784">
              <w:rPr>
                <w:rStyle w:val="Hyperlnk"/>
                <w:noProof/>
                <w:highlight w:val="white"/>
              </w:rPr>
              <w:t>1.2.1.</w:t>
            </w:r>
            <w:r>
              <w:rPr>
                <w:rFonts w:asciiTheme="minorHAnsi" w:eastAsiaTheme="minorEastAsia" w:hAnsiTheme="minorHAnsi"/>
                <w:noProof/>
                <w:color w:val="auto"/>
                <w:lang w:val="sv-SE" w:eastAsia="sv-SE"/>
              </w:rPr>
              <w:tab/>
            </w:r>
            <w:r w:rsidRPr="00821784">
              <w:rPr>
                <w:rStyle w:val="Hyperlnk"/>
                <w:noProof/>
                <w:highlight w:val="white"/>
              </w:rPr>
              <w:t>Generating the Assembly File</w:t>
            </w:r>
            <w:r>
              <w:rPr>
                <w:noProof/>
                <w:webHidden/>
              </w:rPr>
              <w:tab/>
            </w:r>
            <w:r>
              <w:rPr>
                <w:noProof/>
                <w:webHidden/>
              </w:rPr>
              <w:fldChar w:fldCharType="begin"/>
            </w:r>
            <w:r>
              <w:rPr>
                <w:noProof/>
                <w:webHidden/>
              </w:rPr>
              <w:instrText xml:space="preserve"> PAGEREF _Toc54119849 \h </w:instrText>
            </w:r>
            <w:r>
              <w:rPr>
                <w:noProof/>
                <w:webHidden/>
              </w:rPr>
            </w:r>
            <w:r>
              <w:rPr>
                <w:noProof/>
                <w:webHidden/>
              </w:rPr>
              <w:fldChar w:fldCharType="separate"/>
            </w:r>
            <w:r>
              <w:rPr>
                <w:noProof/>
                <w:webHidden/>
              </w:rPr>
              <w:t>14</w:t>
            </w:r>
            <w:r>
              <w:rPr>
                <w:noProof/>
                <w:webHidden/>
              </w:rPr>
              <w:fldChar w:fldCharType="end"/>
            </w:r>
          </w:hyperlink>
        </w:p>
        <w:p w14:paraId="3A38F078" w14:textId="4682B249"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50" w:history="1">
            <w:r w:rsidRPr="00821784">
              <w:rPr>
                <w:rStyle w:val="Hyperlnk"/>
                <w:noProof/>
                <w:highlight w:val="white"/>
              </w:rPr>
              <w:t>1.2.1.</w:t>
            </w:r>
            <w:r>
              <w:rPr>
                <w:rFonts w:asciiTheme="minorHAnsi" w:eastAsiaTheme="minorEastAsia" w:hAnsiTheme="minorHAnsi"/>
                <w:noProof/>
                <w:color w:val="auto"/>
                <w:lang w:val="sv-SE" w:eastAsia="sv-SE"/>
              </w:rPr>
              <w:tab/>
            </w:r>
            <w:r w:rsidRPr="00821784">
              <w:rPr>
                <w:rStyle w:val="Hyperlnk"/>
                <w:noProof/>
                <w:highlight w:val="white"/>
              </w:rPr>
              <w:t>Generate the Make File</w:t>
            </w:r>
            <w:r>
              <w:rPr>
                <w:noProof/>
                <w:webHidden/>
              </w:rPr>
              <w:tab/>
            </w:r>
            <w:r>
              <w:rPr>
                <w:noProof/>
                <w:webHidden/>
              </w:rPr>
              <w:fldChar w:fldCharType="begin"/>
            </w:r>
            <w:r>
              <w:rPr>
                <w:noProof/>
                <w:webHidden/>
              </w:rPr>
              <w:instrText xml:space="preserve"> PAGEREF _Toc54119850 \h </w:instrText>
            </w:r>
            <w:r>
              <w:rPr>
                <w:noProof/>
                <w:webHidden/>
              </w:rPr>
            </w:r>
            <w:r>
              <w:rPr>
                <w:noProof/>
                <w:webHidden/>
              </w:rPr>
              <w:fldChar w:fldCharType="separate"/>
            </w:r>
            <w:r>
              <w:rPr>
                <w:noProof/>
                <w:webHidden/>
              </w:rPr>
              <w:t>16</w:t>
            </w:r>
            <w:r>
              <w:rPr>
                <w:noProof/>
                <w:webHidden/>
              </w:rPr>
              <w:fldChar w:fldCharType="end"/>
            </w:r>
          </w:hyperlink>
        </w:p>
        <w:p w14:paraId="356DFDA4" w14:textId="54B83166"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51" w:history="1">
            <w:r w:rsidRPr="00821784">
              <w:rPr>
                <w:rStyle w:val="Hyperlnk"/>
                <w:noProof/>
                <w:highlight w:val="white"/>
              </w:rPr>
              <w:t>1.2.2.</w:t>
            </w:r>
            <w:r>
              <w:rPr>
                <w:rFonts w:asciiTheme="minorHAnsi" w:eastAsiaTheme="minorEastAsia" w:hAnsiTheme="minorHAnsi"/>
                <w:noProof/>
                <w:color w:val="auto"/>
                <w:lang w:val="sv-SE" w:eastAsia="sv-SE"/>
              </w:rPr>
              <w:tab/>
            </w:r>
            <w:r w:rsidRPr="00821784">
              <w:rPr>
                <w:rStyle w:val="Hyperlnk"/>
                <w:noProof/>
                <w:highlight w:val="white"/>
              </w:rPr>
              <w:t>Is the Object File Fresh?</w:t>
            </w:r>
            <w:r>
              <w:rPr>
                <w:noProof/>
                <w:webHidden/>
              </w:rPr>
              <w:tab/>
            </w:r>
            <w:r>
              <w:rPr>
                <w:noProof/>
                <w:webHidden/>
              </w:rPr>
              <w:fldChar w:fldCharType="begin"/>
            </w:r>
            <w:r>
              <w:rPr>
                <w:noProof/>
                <w:webHidden/>
              </w:rPr>
              <w:instrText xml:space="preserve"> PAGEREF _Toc54119851 \h </w:instrText>
            </w:r>
            <w:r>
              <w:rPr>
                <w:noProof/>
                <w:webHidden/>
              </w:rPr>
            </w:r>
            <w:r>
              <w:rPr>
                <w:noProof/>
                <w:webHidden/>
              </w:rPr>
              <w:fldChar w:fldCharType="separate"/>
            </w:r>
            <w:r>
              <w:rPr>
                <w:noProof/>
                <w:webHidden/>
              </w:rPr>
              <w:t>18</w:t>
            </w:r>
            <w:r>
              <w:rPr>
                <w:noProof/>
                <w:webHidden/>
              </w:rPr>
              <w:fldChar w:fldCharType="end"/>
            </w:r>
          </w:hyperlink>
        </w:p>
        <w:p w14:paraId="57A85272" w14:textId="4ABA8A08" w:rsidR="00207336" w:rsidRDefault="00207336">
          <w:pPr>
            <w:pStyle w:val="Innehll1"/>
            <w:rPr>
              <w:rFonts w:asciiTheme="minorHAnsi" w:eastAsiaTheme="minorEastAsia" w:hAnsiTheme="minorHAnsi"/>
              <w:noProof/>
              <w:color w:val="auto"/>
              <w:lang w:val="sv-SE" w:eastAsia="sv-SE"/>
            </w:rPr>
          </w:pPr>
          <w:hyperlink w:anchor="_Toc54119852" w:history="1">
            <w:r w:rsidRPr="00821784">
              <w:rPr>
                <w:rStyle w:val="Hyperlnk"/>
                <w:noProof/>
              </w:rPr>
              <w:t>2.</w:t>
            </w:r>
            <w:r>
              <w:rPr>
                <w:rFonts w:asciiTheme="minorHAnsi" w:eastAsiaTheme="minorEastAsia" w:hAnsiTheme="minorHAnsi"/>
                <w:noProof/>
                <w:color w:val="auto"/>
                <w:lang w:val="sv-SE" w:eastAsia="sv-SE"/>
              </w:rPr>
              <w:tab/>
            </w:r>
            <w:r w:rsidRPr="00821784">
              <w:rPr>
                <w:rStyle w:val="Hyperlnk"/>
                <w:noProof/>
              </w:rPr>
              <w:t>Scanning</w:t>
            </w:r>
            <w:r>
              <w:rPr>
                <w:noProof/>
                <w:webHidden/>
              </w:rPr>
              <w:tab/>
            </w:r>
            <w:r>
              <w:rPr>
                <w:noProof/>
                <w:webHidden/>
              </w:rPr>
              <w:fldChar w:fldCharType="begin"/>
            </w:r>
            <w:r>
              <w:rPr>
                <w:noProof/>
                <w:webHidden/>
              </w:rPr>
              <w:instrText xml:space="preserve"> PAGEREF _Toc54119852 \h </w:instrText>
            </w:r>
            <w:r>
              <w:rPr>
                <w:noProof/>
                <w:webHidden/>
              </w:rPr>
            </w:r>
            <w:r>
              <w:rPr>
                <w:noProof/>
                <w:webHidden/>
              </w:rPr>
              <w:fldChar w:fldCharType="separate"/>
            </w:r>
            <w:r>
              <w:rPr>
                <w:noProof/>
                <w:webHidden/>
              </w:rPr>
              <w:t>21</w:t>
            </w:r>
            <w:r>
              <w:rPr>
                <w:noProof/>
                <w:webHidden/>
              </w:rPr>
              <w:fldChar w:fldCharType="end"/>
            </w:r>
          </w:hyperlink>
        </w:p>
        <w:p w14:paraId="6F6FBF65" w14:textId="001CAC4F"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53" w:history="1">
            <w:r w:rsidRPr="00821784">
              <w:rPr>
                <w:rStyle w:val="Hyperlnk"/>
                <w:noProof/>
              </w:rPr>
              <w:t>2.1.1.</w:t>
            </w:r>
            <w:r>
              <w:rPr>
                <w:rFonts w:asciiTheme="minorHAnsi" w:eastAsiaTheme="minorEastAsia" w:hAnsiTheme="minorHAnsi"/>
                <w:noProof/>
                <w:color w:val="auto"/>
                <w:lang w:val="sv-SE" w:eastAsia="sv-SE"/>
              </w:rPr>
              <w:tab/>
            </w:r>
            <w:r w:rsidRPr="00821784">
              <w:rPr>
                <w:rStyle w:val="Hyperlnk"/>
                <w:noProof/>
              </w:rPr>
              <w:t>The typedef-name Problem</w:t>
            </w:r>
            <w:r>
              <w:rPr>
                <w:noProof/>
                <w:webHidden/>
              </w:rPr>
              <w:tab/>
            </w:r>
            <w:r>
              <w:rPr>
                <w:noProof/>
                <w:webHidden/>
              </w:rPr>
              <w:fldChar w:fldCharType="begin"/>
            </w:r>
            <w:r>
              <w:rPr>
                <w:noProof/>
                <w:webHidden/>
              </w:rPr>
              <w:instrText xml:space="preserve"> PAGEREF _Toc54119853 \h </w:instrText>
            </w:r>
            <w:r>
              <w:rPr>
                <w:noProof/>
                <w:webHidden/>
              </w:rPr>
            </w:r>
            <w:r>
              <w:rPr>
                <w:noProof/>
                <w:webHidden/>
              </w:rPr>
              <w:fldChar w:fldCharType="separate"/>
            </w:r>
            <w:r>
              <w:rPr>
                <w:noProof/>
                <w:webHidden/>
              </w:rPr>
              <w:t>21</w:t>
            </w:r>
            <w:r>
              <w:rPr>
                <w:noProof/>
                <w:webHidden/>
              </w:rPr>
              <w:fldChar w:fldCharType="end"/>
            </w:r>
          </w:hyperlink>
        </w:p>
        <w:p w14:paraId="2D0E79AF" w14:textId="23E751DB" w:rsidR="00207336" w:rsidRDefault="00207336">
          <w:pPr>
            <w:pStyle w:val="Innehll2"/>
            <w:tabs>
              <w:tab w:val="left" w:pos="880"/>
              <w:tab w:val="right" w:leader="dot" w:pos="9350"/>
            </w:tabs>
            <w:rPr>
              <w:rFonts w:asciiTheme="minorHAnsi" w:eastAsiaTheme="minorEastAsia" w:hAnsiTheme="minorHAnsi"/>
              <w:noProof/>
              <w:color w:val="auto"/>
              <w:lang w:val="sv-SE" w:eastAsia="sv-SE"/>
            </w:rPr>
          </w:pPr>
          <w:hyperlink w:anchor="_Toc54119854" w:history="1">
            <w:r w:rsidRPr="00821784">
              <w:rPr>
                <w:rStyle w:val="Hyperlnk"/>
                <w:noProof/>
              </w:rPr>
              <w:t>2.2.</w:t>
            </w:r>
            <w:r>
              <w:rPr>
                <w:rFonts w:asciiTheme="minorHAnsi" w:eastAsiaTheme="minorEastAsia" w:hAnsiTheme="minorHAnsi"/>
                <w:noProof/>
                <w:color w:val="auto"/>
                <w:lang w:val="sv-SE" w:eastAsia="sv-SE"/>
              </w:rPr>
              <w:tab/>
            </w:r>
            <w:r w:rsidRPr="00821784">
              <w:rPr>
                <w:rStyle w:val="Hyperlnk"/>
                <w:noProof/>
              </w:rPr>
              <w:t>The Scanner</w:t>
            </w:r>
            <w:r>
              <w:rPr>
                <w:noProof/>
                <w:webHidden/>
              </w:rPr>
              <w:tab/>
            </w:r>
            <w:r>
              <w:rPr>
                <w:noProof/>
                <w:webHidden/>
              </w:rPr>
              <w:fldChar w:fldCharType="begin"/>
            </w:r>
            <w:r>
              <w:rPr>
                <w:noProof/>
                <w:webHidden/>
              </w:rPr>
              <w:instrText xml:space="preserve"> PAGEREF _Toc54119854 \h </w:instrText>
            </w:r>
            <w:r>
              <w:rPr>
                <w:noProof/>
                <w:webHidden/>
              </w:rPr>
            </w:r>
            <w:r>
              <w:rPr>
                <w:noProof/>
                <w:webHidden/>
              </w:rPr>
              <w:fldChar w:fldCharType="separate"/>
            </w:r>
            <w:r>
              <w:rPr>
                <w:noProof/>
                <w:webHidden/>
              </w:rPr>
              <w:t>21</w:t>
            </w:r>
            <w:r>
              <w:rPr>
                <w:noProof/>
                <w:webHidden/>
              </w:rPr>
              <w:fldChar w:fldCharType="end"/>
            </w:r>
          </w:hyperlink>
        </w:p>
        <w:p w14:paraId="1F5EE8F2" w14:textId="2A642E36" w:rsidR="00207336" w:rsidRDefault="00207336">
          <w:pPr>
            <w:pStyle w:val="Innehll1"/>
            <w:rPr>
              <w:rFonts w:asciiTheme="minorHAnsi" w:eastAsiaTheme="minorEastAsia" w:hAnsiTheme="minorHAnsi"/>
              <w:noProof/>
              <w:color w:val="auto"/>
              <w:lang w:val="sv-SE" w:eastAsia="sv-SE"/>
            </w:rPr>
          </w:pPr>
          <w:hyperlink w:anchor="_Toc54119855" w:history="1">
            <w:r w:rsidRPr="00821784">
              <w:rPr>
                <w:rStyle w:val="Hyperlnk"/>
                <w:noProof/>
              </w:rPr>
              <w:t>3.</w:t>
            </w:r>
            <w:r>
              <w:rPr>
                <w:rFonts w:asciiTheme="minorHAnsi" w:eastAsiaTheme="minorEastAsia" w:hAnsiTheme="minorHAnsi"/>
                <w:noProof/>
                <w:color w:val="auto"/>
                <w:lang w:val="sv-SE" w:eastAsia="sv-SE"/>
              </w:rPr>
              <w:tab/>
            </w:r>
            <w:r w:rsidRPr="00821784">
              <w:rPr>
                <w:rStyle w:val="Hyperlnk"/>
                <w:noProof/>
              </w:rPr>
              <w:t>Parsing</w:t>
            </w:r>
            <w:r>
              <w:rPr>
                <w:noProof/>
                <w:webHidden/>
              </w:rPr>
              <w:tab/>
            </w:r>
            <w:r>
              <w:rPr>
                <w:noProof/>
                <w:webHidden/>
              </w:rPr>
              <w:fldChar w:fldCharType="begin"/>
            </w:r>
            <w:r>
              <w:rPr>
                <w:noProof/>
                <w:webHidden/>
              </w:rPr>
              <w:instrText xml:space="preserve"> PAGEREF _Toc54119855 \h </w:instrText>
            </w:r>
            <w:r>
              <w:rPr>
                <w:noProof/>
                <w:webHidden/>
              </w:rPr>
            </w:r>
            <w:r>
              <w:rPr>
                <w:noProof/>
                <w:webHidden/>
              </w:rPr>
              <w:fldChar w:fldCharType="separate"/>
            </w:r>
            <w:r>
              <w:rPr>
                <w:noProof/>
                <w:webHidden/>
              </w:rPr>
              <w:t>33</w:t>
            </w:r>
            <w:r>
              <w:rPr>
                <w:noProof/>
                <w:webHidden/>
              </w:rPr>
              <w:fldChar w:fldCharType="end"/>
            </w:r>
          </w:hyperlink>
        </w:p>
        <w:p w14:paraId="171B5280" w14:textId="336974B5" w:rsidR="00207336" w:rsidRDefault="00207336">
          <w:pPr>
            <w:pStyle w:val="Innehll2"/>
            <w:tabs>
              <w:tab w:val="left" w:pos="880"/>
              <w:tab w:val="right" w:leader="dot" w:pos="9350"/>
            </w:tabs>
            <w:rPr>
              <w:rFonts w:asciiTheme="minorHAnsi" w:eastAsiaTheme="minorEastAsia" w:hAnsiTheme="minorHAnsi"/>
              <w:noProof/>
              <w:color w:val="auto"/>
              <w:lang w:val="sv-SE" w:eastAsia="sv-SE"/>
            </w:rPr>
          </w:pPr>
          <w:hyperlink w:anchor="_Toc54119856" w:history="1">
            <w:r w:rsidRPr="00821784">
              <w:rPr>
                <w:rStyle w:val="Hyperlnk"/>
                <w:noProof/>
              </w:rPr>
              <w:t>3.1.</w:t>
            </w:r>
            <w:r>
              <w:rPr>
                <w:rFonts w:asciiTheme="minorHAnsi" w:eastAsiaTheme="minorEastAsia" w:hAnsiTheme="minorHAnsi"/>
                <w:noProof/>
                <w:color w:val="auto"/>
                <w:lang w:val="sv-SE" w:eastAsia="sv-SE"/>
              </w:rPr>
              <w:tab/>
            </w:r>
            <w:r w:rsidRPr="00821784">
              <w:rPr>
                <w:rStyle w:val="Hyperlnk"/>
                <w:noProof/>
              </w:rPr>
              <w:t>Declarations</w:t>
            </w:r>
            <w:r>
              <w:rPr>
                <w:noProof/>
                <w:webHidden/>
              </w:rPr>
              <w:tab/>
            </w:r>
            <w:r>
              <w:rPr>
                <w:noProof/>
                <w:webHidden/>
              </w:rPr>
              <w:fldChar w:fldCharType="begin"/>
            </w:r>
            <w:r>
              <w:rPr>
                <w:noProof/>
                <w:webHidden/>
              </w:rPr>
              <w:instrText xml:space="preserve"> PAGEREF _Toc54119856 \h </w:instrText>
            </w:r>
            <w:r>
              <w:rPr>
                <w:noProof/>
                <w:webHidden/>
              </w:rPr>
            </w:r>
            <w:r>
              <w:rPr>
                <w:noProof/>
                <w:webHidden/>
              </w:rPr>
              <w:fldChar w:fldCharType="separate"/>
            </w:r>
            <w:r>
              <w:rPr>
                <w:noProof/>
                <w:webHidden/>
              </w:rPr>
              <w:t>36</w:t>
            </w:r>
            <w:r>
              <w:rPr>
                <w:noProof/>
                <w:webHidden/>
              </w:rPr>
              <w:fldChar w:fldCharType="end"/>
            </w:r>
          </w:hyperlink>
        </w:p>
        <w:p w14:paraId="0E38B006" w14:textId="5795E4CB"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57" w:history="1">
            <w:r w:rsidRPr="00821784">
              <w:rPr>
                <w:rStyle w:val="Hyperlnk"/>
                <w:noProof/>
              </w:rPr>
              <w:t>3.1.1.</w:t>
            </w:r>
            <w:r>
              <w:rPr>
                <w:rFonts w:asciiTheme="minorHAnsi" w:eastAsiaTheme="minorEastAsia" w:hAnsiTheme="minorHAnsi"/>
                <w:noProof/>
                <w:color w:val="auto"/>
                <w:lang w:val="sv-SE" w:eastAsia="sv-SE"/>
              </w:rPr>
              <w:tab/>
            </w:r>
            <w:r w:rsidRPr="00821784">
              <w:rPr>
                <w:rStyle w:val="Hyperlnk"/>
                <w:noProof/>
              </w:rPr>
              <w:t>Backpatching</w:t>
            </w:r>
            <w:r>
              <w:rPr>
                <w:noProof/>
                <w:webHidden/>
              </w:rPr>
              <w:tab/>
            </w:r>
            <w:r>
              <w:rPr>
                <w:noProof/>
                <w:webHidden/>
              </w:rPr>
              <w:fldChar w:fldCharType="begin"/>
            </w:r>
            <w:r>
              <w:rPr>
                <w:noProof/>
                <w:webHidden/>
              </w:rPr>
              <w:instrText xml:space="preserve"> PAGEREF _Toc54119857 \h </w:instrText>
            </w:r>
            <w:r>
              <w:rPr>
                <w:noProof/>
                <w:webHidden/>
              </w:rPr>
            </w:r>
            <w:r>
              <w:rPr>
                <w:noProof/>
                <w:webHidden/>
              </w:rPr>
              <w:fldChar w:fldCharType="separate"/>
            </w:r>
            <w:r>
              <w:rPr>
                <w:noProof/>
                <w:webHidden/>
              </w:rPr>
              <w:t>36</w:t>
            </w:r>
            <w:r>
              <w:rPr>
                <w:noProof/>
                <w:webHidden/>
              </w:rPr>
              <w:fldChar w:fldCharType="end"/>
            </w:r>
          </w:hyperlink>
        </w:p>
        <w:p w14:paraId="2FC5A083" w14:textId="723E024F"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58" w:history="1">
            <w:r w:rsidRPr="00821784">
              <w:rPr>
                <w:rStyle w:val="Hyperlnk"/>
                <w:noProof/>
              </w:rPr>
              <w:t>3.1.2.</w:t>
            </w:r>
            <w:r>
              <w:rPr>
                <w:rFonts w:asciiTheme="minorHAnsi" w:eastAsiaTheme="minorEastAsia" w:hAnsiTheme="minorHAnsi"/>
                <w:noProof/>
                <w:color w:val="auto"/>
                <w:lang w:val="sv-SE" w:eastAsia="sv-SE"/>
              </w:rPr>
              <w:tab/>
            </w:r>
            <w:r w:rsidRPr="00821784">
              <w:rPr>
                <w:rStyle w:val="Hyperlnk"/>
                <w:noProof/>
              </w:rPr>
              <w:t>Function Definition</w:t>
            </w:r>
            <w:r>
              <w:rPr>
                <w:noProof/>
                <w:webHidden/>
              </w:rPr>
              <w:tab/>
            </w:r>
            <w:r>
              <w:rPr>
                <w:noProof/>
                <w:webHidden/>
              </w:rPr>
              <w:fldChar w:fldCharType="begin"/>
            </w:r>
            <w:r>
              <w:rPr>
                <w:noProof/>
                <w:webHidden/>
              </w:rPr>
              <w:instrText xml:space="preserve"> PAGEREF _Toc54119858 \h </w:instrText>
            </w:r>
            <w:r>
              <w:rPr>
                <w:noProof/>
                <w:webHidden/>
              </w:rPr>
            </w:r>
            <w:r>
              <w:rPr>
                <w:noProof/>
                <w:webHidden/>
              </w:rPr>
              <w:fldChar w:fldCharType="separate"/>
            </w:r>
            <w:r>
              <w:rPr>
                <w:noProof/>
                <w:webHidden/>
              </w:rPr>
              <w:t>37</w:t>
            </w:r>
            <w:r>
              <w:rPr>
                <w:noProof/>
                <w:webHidden/>
              </w:rPr>
              <w:fldChar w:fldCharType="end"/>
            </w:r>
          </w:hyperlink>
        </w:p>
        <w:p w14:paraId="4BAB7C42" w14:textId="5F894CAD"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59" w:history="1">
            <w:r w:rsidRPr="00821784">
              <w:rPr>
                <w:rStyle w:val="Hyperlnk"/>
                <w:noProof/>
                <w:highlight w:val="white"/>
              </w:rPr>
              <w:t>3.1.3.</w:t>
            </w:r>
            <w:r>
              <w:rPr>
                <w:rFonts w:asciiTheme="minorHAnsi" w:eastAsiaTheme="minorEastAsia" w:hAnsiTheme="minorHAnsi"/>
                <w:noProof/>
                <w:color w:val="auto"/>
                <w:lang w:val="sv-SE" w:eastAsia="sv-SE"/>
              </w:rPr>
              <w:tab/>
            </w:r>
            <w:r w:rsidRPr="00821784">
              <w:rPr>
                <w:rStyle w:val="Hyperlnk"/>
                <w:noProof/>
                <w:highlight w:val="white"/>
              </w:rPr>
              <w:t>Specifier List</w:t>
            </w:r>
            <w:r>
              <w:rPr>
                <w:noProof/>
                <w:webHidden/>
              </w:rPr>
              <w:tab/>
            </w:r>
            <w:r>
              <w:rPr>
                <w:noProof/>
                <w:webHidden/>
              </w:rPr>
              <w:fldChar w:fldCharType="begin"/>
            </w:r>
            <w:r>
              <w:rPr>
                <w:noProof/>
                <w:webHidden/>
              </w:rPr>
              <w:instrText xml:space="preserve"> PAGEREF _Toc54119859 \h </w:instrText>
            </w:r>
            <w:r>
              <w:rPr>
                <w:noProof/>
                <w:webHidden/>
              </w:rPr>
            </w:r>
            <w:r>
              <w:rPr>
                <w:noProof/>
                <w:webHidden/>
              </w:rPr>
              <w:fldChar w:fldCharType="separate"/>
            </w:r>
            <w:r>
              <w:rPr>
                <w:noProof/>
                <w:webHidden/>
              </w:rPr>
              <w:t>43</w:t>
            </w:r>
            <w:r>
              <w:rPr>
                <w:noProof/>
                <w:webHidden/>
              </w:rPr>
              <w:fldChar w:fldCharType="end"/>
            </w:r>
          </w:hyperlink>
        </w:p>
        <w:p w14:paraId="0CCAD270" w14:textId="2220DA67"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60" w:history="1">
            <w:r w:rsidRPr="00821784">
              <w:rPr>
                <w:rStyle w:val="Hyperlnk"/>
                <w:noProof/>
                <w:highlight w:val="white"/>
              </w:rPr>
              <w:t>3.1.4.</w:t>
            </w:r>
            <w:r>
              <w:rPr>
                <w:rFonts w:asciiTheme="minorHAnsi" w:eastAsiaTheme="minorEastAsia" w:hAnsiTheme="minorHAnsi"/>
                <w:noProof/>
                <w:color w:val="auto"/>
                <w:lang w:val="sv-SE" w:eastAsia="sv-SE"/>
              </w:rPr>
              <w:tab/>
            </w:r>
            <w:r w:rsidRPr="00821784">
              <w:rPr>
                <w:rStyle w:val="Hyperlnk"/>
                <w:noProof/>
                <w:highlight w:val="white"/>
              </w:rPr>
              <w:t>Declarator</w:t>
            </w:r>
            <w:r>
              <w:rPr>
                <w:noProof/>
                <w:webHidden/>
              </w:rPr>
              <w:tab/>
            </w:r>
            <w:r>
              <w:rPr>
                <w:noProof/>
                <w:webHidden/>
              </w:rPr>
              <w:fldChar w:fldCharType="begin"/>
            </w:r>
            <w:r>
              <w:rPr>
                <w:noProof/>
                <w:webHidden/>
              </w:rPr>
              <w:instrText xml:space="preserve"> PAGEREF _Toc54119860 \h </w:instrText>
            </w:r>
            <w:r>
              <w:rPr>
                <w:noProof/>
                <w:webHidden/>
              </w:rPr>
            </w:r>
            <w:r>
              <w:rPr>
                <w:noProof/>
                <w:webHidden/>
              </w:rPr>
              <w:fldChar w:fldCharType="separate"/>
            </w:r>
            <w:r>
              <w:rPr>
                <w:noProof/>
                <w:webHidden/>
              </w:rPr>
              <w:t>49</w:t>
            </w:r>
            <w:r>
              <w:rPr>
                <w:noProof/>
                <w:webHidden/>
              </w:rPr>
              <w:fldChar w:fldCharType="end"/>
            </w:r>
          </w:hyperlink>
        </w:p>
        <w:p w14:paraId="5BF7B9B9" w14:textId="69102F12" w:rsidR="00207336" w:rsidRDefault="00207336">
          <w:pPr>
            <w:pStyle w:val="Innehll2"/>
            <w:tabs>
              <w:tab w:val="left" w:pos="880"/>
              <w:tab w:val="right" w:leader="dot" w:pos="9350"/>
            </w:tabs>
            <w:rPr>
              <w:rFonts w:asciiTheme="minorHAnsi" w:eastAsiaTheme="minorEastAsia" w:hAnsiTheme="minorHAnsi"/>
              <w:noProof/>
              <w:color w:val="auto"/>
              <w:lang w:val="sv-SE" w:eastAsia="sv-SE"/>
            </w:rPr>
          </w:pPr>
          <w:hyperlink w:anchor="_Toc54119861" w:history="1">
            <w:r w:rsidRPr="00821784">
              <w:rPr>
                <w:rStyle w:val="Hyperlnk"/>
                <w:noProof/>
                <w:highlight w:val="white"/>
                <w:lang w:val="sv-SE"/>
              </w:rPr>
              <w:t>3.2.</w:t>
            </w:r>
            <w:r>
              <w:rPr>
                <w:rFonts w:asciiTheme="minorHAnsi" w:eastAsiaTheme="minorEastAsia" w:hAnsiTheme="minorHAnsi"/>
                <w:noProof/>
                <w:color w:val="auto"/>
                <w:lang w:val="sv-SE" w:eastAsia="sv-SE"/>
              </w:rPr>
              <w:tab/>
            </w:r>
            <w:r w:rsidRPr="00821784">
              <w:rPr>
                <w:rStyle w:val="Hyperlnk"/>
                <w:noProof/>
                <w:highlight w:val="white"/>
                <w:lang w:val="sv-SE"/>
              </w:rPr>
              <w:t>Statements</w:t>
            </w:r>
            <w:r>
              <w:rPr>
                <w:noProof/>
                <w:webHidden/>
              </w:rPr>
              <w:tab/>
            </w:r>
            <w:r>
              <w:rPr>
                <w:noProof/>
                <w:webHidden/>
              </w:rPr>
              <w:fldChar w:fldCharType="begin"/>
            </w:r>
            <w:r>
              <w:rPr>
                <w:noProof/>
                <w:webHidden/>
              </w:rPr>
              <w:instrText xml:space="preserve"> PAGEREF _Toc54119861 \h </w:instrText>
            </w:r>
            <w:r>
              <w:rPr>
                <w:noProof/>
                <w:webHidden/>
              </w:rPr>
            </w:r>
            <w:r>
              <w:rPr>
                <w:noProof/>
                <w:webHidden/>
              </w:rPr>
              <w:fldChar w:fldCharType="separate"/>
            </w:r>
            <w:r>
              <w:rPr>
                <w:noProof/>
                <w:webHidden/>
              </w:rPr>
              <w:t>58</w:t>
            </w:r>
            <w:r>
              <w:rPr>
                <w:noProof/>
                <w:webHidden/>
              </w:rPr>
              <w:fldChar w:fldCharType="end"/>
            </w:r>
          </w:hyperlink>
        </w:p>
        <w:p w14:paraId="499CE066" w14:textId="23BE5D70"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62" w:history="1">
            <w:r w:rsidRPr="00821784">
              <w:rPr>
                <w:rStyle w:val="Hyperlnk"/>
                <w:noProof/>
              </w:rPr>
              <w:t>3.2.1.</w:t>
            </w:r>
            <w:r>
              <w:rPr>
                <w:rFonts w:asciiTheme="minorHAnsi" w:eastAsiaTheme="minorEastAsia" w:hAnsiTheme="minorHAnsi"/>
                <w:noProof/>
                <w:color w:val="auto"/>
                <w:lang w:val="sv-SE" w:eastAsia="sv-SE"/>
              </w:rPr>
              <w:tab/>
            </w:r>
            <w:r w:rsidRPr="00821784">
              <w:rPr>
                <w:rStyle w:val="Hyperlnk"/>
                <w:noProof/>
              </w:rPr>
              <w:t>The Nested-If Problem</w:t>
            </w:r>
            <w:r>
              <w:rPr>
                <w:noProof/>
                <w:webHidden/>
              </w:rPr>
              <w:tab/>
            </w:r>
            <w:r>
              <w:rPr>
                <w:noProof/>
                <w:webHidden/>
              </w:rPr>
              <w:fldChar w:fldCharType="begin"/>
            </w:r>
            <w:r>
              <w:rPr>
                <w:noProof/>
                <w:webHidden/>
              </w:rPr>
              <w:instrText xml:space="preserve"> PAGEREF _Toc54119862 \h </w:instrText>
            </w:r>
            <w:r>
              <w:rPr>
                <w:noProof/>
                <w:webHidden/>
              </w:rPr>
            </w:r>
            <w:r>
              <w:rPr>
                <w:noProof/>
                <w:webHidden/>
              </w:rPr>
              <w:fldChar w:fldCharType="separate"/>
            </w:r>
            <w:r>
              <w:rPr>
                <w:noProof/>
                <w:webHidden/>
              </w:rPr>
              <w:t>58</w:t>
            </w:r>
            <w:r>
              <w:rPr>
                <w:noProof/>
                <w:webHidden/>
              </w:rPr>
              <w:fldChar w:fldCharType="end"/>
            </w:r>
          </w:hyperlink>
        </w:p>
        <w:p w14:paraId="22597C01" w14:textId="50A7B904"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63" w:history="1">
            <w:r w:rsidRPr="00821784">
              <w:rPr>
                <w:rStyle w:val="Hyperlnk"/>
                <w:noProof/>
              </w:rPr>
              <w:t>3.2.2.</w:t>
            </w:r>
            <w:r>
              <w:rPr>
                <w:rFonts w:asciiTheme="minorHAnsi" w:eastAsiaTheme="minorEastAsia" w:hAnsiTheme="minorHAnsi"/>
                <w:noProof/>
                <w:color w:val="auto"/>
                <w:lang w:val="sv-SE" w:eastAsia="sv-SE"/>
              </w:rPr>
              <w:tab/>
            </w:r>
            <w:r w:rsidRPr="00821784">
              <w:rPr>
                <w:rStyle w:val="Hyperlnk"/>
                <w:noProof/>
              </w:rPr>
              <w:t>The Forward-Jump Problem (Backpatching)</w:t>
            </w:r>
            <w:r>
              <w:rPr>
                <w:noProof/>
                <w:webHidden/>
              </w:rPr>
              <w:tab/>
            </w:r>
            <w:r>
              <w:rPr>
                <w:noProof/>
                <w:webHidden/>
              </w:rPr>
              <w:fldChar w:fldCharType="begin"/>
            </w:r>
            <w:r>
              <w:rPr>
                <w:noProof/>
                <w:webHidden/>
              </w:rPr>
              <w:instrText xml:space="preserve"> PAGEREF _Toc54119863 \h </w:instrText>
            </w:r>
            <w:r>
              <w:rPr>
                <w:noProof/>
                <w:webHidden/>
              </w:rPr>
            </w:r>
            <w:r>
              <w:rPr>
                <w:noProof/>
                <w:webHidden/>
              </w:rPr>
              <w:fldChar w:fldCharType="separate"/>
            </w:r>
            <w:r>
              <w:rPr>
                <w:noProof/>
                <w:webHidden/>
              </w:rPr>
              <w:t>63</w:t>
            </w:r>
            <w:r>
              <w:rPr>
                <w:noProof/>
                <w:webHidden/>
              </w:rPr>
              <w:fldChar w:fldCharType="end"/>
            </w:r>
          </w:hyperlink>
        </w:p>
        <w:p w14:paraId="5DF6E8C2" w14:textId="68B90DCB"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64" w:history="1">
            <w:r w:rsidRPr="00821784">
              <w:rPr>
                <w:rStyle w:val="Hyperlnk"/>
                <w:noProof/>
              </w:rPr>
              <w:t>3.2.1.</w:t>
            </w:r>
            <w:r>
              <w:rPr>
                <w:rFonts w:asciiTheme="minorHAnsi" w:eastAsiaTheme="minorEastAsia" w:hAnsiTheme="minorHAnsi"/>
                <w:noProof/>
                <w:color w:val="auto"/>
                <w:lang w:val="sv-SE" w:eastAsia="sv-SE"/>
              </w:rPr>
              <w:tab/>
            </w:r>
            <w:r w:rsidRPr="00821784">
              <w:rPr>
                <w:rStyle w:val="Hyperlnk"/>
                <w:noProof/>
              </w:rPr>
              <w:t>Header Rules</w:t>
            </w:r>
            <w:r>
              <w:rPr>
                <w:noProof/>
                <w:webHidden/>
              </w:rPr>
              <w:tab/>
            </w:r>
            <w:r>
              <w:rPr>
                <w:noProof/>
                <w:webHidden/>
              </w:rPr>
              <w:fldChar w:fldCharType="begin"/>
            </w:r>
            <w:r>
              <w:rPr>
                <w:noProof/>
                <w:webHidden/>
              </w:rPr>
              <w:instrText xml:space="preserve"> PAGEREF _Toc54119864 \h </w:instrText>
            </w:r>
            <w:r>
              <w:rPr>
                <w:noProof/>
                <w:webHidden/>
              </w:rPr>
            </w:r>
            <w:r>
              <w:rPr>
                <w:noProof/>
                <w:webHidden/>
              </w:rPr>
              <w:fldChar w:fldCharType="separate"/>
            </w:r>
            <w:r>
              <w:rPr>
                <w:noProof/>
                <w:webHidden/>
              </w:rPr>
              <w:t>65</w:t>
            </w:r>
            <w:r>
              <w:rPr>
                <w:noProof/>
                <w:webHidden/>
              </w:rPr>
              <w:fldChar w:fldCharType="end"/>
            </w:r>
          </w:hyperlink>
        </w:p>
        <w:p w14:paraId="644C55BB" w14:textId="3432F059"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65" w:history="1">
            <w:r w:rsidRPr="00821784">
              <w:rPr>
                <w:rStyle w:val="Hyperlnk"/>
                <w:noProof/>
              </w:rPr>
              <w:t>3.2.2.</w:t>
            </w:r>
            <w:r>
              <w:rPr>
                <w:rFonts w:asciiTheme="minorHAnsi" w:eastAsiaTheme="minorEastAsia" w:hAnsiTheme="minorHAnsi"/>
                <w:noProof/>
                <w:color w:val="auto"/>
                <w:lang w:val="sv-SE" w:eastAsia="sv-SE"/>
              </w:rPr>
              <w:tab/>
            </w:r>
            <w:r w:rsidRPr="00821784">
              <w:rPr>
                <w:rStyle w:val="Hyperlnk"/>
                <w:noProof/>
              </w:rPr>
              <w:t>The Switch Statement</w:t>
            </w:r>
            <w:r>
              <w:rPr>
                <w:noProof/>
                <w:webHidden/>
              </w:rPr>
              <w:tab/>
            </w:r>
            <w:r>
              <w:rPr>
                <w:noProof/>
                <w:webHidden/>
              </w:rPr>
              <w:fldChar w:fldCharType="begin"/>
            </w:r>
            <w:r>
              <w:rPr>
                <w:noProof/>
                <w:webHidden/>
              </w:rPr>
              <w:instrText xml:space="preserve"> PAGEREF _Toc54119865 \h </w:instrText>
            </w:r>
            <w:r>
              <w:rPr>
                <w:noProof/>
                <w:webHidden/>
              </w:rPr>
            </w:r>
            <w:r>
              <w:rPr>
                <w:noProof/>
                <w:webHidden/>
              </w:rPr>
              <w:fldChar w:fldCharType="separate"/>
            </w:r>
            <w:r>
              <w:rPr>
                <w:noProof/>
                <w:webHidden/>
              </w:rPr>
              <w:t>65</w:t>
            </w:r>
            <w:r>
              <w:rPr>
                <w:noProof/>
                <w:webHidden/>
              </w:rPr>
              <w:fldChar w:fldCharType="end"/>
            </w:r>
          </w:hyperlink>
        </w:p>
        <w:p w14:paraId="5F81DF6B" w14:textId="3E3EF90F"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66" w:history="1">
            <w:r w:rsidRPr="00821784">
              <w:rPr>
                <w:rStyle w:val="Hyperlnk"/>
                <w:noProof/>
                <w:highlight w:val="white"/>
              </w:rPr>
              <w:t>3.2.3.</w:t>
            </w:r>
            <w:r>
              <w:rPr>
                <w:rFonts w:asciiTheme="minorHAnsi" w:eastAsiaTheme="minorEastAsia" w:hAnsiTheme="minorHAnsi"/>
                <w:noProof/>
                <w:color w:val="auto"/>
                <w:lang w:val="sv-SE" w:eastAsia="sv-SE"/>
              </w:rPr>
              <w:tab/>
            </w:r>
            <w:r w:rsidRPr="00821784">
              <w:rPr>
                <w:rStyle w:val="Hyperlnk"/>
                <w:noProof/>
                <w:highlight w:val="white"/>
              </w:rPr>
              <w:t>The Case Statement</w:t>
            </w:r>
            <w:r>
              <w:rPr>
                <w:noProof/>
                <w:webHidden/>
              </w:rPr>
              <w:tab/>
            </w:r>
            <w:r>
              <w:rPr>
                <w:noProof/>
                <w:webHidden/>
              </w:rPr>
              <w:fldChar w:fldCharType="begin"/>
            </w:r>
            <w:r>
              <w:rPr>
                <w:noProof/>
                <w:webHidden/>
              </w:rPr>
              <w:instrText xml:space="preserve"> PAGEREF _Toc54119866 \h </w:instrText>
            </w:r>
            <w:r>
              <w:rPr>
                <w:noProof/>
                <w:webHidden/>
              </w:rPr>
            </w:r>
            <w:r>
              <w:rPr>
                <w:noProof/>
                <w:webHidden/>
              </w:rPr>
              <w:fldChar w:fldCharType="separate"/>
            </w:r>
            <w:r>
              <w:rPr>
                <w:noProof/>
                <w:webHidden/>
              </w:rPr>
              <w:t>67</w:t>
            </w:r>
            <w:r>
              <w:rPr>
                <w:noProof/>
                <w:webHidden/>
              </w:rPr>
              <w:fldChar w:fldCharType="end"/>
            </w:r>
          </w:hyperlink>
        </w:p>
        <w:p w14:paraId="1464E8B6" w14:textId="4900AC8B"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67" w:history="1">
            <w:r w:rsidRPr="00821784">
              <w:rPr>
                <w:rStyle w:val="Hyperlnk"/>
                <w:noProof/>
              </w:rPr>
              <w:t>3.2.1.</w:t>
            </w:r>
            <w:r>
              <w:rPr>
                <w:rFonts w:asciiTheme="minorHAnsi" w:eastAsiaTheme="minorEastAsia" w:hAnsiTheme="minorHAnsi"/>
                <w:noProof/>
                <w:color w:val="auto"/>
                <w:lang w:val="sv-SE" w:eastAsia="sv-SE"/>
              </w:rPr>
              <w:tab/>
            </w:r>
            <w:r w:rsidRPr="00821784">
              <w:rPr>
                <w:rStyle w:val="Hyperlnk"/>
                <w:noProof/>
              </w:rPr>
              <w:t>The Default Statement</w:t>
            </w:r>
            <w:r>
              <w:rPr>
                <w:noProof/>
                <w:webHidden/>
              </w:rPr>
              <w:tab/>
            </w:r>
            <w:r>
              <w:rPr>
                <w:noProof/>
                <w:webHidden/>
              </w:rPr>
              <w:fldChar w:fldCharType="begin"/>
            </w:r>
            <w:r>
              <w:rPr>
                <w:noProof/>
                <w:webHidden/>
              </w:rPr>
              <w:instrText xml:space="preserve"> PAGEREF _Toc54119867 \h </w:instrText>
            </w:r>
            <w:r>
              <w:rPr>
                <w:noProof/>
                <w:webHidden/>
              </w:rPr>
            </w:r>
            <w:r>
              <w:rPr>
                <w:noProof/>
                <w:webHidden/>
              </w:rPr>
              <w:fldChar w:fldCharType="separate"/>
            </w:r>
            <w:r>
              <w:rPr>
                <w:noProof/>
                <w:webHidden/>
              </w:rPr>
              <w:t>68</w:t>
            </w:r>
            <w:r>
              <w:rPr>
                <w:noProof/>
                <w:webHidden/>
              </w:rPr>
              <w:fldChar w:fldCharType="end"/>
            </w:r>
          </w:hyperlink>
        </w:p>
        <w:p w14:paraId="7E40439D" w14:textId="738D3CA7"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68" w:history="1">
            <w:r w:rsidRPr="00821784">
              <w:rPr>
                <w:rStyle w:val="Hyperlnk"/>
                <w:noProof/>
              </w:rPr>
              <w:t>3.2.2.</w:t>
            </w:r>
            <w:r>
              <w:rPr>
                <w:rFonts w:asciiTheme="minorHAnsi" w:eastAsiaTheme="minorEastAsia" w:hAnsiTheme="minorHAnsi"/>
                <w:noProof/>
                <w:color w:val="auto"/>
                <w:lang w:val="sv-SE" w:eastAsia="sv-SE"/>
              </w:rPr>
              <w:tab/>
            </w:r>
            <w:r w:rsidRPr="00821784">
              <w:rPr>
                <w:rStyle w:val="Hyperlnk"/>
                <w:noProof/>
              </w:rPr>
              <w:t>The While Statement</w:t>
            </w:r>
            <w:r>
              <w:rPr>
                <w:noProof/>
                <w:webHidden/>
              </w:rPr>
              <w:tab/>
            </w:r>
            <w:r>
              <w:rPr>
                <w:noProof/>
                <w:webHidden/>
              </w:rPr>
              <w:fldChar w:fldCharType="begin"/>
            </w:r>
            <w:r>
              <w:rPr>
                <w:noProof/>
                <w:webHidden/>
              </w:rPr>
              <w:instrText xml:space="preserve"> PAGEREF _Toc54119868 \h </w:instrText>
            </w:r>
            <w:r>
              <w:rPr>
                <w:noProof/>
                <w:webHidden/>
              </w:rPr>
            </w:r>
            <w:r>
              <w:rPr>
                <w:noProof/>
                <w:webHidden/>
              </w:rPr>
              <w:fldChar w:fldCharType="separate"/>
            </w:r>
            <w:r>
              <w:rPr>
                <w:noProof/>
                <w:webHidden/>
              </w:rPr>
              <w:t>69</w:t>
            </w:r>
            <w:r>
              <w:rPr>
                <w:noProof/>
                <w:webHidden/>
              </w:rPr>
              <w:fldChar w:fldCharType="end"/>
            </w:r>
          </w:hyperlink>
        </w:p>
        <w:p w14:paraId="026ED267" w14:textId="1A52F393"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69" w:history="1">
            <w:r w:rsidRPr="00821784">
              <w:rPr>
                <w:rStyle w:val="Hyperlnk"/>
                <w:noProof/>
              </w:rPr>
              <w:t>3.2.3.</w:t>
            </w:r>
            <w:r>
              <w:rPr>
                <w:rFonts w:asciiTheme="minorHAnsi" w:eastAsiaTheme="minorEastAsia" w:hAnsiTheme="minorHAnsi"/>
                <w:noProof/>
                <w:color w:val="auto"/>
                <w:lang w:val="sv-SE" w:eastAsia="sv-SE"/>
              </w:rPr>
              <w:tab/>
            </w:r>
            <w:r w:rsidRPr="00821784">
              <w:rPr>
                <w:rStyle w:val="Hyperlnk"/>
                <w:noProof/>
              </w:rPr>
              <w:t>The Do Statement</w:t>
            </w:r>
            <w:r>
              <w:rPr>
                <w:noProof/>
                <w:webHidden/>
              </w:rPr>
              <w:tab/>
            </w:r>
            <w:r>
              <w:rPr>
                <w:noProof/>
                <w:webHidden/>
              </w:rPr>
              <w:fldChar w:fldCharType="begin"/>
            </w:r>
            <w:r>
              <w:rPr>
                <w:noProof/>
                <w:webHidden/>
              </w:rPr>
              <w:instrText xml:space="preserve"> PAGEREF _Toc54119869 \h </w:instrText>
            </w:r>
            <w:r>
              <w:rPr>
                <w:noProof/>
                <w:webHidden/>
              </w:rPr>
            </w:r>
            <w:r>
              <w:rPr>
                <w:noProof/>
                <w:webHidden/>
              </w:rPr>
              <w:fldChar w:fldCharType="separate"/>
            </w:r>
            <w:r>
              <w:rPr>
                <w:noProof/>
                <w:webHidden/>
              </w:rPr>
              <w:t>70</w:t>
            </w:r>
            <w:r>
              <w:rPr>
                <w:noProof/>
                <w:webHidden/>
              </w:rPr>
              <w:fldChar w:fldCharType="end"/>
            </w:r>
          </w:hyperlink>
        </w:p>
        <w:p w14:paraId="708A7056" w14:textId="25C119BF"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70" w:history="1">
            <w:r w:rsidRPr="00821784">
              <w:rPr>
                <w:rStyle w:val="Hyperlnk"/>
                <w:noProof/>
              </w:rPr>
              <w:t>3.2.4.</w:t>
            </w:r>
            <w:r>
              <w:rPr>
                <w:rFonts w:asciiTheme="minorHAnsi" w:eastAsiaTheme="minorEastAsia" w:hAnsiTheme="minorHAnsi"/>
                <w:noProof/>
                <w:color w:val="auto"/>
                <w:lang w:val="sv-SE" w:eastAsia="sv-SE"/>
              </w:rPr>
              <w:tab/>
            </w:r>
            <w:r w:rsidRPr="00821784">
              <w:rPr>
                <w:rStyle w:val="Hyperlnk"/>
                <w:noProof/>
              </w:rPr>
              <w:t>The For Statement</w:t>
            </w:r>
            <w:r>
              <w:rPr>
                <w:noProof/>
                <w:webHidden/>
              </w:rPr>
              <w:tab/>
            </w:r>
            <w:r>
              <w:rPr>
                <w:noProof/>
                <w:webHidden/>
              </w:rPr>
              <w:fldChar w:fldCharType="begin"/>
            </w:r>
            <w:r>
              <w:rPr>
                <w:noProof/>
                <w:webHidden/>
              </w:rPr>
              <w:instrText xml:space="preserve"> PAGEREF _Toc54119870 \h </w:instrText>
            </w:r>
            <w:r>
              <w:rPr>
                <w:noProof/>
                <w:webHidden/>
              </w:rPr>
            </w:r>
            <w:r>
              <w:rPr>
                <w:noProof/>
                <w:webHidden/>
              </w:rPr>
              <w:fldChar w:fldCharType="separate"/>
            </w:r>
            <w:r>
              <w:rPr>
                <w:noProof/>
                <w:webHidden/>
              </w:rPr>
              <w:t>71</w:t>
            </w:r>
            <w:r>
              <w:rPr>
                <w:noProof/>
                <w:webHidden/>
              </w:rPr>
              <w:fldChar w:fldCharType="end"/>
            </w:r>
          </w:hyperlink>
        </w:p>
        <w:p w14:paraId="0A0498EC" w14:textId="7D3DE570"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71" w:history="1">
            <w:r w:rsidRPr="00821784">
              <w:rPr>
                <w:rStyle w:val="Hyperlnk"/>
                <w:noProof/>
              </w:rPr>
              <w:t>3.2.5.</w:t>
            </w:r>
            <w:r>
              <w:rPr>
                <w:rFonts w:asciiTheme="minorHAnsi" w:eastAsiaTheme="minorEastAsia" w:hAnsiTheme="minorHAnsi"/>
                <w:noProof/>
                <w:color w:val="auto"/>
                <w:lang w:val="sv-SE" w:eastAsia="sv-SE"/>
              </w:rPr>
              <w:tab/>
            </w:r>
            <w:r w:rsidRPr="00821784">
              <w:rPr>
                <w:rStyle w:val="Hyperlnk"/>
                <w:noProof/>
              </w:rPr>
              <w:t>Label and Goto Statement</w:t>
            </w:r>
            <w:r>
              <w:rPr>
                <w:noProof/>
                <w:webHidden/>
              </w:rPr>
              <w:tab/>
            </w:r>
            <w:r>
              <w:rPr>
                <w:noProof/>
                <w:webHidden/>
              </w:rPr>
              <w:fldChar w:fldCharType="begin"/>
            </w:r>
            <w:r>
              <w:rPr>
                <w:noProof/>
                <w:webHidden/>
              </w:rPr>
              <w:instrText xml:space="preserve"> PAGEREF _Toc54119871 \h </w:instrText>
            </w:r>
            <w:r>
              <w:rPr>
                <w:noProof/>
                <w:webHidden/>
              </w:rPr>
            </w:r>
            <w:r>
              <w:rPr>
                <w:noProof/>
                <w:webHidden/>
              </w:rPr>
              <w:fldChar w:fldCharType="separate"/>
            </w:r>
            <w:r>
              <w:rPr>
                <w:noProof/>
                <w:webHidden/>
              </w:rPr>
              <w:t>73</w:t>
            </w:r>
            <w:r>
              <w:rPr>
                <w:noProof/>
                <w:webHidden/>
              </w:rPr>
              <w:fldChar w:fldCharType="end"/>
            </w:r>
          </w:hyperlink>
        </w:p>
        <w:p w14:paraId="6D6B3BB8" w14:textId="399E5610"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72" w:history="1">
            <w:r w:rsidRPr="00821784">
              <w:rPr>
                <w:rStyle w:val="Hyperlnk"/>
                <w:noProof/>
              </w:rPr>
              <w:t>3.2.6.</w:t>
            </w:r>
            <w:r>
              <w:rPr>
                <w:rFonts w:asciiTheme="minorHAnsi" w:eastAsiaTheme="minorEastAsia" w:hAnsiTheme="minorHAnsi"/>
                <w:noProof/>
                <w:color w:val="auto"/>
                <w:lang w:val="sv-SE" w:eastAsia="sv-SE"/>
              </w:rPr>
              <w:tab/>
            </w:r>
            <w:r w:rsidRPr="00821784">
              <w:rPr>
                <w:rStyle w:val="Hyperlnk"/>
                <w:noProof/>
              </w:rPr>
              <w:t>Return Statement</w:t>
            </w:r>
            <w:r>
              <w:rPr>
                <w:noProof/>
                <w:webHidden/>
              </w:rPr>
              <w:tab/>
            </w:r>
            <w:r>
              <w:rPr>
                <w:noProof/>
                <w:webHidden/>
              </w:rPr>
              <w:fldChar w:fldCharType="begin"/>
            </w:r>
            <w:r>
              <w:rPr>
                <w:noProof/>
                <w:webHidden/>
              </w:rPr>
              <w:instrText xml:space="preserve"> PAGEREF _Toc54119872 \h </w:instrText>
            </w:r>
            <w:r>
              <w:rPr>
                <w:noProof/>
                <w:webHidden/>
              </w:rPr>
            </w:r>
            <w:r>
              <w:rPr>
                <w:noProof/>
                <w:webHidden/>
              </w:rPr>
              <w:fldChar w:fldCharType="separate"/>
            </w:r>
            <w:r>
              <w:rPr>
                <w:noProof/>
                <w:webHidden/>
              </w:rPr>
              <w:t>74</w:t>
            </w:r>
            <w:r>
              <w:rPr>
                <w:noProof/>
                <w:webHidden/>
              </w:rPr>
              <w:fldChar w:fldCharType="end"/>
            </w:r>
          </w:hyperlink>
        </w:p>
        <w:p w14:paraId="45DF0591" w14:textId="2D7C0468"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73" w:history="1">
            <w:r w:rsidRPr="00821784">
              <w:rPr>
                <w:rStyle w:val="Hyperlnk"/>
                <w:noProof/>
              </w:rPr>
              <w:t>3.2.7.</w:t>
            </w:r>
            <w:r>
              <w:rPr>
                <w:rFonts w:asciiTheme="minorHAnsi" w:eastAsiaTheme="minorEastAsia" w:hAnsiTheme="minorHAnsi"/>
                <w:noProof/>
                <w:color w:val="auto"/>
                <w:lang w:val="sv-SE" w:eastAsia="sv-SE"/>
              </w:rPr>
              <w:tab/>
            </w:r>
            <w:r w:rsidRPr="00821784">
              <w:rPr>
                <w:rStyle w:val="Hyperlnk"/>
                <w:noProof/>
              </w:rPr>
              <w:t>Optional Expression Statement</w:t>
            </w:r>
            <w:r>
              <w:rPr>
                <w:noProof/>
                <w:webHidden/>
              </w:rPr>
              <w:tab/>
            </w:r>
            <w:r>
              <w:rPr>
                <w:noProof/>
                <w:webHidden/>
              </w:rPr>
              <w:fldChar w:fldCharType="begin"/>
            </w:r>
            <w:r>
              <w:rPr>
                <w:noProof/>
                <w:webHidden/>
              </w:rPr>
              <w:instrText xml:space="preserve"> PAGEREF _Toc54119873 \h </w:instrText>
            </w:r>
            <w:r>
              <w:rPr>
                <w:noProof/>
                <w:webHidden/>
              </w:rPr>
            </w:r>
            <w:r>
              <w:rPr>
                <w:noProof/>
                <w:webHidden/>
              </w:rPr>
              <w:fldChar w:fldCharType="separate"/>
            </w:r>
            <w:r>
              <w:rPr>
                <w:noProof/>
                <w:webHidden/>
              </w:rPr>
              <w:t>76</w:t>
            </w:r>
            <w:r>
              <w:rPr>
                <w:noProof/>
                <w:webHidden/>
              </w:rPr>
              <w:fldChar w:fldCharType="end"/>
            </w:r>
          </w:hyperlink>
        </w:p>
        <w:p w14:paraId="17E5721B" w14:textId="7A9DB753"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74" w:history="1">
            <w:r w:rsidRPr="00821784">
              <w:rPr>
                <w:rStyle w:val="Hyperlnk"/>
                <w:noProof/>
              </w:rPr>
              <w:t>3.2.8.</w:t>
            </w:r>
            <w:r>
              <w:rPr>
                <w:rFonts w:asciiTheme="minorHAnsi" w:eastAsiaTheme="minorEastAsia" w:hAnsiTheme="minorHAnsi"/>
                <w:noProof/>
                <w:color w:val="auto"/>
                <w:lang w:val="sv-SE" w:eastAsia="sv-SE"/>
              </w:rPr>
              <w:tab/>
            </w:r>
            <w:r w:rsidRPr="00821784">
              <w:rPr>
                <w:rStyle w:val="Hyperlnk"/>
                <w:noProof/>
              </w:rPr>
              <w:t>Block Statement</w:t>
            </w:r>
            <w:r>
              <w:rPr>
                <w:noProof/>
                <w:webHidden/>
              </w:rPr>
              <w:tab/>
            </w:r>
            <w:r>
              <w:rPr>
                <w:noProof/>
                <w:webHidden/>
              </w:rPr>
              <w:fldChar w:fldCharType="begin"/>
            </w:r>
            <w:r>
              <w:rPr>
                <w:noProof/>
                <w:webHidden/>
              </w:rPr>
              <w:instrText xml:space="preserve"> PAGEREF _Toc54119874 \h </w:instrText>
            </w:r>
            <w:r>
              <w:rPr>
                <w:noProof/>
                <w:webHidden/>
              </w:rPr>
            </w:r>
            <w:r>
              <w:rPr>
                <w:noProof/>
                <w:webHidden/>
              </w:rPr>
              <w:fldChar w:fldCharType="separate"/>
            </w:r>
            <w:r>
              <w:rPr>
                <w:noProof/>
                <w:webHidden/>
              </w:rPr>
              <w:t>76</w:t>
            </w:r>
            <w:r>
              <w:rPr>
                <w:noProof/>
                <w:webHidden/>
              </w:rPr>
              <w:fldChar w:fldCharType="end"/>
            </w:r>
          </w:hyperlink>
        </w:p>
        <w:p w14:paraId="585734E6" w14:textId="144B1538"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75" w:history="1">
            <w:r w:rsidRPr="00821784">
              <w:rPr>
                <w:rStyle w:val="Hyperlnk"/>
                <w:noProof/>
              </w:rPr>
              <w:t>3.2.9.</w:t>
            </w:r>
            <w:r>
              <w:rPr>
                <w:rFonts w:asciiTheme="minorHAnsi" w:eastAsiaTheme="minorEastAsia" w:hAnsiTheme="minorHAnsi"/>
                <w:noProof/>
                <w:color w:val="auto"/>
                <w:lang w:val="sv-SE" w:eastAsia="sv-SE"/>
              </w:rPr>
              <w:tab/>
            </w:r>
            <w:r w:rsidRPr="00821784">
              <w:rPr>
                <w:rStyle w:val="Hyperlnk"/>
                <w:noProof/>
              </w:rPr>
              <w:t>Declaration Statement</w:t>
            </w:r>
            <w:r>
              <w:rPr>
                <w:noProof/>
                <w:webHidden/>
              </w:rPr>
              <w:tab/>
            </w:r>
            <w:r>
              <w:rPr>
                <w:noProof/>
                <w:webHidden/>
              </w:rPr>
              <w:fldChar w:fldCharType="begin"/>
            </w:r>
            <w:r>
              <w:rPr>
                <w:noProof/>
                <w:webHidden/>
              </w:rPr>
              <w:instrText xml:space="preserve"> PAGEREF _Toc54119875 \h </w:instrText>
            </w:r>
            <w:r>
              <w:rPr>
                <w:noProof/>
                <w:webHidden/>
              </w:rPr>
            </w:r>
            <w:r>
              <w:rPr>
                <w:noProof/>
                <w:webHidden/>
              </w:rPr>
              <w:fldChar w:fldCharType="separate"/>
            </w:r>
            <w:r>
              <w:rPr>
                <w:noProof/>
                <w:webHidden/>
              </w:rPr>
              <w:t>77</w:t>
            </w:r>
            <w:r>
              <w:rPr>
                <w:noProof/>
                <w:webHidden/>
              </w:rPr>
              <w:fldChar w:fldCharType="end"/>
            </w:r>
          </w:hyperlink>
        </w:p>
        <w:p w14:paraId="24953326" w14:textId="645C8743"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76" w:history="1">
            <w:r w:rsidRPr="00821784">
              <w:rPr>
                <w:rStyle w:val="Hyperlnk"/>
                <w:noProof/>
              </w:rPr>
              <w:t>3.2.10.</w:t>
            </w:r>
            <w:r>
              <w:rPr>
                <w:rFonts w:asciiTheme="minorHAnsi" w:eastAsiaTheme="minorEastAsia" w:hAnsiTheme="minorHAnsi"/>
                <w:noProof/>
                <w:color w:val="auto"/>
                <w:lang w:val="sv-SE" w:eastAsia="sv-SE"/>
              </w:rPr>
              <w:tab/>
            </w:r>
            <w:r w:rsidRPr="00821784">
              <w:rPr>
                <w:rStyle w:val="Hyperlnk"/>
                <w:noProof/>
              </w:rPr>
              <w:t>Jump Register Statements</w:t>
            </w:r>
            <w:r>
              <w:rPr>
                <w:noProof/>
                <w:webHidden/>
              </w:rPr>
              <w:tab/>
            </w:r>
            <w:r>
              <w:rPr>
                <w:noProof/>
                <w:webHidden/>
              </w:rPr>
              <w:fldChar w:fldCharType="begin"/>
            </w:r>
            <w:r>
              <w:rPr>
                <w:noProof/>
                <w:webHidden/>
              </w:rPr>
              <w:instrText xml:space="preserve"> PAGEREF _Toc54119876 \h </w:instrText>
            </w:r>
            <w:r>
              <w:rPr>
                <w:noProof/>
                <w:webHidden/>
              </w:rPr>
            </w:r>
            <w:r>
              <w:rPr>
                <w:noProof/>
                <w:webHidden/>
              </w:rPr>
              <w:fldChar w:fldCharType="separate"/>
            </w:r>
            <w:r>
              <w:rPr>
                <w:noProof/>
                <w:webHidden/>
              </w:rPr>
              <w:t>77</w:t>
            </w:r>
            <w:r>
              <w:rPr>
                <w:noProof/>
                <w:webHidden/>
              </w:rPr>
              <w:fldChar w:fldCharType="end"/>
            </w:r>
          </w:hyperlink>
        </w:p>
        <w:p w14:paraId="0AD7F93F" w14:textId="7A35951B"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77" w:history="1">
            <w:r w:rsidRPr="00821784">
              <w:rPr>
                <w:rStyle w:val="Hyperlnk"/>
                <w:noProof/>
              </w:rPr>
              <w:t>3.2.1.</w:t>
            </w:r>
            <w:r>
              <w:rPr>
                <w:rFonts w:asciiTheme="minorHAnsi" w:eastAsiaTheme="minorEastAsia" w:hAnsiTheme="minorHAnsi"/>
                <w:noProof/>
                <w:color w:val="auto"/>
                <w:lang w:val="sv-SE" w:eastAsia="sv-SE"/>
              </w:rPr>
              <w:tab/>
            </w:r>
            <w:r w:rsidRPr="00821784">
              <w:rPr>
                <w:rStyle w:val="Hyperlnk"/>
                <w:noProof/>
              </w:rPr>
              <w:t>Interrupt Statements</w:t>
            </w:r>
            <w:r>
              <w:rPr>
                <w:noProof/>
                <w:webHidden/>
              </w:rPr>
              <w:tab/>
            </w:r>
            <w:r>
              <w:rPr>
                <w:noProof/>
                <w:webHidden/>
              </w:rPr>
              <w:fldChar w:fldCharType="begin"/>
            </w:r>
            <w:r>
              <w:rPr>
                <w:noProof/>
                <w:webHidden/>
              </w:rPr>
              <w:instrText xml:space="preserve"> PAGEREF _Toc54119877 \h </w:instrText>
            </w:r>
            <w:r>
              <w:rPr>
                <w:noProof/>
                <w:webHidden/>
              </w:rPr>
            </w:r>
            <w:r>
              <w:rPr>
                <w:noProof/>
                <w:webHidden/>
              </w:rPr>
              <w:fldChar w:fldCharType="separate"/>
            </w:r>
            <w:r>
              <w:rPr>
                <w:noProof/>
                <w:webHidden/>
              </w:rPr>
              <w:t>77</w:t>
            </w:r>
            <w:r>
              <w:rPr>
                <w:noProof/>
                <w:webHidden/>
              </w:rPr>
              <w:fldChar w:fldCharType="end"/>
            </w:r>
          </w:hyperlink>
        </w:p>
        <w:p w14:paraId="1A81A175" w14:textId="4676D52D"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78" w:history="1">
            <w:r w:rsidRPr="00821784">
              <w:rPr>
                <w:rStyle w:val="Hyperlnk"/>
                <w:noProof/>
              </w:rPr>
              <w:t>3.2.1.</w:t>
            </w:r>
            <w:r>
              <w:rPr>
                <w:rFonts w:asciiTheme="minorHAnsi" w:eastAsiaTheme="minorEastAsia" w:hAnsiTheme="minorHAnsi"/>
                <w:noProof/>
                <w:color w:val="auto"/>
                <w:lang w:val="sv-SE" w:eastAsia="sv-SE"/>
              </w:rPr>
              <w:tab/>
            </w:r>
            <w:r w:rsidRPr="00821784">
              <w:rPr>
                <w:rStyle w:val="Hyperlnk"/>
                <w:noProof/>
              </w:rPr>
              <w:t>System Call Statements</w:t>
            </w:r>
            <w:r>
              <w:rPr>
                <w:noProof/>
                <w:webHidden/>
              </w:rPr>
              <w:tab/>
            </w:r>
            <w:r>
              <w:rPr>
                <w:noProof/>
                <w:webHidden/>
              </w:rPr>
              <w:fldChar w:fldCharType="begin"/>
            </w:r>
            <w:r>
              <w:rPr>
                <w:noProof/>
                <w:webHidden/>
              </w:rPr>
              <w:instrText xml:space="preserve"> PAGEREF _Toc54119878 \h </w:instrText>
            </w:r>
            <w:r>
              <w:rPr>
                <w:noProof/>
                <w:webHidden/>
              </w:rPr>
            </w:r>
            <w:r>
              <w:rPr>
                <w:noProof/>
                <w:webHidden/>
              </w:rPr>
              <w:fldChar w:fldCharType="separate"/>
            </w:r>
            <w:r>
              <w:rPr>
                <w:noProof/>
                <w:webHidden/>
              </w:rPr>
              <w:t>78</w:t>
            </w:r>
            <w:r>
              <w:rPr>
                <w:noProof/>
                <w:webHidden/>
              </w:rPr>
              <w:fldChar w:fldCharType="end"/>
            </w:r>
          </w:hyperlink>
        </w:p>
        <w:p w14:paraId="7A1BC87D" w14:textId="2B6253B0" w:rsidR="00207336" w:rsidRDefault="00207336">
          <w:pPr>
            <w:pStyle w:val="Innehll2"/>
            <w:tabs>
              <w:tab w:val="left" w:pos="880"/>
              <w:tab w:val="right" w:leader="dot" w:pos="9350"/>
            </w:tabs>
            <w:rPr>
              <w:rFonts w:asciiTheme="minorHAnsi" w:eastAsiaTheme="minorEastAsia" w:hAnsiTheme="minorHAnsi"/>
              <w:noProof/>
              <w:color w:val="auto"/>
              <w:lang w:val="sv-SE" w:eastAsia="sv-SE"/>
            </w:rPr>
          </w:pPr>
          <w:hyperlink w:anchor="_Toc54119879" w:history="1">
            <w:r w:rsidRPr="00821784">
              <w:rPr>
                <w:rStyle w:val="Hyperlnk"/>
                <w:noProof/>
              </w:rPr>
              <w:t>3.3.</w:t>
            </w:r>
            <w:r>
              <w:rPr>
                <w:rFonts w:asciiTheme="minorHAnsi" w:eastAsiaTheme="minorEastAsia" w:hAnsiTheme="minorHAnsi"/>
                <w:noProof/>
                <w:color w:val="auto"/>
                <w:lang w:val="sv-SE" w:eastAsia="sv-SE"/>
              </w:rPr>
              <w:tab/>
            </w:r>
            <w:r w:rsidRPr="00821784">
              <w:rPr>
                <w:rStyle w:val="Hyperlnk"/>
                <w:noProof/>
              </w:rPr>
              <w:t>Expressions</w:t>
            </w:r>
            <w:r>
              <w:rPr>
                <w:noProof/>
                <w:webHidden/>
              </w:rPr>
              <w:tab/>
            </w:r>
            <w:r>
              <w:rPr>
                <w:noProof/>
                <w:webHidden/>
              </w:rPr>
              <w:fldChar w:fldCharType="begin"/>
            </w:r>
            <w:r>
              <w:rPr>
                <w:noProof/>
                <w:webHidden/>
              </w:rPr>
              <w:instrText xml:space="preserve"> PAGEREF _Toc54119879 \h </w:instrText>
            </w:r>
            <w:r>
              <w:rPr>
                <w:noProof/>
                <w:webHidden/>
              </w:rPr>
            </w:r>
            <w:r>
              <w:rPr>
                <w:noProof/>
                <w:webHidden/>
              </w:rPr>
              <w:fldChar w:fldCharType="separate"/>
            </w:r>
            <w:r>
              <w:rPr>
                <w:noProof/>
                <w:webHidden/>
              </w:rPr>
              <w:t>78</w:t>
            </w:r>
            <w:r>
              <w:rPr>
                <w:noProof/>
                <w:webHidden/>
              </w:rPr>
              <w:fldChar w:fldCharType="end"/>
            </w:r>
          </w:hyperlink>
        </w:p>
        <w:p w14:paraId="16E74C16" w14:textId="7C9F9F23"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80" w:history="1">
            <w:r w:rsidRPr="00821784">
              <w:rPr>
                <w:rStyle w:val="Hyperlnk"/>
                <w:noProof/>
              </w:rPr>
              <w:t>3.3.1.</w:t>
            </w:r>
            <w:r>
              <w:rPr>
                <w:rFonts w:asciiTheme="minorHAnsi" w:eastAsiaTheme="minorEastAsia" w:hAnsiTheme="minorHAnsi"/>
                <w:noProof/>
                <w:color w:val="auto"/>
                <w:lang w:val="sv-SE" w:eastAsia="sv-SE"/>
              </w:rPr>
              <w:tab/>
            </w:r>
            <w:r w:rsidRPr="00821784">
              <w:rPr>
                <w:rStyle w:val="Hyperlnk"/>
                <w:noProof/>
              </w:rPr>
              <w:t>The Assignment Expression</w:t>
            </w:r>
            <w:r>
              <w:rPr>
                <w:noProof/>
                <w:webHidden/>
              </w:rPr>
              <w:tab/>
            </w:r>
            <w:r>
              <w:rPr>
                <w:noProof/>
                <w:webHidden/>
              </w:rPr>
              <w:fldChar w:fldCharType="begin"/>
            </w:r>
            <w:r>
              <w:rPr>
                <w:noProof/>
                <w:webHidden/>
              </w:rPr>
              <w:instrText xml:space="preserve"> PAGEREF _Toc54119880 \h </w:instrText>
            </w:r>
            <w:r>
              <w:rPr>
                <w:noProof/>
                <w:webHidden/>
              </w:rPr>
            </w:r>
            <w:r>
              <w:rPr>
                <w:noProof/>
                <w:webHidden/>
              </w:rPr>
              <w:fldChar w:fldCharType="separate"/>
            </w:r>
            <w:r>
              <w:rPr>
                <w:noProof/>
                <w:webHidden/>
              </w:rPr>
              <w:t>79</w:t>
            </w:r>
            <w:r>
              <w:rPr>
                <w:noProof/>
                <w:webHidden/>
              </w:rPr>
              <w:fldChar w:fldCharType="end"/>
            </w:r>
          </w:hyperlink>
        </w:p>
        <w:p w14:paraId="425EB864" w14:textId="190A3049"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81" w:history="1">
            <w:r w:rsidRPr="00821784">
              <w:rPr>
                <w:rStyle w:val="Hyperlnk"/>
                <w:noProof/>
              </w:rPr>
              <w:t>3.3.1.</w:t>
            </w:r>
            <w:r>
              <w:rPr>
                <w:rFonts w:asciiTheme="minorHAnsi" w:eastAsiaTheme="minorEastAsia" w:hAnsiTheme="minorHAnsi"/>
                <w:noProof/>
                <w:color w:val="auto"/>
                <w:lang w:val="sv-SE" w:eastAsia="sv-SE"/>
              </w:rPr>
              <w:tab/>
            </w:r>
            <w:r w:rsidRPr="00821784">
              <w:rPr>
                <w:rStyle w:val="Hyperlnk"/>
                <w:noProof/>
              </w:rPr>
              <w:t>The Condition Expression</w:t>
            </w:r>
            <w:r>
              <w:rPr>
                <w:noProof/>
                <w:webHidden/>
              </w:rPr>
              <w:tab/>
            </w:r>
            <w:r>
              <w:rPr>
                <w:noProof/>
                <w:webHidden/>
              </w:rPr>
              <w:fldChar w:fldCharType="begin"/>
            </w:r>
            <w:r>
              <w:rPr>
                <w:noProof/>
                <w:webHidden/>
              </w:rPr>
              <w:instrText xml:space="preserve"> PAGEREF _Toc54119881 \h </w:instrText>
            </w:r>
            <w:r>
              <w:rPr>
                <w:noProof/>
                <w:webHidden/>
              </w:rPr>
            </w:r>
            <w:r>
              <w:rPr>
                <w:noProof/>
                <w:webHidden/>
              </w:rPr>
              <w:fldChar w:fldCharType="separate"/>
            </w:r>
            <w:r>
              <w:rPr>
                <w:noProof/>
                <w:webHidden/>
              </w:rPr>
              <w:t>82</w:t>
            </w:r>
            <w:r>
              <w:rPr>
                <w:noProof/>
                <w:webHidden/>
              </w:rPr>
              <w:fldChar w:fldCharType="end"/>
            </w:r>
          </w:hyperlink>
        </w:p>
        <w:p w14:paraId="46D4AA59" w14:textId="48FCFF92"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82" w:history="1">
            <w:r w:rsidRPr="00821784">
              <w:rPr>
                <w:rStyle w:val="Hyperlnk"/>
                <w:noProof/>
              </w:rPr>
              <w:t>3.3.1.</w:t>
            </w:r>
            <w:r>
              <w:rPr>
                <w:rFonts w:asciiTheme="minorHAnsi" w:eastAsiaTheme="minorEastAsia" w:hAnsiTheme="minorHAnsi"/>
                <w:noProof/>
                <w:color w:val="auto"/>
                <w:lang w:val="sv-SE" w:eastAsia="sv-SE"/>
              </w:rPr>
              <w:tab/>
            </w:r>
            <w:r w:rsidRPr="00821784">
              <w:rPr>
                <w:rStyle w:val="Hyperlnk"/>
                <w:noProof/>
              </w:rPr>
              <w:t>Constant Expression</w:t>
            </w:r>
            <w:r>
              <w:rPr>
                <w:noProof/>
                <w:webHidden/>
              </w:rPr>
              <w:tab/>
            </w:r>
            <w:r>
              <w:rPr>
                <w:noProof/>
                <w:webHidden/>
              </w:rPr>
              <w:fldChar w:fldCharType="begin"/>
            </w:r>
            <w:r>
              <w:rPr>
                <w:noProof/>
                <w:webHidden/>
              </w:rPr>
              <w:instrText xml:space="preserve"> PAGEREF _Toc54119882 \h </w:instrText>
            </w:r>
            <w:r>
              <w:rPr>
                <w:noProof/>
                <w:webHidden/>
              </w:rPr>
            </w:r>
            <w:r>
              <w:rPr>
                <w:noProof/>
                <w:webHidden/>
              </w:rPr>
              <w:fldChar w:fldCharType="separate"/>
            </w:r>
            <w:r>
              <w:rPr>
                <w:noProof/>
                <w:webHidden/>
              </w:rPr>
              <w:t>84</w:t>
            </w:r>
            <w:r>
              <w:rPr>
                <w:noProof/>
                <w:webHidden/>
              </w:rPr>
              <w:fldChar w:fldCharType="end"/>
            </w:r>
          </w:hyperlink>
        </w:p>
        <w:p w14:paraId="6797DFE3" w14:textId="4A8A514B"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83" w:history="1">
            <w:r w:rsidRPr="00821784">
              <w:rPr>
                <w:rStyle w:val="Hyperlnk"/>
                <w:noProof/>
              </w:rPr>
              <w:t>3.3.1.</w:t>
            </w:r>
            <w:r>
              <w:rPr>
                <w:rFonts w:asciiTheme="minorHAnsi" w:eastAsiaTheme="minorEastAsia" w:hAnsiTheme="minorHAnsi"/>
                <w:noProof/>
                <w:color w:val="auto"/>
                <w:lang w:val="sv-SE" w:eastAsia="sv-SE"/>
              </w:rPr>
              <w:tab/>
            </w:r>
            <w:r w:rsidRPr="00821784">
              <w:rPr>
                <w:rStyle w:val="Hyperlnk"/>
                <w:noProof/>
              </w:rPr>
              <w:t>Logical Expressions</w:t>
            </w:r>
            <w:r>
              <w:rPr>
                <w:noProof/>
                <w:webHidden/>
              </w:rPr>
              <w:tab/>
            </w:r>
            <w:r>
              <w:rPr>
                <w:noProof/>
                <w:webHidden/>
              </w:rPr>
              <w:fldChar w:fldCharType="begin"/>
            </w:r>
            <w:r>
              <w:rPr>
                <w:noProof/>
                <w:webHidden/>
              </w:rPr>
              <w:instrText xml:space="preserve"> PAGEREF _Toc54119883 \h </w:instrText>
            </w:r>
            <w:r>
              <w:rPr>
                <w:noProof/>
                <w:webHidden/>
              </w:rPr>
            </w:r>
            <w:r>
              <w:rPr>
                <w:noProof/>
                <w:webHidden/>
              </w:rPr>
              <w:fldChar w:fldCharType="separate"/>
            </w:r>
            <w:r>
              <w:rPr>
                <w:noProof/>
                <w:webHidden/>
              </w:rPr>
              <w:t>85</w:t>
            </w:r>
            <w:r>
              <w:rPr>
                <w:noProof/>
                <w:webHidden/>
              </w:rPr>
              <w:fldChar w:fldCharType="end"/>
            </w:r>
          </w:hyperlink>
        </w:p>
        <w:p w14:paraId="4874F336" w14:textId="559D95F4"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84" w:history="1">
            <w:r w:rsidRPr="00821784">
              <w:rPr>
                <w:rStyle w:val="Hyperlnk"/>
                <w:noProof/>
                <w:highlight w:val="white"/>
              </w:rPr>
              <w:t>3.3.2.</w:t>
            </w:r>
            <w:r>
              <w:rPr>
                <w:rFonts w:asciiTheme="minorHAnsi" w:eastAsiaTheme="minorEastAsia" w:hAnsiTheme="minorHAnsi"/>
                <w:noProof/>
                <w:color w:val="auto"/>
                <w:lang w:val="sv-SE" w:eastAsia="sv-SE"/>
              </w:rPr>
              <w:tab/>
            </w:r>
            <w:r w:rsidRPr="00821784">
              <w:rPr>
                <w:rStyle w:val="Hyperlnk"/>
                <w:noProof/>
                <w:highlight w:val="white"/>
              </w:rPr>
              <w:t>Bitwise Expressions</w:t>
            </w:r>
            <w:r>
              <w:rPr>
                <w:noProof/>
                <w:webHidden/>
              </w:rPr>
              <w:tab/>
            </w:r>
            <w:r>
              <w:rPr>
                <w:noProof/>
                <w:webHidden/>
              </w:rPr>
              <w:fldChar w:fldCharType="begin"/>
            </w:r>
            <w:r>
              <w:rPr>
                <w:noProof/>
                <w:webHidden/>
              </w:rPr>
              <w:instrText xml:space="preserve"> PAGEREF _Toc54119884 \h </w:instrText>
            </w:r>
            <w:r>
              <w:rPr>
                <w:noProof/>
                <w:webHidden/>
              </w:rPr>
            </w:r>
            <w:r>
              <w:rPr>
                <w:noProof/>
                <w:webHidden/>
              </w:rPr>
              <w:fldChar w:fldCharType="separate"/>
            </w:r>
            <w:r>
              <w:rPr>
                <w:noProof/>
                <w:webHidden/>
              </w:rPr>
              <w:t>87</w:t>
            </w:r>
            <w:r>
              <w:rPr>
                <w:noProof/>
                <w:webHidden/>
              </w:rPr>
              <w:fldChar w:fldCharType="end"/>
            </w:r>
          </w:hyperlink>
        </w:p>
        <w:p w14:paraId="49A34019" w14:textId="4D0F05D6"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85" w:history="1">
            <w:r w:rsidRPr="00821784">
              <w:rPr>
                <w:rStyle w:val="Hyperlnk"/>
                <w:noProof/>
              </w:rPr>
              <w:t>3.3.1.</w:t>
            </w:r>
            <w:r>
              <w:rPr>
                <w:rFonts w:asciiTheme="minorHAnsi" w:eastAsiaTheme="minorEastAsia" w:hAnsiTheme="minorHAnsi"/>
                <w:noProof/>
                <w:color w:val="auto"/>
                <w:lang w:val="sv-SE" w:eastAsia="sv-SE"/>
              </w:rPr>
              <w:tab/>
            </w:r>
            <w:r w:rsidRPr="00821784">
              <w:rPr>
                <w:rStyle w:val="Hyperlnk"/>
                <w:noProof/>
              </w:rPr>
              <w:t>Shift Expression</w:t>
            </w:r>
            <w:r>
              <w:rPr>
                <w:noProof/>
                <w:webHidden/>
              </w:rPr>
              <w:tab/>
            </w:r>
            <w:r>
              <w:rPr>
                <w:noProof/>
                <w:webHidden/>
              </w:rPr>
              <w:fldChar w:fldCharType="begin"/>
            </w:r>
            <w:r>
              <w:rPr>
                <w:noProof/>
                <w:webHidden/>
              </w:rPr>
              <w:instrText xml:space="preserve"> PAGEREF _Toc54119885 \h </w:instrText>
            </w:r>
            <w:r>
              <w:rPr>
                <w:noProof/>
                <w:webHidden/>
              </w:rPr>
            </w:r>
            <w:r>
              <w:rPr>
                <w:noProof/>
                <w:webHidden/>
              </w:rPr>
              <w:fldChar w:fldCharType="separate"/>
            </w:r>
            <w:r>
              <w:rPr>
                <w:noProof/>
                <w:webHidden/>
              </w:rPr>
              <w:t>89</w:t>
            </w:r>
            <w:r>
              <w:rPr>
                <w:noProof/>
                <w:webHidden/>
              </w:rPr>
              <w:fldChar w:fldCharType="end"/>
            </w:r>
          </w:hyperlink>
        </w:p>
        <w:p w14:paraId="16DEE4FD" w14:textId="214C303E"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86" w:history="1">
            <w:r w:rsidRPr="00821784">
              <w:rPr>
                <w:rStyle w:val="Hyperlnk"/>
                <w:noProof/>
              </w:rPr>
              <w:t>3.3.2.</w:t>
            </w:r>
            <w:r>
              <w:rPr>
                <w:rFonts w:asciiTheme="minorHAnsi" w:eastAsiaTheme="minorEastAsia" w:hAnsiTheme="minorHAnsi"/>
                <w:noProof/>
                <w:color w:val="auto"/>
                <w:lang w:val="sv-SE" w:eastAsia="sv-SE"/>
              </w:rPr>
              <w:tab/>
            </w:r>
            <w:r w:rsidRPr="00821784">
              <w:rPr>
                <w:rStyle w:val="Hyperlnk"/>
                <w:noProof/>
              </w:rPr>
              <w:t>Equality and Relation Expressions</w:t>
            </w:r>
            <w:r>
              <w:rPr>
                <w:noProof/>
                <w:webHidden/>
              </w:rPr>
              <w:tab/>
            </w:r>
            <w:r>
              <w:rPr>
                <w:noProof/>
                <w:webHidden/>
              </w:rPr>
              <w:fldChar w:fldCharType="begin"/>
            </w:r>
            <w:r>
              <w:rPr>
                <w:noProof/>
                <w:webHidden/>
              </w:rPr>
              <w:instrText xml:space="preserve"> PAGEREF _Toc54119886 \h </w:instrText>
            </w:r>
            <w:r>
              <w:rPr>
                <w:noProof/>
                <w:webHidden/>
              </w:rPr>
            </w:r>
            <w:r>
              <w:rPr>
                <w:noProof/>
                <w:webHidden/>
              </w:rPr>
              <w:fldChar w:fldCharType="separate"/>
            </w:r>
            <w:r>
              <w:rPr>
                <w:noProof/>
                <w:webHidden/>
              </w:rPr>
              <w:t>90</w:t>
            </w:r>
            <w:r>
              <w:rPr>
                <w:noProof/>
                <w:webHidden/>
              </w:rPr>
              <w:fldChar w:fldCharType="end"/>
            </w:r>
          </w:hyperlink>
        </w:p>
        <w:p w14:paraId="00037297" w14:textId="0F14201C"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87" w:history="1">
            <w:r w:rsidRPr="00821784">
              <w:rPr>
                <w:rStyle w:val="Hyperlnk"/>
                <w:noProof/>
              </w:rPr>
              <w:t>3.3.3.</w:t>
            </w:r>
            <w:r>
              <w:rPr>
                <w:rFonts w:asciiTheme="minorHAnsi" w:eastAsiaTheme="minorEastAsia" w:hAnsiTheme="minorHAnsi"/>
                <w:noProof/>
                <w:color w:val="auto"/>
                <w:lang w:val="sv-SE" w:eastAsia="sv-SE"/>
              </w:rPr>
              <w:tab/>
            </w:r>
            <w:r w:rsidRPr="00821784">
              <w:rPr>
                <w:rStyle w:val="Hyperlnk"/>
                <w:noProof/>
              </w:rPr>
              <w:t>Addition and Subtraction Expression</w:t>
            </w:r>
            <w:r>
              <w:rPr>
                <w:noProof/>
                <w:webHidden/>
              </w:rPr>
              <w:tab/>
            </w:r>
            <w:r>
              <w:rPr>
                <w:noProof/>
                <w:webHidden/>
              </w:rPr>
              <w:fldChar w:fldCharType="begin"/>
            </w:r>
            <w:r>
              <w:rPr>
                <w:noProof/>
                <w:webHidden/>
              </w:rPr>
              <w:instrText xml:space="preserve"> PAGEREF _Toc54119887 \h </w:instrText>
            </w:r>
            <w:r>
              <w:rPr>
                <w:noProof/>
                <w:webHidden/>
              </w:rPr>
            </w:r>
            <w:r>
              <w:rPr>
                <w:noProof/>
                <w:webHidden/>
              </w:rPr>
              <w:fldChar w:fldCharType="separate"/>
            </w:r>
            <w:r>
              <w:rPr>
                <w:noProof/>
                <w:webHidden/>
              </w:rPr>
              <w:t>91</w:t>
            </w:r>
            <w:r>
              <w:rPr>
                <w:noProof/>
                <w:webHidden/>
              </w:rPr>
              <w:fldChar w:fldCharType="end"/>
            </w:r>
          </w:hyperlink>
        </w:p>
        <w:p w14:paraId="1F4FB292" w14:textId="06A8A423"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88" w:history="1">
            <w:r w:rsidRPr="00821784">
              <w:rPr>
                <w:rStyle w:val="Hyperlnk"/>
                <w:noProof/>
                <w:highlight w:val="white"/>
              </w:rPr>
              <w:t>3.3.4.</w:t>
            </w:r>
            <w:r>
              <w:rPr>
                <w:rFonts w:asciiTheme="minorHAnsi" w:eastAsiaTheme="minorEastAsia" w:hAnsiTheme="minorHAnsi"/>
                <w:noProof/>
                <w:color w:val="auto"/>
                <w:lang w:val="sv-SE" w:eastAsia="sv-SE"/>
              </w:rPr>
              <w:tab/>
            </w:r>
            <w:r w:rsidRPr="00821784">
              <w:rPr>
                <w:rStyle w:val="Hyperlnk"/>
                <w:noProof/>
                <w:highlight w:val="white"/>
              </w:rPr>
              <w:t>Multiplication Expressions</w:t>
            </w:r>
            <w:r>
              <w:rPr>
                <w:noProof/>
                <w:webHidden/>
              </w:rPr>
              <w:tab/>
            </w:r>
            <w:r>
              <w:rPr>
                <w:noProof/>
                <w:webHidden/>
              </w:rPr>
              <w:fldChar w:fldCharType="begin"/>
            </w:r>
            <w:r>
              <w:rPr>
                <w:noProof/>
                <w:webHidden/>
              </w:rPr>
              <w:instrText xml:space="preserve"> PAGEREF _Toc54119888 \h </w:instrText>
            </w:r>
            <w:r>
              <w:rPr>
                <w:noProof/>
                <w:webHidden/>
              </w:rPr>
            </w:r>
            <w:r>
              <w:rPr>
                <w:noProof/>
                <w:webHidden/>
              </w:rPr>
              <w:fldChar w:fldCharType="separate"/>
            </w:r>
            <w:r>
              <w:rPr>
                <w:noProof/>
                <w:webHidden/>
              </w:rPr>
              <w:t>94</w:t>
            </w:r>
            <w:r>
              <w:rPr>
                <w:noProof/>
                <w:webHidden/>
              </w:rPr>
              <w:fldChar w:fldCharType="end"/>
            </w:r>
          </w:hyperlink>
        </w:p>
        <w:p w14:paraId="4F8248DB" w14:textId="2B5767BA"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89" w:history="1">
            <w:r w:rsidRPr="00821784">
              <w:rPr>
                <w:rStyle w:val="Hyperlnk"/>
                <w:noProof/>
              </w:rPr>
              <w:t>3.3.5.</w:t>
            </w:r>
            <w:r>
              <w:rPr>
                <w:rFonts w:asciiTheme="minorHAnsi" w:eastAsiaTheme="minorEastAsia" w:hAnsiTheme="minorHAnsi"/>
                <w:noProof/>
                <w:color w:val="auto"/>
                <w:lang w:val="sv-SE" w:eastAsia="sv-SE"/>
              </w:rPr>
              <w:tab/>
            </w:r>
            <w:r w:rsidRPr="00821784">
              <w:rPr>
                <w:rStyle w:val="Hyperlnk"/>
                <w:noProof/>
              </w:rPr>
              <w:t>Cast Expressions</w:t>
            </w:r>
            <w:r>
              <w:rPr>
                <w:noProof/>
                <w:webHidden/>
              </w:rPr>
              <w:tab/>
            </w:r>
            <w:r>
              <w:rPr>
                <w:noProof/>
                <w:webHidden/>
              </w:rPr>
              <w:fldChar w:fldCharType="begin"/>
            </w:r>
            <w:r>
              <w:rPr>
                <w:noProof/>
                <w:webHidden/>
              </w:rPr>
              <w:instrText xml:space="preserve"> PAGEREF _Toc54119889 \h </w:instrText>
            </w:r>
            <w:r>
              <w:rPr>
                <w:noProof/>
                <w:webHidden/>
              </w:rPr>
            </w:r>
            <w:r>
              <w:rPr>
                <w:noProof/>
                <w:webHidden/>
              </w:rPr>
              <w:fldChar w:fldCharType="separate"/>
            </w:r>
            <w:r>
              <w:rPr>
                <w:noProof/>
                <w:webHidden/>
              </w:rPr>
              <w:t>96</w:t>
            </w:r>
            <w:r>
              <w:rPr>
                <w:noProof/>
                <w:webHidden/>
              </w:rPr>
              <w:fldChar w:fldCharType="end"/>
            </w:r>
          </w:hyperlink>
        </w:p>
        <w:p w14:paraId="5431DB9A" w14:textId="3D28ED32"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90" w:history="1">
            <w:r w:rsidRPr="00821784">
              <w:rPr>
                <w:rStyle w:val="Hyperlnk"/>
                <w:noProof/>
              </w:rPr>
              <w:t>3.3.6.</w:t>
            </w:r>
            <w:r>
              <w:rPr>
                <w:rFonts w:asciiTheme="minorHAnsi" w:eastAsiaTheme="minorEastAsia" w:hAnsiTheme="minorHAnsi"/>
                <w:noProof/>
                <w:color w:val="auto"/>
                <w:lang w:val="sv-SE" w:eastAsia="sv-SE"/>
              </w:rPr>
              <w:tab/>
            </w:r>
            <w:r w:rsidRPr="00821784">
              <w:rPr>
                <w:rStyle w:val="Hyperlnk"/>
                <w:noProof/>
              </w:rPr>
              <w:t>Prefix Expression</w:t>
            </w:r>
            <w:r>
              <w:rPr>
                <w:noProof/>
                <w:webHidden/>
              </w:rPr>
              <w:tab/>
            </w:r>
            <w:r>
              <w:rPr>
                <w:noProof/>
                <w:webHidden/>
              </w:rPr>
              <w:fldChar w:fldCharType="begin"/>
            </w:r>
            <w:r>
              <w:rPr>
                <w:noProof/>
                <w:webHidden/>
              </w:rPr>
              <w:instrText xml:space="preserve"> PAGEREF _Toc54119890 \h </w:instrText>
            </w:r>
            <w:r>
              <w:rPr>
                <w:noProof/>
                <w:webHidden/>
              </w:rPr>
            </w:r>
            <w:r>
              <w:rPr>
                <w:noProof/>
                <w:webHidden/>
              </w:rPr>
              <w:fldChar w:fldCharType="separate"/>
            </w:r>
            <w:r>
              <w:rPr>
                <w:noProof/>
                <w:webHidden/>
              </w:rPr>
              <w:t>96</w:t>
            </w:r>
            <w:r>
              <w:rPr>
                <w:noProof/>
                <w:webHidden/>
              </w:rPr>
              <w:fldChar w:fldCharType="end"/>
            </w:r>
          </w:hyperlink>
        </w:p>
        <w:p w14:paraId="17C2839B" w14:textId="39F33629"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91" w:history="1">
            <w:r w:rsidRPr="00821784">
              <w:rPr>
                <w:rStyle w:val="Hyperlnk"/>
                <w:noProof/>
              </w:rPr>
              <w:t>3.3.7.</w:t>
            </w:r>
            <w:r>
              <w:rPr>
                <w:rFonts w:asciiTheme="minorHAnsi" w:eastAsiaTheme="minorEastAsia" w:hAnsiTheme="minorHAnsi"/>
                <w:noProof/>
                <w:color w:val="auto"/>
                <w:lang w:val="sv-SE" w:eastAsia="sv-SE"/>
              </w:rPr>
              <w:tab/>
            </w:r>
            <w:r w:rsidRPr="00821784">
              <w:rPr>
                <w:rStyle w:val="Hyperlnk"/>
                <w:noProof/>
              </w:rPr>
              <w:t>Unary Addition Expressions</w:t>
            </w:r>
            <w:r>
              <w:rPr>
                <w:noProof/>
                <w:webHidden/>
              </w:rPr>
              <w:tab/>
            </w:r>
            <w:r>
              <w:rPr>
                <w:noProof/>
                <w:webHidden/>
              </w:rPr>
              <w:fldChar w:fldCharType="begin"/>
            </w:r>
            <w:r>
              <w:rPr>
                <w:noProof/>
                <w:webHidden/>
              </w:rPr>
              <w:instrText xml:space="preserve"> PAGEREF _Toc54119891 \h </w:instrText>
            </w:r>
            <w:r>
              <w:rPr>
                <w:noProof/>
                <w:webHidden/>
              </w:rPr>
            </w:r>
            <w:r>
              <w:rPr>
                <w:noProof/>
                <w:webHidden/>
              </w:rPr>
              <w:fldChar w:fldCharType="separate"/>
            </w:r>
            <w:r>
              <w:rPr>
                <w:noProof/>
                <w:webHidden/>
              </w:rPr>
              <w:t>97</w:t>
            </w:r>
            <w:r>
              <w:rPr>
                <w:noProof/>
                <w:webHidden/>
              </w:rPr>
              <w:fldChar w:fldCharType="end"/>
            </w:r>
          </w:hyperlink>
        </w:p>
        <w:p w14:paraId="1C3F90ED" w14:textId="0642422B"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92" w:history="1">
            <w:r w:rsidRPr="00821784">
              <w:rPr>
                <w:rStyle w:val="Hyperlnk"/>
                <w:noProof/>
                <w:highlight w:val="white"/>
              </w:rPr>
              <w:t>3.3.8.</w:t>
            </w:r>
            <w:r>
              <w:rPr>
                <w:rFonts w:asciiTheme="minorHAnsi" w:eastAsiaTheme="minorEastAsia" w:hAnsiTheme="minorHAnsi"/>
                <w:noProof/>
                <w:color w:val="auto"/>
                <w:lang w:val="sv-SE" w:eastAsia="sv-SE"/>
              </w:rPr>
              <w:tab/>
            </w:r>
            <w:r w:rsidRPr="00821784">
              <w:rPr>
                <w:rStyle w:val="Hyperlnk"/>
                <w:noProof/>
                <w:highlight w:val="white"/>
              </w:rPr>
              <w:t>Logical Not Expression</w:t>
            </w:r>
            <w:r>
              <w:rPr>
                <w:noProof/>
                <w:webHidden/>
              </w:rPr>
              <w:tab/>
            </w:r>
            <w:r>
              <w:rPr>
                <w:noProof/>
                <w:webHidden/>
              </w:rPr>
              <w:fldChar w:fldCharType="begin"/>
            </w:r>
            <w:r>
              <w:rPr>
                <w:noProof/>
                <w:webHidden/>
              </w:rPr>
              <w:instrText xml:space="preserve"> PAGEREF _Toc54119892 \h </w:instrText>
            </w:r>
            <w:r>
              <w:rPr>
                <w:noProof/>
                <w:webHidden/>
              </w:rPr>
            </w:r>
            <w:r>
              <w:rPr>
                <w:noProof/>
                <w:webHidden/>
              </w:rPr>
              <w:fldChar w:fldCharType="separate"/>
            </w:r>
            <w:r>
              <w:rPr>
                <w:noProof/>
                <w:webHidden/>
              </w:rPr>
              <w:t>97</w:t>
            </w:r>
            <w:r>
              <w:rPr>
                <w:noProof/>
                <w:webHidden/>
              </w:rPr>
              <w:fldChar w:fldCharType="end"/>
            </w:r>
          </w:hyperlink>
        </w:p>
        <w:p w14:paraId="4DA78FBD" w14:textId="18A97F50"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93" w:history="1">
            <w:r w:rsidRPr="00821784">
              <w:rPr>
                <w:rStyle w:val="Hyperlnk"/>
                <w:noProof/>
                <w:highlight w:val="white"/>
              </w:rPr>
              <w:t>3.3.9.</w:t>
            </w:r>
            <w:r>
              <w:rPr>
                <w:rFonts w:asciiTheme="minorHAnsi" w:eastAsiaTheme="minorEastAsia" w:hAnsiTheme="minorHAnsi"/>
                <w:noProof/>
                <w:color w:val="auto"/>
                <w:lang w:val="sv-SE" w:eastAsia="sv-SE"/>
              </w:rPr>
              <w:tab/>
            </w:r>
            <w:r w:rsidRPr="00821784">
              <w:rPr>
                <w:rStyle w:val="Hyperlnk"/>
                <w:noProof/>
                <w:highlight w:val="white"/>
              </w:rPr>
              <w:t>Bitwise Not Expression</w:t>
            </w:r>
            <w:r>
              <w:rPr>
                <w:noProof/>
                <w:webHidden/>
              </w:rPr>
              <w:tab/>
            </w:r>
            <w:r>
              <w:rPr>
                <w:noProof/>
                <w:webHidden/>
              </w:rPr>
              <w:fldChar w:fldCharType="begin"/>
            </w:r>
            <w:r>
              <w:rPr>
                <w:noProof/>
                <w:webHidden/>
              </w:rPr>
              <w:instrText xml:space="preserve"> PAGEREF _Toc54119893 \h </w:instrText>
            </w:r>
            <w:r>
              <w:rPr>
                <w:noProof/>
                <w:webHidden/>
              </w:rPr>
            </w:r>
            <w:r>
              <w:rPr>
                <w:noProof/>
                <w:webHidden/>
              </w:rPr>
              <w:fldChar w:fldCharType="separate"/>
            </w:r>
            <w:r>
              <w:rPr>
                <w:noProof/>
                <w:webHidden/>
              </w:rPr>
              <w:t>98</w:t>
            </w:r>
            <w:r>
              <w:rPr>
                <w:noProof/>
                <w:webHidden/>
              </w:rPr>
              <w:fldChar w:fldCharType="end"/>
            </w:r>
          </w:hyperlink>
        </w:p>
        <w:p w14:paraId="304235FB" w14:textId="56F0CB0D"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94" w:history="1">
            <w:r w:rsidRPr="00821784">
              <w:rPr>
                <w:rStyle w:val="Hyperlnk"/>
                <w:noProof/>
                <w:highlight w:val="white"/>
              </w:rPr>
              <w:t>3.3.10.</w:t>
            </w:r>
            <w:r>
              <w:rPr>
                <w:rFonts w:asciiTheme="minorHAnsi" w:eastAsiaTheme="minorEastAsia" w:hAnsiTheme="minorHAnsi"/>
                <w:noProof/>
                <w:color w:val="auto"/>
                <w:lang w:val="sv-SE" w:eastAsia="sv-SE"/>
              </w:rPr>
              <w:tab/>
            </w:r>
            <w:r w:rsidRPr="00821784">
              <w:rPr>
                <w:rStyle w:val="Hyperlnk"/>
                <w:noProof/>
                <w:highlight w:val="white"/>
              </w:rPr>
              <w:t>The Sizeof Expression</w:t>
            </w:r>
            <w:r>
              <w:rPr>
                <w:noProof/>
                <w:webHidden/>
              </w:rPr>
              <w:tab/>
            </w:r>
            <w:r>
              <w:rPr>
                <w:noProof/>
                <w:webHidden/>
              </w:rPr>
              <w:fldChar w:fldCharType="begin"/>
            </w:r>
            <w:r>
              <w:rPr>
                <w:noProof/>
                <w:webHidden/>
              </w:rPr>
              <w:instrText xml:space="preserve"> PAGEREF _Toc54119894 \h </w:instrText>
            </w:r>
            <w:r>
              <w:rPr>
                <w:noProof/>
                <w:webHidden/>
              </w:rPr>
            </w:r>
            <w:r>
              <w:rPr>
                <w:noProof/>
                <w:webHidden/>
              </w:rPr>
              <w:fldChar w:fldCharType="separate"/>
            </w:r>
            <w:r>
              <w:rPr>
                <w:noProof/>
                <w:webHidden/>
              </w:rPr>
              <w:t>98</w:t>
            </w:r>
            <w:r>
              <w:rPr>
                <w:noProof/>
                <w:webHidden/>
              </w:rPr>
              <w:fldChar w:fldCharType="end"/>
            </w:r>
          </w:hyperlink>
        </w:p>
        <w:p w14:paraId="771D9C5F" w14:textId="4824BD19"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95" w:history="1">
            <w:r w:rsidRPr="00821784">
              <w:rPr>
                <w:rStyle w:val="Hyperlnk"/>
                <w:noProof/>
                <w:highlight w:val="white"/>
              </w:rPr>
              <w:t>3.3.11.</w:t>
            </w:r>
            <w:r>
              <w:rPr>
                <w:rFonts w:asciiTheme="minorHAnsi" w:eastAsiaTheme="minorEastAsia" w:hAnsiTheme="minorHAnsi"/>
                <w:noProof/>
                <w:color w:val="auto"/>
                <w:lang w:val="sv-SE" w:eastAsia="sv-SE"/>
              </w:rPr>
              <w:tab/>
            </w:r>
            <w:r w:rsidRPr="00821784">
              <w:rPr>
                <w:rStyle w:val="Hyperlnk"/>
                <w:noProof/>
                <w:highlight w:val="white"/>
              </w:rPr>
              <w:t>Address Expression</w:t>
            </w:r>
            <w:r>
              <w:rPr>
                <w:noProof/>
                <w:webHidden/>
              </w:rPr>
              <w:tab/>
            </w:r>
            <w:r>
              <w:rPr>
                <w:noProof/>
                <w:webHidden/>
              </w:rPr>
              <w:fldChar w:fldCharType="begin"/>
            </w:r>
            <w:r>
              <w:rPr>
                <w:noProof/>
                <w:webHidden/>
              </w:rPr>
              <w:instrText xml:space="preserve"> PAGEREF _Toc54119895 \h </w:instrText>
            </w:r>
            <w:r>
              <w:rPr>
                <w:noProof/>
                <w:webHidden/>
              </w:rPr>
            </w:r>
            <w:r>
              <w:rPr>
                <w:noProof/>
                <w:webHidden/>
              </w:rPr>
              <w:fldChar w:fldCharType="separate"/>
            </w:r>
            <w:r>
              <w:rPr>
                <w:noProof/>
                <w:webHidden/>
              </w:rPr>
              <w:t>99</w:t>
            </w:r>
            <w:r>
              <w:rPr>
                <w:noProof/>
                <w:webHidden/>
              </w:rPr>
              <w:fldChar w:fldCharType="end"/>
            </w:r>
          </w:hyperlink>
        </w:p>
        <w:p w14:paraId="4604DF93" w14:textId="7B4DB365"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96" w:history="1">
            <w:r w:rsidRPr="00821784">
              <w:rPr>
                <w:rStyle w:val="Hyperlnk"/>
                <w:noProof/>
                <w:highlight w:val="white"/>
              </w:rPr>
              <w:t>3.3.12.</w:t>
            </w:r>
            <w:r>
              <w:rPr>
                <w:rFonts w:asciiTheme="minorHAnsi" w:eastAsiaTheme="minorEastAsia" w:hAnsiTheme="minorHAnsi"/>
                <w:noProof/>
                <w:color w:val="auto"/>
                <w:lang w:val="sv-SE" w:eastAsia="sv-SE"/>
              </w:rPr>
              <w:tab/>
            </w:r>
            <w:r w:rsidRPr="00821784">
              <w:rPr>
                <w:rStyle w:val="Hyperlnk"/>
                <w:noProof/>
                <w:highlight w:val="white"/>
              </w:rPr>
              <w:t>Dereference Expression</w:t>
            </w:r>
            <w:r>
              <w:rPr>
                <w:noProof/>
                <w:webHidden/>
              </w:rPr>
              <w:tab/>
            </w:r>
            <w:r>
              <w:rPr>
                <w:noProof/>
                <w:webHidden/>
              </w:rPr>
              <w:fldChar w:fldCharType="begin"/>
            </w:r>
            <w:r>
              <w:rPr>
                <w:noProof/>
                <w:webHidden/>
              </w:rPr>
              <w:instrText xml:space="preserve"> PAGEREF _Toc54119896 \h </w:instrText>
            </w:r>
            <w:r>
              <w:rPr>
                <w:noProof/>
                <w:webHidden/>
              </w:rPr>
            </w:r>
            <w:r>
              <w:rPr>
                <w:noProof/>
                <w:webHidden/>
              </w:rPr>
              <w:fldChar w:fldCharType="separate"/>
            </w:r>
            <w:r>
              <w:rPr>
                <w:noProof/>
                <w:webHidden/>
              </w:rPr>
              <w:t>100</w:t>
            </w:r>
            <w:r>
              <w:rPr>
                <w:noProof/>
                <w:webHidden/>
              </w:rPr>
              <w:fldChar w:fldCharType="end"/>
            </w:r>
          </w:hyperlink>
        </w:p>
        <w:p w14:paraId="4401D601" w14:textId="6F43FE09"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97" w:history="1">
            <w:r w:rsidRPr="00821784">
              <w:rPr>
                <w:rStyle w:val="Hyperlnk"/>
                <w:noProof/>
                <w:highlight w:val="white"/>
              </w:rPr>
              <w:t>3.3.1.</w:t>
            </w:r>
            <w:r>
              <w:rPr>
                <w:rFonts w:asciiTheme="minorHAnsi" w:eastAsiaTheme="minorEastAsia" w:hAnsiTheme="minorHAnsi"/>
                <w:noProof/>
                <w:color w:val="auto"/>
                <w:lang w:val="sv-SE" w:eastAsia="sv-SE"/>
              </w:rPr>
              <w:tab/>
            </w:r>
            <w:r w:rsidRPr="00821784">
              <w:rPr>
                <w:rStyle w:val="Hyperlnk"/>
                <w:noProof/>
                <w:highlight w:val="white"/>
              </w:rPr>
              <w:t>Prefix Increment and Decrement Expression</w:t>
            </w:r>
            <w:r>
              <w:rPr>
                <w:noProof/>
                <w:webHidden/>
              </w:rPr>
              <w:tab/>
            </w:r>
            <w:r>
              <w:rPr>
                <w:noProof/>
                <w:webHidden/>
              </w:rPr>
              <w:fldChar w:fldCharType="begin"/>
            </w:r>
            <w:r>
              <w:rPr>
                <w:noProof/>
                <w:webHidden/>
              </w:rPr>
              <w:instrText xml:space="preserve"> PAGEREF _Toc54119897 \h </w:instrText>
            </w:r>
            <w:r>
              <w:rPr>
                <w:noProof/>
                <w:webHidden/>
              </w:rPr>
            </w:r>
            <w:r>
              <w:rPr>
                <w:noProof/>
                <w:webHidden/>
              </w:rPr>
              <w:fldChar w:fldCharType="separate"/>
            </w:r>
            <w:r>
              <w:rPr>
                <w:noProof/>
                <w:webHidden/>
              </w:rPr>
              <w:t>100</w:t>
            </w:r>
            <w:r>
              <w:rPr>
                <w:noProof/>
                <w:webHidden/>
              </w:rPr>
              <w:fldChar w:fldCharType="end"/>
            </w:r>
          </w:hyperlink>
        </w:p>
        <w:p w14:paraId="157BC8C5" w14:textId="181524F8"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98" w:history="1">
            <w:r w:rsidRPr="00821784">
              <w:rPr>
                <w:rStyle w:val="Hyperlnk"/>
                <w:noProof/>
                <w:highlight w:val="white"/>
              </w:rPr>
              <w:t>3.3.2.</w:t>
            </w:r>
            <w:r>
              <w:rPr>
                <w:rFonts w:asciiTheme="minorHAnsi" w:eastAsiaTheme="minorEastAsia" w:hAnsiTheme="minorHAnsi"/>
                <w:noProof/>
                <w:color w:val="auto"/>
                <w:lang w:val="sv-SE" w:eastAsia="sv-SE"/>
              </w:rPr>
              <w:tab/>
            </w:r>
            <w:r w:rsidRPr="00821784">
              <w:rPr>
                <w:rStyle w:val="Hyperlnk"/>
                <w:noProof/>
                <w:highlight w:val="white"/>
              </w:rPr>
              <w:t>Postfix Increment and Decrement Expression</w:t>
            </w:r>
            <w:r>
              <w:rPr>
                <w:noProof/>
                <w:webHidden/>
              </w:rPr>
              <w:tab/>
            </w:r>
            <w:r>
              <w:rPr>
                <w:noProof/>
                <w:webHidden/>
              </w:rPr>
              <w:fldChar w:fldCharType="begin"/>
            </w:r>
            <w:r>
              <w:rPr>
                <w:noProof/>
                <w:webHidden/>
              </w:rPr>
              <w:instrText xml:space="preserve"> PAGEREF _Toc54119898 \h </w:instrText>
            </w:r>
            <w:r>
              <w:rPr>
                <w:noProof/>
                <w:webHidden/>
              </w:rPr>
            </w:r>
            <w:r>
              <w:rPr>
                <w:noProof/>
                <w:webHidden/>
              </w:rPr>
              <w:fldChar w:fldCharType="separate"/>
            </w:r>
            <w:r>
              <w:rPr>
                <w:noProof/>
                <w:webHidden/>
              </w:rPr>
              <w:t>102</w:t>
            </w:r>
            <w:r>
              <w:rPr>
                <w:noProof/>
                <w:webHidden/>
              </w:rPr>
              <w:fldChar w:fldCharType="end"/>
            </w:r>
          </w:hyperlink>
        </w:p>
        <w:p w14:paraId="48D1F054" w14:textId="6D239001"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899" w:history="1">
            <w:r w:rsidRPr="00821784">
              <w:rPr>
                <w:rStyle w:val="Hyperlnk"/>
                <w:noProof/>
                <w:highlight w:val="white"/>
              </w:rPr>
              <w:t>3.3.3.</w:t>
            </w:r>
            <w:r>
              <w:rPr>
                <w:rFonts w:asciiTheme="minorHAnsi" w:eastAsiaTheme="minorEastAsia" w:hAnsiTheme="minorHAnsi"/>
                <w:noProof/>
                <w:color w:val="auto"/>
                <w:lang w:val="sv-SE" w:eastAsia="sv-SE"/>
              </w:rPr>
              <w:tab/>
            </w:r>
            <w:r w:rsidRPr="00821784">
              <w:rPr>
                <w:rStyle w:val="Hyperlnk"/>
                <w:noProof/>
                <w:highlight w:val="white"/>
              </w:rPr>
              <w:t>Arrow Expression</w:t>
            </w:r>
            <w:r>
              <w:rPr>
                <w:noProof/>
                <w:webHidden/>
              </w:rPr>
              <w:tab/>
            </w:r>
            <w:r>
              <w:rPr>
                <w:noProof/>
                <w:webHidden/>
              </w:rPr>
              <w:fldChar w:fldCharType="begin"/>
            </w:r>
            <w:r>
              <w:rPr>
                <w:noProof/>
                <w:webHidden/>
              </w:rPr>
              <w:instrText xml:space="preserve"> PAGEREF _Toc54119899 \h </w:instrText>
            </w:r>
            <w:r>
              <w:rPr>
                <w:noProof/>
                <w:webHidden/>
              </w:rPr>
            </w:r>
            <w:r>
              <w:rPr>
                <w:noProof/>
                <w:webHidden/>
              </w:rPr>
              <w:fldChar w:fldCharType="separate"/>
            </w:r>
            <w:r>
              <w:rPr>
                <w:noProof/>
                <w:webHidden/>
              </w:rPr>
              <w:t>103</w:t>
            </w:r>
            <w:r>
              <w:rPr>
                <w:noProof/>
                <w:webHidden/>
              </w:rPr>
              <w:fldChar w:fldCharType="end"/>
            </w:r>
          </w:hyperlink>
        </w:p>
        <w:p w14:paraId="38FD9A49" w14:textId="0B99F7B2"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00" w:history="1">
            <w:r w:rsidRPr="00821784">
              <w:rPr>
                <w:rStyle w:val="Hyperlnk"/>
                <w:noProof/>
                <w:highlight w:val="white"/>
              </w:rPr>
              <w:t>3.3.4.</w:t>
            </w:r>
            <w:r>
              <w:rPr>
                <w:rFonts w:asciiTheme="minorHAnsi" w:eastAsiaTheme="minorEastAsia" w:hAnsiTheme="minorHAnsi"/>
                <w:noProof/>
                <w:color w:val="auto"/>
                <w:lang w:val="sv-SE" w:eastAsia="sv-SE"/>
              </w:rPr>
              <w:tab/>
            </w:r>
            <w:r w:rsidRPr="00821784">
              <w:rPr>
                <w:rStyle w:val="Hyperlnk"/>
                <w:noProof/>
                <w:highlight w:val="white"/>
              </w:rPr>
              <w:t>Index Expression</w:t>
            </w:r>
            <w:r>
              <w:rPr>
                <w:noProof/>
                <w:webHidden/>
              </w:rPr>
              <w:tab/>
            </w:r>
            <w:r>
              <w:rPr>
                <w:noProof/>
                <w:webHidden/>
              </w:rPr>
              <w:fldChar w:fldCharType="begin"/>
            </w:r>
            <w:r>
              <w:rPr>
                <w:noProof/>
                <w:webHidden/>
              </w:rPr>
              <w:instrText xml:space="preserve"> PAGEREF _Toc54119900 \h </w:instrText>
            </w:r>
            <w:r>
              <w:rPr>
                <w:noProof/>
                <w:webHidden/>
              </w:rPr>
            </w:r>
            <w:r>
              <w:rPr>
                <w:noProof/>
                <w:webHidden/>
              </w:rPr>
              <w:fldChar w:fldCharType="separate"/>
            </w:r>
            <w:r>
              <w:rPr>
                <w:noProof/>
                <w:webHidden/>
              </w:rPr>
              <w:t>103</w:t>
            </w:r>
            <w:r>
              <w:rPr>
                <w:noProof/>
                <w:webHidden/>
              </w:rPr>
              <w:fldChar w:fldCharType="end"/>
            </w:r>
          </w:hyperlink>
        </w:p>
        <w:p w14:paraId="7414BF34" w14:textId="7AED0BBF"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01" w:history="1">
            <w:r w:rsidRPr="00821784">
              <w:rPr>
                <w:rStyle w:val="Hyperlnk"/>
                <w:noProof/>
                <w:highlight w:val="white"/>
              </w:rPr>
              <w:t>3.3.1.</w:t>
            </w:r>
            <w:r>
              <w:rPr>
                <w:rFonts w:asciiTheme="minorHAnsi" w:eastAsiaTheme="minorEastAsia" w:hAnsiTheme="minorHAnsi"/>
                <w:noProof/>
                <w:color w:val="auto"/>
                <w:lang w:val="sv-SE" w:eastAsia="sv-SE"/>
              </w:rPr>
              <w:tab/>
            </w:r>
            <w:r w:rsidRPr="00821784">
              <w:rPr>
                <w:rStyle w:val="Hyperlnk"/>
                <w:noProof/>
                <w:highlight w:val="white"/>
              </w:rPr>
              <w:t>Dot Expression</w:t>
            </w:r>
            <w:r>
              <w:rPr>
                <w:noProof/>
                <w:webHidden/>
              </w:rPr>
              <w:tab/>
            </w:r>
            <w:r>
              <w:rPr>
                <w:noProof/>
                <w:webHidden/>
              </w:rPr>
              <w:fldChar w:fldCharType="begin"/>
            </w:r>
            <w:r>
              <w:rPr>
                <w:noProof/>
                <w:webHidden/>
              </w:rPr>
              <w:instrText xml:space="preserve"> PAGEREF _Toc54119901 \h </w:instrText>
            </w:r>
            <w:r>
              <w:rPr>
                <w:noProof/>
                <w:webHidden/>
              </w:rPr>
            </w:r>
            <w:r>
              <w:rPr>
                <w:noProof/>
                <w:webHidden/>
              </w:rPr>
              <w:fldChar w:fldCharType="separate"/>
            </w:r>
            <w:r>
              <w:rPr>
                <w:noProof/>
                <w:webHidden/>
              </w:rPr>
              <w:t>105</w:t>
            </w:r>
            <w:r>
              <w:rPr>
                <w:noProof/>
                <w:webHidden/>
              </w:rPr>
              <w:fldChar w:fldCharType="end"/>
            </w:r>
          </w:hyperlink>
        </w:p>
        <w:p w14:paraId="5AF8222E" w14:textId="623BCF1B"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02" w:history="1">
            <w:r w:rsidRPr="00821784">
              <w:rPr>
                <w:rStyle w:val="Hyperlnk"/>
                <w:noProof/>
                <w:highlight w:val="white"/>
              </w:rPr>
              <w:t>3.3.2.</w:t>
            </w:r>
            <w:r>
              <w:rPr>
                <w:rFonts w:asciiTheme="minorHAnsi" w:eastAsiaTheme="minorEastAsia" w:hAnsiTheme="minorHAnsi"/>
                <w:noProof/>
                <w:color w:val="auto"/>
                <w:lang w:val="sv-SE" w:eastAsia="sv-SE"/>
              </w:rPr>
              <w:tab/>
            </w:r>
            <w:r w:rsidRPr="00821784">
              <w:rPr>
                <w:rStyle w:val="Hyperlnk"/>
                <w:noProof/>
                <w:highlight w:val="white"/>
              </w:rPr>
              <w:t>Function Call Expression</w:t>
            </w:r>
            <w:r>
              <w:rPr>
                <w:noProof/>
                <w:webHidden/>
              </w:rPr>
              <w:tab/>
            </w:r>
            <w:r>
              <w:rPr>
                <w:noProof/>
                <w:webHidden/>
              </w:rPr>
              <w:fldChar w:fldCharType="begin"/>
            </w:r>
            <w:r>
              <w:rPr>
                <w:noProof/>
                <w:webHidden/>
              </w:rPr>
              <w:instrText xml:space="preserve"> PAGEREF _Toc54119902 \h </w:instrText>
            </w:r>
            <w:r>
              <w:rPr>
                <w:noProof/>
                <w:webHidden/>
              </w:rPr>
            </w:r>
            <w:r>
              <w:rPr>
                <w:noProof/>
                <w:webHidden/>
              </w:rPr>
              <w:fldChar w:fldCharType="separate"/>
            </w:r>
            <w:r>
              <w:rPr>
                <w:noProof/>
                <w:webHidden/>
              </w:rPr>
              <w:t>106</w:t>
            </w:r>
            <w:r>
              <w:rPr>
                <w:noProof/>
                <w:webHidden/>
              </w:rPr>
              <w:fldChar w:fldCharType="end"/>
            </w:r>
          </w:hyperlink>
        </w:p>
        <w:p w14:paraId="7C4414F3" w14:textId="58B1416F"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03" w:history="1">
            <w:r w:rsidRPr="00821784">
              <w:rPr>
                <w:rStyle w:val="Hyperlnk"/>
                <w:noProof/>
              </w:rPr>
              <w:t>3.3.3.</w:t>
            </w:r>
            <w:r>
              <w:rPr>
                <w:rFonts w:asciiTheme="minorHAnsi" w:eastAsiaTheme="minorEastAsia" w:hAnsiTheme="minorHAnsi"/>
                <w:noProof/>
                <w:color w:val="auto"/>
                <w:lang w:val="sv-SE" w:eastAsia="sv-SE"/>
              </w:rPr>
              <w:tab/>
            </w:r>
            <w:r w:rsidRPr="00821784">
              <w:rPr>
                <w:rStyle w:val="Hyperlnk"/>
                <w:noProof/>
              </w:rPr>
              <w:t>Argument Expression List</w:t>
            </w:r>
            <w:r>
              <w:rPr>
                <w:noProof/>
                <w:webHidden/>
              </w:rPr>
              <w:tab/>
            </w:r>
            <w:r>
              <w:rPr>
                <w:noProof/>
                <w:webHidden/>
              </w:rPr>
              <w:fldChar w:fldCharType="begin"/>
            </w:r>
            <w:r>
              <w:rPr>
                <w:noProof/>
                <w:webHidden/>
              </w:rPr>
              <w:instrText xml:space="preserve"> PAGEREF _Toc54119903 \h </w:instrText>
            </w:r>
            <w:r>
              <w:rPr>
                <w:noProof/>
                <w:webHidden/>
              </w:rPr>
            </w:r>
            <w:r>
              <w:rPr>
                <w:noProof/>
                <w:webHidden/>
              </w:rPr>
              <w:fldChar w:fldCharType="separate"/>
            </w:r>
            <w:r>
              <w:rPr>
                <w:noProof/>
                <w:webHidden/>
              </w:rPr>
              <w:t>109</w:t>
            </w:r>
            <w:r>
              <w:rPr>
                <w:noProof/>
                <w:webHidden/>
              </w:rPr>
              <w:fldChar w:fldCharType="end"/>
            </w:r>
          </w:hyperlink>
        </w:p>
        <w:p w14:paraId="5AE4B11A" w14:textId="43342D6B"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04" w:history="1">
            <w:r w:rsidRPr="00821784">
              <w:rPr>
                <w:rStyle w:val="Hyperlnk"/>
                <w:noProof/>
                <w:highlight w:val="white"/>
              </w:rPr>
              <w:t>3.3.4.</w:t>
            </w:r>
            <w:r>
              <w:rPr>
                <w:rFonts w:asciiTheme="minorHAnsi" w:eastAsiaTheme="minorEastAsia" w:hAnsiTheme="minorHAnsi"/>
                <w:noProof/>
                <w:color w:val="auto"/>
                <w:lang w:val="sv-SE" w:eastAsia="sv-SE"/>
              </w:rPr>
              <w:tab/>
            </w:r>
            <w:r w:rsidRPr="00821784">
              <w:rPr>
                <w:rStyle w:val="Hyperlnk"/>
                <w:noProof/>
                <w:highlight w:val="white"/>
              </w:rPr>
              <w:t>Primary Expressions</w:t>
            </w:r>
            <w:r>
              <w:rPr>
                <w:noProof/>
                <w:webHidden/>
              </w:rPr>
              <w:tab/>
            </w:r>
            <w:r>
              <w:rPr>
                <w:noProof/>
                <w:webHidden/>
              </w:rPr>
              <w:fldChar w:fldCharType="begin"/>
            </w:r>
            <w:r>
              <w:rPr>
                <w:noProof/>
                <w:webHidden/>
              </w:rPr>
              <w:instrText xml:space="preserve"> PAGEREF _Toc54119904 \h </w:instrText>
            </w:r>
            <w:r>
              <w:rPr>
                <w:noProof/>
                <w:webHidden/>
              </w:rPr>
            </w:r>
            <w:r>
              <w:rPr>
                <w:noProof/>
                <w:webHidden/>
              </w:rPr>
              <w:fldChar w:fldCharType="separate"/>
            </w:r>
            <w:r>
              <w:rPr>
                <w:noProof/>
                <w:webHidden/>
              </w:rPr>
              <w:t>110</w:t>
            </w:r>
            <w:r>
              <w:rPr>
                <w:noProof/>
                <w:webHidden/>
              </w:rPr>
              <w:fldChar w:fldCharType="end"/>
            </w:r>
          </w:hyperlink>
        </w:p>
        <w:p w14:paraId="126B11FB" w14:textId="60200BF4" w:rsidR="00207336" w:rsidRDefault="00207336">
          <w:pPr>
            <w:pStyle w:val="Innehll1"/>
            <w:rPr>
              <w:rFonts w:asciiTheme="minorHAnsi" w:eastAsiaTheme="minorEastAsia" w:hAnsiTheme="minorHAnsi"/>
              <w:noProof/>
              <w:color w:val="auto"/>
              <w:lang w:val="sv-SE" w:eastAsia="sv-SE"/>
            </w:rPr>
          </w:pPr>
          <w:hyperlink w:anchor="_Toc54119905" w:history="1">
            <w:r w:rsidRPr="00821784">
              <w:rPr>
                <w:rStyle w:val="Hyperlnk"/>
                <w:noProof/>
              </w:rPr>
              <w:t>4.</w:t>
            </w:r>
            <w:r>
              <w:rPr>
                <w:rFonts w:asciiTheme="minorHAnsi" w:eastAsiaTheme="minorEastAsia" w:hAnsiTheme="minorHAnsi"/>
                <w:noProof/>
                <w:color w:val="auto"/>
                <w:lang w:val="sv-SE" w:eastAsia="sv-SE"/>
              </w:rPr>
              <w:tab/>
            </w:r>
            <w:r w:rsidRPr="00821784">
              <w:rPr>
                <w:rStyle w:val="Hyperlnk"/>
                <w:noProof/>
              </w:rPr>
              <w:t>The Middle Code</w:t>
            </w:r>
            <w:r>
              <w:rPr>
                <w:noProof/>
                <w:webHidden/>
              </w:rPr>
              <w:tab/>
            </w:r>
            <w:r>
              <w:rPr>
                <w:noProof/>
                <w:webHidden/>
              </w:rPr>
              <w:fldChar w:fldCharType="begin"/>
            </w:r>
            <w:r>
              <w:rPr>
                <w:noProof/>
                <w:webHidden/>
              </w:rPr>
              <w:instrText xml:space="preserve"> PAGEREF _Toc54119905 \h </w:instrText>
            </w:r>
            <w:r>
              <w:rPr>
                <w:noProof/>
                <w:webHidden/>
              </w:rPr>
            </w:r>
            <w:r>
              <w:rPr>
                <w:noProof/>
                <w:webHidden/>
              </w:rPr>
              <w:fldChar w:fldCharType="separate"/>
            </w:r>
            <w:r>
              <w:rPr>
                <w:noProof/>
                <w:webHidden/>
              </w:rPr>
              <w:t>113</w:t>
            </w:r>
            <w:r>
              <w:rPr>
                <w:noProof/>
                <w:webHidden/>
              </w:rPr>
              <w:fldChar w:fldCharType="end"/>
            </w:r>
          </w:hyperlink>
        </w:p>
        <w:p w14:paraId="309D945D" w14:textId="72C88C21" w:rsidR="00207336" w:rsidRDefault="00207336">
          <w:pPr>
            <w:pStyle w:val="Innehll1"/>
            <w:rPr>
              <w:rFonts w:asciiTheme="minorHAnsi" w:eastAsiaTheme="minorEastAsia" w:hAnsiTheme="minorHAnsi"/>
              <w:noProof/>
              <w:color w:val="auto"/>
              <w:lang w:val="sv-SE" w:eastAsia="sv-SE"/>
            </w:rPr>
          </w:pPr>
          <w:hyperlink w:anchor="_Toc54119906" w:history="1">
            <w:r w:rsidRPr="00821784">
              <w:rPr>
                <w:rStyle w:val="Hyperlnk"/>
                <w:noProof/>
              </w:rPr>
              <w:t>5.</w:t>
            </w:r>
            <w:r>
              <w:rPr>
                <w:rFonts w:asciiTheme="minorHAnsi" w:eastAsiaTheme="minorEastAsia" w:hAnsiTheme="minorHAnsi"/>
                <w:noProof/>
                <w:color w:val="auto"/>
                <w:lang w:val="sv-SE" w:eastAsia="sv-SE"/>
              </w:rPr>
              <w:tab/>
            </w:r>
            <w:r w:rsidRPr="00821784">
              <w:rPr>
                <w:rStyle w:val="Hyperlnk"/>
                <w:noProof/>
              </w:rPr>
              <w:t>Initializers</w:t>
            </w:r>
            <w:r>
              <w:rPr>
                <w:noProof/>
                <w:webHidden/>
              </w:rPr>
              <w:tab/>
            </w:r>
            <w:r>
              <w:rPr>
                <w:noProof/>
                <w:webHidden/>
              </w:rPr>
              <w:fldChar w:fldCharType="begin"/>
            </w:r>
            <w:r>
              <w:rPr>
                <w:noProof/>
                <w:webHidden/>
              </w:rPr>
              <w:instrText xml:space="preserve"> PAGEREF _Toc54119906 \h </w:instrText>
            </w:r>
            <w:r>
              <w:rPr>
                <w:noProof/>
                <w:webHidden/>
              </w:rPr>
            </w:r>
            <w:r>
              <w:rPr>
                <w:noProof/>
                <w:webHidden/>
              </w:rPr>
              <w:fldChar w:fldCharType="separate"/>
            </w:r>
            <w:r>
              <w:rPr>
                <w:noProof/>
                <w:webHidden/>
              </w:rPr>
              <w:t>114</w:t>
            </w:r>
            <w:r>
              <w:rPr>
                <w:noProof/>
                <w:webHidden/>
              </w:rPr>
              <w:fldChar w:fldCharType="end"/>
            </w:r>
          </w:hyperlink>
        </w:p>
        <w:p w14:paraId="285186E2" w14:textId="15564FBD"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07" w:history="1">
            <w:r w:rsidRPr="00821784">
              <w:rPr>
                <w:rStyle w:val="Hyperlnk"/>
                <w:noProof/>
              </w:rPr>
              <w:t>5.1.1.</w:t>
            </w:r>
            <w:r>
              <w:rPr>
                <w:rFonts w:asciiTheme="minorHAnsi" w:eastAsiaTheme="minorEastAsia" w:hAnsiTheme="minorHAnsi"/>
                <w:noProof/>
                <w:color w:val="auto"/>
                <w:lang w:val="sv-SE" w:eastAsia="sv-SE"/>
              </w:rPr>
              <w:tab/>
            </w:r>
            <w:r w:rsidRPr="00821784">
              <w:rPr>
                <w:rStyle w:val="Hyperlnk"/>
                <w:noProof/>
              </w:rPr>
              <w:t>Static Initialization</w:t>
            </w:r>
            <w:r>
              <w:rPr>
                <w:noProof/>
                <w:webHidden/>
              </w:rPr>
              <w:tab/>
            </w:r>
            <w:r>
              <w:rPr>
                <w:noProof/>
                <w:webHidden/>
              </w:rPr>
              <w:fldChar w:fldCharType="begin"/>
            </w:r>
            <w:r>
              <w:rPr>
                <w:noProof/>
                <w:webHidden/>
              </w:rPr>
              <w:instrText xml:space="preserve"> PAGEREF _Toc54119907 \h </w:instrText>
            </w:r>
            <w:r>
              <w:rPr>
                <w:noProof/>
                <w:webHidden/>
              </w:rPr>
            </w:r>
            <w:r>
              <w:rPr>
                <w:noProof/>
                <w:webHidden/>
              </w:rPr>
              <w:fldChar w:fldCharType="separate"/>
            </w:r>
            <w:r>
              <w:rPr>
                <w:noProof/>
                <w:webHidden/>
              </w:rPr>
              <w:t>114</w:t>
            </w:r>
            <w:r>
              <w:rPr>
                <w:noProof/>
                <w:webHidden/>
              </w:rPr>
              <w:fldChar w:fldCharType="end"/>
            </w:r>
          </w:hyperlink>
        </w:p>
        <w:p w14:paraId="5AB0506F" w14:textId="10A28193"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08" w:history="1">
            <w:r w:rsidRPr="00821784">
              <w:rPr>
                <w:rStyle w:val="Hyperlnk"/>
                <w:noProof/>
              </w:rPr>
              <w:t>5.1.2.</w:t>
            </w:r>
            <w:r>
              <w:rPr>
                <w:rFonts w:asciiTheme="minorHAnsi" w:eastAsiaTheme="minorEastAsia" w:hAnsiTheme="minorHAnsi"/>
                <w:noProof/>
                <w:color w:val="auto"/>
                <w:lang w:val="sv-SE" w:eastAsia="sv-SE"/>
              </w:rPr>
              <w:tab/>
            </w:r>
            <w:r w:rsidRPr="00821784">
              <w:rPr>
                <w:rStyle w:val="Hyperlnk"/>
                <w:noProof/>
              </w:rPr>
              <w:t>Stack Initialization</w:t>
            </w:r>
            <w:r>
              <w:rPr>
                <w:noProof/>
                <w:webHidden/>
              </w:rPr>
              <w:tab/>
            </w:r>
            <w:r>
              <w:rPr>
                <w:noProof/>
                <w:webHidden/>
              </w:rPr>
              <w:fldChar w:fldCharType="begin"/>
            </w:r>
            <w:r>
              <w:rPr>
                <w:noProof/>
                <w:webHidden/>
              </w:rPr>
              <w:instrText xml:space="preserve"> PAGEREF _Toc54119908 \h </w:instrText>
            </w:r>
            <w:r>
              <w:rPr>
                <w:noProof/>
                <w:webHidden/>
              </w:rPr>
            </w:r>
            <w:r>
              <w:rPr>
                <w:noProof/>
                <w:webHidden/>
              </w:rPr>
              <w:fldChar w:fldCharType="separate"/>
            </w:r>
            <w:r>
              <w:rPr>
                <w:noProof/>
                <w:webHidden/>
              </w:rPr>
              <w:t>114</w:t>
            </w:r>
            <w:r>
              <w:rPr>
                <w:noProof/>
                <w:webHidden/>
              </w:rPr>
              <w:fldChar w:fldCharType="end"/>
            </w:r>
          </w:hyperlink>
        </w:p>
        <w:p w14:paraId="390AA557" w14:textId="3451D8A0" w:rsidR="00207336" w:rsidRDefault="00207336">
          <w:pPr>
            <w:pStyle w:val="Innehll1"/>
            <w:rPr>
              <w:rFonts w:asciiTheme="minorHAnsi" w:eastAsiaTheme="minorEastAsia" w:hAnsiTheme="minorHAnsi"/>
              <w:noProof/>
              <w:color w:val="auto"/>
              <w:lang w:val="sv-SE" w:eastAsia="sv-SE"/>
            </w:rPr>
          </w:pPr>
          <w:hyperlink w:anchor="_Toc54119909" w:history="1">
            <w:r w:rsidRPr="00821784">
              <w:rPr>
                <w:rStyle w:val="Hyperlnk"/>
                <w:noProof/>
              </w:rPr>
              <w:t>6.</w:t>
            </w:r>
            <w:r>
              <w:rPr>
                <w:rFonts w:asciiTheme="minorHAnsi" w:eastAsiaTheme="minorEastAsia" w:hAnsiTheme="minorHAnsi"/>
                <w:noProof/>
                <w:color w:val="auto"/>
                <w:lang w:val="sv-SE" w:eastAsia="sv-SE"/>
              </w:rPr>
              <w:tab/>
            </w:r>
            <w:r w:rsidRPr="00821784">
              <w:rPr>
                <w:rStyle w:val="Hyperlnk"/>
                <w:noProof/>
              </w:rPr>
              <w:t>Declaration Specifiers and Declarators</w:t>
            </w:r>
            <w:r>
              <w:rPr>
                <w:noProof/>
                <w:webHidden/>
              </w:rPr>
              <w:tab/>
            </w:r>
            <w:r>
              <w:rPr>
                <w:noProof/>
                <w:webHidden/>
              </w:rPr>
              <w:fldChar w:fldCharType="begin"/>
            </w:r>
            <w:r>
              <w:rPr>
                <w:noProof/>
                <w:webHidden/>
              </w:rPr>
              <w:instrText xml:space="preserve"> PAGEREF _Toc54119909 \h </w:instrText>
            </w:r>
            <w:r>
              <w:rPr>
                <w:noProof/>
                <w:webHidden/>
              </w:rPr>
            </w:r>
            <w:r>
              <w:rPr>
                <w:noProof/>
                <w:webHidden/>
              </w:rPr>
              <w:fldChar w:fldCharType="separate"/>
            </w:r>
            <w:r>
              <w:rPr>
                <w:noProof/>
                <w:webHidden/>
              </w:rPr>
              <w:t>115</w:t>
            </w:r>
            <w:r>
              <w:rPr>
                <w:noProof/>
                <w:webHidden/>
              </w:rPr>
              <w:fldChar w:fldCharType="end"/>
            </w:r>
          </w:hyperlink>
        </w:p>
        <w:p w14:paraId="6875CD79" w14:textId="2B553A75" w:rsidR="00207336" w:rsidRDefault="00207336">
          <w:pPr>
            <w:pStyle w:val="Innehll2"/>
            <w:tabs>
              <w:tab w:val="left" w:pos="880"/>
              <w:tab w:val="right" w:leader="dot" w:pos="9350"/>
            </w:tabs>
            <w:rPr>
              <w:rFonts w:asciiTheme="minorHAnsi" w:eastAsiaTheme="minorEastAsia" w:hAnsiTheme="minorHAnsi"/>
              <w:noProof/>
              <w:color w:val="auto"/>
              <w:lang w:val="sv-SE" w:eastAsia="sv-SE"/>
            </w:rPr>
          </w:pPr>
          <w:hyperlink w:anchor="_Toc54119910" w:history="1">
            <w:r w:rsidRPr="00821784">
              <w:rPr>
                <w:rStyle w:val="Hyperlnk"/>
                <w:noProof/>
              </w:rPr>
              <w:t>6.1.</w:t>
            </w:r>
            <w:r>
              <w:rPr>
                <w:rFonts w:asciiTheme="minorHAnsi" w:eastAsiaTheme="minorEastAsia" w:hAnsiTheme="minorHAnsi"/>
                <w:noProof/>
                <w:color w:val="auto"/>
                <w:lang w:val="sv-SE" w:eastAsia="sv-SE"/>
              </w:rPr>
              <w:tab/>
            </w:r>
            <w:r w:rsidRPr="00821784">
              <w:rPr>
                <w:rStyle w:val="Hyperlnk"/>
                <w:noProof/>
              </w:rPr>
              <w:t>Declarators</w:t>
            </w:r>
            <w:r>
              <w:rPr>
                <w:noProof/>
                <w:webHidden/>
              </w:rPr>
              <w:tab/>
            </w:r>
            <w:r>
              <w:rPr>
                <w:noProof/>
                <w:webHidden/>
              </w:rPr>
              <w:fldChar w:fldCharType="begin"/>
            </w:r>
            <w:r>
              <w:rPr>
                <w:noProof/>
                <w:webHidden/>
              </w:rPr>
              <w:instrText xml:space="preserve"> PAGEREF _Toc54119910 \h </w:instrText>
            </w:r>
            <w:r>
              <w:rPr>
                <w:noProof/>
                <w:webHidden/>
              </w:rPr>
            </w:r>
            <w:r>
              <w:rPr>
                <w:noProof/>
                <w:webHidden/>
              </w:rPr>
              <w:fldChar w:fldCharType="separate"/>
            </w:r>
            <w:r>
              <w:rPr>
                <w:noProof/>
                <w:webHidden/>
              </w:rPr>
              <w:t>121</w:t>
            </w:r>
            <w:r>
              <w:rPr>
                <w:noProof/>
                <w:webHidden/>
              </w:rPr>
              <w:fldChar w:fldCharType="end"/>
            </w:r>
          </w:hyperlink>
        </w:p>
        <w:p w14:paraId="0A58971E" w14:textId="31FE79DC" w:rsidR="00207336" w:rsidRDefault="00207336">
          <w:pPr>
            <w:pStyle w:val="Innehll1"/>
            <w:rPr>
              <w:rFonts w:asciiTheme="minorHAnsi" w:eastAsiaTheme="minorEastAsia" w:hAnsiTheme="minorHAnsi"/>
              <w:noProof/>
              <w:color w:val="auto"/>
              <w:lang w:val="sv-SE" w:eastAsia="sv-SE"/>
            </w:rPr>
          </w:pPr>
          <w:hyperlink w:anchor="_Toc54119911" w:history="1">
            <w:r w:rsidRPr="00821784">
              <w:rPr>
                <w:rStyle w:val="Hyperlnk"/>
                <w:noProof/>
              </w:rPr>
              <w:t>7.</w:t>
            </w:r>
            <w:r>
              <w:rPr>
                <w:rFonts w:asciiTheme="minorHAnsi" w:eastAsiaTheme="minorEastAsia" w:hAnsiTheme="minorHAnsi"/>
                <w:noProof/>
                <w:color w:val="auto"/>
                <w:lang w:val="sv-SE" w:eastAsia="sv-SE"/>
              </w:rPr>
              <w:tab/>
            </w:r>
            <w:r w:rsidRPr="00821784">
              <w:rPr>
                <w:rStyle w:val="Hyperlnk"/>
                <w:noProof/>
              </w:rPr>
              <w:t>The Symbol Table</w:t>
            </w:r>
            <w:r>
              <w:rPr>
                <w:noProof/>
                <w:webHidden/>
              </w:rPr>
              <w:tab/>
            </w:r>
            <w:r>
              <w:rPr>
                <w:noProof/>
                <w:webHidden/>
              </w:rPr>
              <w:fldChar w:fldCharType="begin"/>
            </w:r>
            <w:r>
              <w:rPr>
                <w:noProof/>
                <w:webHidden/>
              </w:rPr>
              <w:instrText xml:space="preserve"> PAGEREF _Toc54119911 \h </w:instrText>
            </w:r>
            <w:r>
              <w:rPr>
                <w:noProof/>
                <w:webHidden/>
              </w:rPr>
            </w:r>
            <w:r>
              <w:rPr>
                <w:noProof/>
                <w:webHidden/>
              </w:rPr>
              <w:fldChar w:fldCharType="separate"/>
            </w:r>
            <w:r>
              <w:rPr>
                <w:noProof/>
                <w:webHidden/>
              </w:rPr>
              <w:t>123</w:t>
            </w:r>
            <w:r>
              <w:rPr>
                <w:noProof/>
                <w:webHidden/>
              </w:rPr>
              <w:fldChar w:fldCharType="end"/>
            </w:r>
          </w:hyperlink>
        </w:p>
        <w:p w14:paraId="03AA0C8E" w14:textId="2CF5181D" w:rsidR="00207336" w:rsidRDefault="00207336">
          <w:pPr>
            <w:pStyle w:val="Innehll2"/>
            <w:tabs>
              <w:tab w:val="left" w:pos="880"/>
              <w:tab w:val="right" w:leader="dot" w:pos="9350"/>
            </w:tabs>
            <w:rPr>
              <w:rFonts w:asciiTheme="minorHAnsi" w:eastAsiaTheme="minorEastAsia" w:hAnsiTheme="minorHAnsi"/>
              <w:noProof/>
              <w:color w:val="auto"/>
              <w:lang w:val="sv-SE" w:eastAsia="sv-SE"/>
            </w:rPr>
          </w:pPr>
          <w:hyperlink w:anchor="_Toc54119912" w:history="1">
            <w:r w:rsidRPr="00821784">
              <w:rPr>
                <w:rStyle w:val="Hyperlnk"/>
                <w:noProof/>
              </w:rPr>
              <w:t>7.1.</w:t>
            </w:r>
            <w:r>
              <w:rPr>
                <w:rFonts w:asciiTheme="minorHAnsi" w:eastAsiaTheme="minorEastAsia" w:hAnsiTheme="minorHAnsi"/>
                <w:noProof/>
                <w:color w:val="auto"/>
                <w:lang w:val="sv-SE" w:eastAsia="sv-SE"/>
              </w:rPr>
              <w:tab/>
            </w:r>
            <w:r w:rsidRPr="00821784">
              <w:rPr>
                <w:rStyle w:val="Hyperlnk"/>
                <w:noProof/>
              </w:rPr>
              <w:t>The Symbol</w:t>
            </w:r>
            <w:r>
              <w:rPr>
                <w:noProof/>
                <w:webHidden/>
              </w:rPr>
              <w:tab/>
            </w:r>
            <w:r>
              <w:rPr>
                <w:noProof/>
                <w:webHidden/>
              </w:rPr>
              <w:fldChar w:fldCharType="begin"/>
            </w:r>
            <w:r>
              <w:rPr>
                <w:noProof/>
                <w:webHidden/>
              </w:rPr>
              <w:instrText xml:space="preserve"> PAGEREF _Toc54119912 \h </w:instrText>
            </w:r>
            <w:r>
              <w:rPr>
                <w:noProof/>
                <w:webHidden/>
              </w:rPr>
            </w:r>
            <w:r>
              <w:rPr>
                <w:noProof/>
                <w:webHidden/>
              </w:rPr>
              <w:fldChar w:fldCharType="separate"/>
            </w:r>
            <w:r>
              <w:rPr>
                <w:noProof/>
                <w:webHidden/>
              </w:rPr>
              <w:t>129</w:t>
            </w:r>
            <w:r>
              <w:rPr>
                <w:noProof/>
                <w:webHidden/>
              </w:rPr>
              <w:fldChar w:fldCharType="end"/>
            </w:r>
          </w:hyperlink>
        </w:p>
        <w:p w14:paraId="2DB04EF9" w14:textId="305E7FE8" w:rsidR="00207336" w:rsidRDefault="00207336">
          <w:pPr>
            <w:pStyle w:val="Innehll2"/>
            <w:tabs>
              <w:tab w:val="left" w:pos="880"/>
              <w:tab w:val="right" w:leader="dot" w:pos="9350"/>
            </w:tabs>
            <w:rPr>
              <w:rFonts w:asciiTheme="minorHAnsi" w:eastAsiaTheme="minorEastAsia" w:hAnsiTheme="minorHAnsi"/>
              <w:noProof/>
              <w:color w:val="auto"/>
              <w:lang w:val="sv-SE" w:eastAsia="sv-SE"/>
            </w:rPr>
          </w:pPr>
          <w:hyperlink w:anchor="_Toc54119913" w:history="1">
            <w:r w:rsidRPr="00821784">
              <w:rPr>
                <w:rStyle w:val="Hyperlnk"/>
                <w:noProof/>
              </w:rPr>
              <w:t>7.2.</w:t>
            </w:r>
            <w:r>
              <w:rPr>
                <w:rFonts w:asciiTheme="minorHAnsi" w:eastAsiaTheme="minorEastAsia" w:hAnsiTheme="minorHAnsi"/>
                <w:noProof/>
                <w:color w:val="auto"/>
                <w:lang w:val="sv-SE" w:eastAsia="sv-SE"/>
              </w:rPr>
              <w:tab/>
            </w:r>
            <w:r w:rsidRPr="00821784">
              <w:rPr>
                <w:rStyle w:val="Hyperlnk"/>
                <w:noProof/>
              </w:rPr>
              <w:t>Static Symbols</w:t>
            </w:r>
            <w:r>
              <w:rPr>
                <w:noProof/>
                <w:webHidden/>
              </w:rPr>
              <w:tab/>
            </w:r>
            <w:r>
              <w:rPr>
                <w:noProof/>
                <w:webHidden/>
              </w:rPr>
              <w:fldChar w:fldCharType="begin"/>
            </w:r>
            <w:r>
              <w:rPr>
                <w:noProof/>
                <w:webHidden/>
              </w:rPr>
              <w:instrText xml:space="preserve"> PAGEREF _Toc54119913 \h </w:instrText>
            </w:r>
            <w:r>
              <w:rPr>
                <w:noProof/>
                <w:webHidden/>
              </w:rPr>
            </w:r>
            <w:r>
              <w:rPr>
                <w:noProof/>
                <w:webHidden/>
              </w:rPr>
              <w:fldChar w:fldCharType="separate"/>
            </w:r>
            <w:r>
              <w:rPr>
                <w:noProof/>
                <w:webHidden/>
              </w:rPr>
              <w:t>135</w:t>
            </w:r>
            <w:r>
              <w:rPr>
                <w:noProof/>
                <w:webHidden/>
              </w:rPr>
              <w:fldChar w:fldCharType="end"/>
            </w:r>
          </w:hyperlink>
        </w:p>
        <w:p w14:paraId="5FD26073" w14:textId="54776E43" w:rsidR="00207336" w:rsidRDefault="00207336">
          <w:pPr>
            <w:pStyle w:val="Innehll1"/>
            <w:rPr>
              <w:rFonts w:asciiTheme="minorHAnsi" w:eastAsiaTheme="minorEastAsia" w:hAnsiTheme="minorHAnsi"/>
              <w:noProof/>
              <w:color w:val="auto"/>
              <w:lang w:val="sv-SE" w:eastAsia="sv-SE"/>
            </w:rPr>
          </w:pPr>
          <w:hyperlink w:anchor="_Toc54119914" w:history="1">
            <w:r w:rsidRPr="00821784">
              <w:rPr>
                <w:rStyle w:val="Hyperlnk"/>
                <w:noProof/>
              </w:rPr>
              <w:t>8.</w:t>
            </w:r>
            <w:r>
              <w:rPr>
                <w:rFonts w:asciiTheme="minorHAnsi" w:eastAsiaTheme="minorEastAsia" w:hAnsiTheme="minorHAnsi"/>
                <w:noProof/>
                <w:color w:val="auto"/>
                <w:lang w:val="sv-SE" w:eastAsia="sv-SE"/>
              </w:rPr>
              <w:tab/>
            </w:r>
            <w:r w:rsidRPr="00821784">
              <w:rPr>
                <w:rStyle w:val="Hyperlnk"/>
                <w:noProof/>
              </w:rPr>
              <w:t>The Type System</w:t>
            </w:r>
            <w:r>
              <w:rPr>
                <w:noProof/>
                <w:webHidden/>
              </w:rPr>
              <w:tab/>
            </w:r>
            <w:r>
              <w:rPr>
                <w:noProof/>
                <w:webHidden/>
              </w:rPr>
              <w:fldChar w:fldCharType="begin"/>
            </w:r>
            <w:r>
              <w:rPr>
                <w:noProof/>
                <w:webHidden/>
              </w:rPr>
              <w:instrText xml:space="preserve"> PAGEREF _Toc54119914 \h </w:instrText>
            </w:r>
            <w:r>
              <w:rPr>
                <w:noProof/>
                <w:webHidden/>
              </w:rPr>
            </w:r>
            <w:r>
              <w:rPr>
                <w:noProof/>
                <w:webHidden/>
              </w:rPr>
              <w:fldChar w:fldCharType="separate"/>
            </w:r>
            <w:r>
              <w:rPr>
                <w:noProof/>
                <w:webHidden/>
              </w:rPr>
              <w:t>137</w:t>
            </w:r>
            <w:r>
              <w:rPr>
                <w:noProof/>
                <w:webHidden/>
              </w:rPr>
              <w:fldChar w:fldCharType="end"/>
            </w:r>
          </w:hyperlink>
        </w:p>
        <w:p w14:paraId="24CB0C3F" w14:textId="71924789" w:rsidR="00207336" w:rsidRDefault="00207336">
          <w:pPr>
            <w:pStyle w:val="Innehll2"/>
            <w:tabs>
              <w:tab w:val="left" w:pos="880"/>
              <w:tab w:val="right" w:leader="dot" w:pos="9350"/>
            </w:tabs>
            <w:rPr>
              <w:rFonts w:asciiTheme="minorHAnsi" w:eastAsiaTheme="minorEastAsia" w:hAnsiTheme="minorHAnsi"/>
              <w:noProof/>
              <w:color w:val="auto"/>
              <w:lang w:val="sv-SE" w:eastAsia="sv-SE"/>
            </w:rPr>
          </w:pPr>
          <w:hyperlink w:anchor="_Toc54119915" w:history="1">
            <w:r w:rsidRPr="00821784">
              <w:rPr>
                <w:rStyle w:val="Hyperlnk"/>
                <w:noProof/>
              </w:rPr>
              <w:t>8.1.</w:t>
            </w:r>
            <w:r>
              <w:rPr>
                <w:rFonts w:asciiTheme="minorHAnsi" w:eastAsiaTheme="minorEastAsia" w:hAnsiTheme="minorHAnsi"/>
                <w:noProof/>
                <w:color w:val="auto"/>
                <w:lang w:val="sv-SE" w:eastAsia="sv-SE"/>
              </w:rPr>
              <w:tab/>
            </w:r>
            <w:r w:rsidRPr="00821784">
              <w:rPr>
                <w:rStyle w:val="Hyperlnk"/>
                <w:noProof/>
              </w:rPr>
              <w:t>Type Cast</w:t>
            </w:r>
            <w:r>
              <w:rPr>
                <w:noProof/>
                <w:webHidden/>
              </w:rPr>
              <w:tab/>
            </w:r>
            <w:r>
              <w:rPr>
                <w:noProof/>
                <w:webHidden/>
              </w:rPr>
              <w:fldChar w:fldCharType="begin"/>
            </w:r>
            <w:r>
              <w:rPr>
                <w:noProof/>
                <w:webHidden/>
              </w:rPr>
              <w:instrText xml:space="preserve"> PAGEREF _Toc54119915 \h </w:instrText>
            </w:r>
            <w:r>
              <w:rPr>
                <w:noProof/>
                <w:webHidden/>
              </w:rPr>
            </w:r>
            <w:r>
              <w:rPr>
                <w:noProof/>
                <w:webHidden/>
              </w:rPr>
              <w:fldChar w:fldCharType="separate"/>
            </w:r>
            <w:r>
              <w:rPr>
                <w:noProof/>
                <w:webHidden/>
              </w:rPr>
              <w:t>151</w:t>
            </w:r>
            <w:r>
              <w:rPr>
                <w:noProof/>
                <w:webHidden/>
              </w:rPr>
              <w:fldChar w:fldCharType="end"/>
            </w:r>
          </w:hyperlink>
        </w:p>
        <w:p w14:paraId="1CA19904" w14:textId="32FB9AA6" w:rsidR="00207336" w:rsidRDefault="00207336">
          <w:pPr>
            <w:pStyle w:val="Innehll2"/>
            <w:tabs>
              <w:tab w:val="left" w:pos="880"/>
              <w:tab w:val="right" w:leader="dot" w:pos="9350"/>
            </w:tabs>
            <w:rPr>
              <w:rFonts w:asciiTheme="minorHAnsi" w:eastAsiaTheme="minorEastAsia" w:hAnsiTheme="minorHAnsi"/>
              <w:noProof/>
              <w:color w:val="auto"/>
              <w:lang w:val="sv-SE" w:eastAsia="sv-SE"/>
            </w:rPr>
          </w:pPr>
          <w:hyperlink w:anchor="_Toc54119916" w:history="1">
            <w:r w:rsidRPr="00821784">
              <w:rPr>
                <w:rStyle w:val="Hyperlnk"/>
                <w:noProof/>
              </w:rPr>
              <w:t>8.2.</w:t>
            </w:r>
            <w:r>
              <w:rPr>
                <w:rFonts w:asciiTheme="minorHAnsi" w:eastAsiaTheme="minorEastAsia" w:hAnsiTheme="minorHAnsi"/>
                <w:noProof/>
                <w:color w:val="auto"/>
                <w:lang w:val="sv-SE" w:eastAsia="sv-SE"/>
              </w:rPr>
              <w:tab/>
            </w:r>
            <w:r w:rsidRPr="00821784">
              <w:rPr>
                <w:rStyle w:val="Hyperlnk"/>
                <w:noProof/>
              </w:rPr>
              <w:t>Type Promotion</w:t>
            </w:r>
            <w:r>
              <w:rPr>
                <w:noProof/>
                <w:webHidden/>
              </w:rPr>
              <w:tab/>
            </w:r>
            <w:r>
              <w:rPr>
                <w:noProof/>
                <w:webHidden/>
              </w:rPr>
              <w:fldChar w:fldCharType="begin"/>
            </w:r>
            <w:r>
              <w:rPr>
                <w:noProof/>
                <w:webHidden/>
              </w:rPr>
              <w:instrText xml:space="preserve"> PAGEREF _Toc54119916 \h </w:instrText>
            </w:r>
            <w:r>
              <w:rPr>
                <w:noProof/>
                <w:webHidden/>
              </w:rPr>
            </w:r>
            <w:r>
              <w:rPr>
                <w:noProof/>
                <w:webHidden/>
              </w:rPr>
              <w:fldChar w:fldCharType="separate"/>
            </w:r>
            <w:r>
              <w:rPr>
                <w:noProof/>
                <w:webHidden/>
              </w:rPr>
              <w:t>156</w:t>
            </w:r>
            <w:r>
              <w:rPr>
                <w:noProof/>
                <w:webHidden/>
              </w:rPr>
              <w:fldChar w:fldCharType="end"/>
            </w:r>
          </w:hyperlink>
        </w:p>
        <w:p w14:paraId="7E77F6E8" w14:textId="7CFE3E05" w:rsidR="00207336" w:rsidRDefault="00207336">
          <w:pPr>
            <w:pStyle w:val="Innehll1"/>
            <w:rPr>
              <w:rFonts w:asciiTheme="minorHAnsi" w:eastAsiaTheme="minorEastAsia" w:hAnsiTheme="minorHAnsi"/>
              <w:noProof/>
              <w:color w:val="auto"/>
              <w:lang w:val="sv-SE" w:eastAsia="sv-SE"/>
            </w:rPr>
          </w:pPr>
          <w:hyperlink w:anchor="_Toc54119917" w:history="1">
            <w:r w:rsidRPr="00821784">
              <w:rPr>
                <w:rStyle w:val="Hyperlnk"/>
                <w:noProof/>
              </w:rPr>
              <w:t>9.</w:t>
            </w:r>
            <w:r>
              <w:rPr>
                <w:rFonts w:asciiTheme="minorHAnsi" w:eastAsiaTheme="minorEastAsia" w:hAnsiTheme="minorHAnsi"/>
                <w:noProof/>
                <w:color w:val="auto"/>
                <w:lang w:val="sv-SE" w:eastAsia="sv-SE"/>
              </w:rPr>
              <w:tab/>
            </w:r>
            <w:r w:rsidRPr="00821784">
              <w:rPr>
                <w:rStyle w:val="Hyperlnk"/>
                <w:noProof/>
              </w:rPr>
              <w:t>Constant Expression</w:t>
            </w:r>
            <w:r>
              <w:rPr>
                <w:noProof/>
                <w:webHidden/>
              </w:rPr>
              <w:tab/>
            </w:r>
            <w:r>
              <w:rPr>
                <w:noProof/>
                <w:webHidden/>
              </w:rPr>
              <w:fldChar w:fldCharType="begin"/>
            </w:r>
            <w:r>
              <w:rPr>
                <w:noProof/>
                <w:webHidden/>
              </w:rPr>
              <w:instrText xml:space="preserve"> PAGEREF _Toc54119917 \h </w:instrText>
            </w:r>
            <w:r>
              <w:rPr>
                <w:noProof/>
                <w:webHidden/>
              </w:rPr>
            </w:r>
            <w:r>
              <w:rPr>
                <w:noProof/>
                <w:webHidden/>
              </w:rPr>
              <w:fldChar w:fldCharType="separate"/>
            </w:r>
            <w:r>
              <w:rPr>
                <w:noProof/>
                <w:webHidden/>
              </w:rPr>
              <w:t>157</w:t>
            </w:r>
            <w:r>
              <w:rPr>
                <w:noProof/>
                <w:webHidden/>
              </w:rPr>
              <w:fldChar w:fldCharType="end"/>
            </w:r>
          </w:hyperlink>
        </w:p>
        <w:p w14:paraId="5B4814EC" w14:textId="6FAAED33" w:rsidR="00207336" w:rsidRDefault="00207336">
          <w:pPr>
            <w:pStyle w:val="Innehll2"/>
            <w:tabs>
              <w:tab w:val="left" w:pos="880"/>
              <w:tab w:val="right" w:leader="dot" w:pos="9350"/>
            </w:tabs>
            <w:rPr>
              <w:rFonts w:asciiTheme="minorHAnsi" w:eastAsiaTheme="minorEastAsia" w:hAnsiTheme="minorHAnsi"/>
              <w:noProof/>
              <w:color w:val="auto"/>
              <w:lang w:val="sv-SE" w:eastAsia="sv-SE"/>
            </w:rPr>
          </w:pPr>
          <w:hyperlink w:anchor="_Toc54119918" w:history="1">
            <w:r w:rsidRPr="00821784">
              <w:rPr>
                <w:rStyle w:val="Hyperlnk"/>
                <w:noProof/>
                <w:highlight w:val="white"/>
              </w:rPr>
              <w:t>9.1.</w:t>
            </w:r>
            <w:r>
              <w:rPr>
                <w:rFonts w:asciiTheme="minorHAnsi" w:eastAsiaTheme="minorEastAsia" w:hAnsiTheme="minorHAnsi"/>
                <w:noProof/>
                <w:color w:val="auto"/>
                <w:lang w:val="sv-SE" w:eastAsia="sv-SE"/>
              </w:rPr>
              <w:tab/>
            </w:r>
            <w:r w:rsidRPr="00821784">
              <w:rPr>
                <w:rStyle w:val="Hyperlnk"/>
                <w:noProof/>
                <w:highlight w:val="white"/>
              </w:rPr>
              <w:t>Relation Expressions</w:t>
            </w:r>
            <w:r>
              <w:rPr>
                <w:noProof/>
                <w:webHidden/>
              </w:rPr>
              <w:tab/>
            </w:r>
            <w:r>
              <w:rPr>
                <w:noProof/>
                <w:webHidden/>
              </w:rPr>
              <w:fldChar w:fldCharType="begin"/>
            </w:r>
            <w:r>
              <w:rPr>
                <w:noProof/>
                <w:webHidden/>
              </w:rPr>
              <w:instrText xml:space="preserve"> PAGEREF _Toc54119918 \h </w:instrText>
            </w:r>
            <w:r>
              <w:rPr>
                <w:noProof/>
                <w:webHidden/>
              </w:rPr>
            </w:r>
            <w:r>
              <w:rPr>
                <w:noProof/>
                <w:webHidden/>
              </w:rPr>
              <w:fldChar w:fldCharType="separate"/>
            </w:r>
            <w:r>
              <w:rPr>
                <w:noProof/>
                <w:webHidden/>
              </w:rPr>
              <w:t>157</w:t>
            </w:r>
            <w:r>
              <w:rPr>
                <w:noProof/>
                <w:webHidden/>
              </w:rPr>
              <w:fldChar w:fldCharType="end"/>
            </w:r>
          </w:hyperlink>
        </w:p>
        <w:p w14:paraId="77577846" w14:textId="1C1B1E0F" w:rsidR="00207336" w:rsidRDefault="00207336">
          <w:pPr>
            <w:pStyle w:val="Innehll2"/>
            <w:tabs>
              <w:tab w:val="left" w:pos="880"/>
              <w:tab w:val="right" w:leader="dot" w:pos="9350"/>
            </w:tabs>
            <w:rPr>
              <w:rFonts w:asciiTheme="minorHAnsi" w:eastAsiaTheme="minorEastAsia" w:hAnsiTheme="minorHAnsi"/>
              <w:noProof/>
              <w:color w:val="auto"/>
              <w:lang w:val="sv-SE" w:eastAsia="sv-SE"/>
            </w:rPr>
          </w:pPr>
          <w:hyperlink w:anchor="_Toc54119919" w:history="1">
            <w:r w:rsidRPr="00821784">
              <w:rPr>
                <w:rStyle w:val="Hyperlnk"/>
                <w:noProof/>
                <w:highlight w:val="white"/>
              </w:rPr>
              <w:t>9.2.</w:t>
            </w:r>
            <w:r>
              <w:rPr>
                <w:rFonts w:asciiTheme="minorHAnsi" w:eastAsiaTheme="minorEastAsia" w:hAnsiTheme="minorHAnsi"/>
                <w:noProof/>
                <w:color w:val="auto"/>
                <w:lang w:val="sv-SE" w:eastAsia="sv-SE"/>
              </w:rPr>
              <w:tab/>
            </w:r>
            <w:r w:rsidRPr="00821784">
              <w:rPr>
                <w:rStyle w:val="Hyperlnk"/>
                <w:noProof/>
                <w:highlight w:val="white"/>
              </w:rPr>
              <w:t>Arithmetic Expressions</w:t>
            </w:r>
            <w:r>
              <w:rPr>
                <w:noProof/>
                <w:webHidden/>
              </w:rPr>
              <w:tab/>
            </w:r>
            <w:r>
              <w:rPr>
                <w:noProof/>
                <w:webHidden/>
              </w:rPr>
              <w:fldChar w:fldCharType="begin"/>
            </w:r>
            <w:r>
              <w:rPr>
                <w:noProof/>
                <w:webHidden/>
              </w:rPr>
              <w:instrText xml:space="preserve"> PAGEREF _Toc54119919 \h </w:instrText>
            </w:r>
            <w:r>
              <w:rPr>
                <w:noProof/>
                <w:webHidden/>
              </w:rPr>
            </w:r>
            <w:r>
              <w:rPr>
                <w:noProof/>
                <w:webHidden/>
              </w:rPr>
              <w:fldChar w:fldCharType="separate"/>
            </w:r>
            <w:r>
              <w:rPr>
                <w:noProof/>
                <w:webHidden/>
              </w:rPr>
              <w:t>161</w:t>
            </w:r>
            <w:r>
              <w:rPr>
                <w:noProof/>
                <w:webHidden/>
              </w:rPr>
              <w:fldChar w:fldCharType="end"/>
            </w:r>
          </w:hyperlink>
        </w:p>
        <w:p w14:paraId="71AE0DC3" w14:textId="0BCBD0E2" w:rsidR="00207336" w:rsidRDefault="00207336">
          <w:pPr>
            <w:pStyle w:val="Innehll2"/>
            <w:tabs>
              <w:tab w:val="left" w:pos="880"/>
              <w:tab w:val="right" w:leader="dot" w:pos="9350"/>
            </w:tabs>
            <w:rPr>
              <w:rFonts w:asciiTheme="minorHAnsi" w:eastAsiaTheme="minorEastAsia" w:hAnsiTheme="minorHAnsi"/>
              <w:noProof/>
              <w:color w:val="auto"/>
              <w:lang w:val="sv-SE" w:eastAsia="sv-SE"/>
            </w:rPr>
          </w:pPr>
          <w:hyperlink w:anchor="_Toc54119920" w:history="1">
            <w:r w:rsidRPr="00821784">
              <w:rPr>
                <w:rStyle w:val="Hyperlnk"/>
                <w:noProof/>
                <w:highlight w:val="white"/>
              </w:rPr>
              <w:t>9.3.</w:t>
            </w:r>
            <w:r>
              <w:rPr>
                <w:rFonts w:asciiTheme="minorHAnsi" w:eastAsiaTheme="minorEastAsia" w:hAnsiTheme="minorHAnsi"/>
                <w:noProof/>
                <w:color w:val="auto"/>
                <w:lang w:val="sv-SE" w:eastAsia="sv-SE"/>
              </w:rPr>
              <w:tab/>
            </w:r>
            <w:r w:rsidRPr="00821784">
              <w:rPr>
                <w:rStyle w:val="Hyperlnk"/>
                <w:noProof/>
                <w:highlight w:val="white"/>
              </w:rPr>
              <w:t>Type Cast</w:t>
            </w:r>
            <w:r>
              <w:rPr>
                <w:noProof/>
                <w:webHidden/>
              </w:rPr>
              <w:tab/>
            </w:r>
            <w:r>
              <w:rPr>
                <w:noProof/>
                <w:webHidden/>
              </w:rPr>
              <w:fldChar w:fldCharType="begin"/>
            </w:r>
            <w:r>
              <w:rPr>
                <w:noProof/>
                <w:webHidden/>
              </w:rPr>
              <w:instrText xml:space="preserve"> PAGEREF _Toc54119920 \h </w:instrText>
            </w:r>
            <w:r>
              <w:rPr>
                <w:noProof/>
                <w:webHidden/>
              </w:rPr>
            </w:r>
            <w:r>
              <w:rPr>
                <w:noProof/>
                <w:webHidden/>
              </w:rPr>
              <w:fldChar w:fldCharType="separate"/>
            </w:r>
            <w:r>
              <w:rPr>
                <w:noProof/>
                <w:webHidden/>
              </w:rPr>
              <w:t>167</w:t>
            </w:r>
            <w:r>
              <w:rPr>
                <w:noProof/>
                <w:webHidden/>
              </w:rPr>
              <w:fldChar w:fldCharType="end"/>
            </w:r>
          </w:hyperlink>
        </w:p>
        <w:p w14:paraId="3D52E741" w14:textId="10838654" w:rsidR="00207336" w:rsidRDefault="00207336">
          <w:pPr>
            <w:pStyle w:val="Innehll1"/>
            <w:rPr>
              <w:rFonts w:asciiTheme="minorHAnsi" w:eastAsiaTheme="minorEastAsia" w:hAnsiTheme="minorHAnsi"/>
              <w:noProof/>
              <w:color w:val="auto"/>
              <w:lang w:val="sv-SE" w:eastAsia="sv-SE"/>
            </w:rPr>
          </w:pPr>
          <w:hyperlink w:anchor="_Toc54119921" w:history="1">
            <w:r w:rsidRPr="00821784">
              <w:rPr>
                <w:rStyle w:val="Hyperlnk"/>
                <w:noProof/>
              </w:rPr>
              <w:t>10.</w:t>
            </w:r>
            <w:r>
              <w:rPr>
                <w:rFonts w:asciiTheme="minorHAnsi" w:eastAsiaTheme="minorEastAsia" w:hAnsiTheme="minorHAnsi"/>
                <w:noProof/>
                <w:color w:val="auto"/>
                <w:lang w:val="sv-SE" w:eastAsia="sv-SE"/>
              </w:rPr>
              <w:tab/>
            </w:r>
            <w:r w:rsidRPr="00821784">
              <w:rPr>
                <w:rStyle w:val="Hyperlnk"/>
                <w:noProof/>
              </w:rPr>
              <w:t>Static Address Expression</w:t>
            </w:r>
            <w:r>
              <w:rPr>
                <w:noProof/>
                <w:webHidden/>
              </w:rPr>
              <w:tab/>
            </w:r>
            <w:r>
              <w:rPr>
                <w:noProof/>
                <w:webHidden/>
              </w:rPr>
              <w:fldChar w:fldCharType="begin"/>
            </w:r>
            <w:r>
              <w:rPr>
                <w:noProof/>
                <w:webHidden/>
              </w:rPr>
              <w:instrText xml:space="preserve"> PAGEREF _Toc54119921 \h </w:instrText>
            </w:r>
            <w:r>
              <w:rPr>
                <w:noProof/>
                <w:webHidden/>
              </w:rPr>
            </w:r>
            <w:r>
              <w:rPr>
                <w:noProof/>
                <w:webHidden/>
              </w:rPr>
              <w:fldChar w:fldCharType="separate"/>
            </w:r>
            <w:r>
              <w:rPr>
                <w:noProof/>
                <w:webHidden/>
              </w:rPr>
              <w:t>171</w:t>
            </w:r>
            <w:r>
              <w:rPr>
                <w:noProof/>
                <w:webHidden/>
              </w:rPr>
              <w:fldChar w:fldCharType="end"/>
            </w:r>
          </w:hyperlink>
        </w:p>
        <w:p w14:paraId="307E745E" w14:textId="4F675906" w:rsidR="00207336" w:rsidRDefault="00207336">
          <w:pPr>
            <w:pStyle w:val="Innehll1"/>
            <w:rPr>
              <w:rFonts w:asciiTheme="minorHAnsi" w:eastAsiaTheme="minorEastAsia" w:hAnsiTheme="minorHAnsi"/>
              <w:noProof/>
              <w:color w:val="auto"/>
              <w:lang w:val="sv-SE" w:eastAsia="sv-SE"/>
            </w:rPr>
          </w:pPr>
          <w:hyperlink w:anchor="_Toc54119922" w:history="1">
            <w:r w:rsidRPr="00821784">
              <w:rPr>
                <w:rStyle w:val="Hyperlnk"/>
                <w:noProof/>
              </w:rPr>
              <w:t>11.</w:t>
            </w:r>
            <w:r>
              <w:rPr>
                <w:rFonts w:asciiTheme="minorHAnsi" w:eastAsiaTheme="minorEastAsia" w:hAnsiTheme="minorHAnsi"/>
                <w:noProof/>
                <w:color w:val="auto"/>
                <w:lang w:val="sv-SE" w:eastAsia="sv-SE"/>
              </w:rPr>
              <w:tab/>
            </w:r>
            <w:r w:rsidRPr="00821784">
              <w:rPr>
                <w:rStyle w:val="Hyperlnk"/>
                <w:noProof/>
              </w:rPr>
              <w:t>Initialization</w:t>
            </w:r>
            <w:r>
              <w:rPr>
                <w:noProof/>
                <w:webHidden/>
              </w:rPr>
              <w:tab/>
            </w:r>
            <w:r>
              <w:rPr>
                <w:noProof/>
                <w:webHidden/>
              </w:rPr>
              <w:fldChar w:fldCharType="begin"/>
            </w:r>
            <w:r>
              <w:rPr>
                <w:noProof/>
                <w:webHidden/>
              </w:rPr>
              <w:instrText xml:space="preserve"> PAGEREF _Toc54119922 \h </w:instrText>
            </w:r>
            <w:r>
              <w:rPr>
                <w:noProof/>
                <w:webHidden/>
              </w:rPr>
            </w:r>
            <w:r>
              <w:rPr>
                <w:noProof/>
                <w:webHidden/>
              </w:rPr>
              <w:fldChar w:fldCharType="separate"/>
            </w:r>
            <w:r>
              <w:rPr>
                <w:noProof/>
                <w:webHidden/>
              </w:rPr>
              <w:t>175</w:t>
            </w:r>
            <w:r>
              <w:rPr>
                <w:noProof/>
                <w:webHidden/>
              </w:rPr>
              <w:fldChar w:fldCharType="end"/>
            </w:r>
          </w:hyperlink>
        </w:p>
        <w:p w14:paraId="7E43061F" w14:textId="6241E478" w:rsidR="00207336" w:rsidRDefault="00207336">
          <w:pPr>
            <w:pStyle w:val="Innehll1"/>
            <w:rPr>
              <w:rFonts w:asciiTheme="minorHAnsi" w:eastAsiaTheme="minorEastAsia" w:hAnsiTheme="minorHAnsi"/>
              <w:noProof/>
              <w:color w:val="auto"/>
              <w:lang w:val="sv-SE" w:eastAsia="sv-SE"/>
            </w:rPr>
          </w:pPr>
          <w:hyperlink w:anchor="_Toc54119923" w:history="1">
            <w:r w:rsidRPr="00821784">
              <w:rPr>
                <w:rStyle w:val="Hyperlnk"/>
                <w:noProof/>
              </w:rPr>
              <w:t>12.</w:t>
            </w:r>
            <w:r>
              <w:rPr>
                <w:rFonts w:asciiTheme="minorHAnsi" w:eastAsiaTheme="minorEastAsia" w:hAnsiTheme="minorHAnsi"/>
                <w:noProof/>
                <w:color w:val="auto"/>
                <w:lang w:val="sv-SE" w:eastAsia="sv-SE"/>
              </w:rPr>
              <w:tab/>
            </w:r>
            <w:r w:rsidRPr="00821784">
              <w:rPr>
                <w:rStyle w:val="Hyperlnk"/>
                <w:noProof/>
              </w:rPr>
              <w:t>Middle Code Optimization</w:t>
            </w:r>
            <w:r>
              <w:rPr>
                <w:noProof/>
                <w:webHidden/>
              </w:rPr>
              <w:tab/>
            </w:r>
            <w:r>
              <w:rPr>
                <w:noProof/>
                <w:webHidden/>
              </w:rPr>
              <w:fldChar w:fldCharType="begin"/>
            </w:r>
            <w:r>
              <w:rPr>
                <w:noProof/>
                <w:webHidden/>
              </w:rPr>
              <w:instrText xml:space="preserve"> PAGEREF _Toc54119923 \h </w:instrText>
            </w:r>
            <w:r>
              <w:rPr>
                <w:noProof/>
                <w:webHidden/>
              </w:rPr>
            </w:r>
            <w:r>
              <w:rPr>
                <w:noProof/>
                <w:webHidden/>
              </w:rPr>
              <w:fldChar w:fldCharType="separate"/>
            </w:r>
            <w:r>
              <w:rPr>
                <w:noProof/>
                <w:webHidden/>
              </w:rPr>
              <w:t>183</w:t>
            </w:r>
            <w:r>
              <w:rPr>
                <w:noProof/>
                <w:webHidden/>
              </w:rPr>
              <w:fldChar w:fldCharType="end"/>
            </w:r>
          </w:hyperlink>
        </w:p>
        <w:p w14:paraId="6C4EDA81" w14:textId="58494C9D"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24" w:history="1">
            <w:r w:rsidRPr="00821784">
              <w:rPr>
                <w:rStyle w:val="Hyperlnk"/>
                <w:noProof/>
              </w:rPr>
              <w:t>12.1.1.</w:t>
            </w:r>
            <w:r>
              <w:rPr>
                <w:rFonts w:asciiTheme="minorHAnsi" w:eastAsiaTheme="minorEastAsia" w:hAnsiTheme="minorHAnsi"/>
                <w:noProof/>
                <w:color w:val="auto"/>
                <w:lang w:val="sv-SE" w:eastAsia="sv-SE"/>
              </w:rPr>
              <w:tab/>
            </w:r>
            <w:r w:rsidRPr="00821784">
              <w:rPr>
                <w:rStyle w:val="Hyperlnk"/>
                <w:noProof/>
              </w:rPr>
              <w:t>Object to Integer Addresses</w:t>
            </w:r>
            <w:r>
              <w:rPr>
                <w:noProof/>
                <w:webHidden/>
              </w:rPr>
              <w:tab/>
            </w:r>
            <w:r>
              <w:rPr>
                <w:noProof/>
                <w:webHidden/>
              </w:rPr>
              <w:fldChar w:fldCharType="begin"/>
            </w:r>
            <w:r>
              <w:rPr>
                <w:noProof/>
                <w:webHidden/>
              </w:rPr>
              <w:instrText xml:space="preserve"> PAGEREF _Toc54119924 \h </w:instrText>
            </w:r>
            <w:r>
              <w:rPr>
                <w:noProof/>
                <w:webHidden/>
              </w:rPr>
            </w:r>
            <w:r>
              <w:rPr>
                <w:noProof/>
                <w:webHidden/>
              </w:rPr>
              <w:fldChar w:fldCharType="separate"/>
            </w:r>
            <w:r>
              <w:rPr>
                <w:noProof/>
                <w:webHidden/>
              </w:rPr>
              <w:t>184</w:t>
            </w:r>
            <w:r>
              <w:rPr>
                <w:noProof/>
                <w:webHidden/>
              </w:rPr>
              <w:fldChar w:fldCharType="end"/>
            </w:r>
          </w:hyperlink>
        </w:p>
        <w:p w14:paraId="282181D3" w14:textId="102AC544"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25" w:history="1">
            <w:r w:rsidRPr="00821784">
              <w:rPr>
                <w:rStyle w:val="Hyperlnk"/>
                <w:noProof/>
              </w:rPr>
              <w:t>12.1.2.</w:t>
            </w:r>
            <w:r>
              <w:rPr>
                <w:rFonts w:asciiTheme="minorHAnsi" w:eastAsiaTheme="minorEastAsia" w:hAnsiTheme="minorHAnsi"/>
                <w:noProof/>
                <w:color w:val="auto"/>
                <w:lang w:val="sv-SE" w:eastAsia="sv-SE"/>
              </w:rPr>
              <w:tab/>
            </w:r>
            <w:r w:rsidRPr="00821784">
              <w:rPr>
                <w:rStyle w:val="Hyperlnk"/>
                <w:noProof/>
              </w:rPr>
              <w:t>Goto Next Instructions</w:t>
            </w:r>
            <w:r>
              <w:rPr>
                <w:noProof/>
                <w:webHidden/>
              </w:rPr>
              <w:tab/>
            </w:r>
            <w:r>
              <w:rPr>
                <w:noProof/>
                <w:webHidden/>
              </w:rPr>
              <w:fldChar w:fldCharType="begin"/>
            </w:r>
            <w:r>
              <w:rPr>
                <w:noProof/>
                <w:webHidden/>
              </w:rPr>
              <w:instrText xml:space="preserve"> PAGEREF _Toc54119925 \h </w:instrText>
            </w:r>
            <w:r>
              <w:rPr>
                <w:noProof/>
                <w:webHidden/>
              </w:rPr>
            </w:r>
            <w:r>
              <w:rPr>
                <w:noProof/>
                <w:webHidden/>
              </w:rPr>
              <w:fldChar w:fldCharType="separate"/>
            </w:r>
            <w:r>
              <w:rPr>
                <w:noProof/>
                <w:webHidden/>
              </w:rPr>
              <w:t>184</w:t>
            </w:r>
            <w:r>
              <w:rPr>
                <w:noProof/>
                <w:webHidden/>
              </w:rPr>
              <w:fldChar w:fldCharType="end"/>
            </w:r>
          </w:hyperlink>
        </w:p>
        <w:p w14:paraId="287E31FA" w14:textId="6A4E5220"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26" w:history="1">
            <w:r w:rsidRPr="00821784">
              <w:rPr>
                <w:rStyle w:val="Hyperlnk"/>
                <w:noProof/>
              </w:rPr>
              <w:t>12.1.3.</w:t>
            </w:r>
            <w:r>
              <w:rPr>
                <w:rFonts w:asciiTheme="minorHAnsi" w:eastAsiaTheme="minorEastAsia" w:hAnsiTheme="minorHAnsi"/>
                <w:noProof/>
                <w:color w:val="auto"/>
                <w:lang w:val="sv-SE" w:eastAsia="sv-SE"/>
              </w:rPr>
              <w:tab/>
            </w:r>
            <w:r w:rsidRPr="00821784">
              <w:rPr>
                <w:rStyle w:val="Hyperlnk"/>
                <w:noProof/>
              </w:rPr>
              <w:t>Next-Double Goto Statements</w:t>
            </w:r>
            <w:r>
              <w:rPr>
                <w:noProof/>
                <w:webHidden/>
              </w:rPr>
              <w:tab/>
            </w:r>
            <w:r>
              <w:rPr>
                <w:noProof/>
                <w:webHidden/>
              </w:rPr>
              <w:fldChar w:fldCharType="begin"/>
            </w:r>
            <w:r>
              <w:rPr>
                <w:noProof/>
                <w:webHidden/>
              </w:rPr>
              <w:instrText xml:space="preserve"> PAGEREF _Toc54119926 \h </w:instrText>
            </w:r>
            <w:r>
              <w:rPr>
                <w:noProof/>
                <w:webHidden/>
              </w:rPr>
            </w:r>
            <w:r>
              <w:rPr>
                <w:noProof/>
                <w:webHidden/>
              </w:rPr>
              <w:fldChar w:fldCharType="separate"/>
            </w:r>
            <w:r>
              <w:rPr>
                <w:noProof/>
                <w:webHidden/>
              </w:rPr>
              <w:t>185</w:t>
            </w:r>
            <w:r>
              <w:rPr>
                <w:noProof/>
                <w:webHidden/>
              </w:rPr>
              <w:fldChar w:fldCharType="end"/>
            </w:r>
          </w:hyperlink>
        </w:p>
        <w:p w14:paraId="0C5011C0" w14:textId="5E7804B5"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27" w:history="1">
            <w:r w:rsidRPr="00821784">
              <w:rPr>
                <w:rStyle w:val="Hyperlnk"/>
                <w:noProof/>
              </w:rPr>
              <w:t>12.1.4.</w:t>
            </w:r>
            <w:r>
              <w:rPr>
                <w:rFonts w:asciiTheme="minorHAnsi" w:eastAsiaTheme="minorEastAsia" w:hAnsiTheme="minorHAnsi"/>
                <w:noProof/>
                <w:color w:val="auto"/>
                <w:lang w:val="sv-SE" w:eastAsia="sv-SE"/>
              </w:rPr>
              <w:tab/>
            </w:r>
            <w:r w:rsidRPr="00821784">
              <w:rPr>
                <w:rStyle w:val="Hyperlnk"/>
                <w:noProof/>
              </w:rPr>
              <w:t>Goto Chains</w:t>
            </w:r>
            <w:r>
              <w:rPr>
                <w:noProof/>
                <w:webHidden/>
              </w:rPr>
              <w:tab/>
            </w:r>
            <w:r>
              <w:rPr>
                <w:noProof/>
                <w:webHidden/>
              </w:rPr>
              <w:fldChar w:fldCharType="begin"/>
            </w:r>
            <w:r>
              <w:rPr>
                <w:noProof/>
                <w:webHidden/>
              </w:rPr>
              <w:instrText xml:space="preserve"> PAGEREF _Toc54119927 \h </w:instrText>
            </w:r>
            <w:r>
              <w:rPr>
                <w:noProof/>
                <w:webHidden/>
              </w:rPr>
            </w:r>
            <w:r>
              <w:rPr>
                <w:noProof/>
                <w:webHidden/>
              </w:rPr>
              <w:fldChar w:fldCharType="separate"/>
            </w:r>
            <w:r>
              <w:rPr>
                <w:noProof/>
                <w:webHidden/>
              </w:rPr>
              <w:t>186</w:t>
            </w:r>
            <w:r>
              <w:rPr>
                <w:noProof/>
                <w:webHidden/>
              </w:rPr>
              <w:fldChar w:fldCharType="end"/>
            </w:r>
          </w:hyperlink>
        </w:p>
        <w:p w14:paraId="76C5A2A0" w14:textId="76054F11"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28" w:history="1">
            <w:r w:rsidRPr="00821784">
              <w:rPr>
                <w:rStyle w:val="Hyperlnk"/>
                <w:noProof/>
              </w:rPr>
              <w:t>12.1.5.</w:t>
            </w:r>
            <w:r>
              <w:rPr>
                <w:rFonts w:asciiTheme="minorHAnsi" w:eastAsiaTheme="minorEastAsia" w:hAnsiTheme="minorHAnsi"/>
                <w:noProof/>
                <w:color w:val="auto"/>
                <w:lang w:val="sv-SE" w:eastAsia="sv-SE"/>
              </w:rPr>
              <w:tab/>
            </w:r>
            <w:r w:rsidRPr="00821784">
              <w:rPr>
                <w:rStyle w:val="Hyperlnk"/>
                <w:noProof/>
              </w:rPr>
              <w:t>Remove Unreachable Code</w:t>
            </w:r>
            <w:r>
              <w:rPr>
                <w:noProof/>
                <w:webHidden/>
              </w:rPr>
              <w:tab/>
            </w:r>
            <w:r>
              <w:rPr>
                <w:noProof/>
                <w:webHidden/>
              </w:rPr>
              <w:fldChar w:fldCharType="begin"/>
            </w:r>
            <w:r>
              <w:rPr>
                <w:noProof/>
                <w:webHidden/>
              </w:rPr>
              <w:instrText xml:space="preserve"> PAGEREF _Toc54119928 \h </w:instrText>
            </w:r>
            <w:r>
              <w:rPr>
                <w:noProof/>
                <w:webHidden/>
              </w:rPr>
            </w:r>
            <w:r>
              <w:rPr>
                <w:noProof/>
                <w:webHidden/>
              </w:rPr>
              <w:fldChar w:fldCharType="separate"/>
            </w:r>
            <w:r>
              <w:rPr>
                <w:noProof/>
                <w:webHidden/>
              </w:rPr>
              <w:t>187</w:t>
            </w:r>
            <w:r>
              <w:rPr>
                <w:noProof/>
                <w:webHidden/>
              </w:rPr>
              <w:fldChar w:fldCharType="end"/>
            </w:r>
          </w:hyperlink>
        </w:p>
        <w:p w14:paraId="16FCD6F4" w14:textId="18DBCA5D"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29" w:history="1">
            <w:r w:rsidRPr="00821784">
              <w:rPr>
                <w:rStyle w:val="Hyperlnk"/>
                <w:noProof/>
              </w:rPr>
              <w:t>12.1.1.</w:t>
            </w:r>
            <w:r>
              <w:rPr>
                <w:rFonts w:asciiTheme="minorHAnsi" w:eastAsiaTheme="minorEastAsia" w:hAnsiTheme="minorHAnsi"/>
                <w:noProof/>
                <w:color w:val="auto"/>
                <w:lang w:val="sv-SE" w:eastAsia="sv-SE"/>
              </w:rPr>
              <w:tab/>
            </w:r>
            <w:r w:rsidRPr="00821784">
              <w:rPr>
                <w:rStyle w:val="Hyperlnk"/>
                <w:noProof/>
              </w:rPr>
              <w:t>Remove Push-Pop Chains</w:t>
            </w:r>
            <w:r>
              <w:rPr>
                <w:noProof/>
                <w:webHidden/>
              </w:rPr>
              <w:tab/>
            </w:r>
            <w:r>
              <w:rPr>
                <w:noProof/>
                <w:webHidden/>
              </w:rPr>
              <w:fldChar w:fldCharType="begin"/>
            </w:r>
            <w:r>
              <w:rPr>
                <w:noProof/>
                <w:webHidden/>
              </w:rPr>
              <w:instrText xml:space="preserve"> PAGEREF _Toc54119929 \h </w:instrText>
            </w:r>
            <w:r>
              <w:rPr>
                <w:noProof/>
                <w:webHidden/>
              </w:rPr>
            </w:r>
            <w:r>
              <w:rPr>
                <w:noProof/>
                <w:webHidden/>
              </w:rPr>
              <w:fldChar w:fldCharType="separate"/>
            </w:r>
            <w:r>
              <w:rPr>
                <w:noProof/>
                <w:webHidden/>
              </w:rPr>
              <w:t>188</w:t>
            </w:r>
            <w:r>
              <w:rPr>
                <w:noProof/>
                <w:webHidden/>
              </w:rPr>
              <w:fldChar w:fldCharType="end"/>
            </w:r>
          </w:hyperlink>
        </w:p>
        <w:p w14:paraId="7CCF07CF" w14:textId="0624CBFA"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30" w:history="1">
            <w:r w:rsidRPr="00821784">
              <w:rPr>
                <w:rStyle w:val="Hyperlnk"/>
                <w:noProof/>
              </w:rPr>
              <w:t>12.1.1.</w:t>
            </w:r>
            <w:r>
              <w:rPr>
                <w:rFonts w:asciiTheme="minorHAnsi" w:eastAsiaTheme="minorEastAsia" w:hAnsiTheme="minorHAnsi"/>
                <w:noProof/>
                <w:color w:val="auto"/>
                <w:lang w:val="sv-SE" w:eastAsia="sv-SE"/>
              </w:rPr>
              <w:tab/>
            </w:r>
            <w:r w:rsidRPr="00821784">
              <w:rPr>
                <w:rStyle w:val="Hyperlnk"/>
                <w:noProof/>
              </w:rPr>
              <w:t>Merge Pop-Push Chains</w:t>
            </w:r>
            <w:r>
              <w:rPr>
                <w:noProof/>
                <w:webHidden/>
              </w:rPr>
              <w:tab/>
            </w:r>
            <w:r>
              <w:rPr>
                <w:noProof/>
                <w:webHidden/>
              </w:rPr>
              <w:fldChar w:fldCharType="begin"/>
            </w:r>
            <w:r>
              <w:rPr>
                <w:noProof/>
                <w:webHidden/>
              </w:rPr>
              <w:instrText xml:space="preserve"> PAGEREF _Toc54119930 \h </w:instrText>
            </w:r>
            <w:r>
              <w:rPr>
                <w:noProof/>
                <w:webHidden/>
              </w:rPr>
            </w:r>
            <w:r>
              <w:rPr>
                <w:noProof/>
                <w:webHidden/>
              </w:rPr>
              <w:fldChar w:fldCharType="separate"/>
            </w:r>
            <w:r>
              <w:rPr>
                <w:noProof/>
                <w:webHidden/>
              </w:rPr>
              <w:t>188</w:t>
            </w:r>
            <w:r>
              <w:rPr>
                <w:noProof/>
                <w:webHidden/>
              </w:rPr>
              <w:fldChar w:fldCharType="end"/>
            </w:r>
          </w:hyperlink>
        </w:p>
        <w:p w14:paraId="2D6B80BE" w14:textId="6CA800C0"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31" w:history="1">
            <w:r w:rsidRPr="00821784">
              <w:rPr>
                <w:rStyle w:val="Hyperlnk"/>
                <w:noProof/>
              </w:rPr>
              <w:t>12.1.2.</w:t>
            </w:r>
            <w:r>
              <w:rPr>
                <w:rFonts w:asciiTheme="minorHAnsi" w:eastAsiaTheme="minorEastAsia" w:hAnsiTheme="minorHAnsi"/>
                <w:noProof/>
                <w:color w:val="auto"/>
                <w:lang w:val="sv-SE" w:eastAsia="sv-SE"/>
              </w:rPr>
              <w:tab/>
            </w:r>
            <w:r w:rsidRPr="00821784">
              <w:rPr>
                <w:rStyle w:val="Hyperlnk"/>
                <w:noProof/>
              </w:rPr>
              <w:t>Change Top-Pop to Pop</w:t>
            </w:r>
            <w:r>
              <w:rPr>
                <w:noProof/>
                <w:webHidden/>
              </w:rPr>
              <w:tab/>
            </w:r>
            <w:r>
              <w:rPr>
                <w:noProof/>
                <w:webHidden/>
              </w:rPr>
              <w:fldChar w:fldCharType="begin"/>
            </w:r>
            <w:r>
              <w:rPr>
                <w:noProof/>
                <w:webHidden/>
              </w:rPr>
              <w:instrText xml:space="preserve"> PAGEREF _Toc54119931 \h </w:instrText>
            </w:r>
            <w:r>
              <w:rPr>
                <w:noProof/>
                <w:webHidden/>
              </w:rPr>
            </w:r>
            <w:r>
              <w:rPr>
                <w:noProof/>
                <w:webHidden/>
              </w:rPr>
              <w:fldChar w:fldCharType="separate"/>
            </w:r>
            <w:r>
              <w:rPr>
                <w:noProof/>
                <w:webHidden/>
              </w:rPr>
              <w:t>188</w:t>
            </w:r>
            <w:r>
              <w:rPr>
                <w:noProof/>
                <w:webHidden/>
              </w:rPr>
              <w:fldChar w:fldCharType="end"/>
            </w:r>
          </w:hyperlink>
        </w:p>
        <w:p w14:paraId="1036CC46" w14:textId="1B6A3EAF"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32" w:history="1">
            <w:r w:rsidRPr="00821784">
              <w:rPr>
                <w:rStyle w:val="Hyperlnk"/>
                <w:noProof/>
                <w:highlight w:val="white"/>
                <w:lang w:val="sv-SE"/>
              </w:rPr>
              <w:t>12.1.3.</w:t>
            </w:r>
            <w:r>
              <w:rPr>
                <w:rFonts w:asciiTheme="minorHAnsi" w:eastAsiaTheme="minorEastAsia" w:hAnsiTheme="minorHAnsi"/>
                <w:noProof/>
                <w:color w:val="auto"/>
                <w:lang w:val="sv-SE" w:eastAsia="sv-SE"/>
              </w:rPr>
              <w:tab/>
            </w:r>
            <w:r w:rsidRPr="00821784">
              <w:rPr>
                <w:rStyle w:val="Hyperlnk"/>
                <w:noProof/>
                <w:highlight w:val="white"/>
                <w:lang w:val="sv-SE"/>
              </w:rPr>
              <w:t>Sematic Optimization</w:t>
            </w:r>
            <w:r>
              <w:rPr>
                <w:noProof/>
                <w:webHidden/>
              </w:rPr>
              <w:tab/>
            </w:r>
            <w:r>
              <w:rPr>
                <w:noProof/>
                <w:webHidden/>
              </w:rPr>
              <w:fldChar w:fldCharType="begin"/>
            </w:r>
            <w:r>
              <w:rPr>
                <w:noProof/>
                <w:webHidden/>
              </w:rPr>
              <w:instrText xml:space="preserve"> PAGEREF _Toc54119932 \h </w:instrText>
            </w:r>
            <w:r>
              <w:rPr>
                <w:noProof/>
                <w:webHidden/>
              </w:rPr>
            </w:r>
            <w:r>
              <w:rPr>
                <w:noProof/>
                <w:webHidden/>
              </w:rPr>
              <w:fldChar w:fldCharType="separate"/>
            </w:r>
            <w:r>
              <w:rPr>
                <w:noProof/>
                <w:webHidden/>
              </w:rPr>
              <w:t>189</w:t>
            </w:r>
            <w:r>
              <w:rPr>
                <w:noProof/>
                <w:webHidden/>
              </w:rPr>
              <w:fldChar w:fldCharType="end"/>
            </w:r>
          </w:hyperlink>
        </w:p>
        <w:p w14:paraId="21474557" w14:textId="005C5A49"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33" w:history="1">
            <w:r w:rsidRPr="00821784">
              <w:rPr>
                <w:rStyle w:val="Hyperlnk"/>
                <w:noProof/>
                <w:highlight w:val="white"/>
              </w:rPr>
              <w:t>12.1.4.</w:t>
            </w:r>
            <w:r>
              <w:rPr>
                <w:rFonts w:asciiTheme="minorHAnsi" w:eastAsiaTheme="minorEastAsia" w:hAnsiTheme="minorHAnsi"/>
                <w:noProof/>
                <w:color w:val="auto"/>
                <w:lang w:val="sv-SE" w:eastAsia="sv-SE"/>
              </w:rPr>
              <w:tab/>
            </w:r>
            <w:r w:rsidRPr="00821784">
              <w:rPr>
                <w:rStyle w:val="Hyperlnk"/>
                <w:noProof/>
                <w:highlight w:val="white"/>
              </w:rPr>
              <w:t>Optimize Relation Expression</w:t>
            </w:r>
            <w:r>
              <w:rPr>
                <w:noProof/>
                <w:webHidden/>
              </w:rPr>
              <w:tab/>
            </w:r>
            <w:r>
              <w:rPr>
                <w:noProof/>
                <w:webHidden/>
              </w:rPr>
              <w:fldChar w:fldCharType="begin"/>
            </w:r>
            <w:r>
              <w:rPr>
                <w:noProof/>
                <w:webHidden/>
              </w:rPr>
              <w:instrText xml:space="preserve"> PAGEREF _Toc54119933 \h </w:instrText>
            </w:r>
            <w:r>
              <w:rPr>
                <w:noProof/>
                <w:webHidden/>
              </w:rPr>
            </w:r>
            <w:r>
              <w:rPr>
                <w:noProof/>
                <w:webHidden/>
              </w:rPr>
              <w:fldChar w:fldCharType="separate"/>
            </w:r>
            <w:r>
              <w:rPr>
                <w:noProof/>
                <w:webHidden/>
              </w:rPr>
              <w:t>192</w:t>
            </w:r>
            <w:r>
              <w:rPr>
                <w:noProof/>
                <w:webHidden/>
              </w:rPr>
              <w:fldChar w:fldCharType="end"/>
            </w:r>
          </w:hyperlink>
        </w:p>
        <w:p w14:paraId="463BDF04" w14:textId="5765667F"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34" w:history="1">
            <w:r w:rsidRPr="00821784">
              <w:rPr>
                <w:rStyle w:val="Hyperlnk"/>
                <w:noProof/>
                <w:highlight w:val="white"/>
              </w:rPr>
              <w:t>12.1.1.</w:t>
            </w:r>
            <w:r>
              <w:rPr>
                <w:rFonts w:asciiTheme="minorHAnsi" w:eastAsiaTheme="minorEastAsia" w:hAnsiTheme="minorHAnsi"/>
                <w:noProof/>
                <w:color w:val="auto"/>
                <w:lang w:val="sv-SE" w:eastAsia="sv-SE"/>
              </w:rPr>
              <w:tab/>
            </w:r>
            <w:r w:rsidRPr="00821784">
              <w:rPr>
                <w:rStyle w:val="Hyperlnk"/>
                <w:noProof/>
                <w:highlight w:val="white"/>
              </w:rPr>
              <w:t>Optimize Communicative Expression</w:t>
            </w:r>
            <w:r>
              <w:rPr>
                <w:noProof/>
                <w:webHidden/>
              </w:rPr>
              <w:tab/>
            </w:r>
            <w:r>
              <w:rPr>
                <w:noProof/>
                <w:webHidden/>
              </w:rPr>
              <w:fldChar w:fldCharType="begin"/>
            </w:r>
            <w:r>
              <w:rPr>
                <w:noProof/>
                <w:webHidden/>
              </w:rPr>
              <w:instrText xml:space="preserve"> PAGEREF _Toc54119934 \h </w:instrText>
            </w:r>
            <w:r>
              <w:rPr>
                <w:noProof/>
                <w:webHidden/>
              </w:rPr>
            </w:r>
            <w:r>
              <w:rPr>
                <w:noProof/>
                <w:webHidden/>
              </w:rPr>
              <w:fldChar w:fldCharType="separate"/>
            </w:r>
            <w:r>
              <w:rPr>
                <w:noProof/>
                <w:webHidden/>
              </w:rPr>
              <w:t>193</w:t>
            </w:r>
            <w:r>
              <w:rPr>
                <w:noProof/>
                <w:webHidden/>
              </w:rPr>
              <w:fldChar w:fldCharType="end"/>
            </w:r>
          </w:hyperlink>
        </w:p>
        <w:p w14:paraId="01E77014" w14:textId="2743E7FC"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35" w:history="1">
            <w:r w:rsidRPr="00821784">
              <w:rPr>
                <w:rStyle w:val="Hyperlnk"/>
                <w:noProof/>
              </w:rPr>
              <w:t>12.1.2.</w:t>
            </w:r>
            <w:r>
              <w:rPr>
                <w:rFonts w:asciiTheme="minorHAnsi" w:eastAsiaTheme="minorEastAsia" w:hAnsiTheme="minorHAnsi"/>
                <w:noProof/>
                <w:color w:val="auto"/>
                <w:lang w:val="sv-SE" w:eastAsia="sv-SE"/>
              </w:rPr>
              <w:tab/>
            </w:r>
            <w:r w:rsidRPr="00821784">
              <w:rPr>
                <w:rStyle w:val="Hyperlnk"/>
                <w:noProof/>
              </w:rPr>
              <w:t>Remove Trivial Assignment</w:t>
            </w:r>
            <w:r>
              <w:rPr>
                <w:noProof/>
                <w:webHidden/>
              </w:rPr>
              <w:tab/>
            </w:r>
            <w:r>
              <w:rPr>
                <w:noProof/>
                <w:webHidden/>
              </w:rPr>
              <w:fldChar w:fldCharType="begin"/>
            </w:r>
            <w:r>
              <w:rPr>
                <w:noProof/>
                <w:webHidden/>
              </w:rPr>
              <w:instrText xml:space="preserve"> PAGEREF _Toc54119935 \h </w:instrText>
            </w:r>
            <w:r>
              <w:rPr>
                <w:noProof/>
                <w:webHidden/>
              </w:rPr>
            </w:r>
            <w:r>
              <w:rPr>
                <w:noProof/>
                <w:webHidden/>
              </w:rPr>
              <w:fldChar w:fldCharType="separate"/>
            </w:r>
            <w:r>
              <w:rPr>
                <w:noProof/>
                <w:webHidden/>
              </w:rPr>
              <w:t>193</w:t>
            </w:r>
            <w:r>
              <w:rPr>
                <w:noProof/>
                <w:webHidden/>
              </w:rPr>
              <w:fldChar w:fldCharType="end"/>
            </w:r>
          </w:hyperlink>
        </w:p>
        <w:p w14:paraId="26C357A7" w14:textId="1646096F"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36" w:history="1">
            <w:r w:rsidRPr="00821784">
              <w:rPr>
                <w:rStyle w:val="Hyperlnk"/>
                <w:noProof/>
              </w:rPr>
              <w:t>12.1.3.</w:t>
            </w:r>
            <w:r>
              <w:rPr>
                <w:rFonts w:asciiTheme="minorHAnsi" w:eastAsiaTheme="minorEastAsia" w:hAnsiTheme="minorHAnsi"/>
                <w:noProof/>
                <w:color w:val="auto"/>
                <w:lang w:val="sv-SE" w:eastAsia="sv-SE"/>
              </w:rPr>
              <w:tab/>
            </w:r>
            <w:r w:rsidRPr="00821784">
              <w:rPr>
                <w:rStyle w:val="Hyperlnk"/>
                <w:noProof/>
              </w:rPr>
              <w:t>Remove Cleared Code</w:t>
            </w:r>
            <w:r>
              <w:rPr>
                <w:noProof/>
                <w:webHidden/>
              </w:rPr>
              <w:tab/>
            </w:r>
            <w:r>
              <w:rPr>
                <w:noProof/>
                <w:webHidden/>
              </w:rPr>
              <w:fldChar w:fldCharType="begin"/>
            </w:r>
            <w:r>
              <w:rPr>
                <w:noProof/>
                <w:webHidden/>
              </w:rPr>
              <w:instrText xml:space="preserve"> PAGEREF _Toc54119936 \h </w:instrText>
            </w:r>
            <w:r>
              <w:rPr>
                <w:noProof/>
                <w:webHidden/>
              </w:rPr>
            </w:r>
            <w:r>
              <w:rPr>
                <w:noProof/>
                <w:webHidden/>
              </w:rPr>
              <w:fldChar w:fldCharType="separate"/>
            </w:r>
            <w:r>
              <w:rPr>
                <w:noProof/>
                <w:webHidden/>
              </w:rPr>
              <w:t>194</w:t>
            </w:r>
            <w:r>
              <w:rPr>
                <w:noProof/>
                <w:webHidden/>
              </w:rPr>
              <w:fldChar w:fldCharType="end"/>
            </w:r>
          </w:hyperlink>
        </w:p>
        <w:p w14:paraId="2F0677D7" w14:textId="3FF768DF" w:rsidR="00207336" w:rsidRDefault="00207336">
          <w:pPr>
            <w:pStyle w:val="Innehll1"/>
            <w:rPr>
              <w:rFonts w:asciiTheme="minorHAnsi" w:eastAsiaTheme="minorEastAsia" w:hAnsiTheme="minorHAnsi"/>
              <w:noProof/>
              <w:color w:val="auto"/>
              <w:lang w:val="sv-SE" w:eastAsia="sv-SE"/>
            </w:rPr>
          </w:pPr>
          <w:hyperlink w:anchor="_Toc54119937" w:history="1">
            <w:r w:rsidRPr="00821784">
              <w:rPr>
                <w:rStyle w:val="Hyperlnk"/>
                <w:noProof/>
              </w:rPr>
              <w:t>13.</w:t>
            </w:r>
            <w:r>
              <w:rPr>
                <w:rFonts w:asciiTheme="minorHAnsi" w:eastAsiaTheme="minorEastAsia" w:hAnsiTheme="minorHAnsi"/>
                <w:noProof/>
                <w:color w:val="auto"/>
                <w:lang w:val="sv-SE" w:eastAsia="sv-SE"/>
              </w:rPr>
              <w:tab/>
            </w:r>
            <w:r w:rsidRPr="00821784">
              <w:rPr>
                <w:rStyle w:val="Hyperlnk"/>
                <w:noProof/>
              </w:rPr>
              <w:t>Assembly Code Generation</w:t>
            </w:r>
            <w:r>
              <w:rPr>
                <w:noProof/>
                <w:webHidden/>
              </w:rPr>
              <w:tab/>
            </w:r>
            <w:r>
              <w:rPr>
                <w:noProof/>
                <w:webHidden/>
              </w:rPr>
              <w:fldChar w:fldCharType="begin"/>
            </w:r>
            <w:r>
              <w:rPr>
                <w:noProof/>
                <w:webHidden/>
              </w:rPr>
              <w:instrText xml:space="preserve"> PAGEREF _Toc54119937 \h </w:instrText>
            </w:r>
            <w:r>
              <w:rPr>
                <w:noProof/>
                <w:webHidden/>
              </w:rPr>
            </w:r>
            <w:r>
              <w:rPr>
                <w:noProof/>
                <w:webHidden/>
              </w:rPr>
              <w:fldChar w:fldCharType="separate"/>
            </w:r>
            <w:r>
              <w:rPr>
                <w:noProof/>
                <w:webHidden/>
              </w:rPr>
              <w:t>195</w:t>
            </w:r>
            <w:r>
              <w:rPr>
                <w:noProof/>
                <w:webHidden/>
              </w:rPr>
              <w:fldChar w:fldCharType="end"/>
            </w:r>
          </w:hyperlink>
        </w:p>
        <w:p w14:paraId="2630393E" w14:textId="34803DA1" w:rsidR="00207336" w:rsidRDefault="00207336">
          <w:pPr>
            <w:pStyle w:val="Innehll2"/>
            <w:tabs>
              <w:tab w:val="left" w:pos="1100"/>
              <w:tab w:val="right" w:leader="dot" w:pos="9350"/>
            </w:tabs>
            <w:rPr>
              <w:rFonts w:asciiTheme="minorHAnsi" w:eastAsiaTheme="minorEastAsia" w:hAnsiTheme="minorHAnsi"/>
              <w:noProof/>
              <w:color w:val="auto"/>
              <w:lang w:val="sv-SE" w:eastAsia="sv-SE"/>
            </w:rPr>
          </w:pPr>
          <w:hyperlink w:anchor="_Toc54119938" w:history="1">
            <w:r w:rsidRPr="00821784">
              <w:rPr>
                <w:rStyle w:val="Hyperlnk"/>
                <w:noProof/>
              </w:rPr>
              <w:t>13.1.</w:t>
            </w:r>
            <w:r>
              <w:rPr>
                <w:rFonts w:asciiTheme="minorHAnsi" w:eastAsiaTheme="minorEastAsia" w:hAnsiTheme="minorHAnsi"/>
                <w:noProof/>
                <w:color w:val="auto"/>
                <w:lang w:val="sv-SE" w:eastAsia="sv-SE"/>
              </w:rPr>
              <w:tab/>
            </w:r>
            <w:r w:rsidRPr="00821784">
              <w:rPr>
                <w:rStyle w:val="Hyperlnk"/>
                <w:noProof/>
              </w:rPr>
              <w:t>Runtime Management</w:t>
            </w:r>
            <w:r>
              <w:rPr>
                <w:noProof/>
                <w:webHidden/>
              </w:rPr>
              <w:tab/>
            </w:r>
            <w:r>
              <w:rPr>
                <w:noProof/>
                <w:webHidden/>
              </w:rPr>
              <w:fldChar w:fldCharType="begin"/>
            </w:r>
            <w:r>
              <w:rPr>
                <w:noProof/>
                <w:webHidden/>
              </w:rPr>
              <w:instrText xml:space="preserve"> PAGEREF _Toc54119938 \h </w:instrText>
            </w:r>
            <w:r>
              <w:rPr>
                <w:noProof/>
                <w:webHidden/>
              </w:rPr>
            </w:r>
            <w:r>
              <w:rPr>
                <w:noProof/>
                <w:webHidden/>
              </w:rPr>
              <w:fldChar w:fldCharType="separate"/>
            </w:r>
            <w:r>
              <w:rPr>
                <w:noProof/>
                <w:webHidden/>
              </w:rPr>
              <w:t>195</w:t>
            </w:r>
            <w:r>
              <w:rPr>
                <w:noProof/>
                <w:webHidden/>
              </w:rPr>
              <w:fldChar w:fldCharType="end"/>
            </w:r>
          </w:hyperlink>
        </w:p>
        <w:p w14:paraId="2310B39A" w14:textId="02856EEE" w:rsidR="00207336" w:rsidRDefault="00207336">
          <w:pPr>
            <w:pStyle w:val="Innehll2"/>
            <w:tabs>
              <w:tab w:val="left" w:pos="1100"/>
              <w:tab w:val="right" w:leader="dot" w:pos="9350"/>
            </w:tabs>
            <w:rPr>
              <w:rFonts w:asciiTheme="minorHAnsi" w:eastAsiaTheme="minorEastAsia" w:hAnsiTheme="minorHAnsi"/>
              <w:noProof/>
              <w:color w:val="auto"/>
              <w:lang w:val="sv-SE" w:eastAsia="sv-SE"/>
            </w:rPr>
          </w:pPr>
          <w:hyperlink w:anchor="_Toc54119939" w:history="1">
            <w:r w:rsidRPr="00821784">
              <w:rPr>
                <w:rStyle w:val="Hyperlnk"/>
                <w:noProof/>
              </w:rPr>
              <w:t>13.2.</w:t>
            </w:r>
            <w:r>
              <w:rPr>
                <w:rFonts w:asciiTheme="minorHAnsi" w:eastAsiaTheme="minorEastAsia" w:hAnsiTheme="minorHAnsi"/>
                <w:noProof/>
                <w:color w:val="auto"/>
                <w:lang w:val="sv-SE" w:eastAsia="sv-SE"/>
              </w:rPr>
              <w:tab/>
            </w:r>
            <w:r w:rsidRPr="00821784">
              <w:rPr>
                <w:rStyle w:val="Hyperlnk"/>
                <w:noProof/>
              </w:rPr>
              <w:t>Assembly Operator</w:t>
            </w:r>
            <w:r>
              <w:rPr>
                <w:noProof/>
                <w:webHidden/>
              </w:rPr>
              <w:tab/>
            </w:r>
            <w:r>
              <w:rPr>
                <w:noProof/>
                <w:webHidden/>
              </w:rPr>
              <w:fldChar w:fldCharType="begin"/>
            </w:r>
            <w:r>
              <w:rPr>
                <w:noProof/>
                <w:webHidden/>
              </w:rPr>
              <w:instrText xml:space="preserve"> PAGEREF _Toc54119939 \h </w:instrText>
            </w:r>
            <w:r>
              <w:rPr>
                <w:noProof/>
                <w:webHidden/>
              </w:rPr>
            </w:r>
            <w:r>
              <w:rPr>
                <w:noProof/>
                <w:webHidden/>
              </w:rPr>
              <w:fldChar w:fldCharType="separate"/>
            </w:r>
            <w:r>
              <w:rPr>
                <w:noProof/>
                <w:webHidden/>
              </w:rPr>
              <w:t>197</w:t>
            </w:r>
            <w:r>
              <w:rPr>
                <w:noProof/>
                <w:webHidden/>
              </w:rPr>
              <w:fldChar w:fldCharType="end"/>
            </w:r>
          </w:hyperlink>
        </w:p>
        <w:p w14:paraId="52C6D7A3" w14:textId="1D0344EA" w:rsidR="00207336" w:rsidRDefault="00207336">
          <w:pPr>
            <w:pStyle w:val="Innehll2"/>
            <w:tabs>
              <w:tab w:val="left" w:pos="1100"/>
              <w:tab w:val="right" w:leader="dot" w:pos="9350"/>
            </w:tabs>
            <w:rPr>
              <w:rFonts w:asciiTheme="minorHAnsi" w:eastAsiaTheme="minorEastAsia" w:hAnsiTheme="minorHAnsi"/>
              <w:noProof/>
              <w:color w:val="auto"/>
              <w:lang w:val="sv-SE" w:eastAsia="sv-SE"/>
            </w:rPr>
          </w:pPr>
          <w:hyperlink w:anchor="_Toc54119940" w:history="1">
            <w:r w:rsidRPr="00821784">
              <w:rPr>
                <w:rStyle w:val="Hyperlnk"/>
                <w:noProof/>
              </w:rPr>
              <w:t>13.3.</w:t>
            </w:r>
            <w:r>
              <w:rPr>
                <w:rFonts w:asciiTheme="minorHAnsi" w:eastAsiaTheme="minorEastAsia" w:hAnsiTheme="minorHAnsi"/>
                <w:noProof/>
                <w:color w:val="auto"/>
                <w:lang w:val="sv-SE" w:eastAsia="sv-SE"/>
              </w:rPr>
              <w:tab/>
            </w:r>
            <w:r w:rsidRPr="00821784">
              <w:rPr>
                <w:rStyle w:val="Hyperlnk"/>
                <w:noProof/>
              </w:rPr>
              <w:t>Assembly Code</w:t>
            </w:r>
            <w:r>
              <w:rPr>
                <w:noProof/>
                <w:webHidden/>
              </w:rPr>
              <w:tab/>
            </w:r>
            <w:r>
              <w:rPr>
                <w:noProof/>
                <w:webHidden/>
              </w:rPr>
              <w:fldChar w:fldCharType="begin"/>
            </w:r>
            <w:r>
              <w:rPr>
                <w:noProof/>
                <w:webHidden/>
              </w:rPr>
              <w:instrText xml:space="preserve"> PAGEREF _Toc54119940 \h </w:instrText>
            </w:r>
            <w:r>
              <w:rPr>
                <w:noProof/>
                <w:webHidden/>
              </w:rPr>
            </w:r>
            <w:r>
              <w:rPr>
                <w:noProof/>
                <w:webHidden/>
              </w:rPr>
              <w:fldChar w:fldCharType="separate"/>
            </w:r>
            <w:r>
              <w:rPr>
                <w:noProof/>
                <w:webHidden/>
              </w:rPr>
              <w:t>198</w:t>
            </w:r>
            <w:r>
              <w:rPr>
                <w:noProof/>
                <w:webHidden/>
              </w:rPr>
              <w:fldChar w:fldCharType="end"/>
            </w:r>
          </w:hyperlink>
        </w:p>
        <w:p w14:paraId="314B6700" w14:textId="1F7FDD33"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41" w:history="1">
            <w:r w:rsidRPr="00821784">
              <w:rPr>
                <w:rStyle w:val="Hyperlnk"/>
                <w:noProof/>
                <w:highlight w:val="white"/>
              </w:rPr>
              <w:t>13.3.1.</w:t>
            </w:r>
            <w:r>
              <w:rPr>
                <w:rFonts w:asciiTheme="minorHAnsi" w:eastAsiaTheme="minorEastAsia" w:hAnsiTheme="minorHAnsi"/>
                <w:noProof/>
                <w:color w:val="auto"/>
                <w:lang w:val="sv-SE" w:eastAsia="sv-SE"/>
              </w:rPr>
              <w:tab/>
            </w:r>
            <w:r w:rsidRPr="00821784">
              <w:rPr>
                <w:rStyle w:val="Hyperlnk"/>
                <w:noProof/>
                <w:highlight w:val="white"/>
              </w:rPr>
              <w:t>Assembly Code Optimization</w:t>
            </w:r>
            <w:r>
              <w:rPr>
                <w:noProof/>
                <w:webHidden/>
              </w:rPr>
              <w:tab/>
            </w:r>
            <w:r>
              <w:rPr>
                <w:noProof/>
                <w:webHidden/>
              </w:rPr>
              <w:fldChar w:fldCharType="begin"/>
            </w:r>
            <w:r>
              <w:rPr>
                <w:noProof/>
                <w:webHidden/>
              </w:rPr>
              <w:instrText xml:space="preserve"> PAGEREF _Toc54119941 \h </w:instrText>
            </w:r>
            <w:r>
              <w:rPr>
                <w:noProof/>
                <w:webHidden/>
              </w:rPr>
            </w:r>
            <w:r>
              <w:rPr>
                <w:noProof/>
                <w:webHidden/>
              </w:rPr>
              <w:fldChar w:fldCharType="separate"/>
            </w:r>
            <w:r>
              <w:rPr>
                <w:noProof/>
                <w:webHidden/>
              </w:rPr>
              <w:t>199</w:t>
            </w:r>
            <w:r>
              <w:rPr>
                <w:noProof/>
                <w:webHidden/>
              </w:rPr>
              <w:fldChar w:fldCharType="end"/>
            </w:r>
          </w:hyperlink>
        </w:p>
        <w:p w14:paraId="34BB3C39" w14:textId="642A64DC"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42" w:history="1">
            <w:r w:rsidRPr="00821784">
              <w:rPr>
                <w:rStyle w:val="Hyperlnk"/>
                <w:noProof/>
                <w:highlight w:val="white"/>
              </w:rPr>
              <w:t>13.3.2.</w:t>
            </w:r>
            <w:r>
              <w:rPr>
                <w:rFonts w:asciiTheme="minorHAnsi" w:eastAsiaTheme="minorEastAsia" w:hAnsiTheme="minorHAnsi"/>
                <w:noProof/>
                <w:color w:val="auto"/>
                <w:lang w:val="sv-SE" w:eastAsia="sv-SE"/>
              </w:rPr>
              <w:tab/>
            </w:r>
            <w:r w:rsidRPr="00821784">
              <w:rPr>
                <w:rStyle w:val="Hyperlnk"/>
                <w:noProof/>
                <w:highlight w:val="white"/>
              </w:rPr>
              <w:t>Operator Test Methods</w:t>
            </w:r>
            <w:r>
              <w:rPr>
                <w:noProof/>
                <w:webHidden/>
              </w:rPr>
              <w:tab/>
            </w:r>
            <w:r>
              <w:rPr>
                <w:noProof/>
                <w:webHidden/>
              </w:rPr>
              <w:fldChar w:fldCharType="begin"/>
            </w:r>
            <w:r>
              <w:rPr>
                <w:noProof/>
                <w:webHidden/>
              </w:rPr>
              <w:instrText xml:space="preserve"> PAGEREF _Toc54119942 \h </w:instrText>
            </w:r>
            <w:r>
              <w:rPr>
                <w:noProof/>
                <w:webHidden/>
              </w:rPr>
            </w:r>
            <w:r>
              <w:rPr>
                <w:noProof/>
                <w:webHidden/>
              </w:rPr>
              <w:fldChar w:fldCharType="separate"/>
            </w:r>
            <w:r>
              <w:rPr>
                <w:noProof/>
                <w:webHidden/>
              </w:rPr>
              <w:t>201</w:t>
            </w:r>
            <w:r>
              <w:rPr>
                <w:noProof/>
                <w:webHidden/>
              </w:rPr>
              <w:fldChar w:fldCharType="end"/>
            </w:r>
          </w:hyperlink>
        </w:p>
        <w:p w14:paraId="0E022CA7" w14:textId="09D57C39"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43" w:history="1">
            <w:r w:rsidRPr="00821784">
              <w:rPr>
                <w:rStyle w:val="Hyperlnk"/>
                <w:noProof/>
                <w:highlight w:val="white"/>
              </w:rPr>
              <w:t>13.3.3.</w:t>
            </w:r>
            <w:r>
              <w:rPr>
                <w:rFonts w:asciiTheme="minorHAnsi" w:eastAsiaTheme="minorEastAsia" w:hAnsiTheme="minorHAnsi"/>
                <w:noProof/>
                <w:color w:val="auto"/>
                <w:lang w:val="sv-SE" w:eastAsia="sv-SE"/>
              </w:rPr>
              <w:tab/>
            </w:r>
            <w:r w:rsidRPr="00821784">
              <w:rPr>
                <w:rStyle w:val="Hyperlnk"/>
                <w:noProof/>
                <w:highlight w:val="white"/>
              </w:rPr>
              <w:t>Register Overlapping</w:t>
            </w:r>
            <w:r>
              <w:rPr>
                <w:noProof/>
                <w:webHidden/>
              </w:rPr>
              <w:tab/>
            </w:r>
            <w:r>
              <w:rPr>
                <w:noProof/>
                <w:webHidden/>
              </w:rPr>
              <w:fldChar w:fldCharType="begin"/>
            </w:r>
            <w:r>
              <w:rPr>
                <w:noProof/>
                <w:webHidden/>
              </w:rPr>
              <w:instrText xml:space="preserve"> PAGEREF _Toc54119943 \h </w:instrText>
            </w:r>
            <w:r>
              <w:rPr>
                <w:noProof/>
                <w:webHidden/>
              </w:rPr>
            </w:r>
            <w:r>
              <w:rPr>
                <w:noProof/>
                <w:webHidden/>
              </w:rPr>
              <w:fldChar w:fldCharType="separate"/>
            </w:r>
            <w:r>
              <w:rPr>
                <w:noProof/>
                <w:webHidden/>
              </w:rPr>
              <w:t>202</w:t>
            </w:r>
            <w:r>
              <w:rPr>
                <w:noProof/>
                <w:webHidden/>
              </w:rPr>
              <w:fldChar w:fldCharType="end"/>
            </w:r>
          </w:hyperlink>
        </w:p>
        <w:p w14:paraId="0477C343" w14:textId="0F421A13"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44" w:history="1">
            <w:r w:rsidRPr="00821784">
              <w:rPr>
                <w:rStyle w:val="Hyperlnk"/>
                <w:noProof/>
                <w:highlight w:val="white"/>
              </w:rPr>
              <w:t>13.3.4.</w:t>
            </w:r>
            <w:r>
              <w:rPr>
                <w:rFonts w:asciiTheme="minorHAnsi" w:eastAsiaTheme="minorEastAsia" w:hAnsiTheme="minorHAnsi"/>
                <w:noProof/>
                <w:color w:val="auto"/>
                <w:lang w:val="sv-SE" w:eastAsia="sv-SE"/>
              </w:rPr>
              <w:tab/>
            </w:r>
            <w:r w:rsidRPr="00821784">
              <w:rPr>
                <w:rStyle w:val="Hyperlnk"/>
                <w:noProof/>
                <w:highlight w:val="white"/>
              </w:rPr>
              <w:t>Register Size</w:t>
            </w:r>
            <w:r>
              <w:rPr>
                <w:noProof/>
                <w:webHidden/>
              </w:rPr>
              <w:tab/>
            </w:r>
            <w:r>
              <w:rPr>
                <w:noProof/>
                <w:webHidden/>
              </w:rPr>
              <w:fldChar w:fldCharType="begin"/>
            </w:r>
            <w:r>
              <w:rPr>
                <w:noProof/>
                <w:webHidden/>
              </w:rPr>
              <w:instrText xml:space="preserve"> PAGEREF _Toc54119944 \h </w:instrText>
            </w:r>
            <w:r>
              <w:rPr>
                <w:noProof/>
                <w:webHidden/>
              </w:rPr>
            </w:r>
            <w:r>
              <w:rPr>
                <w:noProof/>
                <w:webHidden/>
              </w:rPr>
              <w:fldChar w:fldCharType="separate"/>
            </w:r>
            <w:r>
              <w:rPr>
                <w:noProof/>
                <w:webHidden/>
              </w:rPr>
              <w:t>203</w:t>
            </w:r>
            <w:r>
              <w:rPr>
                <w:noProof/>
                <w:webHidden/>
              </w:rPr>
              <w:fldChar w:fldCharType="end"/>
            </w:r>
          </w:hyperlink>
        </w:p>
        <w:p w14:paraId="018A847C" w14:textId="4983B279"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45" w:history="1">
            <w:r w:rsidRPr="00821784">
              <w:rPr>
                <w:rStyle w:val="Hyperlnk"/>
                <w:noProof/>
                <w:highlight w:val="white"/>
              </w:rPr>
              <w:t>13.3.5.</w:t>
            </w:r>
            <w:r>
              <w:rPr>
                <w:rFonts w:asciiTheme="minorHAnsi" w:eastAsiaTheme="minorEastAsia" w:hAnsiTheme="minorHAnsi"/>
                <w:noProof/>
                <w:color w:val="auto"/>
                <w:lang w:val="sv-SE" w:eastAsia="sv-SE"/>
              </w:rPr>
              <w:tab/>
            </w:r>
            <w:r w:rsidRPr="00821784">
              <w:rPr>
                <w:rStyle w:val="Hyperlnk"/>
                <w:noProof/>
                <w:highlight w:val="white"/>
              </w:rPr>
              <w:t>ToString</w:t>
            </w:r>
            <w:r>
              <w:rPr>
                <w:noProof/>
                <w:webHidden/>
              </w:rPr>
              <w:tab/>
            </w:r>
            <w:r>
              <w:rPr>
                <w:noProof/>
                <w:webHidden/>
              </w:rPr>
              <w:fldChar w:fldCharType="begin"/>
            </w:r>
            <w:r>
              <w:rPr>
                <w:noProof/>
                <w:webHidden/>
              </w:rPr>
              <w:instrText xml:space="preserve"> PAGEREF _Toc54119945 \h </w:instrText>
            </w:r>
            <w:r>
              <w:rPr>
                <w:noProof/>
                <w:webHidden/>
              </w:rPr>
            </w:r>
            <w:r>
              <w:rPr>
                <w:noProof/>
                <w:webHidden/>
              </w:rPr>
              <w:fldChar w:fldCharType="separate"/>
            </w:r>
            <w:r>
              <w:rPr>
                <w:noProof/>
                <w:webHidden/>
              </w:rPr>
              <w:t>206</w:t>
            </w:r>
            <w:r>
              <w:rPr>
                <w:noProof/>
                <w:webHidden/>
              </w:rPr>
              <w:fldChar w:fldCharType="end"/>
            </w:r>
          </w:hyperlink>
        </w:p>
        <w:p w14:paraId="3A0943CB" w14:textId="07D39DAC" w:rsidR="00207336" w:rsidRDefault="00207336">
          <w:pPr>
            <w:pStyle w:val="Innehll2"/>
            <w:tabs>
              <w:tab w:val="left" w:pos="1100"/>
              <w:tab w:val="right" w:leader="dot" w:pos="9350"/>
            </w:tabs>
            <w:rPr>
              <w:rFonts w:asciiTheme="minorHAnsi" w:eastAsiaTheme="minorEastAsia" w:hAnsiTheme="minorHAnsi"/>
              <w:noProof/>
              <w:color w:val="auto"/>
              <w:lang w:val="sv-SE" w:eastAsia="sv-SE"/>
            </w:rPr>
          </w:pPr>
          <w:hyperlink w:anchor="_Toc54119946" w:history="1">
            <w:r w:rsidRPr="00821784">
              <w:rPr>
                <w:rStyle w:val="Hyperlnk"/>
                <w:noProof/>
              </w:rPr>
              <w:t>13.4.</w:t>
            </w:r>
            <w:r>
              <w:rPr>
                <w:rFonts w:asciiTheme="minorHAnsi" w:eastAsiaTheme="minorEastAsia" w:hAnsiTheme="minorHAnsi"/>
                <w:noProof/>
                <w:color w:val="auto"/>
                <w:lang w:val="sv-SE" w:eastAsia="sv-SE"/>
              </w:rPr>
              <w:tab/>
            </w:r>
            <w:r w:rsidRPr="00821784">
              <w:rPr>
                <w:rStyle w:val="Hyperlnk"/>
                <w:noProof/>
              </w:rPr>
              <w:t>Tracks</w:t>
            </w:r>
            <w:r>
              <w:rPr>
                <w:noProof/>
                <w:webHidden/>
              </w:rPr>
              <w:tab/>
            </w:r>
            <w:r>
              <w:rPr>
                <w:noProof/>
                <w:webHidden/>
              </w:rPr>
              <w:fldChar w:fldCharType="begin"/>
            </w:r>
            <w:r>
              <w:rPr>
                <w:noProof/>
                <w:webHidden/>
              </w:rPr>
              <w:instrText xml:space="preserve"> PAGEREF _Toc54119946 \h </w:instrText>
            </w:r>
            <w:r>
              <w:rPr>
                <w:noProof/>
                <w:webHidden/>
              </w:rPr>
            </w:r>
            <w:r>
              <w:rPr>
                <w:noProof/>
                <w:webHidden/>
              </w:rPr>
              <w:fldChar w:fldCharType="separate"/>
            </w:r>
            <w:r>
              <w:rPr>
                <w:noProof/>
                <w:webHidden/>
              </w:rPr>
              <w:t>210</w:t>
            </w:r>
            <w:r>
              <w:rPr>
                <w:noProof/>
                <w:webHidden/>
              </w:rPr>
              <w:fldChar w:fldCharType="end"/>
            </w:r>
          </w:hyperlink>
        </w:p>
        <w:p w14:paraId="107A85D0" w14:textId="61C0F5F8" w:rsidR="00207336" w:rsidRDefault="00207336">
          <w:pPr>
            <w:pStyle w:val="Innehll2"/>
            <w:tabs>
              <w:tab w:val="left" w:pos="1100"/>
              <w:tab w:val="right" w:leader="dot" w:pos="9350"/>
            </w:tabs>
            <w:rPr>
              <w:rFonts w:asciiTheme="minorHAnsi" w:eastAsiaTheme="minorEastAsia" w:hAnsiTheme="minorHAnsi"/>
              <w:noProof/>
              <w:color w:val="auto"/>
              <w:lang w:val="sv-SE" w:eastAsia="sv-SE"/>
            </w:rPr>
          </w:pPr>
          <w:hyperlink w:anchor="_Toc54119947" w:history="1">
            <w:r w:rsidRPr="00821784">
              <w:rPr>
                <w:rStyle w:val="Hyperlnk"/>
                <w:noProof/>
              </w:rPr>
              <w:t>13.5.</w:t>
            </w:r>
            <w:r>
              <w:rPr>
                <w:rFonts w:asciiTheme="minorHAnsi" w:eastAsiaTheme="minorEastAsia" w:hAnsiTheme="minorHAnsi"/>
                <w:noProof/>
                <w:color w:val="auto"/>
                <w:lang w:val="sv-SE" w:eastAsia="sv-SE"/>
              </w:rPr>
              <w:tab/>
            </w:r>
            <w:r w:rsidRPr="00821784">
              <w:rPr>
                <w:rStyle w:val="Hyperlnk"/>
                <w:noProof/>
              </w:rPr>
              <w:t>Register Allocation</w:t>
            </w:r>
            <w:r>
              <w:rPr>
                <w:noProof/>
                <w:webHidden/>
              </w:rPr>
              <w:tab/>
            </w:r>
            <w:r>
              <w:rPr>
                <w:noProof/>
                <w:webHidden/>
              </w:rPr>
              <w:fldChar w:fldCharType="begin"/>
            </w:r>
            <w:r>
              <w:rPr>
                <w:noProof/>
                <w:webHidden/>
              </w:rPr>
              <w:instrText xml:space="preserve"> PAGEREF _Toc54119947 \h </w:instrText>
            </w:r>
            <w:r>
              <w:rPr>
                <w:noProof/>
                <w:webHidden/>
              </w:rPr>
            </w:r>
            <w:r>
              <w:rPr>
                <w:noProof/>
                <w:webHidden/>
              </w:rPr>
              <w:fldChar w:fldCharType="separate"/>
            </w:r>
            <w:r>
              <w:rPr>
                <w:noProof/>
                <w:webHidden/>
              </w:rPr>
              <w:t>214</w:t>
            </w:r>
            <w:r>
              <w:rPr>
                <w:noProof/>
                <w:webHidden/>
              </w:rPr>
              <w:fldChar w:fldCharType="end"/>
            </w:r>
          </w:hyperlink>
        </w:p>
        <w:p w14:paraId="476C2AF1" w14:textId="3645BCA1" w:rsidR="00207336" w:rsidRDefault="00207336">
          <w:pPr>
            <w:pStyle w:val="Innehll2"/>
            <w:tabs>
              <w:tab w:val="left" w:pos="1100"/>
              <w:tab w:val="right" w:leader="dot" w:pos="9350"/>
            </w:tabs>
            <w:rPr>
              <w:rFonts w:asciiTheme="minorHAnsi" w:eastAsiaTheme="minorEastAsia" w:hAnsiTheme="minorHAnsi"/>
              <w:noProof/>
              <w:color w:val="auto"/>
              <w:lang w:val="sv-SE" w:eastAsia="sv-SE"/>
            </w:rPr>
          </w:pPr>
          <w:hyperlink w:anchor="_Toc54119948" w:history="1">
            <w:r w:rsidRPr="00821784">
              <w:rPr>
                <w:rStyle w:val="Hyperlnk"/>
                <w:noProof/>
              </w:rPr>
              <w:t>13.6.</w:t>
            </w:r>
            <w:r>
              <w:rPr>
                <w:rFonts w:asciiTheme="minorHAnsi" w:eastAsiaTheme="minorEastAsia" w:hAnsiTheme="minorHAnsi"/>
                <w:noProof/>
                <w:color w:val="auto"/>
                <w:lang w:val="sv-SE" w:eastAsia="sv-SE"/>
              </w:rPr>
              <w:tab/>
            </w:r>
            <w:r w:rsidRPr="00821784">
              <w:rPr>
                <w:rStyle w:val="Hyperlnk"/>
                <w:noProof/>
              </w:rPr>
              <w:t>Assembly Code Generation</w:t>
            </w:r>
            <w:r>
              <w:rPr>
                <w:noProof/>
                <w:webHidden/>
              </w:rPr>
              <w:tab/>
            </w:r>
            <w:r>
              <w:rPr>
                <w:noProof/>
                <w:webHidden/>
              </w:rPr>
              <w:fldChar w:fldCharType="begin"/>
            </w:r>
            <w:r>
              <w:rPr>
                <w:noProof/>
                <w:webHidden/>
              </w:rPr>
              <w:instrText xml:space="preserve"> PAGEREF _Toc54119948 \h </w:instrText>
            </w:r>
            <w:r>
              <w:rPr>
                <w:noProof/>
                <w:webHidden/>
              </w:rPr>
            </w:r>
            <w:r>
              <w:rPr>
                <w:noProof/>
                <w:webHidden/>
              </w:rPr>
              <w:fldChar w:fldCharType="separate"/>
            </w:r>
            <w:r>
              <w:rPr>
                <w:noProof/>
                <w:webHidden/>
              </w:rPr>
              <w:t>217</w:t>
            </w:r>
            <w:r>
              <w:rPr>
                <w:noProof/>
                <w:webHidden/>
              </w:rPr>
              <w:fldChar w:fldCharType="end"/>
            </w:r>
          </w:hyperlink>
        </w:p>
        <w:p w14:paraId="1BB84A1A" w14:textId="632091A3"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49" w:history="1">
            <w:r w:rsidRPr="00821784">
              <w:rPr>
                <w:rStyle w:val="Hyperlnk"/>
                <w:noProof/>
                <w:highlight w:val="white"/>
              </w:rPr>
              <w:t>13.6.1.</w:t>
            </w:r>
            <w:r>
              <w:rPr>
                <w:rFonts w:asciiTheme="minorHAnsi" w:eastAsiaTheme="minorEastAsia" w:hAnsiTheme="minorHAnsi"/>
                <w:noProof/>
                <w:color w:val="auto"/>
                <w:lang w:val="sv-SE" w:eastAsia="sv-SE"/>
              </w:rPr>
              <w:tab/>
            </w:r>
            <w:r w:rsidRPr="00821784">
              <w:rPr>
                <w:rStyle w:val="Hyperlnk"/>
                <w:noProof/>
                <w:highlight w:val="white"/>
              </w:rPr>
              <w:t>The Long Switch Statement</w:t>
            </w:r>
            <w:r>
              <w:rPr>
                <w:noProof/>
                <w:webHidden/>
              </w:rPr>
              <w:tab/>
            </w:r>
            <w:r>
              <w:rPr>
                <w:noProof/>
                <w:webHidden/>
              </w:rPr>
              <w:fldChar w:fldCharType="begin"/>
            </w:r>
            <w:r>
              <w:rPr>
                <w:noProof/>
                <w:webHidden/>
              </w:rPr>
              <w:instrText xml:space="preserve"> PAGEREF _Toc54119949 \h </w:instrText>
            </w:r>
            <w:r>
              <w:rPr>
                <w:noProof/>
                <w:webHidden/>
              </w:rPr>
            </w:r>
            <w:r>
              <w:rPr>
                <w:noProof/>
                <w:webHidden/>
              </w:rPr>
              <w:fldChar w:fldCharType="separate"/>
            </w:r>
            <w:r>
              <w:rPr>
                <w:noProof/>
                <w:webHidden/>
              </w:rPr>
              <w:t>219</w:t>
            </w:r>
            <w:r>
              <w:rPr>
                <w:noProof/>
                <w:webHidden/>
              </w:rPr>
              <w:fldChar w:fldCharType="end"/>
            </w:r>
          </w:hyperlink>
        </w:p>
        <w:p w14:paraId="07FF862A" w14:textId="77998781"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50" w:history="1">
            <w:r w:rsidRPr="00821784">
              <w:rPr>
                <w:rStyle w:val="Hyperlnk"/>
                <w:noProof/>
                <w:highlight w:val="white"/>
              </w:rPr>
              <w:t>13.6.2.</w:t>
            </w:r>
            <w:r>
              <w:rPr>
                <w:rFonts w:asciiTheme="minorHAnsi" w:eastAsiaTheme="minorEastAsia" w:hAnsiTheme="minorHAnsi"/>
                <w:noProof/>
                <w:color w:val="auto"/>
                <w:lang w:val="sv-SE" w:eastAsia="sv-SE"/>
              </w:rPr>
              <w:tab/>
            </w:r>
            <w:r w:rsidRPr="00821784">
              <w:rPr>
                <w:rStyle w:val="Hyperlnk"/>
                <w:noProof/>
                <w:highlight w:val="white"/>
              </w:rPr>
              <w:t>Track Set Generation</w:t>
            </w:r>
            <w:r>
              <w:rPr>
                <w:noProof/>
                <w:webHidden/>
              </w:rPr>
              <w:tab/>
            </w:r>
            <w:r>
              <w:rPr>
                <w:noProof/>
                <w:webHidden/>
              </w:rPr>
              <w:fldChar w:fldCharType="begin"/>
            </w:r>
            <w:r>
              <w:rPr>
                <w:noProof/>
                <w:webHidden/>
              </w:rPr>
              <w:instrText xml:space="preserve"> PAGEREF _Toc54119950 \h </w:instrText>
            </w:r>
            <w:r>
              <w:rPr>
                <w:noProof/>
                <w:webHidden/>
              </w:rPr>
            </w:r>
            <w:r>
              <w:rPr>
                <w:noProof/>
                <w:webHidden/>
              </w:rPr>
              <w:fldChar w:fldCharType="separate"/>
            </w:r>
            <w:r>
              <w:rPr>
                <w:noProof/>
                <w:webHidden/>
              </w:rPr>
              <w:t>224</w:t>
            </w:r>
            <w:r>
              <w:rPr>
                <w:noProof/>
                <w:webHidden/>
              </w:rPr>
              <w:fldChar w:fldCharType="end"/>
            </w:r>
          </w:hyperlink>
        </w:p>
        <w:p w14:paraId="70CAAE01" w14:textId="4F29A799"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51" w:history="1">
            <w:r w:rsidRPr="00821784">
              <w:rPr>
                <w:rStyle w:val="Hyperlnk"/>
                <w:noProof/>
                <w:highlight w:val="white"/>
              </w:rPr>
              <w:t>13.6.3.</w:t>
            </w:r>
            <w:r>
              <w:rPr>
                <w:rFonts w:asciiTheme="minorHAnsi" w:eastAsiaTheme="minorEastAsia" w:hAnsiTheme="minorHAnsi"/>
                <w:noProof/>
                <w:color w:val="auto"/>
                <w:lang w:val="sv-SE" w:eastAsia="sv-SE"/>
              </w:rPr>
              <w:tab/>
            </w:r>
            <w:r w:rsidRPr="00821784">
              <w:rPr>
                <w:rStyle w:val="Hyperlnk"/>
                <w:noProof/>
                <w:highlight w:val="white"/>
              </w:rPr>
              <w:t>Function Calls</w:t>
            </w:r>
            <w:r>
              <w:rPr>
                <w:noProof/>
                <w:webHidden/>
              </w:rPr>
              <w:tab/>
            </w:r>
            <w:r>
              <w:rPr>
                <w:noProof/>
                <w:webHidden/>
              </w:rPr>
              <w:fldChar w:fldCharType="begin"/>
            </w:r>
            <w:r>
              <w:rPr>
                <w:noProof/>
                <w:webHidden/>
              </w:rPr>
              <w:instrText xml:space="preserve"> PAGEREF _Toc54119951 \h </w:instrText>
            </w:r>
            <w:r>
              <w:rPr>
                <w:noProof/>
                <w:webHidden/>
              </w:rPr>
            </w:r>
            <w:r>
              <w:rPr>
                <w:noProof/>
                <w:webHidden/>
              </w:rPr>
              <w:fldChar w:fldCharType="separate"/>
            </w:r>
            <w:r>
              <w:rPr>
                <w:noProof/>
                <w:webHidden/>
              </w:rPr>
              <w:t>225</w:t>
            </w:r>
            <w:r>
              <w:rPr>
                <w:noProof/>
                <w:webHidden/>
              </w:rPr>
              <w:fldChar w:fldCharType="end"/>
            </w:r>
          </w:hyperlink>
        </w:p>
        <w:p w14:paraId="2A8257C6" w14:textId="47D7B6B8"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52" w:history="1">
            <w:r w:rsidRPr="00821784">
              <w:rPr>
                <w:rStyle w:val="Hyperlnk"/>
                <w:noProof/>
                <w:highlight w:val="white"/>
              </w:rPr>
              <w:t>13.6.4.</w:t>
            </w:r>
            <w:r>
              <w:rPr>
                <w:rFonts w:asciiTheme="minorHAnsi" w:eastAsiaTheme="minorEastAsia" w:hAnsiTheme="minorHAnsi"/>
                <w:noProof/>
                <w:color w:val="auto"/>
                <w:lang w:val="sv-SE" w:eastAsia="sv-SE"/>
              </w:rPr>
              <w:tab/>
            </w:r>
            <w:r w:rsidRPr="00821784">
              <w:rPr>
                <w:rStyle w:val="Hyperlnk"/>
                <w:noProof/>
                <w:highlight w:val="white"/>
              </w:rPr>
              <w:t>Loading Values into Registers</w:t>
            </w:r>
            <w:r>
              <w:rPr>
                <w:noProof/>
                <w:webHidden/>
              </w:rPr>
              <w:tab/>
            </w:r>
            <w:r>
              <w:rPr>
                <w:noProof/>
                <w:webHidden/>
              </w:rPr>
              <w:fldChar w:fldCharType="begin"/>
            </w:r>
            <w:r>
              <w:rPr>
                <w:noProof/>
                <w:webHidden/>
              </w:rPr>
              <w:instrText xml:space="preserve"> PAGEREF _Toc54119952 \h </w:instrText>
            </w:r>
            <w:r>
              <w:rPr>
                <w:noProof/>
                <w:webHidden/>
              </w:rPr>
            </w:r>
            <w:r>
              <w:rPr>
                <w:noProof/>
                <w:webHidden/>
              </w:rPr>
              <w:fldChar w:fldCharType="separate"/>
            </w:r>
            <w:r>
              <w:rPr>
                <w:noProof/>
                <w:webHidden/>
              </w:rPr>
              <w:t>229</w:t>
            </w:r>
            <w:r>
              <w:rPr>
                <w:noProof/>
                <w:webHidden/>
              </w:rPr>
              <w:fldChar w:fldCharType="end"/>
            </w:r>
          </w:hyperlink>
        </w:p>
        <w:p w14:paraId="656E00B3" w14:textId="746C19CC"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53" w:history="1">
            <w:r w:rsidRPr="00821784">
              <w:rPr>
                <w:rStyle w:val="Hyperlnk"/>
                <w:noProof/>
                <w:highlight w:val="white"/>
              </w:rPr>
              <w:t>13.6.5.</w:t>
            </w:r>
            <w:r>
              <w:rPr>
                <w:rFonts w:asciiTheme="minorHAnsi" w:eastAsiaTheme="minorEastAsia" w:hAnsiTheme="minorHAnsi"/>
                <w:noProof/>
                <w:color w:val="auto"/>
                <w:lang w:val="sv-SE" w:eastAsia="sv-SE"/>
              </w:rPr>
              <w:tab/>
            </w:r>
            <w:r w:rsidRPr="00821784">
              <w:rPr>
                <w:rStyle w:val="Hyperlnk"/>
                <w:noProof/>
                <w:highlight w:val="white"/>
              </w:rPr>
              <w:t>Return, Exit, and Goto</w:t>
            </w:r>
            <w:r>
              <w:rPr>
                <w:noProof/>
                <w:webHidden/>
              </w:rPr>
              <w:tab/>
            </w:r>
            <w:r>
              <w:rPr>
                <w:noProof/>
                <w:webHidden/>
              </w:rPr>
              <w:fldChar w:fldCharType="begin"/>
            </w:r>
            <w:r>
              <w:rPr>
                <w:noProof/>
                <w:webHidden/>
              </w:rPr>
              <w:instrText xml:space="preserve"> PAGEREF _Toc54119953 \h </w:instrText>
            </w:r>
            <w:r>
              <w:rPr>
                <w:noProof/>
                <w:webHidden/>
              </w:rPr>
            </w:r>
            <w:r>
              <w:rPr>
                <w:noProof/>
                <w:webHidden/>
              </w:rPr>
              <w:fldChar w:fldCharType="separate"/>
            </w:r>
            <w:r>
              <w:rPr>
                <w:noProof/>
                <w:webHidden/>
              </w:rPr>
              <w:t>233</w:t>
            </w:r>
            <w:r>
              <w:rPr>
                <w:noProof/>
                <w:webHidden/>
              </w:rPr>
              <w:fldChar w:fldCharType="end"/>
            </w:r>
          </w:hyperlink>
        </w:p>
        <w:p w14:paraId="481DAE97" w14:textId="1D0E2258"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54" w:history="1">
            <w:r w:rsidRPr="00821784">
              <w:rPr>
                <w:rStyle w:val="Hyperlnk"/>
                <w:noProof/>
                <w:highlight w:val="white"/>
              </w:rPr>
              <w:t>13.6.6.</w:t>
            </w:r>
            <w:r>
              <w:rPr>
                <w:rFonts w:asciiTheme="minorHAnsi" w:eastAsiaTheme="minorEastAsia" w:hAnsiTheme="minorHAnsi"/>
                <w:noProof/>
                <w:color w:val="auto"/>
                <w:lang w:val="sv-SE" w:eastAsia="sv-SE"/>
              </w:rPr>
              <w:tab/>
            </w:r>
            <w:r w:rsidRPr="00821784">
              <w:rPr>
                <w:rStyle w:val="Hyperlnk"/>
                <w:noProof/>
                <w:highlight w:val="white"/>
              </w:rPr>
              <w:t>Load and Inspect Registers</w:t>
            </w:r>
            <w:r>
              <w:rPr>
                <w:noProof/>
                <w:webHidden/>
              </w:rPr>
              <w:tab/>
            </w:r>
            <w:r>
              <w:rPr>
                <w:noProof/>
                <w:webHidden/>
              </w:rPr>
              <w:fldChar w:fldCharType="begin"/>
            </w:r>
            <w:r>
              <w:rPr>
                <w:noProof/>
                <w:webHidden/>
              </w:rPr>
              <w:instrText xml:space="preserve"> PAGEREF _Toc54119954 \h </w:instrText>
            </w:r>
            <w:r>
              <w:rPr>
                <w:noProof/>
                <w:webHidden/>
              </w:rPr>
            </w:r>
            <w:r>
              <w:rPr>
                <w:noProof/>
                <w:webHidden/>
              </w:rPr>
              <w:fldChar w:fldCharType="separate"/>
            </w:r>
            <w:r>
              <w:rPr>
                <w:noProof/>
                <w:webHidden/>
              </w:rPr>
              <w:t>235</w:t>
            </w:r>
            <w:r>
              <w:rPr>
                <w:noProof/>
                <w:webHidden/>
              </w:rPr>
              <w:fldChar w:fldCharType="end"/>
            </w:r>
          </w:hyperlink>
        </w:p>
        <w:p w14:paraId="35BFAF59" w14:textId="07BDEDD2"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55" w:history="1">
            <w:r w:rsidRPr="00821784">
              <w:rPr>
                <w:rStyle w:val="Hyperlnk"/>
                <w:noProof/>
                <w:highlight w:val="white"/>
              </w:rPr>
              <w:t>13.6.7.</w:t>
            </w:r>
            <w:r>
              <w:rPr>
                <w:rFonts w:asciiTheme="minorHAnsi" w:eastAsiaTheme="minorEastAsia" w:hAnsiTheme="minorHAnsi"/>
                <w:noProof/>
                <w:color w:val="auto"/>
                <w:lang w:val="sv-SE" w:eastAsia="sv-SE"/>
              </w:rPr>
              <w:tab/>
            </w:r>
            <w:r w:rsidRPr="00821784">
              <w:rPr>
                <w:rStyle w:val="Hyperlnk"/>
                <w:noProof/>
                <w:highlight w:val="white"/>
              </w:rPr>
              <w:t>Initialization</w:t>
            </w:r>
            <w:r>
              <w:rPr>
                <w:noProof/>
                <w:webHidden/>
              </w:rPr>
              <w:tab/>
            </w:r>
            <w:r>
              <w:rPr>
                <w:noProof/>
                <w:webHidden/>
              </w:rPr>
              <w:fldChar w:fldCharType="begin"/>
            </w:r>
            <w:r>
              <w:rPr>
                <w:noProof/>
                <w:webHidden/>
              </w:rPr>
              <w:instrText xml:space="preserve"> PAGEREF _Toc54119955 \h </w:instrText>
            </w:r>
            <w:r>
              <w:rPr>
                <w:noProof/>
                <w:webHidden/>
              </w:rPr>
            </w:r>
            <w:r>
              <w:rPr>
                <w:noProof/>
                <w:webHidden/>
              </w:rPr>
              <w:fldChar w:fldCharType="separate"/>
            </w:r>
            <w:r>
              <w:rPr>
                <w:noProof/>
                <w:webHidden/>
              </w:rPr>
              <w:t>236</w:t>
            </w:r>
            <w:r>
              <w:rPr>
                <w:noProof/>
                <w:webHidden/>
              </w:rPr>
              <w:fldChar w:fldCharType="end"/>
            </w:r>
          </w:hyperlink>
        </w:p>
        <w:p w14:paraId="15B6B0AB" w14:textId="1DF5FE71"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56" w:history="1">
            <w:r w:rsidRPr="00821784">
              <w:rPr>
                <w:rStyle w:val="Hyperlnk"/>
                <w:noProof/>
                <w:highlight w:val="white"/>
              </w:rPr>
              <w:t>13.6.8.</w:t>
            </w:r>
            <w:r>
              <w:rPr>
                <w:rFonts w:asciiTheme="minorHAnsi" w:eastAsiaTheme="minorEastAsia" w:hAnsiTheme="minorHAnsi"/>
                <w:noProof/>
                <w:color w:val="auto"/>
                <w:lang w:val="sv-SE" w:eastAsia="sv-SE"/>
              </w:rPr>
              <w:tab/>
            </w:r>
            <w:r w:rsidRPr="00821784">
              <w:rPr>
                <w:rStyle w:val="Hyperlnk"/>
                <w:noProof/>
                <w:highlight w:val="white"/>
              </w:rPr>
              <w:t>Integral Multiplication, Division, and Modulo</w:t>
            </w:r>
            <w:r>
              <w:rPr>
                <w:noProof/>
                <w:webHidden/>
              </w:rPr>
              <w:tab/>
            </w:r>
            <w:r>
              <w:rPr>
                <w:noProof/>
                <w:webHidden/>
              </w:rPr>
              <w:fldChar w:fldCharType="begin"/>
            </w:r>
            <w:r>
              <w:rPr>
                <w:noProof/>
                <w:webHidden/>
              </w:rPr>
              <w:instrText xml:space="preserve"> PAGEREF _Toc54119956 \h </w:instrText>
            </w:r>
            <w:r>
              <w:rPr>
                <w:noProof/>
                <w:webHidden/>
              </w:rPr>
            </w:r>
            <w:r>
              <w:rPr>
                <w:noProof/>
                <w:webHidden/>
              </w:rPr>
              <w:fldChar w:fldCharType="separate"/>
            </w:r>
            <w:r>
              <w:rPr>
                <w:noProof/>
                <w:webHidden/>
              </w:rPr>
              <w:t>237</w:t>
            </w:r>
            <w:r>
              <w:rPr>
                <w:noProof/>
                <w:webHidden/>
              </w:rPr>
              <w:fldChar w:fldCharType="end"/>
            </w:r>
          </w:hyperlink>
        </w:p>
        <w:p w14:paraId="1CA4409A" w14:textId="47C34E51"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57" w:history="1">
            <w:r w:rsidRPr="00821784">
              <w:rPr>
                <w:rStyle w:val="Hyperlnk"/>
                <w:noProof/>
                <w:highlight w:val="white"/>
              </w:rPr>
              <w:t>13.6.1.</w:t>
            </w:r>
            <w:r>
              <w:rPr>
                <w:rFonts w:asciiTheme="minorHAnsi" w:eastAsiaTheme="minorEastAsia" w:hAnsiTheme="minorHAnsi"/>
                <w:noProof/>
                <w:color w:val="auto"/>
                <w:lang w:val="sv-SE" w:eastAsia="sv-SE"/>
              </w:rPr>
              <w:tab/>
            </w:r>
            <w:r w:rsidRPr="00821784">
              <w:rPr>
                <w:rStyle w:val="Hyperlnk"/>
                <w:noProof/>
                <w:highlight w:val="white"/>
              </w:rPr>
              <w:t>Integral Assignment and Parameters</w:t>
            </w:r>
            <w:r>
              <w:rPr>
                <w:noProof/>
                <w:webHidden/>
              </w:rPr>
              <w:tab/>
            </w:r>
            <w:r>
              <w:rPr>
                <w:noProof/>
                <w:webHidden/>
              </w:rPr>
              <w:fldChar w:fldCharType="begin"/>
            </w:r>
            <w:r>
              <w:rPr>
                <w:noProof/>
                <w:webHidden/>
              </w:rPr>
              <w:instrText xml:space="preserve"> PAGEREF _Toc54119957 \h </w:instrText>
            </w:r>
            <w:r>
              <w:rPr>
                <w:noProof/>
                <w:webHidden/>
              </w:rPr>
            </w:r>
            <w:r>
              <w:rPr>
                <w:noProof/>
                <w:webHidden/>
              </w:rPr>
              <w:fldChar w:fldCharType="separate"/>
            </w:r>
            <w:r>
              <w:rPr>
                <w:noProof/>
                <w:webHidden/>
              </w:rPr>
              <w:t>239</w:t>
            </w:r>
            <w:r>
              <w:rPr>
                <w:noProof/>
                <w:webHidden/>
              </w:rPr>
              <w:fldChar w:fldCharType="end"/>
            </w:r>
          </w:hyperlink>
        </w:p>
        <w:p w14:paraId="644F1B6D" w14:textId="713B334C"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58" w:history="1">
            <w:r w:rsidRPr="00821784">
              <w:rPr>
                <w:rStyle w:val="Hyperlnk"/>
                <w:noProof/>
                <w:highlight w:val="white"/>
              </w:rPr>
              <w:t>13.6.2.</w:t>
            </w:r>
            <w:r>
              <w:rPr>
                <w:rFonts w:asciiTheme="minorHAnsi" w:eastAsiaTheme="minorEastAsia" w:hAnsiTheme="minorHAnsi"/>
                <w:noProof/>
                <w:color w:val="auto"/>
                <w:lang w:val="sv-SE" w:eastAsia="sv-SE"/>
              </w:rPr>
              <w:tab/>
            </w:r>
            <w:r w:rsidRPr="00821784">
              <w:rPr>
                <w:rStyle w:val="Hyperlnk"/>
                <w:noProof/>
                <w:highlight w:val="white"/>
              </w:rPr>
              <w:t>Unary Integral Operations</w:t>
            </w:r>
            <w:r>
              <w:rPr>
                <w:noProof/>
                <w:webHidden/>
              </w:rPr>
              <w:tab/>
            </w:r>
            <w:r>
              <w:rPr>
                <w:noProof/>
                <w:webHidden/>
              </w:rPr>
              <w:fldChar w:fldCharType="begin"/>
            </w:r>
            <w:r>
              <w:rPr>
                <w:noProof/>
                <w:webHidden/>
              </w:rPr>
              <w:instrText xml:space="preserve"> PAGEREF _Toc54119958 \h </w:instrText>
            </w:r>
            <w:r>
              <w:rPr>
                <w:noProof/>
                <w:webHidden/>
              </w:rPr>
            </w:r>
            <w:r>
              <w:rPr>
                <w:noProof/>
                <w:webHidden/>
              </w:rPr>
              <w:fldChar w:fldCharType="separate"/>
            </w:r>
            <w:r>
              <w:rPr>
                <w:noProof/>
                <w:webHidden/>
              </w:rPr>
              <w:t>240</w:t>
            </w:r>
            <w:r>
              <w:rPr>
                <w:noProof/>
                <w:webHidden/>
              </w:rPr>
              <w:fldChar w:fldCharType="end"/>
            </w:r>
          </w:hyperlink>
        </w:p>
        <w:p w14:paraId="49DC0960" w14:textId="7702B870"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59" w:history="1">
            <w:r w:rsidRPr="00821784">
              <w:rPr>
                <w:rStyle w:val="Hyperlnk"/>
                <w:noProof/>
                <w:highlight w:val="white"/>
              </w:rPr>
              <w:t>13.6.3.</w:t>
            </w:r>
            <w:r>
              <w:rPr>
                <w:rFonts w:asciiTheme="minorHAnsi" w:eastAsiaTheme="minorEastAsia" w:hAnsiTheme="minorHAnsi"/>
                <w:noProof/>
                <w:color w:val="auto"/>
                <w:lang w:val="sv-SE" w:eastAsia="sv-SE"/>
              </w:rPr>
              <w:tab/>
            </w:r>
            <w:r w:rsidRPr="00821784">
              <w:rPr>
                <w:rStyle w:val="Hyperlnk"/>
                <w:noProof/>
                <w:highlight w:val="white"/>
              </w:rPr>
              <w:t>Integral Binary</w:t>
            </w:r>
            <w:r>
              <w:rPr>
                <w:noProof/>
                <w:webHidden/>
              </w:rPr>
              <w:tab/>
            </w:r>
            <w:r>
              <w:rPr>
                <w:noProof/>
                <w:webHidden/>
              </w:rPr>
              <w:fldChar w:fldCharType="begin"/>
            </w:r>
            <w:r>
              <w:rPr>
                <w:noProof/>
                <w:webHidden/>
              </w:rPr>
              <w:instrText xml:space="preserve"> PAGEREF _Toc54119959 \h </w:instrText>
            </w:r>
            <w:r>
              <w:rPr>
                <w:noProof/>
                <w:webHidden/>
              </w:rPr>
            </w:r>
            <w:r>
              <w:rPr>
                <w:noProof/>
                <w:webHidden/>
              </w:rPr>
              <w:fldChar w:fldCharType="separate"/>
            </w:r>
            <w:r>
              <w:rPr>
                <w:noProof/>
                <w:webHidden/>
              </w:rPr>
              <w:t>242</w:t>
            </w:r>
            <w:r>
              <w:rPr>
                <w:noProof/>
                <w:webHidden/>
              </w:rPr>
              <w:fldChar w:fldCharType="end"/>
            </w:r>
          </w:hyperlink>
        </w:p>
        <w:p w14:paraId="19608D7B" w14:textId="094EA953"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60" w:history="1">
            <w:r w:rsidRPr="00821784">
              <w:rPr>
                <w:rStyle w:val="Hyperlnk"/>
                <w:noProof/>
                <w:highlight w:val="white"/>
              </w:rPr>
              <w:t>13.6.1.</w:t>
            </w:r>
            <w:r>
              <w:rPr>
                <w:rFonts w:asciiTheme="minorHAnsi" w:eastAsiaTheme="minorEastAsia" w:hAnsiTheme="minorHAnsi"/>
                <w:noProof/>
                <w:color w:val="auto"/>
                <w:lang w:val="sv-SE" w:eastAsia="sv-SE"/>
              </w:rPr>
              <w:tab/>
            </w:r>
            <w:r w:rsidRPr="00821784">
              <w:rPr>
                <w:rStyle w:val="Hyperlnk"/>
                <w:noProof/>
                <w:highlight w:val="white"/>
              </w:rPr>
              <w:t>Base and Offset</w:t>
            </w:r>
            <w:r>
              <w:rPr>
                <w:noProof/>
                <w:webHidden/>
              </w:rPr>
              <w:tab/>
            </w:r>
            <w:r>
              <w:rPr>
                <w:noProof/>
                <w:webHidden/>
              </w:rPr>
              <w:fldChar w:fldCharType="begin"/>
            </w:r>
            <w:r>
              <w:rPr>
                <w:noProof/>
                <w:webHidden/>
              </w:rPr>
              <w:instrText xml:space="preserve"> PAGEREF _Toc54119960 \h </w:instrText>
            </w:r>
            <w:r>
              <w:rPr>
                <w:noProof/>
                <w:webHidden/>
              </w:rPr>
            </w:r>
            <w:r>
              <w:rPr>
                <w:noProof/>
                <w:webHidden/>
              </w:rPr>
              <w:fldChar w:fldCharType="separate"/>
            </w:r>
            <w:r>
              <w:rPr>
                <w:noProof/>
                <w:webHidden/>
              </w:rPr>
              <w:t>246</w:t>
            </w:r>
            <w:r>
              <w:rPr>
                <w:noProof/>
                <w:webHidden/>
              </w:rPr>
              <w:fldChar w:fldCharType="end"/>
            </w:r>
          </w:hyperlink>
        </w:p>
        <w:p w14:paraId="282066DA" w14:textId="37E702DA"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61" w:history="1">
            <w:r w:rsidRPr="00821784">
              <w:rPr>
                <w:rStyle w:val="Hyperlnk"/>
                <w:noProof/>
                <w:highlight w:val="white"/>
              </w:rPr>
              <w:t>13.6.2.</w:t>
            </w:r>
            <w:r>
              <w:rPr>
                <w:rFonts w:asciiTheme="minorHAnsi" w:eastAsiaTheme="minorEastAsia" w:hAnsiTheme="minorHAnsi"/>
                <w:noProof/>
                <w:color w:val="auto"/>
                <w:lang w:val="sv-SE" w:eastAsia="sv-SE"/>
              </w:rPr>
              <w:tab/>
            </w:r>
            <w:r w:rsidRPr="00821784">
              <w:rPr>
                <w:rStyle w:val="Hyperlnk"/>
                <w:noProof/>
                <w:highlight w:val="white"/>
              </w:rPr>
              <w:t>Case</w:t>
            </w:r>
            <w:r>
              <w:rPr>
                <w:noProof/>
                <w:webHidden/>
              </w:rPr>
              <w:tab/>
            </w:r>
            <w:r>
              <w:rPr>
                <w:noProof/>
                <w:webHidden/>
              </w:rPr>
              <w:fldChar w:fldCharType="begin"/>
            </w:r>
            <w:r>
              <w:rPr>
                <w:noProof/>
                <w:webHidden/>
              </w:rPr>
              <w:instrText xml:space="preserve"> PAGEREF _Toc54119961 \h </w:instrText>
            </w:r>
            <w:r>
              <w:rPr>
                <w:noProof/>
                <w:webHidden/>
              </w:rPr>
            </w:r>
            <w:r>
              <w:rPr>
                <w:noProof/>
                <w:webHidden/>
              </w:rPr>
              <w:fldChar w:fldCharType="separate"/>
            </w:r>
            <w:r>
              <w:rPr>
                <w:noProof/>
                <w:webHidden/>
              </w:rPr>
              <w:t>248</w:t>
            </w:r>
            <w:r>
              <w:rPr>
                <w:noProof/>
                <w:webHidden/>
              </w:rPr>
              <w:fldChar w:fldCharType="end"/>
            </w:r>
          </w:hyperlink>
        </w:p>
        <w:p w14:paraId="7E167163" w14:textId="733CB190"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62" w:history="1">
            <w:r w:rsidRPr="00821784">
              <w:rPr>
                <w:rStyle w:val="Hyperlnk"/>
                <w:noProof/>
                <w:highlight w:val="white"/>
              </w:rPr>
              <w:t>13.6.3.</w:t>
            </w:r>
            <w:r>
              <w:rPr>
                <w:rFonts w:asciiTheme="minorHAnsi" w:eastAsiaTheme="minorEastAsia" w:hAnsiTheme="minorHAnsi"/>
                <w:noProof/>
                <w:color w:val="auto"/>
                <w:lang w:val="sv-SE" w:eastAsia="sv-SE"/>
              </w:rPr>
              <w:tab/>
            </w:r>
            <w:r w:rsidRPr="00821784">
              <w:rPr>
                <w:rStyle w:val="Hyperlnk"/>
                <w:noProof/>
                <w:highlight w:val="white"/>
              </w:rPr>
              <w:t>Address</w:t>
            </w:r>
            <w:r>
              <w:rPr>
                <w:noProof/>
                <w:webHidden/>
              </w:rPr>
              <w:tab/>
            </w:r>
            <w:r>
              <w:rPr>
                <w:noProof/>
                <w:webHidden/>
              </w:rPr>
              <w:fldChar w:fldCharType="begin"/>
            </w:r>
            <w:r>
              <w:rPr>
                <w:noProof/>
                <w:webHidden/>
              </w:rPr>
              <w:instrText xml:space="preserve"> PAGEREF _Toc54119962 \h </w:instrText>
            </w:r>
            <w:r>
              <w:rPr>
                <w:noProof/>
                <w:webHidden/>
              </w:rPr>
            </w:r>
            <w:r>
              <w:rPr>
                <w:noProof/>
                <w:webHidden/>
              </w:rPr>
              <w:fldChar w:fldCharType="separate"/>
            </w:r>
            <w:r>
              <w:rPr>
                <w:noProof/>
                <w:webHidden/>
              </w:rPr>
              <w:t>248</w:t>
            </w:r>
            <w:r>
              <w:rPr>
                <w:noProof/>
                <w:webHidden/>
              </w:rPr>
              <w:fldChar w:fldCharType="end"/>
            </w:r>
          </w:hyperlink>
        </w:p>
        <w:p w14:paraId="3E08EC02" w14:textId="07B04446"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63" w:history="1">
            <w:r w:rsidRPr="00821784">
              <w:rPr>
                <w:rStyle w:val="Hyperlnk"/>
                <w:noProof/>
                <w:highlight w:val="white"/>
              </w:rPr>
              <w:t>13.6.1.</w:t>
            </w:r>
            <w:r>
              <w:rPr>
                <w:rFonts w:asciiTheme="minorHAnsi" w:eastAsiaTheme="minorEastAsia" w:hAnsiTheme="minorHAnsi"/>
                <w:noProof/>
                <w:color w:val="auto"/>
                <w:lang w:val="sv-SE" w:eastAsia="sv-SE"/>
              </w:rPr>
              <w:tab/>
            </w:r>
            <w:r w:rsidRPr="00821784">
              <w:rPr>
                <w:rStyle w:val="Hyperlnk"/>
                <w:noProof/>
                <w:highlight w:val="white"/>
              </w:rPr>
              <w:t>Floating Binary</w:t>
            </w:r>
            <w:r>
              <w:rPr>
                <w:noProof/>
                <w:webHidden/>
              </w:rPr>
              <w:tab/>
            </w:r>
            <w:r>
              <w:rPr>
                <w:noProof/>
                <w:webHidden/>
              </w:rPr>
              <w:fldChar w:fldCharType="begin"/>
            </w:r>
            <w:r>
              <w:rPr>
                <w:noProof/>
                <w:webHidden/>
              </w:rPr>
              <w:instrText xml:space="preserve"> PAGEREF _Toc54119963 \h </w:instrText>
            </w:r>
            <w:r>
              <w:rPr>
                <w:noProof/>
                <w:webHidden/>
              </w:rPr>
            </w:r>
            <w:r>
              <w:rPr>
                <w:noProof/>
                <w:webHidden/>
              </w:rPr>
              <w:fldChar w:fldCharType="separate"/>
            </w:r>
            <w:r>
              <w:rPr>
                <w:noProof/>
                <w:webHidden/>
              </w:rPr>
              <w:t>249</w:t>
            </w:r>
            <w:r>
              <w:rPr>
                <w:noProof/>
                <w:webHidden/>
              </w:rPr>
              <w:fldChar w:fldCharType="end"/>
            </w:r>
          </w:hyperlink>
        </w:p>
        <w:p w14:paraId="7752EB1B" w14:textId="61870E75"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64" w:history="1">
            <w:r w:rsidRPr="00821784">
              <w:rPr>
                <w:rStyle w:val="Hyperlnk"/>
                <w:noProof/>
                <w:highlight w:val="white"/>
              </w:rPr>
              <w:t>13.6.1.</w:t>
            </w:r>
            <w:r>
              <w:rPr>
                <w:rFonts w:asciiTheme="minorHAnsi" w:eastAsiaTheme="minorEastAsia" w:hAnsiTheme="minorHAnsi"/>
                <w:noProof/>
                <w:color w:val="auto"/>
                <w:lang w:val="sv-SE" w:eastAsia="sv-SE"/>
              </w:rPr>
              <w:tab/>
            </w:r>
            <w:r w:rsidRPr="00821784">
              <w:rPr>
                <w:rStyle w:val="Hyperlnk"/>
                <w:noProof/>
                <w:highlight w:val="white"/>
              </w:rPr>
              <w:t>Floating Relation</w:t>
            </w:r>
            <w:r>
              <w:rPr>
                <w:noProof/>
                <w:webHidden/>
              </w:rPr>
              <w:tab/>
            </w:r>
            <w:r>
              <w:rPr>
                <w:noProof/>
                <w:webHidden/>
              </w:rPr>
              <w:fldChar w:fldCharType="begin"/>
            </w:r>
            <w:r>
              <w:rPr>
                <w:noProof/>
                <w:webHidden/>
              </w:rPr>
              <w:instrText xml:space="preserve"> PAGEREF _Toc54119964 \h </w:instrText>
            </w:r>
            <w:r>
              <w:rPr>
                <w:noProof/>
                <w:webHidden/>
              </w:rPr>
            </w:r>
            <w:r>
              <w:rPr>
                <w:noProof/>
                <w:webHidden/>
              </w:rPr>
              <w:fldChar w:fldCharType="separate"/>
            </w:r>
            <w:r>
              <w:rPr>
                <w:noProof/>
                <w:webHidden/>
              </w:rPr>
              <w:t>250</w:t>
            </w:r>
            <w:r>
              <w:rPr>
                <w:noProof/>
                <w:webHidden/>
              </w:rPr>
              <w:fldChar w:fldCharType="end"/>
            </w:r>
          </w:hyperlink>
        </w:p>
        <w:p w14:paraId="4312579B" w14:textId="33F59156"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65" w:history="1">
            <w:r w:rsidRPr="00821784">
              <w:rPr>
                <w:rStyle w:val="Hyperlnk"/>
                <w:noProof/>
                <w:highlight w:val="white"/>
              </w:rPr>
              <w:t>13.6.2.</w:t>
            </w:r>
            <w:r>
              <w:rPr>
                <w:rFonts w:asciiTheme="minorHAnsi" w:eastAsiaTheme="minorEastAsia" w:hAnsiTheme="minorHAnsi"/>
                <w:noProof/>
                <w:color w:val="auto"/>
                <w:lang w:val="sv-SE" w:eastAsia="sv-SE"/>
              </w:rPr>
              <w:tab/>
            </w:r>
            <w:r w:rsidRPr="00821784">
              <w:rPr>
                <w:rStyle w:val="Hyperlnk"/>
                <w:noProof/>
                <w:highlight w:val="white"/>
              </w:rPr>
              <w:t>Floating Push and Pop</w:t>
            </w:r>
            <w:r>
              <w:rPr>
                <w:noProof/>
                <w:webHidden/>
              </w:rPr>
              <w:tab/>
            </w:r>
            <w:r>
              <w:rPr>
                <w:noProof/>
                <w:webHidden/>
              </w:rPr>
              <w:fldChar w:fldCharType="begin"/>
            </w:r>
            <w:r>
              <w:rPr>
                <w:noProof/>
                <w:webHidden/>
              </w:rPr>
              <w:instrText xml:space="preserve"> PAGEREF _Toc54119965 \h </w:instrText>
            </w:r>
            <w:r>
              <w:rPr>
                <w:noProof/>
                <w:webHidden/>
              </w:rPr>
            </w:r>
            <w:r>
              <w:rPr>
                <w:noProof/>
                <w:webHidden/>
              </w:rPr>
              <w:fldChar w:fldCharType="separate"/>
            </w:r>
            <w:r>
              <w:rPr>
                <w:noProof/>
                <w:webHidden/>
              </w:rPr>
              <w:t>250</w:t>
            </w:r>
            <w:r>
              <w:rPr>
                <w:noProof/>
                <w:webHidden/>
              </w:rPr>
              <w:fldChar w:fldCharType="end"/>
            </w:r>
          </w:hyperlink>
        </w:p>
        <w:p w14:paraId="31B7A542" w14:textId="7FA4A58A"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66" w:history="1">
            <w:r w:rsidRPr="00821784">
              <w:rPr>
                <w:rStyle w:val="Hyperlnk"/>
                <w:noProof/>
                <w:highlight w:val="white"/>
              </w:rPr>
              <w:t>13.6.3.</w:t>
            </w:r>
            <w:r>
              <w:rPr>
                <w:rFonts w:asciiTheme="minorHAnsi" w:eastAsiaTheme="minorEastAsia" w:hAnsiTheme="minorHAnsi"/>
                <w:noProof/>
                <w:color w:val="auto"/>
                <w:lang w:val="sv-SE" w:eastAsia="sv-SE"/>
              </w:rPr>
              <w:tab/>
            </w:r>
            <w:r w:rsidRPr="00821784">
              <w:rPr>
                <w:rStyle w:val="Hyperlnk"/>
                <w:noProof/>
                <w:highlight w:val="white"/>
              </w:rPr>
              <w:t>Type Conversion</w:t>
            </w:r>
            <w:r>
              <w:rPr>
                <w:noProof/>
                <w:webHidden/>
              </w:rPr>
              <w:tab/>
            </w:r>
            <w:r>
              <w:rPr>
                <w:noProof/>
                <w:webHidden/>
              </w:rPr>
              <w:fldChar w:fldCharType="begin"/>
            </w:r>
            <w:r>
              <w:rPr>
                <w:noProof/>
                <w:webHidden/>
              </w:rPr>
              <w:instrText xml:space="preserve"> PAGEREF _Toc54119966 \h </w:instrText>
            </w:r>
            <w:r>
              <w:rPr>
                <w:noProof/>
                <w:webHidden/>
              </w:rPr>
            </w:r>
            <w:r>
              <w:rPr>
                <w:noProof/>
                <w:webHidden/>
              </w:rPr>
              <w:fldChar w:fldCharType="separate"/>
            </w:r>
            <w:r>
              <w:rPr>
                <w:noProof/>
                <w:webHidden/>
              </w:rPr>
              <w:t>253</w:t>
            </w:r>
            <w:r>
              <w:rPr>
                <w:noProof/>
                <w:webHidden/>
              </w:rPr>
              <w:fldChar w:fldCharType="end"/>
            </w:r>
          </w:hyperlink>
        </w:p>
        <w:p w14:paraId="6D4BA78C" w14:textId="56757294"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67" w:history="1">
            <w:r w:rsidRPr="00821784">
              <w:rPr>
                <w:rStyle w:val="Hyperlnk"/>
                <w:noProof/>
                <w:highlight w:val="white"/>
              </w:rPr>
              <w:t>13.6.4.</w:t>
            </w:r>
            <w:r>
              <w:rPr>
                <w:rFonts w:asciiTheme="minorHAnsi" w:eastAsiaTheme="minorEastAsia" w:hAnsiTheme="minorHAnsi"/>
                <w:noProof/>
                <w:color w:val="auto"/>
                <w:lang w:val="sv-SE" w:eastAsia="sv-SE"/>
              </w:rPr>
              <w:tab/>
            </w:r>
            <w:r w:rsidRPr="00821784">
              <w:rPr>
                <w:rStyle w:val="Hyperlnk"/>
                <w:noProof/>
                <w:highlight w:val="white"/>
              </w:rPr>
              <w:t>Struct and Union</w:t>
            </w:r>
            <w:r>
              <w:rPr>
                <w:noProof/>
                <w:webHidden/>
              </w:rPr>
              <w:tab/>
            </w:r>
            <w:r>
              <w:rPr>
                <w:noProof/>
                <w:webHidden/>
              </w:rPr>
              <w:fldChar w:fldCharType="begin"/>
            </w:r>
            <w:r>
              <w:rPr>
                <w:noProof/>
                <w:webHidden/>
              </w:rPr>
              <w:instrText xml:space="preserve"> PAGEREF _Toc54119967 \h </w:instrText>
            </w:r>
            <w:r>
              <w:rPr>
                <w:noProof/>
                <w:webHidden/>
              </w:rPr>
            </w:r>
            <w:r>
              <w:rPr>
                <w:noProof/>
                <w:webHidden/>
              </w:rPr>
              <w:fldChar w:fldCharType="separate"/>
            </w:r>
            <w:r>
              <w:rPr>
                <w:noProof/>
                <w:webHidden/>
              </w:rPr>
              <w:t>254</w:t>
            </w:r>
            <w:r>
              <w:rPr>
                <w:noProof/>
                <w:webHidden/>
              </w:rPr>
              <w:fldChar w:fldCharType="end"/>
            </w:r>
          </w:hyperlink>
        </w:p>
        <w:p w14:paraId="0A678625" w14:textId="6741334D"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68" w:history="1">
            <w:r w:rsidRPr="00821784">
              <w:rPr>
                <w:rStyle w:val="Hyperlnk"/>
                <w:noProof/>
                <w:highlight w:val="white"/>
              </w:rPr>
              <w:t>13.6.5.</w:t>
            </w:r>
            <w:r>
              <w:rPr>
                <w:rFonts w:asciiTheme="minorHAnsi" w:eastAsiaTheme="minorEastAsia" w:hAnsiTheme="minorHAnsi"/>
                <w:noProof/>
                <w:color w:val="auto"/>
                <w:lang w:val="sv-SE" w:eastAsia="sv-SE"/>
              </w:rPr>
              <w:tab/>
            </w:r>
            <w:r w:rsidRPr="00821784">
              <w:rPr>
                <w:rStyle w:val="Hyperlnk"/>
                <w:noProof/>
                <w:highlight w:val="white"/>
              </w:rPr>
              <w:t>Initialization Code</w:t>
            </w:r>
            <w:r>
              <w:rPr>
                <w:noProof/>
                <w:webHidden/>
              </w:rPr>
              <w:tab/>
            </w:r>
            <w:r>
              <w:rPr>
                <w:noProof/>
                <w:webHidden/>
              </w:rPr>
              <w:fldChar w:fldCharType="begin"/>
            </w:r>
            <w:r>
              <w:rPr>
                <w:noProof/>
                <w:webHidden/>
              </w:rPr>
              <w:instrText xml:space="preserve"> PAGEREF _Toc54119968 \h </w:instrText>
            </w:r>
            <w:r>
              <w:rPr>
                <w:noProof/>
                <w:webHidden/>
              </w:rPr>
            </w:r>
            <w:r>
              <w:rPr>
                <w:noProof/>
                <w:webHidden/>
              </w:rPr>
              <w:fldChar w:fldCharType="separate"/>
            </w:r>
            <w:r>
              <w:rPr>
                <w:noProof/>
                <w:webHidden/>
              </w:rPr>
              <w:t>256</w:t>
            </w:r>
            <w:r>
              <w:rPr>
                <w:noProof/>
                <w:webHidden/>
              </w:rPr>
              <w:fldChar w:fldCharType="end"/>
            </w:r>
          </w:hyperlink>
        </w:p>
        <w:p w14:paraId="4091FCA7" w14:textId="4C2F0841"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69" w:history="1">
            <w:r w:rsidRPr="00821784">
              <w:rPr>
                <w:rStyle w:val="Hyperlnk"/>
                <w:noProof/>
                <w:highlight w:val="white"/>
              </w:rPr>
              <w:t>13.6.6.</w:t>
            </w:r>
            <w:r>
              <w:rPr>
                <w:rFonts w:asciiTheme="minorHAnsi" w:eastAsiaTheme="minorEastAsia" w:hAnsiTheme="minorHAnsi"/>
                <w:noProof/>
                <w:color w:val="auto"/>
                <w:lang w:val="sv-SE" w:eastAsia="sv-SE"/>
              </w:rPr>
              <w:tab/>
            </w:r>
            <w:r w:rsidRPr="00821784">
              <w:rPr>
                <w:rStyle w:val="Hyperlnk"/>
                <w:noProof/>
                <w:highlight w:val="white"/>
              </w:rPr>
              <w:t>Command Line Arguments</w:t>
            </w:r>
            <w:r>
              <w:rPr>
                <w:noProof/>
                <w:webHidden/>
              </w:rPr>
              <w:tab/>
            </w:r>
            <w:r>
              <w:rPr>
                <w:noProof/>
                <w:webHidden/>
              </w:rPr>
              <w:fldChar w:fldCharType="begin"/>
            </w:r>
            <w:r>
              <w:rPr>
                <w:noProof/>
                <w:webHidden/>
              </w:rPr>
              <w:instrText xml:space="preserve"> PAGEREF _Toc54119969 \h </w:instrText>
            </w:r>
            <w:r>
              <w:rPr>
                <w:noProof/>
                <w:webHidden/>
              </w:rPr>
            </w:r>
            <w:r>
              <w:rPr>
                <w:noProof/>
                <w:webHidden/>
              </w:rPr>
              <w:fldChar w:fldCharType="separate"/>
            </w:r>
            <w:r>
              <w:rPr>
                <w:noProof/>
                <w:webHidden/>
              </w:rPr>
              <w:t>257</w:t>
            </w:r>
            <w:r>
              <w:rPr>
                <w:noProof/>
                <w:webHidden/>
              </w:rPr>
              <w:fldChar w:fldCharType="end"/>
            </w:r>
          </w:hyperlink>
        </w:p>
        <w:p w14:paraId="3B9669E3" w14:textId="14885A29"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70" w:history="1">
            <w:r w:rsidRPr="00821784">
              <w:rPr>
                <w:rStyle w:val="Hyperlnk"/>
                <w:noProof/>
                <w:highlight w:val="white"/>
              </w:rPr>
              <w:t>13.6.1.</w:t>
            </w:r>
            <w:r>
              <w:rPr>
                <w:rFonts w:asciiTheme="minorHAnsi" w:eastAsiaTheme="minorEastAsia" w:hAnsiTheme="minorHAnsi"/>
                <w:noProof/>
                <w:color w:val="auto"/>
                <w:lang w:val="sv-SE" w:eastAsia="sv-SE"/>
              </w:rPr>
              <w:tab/>
            </w:r>
            <w:r w:rsidRPr="00821784">
              <w:rPr>
                <w:rStyle w:val="Hyperlnk"/>
                <w:noProof/>
                <w:highlight w:val="white"/>
              </w:rPr>
              <w:t>Text List</w:t>
            </w:r>
            <w:r>
              <w:rPr>
                <w:noProof/>
                <w:webHidden/>
              </w:rPr>
              <w:tab/>
            </w:r>
            <w:r>
              <w:rPr>
                <w:noProof/>
                <w:webHidden/>
              </w:rPr>
              <w:fldChar w:fldCharType="begin"/>
            </w:r>
            <w:r>
              <w:rPr>
                <w:noProof/>
                <w:webHidden/>
              </w:rPr>
              <w:instrText xml:space="preserve"> PAGEREF _Toc54119970 \h </w:instrText>
            </w:r>
            <w:r>
              <w:rPr>
                <w:noProof/>
                <w:webHidden/>
              </w:rPr>
            </w:r>
            <w:r>
              <w:rPr>
                <w:noProof/>
                <w:webHidden/>
              </w:rPr>
              <w:fldChar w:fldCharType="separate"/>
            </w:r>
            <w:r>
              <w:rPr>
                <w:noProof/>
                <w:webHidden/>
              </w:rPr>
              <w:t>260</w:t>
            </w:r>
            <w:r>
              <w:rPr>
                <w:noProof/>
                <w:webHidden/>
              </w:rPr>
              <w:fldChar w:fldCharType="end"/>
            </w:r>
          </w:hyperlink>
        </w:p>
        <w:p w14:paraId="1468ED6E" w14:textId="3563289F" w:rsidR="00207336" w:rsidRDefault="00207336">
          <w:pPr>
            <w:pStyle w:val="Innehll1"/>
            <w:rPr>
              <w:rFonts w:asciiTheme="minorHAnsi" w:eastAsiaTheme="minorEastAsia" w:hAnsiTheme="minorHAnsi"/>
              <w:noProof/>
              <w:color w:val="auto"/>
              <w:lang w:val="sv-SE" w:eastAsia="sv-SE"/>
            </w:rPr>
          </w:pPr>
          <w:hyperlink w:anchor="_Toc54119971" w:history="1">
            <w:r w:rsidRPr="00821784">
              <w:rPr>
                <w:rStyle w:val="Hyperlnk"/>
                <w:noProof/>
              </w:rPr>
              <w:t>14.</w:t>
            </w:r>
            <w:r>
              <w:rPr>
                <w:rFonts w:asciiTheme="minorHAnsi" w:eastAsiaTheme="minorEastAsia" w:hAnsiTheme="minorHAnsi"/>
                <w:noProof/>
                <w:color w:val="auto"/>
                <w:lang w:val="sv-SE" w:eastAsia="sv-SE"/>
              </w:rPr>
              <w:tab/>
            </w:r>
            <w:r w:rsidRPr="00821784">
              <w:rPr>
                <w:rStyle w:val="Hyperlnk"/>
                <w:noProof/>
              </w:rPr>
              <w:t>Executable Code Generation</w:t>
            </w:r>
            <w:r>
              <w:rPr>
                <w:noProof/>
                <w:webHidden/>
              </w:rPr>
              <w:tab/>
            </w:r>
            <w:r>
              <w:rPr>
                <w:noProof/>
                <w:webHidden/>
              </w:rPr>
              <w:fldChar w:fldCharType="begin"/>
            </w:r>
            <w:r>
              <w:rPr>
                <w:noProof/>
                <w:webHidden/>
              </w:rPr>
              <w:instrText xml:space="preserve"> PAGEREF _Toc54119971 \h </w:instrText>
            </w:r>
            <w:r>
              <w:rPr>
                <w:noProof/>
                <w:webHidden/>
              </w:rPr>
            </w:r>
            <w:r>
              <w:rPr>
                <w:noProof/>
                <w:webHidden/>
              </w:rPr>
              <w:fldChar w:fldCharType="separate"/>
            </w:r>
            <w:r>
              <w:rPr>
                <w:noProof/>
                <w:webHidden/>
              </w:rPr>
              <w:t>262</w:t>
            </w:r>
            <w:r>
              <w:rPr>
                <w:noProof/>
                <w:webHidden/>
              </w:rPr>
              <w:fldChar w:fldCharType="end"/>
            </w:r>
          </w:hyperlink>
        </w:p>
        <w:p w14:paraId="18693EC6" w14:textId="36238510" w:rsidR="00207336" w:rsidRDefault="00207336">
          <w:pPr>
            <w:pStyle w:val="Innehll2"/>
            <w:tabs>
              <w:tab w:val="left" w:pos="1100"/>
              <w:tab w:val="right" w:leader="dot" w:pos="9350"/>
            </w:tabs>
            <w:rPr>
              <w:rFonts w:asciiTheme="minorHAnsi" w:eastAsiaTheme="minorEastAsia" w:hAnsiTheme="minorHAnsi"/>
              <w:noProof/>
              <w:color w:val="auto"/>
              <w:lang w:val="sv-SE" w:eastAsia="sv-SE"/>
            </w:rPr>
          </w:pPr>
          <w:hyperlink w:anchor="_Toc54119972" w:history="1">
            <w:r w:rsidRPr="00821784">
              <w:rPr>
                <w:rStyle w:val="Hyperlnk"/>
                <w:noProof/>
              </w:rPr>
              <w:t>14.1.</w:t>
            </w:r>
            <w:r>
              <w:rPr>
                <w:rFonts w:asciiTheme="minorHAnsi" w:eastAsiaTheme="minorEastAsia" w:hAnsiTheme="minorHAnsi"/>
                <w:noProof/>
                <w:color w:val="auto"/>
                <w:lang w:val="sv-SE" w:eastAsia="sv-SE"/>
              </w:rPr>
              <w:tab/>
            </w:r>
            <w:r w:rsidRPr="00821784">
              <w:rPr>
                <w:rStyle w:val="Hyperlnk"/>
                <w:noProof/>
              </w:rPr>
              <w:t>The Windows Mode</w:t>
            </w:r>
            <w:r>
              <w:rPr>
                <w:noProof/>
                <w:webHidden/>
              </w:rPr>
              <w:tab/>
            </w:r>
            <w:r>
              <w:rPr>
                <w:noProof/>
                <w:webHidden/>
              </w:rPr>
              <w:fldChar w:fldCharType="begin"/>
            </w:r>
            <w:r>
              <w:rPr>
                <w:noProof/>
                <w:webHidden/>
              </w:rPr>
              <w:instrText xml:space="preserve"> PAGEREF _Toc54119972 \h </w:instrText>
            </w:r>
            <w:r>
              <w:rPr>
                <w:noProof/>
                <w:webHidden/>
              </w:rPr>
            </w:r>
            <w:r>
              <w:rPr>
                <w:noProof/>
                <w:webHidden/>
              </w:rPr>
              <w:fldChar w:fldCharType="separate"/>
            </w:r>
            <w:r>
              <w:rPr>
                <w:noProof/>
                <w:webHidden/>
              </w:rPr>
              <w:t>262</w:t>
            </w:r>
            <w:r>
              <w:rPr>
                <w:noProof/>
                <w:webHidden/>
              </w:rPr>
              <w:fldChar w:fldCharType="end"/>
            </w:r>
          </w:hyperlink>
        </w:p>
        <w:p w14:paraId="1899F30C" w14:textId="05E10C77"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73" w:history="1">
            <w:r w:rsidRPr="00821784">
              <w:rPr>
                <w:rStyle w:val="Hyperlnk"/>
                <w:noProof/>
                <w:highlight w:val="white"/>
              </w:rPr>
              <w:t>14.1.1.</w:t>
            </w:r>
            <w:r>
              <w:rPr>
                <w:rFonts w:asciiTheme="minorHAnsi" w:eastAsiaTheme="minorEastAsia" w:hAnsiTheme="minorHAnsi"/>
                <w:noProof/>
                <w:color w:val="auto"/>
                <w:lang w:val="sv-SE" w:eastAsia="sv-SE"/>
              </w:rPr>
              <w:tab/>
            </w:r>
            <w:r w:rsidRPr="00821784">
              <w:rPr>
                <w:rStyle w:val="Hyperlnk"/>
                <w:noProof/>
                <w:highlight w:val="white"/>
              </w:rPr>
              <w:t>Main</w:t>
            </w:r>
            <w:r>
              <w:rPr>
                <w:noProof/>
                <w:webHidden/>
              </w:rPr>
              <w:tab/>
            </w:r>
            <w:r>
              <w:rPr>
                <w:noProof/>
                <w:webHidden/>
              </w:rPr>
              <w:fldChar w:fldCharType="begin"/>
            </w:r>
            <w:r>
              <w:rPr>
                <w:noProof/>
                <w:webHidden/>
              </w:rPr>
              <w:instrText xml:space="preserve"> PAGEREF _Toc54119973 \h </w:instrText>
            </w:r>
            <w:r>
              <w:rPr>
                <w:noProof/>
                <w:webHidden/>
              </w:rPr>
            </w:r>
            <w:r>
              <w:rPr>
                <w:noProof/>
                <w:webHidden/>
              </w:rPr>
              <w:fldChar w:fldCharType="separate"/>
            </w:r>
            <w:r>
              <w:rPr>
                <w:noProof/>
                <w:webHidden/>
              </w:rPr>
              <w:t>262</w:t>
            </w:r>
            <w:r>
              <w:rPr>
                <w:noProof/>
                <w:webHidden/>
              </w:rPr>
              <w:fldChar w:fldCharType="end"/>
            </w:r>
          </w:hyperlink>
        </w:p>
        <w:p w14:paraId="650DC0EA" w14:textId="49C9FA32"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74" w:history="1">
            <w:r w:rsidRPr="00821784">
              <w:rPr>
                <w:rStyle w:val="Hyperlnk"/>
                <w:noProof/>
                <w:highlight w:val="white"/>
              </w:rPr>
              <w:t>14.1.2.</w:t>
            </w:r>
            <w:r>
              <w:rPr>
                <w:rFonts w:asciiTheme="minorHAnsi" w:eastAsiaTheme="minorEastAsia" w:hAnsiTheme="minorHAnsi"/>
                <w:noProof/>
                <w:color w:val="auto"/>
                <w:lang w:val="sv-SE" w:eastAsia="sv-SE"/>
              </w:rPr>
              <w:tab/>
            </w:r>
            <w:r w:rsidRPr="00821784">
              <w:rPr>
                <w:rStyle w:val="Hyperlnk"/>
                <w:noProof/>
                <w:highlight w:val="white"/>
              </w:rPr>
              <w:t>Type Size</w:t>
            </w:r>
            <w:r>
              <w:rPr>
                <w:noProof/>
                <w:webHidden/>
              </w:rPr>
              <w:tab/>
            </w:r>
            <w:r>
              <w:rPr>
                <w:noProof/>
                <w:webHidden/>
              </w:rPr>
              <w:fldChar w:fldCharType="begin"/>
            </w:r>
            <w:r>
              <w:rPr>
                <w:noProof/>
                <w:webHidden/>
              </w:rPr>
              <w:instrText xml:space="preserve"> PAGEREF _Toc54119974 \h </w:instrText>
            </w:r>
            <w:r>
              <w:rPr>
                <w:noProof/>
                <w:webHidden/>
              </w:rPr>
            </w:r>
            <w:r>
              <w:rPr>
                <w:noProof/>
                <w:webHidden/>
              </w:rPr>
              <w:fldChar w:fldCharType="separate"/>
            </w:r>
            <w:r>
              <w:rPr>
                <w:noProof/>
                <w:webHidden/>
              </w:rPr>
              <w:t>265</w:t>
            </w:r>
            <w:r>
              <w:rPr>
                <w:noProof/>
                <w:webHidden/>
              </w:rPr>
              <w:fldChar w:fldCharType="end"/>
            </w:r>
          </w:hyperlink>
        </w:p>
        <w:p w14:paraId="5BAEBBA1" w14:textId="609649A0"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75" w:history="1">
            <w:r w:rsidRPr="00821784">
              <w:rPr>
                <w:rStyle w:val="Hyperlnk"/>
                <w:noProof/>
                <w:highlight w:val="white"/>
              </w:rPr>
              <w:t>14.1.1.</w:t>
            </w:r>
            <w:r>
              <w:rPr>
                <w:rFonts w:asciiTheme="minorHAnsi" w:eastAsiaTheme="minorEastAsia" w:hAnsiTheme="minorHAnsi"/>
                <w:noProof/>
                <w:color w:val="auto"/>
                <w:lang w:val="sv-SE" w:eastAsia="sv-SE"/>
              </w:rPr>
              <w:tab/>
            </w:r>
            <w:r w:rsidRPr="00821784">
              <w:rPr>
                <w:rStyle w:val="Hyperlnk"/>
                <w:noProof/>
                <w:highlight w:val="white"/>
              </w:rPr>
              <w:t>Static Symbol</w:t>
            </w:r>
            <w:r>
              <w:rPr>
                <w:noProof/>
                <w:webHidden/>
              </w:rPr>
              <w:tab/>
            </w:r>
            <w:r>
              <w:rPr>
                <w:noProof/>
                <w:webHidden/>
              </w:rPr>
              <w:fldChar w:fldCharType="begin"/>
            </w:r>
            <w:r>
              <w:rPr>
                <w:noProof/>
                <w:webHidden/>
              </w:rPr>
              <w:instrText xml:space="preserve"> PAGEREF _Toc54119975 \h </w:instrText>
            </w:r>
            <w:r>
              <w:rPr>
                <w:noProof/>
                <w:webHidden/>
              </w:rPr>
            </w:r>
            <w:r>
              <w:rPr>
                <w:noProof/>
                <w:webHidden/>
              </w:rPr>
              <w:fldChar w:fldCharType="separate"/>
            </w:r>
            <w:r>
              <w:rPr>
                <w:noProof/>
                <w:webHidden/>
              </w:rPr>
              <w:t>266</w:t>
            </w:r>
            <w:r>
              <w:rPr>
                <w:noProof/>
                <w:webHidden/>
              </w:rPr>
              <w:fldChar w:fldCharType="end"/>
            </w:r>
          </w:hyperlink>
        </w:p>
        <w:p w14:paraId="5960FB89" w14:textId="6B2F5D6B"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76" w:history="1">
            <w:r w:rsidRPr="00821784">
              <w:rPr>
                <w:rStyle w:val="Hyperlnk"/>
                <w:noProof/>
                <w:highlight w:val="white"/>
              </w:rPr>
              <w:t>14.1.2.</w:t>
            </w:r>
            <w:r>
              <w:rPr>
                <w:rFonts w:asciiTheme="minorHAnsi" w:eastAsiaTheme="minorEastAsia" w:hAnsiTheme="minorHAnsi"/>
                <w:noProof/>
                <w:color w:val="auto"/>
                <w:lang w:val="sv-SE" w:eastAsia="sv-SE"/>
              </w:rPr>
              <w:tab/>
            </w:r>
            <w:r w:rsidRPr="00821784">
              <w:rPr>
                <w:rStyle w:val="Hyperlnk"/>
                <w:noProof/>
                <w:highlight w:val="white"/>
              </w:rPr>
              <w:t>Static Value</w:t>
            </w:r>
            <w:r>
              <w:rPr>
                <w:noProof/>
                <w:webHidden/>
              </w:rPr>
              <w:tab/>
            </w:r>
            <w:r>
              <w:rPr>
                <w:noProof/>
                <w:webHidden/>
              </w:rPr>
              <w:fldChar w:fldCharType="begin"/>
            </w:r>
            <w:r>
              <w:rPr>
                <w:noProof/>
                <w:webHidden/>
              </w:rPr>
              <w:instrText xml:space="preserve"> PAGEREF _Toc54119976 \h </w:instrText>
            </w:r>
            <w:r>
              <w:rPr>
                <w:noProof/>
                <w:webHidden/>
              </w:rPr>
            </w:r>
            <w:r>
              <w:rPr>
                <w:noProof/>
                <w:webHidden/>
              </w:rPr>
              <w:fldChar w:fldCharType="separate"/>
            </w:r>
            <w:r>
              <w:rPr>
                <w:noProof/>
                <w:webHidden/>
              </w:rPr>
              <w:t>268</w:t>
            </w:r>
            <w:r>
              <w:rPr>
                <w:noProof/>
                <w:webHidden/>
              </w:rPr>
              <w:fldChar w:fldCharType="end"/>
            </w:r>
          </w:hyperlink>
        </w:p>
        <w:p w14:paraId="789E8DC2" w14:textId="0EDBE118"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77" w:history="1">
            <w:r w:rsidRPr="00821784">
              <w:rPr>
                <w:rStyle w:val="Hyperlnk"/>
                <w:noProof/>
                <w:highlight w:val="white"/>
              </w:rPr>
              <w:t>14.1.3.</w:t>
            </w:r>
            <w:r>
              <w:rPr>
                <w:rFonts w:asciiTheme="minorHAnsi" w:eastAsiaTheme="minorEastAsia" w:hAnsiTheme="minorHAnsi"/>
                <w:noProof/>
                <w:color w:val="auto"/>
                <w:lang w:val="sv-SE" w:eastAsia="sv-SE"/>
              </w:rPr>
              <w:tab/>
            </w:r>
            <w:r w:rsidRPr="00821784">
              <w:rPr>
                <w:rStyle w:val="Hyperlnk"/>
                <w:noProof/>
                <w:highlight w:val="white"/>
              </w:rPr>
              <w:t>Function End</w:t>
            </w:r>
            <w:r>
              <w:rPr>
                <w:noProof/>
                <w:webHidden/>
              </w:rPr>
              <w:tab/>
            </w:r>
            <w:r>
              <w:rPr>
                <w:noProof/>
                <w:webHidden/>
              </w:rPr>
              <w:fldChar w:fldCharType="begin"/>
            </w:r>
            <w:r>
              <w:rPr>
                <w:noProof/>
                <w:webHidden/>
              </w:rPr>
              <w:instrText xml:space="preserve"> PAGEREF _Toc54119977 \h </w:instrText>
            </w:r>
            <w:r>
              <w:rPr>
                <w:noProof/>
                <w:webHidden/>
              </w:rPr>
            </w:r>
            <w:r>
              <w:rPr>
                <w:noProof/>
                <w:webHidden/>
              </w:rPr>
              <w:fldChar w:fldCharType="separate"/>
            </w:r>
            <w:r>
              <w:rPr>
                <w:noProof/>
                <w:webHidden/>
              </w:rPr>
              <w:t>269</w:t>
            </w:r>
            <w:r>
              <w:rPr>
                <w:noProof/>
                <w:webHidden/>
              </w:rPr>
              <w:fldChar w:fldCharType="end"/>
            </w:r>
          </w:hyperlink>
        </w:p>
        <w:p w14:paraId="75B14741" w14:textId="5D888892"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78" w:history="1">
            <w:r w:rsidRPr="00821784">
              <w:rPr>
                <w:rStyle w:val="Hyperlnk"/>
                <w:noProof/>
                <w:highlight w:val="white"/>
              </w:rPr>
              <w:t>14.1.4.</w:t>
            </w:r>
            <w:r>
              <w:rPr>
                <w:rFonts w:asciiTheme="minorHAnsi" w:eastAsiaTheme="minorEastAsia" w:hAnsiTheme="minorHAnsi"/>
                <w:noProof/>
                <w:color w:val="auto"/>
                <w:lang w:val="sv-SE" w:eastAsia="sv-SE"/>
              </w:rPr>
              <w:tab/>
            </w:r>
            <w:r w:rsidRPr="00821784">
              <w:rPr>
                <w:rStyle w:val="Hyperlnk"/>
                <w:noProof/>
                <w:highlight w:val="white"/>
              </w:rPr>
              <w:t>Target Code Generation</w:t>
            </w:r>
            <w:r>
              <w:rPr>
                <w:noProof/>
                <w:webHidden/>
              </w:rPr>
              <w:tab/>
            </w:r>
            <w:r>
              <w:rPr>
                <w:noProof/>
                <w:webHidden/>
              </w:rPr>
              <w:fldChar w:fldCharType="begin"/>
            </w:r>
            <w:r>
              <w:rPr>
                <w:noProof/>
                <w:webHidden/>
              </w:rPr>
              <w:instrText xml:space="preserve"> PAGEREF _Toc54119978 \h </w:instrText>
            </w:r>
            <w:r>
              <w:rPr>
                <w:noProof/>
                <w:webHidden/>
              </w:rPr>
            </w:r>
            <w:r>
              <w:rPr>
                <w:noProof/>
                <w:webHidden/>
              </w:rPr>
              <w:fldChar w:fldCharType="separate"/>
            </w:r>
            <w:r>
              <w:rPr>
                <w:noProof/>
                <w:webHidden/>
              </w:rPr>
              <w:t>269</w:t>
            </w:r>
            <w:r>
              <w:rPr>
                <w:noProof/>
                <w:webHidden/>
              </w:rPr>
              <w:fldChar w:fldCharType="end"/>
            </w:r>
          </w:hyperlink>
        </w:p>
        <w:p w14:paraId="2D078B84" w14:textId="23BC065B"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79" w:history="1">
            <w:r w:rsidRPr="00821784">
              <w:rPr>
                <w:rStyle w:val="Hyperlnk"/>
                <w:noProof/>
                <w:highlight w:val="white"/>
              </w:rPr>
              <w:t>14.1.5.</w:t>
            </w:r>
            <w:r>
              <w:rPr>
                <w:rFonts w:asciiTheme="minorHAnsi" w:eastAsiaTheme="minorEastAsia" w:hAnsiTheme="minorHAnsi"/>
                <w:noProof/>
                <w:color w:val="auto"/>
                <w:lang w:val="sv-SE" w:eastAsia="sv-SE"/>
              </w:rPr>
              <w:tab/>
            </w:r>
            <w:r w:rsidRPr="00821784">
              <w:rPr>
                <w:rStyle w:val="Hyperlnk"/>
                <w:noProof/>
                <w:highlight w:val="white"/>
              </w:rPr>
              <w:t>Exit</w:t>
            </w:r>
            <w:r>
              <w:rPr>
                <w:noProof/>
                <w:webHidden/>
              </w:rPr>
              <w:tab/>
            </w:r>
            <w:r>
              <w:rPr>
                <w:noProof/>
                <w:webHidden/>
              </w:rPr>
              <w:fldChar w:fldCharType="begin"/>
            </w:r>
            <w:r>
              <w:rPr>
                <w:noProof/>
                <w:webHidden/>
              </w:rPr>
              <w:instrText xml:space="preserve"> PAGEREF _Toc54119979 \h </w:instrText>
            </w:r>
            <w:r>
              <w:rPr>
                <w:noProof/>
                <w:webHidden/>
              </w:rPr>
            </w:r>
            <w:r>
              <w:rPr>
                <w:noProof/>
                <w:webHidden/>
              </w:rPr>
              <w:fldChar w:fldCharType="separate"/>
            </w:r>
            <w:r>
              <w:rPr>
                <w:noProof/>
                <w:webHidden/>
              </w:rPr>
              <w:t>270</w:t>
            </w:r>
            <w:r>
              <w:rPr>
                <w:noProof/>
                <w:webHidden/>
              </w:rPr>
              <w:fldChar w:fldCharType="end"/>
            </w:r>
          </w:hyperlink>
        </w:p>
        <w:p w14:paraId="15800705" w14:textId="54BA8586"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80" w:history="1">
            <w:r w:rsidRPr="00821784">
              <w:rPr>
                <w:rStyle w:val="Hyperlnk"/>
                <w:noProof/>
                <w:highlight w:val="white"/>
              </w:rPr>
              <w:t>14.1.6.</w:t>
            </w:r>
            <w:r>
              <w:rPr>
                <w:rFonts w:asciiTheme="minorHAnsi" w:eastAsiaTheme="minorEastAsia" w:hAnsiTheme="minorHAnsi"/>
                <w:noProof/>
                <w:color w:val="auto"/>
                <w:lang w:val="sv-SE" w:eastAsia="sv-SE"/>
              </w:rPr>
              <w:tab/>
            </w:r>
            <w:r w:rsidRPr="00821784">
              <w:rPr>
                <w:rStyle w:val="Hyperlnk"/>
                <w:noProof/>
                <w:highlight w:val="white"/>
              </w:rPr>
              <w:t>Initialization Code</w:t>
            </w:r>
            <w:r>
              <w:rPr>
                <w:noProof/>
                <w:webHidden/>
              </w:rPr>
              <w:tab/>
            </w:r>
            <w:r>
              <w:rPr>
                <w:noProof/>
                <w:webHidden/>
              </w:rPr>
              <w:fldChar w:fldCharType="begin"/>
            </w:r>
            <w:r>
              <w:rPr>
                <w:noProof/>
                <w:webHidden/>
              </w:rPr>
              <w:instrText xml:space="preserve"> PAGEREF _Toc54119980 \h </w:instrText>
            </w:r>
            <w:r>
              <w:rPr>
                <w:noProof/>
                <w:webHidden/>
              </w:rPr>
            </w:r>
            <w:r>
              <w:rPr>
                <w:noProof/>
                <w:webHidden/>
              </w:rPr>
              <w:fldChar w:fldCharType="separate"/>
            </w:r>
            <w:r>
              <w:rPr>
                <w:noProof/>
                <w:webHidden/>
              </w:rPr>
              <w:t>270</w:t>
            </w:r>
            <w:r>
              <w:rPr>
                <w:noProof/>
                <w:webHidden/>
              </w:rPr>
              <w:fldChar w:fldCharType="end"/>
            </w:r>
          </w:hyperlink>
        </w:p>
        <w:p w14:paraId="6B9A09E7" w14:textId="3DB5D2AA"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81" w:history="1">
            <w:r w:rsidRPr="00821784">
              <w:rPr>
                <w:rStyle w:val="Hyperlnk"/>
                <w:noProof/>
                <w:highlight w:val="white"/>
              </w:rPr>
              <w:t>14.1.7.</w:t>
            </w:r>
            <w:r>
              <w:rPr>
                <w:rFonts w:asciiTheme="minorHAnsi" w:eastAsiaTheme="minorEastAsia" w:hAnsiTheme="minorHAnsi"/>
                <w:noProof/>
                <w:color w:val="auto"/>
                <w:lang w:val="sv-SE" w:eastAsia="sv-SE"/>
              </w:rPr>
              <w:tab/>
            </w:r>
            <w:r w:rsidRPr="00821784">
              <w:rPr>
                <w:rStyle w:val="Hyperlnk"/>
                <w:noProof/>
                <w:highlight w:val="white"/>
              </w:rPr>
              <w:t>Command Line Arguments</w:t>
            </w:r>
            <w:r>
              <w:rPr>
                <w:noProof/>
                <w:webHidden/>
              </w:rPr>
              <w:tab/>
            </w:r>
            <w:r>
              <w:rPr>
                <w:noProof/>
                <w:webHidden/>
              </w:rPr>
              <w:fldChar w:fldCharType="begin"/>
            </w:r>
            <w:r>
              <w:rPr>
                <w:noProof/>
                <w:webHidden/>
              </w:rPr>
              <w:instrText xml:space="preserve"> PAGEREF _Toc54119981 \h </w:instrText>
            </w:r>
            <w:r>
              <w:rPr>
                <w:noProof/>
                <w:webHidden/>
              </w:rPr>
            </w:r>
            <w:r>
              <w:rPr>
                <w:noProof/>
                <w:webHidden/>
              </w:rPr>
              <w:fldChar w:fldCharType="separate"/>
            </w:r>
            <w:r>
              <w:rPr>
                <w:noProof/>
                <w:webHidden/>
              </w:rPr>
              <w:t>271</w:t>
            </w:r>
            <w:r>
              <w:rPr>
                <w:noProof/>
                <w:webHidden/>
              </w:rPr>
              <w:fldChar w:fldCharType="end"/>
            </w:r>
          </w:hyperlink>
        </w:p>
        <w:p w14:paraId="0F7AE0E0" w14:textId="0C046CC6"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82" w:history="1">
            <w:r w:rsidRPr="00821784">
              <w:rPr>
                <w:rStyle w:val="Hyperlnk"/>
                <w:noProof/>
                <w:highlight w:val="white"/>
              </w:rPr>
              <w:t>14.1.1.</w:t>
            </w:r>
            <w:r>
              <w:rPr>
                <w:rFonts w:asciiTheme="minorHAnsi" w:eastAsiaTheme="minorEastAsia" w:hAnsiTheme="minorHAnsi"/>
                <w:noProof/>
                <w:color w:val="auto"/>
                <w:lang w:val="sv-SE" w:eastAsia="sv-SE"/>
              </w:rPr>
              <w:tab/>
            </w:r>
            <w:r w:rsidRPr="00821784">
              <w:rPr>
                <w:rStyle w:val="Hyperlnk"/>
                <w:noProof/>
                <w:highlight w:val="white"/>
              </w:rPr>
              <w:t>Windows Jump Info</w:t>
            </w:r>
            <w:r>
              <w:rPr>
                <w:noProof/>
                <w:webHidden/>
              </w:rPr>
              <w:tab/>
            </w:r>
            <w:r>
              <w:rPr>
                <w:noProof/>
                <w:webHidden/>
              </w:rPr>
              <w:fldChar w:fldCharType="begin"/>
            </w:r>
            <w:r>
              <w:rPr>
                <w:noProof/>
                <w:webHidden/>
              </w:rPr>
              <w:instrText xml:space="preserve"> PAGEREF _Toc54119982 \h </w:instrText>
            </w:r>
            <w:r>
              <w:rPr>
                <w:noProof/>
                <w:webHidden/>
              </w:rPr>
            </w:r>
            <w:r>
              <w:rPr>
                <w:noProof/>
                <w:webHidden/>
              </w:rPr>
              <w:fldChar w:fldCharType="separate"/>
            </w:r>
            <w:r>
              <w:rPr>
                <w:noProof/>
                <w:webHidden/>
              </w:rPr>
              <w:t>276</w:t>
            </w:r>
            <w:r>
              <w:rPr>
                <w:noProof/>
                <w:webHidden/>
              </w:rPr>
              <w:fldChar w:fldCharType="end"/>
            </w:r>
          </w:hyperlink>
        </w:p>
        <w:p w14:paraId="7811B1E3" w14:textId="4C5DE999"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83" w:history="1">
            <w:r w:rsidRPr="00821784">
              <w:rPr>
                <w:rStyle w:val="Hyperlnk"/>
                <w:noProof/>
                <w:highlight w:val="white"/>
              </w:rPr>
              <w:t>14.1.2.</w:t>
            </w:r>
            <w:r>
              <w:rPr>
                <w:rFonts w:asciiTheme="minorHAnsi" w:eastAsiaTheme="minorEastAsia" w:hAnsiTheme="minorHAnsi"/>
                <w:noProof/>
                <w:color w:val="auto"/>
                <w:lang w:val="sv-SE" w:eastAsia="sv-SE"/>
              </w:rPr>
              <w:tab/>
            </w:r>
            <w:r w:rsidRPr="00821784">
              <w:rPr>
                <w:rStyle w:val="Hyperlnk"/>
                <w:noProof/>
                <w:highlight w:val="white"/>
              </w:rPr>
              <w:t>Windows Byte List</w:t>
            </w:r>
            <w:r>
              <w:rPr>
                <w:noProof/>
                <w:webHidden/>
              </w:rPr>
              <w:tab/>
            </w:r>
            <w:r>
              <w:rPr>
                <w:noProof/>
                <w:webHidden/>
              </w:rPr>
              <w:fldChar w:fldCharType="begin"/>
            </w:r>
            <w:r>
              <w:rPr>
                <w:noProof/>
                <w:webHidden/>
              </w:rPr>
              <w:instrText xml:space="preserve"> PAGEREF _Toc54119983 \h </w:instrText>
            </w:r>
            <w:r>
              <w:rPr>
                <w:noProof/>
                <w:webHidden/>
              </w:rPr>
            </w:r>
            <w:r>
              <w:rPr>
                <w:noProof/>
                <w:webHidden/>
              </w:rPr>
              <w:fldChar w:fldCharType="separate"/>
            </w:r>
            <w:r>
              <w:rPr>
                <w:noProof/>
                <w:webHidden/>
              </w:rPr>
              <w:t>279</w:t>
            </w:r>
            <w:r>
              <w:rPr>
                <w:noProof/>
                <w:webHidden/>
              </w:rPr>
              <w:fldChar w:fldCharType="end"/>
            </w:r>
          </w:hyperlink>
        </w:p>
        <w:p w14:paraId="59E23A5D" w14:textId="3CCA1DC0"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84" w:history="1">
            <w:r w:rsidRPr="00821784">
              <w:rPr>
                <w:rStyle w:val="Hyperlnk"/>
                <w:noProof/>
                <w:highlight w:val="white"/>
              </w:rPr>
              <w:t>14.1.3.</w:t>
            </w:r>
            <w:r>
              <w:rPr>
                <w:rFonts w:asciiTheme="minorHAnsi" w:eastAsiaTheme="minorEastAsia" w:hAnsiTheme="minorHAnsi"/>
                <w:noProof/>
                <w:color w:val="auto"/>
                <w:lang w:val="sv-SE" w:eastAsia="sv-SE"/>
              </w:rPr>
              <w:tab/>
            </w:r>
            <w:r w:rsidRPr="00821784">
              <w:rPr>
                <w:rStyle w:val="Hyperlnk"/>
                <w:noProof/>
                <w:highlight w:val="white"/>
              </w:rPr>
              <w:t>Byte List</w:t>
            </w:r>
            <w:r>
              <w:rPr>
                <w:noProof/>
                <w:webHidden/>
              </w:rPr>
              <w:tab/>
            </w:r>
            <w:r>
              <w:rPr>
                <w:noProof/>
                <w:webHidden/>
              </w:rPr>
              <w:fldChar w:fldCharType="begin"/>
            </w:r>
            <w:r>
              <w:rPr>
                <w:noProof/>
                <w:webHidden/>
              </w:rPr>
              <w:instrText xml:space="preserve"> PAGEREF _Toc54119984 \h </w:instrText>
            </w:r>
            <w:r>
              <w:rPr>
                <w:noProof/>
                <w:webHidden/>
              </w:rPr>
            </w:r>
            <w:r>
              <w:rPr>
                <w:noProof/>
                <w:webHidden/>
              </w:rPr>
              <w:fldChar w:fldCharType="separate"/>
            </w:r>
            <w:r>
              <w:rPr>
                <w:noProof/>
                <w:webHidden/>
              </w:rPr>
              <w:t>280</w:t>
            </w:r>
            <w:r>
              <w:rPr>
                <w:noProof/>
                <w:webHidden/>
              </w:rPr>
              <w:fldChar w:fldCharType="end"/>
            </w:r>
          </w:hyperlink>
        </w:p>
        <w:p w14:paraId="56E5E703" w14:textId="1AE1D458" w:rsidR="00207336" w:rsidRDefault="00207336">
          <w:pPr>
            <w:pStyle w:val="Innehll2"/>
            <w:tabs>
              <w:tab w:val="left" w:pos="1100"/>
              <w:tab w:val="right" w:leader="dot" w:pos="9350"/>
            </w:tabs>
            <w:rPr>
              <w:rFonts w:asciiTheme="minorHAnsi" w:eastAsiaTheme="minorEastAsia" w:hAnsiTheme="minorHAnsi"/>
              <w:noProof/>
              <w:color w:val="auto"/>
              <w:lang w:val="sv-SE" w:eastAsia="sv-SE"/>
            </w:rPr>
          </w:pPr>
          <w:hyperlink w:anchor="_Toc54119985" w:history="1">
            <w:r w:rsidRPr="00821784">
              <w:rPr>
                <w:rStyle w:val="Hyperlnk"/>
                <w:noProof/>
              </w:rPr>
              <w:t>14.2.</w:t>
            </w:r>
            <w:r>
              <w:rPr>
                <w:rFonts w:asciiTheme="minorHAnsi" w:eastAsiaTheme="minorEastAsia" w:hAnsiTheme="minorHAnsi"/>
                <w:noProof/>
                <w:color w:val="auto"/>
                <w:lang w:val="sv-SE" w:eastAsia="sv-SE"/>
              </w:rPr>
              <w:tab/>
            </w:r>
            <w:r w:rsidRPr="00821784">
              <w:rPr>
                <w:rStyle w:val="Hyperlnk"/>
                <w:noProof/>
              </w:rPr>
              <w:t>Linking</w:t>
            </w:r>
            <w:r>
              <w:rPr>
                <w:noProof/>
                <w:webHidden/>
              </w:rPr>
              <w:tab/>
            </w:r>
            <w:r>
              <w:rPr>
                <w:noProof/>
                <w:webHidden/>
              </w:rPr>
              <w:fldChar w:fldCharType="begin"/>
            </w:r>
            <w:r>
              <w:rPr>
                <w:noProof/>
                <w:webHidden/>
              </w:rPr>
              <w:instrText xml:space="preserve"> PAGEREF _Toc54119985 \h </w:instrText>
            </w:r>
            <w:r>
              <w:rPr>
                <w:noProof/>
                <w:webHidden/>
              </w:rPr>
            </w:r>
            <w:r>
              <w:rPr>
                <w:noProof/>
                <w:webHidden/>
              </w:rPr>
              <w:fldChar w:fldCharType="separate"/>
            </w:r>
            <w:r>
              <w:rPr>
                <w:noProof/>
                <w:webHidden/>
              </w:rPr>
              <w:t>287</w:t>
            </w:r>
            <w:r>
              <w:rPr>
                <w:noProof/>
                <w:webHidden/>
              </w:rPr>
              <w:fldChar w:fldCharType="end"/>
            </w:r>
          </w:hyperlink>
        </w:p>
        <w:p w14:paraId="4CDC4724" w14:textId="74801D06"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86" w:history="1">
            <w:r w:rsidRPr="00821784">
              <w:rPr>
                <w:rStyle w:val="Hyperlnk"/>
                <w:noProof/>
              </w:rPr>
              <w:t>14.2.1.</w:t>
            </w:r>
            <w:r>
              <w:rPr>
                <w:rFonts w:asciiTheme="minorHAnsi" w:eastAsiaTheme="minorEastAsia" w:hAnsiTheme="minorHAnsi"/>
                <w:noProof/>
                <w:color w:val="auto"/>
                <w:lang w:val="sv-SE" w:eastAsia="sv-SE"/>
              </w:rPr>
              <w:tab/>
            </w:r>
            <w:r w:rsidRPr="00821784">
              <w:rPr>
                <w:rStyle w:val="Hyperlnk"/>
                <w:noProof/>
              </w:rPr>
              <w:t>The Linker Class</w:t>
            </w:r>
            <w:r>
              <w:rPr>
                <w:noProof/>
                <w:webHidden/>
              </w:rPr>
              <w:tab/>
            </w:r>
            <w:r>
              <w:rPr>
                <w:noProof/>
                <w:webHidden/>
              </w:rPr>
              <w:fldChar w:fldCharType="begin"/>
            </w:r>
            <w:r>
              <w:rPr>
                <w:noProof/>
                <w:webHidden/>
              </w:rPr>
              <w:instrText xml:space="preserve"> PAGEREF _Toc54119986 \h </w:instrText>
            </w:r>
            <w:r>
              <w:rPr>
                <w:noProof/>
                <w:webHidden/>
              </w:rPr>
            </w:r>
            <w:r>
              <w:rPr>
                <w:noProof/>
                <w:webHidden/>
              </w:rPr>
              <w:fldChar w:fldCharType="separate"/>
            </w:r>
            <w:r>
              <w:rPr>
                <w:noProof/>
                <w:webHidden/>
              </w:rPr>
              <w:t>288</w:t>
            </w:r>
            <w:r>
              <w:rPr>
                <w:noProof/>
                <w:webHidden/>
              </w:rPr>
              <w:fldChar w:fldCharType="end"/>
            </w:r>
          </w:hyperlink>
        </w:p>
        <w:p w14:paraId="39A1FCE1" w14:textId="33BDF037" w:rsidR="00207336" w:rsidRDefault="00207336">
          <w:pPr>
            <w:pStyle w:val="Innehll1"/>
            <w:rPr>
              <w:rFonts w:asciiTheme="minorHAnsi" w:eastAsiaTheme="minorEastAsia" w:hAnsiTheme="minorHAnsi"/>
              <w:noProof/>
              <w:color w:val="auto"/>
              <w:lang w:val="sv-SE" w:eastAsia="sv-SE"/>
            </w:rPr>
          </w:pPr>
          <w:hyperlink w:anchor="_Toc54119987" w:history="1">
            <w:r w:rsidRPr="00821784">
              <w:rPr>
                <w:rStyle w:val="Hyperlnk"/>
                <w:noProof/>
              </w:rPr>
              <w:t>15.</w:t>
            </w:r>
            <w:r>
              <w:rPr>
                <w:rFonts w:asciiTheme="minorHAnsi" w:eastAsiaTheme="minorEastAsia" w:hAnsiTheme="minorHAnsi"/>
                <w:noProof/>
                <w:color w:val="auto"/>
                <w:lang w:val="sv-SE" w:eastAsia="sv-SE"/>
              </w:rPr>
              <w:tab/>
            </w:r>
            <w:r w:rsidRPr="00821784">
              <w:rPr>
                <w:rStyle w:val="Hyperlnk"/>
                <w:noProof/>
              </w:rPr>
              <w:t>The Standard Library</w:t>
            </w:r>
            <w:r>
              <w:rPr>
                <w:noProof/>
                <w:webHidden/>
              </w:rPr>
              <w:tab/>
            </w:r>
            <w:r>
              <w:rPr>
                <w:noProof/>
                <w:webHidden/>
              </w:rPr>
              <w:fldChar w:fldCharType="begin"/>
            </w:r>
            <w:r>
              <w:rPr>
                <w:noProof/>
                <w:webHidden/>
              </w:rPr>
              <w:instrText xml:space="preserve"> PAGEREF _Toc54119987 \h </w:instrText>
            </w:r>
            <w:r>
              <w:rPr>
                <w:noProof/>
                <w:webHidden/>
              </w:rPr>
            </w:r>
            <w:r>
              <w:rPr>
                <w:noProof/>
                <w:webHidden/>
              </w:rPr>
              <w:fldChar w:fldCharType="separate"/>
            </w:r>
            <w:r>
              <w:rPr>
                <w:noProof/>
                <w:webHidden/>
              </w:rPr>
              <w:t>294</w:t>
            </w:r>
            <w:r>
              <w:rPr>
                <w:noProof/>
                <w:webHidden/>
              </w:rPr>
              <w:fldChar w:fldCharType="end"/>
            </w:r>
          </w:hyperlink>
        </w:p>
        <w:p w14:paraId="166F248C" w14:textId="0ED5FDC9" w:rsidR="00207336" w:rsidRDefault="00207336">
          <w:pPr>
            <w:pStyle w:val="Innehll2"/>
            <w:tabs>
              <w:tab w:val="left" w:pos="1100"/>
              <w:tab w:val="right" w:leader="dot" w:pos="9350"/>
            </w:tabs>
            <w:rPr>
              <w:rFonts w:asciiTheme="minorHAnsi" w:eastAsiaTheme="minorEastAsia" w:hAnsiTheme="minorHAnsi"/>
              <w:noProof/>
              <w:color w:val="auto"/>
              <w:lang w:val="sv-SE" w:eastAsia="sv-SE"/>
            </w:rPr>
          </w:pPr>
          <w:hyperlink w:anchor="_Toc54119988" w:history="1">
            <w:r w:rsidRPr="00821784">
              <w:rPr>
                <w:rStyle w:val="Hyperlnk"/>
                <w:noProof/>
              </w:rPr>
              <w:t>15.1.</w:t>
            </w:r>
            <w:r>
              <w:rPr>
                <w:rFonts w:asciiTheme="minorHAnsi" w:eastAsiaTheme="minorEastAsia" w:hAnsiTheme="minorHAnsi"/>
                <w:noProof/>
                <w:color w:val="auto"/>
                <w:lang w:val="sv-SE" w:eastAsia="sv-SE"/>
              </w:rPr>
              <w:tab/>
            </w:r>
            <w:r w:rsidRPr="00821784">
              <w:rPr>
                <w:rStyle w:val="Hyperlnk"/>
                <w:noProof/>
              </w:rPr>
              <w:t>Integral and Floating Limits</w:t>
            </w:r>
            <w:r>
              <w:rPr>
                <w:noProof/>
                <w:webHidden/>
              </w:rPr>
              <w:tab/>
            </w:r>
            <w:r>
              <w:rPr>
                <w:noProof/>
                <w:webHidden/>
              </w:rPr>
              <w:fldChar w:fldCharType="begin"/>
            </w:r>
            <w:r>
              <w:rPr>
                <w:noProof/>
                <w:webHidden/>
              </w:rPr>
              <w:instrText xml:space="preserve"> PAGEREF _Toc54119988 \h </w:instrText>
            </w:r>
            <w:r>
              <w:rPr>
                <w:noProof/>
                <w:webHidden/>
              </w:rPr>
            </w:r>
            <w:r>
              <w:rPr>
                <w:noProof/>
                <w:webHidden/>
              </w:rPr>
              <w:fldChar w:fldCharType="separate"/>
            </w:r>
            <w:r>
              <w:rPr>
                <w:noProof/>
                <w:webHidden/>
              </w:rPr>
              <w:t>294</w:t>
            </w:r>
            <w:r>
              <w:rPr>
                <w:noProof/>
                <w:webHidden/>
              </w:rPr>
              <w:fldChar w:fldCharType="end"/>
            </w:r>
          </w:hyperlink>
        </w:p>
        <w:p w14:paraId="40D9DC69" w14:textId="5D441929" w:rsidR="00207336" w:rsidRDefault="00207336">
          <w:pPr>
            <w:pStyle w:val="Innehll2"/>
            <w:tabs>
              <w:tab w:val="left" w:pos="1100"/>
              <w:tab w:val="right" w:leader="dot" w:pos="9350"/>
            </w:tabs>
            <w:rPr>
              <w:rFonts w:asciiTheme="minorHAnsi" w:eastAsiaTheme="minorEastAsia" w:hAnsiTheme="minorHAnsi"/>
              <w:noProof/>
              <w:color w:val="auto"/>
              <w:lang w:val="sv-SE" w:eastAsia="sv-SE"/>
            </w:rPr>
          </w:pPr>
          <w:hyperlink w:anchor="_Toc54119989" w:history="1">
            <w:r w:rsidRPr="00821784">
              <w:rPr>
                <w:rStyle w:val="Hyperlnk"/>
                <w:noProof/>
              </w:rPr>
              <w:t>15.2.</w:t>
            </w:r>
            <w:r>
              <w:rPr>
                <w:rFonts w:asciiTheme="minorHAnsi" w:eastAsiaTheme="minorEastAsia" w:hAnsiTheme="minorHAnsi"/>
                <w:noProof/>
                <w:color w:val="auto"/>
                <w:lang w:val="sv-SE" w:eastAsia="sv-SE"/>
              </w:rPr>
              <w:tab/>
            </w:r>
            <w:r w:rsidRPr="00821784">
              <w:rPr>
                <w:rStyle w:val="Hyperlnk"/>
                <w:noProof/>
              </w:rPr>
              <w:t>The Assert Macro</w:t>
            </w:r>
            <w:r>
              <w:rPr>
                <w:noProof/>
                <w:webHidden/>
              </w:rPr>
              <w:tab/>
            </w:r>
            <w:r>
              <w:rPr>
                <w:noProof/>
                <w:webHidden/>
              </w:rPr>
              <w:fldChar w:fldCharType="begin"/>
            </w:r>
            <w:r>
              <w:rPr>
                <w:noProof/>
                <w:webHidden/>
              </w:rPr>
              <w:instrText xml:space="preserve"> PAGEREF _Toc54119989 \h </w:instrText>
            </w:r>
            <w:r>
              <w:rPr>
                <w:noProof/>
                <w:webHidden/>
              </w:rPr>
            </w:r>
            <w:r>
              <w:rPr>
                <w:noProof/>
                <w:webHidden/>
              </w:rPr>
              <w:fldChar w:fldCharType="separate"/>
            </w:r>
            <w:r>
              <w:rPr>
                <w:noProof/>
                <w:webHidden/>
              </w:rPr>
              <w:t>295</w:t>
            </w:r>
            <w:r>
              <w:rPr>
                <w:noProof/>
                <w:webHidden/>
              </w:rPr>
              <w:fldChar w:fldCharType="end"/>
            </w:r>
          </w:hyperlink>
        </w:p>
        <w:p w14:paraId="00E981EA" w14:textId="6AA15682" w:rsidR="00207336" w:rsidRDefault="00207336">
          <w:pPr>
            <w:pStyle w:val="Innehll2"/>
            <w:tabs>
              <w:tab w:val="left" w:pos="1100"/>
              <w:tab w:val="right" w:leader="dot" w:pos="9350"/>
            </w:tabs>
            <w:rPr>
              <w:rFonts w:asciiTheme="minorHAnsi" w:eastAsiaTheme="minorEastAsia" w:hAnsiTheme="minorHAnsi"/>
              <w:noProof/>
              <w:color w:val="auto"/>
              <w:lang w:val="sv-SE" w:eastAsia="sv-SE"/>
            </w:rPr>
          </w:pPr>
          <w:hyperlink w:anchor="_Toc54119990" w:history="1">
            <w:r w:rsidRPr="00821784">
              <w:rPr>
                <w:rStyle w:val="Hyperlnk"/>
                <w:noProof/>
              </w:rPr>
              <w:t>15.3.</w:t>
            </w:r>
            <w:r>
              <w:rPr>
                <w:rFonts w:asciiTheme="minorHAnsi" w:eastAsiaTheme="minorEastAsia" w:hAnsiTheme="minorHAnsi"/>
                <w:noProof/>
                <w:color w:val="auto"/>
                <w:lang w:val="sv-SE" w:eastAsia="sv-SE"/>
              </w:rPr>
              <w:tab/>
            </w:r>
            <w:r w:rsidRPr="00821784">
              <w:rPr>
                <w:rStyle w:val="Hyperlnk"/>
                <w:noProof/>
              </w:rPr>
              <w:t>Locale Data</w:t>
            </w:r>
            <w:r>
              <w:rPr>
                <w:noProof/>
                <w:webHidden/>
              </w:rPr>
              <w:tab/>
            </w:r>
            <w:r>
              <w:rPr>
                <w:noProof/>
                <w:webHidden/>
              </w:rPr>
              <w:fldChar w:fldCharType="begin"/>
            </w:r>
            <w:r>
              <w:rPr>
                <w:noProof/>
                <w:webHidden/>
              </w:rPr>
              <w:instrText xml:space="preserve"> PAGEREF _Toc54119990 \h </w:instrText>
            </w:r>
            <w:r>
              <w:rPr>
                <w:noProof/>
                <w:webHidden/>
              </w:rPr>
            </w:r>
            <w:r>
              <w:rPr>
                <w:noProof/>
                <w:webHidden/>
              </w:rPr>
              <w:fldChar w:fldCharType="separate"/>
            </w:r>
            <w:r>
              <w:rPr>
                <w:noProof/>
                <w:webHidden/>
              </w:rPr>
              <w:t>295</w:t>
            </w:r>
            <w:r>
              <w:rPr>
                <w:noProof/>
                <w:webHidden/>
              </w:rPr>
              <w:fldChar w:fldCharType="end"/>
            </w:r>
          </w:hyperlink>
        </w:p>
        <w:p w14:paraId="1929925A" w14:textId="19AA6911" w:rsidR="00207336" w:rsidRDefault="00207336">
          <w:pPr>
            <w:pStyle w:val="Innehll2"/>
            <w:tabs>
              <w:tab w:val="left" w:pos="1100"/>
              <w:tab w:val="right" w:leader="dot" w:pos="9350"/>
            </w:tabs>
            <w:rPr>
              <w:rFonts w:asciiTheme="minorHAnsi" w:eastAsiaTheme="minorEastAsia" w:hAnsiTheme="minorHAnsi"/>
              <w:noProof/>
              <w:color w:val="auto"/>
              <w:lang w:val="sv-SE" w:eastAsia="sv-SE"/>
            </w:rPr>
          </w:pPr>
          <w:hyperlink w:anchor="_Toc54119991" w:history="1">
            <w:r w:rsidRPr="00821784">
              <w:rPr>
                <w:rStyle w:val="Hyperlnk"/>
                <w:noProof/>
              </w:rPr>
              <w:t>15.4.</w:t>
            </w:r>
            <w:r>
              <w:rPr>
                <w:rFonts w:asciiTheme="minorHAnsi" w:eastAsiaTheme="minorEastAsia" w:hAnsiTheme="minorHAnsi"/>
                <w:noProof/>
                <w:color w:val="auto"/>
                <w:lang w:val="sv-SE" w:eastAsia="sv-SE"/>
              </w:rPr>
              <w:tab/>
            </w:r>
            <w:r w:rsidRPr="00821784">
              <w:rPr>
                <w:rStyle w:val="Hyperlnk"/>
                <w:noProof/>
              </w:rPr>
              <w:t>Character Types</w:t>
            </w:r>
            <w:r>
              <w:rPr>
                <w:noProof/>
                <w:webHidden/>
              </w:rPr>
              <w:tab/>
            </w:r>
            <w:r>
              <w:rPr>
                <w:noProof/>
                <w:webHidden/>
              </w:rPr>
              <w:fldChar w:fldCharType="begin"/>
            </w:r>
            <w:r>
              <w:rPr>
                <w:noProof/>
                <w:webHidden/>
              </w:rPr>
              <w:instrText xml:space="preserve"> PAGEREF _Toc54119991 \h </w:instrText>
            </w:r>
            <w:r>
              <w:rPr>
                <w:noProof/>
                <w:webHidden/>
              </w:rPr>
            </w:r>
            <w:r>
              <w:rPr>
                <w:noProof/>
                <w:webHidden/>
              </w:rPr>
              <w:fldChar w:fldCharType="separate"/>
            </w:r>
            <w:r>
              <w:rPr>
                <w:noProof/>
                <w:webHidden/>
              </w:rPr>
              <w:t>297</w:t>
            </w:r>
            <w:r>
              <w:rPr>
                <w:noProof/>
                <w:webHidden/>
              </w:rPr>
              <w:fldChar w:fldCharType="end"/>
            </w:r>
          </w:hyperlink>
        </w:p>
        <w:p w14:paraId="6AE03DD7" w14:textId="3447BBBD" w:rsidR="00207336" w:rsidRDefault="00207336">
          <w:pPr>
            <w:pStyle w:val="Innehll2"/>
            <w:tabs>
              <w:tab w:val="left" w:pos="1100"/>
              <w:tab w:val="right" w:leader="dot" w:pos="9350"/>
            </w:tabs>
            <w:rPr>
              <w:rFonts w:asciiTheme="minorHAnsi" w:eastAsiaTheme="minorEastAsia" w:hAnsiTheme="minorHAnsi"/>
              <w:noProof/>
              <w:color w:val="auto"/>
              <w:lang w:val="sv-SE" w:eastAsia="sv-SE"/>
            </w:rPr>
          </w:pPr>
          <w:hyperlink w:anchor="_Toc54119992" w:history="1">
            <w:r w:rsidRPr="00821784">
              <w:rPr>
                <w:rStyle w:val="Hyperlnk"/>
                <w:noProof/>
              </w:rPr>
              <w:t>15.5.</w:t>
            </w:r>
            <w:r>
              <w:rPr>
                <w:rFonts w:asciiTheme="minorHAnsi" w:eastAsiaTheme="minorEastAsia" w:hAnsiTheme="minorHAnsi"/>
                <w:noProof/>
                <w:color w:val="auto"/>
                <w:lang w:val="sv-SE" w:eastAsia="sv-SE"/>
              </w:rPr>
              <w:tab/>
            </w:r>
            <w:r w:rsidRPr="00821784">
              <w:rPr>
                <w:rStyle w:val="Hyperlnk"/>
                <w:noProof/>
              </w:rPr>
              <w:t>Strings</w:t>
            </w:r>
            <w:r>
              <w:rPr>
                <w:noProof/>
                <w:webHidden/>
              </w:rPr>
              <w:tab/>
            </w:r>
            <w:r>
              <w:rPr>
                <w:noProof/>
                <w:webHidden/>
              </w:rPr>
              <w:fldChar w:fldCharType="begin"/>
            </w:r>
            <w:r>
              <w:rPr>
                <w:noProof/>
                <w:webHidden/>
              </w:rPr>
              <w:instrText xml:space="preserve"> PAGEREF _Toc54119992 \h </w:instrText>
            </w:r>
            <w:r>
              <w:rPr>
                <w:noProof/>
                <w:webHidden/>
              </w:rPr>
            </w:r>
            <w:r>
              <w:rPr>
                <w:noProof/>
                <w:webHidden/>
              </w:rPr>
              <w:fldChar w:fldCharType="separate"/>
            </w:r>
            <w:r>
              <w:rPr>
                <w:noProof/>
                <w:webHidden/>
              </w:rPr>
              <w:t>299</w:t>
            </w:r>
            <w:r>
              <w:rPr>
                <w:noProof/>
                <w:webHidden/>
              </w:rPr>
              <w:fldChar w:fldCharType="end"/>
            </w:r>
          </w:hyperlink>
        </w:p>
        <w:p w14:paraId="37B160D2" w14:textId="2A3DC3D3" w:rsidR="00207336" w:rsidRDefault="00207336">
          <w:pPr>
            <w:pStyle w:val="Innehll2"/>
            <w:tabs>
              <w:tab w:val="left" w:pos="1100"/>
              <w:tab w:val="right" w:leader="dot" w:pos="9350"/>
            </w:tabs>
            <w:rPr>
              <w:rFonts w:asciiTheme="minorHAnsi" w:eastAsiaTheme="minorEastAsia" w:hAnsiTheme="minorHAnsi"/>
              <w:noProof/>
              <w:color w:val="auto"/>
              <w:lang w:val="sv-SE" w:eastAsia="sv-SE"/>
            </w:rPr>
          </w:pPr>
          <w:hyperlink w:anchor="_Toc54119993" w:history="1">
            <w:r w:rsidRPr="00821784">
              <w:rPr>
                <w:rStyle w:val="Hyperlnk"/>
                <w:noProof/>
              </w:rPr>
              <w:t>15.6.</w:t>
            </w:r>
            <w:r>
              <w:rPr>
                <w:rFonts w:asciiTheme="minorHAnsi" w:eastAsiaTheme="minorEastAsia" w:hAnsiTheme="minorHAnsi"/>
                <w:noProof/>
                <w:color w:val="auto"/>
                <w:lang w:val="sv-SE" w:eastAsia="sv-SE"/>
              </w:rPr>
              <w:tab/>
            </w:r>
            <w:r w:rsidRPr="00821784">
              <w:rPr>
                <w:rStyle w:val="Hyperlnk"/>
                <w:noProof/>
              </w:rPr>
              <w:t>Long Jumps</w:t>
            </w:r>
            <w:r>
              <w:rPr>
                <w:noProof/>
                <w:webHidden/>
              </w:rPr>
              <w:tab/>
            </w:r>
            <w:r>
              <w:rPr>
                <w:noProof/>
                <w:webHidden/>
              </w:rPr>
              <w:fldChar w:fldCharType="begin"/>
            </w:r>
            <w:r>
              <w:rPr>
                <w:noProof/>
                <w:webHidden/>
              </w:rPr>
              <w:instrText xml:space="preserve"> PAGEREF _Toc54119993 \h </w:instrText>
            </w:r>
            <w:r>
              <w:rPr>
                <w:noProof/>
                <w:webHidden/>
              </w:rPr>
            </w:r>
            <w:r>
              <w:rPr>
                <w:noProof/>
                <w:webHidden/>
              </w:rPr>
              <w:fldChar w:fldCharType="separate"/>
            </w:r>
            <w:r>
              <w:rPr>
                <w:noProof/>
                <w:webHidden/>
              </w:rPr>
              <w:t>306</w:t>
            </w:r>
            <w:r>
              <w:rPr>
                <w:noProof/>
                <w:webHidden/>
              </w:rPr>
              <w:fldChar w:fldCharType="end"/>
            </w:r>
          </w:hyperlink>
        </w:p>
        <w:p w14:paraId="2ADC3653" w14:textId="2BC6B0CF" w:rsidR="00207336" w:rsidRDefault="00207336">
          <w:pPr>
            <w:pStyle w:val="Innehll2"/>
            <w:tabs>
              <w:tab w:val="left" w:pos="1100"/>
              <w:tab w:val="right" w:leader="dot" w:pos="9350"/>
            </w:tabs>
            <w:rPr>
              <w:rFonts w:asciiTheme="minorHAnsi" w:eastAsiaTheme="minorEastAsia" w:hAnsiTheme="minorHAnsi"/>
              <w:noProof/>
              <w:color w:val="auto"/>
              <w:lang w:val="sv-SE" w:eastAsia="sv-SE"/>
            </w:rPr>
          </w:pPr>
          <w:hyperlink w:anchor="_Toc54119994" w:history="1">
            <w:r w:rsidRPr="00821784">
              <w:rPr>
                <w:rStyle w:val="Hyperlnk"/>
                <w:noProof/>
              </w:rPr>
              <w:t>15.7.</w:t>
            </w:r>
            <w:r>
              <w:rPr>
                <w:rFonts w:asciiTheme="minorHAnsi" w:eastAsiaTheme="minorEastAsia" w:hAnsiTheme="minorHAnsi"/>
                <w:noProof/>
                <w:color w:val="auto"/>
                <w:lang w:val="sv-SE" w:eastAsia="sv-SE"/>
              </w:rPr>
              <w:tab/>
            </w:r>
            <w:r w:rsidRPr="00821784">
              <w:rPr>
                <w:rStyle w:val="Hyperlnk"/>
                <w:noProof/>
              </w:rPr>
              <w:t>Mathematical Functions</w:t>
            </w:r>
            <w:r>
              <w:rPr>
                <w:noProof/>
                <w:webHidden/>
              </w:rPr>
              <w:tab/>
            </w:r>
            <w:r>
              <w:rPr>
                <w:noProof/>
                <w:webHidden/>
              </w:rPr>
              <w:fldChar w:fldCharType="begin"/>
            </w:r>
            <w:r>
              <w:rPr>
                <w:noProof/>
                <w:webHidden/>
              </w:rPr>
              <w:instrText xml:space="preserve"> PAGEREF _Toc54119994 \h </w:instrText>
            </w:r>
            <w:r>
              <w:rPr>
                <w:noProof/>
                <w:webHidden/>
              </w:rPr>
            </w:r>
            <w:r>
              <w:rPr>
                <w:noProof/>
                <w:webHidden/>
              </w:rPr>
              <w:fldChar w:fldCharType="separate"/>
            </w:r>
            <w:r>
              <w:rPr>
                <w:noProof/>
                <w:webHidden/>
              </w:rPr>
              <w:t>306</w:t>
            </w:r>
            <w:r>
              <w:rPr>
                <w:noProof/>
                <w:webHidden/>
              </w:rPr>
              <w:fldChar w:fldCharType="end"/>
            </w:r>
          </w:hyperlink>
        </w:p>
        <w:p w14:paraId="5D1CE66B" w14:textId="7A2DBE23" w:rsidR="00207336" w:rsidRDefault="00207336">
          <w:pPr>
            <w:pStyle w:val="Innehll2"/>
            <w:tabs>
              <w:tab w:val="left" w:pos="1100"/>
              <w:tab w:val="right" w:leader="dot" w:pos="9350"/>
            </w:tabs>
            <w:rPr>
              <w:rFonts w:asciiTheme="minorHAnsi" w:eastAsiaTheme="minorEastAsia" w:hAnsiTheme="minorHAnsi"/>
              <w:noProof/>
              <w:color w:val="auto"/>
              <w:lang w:val="sv-SE" w:eastAsia="sv-SE"/>
            </w:rPr>
          </w:pPr>
          <w:hyperlink w:anchor="_Toc54119995" w:history="1">
            <w:r w:rsidRPr="00821784">
              <w:rPr>
                <w:rStyle w:val="Hyperlnk"/>
                <w:noProof/>
              </w:rPr>
              <w:t>15.8.</w:t>
            </w:r>
            <w:r>
              <w:rPr>
                <w:rFonts w:asciiTheme="minorHAnsi" w:eastAsiaTheme="minorEastAsia" w:hAnsiTheme="minorHAnsi"/>
                <w:noProof/>
                <w:color w:val="auto"/>
                <w:lang w:val="sv-SE" w:eastAsia="sv-SE"/>
              </w:rPr>
              <w:tab/>
            </w:r>
            <w:r w:rsidRPr="00821784">
              <w:rPr>
                <w:rStyle w:val="Hyperlnk"/>
                <w:noProof/>
              </w:rPr>
              <w:t>Standard Input/Output</w:t>
            </w:r>
            <w:r>
              <w:rPr>
                <w:noProof/>
                <w:webHidden/>
              </w:rPr>
              <w:tab/>
            </w:r>
            <w:r>
              <w:rPr>
                <w:noProof/>
                <w:webHidden/>
              </w:rPr>
              <w:fldChar w:fldCharType="begin"/>
            </w:r>
            <w:r>
              <w:rPr>
                <w:noProof/>
                <w:webHidden/>
              </w:rPr>
              <w:instrText xml:space="preserve"> PAGEREF _Toc54119995 \h </w:instrText>
            </w:r>
            <w:r>
              <w:rPr>
                <w:noProof/>
                <w:webHidden/>
              </w:rPr>
            </w:r>
            <w:r>
              <w:rPr>
                <w:noProof/>
                <w:webHidden/>
              </w:rPr>
              <w:fldChar w:fldCharType="separate"/>
            </w:r>
            <w:r>
              <w:rPr>
                <w:noProof/>
                <w:webHidden/>
              </w:rPr>
              <w:t>314</w:t>
            </w:r>
            <w:r>
              <w:rPr>
                <w:noProof/>
                <w:webHidden/>
              </w:rPr>
              <w:fldChar w:fldCharType="end"/>
            </w:r>
          </w:hyperlink>
        </w:p>
        <w:p w14:paraId="38C06FA9" w14:textId="7FC685E3"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96" w:history="1">
            <w:r w:rsidRPr="00821784">
              <w:rPr>
                <w:rStyle w:val="Hyperlnk"/>
                <w:noProof/>
              </w:rPr>
              <w:t>15.8.1.</w:t>
            </w:r>
            <w:r>
              <w:rPr>
                <w:rFonts w:asciiTheme="minorHAnsi" w:eastAsiaTheme="minorEastAsia" w:hAnsiTheme="minorHAnsi"/>
                <w:noProof/>
                <w:color w:val="auto"/>
                <w:lang w:val="sv-SE" w:eastAsia="sv-SE"/>
              </w:rPr>
              <w:tab/>
            </w:r>
            <w:r w:rsidRPr="00821784">
              <w:rPr>
                <w:rStyle w:val="Hyperlnk"/>
                <w:noProof/>
              </w:rPr>
              <w:t>Printing</w:t>
            </w:r>
            <w:r>
              <w:rPr>
                <w:noProof/>
                <w:webHidden/>
              </w:rPr>
              <w:tab/>
            </w:r>
            <w:r>
              <w:rPr>
                <w:noProof/>
                <w:webHidden/>
              </w:rPr>
              <w:fldChar w:fldCharType="begin"/>
            </w:r>
            <w:r>
              <w:rPr>
                <w:noProof/>
                <w:webHidden/>
              </w:rPr>
              <w:instrText xml:space="preserve"> PAGEREF _Toc54119996 \h </w:instrText>
            </w:r>
            <w:r>
              <w:rPr>
                <w:noProof/>
                <w:webHidden/>
              </w:rPr>
            </w:r>
            <w:r>
              <w:rPr>
                <w:noProof/>
                <w:webHidden/>
              </w:rPr>
              <w:fldChar w:fldCharType="separate"/>
            </w:r>
            <w:r>
              <w:rPr>
                <w:noProof/>
                <w:webHidden/>
              </w:rPr>
              <w:t>314</w:t>
            </w:r>
            <w:r>
              <w:rPr>
                <w:noProof/>
                <w:webHidden/>
              </w:rPr>
              <w:fldChar w:fldCharType="end"/>
            </w:r>
          </w:hyperlink>
        </w:p>
        <w:p w14:paraId="49888999" w14:textId="43B59E2A"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97" w:history="1">
            <w:r w:rsidRPr="00821784">
              <w:rPr>
                <w:rStyle w:val="Hyperlnk"/>
                <w:noProof/>
              </w:rPr>
              <w:t>15.8.2.</w:t>
            </w:r>
            <w:r>
              <w:rPr>
                <w:rFonts w:asciiTheme="minorHAnsi" w:eastAsiaTheme="minorEastAsia" w:hAnsiTheme="minorHAnsi"/>
                <w:noProof/>
                <w:color w:val="auto"/>
                <w:lang w:val="sv-SE" w:eastAsia="sv-SE"/>
              </w:rPr>
              <w:tab/>
            </w:r>
            <w:r w:rsidRPr="00821784">
              <w:rPr>
                <w:rStyle w:val="Hyperlnk"/>
                <w:noProof/>
              </w:rPr>
              <w:t>Scanning</w:t>
            </w:r>
            <w:r>
              <w:rPr>
                <w:noProof/>
                <w:webHidden/>
              </w:rPr>
              <w:tab/>
            </w:r>
            <w:r>
              <w:rPr>
                <w:noProof/>
                <w:webHidden/>
              </w:rPr>
              <w:fldChar w:fldCharType="begin"/>
            </w:r>
            <w:r>
              <w:rPr>
                <w:noProof/>
                <w:webHidden/>
              </w:rPr>
              <w:instrText xml:space="preserve"> PAGEREF _Toc54119997 \h </w:instrText>
            </w:r>
            <w:r>
              <w:rPr>
                <w:noProof/>
                <w:webHidden/>
              </w:rPr>
            </w:r>
            <w:r>
              <w:rPr>
                <w:noProof/>
                <w:webHidden/>
              </w:rPr>
              <w:fldChar w:fldCharType="separate"/>
            </w:r>
            <w:r>
              <w:rPr>
                <w:noProof/>
                <w:webHidden/>
              </w:rPr>
              <w:t>326</w:t>
            </w:r>
            <w:r>
              <w:rPr>
                <w:noProof/>
                <w:webHidden/>
              </w:rPr>
              <w:fldChar w:fldCharType="end"/>
            </w:r>
          </w:hyperlink>
        </w:p>
        <w:p w14:paraId="16139F4E" w14:textId="6149E835"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19998" w:history="1">
            <w:r w:rsidRPr="00821784">
              <w:rPr>
                <w:rStyle w:val="Hyperlnk"/>
                <w:noProof/>
              </w:rPr>
              <w:t>15.8.3.</w:t>
            </w:r>
            <w:r>
              <w:rPr>
                <w:rFonts w:asciiTheme="minorHAnsi" w:eastAsiaTheme="minorEastAsia" w:hAnsiTheme="minorHAnsi"/>
                <w:noProof/>
                <w:color w:val="auto"/>
                <w:lang w:val="sv-SE" w:eastAsia="sv-SE"/>
              </w:rPr>
              <w:tab/>
            </w:r>
            <w:r w:rsidRPr="00821784">
              <w:rPr>
                <w:rStyle w:val="Hyperlnk"/>
                <w:noProof/>
              </w:rPr>
              <w:t>File Handling</w:t>
            </w:r>
            <w:r>
              <w:rPr>
                <w:noProof/>
                <w:webHidden/>
              </w:rPr>
              <w:tab/>
            </w:r>
            <w:r>
              <w:rPr>
                <w:noProof/>
                <w:webHidden/>
              </w:rPr>
              <w:fldChar w:fldCharType="begin"/>
            </w:r>
            <w:r>
              <w:rPr>
                <w:noProof/>
                <w:webHidden/>
              </w:rPr>
              <w:instrText xml:space="preserve"> PAGEREF _Toc54119998 \h </w:instrText>
            </w:r>
            <w:r>
              <w:rPr>
                <w:noProof/>
                <w:webHidden/>
              </w:rPr>
            </w:r>
            <w:r>
              <w:rPr>
                <w:noProof/>
                <w:webHidden/>
              </w:rPr>
              <w:fldChar w:fldCharType="separate"/>
            </w:r>
            <w:r>
              <w:rPr>
                <w:noProof/>
                <w:webHidden/>
              </w:rPr>
              <w:t>336</w:t>
            </w:r>
            <w:r>
              <w:rPr>
                <w:noProof/>
                <w:webHidden/>
              </w:rPr>
              <w:fldChar w:fldCharType="end"/>
            </w:r>
          </w:hyperlink>
        </w:p>
        <w:p w14:paraId="09D33C52" w14:textId="4E68A9E9" w:rsidR="00207336" w:rsidRDefault="00207336">
          <w:pPr>
            <w:pStyle w:val="Innehll2"/>
            <w:tabs>
              <w:tab w:val="left" w:pos="1100"/>
              <w:tab w:val="right" w:leader="dot" w:pos="9350"/>
            </w:tabs>
            <w:rPr>
              <w:rFonts w:asciiTheme="minorHAnsi" w:eastAsiaTheme="minorEastAsia" w:hAnsiTheme="minorHAnsi"/>
              <w:noProof/>
              <w:color w:val="auto"/>
              <w:lang w:val="sv-SE" w:eastAsia="sv-SE"/>
            </w:rPr>
          </w:pPr>
          <w:hyperlink w:anchor="_Toc54119999" w:history="1">
            <w:r w:rsidRPr="00821784">
              <w:rPr>
                <w:rStyle w:val="Hyperlnk"/>
                <w:noProof/>
              </w:rPr>
              <w:t>15.9.</w:t>
            </w:r>
            <w:r>
              <w:rPr>
                <w:rFonts w:asciiTheme="minorHAnsi" w:eastAsiaTheme="minorEastAsia" w:hAnsiTheme="minorHAnsi"/>
                <w:noProof/>
                <w:color w:val="auto"/>
                <w:lang w:val="sv-SE" w:eastAsia="sv-SE"/>
              </w:rPr>
              <w:tab/>
            </w:r>
            <w:r w:rsidRPr="00821784">
              <w:rPr>
                <w:rStyle w:val="Hyperlnk"/>
                <w:noProof/>
              </w:rPr>
              <w:t>The Standard Library</w:t>
            </w:r>
            <w:r>
              <w:rPr>
                <w:noProof/>
                <w:webHidden/>
              </w:rPr>
              <w:tab/>
            </w:r>
            <w:r>
              <w:rPr>
                <w:noProof/>
                <w:webHidden/>
              </w:rPr>
              <w:fldChar w:fldCharType="begin"/>
            </w:r>
            <w:r>
              <w:rPr>
                <w:noProof/>
                <w:webHidden/>
              </w:rPr>
              <w:instrText xml:space="preserve"> PAGEREF _Toc54119999 \h </w:instrText>
            </w:r>
            <w:r>
              <w:rPr>
                <w:noProof/>
                <w:webHidden/>
              </w:rPr>
            </w:r>
            <w:r>
              <w:rPr>
                <w:noProof/>
                <w:webHidden/>
              </w:rPr>
              <w:fldChar w:fldCharType="separate"/>
            </w:r>
            <w:r>
              <w:rPr>
                <w:noProof/>
                <w:webHidden/>
              </w:rPr>
              <w:t>346</w:t>
            </w:r>
            <w:r>
              <w:rPr>
                <w:noProof/>
                <w:webHidden/>
              </w:rPr>
              <w:fldChar w:fldCharType="end"/>
            </w:r>
          </w:hyperlink>
        </w:p>
        <w:p w14:paraId="07BDC61F" w14:textId="5BE3003C" w:rsidR="00207336" w:rsidRDefault="00207336">
          <w:pPr>
            <w:pStyle w:val="Innehll2"/>
            <w:tabs>
              <w:tab w:val="left" w:pos="1100"/>
              <w:tab w:val="right" w:leader="dot" w:pos="9350"/>
            </w:tabs>
            <w:rPr>
              <w:rFonts w:asciiTheme="minorHAnsi" w:eastAsiaTheme="minorEastAsia" w:hAnsiTheme="minorHAnsi"/>
              <w:noProof/>
              <w:color w:val="auto"/>
              <w:lang w:val="sv-SE" w:eastAsia="sv-SE"/>
            </w:rPr>
          </w:pPr>
          <w:hyperlink w:anchor="_Toc54120000" w:history="1">
            <w:r w:rsidRPr="00821784">
              <w:rPr>
                <w:rStyle w:val="Hyperlnk"/>
                <w:noProof/>
              </w:rPr>
              <w:t>15.10.</w:t>
            </w:r>
            <w:r>
              <w:rPr>
                <w:rFonts w:asciiTheme="minorHAnsi" w:eastAsiaTheme="minorEastAsia" w:hAnsiTheme="minorHAnsi"/>
                <w:noProof/>
                <w:color w:val="auto"/>
                <w:lang w:val="sv-SE" w:eastAsia="sv-SE"/>
              </w:rPr>
              <w:tab/>
            </w:r>
            <w:r w:rsidRPr="00821784">
              <w:rPr>
                <w:rStyle w:val="Hyperlnk"/>
                <w:noProof/>
              </w:rPr>
              <w:t>Time</w:t>
            </w:r>
            <w:r>
              <w:rPr>
                <w:noProof/>
                <w:webHidden/>
              </w:rPr>
              <w:tab/>
            </w:r>
            <w:r>
              <w:rPr>
                <w:noProof/>
                <w:webHidden/>
              </w:rPr>
              <w:fldChar w:fldCharType="begin"/>
            </w:r>
            <w:r>
              <w:rPr>
                <w:noProof/>
                <w:webHidden/>
              </w:rPr>
              <w:instrText xml:space="preserve"> PAGEREF _Toc54120000 \h </w:instrText>
            </w:r>
            <w:r>
              <w:rPr>
                <w:noProof/>
                <w:webHidden/>
              </w:rPr>
            </w:r>
            <w:r>
              <w:rPr>
                <w:noProof/>
                <w:webHidden/>
              </w:rPr>
              <w:fldChar w:fldCharType="separate"/>
            </w:r>
            <w:r>
              <w:rPr>
                <w:noProof/>
                <w:webHidden/>
              </w:rPr>
              <w:t>351</w:t>
            </w:r>
            <w:r>
              <w:rPr>
                <w:noProof/>
                <w:webHidden/>
              </w:rPr>
              <w:fldChar w:fldCharType="end"/>
            </w:r>
          </w:hyperlink>
        </w:p>
        <w:p w14:paraId="16664CCF" w14:textId="40C4D45F" w:rsidR="00207336" w:rsidRDefault="00207336">
          <w:pPr>
            <w:pStyle w:val="Innehll1"/>
            <w:rPr>
              <w:rFonts w:asciiTheme="minorHAnsi" w:eastAsiaTheme="minorEastAsia" w:hAnsiTheme="minorHAnsi"/>
              <w:noProof/>
              <w:color w:val="auto"/>
              <w:lang w:val="sv-SE" w:eastAsia="sv-SE"/>
            </w:rPr>
          </w:pPr>
          <w:hyperlink w:anchor="_Toc54120001" w:history="1">
            <w:r w:rsidRPr="00821784">
              <w:rPr>
                <w:rStyle w:val="Hyperlnk"/>
                <w:noProof/>
              </w:rPr>
              <w:t>A.</w:t>
            </w:r>
            <w:r>
              <w:rPr>
                <w:rFonts w:asciiTheme="minorHAnsi" w:eastAsiaTheme="minorEastAsia" w:hAnsiTheme="minorHAnsi"/>
                <w:noProof/>
                <w:color w:val="auto"/>
                <w:lang w:val="sv-SE" w:eastAsia="sv-SE"/>
              </w:rPr>
              <w:tab/>
            </w:r>
            <w:r w:rsidRPr="00821784">
              <w:rPr>
                <w:rStyle w:val="Hyperlnk"/>
                <w:noProof/>
              </w:rPr>
              <w:t>The Preprocessor</w:t>
            </w:r>
            <w:r>
              <w:rPr>
                <w:noProof/>
                <w:webHidden/>
              </w:rPr>
              <w:tab/>
            </w:r>
            <w:r>
              <w:rPr>
                <w:noProof/>
                <w:webHidden/>
              </w:rPr>
              <w:fldChar w:fldCharType="begin"/>
            </w:r>
            <w:r>
              <w:rPr>
                <w:noProof/>
                <w:webHidden/>
              </w:rPr>
              <w:instrText xml:space="preserve"> PAGEREF _Toc54120001 \h </w:instrText>
            </w:r>
            <w:r>
              <w:rPr>
                <w:noProof/>
                <w:webHidden/>
              </w:rPr>
            </w:r>
            <w:r>
              <w:rPr>
                <w:noProof/>
                <w:webHidden/>
              </w:rPr>
              <w:fldChar w:fldCharType="separate"/>
            </w:r>
            <w:r>
              <w:rPr>
                <w:noProof/>
                <w:webHidden/>
              </w:rPr>
              <w:t>360</w:t>
            </w:r>
            <w:r>
              <w:rPr>
                <w:noProof/>
                <w:webHidden/>
              </w:rPr>
              <w:fldChar w:fldCharType="end"/>
            </w:r>
          </w:hyperlink>
        </w:p>
        <w:p w14:paraId="6D9D67DB" w14:textId="1D37F064" w:rsidR="00207336" w:rsidRDefault="00207336">
          <w:pPr>
            <w:pStyle w:val="Innehll2"/>
            <w:tabs>
              <w:tab w:val="left" w:pos="1100"/>
              <w:tab w:val="right" w:leader="dot" w:pos="9350"/>
            </w:tabs>
            <w:rPr>
              <w:rFonts w:asciiTheme="minorHAnsi" w:eastAsiaTheme="minorEastAsia" w:hAnsiTheme="minorHAnsi"/>
              <w:noProof/>
              <w:color w:val="auto"/>
              <w:lang w:val="sv-SE" w:eastAsia="sv-SE"/>
            </w:rPr>
          </w:pPr>
          <w:hyperlink w:anchor="_Toc54120002" w:history="1">
            <w:r w:rsidRPr="00821784">
              <w:rPr>
                <w:rStyle w:val="Hyperlnk"/>
                <w:noProof/>
              </w:rPr>
              <w:t>15.11.</w:t>
            </w:r>
            <w:r>
              <w:rPr>
                <w:rFonts w:asciiTheme="minorHAnsi" w:eastAsiaTheme="minorEastAsia" w:hAnsiTheme="minorHAnsi"/>
                <w:noProof/>
                <w:color w:val="auto"/>
                <w:lang w:val="sv-SE" w:eastAsia="sv-SE"/>
              </w:rPr>
              <w:tab/>
            </w:r>
            <w:r w:rsidRPr="00821784">
              <w:rPr>
                <w:rStyle w:val="Hyperlnk"/>
                <w:noProof/>
              </w:rPr>
              <w:t>The Expression Parser</w:t>
            </w:r>
            <w:r>
              <w:rPr>
                <w:noProof/>
                <w:webHidden/>
              </w:rPr>
              <w:tab/>
            </w:r>
            <w:r>
              <w:rPr>
                <w:noProof/>
                <w:webHidden/>
              </w:rPr>
              <w:fldChar w:fldCharType="begin"/>
            </w:r>
            <w:r>
              <w:rPr>
                <w:noProof/>
                <w:webHidden/>
              </w:rPr>
              <w:instrText xml:space="preserve"> PAGEREF _Toc54120002 \h </w:instrText>
            </w:r>
            <w:r>
              <w:rPr>
                <w:noProof/>
                <w:webHidden/>
              </w:rPr>
            </w:r>
            <w:r>
              <w:rPr>
                <w:noProof/>
                <w:webHidden/>
              </w:rPr>
              <w:fldChar w:fldCharType="separate"/>
            </w:r>
            <w:r>
              <w:rPr>
                <w:noProof/>
                <w:webHidden/>
              </w:rPr>
              <w:t>360</w:t>
            </w:r>
            <w:r>
              <w:rPr>
                <w:noProof/>
                <w:webHidden/>
              </w:rPr>
              <w:fldChar w:fldCharType="end"/>
            </w:r>
          </w:hyperlink>
        </w:p>
        <w:p w14:paraId="4AA62169" w14:textId="11A036B5" w:rsidR="00207336" w:rsidRDefault="00207336">
          <w:pPr>
            <w:pStyle w:val="Innehll3"/>
            <w:tabs>
              <w:tab w:val="left" w:pos="1540"/>
              <w:tab w:val="right" w:leader="dot" w:pos="9350"/>
            </w:tabs>
            <w:rPr>
              <w:rFonts w:asciiTheme="minorHAnsi" w:eastAsiaTheme="minorEastAsia" w:hAnsiTheme="minorHAnsi"/>
              <w:noProof/>
              <w:color w:val="auto"/>
              <w:lang w:val="sv-SE" w:eastAsia="sv-SE"/>
            </w:rPr>
          </w:pPr>
          <w:hyperlink w:anchor="_Toc54120003" w:history="1">
            <w:r w:rsidRPr="00821784">
              <w:rPr>
                <w:rStyle w:val="Hyperlnk"/>
                <w:noProof/>
              </w:rPr>
              <w:t>15.11.1.</w:t>
            </w:r>
            <w:r>
              <w:rPr>
                <w:rFonts w:asciiTheme="minorHAnsi" w:eastAsiaTheme="minorEastAsia" w:hAnsiTheme="minorHAnsi"/>
                <w:noProof/>
                <w:color w:val="auto"/>
                <w:lang w:val="sv-SE" w:eastAsia="sv-SE"/>
              </w:rPr>
              <w:tab/>
            </w:r>
            <w:r w:rsidRPr="00821784">
              <w:rPr>
                <w:rStyle w:val="Hyperlnk"/>
                <w:noProof/>
              </w:rPr>
              <w:t>The Grammar</w:t>
            </w:r>
            <w:r>
              <w:rPr>
                <w:noProof/>
                <w:webHidden/>
              </w:rPr>
              <w:tab/>
            </w:r>
            <w:r>
              <w:rPr>
                <w:noProof/>
                <w:webHidden/>
              </w:rPr>
              <w:fldChar w:fldCharType="begin"/>
            </w:r>
            <w:r>
              <w:rPr>
                <w:noProof/>
                <w:webHidden/>
              </w:rPr>
              <w:instrText xml:space="preserve"> PAGEREF _Toc54120003 \h </w:instrText>
            </w:r>
            <w:r>
              <w:rPr>
                <w:noProof/>
                <w:webHidden/>
              </w:rPr>
            </w:r>
            <w:r>
              <w:rPr>
                <w:noProof/>
                <w:webHidden/>
              </w:rPr>
              <w:fldChar w:fldCharType="separate"/>
            </w:r>
            <w:r>
              <w:rPr>
                <w:noProof/>
                <w:webHidden/>
              </w:rPr>
              <w:t>360</w:t>
            </w:r>
            <w:r>
              <w:rPr>
                <w:noProof/>
                <w:webHidden/>
              </w:rPr>
              <w:fldChar w:fldCharType="end"/>
            </w:r>
          </w:hyperlink>
        </w:p>
        <w:p w14:paraId="625CA5DD" w14:textId="4410FB06" w:rsidR="00207336" w:rsidRDefault="00207336">
          <w:pPr>
            <w:pStyle w:val="Innehll3"/>
            <w:tabs>
              <w:tab w:val="left" w:pos="1540"/>
              <w:tab w:val="right" w:leader="dot" w:pos="9350"/>
            </w:tabs>
            <w:rPr>
              <w:rFonts w:asciiTheme="minorHAnsi" w:eastAsiaTheme="minorEastAsia" w:hAnsiTheme="minorHAnsi"/>
              <w:noProof/>
              <w:color w:val="auto"/>
              <w:lang w:val="sv-SE" w:eastAsia="sv-SE"/>
            </w:rPr>
          </w:pPr>
          <w:hyperlink w:anchor="_Toc54120004" w:history="1">
            <w:r w:rsidRPr="00821784">
              <w:rPr>
                <w:rStyle w:val="Hyperlnk"/>
                <w:noProof/>
              </w:rPr>
              <w:t>15.11.2.</w:t>
            </w:r>
            <w:r>
              <w:rPr>
                <w:rFonts w:asciiTheme="minorHAnsi" w:eastAsiaTheme="minorEastAsia" w:hAnsiTheme="minorHAnsi"/>
                <w:noProof/>
                <w:color w:val="auto"/>
                <w:lang w:val="sv-SE" w:eastAsia="sv-SE"/>
              </w:rPr>
              <w:tab/>
            </w:r>
            <w:r w:rsidRPr="00821784">
              <w:rPr>
                <w:rStyle w:val="Hyperlnk"/>
                <w:noProof/>
              </w:rPr>
              <w:t>The Parser</w:t>
            </w:r>
            <w:r>
              <w:rPr>
                <w:noProof/>
                <w:webHidden/>
              </w:rPr>
              <w:tab/>
            </w:r>
            <w:r>
              <w:rPr>
                <w:noProof/>
                <w:webHidden/>
              </w:rPr>
              <w:fldChar w:fldCharType="begin"/>
            </w:r>
            <w:r>
              <w:rPr>
                <w:noProof/>
                <w:webHidden/>
              </w:rPr>
              <w:instrText xml:space="preserve"> PAGEREF _Toc54120004 \h </w:instrText>
            </w:r>
            <w:r>
              <w:rPr>
                <w:noProof/>
                <w:webHidden/>
              </w:rPr>
            </w:r>
            <w:r>
              <w:rPr>
                <w:noProof/>
                <w:webHidden/>
              </w:rPr>
              <w:fldChar w:fldCharType="separate"/>
            </w:r>
            <w:r>
              <w:rPr>
                <w:noProof/>
                <w:webHidden/>
              </w:rPr>
              <w:t>361</w:t>
            </w:r>
            <w:r>
              <w:rPr>
                <w:noProof/>
                <w:webHidden/>
              </w:rPr>
              <w:fldChar w:fldCharType="end"/>
            </w:r>
          </w:hyperlink>
        </w:p>
        <w:p w14:paraId="1753FEA2" w14:textId="2149BAD1" w:rsidR="00207336" w:rsidRDefault="00207336">
          <w:pPr>
            <w:pStyle w:val="Innehll3"/>
            <w:tabs>
              <w:tab w:val="left" w:pos="1540"/>
              <w:tab w:val="right" w:leader="dot" w:pos="9350"/>
            </w:tabs>
            <w:rPr>
              <w:rFonts w:asciiTheme="minorHAnsi" w:eastAsiaTheme="minorEastAsia" w:hAnsiTheme="minorHAnsi"/>
              <w:noProof/>
              <w:color w:val="auto"/>
              <w:lang w:val="sv-SE" w:eastAsia="sv-SE"/>
            </w:rPr>
          </w:pPr>
          <w:hyperlink w:anchor="_Toc54120005" w:history="1">
            <w:r w:rsidRPr="00821784">
              <w:rPr>
                <w:rStyle w:val="Hyperlnk"/>
                <w:noProof/>
              </w:rPr>
              <w:t>15.11.3.</w:t>
            </w:r>
            <w:r>
              <w:rPr>
                <w:rFonts w:asciiTheme="minorHAnsi" w:eastAsiaTheme="minorEastAsia" w:hAnsiTheme="minorHAnsi"/>
                <w:noProof/>
                <w:color w:val="auto"/>
                <w:lang w:val="sv-SE" w:eastAsia="sv-SE"/>
              </w:rPr>
              <w:tab/>
            </w:r>
            <w:r w:rsidRPr="00821784">
              <w:rPr>
                <w:rStyle w:val="Hyperlnk"/>
                <w:noProof/>
              </w:rPr>
              <w:t>The Scanner</w:t>
            </w:r>
            <w:r>
              <w:rPr>
                <w:noProof/>
                <w:webHidden/>
              </w:rPr>
              <w:tab/>
            </w:r>
            <w:r>
              <w:rPr>
                <w:noProof/>
                <w:webHidden/>
              </w:rPr>
              <w:fldChar w:fldCharType="begin"/>
            </w:r>
            <w:r>
              <w:rPr>
                <w:noProof/>
                <w:webHidden/>
              </w:rPr>
              <w:instrText xml:space="preserve"> PAGEREF _Toc54120005 \h </w:instrText>
            </w:r>
            <w:r>
              <w:rPr>
                <w:noProof/>
                <w:webHidden/>
              </w:rPr>
            </w:r>
            <w:r>
              <w:rPr>
                <w:noProof/>
                <w:webHidden/>
              </w:rPr>
              <w:fldChar w:fldCharType="separate"/>
            </w:r>
            <w:r>
              <w:rPr>
                <w:noProof/>
                <w:webHidden/>
              </w:rPr>
              <w:t>365</w:t>
            </w:r>
            <w:r>
              <w:rPr>
                <w:noProof/>
                <w:webHidden/>
              </w:rPr>
              <w:fldChar w:fldCharType="end"/>
            </w:r>
          </w:hyperlink>
        </w:p>
        <w:p w14:paraId="0C5C3D2F" w14:textId="2D85E61E" w:rsidR="00207336" w:rsidRDefault="00207336">
          <w:pPr>
            <w:pStyle w:val="Innehll2"/>
            <w:tabs>
              <w:tab w:val="left" w:pos="1100"/>
              <w:tab w:val="right" w:leader="dot" w:pos="9350"/>
            </w:tabs>
            <w:rPr>
              <w:rFonts w:asciiTheme="minorHAnsi" w:eastAsiaTheme="minorEastAsia" w:hAnsiTheme="minorHAnsi"/>
              <w:noProof/>
              <w:color w:val="auto"/>
              <w:lang w:val="sv-SE" w:eastAsia="sv-SE"/>
            </w:rPr>
          </w:pPr>
          <w:hyperlink w:anchor="_Toc54120006" w:history="1">
            <w:r w:rsidRPr="00821784">
              <w:rPr>
                <w:rStyle w:val="Hyperlnk"/>
                <w:noProof/>
              </w:rPr>
              <w:t>15.12.</w:t>
            </w:r>
            <w:r>
              <w:rPr>
                <w:rFonts w:asciiTheme="minorHAnsi" w:eastAsiaTheme="minorEastAsia" w:hAnsiTheme="minorHAnsi"/>
                <w:noProof/>
                <w:color w:val="auto"/>
                <w:lang w:val="sv-SE" w:eastAsia="sv-SE"/>
              </w:rPr>
              <w:tab/>
            </w:r>
            <w:r w:rsidRPr="00821784">
              <w:rPr>
                <w:rStyle w:val="Hyperlnk"/>
                <w:noProof/>
              </w:rPr>
              <w:t>The Preprocessor Parser</w:t>
            </w:r>
            <w:r>
              <w:rPr>
                <w:noProof/>
                <w:webHidden/>
              </w:rPr>
              <w:tab/>
            </w:r>
            <w:r>
              <w:rPr>
                <w:noProof/>
                <w:webHidden/>
              </w:rPr>
              <w:fldChar w:fldCharType="begin"/>
            </w:r>
            <w:r>
              <w:rPr>
                <w:noProof/>
                <w:webHidden/>
              </w:rPr>
              <w:instrText xml:space="preserve"> PAGEREF _Toc54120006 \h </w:instrText>
            </w:r>
            <w:r>
              <w:rPr>
                <w:noProof/>
                <w:webHidden/>
              </w:rPr>
            </w:r>
            <w:r>
              <w:rPr>
                <w:noProof/>
                <w:webHidden/>
              </w:rPr>
              <w:fldChar w:fldCharType="separate"/>
            </w:r>
            <w:r>
              <w:rPr>
                <w:noProof/>
                <w:webHidden/>
              </w:rPr>
              <w:t>366</w:t>
            </w:r>
            <w:r>
              <w:rPr>
                <w:noProof/>
                <w:webHidden/>
              </w:rPr>
              <w:fldChar w:fldCharType="end"/>
            </w:r>
          </w:hyperlink>
        </w:p>
        <w:p w14:paraId="49A3ED9E" w14:textId="4F43EADB" w:rsidR="00207336" w:rsidRDefault="00207336">
          <w:pPr>
            <w:pStyle w:val="Innehll2"/>
            <w:tabs>
              <w:tab w:val="left" w:pos="1100"/>
              <w:tab w:val="right" w:leader="dot" w:pos="9350"/>
            </w:tabs>
            <w:rPr>
              <w:rFonts w:asciiTheme="minorHAnsi" w:eastAsiaTheme="minorEastAsia" w:hAnsiTheme="minorHAnsi"/>
              <w:noProof/>
              <w:color w:val="auto"/>
              <w:lang w:val="sv-SE" w:eastAsia="sv-SE"/>
            </w:rPr>
          </w:pPr>
          <w:hyperlink w:anchor="_Toc54120007" w:history="1">
            <w:r w:rsidRPr="00821784">
              <w:rPr>
                <w:rStyle w:val="Hyperlnk"/>
                <w:noProof/>
              </w:rPr>
              <w:t>15.13.</w:t>
            </w:r>
            <w:r>
              <w:rPr>
                <w:rFonts w:asciiTheme="minorHAnsi" w:eastAsiaTheme="minorEastAsia" w:hAnsiTheme="minorHAnsi"/>
                <w:noProof/>
                <w:color w:val="auto"/>
                <w:lang w:val="sv-SE" w:eastAsia="sv-SE"/>
              </w:rPr>
              <w:tab/>
            </w:r>
            <w:r w:rsidRPr="00821784">
              <w:rPr>
                <w:rStyle w:val="Hyperlnk"/>
                <w:noProof/>
              </w:rPr>
              <w:t>The Preprocessor</w:t>
            </w:r>
            <w:r>
              <w:rPr>
                <w:noProof/>
                <w:webHidden/>
              </w:rPr>
              <w:tab/>
            </w:r>
            <w:r>
              <w:rPr>
                <w:noProof/>
                <w:webHidden/>
              </w:rPr>
              <w:fldChar w:fldCharType="begin"/>
            </w:r>
            <w:r>
              <w:rPr>
                <w:noProof/>
                <w:webHidden/>
              </w:rPr>
              <w:instrText xml:space="preserve"> PAGEREF _Toc54120007 \h </w:instrText>
            </w:r>
            <w:r>
              <w:rPr>
                <w:noProof/>
                <w:webHidden/>
              </w:rPr>
            </w:r>
            <w:r>
              <w:rPr>
                <w:noProof/>
                <w:webHidden/>
              </w:rPr>
              <w:fldChar w:fldCharType="separate"/>
            </w:r>
            <w:r>
              <w:rPr>
                <w:noProof/>
                <w:webHidden/>
              </w:rPr>
              <w:t>368</w:t>
            </w:r>
            <w:r>
              <w:rPr>
                <w:noProof/>
                <w:webHidden/>
              </w:rPr>
              <w:fldChar w:fldCharType="end"/>
            </w:r>
          </w:hyperlink>
        </w:p>
        <w:p w14:paraId="30DFB36C" w14:textId="4544CC43" w:rsidR="00207336" w:rsidRDefault="00207336">
          <w:pPr>
            <w:pStyle w:val="Innehll3"/>
            <w:tabs>
              <w:tab w:val="left" w:pos="1540"/>
              <w:tab w:val="right" w:leader="dot" w:pos="9350"/>
            </w:tabs>
            <w:rPr>
              <w:rFonts w:asciiTheme="minorHAnsi" w:eastAsiaTheme="minorEastAsia" w:hAnsiTheme="minorHAnsi"/>
              <w:noProof/>
              <w:color w:val="auto"/>
              <w:lang w:val="sv-SE" w:eastAsia="sv-SE"/>
            </w:rPr>
          </w:pPr>
          <w:hyperlink w:anchor="_Toc54120008" w:history="1">
            <w:r w:rsidRPr="00821784">
              <w:rPr>
                <w:rStyle w:val="Hyperlnk"/>
                <w:noProof/>
              </w:rPr>
              <w:t>15.13.1.</w:t>
            </w:r>
            <w:r>
              <w:rPr>
                <w:rFonts w:asciiTheme="minorHAnsi" w:eastAsiaTheme="minorEastAsia" w:hAnsiTheme="minorHAnsi"/>
                <w:noProof/>
                <w:color w:val="auto"/>
                <w:lang w:val="sv-SE" w:eastAsia="sv-SE"/>
              </w:rPr>
              <w:tab/>
            </w:r>
            <w:r w:rsidRPr="00821784">
              <w:rPr>
                <w:rStyle w:val="Hyperlnk"/>
                <w:noProof/>
              </w:rPr>
              <w:t>Tri Graphs</w:t>
            </w:r>
            <w:r>
              <w:rPr>
                <w:noProof/>
                <w:webHidden/>
              </w:rPr>
              <w:tab/>
            </w:r>
            <w:r>
              <w:rPr>
                <w:noProof/>
                <w:webHidden/>
              </w:rPr>
              <w:fldChar w:fldCharType="begin"/>
            </w:r>
            <w:r>
              <w:rPr>
                <w:noProof/>
                <w:webHidden/>
              </w:rPr>
              <w:instrText xml:space="preserve"> PAGEREF _Toc54120008 \h </w:instrText>
            </w:r>
            <w:r>
              <w:rPr>
                <w:noProof/>
                <w:webHidden/>
              </w:rPr>
            </w:r>
            <w:r>
              <w:rPr>
                <w:noProof/>
                <w:webHidden/>
              </w:rPr>
              <w:fldChar w:fldCharType="separate"/>
            </w:r>
            <w:r>
              <w:rPr>
                <w:noProof/>
                <w:webHidden/>
              </w:rPr>
              <w:t>370</w:t>
            </w:r>
            <w:r>
              <w:rPr>
                <w:noProof/>
                <w:webHidden/>
              </w:rPr>
              <w:fldChar w:fldCharType="end"/>
            </w:r>
          </w:hyperlink>
        </w:p>
        <w:p w14:paraId="10F2F4BA" w14:textId="429E9CF7" w:rsidR="00207336" w:rsidRDefault="00207336">
          <w:pPr>
            <w:pStyle w:val="Innehll3"/>
            <w:tabs>
              <w:tab w:val="left" w:pos="1540"/>
              <w:tab w:val="right" w:leader="dot" w:pos="9350"/>
            </w:tabs>
            <w:rPr>
              <w:rFonts w:asciiTheme="minorHAnsi" w:eastAsiaTheme="minorEastAsia" w:hAnsiTheme="minorHAnsi"/>
              <w:noProof/>
              <w:color w:val="auto"/>
              <w:lang w:val="sv-SE" w:eastAsia="sv-SE"/>
            </w:rPr>
          </w:pPr>
          <w:hyperlink w:anchor="_Toc54120009" w:history="1">
            <w:r w:rsidRPr="00821784">
              <w:rPr>
                <w:rStyle w:val="Hyperlnk"/>
                <w:noProof/>
              </w:rPr>
              <w:t>15.13.1.</w:t>
            </w:r>
            <w:r>
              <w:rPr>
                <w:rFonts w:asciiTheme="minorHAnsi" w:eastAsiaTheme="minorEastAsia" w:hAnsiTheme="minorHAnsi"/>
                <w:noProof/>
                <w:color w:val="auto"/>
                <w:lang w:val="sv-SE" w:eastAsia="sv-SE"/>
              </w:rPr>
              <w:tab/>
            </w:r>
            <w:r w:rsidRPr="00821784">
              <w:rPr>
                <w:rStyle w:val="Hyperlnk"/>
                <w:noProof/>
              </w:rPr>
              <w:t>Comments, Strings, and Characters</w:t>
            </w:r>
            <w:r>
              <w:rPr>
                <w:noProof/>
                <w:webHidden/>
              </w:rPr>
              <w:tab/>
            </w:r>
            <w:r>
              <w:rPr>
                <w:noProof/>
                <w:webHidden/>
              </w:rPr>
              <w:fldChar w:fldCharType="begin"/>
            </w:r>
            <w:r>
              <w:rPr>
                <w:noProof/>
                <w:webHidden/>
              </w:rPr>
              <w:instrText xml:space="preserve"> PAGEREF _Toc54120009 \h </w:instrText>
            </w:r>
            <w:r>
              <w:rPr>
                <w:noProof/>
                <w:webHidden/>
              </w:rPr>
            </w:r>
            <w:r>
              <w:rPr>
                <w:noProof/>
                <w:webHidden/>
              </w:rPr>
              <w:fldChar w:fldCharType="separate"/>
            </w:r>
            <w:r>
              <w:rPr>
                <w:noProof/>
                <w:webHidden/>
              </w:rPr>
              <w:t>371</w:t>
            </w:r>
            <w:r>
              <w:rPr>
                <w:noProof/>
                <w:webHidden/>
              </w:rPr>
              <w:fldChar w:fldCharType="end"/>
            </w:r>
          </w:hyperlink>
        </w:p>
        <w:p w14:paraId="53A349C7" w14:textId="30D70C5F" w:rsidR="00207336" w:rsidRDefault="00207336">
          <w:pPr>
            <w:pStyle w:val="Innehll3"/>
            <w:tabs>
              <w:tab w:val="left" w:pos="1540"/>
              <w:tab w:val="right" w:leader="dot" w:pos="9350"/>
            </w:tabs>
            <w:rPr>
              <w:rFonts w:asciiTheme="minorHAnsi" w:eastAsiaTheme="minorEastAsia" w:hAnsiTheme="minorHAnsi"/>
              <w:noProof/>
              <w:color w:val="auto"/>
              <w:lang w:val="sv-SE" w:eastAsia="sv-SE"/>
            </w:rPr>
          </w:pPr>
          <w:hyperlink w:anchor="_Toc54120010" w:history="1">
            <w:r w:rsidRPr="00821784">
              <w:rPr>
                <w:rStyle w:val="Hyperlnk"/>
                <w:noProof/>
              </w:rPr>
              <w:t>15.13.2.</w:t>
            </w:r>
            <w:r>
              <w:rPr>
                <w:rFonts w:asciiTheme="minorHAnsi" w:eastAsiaTheme="minorEastAsia" w:hAnsiTheme="minorHAnsi"/>
                <w:noProof/>
                <w:color w:val="auto"/>
                <w:lang w:val="sv-SE" w:eastAsia="sv-SE"/>
              </w:rPr>
              <w:tab/>
            </w:r>
            <w:r w:rsidRPr="00821784">
              <w:rPr>
                <w:rStyle w:val="Hyperlnk"/>
                <w:noProof/>
              </w:rPr>
              <w:t>Slash Codes</w:t>
            </w:r>
            <w:r>
              <w:rPr>
                <w:noProof/>
                <w:webHidden/>
              </w:rPr>
              <w:tab/>
            </w:r>
            <w:r>
              <w:rPr>
                <w:noProof/>
                <w:webHidden/>
              </w:rPr>
              <w:fldChar w:fldCharType="begin"/>
            </w:r>
            <w:r>
              <w:rPr>
                <w:noProof/>
                <w:webHidden/>
              </w:rPr>
              <w:instrText xml:space="preserve"> PAGEREF _Toc54120010 \h </w:instrText>
            </w:r>
            <w:r>
              <w:rPr>
                <w:noProof/>
                <w:webHidden/>
              </w:rPr>
            </w:r>
            <w:r>
              <w:rPr>
                <w:noProof/>
                <w:webHidden/>
              </w:rPr>
              <w:fldChar w:fldCharType="separate"/>
            </w:r>
            <w:r>
              <w:rPr>
                <w:noProof/>
                <w:webHidden/>
              </w:rPr>
              <w:t>373</w:t>
            </w:r>
            <w:r>
              <w:rPr>
                <w:noProof/>
                <w:webHidden/>
              </w:rPr>
              <w:fldChar w:fldCharType="end"/>
            </w:r>
          </w:hyperlink>
        </w:p>
        <w:p w14:paraId="3A5238B3" w14:textId="152D6E82" w:rsidR="00207336" w:rsidRDefault="00207336">
          <w:pPr>
            <w:pStyle w:val="Innehll3"/>
            <w:tabs>
              <w:tab w:val="left" w:pos="1540"/>
              <w:tab w:val="right" w:leader="dot" w:pos="9350"/>
            </w:tabs>
            <w:rPr>
              <w:rFonts w:asciiTheme="minorHAnsi" w:eastAsiaTheme="minorEastAsia" w:hAnsiTheme="minorHAnsi"/>
              <w:noProof/>
              <w:color w:val="auto"/>
              <w:lang w:val="sv-SE" w:eastAsia="sv-SE"/>
            </w:rPr>
          </w:pPr>
          <w:hyperlink w:anchor="_Toc54120011" w:history="1">
            <w:r w:rsidRPr="00821784">
              <w:rPr>
                <w:rStyle w:val="Hyperlnk"/>
                <w:noProof/>
              </w:rPr>
              <w:t>15.13.3.</w:t>
            </w:r>
            <w:r>
              <w:rPr>
                <w:rFonts w:asciiTheme="minorHAnsi" w:eastAsiaTheme="minorEastAsia" w:hAnsiTheme="minorHAnsi"/>
                <w:noProof/>
                <w:color w:val="auto"/>
                <w:lang w:val="sv-SE" w:eastAsia="sv-SE"/>
              </w:rPr>
              <w:tab/>
            </w:r>
            <w:r w:rsidRPr="00821784">
              <w:rPr>
                <w:rStyle w:val="Hyperlnk"/>
                <w:noProof/>
              </w:rPr>
              <w:t>The Line List</w:t>
            </w:r>
            <w:r>
              <w:rPr>
                <w:noProof/>
                <w:webHidden/>
              </w:rPr>
              <w:tab/>
            </w:r>
            <w:r>
              <w:rPr>
                <w:noProof/>
                <w:webHidden/>
              </w:rPr>
              <w:fldChar w:fldCharType="begin"/>
            </w:r>
            <w:r>
              <w:rPr>
                <w:noProof/>
                <w:webHidden/>
              </w:rPr>
              <w:instrText xml:space="preserve"> PAGEREF _Toc54120011 \h </w:instrText>
            </w:r>
            <w:r>
              <w:rPr>
                <w:noProof/>
                <w:webHidden/>
              </w:rPr>
            </w:r>
            <w:r>
              <w:rPr>
                <w:noProof/>
                <w:webHidden/>
              </w:rPr>
              <w:fldChar w:fldCharType="separate"/>
            </w:r>
            <w:r>
              <w:rPr>
                <w:noProof/>
                <w:webHidden/>
              </w:rPr>
              <w:t>373</w:t>
            </w:r>
            <w:r>
              <w:rPr>
                <w:noProof/>
                <w:webHidden/>
              </w:rPr>
              <w:fldChar w:fldCharType="end"/>
            </w:r>
          </w:hyperlink>
        </w:p>
        <w:p w14:paraId="7F5609F5" w14:textId="7E41AF3E" w:rsidR="00207336" w:rsidRDefault="00207336">
          <w:pPr>
            <w:pStyle w:val="Innehll3"/>
            <w:tabs>
              <w:tab w:val="left" w:pos="1540"/>
              <w:tab w:val="right" w:leader="dot" w:pos="9350"/>
            </w:tabs>
            <w:rPr>
              <w:rFonts w:asciiTheme="minorHAnsi" w:eastAsiaTheme="minorEastAsia" w:hAnsiTheme="minorHAnsi"/>
              <w:noProof/>
              <w:color w:val="auto"/>
              <w:lang w:val="sv-SE" w:eastAsia="sv-SE"/>
            </w:rPr>
          </w:pPr>
          <w:hyperlink w:anchor="_Toc54120012" w:history="1">
            <w:r w:rsidRPr="00821784">
              <w:rPr>
                <w:rStyle w:val="Hyperlnk"/>
                <w:noProof/>
              </w:rPr>
              <w:t>15.13.4.</w:t>
            </w:r>
            <w:r>
              <w:rPr>
                <w:rFonts w:asciiTheme="minorHAnsi" w:eastAsiaTheme="minorEastAsia" w:hAnsiTheme="minorHAnsi"/>
                <w:noProof/>
                <w:color w:val="auto"/>
                <w:lang w:val="sv-SE" w:eastAsia="sv-SE"/>
              </w:rPr>
              <w:tab/>
            </w:r>
            <w:r w:rsidRPr="00821784">
              <w:rPr>
                <w:rStyle w:val="Hyperlnk"/>
                <w:noProof/>
              </w:rPr>
              <w:t>Lines</w:t>
            </w:r>
            <w:r>
              <w:rPr>
                <w:noProof/>
                <w:webHidden/>
              </w:rPr>
              <w:tab/>
            </w:r>
            <w:r>
              <w:rPr>
                <w:noProof/>
                <w:webHidden/>
              </w:rPr>
              <w:fldChar w:fldCharType="begin"/>
            </w:r>
            <w:r>
              <w:rPr>
                <w:noProof/>
                <w:webHidden/>
              </w:rPr>
              <w:instrText xml:space="preserve"> PAGEREF _Toc54120012 \h </w:instrText>
            </w:r>
            <w:r>
              <w:rPr>
                <w:noProof/>
                <w:webHidden/>
              </w:rPr>
            </w:r>
            <w:r>
              <w:rPr>
                <w:noProof/>
                <w:webHidden/>
              </w:rPr>
              <w:fldChar w:fldCharType="separate"/>
            </w:r>
            <w:r>
              <w:rPr>
                <w:noProof/>
                <w:webHidden/>
              </w:rPr>
              <w:t>377</w:t>
            </w:r>
            <w:r>
              <w:rPr>
                <w:noProof/>
                <w:webHidden/>
              </w:rPr>
              <w:fldChar w:fldCharType="end"/>
            </w:r>
          </w:hyperlink>
        </w:p>
        <w:p w14:paraId="22C90187" w14:textId="2C4AE5DF" w:rsidR="00207336" w:rsidRDefault="00207336">
          <w:pPr>
            <w:pStyle w:val="Innehll3"/>
            <w:tabs>
              <w:tab w:val="left" w:pos="1540"/>
              <w:tab w:val="right" w:leader="dot" w:pos="9350"/>
            </w:tabs>
            <w:rPr>
              <w:rFonts w:asciiTheme="minorHAnsi" w:eastAsiaTheme="minorEastAsia" w:hAnsiTheme="minorHAnsi"/>
              <w:noProof/>
              <w:color w:val="auto"/>
              <w:lang w:val="sv-SE" w:eastAsia="sv-SE"/>
            </w:rPr>
          </w:pPr>
          <w:hyperlink w:anchor="_Toc54120013" w:history="1">
            <w:r w:rsidRPr="00821784">
              <w:rPr>
                <w:rStyle w:val="Hyperlnk"/>
                <w:noProof/>
              </w:rPr>
              <w:t>15.13.5.</w:t>
            </w:r>
            <w:r>
              <w:rPr>
                <w:rFonts w:asciiTheme="minorHAnsi" w:eastAsiaTheme="minorEastAsia" w:hAnsiTheme="minorHAnsi"/>
                <w:noProof/>
                <w:color w:val="auto"/>
                <w:lang w:val="sv-SE" w:eastAsia="sv-SE"/>
              </w:rPr>
              <w:tab/>
            </w:r>
            <w:r w:rsidRPr="00821784">
              <w:rPr>
                <w:rStyle w:val="Hyperlnk"/>
                <w:noProof/>
              </w:rPr>
              <w:t>Includes</w:t>
            </w:r>
            <w:r>
              <w:rPr>
                <w:noProof/>
                <w:webHidden/>
              </w:rPr>
              <w:tab/>
            </w:r>
            <w:r>
              <w:rPr>
                <w:noProof/>
                <w:webHidden/>
              </w:rPr>
              <w:fldChar w:fldCharType="begin"/>
            </w:r>
            <w:r>
              <w:rPr>
                <w:noProof/>
                <w:webHidden/>
              </w:rPr>
              <w:instrText xml:space="preserve"> PAGEREF _Toc54120013 \h </w:instrText>
            </w:r>
            <w:r>
              <w:rPr>
                <w:noProof/>
                <w:webHidden/>
              </w:rPr>
            </w:r>
            <w:r>
              <w:rPr>
                <w:noProof/>
                <w:webHidden/>
              </w:rPr>
              <w:fldChar w:fldCharType="separate"/>
            </w:r>
            <w:r>
              <w:rPr>
                <w:noProof/>
                <w:webHidden/>
              </w:rPr>
              <w:t>377</w:t>
            </w:r>
            <w:r>
              <w:rPr>
                <w:noProof/>
                <w:webHidden/>
              </w:rPr>
              <w:fldChar w:fldCharType="end"/>
            </w:r>
          </w:hyperlink>
        </w:p>
        <w:p w14:paraId="144C65E5" w14:textId="67F99CA5" w:rsidR="00207336" w:rsidRDefault="00207336">
          <w:pPr>
            <w:pStyle w:val="Innehll3"/>
            <w:tabs>
              <w:tab w:val="left" w:pos="1540"/>
              <w:tab w:val="right" w:leader="dot" w:pos="9350"/>
            </w:tabs>
            <w:rPr>
              <w:rFonts w:asciiTheme="minorHAnsi" w:eastAsiaTheme="minorEastAsia" w:hAnsiTheme="minorHAnsi"/>
              <w:noProof/>
              <w:color w:val="auto"/>
              <w:lang w:val="sv-SE" w:eastAsia="sv-SE"/>
            </w:rPr>
          </w:pPr>
          <w:hyperlink w:anchor="_Toc54120014" w:history="1">
            <w:r w:rsidRPr="00821784">
              <w:rPr>
                <w:rStyle w:val="Hyperlnk"/>
                <w:noProof/>
              </w:rPr>
              <w:t>15.13.6.</w:t>
            </w:r>
            <w:r>
              <w:rPr>
                <w:rFonts w:asciiTheme="minorHAnsi" w:eastAsiaTheme="minorEastAsia" w:hAnsiTheme="minorHAnsi"/>
                <w:noProof/>
                <w:color w:val="auto"/>
                <w:lang w:val="sv-SE" w:eastAsia="sv-SE"/>
              </w:rPr>
              <w:tab/>
            </w:r>
            <w:r w:rsidRPr="00821784">
              <w:rPr>
                <w:rStyle w:val="Hyperlnk"/>
                <w:noProof/>
              </w:rPr>
              <w:t>Macros</w:t>
            </w:r>
            <w:r>
              <w:rPr>
                <w:noProof/>
                <w:webHidden/>
              </w:rPr>
              <w:tab/>
            </w:r>
            <w:r>
              <w:rPr>
                <w:noProof/>
                <w:webHidden/>
              </w:rPr>
              <w:fldChar w:fldCharType="begin"/>
            </w:r>
            <w:r>
              <w:rPr>
                <w:noProof/>
                <w:webHidden/>
              </w:rPr>
              <w:instrText xml:space="preserve"> PAGEREF _Toc54120014 \h </w:instrText>
            </w:r>
            <w:r>
              <w:rPr>
                <w:noProof/>
                <w:webHidden/>
              </w:rPr>
            </w:r>
            <w:r>
              <w:rPr>
                <w:noProof/>
                <w:webHidden/>
              </w:rPr>
              <w:fldChar w:fldCharType="separate"/>
            </w:r>
            <w:r>
              <w:rPr>
                <w:noProof/>
                <w:webHidden/>
              </w:rPr>
              <w:t>378</w:t>
            </w:r>
            <w:r>
              <w:rPr>
                <w:noProof/>
                <w:webHidden/>
              </w:rPr>
              <w:fldChar w:fldCharType="end"/>
            </w:r>
          </w:hyperlink>
        </w:p>
        <w:p w14:paraId="51EDD177" w14:textId="097CB118" w:rsidR="00207336" w:rsidRDefault="00207336">
          <w:pPr>
            <w:pStyle w:val="Innehll3"/>
            <w:tabs>
              <w:tab w:val="left" w:pos="1540"/>
              <w:tab w:val="right" w:leader="dot" w:pos="9350"/>
            </w:tabs>
            <w:rPr>
              <w:rFonts w:asciiTheme="minorHAnsi" w:eastAsiaTheme="minorEastAsia" w:hAnsiTheme="minorHAnsi"/>
              <w:noProof/>
              <w:color w:val="auto"/>
              <w:lang w:val="sv-SE" w:eastAsia="sv-SE"/>
            </w:rPr>
          </w:pPr>
          <w:hyperlink w:anchor="_Toc54120015" w:history="1">
            <w:r w:rsidRPr="00821784">
              <w:rPr>
                <w:rStyle w:val="Hyperlnk"/>
                <w:noProof/>
              </w:rPr>
              <w:t>15.13.7.</w:t>
            </w:r>
            <w:r>
              <w:rPr>
                <w:rFonts w:asciiTheme="minorHAnsi" w:eastAsiaTheme="minorEastAsia" w:hAnsiTheme="minorHAnsi"/>
                <w:noProof/>
                <w:color w:val="auto"/>
                <w:lang w:val="sv-SE" w:eastAsia="sv-SE"/>
              </w:rPr>
              <w:tab/>
            </w:r>
            <w:r w:rsidRPr="00821784">
              <w:rPr>
                <w:rStyle w:val="Hyperlnk"/>
                <w:noProof/>
              </w:rPr>
              <w:t>Conditional Programming</w:t>
            </w:r>
            <w:r>
              <w:rPr>
                <w:noProof/>
                <w:webHidden/>
              </w:rPr>
              <w:tab/>
            </w:r>
            <w:r>
              <w:rPr>
                <w:noProof/>
                <w:webHidden/>
              </w:rPr>
              <w:fldChar w:fldCharType="begin"/>
            </w:r>
            <w:r>
              <w:rPr>
                <w:noProof/>
                <w:webHidden/>
              </w:rPr>
              <w:instrText xml:space="preserve"> PAGEREF _Toc54120015 \h </w:instrText>
            </w:r>
            <w:r>
              <w:rPr>
                <w:noProof/>
                <w:webHidden/>
              </w:rPr>
            </w:r>
            <w:r>
              <w:rPr>
                <w:noProof/>
                <w:webHidden/>
              </w:rPr>
              <w:fldChar w:fldCharType="separate"/>
            </w:r>
            <w:r>
              <w:rPr>
                <w:noProof/>
                <w:webHidden/>
              </w:rPr>
              <w:t>383</w:t>
            </w:r>
            <w:r>
              <w:rPr>
                <w:noProof/>
                <w:webHidden/>
              </w:rPr>
              <w:fldChar w:fldCharType="end"/>
            </w:r>
          </w:hyperlink>
        </w:p>
        <w:p w14:paraId="2B89A2D1" w14:textId="4864FBA9" w:rsidR="00207336" w:rsidRDefault="00207336">
          <w:pPr>
            <w:pStyle w:val="Innehll3"/>
            <w:tabs>
              <w:tab w:val="left" w:pos="1540"/>
              <w:tab w:val="right" w:leader="dot" w:pos="9350"/>
            </w:tabs>
            <w:rPr>
              <w:rFonts w:asciiTheme="minorHAnsi" w:eastAsiaTheme="minorEastAsia" w:hAnsiTheme="minorHAnsi"/>
              <w:noProof/>
              <w:color w:val="auto"/>
              <w:lang w:val="sv-SE" w:eastAsia="sv-SE"/>
            </w:rPr>
          </w:pPr>
          <w:hyperlink w:anchor="_Toc54120016" w:history="1">
            <w:r w:rsidRPr="00821784">
              <w:rPr>
                <w:rStyle w:val="Hyperlnk"/>
                <w:noProof/>
              </w:rPr>
              <w:t>15.13.8.</w:t>
            </w:r>
            <w:r>
              <w:rPr>
                <w:rFonts w:asciiTheme="minorHAnsi" w:eastAsiaTheme="minorEastAsia" w:hAnsiTheme="minorHAnsi"/>
                <w:noProof/>
                <w:color w:val="auto"/>
                <w:lang w:val="sv-SE" w:eastAsia="sv-SE"/>
              </w:rPr>
              <w:tab/>
            </w:r>
            <w:r w:rsidRPr="00821784">
              <w:rPr>
                <w:rStyle w:val="Hyperlnk"/>
                <w:noProof/>
              </w:rPr>
              <w:t>Macro Expansion</w:t>
            </w:r>
            <w:r>
              <w:rPr>
                <w:noProof/>
                <w:webHidden/>
              </w:rPr>
              <w:tab/>
            </w:r>
            <w:r>
              <w:rPr>
                <w:noProof/>
                <w:webHidden/>
              </w:rPr>
              <w:fldChar w:fldCharType="begin"/>
            </w:r>
            <w:r>
              <w:rPr>
                <w:noProof/>
                <w:webHidden/>
              </w:rPr>
              <w:instrText xml:space="preserve"> PAGEREF _Toc54120016 \h </w:instrText>
            </w:r>
            <w:r>
              <w:rPr>
                <w:noProof/>
                <w:webHidden/>
              </w:rPr>
            </w:r>
            <w:r>
              <w:rPr>
                <w:noProof/>
                <w:webHidden/>
              </w:rPr>
              <w:fldChar w:fldCharType="separate"/>
            </w:r>
            <w:r>
              <w:rPr>
                <w:noProof/>
                <w:webHidden/>
              </w:rPr>
              <w:t>385</w:t>
            </w:r>
            <w:r>
              <w:rPr>
                <w:noProof/>
                <w:webHidden/>
              </w:rPr>
              <w:fldChar w:fldCharType="end"/>
            </w:r>
          </w:hyperlink>
        </w:p>
        <w:p w14:paraId="5A37E492" w14:textId="69F549C7" w:rsidR="00207336" w:rsidRDefault="00207336">
          <w:pPr>
            <w:pStyle w:val="Innehll3"/>
            <w:tabs>
              <w:tab w:val="left" w:pos="1540"/>
              <w:tab w:val="right" w:leader="dot" w:pos="9350"/>
            </w:tabs>
            <w:rPr>
              <w:rFonts w:asciiTheme="minorHAnsi" w:eastAsiaTheme="minorEastAsia" w:hAnsiTheme="minorHAnsi"/>
              <w:noProof/>
              <w:color w:val="auto"/>
              <w:lang w:val="sv-SE" w:eastAsia="sv-SE"/>
            </w:rPr>
          </w:pPr>
          <w:hyperlink w:anchor="_Toc54120017" w:history="1">
            <w:r w:rsidRPr="00821784">
              <w:rPr>
                <w:rStyle w:val="Hyperlnk"/>
                <w:noProof/>
              </w:rPr>
              <w:t>15.13.9.</w:t>
            </w:r>
            <w:r>
              <w:rPr>
                <w:rFonts w:asciiTheme="minorHAnsi" w:eastAsiaTheme="minorEastAsia" w:hAnsiTheme="minorHAnsi"/>
                <w:noProof/>
                <w:color w:val="auto"/>
                <w:lang w:val="sv-SE" w:eastAsia="sv-SE"/>
              </w:rPr>
              <w:tab/>
            </w:r>
            <w:r w:rsidRPr="00821784">
              <w:rPr>
                <w:rStyle w:val="Hyperlnk"/>
                <w:noProof/>
              </w:rPr>
              <w:t>String Merging</w:t>
            </w:r>
            <w:r>
              <w:rPr>
                <w:noProof/>
                <w:webHidden/>
              </w:rPr>
              <w:tab/>
            </w:r>
            <w:r>
              <w:rPr>
                <w:noProof/>
                <w:webHidden/>
              </w:rPr>
              <w:fldChar w:fldCharType="begin"/>
            </w:r>
            <w:r>
              <w:rPr>
                <w:noProof/>
                <w:webHidden/>
              </w:rPr>
              <w:instrText xml:space="preserve"> PAGEREF _Toc54120017 \h </w:instrText>
            </w:r>
            <w:r>
              <w:rPr>
                <w:noProof/>
                <w:webHidden/>
              </w:rPr>
            </w:r>
            <w:r>
              <w:rPr>
                <w:noProof/>
                <w:webHidden/>
              </w:rPr>
              <w:fldChar w:fldCharType="separate"/>
            </w:r>
            <w:r>
              <w:rPr>
                <w:noProof/>
                <w:webHidden/>
              </w:rPr>
              <w:t>388</w:t>
            </w:r>
            <w:r>
              <w:rPr>
                <w:noProof/>
                <w:webHidden/>
              </w:rPr>
              <w:fldChar w:fldCharType="end"/>
            </w:r>
          </w:hyperlink>
        </w:p>
        <w:p w14:paraId="2D489B2B" w14:textId="2E93AEAA" w:rsidR="00207336" w:rsidRDefault="00207336">
          <w:pPr>
            <w:pStyle w:val="Innehll1"/>
            <w:rPr>
              <w:rFonts w:asciiTheme="minorHAnsi" w:eastAsiaTheme="minorEastAsia" w:hAnsiTheme="minorHAnsi"/>
              <w:noProof/>
              <w:color w:val="auto"/>
              <w:lang w:val="sv-SE" w:eastAsia="sv-SE"/>
            </w:rPr>
          </w:pPr>
          <w:hyperlink w:anchor="_Toc54120018" w:history="1">
            <w:r w:rsidRPr="00821784">
              <w:rPr>
                <w:rStyle w:val="Hyperlnk"/>
                <w:noProof/>
              </w:rPr>
              <w:t>B.</w:t>
            </w:r>
            <w:r>
              <w:rPr>
                <w:rFonts w:asciiTheme="minorHAnsi" w:eastAsiaTheme="minorEastAsia" w:hAnsiTheme="minorHAnsi"/>
                <w:noProof/>
                <w:color w:val="auto"/>
                <w:lang w:val="sv-SE" w:eastAsia="sv-SE"/>
              </w:rPr>
              <w:tab/>
            </w:r>
            <w:r w:rsidRPr="00821784">
              <w:rPr>
                <w:rStyle w:val="Hyperlnk"/>
                <w:noProof/>
              </w:rPr>
              <w:t>The C Grammar</w:t>
            </w:r>
            <w:r>
              <w:rPr>
                <w:noProof/>
                <w:webHidden/>
              </w:rPr>
              <w:tab/>
            </w:r>
            <w:r>
              <w:rPr>
                <w:noProof/>
                <w:webHidden/>
              </w:rPr>
              <w:fldChar w:fldCharType="begin"/>
            </w:r>
            <w:r>
              <w:rPr>
                <w:noProof/>
                <w:webHidden/>
              </w:rPr>
              <w:instrText xml:space="preserve"> PAGEREF _Toc54120018 \h </w:instrText>
            </w:r>
            <w:r>
              <w:rPr>
                <w:noProof/>
                <w:webHidden/>
              </w:rPr>
            </w:r>
            <w:r>
              <w:rPr>
                <w:noProof/>
                <w:webHidden/>
              </w:rPr>
              <w:fldChar w:fldCharType="separate"/>
            </w:r>
            <w:r>
              <w:rPr>
                <w:noProof/>
                <w:webHidden/>
              </w:rPr>
              <w:t>390</w:t>
            </w:r>
            <w:r>
              <w:rPr>
                <w:noProof/>
                <w:webHidden/>
              </w:rPr>
              <w:fldChar w:fldCharType="end"/>
            </w:r>
          </w:hyperlink>
        </w:p>
        <w:p w14:paraId="55758A33" w14:textId="2E596829" w:rsidR="00207336" w:rsidRDefault="00207336">
          <w:pPr>
            <w:pStyle w:val="Innehll2"/>
            <w:tabs>
              <w:tab w:val="left" w:pos="1100"/>
              <w:tab w:val="right" w:leader="dot" w:pos="9350"/>
            </w:tabs>
            <w:rPr>
              <w:rFonts w:asciiTheme="minorHAnsi" w:eastAsiaTheme="minorEastAsia" w:hAnsiTheme="minorHAnsi"/>
              <w:noProof/>
              <w:color w:val="auto"/>
              <w:lang w:val="sv-SE" w:eastAsia="sv-SE"/>
            </w:rPr>
          </w:pPr>
          <w:hyperlink w:anchor="_Toc54120019" w:history="1">
            <w:r w:rsidRPr="00821784">
              <w:rPr>
                <w:rStyle w:val="Hyperlnk"/>
                <w:noProof/>
              </w:rPr>
              <w:t>15.14.</w:t>
            </w:r>
            <w:r>
              <w:rPr>
                <w:rFonts w:asciiTheme="minorHAnsi" w:eastAsiaTheme="minorEastAsia" w:hAnsiTheme="minorHAnsi"/>
                <w:noProof/>
                <w:color w:val="auto"/>
                <w:lang w:val="sv-SE" w:eastAsia="sv-SE"/>
              </w:rPr>
              <w:tab/>
            </w:r>
            <w:r w:rsidRPr="00821784">
              <w:rPr>
                <w:rStyle w:val="Hyperlnk"/>
                <w:noProof/>
              </w:rPr>
              <w:t>The Preprocessor Grammar</w:t>
            </w:r>
            <w:r>
              <w:rPr>
                <w:noProof/>
                <w:webHidden/>
              </w:rPr>
              <w:tab/>
            </w:r>
            <w:r>
              <w:rPr>
                <w:noProof/>
                <w:webHidden/>
              </w:rPr>
              <w:fldChar w:fldCharType="begin"/>
            </w:r>
            <w:r>
              <w:rPr>
                <w:noProof/>
                <w:webHidden/>
              </w:rPr>
              <w:instrText xml:space="preserve"> PAGEREF _Toc54120019 \h </w:instrText>
            </w:r>
            <w:r>
              <w:rPr>
                <w:noProof/>
                <w:webHidden/>
              </w:rPr>
            </w:r>
            <w:r>
              <w:rPr>
                <w:noProof/>
                <w:webHidden/>
              </w:rPr>
              <w:fldChar w:fldCharType="separate"/>
            </w:r>
            <w:r>
              <w:rPr>
                <w:noProof/>
                <w:webHidden/>
              </w:rPr>
              <w:t>390</w:t>
            </w:r>
            <w:r>
              <w:rPr>
                <w:noProof/>
                <w:webHidden/>
              </w:rPr>
              <w:fldChar w:fldCharType="end"/>
            </w:r>
          </w:hyperlink>
        </w:p>
        <w:p w14:paraId="1943AE9B" w14:textId="171D671B" w:rsidR="00207336" w:rsidRDefault="00207336">
          <w:pPr>
            <w:pStyle w:val="Innehll2"/>
            <w:tabs>
              <w:tab w:val="left" w:pos="1100"/>
              <w:tab w:val="right" w:leader="dot" w:pos="9350"/>
            </w:tabs>
            <w:rPr>
              <w:rFonts w:asciiTheme="minorHAnsi" w:eastAsiaTheme="minorEastAsia" w:hAnsiTheme="minorHAnsi"/>
              <w:noProof/>
              <w:color w:val="auto"/>
              <w:lang w:val="sv-SE" w:eastAsia="sv-SE"/>
            </w:rPr>
          </w:pPr>
          <w:hyperlink w:anchor="_Toc54120020" w:history="1">
            <w:r w:rsidRPr="00821784">
              <w:rPr>
                <w:rStyle w:val="Hyperlnk"/>
                <w:noProof/>
              </w:rPr>
              <w:t>15.15.</w:t>
            </w:r>
            <w:r>
              <w:rPr>
                <w:rFonts w:asciiTheme="minorHAnsi" w:eastAsiaTheme="minorEastAsia" w:hAnsiTheme="minorHAnsi"/>
                <w:noProof/>
                <w:color w:val="auto"/>
                <w:lang w:val="sv-SE" w:eastAsia="sv-SE"/>
              </w:rPr>
              <w:tab/>
            </w:r>
            <w:r w:rsidRPr="00821784">
              <w:rPr>
                <w:rStyle w:val="Hyperlnk"/>
                <w:noProof/>
              </w:rPr>
              <w:t>The Language Grammar</w:t>
            </w:r>
            <w:r>
              <w:rPr>
                <w:noProof/>
                <w:webHidden/>
              </w:rPr>
              <w:tab/>
            </w:r>
            <w:r>
              <w:rPr>
                <w:noProof/>
                <w:webHidden/>
              </w:rPr>
              <w:fldChar w:fldCharType="begin"/>
            </w:r>
            <w:r>
              <w:rPr>
                <w:noProof/>
                <w:webHidden/>
              </w:rPr>
              <w:instrText xml:space="preserve"> PAGEREF _Toc54120020 \h </w:instrText>
            </w:r>
            <w:r>
              <w:rPr>
                <w:noProof/>
                <w:webHidden/>
              </w:rPr>
            </w:r>
            <w:r>
              <w:rPr>
                <w:noProof/>
                <w:webHidden/>
              </w:rPr>
              <w:fldChar w:fldCharType="separate"/>
            </w:r>
            <w:r>
              <w:rPr>
                <w:noProof/>
                <w:webHidden/>
              </w:rPr>
              <w:t>390</w:t>
            </w:r>
            <w:r>
              <w:rPr>
                <w:noProof/>
                <w:webHidden/>
              </w:rPr>
              <w:fldChar w:fldCharType="end"/>
            </w:r>
          </w:hyperlink>
        </w:p>
        <w:p w14:paraId="548E2F3F" w14:textId="24CD3FC2" w:rsidR="00207336" w:rsidRDefault="00207336">
          <w:pPr>
            <w:pStyle w:val="Innehll1"/>
            <w:rPr>
              <w:rFonts w:asciiTheme="minorHAnsi" w:eastAsiaTheme="minorEastAsia" w:hAnsiTheme="minorHAnsi"/>
              <w:noProof/>
              <w:color w:val="auto"/>
              <w:lang w:val="sv-SE" w:eastAsia="sv-SE"/>
            </w:rPr>
          </w:pPr>
          <w:hyperlink w:anchor="_Toc54120021" w:history="1">
            <w:r w:rsidRPr="00821784">
              <w:rPr>
                <w:rStyle w:val="Hyperlnk"/>
                <w:noProof/>
              </w:rPr>
              <w:t>C.</w:t>
            </w:r>
            <w:r>
              <w:rPr>
                <w:rFonts w:asciiTheme="minorHAnsi" w:eastAsiaTheme="minorEastAsia" w:hAnsiTheme="minorHAnsi"/>
                <w:noProof/>
                <w:color w:val="auto"/>
                <w:lang w:val="sv-SE" w:eastAsia="sv-SE"/>
              </w:rPr>
              <w:tab/>
            </w:r>
            <w:r w:rsidRPr="00821784">
              <w:rPr>
                <w:rStyle w:val="Hyperlnk"/>
                <w:noProof/>
              </w:rPr>
              <w:t>GPPG and GPLEX</w:t>
            </w:r>
            <w:r>
              <w:rPr>
                <w:noProof/>
                <w:webHidden/>
              </w:rPr>
              <w:tab/>
            </w:r>
            <w:r>
              <w:rPr>
                <w:noProof/>
                <w:webHidden/>
              </w:rPr>
              <w:fldChar w:fldCharType="begin"/>
            </w:r>
            <w:r>
              <w:rPr>
                <w:noProof/>
                <w:webHidden/>
              </w:rPr>
              <w:instrText xml:space="preserve"> PAGEREF _Toc54120021 \h </w:instrText>
            </w:r>
            <w:r>
              <w:rPr>
                <w:noProof/>
                <w:webHidden/>
              </w:rPr>
            </w:r>
            <w:r>
              <w:rPr>
                <w:noProof/>
                <w:webHidden/>
              </w:rPr>
              <w:fldChar w:fldCharType="separate"/>
            </w:r>
            <w:r>
              <w:rPr>
                <w:noProof/>
                <w:webHidden/>
              </w:rPr>
              <w:t>397</w:t>
            </w:r>
            <w:r>
              <w:rPr>
                <w:noProof/>
                <w:webHidden/>
              </w:rPr>
              <w:fldChar w:fldCharType="end"/>
            </w:r>
          </w:hyperlink>
        </w:p>
        <w:p w14:paraId="6DB773E7" w14:textId="5961430E" w:rsidR="00207336" w:rsidRDefault="00207336">
          <w:pPr>
            <w:pStyle w:val="Innehll3"/>
            <w:tabs>
              <w:tab w:val="left" w:pos="1540"/>
              <w:tab w:val="right" w:leader="dot" w:pos="9350"/>
            </w:tabs>
            <w:rPr>
              <w:rFonts w:asciiTheme="minorHAnsi" w:eastAsiaTheme="minorEastAsia" w:hAnsiTheme="minorHAnsi"/>
              <w:noProof/>
              <w:color w:val="auto"/>
              <w:lang w:val="sv-SE" w:eastAsia="sv-SE"/>
            </w:rPr>
          </w:pPr>
          <w:hyperlink w:anchor="_Toc54120022" w:history="1">
            <w:r w:rsidRPr="00821784">
              <w:rPr>
                <w:rStyle w:val="Hyperlnk"/>
                <w:noProof/>
              </w:rPr>
              <w:t>15.15.1.</w:t>
            </w:r>
            <w:r>
              <w:rPr>
                <w:rFonts w:asciiTheme="minorHAnsi" w:eastAsiaTheme="minorEastAsia" w:hAnsiTheme="minorHAnsi"/>
                <w:noProof/>
                <w:color w:val="auto"/>
                <w:lang w:val="sv-SE" w:eastAsia="sv-SE"/>
              </w:rPr>
              <w:tab/>
            </w:r>
            <w:r w:rsidRPr="00821784">
              <w:rPr>
                <w:rStyle w:val="Hyperlnk"/>
                <w:noProof/>
              </w:rPr>
              <w:t>The Language</w:t>
            </w:r>
            <w:r>
              <w:rPr>
                <w:noProof/>
                <w:webHidden/>
              </w:rPr>
              <w:tab/>
            </w:r>
            <w:r>
              <w:rPr>
                <w:noProof/>
                <w:webHidden/>
              </w:rPr>
              <w:fldChar w:fldCharType="begin"/>
            </w:r>
            <w:r>
              <w:rPr>
                <w:noProof/>
                <w:webHidden/>
              </w:rPr>
              <w:instrText xml:space="preserve"> PAGEREF _Toc54120022 \h </w:instrText>
            </w:r>
            <w:r>
              <w:rPr>
                <w:noProof/>
                <w:webHidden/>
              </w:rPr>
            </w:r>
            <w:r>
              <w:rPr>
                <w:noProof/>
                <w:webHidden/>
              </w:rPr>
              <w:fldChar w:fldCharType="separate"/>
            </w:r>
            <w:r>
              <w:rPr>
                <w:noProof/>
                <w:webHidden/>
              </w:rPr>
              <w:t>397</w:t>
            </w:r>
            <w:r>
              <w:rPr>
                <w:noProof/>
                <w:webHidden/>
              </w:rPr>
              <w:fldChar w:fldCharType="end"/>
            </w:r>
          </w:hyperlink>
        </w:p>
        <w:p w14:paraId="31E653F7" w14:textId="7B950032" w:rsidR="00207336" w:rsidRDefault="00207336">
          <w:pPr>
            <w:pStyle w:val="Innehll3"/>
            <w:tabs>
              <w:tab w:val="left" w:pos="1540"/>
              <w:tab w:val="right" w:leader="dot" w:pos="9350"/>
            </w:tabs>
            <w:rPr>
              <w:rFonts w:asciiTheme="minorHAnsi" w:eastAsiaTheme="minorEastAsia" w:hAnsiTheme="minorHAnsi"/>
              <w:noProof/>
              <w:color w:val="auto"/>
              <w:lang w:val="sv-SE" w:eastAsia="sv-SE"/>
            </w:rPr>
          </w:pPr>
          <w:hyperlink w:anchor="_Toc54120023" w:history="1">
            <w:r w:rsidRPr="00821784">
              <w:rPr>
                <w:rStyle w:val="Hyperlnk"/>
                <w:noProof/>
              </w:rPr>
              <w:t>15.15.2.</w:t>
            </w:r>
            <w:r>
              <w:rPr>
                <w:rFonts w:asciiTheme="minorHAnsi" w:eastAsiaTheme="minorEastAsia" w:hAnsiTheme="minorHAnsi"/>
                <w:noProof/>
                <w:color w:val="auto"/>
                <w:lang w:val="sv-SE" w:eastAsia="sv-SE"/>
              </w:rPr>
              <w:tab/>
            </w:r>
            <w:r w:rsidRPr="00821784">
              <w:rPr>
                <w:rStyle w:val="Hyperlnk"/>
                <w:noProof/>
              </w:rPr>
              <w:t>The Grammar</w:t>
            </w:r>
            <w:r>
              <w:rPr>
                <w:noProof/>
                <w:webHidden/>
              </w:rPr>
              <w:tab/>
            </w:r>
            <w:r>
              <w:rPr>
                <w:noProof/>
                <w:webHidden/>
              </w:rPr>
              <w:fldChar w:fldCharType="begin"/>
            </w:r>
            <w:r>
              <w:rPr>
                <w:noProof/>
                <w:webHidden/>
              </w:rPr>
              <w:instrText xml:space="preserve"> PAGEREF _Toc54120023 \h </w:instrText>
            </w:r>
            <w:r>
              <w:rPr>
                <w:noProof/>
                <w:webHidden/>
              </w:rPr>
            </w:r>
            <w:r>
              <w:rPr>
                <w:noProof/>
                <w:webHidden/>
              </w:rPr>
              <w:fldChar w:fldCharType="separate"/>
            </w:r>
            <w:r>
              <w:rPr>
                <w:noProof/>
                <w:webHidden/>
              </w:rPr>
              <w:t>398</w:t>
            </w:r>
            <w:r>
              <w:rPr>
                <w:noProof/>
                <w:webHidden/>
              </w:rPr>
              <w:fldChar w:fldCharType="end"/>
            </w:r>
          </w:hyperlink>
        </w:p>
        <w:p w14:paraId="6C2FE5B2" w14:textId="1BB0B9A4" w:rsidR="00207336" w:rsidRDefault="00207336">
          <w:pPr>
            <w:pStyle w:val="Innehll3"/>
            <w:tabs>
              <w:tab w:val="left" w:pos="1540"/>
              <w:tab w:val="right" w:leader="dot" w:pos="9350"/>
            </w:tabs>
            <w:rPr>
              <w:rFonts w:asciiTheme="minorHAnsi" w:eastAsiaTheme="minorEastAsia" w:hAnsiTheme="minorHAnsi"/>
              <w:noProof/>
              <w:color w:val="auto"/>
              <w:lang w:val="sv-SE" w:eastAsia="sv-SE"/>
            </w:rPr>
          </w:pPr>
          <w:hyperlink w:anchor="_Toc54120024" w:history="1">
            <w:r w:rsidRPr="00821784">
              <w:rPr>
                <w:rStyle w:val="Hyperlnk"/>
                <w:noProof/>
              </w:rPr>
              <w:t>15.15.3.</w:t>
            </w:r>
            <w:r>
              <w:rPr>
                <w:rFonts w:asciiTheme="minorHAnsi" w:eastAsiaTheme="minorEastAsia" w:hAnsiTheme="minorHAnsi"/>
                <w:noProof/>
                <w:color w:val="auto"/>
                <w:lang w:val="sv-SE" w:eastAsia="sv-SE"/>
              </w:rPr>
              <w:tab/>
            </w:r>
            <w:r w:rsidRPr="00821784">
              <w:rPr>
                <w:rStyle w:val="Hyperlnk"/>
                <w:noProof/>
              </w:rPr>
              <w:t>GPPG</w:t>
            </w:r>
            <w:r>
              <w:rPr>
                <w:noProof/>
                <w:webHidden/>
              </w:rPr>
              <w:tab/>
            </w:r>
            <w:r>
              <w:rPr>
                <w:noProof/>
                <w:webHidden/>
              </w:rPr>
              <w:fldChar w:fldCharType="begin"/>
            </w:r>
            <w:r>
              <w:rPr>
                <w:noProof/>
                <w:webHidden/>
              </w:rPr>
              <w:instrText xml:space="preserve"> PAGEREF _Toc54120024 \h </w:instrText>
            </w:r>
            <w:r>
              <w:rPr>
                <w:noProof/>
                <w:webHidden/>
              </w:rPr>
            </w:r>
            <w:r>
              <w:rPr>
                <w:noProof/>
                <w:webHidden/>
              </w:rPr>
              <w:fldChar w:fldCharType="separate"/>
            </w:r>
            <w:r>
              <w:rPr>
                <w:noProof/>
                <w:webHidden/>
              </w:rPr>
              <w:t>399</w:t>
            </w:r>
            <w:r>
              <w:rPr>
                <w:noProof/>
                <w:webHidden/>
              </w:rPr>
              <w:fldChar w:fldCharType="end"/>
            </w:r>
          </w:hyperlink>
        </w:p>
        <w:p w14:paraId="048BDBFF" w14:textId="26713027" w:rsidR="00207336" w:rsidRDefault="00207336">
          <w:pPr>
            <w:pStyle w:val="Innehll3"/>
            <w:tabs>
              <w:tab w:val="left" w:pos="1540"/>
              <w:tab w:val="right" w:leader="dot" w:pos="9350"/>
            </w:tabs>
            <w:rPr>
              <w:rFonts w:asciiTheme="minorHAnsi" w:eastAsiaTheme="minorEastAsia" w:hAnsiTheme="minorHAnsi"/>
              <w:noProof/>
              <w:color w:val="auto"/>
              <w:lang w:val="sv-SE" w:eastAsia="sv-SE"/>
            </w:rPr>
          </w:pPr>
          <w:hyperlink w:anchor="_Toc54120025" w:history="1">
            <w:r w:rsidRPr="00821784">
              <w:rPr>
                <w:rStyle w:val="Hyperlnk"/>
                <w:noProof/>
              </w:rPr>
              <w:t>15.15.4.</w:t>
            </w:r>
            <w:r>
              <w:rPr>
                <w:rFonts w:asciiTheme="minorHAnsi" w:eastAsiaTheme="minorEastAsia" w:hAnsiTheme="minorHAnsi"/>
                <w:noProof/>
                <w:color w:val="auto"/>
                <w:lang w:val="sv-SE" w:eastAsia="sv-SE"/>
              </w:rPr>
              <w:tab/>
            </w:r>
            <w:r w:rsidRPr="00821784">
              <w:rPr>
                <w:rStyle w:val="Hyperlnk"/>
                <w:noProof/>
              </w:rPr>
              <w:t>JPlex</w:t>
            </w:r>
            <w:r>
              <w:rPr>
                <w:noProof/>
                <w:webHidden/>
              </w:rPr>
              <w:tab/>
            </w:r>
            <w:r>
              <w:rPr>
                <w:noProof/>
                <w:webHidden/>
              </w:rPr>
              <w:fldChar w:fldCharType="begin"/>
            </w:r>
            <w:r>
              <w:rPr>
                <w:noProof/>
                <w:webHidden/>
              </w:rPr>
              <w:instrText xml:space="preserve"> PAGEREF _Toc54120025 \h </w:instrText>
            </w:r>
            <w:r>
              <w:rPr>
                <w:noProof/>
                <w:webHidden/>
              </w:rPr>
            </w:r>
            <w:r>
              <w:rPr>
                <w:noProof/>
                <w:webHidden/>
              </w:rPr>
              <w:fldChar w:fldCharType="separate"/>
            </w:r>
            <w:r>
              <w:rPr>
                <w:noProof/>
                <w:webHidden/>
              </w:rPr>
              <w:t>403</w:t>
            </w:r>
            <w:r>
              <w:rPr>
                <w:noProof/>
                <w:webHidden/>
              </w:rPr>
              <w:fldChar w:fldCharType="end"/>
            </w:r>
          </w:hyperlink>
        </w:p>
        <w:p w14:paraId="048382B5" w14:textId="4D539194" w:rsidR="00207336" w:rsidRDefault="00207336">
          <w:pPr>
            <w:pStyle w:val="Innehll3"/>
            <w:tabs>
              <w:tab w:val="left" w:pos="1540"/>
              <w:tab w:val="right" w:leader="dot" w:pos="9350"/>
            </w:tabs>
            <w:rPr>
              <w:rFonts w:asciiTheme="minorHAnsi" w:eastAsiaTheme="minorEastAsia" w:hAnsiTheme="minorHAnsi"/>
              <w:noProof/>
              <w:color w:val="auto"/>
              <w:lang w:val="sv-SE" w:eastAsia="sv-SE"/>
            </w:rPr>
          </w:pPr>
          <w:hyperlink w:anchor="_Toc54120026" w:history="1">
            <w:r w:rsidRPr="00821784">
              <w:rPr>
                <w:rStyle w:val="Hyperlnk"/>
                <w:noProof/>
              </w:rPr>
              <w:t>15.15.5.</w:t>
            </w:r>
            <w:r>
              <w:rPr>
                <w:rFonts w:asciiTheme="minorHAnsi" w:eastAsiaTheme="minorEastAsia" w:hAnsiTheme="minorHAnsi"/>
                <w:noProof/>
                <w:color w:val="auto"/>
                <w:lang w:val="sv-SE" w:eastAsia="sv-SE"/>
              </w:rPr>
              <w:tab/>
            </w:r>
            <w:r w:rsidRPr="00821784">
              <w:rPr>
                <w:rStyle w:val="Hyperlnk"/>
                <w:noProof/>
              </w:rPr>
              <w:t>Main</w:t>
            </w:r>
            <w:r>
              <w:rPr>
                <w:noProof/>
                <w:webHidden/>
              </w:rPr>
              <w:tab/>
            </w:r>
            <w:r>
              <w:rPr>
                <w:noProof/>
                <w:webHidden/>
              </w:rPr>
              <w:fldChar w:fldCharType="begin"/>
            </w:r>
            <w:r>
              <w:rPr>
                <w:noProof/>
                <w:webHidden/>
              </w:rPr>
              <w:instrText xml:space="preserve"> PAGEREF _Toc54120026 \h </w:instrText>
            </w:r>
            <w:r>
              <w:rPr>
                <w:noProof/>
                <w:webHidden/>
              </w:rPr>
            </w:r>
            <w:r>
              <w:rPr>
                <w:noProof/>
                <w:webHidden/>
              </w:rPr>
              <w:fldChar w:fldCharType="separate"/>
            </w:r>
            <w:r>
              <w:rPr>
                <w:noProof/>
                <w:webHidden/>
              </w:rPr>
              <w:t>405</w:t>
            </w:r>
            <w:r>
              <w:rPr>
                <w:noProof/>
                <w:webHidden/>
              </w:rPr>
              <w:fldChar w:fldCharType="end"/>
            </w:r>
          </w:hyperlink>
        </w:p>
        <w:p w14:paraId="443A0EA7" w14:textId="7A5E9FDD" w:rsidR="00207336" w:rsidRDefault="00207336">
          <w:pPr>
            <w:pStyle w:val="Innehll1"/>
            <w:rPr>
              <w:rFonts w:asciiTheme="minorHAnsi" w:eastAsiaTheme="minorEastAsia" w:hAnsiTheme="minorHAnsi"/>
              <w:noProof/>
              <w:color w:val="auto"/>
              <w:lang w:val="sv-SE" w:eastAsia="sv-SE"/>
            </w:rPr>
          </w:pPr>
          <w:hyperlink w:anchor="_Toc54120027" w:history="1">
            <w:r w:rsidRPr="00821784">
              <w:rPr>
                <w:rStyle w:val="Hyperlnk"/>
                <w:noProof/>
              </w:rPr>
              <w:t>16.</w:t>
            </w:r>
            <w:r>
              <w:rPr>
                <w:rFonts w:asciiTheme="minorHAnsi" w:eastAsiaTheme="minorEastAsia" w:hAnsiTheme="minorHAnsi"/>
                <w:noProof/>
                <w:color w:val="auto"/>
                <w:lang w:val="sv-SE" w:eastAsia="sv-SE"/>
              </w:rPr>
              <w:tab/>
            </w:r>
            <w:r w:rsidRPr="00821784">
              <w:rPr>
                <w:rStyle w:val="Hyperlnk"/>
                <w:noProof/>
              </w:rPr>
              <w:t>Auxiliary Classes</w:t>
            </w:r>
            <w:r>
              <w:rPr>
                <w:noProof/>
                <w:webHidden/>
              </w:rPr>
              <w:tab/>
            </w:r>
            <w:r>
              <w:rPr>
                <w:noProof/>
                <w:webHidden/>
              </w:rPr>
              <w:fldChar w:fldCharType="begin"/>
            </w:r>
            <w:r>
              <w:rPr>
                <w:noProof/>
                <w:webHidden/>
              </w:rPr>
              <w:instrText xml:space="preserve"> PAGEREF _Toc54120027 \h </w:instrText>
            </w:r>
            <w:r>
              <w:rPr>
                <w:noProof/>
                <w:webHidden/>
              </w:rPr>
            </w:r>
            <w:r>
              <w:rPr>
                <w:noProof/>
                <w:webHidden/>
              </w:rPr>
              <w:fldChar w:fldCharType="separate"/>
            </w:r>
            <w:r>
              <w:rPr>
                <w:noProof/>
                <w:webHidden/>
              </w:rPr>
              <w:t>407</w:t>
            </w:r>
            <w:r>
              <w:rPr>
                <w:noProof/>
                <w:webHidden/>
              </w:rPr>
              <w:fldChar w:fldCharType="end"/>
            </w:r>
          </w:hyperlink>
        </w:p>
        <w:p w14:paraId="0250FFA7" w14:textId="5CDD1B52" w:rsidR="00207336" w:rsidRDefault="00207336">
          <w:pPr>
            <w:pStyle w:val="Innehll2"/>
            <w:tabs>
              <w:tab w:val="left" w:pos="1100"/>
              <w:tab w:val="right" w:leader="dot" w:pos="9350"/>
            </w:tabs>
            <w:rPr>
              <w:rFonts w:asciiTheme="minorHAnsi" w:eastAsiaTheme="minorEastAsia" w:hAnsiTheme="minorHAnsi"/>
              <w:noProof/>
              <w:color w:val="auto"/>
              <w:lang w:val="sv-SE" w:eastAsia="sv-SE"/>
            </w:rPr>
          </w:pPr>
          <w:hyperlink w:anchor="_Toc54120028" w:history="1">
            <w:r w:rsidRPr="00821784">
              <w:rPr>
                <w:rStyle w:val="Hyperlnk"/>
                <w:noProof/>
              </w:rPr>
              <w:t>16.1.</w:t>
            </w:r>
            <w:r>
              <w:rPr>
                <w:rFonts w:asciiTheme="minorHAnsi" w:eastAsiaTheme="minorEastAsia" w:hAnsiTheme="minorHAnsi"/>
                <w:noProof/>
                <w:color w:val="auto"/>
                <w:lang w:val="sv-SE" w:eastAsia="sv-SE"/>
              </w:rPr>
              <w:tab/>
            </w:r>
            <w:r w:rsidRPr="00821784">
              <w:rPr>
                <w:rStyle w:val="Hyperlnk"/>
                <w:noProof/>
              </w:rPr>
              <w:t>Error Handling</w:t>
            </w:r>
            <w:r>
              <w:rPr>
                <w:noProof/>
                <w:webHidden/>
              </w:rPr>
              <w:tab/>
            </w:r>
            <w:r>
              <w:rPr>
                <w:noProof/>
                <w:webHidden/>
              </w:rPr>
              <w:fldChar w:fldCharType="begin"/>
            </w:r>
            <w:r>
              <w:rPr>
                <w:noProof/>
                <w:webHidden/>
              </w:rPr>
              <w:instrText xml:space="preserve"> PAGEREF _Toc54120028 \h </w:instrText>
            </w:r>
            <w:r>
              <w:rPr>
                <w:noProof/>
                <w:webHidden/>
              </w:rPr>
            </w:r>
            <w:r>
              <w:rPr>
                <w:noProof/>
                <w:webHidden/>
              </w:rPr>
              <w:fldChar w:fldCharType="separate"/>
            </w:r>
            <w:r>
              <w:rPr>
                <w:noProof/>
                <w:webHidden/>
              </w:rPr>
              <w:t>407</w:t>
            </w:r>
            <w:r>
              <w:rPr>
                <w:noProof/>
                <w:webHidden/>
              </w:rPr>
              <w:fldChar w:fldCharType="end"/>
            </w:r>
          </w:hyperlink>
        </w:p>
        <w:p w14:paraId="786C5B1E" w14:textId="72AD0BFE" w:rsidR="00207336" w:rsidRDefault="00207336">
          <w:pPr>
            <w:pStyle w:val="Innehll2"/>
            <w:tabs>
              <w:tab w:val="left" w:pos="1100"/>
              <w:tab w:val="right" w:leader="dot" w:pos="9350"/>
            </w:tabs>
            <w:rPr>
              <w:rFonts w:asciiTheme="minorHAnsi" w:eastAsiaTheme="minorEastAsia" w:hAnsiTheme="minorHAnsi"/>
              <w:noProof/>
              <w:color w:val="auto"/>
              <w:lang w:val="sv-SE" w:eastAsia="sv-SE"/>
            </w:rPr>
          </w:pPr>
          <w:hyperlink w:anchor="_Toc54120029" w:history="1">
            <w:r w:rsidRPr="00821784">
              <w:rPr>
                <w:rStyle w:val="Hyperlnk"/>
                <w:noProof/>
              </w:rPr>
              <w:t>16.2.</w:t>
            </w:r>
            <w:r>
              <w:rPr>
                <w:rFonts w:asciiTheme="minorHAnsi" w:eastAsiaTheme="minorEastAsia" w:hAnsiTheme="minorHAnsi"/>
                <w:noProof/>
                <w:color w:val="auto"/>
                <w:lang w:val="sv-SE" w:eastAsia="sv-SE"/>
              </w:rPr>
              <w:tab/>
            </w:r>
            <w:r w:rsidRPr="00821784">
              <w:rPr>
                <w:rStyle w:val="Hyperlnk"/>
                <w:noProof/>
              </w:rPr>
              <w:t>Container Classes</w:t>
            </w:r>
            <w:r>
              <w:rPr>
                <w:noProof/>
                <w:webHidden/>
              </w:rPr>
              <w:tab/>
            </w:r>
            <w:r>
              <w:rPr>
                <w:noProof/>
                <w:webHidden/>
              </w:rPr>
              <w:fldChar w:fldCharType="begin"/>
            </w:r>
            <w:r>
              <w:rPr>
                <w:noProof/>
                <w:webHidden/>
              </w:rPr>
              <w:instrText xml:space="preserve"> PAGEREF _Toc54120029 \h </w:instrText>
            </w:r>
            <w:r>
              <w:rPr>
                <w:noProof/>
                <w:webHidden/>
              </w:rPr>
            </w:r>
            <w:r>
              <w:rPr>
                <w:noProof/>
                <w:webHidden/>
              </w:rPr>
              <w:fldChar w:fldCharType="separate"/>
            </w:r>
            <w:r>
              <w:rPr>
                <w:noProof/>
                <w:webHidden/>
              </w:rPr>
              <w:t>411</w:t>
            </w:r>
            <w:r>
              <w:rPr>
                <w:noProof/>
                <w:webHidden/>
              </w:rPr>
              <w:fldChar w:fldCharType="end"/>
            </w:r>
          </w:hyperlink>
        </w:p>
        <w:p w14:paraId="6FF0899B" w14:textId="288D2758"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20030" w:history="1">
            <w:r w:rsidRPr="00821784">
              <w:rPr>
                <w:rStyle w:val="Hyperlnk"/>
                <w:noProof/>
              </w:rPr>
              <w:t>16.2.1.</w:t>
            </w:r>
            <w:r>
              <w:rPr>
                <w:rFonts w:asciiTheme="minorHAnsi" w:eastAsiaTheme="minorEastAsia" w:hAnsiTheme="minorHAnsi"/>
                <w:noProof/>
                <w:color w:val="auto"/>
                <w:lang w:val="sv-SE" w:eastAsia="sv-SE"/>
              </w:rPr>
              <w:tab/>
            </w:r>
            <w:r w:rsidRPr="00821784">
              <w:rPr>
                <w:rStyle w:val="Hyperlnk"/>
                <w:noProof/>
              </w:rPr>
              <w:t>Ordered Pair</w:t>
            </w:r>
            <w:r>
              <w:rPr>
                <w:noProof/>
                <w:webHidden/>
              </w:rPr>
              <w:tab/>
            </w:r>
            <w:r>
              <w:rPr>
                <w:noProof/>
                <w:webHidden/>
              </w:rPr>
              <w:fldChar w:fldCharType="begin"/>
            </w:r>
            <w:r>
              <w:rPr>
                <w:noProof/>
                <w:webHidden/>
              </w:rPr>
              <w:instrText xml:space="preserve"> PAGEREF _Toc54120030 \h </w:instrText>
            </w:r>
            <w:r>
              <w:rPr>
                <w:noProof/>
                <w:webHidden/>
              </w:rPr>
            </w:r>
            <w:r>
              <w:rPr>
                <w:noProof/>
                <w:webHidden/>
              </w:rPr>
              <w:fldChar w:fldCharType="separate"/>
            </w:r>
            <w:r>
              <w:rPr>
                <w:noProof/>
                <w:webHidden/>
              </w:rPr>
              <w:t>411</w:t>
            </w:r>
            <w:r>
              <w:rPr>
                <w:noProof/>
                <w:webHidden/>
              </w:rPr>
              <w:fldChar w:fldCharType="end"/>
            </w:r>
          </w:hyperlink>
        </w:p>
        <w:p w14:paraId="79DBEBE0" w14:textId="1B6E2173"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20031" w:history="1">
            <w:r w:rsidRPr="00821784">
              <w:rPr>
                <w:rStyle w:val="Hyperlnk"/>
                <w:noProof/>
              </w:rPr>
              <w:t>16.2.2.</w:t>
            </w:r>
            <w:r>
              <w:rPr>
                <w:rFonts w:asciiTheme="minorHAnsi" w:eastAsiaTheme="minorEastAsia" w:hAnsiTheme="minorHAnsi"/>
                <w:noProof/>
                <w:color w:val="auto"/>
                <w:lang w:val="sv-SE" w:eastAsia="sv-SE"/>
              </w:rPr>
              <w:tab/>
            </w:r>
            <w:r w:rsidRPr="00821784">
              <w:rPr>
                <w:rStyle w:val="Hyperlnk"/>
                <w:noProof/>
              </w:rPr>
              <w:t>Triple</w:t>
            </w:r>
            <w:r>
              <w:rPr>
                <w:noProof/>
                <w:webHidden/>
              </w:rPr>
              <w:tab/>
            </w:r>
            <w:r>
              <w:rPr>
                <w:noProof/>
                <w:webHidden/>
              </w:rPr>
              <w:fldChar w:fldCharType="begin"/>
            </w:r>
            <w:r>
              <w:rPr>
                <w:noProof/>
                <w:webHidden/>
              </w:rPr>
              <w:instrText xml:space="preserve"> PAGEREF _Toc54120031 \h </w:instrText>
            </w:r>
            <w:r>
              <w:rPr>
                <w:noProof/>
                <w:webHidden/>
              </w:rPr>
            </w:r>
            <w:r>
              <w:rPr>
                <w:noProof/>
                <w:webHidden/>
              </w:rPr>
              <w:fldChar w:fldCharType="separate"/>
            </w:r>
            <w:r>
              <w:rPr>
                <w:noProof/>
                <w:webHidden/>
              </w:rPr>
              <w:t>412</w:t>
            </w:r>
            <w:r>
              <w:rPr>
                <w:noProof/>
                <w:webHidden/>
              </w:rPr>
              <w:fldChar w:fldCharType="end"/>
            </w:r>
          </w:hyperlink>
        </w:p>
        <w:p w14:paraId="04F4F839" w14:textId="7BF4E15A" w:rsidR="00207336" w:rsidRDefault="00207336">
          <w:pPr>
            <w:pStyle w:val="Innehll2"/>
            <w:tabs>
              <w:tab w:val="left" w:pos="1100"/>
              <w:tab w:val="right" w:leader="dot" w:pos="9350"/>
            </w:tabs>
            <w:rPr>
              <w:rFonts w:asciiTheme="minorHAnsi" w:eastAsiaTheme="minorEastAsia" w:hAnsiTheme="minorHAnsi"/>
              <w:noProof/>
              <w:color w:val="auto"/>
              <w:lang w:val="sv-SE" w:eastAsia="sv-SE"/>
            </w:rPr>
          </w:pPr>
          <w:hyperlink w:anchor="_Toc54120032" w:history="1">
            <w:r w:rsidRPr="00821784">
              <w:rPr>
                <w:rStyle w:val="Hyperlnk"/>
                <w:noProof/>
              </w:rPr>
              <w:t>16.3.</w:t>
            </w:r>
            <w:r>
              <w:rPr>
                <w:rFonts w:asciiTheme="minorHAnsi" w:eastAsiaTheme="minorEastAsia" w:hAnsiTheme="minorHAnsi"/>
                <w:noProof/>
                <w:color w:val="auto"/>
                <w:lang w:val="sv-SE" w:eastAsia="sv-SE"/>
              </w:rPr>
              <w:tab/>
            </w:r>
            <w:r w:rsidRPr="00821784">
              <w:rPr>
                <w:rStyle w:val="Hyperlnk"/>
                <w:noProof/>
              </w:rPr>
              <w:t>Graph</w:t>
            </w:r>
            <w:r>
              <w:rPr>
                <w:noProof/>
                <w:webHidden/>
              </w:rPr>
              <w:tab/>
            </w:r>
            <w:r>
              <w:rPr>
                <w:noProof/>
                <w:webHidden/>
              </w:rPr>
              <w:fldChar w:fldCharType="begin"/>
            </w:r>
            <w:r>
              <w:rPr>
                <w:noProof/>
                <w:webHidden/>
              </w:rPr>
              <w:instrText xml:space="preserve"> PAGEREF _Toc54120032 \h </w:instrText>
            </w:r>
            <w:r>
              <w:rPr>
                <w:noProof/>
                <w:webHidden/>
              </w:rPr>
            </w:r>
            <w:r>
              <w:rPr>
                <w:noProof/>
                <w:webHidden/>
              </w:rPr>
              <w:fldChar w:fldCharType="separate"/>
            </w:r>
            <w:r>
              <w:rPr>
                <w:noProof/>
                <w:webHidden/>
              </w:rPr>
              <w:t>413</w:t>
            </w:r>
            <w:r>
              <w:rPr>
                <w:noProof/>
                <w:webHidden/>
              </w:rPr>
              <w:fldChar w:fldCharType="end"/>
            </w:r>
          </w:hyperlink>
        </w:p>
        <w:p w14:paraId="44E36252" w14:textId="1B8C8E9A"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20033" w:history="1">
            <w:r w:rsidRPr="00821784">
              <w:rPr>
                <w:rStyle w:val="Hyperlnk"/>
                <w:noProof/>
              </w:rPr>
              <w:t>16.3.1.</w:t>
            </w:r>
            <w:r>
              <w:rPr>
                <w:rFonts w:asciiTheme="minorHAnsi" w:eastAsiaTheme="minorEastAsia" w:hAnsiTheme="minorHAnsi"/>
                <w:noProof/>
                <w:color w:val="auto"/>
                <w:lang w:val="sv-SE" w:eastAsia="sv-SE"/>
              </w:rPr>
              <w:tab/>
            </w:r>
            <w:r w:rsidRPr="00821784">
              <w:rPr>
                <w:rStyle w:val="Hyperlnk"/>
                <w:noProof/>
              </w:rPr>
              <w:t>Addition and Removal of Vertices and Edges</w:t>
            </w:r>
            <w:r>
              <w:rPr>
                <w:noProof/>
                <w:webHidden/>
              </w:rPr>
              <w:tab/>
            </w:r>
            <w:r>
              <w:rPr>
                <w:noProof/>
                <w:webHidden/>
              </w:rPr>
              <w:fldChar w:fldCharType="begin"/>
            </w:r>
            <w:r>
              <w:rPr>
                <w:noProof/>
                <w:webHidden/>
              </w:rPr>
              <w:instrText xml:space="preserve"> PAGEREF _Toc54120033 \h </w:instrText>
            </w:r>
            <w:r>
              <w:rPr>
                <w:noProof/>
                <w:webHidden/>
              </w:rPr>
            </w:r>
            <w:r>
              <w:rPr>
                <w:noProof/>
                <w:webHidden/>
              </w:rPr>
              <w:fldChar w:fldCharType="separate"/>
            </w:r>
            <w:r>
              <w:rPr>
                <w:noProof/>
                <w:webHidden/>
              </w:rPr>
              <w:t>414</w:t>
            </w:r>
            <w:r>
              <w:rPr>
                <w:noProof/>
                <w:webHidden/>
              </w:rPr>
              <w:fldChar w:fldCharType="end"/>
            </w:r>
          </w:hyperlink>
        </w:p>
        <w:p w14:paraId="623FC5CB" w14:textId="330AF0E1"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20034" w:history="1">
            <w:r w:rsidRPr="00821784">
              <w:rPr>
                <w:rStyle w:val="Hyperlnk"/>
                <w:noProof/>
              </w:rPr>
              <w:t>16.3.2.</w:t>
            </w:r>
            <w:r>
              <w:rPr>
                <w:rFonts w:asciiTheme="minorHAnsi" w:eastAsiaTheme="minorEastAsia" w:hAnsiTheme="minorHAnsi"/>
                <w:noProof/>
                <w:color w:val="auto"/>
                <w:lang w:val="sv-SE" w:eastAsia="sv-SE"/>
              </w:rPr>
              <w:tab/>
            </w:r>
            <w:r w:rsidRPr="00821784">
              <w:rPr>
                <w:rStyle w:val="Hyperlnk"/>
                <w:noProof/>
              </w:rPr>
              <w:t>Graph Partition</w:t>
            </w:r>
            <w:r>
              <w:rPr>
                <w:noProof/>
                <w:webHidden/>
              </w:rPr>
              <w:tab/>
            </w:r>
            <w:r>
              <w:rPr>
                <w:noProof/>
                <w:webHidden/>
              </w:rPr>
              <w:fldChar w:fldCharType="begin"/>
            </w:r>
            <w:r>
              <w:rPr>
                <w:noProof/>
                <w:webHidden/>
              </w:rPr>
              <w:instrText xml:space="preserve"> PAGEREF _Toc54120034 \h </w:instrText>
            </w:r>
            <w:r>
              <w:rPr>
                <w:noProof/>
                <w:webHidden/>
              </w:rPr>
            </w:r>
            <w:r>
              <w:rPr>
                <w:noProof/>
                <w:webHidden/>
              </w:rPr>
              <w:fldChar w:fldCharType="separate"/>
            </w:r>
            <w:r>
              <w:rPr>
                <w:noProof/>
                <w:webHidden/>
              </w:rPr>
              <w:t>415</w:t>
            </w:r>
            <w:r>
              <w:rPr>
                <w:noProof/>
                <w:webHidden/>
              </w:rPr>
              <w:fldChar w:fldCharType="end"/>
            </w:r>
          </w:hyperlink>
        </w:p>
        <w:p w14:paraId="4393ED10" w14:textId="38B3C6A1" w:rsidR="00207336" w:rsidRDefault="00207336">
          <w:pPr>
            <w:pStyle w:val="Innehll2"/>
            <w:tabs>
              <w:tab w:val="left" w:pos="1100"/>
              <w:tab w:val="right" w:leader="dot" w:pos="9350"/>
            </w:tabs>
            <w:rPr>
              <w:rFonts w:asciiTheme="minorHAnsi" w:eastAsiaTheme="minorEastAsia" w:hAnsiTheme="minorHAnsi"/>
              <w:noProof/>
              <w:color w:val="auto"/>
              <w:lang w:val="sv-SE" w:eastAsia="sv-SE"/>
            </w:rPr>
          </w:pPr>
          <w:hyperlink w:anchor="_Toc54120035" w:history="1">
            <w:r w:rsidRPr="00821784">
              <w:rPr>
                <w:rStyle w:val="Hyperlnk"/>
                <w:noProof/>
              </w:rPr>
              <w:t>16.4.</w:t>
            </w:r>
            <w:r>
              <w:rPr>
                <w:rFonts w:asciiTheme="minorHAnsi" w:eastAsiaTheme="minorEastAsia" w:hAnsiTheme="minorHAnsi"/>
                <w:noProof/>
                <w:color w:val="auto"/>
                <w:lang w:val="sv-SE" w:eastAsia="sv-SE"/>
              </w:rPr>
              <w:tab/>
            </w:r>
            <w:r w:rsidRPr="00821784">
              <w:rPr>
                <w:rStyle w:val="Hyperlnk"/>
                <w:noProof/>
              </w:rPr>
              <w:t>ListSet and ListMap</w:t>
            </w:r>
            <w:r>
              <w:rPr>
                <w:noProof/>
                <w:webHidden/>
              </w:rPr>
              <w:tab/>
            </w:r>
            <w:r>
              <w:rPr>
                <w:noProof/>
                <w:webHidden/>
              </w:rPr>
              <w:fldChar w:fldCharType="begin"/>
            </w:r>
            <w:r>
              <w:rPr>
                <w:noProof/>
                <w:webHidden/>
              </w:rPr>
              <w:instrText xml:space="preserve"> PAGEREF _Toc54120035 \h </w:instrText>
            </w:r>
            <w:r>
              <w:rPr>
                <w:noProof/>
                <w:webHidden/>
              </w:rPr>
            </w:r>
            <w:r>
              <w:rPr>
                <w:noProof/>
                <w:webHidden/>
              </w:rPr>
              <w:fldChar w:fldCharType="separate"/>
            </w:r>
            <w:r>
              <w:rPr>
                <w:noProof/>
                <w:webHidden/>
              </w:rPr>
              <w:t>416</w:t>
            </w:r>
            <w:r>
              <w:rPr>
                <w:noProof/>
                <w:webHidden/>
              </w:rPr>
              <w:fldChar w:fldCharType="end"/>
            </w:r>
          </w:hyperlink>
        </w:p>
        <w:p w14:paraId="1CFA635E" w14:textId="586D4582" w:rsidR="00207336" w:rsidRDefault="00207336">
          <w:pPr>
            <w:pStyle w:val="Innehll1"/>
            <w:rPr>
              <w:rFonts w:asciiTheme="minorHAnsi" w:eastAsiaTheme="minorEastAsia" w:hAnsiTheme="minorHAnsi"/>
              <w:noProof/>
              <w:color w:val="auto"/>
              <w:lang w:val="sv-SE" w:eastAsia="sv-SE"/>
            </w:rPr>
          </w:pPr>
          <w:hyperlink w:anchor="_Toc54120036" w:history="1">
            <w:r w:rsidRPr="00821784">
              <w:rPr>
                <w:rStyle w:val="Hyperlnk"/>
                <w:noProof/>
              </w:rPr>
              <w:t>D.</w:t>
            </w:r>
            <w:r>
              <w:rPr>
                <w:rFonts w:asciiTheme="minorHAnsi" w:eastAsiaTheme="minorEastAsia" w:hAnsiTheme="minorHAnsi"/>
                <w:noProof/>
                <w:color w:val="auto"/>
                <w:lang w:val="sv-SE" w:eastAsia="sv-SE"/>
              </w:rPr>
              <w:tab/>
            </w:r>
            <w:r w:rsidRPr="00821784">
              <w:rPr>
                <w:rStyle w:val="Hyperlnk"/>
                <w:noProof/>
              </w:rPr>
              <w:t>The ASCII Table</w:t>
            </w:r>
            <w:r>
              <w:rPr>
                <w:noProof/>
                <w:webHidden/>
              </w:rPr>
              <w:tab/>
            </w:r>
            <w:r>
              <w:rPr>
                <w:noProof/>
                <w:webHidden/>
              </w:rPr>
              <w:fldChar w:fldCharType="begin"/>
            </w:r>
            <w:r>
              <w:rPr>
                <w:noProof/>
                <w:webHidden/>
              </w:rPr>
              <w:instrText xml:space="preserve"> PAGEREF _Toc54120036 \h </w:instrText>
            </w:r>
            <w:r>
              <w:rPr>
                <w:noProof/>
                <w:webHidden/>
              </w:rPr>
            </w:r>
            <w:r>
              <w:rPr>
                <w:noProof/>
                <w:webHidden/>
              </w:rPr>
              <w:fldChar w:fldCharType="separate"/>
            </w:r>
            <w:r>
              <w:rPr>
                <w:noProof/>
                <w:webHidden/>
              </w:rPr>
              <w:t>425</w:t>
            </w:r>
            <w:r>
              <w:rPr>
                <w:noProof/>
                <w:webHidden/>
              </w:rPr>
              <w:fldChar w:fldCharType="end"/>
            </w:r>
          </w:hyperlink>
        </w:p>
        <w:p w14:paraId="4CC2DDD9" w14:textId="07A3BBD4" w:rsidR="00207336" w:rsidRDefault="00207336">
          <w:pPr>
            <w:pStyle w:val="Innehll1"/>
            <w:rPr>
              <w:rFonts w:asciiTheme="minorHAnsi" w:eastAsiaTheme="minorEastAsia" w:hAnsiTheme="minorHAnsi"/>
              <w:noProof/>
              <w:color w:val="auto"/>
              <w:lang w:val="sv-SE" w:eastAsia="sv-SE"/>
            </w:rPr>
          </w:pPr>
          <w:hyperlink w:anchor="_Toc54120037" w:history="1">
            <w:r w:rsidRPr="00821784">
              <w:rPr>
                <w:rStyle w:val="Hyperlnk"/>
                <w:noProof/>
              </w:rPr>
              <w:t>E.</w:t>
            </w:r>
            <w:r>
              <w:rPr>
                <w:rFonts w:asciiTheme="minorHAnsi" w:eastAsiaTheme="minorEastAsia" w:hAnsiTheme="minorHAnsi"/>
                <w:noProof/>
                <w:color w:val="auto"/>
                <w:lang w:val="sv-SE" w:eastAsia="sv-SE"/>
              </w:rPr>
              <w:tab/>
            </w:r>
            <w:r w:rsidRPr="00821784">
              <w:rPr>
                <w:rStyle w:val="Hyperlnk"/>
                <w:noProof/>
              </w:rPr>
              <w:t>A Crash Course in C</w:t>
            </w:r>
            <w:r>
              <w:rPr>
                <w:noProof/>
                <w:webHidden/>
              </w:rPr>
              <w:tab/>
            </w:r>
            <w:r>
              <w:rPr>
                <w:noProof/>
                <w:webHidden/>
              </w:rPr>
              <w:fldChar w:fldCharType="begin"/>
            </w:r>
            <w:r>
              <w:rPr>
                <w:noProof/>
                <w:webHidden/>
              </w:rPr>
              <w:instrText xml:space="preserve"> PAGEREF _Toc54120037 \h </w:instrText>
            </w:r>
            <w:r>
              <w:rPr>
                <w:noProof/>
                <w:webHidden/>
              </w:rPr>
            </w:r>
            <w:r>
              <w:rPr>
                <w:noProof/>
                <w:webHidden/>
              </w:rPr>
              <w:fldChar w:fldCharType="separate"/>
            </w:r>
            <w:r>
              <w:rPr>
                <w:noProof/>
                <w:webHidden/>
              </w:rPr>
              <w:t>427</w:t>
            </w:r>
            <w:r>
              <w:rPr>
                <w:noProof/>
                <w:webHidden/>
              </w:rPr>
              <w:fldChar w:fldCharType="end"/>
            </w:r>
          </w:hyperlink>
        </w:p>
        <w:p w14:paraId="6AC5995C" w14:textId="0D83C3EC" w:rsidR="00207336" w:rsidRDefault="00207336">
          <w:pPr>
            <w:pStyle w:val="Innehll2"/>
            <w:tabs>
              <w:tab w:val="left" w:pos="1100"/>
              <w:tab w:val="right" w:leader="dot" w:pos="9350"/>
            </w:tabs>
            <w:rPr>
              <w:rFonts w:asciiTheme="minorHAnsi" w:eastAsiaTheme="minorEastAsia" w:hAnsiTheme="minorHAnsi"/>
              <w:noProof/>
              <w:color w:val="auto"/>
              <w:lang w:val="sv-SE" w:eastAsia="sv-SE"/>
            </w:rPr>
          </w:pPr>
          <w:hyperlink w:anchor="_Toc54120038" w:history="1">
            <w:r w:rsidRPr="00821784">
              <w:rPr>
                <w:rStyle w:val="Hyperlnk"/>
                <w:noProof/>
              </w:rPr>
              <w:t>16.5.</w:t>
            </w:r>
            <w:r>
              <w:rPr>
                <w:rFonts w:asciiTheme="minorHAnsi" w:eastAsiaTheme="minorEastAsia" w:hAnsiTheme="minorHAnsi"/>
                <w:noProof/>
                <w:color w:val="auto"/>
                <w:lang w:val="sv-SE" w:eastAsia="sv-SE"/>
              </w:rPr>
              <w:tab/>
            </w:r>
            <w:r w:rsidRPr="00821784">
              <w:rPr>
                <w:rStyle w:val="Hyperlnk"/>
                <w:noProof/>
              </w:rPr>
              <w:t>The Compiler and the Linker</w:t>
            </w:r>
            <w:r>
              <w:rPr>
                <w:noProof/>
                <w:webHidden/>
              </w:rPr>
              <w:tab/>
            </w:r>
            <w:r>
              <w:rPr>
                <w:noProof/>
                <w:webHidden/>
              </w:rPr>
              <w:fldChar w:fldCharType="begin"/>
            </w:r>
            <w:r>
              <w:rPr>
                <w:noProof/>
                <w:webHidden/>
              </w:rPr>
              <w:instrText xml:space="preserve"> PAGEREF _Toc54120038 \h </w:instrText>
            </w:r>
            <w:r>
              <w:rPr>
                <w:noProof/>
                <w:webHidden/>
              </w:rPr>
            </w:r>
            <w:r>
              <w:rPr>
                <w:noProof/>
                <w:webHidden/>
              </w:rPr>
              <w:fldChar w:fldCharType="separate"/>
            </w:r>
            <w:r>
              <w:rPr>
                <w:noProof/>
                <w:webHidden/>
              </w:rPr>
              <w:t>427</w:t>
            </w:r>
            <w:r>
              <w:rPr>
                <w:noProof/>
                <w:webHidden/>
              </w:rPr>
              <w:fldChar w:fldCharType="end"/>
            </w:r>
          </w:hyperlink>
        </w:p>
        <w:p w14:paraId="39993BDC" w14:textId="4480FA89" w:rsidR="00207336" w:rsidRDefault="00207336">
          <w:pPr>
            <w:pStyle w:val="Innehll2"/>
            <w:tabs>
              <w:tab w:val="left" w:pos="1100"/>
              <w:tab w:val="right" w:leader="dot" w:pos="9350"/>
            </w:tabs>
            <w:rPr>
              <w:rFonts w:asciiTheme="minorHAnsi" w:eastAsiaTheme="minorEastAsia" w:hAnsiTheme="minorHAnsi"/>
              <w:noProof/>
              <w:color w:val="auto"/>
              <w:lang w:val="sv-SE" w:eastAsia="sv-SE"/>
            </w:rPr>
          </w:pPr>
          <w:hyperlink w:anchor="_Toc54120039" w:history="1">
            <w:r w:rsidRPr="00821784">
              <w:rPr>
                <w:rStyle w:val="Hyperlnk"/>
                <w:noProof/>
              </w:rPr>
              <w:t>16.6.</w:t>
            </w:r>
            <w:r>
              <w:rPr>
                <w:rFonts w:asciiTheme="minorHAnsi" w:eastAsiaTheme="minorEastAsia" w:hAnsiTheme="minorHAnsi"/>
                <w:noProof/>
                <w:color w:val="auto"/>
                <w:lang w:val="sv-SE" w:eastAsia="sv-SE"/>
              </w:rPr>
              <w:tab/>
            </w:r>
            <w:r w:rsidRPr="00821784">
              <w:rPr>
                <w:rStyle w:val="Hyperlnk"/>
                <w:noProof/>
              </w:rPr>
              <w:t>The Hello-World Program</w:t>
            </w:r>
            <w:r>
              <w:rPr>
                <w:noProof/>
                <w:webHidden/>
              </w:rPr>
              <w:tab/>
            </w:r>
            <w:r>
              <w:rPr>
                <w:noProof/>
                <w:webHidden/>
              </w:rPr>
              <w:fldChar w:fldCharType="begin"/>
            </w:r>
            <w:r>
              <w:rPr>
                <w:noProof/>
                <w:webHidden/>
              </w:rPr>
              <w:instrText xml:space="preserve"> PAGEREF _Toc54120039 \h </w:instrText>
            </w:r>
            <w:r>
              <w:rPr>
                <w:noProof/>
                <w:webHidden/>
              </w:rPr>
            </w:r>
            <w:r>
              <w:rPr>
                <w:noProof/>
                <w:webHidden/>
              </w:rPr>
              <w:fldChar w:fldCharType="separate"/>
            </w:r>
            <w:r>
              <w:rPr>
                <w:noProof/>
                <w:webHidden/>
              </w:rPr>
              <w:t>428</w:t>
            </w:r>
            <w:r>
              <w:rPr>
                <w:noProof/>
                <w:webHidden/>
              </w:rPr>
              <w:fldChar w:fldCharType="end"/>
            </w:r>
          </w:hyperlink>
        </w:p>
        <w:p w14:paraId="469A2DE1" w14:textId="0111BF77" w:rsidR="00207336" w:rsidRDefault="00207336">
          <w:pPr>
            <w:pStyle w:val="Innehll2"/>
            <w:tabs>
              <w:tab w:val="left" w:pos="1100"/>
              <w:tab w:val="right" w:leader="dot" w:pos="9350"/>
            </w:tabs>
            <w:rPr>
              <w:rFonts w:asciiTheme="minorHAnsi" w:eastAsiaTheme="minorEastAsia" w:hAnsiTheme="minorHAnsi"/>
              <w:noProof/>
              <w:color w:val="auto"/>
              <w:lang w:val="sv-SE" w:eastAsia="sv-SE"/>
            </w:rPr>
          </w:pPr>
          <w:hyperlink w:anchor="_Toc54120040" w:history="1">
            <w:r w:rsidRPr="00821784">
              <w:rPr>
                <w:rStyle w:val="Hyperlnk"/>
                <w:noProof/>
              </w:rPr>
              <w:t>16.7.</w:t>
            </w:r>
            <w:r>
              <w:rPr>
                <w:rFonts w:asciiTheme="minorHAnsi" w:eastAsiaTheme="minorEastAsia" w:hAnsiTheme="minorHAnsi"/>
                <w:noProof/>
                <w:color w:val="auto"/>
                <w:lang w:val="sv-SE" w:eastAsia="sv-SE"/>
              </w:rPr>
              <w:tab/>
            </w:r>
            <w:r w:rsidRPr="00821784">
              <w:rPr>
                <w:rStyle w:val="Hyperlnk"/>
                <w:noProof/>
              </w:rPr>
              <w:t>Comments</w:t>
            </w:r>
            <w:r>
              <w:rPr>
                <w:noProof/>
                <w:webHidden/>
              </w:rPr>
              <w:tab/>
            </w:r>
            <w:r>
              <w:rPr>
                <w:noProof/>
                <w:webHidden/>
              </w:rPr>
              <w:fldChar w:fldCharType="begin"/>
            </w:r>
            <w:r>
              <w:rPr>
                <w:noProof/>
                <w:webHidden/>
              </w:rPr>
              <w:instrText xml:space="preserve"> PAGEREF _Toc54120040 \h </w:instrText>
            </w:r>
            <w:r>
              <w:rPr>
                <w:noProof/>
                <w:webHidden/>
              </w:rPr>
            </w:r>
            <w:r>
              <w:rPr>
                <w:noProof/>
                <w:webHidden/>
              </w:rPr>
              <w:fldChar w:fldCharType="separate"/>
            </w:r>
            <w:r>
              <w:rPr>
                <w:noProof/>
                <w:webHidden/>
              </w:rPr>
              <w:t>429</w:t>
            </w:r>
            <w:r>
              <w:rPr>
                <w:noProof/>
                <w:webHidden/>
              </w:rPr>
              <w:fldChar w:fldCharType="end"/>
            </w:r>
          </w:hyperlink>
        </w:p>
        <w:p w14:paraId="23DEEB1B" w14:textId="1434D3E7" w:rsidR="00207336" w:rsidRDefault="00207336">
          <w:pPr>
            <w:pStyle w:val="Innehll2"/>
            <w:tabs>
              <w:tab w:val="left" w:pos="1100"/>
              <w:tab w:val="right" w:leader="dot" w:pos="9350"/>
            </w:tabs>
            <w:rPr>
              <w:rFonts w:asciiTheme="minorHAnsi" w:eastAsiaTheme="minorEastAsia" w:hAnsiTheme="minorHAnsi"/>
              <w:noProof/>
              <w:color w:val="auto"/>
              <w:lang w:val="sv-SE" w:eastAsia="sv-SE"/>
            </w:rPr>
          </w:pPr>
          <w:hyperlink w:anchor="_Toc54120041" w:history="1">
            <w:r w:rsidRPr="00821784">
              <w:rPr>
                <w:rStyle w:val="Hyperlnk"/>
                <w:noProof/>
              </w:rPr>
              <w:t>16.8.</w:t>
            </w:r>
            <w:r>
              <w:rPr>
                <w:rFonts w:asciiTheme="minorHAnsi" w:eastAsiaTheme="minorEastAsia" w:hAnsiTheme="minorHAnsi"/>
                <w:noProof/>
                <w:color w:val="auto"/>
                <w:lang w:val="sv-SE" w:eastAsia="sv-SE"/>
              </w:rPr>
              <w:tab/>
            </w:r>
            <w:r w:rsidRPr="00821784">
              <w:rPr>
                <w:rStyle w:val="Hyperlnk"/>
                <w:noProof/>
              </w:rPr>
              <w:t>Types and Variables</w:t>
            </w:r>
            <w:r>
              <w:rPr>
                <w:noProof/>
                <w:webHidden/>
              </w:rPr>
              <w:tab/>
            </w:r>
            <w:r>
              <w:rPr>
                <w:noProof/>
                <w:webHidden/>
              </w:rPr>
              <w:fldChar w:fldCharType="begin"/>
            </w:r>
            <w:r>
              <w:rPr>
                <w:noProof/>
                <w:webHidden/>
              </w:rPr>
              <w:instrText xml:space="preserve"> PAGEREF _Toc54120041 \h </w:instrText>
            </w:r>
            <w:r>
              <w:rPr>
                <w:noProof/>
                <w:webHidden/>
              </w:rPr>
            </w:r>
            <w:r>
              <w:rPr>
                <w:noProof/>
                <w:webHidden/>
              </w:rPr>
              <w:fldChar w:fldCharType="separate"/>
            </w:r>
            <w:r>
              <w:rPr>
                <w:noProof/>
                <w:webHidden/>
              </w:rPr>
              <w:t>429</w:t>
            </w:r>
            <w:r>
              <w:rPr>
                <w:noProof/>
                <w:webHidden/>
              </w:rPr>
              <w:fldChar w:fldCharType="end"/>
            </w:r>
          </w:hyperlink>
        </w:p>
        <w:p w14:paraId="39EE2088" w14:textId="046157B1"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20042" w:history="1">
            <w:r w:rsidRPr="00821784">
              <w:rPr>
                <w:rStyle w:val="Hyperlnk"/>
                <w:noProof/>
              </w:rPr>
              <w:t>1.1.1</w:t>
            </w:r>
            <w:r>
              <w:rPr>
                <w:rFonts w:asciiTheme="minorHAnsi" w:eastAsiaTheme="minorEastAsia" w:hAnsiTheme="minorHAnsi"/>
                <w:noProof/>
                <w:color w:val="auto"/>
                <w:lang w:val="sv-SE" w:eastAsia="sv-SE"/>
              </w:rPr>
              <w:tab/>
            </w:r>
            <w:r w:rsidRPr="00821784">
              <w:rPr>
                <w:rStyle w:val="Hyperlnk"/>
                <w:noProof/>
              </w:rPr>
              <w:t>Simple Types</w:t>
            </w:r>
            <w:r>
              <w:rPr>
                <w:noProof/>
                <w:webHidden/>
              </w:rPr>
              <w:tab/>
            </w:r>
            <w:r>
              <w:rPr>
                <w:noProof/>
                <w:webHidden/>
              </w:rPr>
              <w:fldChar w:fldCharType="begin"/>
            </w:r>
            <w:r>
              <w:rPr>
                <w:noProof/>
                <w:webHidden/>
              </w:rPr>
              <w:instrText xml:space="preserve"> PAGEREF _Toc54120042 \h </w:instrText>
            </w:r>
            <w:r>
              <w:rPr>
                <w:noProof/>
                <w:webHidden/>
              </w:rPr>
            </w:r>
            <w:r>
              <w:rPr>
                <w:noProof/>
                <w:webHidden/>
              </w:rPr>
              <w:fldChar w:fldCharType="separate"/>
            </w:r>
            <w:r>
              <w:rPr>
                <w:noProof/>
                <w:webHidden/>
              </w:rPr>
              <w:t>430</w:t>
            </w:r>
            <w:r>
              <w:rPr>
                <w:noProof/>
                <w:webHidden/>
              </w:rPr>
              <w:fldChar w:fldCharType="end"/>
            </w:r>
          </w:hyperlink>
        </w:p>
        <w:p w14:paraId="7F62E44F" w14:textId="60C6F468"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20043" w:history="1">
            <w:r w:rsidRPr="00821784">
              <w:rPr>
                <w:rStyle w:val="Hyperlnk"/>
                <w:noProof/>
              </w:rPr>
              <w:t>2.1.1</w:t>
            </w:r>
            <w:r>
              <w:rPr>
                <w:rFonts w:asciiTheme="minorHAnsi" w:eastAsiaTheme="minorEastAsia" w:hAnsiTheme="minorHAnsi"/>
                <w:noProof/>
                <w:color w:val="auto"/>
                <w:lang w:val="sv-SE" w:eastAsia="sv-SE"/>
              </w:rPr>
              <w:tab/>
            </w:r>
            <w:r w:rsidRPr="00821784">
              <w:rPr>
                <w:rStyle w:val="Hyperlnk"/>
                <w:noProof/>
              </w:rPr>
              <w:t>Variables</w:t>
            </w:r>
            <w:r>
              <w:rPr>
                <w:noProof/>
                <w:webHidden/>
              </w:rPr>
              <w:tab/>
            </w:r>
            <w:r>
              <w:rPr>
                <w:noProof/>
                <w:webHidden/>
              </w:rPr>
              <w:fldChar w:fldCharType="begin"/>
            </w:r>
            <w:r>
              <w:rPr>
                <w:noProof/>
                <w:webHidden/>
              </w:rPr>
              <w:instrText xml:space="preserve"> PAGEREF _Toc54120043 \h </w:instrText>
            </w:r>
            <w:r>
              <w:rPr>
                <w:noProof/>
                <w:webHidden/>
              </w:rPr>
            </w:r>
            <w:r>
              <w:rPr>
                <w:noProof/>
                <w:webHidden/>
              </w:rPr>
              <w:fldChar w:fldCharType="separate"/>
            </w:r>
            <w:r>
              <w:rPr>
                <w:noProof/>
                <w:webHidden/>
              </w:rPr>
              <w:t>430</w:t>
            </w:r>
            <w:r>
              <w:rPr>
                <w:noProof/>
                <w:webHidden/>
              </w:rPr>
              <w:fldChar w:fldCharType="end"/>
            </w:r>
          </w:hyperlink>
        </w:p>
        <w:p w14:paraId="0FDDA1EA" w14:textId="44F00FAF"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20044" w:history="1">
            <w:r w:rsidRPr="00821784">
              <w:rPr>
                <w:rStyle w:val="Hyperlnk"/>
                <w:noProof/>
              </w:rPr>
              <w:t>3.1.1</w:t>
            </w:r>
            <w:r>
              <w:rPr>
                <w:rFonts w:asciiTheme="minorHAnsi" w:eastAsiaTheme="minorEastAsia" w:hAnsiTheme="minorHAnsi"/>
                <w:noProof/>
                <w:color w:val="auto"/>
                <w:lang w:val="sv-SE" w:eastAsia="sv-SE"/>
              </w:rPr>
              <w:tab/>
            </w:r>
            <w:r w:rsidRPr="00821784">
              <w:rPr>
                <w:rStyle w:val="Hyperlnk"/>
                <w:noProof/>
              </w:rPr>
              <w:t>Constants</w:t>
            </w:r>
            <w:r>
              <w:rPr>
                <w:noProof/>
                <w:webHidden/>
              </w:rPr>
              <w:tab/>
            </w:r>
            <w:r>
              <w:rPr>
                <w:noProof/>
                <w:webHidden/>
              </w:rPr>
              <w:fldChar w:fldCharType="begin"/>
            </w:r>
            <w:r>
              <w:rPr>
                <w:noProof/>
                <w:webHidden/>
              </w:rPr>
              <w:instrText xml:space="preserve"> PAGEREF _Toc54120044 \h </w:instrText>
            </w:r>
            <w:r>
              <w:rPr>
                <w:noProof/>
                <w:webHidden/>
              </w:rPr>
            </w:r>
            <w:r>
              <w:rPr>
                <w:noProof/>
                <w:webHidden/>
              </w:rPr>
              <w:fldChar w:fldCharType="separate"/>
            </w:r>
            <w:r>
              <w:rPr>
                <w:noProof/>
                <w:webHidden/>
              </w:rPr>
              <w:t>431</w:t>
            </w:r>
            <w:r>
              <w:rPr>
                <w:noProof/>
                <w:webHidden/>
              </w:rPr>
              <w:fldChar w:fldCharType="end"/>
            </w:r>
          </w:hyperlink>
        </w:p>
        <w:p w14:paraId="4499412F" w14:textId="41E7AD00"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20045" w:history="1">
            <w:r w:rsidRPr="00821784">
              <w:rPr>
                <w:rStyle w:val="Hyperlnk"/>
                <w:noProof/>
              </w:rPr>
              <w:t>4.1.1</w:t>
            </w:r>
            <w:r>
              <w:rPr>
                <w:rFonts w:asciiTheme="minorHAnsi" w:eastAsiaTheme="minorEastAsia" w:hAnsiTheme="minorHAnsi"/>
                <w:noProof/>
                <w:color w:val="auto"/>
                <w:lang w:val="sv-SE" w:eastAsia="sv-SE"/>
              </w:rPr>
              <w:tab/>
            </w:r>
            <w:r w:rsidRPr="00821784">
              <w:rPr>
                <w:rStyle w:val="Hyperlnk"/>
                <w:noProof/>
              </w:rPr>
              <w:t>Output</w:t>
            </w:r>
            <w:r>
              <w:rPr>
                <w:noProof/>
                <w:webHidden/>
              </w:rPr>
              <w:tab/>
            </w:r>
            <w:r>
              <w:rPr>
                <w:noProof/>
                <w:webHidden/>
              </w:rPr>
              <w:fldChar w:fldCharType="begin"/>
            </w:r>
            <w:r>
              <w:rPr>
                <w:noProof/>
                <w:webHidden/>
              </w:rPr>
              <w:instrText xml:space="preserve"> PAGEREF _Toc54120045 \h </w:instrText>
            </w:r>
            <w:r>
              <w:rPr>
                <w:noProof/>
                <w:webHidden/>
              </w:rPr>
            </w:r>
            <w:r>
              <w:rPr>
                <w:noProof/>
                <w:webHidden/>
              </w:rPr>
              <w:fldChar w:fldCharType="separate"/>
            </w:r>
            <w:r>
              <w:rPr>
                <w:noProof/>
                <w:webHidden/>
              </w:rPr>
              <w:t>431</w:t>
            </w:r>
            <w:r>
              <w:rPr>
                <w:noProof/>
                <w:webHidden/>
              </w:rPr>
              <w:fldChar w:fldCharType="end"/>
            </w:r>
          </w:hyperlink>
        </w:p>
        <w:p w14:paraId="4666843C" w14:textId="73FA2B67"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20046" w:history="1">
            <w:r w:rsidRPr="00821784">
              <w:rPr>
                <w:rStyle w:val="Hyperlnk"/>
                <w:noProof/>
              </w:rPr>
              <w:t>5.1.1</w:t>
            </w:r>
            <w:r>
              <w:rPr>
                <w:rFonts w:asciiTheme="minorHAnsi" w:eastAsiaTheme="minorEastAsia" w:hAnsiTheme="minorHAnsi"/>
                <w:noProof/>
                <w:color w:val="auto"/>
                <w:lang w:val="sv-SE" w:eastAsia="sv-SE"/>
              </w:rPr>
              <w:tab/>
            </w:r>
            <w:r w:rsidRPr="00821784">
              <w:rPr>
                <w:rStyle w:val="Hyperlnk"/>
                <w:noProof/>
              </w:rPr>
              <w:t>Input</w:t>
            </w:r>
            <w:r>
              <w:rPr>
                <w:noProof/>
                <w:webHidden/>
              </w:rPr>
              <w:tab/>
            </w:r>
            <w:r>
              <w:rPr>
                <w:noProof/>
                <w:webHidden/>
              </w:rPr>
              <w:fldChar w:fldCharType="begin"/>
            </w:r>
            <w:r>
              <w:rPr>
                <w:noProof/>
                <w:webHidden/>
              </w:rPr>
              <w:instrText xml:space="preserve"> PAGEREF _Toc54120046 \h </w:instrText>
            </w:r>
            <w:r>
              <w:rPr>
                <w:noProof/>
                <w:webHidden/>
              </w:rPr>
            </w:r>
            <w:r>
              <w:rPr>
                <w:noProof/>
                <w:webHidden/>
              </w:rPr>
              <w:fldChar w:fldCharType="separate"/>
            </w:r>
            <w:r>
              <w:rPr>
                <w:noProof/>
                <w:webHidden/>
              </w:rPr>
              <w:t>432</w:t>
            </w:r>
            <w:r>
              <w:rPr>
                <w:noProof/>
                <w:webHidden/>
              </w:rPr>
              <w:fldChar w:fldCharType="end"/>
            </w:r>
          </w:hyperlink>
        </w:p>
        <w:p w14:paraId="65EBDBAB" w14:textId="17CB413D"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20047" w:history="1">
            <w:r w:rsidRPr="00821784">
              <w:rPr>
                <w:rStyle w:val="Hyperlnk"/>
                <w:noProof/>
              </w:rPr>
              <w:t>6.1.1</w:t>
            </w:r>
            <w:r>
              <w:rPr>
                <w:rFonts w:asciiTheme="minorHAnsi" w:eastAsiaTheme="minorEastAsia" w:hAnsiTheme="minorHAnsi"/>
                <w:noProof/>
                <w:color w:val="auto"/>
                <w:lang w:val="sv-SE" w:eastAsia="sv-SE"/>
              </w:rPr>
              <w:tab/>
            </w:r>
            <w:r w:rsidRPr="00821784">
              <w:rPr>
                <w:rStyle w:val="Hyperlnk"/>
                <w:noProof/>
              </w:rPr>
              <w:t>Enumerations</w:t>
            </w:r>
            <w:r>
              <w:rPr>
                <w:noProof/>
                <w:webHidden/>
              </w:rPr>
              <w:tab/>
            </w:r>
            <w:r>
              <w:rPr>
                <w:noProof/>
                <w:webHidden/>
              </w:rPr>
              <w:fldChar w:fldCharType="begin"/>
            </w:r>
            <w:r>
              <w:rPr>
                <w:noProof/>
                <w:webHidden/>
              </w:rPr>
              <w:instrText xml:space="preserve"> PAGEREF _Toc54120047 \h </w:instrText>
            </w:r>
            <w:r>
              <w:rPr>
                <w:noProof/>
                <w:webHidden/>
              </w:rPr>
            </w:r>
            <w:r>
              <w:rPr>
                <w:noProof/>
                <w:webHidden/>
              </w:rPr>
              <w:fldChar w:fldCharType="separate"/>
            </w:r>
            <w:r>
              <w:rPr>
                <w:noProof/>
                <w:webHidden/>
              </w:rPr>
              <w:t>433</w:t>
            </w:r>
            <w:r>
              <w:rPr>
                <w:noProof/>
                <w:webHidden/>
              </w:rPr>
              <w:fldChar w:fldCharType="end"/>
            </w:r>
          </w:hyperlink>
        </w:p>
        <w:p w14:paraId="24572237" w14:textId="11A21A40"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20048" w:history="1">
            <w:r w:rsidRPr="00821784">
              <w:rPr>
                <w:rStyle w:val="Hyperlnk"/>
                <w:noProof/>
              </w:rPr>
              <w:t>7.1.1</w:t>
            </w:r>
            <w:r>
              <w:rPr>
                <w:rFonts w:asciiTheme="minorHAnsi" w:eastAsiaTheme="minorEastAsia" w:hAnsiTheme="minorHAnsi"/>
                <w:noProof/>
                <w:color w:val="auto"/>
                <w:lang w:val="sv-SE" w:eastAsia="sv-SE"/>
              </w:rPr>
              <w:tab/>
            </w:r>
            <w:r w:rsidRPr="00821784">
              <w:rPr>
                <w:rStyle w:val="Hyperlnk"/>
                <w:noProof/>
              </w:rPr>
              <w:t>Arrays</w:t>
            </w:r>
            <w:r>
              <w:rPr>
                <w:noProof/>
                <w:webHidden/>
              </w:rPr>
              <w:tab/>
            </w:r>
            <w:r>
              <w:rPr>
                <w:noProof/>
                <w:webHidden/>
              </w:rPr>
              <w:fldChar w:fldCharType="begin"/>
            </w:r>
            <w:r>
              <w:rPr>
                <w:noProof/>
                <w:webHidden/>
              </w:rPr>
              <w:instrText xml:space="preserve"> PAGEREF _Toc54120048 \h </w:instrText>
            </w:r>
            <w:r>
              <w:rPr>
                <w:noProof/>
                <w:webHidden/>
              </w:rPr>
            </w:r>
            <w:r>
              <w:rPr>
                <w:noProof/>
                <w:webHidden/>
              </w:rPr>
              <w:fldChar w:fldCharType="separate"/>
            </w:r>
            <w:r>
              <w:rPr>
                <w:noProof/>
                <w:webHidden/>
              </w:rPr>
              <w:t>434</w:t>
            </w:r>
            <w:r>
              <w:rPr>
                <w:noProof/>
                <w:webHidden/>
              </w:rPr>
              <w:fldChar w:fldCharType="end"/>
            </w:r>
          </w:hyperlink>
        </w:p>
        <w:p w14:paraId="3DC84B75" w14:textId="230C3112"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20049" w:history="1">
            <w:r w:rsidRPr="00821784">
              <w:rPr>
                <w:rStyle w:val="Hyperlnk"/>
                <w:noProof/>
              </w:rPr>
              <w:t>8.1.1</w:t>
            </w:r>
            <w:r>
              <w:rPr>
                <w:rFonts w:asciiTheme="minorHAnsi" w:eastAsiaTheme="minorEastAsia" w:hAnsiTheme="minorHAnsi"/>
                <w:noProof/>
                <w:color w:val="auto"/>
                <w:lang w:val="sv-SE" w:eastAsia="sv-SE"/>
              </w:rPr>
              <w:tab/>
            </w:r>
            <w:r w:rsidRPr="00821784">
              <w:rPr>
                <w:rStyle w:val="Hyperlnk"/>
                <w:noProof/>
              </w:rPr>
              <w:t>Characters and Strings</w:t>
            </w:r>
            <w:r>
              <w:rPr>
                <w:noProof/>
                <w:webHidden/>
              </w:rPr>
              <w:tab/>
            </w:r>
            <w:r>
              <w:rPr>
                <w:noProof/>
                <w:webHidden/>
              </w:rPr>
              <w:fldChar w:fldCharType="begin"/>
            </w:r>
            <w:r>
              <w:rPr>
                <w:noProof/>
                <w:webHidden/>
              </w:rPr>
              <w:instrText xml:space="preserve"> PAGEREF _Toc54120049 \h </w:instrText>
            </w:r>
            <w:r>
              <w:rPr>
                <w:noProof/>
                <w:webHidden/>
              </w:rPr>
            </w:r>
            <w:r>
              <w:rPr>
                <w:noProof/>
                <w:webHidden/>
              </w:rPr>
              <w:fldChar w:fldCharType="separate"/>
            </w:r>
            <w:r>
              <w:rPr>
                <w:noProof/>
                <w:webHidden/>
              </w:rPr>
              <w:t>434</w:t>
            </w:r>
            <w:r>
              <w:rPr>
                <w:noProof/>
                <w:webHidden/>
              </w:rPr>
              <w:fldChar w:fldCharType="end"/>
            </w:r>
          </w:hyperlink>
        </w:p>
        <w:p w14:paraId="4803992D" w14:textId="45B92FBF"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20050" w:history="1">
            <w:r w:rsidRPr="00821784">
              <w:rPr>
                <w:rStyle w:val="Hyperlnk"/>
                <w:noProof/>
              </w:rPr>
              <w:t>9.1.1</w:t>
            </w:r>
            <w:r>
              <w:rPr>
                <w:rFonts w:asciiTheme="minorHAnsi" w:eastAsiaTheme="minorEastAsia" w:hAnsiTheme="minorHAnsi"/>
                <w:noProof/>
                <w:color w:val="auto"/>
                <w:lang w:val="sv-SE" w:eastAsia="sv-SE"/>
              </w:rPr>
              <w:tab/>
            </w:r>
            <w:r w:rsidRPr="00821784">
              <w:rPr>
                <w:rStyle w:val="Hyperlnk"/>
                <w:noProof/>
              </w:rPr>
              <w:t>The ASCII Table</w:t>
            </w:r>
            <w:r>
              <w:rPr>
                <w:noProof/>
                <w:webHidden/>
              </w:rPr>
              <w:tab/>
            </w:r>
            <w:r>
              <w:rPr>
                <w:noProof/>
                <w:webHidden/>
              </w:rPr>
              <w:fldChar w:fldCharType="begin"/>
            </w:r>
            <w:r>
              <w:rPr>
                <w:noProof/>
                <w:webHidden/>
              </w:rPr>
              <w:instrText xml:space="preserve"> PAGEREF _Toc54120050 \h </w:instrText>
            </w:r>
            <w:r>
              <w:rPr>
                <w:noProof/>
                <w:webHidden/>
              </w:rPr>
            </w:r>
            <w:r>
              <w:rPr>
                <w:noProof/>
                <w:webHidden/>
              </w:rPr>
              <w:fldChar w:fldCharType="separate"/>
            </w:r>
            <w:r>
              <w:rPr>
                <w:noProof/>
                <w:webHidden/>
              </w:rPr>
              <w:t>435</w:t>
            </w:r>
            <w:r>
              <w:rPr>
                <w:noProof/>
                <w:webHidden/>
              </w:rPr>
              <w:fldChar w:fldCharType="end"/>
            </w:r>
          </w:hyperlink>
        </w:p>
        <w:p w14:paraId="4D182CBD" w14:textId="3823549A"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20051" w:history="1">
            <w:r w:rsidRPr="00821784">
              <w:rPr>
                <w:rStyle w:val="Hyperlnk"/>
                <w:noProof/>
              </w:rPr>
              <w:t>10.1.1</w:t>
            </w:r>
            <w:r>
              <w:rPr>
                <w:rFonts w:asciiTheme="minorHAnsi" w:eastAsiaTheme="minorEastAsia" w:hAnsiTheme="minorHAnsi"/>
                <w:noProof/>
                <w:color w:val="auto"/>
                <w:lang w:val="sv-SE" w:eastAsia="sv-SE"/>
              </w:rPr>
              <w:tab/>
            </w:r>
            <w:r w:rsidRPr="00821784">
              <w:rPr>
                <w:rStyle w:val="Hyperlnk"/>
                <w:noProof/>
              </w:rPr>
              <w:t>Pointers</w:t>
            </w:r>
            <w:r>
              <w:rPr>
                <w:noProof/>
                <w:webHidden/>
              </w:rPr>
              <w:tab/>
            </w:r>
            <w:r>
              <w:rPr>
                <w:noProof/>
                <w:webHidden/>
              </w:rPr>
              <w:fldChar w:fldCharType="begin"/>
            </w:r>
            <w:r>
              <w:rPr>
                <w:noProof/>
                <w:webHidden/>
              </w:rPr>
              <w:instrText xml:space="preserve"> PAGEREF _Toc54120051 \h </w:instrText>
            </w:r>
            <w:r>
              <w:rPr>
                <w:noProof/>
                <w:webHidden/>
              </w:rPr>
            </w:r>
            <w:r>
              <w:rPr>
                <w:noProof/>
                <w:webHidden/>
              </w:rPr>
              <w:fldChar w:fldCharType="separate"/>
            </w:r>
            <w:r>
              <w:rPr>
                <w:noProof/>
                <w:webHidden/>
              </w:rPr>
              <w:t>435</w:t>
            </w:r>
            <w:r>
              <w:rPr>
                <w:noProof/>
                <w:webHidden/>
              </w:rPr>
              <w:fldChar w:fldCharType="end"/>
            </w:r>
          </w:hyperlink>
        </w:p>
        <w:p w14:paraId="33791CE3" w14:textId="567E47A4"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20052" w:history="1">
            <w:r w:rsidRPr="00821784">
              <w:rPr>
                <w:rStyle w:val="Hyperlnk"/>
                <w:noProof/>
              </w:rPr>
              <w:t>11.1.1</w:t>
            </w:r>
            <w:r>
              <w:rPr>
                <w:rFonts w:asciiTheme="minorHAnsi" w:eastAsiaTheme="minorEastAsia" w:hAnsiTheme="minorHAnsi"/>
                <w:noProof/>
                <w:color w:val="auto"/>
                <w:lang w:val="sv-SE" w:eastAsia="sv-SE"/>
              </w:rPr>
              <w:tab/>
            </w:r>
            <w:r w:rsidRPr="00821784">
              <w:rPr>
                <w:rStyle w:val="Hyperlnk"/>
                <w:noProof/>
              </w:rPr>
              <w:t>Pointers and Dynamic Memory</w:t>
            </w:r>
            <w:r>
              <w:rPr>
                <w:noProof/>
                <w:webHidden/>
              </w:rPr>
              <w:tab/>
            </w:r>
            <w:r>
              <w:rPr>
                <w:noProof/>
                <w:webHidden/>
              </w:rPr>
              <w:fldChar w:fldCharType="begin"/>
            </w:r>
            <w:r>
              <w:rPr>
                <w:noProof/>
                <w:webHidden/>
              </w:rPr>
              <w:instrText xml:space="preserve"> PAGEREF _Toc54120052 \h </w:instrText>
            </w:r>
            <w:r>
              <w:rPr>
                <w:noProof/>
                <w:webHidden/>
              </w:rPr>
            </w:r>
            <w:r>
              <w:rPr>
                <w:noProof/>
                <w:webHidden/>
              </w:rPr>
              <w:fldChar w:fldCharType="separate"/>
            </w:r>
            <w:r>
              <w:rPr>
                <w:noProof/>
                <w:webHidden/>
              </w:rPr>
              <w:t>436</w:t>
            </w:r>
            <w:r>
              <w:rPr>
                <w:noProof/>
                <w:webHidden/>
              </w:rPr>
              <w:fldChar w:fldCharType="end"/>
            </w:r>
          </w:hyperlink>
        </w:p>
        <w:p w14:paraId="4855FC38" w14:textId="35C03A33"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20053" w:history="1">
            <w:r w:rsidRPr="00821784">
              <w:rPr>
                <w:rStyle w:val="Hyperlnk"/>
                <w:noProof/>
              </w:rPr>
              <w:t>12.1.1</w:t>
            </w:r>
            <w:r>
              <w:rPr>
                <w:rFonts w:asciiTheme="minorHAnsi" w:eastAsiaTheme="minorEastAsia" w:hAnsiTheme="minorHAnsi"/>
                <w:noProof/>
                <w:color w:val="auto"/>
                <w:lang w:val="sv-SE" w:eastAsia="sv-SE"/>
              </w:rPr>
              <w:tab/>
            </w:r>
            <w:r w:rsidRPr="00821784">
              <w:rPr>
                <w:rStyle w:val="Hyperlnk"/>
                <w:noProof/>
              </w:rPr>
              <w:t>Defining our own types</w:t>
            </w:r>
            <w:r>
              <w:rPr>
                <w:noProof/>
                <w:webHidden/>
              </w:rPr>
              <w:tab/>
            </w:r>
            <w:r>
              <w:rPr>
                <w:noProof/>
                <w:webHidden/>
              </w:rPr>
              <w:fldChar w:fldCharType="begin"/>
            </w:r>
            <w:r>
              <w:rPr>
                <w:noProof/>
                <w:webHidden/>
              </w:rPr>
              <w:instrText xml:space="preserve"> PAGEREF _Toc54120053 \h </w:instrText>
            </w:r>
            <w:r>
              <w:rPr>
                <w:noProof/>
                <w:webHidden/>
              </w:rPr>
            </w:r>
            <w:r>
              <w:rPr>
                <w:noProof/>
                <w:webHidden/>
              </w:rPr>
              <w:fldChar w:fldCharType="separate"/>
            </w:r>
            <w:r>
              <w:rPr>
                <w:noProof/>
                <w:webHidden/>
              </w:rPr>
              <w:t>438</w:t>
            </w:r>
            <w:r>
              <w:rPr>
                <w:noProof/>
                <w:webHidden/>
              </w:rPr>
              <w:fldChar w:fldCharType="end"/>
            </w:r>
          </w:hyperlink>
        </w:p>
        <w:p w14:paraId="25B9BC53" w14:textId="61CA3D83"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20054" w:history="1">
            <w:r w:rsidRPr="00821784">
              <w:rPr>
                <w:rStyle w:val="Hyperlnk"/>
                <w:noProof/>
              </w:rPr>
              <w:t>13.1.1</w:t>
            </w:r>
            <w:r>
              <w:rPr>
                <w:rFonts w:asciiTheme="minorHAnsi" w:eastAsiaTheme="minorEastAsia" w:hAnsiTheme="minorHAnsi"/>
                <w:noProof/>
                <w:color w:val="auto"/>
                <w:lang w:val="sv-SE" w:eastAsia="sv-SE"/>
              </w:rPr>
              <w:tab/>
            </w:r>
            <w:r w:rsidRPr="00821784">
              <w:rPr>
                <w:rStyle w:val="Hyperlnk"/>
                <w:noProof/>
              </w:rPr>
              <w:t>The Type Size</w:t>
            </w:r>
            <w:r>
              <w:rPr>
                <w:noProof/>
                <w:webHidden/>
              </w:rPr>
              <w:tab/>
            </w:r>
            <w:r>
              <w:rPr>
                <w:noProof/>
                <w:webHidden/>
              </w:rPr>
              <w:fldChar w:fldCharType="begin"/>
            </w:r>
            <w:r>
              <w:rPr>
                <w:noProof/>
                <w:webHidden/>
              </w:rPr>
              <w:instrText xml:space="preserve"> PAGEREF _Toc54120054 \h </w:instrText>
            </w:r>
            <w:r>
              <w:rPr>
                <w:noProof/>
                <w:webHidden/>
              </w:rPr>
            </w:r>
            <w:r>
              <w:rPr>
                <w:noProof/>
                <w:webHidden/>
              </w:rPr>
              <w:fldChar w:fldCharType="separate"/>
            </w:r>
            <w:r>
              <w:rPr>
                <w:noProof/>
                <w:webHidden/>
              </w:rPr>
              <w:t>439</w:t>
            </w:r>
            <w:r>
              <w:rPr>
                <w:noProof/>
                <w:webHidden/>
              </w:rPr>
              <w:fldChar w:fldCharType="end"/>
            </w:r>
          </w:hyperlink>
        </w:p>
        <w:p w14:paraId="617A76AB" w14:textId="65AC2400" w:rsidR="00207336" w:rsidRDefault="00207336">
          <w:pPr>
            <w:pStyle w:val="Innehll2"/>
            <w:tabs>
              <w:tab w:val="left" w:pos="1100"/>
              <w:tab w:val="right" w:leader="dot" w:pos="9350"/>
            </w:tabs>
            <w:rPr>
              <w:rFonts w:asciiTheme="minorHAnsi" w:eastAsiaTheme="minorEastAsia" w:hAnsiTheme="minorHAnsi"/>
              <w:noProof/>
              <w:color w:val="auto"/>
              <w:lang w:val="sv-SE" w:eastAsia="sv-SE"/>
            </w:rPr>
          </w:pPr>
          <w:hyperlink w:anchor="_Toc54120055" w:history="1">
            <w:r w:rsidRPr="00821784">
              <w:rPr>
                <w:rStyle w:val="Hyperlnk"/>
                <w:noProof/>
              </w:rPr>
              <w:t>16.9.</w:t>
            </w:r>
            <w:r>
              <w:rPr>
                <w:rFonts w:asciiTheme="minorHAnsi" w:eastAsiaTheme="minorEastAsia" w:hAnsiTheme="minorHAnsi"/>
                <w:noProof/>
                <w:color w:val="auto"/>
                <w:lang w:val="sv-SE" w:eastAsia="sv-SE"/>
              </w:rPr>
              <w:tab/>
            </w:r>
            <w:r w:rsidRPr="00821784">
              <w:rPr>
                <w:rStyle w:val="Hyperlnk"/>
                <w:noProof/>
              </w:rPr>
              <w:t>Expressions and Operators</w:t>
            </w:r>
            <w:r>
              <w:rPr>
                <w:noProof/>
                <w:webHidden/>
              </w:rPr>
              <w:tab/>
            </w:r>
            <w:r>
              <w:rPr>
                <w:noProof/>
                <w:webHidden/>
              </w:rPr>
              <w:fldChar w:fldCharType="begin"/>
            </w:r>
            <w:r>
              <w:rPr>
                <w:noProof/>
                <w:webHidden/>
              </w:rPr>
              <w:instrText xml:space="preserve"> PAGEREF _Toc54120055 \h </w:instrText>
            </w:r>
            <w:r>
              <w:rPr>
                <w:noProof/>
                <w:webHidden/>
              </w:rPr>
            </w:r>
            <w:r>
              <w:rPr>
                <w:noProof/>
                <w:webHidden/>
              </w:rPr>
              <w:fldChar w:fldCharType="separate"/>
            </w:r>
            <w:r>
              <w:rPr>
                <w:noProof/>
                <w:webHidden/>
              </w:rPr>
              <w:t>439</w:t>
            </w:r>
            <w:r>
              <w:rPr>
                <w:noProof/>
                <w:webHidden/>
              </w:rPr>
              <w:fldChar w:fldCharType="end"/>
            </w:r>
          </w:hyperlink>
        </w:p>
        <w:p w14:paraId="32277901" w14:textId="3B036961"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20056" w:history="1">
            <w:r w:rsidRPr="00821784">
              <w:rPr>
                <w:rStyle w:val="Hyperlnk"/>
                <w:noProof/>
              </w:rPr>
              <w:t>14.1.1</w:t>
            </w:r>
            <w:r>
              <w:rPr>
                <w:rFonts w:asciiTheme="minorHAnsi" w:eastAsiaTheme="minorEastAsia" w:hAnsiTheme="minorHAnsi"/>
                <w:noProof/>
                <w:color w:val="auto"/>
                <w:lang w:val="sv-SE" w:eastAsia="sv-SE"/>
              </w:rPr>
              <w:tab/>
            </w:r>
            <w:r w:rsidRPr="00821784">
              <w:rPr>
                <w:rStyle w:val="Hyperlnk"/>
                <w:noProof/>
              </w:rPr>
              <w:t>Arithmetic Operators</w:t>
            </w:r>
            <w:r>
              <w:rPr>
                <w:noProof/>
                <w:webHidden/>
              </w:rPr>
              <w:tab/>
            </w:r>
            <w:r>
              <w:rPr>
                <w:noProof/>
                <w:webHidden/>
              </w:rPr>
              <w:fldChar w:fldCharType="begin"/>
            </w:r>
            <w:r>
              <w:rPr>
                <w:noProof/>
                <w:webHidden/>
              </w:rPr>
              <w:instrText xml:space="preserve"> PAGEREF _Toc54120056 \h </w:instrText>
            </w:r>
            <w:r>
              <w:rPr>
                <w:noProof/>
                <w:webHidden/>
              </w:rPr>
            </w:r>
            <w:r>
              <w:rPr>
                <w:noProof/>
                <w:webHidden/>
              </w:rPr>
              <w:fldChar w:fldCharType="separate"/>
            </w:r>
            <w:r>
              <w:rPr>
                <w:noProof/>
                <w:webHidden/>
              </w:rPr>
              <w:t>439</w:t>
            </w:r>
            <w:r>
              <w:rPr>
                <w:noProof/>
                <w:webHidden/>
              </w:rPr>
              <w:fldChar w:fldCharType="end"/>
            </w:r>
          </w:hyperlink>
        </w:p>
        <w:p w14:paraId="2F59F102" w14:textId="68B93537"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20057" w:history="1">
            <w:r w:rsidRPr="00821784">
              <w:rPr>
                <w:rStyle w:val="Hyperlnk"/>
                <w:noProof/>
              </w:rPr>
              <w:t>15.1.1</w:t>
            </w:r>
            <w:r>
              <w:rPr>
                <w:rFonts w:asciiTheme="minorHAnsi" w:eastAsiaTheme="minorEastAsia" w:hAnsiTheme="minorHAnsi"/>
                <w:noProof/>
                <w:color w:val="auto"/>
                <w:lang w:val="sv-SE" w:eastAsia="sv-SE"/>
              </w:rPr>
              <w:tab/>
            </w:r>
            <w:r w:rsidRPr="00821784">
              <w:rPr>
                <w:rStyle w:val="Hyperlnk"/>
                <w:noProof/>
              </w:rPr>
              <w:t>Pointer Arithmetic</w:t>
            </w:r>
            <w:r>
              <w:rPr>
                <w:noProof/>
                <w:webHidden/>
              </w:rPr>
              <w:tab/>
            </w:r>
            <w:r>
              <w:rPr>
                <w:noProof/>
                <w:webHidden/>
              </w:rPr>
              <w:fldChar w:fldCharType="begin"/>
            </w:r>
            <w:r>
              <w:rPr>
                <w:noProof/>
                <w:webHidden/>
              </w:rPr>
              <w:instrText xml:space="preserve"> PAGEREF _Toc54120057 \h </w:instrText>
            </w:r>
            <w:r>
              <w:rPr>
                <w:noProof/>
                <w:webHidden/>
              </w:rPr>
            </w:r>
            <w:r>
              <w:rPr>
                <w:noProof/>
                <w:webHidden/>
              </w:rPr>
              <w:fldChar w:fldCharType="separate"/>
            </w:r>
            <w:r>
              <w:rPr>
                <w:noProof/>
                <w:webHidden/>
              </w:rPr>
              <w:t>440</w:t>
            </w:r>
            <w:r>
              <w:rPr>
                <w:noProof/>
                <w:webHidden/>
              </w:rPr>
              <w:fldChar w:fldCharType="end"/>
            </w:r>
          </w:hyperlink>
        </w:p>
        <w:p w14:paraId="287FA4CE" w14:textId="4E36BA53"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20058" w:history="1">
            <w:r w:rsidRPr="00821784">
              <w:rPr>
                <w:rStyle w:val="Hyperlnk"/>
                <w:noProof/>
              </w:rPr>
              <w:t>16.1.1</w:t>
            </w:r>
            <w:r>
              <w:rPr>
                <w:rFonts w:asciiTheme="minorHAnsi" w:eastAsiaTheme="minorEastAsia" w:hAnsiTheme="minorHAnsi"/>
                <w:noProof/>
                <w:color w:val="auto"/>
                <w:lang w:val="sv-SE" w:eastAsia="sv-SE"/>
              </w:rPr>
              <w:tab/>
            </w:r>
            <w:r w:rsidRPr="00821784">
              <w:rPr>
                <w:rStyle w:val="Hyperlnk"/>
                <w:noProof/>
              </w:rPr>
              <w:t>Increment and decrement</w:t>
            </w:r>
            <w:r>
              <w:rPr>
                <w:noProof/>
                <w:webHidden/>
              </w:rPr>
              <w:tab/>
            </w:r>
            <w:r>
              <w:rPr>
                <w:noProof/>
                <w:webHidden/>
              </w:rPr>
              <w:fldChar w:fldCharType="begin"/>
            </w:r>
            <w:r>
              <w:rPr>
                <w:noProof/>
                <w:webHidden/>
              </w:rPr>
              <w:instrText xml:space="preserve"> PAGEREF _Toc54120058 \h </w:instrText>
            </w:r>
            <w:r>
              <w:rPr>
                <w:noProof/>
                <w:webHidden/>
              </w:rPr>
            </w:r>
            <w:r>
              <w:rPr>
                <w:noProof/>
                <w:webHidden/>
              </w:rPr>
              <w:fldChar w:fldCharType="separate"/>
            </w:r>
            <w:r>
              <w:rPr>
                <w:noProof/>
                <w:webHidden/>
              </w:rPr>
              <w:t>441</w:t>
            </w:r>
            <w:r>
              <w:rPr>
                <w:noProof/>
                <w:webHidden/>
              </w:rPr>
              <w:fldChar w:fldCharType="end"/>
            </w:r>
          </w:hyperlink>
        </w:p>
        <w:p w14:paraId="43E24CD3" w14:textId="592003DF"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20059" w:history="1">
            <w:r w:rsidRPr="00821784">
              <w:rPr>
                <w:rStyle w:val="Hyperlnk"/>
                <w:noProof/>
              </w:rPr>
              <w:t>17.1.1</w:t>
            </w:r>
            <w:r>
              <w:rPr>
                <w:rFonts w:asciiTheme="minorHAnsi" w:eastAsiaTheme="minorEastAsia" w:hAnsiTheme="minorHAnsi"/>
                <w:noProof/>
                <w:color w:val="auto"/>
                <w:lang w:val="sv-SE" w:eastAsia="sv-SE"/>
              </w:rPr>
              <w:tab/>
            </w:r>
            <w:r w:rsidRPr="00821784">
              <w:rPr>
                <w:rStyle w:val="Hyperlnk"/>
                <w:noProof/>
              </w:rPr>
              <w:t>Relational Operators</w:t>
            </w:r>
            <w:r>
              <w:rPr>
                <w:noProof/>
                <w:webHidden/>
              </w:rPr>
              <w:tab/>
            </w:r>
            <w:r>
              <w:rPr>
                <w:noProof/>
                <w:webHidden/>
              </w:rPr>
              <w:fldChar w:fldCharType="begin"/>
            </w:r>
            <w:r>
              <w:rPr>
                <w:noProof/>
                <w:webHidden/>
              </w:rPr>
              <w:instrText xml:space="preserve"> PAGEREF _Toc54120059 \h </w:instrText>
            </w:r>
            <w:r>
              <w:rPr>
                <w:noProof/>
                <w:webHidden/>
              </w:rPr>
            </w:r>
            <w:r>
              <w:rPr>
                <w:noProof/>
                <w:webHidden/>
              </w:rPr>
              <w:fldChar w:fldCharType="separate"/>
            </w:r>
            <w:r>
              <w:rPr>
                <w:noProof/>
                <w:webHidden/>
              </w:rPr>
              <w:t>441</w:t>
            </w:r>
            <w:r>
              <w:rPr>
                <w:noProof/>
                <w:webHidden/>
              </w:rPr>
              <w:fldChar w:fldCharType="end"/>
            </w:r>
          </w:hyperlink>
        </w:p>
        <w:p w14:paraId="5BAA1A42" w14:textId="0FF793E7"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20060" w:history="1">
            <w:r w:rsidRPr="00821784">
              <w:rPr>
                <w:rStyle w:val="Hyperlnk"/>
                <w:noProof/>
              </w:rPr>
              <w:t>18.1.1</w:t>
            </w:r>
            <w:r>
              <w:rPr>
                <w:rFonts w:asciiTheme="minorHAnsi" w:eastAsiaTheme="minorEastAsia" w:hAnsiTheme="minorHAnsi"/>
                <w:noProof/>
                <w:color w:val="auto"/>
                <w:lang w:val="sv-SE" w:eastAsia="sv-SE"/>
              </w:rPr>
              <w:tab/>
            </w:r>
            <w:r w:rsidRPr="00821784">
              <w:rPr>
                <w:rStyle w:val="Hyperlnk"/>
                <w:noProof/>
              </w:rPr>
              <w:t>Logical Operators</w:t>
            </w:r>
            <w:r>
              <w:rPr>
                <w:noProof/>
                <w:webHidden/>
              </w:rPr>
              <w:tab/>
            </w:r>
            <w:r>
              <w:rPr>
                <w:noProof/>
                <w:webHidden/>
              </w:rPr>
              <w:fldChar w:fldCharType="begin"/>
            </w:r>
            <w:r>
              <w:rPr>
                <w:noProof/>
                <w:webHidden/>
              </w:rPr>
              <w:instrText xml:space="preserve"> PAGEREF _Toc54120060 \h </w:instrText>
            </w:r>
            <w:r>
              <w:rPr>
                <w:noProof/>
                <w:webHidden/>
              </w:rPr>
            </w:r>
            <w:r>
              <w:rPr>
                <w:noProof/>
                <w:webHidden/>
              </w:rPr>
              <w:fldChar w:fldCharType="separate"/>
            </w:r>
            <w:r>
              <w:rPr>
                <w:noProof/>
                <w:webHidden/>
              </w:rPr>
              <w:t>441</w:t>
            </w:r>
            <w:r>
              <w:rPr>
                <w:noProof/>
                <w:webHidden/>
              </w:rPr>
              <w:fldChar w:fldCharType="end"/>
            </w:r>
          </w:hyperlink>
        </w:p>
        <w:p w14:paraId="27BE4D7D" w14:textId="48DF0256"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20061" w:history="1">
            <w:r w:rsidRPr="00821784">
              <w:rPr>
                <w:rStyle w:val="Hyperlnk"/>
                <w:noProof/>
              </w:rPr>
              <w:t>19.1.1</w:t>
            </w:r>
            <w:r>
              <w:rPr>
                <w:rFonts w:asciiTheme="minorHAnsi" w:eastAsiaTheme="minorEastAsia" w:hAnsiTheme="minorHAnsi"/>
                <w:noProof/>
                <w:color w:val="auto"/>
                <w:lang w:val="sv-SE" w:eastAsia="sv-SE"/>
              </w:rPr>
              <w:tab/>
            </w:r>
            <w:r w:rsidRPr="00821784">
              <w:rPr>
                <w:rStyle w:val="Hyperlnk"/>
                <w:noProof/>
              </w:rPr>
              <w:t>Bitwise Operators</w:t>
            </w:r>
            <w:r>
              <w:rPr>
                <w:noProof/>
                <w:webHidden/>
              </w:rPr>
              <w:tab/>
            </w:r>
            <w:r>
              <w:rPr>
                <w:noProof/>
                <w:webHidden/>
              </w:rPr>
              <w:fldChar w:fldCharType="begin"/>
            </w:r>
            <w:r>
              <w:rPr>
                <w:noProof/>
                <w:webHidden/>
              </w:rPr>
              <w:instrText xml:space="preserve"> PAGEREF _Toc54120061 \h </w:instrText>
            </w:r>
            <w:r>
              <w:rPr>
                <w:noProof/>
                <w:webHidden/>
              </w:rPr>
            </w:r>
            <w:r>
              <w:rPr>
                <w:noProof/>
                <w:webHidden/>
              </w:rPr>
              <w:fldChar w:fldCharType="separate"/>
            </w:r>
            <w:r>
              <w:rPr>
                <w:noProof/>
                <w:webHidden/>
              </w:rPr>
              <w:t>442</w:t>
            </w:r>
            <w:r>
              <w:rPr>
                <w:noProof/>
                <w:webHidden/>
              </w:rPr>
              <w:fldChar w:fldCharType="end"/>
            </w:r>
          </w:hyperlink>
        </w:p>
        <w:p w14:paraId="4AAF8362" w14:textId="1DB1FE67"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20062" w:history="1">
            <w:r w:rsidRPr="00821784">
              <w:rPr>
                <w:rStyle w:val="Hyperlnk"/>
                <w:noProof/>
              </w:rPr>
              <w:t>20.1.1</w:t>
            </w:r>
            <w:r>
              <w:rPr>
                <w:rFonts w:asciiTheme="minorHAnsi" w:eastAsiaTheme="minorEastAsia" w:hAnsiTheme="minorHAnsi"/>
                <w:noProof/>
                <w:color w:val="auto"/>
                <w:lang w:val="sv-SE" w:eastAsia="sv-SE"/>
              </w:rPr>
              <w:tab/>
            </w:r>
            <w:r w:rsidRPr="00821784">
              <w:rPr>
                <w:rStyle w:val="Hyperlnk"/>
                <w:noProof/>
              </w:rPr>
              <w:t>Assignment</w:t>
            </w:r>
            <w:r>
              <w:rPr>
                <w:noProof/>
                <w:webHidden/>
              </w:rPr>
              <w:tab/>
            </w:r>
            <w:r>
              <w:rPr>
                <w:noProof/>
                <w:webHidden/>
              </w:rPr>
              <w:fldChar w:fldCharType="begin"/>
            </w:r>
            <w:r>
              <w:rPr>
                <w:noProof/>
                <w:webHidden/>
              </w:rPr>
              <w:instrText xml:space="preserve"> PAGEREF _Toc54120062 \h </w:instrText>
            </w:r>
            <w:r>
              <w:rPr>
                <w:noProof/>
                <w:webHidden/>
              </w:rPr>
            </w:r>
            <w:r>
              <w:rPr>
                <w:noProof/>
                <w:webHidden/>
              </w:rPr>
              <w:fldChar w:fldCharType="separate"/>
            </w:r>
            <w:r>
              <w:rPr>
                <w:noProof/>
                <w:webHidden/>
              </w:rPr>
              <w:t>443</w:t>
            </w:r>
            <w:r>
              <w:rPr>
                <w:noProof/>
                <w:webHidden/>
              </w:rPr>
              <w:fldChar w:fldCharType="end"/>
            </w:r>
          </w:hyperlink>
        </w:p>
        <w:p w14:paraId="4A5031AC" w14:textId="563DABC7"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20063" w:history="1">
            <w:r w:rsidRPr="00821784">
              <w:rPr>
                <w:rStyle w:val="Hyperlnk"/>
                <w:noProof/>
              </w:rPr>
              <w:t>21.1.1</w:t>
            </w:r>
            <w:r>
              <w:rPr>
                <w:rFonts w:asciiTheme="minorHAnsi" w:eastAsiaTheme="minorEastAsia" w:hAnsiTheme="minorHAnsi"/>
                <w:noProof/>
                <w:color w:val="auto"/>
                <w:lang w:val="sv-SE" w:eastAsia="sv-SE"/>
              </w:rPr>
              <w:tab/>
            </w:r>
            <w:r w:rsidRPr="00821784">
              <w:rPr>
                <w:rStyle w:val="Hyperlnk"/>
                <w:noProof/>
              </w:rPr>
              <w:t>The Condition Operator</w:t>
            </w:r>
            <w:r>
              <w:rPr>
                <w:noProof/>
                <w:webHidden/>
              </w:rPr>
              <w:tab/>
            </w:r>
            <w:r>
              <w:rPr>
                <w:noProof/>
                <w:webHidden/>
              </w:rPr>
              <w:fldChar w:fldCharType="begin"/>
            </w:r>
            <w:r>
              <w:rPr>
                <w:noProof/>
                <w:webHidden/>
              </w:rPr>
              <w:instrText xml:space="preserve"> PAGEREF _Toc54120063 \h </w:instrText>
            </w:r>
            <w:r>
              <w:rPr>
                <w:noProof/>
                <w:webHidden/>
              </w:rPr>
            </w:r>
            <w:r>
              <w:rPr>
                <w:noProof/>
                <w:webHidden/>
              </w:rPr>
              <w:fldChar w:fldCharType="separate"/>
            </w:r>
            <w:r>
              <w:rPr>
                <w:noProof/>
                <w:webHidden/>
              </w:rPr>
              <w:t>443</w:t>
            </w:r>
            <w:r>
              <w:rPr>
                <w:noProof/>
                <w:webHidden/>
              </w:rPr>
              <w:fldChar w:fldCharType="end"/>
            </w:r>
          </w:hyperlink>
        </w:p>
        <w:p w14:paraId="018E82FB" w14:textId="155BC080"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20064" w:history="1">
            <w:r w:rsidRPr="00821784">
              <w:rPr>
                <w:rStyle w:val="Hyperlnk"/>
                <w:noProof/>
              </w:rPr>
              <w:t>22.1.1</w:t>
            </w:r>
            <w:r>
              <w:rPr>
                <w:rFonts w:asciiTheme="minorHAnsi" w:eastAsiaTheme="minorEastAsia" w:hAnsiTheme="minorHAnsi"/>
                <w:noProof/>
                <w:color w:val="auto"/>
                <w:lang w:val="sv-SE" w:eastAsia="sv-SE"/>
              </w:rPr>
              <w:tab/>
            </w:r>
            <w:r w:rsidRPr="00821784">
              <w:rPr>
                <w:rStyle w:val="Hyperlnk"/>
                <w:noProof/>
              </w:rPr>
              <w:t>Precedence and Associatively</w:t>
            </w:r>
            <w:r>
              <w:rPr>
                <w:noProof/>
                <w:webHidden/>
              </w:rPr>
              <w:tab/>
            </w:r>
            <w:r>
              <w:rPr>
                <w:noProof/>
                <w:webHidden/>
              </w:rPr>
              <w:fldChar w:fldCharType="begin"/>
            </w:r>
            <w:r>
              <w:rPr>
                <w:noProof/>
                <w:webHidden/>
              </w:rPr>
              <w:instrText xml:space="preserve"> PAGEREF _Toc54120064 \h </w:instrText>
            </w:r>
            <w:r>
              <w:rPr>
                <w:noProof/>
                <w:webHidden/>
              </w:rPr>
            </w:r>
            <w:r>
              <w:rPr>
                <w:noProof/>
                <w:webHidden/>
              </w:rPr>
              <w:fldChar w:fldCharType="separate"/>
            </w:r>
            <w:r>
              <w:rPr>
                <w:noProof/>
                <w:webHidden/>
              </w:rPr>
              <w:t>443</w:t>
            </w:r>
            <w:r>
              <w:rPr>
                <w:noProof/>
                <w:webHidden/>
              </w:rPr>
              <w:fldChar w:fldCharType="end"/>
            </w:r>
          </w:hyperlink>
        </w:p>
        <w:p w14:paraId="53439573" w14:textId="64ABBD1D" w:rsidR="00207336" w:rsidRDefault="00207336">
          <w:pPr>
            <w:pStyle w:val="Innehll2"/>
            <w:tabs>
              <w:tab w:val="left" w:pos="1100"/>
              <w:tab w:val="right" w:leader="dot" w:pos="9350"/>
            </w:tabs>
            <w:rPr>
              <w:rFonts w:asciiTheme="minorHAnsi" w:eastAsiaTheme="minorEastAsia" w:hAnsiTheme="minorHAnsi"/>
              <w:noProof/>
              <w:color w:val="auto"/>
              <w:lang w:val="sv-SE" w:eastAsia="sv-SE"/>
            </w:rPr>
          </w:pPr>
          <w:hyperlink w:anchor="_Toc54120065" w:history="1">
            <w:r w:rsidRPr="00821784">
              <w:rPr>
                <w:rStyle w:val="Hyperlnk"/>
                <w:noProof/>
              </w:rPr>
              <w:t>16.10.</w:t>
            </w:r>
            <w:r>
              <w:rPr>
                <w:rFonts w:asciiTheme="minorHAnsi" w:eastAsiaTheme="minorEastAsia" w:hAnsiTheme="minorHAnsi"/>
                <w:noProof/>
                <w:color w:val="auto"/>
                <w:lang w:val="sv-SE" w:eastAsia="sv-SE"/>
              </w:rPr>
              <w:tab/>
            </w:r>
            <w:r w:rsidRPr="00821784">
              <w:rPr>
                <w:rStyle w:val="Hyperlnk"/>
                <w:noProof/>
              </w:rPr>
              <w:t>Statements</w:t>
            </w:r>
            <w:r>
              <w:rPr>
                <w:noProof/>
                <w:webHidden/>
              </w:rPr>
              <w:tab/>
            </w:r>
            <w:r>
              <w:rPr>
                <w:noProof/>
                <w:webHidden/>
              </w:rPr>
              <w:fldChar w:fldCharType="begin"/>
            </w:r>
            <w:r>
              <w:rPr>
                <w:noProof/>
                <w:webHidden/>
              </w:rPr>
              <w:instrText xml:space="preserve"> PAGEREF _Toc54120065 \h </w:instrText>
            </w:r>
            <w:r>
              <w:rPr>
                <w:noProof/>
                <w:webHidden/>
              </w:rPr>
            </w:r>
            <w:r>
              <w:rPr>
                <w:noProof/>
                <w:webHidden/>
              </w:rPr>
              <w:fldChar w:fldCharType="separate"/>
            </w:r>
            <w:r>
              <w:rPr>
                <w:noProof/>
                <w:webHidden/>
              </w:rPr>
              <w:t>444</w:t>
            </w:r>
            <w:r>
              <w:rPr>
                <w:noProof/>
                <w:webHidden/>
              </w:rPr>
              <w:fldChar w:fldCharType="end"/>
            </w:r>
          </w:hyperlink>
        </w:p>
        <w:p w14:paraId="62C93471" w14:textId="501DA39B"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20066" w:history="1">
            <w:r w:rsidRPr="00821784">
              <w:rPr>
                <w:rStyle w:val="Hyperlnk"/>
                <w:noProof/>
              </w:rPr>
              <w:t>23.1.1</w:t>
            </w:r>
            <w:r>
              <w:rPr>
                <w:rFonts w:asciiTheme="minorHAnsi" w:eastAsiaTheme="minorEastAsia" w:hAnsiTheme="minorHAnsi"/>
                <w:noProof/>
                <w:color w:val="auto"/>
                <w:lang w:val="sv-SE" w:eastAsia="sv-SE"/>
              </w:rPr>
              <w:tab/>
            </w:r>
            <w:r w:rsidRPr="00821784">
              <w:rPr>
                <w:rStyle w:val="Hyperlnk"/>
                <w:noProof/>
              </w:rPr>
              <w:t>Selection statements</w:t>
            </w:r>
            <w:r>
              <w:rPr>
                <w:noProof/>
                <w:webHidden/>
              </w:rPr>
              <w:tab/>
            </w:r>
            <w:r>
              <w:rPr>
                <w:noProof/>
                <w:webHidden/>
              </w:rPr>
              <w:fldChar w:fldCharType="begin"/>
            </w:r>
            <w:r>
              <w:rPr>
                <w:noProof/>
                <w:webHidden/>
              </w:rPr>
              <w:instrText xml:space="preserve"> PAGEREF _Toc54120066 \h </w:instrText>
            </w:r>
            <w:r>
              <w:rPr>
                <w:noProof/>
                <w:webHidden/>
              </w:rPr>
            </w:r>
            <w:r>
              <w:rPr>
                <w:noProof/>
                <w:webHidden/>
              </w:rPr>
              <w:fldChar w:fldCharType="separate"/>
            </w:r>
            <w:r>
              <w:rPr>
                <w:noProof/>
                <w:webHidden/>
              </w:rPr>
              <w:t>444</w:t>
            </w:r>
            <w:r>
              <w:rPr>
                <w:noProof/>
                <w:webHidden/>
              </w:rPr>
              <w:fldChar w:fldCharType="end"/>
            </w:r>
          </w:hyperlink>
        </w:p>
        <w:p w14:paraId="5BEDCC49" w14:textId="03F2E286"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20067" w:history="1">
            <w:r w:rsidRPr="00821784">
              <w:rPr>
                <w:rStyle w:val="Hyperlnk"/>
                <w:noProof/>
              </w:rPr>
              <w:t>24.1.1</w:t>
            </w:r>
            <w:r>
              <w:rPr>
                <w:rFonts w:asciiTheme="minorHAnsi" w:eastAsiaTheme="minorEastAsia" w:hAnsiTheme="minorHAnsi"/>
                <w:noProof/>
                <w:color w:val="auto"/>
                <w:lang w:val="sv-SE" w:eastAsia="sv-SE"/>
              </w:rPr>
              <w:tab/>
            </w:r>
            <w:r w:rsidRPr="00821784">
              <w:rPr>
                <w:rStyle w:val="Hyperlnk"/>
                <w:noProof/>
              </w:rPr>
              <w:t>Iteration statements</w:t>
            </w:r>
            <w:r>
              <w:rPr>
                <w:noProof/>
                <w:webHidden/>
              </w:rPr>
              <w:tab/>
            </w:r>
            <w:r>
              <w:rPr>
                <w:noProof/>
                <w:webHidden/>
              </w:rPr>
              <w:fldChar w:fldCharType="begin"/>
            </w:r>
            <w:r>
              <w:rPr>
                <w:noProof/>
                <w:webHidden/>
              </w:rPr>
              <w:instrText xml:space="preserve"> PAGEREF _Toc54120067 \h </w:instrText>
            </w:r>
            <w:r>
              <w:rPr>
                <w:noProof/>
                <w:webHidden/>
              </w:rPr>
            </w:r>
            <w:r>
              <w:rPr>
                <w:noProof/>
                <w:webHidden/>
              </w:rPr>
              <w:fldChar w:fldCharType="separate"/>
            </w:r>
            <w:r>
              <w:rPr>
                <w:noProof/>
                <w:webHidden/>
              </w:rPr>
              <w:t>446</w:t>
            </w:r>
            <w:r>
              <w:rPr>
                <w:noProof/>
                <w:webHidden/>
              </w:rPr>
              <w:fldChar w:fldCharType="end"/>
            </w:r>
          </w:hyperlink>
        </w:p>
        <w:p w14:paraId="4CC2E250" w14:textId="62DEF869"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20068" w:history="1">
            <w:r w:rsidRPr="00821784">
              <w:rPr>
                <w:rStyle w:val="Hyperlnk"/>
                <w:noProof/>
              </w:rPr>
              <w:t>25.1.1</w:t>
            </w:r>
            <w:r>
              <w:rPr>
                <w:rFonts w:asciiTheme="minorHAnsi" w:eastAsiaTheme="minorEastAsia" w:hAnsiTheme="minorHAnsi"/>
                <w:noProof/>
                <w:color w:val="auto"/>
                <w:lang w:val="sv-SE" w:eastAsia="sv-SE"/>
              </w:rPr>
              <w:tab/>
            </w:r>
            <w:r w:rsidRPr="00821784">
              <w:rPr>
                <w:rStyle w:val="Hyperlnk"/>
                <w:noProof/>
              </w:rPr>
              <w:t>Jump statements</w:t>
            </w:r>
            <w:r>
              <w:rPr>
                <w:noProof/>
                <w:webHidden/>
              </w:rPr>
              <w:tab/>
            </w:r>
            <w:r>
              <w:rPr>
                <w:noProof/>
                <w:webHidden/>
              </w:rPr>
              <w:fldChar w:fldCharType="begin"/>
            </w:r>
            <w:r>
              <w:rPr>
                <w:noProof/>
                <w:webHidden/>
              </w:rPr>
              <w:instrText xml:space="preserve"> PAGEREF _Toc54120068 \h </w:instrText>
            </w:r>
            <w:r>
              <w:rPr>
                <w:noProof/>
                <w:webHidden/>
              </w:rPr>
            </w:r>
            <w:r>
              <w:rPr>
                <w:noProof/>
                <w:webHidden/>
              </w:rPr>
              <w:fldChar w:fldCharType="separate"/>
            </w:r>
            <w:r>
              <w:rPr>
                <w:noProof/>
                <w:webHidden/>
              </w:rPr>
              <w:t>448</w:t>
            </w:r>
            <w:r>
              <w:rPr>
                <w:noProof/>
                <w:webHidden/>
              </w:rPr>
              <w:fldChar w:fldCharType="end"/>
            </w:r>
          </w:hyperlink>
        </w:p>
        <w:p w14:paraId="6B70F013" w14:textId="37B7EE89"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20069" w:history="1">
            <w:r w:rsidRPr="00821784">
              <w:rPr>
                <w:rStyle w:val="Hyperlnk"/>
                <w:noProof/>
              </w:rPr>
              <w:t>26.1.1</w:t>
            </w:r>
            <w:r>
              <w:rPr>
                <w:rFonts w:asciiTheme="minorHAnsi" w:eastAsiaTheme="minorEastAsia" w:hAnsiTheme="minorHAnsi"/>
                <w:noProof/>
                <w:color w:val="auto"/>
                <w:lang w:val="sv-SE" w:eastAsia="sv-SE"/>
              </w:rPr>
              <w:tab/>
            </w:r>
            <w:r w:rsidRPr="00821784">
              <w:rPr>
                <w:rStyle w:val="Hyperlnk"/>
                <w:noProof/>
              </w:rPr>
              <w:t>Expression statements</w:t>
            </w:r>
            <w:r>
              <w:rPr>
                <w:noProof/>
                <w:webHidden/>
              </w:rPr>
              <w:tab/>
            </w:r>
            <w:r>
              <w:rPr>
                <w:noProof/>
                <w:webHidden/>
              </w:rPr>
              <w:fldChar w:fldCharType="begin"/>
            </w:r>
            <w:r>
              <w:rPr>
                <w:noProof/>
                <w:webHidden/>
              </w:rPr>
              <w:instrText xml:space="preserve"> PAGEREF _Toc54120069 \h </w:instrText>
            </w:r>
            <w:r>
              <w:rPr>
                <w:noProof/>
                <w:webHidden/>
              </w:rPr>
            </w:r>
            <w:r>
              <w:rPr>
                <w:noProof/>
                <w:webHidden/>
              </w:rPr>
              <w:fldChar w:fldCharType="separate"/>
            </w:r>
            <w:r>
              <w:rPr>
                <w:noProof/>
                <w:webHidden/>
              </w:rPr>
              <w:t>448</w:t>
            </w:r>
            <w:r>
              <w:rPr>
                <w:noProof/>
                <w:webHidden/>
              </w:rPr>
              <w:fldChar w:fldCharType="end"/>
            </w:r>
          </w:hyperlink>
        </w:p>
        <w:p w14:paraId="66B70103" w14:textId="11836616" w:rsidR="00207336" w:rsidRDefault="00207336">
          <w:pPr>
            <w:pStyle w:val="Innehll3"/>
            <w:tabs>
              <w:tab w:val="left" w:pos="1320"/>
              <w:tab w:val="right" w:leader="dot" w:pos="9350"/>
            </w:tabs>
            <w:rPr>
              <w:rFonts w:asciiTheme="minorHAnsi" w:eastAsiaTheme="minorEastAsia" w:hAnsiTheme="minorHAnsi"/>
              <w:noProof/>
              <w:color w:val="auto"/>
              <w:lang w:val="sv-SE" w:eastAsia="sv-SE"/>
            </w:rPr>
          </w:pPr>
          <w:hyperlink w:anchor="_Toc54120070" w:history="1">
            <w:r w:rsidRPr="00821784">
              <w:rPr>
                <w:rStyle w:val="Hyperlnk"/>
                <w:noProof/>
              </w:rPr>
              <w:t>27.1.1</w:t>
            </w:r>
            <w:r>
              <w:rPr>
                <w:rFonts w:asciiTheme="minorHAnsi" w:eastAsiaTheme="minorEastAsia" w:hAnsiTheme="minorHAnsi"/>
                <w:noProof/>
                <w:color w:val="auto"/>
                <w:lang w:val="sv-SE" w:eastAsia="sv-SE"/>
              </w:rPr>
              <w:tab/>
            </w:r>
            <w:r w:rsidRPr="00821784">
              <w:rPr>
                <w:rStyle w:val="Hyperlnk"/>
                <w:noProof/>
              </w:rPr>
              <w:t>Volatile</w:t>
            </w:r>
            <w:r>
              <w:rPr>
                <w:noProof/>
                <w:webHidden/>
              </w:rPr>
              <w:tab/>
            </w:r>
            <w:r>
              <w:rPr>
                <w:noProof/>
                <w:webHidden/>
              </w:rPr>
              <w:fldChar w:fldCharType="begin"/>
            </w:r>
            <w:r>
              <w:rPr>
                <w:noProof/>
                <w:webHidden/>
              </w:rPr>
              <w:instrText xml:space="preserve"> PAGEREF _Toc54120070 \h </w:instrText>
            </w:r>
            <w:r>
              <w:rPr>
                <w:noProof/>
                <w:webHidden/>
              </w:rPr>
            </w:r>
            <w:r>
              <w:rPr>
                <w:noProof/>
                <w:webHidden/>
              </w:rPr>
              <w:fldChar w:fldCharType="separate"/>
            </w:r>
            <w:r>
              <w:rPr>
                <w:noProof/>
                <w:webHidden/>
              </w:rPr>
              <w:t>448</w:t>
            </w:r>
            <w:r>
              <w:rPr>
                <w:noProof/>
                <w:webHidden/>
              </w:rPr>
              <w:fldChar w:fldCharType="end"/>
            </w:r>
          </w:hyperlink>
        </w:p>
        <w:p w14:paraId="15AEB087" w14:textId="2035E7DF" w:rsidR="00207336" w:rsidRDefault="00207336">
          <w:pPr>
            <w:pStyle w:val="Innehll2"/>
            <w:tabs>
              <w:tab w:val="left" w:pos="1100"/>
              <w:tab w:val="right" w:leader="dot" w:pos="9350"/>
            </w:tabs>
            <w:rPr>
              <w:rFonts w:asciiTheme="minorHAnsi" w:eastAsiaTheme="minorEastAsia" w:hAnsiTheme="minorHAnsi"/>
              <w:noProof/>
              <w:color w:val="auto"/>
              <w:lang w:val="sv-SE" w:eastAsia="sv-SE"/>
            </w:rPr>
          </w:pPr>
          <w:hyperlink w:anchor="_Toc54120071" w:history="1">
            <w:r w:rsidRPr="00821784">
              <w:rPr>
                <w:rStyle w:val="Hyperlnk"/>
                <w:noProof/>
              </w:rPr>
              <w:t>16.11.</w:t>
            </w:r>
            <w:r>
              <w:rPr>
                <w:rFonts w:asciiTheme="minorHAnsi" w:eastAsiaTheme="minorEastAsia" w:hAnsiTheme="minorHAnsi"/>
                <w:noProof/>
                <w:color w:val="auto"/>
                <w:lang w:val="sv-SE" w:eastAsia="sv-SE"/>
              </w:rPr>
              <w:tab/>
            </w:r>
            <w:r w:rsidRPr="00821784">
              <w:rPr>
                <w:rStyle w:val="Hyperlnk"/>
                <w:noProof/>
              </w:rPr>
              <w:t>Functions</w:t>
            </w:r>
            <w:r>
              <w:rPr>
                <w:noProof/>
                <w:webHidden/>
              </w:rPr>
              <w:tab/>
            </w:r>
            <w:r>
              <w:rPr>
                <w:noProof/>
                <w:webHidden/>
              </w:rPr>
              <w:fldChar w:fldCharType="begin"/>
            </w:r>
            <w:r>
              <w:rPr>
                <w:noProof/>
                <w:webHidden/>
              </w:rPr>
              <w:instrText xml:space="preserve"> PAGEREF _Toc54120071 \h </w:instrText>
            </w:r>
            <w:r>
              <w:rPr>
                <w:noProof/>
                <w:webHidden/>
              </w:rPr>
            </w:r>
            <w:r>
              <w:rPr>
                <w:noProof/>
                <w:webHidden/>
              </w:rPr>
              <w:fldChar w:fldCharType="separate"/>
            </w:r>
            <w:r>
              <w:rPr>
                <w:noProof/>
                <w:webHidden/>
              </w:rPr>
              <w:t>448</w:t>
            </w:r>
            <w:r>
              <w:rPr>
                <w:noProof/>
                <w:webHidden/>
              </w:rPr>
              <w:fldChar w:fldCharType="end"/>
            </w:r>
          </w:hyperlink>
        </w:p>
        <w:p w14:paraId="69B6D5C0" w14:textId="3F84356A" w:rsidR="00207336" w:rsidRDefault="00207336">
          <w:pPr>
            <w:pStyle w:val="Innehll3"/>
            <w:tabs>
              <w:tab w:val="left" w:pos="1540"/>
              <w:tab w:val="right" w:leader="dot" w:pos="9350"/>
            </w:tabs>
            <w:rPr>
              <w:rFonts w:asciiTheme="minorHAnsi" w:eastAsiaTheme="minorEastAsia" w:hAnsiTheme="minorHAnsi"/>
              <w:noProof/>
              <w:color w:val="auto"/>
              <w:lang w:val="sv-SE" w:eastAsia="sv-SE"/>
            </w:rPr>
          </w:pPr>
          <w:hyperlink w:anchor="_Toc54120072" w:history="1">
            <w:r w:rsidRPr="00821784">
              <w:rPr>
                <w:rStyle w:val="Hyperlnk"/>
                <w:noProof/>
              </w:rPr>
              <w:t>16.11.1.</w:t>
            </w:r>
            <w:r>
              <w:rPr>
                <w:rFonts w:asciiTheme="minorHAnsi" w:eastAsiaTheme="minorEastAsia" w:hAnsiTheme="minorHAnsi"/>
                <w:noProof/>
                <w:color w:val="auto"/>
                <w:lang w:val="sv-SE" w:eastAsia="sv-SE"/>
              </w:rPr>
              <w:tab/>
            </w:r>
            <w:r w:rsidRPr="00821784">
              <w:rPr>
                <w:rStyle w:val="Hyperlnk"/>
                <w:noProof/>
              </w:rPr>
              <w:t>Void Functions</w:t>
            </w:r>
            <w:r>
              <w:rPr>
                <w:noProof/>
                <w:webHidden/>
              </w:rPr>
              <w:tab/>
            </w:r>
            <w:r>
              <w:rPr>
                <w:noProof/>
                <w:webHidden/>
              </w:rPr>
              <w:fldChar w:fldCharType="begin"/>
            </w:r>
            <w:r>
              <w:rPr>
                <w:noProof/>
                <w:webHidden/>
              </w:rPr>
              <w:instrText xml:space="preserve"> PAGEREF _Toc54120072 \h </w:instrText>
            </w:r>
            <w:r>
              <w:rPr>
                <w:noProof/>
                <w:webHidden/>
              </w:rPr>
            </w:r>
            <w:r>
              <w:rPr>
                <w:noProof/>
                <w:webHidden/>
              </w:rPr>
              <w:fldChar w:fldCharType="separate"/>
            </w:r>
            <w:r>
              <w:rPr>
                <w:noProof/>
                <w:webHidden/>
              </w:rPr>
              <w:t>450</w:t>
            </w:r>
            <w:r>
              <w:rPr>
                <w:noProof/>
                <w:webHidden/>
              </w:rPr>
              <w:fldChar w:fldCharType="end"/>
            </w:r>
          </w:hyperlink>
        </w:p>
        <w:p w14:paraId="2633151F" w14:textId="42A3AAD1" w:rsidR="00207336" w:rsidRDefault="00207336">
          <w:pPr>
            <w:pStyle w:val="Innehll3"/>
            <w:tabs>
              <w:tab w:val="left" w:pos="1540"/>
              <w:tab w:val="right" w:leader="dot" w:pos="9350"/>
            </w:tabs>
            <w:rPr>
              <w:rFonts w:asciiTheme="minorHAnsi" w:eastAsiaTheme="minorEastAsia" w:hAnsiTheme="minorHAnsi"/>
              <w:noProof/>
              <w:color w:val="auto"/>
              <w:lang w:val="sv-SE" w:eastAsia="sv-SE"/>
            </w:rPr>
          </w:pPr>
          <w:hyperlink w:anchor="_Toc54120073" w:history="1">
            <w:r w:rsidRPr="00821784">
              <w:rPr>
                <w:rStyle w:val="Hyperlnk"/>
                <w:noProof/>
              </w:rPr>
              <w:t>16.11.2.</w:t>
            </w:r>
            <w:r>
              <w:rPr>
                <w:rFonts w:asciiTheme="minorHAnsi" w:eastAsiaTheme="minorEastAsia" w:hAnsiTheme="minorHAnsi"/>
                <w:noProof/>
                <w:color w:val="auto"/>
                <w:lang w:val="sv-SE" w:eastAsia="sv-SE"/>
              </w:rPr>
              <w:tab/>
            </w:r>
            <w:r w:rsidRPr="00821784">
              <w:rPr>
                <w:rStyle w:val="Hyperlnk"/>
                <w:noProof/>
              </w:rPr>
              <w:t>Local and global variables</w:t>
            </w:r>
            <w:r>
              <w:rPr>
                <w:noProof/>
                <w:webHidden/>
              </w:rPr>
              <w:tab/>
            </w:r>
            <w:r>
              <w:rPr>
                <w:noProof/>
                <w:webHidden/>
              </w:rPr>
              <w:fldChar w:fldCharType="begin"/>
            </w:r>
            <w:r>
              <w:rPr>
                <w:noProof/>
                <w:webHidden/>
              </w:rPr>
              <w:instrText xml:space="preserve"> PAGEREF _Toc54120073 \h </w:instrText>
            </w:r>
            <w:r>
              <w:rPr>
                <w:noProof/>
                <w:webHidden/>
              </w:rPr>
            </w:r>
            <w:r>
              <w:rPr>
                <w:noProof/>
                <w:webHidden/>
              </w:rPr>
              <w:fldChar w:fldCharType="separate"/>
            </w:r>
            <w:r>
              <w:rPr>
                <w:noProof/>
                <w:webHidden/>
              </w:rPr>
              <w:t>450</w:t>
            </w:r>
            <w:r>
              <w:rPr>
                <w:noProof/>
                <w:webHidden/>
              </w:rPr>
              <w:fldChar w:fldCharType="end"/>
            </w:r>
          </w:hyperlink>
        </w:p>
        <w:p w14:paraId="10BE0F18" w14:textId="18742CE0" w:rsidR="00207336" w:rsidRDefault="00207336">
          <w:pPr>
            <w:pStyle w:val="Innehll3"/>
            <w:tabs>
              <w:tab w:val="left" w:pos="1540"/>
              <w:tab w:val="right" w:leader="dot" w:pos="9350"/>
            </w:tabs>
            <w:rPr>
              <w:rFonts w:asciiTheme="minorHAnsi" w:eastAsiaTheme="minorEastAsia" w:hAnsiTheme="minorHAnsi"/>
              <w:noProof/>
              <w:color w:val="auto"/>
              <w:lang w:val="sv-SE" w:eastAsia="sv-SE"/>
            </w:rPr>
          </w:pPr>
          <w:hyperlink w:anchor="_Toc54120074" w:history="1">
            <w:r w:rsidRPr="00821784">
              <w:rPr>
                <w:rStyle w:val="Hyperlnk"/>
                <w:noProof/>
              </w:rPr>
              <w:t>16.11.3.</w:t>
            </w:r>
            <w:r>
              <w:rPr>
                <w:rFonts w:asciiTheme="minorHAnsi" w:eastAsiaTheme="minorEastAsia" w:hAnsiTheme="minorHAnsi"/>
                <w:noProof/>
                <w:color w:val="auto"/>
                <w:lang w:val="sv-SE" w:eastAsia="sv-SE"/>
              </w:rPr>
              <w:tab/>
            </w:r>
            <w:r w:rsidRPr="00821784">
              <w:rPr>
                <w:rStyle w:val="Hyperlnk"/>
                <w:noProof/>
              </w:rPr>
              <w:t>Inner Blocks with Local Variables</w:t>
            </w:r>
            <w:r>
              <w:rPr>
                <w:noProof/>
                <w:webHidden/>
              </w:rPr>
              <w:tab/>
            </w:r>
            <w:r>
              <w:rPr>
                <w:noProof/>
                <w:webHidden/>
              </w:rPr>
              <w:fldChar w:fldCharType="begin"/>
            </w:r>
            <w:r>
              <w:rPr>
                <w:noProof/>
                <w:webHidden/>
              </w:rPr>
              <w:instrText xml:space="preserve"> PAGEREF _Toc54120074 \h </w:instrText>
            </w:r>
            <w:r>
              <w:rPr>
                <w:noProof/>
                <w:webHidden/>
              </w:rPr>
            </w:r>
            <w:r>
              <w:rPr>
                <w:noProof/>
                <w:webHidden/>
              </w:rPr>
              <w:fldChar w:fldCharType="separate"/>
            </w:r>
            <w:r>
              <w:rPr>
                <w:noProof/>
                <w:webHidden/>
              </w:rPr>
              <w:t>451</w:t>
            </w:r>
            <w:r>
              <w:rPr>
                <w:noProof/>
                <w:webHidden/>
              </w:rPr>
              <w:fldChar w:fldCharType="end"/>
            </w:r>
          </w:hyperlink>
        </w:p>
        <w:p w14:paraId="6655D479" w14:textId="4E409671" w:rsidR="00207336" w:rsidRDefault="00207336">
          <w:pPr>
            <w:pStyle w:val="Innehll3"/>
            <w:tabs>
              <w:tab w:val="left" w:pos="1540"/>
              <w:tab w:val="right" w:leader="dot" w:pos="9350"/>
            </w:tabs>
            <w:rPr>
              <w:rFonts w:asciiTheme="minorHAnsi" w:eastAsiaTheme="minorEastAsia" w:hAnsiTheme="minorHAnsi"/>
              <w:noProof/>
              <w:color w:val="auto"/>
              <w:lang w:val="sv-SE" w:eastAsia="sv-SE"/>
            </w:rPr>
          </w:pPr>
          <w:hyperlink w:anchor="_Toc54120075" w:history="1">
            <w:r w:rsidRPr="00821784">
              <w:rPr>
                <w:rStyle w:val="Hyperlnk"/>
                <w:noProof/>
              </w:rPr>
              <w:t>16.11.4.</w:t>
            </w:r>
            <w:r>
              <w:rPr>
                <w:rFonts w:asciiTheme="minorHAnsi" w:eastAsiaTheme="minorEastAsia" w:hAnsiTheme="minorHAnsi"/>
                <w:noProof/>
                <w:color w:val="auto"/>
                <w:lang w:val="sv-SE" w:eastAsia="sv-SE"/>
              </w:rPr>
              <w:tab/>
            </w:r>
            <w:r w:rsidRPr="00821784">
              <w:rPr>
                <w:rStyle w:val="Hyperlnk"/>
                <w:noProof/>
              </w:rPr>
              <w:t>Call-by-Value and Call-by-Reference</w:t>
            </w:r>
            <w:r>
              <w:rPr>
                <w:noProof/>
                <w:webHidden/>
              </w:rPr>
              <w:tab/>
            </w:r>
            <w:r>
              <w:rPr>
                <w:noProof/>
                <w:webHidden/>
              </w:rPr>
              <w:fldChar w:fldCharType="begin"/>
            </w:r>
            <w:r>
              <w:rPr>
                <w:noProof/>
                <w:webHidden/>
              </w:rPr>
              <w:instrText xml:space="preserve"> PAGEREF _Toc54120075 \h </w:instrText>
            </w:r>
            <w:r>
              <w:rPr>
                <w:noProof/>
                <w:webHidden/>
              </w:rPr>
            </w:r>
            <w:r>
              <w:rPr>
                <w:noProof/>
                <w:webHidden/>
              </w:rPr>
              <w:fldChar w:fldCharType="separate"/>
            </w:r>
            <w:r>
              <w:rPr>
                <w:noProof/>
                <w:webHidden/>
              </w:rPr>
              <w:t>452</w:t>
            </w:r>
            <w:r>
              <w:rPr>
                <w:noProof/>
                <w:webHidden/>
              </w:rPr>
              <w:fldChar w:fldCharType="end"/>
            </w:r>
          </w:hyperlink>
        </w:p>
        <w:p w14:paraId="05C50E1C" w14:textId="3CD8BB3F" w:rsidR="00207336" w:rsidRDefault="00207336">
          <w:pPr>
            <w:pStyle w:val="Innehll3"/>
            <w:tabs>
              <w:tab w:val="left" w:pos="1540"/>
              <w:tab w:val="right" w:leader="dot" w:pos="9350"/>
            </w:tabs>
            <w:rPr>
              <w:rFonts w:asciiTheme="minorHAnsi" w:eastAsiaTheme="minorEastAsia" w:hAnsiTheme="minorHAnsi"/>
              <w:noProof/>
              <w:color w:val="auto"/>
              <w:lang w:val="sv-SE" w:eastAsia="sv-SE"/>
            </w:rPr>
          </w:pPr>
          <w:hyperlink w:anchor="_Toc54120076" w:history="1">
            <w:r w:rsidRPr="00821784">
              <w:rPr>
                <w:rStyle w:val="Hyperlnk"/>
                <w:noProof/>
              </w:rPr>
              <w:t>16.11.5.</w:t>
            </w:r>
            <w:r>
              <w:rPr>
                <w:rFonts w:asciiTheme="minorHAnsi" w:eastAsiaTheme="minorEastAsia" w:hAnsiTheme="minorHAnsi"/>
                <w:noProof/>
                <w:color w:val="auto"/>
                <w:lang w:val="sv-SE" w:eastAsia="sv-SE"/>
              </w:rPr>
              <w:tab/>
            </w:r>
            <w:r w:rsidRPr="00821784">
              <w:rPr>
                <w:rStyle w:val="Hyperlnk"/>
                <w:noProof/>
              </w:rPr>
              <w:t>Static, Extern, and Register Variables</w:t>
            </w:r>
            <w:r>
              <w:rPr>
                <w:noProof/>
                <w:webHidden/>
              </w:rPr>
              <w:tab/>
            </w:r>
            <w:r>
              <w:rPr>
                <w:noProof/>
                <w:webHidden/>
              </w:rPr>
              <w:fldChar w:fldCharType="begin"/>
            </w:r>
            <w:r>
              <w:rPr>
                <w:noProof/>
                <w:webHidden/>
              </w:rPr>
              <w:instrText xml:space="preserve"> PAGEREF _Toc54120076 \h </w:instrText>
            </w:r>
            <w:r>
              <w:rPr>
                <w:noProof/>
                <w:webHidden/>
              </w:rPr>
            </w:r>
            <w:r>
              <w:rPr>
                <w:noProof/>
                <w:webHidden/>
              </w:rPr>
              <w:fldChar w:fldCharType="separate"/>
            </w:r>
            <w:r>
              <w:rPr>
                <w:noProof/>
                <w:webHidden/>
              </w:rPr>
              <w:t>454</w:t>
            </w:r>
            <w:r>
              <w:rPr>
                <w:noProof/>
                <w:webHidden/>
              </w:rPr>
              <w:fldChar w:fldCharType="end"/>
            </w:r>
          </w:hyperlink>
        </w:p>
        <w:p w14:paraId="73BB0E14" w14:textId="69206A30" w:rsidR="00207336" w:rsidRDefault="00207336">
          <w:pPr>
            <w:pStyle w:val="Innehll3"/>
            <w:tabs>
              <w:tab w:val="left" w:pos="1540"/>
              <w:tab w:val="right" w:leader="dot" w:pos="9350"/>
            </w:tabs>
            <w:rPr>
              <w:rFonts w:asciiTheme="minorHAnsi" w:eastAsiaTheme="minorEastAsia" w:hAnsiTheme="minorHAnsi"/>
              <w:noProof/>
              <w:color w:val="auto"/>
              <w:lang w:val="sv-SE" w:eastAsia="sv-SE"/>
            </w:rPr>
          </w:pPr>
          <w:hyperlink w:anchor="_Toc54120077" w:history="1">
            <w:r w:rsidRPr="00821784">
              <w:rPr>
                <w:rStyle w:val="Hyperlnk"/>
                <w:noProof/>
              </w:rPr>
              <w:t>16.11.6.</w:t>
            </w:r>
            <w:r>
              <w:rPr>
                <w:rFonts w:asciiTheme="minorHAnsi" w:eastAsiaTheme="minorEastAsia" w:hAnsiTheme="minorHAnsi"/>
                <w:noProof/>
                <w:color w:val="auto"/>
                <w:lang w:val="sv-SE" w:eastAsia="sv-SE"/>
              </w:rPr>
              <w:tab/>
            </w:r>
            <w:r w:rsidRPr="00821784">
              <w:rPr>
                <w:rStyle w:val="Hyperlnk"/>
                <w:noProof/>
              </w:rPr>
              <w:t>Recursion</w:t>
            </w:r>
            <w:r>
              <w:rPr>
                <w:noProof/>
                <w:webHidden/>
              </w:rPr>
              <w:tab/>
            </w:r>
            <w:r>
              <w:rPr>
                <w:noProof/>
                <w:webHidden/>
              </w:rPr>
              <w:fldChar w:fldCharType="begin"/>
            </w:r>
            <w:r>
              <w:rPr>
                <w:noProof/>
                <w:webHidden/>
              </w:rPr>
              <w:instrText xml:space="preserve"> PAGEREF _Toc54120077 \h </w:instrText>
            </w:r>
            <w:r>
              <w:rPr>
                <w:noProof/>
                <w:webHidden/>
              </w:rPr>
            </w:r>
            <w:r>
              <w:rPr>
                <w:noProof/>
                <w:webHidden/>
              </w:rPr>
              <w:fldChar w:fldCharType="separate"/>
            </w:r>
            <w:r>
              <w:rPr>
                <w:noProof/>
                <w:webHidden/>
              </w:rPr>
              <w:t>455</w:t>
            </w:r>
            <w:r>
              <w:rPr>
                <w:noProof/>
                <w:webHidden/>
              </w:rPr>
              <w:fldChar w:fldCharType="end"/>
            </w:r>
          </w:hyperlink>
        </w:p>
        <w:p w14:paraId="6A180129" w14:textId="0BBD14CC" w:rsidR="00207336" w:rsidRDefault="00207336">
          <w:pPr>
            <w:pStyle w:val="Innehll3"/>
            <w:tabs>
              <w:tab w:val="left" w:pos="1540"/>
              <w:tab w:val="right" w:leader="dot" w:pos="9350"/>
            </w:tabs>
            <w:rPr>
              <w:rFonts w:asciiTheme="minorHAnsi" w:eastAsiaTheme="minorEastAsia" w:hAnsiTheme="minorHAnsi"/>
              <w:noProof/>
              <w:color w:val="auto"/>
              <w:lang w:val="sv-SE" w:eastAsia="sv-SE"/>
            </w:rPr>
          </w:pPr>
          <w:hyperlink w:anchor="_Toc54120078" w:history="1">
            <w:r w:rsidRPr="00821784">
              <w:rPr>
                <w:rStyle w:val="Hyperlnk"/>
                <w:noProof/>
              </w:rPr>
              <w:t>16.11.7.</w:t>
            </w:r>
            <w:r>
              <w:rPr>
                <w:rFonts w:asciiTheme="minorHAnsi" w:eastAsiaTheme="minorEastAsia" w:hAnsiTheme="minorHAnsi"/>
                <w:noProof/>
                <w:color w:val="auto"/>
                <w:lang w:val="sv-SE" w:eastAsia="sv-SE"/>
              </w:rPr>
              <w:tab/>
            </w:r>
            <w:r w:rsidRPr="00821784">
              <w:rPr>
                <w:rStyle w:val="Hyperlnk"/>
                <w:noProof/>
              </w:rPr>
              <w:t>Definition and Declaration</w:t>
            </w:r>
            <w:r>
              <w:rPr>
                <w:noProof/>
                <w:webHidden/>
              </w:rPr>
              <w:tab/>
            </w:r>
            <w:r>
              <w:rPr>
                <w:noProof/>
                <w:webHidden/>
              </w:rPr>
              <w:fldChar w:fldCharType="begin"/>
            </w:r>
            <w:r>
              <w:rPr>
                <w:noProof/>
                <w:webHidden/>
              </w:rPr>
              <w:instrText xml:space="preserve"> PAGEREF _Toc54120078 \h </w:instrText>
            </w:r>
            <w:r>
              <w:rPr>
                <w:noProof/>
                <w:webHidden/>
              </w:rPr>
            </w:r>
            <w:r>
              <w:rPr>
                <w:noProof/>
                <w:webHidden/>
              </w:rPr>
              <w:fldChar w:fldCharType="separate"/>
            </w:r>
            <w:r>
              <w:rPr>
                <w:noProof/>
                <w:webHidden/>
              </w:rPr>
              <w:t>455</w:t>
            </w:r>
            <w:r>
              <w:rPr>
                <w:noProof/>
                <w:webHidden/>
              </w:rPr>
              <w:fldChar w:fldCharType="end"/>
            </w:r>
          </w:hyperlink>
        </w:p>
        <w:p w14:paraId="35F17150" w14:textId="74B1F0EE" w:rsidR="00207336" w:rsidRDefault="00207336">
          <w:pPr>
            <w:pStyle w:val="Innehll3"/>
            <w:tabs>
              <w:tab w:val="left" w:pos="1540"/>
              <w:tab w:val="right" w:leader="dot" w:pos="9350"/>
            </w:tabs>
            <w:rPr>
              <w:rFonts w:asciiTheme="minorHAnsi" w:eastAsiaTheme="minorEastAsia" w:hAnsiTheme="minorHAnsi"/>
              <w:noProof/>
              <w:color w:val="auto"/>
              <w:lang w:val="sv-SE" w:eastAsia="sv-SE"/>
            </w:rPr>
          </w:pPr>
          <w:hyperlink w:anchor="_Toc54120079" w:history="1">
            <w:r w:rsidRPr="00821784">
              <w:rPr>
                <w:rStyle w:val="Hyperlnk"/>
                <w:noProof/>
              </w:rPr>
              <w:t>16.11.8.</w:t>
            </w:r>
            <w:r>
              <w:rPr>
                <w:rFonts w:asciiTheme="minorHAnsi" w:eastAsiaTheme="minorEastAsia" w:hAnsiTheme="minorHAnsi"/>
                <w:noProof/>
                <w:color w:val="auto"/>
                <w:lang w:val="sv-SE" w:eastAsia="sv-SE"/>
              </w:rPr>
              <w:tab/>
            </w:r>
            <w:r w:rsidRPr="00821784">
              <w:rPr>
                <w:rStyle w:val="Hyperlnk"/>
                <w:noProof/>
              </w:rPr>
              <w:t>Higher-Order Functions</w:t>
            </w:r>
            <w:r>
              <w:rPr>
                <w:noProof/>
                <w:webHidden/>
              </w:rPr>
              <w:tab/>
            </w:r>
            <w:r>
              <w:rPr>
                <w:noProof/>
                <w:webHidden/>
              </w:rPr>
              <w:fldChar w:fldCharType="begin"/>
            </w:r>
            <w:r>
              <w:rPr>
                <w:noProof/>
                <w:webHidden/>
              </w:rPr>
              <w:instrText xml:space="preserve"> PAGEREF _Toc54120079 \h </w:instrText>
            </w:r>
            <w:r>
              <w:rPr>
                <w:noProof/>
                <w:webHidden/>
              </w:rPr>
            </w:r>
            <w:r>
              <w:rPr>
                <w:noProof/>
                <w:webHidden/>
              </w:rPr>
              <w:fldChar w:fldCharType="separate"/>
            </w:r>
            <w:r>
              <w:rPr>
                <w:noProof/>
                <w:webHidden/>
              </w:rPr>
              <w:t>456</w:t>
            </w:r>
            <w:r>
              <w:rPr>
                <w:noProof/>
                <w:webHidden/>
              </w:rPr>
              <w:fldChar w:fldCharType="end"/>
            </w:r>
          </w:hyperlink>
        </w:p>
        <w:p w14:paraId="0A94E7BA" w14:textId="57420FDE" w:rsidR="00207336" w:rsidRDefault="00207336">
          <w:pPr>
            <w:pStyle w:val="Innehll2"/>
            <w:tabs>
              <w:tab w:val="left" w:pos="1100"/>
              <w:tab w:val="right" w:leader="dot" w:pos="9350"/>
            </w:tabs>
            <w:rPr>
              <w:rFonts w:asciiTheme="minorHAnsi" w:eastAsiaTheme="minorEastAsia" w:hAnsiTheme="minorHAnsi"/>
              <w:noProof/>
              <w:color w:val="auto"/>
              <w:lang w:val="sv-SE" w:eastAsia="sv-SE"/>
            </w:rPr>
          </w:pPr>
          <w:hyperlink w:anchor="_Toc54120080" w:history="1">
            <w:r w:rsidRPr="00821784">
              <w:rPr>
                <w:rStyle w:val="Hyperlnk"/>
                <w:noProof/>
              </w:rPr>
              <w:t>16.12.</w:t>
            </w:r>
            <w:r>
              <w:rPr>
                <w:rFonts w:asciiTheme="minorHAnsi" w:eastAsiaTheme="minorEastAsia" w:hAnsiTheme="minorHAnsi"/>
                <w:noProof/>
                <w:color w:val="auto"/>
                <w:lang w:val="sv-SE" w:eastAsia="sv-SE"/>
              </w:rPr>
              <w:tab/>
            </w:r>
            <w:r w:rsidRPr="00821784">
              <w:rPr>
                <w:rStyle w:val="Hyperlnk"/>
                <w:noProof/>
              </w:rPr>
              <w:t>Structures and Linked Lists</w:t>
            </w:r>
            <w:r>
              <w:rPr>
                <w:noProof/>
                <w:webHidden/>
              </w:rPr>
              <w:tab/>
            </w:r>
            <w:r>
              <w:rPr>
                <w:noProof/>
                <w:webHidden/>
              </w:rPr>
              <w:fldChar w:fldCharType="begin"/>
            </w:r>
            <w:r>
              <w:rPr>
                <w:noProof/>
                <w:webHidden/>
              </w:rPr>
              <w:instrText xml:space="preserve"> PAGEREF _Toc54120080 \h </w:instrText>
            </w:r>
            <w:r>
              <w:rPr>
                <w:noProof/>
                <w:webHidden/>
              </w:rPr>
            </w:r>
            <w:r>
              <w:rPr>
                <w:noProof/>
                <w:webHidden/>
              </w:rPr>
              <w:fldChar w:fldCharType="separate"/>
            </w:r>
            <w:r>
              <w:rPr>
                <w:noProof/>
                <w:webHidden/>
              </w:rPr>
              <w:t>458</w:t>
            </w:r>
            <w:r>
              <w:rPr>
                <w:noProof/>
                <w:webHidden/>
              </w:rPr>
              <w:fldChar w:fldCharType="end"/>
            </w:r>
          </w:hyperlink>
        </w:p>
        <w:p w14:paraId="0D8A7FFF" w14:textId="244E8E5C" w:rsidR="00207336" w:rsidRDefault="00207336">
          <w:pPr>
            <w:pStyle w:val="Innehll3"/>
            <w:tabs>
              <w:tab w:val="left" w:pos="1540"/>
              <w:tab w:val="right" w:leader="dot" w:pos="9350"/>
            </w:tabs>
            <w:rPr>
              <w:rFonts w:asciiTheme="minorHAnsi" w:eastAsiaTheme="minorEastAsia" w:hAnsiTheme="minorHAnsi"/>
              <w:noProof/>
              <w:color w:val="auto"/>
              <w:lang w:val="sv-SE" w:eastAsia="sv-SE"/>
            </w:rPr>
          </w:pPr>
          <w:hyperlink w:anchor="_Toc54120081" w:history="1">
            <w:r w:rsidRPr="00821784">
              <w:rPr>
                <w:rStyle w:val="Hyperlnk"/>
                <w:noProof/>
              </w:rPr>
              <w:t>16.12.1.</w:t>
            </w:r>
            <w:r>
              <w:rPr>
                <w:rFonts w:asciiTheme="minorHAnsi" w:eastAsiaTheme="minorEastAsia" w:hAnsiTheme="minorHAnsi"/>
                <w:noProof/>
                <w:color w:val="auto"/>
                <w:lang w:val="sv-SE" w:eastAsia="sv-SE"/>
              </w:rPr>
              <w:tab/>
            </w:r>
            <w:r w:rsidRPr="00821784">
              <w:rPr>
                <w:rStyle w:val="Hyperlnk"/>
                <w:noProof/>
              </w:rPr>
              <w:t>Stacks and Linked Lists</w:t>
            </w:r>
            <w:r>
              <w:rPr>
                <w:noProof/>
                <w:webHidden/>
              </w:rPr>
              <w:tab/>
            </w:r>
            <w:r>
              <w:rPr>
                <w:noProof/>
                <w:webHidden/>
              </w:rPr>
              <w:fldChar w:fldCharType="begin"/>
            </w:r>
            <w:r>
              <w:rPr>
                <w:noProof/>
                <w:webHidden/>
              </w:rPr>
              <w:instrText xml:space="preserve"> PAGEREF _Toc54120081 \h </w:instrText>
            </w:r>
            <w:r>
              <w:rPr>
                <w:noProof/>
                <w:webHidden/>
              </w:rPr>
            </w:r>
            <w:r>
              <w:rPr>
                <w:noProof/>
                <w:webHidden/>
              </w:rPr>
              <w:fldChar w:fldCharType="separate"/>
            </w:r>
            <w:r>
              <w:rPr>
                <w:noProof/>
                <w:webHidden/>
              </w:rPr>
              <w:t>458</w:t>
            </w:r>
            <w:r>
              <w:rPr>
                <w:noProof/>
                <w:webHidden/>
              </w:rPr>
              <w:fldChar w:fldCharType="end"/>
            </w:r>
          </w:hyperlink>
        </w:p>
        <w:p w14:paraId="155D20AC" w14:textId="2BA94EE6" w:rsidR="00207336" w:rsidRDefault="00207336">
          <w:pPr>
            <w:pStyle w:val="Innehll3"/>
            <w:tabs>
              <w:tab w:val="left" w:pos="1540"/>
              <w:tab w:val="right" w:leader="dot" w:pos="9350"/>
            </w:tabs>
            <w:rPr>
              <w:rFonts w:asciiTheme="minorHAnsi" w:eastAsiaTheme="minorEastAsia" w:hAnsiTheme="minorHAnsi"/>
              <w:noProof/>
              <w:color w:val="auto"/>
              <w:lang w:val="sv-SE" w:eastAsia="sv-SE"/>
            </w:rPr>
          </w:pPr>
          <w:hyperlink w:anchor="_Toc54120082" w:history="1">
            <w:r w:rsidRPr="00821784">
              <w:rPr>
                <w:rStyle w:val="Hyperlnk"/>
                <w:noProof/>
              </w:rPr>
              <w:t>16.12.2.</w:t>
            </w:r>
            <w:r>
              <w:rPr>
                <w:rFonts w:asciiTheme="minorHAnsi" w:eastAsiaTheme="minorEastAsia" w:hAnsiTheme="minorHAnsi"/>
                <w:noProof/>
                <w:color w:val="auto"/>
                <w:lang w:val="sv-SE" w:eastAsia="sv-SE"/>
              </w:rPr>
              <w:tab/>
            </w:r>
            <w:r w:rsidRPr="00821784">
              <w:rPr>
                <w:rStyle w:val="Hyperlnk"/>
                <w:noProof/>
              </w:rPr>
              <w:t>Unions</w:t>
            </w:r>
            <w:r>
              <w:rPr>
                <w:noProof/>
                <w:webHidden/>
              </w:rPr>
              <w:tab/>
            </w:r>
            <w:r>
              <w:rPr>
                <w:noProof/>
                <w:webHidden/>
              </w:rPr>
              <w:fldChar w:fldCharType="begin"/>
            </w:r>
            <w:r>
              <w:rPr>
                <w:noProof/>
                <w:webHidden/>
              </w:rPr>
              <w:instrText xml:space="preserve"> PAGEREF _Toc54120082 \h </w:instrText>
            </w:r>
            <w:r>
              <w:rPr>
                <w:noProof/>
                <w:webHidden/>
              </w:rPr>
            </w:r>
            <w:r>
              <w:rPr>
                <w:noProof/>
                <w:webHidden/>
              </w:rPr>
              <w:fldChar w:fldCharType="separate"/>
            </w:r>
            <w:r>
              <w:rPr>
                <w:noProof/>
                <w:webHidden/>
              </w:rPr>
              <w:t>461</w:t>
            </w:r>
            <w:r>
              <w:rPr>
                <w:noProof/>
                <w:webHidden/>
              </w:rPr>
              <w:fldChar w:fldCharType="end"/>
            </w:r>
          </w:hyperlink>
        </w:p>
        <w:p w14:paraId="30BB2174" w14:textId="152E7E47" w:rsidR="00207336" w:rsidRDefault="00207336">
          <w:pPr>
            <w:pStyle w:val="Innehll3"/>
            <w:tabs>
              <w:tab w:val="left" w:pos="1540"/>
              <w:tab w:val="right" w:leader="dot" w:pos="9350"/>
            </w:tabs>
            <w:rPr>
              <w:rFonts w:asciiTheme="minorHAnsi" w:eastAsiaTheme="minorEastAsia" w:hAnsiTheme="minorHAnsi"/>
              <w:noProof/>
              <w:color w:val="auto"/>
              <w:lang w:val="sv-SE" w:eastAsia="sv-SE"/>
            </w:rPr>
          </w:pPr>
          <w:hyperlink w:anchor="_Toc54120083" w:history="1">
            <w:r w:rsidRPr="00821784">
              <w:rPr>
                <w:rStyle w:val="Hyperlnk"/>
                <w:noProof/>
              </w:rPr>
              <w:t>16.12.3.</w:t>
            </w:r>
            <w:r>
              <w:rPr>
                <w:rFonts w:asciiTheme="minorHAnsi" w:eastAsiaTheme="minorEastAsia" w:hAnsiTheme="minorHAnsi"/>
                <w:noProof/>
                <w:color w:val="auto"/>
                <w:lang w:val="sv-SE" w:eastAsia="sv-SE"/>
              </w:rPr>
              <w:tab/>
            </w:r>
            <w:r w:rsidRPr="00821784">
              <w:rPr>
                <w:rStyle w:val="Hyperlnk"/>
                <w:noProof/>
              </w:rPr>
              <w:t>Bitfields</w:t>
            </w:r>
            <w:r>
              <w:rPr>
                <w:noProof/>
                <w:webHidden/>
              </w:rPr>
              <w:tab/>
            </w:r>
            <w:r>
              <w:rPr>
                <w:noProof/>
                <w:webHidden/>
              </w:rPr>
              <w:fldChar w:fldCharType="begin"/>
            </w:r>
            <w:r>
              <w:rPr>
                <w:noProof/>
                <w:webHidden/>
              </w:rPr>
              <w:instrText xml:space="preserve"> PAGEREF _Toc54120083 \h </w:instrText>
            </w:r>
            <w:r>
              <w:rPr>
                <w:noProof/>
                <w:webHidden/>
              </w:rPr>
            </w:r>
            <w:r>
              <w:rPr>
                <w:noProof/>
                <w:webHidden/>
              </w:rPr>
              <w:fldChar w:fldCharType="separate"/>
            </w:r>
            <w:r>
              <w:rPr>
                <w:noProof/>
                <w:webHidden/>
              </w:rPr>
              <w:t>461</w:t>
            </w:r>
            <w:r>
              <w:rPr>
                <w:noProof/>
                <w:webHidden/>
              </w:rPr>
              <w:fldChar w:fldCharType="end"/>
            </w:r>
          </w:hyperlink>
        </w:p>
        <w:p w14:paraId="15FF371C" w14:textId="5A9DA643" w:rsidR="00207336" w:rsidRDefault="00207336">
          <w:pPr>
            <w:pStyle w:val="Innehll2"/>
            <w:tabs>
              <w:tab w:val="left" w:pos="1100"/>
              <w:tab w:val="right" w:leader="dot" w:pos="9350"/>
            </w:tabs>
            <w:rPr>
              <w:rFonts w:asciiTheme="minorHAnsi" w:eastAsiaTheme="minorEastAsia" w:hAnsiTheme="minorHAnsi"/>
              <w:noProof/>
              <w:color w:val="auto"/>
              <w:lang w:val="sv-SE" w:eastAsia="sv-SE"/>
            </w:rPr>
          </w:pPr>
          <w:hyperlink w:anchor="_Toc54120084" w:history="1">
            <w:r w:rsidRPr="00821784">
              <w:rPr>
                <w:rStyle w:val="Hyperlnk"/>
                <w:noProof/>
              </w:rPr>
              <w:t>16.13.</w:t>
            </w:r>
            <w:r>
              <w:rPr>
                <w:rFonts w:asciiTheme="minorHAnsi" w:eastAsiaTheme="minorEastAsia" w:hAnsiTheme="minorHAnsi"/>
                <w:noProof/>
                <w:color w:val="auto"/>
                <w:lang w:val="sv-SE" w:eastAsia="sv-SE"/>
              </w:rPr>
              <w:tab/>
            </w:r>
            <w:r w:rsidRPr="00821784">
              <w:rPr>
                <w:rStyle w:val="Hyperlnk"/>
                <w:noProof/>
              </w:rPr>
              <w:t>Structures with function pointers</w:t>
            </w:r>
            <w:r>
              <w:rPr>
                <w:noProof/>
                <w:webHidden/>
              </w:rPr>
              <w:tab/>
            </w:r>
            <w:r>
              <w:rPr>
                <w:noProof/>
                <w:webHidden/>
              </w:rPr>
              <w:fldChar w:fldCharType="begin"/>
            </w:r>
            <w:r>
              <w:rPr>
                <w:noProof/>
                <w:webHidden/>
              </w:rPr>
              <w:instrText xml:space="preserve"> PAGEREF _Toc54120084 \h </w:instrText>
            </w:r>
            <w:r>
              <w:rPr>
                <w:noProof/>
                <w:webHidden/>
              </w:rPr>
            </w:r>
            <w:r>
              <w:rPr>
                <w:noProof/>
                <w:webHidden/>
              </w:rPr>
              <w:fldChar w:fldCharType="separate"/>
            </w:r>
            <w:r>
              <w:rPr>
                <w:noProof/>
                <w:webHidden/>
              </w:rPr>
              <w:t>462</w:t>
            </w:r>
            <w:r>
              <w:rPr>
                <w:noProof/>
                <w:webHidden/>
              </w:rPr>
              <w:fldChar w:fldCharType="end"/>
            </w:r>
          </w:hyperlink>
        </w:p>
        <w:p w14:paraId="7AF1EA16" w14:textId="52E43E1C" w:rsidR="00207336" w:rsidRDefault="00207336">
          <w:pPr>
            <w:pStyle w:val="Innehll2"/>
            <w:tabs>
              <w:tab w:val="left" w:pos="1100"/>
              <w:tab w:val="right" w:leader="dot" w:pos="9350"/>
            </w:tabs>
            <w:rPr>
              <w:rFonts w:asciiTheme="minorHAnsi" w:eastAsiaTheme="minorEastAsia" w:hAnsiTheme="minorHAnsi"/>
              <w:noProof/>
              <w:color w:val="auto"/>
              <w:lang w:val="sv-SE" w:eastAsia="sv-SE"/>
            </w:rPr>
          </w:pPr>
          <w:hyperlink w:anchor="_Toc54120085" w:history="1">
            <w:r w:rsidRPr="00821784">
              <w:rPr>
                <w:rStyle w:val="Hyperlnk"/>
                <w:noProof/>
              </w:rPr>
              <w:t>16.14.</w:t>
            </w:r>
            <w:r>
              <w:rPr>
                <w:rFonts w:asciiTheme="minorHAnsi" w:eastAsiaTheme="minorEastAsia" w:hAnsiTheme="minorHAnsi"/>
                <w:noProof/>
                <w:color w:val="auto"/>
                <w:lang w:val="sv-SE" w:eastAsia="sv-SE"/>
              </w:rPr>
              <w:tab/>
            </w:r>
            <w:r w:rsidRPr="00821784">
              <w:rPr>
                <w:rStyle w:val="Hyperlnk"/>
                <w:noProof/>
              </w:rPr>
              <w:t>The Preprocessor</w:t>
            </w:r>
            <w:r>
              <w:rPr>
                <w:noProof/>
                <w:webHidden/>
              </w:rPr>
              <w:tab/>
            </w:r>
            <w:r>
              <w:rPr>
                <w:noProof/>
                <w:webHidden/>
              </w:rPr>
              <w:fldChar w:fldCharType="begin"/>
            </w:r>
            <w:r>
              <w:rPr>
                <w:noProof/>
                <w:webHidden/>
              </w:rPr>
              <w:instrText xml:space="preserve"> PAGEREF _Toc54120085 \h </w:instrText>
            </w:r>
            <w:r>
              <w:rPr>
                <w:noProof/>
                <w:webHidden/>
              </w:rPr>
            </w:r>
            <w:r>
              <w:rPr>
                <w:noProof/>
                <w:webHidden/>
              </w:rPr>
              <w:fldChar w:fldCharType="separate"/>
            </w:r>
            <w:r>
              <w:rPr>
                <w:noProof/>
                <w:webHidden/>
              </w:rPr>
              <w:t>462</w:t>
            </w:r>
            <w:r>
              <w:rPr>
                <w:noProof/>
                <w:webHidden/>
              </w:rPr>
              <w:fldChar w:fldCharType="end"/>
            </w:r>
          </w:hyperlink>
        </w:p>
        <w:p w14:paraId="2DAE41AF" w14:textId="5C9B4AF6" w:rsidR="00207336" w:rsidRDefault="00207336">
          <w:pPr>
            <w:pStyle w:val="Innehll2"/>
            <w:tabs>
              <w:tab w:val="left" w:pos="1100"/>
              <w:tab w:val="right" w:leader="dot" w:pos="9350"/>
            </w:tabs>
            <w:rPr>
              <w:rFonts w:asciiTheme="minorHAnsi" w:eastAsiaTheme="minorEastAsia" w:hAnsiTheme="minorHAnsi"/>
              <w:noProof/>
              <w:color w:val="auto"/>
              <w:lang w:val="sv-SE" w:eastAsia="sv-SE"/>
            </w:rPr>
          </w:pPr>
          <w:hyperlink w:anchor="_Toc54120086" w:history="1">
            <w:r w:rsidRPr="00821784">
              <w:rPr>
                <w:rStyle w:val="Hyperlnk"/>
                <w:noProof/>
              </w:rPr>
              <w:t>16.15.</w:t>
            </w:r>
            <w:r>
              <w:rPr>
                <w:rFonts w:asciiTheme="minorHAnsi" w:eastAsiaTheme="minorEastAsia" w:hAnsiTheme="minorHAnsi"/>
                <w:noProof/>
                <w:color w:val="auto"/>
                <w:lang w:val="sv-SE" w:eastAsia="sv-SE"/>
              </w:rPr>
              <w:tab/>
            </w:r>
            <w:r w:rsidRPr="00821784">
              <w:rPr>
                <w:rStyle w:val="Hyperlnk"/>
                <w:noProof/>
              </w:rPr>
              <w:t>The Standard Library</w:t>
            </w:r>
            <w:r>
              <w:rPr>
                <w:noProof/>
                <w:webHidden/>
              </w:rPr>
              <w:tab/>
            </w:r>
            <w:r>
              <w:rPr>
                <w:noProof/>
                <w:webHidden/>
              </w:rPr>
              <w:fldChar w:fldCharType="begin"/>
            </w:r>
            <w:r>
              <w:rPr>
                <w:noProof/>
                <w:webHidden/>
              </w:rPr>
              <w:instrText xml:space="preserve"> PAGEREF _Toc54120086 \h </w:instrText>
            </w:r>
            <w:r>
              <w:rPr>
                <w:noProof/>
                <w:webHidden/>
              </w:rPr>
            </w:r>
            <w:r>
              <w:rPr>
                <w:noProof/>
                <w:webHidden/>
              </w:rPr>
              <w:fldChar w:fldCharType="separate"/>
            </w:r>
            <w:r>
              <w:rPr>
                <w:noProof/>
                <w:webHidden/>
              </w:rPr>
              <w:t>463</w:t>
            </w:r>
            <w:r>
              <w:rPr>
                <w:noProof/>
                <w:webHidden/>
              </w:rPr>
              <w:fldChar w:fldCharType="end"/>
            </w:r>
          </w:hyperlink>
        </w:p>
        <w:p w14:paraId="111A9B70" w14:textId="15571C32" w:rsidR="00207336" w:rsidRDefault="00207336">
          <w:pPr>
            <w:pStyle w:val="Innehll3"/>
            <w:tabs>
              <w:tab w:val="left" w:pos="1540"/>
              <w:tab w:val="right" w:leader="dot" w:pos="9350"/>
            </w:tabs>
            <w:rPr>
              <w:rFonts w:asciiTheme="minorHAnsi" w:eastAsiaTheme="minorEastAsia" w:hAnsiTheme="minorHAnsi"/>
              <w:noProof/>
              <w:color w:val="auto"/>
              <w:lang w:val="sv-SE" w:eastAsia="sv-SE"/>
            </w:rPr>
          </w:pPr>
          <w:hyperlink w:anchor="_Toc54120087" w:history="1">
            <w:r w:rsidRPr="00821784">
              <w:rPr>
                <w:rStyle w:val="Hyperlnk"/>
                <w:noProof/>
              </w:rPr>
              <w:t>16.15.1.</w:t>
            </w:r>
            <w:r>
              <w:rPr>
                <w:rFonts w:asciiTheme="minorHAnsi" w:eastAsiaTheme="minorEastAsia" w:hAnsiTheme="minorHAnsi"/>
                <w:noProof/>
                <w:color w:val="auto"/>
                <w:lang w:val="sv-SE" w:eastAsia="sv-SE"/>
              </w:rPr>
              <w:tab/>
            </w:r>
            <w:r w:rsidRPr="00821784">
              <w:rPr>
                <w:rStyle w:val="Hyperlnk"/>
                <w:noProof/>
              </w:rPr>
              <w:t>File Management</w:t>
            </w:r>
            <w:r>
              <w:rPr>
                <w:noProof/>
                <w:webHidden/>
              </w:rPr>
              <w:tab/>
            </w:r>
            <w:r>
              <w:rPr>
                <w:noProof/>
                <w:webHidden/>
              </w:rPr>
              <w:fldChar w:fldCharType="begin"/>
            </w:r>
            <w:r>
              <w:rPr>
                <w:noProof/>
                <w:webHidden/>
              </w:rPr>
              <w:instrText xml:space="preserve"> PAGEREF _Toc54120087 \h </w:instrText>
            </w:r>
            <w:r>
              <w:rPr>
                <w:noProof/>
                <w:webHidden/>
              </w:rPr>
            </w:r>
            <w:r>
              <w:rPr>
                <w:noProof/>
                <w:webHidden/>
              </w:rPr>
              <w:fldChar w:fldCharType="separate"/>
            </w:r>
            <w:r>
              <w:rPr>
                <w:noProof/>
                <w:webHidden/>
              </w:rPr>
              <w:t>463</w:t>
            </w:r>
            <w:r>
              <w:rPr>
                <w:noProof/>
                <w:webHidden/>
              </w:rPr>
              <w:fldChar w:fldCharType="end"/>
            </w:r>
          </w:hyperlink>
        </w:p>
        <w:p w14:paraId="44C9C864" w14:textId="1AE21317" w:rsidR="00207336" w:rsidRDefault="00207336">
          <w:pPr>
            <w:pStyle w:val="Innehll3"/>
            <w:tabs>
              <w:tab w:val="left" w:pos="1540"/>
              <w:tab w:val="right" w:leader="dot" w:pos="9350"/>
            </w:tabs>
            <w:rPr>
              <w:rFonts w:asciiTheme="minorHAnsi" w:eastAsiaTheme="minorEastAsia" w:hAnsiTheme="minorHAnsi"/>
              <w:noProof/>
              <w:color w:val="auto"/>
              <w:lang w:val="sv-SE" w:eastAsia="sv-SE"/>
            </w:rPr>
          </w:pPr>
          <w:hyperlink w:anchor="_Toc54120088" w:history="1">
            <w:r w:rsidRPr="00821784">
              <w:rPr>
                <w:rStyle w:val="Hyperlnk"/>
                <w:noProof/>
              </w:rPr>
              <w:t>16.15.2.</w:t>
            </w:r>
            <w:r>
              <w:rPr>
                <w:rFonts w:asciiTheme="minorHAnsi" w:eastAsiaTheme="minorEastAsia" w:hAnsiTheme="minorHAnsi"/>
                <w:noProof/>
                <w:color w:val="auto"/>
                <w:lang w:val="sv-SE" w:eastAsia="sv-SE"/>
              </w:rPr>
              <w:tab/>
            </w:r>
            <w:r w:rsidRPr="00821784">
              <w:rPr>
                <w:rStyle w:val="Hyperlnk"/>
                <w:noProof/>
              </w:rPr>
              <w:t>Program Parameters</w:t>
            </w:r>
            <w:r>
              <w:rPr>
                <w:noProof/>
                <w:webHidden/>
              </w:rPr>
              <w:tab/>
            </w:r>
            <w:r>
              <w:rPr>
                <w:noProof/>
                <w:webHidden/>
              </w:rPr>
              <w:fldChar w:fldCharType="begin"/>
            </w:r>
            <w:r>
              <w:rPr>
                <w:noProof/>
                <w:webHidden/>
              </w:rPr>
              <w:instrText xml:space="preserve"> PAGEREF _Toc54120088 \h </w:instrText>
            </w:r>
            <w:r>
              <w:rPr>
                <w:noProof/>
                <w:webHidden/>
              </w:rPr>
            </w:r>
            <w:r>
              <w:rPr>
                <w:noProof/>
                <w:webHidden/>
              </w:rPr>
              <w:fldChar w:fldCharType="separate"/>
            </w:r>
            <w:r>
              <w:rPr>
                <w:noProof/>
                <w:webHidden/>
              </w:rPr>
              <w:t>465</w:t>
            </w:r>
            <w:r>
              <w:rPr>
                <w:noProof/>
                <w:webHidden/>
              </w:rPr>
              <w:fldChar w:fldCharType="end"/>
            </w:r>
          </w:hyperlink>
        </w:p>
        <w:p w14:paraId="0C1980B8" w14:textId="2624639D" w:rsidR="00207336" w:rsidRDefault="00207336">
          <w:pPr>
            <w:pStyle w:val="Innehll3"/>
            <w:tabs>
              <w:tab w:val="left" w:pos="1540"/>
              <w:tab w:val="right" w:leader="dot" w:pos="9350"/>
            </w:tabs>
            <w:rPr>
              <w:rFonts w:asciiTheme="minorHAnsi" w:eastAsiaTheme="minorEastAsia" w:hAnsiTheme="minorHAnsi"/>
              <w:noProof/>
              <w:color w:val="auto"/>
              <w:lang w:val="sv-SE" w:eastAsia="sv-SE"/>
            </w:rPr>
          </w:pPr>
          <w:hyperlink w:anchor="_Toc54120089" w:history="1">
            <w:r w:rsidRPr="00821784">
              <w:rPr>
                <w:rStyle w:val="Hyperlnk"/>
                <w:noProof/>
              </w:rPr>
              <w:t>16.15.3.</w:t>
            </w:r>
            <w:r>
              <w:rPr>
                <w:rFonts w:asciiTheme="minorHAnsi" w:eastAsiaTheme="minorEastAsia" w:hAnsiTheme="minorHAnsi"/>
                <w:noProof/>
                <w:color w:val="auto"/>
                <w:lang w:val="sv-SE" w:eastAsia="sv-SE"/>
              </w:rPr>
              <w:tab/>
            </w:r>
            <w:r w:rsidRPr="00821784">
              <w:rPr>
                <w:rStyle w:val="Hyperlnk"/>
                <w:noProof/>
              </w:rPr>
              <w:t>Environment Functions</w:t>
            </w:r>
            <w:r>
              <w:rPr>
                <w:noProof/>
                <w:webHidden/>
              </w:rPr>
              <w:tab/>
            </w:r>
            <w:r>
              <w:rPr>
                <w:noProof/>
                <w:webHidden/>
              </w:rPr>
              <w:fldChar w:fldCharType="begin"/>
            </w:r>
            <w:r>
              <w:rPr>
                <w:noProof/>
                <w:webHidden/>
              </w:rPr>
              <w:instrText xml:space="preserve"> PAGEREF _Toc54120089 \h </w:instrText>
            </w:r>
            <w:r>
              <w:rPr>
                <w:noProof/>
                <w:webHidden/>
              </w:rPr>
            </w:r>
            <w:r>
              <w:rPr>
                <w:noProof/>
                <w:webHidden/>
              </w:rPr>
              <w:fldChar w:fldCharType="separate"/>
            </w:r>
            <w:r>
              <w:rPr>
                <w:noProof/>
                <w:webHidden/>
              </w:rPr>
              <w:t>465</w:t>
            </w:r>
            <w:r>
              <w:rPr>
                <w:noProof/>
                <w:webHidden/>
              </w:rPr>
              <w:fldChar w:fldCharType="end"/>
            </w:r>
          </w:hyperlink>
        </w:p>
        <w:p w14:paraId="496BC4E5" w14:textId="5F055476" w:rsidR="00207336" w:rsidRDefault="00207336">
          <w:pPr>
            <w:pStyle w:val="Innehll3"/>
            <w:tabs>
              <w:tab w:val="left" w:pos="1540"/>
              <w:tab w:val="right" w:leader="dot" w:pos="9350"/>
            </w:tabs>
            <w:rPr>
              <w:rFonts w:asciiTheme="minorHAnsi" w:eastAsiaTheme="minorEastAsia" w:hAnsiTheme="minorHAnsi"/>
              <w:noProof/>
              <w:color w:val="auto"/>
              <w:lang w:val="sv-SE" w:eastAsia="sv-SE"/>
            </w:rPr>
          </w:pPr>
          <w:hyperlink w:anchor="_Toc54120090" w:history="1">
            <w:r w:rsidRPr="00821784">
              <w:rPr>
                <w:rStyle w:val="Hyperlnk"/>
                <w:noProof/>
              </w:rPr>
              <w:t>16.15.4.</w:t>
            </w:r>
            <w:r>
              <w:rPr>
                <w:rFonts w:asciiTheme="minorHAnsi" w:eastAsiaTheme="minorEastAsia" w:hAnsiTheme="minorHAnsi"/>
                <w:noProof/>
                <w:color w:val="auto"/>
                <w:lang w:val="sv-SE" w:eastAsia="sv-SE"/>
              </w:rPr>
              <w:tab/>
            </w:r>
            <w:r w:rsidRPr="00821784">
              <w:rPr>
                <w:rStyle w:val="Hyperlnk"/>
                <w:noProof/>
              </w:rPr>
              <w:t>Searching and Sorting</w:t>
            </w:r>
            <w:r>
              <w:rPr>
                <w:noProof/>
                <w:webHidden/>
              </w:rPr>
              <w:tab/>
            </w:r>
            <w:r>
              <w:rPr>
                <w:noProof/>
                <w:webHidden/>
              </w:rPr>
              <w:fldChar w:fldCharType="begin"/>
            </w:r>
            <w:r>
              <w:rPr>
                <w:noProof/>
                <w:webHidden/>
              </w:rPr>
              <w:instrText xml:space="preserve"> PAGEREF _Toc54120090 \h </w:instrText>
            </w:r>
            <w:r>
              <w:rPr>
                <w:noProof/>
                <w:webHidden/>
              </w:rPr>
            </w:r>
            <w:r>
              <w:rPr>
                <w:noProof/>
                <w:webHidden/>
              </w:rPr>
              <w:fldChar w:fldCharType="separate"/>
            </w:r>
            <w:r>
              <w:rPr>
                <w:noProof/>
                <w:webHidden/>
              </w:rPr>
              <w:t>466</w:t>
            </w:r>
            <w:r>
              <w:rPr>
                <w:noProof/>
                <w:webHidden/>
              </w:rPr>
              <w:fldChar w:fldCharType="end"/>
            </w:r>
          </w:hyperlink>
        </w:p>
        <w:p w14:paraId="466D6BEB" w14:textId="13CA7ABA" w:rsidR="00207336" w:rsidRDefault="00207336">
          <w:pPr>
            <w:pStyle w:val="Innehll3"/>
            <w:tabs>
              <w:tab w:val="left" w:pos="1540"/>
              <w:tab w:val="right" w:leader="dot" w:pos="9350"/>
            </w:tabs>
            <w:rPr>
              <w:rFonts w:asciiTheme="minorHAnsi" w:eastAsiaTheme="minorEastAsia" w:hAnsiTheme="minorHAnsi"/>
              <w:noProof/>
              <w:color w:val="auto"/>
              <w:lang w:val="sv-SE" w:eastAsia="sv-SE"/>
            </w:rPr>
          </w:pPr>
          <w:hyperlink w:anchor="_Toc54120091" w:history="1">
            <w:r w:rsidRPr="00821784">
              <w:rPr>
                <w:rStyle w:val="Hyperlnk"/>
                <w:noProof/>
              </w:rPr>
              <w:t>16.15.5.</w:t>
            </w:r>
            <w:r>
              <w:rPr>
                <w:rFonts w:asciiTheme="minorHAnsi" w:eastAsiaTheme="minorEastAsia" w:hAnsiTheme="minorHAnsi"/>
                <w:noProof/>
                <w:color w:val="auto"/>
                <w:lang w:val="sv-SE" w:eastAsia="sv-SE"/>
              </w:rPr>
              <w:tab/>
            </w:r>
            <w:r w:rsidRPr="00821784">
              <w:rPr>
                <w:rStyle w:val="Hyperlnk"/>
                <w:noProof/>
              </w:rPr>
              <w:t>Functions with Variable Number of Parameters</w:t>
            </w:r>
            <w:r>
              <w:rPr>
                <w:noProof/>
                <w:webHidden/>
              </w:rPr>
              <w:tab/>
            </w:r>
            <w:r>
              <w:rPr>
                <w:noProof/>
                <w:webHidden/>
              </w:rPr>
              <w:fldChar w:fldCharType="begin"/>
            </w:r>
            <w:r>
              <w:rPr>
                <w:noProof/>
                <w:webHidden/>
              </w:rPr>
              <w:instrText xml:space="preserve"> PAGEREF _Toc54120091 \h </w:instrText>
            </w:r>
            <w:r>
              <w:rPr>
                <w:noProof/>
                <w:webHidden/>
              </w:rPr>
            </w:r>
            <w:r>
              <w:rPr>
                <w:noProof/>
                <w:webHidden/>
              </w:rPr>
              <w:fldChar w:fldCharType="separate"/>
            </w:r>
            <w:r>
              <w:rPr>
                <w:noProof/>
                <w:webHidden/>
              </w:rPr>
              <w:t>467</w:t>
            </w:r>
            <w:r>
              <w:rPr>
                <w:noProof/>
                <w:webHidden/>
              </w:rPr>
              <w:fldChar w:fldCharType="end"/>
            </w:r>
          </w:hyperlink>
        </w:p>
        <w:p w14:paraId="6ED1F155" w14:textId="1BB9F4E1" w:rsidR="00207336" w:rsidRDefault="00207336">
          <w:pPr>
            <w:pStyle w:val="Innehll3"/>
            <w:tabs>
              <w:tab w:val="left" w:pos="1540"/>
              <w:tab w:val="right" w:leader="dot" w:pos="9350"/>
            </w:tabs>
            <w:rPr>
              <w:rFonts w:asciiTheme="minorHAnsi" w:eastAsiaTheme="minorEastAsia" w:hAnsiTheme="minorHAnsi"/>
              <w:noProof/>
              <w:color w:val="auto"/>
              <w:lang w:val="sv-SE" w:eastAsia="sv-SE"/>
            </w:rPr>
          </w:pPr>
          <w:hyperlink w:anchor="_Toc54120092" w:history="1">
            <w:r w:rsidRPr="00821784">
              <w:rPr>
                <w:rStyle w:val="Hyperlnk"/>
                <w:noProof/>
              </w:rPr>
              <w:t>16.15.6.</w:t>
            </w:r>
            <w:r>
              <w:rPr>
                <w:rFonts w:asciiTheme="minorHAnsi" w:eastAsiaTheme="minorEastAsia" w:hAnsiTheme="minorHAnsi"/>
                <w:noProof/>
                <w:color w:val="auto"/>
                <w:lang w:val="sv-SE" w:eastAsia="sv-SE"/>
              </w:rPr>
              <w:tab/>
            </w:r>
            <w:r w:rsidRPr="00821784">
              <w:rPr>
                <w:rStyle w:val="Hyperlnk"/>
                <w:noProof/>
              </w:rPr>
              <w:t>String Management</w:t>
            </w:r>
            <w:r>
              <w:rPr>
                <w:noProof/>
                <w:webHidden/>
              </w:rPr>
              <w:tab/>
            </w:r>
            <w:r>
              <w:rPr>
                <w:noProof/>
                <w:webHidden/>
              </w:rPr>
              <w:fldChar w:fldCharType="begin"/>
            </w:r>
            <w:r>
              <w:rPr>
                <w:noProof/>
                <w:webHidden/>
              </w:rPr>
              <w:instrText xml:space="preserve"> PAGEREF _Toc54120092 \h </w:instrText>
            </w:r>
            <w:r>
              <w:rPr>
                <w:noProof/>
                <w:webHidden/>
              </w:rPr>
            </w:r>
            <w:r>
              <w:rPr>
                <w:noProof/>
                <w:webHidden/>
              </w:rPr>
              <w:fldChar w:fldCharType="separate"/>
            </w:r>
            <w:r>
              <w:rPr>
                <w:noProof/>
                <w:webHidden/>
              </w:rPr>
              <w:t>467</w:t>
            </w:r>
            <w:r>
              <w:rPr>
                <w:noProof/>
                <w:webHidden/>
              </w:rPr>
              <w:fldChar w:fldCharType="end"/>
            </w:r>
          </w:hyperlink>
        </w:p>
        <w:p w14:paraId="0724375A" w14:textId="626AFC48" w:rsidR="00207336" w:rsidRDefault="00207336">
          <w:pPr>
            <w:pStyle w:val="Innehll3"/>
            <w:tabs>
              <w:tab w:val="left" w:pos="1540"/>
              <w:tab w:val="right" w:leader="dot" w:pos="9350"/>
            </w:tabs>
            <w:rPr>
              <w:rFonts w:asciiTheme="minorHAnsi" w:eastAsiaTheme="minorEastAsia" w:hAnsiTheme="minorHAnsi"/>
              <w:noProof/>
              <w:color w:val="auto"/>
              <w:lang w:val="sv-SE" w:eastAsia="sv-SE"/>
            </w:rPr>
          </w:pPr>
          <w:hyperlink w:anchor="_Toc54120093" w:history="1">
            <w:r w:rsidRPr="00821784">
              <w:rPr>
                <w:rStyle w:val="Hyperlnk"/>
                <w:noProof/>
              </w:rPr>
              <w:t>16.15.7.</w:t>
            </w:r>
            <w:r>
              <w:rPr>
                <w:rFonts w:asciiTheme="minorHAnsi" w:eastAsiaTheme="minorEastAsia" w:hAnsiTheme="minorHAnsi"/>
                <w:noProof/>
                <w:color w:val="auto"/>
                <w:lang w:val="sv-SE" w:eastAsia="sv-SE"/>
              </w:rPr>
              <w:tab/>
            </w:r>
            <w:r w:rsidRPr="00821784">
              <w:rPr>
                <w:rStyle w:val="Hyperlnk"/>
                <w:noProof/>
              </w:rPr>
              <w:t>Memory Management</w:t>
            </w:r>
            <w:r>
              <w:rPr>
                <w:noProof/>
                <w:webHidden/>
              </w:rPr>
              <w:tab/>
            </w:r>
            <w:r>
              <w:rPr>
                <w:noProof/>
                <w:webHidden/>
              </w:rPr>
              <w:fldChar w:fldCharType="begin"/>
            </w:r>
            <w:r>
              <w:rPr>
                <w:noProof/>
                <w:webHidden/>
              </w:rPr>
              <w:instrText xml:space="preserve"> PAGEREF _Toc54120093 \h </w:instrText>
            </w:r>
            <w:r>
              <w:rPr>
                <w:noProof/>
                <w:webHidden/>
              </w:rPr>
            </w:r>
            <w:r>
              <w:rPr>
                <w:noProof/>
                <w:webHidden/>
              </w:rPr>
              <w:fldChar w:fldCharType="separate"/>
            </w:r>
            <w:r>
              <w:rPr>
                <w:noProof/>
                <w:webHidden/>
              </w:rPr>
              <w:t>469</w:t>
            </w:r>
            <w:r>
              <w:rPr>
                <w:noProof/>
                <w:webHidden/>
              </w:rPr>
              <w:fldChar w:fldCharType="end"/>
            </w:r>
          </w:hyperlink>
        </w:p>
        <w:p w14:paraId="136C39B6" w14:textId="3B5EA1F7" w:rsidR="00207336" w:rsidRDefault="00207336">
          <w:pPr>
            <w:pStyle w:val="Innehll3"/>
            <w:tabs>
              <w:tab w:val="left" w:pos="1540"/>
              <w:tab w:val="right" w:leader="dot" w:pos="9350"/>
            </w:tabs>
            <w:rPr>
              <w:rFonts w:asciiTheme="minorHAnsi" w:eastAsiaTheme="minorEastAsia" w:hAnsiTheme="minorHAnsi"/>
              <w:noProof/>
              <w:color w:val="auto"/>
              <w:lang w:val="sv-SE" w:eastAsia="sv-SE"/>
            </w:rPr>
          </w:pPr>
          <w:hyperlink w:anchor="_Toc54120094" w:history="1">
            <w:r w:rsidRPr="00821784">
              <w:rPr>
                <w:rStyle w:val="Hyperlnk"/>
                <w:noProof/>
              </w:rPr>
              <w:t>16.15.8.</w:t>
            </w:r>
            <w:r>
              <w:rPr>
                <w:rFonts w:asciiTheme="minorHAnsi" w:eastAsiaTheme="minorEastAsia" w:hAnsiTheme="minorHAnsi"/>
                <w:noProof/>
                <w:color w:val="auto"/>
                <w:lang w:val="sv-SE" w:eastAsia="sv-SE"/>
              </w:rPr>
              <w:tab/>
            </w:r>
            <w:r w:rsidRPr="00821784">
              <w:rPr>
                <w:rStyle w:val="Hyperlnk"/>
                <w:noProof/>
              </w:rPr>
              <w:t>Mathematical Functions</w:t>
            </w:r>
            <w:r>
              <w:rPr>
                <w:noProof/>
                <w:webHidden/>
              </w:rPr>
              <w:tab/>
            </w:r>
            <w:r>
              <w:rPr>
                <w:noProof/>
                <w:webHidden/>
              </w:rPr>
              <w:fldChar w:fldCharType="begin"/>
            </w:r>
            <w:r>
              <w:rPr>
                <w:noProof/>
                <w:webHidden/>
              </w:rPr>
              <w:instrText xml:space="preserve"> PAGEREF _Toc54120094 \h </w:instrText>
            </w:r>
            <w:r>
              <w:rPr>
                <w:noProof/>
                <w:webHidden/>
              </w:rPr>
            </w:r>
            <w:r>
              <w:rPr>
                <w:noProof/>
                <w:webHidden/>
              </w:rPr>
              <w:fldChar w:fldCharType="separate"/>
            </w:r>
            <w:r>
              <w:rPr>
                <w:noProof/>
                <w:webHidden/>
              </w:rPr>
              <w:t>469</w:t>
            </w:r>
            <w:r>
              <w:rPr>
                <w:noProof/>
                <w:webHidden/>
              </w:rPr>
              <w:fldChar w:fldCharType="end"/>
            </w:r>
          </w:hyperlink>
        </w:p>
        <w:p w14:paraId="39EEAF91" w14:textId="5DF3AC62" w:rsidR="00207336" w:rsidRDefault="00207336">
          <w:pPr>
            <w:pStyle w:val="Innehll3"/>
            <w:tabs>
              <w:tab w:val="left" w:pos="1540"/>
              <w:tab w:val="right" w:leader="dot" w:pos="9350"/>
            </w:tabs>
            <w:rPr>
              <w:rFonts w:asciiTheme="minorHAnsi" w:eastAsiaTheme="minorEastAsia" w:hAnsiTheme="minorHAnsi"/>
              <w:noProof/>
              <w:color w:val="auto"/>
              <w:lang w:val="sv-SE" w:eastAsia="sv-SE"/>
            </w:rPr>
          </w:pPr>
          <w:hyperlink w:anchor="_Toc54120095" w:history="1">
            <w:r w:rsidRPr="00821784">
              <w:rPr>
                <w:rStyle w:val="Hyperlnk"/>
                <w:noProof/>
              </w:rPr>
              <w:t>16.15.9.</w:t>
            </w:r>
            <w:r>
              <w:rPr>
                <w:rFonts w:asciiTheme="minorHAnsi" w:eastAsiaTheme="minorEastAsia" w:hAnsiTheme="minorHAnsi"/>
                <w:noProof/>
                <w:color w:val="auto"/>
                <w:lang w:val="sv-SE" w:eastAsia="sv-SE"/>
              </w:rPr>
              <w:tab/>
            </w:r>
            <w:r w:rsidRPr="00821784">
              <w:rPr>
                <w:rStyle w:val="Hyperlnk"/>
                <w:noProof/>
              </w:rPr>
              <w:t>Long Jumps</w:t>
            </w:r>
            <w:r>
              <w:rPr>
                <w:noProof/>
                <w:webHidden/>
              </w:rPr>
              <w:tab/>
            </w:r>
            <w:r>
              <w:rPr>
                <w:noProof/>
                <w:webHidden/>
              </w:rPr>
              <w:fldChar w:fldCharType="begin"/>
            </w:r>
            <w:r>
              <w:rPr>
                <w:noProof/>
                <w:webHidden/>
              </w:rPr>
              <w:instrText xml:space="preserve"> PAGEREF _Toc54120095 \h </w:instrText>
            </w:r>
            <w:r>
              <w:rPr>
                <w:noProof/>
                <w:webHidden/>
              </w:rPr>
            </w:r>
            <w:r>
              <w:rPr>
                <w:noProof/>
                <w:webHidden/>
              </w:rPr>
              <w:fldChar w:fldCharType="separate"/>
            </w:r>
            <w:r>
              <w:rPr>
                <w:noProof/>
                <w:webHidden/>
              </w:rPr>
              <w:t>469</w:t>
            </w:r>
            <w:r>
              <w:rPr>
                <w:noProof/>
                <w:webHidden/>
              </w:rPr>
              <w:fldChar w:fldCharType="end"/>
            </w:r>
          </w:hyperlink>
        </w:p>
        <w:p w14:paraId="14D22D36" w14:textId="7F0F84F6" w:rsidR="00207336" w:rsidRDefault="00207336">
          <w:pPr>
            <w:pStyle w:val="Innehll3"/>
            <w:tabs>
              <w:tab w:val="left" w:pos="1540"/>
              <w:tab w:val="right" w:leader="dot" w:pos="9350"/>
            </w:tabs>
            <w:rPr>
              <w:rFonts w:asciiTheme="minorHAnsi" w:eastAsiaTheme="minorEastAsia" w:hAnsiTheme="minorHAnsi"/>
              <w:noProof/>
              <w:color w:val="auto"/>
              <w:lang w:val="sv-SE" w:eastAsia="sv-SE"/>
            </w:rPr>
          </w:pPr>
          <w:hyperlink w:anchor="_Toc54120096" w:history="1">
            <w:r w:rsidRPr="00821784">
              <w:rPr>
                <w:rStyle w:val="Hyperlnk"/>
                <w:noProof/>
              </w:rPr>
              <w:t>16.15.10.</w:t>
            </w:r>
            <w:r>
              <w:rPr>
                <w:rFonts w:asciiTheme="minorHAnsi" w:eastAsiaTheme="minorEastAsia" w:hAnsiTheme="minorHAnsi"/>
                <w:noProof/>
                <w:color w:val="auto"/>
                <w:lang w:val="sv-SE" w:eastAsia="sv-SE"/>
              </w:rPr>
              <w:tab/>
            </w:r>
            <w:r w:rsidRPr="00821784">
              <w:rPr>
                <w:rStyle w:val="Hyperlnk"/>
                <w:noProof/>
              </w:rPr>
              <w:t>Time</w:t>
            </w:r>
            <w:r>
              <w:rPr>
                <w:noProof/>
                <w:webHidden/>
              </w:rPr>
              <w:tab/>
            </w:r>
            <w:r>
              <w:rPr>
                <w:noProof/>
                <w:webHidden/>
              </w:rPr>
              <w:fldChar w:fldCharType="begin"/>
            </w:r>
            <w:r>
              <w:rPr>
                <w:noProof/>
                <w:webHidden/>
              </w:rPr>
              <w:instrText xml:space="preserve"> PAGEREF _Toc54120096 \h </w:instrText>
            </w:r>
            <w:r>
              <w:rPr>
                <w:noProof/>
                <w:webHidden/>
              </w:rPr>
            </w:r>
            <w:r>
              <w:rPr>
                <w:noProof/>
                <w:webHidden/>
              </w:rPr>
              <w:fldChar w:fldCharType="separate"/>
            </w:r>
            <w:r>
              <w:rPr>
                <w:noProof/>
                <w:webHidden/>
              </w:rPr>
              <w:t>470</w:t>
            </w:r>
            <w:r>
              <w:rPr>
                <w:noProof/>
                <w:webHidden/>
              </w:rPr>
              <w:fldChar w:fldCharType="end"/>
            </w:r>
          </w:hyperlink>
        </w:p>
        <w:p w14:paraId="5E1D3ACB" w14:textId="39DA9EC9" w:rsidR="00207336" w:rsidRDefault="00207336">
          <w:pPr>
            <w:pStyle w:val="Innehll3"/>
            <w:tabs>
              <w:tab w:val="left" w:pos="1540"/>
              <w:tab w:val="right" w:leader="dot" w:pos="9350"/>
            </w:tabs>
            <w:rPr>
              <w:rFonts w:asciiTheme="minorHAnsi" w:eastAsiaTheme="minorEastAsia" w:hAnsiTheme="minorHAnsi"/>
              <w:noProof/>
              <w:color w:val="auto"/>
              <w:lang w:val="sv-SE" w:eastAsia="sv-SE"/>
            </w:rPr>
          </w:pPr>
          <w:hyperlink w:anchor="_Toc54120097" w:history="1">
            <w:r w:rsidRPr="00821784">
              <w:rPr>
                <w:rStyle w:val="Hyperlnk"/>
                <w:noProof/>
              </w:rPr>
              <w:t>16.15.11.</w:t>
            </w:r>
            <w:r>
              <w:rPr>
                <w:rFonts w:asciiTheme="minorHAnsi" w:eastAsiaTheme="minorEastAsia" w:hAnsiTheme="minorHAnsi"/>
                <w:noProof/>
                <w:color w:val="auto"/>
                <w:lang w:val="sv-SE" w:eastAsia="sv-SE"/>
              </w:rPr>
              <w:tab/>
            </w:r>
            <w:r w:rsidRPr="00821784">
              <w:rPr>
                <w:rStyle w:val="Hyperlnk"/>
                <w:noProof/>
              </w:rPr>
              <w:t>Random Numbers</w:t>
            </w:r>
            <w:r>
              <w:rPr>
                <w:noProof/>
                <w:webHidden/>
              </w:rPr>
              <w:tab/>
            </w:r>
            <w:r>
              <w:rPr>
                <w:noProof/>
                <w:webHidden/>
              </w:rPr>
              <w:fldChar w:fldCharType="begin"/>
            </w:r>
            <w:r>
              <w:rPr>
                <w:noProof/>
                <w:webHidden/>
              </w:rPr>
              <w:instrText xml:space="preserve"> PAGEREF _Toc54120097 \h </w:instrText>
            </w:r>
            <w:r>
              <w:rPr>
                <w:noProof/>
                <w:webHidden/>
              </w:rPr>
            </w:r>
            <w:r>
              <w:rPr>
                <w:noProof/>
                <w:webHidden/>
              </w:rPr>
              <w:fldChar w:fldCharType="separate"/>
            </w:r>
            <w:r>
              <w:rPr>
                <w:noProof/>
                <w:webHidden/>
              </w:rPr>
              <w:t>471</w:t>
            </w:r>
            <w:r>
              <w:rPr>
                <w:noProof/>
                <w:webHidden/>
              </w:rPr>
              <w:fldChar w:fldCharType="end"/>
            </w:r>
          </w:hyperlink>
        </w:p>
        <w:p w14:paraId="22657735" w14:textId="11E1F38B" w:rsidR="00207336" w:rsidRDefault="00207336">
          <w:pPr>
            <w:pStyle w:val="Innehll3"/>
            <w:tabs>
              <w:tab w:val="left" w:pos="1540"/>
              <w:tab w:val="right" w:leader="dot" w:pos="9350"/>
            </w:tabs>
            <w:rPr>
              <w:rFonts w:asciiTheme="minorHAnsi" w:eastAsiaTheme="minorEastAsia" w:hAnsiTheme="minorHAnsi"/>
              <w:noProof/>
              <w:color w:val="auto"/>
              <w:lang w:val="sv-SE" w:eastAsia="sv-SE"/>
            </w:rPr>
          </w:pPr>
          <w:hyperlink w:anchor="_Toc54120098" w:history="1">
            <w:r w:rsidRPr="00821784">
              <w:rPr>
                <w:rStyle w:val="Hyperlnk"/>
                <w:noProof/>
              </w:rPr>
              <w:t>16.15.12.</w:t>
            </w:r>
            <w:r>
              <w:rPr>
                <w:rFonts w:asciiTheme="minorHAnsi" w:eastAsiaTheme="minorEastAsia" w:hAnsiTheme="minorHAnsi"/>
                <w:noProof/>
                <w:color w:val="auto"/>
                <w:lang w:val="sv-SE" w:eastAsia="sv-SE"/>
              </w:rPr>
              <w:tab/>
            </w:r>
            <w:r w:rsidRPr="00821784">
              <w:rPr>
                <w:rStyle w:val="Hyperlnk"/>
                <w:noProof/>
              </w:rPr>
              <w:t>Limits of Integral and Floating Types</w:t>
            </w:r>
            <w:r>
              <w:rPr>
                <w:noProof/>
                <w:webHidden/>
              </w:rPr>
              <w:tab/>
            </w:r>
            <w:r>
              <w:rPr>
                <w:noProof/>
                <w:webHidden/>
              </w:rPr>
              <w:fldChar w:fldCharType="begin"/>
            </w:r>
            <w:r>
              <w:rPr>
                <w:noProof/>
                <w:webHidden/>
              </w:rPr>
              <w:instrText xml:space="preserve"> PAGEREF _Toc54120098 \h </w:instrText>
            </w:r>
            <w:r>
              <w:rPr>
                <w:noProof/>
                <w:webHidden/>
              </w:rPr>
            </w:r>
            <w:r>
              <w:rPr>
                <w:noProof/>
                <w:webHidden/>
              </w:rPr>
              <w:fldChar w:fldCharType="separate"/>
            </w:r>
            <w:r>
              <w:rPr>
                <w:noProof/>
                <w:webHidden/>
              </w:rPr>
              <w:t>471</w:t>
            </w:r>
            <w:r>
              <w:rPr>
                <w:noProof/>
                <w:webHidden/>
              </w:rPr>
              <w:fldChar w:fldCharType="end"/>
            </w:r>
          </w:hyperlink>
        </w:p>
        <w:p w14:paraId="299AF097" w14:textId="4B7C5A52" w:rsidR="00207336" w:rsidRDefault="00207336">
          <w:pPr>
            <w:pStyle w:val="Innehll3"/>
            <w:tabs>
              <w:tab w:val="left" w:pos="1540"/>
              <w:tab w:val="right" w:leader="dot" w:pos="9350"/>
            </w:tabs>
            <w:rPr>
              <w:rFonts w:asciiTheme="minorHAnsi" w:eastAsiaTheme="minorEastAsia" w:hAnsiTheme="minorHAnsi"/>
              <w:noProof/>
              <w:color w:val="auto"/>
              <w:lang w:val="sv-SE" w:eastAsia="sv-SE"/>
            </w:rPr>
          </w:pPr>
          <w:hyperlink w:anchor="_Toc54120099" w:history="1">
            <w:r w:rsidRPr="00821784">
              <w:rPr>
                <w:rStyle w:val="Hyperlnk"/>
                <w:noProof/>
              </w:rPr>
              <w:t>16.15.13.</w:t>
            </w:r>
            <w:r>
              <w:rPr>
                <w:rFonts w:asciiTheme="minorHAnsi" w:eastAsiaTheme="minorEastAsia" w:hAnsiTheme="minorHAnsi"/>
                <w:noProof/>
                <w:color w:val="auto"/>
                <w:lang w:val="sv-SE" w:eastAsia="sv-SE"/>
              </w:rPr>
              <w:tab/>
            </w:r>
            <w:r w:rsidRPr="00821784">
              <w:rPr>
                <w:rStyle w:val="Hyperlnk"/>
                <w:noProof/>
              </w:rPr>
              <w:t>Character Functions</w:t>
            </w:r>
            <w:r>
              <w:rPr>
                <w:noProof/>
                <w:webHidden/>
              </w:rPr>
              <w:tab/>
            </w:r>
            <w:r>
              <w:rPr>
                <w:noProof/>
                <w:webHidden/>
              </w:rPr>
              <w:fldChar w:fldCharType="begin"/>
            </w:r>
            <w:r>
              <w:rPr>
                <w:noProof/>
                <w:webHidden/>
              </w:rPr>
              <w:instrText xml:space="preserve"> PAGEREF _Toc54120099 \h </w:instrText>
            </w:r>
            <w:r>
              <w:rPr>
                <w:noProof/>
                <w:webHidden/>
              </w:rPr>
            </w:r>
            <w:r>
              <w:rPr>
                <w:noProof/>
                <w:webHidden/>
              </w:rPr>
              <w:fldChar w:fldCharType="separate"/>
            </w:r>
            <w:r>
              <w:rPr>
                <w:noProof/>
                <w:webHidden/>
              </w:rPr>
              <w:t>472</w:t>
            </w:r>
            <w:r>
              <w:rPr>
                <w:noProof/>
                <w:webHidden/>
              </w:rPr>
              <w:fldChar w:fldCharType="end"/>
            </w:r>
          </w:hyperlink>
        </w:p>
        <w:p w14:paraId="380C9D82" w14:textId="3C1B2CC9" w:rsidR="00207336" w:rsidRDefault="00207336">
          <w:pPr>
            <w:pStyle w:val="Innehll2"/>
            <w:tabs>
              <w:tab w:val="left" w:pos="1100"/>
              <w:tab w:val="right" w:leader="dot" w:pos="9350"/>
            </w:tabs>
            <w:rPr>
              <w:rFonts w:asciiTheme="minorHAnsi" w:eastAsiaTheme="minorEastAsia" w:hAnsiTheme="minorHAnsi"/>
              <w:noProof/>
              <w:color w:val="auto"/>
              <w:lang w:val="sv-SE" w:eastAsia="sv-SE"/>
            </w:rPr>
          </w:pPr>
          <w:hyperlink w:anchor="_Toc54120100" w:history="1">
            <w:r w:rsidRPr="00821784">
              <w:rPr>
                <w:rStyle w:val="Hyperlnk"/>
                <w:noProof/>
              </w:rPr>
              <w:t>16.16.</w:t>
            </w:r>
            <w:r>
              <w:rPr>
                <w:rFonts w:asciiTheme="minorHAnsi" w:eastAsiaTheme="minorEastAsia" w:hAnsiTheme="minorHAnsi"/>
                <w:noProof/>
                <w:color w:val="auto"/>
                <w:lang w:val="sv-SE" w:eastAsia="sv-SE"/>
              </w:rPr>
              <w:tab/>
            </w:r>
            <w:r w:rsidRPr="00821784">
              <w:rPr>
                <w:rStyle w:val="Hyperlnk"/>
                <w:noProof/>
              </w:rPr>
              <w:t>Further Reading</w:t>
            </w:r>
            <w:r>
              <w:rPr>
                <w:noProof/>
                <w:webHidden/>
              </w:rPr>
              <w:tab/>
            </w:r>
            <w:r>
              <w:rPr>
                <w:noProof/>
                <w:webHidden/>
              </w:rPr>
              <w:fldChar w:fldCharType="begin"/>
            </w:r>
            <w:r>
              <w:rPr>
                <w:noProof/>
                <w:webHidden/>
              </w:rPr>
              <w:instrText xml:space="preserve"> PAGEREF _Toc54120100 \h </w:instrText>
            </w:r>
            <w:r>
              <w:rPr>
                <w:noProof/>
                <w:webHidden/>
              </w:rPr>
            </w:r>
            <w:r>
              <w:rPr>
                <w:noProof/>
                <w:webHidden/>
              </w:rPr>
              <w:fldChar w:fldCharType="separate"/>
            </w:r>
            <w:r>
              <w:rPr>
                <w:noProof/>
                <w:webHidden/>
              </w:rPr>
              <w:t>473</w:t>
            </w:r>
            <w:r>
              <w:rPr>
                <w:noProof/>
                <w:webHidden/>
              </w:rPr>
              <w:fldChar w:fldCharType="end"/>
            </w:r>
          </w:hyperlink>
        </w:p>
        <w:p w14:paraId="57035719" w14:textId="50C648EA" w:rsidR="00207336" w:rsidRDefault="00207336">
          <w:pPr>
            <w:pStyle w:val="Innehll1"/>
            <w:rPr>
              <w:rFonts w:asciiTheme="minorHAnsi" w:eastAsiaTheme="minorEastAsia" w:hAnsiTheme="minorHAnsi"/>
              <w:noProof/>
              <w:color w:val="auto"/>
              <w:lang w:val="sv-SE" w:eastAsia="sv-SE"/>
            </w:rPr>
          </w:pPr>
          <w:hyperlink w:anchor="_Toc54120101" w:history="1">
            <w:r w:rsidRPr="00821784">
              <w:rPr>
                <w:rStyle w:val="Hyperlnk"/>
                <w:noProof/>
              </w:rPr>
              <w:t>Foreword</w:t>
            </w:r>
            <w:r>
              <w:rPr>
                <w:noProof/>
                <w:webHidden/>
              </w:rPr>
              <w:tab/>
            </w:r>
            <w:r>
              <w:rPr>
                <w:noProof/>
                <w:webHidden/>
              </w:rPr>
              <w:fldChar w:fldCharType="begin"/>
            </w:r>
            <w:r>
              <w:rPr>
                <w:noProof/>
                <w:webHidden/>
              </w:rPr>
              <w:instrText xml:space="preserve"> PAGEREF _Toc54120101 \h </w:instrText>
            </w:r>
            <w:r>
              <w:rPr>
                <w:noProof/>
                <w:webHidden/>
              </w:rPr>
            </w:r>
            <w:r>
              <w:rPr>
                <w:noProof/>
                <w:webHidden/>
              </w:rPr>
              <w:fldChar w:fldCharType="separate"/>
            </w:r>
            <w:r>
              <w:rPr>
                <w:noProof/>
                <w:webHidden/>
              </w:rPr>
              <w:t>474</w:t>
            </w:r>
            <w:r>
              <w:rPr>
                <w:noProof/>
                <w:webHidden/>
              </w:rPr>
              <w:fldChar w:fldCharType="end"/>
            </w:r>
          </w:hyperlink>
        </w:p>
        <w:p w14:paraId="1D894A0A" w14:textId="36312FE0" w:rsidR="00CB5140" w:rsidRPr="00EC76D5" w:rsidRDefault="00CB5140">
          <w:r w:rsidRPr="00EC76D5">
            <w:rPr>
              <w:b/>
              <w:bCs/>
              <w:noProof/>
            </w:rPr>
            <w:fldChar w:fldCharType="end"/>
          </w:r>
        </w:p>
      </w:sdtContent>
    </w:sdt>
    <w:p w14:paraId="07C7297F" w14:textId="0F07AEF4" w:rsidR="00A27525" w:rsidRDefault="00A27525" w:rsidP="00F03D06">
      <w:pPr>
        <w:pStyle w:val="Rubrik1"/>
      </w:pPr>
      <w:bookmarkStart w:id="0" w:name="_Toc54119833"/>
      <w:r>
        <w:lastRenderedPageBreak/>
        <w:t>Introduction</w:t>
      </w:r>
      <w:bookmarkEnd w:id="0"/>
    </w:p>
    <w:p w14:paraId="1B32353F" w14:textId="77777777" w:rsidR="00382F96" w:rsidRDefault="00A27525" w:rsidP="00772608">
      <w:r>
        <w:t>This is a book about compiler construction. More specifically, about</w:t>
      </w:r>
      <w:r w:rsidR="00382F96">
        <w:t xml:space="preserve"> the construction of</w:t>
      </w:r>
      <w:r>
        <w:t xml:space="preserve"> </w:t>
      </w:r>
      <w:r w:rsidR="00F72E85">
        <w:t xml:space="preserve">an optimized </w:t>
      </w:r>
      <w:r>
        <w:t xml:space="preserve">compiler for the </w:t>
      </w:r>
      <w:r w:rsidR="00382F96">
        <w:t xml:space="preserve">ANSI </w:t>
      </w:r>
      <w:r>
        <w:t>C.</w:t>
      </w:r>
      <w:r w:rsidR="009F010A">
        <w:t xml:space="preserve"> It </w:t>
      </w:r>
      <w:r w:rsidR="00D549CF">
        <w:t xml:space="preserve">can be set to </w:t>
      </w:r>
      <w:r w:rsidR="009F010A">
        <w:t xml:space="preserve">generate </w:t>
      </w:r>
      <w:r w:rsidR="00382F96">
        <w:t>two kinds of target code:</w:t>
      </w:r>
    </w:p>
    <w:p w14:paraId="0F3C61FA" w14:textId="5B582537" w:rsidR="00382F96" w:rsidRDefault="00382F96" w:rsidP="00382F96">
      <w:pPr>
        <w:pStyle w:val="Liststycke"/>
        <w:numPr>
          <w:ilvl w:val="0"/>
          <w:numId w:val="166"/>
        </w:numPr>
      </w:pPr>
      <w:r>
        <w:t>A</w:t>
      </w:r>
      <w:r w:rsidR="00CA2E82">
        <w:t xml:space="preserve">ssembly code for the Intel 64-bit Linux system </w:t>
      </w:r>
      <w:r>
        <w:t xml:space="preserve">together with a </w:t>
      </w:r>
      <w:proofErr w:type="spellStart"/>
      <w:r>
        <w:t>makefile</w:t>
      </w:r>
      <w:proofErr w:type="spellEnd"/>
      <w:r>
        <w:t xml:space="preserve"> with instructions for further </w:t>
      </w:r>
      <w:proofErr w:type="spellStart"/>
      <w:r w:rsidRPr="00382F96">
        <w:t>assemblering</w:t>
      </w:r>
      <w:proofErr w:type="spellEnd"/>
      <w:r>
        <w:t xml:space="preserve"> and linking.</w:t>
      </w:r>
    </w:p>
    <w:p w14:paraId="6AB0C8D0" w14:textId="4427E343" w:rsidR="00772608" w:rsidRDefault="00382F96" w:rsidP="00382F96">
      <w:pPr>
        <w:pStyle w:val="Liststycke"/>
        <w:numPr>
          <w:ilvl w:val="0"/>
          <w:numId w:val="166"/>
        </w:numPr>
      </w:pPr>
      <w:r>
        <w:t xml:space="preserve">A file in the .com file format holding assembled and linked code </w:t>
      </w:r>
      <w:r w:rsidR="00CA2E82">
        <w:t>the 16-bit Windows system</w:t>
      </w:r>
      <w:r>
        <w:t>, ready to be directly executed.</w:t>
      </w:r>
    </w:p>
    <w:p w14:paraId="14505094" w14:textId="640D5C17" w:rsidR="00603361" w:rsidRDefault="00EE7565" w:rsidP="00772608">
      <w:pPr>
        <w:pStyle w:val="Rubrik2"/>
      </w:pPr>
      <w:bookmarkStart w:id="1" w:name="_Toc54119834"/>
      <w:r w:rsidRPr="00EC76D5">
        <w:t>The Compiler Phases</w:t>
      </w:r>
      <w:bookmarkEnd w:id="1"/>
    </w:p>
    <w:p w14:paraId="6F92B8DE" w14:textId="44FDE640" w:rsidR="003D3D82" w:rsidRPr="003D3D82" w:rsidRDefault="003D3D82" w:rsidP="003D3D82">
      <w:r>
        <w:t xml:space="preserve">The compiler is </w:t>
      </w:r>
      <w:r w:rsidR="00477E73">
        <w:t>divided</w:t>
      </w:r>
      <w:r>
        <w:t xml:space="preserve"> into several phases. The input is ANSI C source code, the output is Linux assembly code</w:t>
      </w:r>
      <w:r w:rsidR="00D679ED">
        <w:t xml:space="preserve"> Windows </w:t>
      </w:r>
      <w:r w:rsidR="00477E73">
        <w:t xml:space="preserve">executable </w:t>
      </w:r>
      <w:r w:rsidR="00D679ED">
        <w:t>code.</w:t>
      </w:r>
    </w:p>
    <w:p w14:paraId="6DA338F8" w14:textId="496914A9" w:rsidR="00D6706A" w:rsidRDefault="00D6706A" w:rsidP="00E70EEE">
      <w:r>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59420E" w:rsidRPr="00D2146B" w:rsidRDefault="0059420E"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59420E" w:rsidRPr="00D2146B" w:rsidRDefault="0059420E"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59420E" w:rsidRDefault="0059420E"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59420E" w:rsidRDefault="0059420E" w:rsidP="00942B30">
                              <w:pPr>
                                <w:spacing w:before="60" w:line="256" w:lineRule="auto"/>
                                <w:jc w:val="center"/>
                                <w:rPr>
                                  <w:sz w:val="24"/>
                                  <w:szCs w:val="24"/>
                                </w:rPr>
                              </w:pPr>
                              <w:r>
                                <w:rPr>
                                  <w:rFonts w:eastAsia="Calibri"/>
                                  <w:color w:val="000000"/>
                                  <w:sz w:val="18"/>
                                  <w:szCs w:val="18"/>
                                </w:rPr>
                                <w:t>Parser</w:t>
                              </w:r>
                            </w:p>
                            <w:p w14:paraId="1ABFD117" w14:textId="77777777" w:rsidR="0059420E" w:rsidRDefault="0059420E"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59420E" w:rsidRDefault="0059420E" w:rsidP="003727AB">
                              <w:pPr>
                                <w:spacing w:before="60" w:line="254" w:lineRule="auto"/>
                                <w:jc w:val="center"/>
                                <w:rPr>
                                  <w:sz w:val="24"/>
                                  <w:szCs w:val="24"/>
                                </w:rPr>
                              </w:pPr>
                              <w:r>
                                <w:rPr>
                                  <w:rFonts w:eastAsia="Calibri"/>
                                  <w:color w:val="000000"/>
                                  <w:sz w:val="18"/>
                                  <w:szCs w:val="18"/>
                                </w:rPr>
                                <w:t>Scanner</w:t>
                              </w:r>
                            </w:p>
                            <w:p w14:paraId="03FD0412" w14:textId="77777777" w:rsidR="0059420E" w:rsidRDefault="0059420E"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59420E" w:rsidRDefault="0059420E"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59420E" w:rsidRDefault="0059420E" w:rsidP="003567A1">
                              <w:pPr>
                                <w:spacing w:before="0" w:line="252" w:lineRule="auto"/>
                                <w:jc w:val="center"/>
                                <w:rPr>
                                  <w:sz w:val="24"/>
                                  <w:szCs w:val="24"/>
                                </w:rPr>
                              </w:pPr>
                            </w:p>
                            <w:p w14:paraId="217B84F7" w14:textId="77777777" w:rsidR="0059420E" w:rsidRDefault="0059420E"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59420E" w:rsidRDefault="0059420E"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59420E" w:rsidRPr="00EF6288" w:rsidRDefault="0059420E"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59420E" w:rsidRDefault="0059420E"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59420E" w:rsidRDefault="0059420E"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59420E" w:rsidRDefault="0059420E"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59420E" w:rsidRPr="00E962F6" w:rsidRDefault="0059420E"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59420E" w:rsidRDefault="0059420E"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59420E" w:rsidRDefault="0059420E"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59420E" w:rsidRDefault="0059420E"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59420E" w:rsidRDefault="0059420E"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59420E" w:rsidRDefault="0059420E"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59420E" w:rsidRPr="00D2146B" w:rsidRDefault="0059420E"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59420E" w:rsidRPr="00D2146B" w:rsidRDefault="0059420E"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59420E" w:rsidRDefault="0059420E"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59420E" w:rsidRDefault="0059420E" w:rsidP="00942B30">
                        <w:pPr>
                          <w:spacing w:before="60" w:line="256" w:lineRule="auto"/>
                          <w:jc w:val="center"/>
                          <w:rPr>
                            <w:sz w:val="24"/>
                            <w:szCs w:val="24"/>
                          </w:rPr>
                        </w:pPr>
                        <w:r>
                          <w:rPr>
                            <w:rFonts w:eastAsia="Calibri"/>
                            <w:color w:val="000000"/>
                            <w:sz w:val="18"/>
                            <w:szCs w:val="18"/>
                          </w:rPr>
                          <w:t>Parser</w:t>
                        </w:r>
                      </w:p>
                      <w:p w14:paraId="1ABFD117" w14:textId="77777777" w:rsidR="0059420E" w:rsidRDefault="0059420E"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59420E" w:rsidRDefault="0059420E" w:rsidP="003727AB">
                        <w:pPr>
                          <w:spacing w:before="60" w:line="254" w:lineRule="auto"/>
                          <w:jc w:val="center"/>
                          <w:rPr>
                            <w:sz w:val="24"/>
                            <w:szCs w:val="24"/>
                          </w:rPr>
                        </w:pPr>
                        <w:r>
                          <w:rPr>
                            <w:rFonts w:eastAsia="Calibri"/>
                            <w:color w:val="000000"/>
                            <w:sz w:val="18"/>
                            <w:szCs w:val="18"/>
                          </w:rPr>
                          <w:t>Scanner</w:t>
                        </w:r>
                      </w:p>
                      <w:p w14:paraId="03FD0412" w14:textId="77777777" w:rsidR="0059420E" w:rsidRDefault="0059420E"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59420E" w:rsidRDefault="0059420E"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59420E" w:rsidRDefault="0059420E" w:rsidP="003567A1">
                        <w:pPr>
                          <w:spacing w:before="0" w:line="252" w:lineRule="auto"/>
                          <w:jc w:val="center"/>
                          <w:rPr>
                            <w:sz w:val="24"/>
                            <w:szCs w:val="24"/>
                          </w:rPr>
                        </w:pPr>
                      </w:p>
                      <w:p w14:paraId="217B84F7" w14:textId="77777777" w:rsidR="0059420E" w:rsidRDefault="0059420E"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59420E" w:rsidRDefault="0059420E"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59420E" w:rsidRPr="00EF6288" w:rsidRDefault="0059420E"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59420E" w:rsidRDefault="0059420E"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59420E" w:rsidRDefault="0059420E"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59420E" w:rsidRDefault="0059420E"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59420E" w:rsidRPr="00E962F6" w:rsidRDefault="0059420E"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59420E" w:rsidRDefault="0059420E"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59420E" w:rsidRDefault="0059420E"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59420E" w:rsidRDefault="0059420E"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59420E" w:rsidRDefault="0059420E"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59420E" w:rsidRDefault="0059420E"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Default="00E70EEE" w:rsidP="00E70EEE">
      <w:r>
        <w:t>The compiler is made up be a sequence of phases.</w:t>
      </w:r>
    </w:p>
    <w:p w14:paraId="114B11F7" w14:textId="59835CE6" w:rsidR="00541B67" w:rsidRPr="00C165B1" w:rsidRDefault="00541B67" w:rsidP="00E70EEE">
      <w:pPr>
        <w:rPr>
          <w:lang w:val="en-GB"/>
        </w:rPr>
      </w:pPr>
      <w:r w:rsidRPr="00C165B1">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59420E" w:rsidRPr="00D2146B" w:rsidRDefault="0059420E"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59420E" w:rsidRPr="00D2146B" w:rsidRDefault="0059420E"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59420E" w:rsidRDefault="0059420E"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59420E" w:rsidRDefault="0059420E" w:rsidP="00541B67">
                              <w:pPr>
                                <w:spacing w:before="60" w:line="256" w:lineRule="auto"/>
                                <w:jc w:val="center"/>
                                <w:rPr>
                                  <w:sz w:val="24"/>
                                  <w:szCs w:val="24"/>
                                </w:rPr>
                              </w:pPr>
                              <w:r>
                                <w:rPr>
                                  <w:rFonts w:eastAsia="Calibri"/>
                                  <w:color w:val="000000"/>
                                  <w:sz w:val="18"/>
                                  <w:szCs w:val="18"/>
                                </w:rPr>
                                <w:t>Parser</w:t>
                              </w:r>
                            </w:p>
                            <w:p w14:paraId="738A4637" w14:textId="77777777" w:rsidR="0059420E" w:rsidRDefault="0059420E"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59420E" w:rsidRDefault="0059420E" w:rsidP="00541B67">
                              <w:pPr>
                                <w:spacing w:before="60" w:line="254" w:lineRule="auto"/>
                                <w:jc w:val="center"/>
                                <w:rPr>
                                  <w:sz w:val="24"/>
                                  <w:szCs w:val="24"/>
                                </w:rPr>
                              </w:pPr>
                              <w:r>
                                <w:rPr>
                                  <w:rFonts w:eastAsia="Calibri"/>
                                  <w:color w:val="000000"/>
                                  <w:sz w:val="18"/>
                                  <w:szCs w:val="18"/>
                                </w:rPr>
                                <w:t>Scanner</w:t>
                              </w:r>
                            </w:p>
                            <w:p w14:paraId="1FC59E41" w14:textId="77777777" w:rsidR="0059420E" w:rsidRDefault="0059420E"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59420E" w:rsidRDefault="0059420E"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59420E" w:rsidRDefault="0059420E" w:rsidP="00541B67">
                              <w:pPr>
                                <w:spacing w:before="0" w:line="252" w:lineRule="auto"/>
                                <w:jc w:val="center"/>
                                <w:rPr>
                                  <w:sz w:val="24"/>
                                  <w:szCs w:val="24"/>
                                </w:rPr>
                              </w:pPr>
                            </w:p>
                            <w:p w14:paraId="1164C4DA" w14:textId="77777777" w:rsidR="0059420E" w:rsidRDefault="0059420E"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59420E" w:rsidRDefault="0059420E"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59420E" w:rsidRPr="00EF6288" w:rsidRDefault="0059420E"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59420E" w:rsidRDefault="0059420E"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59420E" w:rsidRDefault="0059420E"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59420E" w:rsidRDefault="0059420E"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59420E" w:rsidRPr="00E962F6" w:rsidRDefault="0059420E"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59420E" w:rsidRDefault="0059420E"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59420E" w:rsidRDefault="0059420E"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59420E" w:rsidRDefault="0059420E"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59420E" w:rsidRDefault="0059420E"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59420E" w:rsidRDefault="0059420E"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59420E" w:rsidRPr="00D2146B" w:rsidRDefault="0059420E"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59420E" w:rsidRPr="00D2146B" w:rsidRDefault="0059420E"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59420E" w:rsidRDefault="0059420E"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59420E" w:rsidRDefault="0059420E" w:rsidP="00541B67">
                        <w:pPr>
                          <w:spacing w:before="60" w:line="256" w:lineRule="auto"/>
                          <w:jc w:val="center"/>
                          <w:rPr>
                            <w:sz w:val="24"/>
                            <w:szCs w:val="24"/>
                          </w:rPr>
                        </w:pPr>
                        <w:r>
                          <w:rPr>
                            <w:rFonts w:eastAsia="Calibri"/>
                            <w:color w:val="000000"/>
                            <w:sz w:val="18"/>
                            <w:szCs w:val="18"/>
                          </w:rPr>
                          <w:t>Parser</w:t>
                        </w:r>
                      </w:p>
                      <w:p w14:paraId="738A4637" w14:textId="77777777" w:rsidR="0059420E" w:rsidRDefault="0059420E"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59420E" w:rsidRDefault="0059420E" w:rsidP="00541B67">
                        <w:pPr>
                          <w:spacing w:before="60" w:line="254" w:lineRule="auto"/>
                          <w:jc w:val="center"/>
                          <w:rPr>
                            <w:sz w:val="24"/>
                            <w:szCs w:val="24"/>
                          </w:rPr>
                        </w:pPr>
                        <w:r>
                          <w:rPr>
                            <w:rFonts w:eastAsia="Calibri"/>
                            <w:color w:val="000000"/>
                            <w:sz w:val="18"/>
                            <w:szCs w:val="18"/>
                          </w:rPr>
                          <w:t>Scanner</w:t>
                        </w:r>
                      </w:p>
                      <w:p w14:paraId="1FC59E41" w14:textId="77777777" w:rsidR="0059420E" w:rsidRDefault="0059420E"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59420E" w:rsidRDefault="0059420E"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59420E" w:rsidRDefault="0059420E" w:rsidP="00541B67">
                        <w:pPr>
                          <w:spacing w:before="0" w:line="252" w:lineRule="auto"/>
                          <w:jc w:val="center"/>
                          <w:rPr>
                            <w:sz w:val="24"/>
                            <w:szCs w:val="24"/>
                          </w:rPr>
                        </w:pPr>
                      </w:p>
                      <w:p w14:paraId="1164C4DA" w14:textId="77777777" w:rsidR="0059420E" w:rsidRDefault="0059420E"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59420E" w:rsidRDefault="0059420E"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59420E" w:rsidRPr="00EF6288" w:rsidRDefault="0059420E"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59420E" w:rsidRDefault="0059420E"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59420E" w:rsidRDefault="0059420E"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59420E" w:rsidRDefault="0059420E"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59420E" w:rsidRPr="00E962F6" w:rsidRDefault="0059420E"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59420E" w:rsidRDefault="0059420E"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59420E" w:rsidRDefault="0059420E"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59420E" w:rsidRDefault="0059420E"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59420E" w:rsidRDefault="0059420E"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59420E" w:rsidRDefault="0059420E"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826306" w:rsidRDefault="00EE7565" w:rsidP="000A6768">
      <w:pPr>
        <w:pStyle w:val="Rubrik3"/>
      </w:pPr>
      <w:bookmarkStart w:id="2" w:name="_Toc54119835"/>
      <w:r w:rsidRPr="00EC76D5">
        <w:t>The Preprocessor</w:t>
      </w:r>
      <w:bookmarkEnd w:id="2"/>
    </w:p>
    <w:p w14:paraId="5669FD68" w14:textId="21C8823E" w:rsidR="00396DE9" w:rsidRDefault="00396DE9" w:rsidP="00EA0D62">
      <w:r>
        <w:t>As the name implies, the pr</w:t>
      </w:r>
      <w:r w:rsidR="002F250A">
        <w:t>e</w:t>
      </w:r>
      <w:r>
        <w:t>processor processes the source code before the actual compilation starts.</w:t>
      </w:r>
      <w:r w:rsidR="008E3E0D">
        <w:t xml:space="preserve"> Its task is to remove comments, include files, replace macros, and perform conditional programming.</w:t>
      </w:r>
      <w:r w:rsidR="008C30DD">
        <w:t xml:space="preserve"> We </w:t>
      </w:r>
      <w:proofErr w:type="gramStart"/>
      <w:r w:rsidR="008C30DD">
        <w:t>look into</w:t>
      </w:r>
      <w:proofErr w:type="gramEnd"/>
      <w:r w:rsidR="008C30DD">
        <w:t xml:space="preserve"> the preprocessor in Appendix</w:t>
      </w:r>
      <w:r w:rsidR="007D7201">
        <w:t xml:space="preserve"> </w:t>
      </w:r>
      <w:r w:rsidR="007D7201">
        <w:fldChar w:fldCharType="begin"/>
      </w:r>
      <w:r w:rsidR="007D7201">
        <w:instrText xml:space="preserve"> REF _Ref54018755 \r \h </w:instrText>
      </w:r>
      <w:r w:rsidR="007D7201">
        <w:fldChar w:fldCharType="separate"/>
      </w:r>
      <w:r w:rsidR="00207336">
        <w:t>A</w:t>
      </w:r>
      <w:r w:rsidR="007D7201">
        <w:fldChar w:fldCharType="end"/>
      </w:r>
      <w:r w:rsidR="00C82548">
        <w:t>.</w:t>
      </w:r>
    </w:p>
    <w:p w14:paraId="472BDFFE" w14:textId="1AC7210E" w:rsidR="00653984" w:rsidRPr="00EC76D5" w:rsidRDefault="00EE7565" w:rsidP="00D030E2">
      <w:pPr>
        <w:pStyle w:val="Rubrik3"/>
      </w:pPr>
      <w:bookmarkStart w:id="3" w:name="_Toc54119836"/>
      <w:r w:rsidRPr="00EC76D5">
        <w:t>Scanning</w:t>
      </w:r>
      <w:bookmarkEnd w:id="3"/>
    </w:p>
    <w:p w14:paraId="793CFDAB" w14:textId="6B18657F" w:rsidR="006870AC" w:rsidRPr="00EC76D5" w:rsidRDefault="006870AC" w:rsidP="00653984">
      <w:r w:rsidRPr="00EC76D5">
        <w:t xml:space="preserve">The scanner is responsible for </w:t>
      </w:r>
      <w:r w:rsidR="000B4BEB">
        <w:t xml:space="preserve">interpreting </w:t>
      </w:r>
      <w:r w:rsidRPr="00EC76D5">
        <w:t>sequen</w:t>
      </w:r>
      <w:r w:rsidRPr="000B4BEB">
        <w:t xml:space="preserve">ces of characters into </w:t>
      </w:r>
      <w:r w:rsidRPr="000B4BEB">
        <w:rPr>
          <w:rStyle w:val="KeyWord0"/>
        </w:rPr>
        <w:t>tokens</w:t>
      </w:r>
      <w:r w:rsidRPr="000B4BEB">
        <w:t xml:space="preserve">, the least significant </w:t>
      </w:r>
      <w:r w:rsidRPr="00EC76D5">
        <w:t xml:space="preserve">parts of the source code. </w:t>
      </w:r>
      <w:r w:rsidR="0016428D" w:rsidRPr="00EC76D5">
        <w:t>For instance, the characters ‘</w:t>
      </w:r>
      <w:proofErr w:type="spellStart"/>
      <w:r w:rsidR="0016428D" w:rsidRPr="00EC76D5">
        <w:t>i</w:t>
      </w:r>
      <w:proofErr w:type="spellEnd"/>
      <w:r w:rsidR="00916CDC" w:rsidRPr="00EC76D5">
        <w:t xml:space="preserve">’ and ‘f’ </w:t>
      </w:r>
      <w:r w:rsidR="00AF2F75" w:rsidRPr="00EC76D5">
        <w:t>are</w:t>
      </w:r>
      <w:r w:rsidR="00916CDC" w:rsidRPr="00EC76D5">
        <w:t xml:space="preserve"> interpreted as the key word </w:t>
      </w:r>
      <w:r w:rsidR="00916CDC" w:rsidRPr="00642326">
        <w:rPr>
          <w:rStyle w:val="KeyWord0"/>
        </w:rPr>
        <w:t>if</w:t>
      </w:r>
      <w:r w:rsidR="00916CDC" w:rsidRPr="00642326">
        <w:t xml:space="preserve"> </w:t>
      </w:r>
      <w:r w:rsidR="00916CDC" w:rsidRPr="00EC76D5">
        <w:t>and the</w:t>
      </w:r>
      <w:r w:rsidR="00E56A27" w:rsidRPr="00EC76D5">
        <w:t xml:space="preserve"> characters ‘</w:t>
      </w:r>
      <w:r w:rsidR="00642326">
        <w:t>3</w:t>
      </w:r>
      <w:r w:rsidR="00E56A27" w:rsidRPr="00EC76D5">
        <w:t>’, ‘</w:t>
      </w:r>
      <w:r w:rsidR="00642326">
        <w:t>.</w:t>
      </w:r>
      <w:r w:rsidR="00E56A27" w:rsidRPr="00EC76D5">
        <w:t xml:space="preserve">’, </w:t>
      </w:r>
      <w:r w:rsidR="00642326">
        <w:t>‘1’</w:t>
      </w:r>
      <w:r w:rsidR="000B4BEB">
        <w:t>,</w:t>
      </w:r>
      <w:r w:rsidR="00642326">
        <w:t xml:space="preserve"> </w:t>
      </w:r>
      <w:r w:rsidR="00E56A27" w:rsidRPr="00EC76D5">
        <w:t>and ‘</w:t>
      </w:r>
      <w:r w:rsidR="00642326">
        <w:t>4</w:t>
      </w:r>
      <w:r w:rsidR="00E56A27" w:rsidRPr="00EC76D5">
        <w:t>’ are</w:t>
      </w:r>
      <w:r w:rsidR="00916CDC" w:rsidRPr="00EC76D5">
        <w:t xml:space="preserve"> interpreted as the </w:t>
      </w:r>
      <w:r w:rsidR="00642326">
        <w:t>floating</w:t>
      </w:r>
      <w:r w:rsidR="008C30DD">
        <w:t>-point</w:t>
      </w:r>
      <w:r w:rsidR="00642326">
        <w:t xml:space="preserve"> value 3.14</w:t>
      </w:r>
      <w:r w:rsidR="00916CDC" w:rsidRPr="00EC76D5">
        <w:t>.</w:t>
      </w:r>
    </w:p>
    <w:p w14:paraId="70210504" w14:textId="70FD938E" w:rsidR="000B4BEB" w:rsidRPr="00EC76D5" w:rsidRDefault="000B4BEB" w:rsidP="00D030E2">
      <w:pPr>
        <w:pStyle w:val="Rubrik3"/>
      </w:pPr>
      <w:bookmarkStart w:id="4" w:name="_Toc54119837"/>
      <w:r w:rsidRPr="00EC76D5">
        <w:t>Parsing</w:t>
      </w:r>
      <w:r w:rsidR="00BC1897">
        <w:t xml:space="preserve"> and Middle Code Generation</w:t>
      </w:r>
      <w:bookmarkEnd w:id="4"/>
    </w:p>
    <w:p w14:paraId="542900B5" w14:textId="418D2B71" w:rsidR="00BC3722" w:rsidRDefault="00AD34C4" w:rsidP="00653984">
      <w:r w:rsidRPr="00197130">
        <w:t xml:space="preserve">Every programming language has a syntax, </w:t>
      </w:r>
      <w:r w:rsidR="0098058B">
        <w:t xml:space="preserve">that describes the form of the code. In this book, the syntax is defined </w:t>
      </w:r>
      <w:r w:rsidR="00197130">
        <w:t xml:space="preserve">a </w:t>
      </w:r>
      <w:r w:rsidRPr="00197130">
        <w:rPr>
          <w:rStyle w:val="KeyWord0"/>
        </w:rPr>
        <w:t>grammar</w:t>
      </w:r>
      <w:r w:rsidRPr="00197130">
        <w:t>.</w:t>
      </w:r>
      <w:r w:rsidR="003320A4">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76639A" w:rsidRPr="00EC76D5">
        <w:t xml:space="preserve">When the </w:t>
      </w:r>
      <w:r w:rsidR="003320A4">
        <w:t xml:space="preserve">declarations </w:t>
      </w:r>
      <w:r w:rsidR="0076639A" w:rsidRPr="00EC76D5">
        <w:t>are parsed the</w:t>
      </w:r>
      <w:r w:rsidR="0076639A" w:rsidRPr="003320A4">
        <w:t xml:space="preserve"> </w:t>
      </w:r>
      <w:r w:rsidR="0076639A" w:rsidRPr="003320A4">
        <w:rPr>
          <w:rStyle w:val="KeyWord0"/>
        </w:rPr>
        <w:t>symbol</w:t>
      </w:r>
      <w:r w:rsidR="0076639A" w:rsidRPr="003320A4">
        <w:t xml:space="preserve"> </w:t>
      </w:r>
      <w:r w:rsidR="0076639A" w:rsidRPr="003320A4">
        <w:rPr>
          <w:rStyle w:val="KeyWord0"/>
        </w:rPr>
        <w:t>table</w:t>
      </w:r>
      <w:r w:rsidR="0076639A" w:rsidRPr="003320A4">
        <w:t xml:space="preserve"> </w:t>
      </w:r>
      <w:r w:rsidR="008008CF" w:rsidRPr="003320A4">
        <w:t xml:space="preserve">is generated, which holds information of variables, </w:t>
      </w:r>
      <w:r w:rsidR="008008CF" w:rsidRPr="00EC76D5">
        <w:t>types, and functions</w:t>
      </w:r>
      <w:r w:rsidR="00DD63ED" w:rsidRPr="00EC76D5">
        <w:t>.</w:t>
      </w:r>
      <w:r w:rsidR="008008CF" w:rsidRPr="00EC76D5">
        <w:t xml:space="preserve"> </w:t>
      </w:r>
      <w:r w:rsidR="00BC3722">
        <w:t xml:space="preserve">The </w:t>
      </w:r>
      <w:r w:rsidR="00BC3722" w:rsidRPr="00BC3722">
        <w:rPr>
          <w:rStyle w:val="KeyWord0"/>
        </w:rPr>
        <w:t>type</w:t>
      </w:r>
      <w:r w:rsidR="00BC3722">
        <w:t xml:space="preserve"> </w:t>
      </w:r>
      <w:r w:rsidR="00BC3722" w:rsidRPr="00BC3722">
        <w:rPr>
          <w:rStyle w:val="KeyWord0"/>
        </w:rPr>
        <w:t>system</w:t>
      </w:r>
      <w:r w:rsidR="00BC3722">
        <w:t xml:space="preserve"> is also used to perform </w:t>
      </w:r>
      <w:r w:rsidR="008008CF" w:rsidRPr="00EC76D5">
        <w:t>type checking and type conversions</w:t>
      </w:r>
      <w:r w:rsidR="00BC3722">
        <w:t xml:space="preserve">. </w:t>
      </w:r>
      <w:r w:rsidR="00AB1B1F" w:rsidRPr="00EC76D5">
        <w:t xml:space="preserve">The </w:t>
      </w:r>
      <w:r w:rsidR="00490080" w:rsidRPr="00EC76D5">
        <w:t>output</w:t>
      </w:r>
      <w:r w:rsidR="001B36BD" w:rsidRPr="00EC76D5">
        <w:t xml:space="preserve"> of the parser is </w:t>
      </w:r>
      <w:r w:rsidR="00EF23EC" w:rsidRPr="00EC76D5">
        <w:t xml:space="preserve">a </w:t>
      </w:r>
      <w:r w:rsidR="00BC3722">
        <w:t xml:space="preserve">sequence of </w:t>
      </w:r>
      <w:r w:rsidR="00BC3722" w:rsidRPr="00BC3722">
        <w:rPr>
          <w:rStyle w:val="KeyWord0"/>
        </w:rPr>
        <w:t>middle</w:t>
      </w:r>
      <w:r w:rsidR="00BC3722">
        <w:t xml:space="preserve"> </w:t>
      </w:r>
      <w:r w:rsidR="00BC3722" w:rsidRPr="00BC3722">
        <w:rPr>
          <w:rStyle w:val="KeyWord0"/>
        </w:rPr>
        <w:t>code</w:t>
      </w:r>
      <w:r w:rsidR="00BC3722">
        <w:t xml:space="preserve">. As the name implies, the middle code is </w:t>
      </w:r>
      <w:r w:rsidR="003552CF">
        <w:t xml:space="preserve">a simple notation holding the code between the parsing and the </w:t>
      </w:r>
      <w:r w:rsidR="005B6D4B">
        <w:t xml:space="preserve">final target </w:t>
      </w:r>
      <w:r w:rsidR="003552CF">
        <w:t>code generation.</w:t>
      </w:r>
    </w:p>
    <w:p w14:paraId="60C67483" w14:textId="09E75BC1" w:rsidR="00E21BF8" w:rsidRDefault="00E21BF8" w:rsidP="00653984">
      <w: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EC76D5" w14:paraId="15FC1746" w14:textId="77777777" w:rsidTr="00553828">
        <w:tc>
          <w:tcPr>
            <w:tcW w:w="4675" w:type="dxa"/>
          </w:tcPr>
          <w:p w14:paraId="717A5D01" w14:textId="77777777" w:rsidR="005B4608" w:rsidRDefault="005B4608" w:rsidP="00553828">
            <w:pPr>
              <w:pStyle w:val="Code"/>
            </w:pPr>
          </w:p>
          <w:p w14:paraId="30FC70E1" w14:textId="77777777" w:rsidR="005B4608" w:rsidRDefault="005B4608" w:rsidP="00553828">
            <w:pPr>
              <w:pStyle w:val="Code"/>
            </w:pPr>
          </w:p>
          <w:p w14:paraId="35162CF2" w14:textId="5F8346AC" w:rsidR="00553828" w:rsidRPr="00EC76D5" w:rsidRDefault="00553828" w:rsidP="00553828">
            <w:pPr>
              <w:pStyle w:val="Code"/>
            </w:pPr>
            <w:r w:rsidRPr="00EC76D5">
              <w:t xml:space="preserve">if </w:t>
            </w:r>
            <w:r>
              <w:t>(</w:t>
            </w:r>
            <w:r w:rsidRPr="00EC76D5">
              <w:t>a &lt; b</w:t>
            </w:r>
            <w:r>
              <w:t>)</w:t>
            </w:r>
          </w:p>
          <w:p w14:paraId="2EC7187B" w14:textId="75B41358" w:rsidR="00553828" w:rsidRPr="00EC76D5" w:rsidRDefault="00553828" w:rsidP="00553828">
            <w:pPr>
              <w:pStyle w:val="Code"/>
            </w:pPr>
            <w:r w:rsidRPr="00EC76D5">
              <w:t xml:space="preserve"> </w:t>
            </w:r>
            <w:r>
              <w:t xml:space="preserve">  a = -b;</w:t>
            </w:r>
          </w:p>
          <w:p w14:paraId="7C130A32" w14:textId="5DBF6026" w:rsidR="00553828" w:rsidRDefault="00553828" w:rsidP="00553828">
            <w:pPr>
              <w:pStyle w:val="Code"/>
            </w:pPr>
            <w:r w:rsidRPr="00EC76D5">
              <w:t xml:space="preserve"> </w:t>
            </w:r>
            <w:r>
              <w:t>else</w:t>
            </w:r>
          </w:p>
          <w:p w14:paraId="2702F4FC" w14:textId="15A6AEB7" w:rsidR="00553828" w:rsidRPr="00EC76D5" w:rsidRDefault="00553828" w:rsidP="00553828">
            <w:pPr>
              <w:pStyle w:val="Code"/>
            </w:pPr>
            <w:r>
              <w:t xml:space="preserve">   b = -a;</w:t>
            </w:r>
          </w:p>
        </w:tc>
        <w:tc>
          <w:tcPr>
            <w:tcW w:w="4675" w:type="dxa"/>
          </w:tcPr>
          <w:p w14:paraId="377D3A45" w14:textId="6D2FCEC6" w:rsidR="00553828" w:rsidRPr="00EC76D5" w:rsidRDefault="00553828" w:rsidP="00553828">
            <w:pPr>
              <w:pStyle w:val="Code"/>
            </w:pPr>
            <w:r w:rsidRPr="00EC76D5">
              <w:t xml:space="preserve">1. if </w:t>
            </w:r>
            <w:r>
              <w:t>(</w:t>
            </w:r>
            <w:r w:rsidRPr="00EC76D5">
              <w:t xml:space="preserve">a </w:t>
            </w:r>
            <w:r>
              <w:t>&lt;</w:t>
            </w:r>
            <w:r w:rsidRPr="00EC76D5">
              <w:t xml:space="preserve"> b</w:t>
            </w:r>
            <w:r>
              <w:t>)</w:t>
            </w:r>
            <w:r w:rsidRPr="00EC76D5">
              <w:t xml:space="preserve"> goto </w:t>
            </w:r>
            <w:r>
              <w:t>3</w:t>
            </w:r>
          </w:p>
          <w:p w14:paraId="5A3130EC" w14:textId="3FE01CB4" w:rsidR="00553828" w:rsidRPr="00EC76D5" w:rsidRDefault="00553828" w:rsidP="00553828">
            <w:pPr>
              <w:pStyle w:val="Code"/>
            </w:pPr>
            <w:r w:rsidRPr="00EC76D5">
              <w:t xml:space="preserve">2. </w:t>
            </w:r>
            <w:r>
              <w:t xml:space="preserve">goto </w:t>
            </w:r>
            <w:r w:rsidR="00E21BF8">
              <w:t>5</w:t>
            </w:r>
          </w:p>
          <w:p w14:paraId="6D7F1C17" w14:textId="77777777" w:rsidR="00553828" w:rsidRDefault="00553828" w:rsidP="00553828">
            <w:pPr>
              <w:pStyle w:val="Code"/>
            </w:pPr>
            <w:r w:rsidRPr="00EC76D5">
              <w:t xml:space="preserve">3. </w:t>
            </w:r>
            <w:r>
              <w:t>a = -b;</w:t>
            </w:r>
          </w:p>
          <w:p w14:paraId="3E704A21" w14:textId="033381FC" w:rsidR="00553828" w:rsidRDefault="00553828" w:rsidP="00553828">
            <w:pPr>
              <w:pStyle w:val="Code"/>
            </w:pPr>
            <w:r>
              <w:t xml:space="preserve">4. goto </w:t>
            </w:r>
            <w:r w:rsidR="00E21BF8">
              <w:t>6</w:t>
            </w:r>
          </w:p>
          <w:p w14:paraId="4CDB90EF" w14:textId="77777777" w:rsidR="00553828" w:rsidRDefault="00553828" w:rsidP="00553828">
            <w:pPr>
              <w:pStyle w:val="Code"/>
            </w:pPr>
            <w:r>
              <w:t>5. b = -a</w:t>
            </w:r>
          </w:p>
          <w:p w14:paraId="2C2EAEFE" w14:textId="3068511D" w:rsidR="00E21BF8" w:rsidRPr="00EC76D5" w:rsidRDefault="00E21BF8" w:rsidP="00553828">
            <w:pPr>
              <w:pStyle w:val="Code"/>
            </w:pPr>
            <w:r>
              <w:t>6. ...</w:t>
            </w:r>
          </w:p>
        </w:tc>
      </w:tr>
      <w:tr w:rsidR="00553828" w:rsidRPr="00EC76D5" w14:paraId="0BEA8C3F" w14:textId="77777777" w:rsidTr="00553828">
        <w:tc>
          <w:tcPr>
            <w:tcW w:w="4675" w:type="dxa"/>
          </w:tcPr>
          <w:p w14:paraId="03159979" w14:textId="4FF95FD3" w:rsidR="00553828" w:rsidRPr="00EC76D5" w:rsidRDefault="00553828" w:rsidP="00553828">
            <w:r w:rsidRPr="00EC76D5">
              <w:t xml:space="preserve">(a) </w:t>
            </w:r>
            <w:r>
              <w:t>C code</w:t>
            </w:r>
          </w:p>
        </w:tc>
        <w:tc>
          <w:tcPr>
            <w:tcW w:w="4675" w:type="dxa"/>
          </w:tcPr>
          <w:p w14:paraId="6EAD5D8B" w14:textId="26A6A718" w:rsidR="00553828" w:rsidRPr="00EC76D5" w:rsidRDefault="00553828" w:rsidP="00553828">
            <w:r w:rsidRPr="00EC76D5">
              <w:t xml:space="preserve">(b) </w:t>
            </w:r>
            <w:r>
              <w:t>Middle code</w:t>
            </w:r>
          </w:p>
        </w:tc>
      </w:tr>
    </w:tbl>
    <w:p w14:paraId="7167A1D9" w14:textId="77777777" w:rsidR="00FE0307" w:rsidRPr="00EC76D5" w:rsidRDefault="00EE7565" w:rsidP="00EE7565">
      <w:pPr>
        <w:pStyle w:val="Rubrik3"/>
      </w:pPr>
      <w:bookmarkStart w:id="5" w:name="_Toc54119838"/>
      <w:r w:rsidRPr="00EC76D5">
        <w:lastRenderedPageBreak/>
        <w:t>Middle Code Optimization</w:t>
      </w:r>
      <w:bookmarkEnd w:id="5"/>
    </w:p>
    <w:p w14:paraId="6647956C" w14:textId="053C17B6" w:rsidR="00E60C50" w:rsidRPr="00EC76D5" w:rsidRDefault="0033564D" w:rsidP="005A4120">
      <w:r w:rsidRPr="00EC76D5">
        <w:t xml:space="preserve">The purpose of the middle code optimization phase is to </w:t>
      </w:r>
      <w:r w:rsidR="00AB75CE" w:rsidRPr="00EC76D5">
        <w:t>m</w:t>
      </w:r>
      <w:r w:rsidR="006B534E" w:rsidRPr="00EC76D5">
        <w:t xml:space="preserve">ake the middle code more effective. </w:t>
      </w:r>
      <w:r w:rsidR="000B355C">
        <w:t>Reduction of condition jumps is one example of such optimization</w:t>
      </w:r>
      <w:r w:rsidR="00110AFB">
        <w:t xml:space="preserve">. </w:t>
      </w:r>
      <w:r w:rsidR="000771D5">
        <w:t>For instance, b</w:t>
      </w:r>
      <w:r w:rsidR="00110AFB">
        <w:t xml:space="preserve">y swapping the </w:t>
      </w:r>
      <w:r w:rsidR="00DA217C">
        <w:t>condition</w:t>
      </w:r>
      <w:r w:rsidR="00DA7496">
        <w:t xml:space="preserve"> in </w:t>
      </w:r>
      <w:r w:rsidR="005B2269" w:rsidRPr="000771D5">
        <w:rPr>
          <w:rStyle w:val="KeyWord0"/>
        </w:rPr>
        <w:t>if</w:t>
      </w:r>
      <w:r w:rsidR="005B2269">
        <w:t xml:space="preserve"> statement of </w:t>
      </w:r>
      <w:r w:rsidR="00DA7496">
        <w:t xml:space="preserve">the </w:t>
      </w:r>
      <w:r w:rsidR="005B2269">
        <w:t>example above</w:t>
      </w:r>
      <w:r w:rsidR="00DA217C">
        <w:t>, we can</w:t>
      </w:r>
      <w:r w:rsidR="000E5DC9">
        <w:t xml:space="preserve"> remove a </w:t>
      </w:r>
      <w:r w:rsidR="000E5DC9" w:rsidRPr="000E5DC9">
        <w:rPr>
          <w:rStyle w:val="KeyWord0"/>
        </w:rPr>
        <w:t>goto</w:t>
      </w:r>
      <w:r w:rsidR="000E5DC9">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EC76D5" w14:paraId="574DC31D" w14:textId="77777777" w:rsidTr="00DA7496">
        <w:tc>
          <w:tcPr>
            <w:tcW w:w="4675" w:type="dxa"/>
          </w:tcPr>
          <w:p w14:paraId="57BB040A" w14:textId="77777777" w:rsidR="00E21BF8" w:rsidRPr="00EC76D5" w:rsidRDefault="00E21BF8" w:rsidP="00E21BF8">
            <w:pPr>
              <w:pStyle w:val="Code"/>
            </w:pPr>
            <w:r w:rsidRPr="00EC76D5">
              <w:t xml:space="preserve">1. if </w:t>
            </w:r>
            <w:r>
              <w:t>(</w:t>
            </w:r>
            <w:r w:rsidRPr="00EC76D5">
              <w:t xml:space="preserve">a </w:t>
            </w:r>
            <w:r>
              <w:t>&lt;</w:t>
            </w:r>
            <w:r w:rsidRPr="00EC76D5">
              <w:t xml:space="preserve"> b</w:t>
            </w:r>
            <w:r>
              <w:t>)</w:t>
            </w:r>
            <w:r w:rsidRPr="00EC76D5">
              <w:t xml:space="preserve"> goto </w:t>
            </w:r>
            <w:r>
              <w:t>3</w:t>
            </w:r>
          </w:p>
          <w:p w14:paraId="3C96D02B" w14:textId="77777777" w:rsidR="00E21BF8" w:rsidRPr="00EC76D5" w:rsidRDefault="00E21BF8" w:rsidP="00E21BF8">
            <w:pPr>
              <w:pStyle w:val="Code"/>
            </w:pPr>
            <w:r w:rsidRPr="00EC76D5">
              <w:t xml:space="preserve">2. </w:t>
            </w:r>
            <w:r>
              <w:t>goto 5</w:t>
            </w:r>
          </w:p>
          <w:p w14:paraId="00BCE7FA" w14:textId="77777777" w:rsidR="00E21BF8" w:rsidRDefault="00E21BF8" w:rsidP="00E21BF8">
            <w:pPr>
              <w:pStyle w:val="Code"/>
            </w:pPr>
            <w:r w:rsidRPr="00EC76D5">
              <w:t xml:space="preserve">3. </w:t>
            </w:r>
            <w:r>
              <w:t>a = -b;</w:t>
            </w:r>
          </w:p>
          <w:p w14:paraId="6A1C19F0" w14:textId="77777777" w:rsidR="00E21BF8" w:rsidRDefault="00E21BF8" w:rsidP="00E21BF8">
            <w:pPr>
              <w:pStyle w:val="Code"/>
            </w:pPr>
            <w:r>
              <w:t>4. goto 6</w:t>
            </w:r>
          </w:p>
          <w:p w14:paraId="531C0E43" w14:textId="77777777" w:rsidR="00E21BF8" w:rsidRDefault="00E21BF8" w:rsidP="00E21BF8">
            <w:pPr>
              <w:pStyle w:val="Code"/>
            </w:pPr>
            <w:r>
              <w:t>5. b = -a</w:t>
            </w:r>
          </w:p>
          <w:p w14:paraId="1654EA82" w14:textId="765C123A" w:rsidR="00E21BF8" w:rsidRPr="00EC76D5" w:rsidRDefault="00E21BF8" w:rsidP="00E21BF8">
            <w:pPr>
              <w:pStyle w:val="Code"/>
            </w:pPr>
            <w:r>
              <w:t>6. ...</w:t>
            </w:r>
          </w:p>
        </w:tc>
        <w:tc>
          <w:tcPr>
            <w:tcW w:w="4675" w:type="dxa"/>
          </w:tcPr>
          <w:p w14:paraId="1FFF95C0" w14:textId="5EA2B1EF" w:rsidR="00E21BF8" w:rsidRPr="00EC76D5" w:rsidRDefault="00E21BF8" w:rsidP="00E21BF8">
            <w:pPr>
              <w:pStyle w:val="Code"/>
            </w:pPr>
            <w:r w:rsidRPr="00EC76D5">
              <w:t xml:space="preserve">1. if a &gt;= b goto </w:t>
            </w:r>
            <w:r w:rsidR="009E7FAD">
              <w:t>4</w:t>
            </w:r>
          </w:p>
          <w:p w14:paraId="695CC12A" w14:textId="7059D90C" w:rsidR="00E21BF8" w:rsidRPr="00EC76D5" w:rsidRDefault="00E21BF8" w:rsidP="00E21BF8">
            <w:pPr>
              <w:pStyle w:val="Code"/>
            </w:pPr>
            <w:r w:rsidRPr="00EC76D5">
              <w:t xml:space="preserve">2. </w:t>
            </w:r>
            <w:r>
              <w:t>a = -b;</w:t>
            </w:r>
          </w:p>
          <w:p w14:paraId="2B3E15F8" w14:textId="69E27874" w:rsidR="00E21BF8" w:rsidRDefault="00E21BF8" w:rsidP="00E21BF8">
            <w:pPr>
              <w:pStyle w:val="Code"/>
            </w:pPr>
            <w:r w:rsidRPr="00EC76D5">
              <w:t xml:space="preserve">3. </w:t>
            </w:r>
            <w:r>
              <w:t>goto 5</w:t>
            </w:r>
          </w:p>
          <w:p w14:paraId="00C7F696" w14:textId="77777777" w:rsidR="00E21BF8" w:rsidRDefault="00E21BF8" w:rsidP="00E21BF8">
            <w:pPr>
              <w:pStyle w:val="Code"/>
            </w:pPr>
            <w:r>
              <w:t>4. b = -a;</w:t>
            </w:r>
          </w:p>
          <w:p w14:paraId="0DA6E938" w14:textId="6A4F99B0" w:rsidR="00E21BF8" w:rsidRPr="00EC76D5" w:rsidRDefault="00E21BF8" w:rsidP="00E21BF8">
            <w:pPr>
              <w:pStyle w:val="Code"/>
            </w:pPr>
            <w:r>
              <w:t>5. ...</w:t>
            </w:r>
          </w:p>
        </w:tc>
      </w:tr>
      <w:tr w:rsidR="00E21BF8" w:rsidRPr="00EC76D5" w14:paraId="54564CBC" w14:textId="77777777" w:rsidTr="00DA7496">
        <w:tc>
          <w:tcPr>
            <w:tcW w:w="4675" w:type="dxa"/>
          </w:tcPr>
          <w:p w14:paraId="5D430B19" w14:textId="77777777" w:rsidR="00E21BF8" w:rsidRPr="00EC76D5" w:rsidRDefault="00E21BF8" w:rsidP="00E21BF8">
            <w:r w:rsidRPr="00EC76D5">
              <w:t>(a) Before</w:t>
            </w:r>
          </w:p>
        </w:tc>
        <w:tc>
          <w:tcPr>
            <w:tcW w:w="4675" w:type="dxa"/>
          </w:tcPr>
          <w:p w14:paraId="700D9692" w14:textId="77777777" w:rsidR="00E21BF8" w:rsidRPr="00EC76D5" w:rsidRDefault="00E21BF8" w:rsidP="00E21BF8">
            <w:r w:rsidRPr="00EC76D5">
              <w:t>(b) After</w:t>
            </w:r>
          </w:p>
        </w:tc>
      </w:tr>
    </w:tbl>
    <w:p w14:paraId="780CFAFB" w14:textId="7EB1E8E2" w:rsidR="00FF1F4C" w:rsidRDefault="00D030E2" w:rsidP="00EE7565">
      <w:pPr>
        <w:pStyle w:val="Rubrik3"/>
      </w:pPr>
      <w:bookmarkStart w:id="6" w:name="_Toc54119839"/>
      <w:r>
        <w:t>Initialization</w:t>
      </w:r>
      <w:bookmarkEnd w:id="6"/>
    </w:p>
    <w:p w14:paraId="2C519A0F" w14:textId="300C41DD" w:rsidR="00FF4FC8" w:rsidRDefault="00793950" w:rsidP="00793950">
      <w:r>
        <w:t xml:space="preserve">The constant or variable value may be initialized. </w:t>
      </w:r>
      <w:r w:rsidR="00FF4FC8">
        <w:t xml:space="preserve">The </w:t>
      </w:r>
      <w:r w:rsidR="00565867">
        <w:t xml:space="preserve">initializer </w:t>
      </w:r>
      <w:r w:rsidR="00FF4FC8">
        <w:t>may be a single value</w:t>
      </w:r>
      <w:r w:rsidR="00565867">
        <w:t>,</w:t>
      </w:r>
      <w:r w:rsidR="00FF4FC8">
        <w:t xml:space="preserve"> a</w:t>
      </w:r>
      <w:r w:rsidR="00565867">
        <w:t xml:space="preserve"> </w:t>
      </w:r>
      <w:r w:rsidR="00FF4FC8">
        <w:t>list of value</w:t>
      </w:r>
      <w:r w:rsidR="00331CC9">
        <w:t>s,</w:t>
      </w:r>
      <w:r w:rsidR="00FF4FC8">
        <w:t xml:space="preserve"> or a list of other lists.</w:t>
      </w:r>
      <w:r w:rsidR="00331CC9">
        <w:t xml:space="preserve"> In the following example, and two-dimensional array is initialized by lists.</w:t>
      </w:r>
    </w:p>
    <w:p w14:paraId="0BAAC1F4" w14:textId="246A9DFE" w:rsidR="00331CC9" w:rsidRDefault="00331CC9" w:rsidP="00331CC9">
      <w:pPr>
        <w:pStyle w:val="Code"/>
      </w:pPr>
      <w:r>
        <w:t>int a[][3] = {{1, 2, 3}, {4, 5, 6}};</w:t>
      </w:r>
    </w:p>
    <w:p w14:paraId="293BEE05" w14:textId="11DD58A4" w:rsidR="00331CC9" w:rsidRDefault="00331CC9" w:rsidP="00331CC9">
      <w:r>
        <w:t>However, the same array may be initialized by one list.</w:t>
      </w:r>
    </w:p>
    <w:p w14:paraId="5D5AC7A7" w14:textId="6C20F750" w:rsidR="00331CC9" w:rsidRDefault="00331CC9" w:rsidP="00331CC9">
      <w:pPr>
        <w:pStyle w:val="Code"/>
      </w:pPr>
      <w:r>
        <w:t>int a[][3] = {1, 2, 3, 4, 5, 6};</w:t>
      </w:r>
    </w:p>
    <w:p w14:paraId="7F390A58" w14:textId="78A436C3" w:rsidR="00393394" w:rsidRDefault="00393394" w:rsidP="00393394">
      <w:pPr>
        <w:pStyle w:val="Rubrik3"/>
      </w:pPr>
      <w:bookmarkStart w:id="7" w:name="_Toc54119840"/>
      <w:r>
        <w:t>Static Address</w:t>
      </w:r>
      <w:bookmarkEnd w:id="7"/>
    </w:p>
    <w:p w14:paraId="4ED5D757" w14:textId="7FC327C4" w:rsidR="00FA7F90" w:rsidRPr="00FA7F90" w:rsidRDefault="00FA7F90" w:rsidP="00FA7F90">
      <w:r>
        <w:t xml:space="preserve">A static address is an address </w:t>
      </w:r>
      <w:r w:rsidR="00096B8C">
        <w:t xml:space="preserve">that is determined in compile-time. For instance, the </w:t>
      </w:r>
      <w:r w:rsidR="00096B8C" w:rsidRPr="00096B8C">
        <w:rPr>
          <w:rStyle w:val="KeyWord0"/>
        </w:rPr>
        <w:t>&amp;a[3]</w:t>
      </w:r>
      <w:r w:rsidR="00096B8C">
        <w:t xml:space="preserve"> expression shall be calculated to a constant value by </w:t>
      </w:r>
      <w:r w:rsidR="007D4A8C">
        <w:t>the compiler and linker.</w:t>
      </w:r>
    </w:p>
    <w:p w14:paraId="26B5E986" w14:textId="79080468" w:rsidR="00D030E2" w:rsidRDefault="00D030E2" w:rsidP="00D030E2">
      <w:pPr>
        <w:pStyle w:val="Rubrik3"/>
      </w:pPr>
      <w:bookmarkStart w:id="8" w:name="_Toc54119841"/>
      <w:r>
        <w:t>Declarators and Declaration Specifiers</w:t>
      </w:r>
      <w:bookmarkEnd w:id="8"/>
    </w:p>
    <w:p w14:paraId="5AFA2F29" w14:textId="024B0C95" w:rsidR="006679FD" w:rsidRDefault="00FE5917" w:rsidP="00FE5917">
      <w:r>
        <w:t xml:space="preserve">In the following code, </w:t>
      </w:r>
      <w:r w:rsidRPr="006679FD">
        <w:rPr>
          <w:rStyle w:val="KeyWord0"/>
        </w:rPr>
        <w:t xml:space="preserve">struct {int </w:t>
      </w:r>
      <w:r w:rsidR="006679FD">
        <w:rPr>
          <w:rStyle w:val="KeyWord0"/>
        </w:rPr>
        <w:t>i</w:t>
      </w:r>
      <w:r w:rsidRPr="006679FD">
        <w:rPr>
          <w:rStyle w:val="KeyWord0"/>
        </w:rPr>
        <w:t>;}</w:t>
      </w:r>
      <w:r>
        <w:t xml:space="preserve"> is a </w:t>
      </w:r>
      <w:r w:rsidR="006679FD" w:rsidRPr="006679FD">
        <w:rPr>
          <w:rStyle w:val="KeyWord0"/>
        </w:rPr>
        <w:t>declaration</w:t>
      </w:r>
      <w:r w:rsidR="006679FD">
        <w:t xml:space="preserve"> </w:t>
      </w:r>
      <w:r w:rsidR="006679FD" w:rsidRPr="006679FD">
        <w:rPr>
          <w:rStyle w:val="KeyWord0"/>
        </w:rPr>
        <w:t>specifier</w:t>
      </w:r>
      <w:r w:rsidR="006679FD">
        <w:t xml:space="preserve"> while </w:t>
      </w:r>
      <w:r w:rsidR="006679FD" w:rsidRPr="006679FD">
        <w:rPr>
          <w:rStyle w:val="KeyWord0"/>
        </w:rPr>
        <w:t>s</w:t>
      </w:r>
      <w:r w:rsidR="006679FD">
        <w:t xml:space="preserve"> and </w:t>
      </w:r>
      <w:r w:rsidR="006679FD" w:rsidRPr="006679FD">
        <w:rPr>
          <w:rStyle w:val="KeyWord0"/>
        </w:rPr>
        <w:t>*p</w:t>
      </w:r>
      <w:r w:rsidR="006679FD">
        <w:t xml:space="preserve"> are </w:t>
      </w:r>
      <w:r w:rsidR="006679FD" w:rsidRPr="006679FD">
        <w:rPr>
          <w:rStyle w:val="KeyWord0"/>
        </w:rPr>
        <w:t>declarator</w:t>
      </w:r>
      <w:r w:rsidR="006679FD">
        <w:rPr>
          <w:rStyle w:val="KeyWord0"/>
        </w:rPr>
        <w:t>s</w:t>
      </w:r>
      <w:r w:rsidR="006679FD">
        <w:t>.</w:t>
      </w:r>
    </w:p>
    <w:p w14:paraId="439E14C6" w14:textId="6ED5691F" w:rsidR="00FE5917" w:rsidRPr="00FE5917" w:rsidRDefault="00FE5917" w:rsidP="006679FD">
      <w:pPr>
        <w:pStyle w:val="Code"/>
      </w:pPr>
      <w:r>
        <w:t xml:space="preserve">struct {int </w:t>
      </w:r>
      <w:r w:rsidR="006679FD">
        <w:t>i</w:t>
      </w:r>
      <w:r>
        <w:t xml:space="preserve">;} </w:t>
      </w:r>
      <w:r w:rsidR="006679FD">
        <w:t xml:space="preserve">s, </w:t>
      </w:r>
      <w:r>
        <w:t>*p;</w:t>
      </w:r>
    </w:p>
    <w:p w14:paraId="1608EC07" w14:textId="3C1C5861" w:rsidR="00F01E7E" w:rsidRDefault="00F01E7E" w:rsidP="0031712C">
      <w:pPr>
        <w:pStyle w:val="Rubrik3"/>
      </w:pPr>
      <w:bookmarkStart w:id="9" w:name="_Toc54119842"/>
      <w:r>
        <w:t>The Symbol Table</w:t>
      </w:r>
      <w:bookmarkEnd w:id="9"/>
    </w:p>
    <w:p w14:paraId="26774F2A" w14:textId="3C9D951C" w:rsidR="00EB1B29" w:rsidRPr="00EB1B29" w:rsidRDefault="000771D5" w:rsidP="00EB1B29">
      <w:r>
        <w:t xml:space="preserve">The symbol table holds information of the symbol of the code, such as variables, constants, </w:t>
      </w:r>
      <w:r w:rsidR="0051254E">
        <w:t>and functions as well as struct and union tags of extern, static, auto, register, and typedef</w:t>
      </w:r>
      <w:r w:rsidR="00A732FC">
        <w:t xml:space="preserve"> storage</w:t>
      </w:r>
      <w:r w:rsidR="0051254E">
        <w:t xml:space="preserve">. </w:t>
      </w:r>
      <w:r w:rsidR="00EB1B29">
        <w:t xml:space="preserve">The symbol table is </w:t>
      </w:r>
      <w:proofErr w:type="gramStart"/>
      <w:r w:rsidR="00EB1B29">
        <w:t>actually a</w:t>
      </w:r>
      <w:proofErr w:type="gramEnd"/>
      <w:r w:rsidR="00EB1B29">
        <w:t xml:space="preserve"> hierarchy of tables, where the root table represent global space and the other tables represents functions or blocks in functions</w:t>
      </w:r>
      <w:r w:rsidR="00D90768">
        <w:t>, or members o</w:t>
      </w:r>
      <w:r w:rsidR="004A0FEF">
        <w:t>f structs or</w:t>
      </w:r>
      <w:r w:rsidR="00D90768">
        <w:t xml:space="preserve"> union</w:t>
      </w:r>
      <w:r w:rsidR="004A0FEF">
        <w:t>s.</w:t>
      </w:r>
    </w:p>
    <w:p w14:paraId="0B720638" w14:textId="6F9A8761" w:rsidR="00F01E7E" w:rsidRDefault="00F01E7E" w:rsidP="0031712C">
      <w:pPr>
        <w:pStyle w:val="Rubrik3"/>
      </w:pPr>
      <w:bookmarkStart w:id="10" w:name="_Toc54119843"/>
      <w:r>
        <w:t>The Type System</w:t>
      </w:r>
      <w:bookmarkEnd w:id="10"/>
    </w:p>
    <w:p w14:paraId="164882FC" w14:textId="45A11C76" w:rsidR="000D4A41" w:rsidRDefault="000D4A41" w:rsidP="000D4A41">
      <w:r>
        <w:t>ANSI C holds a rather large set of types. The basic types are the integral types and floating-point types. Then there are pointers, arrays, function, structs and unions.</w:t>
      </w:r>
      <w:r w:rsidR="00FE5917">
        <w:t xml:space="preserve"> It</w:t>
      </w:r>
      <w:r w:rsidR="004A0FEF">
        <w:t xml:space="preserve"> </w:t>
      </w:r>
      <w:r w:rsidR="00FE5917">
        <w:t xml:space="preserve">is possible to type cast between </w:t>
      </w:r>
      <w:r w:rsidR="00C848D6">
        <w:t>several</w:t>
      </w:r>
      <w:r w:rsidR="00FE5917">
        <w:t xml:space="preserve"> of these types</w:t>
      </w:r>
      <w:r w:rsidR="00C848D6">
        <w:t>. Moreover, in some situation is an array interpreted as a pointer its type, and a function is interpreted as a pointer to the function.</w:t>
      </w:r>
    </w:p>
    <w:p w14:paraId="2E704D9D" w14:textId="77777777" w:rsidR="004A0FEF" w:rsidRPr="000D4A41" w:rsidRDefault="004A0FEF" w:rsidP="004A0FEF">
      <w:pPr>
        <w:pStyle w:val="Code"/>
      </w:pPr>
    </w:p>
    <w:p w14:paraId="170C5975" w14:textId="5BE2F8FE" w:rsidR="00EE7565" w:rsidRPr="00EC76D5" w:rsidRDefault="0067532F" w:rsidP="00EE7565">
      <w:pPr>
        <w:pStyle w:val="Rubrik3"/>
      </w:pPr>
      <w:bookmarkStart w:id="11" w:name="_Toc54119844"/>
      <w:r>
        <w:t>Ass</w:t>
      </w:r>
      <w:r w:rsidR="00A230F3">
        <w:t xml:space="preserve">embly </w:t>
      </w:r>
      <w:r w:rsidR="00EE7565" w:rsidRPr="00EC76D5">
        <w:t>Code Generation</w:t>
      </w:r>
      <w:bookmarkEnd w:id="11"/>
    </w:p>
    <w:p w14:paraId="0E14CD58" w14:textId="42FA9829" w:rsidR="006B0843" w:rsidRDefault="003C0006" w:rsidP="00FE0307">
      <w:r>
        <w:t xml:space="preserve">When the middle code has been generated and optimized, we generate the assembly code. </w:t>
      </w:r>
      <w:r w:rsidR="001F0AB2">
        <w:t xml:space="preserve">In the first step, </w:t>
      </w:r>
      <w:r w:rsidR="00553828">
        <w:t xml:space="preserve">we </w:t>
      </w:r>
      <w:r w:rsidR="001F0AB2">
        <w:t>generate</w:t>
      </w:r>
      <w:r w:rsidR="00553828">
        <w:t xml:space="preserve"> the assembly and </w:t>
      </w:r>
      <w:r w:rsidR="001F0AB2">
        <w:t xml:space="preserve">use </w:t>
      </w:r>
      <w:r w:rsidR="001F0AB2" w:rsidRPr="001F0AB2">
        <w:rPr>
          <w:rStyle w:val="KeyWord0"/>
        </w:rPr>
        <w:t>tracks</w:t>
      </w:r>
      <w:r w:rsidR="001F0AB2">
        <w:t xml:space="preserve"> to mark where </w:t>
      </w:r>
      <w:r w:rsidR="00553828">
        <w:t xml:space="preserve">a </w:t>
      </w:r>
      <w:r w:rsidR="001F0AB2">
        <w:t>yet unknown registers shall be used</w:t>
      </w:r>
      <w:r w:rsidR="00553828">
        <w:t>. I</w:t>
      </w:r>
      <w:r w:rsidR="001F0AB2">
        <w:t xml:space="preserve">n the second </w:t>
      </w:r>
      <w:r w:rsidR="001F0AB2">
        <w:lastRenderedPageBreak/>
        <w:t xml:space="preserve">step we perform register allocation to find </w:t>
      </w:r>
      <w:r w:rsidR="005D2ADB">
        <w:t>the</w:t>
      </w:r>
      <w:r w:rsidR="001F0AB2">
        <w:t xml:space="preserve"> optimal</w:t>
      </w:r>
      <w:r w:rsidR="005D2ADB">
        <w:t xml:space="preserve"> us of the registers</w:t>
      </w:r>
      <w:r w:rsidR="00553828">
        <w:t>, and to insert the actual registers in the assembly code.</w:t>
      </w:r>
    </w:p>
    <w:p w14:paraId="43C53B95" w14:textId="77777777" w:rsidR="00000282" w:rsidRDefault="00000282" w:rsidP="00000282">
      <w:pPr>
        <w:pStyle w:val="Rubrik3"/>
        <w:numPr>
          <w:ilvl w:val="2"/>
          <w:numId w:val="118"/>
        </w:numPr>
      </w:pPr>
      <w:bookmarkStart w:id="12" w:name="_Toc54119845"/>
      <w:r>
        <w:t>Register Allocation</w:t>
      </w:r>
      <w:bookmarkEnd w:id="12"/>
    </w:p>
    <w:p w14:paraId="22AC36F6" w14:textId="20E3EC7A" w:rsidR="00000282" w:rsidRDefault="00000282" w:rsidP="00FE0307">
      <w:r>
        <w:t>The register allocator creates a graph where the tracks is the vertices, and two vertices have an edge if their tracks overlaps in the code. Then we perform a color matching, where we try to find a match where two overlapping tracks are assigned register that do not overlap.</w:t>
      </w:r>
      <w:r w:rsidR="00DA1753">
        <w:t xml:space="preserve"> Let</w:t>
      </w:r>
      <w:r w:rsidR="00463FCB">
        <w:t xml:space="preserve"> u</w:t>
      </w:r>
      <w:r w:rsidR="00DA1753">
        <w:t xml:space="preserve">s look at the following example, we assume that </w:t>
      </w:r>
      <w:r w:rsidR="00CB128D" w:rsidRPr="00E61EC6">
        <w:rPr>
          <w:rStyle w:val="KeyWord0"/>
        </w:rPr>
        <w:t>x</w:t>
      </w:r>
      <w:r w:rsidR="00CB128D">
        <w:t xml:space="preserve">, </w:t>
      </w:r>
      <w:r w:rsidR="00DA1753" w:rsidRPr="00E61EC6">
        <w:rPr>
          <w:rStyle w:val="KeyWord0"/>
        </w:rPr>
        <w:t>a</w:t>
      </w:r>
      <w:r w:rsidR="00DA1753">
        <w:t xml:space="preserve">, </w:t>
      </w:r>
      <w:r w:rsidR="00DA1753" w:rsidRPr="00E61EC6">
        <w:rPr>
          <w:rStyle w:val="KeyWord0"/>
        </w:rPr>
        <w:t>b</w:t>
      </w:r>
      <w:r w:rsidR="00DA1753">
        <w:t xml:space="preserve">, </w:t>
      </w:r>
      <w:r w:rsidR="00DA1753" w:rsidRPr="00E61EC6">
        <w:rPr>
          <w:rStyle w:val="KeyWord0"/>
        </w:rPr>
        <w:t>c</w:t>
      </w:r>
      <w:r w:rsidR="00DA1753">
        <w:t xml:space="preserve">, and </w:t>
      </w:r>
      <w:proofErr w:type="spellStart"/>
      <w:r w:rsidR="00DA1753" w:rsidRPr="000978B3">
        <w:rPr>
          <w:rStyle w:val="KeyWord0"/>
        </w:rPr>
        <w:t>d</w:t>
      </w:r>
      <w:r w:rsidR="00DA1753">
        <w:t xml:space="preserve"> are</w:t>
      </w:r>
      <w:proofErr w:type="spellEnd"/>
      <w:r w:rsidR="00DA1753">
        <w:t xml:space="preserve"> static </w:t>
      </w:r>
      <w:r w:rsidR="00E61EC6">
        <w:t xml:space="preserve">16-bit </w:t>
      </w:r>
      <w:r w:rsidR="00DA1753">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EC76D5" w14:paraId="62C3D56E" w14:textId="77777777" w:rsidTr="00146973">
        <w:tc>
          <w:tcPr>
            <w:tcW w:w="4675" w:type="dxa"/>
          </w:tcPr>
          <w:p w14:paraId="4329AF71" w14:textId="77777777" w:rsidR="00146973" w:rsidRDefault="00146973" w:rsidP="00146973">
            <w:pPr>
              <w:pStyle w:val="Code"/>
            </w:pPr>
          </w:p>
          <w:p w14:paraId="313C6A6D" w14:textId="77777777" w:rsidR="00146973" w:rsidRDefault="00146973" w:rsidP="00146973">
            <w:pPr>
              <w:pStyle w:val="Code"/>
            </w:pPr>
          </w:p>
          <w:p w14:paraId="75CBB268" w14:textId="77777777" w:rsidR="00146973" w:rsidRDefault="00146973" w:rsidP="00146973">
            <w:pPr>
              <w:pStyle w:val="Code"/>
            </w:pPr>
          </w:p>
          <w:p w14:paraId="228845AE" w14:textId="77777777" w:rsidR="00146973" w:rsidRPr="00EC76D5" w:rsidRDefault="00146973" w:rsidP="00146973">
            <w:pPr>
              <w:pStyle w:val="Code"/>
            </w:pPr>
            <w:r>
              <w:t>x = a + b &amp; c - d;</w:t>
            </w:r>
          </w:p>
        </w:tc>
        <w:tc>
          <w:tcPr>
            <w:tcW w:w="4675" w:type="dxa"/>
          </w:tcPr>
          <w:p w14:paraId="60E5EE77" w14:textId="77777777" w:rsidR="00146973" w:rsidRDefault="00146973" w:rsidP="00146973">
            <w:pPr>
              <w:pStyle w:val="Code"/>
            </w:pPr>
            <w:r>
              <w:t>1. temporary0 = a + b</w:t>
            </w:r>
          </w:p>
          <w:p w14:paraId="6FFA254B" w14:textId="77777777" w:rsidR="00146973" w:rsidRDefault="00146973" w:rsidP="00146973">
            <w:pPr>
              <w:pStyle w:val="Code"/>
            </w:pPr>
            <w:r>
              <w:t>2. temporary1 = c - d</w:t>
            </w:r>
          </w:p>
          <w:p w14:paraId="6A7594D2" w14:textId="77777777" w:rsidR="00146973" w:rsidRDefault="00146973" w:rsidP="00146973">
            <w:pPr>
              <w:pStyle w:val="Code"/>
            </w:pPr>
            <w:r>
              <w:t>3. temporary2 = t0 &amp; t1</w:t>
            </w:r>
          </w:p>
          <w:p w14:paraId="3BDB2FC1" w14:textId="77777777" w:rsidR="00146973" w:rsidRPr="00EC76D5" w:rsidRDefault="00146973" w:rsidP="00146973">
            <w:pPr>
              <w:pStyle w:val="Code"/>
            </w:pPr>
            <w:r>
              <w:t>4. x = temporary2</w:t>
            </w:r>
          </w:p>
        </w:tc>
      </w:tr>
      <w:tr w:rsidR="00146973" w:rsidRPr="00EC76D5" w14:paraId="6B985ED5" w14:textId="77777777" w:rsidTr="00146973">
        <w:tc>
          <w:tcPr>
            <w:tcW w:w="4675" w:type="dxa"/>
          </w:tcPr>
          <w:p w14:paraId="0DDFC065" w14:textId="77777777" w:rsidR="00146973" w:rsidRPr="00EC76D5" w:rsidRDefault="00146973" w:rsidP="00146973">
            <w:r w:rsidRPr="00EC76D5">
              <w:t xml:space="preserve">(a) </w:t>
            </w:r>
            <w:r>
              <w:t>C Code</w:t>
            </w:r>
          </w:p>
        </w:tc>
        <w:tc>
          <w:tcPr>
            <w:tcW w:w="4675" w:type="dxa"/>
          </w:tcPr>
          <w:p w14:paraId="5BE49797" w14:textId="77777777" w:rsidR="00146973" w:rsidRPr="00EC76D5" w:rsidRDefault="00146973" w:rsidP="00146973">
            <w:pPr>
              <w:tabs>
                <w:tab w:val="right" w:pos="4459"/>
              </w:tabs>
            </w:pPr>
            <w:r w:rsidRPr="00EC76D5">
              <w:t xml:space="preserve">(b) </w:t>
            </w:r>
            <w:r>
              <w:t>Middle Code</w:t>
            </w:r>
            <w:r>
              <w:tab/>
            </w:r>
          </w:p>
        </w:tc>
      </w:tr>
    </w:tbl>
    <w:p w14:paraId="30ED96F8" w14:textId="53EFCCD4" w:rsidR="00146973" w:rsidRDefault="000978B3" w:rsidP="00FE0307">
      <w:r>
        <w:t>In the assembly code generation</w:t>
      </w:r>
      <w:r w:rsidR="00C9101D">
        <w:t xml:space="preserve">, </w:t>
      </w:r>
      <w: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EC76D5" w14:paraId="07E6A60A" w14:textId="77777777" w:rsidTr="00CE407A">
        <w:tc>
          <w:tcPr>
            <w:tcW w:w="4675" w:type="dxa"/>
          </w:tcPr>
          <w:p w14:paraId="734278AD" w14:textId="2D75CC1B" w:rsidR="00085857" w:rsidRDefault="00DA1753" w:rsidP="00CE407A">
            <w:pPr>
              <w:pStyle w:val="Code"/>
            </w:pPr>
            <w:r>
              <w:t xml:space="preserve">mov </w:t>
            </w:r>
            <w:r w:rsidRPr="00CA1338">
              <w:rPr>
                <w:rStyle w:val="KeyWord0"/>
              </w:rPr>
              <w:t>track0</w:t>
            </w:r>
            <w:r>
              <w:t>, [a</w:t>
            </w:r>
            <w:r w:rsidR="00CB128D">
              <w:rPr>
                <w:vertAlign w:val="subscript"/>
              </w:rPr>
              <w:t>address</w:t>
            </w:r>
            <w:r>
              <w:t>]</w:t>
            </w:r>
          </w:p>
          <w:p w14:paraId="5F04CDF4" w14:textId="77777777" w:rsidR="00CE407A" w:rsidRDefault="00CB128D" w:rsidP="00CE407A">
            <w:pPr>
              <w:pStyle w:val="Code"/>
            </w:pPr>
            <w:r>
              <w:t xml:space="preserve">add </w:t>
            </w:r>
            <w:r w:rsidRPr="00CA1338">
              <w:rPr>
                <w:rStyle w:val="KeyWord0"/>
              </w:rPr>
              <w:t>track0</w:t>
            </w:r>
            <w:r>
              <w:t>, [b</w:t>
            </w:r>
            <w:r>
              <w:rPr>
                <w:vertAlign w:val="subscript"/>
              </w:rPr>
              <w:t>address</w:t>
            </w:r>
            <w:r>
              <w:t>]</w:t>
            </w:r>
          </w:p>
          <w:p w14:paraId="6C5259C4" w14:textId="76C9BBF0" w:rsidR="00CB128D" w:rsidRDefault="00CB128D" w:rsidP="00CB128D">
            <w:pPr>
              <w:pStyle w:val="Code"/>
            </w:pPr>
            <w:r>
              <w:t xml:space="preserve">mov </w:t>
            </w:r>
            <w:r w:rsidRPr="00CA1338">
              <w:rPr>
                <w:rStyle w:val="KeyWord0"/>
              </w:rPr>
              <w:t>track1</w:t>
            </w:r>
            <w:r>
              <w:t>, [c</w:t>
            </w:r>
            <w:r>
              <w:rPr>
                <w:vertAlign w:val="subscript"/>
              </w:rPr>
              <w:t>address</w:t>
            </w:r>
            <w:r>
              <w:t>]</w:t>
            </w:r>
          </w:p>
          <w:p w14:paraId="2E4AA5A5" w14:textId="3FF22454" w:rsidR="00CB128D" w:rsidRDefault="00CB128D" w:rsidP="00CB128D">
            <w:pPr>
              <w:pStyle w:val="Code"/>
            </w:pPr>
            <w:r>
              <w:t xml:space="preserve">sub </w:t>
            </w:r>
            <w:r w:rsidRPr="00CA1338">
              <w:rPr>
                <w:rStyle w:val="KeyWord0"/>
              </w:rPr>
              <w:t>track1</w:t>
            </w:r>
            <w:r>
              <w:t>, [</w:t>
            </w:r>
            <w:r w:rsidR="00DC44AF">
              <w:t>d</w:t>
            </w:r>
            <w:r>
              <w:rPr>
                <w:vertAlign w:val="subscript"/>
              </w:rPr>
              <w:t>address</w:t>
            </w:r>
            <w:r>
              <w:t>]</w:t>
            </w:r>
          </w:p>
          <w:p w14:paraId="2CEEE18C" w14:textId="77777777" w:rsidR="00CB128D" w:rsidRDefault="00CB128D" w:rsidP="00CE407A">
            <w:pPr>
              <w:pStyle w:val="Code"/>
            </w:pPr>
            <w:r>
              <w:t xml:space="preserve">and </w:t>
            </w:r>
            <w:r w:rsidRPr="00CA1338">
              <w:rPr>
                <w:rStyle w:val="KeyWord0"/>
              </w:rPr>
              <w:t>track0</w:t>
            </w:r>
            <w:r>
              <w:t xml:space="preserve">, </w:t>
            </w:r>
            <w:r w:rsidRPr="00CA1338">
              <w:rPr>
                <w:rStyle w:val="KeyWord0"/>
              </w:rPr>
              <w:t>track1</w:t>
            </w:r>
          </w:p>
          <w:p w14:paraId="4AA87527" w14:textId="6EC67614" w:rsidR="00CB128D" w:rsidRPr="00EC76D5" w:rsidRDefault="00CB128D" w:rsidP="00CE407A">
            <w:pPr>
              <w:pStyle w:val="Code"/>
            </w:pPr>
            <w:r>
              <w:t>mov [x</w:t>
            </w:r>
            <w:r>
              <w:rPr>
                <w:vertAlign w:val="subscript"/>
              </w:rPr>
              <w:t>address</w:t>
            </w:r>
            <w:r>
              <w:t xml:space="preserve">], </w:t>
            </w:r>
            <w:r w:rsidRPr="00CA1338">
              <w:rPr>
                <w:rStyle w:val="KeyWord0"/>
              </w:rPr>
              <w:t>track0</w:t>
            </w:r>
          </w:p>
        </w:tc>
        <w:tc>
          <w:tcPr>
            <w:tcW w:w="4675" w:type="dxa"/>
          </w:tcPr>
          <w:p w14:paraId="3A05C68E" w14:textId="3C6206FD" w:rsidR="00CB128D" w:rsidRDefault="00CB128D" w:rsidP="00CB128D">
            <w:pPr>
              <w:pStyle w:val="Code"/>
            </w:pPr>
            <w:r>
              <w:t xml:space="preserve">mov </w:t>
            </w:r>
            <w:r w:rsidR="00463FCB" w:rsidRPr="00CA1338">
              <w:rPr>
                <w:rStyle w:val="KeyWord0"/>
              </w:rPr>
              <w:t>ax</w:t>
            </w:r>
            <w:r>
              <w:t>, [a</w:t>
            </w:r>
            <w:r>
              <w:rPr>
                <w:vertAlign w:val="subscript"/>
              </w:rPr>
              <w:t>address</w:t>
            </w:r>
            <w:r>
              <w:t>]</w:t>
            </w:r>
          </w:p>
          <w:p w14:paraId="0A9F0C6E" w14:textId="453C3814" w:rsidR="00CB128D" w:rsidRDefault="00CB128D" w:rsidP="00CB128D">
            <w:pPr>
              <w:pStyle w:val="Code"/>
            </w:pPr>
            <w:r>
              <w:t xml:space="preserve">add </w:t>
            </w:r>
            <w:r w:rsidR="00463FCB" w:rsidRPr="00CA1338">
              <w:rPr>
                <w:rStyle w:val="KeyWord0"/>
              </w:rPr>
              <w:t>ax</w:t>
            </w:r>
            <w:r>
              <w:t>, [b</w:t>
            </w:r>
            <w:r>
              <w:rPr>
                <w:vertAlign w:val="subscript"/>
              </w:rPr>
              <w:t>address</w:t>
            </w:r>
            <w:r>
              <w:t>]</w:t>
            </w:r>
          </w:p>
          <w:p w14:paraId="12AC9F72" w14:textId="28C6F72A" w:rsidR="00CB128D" w:rsidRDefault="00CB128D" w:rsidP="00CB128D">
            <w:pPr>
              <w:pStyle w:val="Code"/>
            </w:pPr>
            <w:r>
              <w:t xml:space="preserve">mov </w:t>
            </w:r>
            <w:r w:rsidR="00463FCB" w:rsidRPr="00CA1338">
              <w:rPr>
                <w:rStyle w:val="KeyWord0"/>
              </w:rPr>
              <w:t>bx</w:t>
            </w:r>
            <w:r>
              <w:t>, [c</w:t>
            </w:r>
            <w:r>
              <w:rPr>
                <w:vertAlign w:val="subscript"/>
              </w:rPr>
              <w:t>address</w:t>
            </w:r>
            <w:r>
              <w:t>]</w:t>
            </w:r>
          </w:p>
          <w:p w14:paraId="036D96D5" w14:textId="0C68CE3D" w:rsidR="00CB128D" w:rsidRDefault="00CB128D" w:rsidP="00CB128D">
            <w:pPr>
              <w:pStyle w:val="Code"/>
            </w:pPr>
            <w:r>
              <w:t xml:space="preserve">sub </w:t>
            </w:r>
            <w:r w:rsidR="00463FCB" w:rsidRPr="00743AD3">
              <w:rPr>
                <w:rStyle w:val="KeyWord0"/>
              </w:rPr>
              <w:t>bx</w:t>
            </w:r>
            <w:r>
              <w:t>, [</w:t>
            </w:r>
            <w:r w:rsidR="00DC44AF">
              <w:t>d</w:t>
            </w:r>
            <w:r>
              <w:rPr>
                <w:vertAlign w:val="subscript"/>
              </w:rPr>
              <w:t>address</w:t>
            </w:r>
            <w:r>
              <w:t>]</w:t>
            </w:r>
          </w:p>
          <w:p w14:paraId="1E40289F" w14:textId="2E5132BA" w:rsidR="00CB128D" w:rsidRDefault="00CB128D" w:rsidP="00CB128D">
            <w:pPr>
              <w:pStyle w:val="Code"/>
            </w:pPr>
            <w:r>
              <w:t xml:space="preserve">and </w:t>
            </w:r>
            <w:r w:rsidR="00463FCB" w:rsidRPr="00743AD3">
              <w:rPr>
                <w:rStyle w:val="KeyWord0"/>
              </w:rPr>
              <w:t>ax</w:t>
            </w:r>
            <w:r>
              <w:t xml:space="preserve">, </w:t>
            </w:r>
            <w:r w:rsidR="00463FCB" w:rsidRPr="00743AD3">
              <w:rPr>
                <w:rStyle w:val="KeyWord0"/>
              </w:rPr>
              <w:t>bx</w:t>
            </w:r>
          </w:p>
          <w:p w14:paraId="6D94FE24" w14:textId="12E995D9" w:rsidR="00CE407A" w:rsidRPr="00EC76D5" w:rsidRDefault="00CB128D" w:rsidP="00CB128D">
            <w:pPr>
              <w:pStyle w:val="Code"/>
            </w:pPr>
            <w:r>
              <w:t>mov [x</w:t>
            </w:r>
            <w:r>
              <w:rPr>
                <w:vertAlign w:val="subscript"/>
              </w:rPr>
              <w:t>address</w:t>
            </w:r>
            <w:r>
              <w:t xml:space="preserve">], </w:t>
            </w:r>
            <w:r w:rsidR="00463FCB" w:rsidRPr="00743AD3">
              <w:rPr>
                <w:rStyle w:val="KeyWord0"/>
              </w:rPr>
              <w:t>ax</w:t>
            </w:r>
          </w:p>
        </w:tc>
      </w:tr>
      <w:tr w:rsidR="00CE407A" w:rsidRPr="00EC76D5" w14:paraId="473F4FB4" w14:textId="77777777" w:rsidTr="00CE407A">
        <w:tc>
          <w:tcPr>
            <w:tcW w:w="4675" w:type="dxa"/>
          </w:tcPr>
          <w:p w14:paraId="367C83F5" w14:textId="62337AF7" w:rsidR="00CE407A" w:rsidRPr="00EC76D5" w:rsidRDefault="00CE407A" w:rsidP="00CE407A">
            <w:r w:rsidRPr="00EC76D5">
              <w:t>(</w:t>
            </w:r>
            <w:r w:rsidR="00956300">
              <w:t>c</w:t>
            </w:r>
            <w:r w:rsidRPr="00EC76D5">
              <w:t xml:space="preserve">) </w:t>
            </w:r>
            <w:r w:rsidR="00956300">
              <w:t xml:space="preserve">Assembly Code with Tracks </w:t>
            </w:r>
          </w:p>
        </w:tc>
        <w:tc>
          <w:tcPr>
            <w:tcW w:w="4675" w:type="dxa"/>
          </w:tcPr>
          <w:p w14:paraId="61DF1BED" w14:textId="67DB390C" w:rsidR="00CE407A" w:rsidRPr="00EC76D5" w:rsidRDefault="00CE407A" w:rsidP="00CE407A">
            <w:r w:rsidRPr="00EC76D5">
              <w:t>(</w:t>
            </w:r>
            <w:r w:rsidR="00956300">
              <w:t>d</w:t>
            </w:r>
            <w:r w:rsidRPr="00EC76D5">
              <w:t xml:space="preserve">) </w:t>
            </w:r>
            <w:r w:rsidR="00956300">
              <w:t>Final Assembly Code</w:t>
            </w:r>
          </w:p>
        </w:tc>
      </w:tr>
    </w:tbl>
    <w:p w14:paraId="30D27200" w14:textId="159477F6" w:rsidR="00463FCB" w:rsidRDefault="00463FCB" w:rsidP="00463FCB">
      <w:r>
        <w:t xml:space="preserve">In the final assembly code, we cannot assign </w:t>
      </w:r>
      <w:r w:rsidRPr="00C9101D">
        <w:rPr>
          <w:rStyle w:val="KeyWord0"/>
        </w:rPr>
        <w:t>track0</w:t>
      </w:r>
      <w:r>
        <w:t xml:space="preserve"> and </w:t>
      </w:r>
      <w:r w:rsidRPr="00C9101D">
        <w:rPr>
          <w:rStyle w:val="KeyWord0"/>
        </w:rPr>
        <w:t>track1</w:t>
      </w:r>
      <w:r>
        <w:t xml:space="preserve"> the same register, since they overlap.</w:t>
      </w:r>
    </w:p>
    <w:p w14:paraId="086B3704" w14:textId="06D4E7EF" w:rsidR="00AC2E7E" w:rsidRDefault="00AC2E7E" w:rsidP="00EE078C">
      <w:pPr>
        <w:pStyle w:val="Rubrik3"/>
      </w:pPr>
      <w:bookmarkStart w:id="13" w:name="_Toc54119846"/>
      <w:r>
        <w:t>The Object Code Generator and Linker</w:t>
      </w:r>
      <w:bookmarkEnd w:id="13"/>
    </w:p>
    <w:p w14:paraId="369FA846" w14:textId="470B7149" w:rsidR="00AC2E7E" w:rsidRPr="00AC2E7E" w:rsidRDefault="001B4CC3" w:rsidP="00AC2E7E">
      <w:r>
        <w:t xml:space="preserve">At mentioned at the beginning of this chapter, there </w:t>
      </w:r>
      <w:r w:rsidR="00E93693">
        <w:t xml:space="preserve">are </w:t>
      </w:r>
      <w:r w:rsidR="00023970">
        <w:t>two target systems</w:t>
      </w:r>
      <w:r w:rsidR="00E93693">
        <w:t xml:space="preserve">: 64-bit Linux and 16-bit Windows. In the latter case, we generate files with object code and </w:t>
      </w:r>
      <w:r w:rsidR="0078105F">
        <w:t>l</w:t>
      </w:r>
      <w:r w:rsidR="00E93693">
        <w:t xml:space="preserve">ink the object code together </w:t>
      </w:r>
      <w:r w:rsidR="0078105F">
        <w:t>in</w:t>
      </w:r>
      <w:r w:rsidR="00E93693">
        <w:t xml:space="preserve"> a file executable in the .com file format.</w:t>
      </w:r>
      <w:r w:rsidR="00C9101D">
        <w:t xml:space="preserve"> However, we will ignore this alternative until Chapter</w:t>
      </w:r>
      <w:r w:rsidR="00F50E15">
        <w:t xml:space="preserve"> </w:t>
      </w:r>
      <w:r w:rsidR="00F50E15">
        <w:fldChar w:fldCharType="begin"/>
      </w:r>
      <w:r w:rsidR="00F50E15">
        <w:instrText xml:space="preserve"> REF _Ref54009755 \r \h </w:instrText>
      </w:r>
      <w:r w:rsidR="00F50E15">
        <w:fldChar w:fldCharType="separate"/>
      </w:r>
      <w:r w:rsidR="00207336">
        <w:t>14</w:t>
      </w:r>
      <w:r w:rsidR="00F50E15">
        <w:fldChar w:fldCharType="end"/>
      </w:r>
      <w:r w:rsidR="00A14DE3">
        <w:t>, and focus on the 64-bit Linux alternative.</w:t>
      </w:r>
    </w:p>
    <w:p w14:paraId="56C797AB" w14:textId="66B3525A" w:rsidR="00EE078C" w:rsidRPr="00EC76D5" w:rsidRDefault="00EE078C" w:rsidP="00EE078C">
      <w:pPr>
        <w:pStyle w:val="Rubrik3"/>
      </w:pPr>
      <w:bookmarkStart w:id="14" w:name="_Toc54119847"/>
      <w:r w:rsidRPr="00EC76D5">
        <w:t>The Standard Library</w:t>
      </w:r>
      <w:bookmarkEnd w:id="14"/>
    </w:p>
    <w:p w14:paraId="5C881F7B" w14:textId="3C207D4C" w:rsidR="00D03F33" w:rsidRPr="00EC76D5" w:rsidRDefault="00DD64F0" w:rsidP="005E7D2C">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w:t>
      </w:r>
      <w:r w:rsidR="0078105F">
        <w:t>elements</w:t>
      </w:r>
      <w:r w:rsidR="00670400" w:rsidRPr="00EC76D5">
        <w:t xml:space="preserve"> for accessing registers</w:t>
      </w:r>
      <w:r w:rsidR="00553828">
        <w:t xml:space="preserve"> and perform system calls.</w:t>
      </w:r>
    </w:p>
    <w:p w14:paraId="74AB3819" w14:textId="50AD24A8" w:rsidR="00CE5717" w:rsidRPr="00EC76D5" w:rsidRDefault="00CF2A1B" w:rsidP="00CF2A1B">
      <w:pPr>
        <w:pStyle w:val="Rubrik2"/>
      </w:pPr>
      <w:bookmarkStart w:id="15" w:name="_Ref418260972"/>
      <w:bookmarkStart w:id="16" w:name="_Toc54119848"/>
      <w:r>
        <w:t xml:space="preserve">The </w:t>
      </w:r>
      <w:r w:rsidR="00CE5717" w:rsidRPr="00EC76D5">
        <w:t>Main</w:t>
      </w:r>
      <w:r>
        <w:t xml:space="preserve"> Class</w:t>
      </w:r>
      <w:bookmarkEnd w:id="16"/>
    </w:p>
    <w:p w14:paraId="67940380" w14:textId="5078FB11" w:rsidR="004B716F" w:rsidRDefault="004B716F" w:rsidP="004B716F">
      <w:r w:rsidRPr="00EC76D5">
        <w:t xml:space="preserve">The </w:t>
      </w:r>
      <w:r w:rsidRPr="00482C6D">
        <w:rPr>
          <w:rStyle w:val="KeyWord0"/>
        </w:rPr>
        <w:t>Main</w:t>
      </w:r>
      <w:r w:rsidRPr="00EC76D5">
        <w:t xml:space="preserve"> class handles the overall compi</w:t>
      </w:r>
      <w:r w:rsidR="00B25E5B" w:rsidRPr="00EC76D5">
        <w:t>ling and linking.</w:t>
      </w:r>
      <w:r w:rsidR="002C6C03">
        <w:t xml:space="preserve"> It compiles the source code and generates the assembly files </w:t>
      </w:r>
      <w:r w:rsidR="00DD6041">
        <w:t xml:space="preserve">together with a </w:t>
      </w:r>
      <w:proofErr w:type="spellStart"/>
      <w:r w:rsidR="002C6C03">
        <w:t>makefile</w:t>
      </w:r>
      <w:proofErr w:type="spellEnd"/>
      <w:r w:rsidR="000B3E1E">
        <w:t>, that is used</w:t>
      </w:r>
      <w:r w:rsidR="00DD6041">
        <w:t xml:space="preserve"> to assembly and link the code to the final executable file.</w:t>
      </w:r>
    </w:p>
    <w:p w14:paraId="269A2329" w14:textId="7E6A9360" w:rsidR="004E4A14" w:rsidRDefault="004E4A14" w:rsidP="004E4A14">
      <w:pPr>
        <w:pStyle w:val="CodeHeader"/>
      </w:pPr>
      <w:proofErr w:type="spellStart"/>
      <w:r>
        <w:t>Main.cs</w:t>
      </w:r>
      <w:proofErr w:type="spellEnd"/>
    </w:p>
    <w:p w14:paraId="5A72243E" w14:textId="77777777" w:rsidR="000848EB" w:rsidRPr="000848EB" w:rsidRDefault="000848EB" w:rsidP="000848EB">
      <w:pPr>
        <w:pStyle w:val="Code"/>
        <w:rPr>
          <w:highlight w:val="white"/>
        </w:rPr>
      </w:pPr>
      <w:r w:rsidRPr="000848EB">
        <w:rPr>
          <w:highlight w:val="white"/>
        </w:rPr>
        <w:t>using System;</w:t>
      </w:r>
    </w:p>
    <w:p w14:paraId="67E53E0E" w14:textId="77777777" w:rsidR="000848EB" w:rsidRPr="000848EB" w:rsidRDefault="000848EB" w:rsidP="000848EB">
      <w:pPr>
        <w:pStyle w:val="Code"/>
        <w:rPr>
          <w:highlight w:val="white"/>
        </w:rPr>
      </w:pPr>
      <w:r w:rsidRPr="000848EB">
        <w:rPr>
          <w:highlight w:val="white"/>
        </w:rPr>
        <w:t>using System.IO;</w:t>
      </w:r>
    </w:p>
    <w:p w14:paraId="608A8FA0" w14:textId="77777777" w:rsidR="000848EB" w:rsidRPr="000848EB" w:rsidRDefault="000848EB" w:rsidP="000848EB">
      <w:pPr>
        <w:pStyle w:val="Code"/>
        <w:rPr>
          <w:highlight w:val="white"/>
        </w:rPr>
      </w:pPr>
      <w:r w:rsidRPr="000848EB">
        <w:rPr>
          <w:highlight w:val="white"/>
        </w:rPr>
        <w:t>using System.Text;</w:t>
      </w:r>
    </w:p>
    <w:p w14:paraId="3EB4E696" w14:textId="77777777" w:rsidR="000848EB" w:rsidRPr="000848EB" w:rsidRDefault="000848EB" w:rsidP="000848EB">
      <w:pPr>
        <w:pStyle w:val="Code"/>
        <w:rPr>
          <w:highlight w:val="white"/>
        </w:rPr>
      </w:pPr>
      <w:r w:rsidRPr="000848EB">
        <w:rPr>
          <w:highlight w:val="white"/>
        </w:rPr>
        <w:t>using System.Globalization;</w:t>
      </w:r>
    </w:p>
    <w:p w14:paraId="3CFECCD4" w14:textId="77777777" w:rsidR="000848EB" w:rsidRPr="000848EB" w:rsidRDefault="000848EB" w:rsidP="000848EB">
      <w:pPr>
        <w:pStyle w:val="Code"/>
        <w:rPr>
          <w:highlight w:val="white"/>
        </w:rPr>
      </w:pPr>
      <w:r w:rsidRPr="000848EB">
        <w:rPr>
          <w:highlight w:val="white"/>
        </w:rPr>
        <w:lastRenderedPageBreak/>
        <w:t>using System.Collections.Generic;</w:t>
      </w:r>
    </w:p>
    <w:p w14:paraId="4C874BFE" w14:textId="77777777" w:rsidR="000848EB" w:rsidRPr="000848EB" w:rsidRDefault="000848EB" w:rsidP="000848EB">
      <w:pPr>
        <w:pStyle w:val="Code"/>
        <w:rPr>
          <w:highlight w:val="white"/>
        </w:rPr>
      </w:pPr>
      <w:r w:rsidRPr="000848EB">
        <w:rPr>
          <w:highlight w:val="white"/>
        </w:rPr>
        <w:t>namespace CCompiler {</w:t>
      </w:r>
    </w:p>
    <w:p w14:paraId="7D7B2510" w14:textId="77777777" w:rsidR="000848EB" w:rsidRPr="000848EB" w:rsidRDefault="000848EB" w:rsidP="000848EB">
      <w:pPr>
        <w:pStyle w:val="Code"/>
        <w:rPr>
          <w:highlight w:val="white"/>
        </w:rPr>
      </w:pPr>
      <w:r w:rsidRPr="000848EB">
        <w:rPr>
          <w:highlight w:val="white"/>
        </w:rPr>
        <w:t xml:space="preserve">  public class Start {</w:t>
      </w:r>
    </w:p>
    <w:p w14:paraId="08708CC3" w14:textId="0503EC03" w:rsidR="00DD147E" w:rsidRDefault="000340B6" w:rsidP="00DD147E">
      <w:pPr>
        <w:rPr>
          <w:highlight w:val="white"/>
        </w:rPr>
      </w:pPr>
      <w:proofErr w:type="gramStart"/>
      <w:r>
        <w:rPr>
          <w:highlight w:val="white"/>
        </w:rPr>
        <w:t>First of all</w:t>
      </w:r>
      <w:proofErr w:type="gramEnd"/>
      <w:r>
        <w:rPr>
          <w:highlight w:val="white"/>
        </w:rPr>
        <w:t xml:space="preserve">, there is the </w:t>
      </w:r>
      <w:r w:rsidRPr="0038337A">
        <w:rPr>
          <w:rStyle w:val="KeyWord0"/>
          <w:highlight w:val="white"/>
        </w:rPr>
        <w:t>Linux</w:t>
      </w:r>
      <w:r>
        <w:rPr>
          <w:highlight w:val="white"/>
        </w:rPr>
        <w:t xml:space="preserve"> and </w:t>
      </w:r>
      <w:r w:rsidRPr="0038337A">
        <w:rPr>
          <w:rStyle w:val="KeyWord0"/>
          <w:highlight w:val="white"/>
        </w:rPr>
        <w:t>Windows</w:t>
      </w:r>
      <w:r>
        <w:rPr>
          <w:highlight w:val="white"/>
        </w:rPr>
        <w:t xml:space="preserve"> fields</w:t>
      </w:r>
      <w:r w:rsidR="00BC235C">
        <w:rPr>
          <w:highlight w:val="white"/>
        </w:rPr>
        <w:t xml:space="preserve">, that indicates whether the output of the compiler is a set of </w:t>
      </w:r>
      <w:r w:rsidR="005F79CB">
        <w:rPr>
          <w:highlight w:val="white"/>
        </w:rPr>
        <w:t>assembly file</w:t>
      </w:r>
      <w:r w:rsidR="00BC235C">
        <w:rPr>
          <w:highlight w:val="white"/>
        </w:rPr>
        <w:t xml:space="preserve">s and a </w:t>
      </w:r>
      <w:proofErr w:type="spellStart"/>
      <w:r w:rsidR="00BC235C">
        <w:rPr>
          <w:highlight w:val="white"/>
        </w:rPr>
        <w:t>makefile</w:t>
      </w:r>
      <w:proofErr w:type="spellEnd"/>
      <w:r w:rsidR="00BC235C">
        <w:rPr>
          <w:highlight w:val="white"/>
        </w:rPr>
        <w:t xml:space="preserve"> for the Linux system, or an executable file for the Windows system.</w:t>
      </w:r>
      <w:r>
        <w:rPr>
          <w:highlight w:val="white"/>
        </w:rPr>
        <w:t xml:space="preserve"> </w:t>
      </w:r>
      <w:r w:rsidR="00DD147E">
        <w:rPr>
          <w:highlight w:val="white"/>
        </w:rPr>
        <w:t xml:space="preserve">Throughout this book, there will be several statements that test whether the </w:t>
      </w:r>
      <w:r w:rsidR="00DD147E" w:rsidRPr="00055A90">
        <w:rPr>
          <w:rStyle w:val="KeyWord0"/>
          <w:highlight w:val="white"/>
        </w:rPr>
        <w:t>Windows</w:t>
      </w:r>
      <w:r w:rsidR="00DD147E">
        <w:rPr>
          <w:highlight w:val="white"/>
        </w:rPr>
        <w:t xml:space="preserve"> or </w:t>
      </w:r>
      <w:r w:rsidR="00DD147E" w:rsidRPr="00055A90">
        <w:rPr>
          <w:rStyle w:val="KeyWord0"/>
          <w:highlight w:val="white"/>
        </w:rPr>
        <w:t>Linux</w:t>
      </w:r>
      <w:r w:rsidR="00DD147E">
        <w:rPr>
          <w:highlight w:val="white"/>
        </w:rPr>
        <w:t xml:space="preserve"> field is true.</w:t>
      </w:r>
      <w:r w:rsidR="00BC235C">
        <w:rPr>
          <w:highlight w:val="white"/>
        </w:rPr>
        <w:t xml:space="preserve"> </w:t>
      </w:r>
      <w:r w:rsidR="00F71EBA">
        <w:rPr>
          <w:highlight w:val="white"/>
        </w:rPr>
        <w:t xml:space="preserve">We will look into the Linux cases through the </w:t>
      </w:r>
      <w:r w:rsidR="0038337A">
        <w:rPr>
          <w:highlight w:val="white"/>
        </w:rPr>
        <w:t xml:space="preserve">first part of this </w:t>
      </w:r>
      <w:r w:rsidR="00F71EBA">
        <w:rPr>
          <w:highlight w:val="white"/>
        </w:rPr>
        <w:t xml:space="preserve">book and wait with the Windows case until Chapter </w:t>
      </w:r>
      <w:r w:rsidR="00F50E15">
        <w:fldChar w:fldCharType="begin"/>
      </w:r>
      <w:r w:rsidR="00F50E15">
        <w:instrText xml:space="preserve"> REF _Ref54009755 \r \h </w:instrText>
      </w:r>
      <w:r w:rsidR="00F50E15">
        <w:fldChar w:fldCharType="separate"/>
      </w:r>
      <w:r w:rsidR="00207336">
        <w:t>14</w:t>
      </w:r>
      <w:r w:rsidR="00F50E15">
        <w:fldChar w:fldCharType="end"/>
      </w:r>
      <w:r w:rsidR="00F71EBA">
        <w:rPr>
          <w:highlight w:val="white"/>
        </w:rPr>
        <w:t>.</w:t>
      </w:r>
    </w:p>
    <w:p w14:paraId="3E8FBB0D" w14:textId="507CCCF1" w:rsidR="00C25549" w:rsidRPr="00C25549" w:rsidRDefault="00C25549" w:rsidP="00C25549">
      <w:pPr>
        <w:pStyle w:val="Code"/>
        <w:rPr>
          <w:highlight w:val="white"/>
        </w:rPr>
      </w:pPr>
      <w:r w:rsidRPr="00C25549">
        <w:rPr>
          <w:highlight w:val="white"/>
        </w:rPr>
        <w:t xml:space="preserve">    public static bool Linux, Windows;</w:t>
      </w:r>
    </w:p>
    <w:p w14:paraId="3C60EAFE" w14:textId="77777777" w:rsidR="00C25549" w:rsidRDefault="00C25549" w:rsidP="00C25549">
      <w:pPr>
        <w:pStyle w:val="Code"/>
        <w:rPr>
          <w:highlight w:val="white"/>
        </w:rPr>
      </w:pPr>
      <w:r w:rsidRPr="00C25549">
        <w:rPr>
          <w:highlight w:val="white"/>
        </w:rPr>
        <w:t xml:space="preserve">    public static string SourcePath =</w:t>
      </w:r>
    </w:p>
    <w:p w14:paraId="2B07B56B" w14:textId="67ADFDFD" w:rsidR="00C25549" w:rsidRPr="00C25549" w:rsidRDefault="00C25549" w:rsidP="00C25549">
      <w:pPr>
        <w:pStyle w:val="Code"/>
        <w:rPr>
          <w:highlight w:val="white"/>
        </w:rPr>
      </w:pPr>
      <w:r>
        <w:rPr>
          <w:highlight w:val="white"/>
        </w:rPr>
        <w:t xml:space="preserve">     </w:t>
      </w:r>
      <w:r w:rsidRPr="00C25549">
        <w:rPr>
          <w:highlight w:val="white"/>
        </w:rPr>
        <w:t xml:space="preserve"> @"C:\Users\Stefan\Documents\vagrant\homestead\code\code\",</w:t>
      </w:r>
    </w:p>
    <w:p w14:paraId="61C79F96" w14:textId="77777777" w:rsidR="00C25549" w:rsidRPr="00C25549" w:rsidRDefault="00C25549" w:rsidP="00C25549">
      <w:pPr>
        <w:pStyle w:val="Code"/>
        <w:rPr>
          <w:highlight w:val="white"/>
        </w:rPr>
      </w:pPr>
      <w:r w:rsidRPr="00C25549">
        <w:rPr>
          <w:highlight w:val="white"/>
        </w:rPr>
        <w:t xml:space="preserve">                         TargetPath = @"C:\D\";</w:t>
      </w:r>
    </w:p>
    <w:p w14:paraId="0969363A" w14:textId="499EC036" w:rsidR="00224E6F" w:rsidRDefault="00224E6F" w:rsidP="00224E6F">
      <w:pPr>
        <w:rPr>
          <w:highlight w:val="white"/>
        </w:rPr>
      </w:pPr>
      <w:r>
        <w:rPr>
          <w:highlight w:val="white"/>
        </w:rPr>
        <w:t xml:space="preserve">As mentioned above, we simply ignore the </w:t>
      </w:r>
      <w:r w:rsidRPr="005D5282">
        <w:rPr>
          <w:rStyle w:val="KeyWord0"/>
          <w:highlight w:val="white"/>
        </w:rPr>
        <w:t>Start.</w:t>
      </w:r>
      <w:r w:rsidRPr="00DD147E">
        <w:rPr>
          <w:rStyle w:val="KeyWord0"/>
          <w:highlight w:val="white"/>
        </w:rPr>
        <w:t>Windows</w:t>
      </w:r>
      <w:r>
        <w:rPr>
          <w:highlight w:val="white"/>
        </w:rPr>
        <w:t xml:space="preserve"> </w:t>
      </w:r>
      <w:r w:rsidR="00671B5D">
        <w:rPr>
          <w:highlight w:val="white"/>
        </w:rPr>
        <w:t xml:space="preserve">it this point, an </w:t>
      </w:r>
      <w:r w:rsidR="00EF5FE5">
        <w:rPr>
          <w:highlight w:val="white"/>
        </w:rPr>
        <w:t>revisit</w:t>
      </w:r>
      <w:r w:rsidR="00671B5D">
        <w:rPr>
          <w:highlight w:val="white"/>
        </w:rPr>
        <w:t xml:space="preserve"> them in </w:t>
      </w:r>
      <w:r>
        <w:rPr>
          <w:highlight w:val="white"/>
        </w:rPr>
        <w:t xml:space="preserve">Chapter </w:t>
      </w:r>
      <w:r w:rsidR="00F50E15">
        <w:fldChar w:fldCharType="begin"/>
      </w:r>
      <w:r w:rsidR="00F50E15">
        <w:instrText xml:space="preserve"> REF _Ref54009755 \r \h </w:instrText>
      </w:r>
      <w:r w:rsidR="00F50E15">
        <w:fldChar w:fldCharType="separate"/>
      </w:r>
      <w:r w:rsidR="00207336">
        <w:t>14</w:t>
      </w:r>
      <w:r w:rsidR="00F50E15">
        <w:fldChar w:fldCharType="end"/>
      </w:r>
      <w:r>
        <w:rPr>
          <w:highlight w:val="white"/>
        </w:rPr>
        <w:t>.</w:t>
      </w:r>
    </w:p>
    <w:p w14:paraId="71FC9DCB" w14:textId="77777777" w:rsidR="000848EB" w:rsidRPr="000848EB" w:rsidRDefault="000848EB" w:rsidP="000848EB">
      <w:pPr>
        <w:pStyle w:val="Code"/>
        <w:rPr>
          <w:highlight w:val="white"/>
        </w:rPr>
      </w:pPr>
      <w:r w:rsidRPr="000848EB">
        <w:rPr>
          <w:highlight w:val="white"/>
        </w:rPr>
        <w:t xml:space="preserve">    public static void Main(string[] args){</w:t>
      </w:r>
    </w:p>
    <w:p w14:paraId="11AC508D" w14:textId="23F7AE39" w:rsidR="00055A90" w:rsidRPr="00055A90" w:rsidRDefault="00055A90" w:rsidP="00055A90">
      <w:pPr>
        <w:pStyle w:val="Code"/>
        <w:rPr>
          <w:highlight w:val="white"/>
        </w:rPr>
      </w:pPr>
      <w:r w:rsidRPr="00055A90">
        <w:rPr>
          <w:highlight w:val="white"/>
        </w:rPr>
        <w:t xml:space="preserve">      if (Start.Windows) {</w:t>
      </w:r>
    </w:p>
    <w:p w14:paraId="1A9AE141" w14:textId="364E9632" w:rsidR="00055A90" w:rsidRPr="00055A90" w:rsidRDefault="005D5282" w:rsidP="00055A90">
      <w:pPr>
        <w:pStyle w:val="Code"/>
        <w:rPr>
          <w:highlight w:val="white"/>
        </w:rPr>
      </w:pPr>
      <w:r>
        <w:rPr>
          <w:highlight w:val="white"/>
        </w:rPr>
        <w:t xml:space="preserve">        // ...</w:t>
      </w:r>
    </w:p>
    <w:p w14:paraId="42C03EA6" w14:textId="77777777" w:rsidR="00055A90" w:rsidRPr="00055A90" w:rsidRDefault="00055A90" w:rsidP="00055A90">
      <w:pPr>
        <w:pStyle w:val="Code"/>
        <w:rPr>
          <w:highlight w:val="white"/>
        </w:rPr>
      </w:pPr>
      <w:r w:rsidRPr="00055A90">
        <w:rPr>
          <w:highlight w:val="white"/>
        </w:rPr>
        <w:t xml:space="preserve">      }</w:t>
      </w:r>
    </w:p>
    <w:p w14:paraId="64303D72" w14:textId="1BAA5DAC" w:rsidR="00055A90" w:rsidRPr="00055A90" w:rsidRDefault="00316A6F" w:rsidP="00316A6F">
      <w:pPr>
        <w:rPr>
          <w:highlight w:val="white"/>
        </w:rPr>
      </w:pPr>
      <w:r>
        <w:rPr>
          <w:highlight w:val="white"/>
        </w:rPr>
        <w:t xml:space="preserve">We set the current culture </w:t>
      </w:r>
      <w:r w:rsidR="00B63A2B">
        <w:rPr>
          <w:highlight w:val="white"/>
        </w:rPr>
        <w:t>for</w:t>
      </w:r>
      <w:r>
        <w:rPr>
          <w:highlight w:val="white"/>
        </w:rPr>
        <w:t xml:space="preserve"> decimal numbers to be properly interpreted.</w:t>
      </w:r>
    </w:p>
    <w:p w14:paraId="0B8CDD4F" w14:textId="77777777" w:rsidR="000848EB" w:rsidRPr="000848EB" w:rsidRDefault="000848EB" w:rsidP="000848EB">
      <w:pPr>
        <w:pStyle w:val="Code"/>
        <w:rPr>
          <w:highlight w:val="white"/>
        </w:rPr>
      </w:pPr>
      <w:r w:rsidRPr="000848EB">
        <w:rPr>
          <w:highlight w:val="white"/>
        </w:rPr>
        <w:t xml:space="preserve">      System.Threading.Thread.CurrentThread.CurrentCulture =</w:t>
      </w:r>
    </w:p>
    <w:p w14:paraId="3612E17D" w14:textId="209F7188" w:rsidR="000848EB" w:rsidRDefault="000848EB" w:rsidP="000848EB">
      <w:pPr>
        <w:pStyle w:val="Code"/>
        <w:rPr>
          <w:highlight w:val="white"/>
        </w:rPr>
      </w:pPr>
      <w:r w:rsidRPr="000848EB">
        <w:rPr>
          <w:highlight w:val="white"/>
        </w:rPr>
        <w:t xml:space="preserve">        CultureInfo.InvariantCulture;</w:t>
      </w:r>
    </w:p>
    <w:p w14:paraId="39B57609" w14:textId="6464C3DA" w:rsidR="00316A6F" w:rsidRDefault="00316A6F" w:rsidP="00316A6F">
      <w:pPr>
        <w:rPr>
          <w:highlight w:val="white"/>
        </w:rPr>
      </w:pPr>
      <w:r>
        <w:rPr>
          <w:highlight w:val="white"/>
        </w:rPr>
        <w:t>If there are no command line arguments, we report an error.</w:t>
      </w:r>
    </w:p>
    <w:p w14:paraId="6A347573" w14:textId="7609469E" w:rsidR="000848EB" w:rsidRPr="000848EB" w:rsidRDefault="000848EB" w:rsidP="000848EB">
      <w:pPr>
        <w:pStyle w:val="Code"/>
        <w:rPr>
          <w:highlight w:val="white"/>
        </w:rPr>
      </w:pPr>
      <w:r w:rsidRPr="000848EB">
        <w:rPr>
          <w:highlight w:val="white"/>
        </w:rPr>
        <w:t xml:space="preserve">      if (args.Length == 0) {</w:t>
      </w:r>
    </w:p>
    <w:p w14:paraId="798ABD6D" w14:textId="77777777" w:rsidR="000848EB" w:rsidRPr="000848EB" w:rsidRDefault="000848EB" w:rsidP="000848EB">
      <w:pPr>
        <w:pStyle w:val="Code"/>
        <w:rPr>
          <w:highlight w:val="white"/>
        </w:rPr>
      </w:pPr>
      <w:r w:rsidRPr="000848EB">
        <w:rPr>
          <w:highlight w:val="white"/>
        </w:rPr>
        <w:t xml:space="preserve">        Assert.Error("usage: compiler &lt;filename&gt;");</w:t>
      </w:r>
    </w:p>
    <w:p w14:paraId="5A91FA14" w14:textId="77777777" w:rsidR="000848EB" w:rsidRPr="000848EB" w:rsidRDefault="000848EB" w:rsidP="000848EB">
      <w:pPr>
        <w:pStyle w:val="Code"/>
        <w:rPr>
          <w:highlight w:val="white"/>
        </w:rPr>
      </w:pPr>
      <w:r w:rsidRPr="000848EB">
        <w:rPr>
          <w:highlight w:val="white"/>
        </w:rPr>
        <w:t xml:space="preserve">      }</w:t>
      </w:r>
    </w:p>
    <w:p w14:paraId="2D33B84B" w14:textId="202F394F" w:rsidR="000848EB" w:rsidRPr="000848EB" w:rsidRDefault="00DD4D0D" w:rsidP="00DD4D0D">
      <w:pPr>
        <w:rPr>
          <w:highlight w:val="white"/>
        </w:rPr>
      </w:pPr>
      <w:r>
        <w:rPr>
          <w:highlight w:val="white"/>
        </w:rPr>
        <w:t xml:space="preserve">The </w:t>
      </w:r>
      <w:r w:rsidRPr="00DD4D0D">
        <w:rPr>
          <w:rStyle w:val="KeyWord0"/>
          <w:highlight w:val="white"/>
        </w:rPr>
        <w:t>rebuild</w:t>
      </w:r>
      <w:r>
        <w:rPr>
          <w:highlight w:val="white"/>
        </w:rPr>
        <w:t xml:space="preserve"> flag</w:t>
      </w:r>
      <w:r w:rsidR="00B63A2B">
        <w:rPr>
          <w:highlight w:val="white"/>
        </w:rPr>
        <w:t xml:space="preserve"> </w:t>
      </w:r>
      <w:r w:rsidR="00566F81">
        <w:rPr>
          <w:highlight w:val="white"/>
        </w:rPr>
        <w:t xml:space="preserve">indicates that each source file shall be compiled, regardless of whether </w:t>
      </w:r>
      <w:r w:rsidR="00671B5D">
        <w:rPr>
          <w:highlight w:val="white"/>
        </w:rPr>
        <w:t xml:space="preserve">the generated </w:t>
      </w:r>
      <w:r w:rsidR="005F79CB">
        <w:rPr>
          <w:highlight w:val="white"/>
        </w:rPr>
        <w:t>assembly file</w:t>
      </w:r>
      <w:r w:rsidR="00671B5D">
        <w:rPr>
          <w:highlight w:val="white"/>
        </w:rPr>
        <w:t xml:space="preserve"> is fresh; that is, was </w:t>
      </w:r>
      <w:r w:rsidR="00992B7A">
        <w:rPr>
          <w:highlight w:val="white"/>
        </w:rPr>
        <w:t>last modified</w:t>
      </w:r>
      <w:r w:rsidR="00671B5D">
        <w:rPr>
          <w:highlight w:val="white"/>
        </w:rPr>
        <w:t xml:space="preserve"> after the source file</w:t>
      </w:r>
      <w:r w:rsidR="000B3E1E">
        <w:rPr>
          <w:highlight w:val="white"/>
        </w:rPr>
        <w:t xml:space="preserve"> or any of its included files</w:t>
      </w:r>
      <w:r w:rsidR="00671B5D">
        <w:rPr>
          <w:highlight w:val="white"/>
        </w:rPr>
        <w:t xml:space="preserve"> was last modified. </w:t>
      </w:r>
      <w:r w:rsidR="00566F81">
        <w:rPr>
          <w:highlight w:val="white"/>
        </w:rPr>
        <w:t xml:space="preserve">The </w:t>
      </w:r>
      <w:r w:rsidR="00566F81" w:rsidRPr="00566F81">
        <w:rPr>
          <w:rStyle w:val="KeyWord0"/>
          <w:highlight w:val="white"/>
        </w:rPr>
        <w:t>print</w:t>
      </w:r>
      <w:r w:rsidR="00566F81">
        <w:rPr>
          <w:highlight w:val="white"/>
        </w:rPr>
        <w:t xml:space="preserve"> flag </w:t>
      </w:r>
      <w:r w:rsidR="000560BC">
        <w:rPr>
          <w:highlight w:val="white"/>
        </w:rPr>
        <w:t xml:space="preserve">indicates that </w:t>
      </w:r>
      <w:r w:rsidR="007E691C">
        <w:rPr>
          <w:highlight w:val="white"/>
        </w:rPr>
        <w:t xml:space="preserve">information about the compiling process shall be printed to </w:t>
      </w:r>
      <w:r w:rsidR="007E691C" w:rsidRPr="007E691C">
        <w:rPr>
          <w:rStyle w:val="KeyWord0"/>
          <w:highlight w:val="white"/>
        </w:rPr>
        <w:t>stdout</w:t>
      </w:r>
      <w:r w:rsidR="007E691C">
        <w:rPr>
          <w:highlight w:val="white"/>
        </w:rPr>
        <w:t>.</w:t>
      </w:r>
    </w:p>
    <w:p w14:paraId="3431E5B8" w14:textId="77777777" w:rsidR="000848EB" w:rsidRPr="000848EB" w:rsidRDefault="000848EB" w:rsidP="000848EB">
      <w:pPr>
        <w:pStyle w:val="Code"/>
        <w:rPr>
          <w:highlight w:val="white"/>
        </w:rPr>
      </w:pPr>
      <w:r w:rsidRPr="000848EB">
        <w:rPr>
          <w:highlight w:val="white"/>
        </w:rPr>
        <w:t xml:space="preserve">      List&lt;string&gt; argList = new List&lt;string&gt;(args);</w:t>
      </w:r>
    </w:p>
    <w:p w14:paraId="7946A0D4" w14:textId="51F26DEB" w:rsidR="000848EB" w:rsidRPr="000848EB" w:rsidRDefault="000848EB" w:rsidP="000848EB">
      <w:pPr>
        <w:pStyle w:val="Code"/>
        <w:rPr>
          <w:highlight w:val="white"/>
        </w:rPr>
      </w:pPr>
      <w:r w:rsidRPr="000848EB">
        <w:rPr>
          <w:highlight w:val="white"/>
        </w:rPr>
        <w:t xml:space="preserve">      bool rebuild = argList.Remove("-r</w:t>
      </w:r>
      <w:r w:rsidR="00316A6F">
        <w:rPr>
          <w:highlight w:val="white"/>
        </w:rPr>
        <w:t>ebuild</w:t>
      </w:r>
      <w:r w:rsidRPr="000848EB">
        <w:rPr>
          <w:highlight w:val="white"/>
        </w:rPr>
        <w:t>"),</w:t>
      </w:r>
    </w:p>
    <w:p w14:paraId="2594CED1" w14:textId="55E35184" w:rsidR="00566F81" w:rsidRPr="000848EB" w:rsidRDefault="000848EB" w:rsidP="00566F81">
      <w:pPr>
        <w:pStyle w:val="Code"/>
      </w:pPr>
      <w:r w:rsidRPr="000848EB">
        <w:rPr>
          <w:highlight w:val="white"/>
        </w:rPr>
        <w:t xml:space="preserve">           print = argList.Remove("-p</w:t>
      </w:r>
      <w:r w:rsidR="00316A6F">
        <w:rPr>
          <w:highlight w:val="white"/>
        </w:rPr>
        <w:t>rint</w:t>
      </w:r>
      <w:r w:rsidRPr="000848EB">
        <w:rPr>
          <w:highlight w:val="white"/>
        </w:rPr>
        <w:t>")</w:t>
      </w:r>
      <w:r w:rsidR="00566F81">
        <w:t>;</w:t>
      </w:r>
    </w:p>
    <w:p w14:paraId="752924D2" w14:textId="7D7178C1" w:rsidR="000848EB" w:rsidRPr="000848EB" w:rsidRDefault="00FA6F9E" w:rsidP="00FA6F9E">
      <w:pPr>
        <w:rPr>
          <w:highlight w:val="white"/>
        </w:rPr>
      </w:pPr>
      <w:r>
        <w:rPr>
          <w:highlight w:val="white"/>
        </w:rPr>
        <w:t>The</w:t>
      </w:r>
      <w:r w:rsidR="00444756">
        <w:rPr>
          <w:highlight w:val="white"/>
        </w:rPr>
        <w:t>n</w:t>
      </w:r>
      <w:r>
        <w:rPr>
          <w:highlight w:val="white"/>
        </w:rPr>
        <w:t xml:space="preserve"> we start by </w:t>
      </w:r>
      <w:r w:rsidR="00671B5D">
        <w:rPr>
          <w:highlight w:val="white"/>
        </w:rPr>
        <w:t>iterating through t</w:t>
      </w:r>
      <w:r w:rsidR="00384C2F">
        <w:rPr>
          <w:highlight w:val="white"/>
        </w:rPr>
        <w:t xml:space="preserve">he files </w:t>
      </w:r>
      <w:r w:rsidR="00342789">
        <w:rPr>
          <w:highlight w:val="white"/>
        </w:rPr>
        <w:t xml:space="preserve">of </w:t>
      </w:r>
      <w:r w:rsidR="00384C2F">
        <w:rPr>
          <w:highlight w:val="white"/>
        </w:rPr>
        <w:t>the command line arguments.</w:t>
      </w:r>
      <w:r w:rsidR="00DE0BCA">
        <w:rPr>
          <w:highlight w:val="white"/>
        </w:rPr>
        <w:t xml:space="preserve"> The </w:t>
      </w:r>
      <w:r w:rsidR="00DE0BCA">
        <w:rPr>
          <w:rStyle w:val="KeyWord0"/>
          <w:highlight w:val="white"/>
        </w:rPr>
        <w:t>IsGeneratedFile</w:t>
      </w:r>
      <w:r w:rsidR="00FA5797">
        <w:rPr>
          <w:rStyle w:val="KeyWord0"/>
          <w:highlight w:val="white"/>
        </w:rPr>
        <w:t>Fresh</w:t>
      </w:r>
      <w:r w:rsidR="00DE0BCA">
        <w:rPr>
          <w:highlight w:val="white"/>
        </w:rPr>
        <w:t xml:space="preserve"> call decides if the assembly file is </w:t>
      </w:r>
      <w:r w:rsidR="00FA5797">
        <w:rPr>
          <w:highlight w:val="white"/>
        </w:rPr>
        <w:t>fresh</w:t>
      </w:r>
      <w:r w:rsidR="00DE0BCA">
        <w:rPr>
          <w:highlight w:val="white"/>
        </w:rPr>
        <w:t xml:space="preserve">; that is, if neither its source file nor any of the included files has been </w:t>
      </w:r>
      <w:r w:rsidR="00992B7A">
        <w:rPr>
          <w:highlight w:val="white"/>
        </w:rPr>
        <w:t xml:space="preserve">modified after generated </w:t>
      </w:r>
      <w:r w:rsidR="00DE0BCA">
        <w:rPr>
          <w:highlight w:val="white"/>
        </w:rPr>
        <w:t xml:space="preserve">assembly file. If the </w:t>
      </w:r>
      <w:r w:rsidR="00DE0BCA" w:rsidRPr="006367C9">
        <w:rPr>
          <w:rStyle w:val="KeyWord0"/>
          <w:highlight w:val="white"/>
        </w:rPr>
        <w:t>rebuild</w:t>
      </w:r>
      <w:r w:rsidR="00DE0BCA">
        <w:rPr>
          <w:highlight w:val="white"/>
        </w:rPr>
        <w:t xml:space="preserve"> flag is set or if the source file is not </w:t>
      </w:r>
      <w:r w:rsidR="00FA5797">
        <w:rPr>
          <w:highlight w:val="white"/>
        </w:rPr>
        <w:t>fresh</w:t>
      </w:r>
      <w:r w:rsidR="00DE0BCA">
        <w:rPr>
          <w:highlight w:val="white"/>
        </w:rPr>
        <w:t xml:space="preserve">, it becomes compiled. The </w:t>
      </w:r>
      <w:r w:rsidR="00DE0BCA" w:rsidRPr="00DF5036">
        <w:rPr>
          <w:rStyle w:val="KeyWord0"/>
          <w:highlight w:val="white"/>
        </w:rPr>
        <w:t>rebuild</w:t>
      </w:r>
      <w:r w:rsidR="00DE0BCA">
        <w:rPr>
          <w:highlight w:val="white"/>
        </w:rPr>
        <w:t xml:space="preserve"> flag has just that effect, that the file shall be recompiled regardless of whether it is necessary</w:t>
      </w:r>
      <w:r w:rsidR="00DF5036">
        <w:rPr>
          <w:highlight w:val="white"/>
        </w:rPr>
        <w:t xml:space="preserve"> or not.</w:t>
      </w:r>
    </w:p>
    <w:p w14:paraId="46767C9B" w14:textId="77777777" w:rsidR="000848EB" w:rsidRPr="000848EB" w:rsidRDefault="000848EB" w:rsidP="000848EB">
      <w:pPr>
        <w:pStyle w:val="Code"/>
        <w:rPr>
          <w:highlight w:val="white"/>
        </w:rPr>
      </w:pPr>
      <w:r w:rsidRPr="000848EB">
        <w:rPr>
          <w:highlight w:val="white"/>
        </w:rPr>
        <w:t xml:space="preserve">      try {</w:t>
      </w:r>
    </w:p>
    <w:p w14:paraId="3F16A346" w14:textId="77777777" w:rsidR="00526239" w:rsidRDefault="00526239" w:rsidP="00526239">
      <w:pPr>
        <w:pStyle w:val="Code"/>
        <w:rPr>
          <w:highlight w:val="white"/>
        </w:rPr>
      </w:pPr>
      <w:r w:rsidRPr="000848EB">
        <w:rPr>
          <w:highlight w:val="white"/>
        </w:rPr>
        <w:t xml:space="preserve">        if (Start.Linux) {</w:t>
      </w:r>
    </w:p>
    <w:p w14:paraId="3B2E68F7" w14:textId="21B54C27" w:rsidR="000848EB" w:rsidRPr="000848EB"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foreach (string arg in argList) {</w:t>
      </w:r>
    </w:p>
    <w:p w14:paraId="7E7DA98A" w14:textId="372C48C7" w:rsidR="000848EB" w:rsidRPr="000848EB"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FileInfo file =</w:t>
      </w:r>
      <w:r w:rsidR="00051AED">
        <w:rPr>
          <w:highlight w:val="white"/>
        </w:rPr>
        <w:t xml:space="preserve"> </w:t>
      </w:r>
      <w:r w:rsidRPr="000848EB">
        <w:rPr>
          <w:highlight w:val="white"/>
        </w:rPr>
        <w:t>new FileInfo(</w:t>
      </w:r>
      <w:r w:rsidR="00051AED">
        <w:rPr>
          <w:highlight w:val="white"/>
        </w:rPr>
        <w:t xml:space="preserve">SourcePath + </w:t>
      </w:r>
      <w:r w:rsidRPr="000848EB">
        <w:rPr>
          <w:highlight w:val="white"/>
        </w:rPr>
        <w:t>arg);</w:t>
      </w:r>
    </w:p>
    <w:p w14:paraId="035F7C0A" w14:textId="77777777" w:rsidR="00DE0BCA" w:rsidRDefault="00DE0BCA" w:rsidP="000848EB">
      <w:pPr>
        <w:pStyle w:val="Code"/>
        <w:rPr>
          <w:highlight w:val="white"/>
        </w:rPr>
      </w:pPr>
    </w:p>
    <w:p w14:paraId="203A42CA" w14:textId="1F78D9E5" w:rsidR="000848EB" w:rsidRPr="000848EB"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if (rebuild || !</w:t>
      </w:r>
      <w:r w:rsidR="008E74E1">
        <w:rPr>
          <w:highlight w:val="white"/>
        </w:rPr>
        <w:t>IsGeneratedFile</w:t>
      </w:r>
      <w:r w:rsidR="00FA5797">
        <w:rPr>
          <w:highlight w:val="white"/>
        </w:rPr>
        <w:t>Fresh</w:t>
      </w:r>
      <w:r w:rsidRPr="000848EB">
        <w:rPr>
          <w:highlight w:val="white"/>
        </w:rPr>
        <w:t>(file</w:t>
      </w:r>
      <w:r w:rsidR="00872C9D">
        <w:rPr>
          <w:highlight w:val="white"/>
        </w:rPr>
        <w:t>, ".asm"</w:t>
      </w:r>
      <w:r w:rsidRPr="000848EB">
        <w:rPr>
          <w:highlight w:val="white"/>
        </w:rPr>
        <w:t>)) {</w:t>
      </w:r>
    </w:p>
    <w:p w14:paraId="76210211" w14:textId="326CCBC0" w:rsidR="000848EB" w:rsidRPr="000848EB"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if (print) {</w:t>
      </w:r>
    </w:p>
    <w:p w14:paraId="62250C81" w14:textId="77777777" w:rsidR="008A75FA"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Console.Out.WriteLine("Compiling \"" +</w:t>
      </w:r>
    </w:p>
    <w:p w14:paraId="6B593957" w14:textId="311B8224" w:rsidR="000848EB" w:rsidRPr="000848EB" w:rsidRDefault="008A75FA" w:rsidP="000848EB">
      <w:pPr>
        <w:pStyle w:val="Code"/>
        <w:rPr>
          <w:highlight w:val="white"/>
        </w:rPr>
      </w:pPr>
      <w:r>
        <w:rPr>
          <w:highlight w:val="white"/>
        </w:rPr>
        <w:t xml:space="preserve">                                     </w:t>
      </w:r>
      <w:r w:rsidR="000848EB" w:rsidRPr="000848EB">
        <w:rPr>
          <w:highlight w:val="white"/>
        </w:rPr>
        <w:t xml:space="preserve"> file.FullName + ".c\"."); </w:t>
      </w:r>
      <w:r w:rsidR="00526239">
        <w:rPr>
          <w:highlight w:val="white"/>
        </w:rPr>
        <w:t xml:space="preserve"> </w:t>
      </w:r>
    </w:p>
    <w:p w14:paraId="58F99F7D" w14:textId="2852772D" w:rsidR="000848EB" w:rsidRPr="000848EB"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w:t>
      </w:r>
    </w:p>
    <w:p w14:paraId="7B685300" w14:textId="77777777" w:rsidR="000848EB" w:rsidRPr="000848EB" w:rsidRDefault="000848EB" w:rsidP="000848EB">
      <w:pPr>
        <w:pStyle w:val="Code"/>
        <w:rPr>
          <w:highlight w:val="white"/>
        </w:rPr>
      </w:pPr>
    </w:p>
    <w:p w14:paraId="6C4529F9" w14:textId="287482A0" w:rsidR="000848EB" w:rsidRDefault="00526239" w:rsidP="000848EB">
      <w:pPr>
        <w:pStyle w:val="Code"/>
        <w:rPr>
          <w:highlight w:val="white"/>
        </w:rPr>
      </w:pPr>
      <w:r>
        <w:rPr>
          <w:highlight w:val="white"/>
        </w:rPr>
        <w:t xml:space="preserve">  </w:t>
      </w:r>
      <w:r w:rsidR="000848EB" w:rsidRPr="000848EB">
        <w:rPr>
          <w:highlight w:val="white"/>
        </w:rPr>
        <w:t xml:space="preserve">            </w:t>
      </w:r>
      <w:r w:rsidR="009175B4">
        <w:rPr>
          <w:highlight w:val="white"/>
        </w:rPr>
        <w:t>CompileSourceFile</w:t>
      </w:r>
      <w:r w:rsidR="000848EB" w:rsidRPr="000848EB">
        <w:rPr>
          <w:highlight w:val="white"/>
        </w:rPr>
        <w:t>(file);</w:t>
      </w:r>
    </w:p>
    <w:p w14:paraId="1A0B06BC" w14:textId="55413778" w:rsidR="000848EB" w:rsidRDefault="000848EB" w:rsidP="000848EB">
      <w:pPr>
        <w:pStyle w:val="Code"/>
        <w:rPr>
          <w:highlight w:val="white"/>
        </w:rPr>
      </w:pPr>
      <w:r w:rsidRPr="000848EB">
        <w:rPr>
          <w:highlight w:val="white"/>
        </w:rPr>
        <w:lastRenderedPageBreak/>
        <w:t xml:space="preserve">    </w:t>
      </w:r>
      <w:r w:rsidR="00526239">
        <w:rPr>
          <w:highlight w:val="white"/>
        </w:rPr>
        <w:t xml:space="preserve">  </w:t>
      </w:r>
      <w:r w:rsidRPr="000848EB">
        <w:rPr>
          <w:highlight w:val="white"/>
        </w:rPr>
        <w:t xml:space="preserve">      }</w:t>
      </w:r>
    </w:p>
    <w:p w14:paraId="41F9CD5C" w14:textId="3DB8FA63" w:rsidR="00F13F65" w:rsidRPr="000848EB" w:rsidRDefault="00F13F65" w:rsidP="000848EB">
      <w:pPr>
        <w:pStyle w:val="Code"/>
        <w:rPr>
          <w:highlight w:val="white"/>
        </w:rPr>
      </w:pPr>
      <w:r>
        <w:rPr>
          <w:highlight w:val="white"/>
        </w:rPr>
        <w:t xml:space="preserve">          }</w:t>
      </w:r>
    </w:p>
    <w:p w14:paraId="1B94C6B2" w14:textId="082F2217" w:rsidR="000848EB" w:rsidRPr="000848EB" w:rsidRDefault="006F7257" w:rsidP="003C44DF">
      <w:pPr>
        <w:rPr>
          <w:highlight w:val="white"/>
        </w:rPr>
      </w:pPr>
      <w:r>
        <w:rPr>
          <w:highlight w:val="white"/>
        </w:rPr>
        <w:t xml:space="preserve">Finally, we call the </w:t>
      </w:r>
      <w:r w:rsidRPr="006F7257">
        <w:rPr>
          <w:rStyle w:val="KeyWord0"/>
          <w:highlight w:val="white"/>
        </w:rPr>
        <w:t>GenerateMakeFile</w:t>
      </w:r>
      <w:r>
        <w:rPr>
          <w:highlight w:val="white"/>
        </w:rPr>
        <w:t xml:space="preserve"> method to</w:t>
      </w:r>
      <w:r w:rsidR="00CA75FD">
        <w:rPr>
          <w:highlight w:val="white"/>
        </w:rPr>
        <w:t xml:space="preserve"> </w:t>
      </w:r>
      <w:r w:rsidR="003C44DF">
        <w:rPr>
          <w:highlight w:val="white"/>
        </w:rPr>
        <w:t>creat</w:t>
      </w:r>
      <w:r w:rsidR="00CA75FD">
        <w:rPr>
          <w:highlight w:val="white"/>
        </w:rPr>
        <w:t>e</w:t>
      </w:r>
      <w:r w:rsidR="003C44DF">
        <w:rPr>
          <w:highlight w:val="white"/>
        </w:rPr>
        <w:t xml:space="preserve"> </w:t>
      </w:r>
      <w:r w:rsidR="00CA75FD">
        <w:rPr>
          <w:highlight w:val="white"/>
        </w:rPr>
        <w:t xml:space="preserve">the </w:t>
      </w:r>
      <w:proofErr w:type="spellStart"/>
      <w:r w:rsidR="003C44DF">
        <w:rPr>
          <w:highlight w:val="white"/>
        </w:rPr>
        <w:t>makefile</w:t>
      </w:r>
      <w:proofErr w:type="spellEnd"/>
      <w:r w:rsidR="003C44DF">
        <w:rPr>
          <w:highlight w:val="white"/>
        </w:rPr>
        <w:t>.</w:t>
      </w:r>
    </w:p>
    <w:p w14:paraId="760F02A6" w14:textId="6251EF6A" w:rsidR="007B1E93" w:rsidRDefault="007B1E93" w:rsidP="000848EB">
      <w:pPr>
        <w:pStyle w:val="Code"/>
        <w:rPr>
          <w:highlight w:val="white"/>
        </w:rPr>
      </w:pPr>
      <w:r>
        <w:rPr>
          <w:highlight w:val="white"/>
        </w:rPr>
        <w:t xml:space="preserve">          GenerateMakeFile(argList);</w:t>
      </w:r>
    </w:p>
    <w:p w14:paraId="53E42FA0" w14:textId="77777777" w:rsidR="000848EB" w:rsidRPr="000848EB" w:rsidRDefault="000848EB" w:rsidP="000848EB">
      <w:pPr>
        <w:pStyle w:val="Code"/>
        <w:rPr>
          <w:highlight w:val="white"/>
        </w:rPr>
      </w:pPr>
      <w:r w:rsidRPr="000848EB">
        <w:rPr>
          <w:highlight w:val="white"/>
        </w:rPr>
        <w:t xml:space="preserve">        }</w:t>
      </w:r>
    </w:p>
    <w:p w14:paraId="7403FE6A" w14:textId="77777777" w:rsidR="000848EB" w:rsidRPr="000848EB" w:rsidRDefault="000848EB" w:rsidP="000848EB">
      <w:pPr>
        <w:pStyle w:val="Code"/>
        <w:rPr>
          <w:highlight w:val="white"/>
        </w:rPr>
      </w:pPr>
    </w:p>
    <w:p w14:paraId="7E7EB9A0" w14:textId="7BFAC5B3" w:rsidR="00B80F7F" w:rsidRDefault="00B80F7F" w:rsidP="00B80F7F">
      <w:pPr>
        <w:pStyle w:val="Code"/>
        <w:rPr>
          <w:highlight w:val="white"/>
        </w:rPr>
      </w:pPr>
      <w:r w:rsidRPr="000848EB">
        <w:rPr>
          <w:highlight w:val="white"/>
        </w:rPr>
        <w:t xml:space="preserve">        if (Start.Windows) {</w:t>
      </w:r>
    </w:p>
    <w:p w14:paraId="5E7F65F4" w14:textId="65B81472" w:rsidR="004C5297" w:rsidRPr="000848EB" w:rsidRDefault="004C5297" w:rsidP="00B80F7F">
      <w:pPr>
        <w:pStyle w:val="Code"/>
        <w:rPr>
          <w:highlight w:val="white"/>
        </w:rPr>
      </w:pPr>
      <w:r>
        <w:rPr>
          <w:highlight w:val="white"/>
        </w:rPr>
        <w:t xml:space="preserve">          // ...</w:t>
      </w:r>
    </w:p>
    <w:p w14:paraId="1D37017D" w14:textId="2D7B1C72" w:rsidR="00B80F7F" w:rsidRPr="000848EB" w:rsidRDefault="00B80F7F" w:rsidP="000848EB">
      <w:pPr>
        <w:pStyle w:val="Code"/>
        <w:rPr>
          <w:highlight w:val="white"/>
        </w:rPr>
      </w:pPr>
      <w:r>
        <w:rPr>
          <w:highlight w:val="white"/>
        </w:rPr>
        <w:t xml:space="preserve">        }</w:t>
      </w:r>
    </w:p>
    <w:p w14:paraId="4EF44844" w14:textId="2A78E20B" w:rsidR="000848EB" w:rsidRDefault="000848EB" w:rsidP="000848EB">
      <w:pPr>
        <w:pStyle w:val="Code"/>
        <w:rPr>
          <w:highlight w:val="white"/>
        </w:rPr>
      </w:pPr>
      <w:r w:rsidRPr="000848EB">
        <w:rPr>
          <w:highlight w:val="white"/>
        </w:rPr>
        <w:t xml:space="preserve">      }</w:t>
      </w:r>
    </w:p>
    <w:p w14:paraId="7A8488E6" w14:textId="07C19FF6" w:rsidR="00F10501" w:rsidRPr="000848EB" w:rsidRDefault="00F10501" w:rsidP="00F10501">
      <w:pPr>
        <w:rPr>
          <w:highlight w:val="white"/>
        </w:rPr>
      </w:pPr>
      <w:r>
        <w:rPr>
          <w:highlight w:val="white"/>
        </w:rPr>
        <w:t>In case of a runtime error (most likely: file error), we catch the exception and report an error.</w:t>
      </w:r>
    </w:p>
    <w:p w14:paraId="0C8547D3" w14:textId="77777777" w:rsidR="000848EB" w:rsidRPr="000848EB" w:rsidRDefault="000848EB" w:rsidP="000848EB">
      <w:pPr>
        <w:pStyle w:val="Code"/>
        <w:rPr>
          <w:highlight w:val="white"/>
        </w:rPr>
      </w:pPr>
      <w:r w:rsidRPr="000848EB">
        <w:rPr>
          <w:highlight w:val="white"/>
        </w:rPr>
        <w:t xml:space="preserve">      catch (Exception exception) {</w:t>
      </w:r>
    </w:p>
    <w:p w14:paraId="70212B70" w14:textId="77777777" w:rsidR="000848EB" w:rsidRPr="000848EB" w:rsidRDefault="000848EB" w:rsidP="000848EB">
      <w:pPr>
        <w:pStyle w:val="Code"/>
        <w:rPr>
          <w:highlight w:val="white"/>
        </w:rPr>
      </w:pPr>
      <w:r w:rsidRPr="000848EB">
        <w:rPr>
          <w:highlight w:val="white"/>
        </w:rPr>
        <w:t xml:space="preserve">        Console.Out.WriteLine(exception.StackTrace);</w:t>
      </w:r>
    </w:p>
    <w:p w14:paraId="438C53F6" w14:textId="77777777" w:rsidR="000848EB" w:rsidRPr="000848EB" w:rsidRDefault="000848EB" w:rsidP="000848EB">
      <w:pPr>
        <w:pStyle w:val="Code"/>
        <w:rPr>
          <w:highlight w:val="white"/>
        </w:rPr>
      </w:pPr>
      <w:r w:rsidRPr="000848EB">
        <w:rPr>
          <w:highlight w:val="white"/>
        </w:rPr>
        <w:t xml:space="preserve">        Assert.Error(exception.Message, Message.Parse_error);</w:t>
      </w:r>
    </w:p>
    <w:p w14:paraId="797DC9F9" w14:textId="77777777" w:rsidR="000848EB" w:rsidRPr="000848EB" w:rsidRDefault="000848EB" w:rsidP="000848EB">
      <w:pPr>
        <w:pStyle w:val="Code"/>
        <w:rPr>
          <w:highlight w:val="white"/>
        </w:rPr>
      </w:pPr>
      <w:r w:rsidRPr="000848EB">
        <w:rPr>
          <w:highlight w:val="white"/>
        </w:rPr>
        <w:t xml:space="preserve">      }</w:t>
      </w:r>
    </w:p>
    <w:p w14:paraId="69BA4BD7" w14:textId="6A67D9C9" w:rsidR="000848EB" w:rsidRDefault="000848EB" w:rsidP="000848EB">
      <w:pPr>
        <w:pStyle w:val="Code"/>
        <w:rPr>
          <w:highlight w:val="white"/>
        </w:rPr>
      </w:pPr>
      <w:r w:rsidRPr="000848EB">
        <w:rPr>
          <w:highlight w:val="white"/>
        </w:rPr>
        <w:t xml:space="preserve">    }</w:t>
      </w:r>
    </w:p>
    <w:p w14:paraId="2CE34F96" w14:textId="1519D6A2" w:rsidR="000848EB" w:rsidRDefault="002643B0" w:rsidP="00021FC6">
      <w:pPr>
        <w:pStyle w:val="Rubrik3"/>
        <w:rPr>
          <w:highlight w:val="white"/>
        </w:rPr>
      </w:pPr>
      <w:bookmarkStart w:id="17" w:name="_Toc54119849"/>
      <w:r>
        <w:rPr>
          <w:highlight w:val="white"/>
        </w:rPr>
        <w:t>Generating the Assembly File</w:t>
      </w:r>
      <w:bookmarkEnd w:id="17"/>
    </w:p>
    <w:p w14:paraId="347D02DB" w14:textId="166F68DA" w:rsidR="002643B0" w:rsidRDefault="007E3DF6" w:rsidP="00AA1002">
      <w:pPr>
        <w:rPr>
          <w:highlight w:val="white"/>
        </w:rPr>
      </w:pPr>
      <w:r>
        <w:rPr>
          <w:highlight w:val="white"/>
        </w:rPr>
        <w:t xml:space="preserve">The </w:t>
      </w:r>
      <w:r w:rsidRPr="007E3DF6">
        <w:rPr>
          <w:rStyle w:val="KeyWord0"/>
          <w:highlight w:val="white"/>
        </w:rPr>
        <w:t>CompileSourceFile</w:t>
      </w:r>
      <w:r>
        <w:rPr>
          <w:highlight w:val="white"/>
        </w:rPr>
        <w:t xml:space="preserve"> method </w:t>
      </w:r>
      <w:r w:rsidR="00705DEB">
        <w:rPr>
          <w:highlight w:val="white"/>
        </w:rPr>
        <w:t xml:space="preserve">compiles the source file into an </w:t>
      </w:r>
      <w:r w:rsidR="005F79CB">
        <w:rPr>
          <w:highlight w:val="white"/>
        </w:rPr>
        <w:t>assembly file</w:t>
      </w:r>
      <w:r w:rsidR="00705DEB">
        <w:rPr>
          <w:highlight w:val="white"/>
        </w:rPr>
        <w:t>.</w:t>
      </w:r>
      <w:r w:rsidR="002667E0">
        <w:rPr>
          <w:highlight w:val="white"/>
        </w:rPr>
        <w:t xml:space="preserve"> We begin by preprocessing the source code by creating an object of the </w:t>
      </w:r>
      <w:r w:rsidR="002667E0" w:rsidRPr="002667E0">
        <w:rPr>
          <w:rStyle w:val="KeyWord0"/>
          <w:highlight w:val="white"/>
        </w:rPr>
        <w:t>Preprocessor</w:t>
      </w:r>
      <w:r w:rsidR="002667E0">
        <w:rPr>
          <w:highlight w:val="white"/>
        </w:rPr>
        <w:t xml:space="preserve"> class. </w:t>
      </w:r>
      <w:r w:rsidR="00AA1002">
        <w:rPr>
          <w:highlight w:val="white"/>
        </w:rPr>
        <w:t>T</w:t>
      </w:r>
      <w:r w:rsidR="002667E0">
        <w:rPr>
          <w:highlight w:val="white"/>
        </w:rPr>
        <w:t>he preprocessing</w:t>
      </w:r>
      <w:r w:rsidR="00AA1002">
        <w:rPr>
          <w:highlight w:val="white"/>
        </w:rPr>
        <w:t xml:space="preserve"> has</w:t>
      </w:r>
      <w:r w:rsidR="002667E0">
        <w:rPr>
          <w:highlight w:val="white"/>
        </w:rPr>
        <w:t xml:space="preserve"> two output</w:t>
      </w:r>
      <w:r w:rsidR="00AA1002">
        <w:rPr>
          <w:highlight w:val="white"/>
        </w:rPr>
        <w:t>s</w:t>
      </w:r>
      <w:r w:rsidR="002667E0">
        <w:rPr>
          <w:highlight w:val="white"/>
        </w:rPr>
        <w:t xml:space="preserve">: the preprocessed code and the include set. </w:t>
      </w:r>
      <w:r w:rsidR="00774D4A">
        <w:rPr>
          <w:highlight w:val="white"/>
        </w:rPr>
        <w:t xml:space="preserve">We use the include set </w:t>
      </w:r>
      <w:r w:rsidR="003D6D18">
        <w:rPr>
          <w:highlight w:val="white"/>
        </w:rPr>
        <w:t xml:space="preserve">when calling </w:t>
      </w:r>
      <w:r w:rsidR="003C3CAF" w:rsidRPr="002643B0">
        <w:rPr>
          <w:rStyle w:val="KeyWord0"/>
          <w:highlight w:val="white"/>
        </w:rPr>
        <w:t>GenerateDependencyFile</w:t>
      </w:r>
      <w:r w:rsidR="003D6D18">
        <w:rPr>
          <w:highlight w:val="white"/>
        </w:rPr>
        <w:t xml:space="preserve"> </w:t>
      </w:r>
      <w:r w:rsidR="00774D4A">
        <w:rPr>
          <w:highlight w:val="white"/>
        </w:rPr>
        <w:t xml:space="preserve">to </w:t>
      </w:r>
      <w:r w:rsidR="002643B0">
        <w:rPr>
          <w:highlight w:val="white"/>
        </w:rPr>
        <w:t>establish</w:t>
      </w:r>
      <w:r w:rsidR="00774D4A">
        <w:rPr>
          <w:highlight w:val="white"/>
        </w:rPr>
        <w:t xml:space="preserve"> the dependency file of the source file; that is, </w:t>
      </w:r>
      <w:r w:rsidR="002643B0">
        <w:rPr>
          <w:highlight w:val="white"/>
        </w:rPr>
        <w:t>the name of the source file itself and the files included (directly or indirectly) by the source file.</w:t>
      </w:r>
    </w:p>
    <w:p w14:paraId="27710037" w14:textId="22624399" w:rsidR="000848EB" w:rsidRPr="002667E0" w:rsidRDefault="000848EB" w:rsidP="002667E0">
      <w:pPr>
        <w:pStyle w:val="Code"/>
        <w:rPr>
          <w:highlight w:val="white"/>
        </w:rPr>
      </w:pPr>
      <w:r w:rsidRPr="002667E0">
        <w:rPr>
          <w:highlight w:val="white"/>
        </w:rPr>
        <w:t xml:space="preserve">    public static void </w:t>
      </w:r>
      <w:r w:rsidR="009175B4" w:rsidRPr="002667E0">
        <w:rPr>
          <w:highlight w:val="white"/>
        </w:rPr>
        <w:t>CompileSourceFile</w:t>
      </w:r>
      <w:r w:rsidRPr="002667E0">
        <w:rPr>
          <w:highlight w:val="white"/>
        </w:rPr>
        <w:t>(FileInfo file) {</w:t>
      </w:r>
    </w:p>
    <w:p w14:paraId="7EA1C86E" w14:textId="77777777" w:rsidR="002667E0" w:rsidRPr="002667E0" w:rsidRDefault="002667E0" w:rsidP="002667E0">
      <w:pPr>
        <w:pStyle w:val="Code"/>
        <w:rPr>
          <w:highlight w:val="white"/>
        </w:rPr>
      </w:pPr>
      <w:r w:rsidRPr="002667E0">
        <w:rPr>
          <w:highlight w:val="white"/>
        </w:rPr>
        <w:t xml:space="preserve">      FileInfo sourceFile = new FileInfo(file.FullName + ".c");</w:t>
      </w:r>
    </w:p>
    <w:p w14:paraId="1F93145B" w14:textId="77777777" w:rsidR="002667E0" w:rsidRPr="002667E0" w:rsidRDefault="002667E0" w:rsidP="002667E0">
      <w:pPr>
        <w:pStyle w:val="Code"/>
        <w:rPr>
          <w:highlight w:val="white"/>
        </w:rPr>
      </w:pPr>
      <w:r w:rsidRPr="002667E0">
        <w:rPr>
          <w:highlight w:val="white"/>
        </w:rPr>
        <w:t xml:space="preserve">      Preprocessor preprocessor = new Preprocessor(sourceFile);</w:t>
      </w:r>
    </w:p>
    <w:p w14:paraId="6880AC37" w14:textId="76076932" w:rsidR="002667E0" w:rsidRPr="002667E0" w:rsidRDefault="002667E0" w:rsidP="002667E0">
      <w:pPr>
        <w:pStyle w:val="Code"/>
        <w:rPr>
          <w:highlight w:val="white"/>
        </w:rPr>
      </w:pPr>
      <w:r w:rsidRPr="002667E0">
        <w:rPr>
          <w:highlight w:val="white"/>
        </w:rPr>
        <w:t xml:space="preserve">      </w:t>
      </w:r>
      <w:r w:rsidR="003C3CAF">
        <w:rPr>
          <w:highlight w:val="white"/>
        </w:rPr>
        <w:t>GenerateDependencyFile</w:t>
      </w:r>
      <w:r w:rsidRPr="002667E0">
        <w:rPr>
          <w:highlight w:val="white"/>
        </w:rPr>
        <w:t>(</w:t>
      </w:r>
      <w:r w:rsidR="004653C0">
        <w:rPr>
          <w:highlight w:val="white"/>
        </w:rPr>
        <w:t>file</w:t>
      </w:r>
      <w:r w:rsidRPr="002667E0">
        <w:rPr>
          <w:highlight w:val="white"/>
        </w:rPr>
        <w:t>, preprocessor.IncludeSet);</w:t>
      </w:r>
    </w:p>
    <w:p w14:paraId="1A889E29" w14:textId="04C7BE05" w:rsidR="00FD66CA" w:rsidRPr="00916335" w:rsidRDefault="00FD66CA" w:rsidP="00375C15">
      <w:pPr>
        <w:rPr>
          <w:highlight w:val="white"/>
        </w:rPr>
      </w:pPr>
      <w:r>
        <w:rPr>
          <w:highlight w:val="white"/>
        </w:rPr>
        <w:t xml:space="preserve">We </w:t>
      </w:r>
      <w:r w:rsidR="00375C15">
        <w:rPr>
          <w:highlight w:val="white"/>
        </w:rPr>
        <w:t xml:space="preserve">convert the preprocessed </w:t>
      </w:r>
      <w:r w:rsidR="004D2DD1">
        <w:rPr>
          <w:highlight w:val="white"/>
        </w:rPr>
        <w:t xml:space="preserve">source </w:t>
      </w:r>
      <w:r w:rsidR="00375C15">
        <w:rPr>
          <w:highlight w:val="white"/>
        </w:rPr>
        <w:t>code t</w:t>
      </w:r>
      <w:r w:rsidR="00F56E0A">
        <w:rPr>
          <w:highlight w:val="white"/>
        </w:rPr>
        <w:t xml:space="preserve">o </w:t>
      </w:r>
      <w:r w:rsidR="00375C15">
        <w:rPr>
          <w:highlight w:val="white"/>
        </w:rPr>
        <w:t>a byte array, that we use as input in a memory stream, that finally become input to the scanner.</w:t>
      </w:r>
    </w:p>
    <w:p w14:paraId="79CA87FD" w14:textId="77777777" w:rsidR="00916335" w:rsidRDefault="00916335" w:rsidP="00916335">
      <w:pPr>
        <w:pStyle w:val="Code"/>
        <w:rPr>
          <w:highlight w:val="white"/>
        </w:rPr>
      </w:pPr>
      <w:r w:rsidRPr="00916335">
        <w:rPr>
          <w:highlight w:val="white"/>
        </w:rPr>
        <w:t xml:space="preserve">      byte[] byteArray =</w:t>
      </w:r>
    </w:p>
    <w:p w14:paraId="55755E5E" w14:textId="5E29B72F" w:rsidR="00916335" w:rsidRPr="00916335" w:rsidRDefault="00916335" w:rsidP="00916335">
      <w:pPr>
        <w:pStyle w:val="Code"/>
        <w:rPr>
          <w:highlight w:val="white"/>
        </w:rPr>
      </w:pPr>
      <w:r>
        <w:rPr>
          <w:highlight w:val="white"/>
        </w:rPr>
        <w:t xml:space="preserve">       </w:t>
      </w:r>
      <w:r w:rsidRPr="00916335">
        <w:rPr>
          <w:highlight w:val="white"/>
        </w:rPr>
        <w:t xml:space="preserve"> Encoding.ASCII.GetBytes(preprocessor.PreprocessedCode);</w:t>
      </w:r>
    </w:p>
    <w:p w14:paraId="12B21ADC" w14:textId="77777777" w:rsidR="00916335" w:rsidRPr="00916335" w:rsidRDefault="00916335" w:rsidP="00916335">
      <w:pPr>
        <w:pStyle w:val="Code"/>
        <w:rPr>
          <w:highlight w:val="white"/>
        </w:rPr>
      </w:pPr>
      <w:r w:rsidRPr="00916335">
        <w:rPr>
          <w:highlight w:val="white"/>
        </w:rPr>
        <w:t xml:space="preserve">      MemoryStream memoryStream = new MemoryStream(byteArray);</w:t>
      </w:r>
    </w:p>
    <w:p w14:paraId="55BD342D" w14:textId="77777777" w:rsidR="00916335" w:rsidRPr="00916335" w:rsidRDefault="00916335" w:rsidP="00916335">
      <w:pPr>
        <w:pStyle w:val="Code"/>
        <w:rPr>
          <w:highlight w:val="white"/>
        </w:rPr>
      </w:pPr>
      <w:r w:rsidRPr="00916335">
        <w:rPr>
          <w:highlight w:val="white"/>
        </w:rPr>
        <w:t xml:space="preserve">      CCompiler_Main.Scanner scanner =</w:t>
      </w:r>
    </w:p>
    <w:p w14:paraId="56877C69" w14:textId="77777777" w:rsidR="00916335" w:rsidRPr="00916335" w:rsidRDefault="00916335" w:rsidP="00916335">
      <w:pPr>
        <w:pStyle w:val="Code"/>
        <w:rPr>
          <w:highlight w:val="white"/>
        </w:rPr>
      </w:pPr>
      <w:r w:rsidRPr="00916335">
        <w:rPr>
          <w:highlight w:val="white"/>
        </w:rPr>
        <w:t xml:space="preserve">        new CCompiler_Main.Scanner(memoryStream);</w:t>
      </w:r>
    </w:p>
    <w:p w14:paraId="3D9B2902" w14:textId="2EE322F3" w:rsidR="000848EB" w:rsidRPr="00916335" w:rsidRDefault="00A02EAE" w:rsidP="00A02EAE">
      <w:pPr>
        <w:rPr>
          <w:highlight w:val="white"/>
        </w:rPr>
      </w:pPr>
      <w:r>
        <w:rPr>
          <w:highlight w:val="white"/>
        </w:rPr>
        <w:t>We set the root symbol table to represent the global space of the source code and parse the source code.</w:t>
      </w:r>
      <w:r w:rsidR="00EE1973">
        <w:rPr>
          <w:highlight w:val="white"/>
        </w:rPr>
        <w:t xml:space="preserve"> The </w:t>
      </w:r>
      <w:r w:rsidR="00EE1973" w:rsidRPr="004012AC">
        <w:rPr>
          <w:rStyle w:val="KeyWord0"/>
          <w:highlight w:val="white"/>
        </w:rPr>
        <w:t>Path</w:t>
      </w:r>
      <w:r w:rsidR="00EE1973">
        <w:rPr>
          <w:highlight w:val="white"/>
        </w:rPr>
        <w:t xml:space="preserve"> and </w:t>
      </w:r>
      <w:r w:rsidR="00EE1973" w:rsidRPr="004012AC">
        <w:rPr>
          <w:rStyle w:val="KeyWord0"/>
          <w:highlight w:val="white"/>
        </w:rPr>
        <w:t>Line</w:t>
      </w:r>
      <w:r w:rsidR="00EE1973">
        <w:rPr>
          <w:highlight w:val="white"/>
        </w:rPr>
        <w:t xml:space="preserve"> fields of the scanner is initialized </w:t>
      </w:r>
      <w:proofErr w:type="gramStart"/>
      <w:r w:rsidR="00EE1973">
        <w:rPr>
          <w:highlight w:val="white"/>
        </w:rPr>
        <w:t>in order to</w:t>
      </w:r>
      <w:proofErr w:type="gramEnd"/>
      <w:r w:rsidR="00EE1973">
        <w:rPr>
          <w:highlight w:val="white"/>
        </w:rPr>
        <w:t xml:space="preserve"> </w:t>
      </w:r>
      <w:r w:rsidR="004D2DD1">
        <w:rPr>
          <w:highlight w:val="white"/>
        </w:rPr>
        <w:t xml:space="preserve">report the correct file and number in cases of </w:t>
      </w:r>
      <w:r w:rsidR="00EE1973">
        <w:rPr>
          <w:highlight w:val="white"/>
        </w:rPr>
        <w:t>error messages.</w:t>
      </w:r>
      <w:r w:rsidR="004D2DD1">
        <w:rPr>
          <w:highlight w:val="white"/>
        </w:rPr>
        <w:t xml:space="preserve"> If the parser encounters an error, it returns false and we report a syntax error.</w:t>
      </w:r>
    </w:p>
    <w:p w14:paraId="0481116A" w14:textId="77777777" w:rsidR="000848EB" w:rsidRPr="000848EB" w:rsidRDefault="000848EB" w:rsidP="000848EB">
      <w:pPr>
        <w:pStyle w:val="Code"/>
        <w:rPr>
          <w:highlight w:val="white"/>
        </w:rPr>
      </w:pPr>
      <w:r w:rsidRPr="000848EB">
        <w:rPr>
          <w:highlight w:val="white"/>
        </w:rPr>
        <w:t xml:space="preserve">      try {</w:t>
      </w:r>
    </w:p>
    <w:p w14:paraId="6685C142" w14:textId="77777777" w:rsidR="000848EB" w:rsidRPr="000848EB" w:rsidRDefault="000848EB" w:rsidP="000848EB">
      <w:pPr>
        <w:pStyle w:val="Code"/>
        <w:rPr>
          <w:highlight w:val="white"/>
        </w:rPr>
      </w:pPr>
      <w:r w:rsidRPr="000848EB">
        <w:rPr>
          <w:highlight w:val="white"/>
        </w:rPr>
        <w:t xml:space="preserve">        SymbolTable.CurrentTable = new SymbolTable(null, Scope.Global);</w:t>
      </w:r>
    </w:p>
    <w:p w14:paraId="3453F232" w14:textId="77777777" w:rsidR="000848EB" w:rsidRPr="000848EB" w:rsidRDefault="000848EB" w:rsidP="000848EB">
      <w:pPr>
        <w:pStyle w:val="Code"/>
        <w:rPr>
          <w:highlight w:val="white"/>
        </w:rPr>
      </w:pPr>
      <w:r w:rsidRPr="000848EB">
        <w:rPr>
          <w:highlight w:val="white"/>
        </w:rPr>
        <w:t xml:space="preserve">        CCompiler_Main.Scanner.Path = sourceFile;</w:t>
      </w:r>
    </w:p>
    <w:p w14:paraId="137F2D40" w14:textId="77777777" w:rsidR="000848EB" w:rsidRPr="000848EB" w:rsidRDefault="000848EB" w:rsidP="000848EB">
      <w:pPr>
        <w:pStyle w:val="Code"/>
        <w:rPr>
          <w:highlight w:val="white"/>
        </w:rPr>
      </w:pPr>
      <w:r w:rsidRPr="000848EB">
        <w:rPr>
          <w:highlight w:val="white"/>
        </w:rPr>
        <w:t xml:space="preserve">        CCompiler_Main.Scanner.Line = 1;</w:t>
      </w:r>
    </w:p>
    <w:p w14:paraId="10F7B5DD" w14:textId="77777777" w:rsidR="000848EB" w:rsidRPr="000848EB" w:rsidRDefault="000848EB" w:rsidP="000848EB">
      <w:pPr>
        <w:pStyle w:val="Code"/>
        <w:rPr>
          <w:highlight w:val="white"/>
        </w:rPr>
      </w:pPr>
      <w:r w:rsidRPr="000848EB">
        <w:rPr>
          <w:highlight w:val="white"/>
        </w:rPr>
        <w:t xml:space="preserve">        CCompiler_Main.Parser parser = new CCompiler_Main.Parser(scanner);</w:t>
      </w:r>
    </w:p>
    <w:p w14:paraId="0A0888F3" w14:textId="77777777" w:rsidR="000848EB" w:rsidRPr="000848EB" w:rsidRDefault="000848EB" w:rsidP="000848EB">
      <w:pPr>
        <w:pStyle w:val="Code"/>
        <w:rPr>
          <w:highlight w:val="white"/>
        </w:rPr>
      </w:pPr>
      <w:r w:rsidRPr="000848EB">
        <w:rPr>
          <w:highlight w:val="white"/>
        </w:rPr>
        <w:t xml:space="preserve">        Assert.Error(parser.Parse(), Message.Syntax_error);</w:t>
      </w:r>
    </w:p>
    <w:p w14:paraId="047A8575" w14:textId="77777777" w:rsidR="000848EB" w:rsidRPr="000848EB" w:rsidRDefault="000848EB" w:rsidP="000848EB">
      <w:pPr>
        <w:pStyle w:val="Code"/>
        <w:rPr>
          <w:highlight w:val="white"/>
        </w:rPr>
      </w:pPr>
      <w:r w:rsidRPr="000848EB">
        <w:rPr>
          <w:highlight w:val="white"/>
        </w:rPr>
        <w:t xml:space="preserve">      }</w:t>
      </w:r>
    </w:p>
    <w:p w14:paraId="6B5E8F4D" w14:textId="77777777" w:rsidR="000848EB" w:rsidRPr="000848EB" w:rsidRDefault="000848EB" w:rsidP="000848EB">
      <w:pPr>
        <w:pStyle w:val="Code"/>
        <w:rPr>
          <w:highlight w:val="white"/>
        </w:rPr>
      </w:pPr>
      <w:r w:rsidRPr="000848EB">
        <w:rPr>
          <w:highlight w:val="white"/>
        </w:rPr>
        <w:t xml:space="preserve">      catch (IOException ioException) {</w:t>
      </w:r>
    </w:p>
    <w:p w14:paraId="25AC66D9" w14:textId="77777777" w:rsidR="000848EB" w:rsidRPr="000848EB" w:rsidRDefault="000848EB" w:rsidP="000848EB">
      <w:pPr>
        <w:pStyle w:val="Code"/>
        <w:rPr>
          <w:highlight w:val="white"/>
        </w:rPr>
      </w:pPr>
      <w:r w:rsidRPr="000848EB">
        <w:rPr>
          <w:highlight w:val="white"/>
        </w:rPr>
        <w:t xml:space="preserve">        Assert.Error(false, ioException.StackTrace, Message.Syntax_error);</w:t>
      </w:r>
    </w:p>
    <w:p w14:paraId="61F25FA2" w14:textId="77777777" w:rsidR="000848EB" w:rsidRPr="000848EB" w:rsidRDefault="000848EB" w:rsidP="000848EB">
      <w:pPr>
        <w:pStyle w:val="Code"/>
        <w:rPr>
          <w:highlight w:val="white"/>
        </w:rPr>
      </w:pPr>
      <w:r w:rsidRPr="000848EB">
        <w:rPr>
          <w:highlight w:val="white"/>
        </w:rPr>
        <w:t xml:space="preserve">      }</w:t>
      </w:r>
    </w:p>
    <w:p w14:paraId="02827656" w14:textId="796AABC2" w:rsidR="009842AA" w:rsidRDefault="009842AA" w:rsidP="009842AA">
      <w:pPr>
        <w:rPr>
          <w:highlight w:val="white"/>
        </w:rPr>
      </w:pPr>
      <w:r>
        <w:rPr>
          <w:highlight w:val="white"/>
        </w:rPr>
        <w:lastRenderedPageBreak/>
        <w:t xml:space="preserve">The result of the parsing is the </w:t>
      </w:r>
      <w:r w:rsidRPr="009A2C29">
        <w:rPr>
          <w:rStyle w:val="KeyWord0"/>
          <w:highlight w:val="white"/>
        </w:rPr>
        <w:t>SymbolTable.StaticSet</w:t>
      </w:r>
      <w:r>
        <w:rPr>
          <w:highlight w:val="white"/>
        </w:rPr>
        <w:t xml:space="preserve"> set, holding a set of static symbols, such as functions and static variables. </w:t>
      </w:r>
      <w:r w:rsidR="00B2097E">
        <w:rPr>
          <w:highlight w:val="white"/>
        </w:rPr>
        <w:t>The resulting assembly file</w:t>
      </w:r>
      <w:r w:rsidR="00C61593">
        <w:rPr>
          <w:highlight w:val="white"/>
        </w:rPr>
        <w:t xml:space="preserve"> shall</w:t>
      </w:r>
      <w:r w:rsidR="00B2097E">
        <w:rPr>
          <w:highlight w:val="white"/>
        </w:rPr>
        <w:t xml:space="preserve"> </w:t>
      </w:r>
      <w:proofErr w:type="gramStart"/>
      <w:r w:rsidR="00B2097E">
        <w:rPr>
          <w:highlight w:val="white"/>
        </w:rPr>
        <w:t>is</w:t>
      </w:r>
      <w:proofErr w:type="gramEnd"/>
      <w:r w:rsidR="00B2097E">
        <w:rPr>
          <w:highlight w:val="white"/>
        </w:rPr>
        <w:t xml:space="preserve"> made up by three parts:</w:t>
      </w:r>
    </w:p>
    <w:p w14:paraId="083C5B08" w14:textId="6C79FA66" w:rsidR="00B2097E" w:rsidRDefault="00B2097E" w:rsidP="00B2097E">
      <w:pPr>
        <w:pStyle w:val="Liststycke"/>
        <w:numPr>
          <w:ilvl w:val="0"/>
          <w:numId w:val="165"/>
        </w:numPr>
        <w:rPr>
          <w:highlight w:val="white"/>
        </w:rPr>
      </w:pPr>
      <w:r w:rsidRPr="00B2097E">
        <w:rPr>
          <w:rStyle w:val="KeyWord0"/>
          <w:highlight w:val="white"/>
        </w:rPr>
        <w:t>Extern</w:t>
      </w:r>
      <w:r>
        <w:rPr>
          <w:highlight w:val="white"/>
        </w:rPr>
        <w:t>. The names of objects defined in other files</w:t>
      </w:r>
      <w:r w:rsidR="00AE46DE">
        <w:rPr>
          <w:highlight w:val="white"/>
        </w:rPr>
        <w:t xml:space="preserve"> and accessible in this file.</w:t>
      </w:r>
    </w:p>
    <w:p w14:paraId="56077172" w14:textId="3327D7C5" w:rsidR="00B2097E" w:rsidRDefault="009741E5" w:rsidP="00B2097E">
      <w:pPr>
        <w:pStyle w:val="Liststycke"/>
        <w:numPr>
          <w:ilvl w:val="0"/>
          <w:numId w:val="165"/>
        </w:numPr>
        <w:rPr>
          <w:highlight w:val="white"/>
        </w:rPr>
      </w:pPr>
      <w:r w:rsidRPr="009741E5">
        <w:rPr>
          <w:rStyle w:val="KeyWord0"/>
          <w:highlight w:val="white"/>
        </w:rPr>
        <w:t>Global</w:t>
      </w:r>
      <w:r>
        <w:rPr>
          <w:highlight w:val="white"/>
        </w:rPr>
        <w:t xml:space="preserve">. The names of objects defined in </w:t>
      </w:r>
      <w:r w:rsidR="00AE46DE">
        <w:rPr>
          <w:highlight w:val="white"/>
        </w:rPr>
        <w:t xml:space="preserve">this </w:t>
      </w:r>
      <w:r>
        <w:rPr>
          <w:highlight w:val="white"/>
        </w:rPr>
        <w:t xml:space="preserve">file and </w:t>
      </w:r>
      <w:r w:rsidR="00AE46DE">
        <w:rPr>
          <w:highlight w:val="white"/>
        </w:rPr>
        <w:t>accessible</w:t>
      </w:r>
      <w:r>
        <w:rPr>
          <w:highlight w:val="white"/>
        </w:rPr>
        <w:t xml:space="preserve"> in other files.</w:t>
      </w:r>
    </w:p>
    <w:p w14:paraId="00F5CC12" w14:textId="264A19BA" w:rsidR="009741E5" w:rsidRDefault="009741E5" w:rsidP="00B2097E">
      <w:pPr>
        <w:pStyle w:val="Liststycke"/>
        <w:numPr>
          <w:ilvl w:val="0"/>
          <w:numId w:val="165"/>
        </w:numPr>
        <w:rPr>
          <w:highlight w:val="white"/>
        </w:rPr>
      </w:pPr>
      <w:r w:rsidRPr="009741E5">
        <w:rPr>
          <w:rStyle w:val="KeyWord0"/>
          <w:highlight w:val="white"/>
        </w:rPr>
        <w:t>Code</w:t>
      </w:r>
      <w:r>
        <w:rPr>
          <w:highlight w:val="white"/>
        </w:rPr>
        <w:t>. The actual assembly code</w:t>
      </w:r>
      <w:r w:rsidR="00C61593">
        <w:rPr>
          <w:highlight w:val="white"/>
        </w:rPr>
        <w:t xml:space="preserve"> of the symbols of the static set.</w:t>
      </w:r>
    </w:p>
    <w:p w14:paraId="394812E9" w14:textId="0E497725" w:rsidR="009741E5" w:rsidRPr="00B2097E" w:rsidRDefault="009741E5" w:rsidP="009741E5">
      <w:pPr>
        <w:rPr>
          <w:highlight w:val="white"/>
        </w:rPr>
      </w:pPr>
      <w:r>
        <w:rPr>
          <w:highlight w:val="white"/>
        </w:rPr>
        <w:t>We start by defining the tot</w:t>
      </w:r>
      <w:r w:rsidR="00033D0F">
        <w:rPr>
          <w:highlight w:val="white"/>
        </w:rPr>
        <w:t>a</w:t>
      </w:r>
      <w:r>
        <w:rPr>
          <w:highlight w:val="white"/>
        </w:rPr>
        <w:t xml:space="preserve">l extern set; that is, the </w:t>
      </w:r>
      <w:r w:rsidR="00564075">
        <w:rPr>
          <w:highlight w:val="white"/>
        </w:rPr>
        <w:t>union of the extern sets of the symbol in the static set of the file.</w:t>
      </w:r>
    </w:p>
    <w:p w14:paraId="1D194433" w14:textId="77777777" w:rsidR="008F3070" w:rsidRPr="009842AA" w:rsidRDefault="008F3070" w:rsidP="009842AA">
      <w:pPr>
        <w:pStyle w:val="Code"/>
        <w:rPr>
          <w:highlight w:val="white"/>
        </w:rPr>
      </w:pPr>
      <w:r w:rsidRPr="009842AA">
        <w:rPr>
          <w:highlight w:val="white"/>
        </w:rPr>
        <w:t xml:space="preserve">      if (Start.Linux) {</w:t>
      </w:r>
    </w:p>
    <w:p w14:paraId="6D5A1C7C" w14:textId="50B6FB42" w:rsidR="008F3070" w:rsidRPr="009842AA" w:rsidRDefault="008F3070" w:rsidP="009842AA">
      <w:pPr>
        <w:pStyle w:val="Code"/>
        <w:rPr>
          <w:highlight w:val="white"/>
        </w:rPr>
      </w:pPr>
      <w:r w:rsidRPr="009842AA">
        <w:rPr>
          <w:highlight w:val="white"/>
        </w:rPr>
        <w:t xml:space="preserve">        ISet&lt;string&gt; </w:t>
      </w:r>
      <w:r w:rsidR="00AE54FA">
        <w:rPr>
          <w:highlight w:val="white"/>
        </w:rPr>
        <w:t>totalExternSet</w:t>
      </w:r>
      <w:r w:rsidRPr="009842AA">
        <w:rPr>
          <w:highlight w:val="white"/>
        </w:rPr>
        <w:t xml:space="preserve"> = new HashSet&lt;string&gt;();</w:t>
      </w:r>
    </w:p>
    <w:p w14:paraId="3503B796" w14:textId="77777777" w:rsidR="008F3070" w:rsidRPr="009842AA" w:rsidRDefault="008F3070" w:rsidP="009842AA">
      <w:pPr>
        <w:pStyle w:val="Code"/>
        <w:rPr>
          <w:highlight w:val="white"/>
        </w:rPr>
      </w:pPr>
      <w:r w:rsidRPr="009842AA">
        <w:rPr>
          <w:highlight w:val="white"/>
        </w:rPr>
        <w:t xml:space="preserve">                     </w:t>
      </w:r>
    </w:p>
    <w:p w14:paraId="6AA6B6C1" w14:textId="77777777" w:rsidR="008F3070" w:rsidRPr="009842AA" w:rsidRDefault="008F3070" w:rsidP="009842AA">
      <w:pPr>
        <w:pStyle w:val="Code"/>
        <w:rPr>
          <w:highlight w:val="white"/>
        </w:rPr>
      </w:pPr>
      <w:r w:rsidRPr="009842AA">
        <w:rPr>
          <w:highlight w:val="white"/>
        </w:rPr>
        <w:t xml:space="preserve">        foreach (StaticSymbol staticSymbol in SymbolTable.StaticSet) {</w:t>
      </w:r>
    </w:p>
    <w:p w14:paraId="18BDEBF9" w14:textId="77777777" w:rsidR="008F3070" w:rsidRPr="009842AA" w:rsidRDefault="008F3070" w:rsidP="009842AA">
      <w:pPr>
        <w:pStyle w:val="Code"/>
        <w:rPr>
          <w:highlight w:val="white"/>
        </w:rPr>
      </w:pPr>
      <w:r w:rsidRPr="009842AA">
        <w:rPr>
          <w:highlight w:val="white"/>
        </w:rPr>
        <w:t xml:space="preserve">          StaticSymbolLinux staticSymbolLinux =</w:t>
      </w:r>
    </w:p>
    <w:p w14:paraId="49126B79" w14:textId="77777777" w:rsidR="008F3070" w:rsidRPr="009842AA" w:rsidRDefault="008F3070" w:rsidP="009842AA">
      <w:pPr>
        <w:pStyle w:val="Code"/>
        <w:rPr>
          <w:highlight w:val="white"/>
        </w:rPr>
      </w:pPr>
      <w:r w:rsidRPr="009842AA">
        <w:rPr>
          <w:highlight w:val="white"/>
        </w:rPr>
        <w:t xml:space="preserve">            (StaticSymbolLinux) staticSymbol;</w:t>
      </w:r>
    </w:p>
    <w:p w14:paraId="62B1EDC0" w14:textId="0F2637B6" w:rsidR="008F3070" w:rsidRPr="009842AA" w:rsidRDefault="008F3070" w:rsidP="009842AA">
      <w:pPr>
        <w:pStyle w:val="Code"/>
        <w:rPr>
          <w:highlight w:val="white"/>
        </w:rPr>
      </w:pPr>
      <w:r w:rsidRPr="009842AA">
        <w:rPr>
          <w:highlight w:val="white"/>
        </w:rPr>
        <w:t xml:space="preserve">          </w:t>
      </w:r>
      <w:r w:rsidR="00AE54FA">
        <w:rPr>
          <w:highlight w:val="white"/>
        </w:rPr>
        <w:t>totalExternSet</w:t>
      </w:r>
      <w:r w:rsidRPr="009842AA">
        <w:rPr>
          <w:highlight w:val="white"/>
        </w:rPr>
        <w:t>.UnionWith(staticSymbolLinux.ExternSet);</w:t>
      </w:r>
    </w:p>
    <w:p w14:paraId="5EFAD50F" w14:textId="77777777" w:rsidR="008F3070" w:rsidRPr="009842AA" w:rsidRDefault="008F3070" w:rsidP="009842AA">
      <w:pPr>
        <w:pStyle w:val="Code"/>
        <w:rPr>
          <w:highlight w:val="white"/>
        </w:rPr>
      </w:pPr>
      <w:r w:rsidRPr="009842AA">
        <w:rPr>
          <w:highlight w:val="white"/>
        </w:rPr>
        <w:t xml:space="preserve">        }</w:t>
      </w:r>
    </w:p>
    <w:p w14:paraId="57CC9962" w14:textId="62736312" w:rsidR="008F3070" w:rsidRPr="009842AA" w:rsidRDefault="00564075" w:rsidP="00564075">
      <w:pPr>
        <w:rPr>
          <w:highlight w:val="white"/>
        </w:rPr>
      </w:pPr>
      <w:r>
        <w:rPr>
          <w:highlight w:val="white"/>
        </w:rPr>
        <w:t>We remove the names of the symbols of the static</w:t>
      </w:r>
      <w:r w:rsidR="002B043B">
        <w:rPr>
          <w:highlight w:val="white"/>
        </w:rPr>
        <w:t xml:space="preserve"> </w:t>
      </w:r>
      <w:r>
        <w:rPr>
          <w:highlight w:val="white"/>
        </w:rPr>
        <w:t xml:space="preserve">set, since </w:t>
      </w:r>
      <w:r w:rsidR="002B043B">
        <w:rPr>
          <w:highlight w:val="white"/>
        </w:rPr>
        <w:t xml:space="preserve">objects defined in this file </w:t>
      </w:r>
      <w:r w:rsidR="00E25D73">
        <w:rPr>
          <w:highlight w:val="white"/>
        </w:rPr>
        <w:t xml:space="preserve">are accessible in this file and </w:t>
      </w:r>
      <w:r w:rsidR="002B043B">
        <w:rPr>
          <w:highlight w:val="white"/>
        </w:rPr>
        <w:t>shall not be stated as extern.</w:t>
      </w:r>
    </w:p>
    <w:p w14:paraId="5F2524E2" w14:textId="77777777" w:rsidR="008F3070" w:rsidRPr="009842AA" w:rsidRDefault="008F3070" w:rsidP="009842AA">
      <w:pPr>
        <w:pStyle w:val="Code"/>
        <w:rPr>
          <w:highlight w:val="white"/>
        </w:rPr>
      </w:pPr>
      <w:r w:rsidRPr="009842AA">
        <w:rPr>
          <w:highlight w:val="white"/>
        </w:rPr>
        <w:t xml:space="preserve">        foreach (StaticSymbol staticSymbol in SymbolTable.StaticSet) {</w:t>
      </w:r>
    </w:p>
    <w:p w14:paraId="2F04DB9A" w14:textId="0EBC400E" w:rsidR="008F3070" w:rsidRPr="009842AA" w:rsidRDefault="008F3070" w:rsidP="009842AA">
      <w:pPr>
        <w:pStyle w:val="Code"/>
        <w:rPr>
          <w:highlight w:val="white"/>
        </w:rPr>
      </w:pPr>
      <w:r w:rsidRPr="009842AA">
        <w:rPr>
          <w:highlight w:val="white"/>
        </w:rPr>
        <w:t xml:space="preserve">          </w:t>
      </w:r>
      <w:r w:rsidR="00AE54FA">
        <w:rPr>
          <w:highlight w:val="white"/>
        </w:rPr>
        <w:t>totalExternSet</w:t>
      </w:r>
      <w:r w:rsidRPr="009842AA">
        <w:rPr>
          <w:highlight w:val="white"/>
        </w:rPr>
        <w:t>.Remove(staticSymbol.UniqueName);</w:t>
      </w:r>
    </w:p>
    <w:p w14:paraId="68697331" w14:textId="77777777" w:rsidR="008F3070" w:rsidRPr="009842AA" w:rsidRDefault="008F3070" w:rsidP="009842AA">
      <w:pPr>
        <w:pStyle w:val="Code"/>
        <w:rPr>
          <w:highlight w:val="white"/>
        </w:rPr>
      </w:pPr>
      <w:r w:rsidRPr="009842AA">
        <w:rPr>
          <w:highlight w:val="white"/>
        </w:rPr>
        <w:t xml:space="preserve">        }</w:t>
      </w:r>
    </w:p>
    <w:p w14:paraId="30750D3F" w14:textId="5C8FDED0" w:rsidR="008F3070" w:rsidRPr="009842AA" w:rsidRDefault="002B043B" w:rsidP="002B043B">
      <w:pPr>
        <w:rPr>
          <w:highlight w:val="white"/>
        </w:rPr>
      </w:pPr>
      <w:r>
        <w:rPr>
          <w:highlight w:val="white"/>
        </w:rPr>
        <w:t xml:space="preserve">Now we are ready to write the actual assembly file, we </w:t>
      </w:r>
      <w:r w:rsidR="00E25D73">
        <w:rPr>
          <w:highlight w:val="white"/>
        </w:rPr>
        <w:t xml:space="preserve">start by </w:t>
      </w:r>
      <w:r>
        <w:rPr>
          <w:highlight w:val="white"/>
        </w:rPr>
        <w:t>creat</w:t>
      </w:r>
      <w:r w:rsidR="00E25D73">
        <w:rPr>
          <w:highlight w:val="white"/>
        </w:rPr>
        <w:t>ing</w:t>
      </w:r>
      <w:r>
        <w:rPr>
          <w:highlight w:val="white"/>
        </w:rPr>
        <w:t xml:space="preserve"> a file and connect a stream to in.</w:t>
      </w:r>
      <w:r w:rsidR="00703142">
        <w:rPr>
          <w:highlight w:val="white"/>
        </w:rPr>
        <w:t xml:space="preserve"> Is there is </w:t>
      </w:r>
      <w:r w:rsidR="002053C9">
        <w:rPr>
          <w:highlight w:val="white"/>
        </w:rPr>
        <w:t xml:space="preserve">already </w:t>
      </w:r>
      <w:r w:rsidR="00703142">
        <w:rPr>
          <w:highlight w:val="white"/>
        </w:rPr>
        <w:t>a file with the same name, it will be overwritten.</w:t>
      </w:r>
    </w:p>
    <w:p w14:paraId="1589F9B0" w14:textId="77777777" w:rsidR="008F3070" w:rsidRPr="009842AA" w:rsidRDefault="008F3070" w:rsidP="009842AA">
      <w:pPr>
        <w:pStyle w:val="Code"/>
        <w:rPr>
          <w:highlight w:val="white"/>
        </w:rPr>
      </w:pPr>
      <w:r w:rsidRPr="009842AA">
        <w:rPr>
          <w:highlight w:val="white"/>
        </w:rPr>
        <w:t xml:space="preserve">        FileInfo assemblyFile = new FileInfo(file.FullName + ".asm");</w:t>
      </w:r>
    </w:p>
    <w:p w14:paraId="54DC5E90" w14:textId="77777777" w:rsidR="008F3070" w:rsidRPr="009842AA" w:rsidRDefault="008F3070" w:rsidP="009842AA">
      <w:pPr>
        <w:pStyle w:val="Code"/>
        <w:rPr>
          <w:highlight w:val="white"/>
        </w:rPr>
      </w:pPr>
      <w:r w:rsidRPr="009842AA">
        <w:rPr>
          <w:highlight w:val="white"/>
        </w:rPr>
        <w:t xml:space="preserve">        StreamWriter streamWriter = new StreamWriter(assemblyFile.FullName);</w:t>
      </w:r>
    </w:p>
    <w:p w14:paraId="48487D86" w14:textId="46CFAE4B" w:rsidR="004320AF" w:rsidRDefault="004320AF" w:rsidP="00762B94">
      <w:pPr>
        <w:rPr>
          <w:highlight w:val="white"/>
        </w:rPr>
      </w:pPr>
      <w:r>
        <w:rPr>
          <w:highlight w:val="white"/>
        </w:rPr>
        <w:t>We iterate through the symbol</w:t>
      </w:r>
      <w:r w:rsidR="00236554">
        <w:rPr>
          <w:highlight w:val="white"/>
        </w:rPr>
        <w:t>s</w:t>
      </w:r>
      <w:r>
        <w:rPr>
          <w:highlight w:val="white"/>
        </w:rPr>
        <w:t xml:space="preserve"> and add the names of all symbol</w:t>
      </w:r>
      <w:r w:rsidR="00236554">
        <w:rPr>
          <w:highlight w:val="white"/>
        </w:rPr>
        <w:t xml:space="preserve">, with the exceptions of the symbols </w:t>
      </w:r>
      <w:r>
        <w:rPr>
          <w:highlight w:val="white"/>
        </w:rPr>
        <w:t>with</w:t>
      </w:r>
      <w:r w:rsidR="00236554">
        <w:rPr>
          <w:highlight w:val="white"/>
        </w:rPr>
        <w:t>out</w:t>
      </w:r>
      <w:r>
        <w:rPr>
          <w:highlight w:val="white"/>
        </w:rPr>
        <w:t xml:space="preserve"> external linkage</w:t>
      </w:r>
      <w:r w:rsidR="00762B94">
        <w:rPr>
          <w:highlight w:val="white"/>
        </w:rPr>
        <w:t xml:space="preserve"> (which have</w:t>
      </w:r>
      <w:r>
        <w:rPr>
          <w:highlight w:val="white"/>
        </w:rPr>
        <w:t xml:space="preserve"> </w:t>
      </w:r>
      <w:r w:rsidR="00762B94">
        <w:rPr>
          <w:highlight w:val="white"/>
        </w:rPr>
        <w:t>a separator id</w:t>
      </w:r>
      <w:r w:rsidR="001F62D0">
        <w:rPr>
          <w:highlight w:val="white"/>
        </w:rPr>
        <w:t>entifier</w:t>
      </w:r>
      <w:r w:rsidR="00762B94">
        <w:rPr>
          <w:highlight w:val="white"/>
        </w:rPr>
        <w:t xml:space="preserve"> in their names) and </w:t>
      </w:r>
      <w:r w:rsidR="00236554">
        <w:rPr>
          <w:highlight w:val="white"/>
        </w:rPr>
        <w:t>symbols</w:t>
      </w:r>
      <w:r w:rsidR="00762B94">
        <w:rPr>
          <w:highlight w:val="white"/>
        </w:rPr>
        <w:t xml:space="preserve"> </w:t>
      </w:r>
      <w:r w:rsidR="001F62D0">
        <w:rPr>
          <w:highlight w:val="white"/>
        </w:rPr>
        <w:t>that represent</w:t>
      </w:r>
      <w:r w:rsidR="00236554">
        <w:rPr>
          <w:highlight w:val="white"/>
        </w:rPr>
        <w:t>s</w:t>
      </w:r>
      <w:r w:rsidR="001F62D0">
        <w:rPr>
          <w:highlight w:val="white"/>
        </w:rPr>
        <w:t xml:space="preserve"> constant values (which have a numeric identifier in their names). Neither </w:t>
      </w:r>
      <w:r w:rsidR="00A41640">
        <w:rPr>
          <w:highlight w:val="white"/>
        </w:rPr>
        <w:t>symbols</w:t>
      </w:r>
      <w:r w:rsidR="001F62D0">
        <w:rPr>
          <w:highlight w:val="white"/>
        </w:rPr>
        <w:t xml:space="preserve"> without </w:t>
      </w:r>
      <w:r w:rsidR="0089524F">
        <w:rPr>
          <w:highlight w:val="white"/>
        </w:rPr>
        <w:t xml:space="preserve">external linkage nor value </w:t>
      </w:r>
      <w:r w:rsidR="00A41640">
        <w:rPr>
          <w:highlight w:val="white"/>
        </w:rPr>
        <w:t xml:space="preserve">symbol </w:t>
      </w:r>
      <w:r w:rsidR="0089524F">
        <w:rPr>
          <w:highlight w:val="white"/>
        </w:rPr>
        <w:t>shall be visible for other files.</w:t>
      </w:r>
    </w:p>
    <w:p w14:paraId="0990741C" w14:textId="77777777" w:rsidR="008F3070" w:rsidRPr="009842AA" w:rsidRDefault="008F3070" w:rsidP="009842AA">
      <w:pPr>
        <w:pStyle w:val="Code"/>
        <w:rPr>
          <w:highlight w:val="white"/>
        </w:rPr>
      </w:pPr>
      <w:r w:rsidRPr="009842AA">
        <w:rPr>
          <w:highlight w:val="white"/>
        </w:rPr>
        <w:t xml:space="preserve">        foreach (StaticSymbol staticSymbol in SymbolTable.StaticSet) {</w:t>
      </w:r>
    </w:p>
    <w:p w14:paraId="05C2FABE" w14:textId="77777777" w:rsidR="008F3070" w:rsidRPr="009842AA" w:rsidRDefault="008F3070" w:rsidP="009842AA">
      <w:pPr>
        <w:pStyle w:val="Code"/>
        <w:rPr>
          <w:highlight w:val="white"/>
        </w:rPr>
      </w:pPr>
      <w:r w:rsidRPr="009842AA">
        <w:rPr>
          <w:highlight w:val="white"/>
        </w:rPr>
        <w:t xml:space="preserve">          if (!staticSymbol.UniqueName.Contains(Symbol.SeparatorId) &amp;&amp;</w:t>
      </w:r>
    </w:p>
    <w:p w14:paraId="2419F0B7" w14:textId="77777777" w:rsidR="008F3070" w:rsidRPr="009842AA" w:rsidRDefault="008F3070" w:rsidP="009842AA">
      <w:pPr>
        <w:pStyle w:val="Code"/>
        <w:rPr>
          <w:highlight w:val="white"/>
        </w:rPr>
      </w:pPr>
      <w:r w:rsidRPr="009842AA">
        <w:rPr>
          <w:highlight w:val="white"/>
        </w:rPr>
        <w:t xml:space="preserve">              !staticSymbol.UniqueName.Contains(Symbol.NumberId)) {</w:t>
      </w:r>
    </w:p>
    <w:p w14:paraId="12345DF9" w14:textId="77777777" w:rsidR="008F3070" w:rsidRPr="009842AA" w:rsidRDefault="008F3070" w:rsidP="009842AA">
      <w:pPr>
        <w:pStyle w:val="Code"/>
        <w:rPr>
          <w:highlight w:val="white"/>
        </w:rPr>
      </w:pPr>
      <w:r w:rsidRPr="009842AA">
        <w:rPr>
          <w:highlight w:val="white"/>
        </w:rPr>
        <w:t xml:space="preserve">            streamWriter.WriteLine("\tglobal " + staticSymbol.UniqueName);</w:t>
      </w:r>
    </w:p>
    <w:p w14:paraId="7E05C37D" w14:textId="77777777" w:rsidR="008F3070" w:rsidRPr="009842AA" w:rsidRDefault="008F3070" w:rsidP="009842AA">
      <w:pPr>
        <w:pStyle w:val="Code"/>
        <w:rPr>
          <w:highlight w:val="white"/>
        </w:rPr>
      </w:pPr>
      <w:r w:rsidRPr="009842AA">
        <w:rPr>
          <w:highlight w:val="white"/>
        </w:rPr>
        <w:t xml:space="preserve">          }</w:t>
      </w:r>
    </w:p>
    <w:p w14:paraId="3E298ECB" w14:textId="77777777" w:rsidR="008F3070" w:rsidRPr="009842AA" w:rsidRDefault="008F3070" w:rsidP="009842AA">
      <w:pPr>
        <w:pStyle w:val="Code"/>
        <w:rPr>
          <w:highlight w:val="white"/>
        </w:rPr>
      </w:pPr>
      <w:r w:rsidRPr="009842AA">
        <w:rPr>
          <w:highlight w:val="white"/>
        </w:rPr>
        <w:t xml:space="preserve">        }</w:t>
      </w:r>
    </w:p>
    <w:p w14:paraId="5B57C94D" w14:textId="77777777" w:rsidR="008F3070" w:rsidRPr="009842AA" w:rsidRDefault="008F3070" w:rsidP="009842AA">
      <w:pPr>
        <w:pStyle w:val="Code"/>
        <w:rPr>
          <w:highlight w:val="white"/>
        </w:rPr>
      </w:pPr>
      <w:r w:rsidRPr="009842AA">
        <w:rPr>
          <w:highlight w:val="white"/>
        </w:rPr>
        <w:t xml:space="preserve">        streamWriter.WriteLine();</w:t>
      </w:r>
    </w:p>
    <w:p w14:paraId="51D27AB8" w14:textId="01346041" w:rsidR="008F3070" w:rsidRPr="009842AA" w:rsidRDefault="0089524F" w:rsidP="0089524F">
      <w:pPr>
        <w:rPr>
          <w:highlight w:val="white"/>
        </w:rPr>
      </w:pPr>
      <w:r>
        <w:rPr>
          <w:highlight w:val="white"/>
        </w:rPr>
        <w:t>Then we add the names of all extern references.</w:t>
      </w:r>
    </w:p>
    <w:p w14:paraId="12BAC654" w14:textId="6F099FC9" w:rsidR="008F3070" w:rsidRPr="009842AA" w:rsidRDefault="008F3070" w:rsidP="009842AA">
      <w:pPr>
        <w:pStyle w:val="Code"/>
        <w:rPr>
          <w:highlight w:val="white"/>
        </w:rPr>
      </w:pPr>
      <w:r w:rsidRPr="009842AA">
        <w:rPr>
          <w:highlight w:val="white"/>
        </w:rPr>
        <w:t xml:space="preserve">        foreach (string externName in </w:t>
      </w:r>
      <w:r w:rsidR="00AE54FA">
        <w:rPr>
          <w:highlight w:val="white"/>
        </w:rPr>
        <w:t>totalExternSet</w:t>
      </w:r>
      <w:r w:rsidRPr="009842AA">
        <w:rPr>
          <w:highlight w:val="white"/>
        </w:rPr>
        <w:t>) {</w:t>
      </w:r>
    </w:p>
    <w:p w14:paraId="2257440F" w14:textId="77777777" w:rsidR="008F3070" w:rsidRPr="009842AA" w:rsidRDefault="008F3070" w:rsidP="009842AA">
      <w:pPr>
        <w:pStyle w:val="Code"/>
        <w:rPr>
          <w:highlight w:val="white"/>
        </w:rPr>
      </w:pPr>
      <w:r w:rsidRPr="009842AA">
        <w:rPr>
          <w:highlight w:val="white"/>
        </w:rPr>
        <w:t xml:space="preserve">          streamWriter.WriteLine("\textern " + externName);</w:t>
      </w:r>
    </w:p>
    <w:p w14:paraId="08DAA821" w14:textId="77777777" w:rsidR="008F3070" w:rsidRPr="009842AA" w:rsidRDefault="008F3070" w:rsidP="009842AA">
      <w:pPr>
        <w:pStyle w:val="Code"/>
        <w:rPr>
          <w:highlight w:val="white"/>
        </w:rPr>
      </w:pPr>
      <w:r w:rsidRPr="009842AA">
        <w:rPr>
          <w:highlight w:val="white"/>
        </w:rPr>
        <w:t xml:space="preserve">        }</w:t>
      </w:r>
    </w:p>
    <w:p w14:paraId="4770A1B3" w14:textId="1253A45A" w:rsidR="008F3070" w:rsidRPr="009842AA" w:rsidRDefault="0089524F" w:rsidP="0089524F">
      <w:pPr>
        <w:rPr>
          <w:highlight w:val="white"/>
        </w:rPr>
      </w:pPr>
      <w:r>
        <w:rPr>
          <w:highlight w:val="white"/>
        </w:rPr>
        <w:t>If this</w:t>
      </w:r>
      <w:r w:rsidR="001F5571">
        <w:rPr>
          <w:highlight w:val="white"/>
        </w:rPr>
        <w:t xml:space="preserve"> file</w:t>
      </w:r>
      <w:r>
        <w:rPr>
          <w:highlight w:val="white"/>
        </w:rPr>
        <w:t xml:space="preserve"> </w:t>
      </w:r>
      <w:r w:rsidR="002C0B39">
        <w:rPr>
          <w:highlight w:val="white"/>
        </w:rPr>
        <w:t>holds the initialization code</w:t>
      </w:r>
      <w:r>
        <w:rPr>
          <w:highlight w:val="white"/>
        </w:rPr>
        <w:t xml:space="preserve">, we </w:t>
      </w:r>
      <w:r w:rsidR="002C0B39">
        <w:rPr>
          <w:highlight w:val="white"/>
        </w:rPr>
        <w:t>state</w:t>
      </w:r>
      <w:r>
        <w:rPr>
          <w:highlight w:val="white"/>
        </w:rPr>
        <w:t xml:space="preserve"> t</w:t>
      </w:r>
      <w:r w:rsidR="00124599">
        <w:rPr>
          <w:highlight w:val="white"/>
        </w:rPr>
        <w:t xml:space="preserve">hat the </w:t>
      </w:r>
      <w:r w:rsidR="00124599" w:rsidRPr="005A1F8A">
        <w:rPr>
          <w:rStyle w:val="KeyWord0"/>
          <w:highlight w:val="white"/>
        </w:rPr>
        <w:t>_start</w:t>
      </w:r>
      <w:r w:rsidR="00124599">
        <w:rPr>
          <w:highlight w:val="white"/>
        </w:rPr>
        <w:t xml:space="preserve"> marker </w:t>
      </w:r>
      <w:r w:rsidR="005A1F8A">
        <w:rPr>
          <w:highlight w:val="white"/>
        </w:rPr>
        <w:t xml:space="preserve">and </w:t>
      </w:r>
      <w:r w:rsidR="00601724" w:rsidRPr="00601724">
        <w:rPr>
          <w:rStyle w:val="KeyWord0"/>
          <w:highlight w:val="white"/>
        </w:rPr>
        <w:t>CallStackStart</w:t>
      </w:r>
      <w:r w:rsidR="00601724">
        <w:rPr>
          <w:highlight w:val="white"/>
        </w:rPr>
        <w:t xml:space="preserve"> </w:t>
      </w:r>
      <w:proofErr w:type="gramStart"/>
      <w:r w:rsidR="00124599">
        <w:rPr>
          <w:highlight w:val="white"/>
        </w:rPr>
        <w:t xml:space="preserve">shall </w:t>
      </w:r>
      <w:r w:rsidR="00601724">
        <w:rPr>
          <w:highlight w:val="white"/>
        </w:rPr>
        <w:t>marker shall</w:t>
      </w:r>
      <w:proofErr w:type="gramEnd"/>
      <w:r w:rsidR="00601724">
        <w:rPr>
          <w:highlight w:val="white"/>
        </w:rPr>
        <w:t xml:space="preserve"> </w:t>
      </w:r>
      <w:r w:rsidR="00124599">
        <w:rPr>
          <w:highlight w:val="white"/>
        </w:rPr>
        <w:t xml:space="preserve">be global; that is, present in this file and </w:t>
      </w:r>
      <w:r w:rsidR="002C0B39">
        <w:rPr>
          <w:highlight w:val="white"/>
        </w:rPr>
        <w:t xml:space="preserve">accessible in </w:t>
      </w:r>
      <w:r w:rsidR="00124599">
        <w:rPr>
          <w:highlight w:val="white"/>
        </w:rPr>
        <w:t xml:space="preserve">other files. </w:t>
      </w:r>
      <w:r w:rsidR="0012042F">
        <w:rPr>
          <w:highlight w:val="white"/>
        </w:rPr>
        <w:t xml:space="preserve">The </w:t>
      </w:r>
      <w:r w:rsidR="0012042F" w:rsidRPr="00601724">
        <w:rPr>
          <w:rStyle w:val="KeyWord0"/>
          <w:highlight w:val="white"/>
        </w:rPr>
        <w:t>_start</w:t>
      </w:r>
      <w:r w:rsidR="0012042F">
        <w:rPr>
          <w:highlight w:val="white"/>
        </w:rPr>
        <w:t xml:space="preserve"> marker marks </w:t>
      </w:r>
      <w:r w:rsidR="00A27014">
        <w:rPr>
          <w:highlight w:val="white"/>
        </w:rPr>
        <w:t>the start point of the execution of the code</w:t>
      </w:r>
      <w:r w:rsidR="00601724">
        <w:rPr>
          <w:highlight w:val="white"/>
        </w:rPr>
        <w:t xml:space="preserve">, while </w:t>
      </w:r>
      <w:r w:rsidR="00601724" w:rsidRPr="00601724">
        <w:rPr>
          <w:rStyle w:val="KeyWord0"/>
          <w:highlight w:val="white"/>
        </w:rPr>
        <w:t>CallStackStart</w:t>
      </w:r>
      <w:r w:rsidR="00601724">
        <w:rPr>
          <w:highlight w:val="white"/>
        </w:rPr>
        <w:t xml:space="preserve"> marks the beginning of the call stack.</w:t>
      </w:r>
    </w:p>
    <w:p w14:paraId="46F83435" w14:textId="77777777" w:rsidR="008F3070" w:rsidRPr="009842AA" w:rsidRDefault="008F3070" w:rsidP="009842AA">
      <w:pPr>
        <w:pStyle w:val="Code"/>
        <w:rPr>
          <w:highlight w:val="white"/>
        </w:rPr>
      </w:pPr>
      <w:r w:rsidRPr="009842AA">
        <w:rPr>
          <w:highlight w:val="white"/>
        </w:rPr>
        <w:t xml:space="preserve">        if (SymbolTable.InitSymbol != null) {</w:t>
      </w:r>
    </w:p>
    <w:p w14:paraId="3AF7A979" w14:textId="77777777" w:rsidR="008F3070" w:rsidRPr="009842AA" w:rsidRDefault="008F3070" w:rsidP="009842AA">
      <w:pPr>
        <w:pStyle w:val="Code"/>
        <w:rPr>
          <w:highlight w:val="white"/>
        </w:rPr>
      </w:pPr>
      <w:r w:rsidRPr="009842AA">
        <w:rPr>
          <w:highlight w:val="white"/>
        </w:rPr>
        <w:t xml:space="preserve">          streamWriter.WriteLine("\tglobal _start");</w:t>
      </w:r>
    </w:p>
    <w:p w14:paraId="4A2D6717" w14:textId="5A47F1AF" w:rsidR="008F3070" w:rsidRPr="009842AA" w:rsidRDefault="008F3070" w:rsidP="009842AA">
      <w:pPr>
        <w:pStyle w:val="Code"/>
        <w:rPr>
          <w:highlight w:val="white"/>
        </w:rPr>
      </w:pPr>
      <w:r w:rsidRPr="009842AA">
        <w:rPr>
          <w:highlight w:val="white"/>
        </w:rPr>
        <w:t xml:space="preserve">          streamWriter.WriteLine("\tglobal " + Linker.</w:t>
      </w:r>
      <w:r w:rsidR="00601724">
        <w:rPr>
          <w:highlight w:val="white"/>
        </w:rPr>
        <w:t>CallStackStart</w:t>
      </w:r>
      <w:r w:rsidRPr="009842AA">
        <w:rPr>
          <w:highlight w:val="white"/>
        </w:rPr>
        <w:t>);</w:t>
      </w:r>
    </w:p>
    <w:p w14:paraId="4AD8B8EB" w14:textId="77777777" w:rsidR="008F3070" w:rsidRPr="009842AA" w:rsidRDefault="008F3070" w:rsidP="009842AA">
      <w:pPr>
        <w:pStyle w:val="Code"/>
        <w:rPr>
          <w:highlight w:val="white"/>
        </w:rPr>
      </w:pPr>
      <w:r w:rsidRPr="009842AA">
        <w:rPr>
          <w:highlight w:val="white"/>
        </w:rPr>
        <w:t xml:space="preserve">        }</w:t>
      </w:r>
    </w:p>
    <w:p w14:paraId="1F372D8D" w14:textId="486F1BCE" w:rsidR="005A1F8A" w:rsidRDefault="002C0B39" w:rsidP="005A1F8A">
      <w:pPr>
        <w:rPr>
          <w:highlight w:val="white"/>
        </w:rPr>
      </w:pPr>
      <w:r>
        <w:rPr>
          <w:highlight w:val="white"/>
        </w:rPr>
        <w:lastRenderedPageBreak/>
        <w:t xml:space="preserve">If this </w:t>
      </w:r>
      <w:r w:rsidR="001F5571">
        <w:rPr>
          <w:highlight w:val="white"/>
        </w:rPr>
        <w:t xml:space="preserve">file </w:t>
      </w:r>
      <w:r>
        <w:rPr>
          <w:highlight w:val="white"/>
        </w:rPr>
        <w:t xml:space="preserve">does not hold the initialization code, </w:t>
      </w:r>
      <w:r w:rsidR="005A1F8A">
        <w:rPr>
          <w:highlight w:val="white"/>
        </w:rPr>
        <w:t xml:space="preserve">we state that the </w:t>
      </w:r>
      <w:r w:rsidR="005A1F8A" w:rsidRPr="005A1F8A">
        <w:rPr>
          <w:rStyle w:val="KeyWord0"/>
          <w:highlight w:val="white"/>
        </w:rPr>
        <w:t>_start</w:t>
      </w:r>
      <w:r w:rsidR="005A1F8A">
        <w:rPr>
          <w:highlight w:val="white"/>
        </w:rPr>
        <w:t xml:space="preserve"> marker is extern; that is, present in another file and accessible in this file.</w:t>
      </w:r>
    </w:p>
    <w:p w14:paraId="773AE7DC" w14:textId="77777777" w:rsidR="008F3070" w:rsidRPr="009842AA" w:rsidRDefault="008F3070" w:rsidP="009842AA">
      <w:pPr>
        <w:pStyle w:val="Code"/>
        <w:rPr>
          <w:highlight w:val="white"/>
        </w:rPr>
      </w:pPr>
      <w:r w:rsidRPr="009842AA">
        <w:rPr>
          <w:highlight w:val="white"/>
        </w:rPr>
        <w:t xml:space="preserve">        else {</w:t>
      </w:r>
    </w:p>
    <w:p w14:paraId="29DDD09E" w14:textId="1635F567" w:rsidR="008F3070" w:rsidRPr="009842AA" w:rsidRDefault="008F3070" w:rsidP="009842AA">
      <w:pPr>
        <w:pStyle w:val="Code"/>
        <w:rPr>
          <w:highlight w:val="white"/>
        </w:rPr>
      </w:pPr>
      <w:r w:rsidRPr="009842AA">
        <w:rPr>
          <w:highlight w:val="white"/>
        </w:rPr>
        <w:t xml:space="preserve">          streamWriter.WriteLine("\textern " + Linker.</w:t>
      </w:r>
      <w:r w:rsidR="00601724">
        <w:rPr>
          <w:highlight w:val="white"/>
        </w:rPr>
        <w:t>CallStackStart</w:t>
      </w:r>
      <w:r w:rsidRPr="009842AA">
        <w:rPr>
          <w:highlight w:val="white"/>
        </w:rPr>
        <w:t>);</w:t>
      </w:r>
    </w:p>
    <w:p w14:paraId="3D99143E" w14:textId="77777777" w:rsidR="008F3070" w:rsidRPr="009842AA" w:rsidRDefault="008F3070" w:rsidP="009842AA">
      <w:pPr>
        <w:pStyle w:val="Code"/>
        <w:rPr>
          <w:highlight w:val="white"/>
        </w:rPr>
      </w:pPr>
      <w:r w:rsidRPr="009842AA">
        <w:rPr>
          <w:highlight w:val="white"/>
        </w:rPr>
        <w:t xml:space="preserve">        }</w:t>
      </w:r>
    </w:p>
    <w:p w14:paraId="34AA5602" w14:textId="77777777" w:rsidR="008F3070" w:rsidRPr="009842AA" w:rsidRDefault="008F3070" w:rsidP="009842AA">
      <w:pPr>
        <w:pStyle w:val="Code"/>
        <w:rPr>
          <w:highlight w:val="white"/>
        </w:rPr>
      </w:pPr>
      <w:r w:rsidRPr="009842AA">
        <w:rPr>
          <w:highlight w:val="white"/>
        </w:rPr>
        <w:t xml:space="preserve">        streamWriter.WriteLine();</w:t>
      </w:r>
    </w:p>
    <w:p w14:paraId="05B24925" w14:textId="0B300711" w:rsidR="008F3070" w:rsidRPr="009842AA" w:rsidRDefault="005A1F8A" w:rsidP="00AE46DE">
      <w:pPr>
        <w:rPr>
          <w:highlight w:val="white"/>
        </w:rPr>
      </w:pPr>
      <w:r>
        <w:rPr>
          <w:highlight w:val="white"/>
        </w:rPr>
        <w:t>Then we iterate through the static set and add the text</w:t>
      </w:r>
      <w:r w:rsidR="00AE46DE">
        <w:rPr>
          <w:highlight w:val="white"/>
        </w:rPr>
        <w:t xml:space="preserve"> lists </w:t>
      </w:r>
      <w:r w:rsidR="00BD3035">
        <w:rPr>
          <w:highlight w:val="white"/>
        </w:rPr>
        <w:t xml:space="preserve">(that holds the assembly code) </w:t>
      </w:r>
      <w:r w:rsidR="00AE46DE">
        <w:rPr>
          <w:highlight w:val="white"/>
        </w:rPr>
        <w:t xml:space="preserve">of </w:t>
      </w:r>
      <w:r w:rsidR="00BD3035">
        <w:rPr>
          <w:highlight w:val="white"/>
        </w:rPr>
        <w:t xml:space="preserve">the </w:t>
      </w:r>
      <w:r w:rsidR="00AE46DE">
        <w:rPr>
          <w:highlight w:val="white"/>
        </w:rPr>
        <w:t>symbols.</w:t>
      </w:r>
    </w:p>
    <w:p w14:paraId="23ACCFAF" w14:textId="77777777" w:rsidR="008F3070" w:rsidRPr="009842AA" w:rsidRDefault="008F3070" w:rsidP="009842AA">
      <w:pPr>
        <w:pStyle w:val="Code"/>
        <w:rPr>
          <w:highlight w:val="white"/>
        </w:rPr>
      </w:pPr>
      <w:r w:rsidRPr="009842AA">
        <w:rPr>
          <w:highlight w:val="white"/>
        </w:rPr>
        <w:t xml:space="preserve">        foreach (StaticSymbol staticSymbol in SymbolTable.StaticSet) {</w:t>
      </w:r>
    </w:p>
    <w:p w14:paraId="37A82BBD" w14:textId="77777777" w:rsidR="008F3070" w:rsidRPr="009842AA" w:rsidRDefault="008F3070" w:rsidP="009842AA">
      <w:pPr>
        <w:pStyle w:val="Code"/>
        <w:rPr>
          <w:highlight w:val="white"/>
        </w:rPr>
      </w:pPr>
      <w:r w:rsidRPr="009842AA">
        <w:rPr>
          <w:highlight w:val="white"/>
        </w:rPr>
        <w:t xml:space="preserve">          StaticSymbolLinux staticSymbolLinux =</w:t>
      </w:r>
    </w:p>
    <w:p w14:paraId="49A2D038" w14:textId="77777777" w:rsidR="008F3070" w:rsidRPr="009842AA" w:rsidRDefault="008F3070" w:rsidP="009842AA">
      <w:pPr>
        <w:pStyle w:val="Code"/>
        <w:rPr>
          <w:highlight w:val="white"/>
        </w:rPr>
      </w:pPr>
      <w:r w:rsidRPr="009842AA">
        <w:rPr>
          <w:highlight w:val="white"/>
        </w:rPr>
        <w:t xml:space="preserve">            (StaticSymbolLinux) staticSymbol;</w:t>
      </w:r>
    </w:p>
    <w:p w14:paraId="061AD707" w14:textId="77777777" w:rsidR="008F3070" w:rsidRPr="009842AA" w:rsidRDefault="008F3070" w:rsidP="009842AA">
      <w:pPr>
        <w:pStyle w:val="Code"/>
        <w:rPr>
          <w:highlight w:val="white"/>
        </w:rPr>
      </w:pPr>
    </w:p>
    <w:p w14:paraId="4EB7E37C" w14:textId="77777777" w:rsidR="008F3070" w:rsidRPr="009842AA" w:rsidRDefault="008F3070" w:rsidP="009842AA">
      <w:pPr>
        <w:pStyle w:val="Code"/>
        <w:rPr>
          <w:highlight w:val="white"/>
        </w:rPr>
      </w:pPr>
      <w:r w:rsidRPr="009842AA">
        <w:rPr>
          <w:highlight w:val="white"/>
        </w:rPr>
        <w:t xml:space="preserve">          streamWriter.WriteLine();</w:t>
      </w:r>
    </w:p>
    <w:p w14:paraId="7F9EF1DF" w14:textId="77777777" w:rsidR="008F3070" w:rsidRPr="009842AA" w:rsidRDefault="008F3070" w:rsidP="009842AA">
      <w:pPr>
        <w:pStyle w:val="Code"/>
        <w:rPr>
          <w:highlight w:val="white"/>
        </w:rPr>
      </w:pPr>
      <w:r w:rsidRPr="009842AA">
        <w:rPr>
          <w:highlight w:val="white"/>
        </w:rPr>
        <w:t xml:space="preserve">          foreach (string line in staticSymbolLinux.TextList) {</w:t>
      </w:r>
    </w:p>
    <w:p w14:paraId="0FB1F273" w14:textId="77777777" w:rsidR="008F3070" w:rsidRPr="009842AA" w:rsidRDefault="008F3070" w:rsidP="009842AA">
      <w:pPr>
        <w:pStyle w:val="Code"/>
        <w:rPr>
          <w:highlight w:val="white"/>
        </w:rPr>
      </w:pPr>
      <w:r w:rsidRPr="009842AA">
        <w:rPr>
          <w:highlight w:val="white"/>
        </w:rPr>
        <w:t xml:space="preserve">            streamWriter.WriteLine(line);</w:t>
      </w:r>
    </w:p>
    <w:p w14:paraId="38AED1C3" w14:textId="77777777" w:rsidR="008F3070" w:rsidRPr="009842AA" w:rsidRDefault="008F3070" w:rsidP="009842AA">
      <w:pPr>
        <w:pStyle w:val="Code"/>
        <w:rPr>
          <w:highlight w:val="white"/>
        </w:rPr>
      </w:pPr>
      <w:r w:rsidRPr="009842AA">
        <w:rPr>
          <w:highlight w:val="white"/>
        </w:rPr>
        <w:t xml:space="preserve">          }</w:t>
      </w:r>
    </w:p>
    <w:p w14:paraId="25B1F138" w14:textId="77777777" w:rsidR="008F3070" w:rsidRPr="009842AA" w:rsidRDefault="008F3070" w:rsidP="009842AA">
      <w:pPr>
        <w:pStyle w:val="Code"/>
        <w:rPr>
          <w:highlight w:val="white"/>
        </w:rPr>
      </w:pPr>
      <w:r w:rsidRPr="009842AA">
        <w:rPr>
          <w:highlight w:val="white"/>
        </w:rPr>
        <w:t xml:space="preserve">        }</w:t>
      </w:r>
    </w:p>
    <w:p w14:paraId="032D61E5" w14:textId="78B659E7" w:rsidR="001F5571" w:rsidRPr="009842AA" w:rsidRDefault="001F5571" w:rsidP="001F5571">
      <w:pPr>
        <w:rPr>
          <w:highlight w:val="white"/>
        </w:rPr>
      </w:pPr>
      <w:r>
        <w:rPr>
          <w:highlight w:val="white"/>
        </w:rPr>
        <w:t>If this file holds the initialization code, we add the call stack for the activation records at the end of th</w:t>
      </w:r>
      <w:r w:rsidR="00BD3035">
        <w:rPr>
          <w:highlight w:val="white"/>
        </w:rPr>
        <w:t xml:space="preserve">e </w:t>
      </w:r>
      <w:r>
        <w:rPr>
          <w:highlight w:val="white"/>
        </w:rPr>
        <w:t xml:space="preserve">file. </w:t>
      </w:r>
      <w:r w:rsidR="00D322B0">
        <w:rPr>
          <w:highlight w:val="white"/>
        </w:rPr>
        <w:t>We allocate one megabyte (</w:t>
      </w:r>
      <w:r w:rsidR="00D322B0" w:rsidRPr="009842AA">
        <w:rPr>
          <w:highlight w:val="white"/>
        </w:rPr>
        <w:t>1</w:t>
      </w:r>
      <w:r w:rsidR="00D322B0">
        <w:rPr>
          <w:highlight w:val="white"/>
        </w:rPr>
        <w:t xml:space="preserve"> </w:t>
      </w:r>
      <w:r w:rsidR="00D322B0" w:rsidRPr="009842AA">
        <w:rPr>
          <w:highlight w:val="white"/>
        </w:rPr>
        <w:t>048</w:t>
      </w:r>
      <w:r w:rsidR="00D322B0">
        <w:rPr>
          <w:highlight w:val="white"/>
        </w:rPr>
        <w:t xml:space="preserve"> </w:t>
      </w:r>
      <w:r w:rsidR="00D322B0" w:rsidRPr="009842AA">
        <w:rPr>
          <w:highlight w:val="white"/>
        </w:rPr>
        <w:t>576</w:t>
      </w:r>
      <w:r w:rsidR="00D322B0">
        <w:rPr>
          <w:highlight w:val="white"/>
        </w:rPr>
        <w:t xml:space="preserve"> bytes) for the </w:t>
      </w:r>
      <w:r w:rsidR="00BD3035">
        <w:rPr>
          <w:highlight w:val="white"/>
        </w:rPr>
        <w:t xml:space="preserve">call </w:t>
      </w:r>
      <w:r w:rsidR="00D322B0">
        <w:rPr>
          <w:highlight w:val="white"/>
        </w:rPr>
        <w:t>stack.</w:t>
      </w:r>
    </w:p>
    <w:p w14:paraId="5E15ED97" w14:textId="77777777" w:rsidR="008F3070" w:rsidRPr="009842AA" w:rsidRDefault="008F3070" w:rsidP="009842AA">
      <w:pPr>
        <w:pStyle w:val="Code"/>
        <w:rPr>
          <w:highlight w:val="white"/>
        </w:rPr>
      </w:pPr>
      <w:r w:rsidRPr="009842AA">
        <w:rPr>
          <w:highlight w:val="white"/>
        </w:rPr>
        <w:t xml:space="preserve">        if (SymbolTable.InitSymbol != null) {</w:t>
      </w:r>
    </w:p>
    <w:p w14:paraId="0A48B2DE" w14:textId="77777777" w:rsidR="008F3070" w:rsidRPr="009842AA" w:rsidRDefault="008F3070" w:rsidP="009842AA">
      <w:pPr>
        <w:pStyle w:val="Code"/>
        <w:rPr>
          <w:highlight w:val="white"/>
        </w:rPr>
      </w:pPr>
      <w:r w:rsidRPr="009842AA">
        <w:rPr>
          <w:highlight w:val="white"/>
        </w:rPr>
        <w:t xml:space="preserve">          streamWriter.WriteLine();</w:t>
      </w:r>
    </w:p>
    <w:p w14:paraId="2202AF8A" w14:textId="77777777" w:rsidR="008F3070" w:rsidRPr="009842AA" w:rsidRDefault="008F3070" w:rsidP="009842AA">
      <w:pPr>
        <w:pStyle w:val="Code"/>
        <w:rPr>
          <w:highlight w:val="white"/>
        </w:rPr>
      </w:pPr>
      <w:r w:rsidRPr="009842AA">
        <w:rPr>
          <w:highlight w:val="white"/>
        </w:rPr>
        <w:t xml:space="preserve">          streamWriter.WriteLine("section .data");</w:t>
      </w:r>
    </w:p>
    <w:p w14:paraId="033D4D7E" w14:textId="351EBDEE" w:rsidR="00D322B0" w:rsidRDefault="008F3070" w:rsidP="009842AA">
      <w:pPr>
        <w:pStyle w:val="Code"/>
        <w:rPr>
          <w:highlight w:val="white"/>
        </w:rPr>
      </w:pPr>
      <w:r w:rsidRPr="009842AA">
        <w:rPr>
          <w:highlight w:val="white"/>
        </w:rPr>
        <w:t xml:space="preserve">          streamWriter.WriteLine(Linker.</w:t>
      </w:r>
      <w:r w:rsidR="00601724">
        <w:rPr>
          <w:highlight w:val="white"/>
        </w:rPr>
        <w:t>CallStackStart</w:t>
      </w:r>
      <w:r w:rsidRPr="009842AA">
        <w:rPr>
          <w:highlight w:val="white"/>
        </w:rPr>
        <w:t xml:space="preserve"> +</w:t>
      </w:r>
    </w:p>
    <w:p w14:paraId="5C150025" w14:textId="159F0013" w:rsidR="008F3070" w:rsidRPr="009842AA" w:rsidRDefault="00D322B0" w:rsidP="009842AA">
      <w:pPr>
        <w:pStyle w:val="Code"/>
        <w:rPr>
          <w:highlight w:val="white"/>
        </w:rPr>
      </w:pPr>
      <w:r>
        <w:rPr>
          <w:highlight w:val="white"/>
        </w:rPr>
        <w:t xml:space="preserve">                                </w:t>
      </w:r>
      <w:r w:rsidR="008F3070" w:rsidRPr="009842AA">
        <w:rPr>
          <w:highlight w:val="white"/>
        </w:rPr>
        <w:t xml:space="preserve"> ":\ttimes 1048576 db 0");</w:t>
      </w:r>
    </w:p>
    <w:p w14:paraId="2CB3826E" w14:textId="77777777" w:rsidR="008F3070" w:rsidRPr="009842AA" w:rsidRDefault="008F3070" w:rsidP="009842AA">
      <w:pPr>
        <w:pStyle w:val="Code"/>
        <w:rPr>
          <w:highlight w:val="white"/>
        </w:rPr>
      </w:pPr>
      <w:r w:rsidRPr="009842AA">
        <w:rPr>
          <w:highlight w:val="white"/>
        </w:rPr>
        <w:t xml:space="preserve">        }</w:t>
      </w:r>
    </w:p>
    <w:p w14:paraId="7D9F7A84" w14:textId="77777777" w:rsidR="008F3070" w:rsidRPr="009842AA" w:rsidRDefault="008F3070" w:rsidP="009842AA">
      <w:pPr>
        <w:pStyle w:val="Code"/>
        <w:rPr>
          <w:highlight w:val="white"/>
        </w:rPr>
      </w:pPr>
    </w:p>
    <w:p w14:paraId="6A2C21DF" w14:textId="77777777" w:rsidR="008F3070" w:rsidRPr="009842AA" w:rsidRDefault="008F3070" w:rsidP="009842AA">
      <w:pPr>
        <w:pStyle w:val="Code"/>
        <w:rPr>
          <w:highlight w:val="white"/>
        </w:rPr>
      </w:pPr>
      <w:r w:rsidRPr="009842AA">
        <w:rPr>
          <w:highlight w:val="white"/>
        </w:rPr>
        <w:t xml:space="preserve">        streamWriter.Close();</w:t>
      </w:r>
    </w:p>
    <w:p w14:paraId="3A1C5508" w14:textId="083FC4C7" w:rsidR="008F3070" w:rsidRDefault="008F3070" w:rsidP="009842AA">
      <w:pPr>
        <w:pStyle w:val="Code"/>
        <w:rPr>
          <w:highlight w:val="white"/>
        </w:rPr>
      </w:pPr>
      <w:r w:rsidRPr="009842AA">
        <w:rPr>
          <w:highlight w:val="white"/>
        </w:rPr>
        <w:t xml:space="preserve">      }</w:t>
      </w:r>
    </w:p>
    <w:p w14:paraId="116CCA1B" w14:textId="77777777" w:rsidR="009E5A2C" w:rsidRPr="009842AA" w:rsidRDefault="009E5A2C" w:rsidP="009842AA">
      <w:pPr>
        <w:pStyle w:val="Code"/>
        <w:rPr>
          <w:highlight w:val="white"/>
        </w:rPr>
      </w:pPr>
    </w:p>
    <w:p w14:paraId="2CF597D9" w14:textId="35EDBFD0" w:rsidR="002E25F7" w:rsidRPr="002E25F7" w:rsidRDefault="002E25F7" w:rsidP="002E25F7">
      <w:pPr>
        <w:pStyle w:val="Code"/>
        <w:rPr>
          <w:highlight w:val="white"/>
        </w:rPr>
      </w:pPr>
      <w:r w:rsidRPr="002E25F7">
        <w:rPr>
          <w:highlight w:val="white"/>
        </w:rPr>
        <w:t xml:space="preserve">      if (</w:t>
      </w:r>
      <w:r w:rsidR="00731647">
        <w:rPr>
          <w:highlight w:val="white"/>
        </w:rPr>
        <w:t>Start.Windows</w:t>
      </w:r>
      <w:r w:rsidRPr="002E25F7">
        <w:rPr>
          <w:highlight w:val="white"/>
        </w:rPr>
        <w:t>) {</w:t>
      </w:r>
    </w:p>
    <w:p w14:paraId="23CE58E3" w14:textId="7EB16263" w:rsidR="002E25F7" w:rsidRPr="002E25F7" w:rsidRDefault="002E25F7" w:rsidP="002E25F7">
      <w:pPr>
        <w:pStyle w:val="Code"/>
        <w:rPr>
          <w:highlight w:val="white"/>
        </w:rPr>
      </w:pPr>
      <w:r w:rsidRPr="002E25F7">
        <w:rPr>
          <w:highlight w:val="white"/>
        </w:rPr>
        <w:t xml:space="preserve">      </w:t>
      </w:r>
      <w:r>
        <w:rPr>
          <w:highlight w:val="white"/>
        </w:rPr>
        <w:t xml:space="preserve"> </w:t>
      </w:r>
      <w:r w:rsidRPr="002E25F7">
        <w:rPr>
          <w:highlight w:val="white"/>
        </w:rPr>
        <w:t xml:space="preserve"> // ...</w:t>
      </w:r>
    </w:p>
    <w:p w14:paraId="2B3BD2AC" w14:textId="2806067D" w:rsidR="002E25F7" w:rsidRPr="002E25F7" w:rsidRDefault="002E25F7" w:rsidP="002E25F7">
      <w:pPr>
        <w:pStyle w:val="Code"/>
        <w:rPr>
          <w:highlight w:val="white"/>
        </w:rPr>
      </w:pPr>
      <w:r w:rsidRPr="002E25F7">
        <w:rPr>
          <w:highlight w:val="white"/>
        </w:rPr>
        <w:t xml:space="preserve">      }</w:t>
      </w:r>
    </w:p>
    <w:p w14:paraId="02435FB7" w14:textId="65DE8B7D" w:rsidR="000848EB" w:rsidRDefault="000848EB" w:rsidP="000848EB">
      <w:pPr>
        <w:pStyle w:val="Code"/>
        <w:rPr>
          <w:highlight w:val="white"/>
        </w:rPr>
      </w:pPr>
      <w:r w:rsidRPr="000848EB">
        <w:rPr>
          <w:highlight w:val="white"/>
        </w:rPr>
        <w:t xml:space="preserve">    }</w:t>
      </w:r>
    </w:p>
    <w:p w14:paraId="06F376C1" w14:textId="77777777" w:rsidR="00EC1D1F" w:rsidRPr="00EC1D1F" w:rsidRDefault="00EC1D1F" w:rsidP="00EC1D1F">
      <w:pPr>
        <w:pStyle w:val="Rubrik3"/>
        <w:numPr>
          <w:ilvl w:val="2"/>
          <w:numId w:val="167"/>
        </w:numPr>
        <w:rPr>
          <w:highlight w:val="white"/>
        </w:rPr>
      </w:pPr>
      <w:bookmarkStart w:id="18" w:name="_Toc54119850"/>
      <w:r w:rsidRPr="00EC1D1F">
        <w:rPr>
          <w:highlight w:val="white"/>
        </w:rPr>
        <w:t>Generate the Make File</w:t>
      </w:r>
      <w:bookmarkEnd w:id="18"/>
    </w:p>
    <w:p w14:paraId="451F72CD" w14:textId="5EA3C1D2" w:rsidR="00EC1D1F" w:rsidRDefault="00EC1D1F" w:rsidP="00EC1D1F">
      <w:pPr>
        <w:rPr>
          <w:highlight w:val="white"/>
        </w:rPr>
      </w:pPr>
      <w:r>
        <w:rPr>
          <w:highlight w:val="white"/>
        </w:rPr>
        <w:t xml:space="preserve">The </w:t>
      </w:r>
      <w:r w:rsidRPr="00F10501">
        <w:rPr>
          <w:rStyle w:val="KeyWord0"/>
          <w:highlight w:val="white"/>
        </w:rPr>
        <w:t>GenerateMakeFile</w:t>
      </w:r>
      <w:r>
        <w:rPr>
          <w:highlight w:val="white"/>
        </w:rPr>
        <w:t xml:space="preserve"> method generate a </w:t>
      </w:r>
      <w:proofErr w:type="spellStart"/>
      <w:r>
        <w:rPr>
          <w:highlight w:val="white"/>
        </w:rPr>
        <w:t>makefile</w:t>
      </w:r>
      <w:proofErr w:type="spellEnd"/>
      <w:r>
        <w:rPr>
          <w:highlight w:val="white"/>
        </w:rPr>
        <w:t xml:space="preserve"> for assembling a</w:t>
      </w:r>
      <w:r w:rsidR="008419D3">
        <w:rPr>
          <w:highlight w:val="white"/>
        </w:rPr>
        <w:t>nd</w:t>
      </w:r>
      <w:r>
        <w:rPr>
          <w:highlight w:val="white"/>
        </w:rPr>
        <w:t xml:space="preserve"> linking the target files into an executable file.</w:t>
      </w:r>
    </w:p>
    <w:p w14:paraId="6283EE26" w14:textId="77777777" w:rsidR="00EC1D1F" w:rsidRDefault="00EC1D1F" w:rsidP="00EC1D1F">
      <w:pPr>
        <w:pStyle w:val="Code"/>
        <w:rPr>
          <w:highlight w:val="white"/>
        </w:rPr>
      </w:pPr>
      <w:r>
        <w:rPr>
          <w:highlight w:val="white"/>
        </w:rPr>
        <w:t xml:space="preserve">    private static void GenerateMakeFile(List&lt;string&gt; argList) {</w:t>
      </w:r>
    </w:p>
    <w:p w14:paraId="7A54132C" w14:textId="77777777" w:rsidR="00EC1D1F" w:rsidRPr="00E25F5B" w:rsidRDefault="00EC1D1F" w:rsidP="00EC1D1F">
      <w:pPr>
        <w:pStyle w:val="Code"/>
        <w:rPr>
          <w:highlight w:val="white"/>
        </w:rPr>
      </w:pPr>
      <w:r w:rsidRPr="00E25F5B">
        <w:rPr>
          <w:highlight w:val="white"/>
        </w:rPr>
        <w:t xml:space="preserve">      StreamWriter makeStream = new StreamWriter(SourcePath + "makefile");</w:t>
      </w:r>
    </w:p>
    <w:p w14:paraId="06708A5B" w14:textId="77777777" w:rsidR="00EC1D1F" w:rsidRPr="00E06B9D" w:rsidRDefault="00EC1D1F" w:rsidP="00EC1D1F">
      <w:pPr>
        <w:rPr>
          <w:highlight w:val="white"/>
        </w:rPr>
      </w:pPr>
      <w:r>
        <w:rPr>
          <w:highlight w:val="white"/>
        </w:rPr>
        <w:t xml:space="preserve">We call the resulting executable file “main”, and we state that it is dependent of the object files; that is, the file names with the </w:t>
      </w:r>
      <w:proofErr w:type="gramStart"/>
      <w:r>
        <w:rPr>
          <w:highlight w:val="white"/>
        </w:rPr>
        <w:t>“.o</w:t>
      </w:r>
      <w:proofErr w:type="gramEnd"/>
      <w:r>
        <w:rPr>
          <w:highlight w:val="white"/>
        </w:rPr>
        <w:t>” suffix.</w:t>
      </w:r>
    </w:p>
    <w:p w14:paraId="267872D7" w14:textId="77777777" w:rsidR="00EC1D1F" w:rsidRPr="000848EB" w:rsidRDefault="00EC1D1F" w:rsidP="00EC1D1F">
      <w:pPr>
        <w:pStyle w:val="Code"/>
        <w:rPr>
          <w:highlight w:val="white"/>
        </w:rPr>
      </w:pPr>
      <w:r w:rsidRPr="000848EB">
        <w:rPr>
          <w:highlight w:val="white"/>
        </w:rPr>
        <w:t xml:space="preserve">      makeStream.Write("main:");</w:t>
      </w:r>
    </w:p>
    <w:p w14:paraId="75DA7B44" w14:textId="77777777" w:rsidR="00EC1D1F" w:rsidRPr="000848EB" w:rsidRDefault="00EC1D1F" w:rsidP="00EC1D1F">
      <w:pPr>
        <w:pStyle w:val="Code"/>
        <w:rPr>
          <w:highlight w:val="white"/>
        </w:rPr>
      </w:pPr>
      <w:r w:rsidRPr="000848EB">
        <w:rPr>
          <w:highlight w:val="white"/>
        </w:rPr>
        <w:t xml:space="preserve">      foreach (string arg in argList) {</w:t>
      </w:r>
    </w:p>
    <w:p w14:paraId="59B7E5C0" w14:textId="77777777" w:rsidR="00EC1D1F" w:rsidRPr="000848EB" w:rsidRDefault="00EC1D1F" w:rsidP="00EC1D1F">
      <w:pPr>
        <w:pStyle w:val="Code"/>
        <w:rPr>
          <w:highlight w:val="white"/>
        </w:rPr>
      </w:pPr>
      <w:r w:rsidRPr="000848EB">
        <w:rPr>
          <w:highlight w:val="white"/>
        </w:rPr>
        <w:t xml:space="preserve">        makeStream.Write(" " + arg.ToLower() + ".o");</w:t>
      </w:r>
    </w:p>
    <w:p w14:paraId="7EF5CEF0" w14:textId="77777777" w:rsidR="00EC1D1F" w:rsidRPr="000848EB" w:rsidRDefault="00EC1D1F" w:rsidP="00EC1D1F">
      <w:pPr>
        <w:pStyle w:val="Code"/>
        <w:rPr>
          <w:highlight w:val="white"/>
        </w:rPr>
      </w:pPr>
      <w:r w:rsidRPr="000848EB">
        <w:rPr>
          <w:highlight w:val="white"/>
        </w:rPr>
        <w:t xml:space="preserve">      }</w:t>
      </w:r>
    </w:p>
    <w:p w14:paraId="3710C560" w14:textId="77777777" w:rsidR="00EC1D1F" w:rsidRPr="000848EB" w:rsidRDefault="00EC1D1F" w:rsidP="00EC1D1F">
      <w:pPr>
        <w:pStyle w:val="Code"/>
        <w:rPr>
          <w:highlight w:val="white"/>
        </w:rPr>
      </w:pPr>
      <w:r w:rsidRPr="000848EB">
        <w:rPr>
          <w:highlight w:val="white"/>
        </w:rPr>
        <w:t xml:space="preserve">      makeStream.WriteLine();</w:t>
      </w:r>
    </w:p>
    <w:p w14:paraId="1970B4D7" w14:textId="730289DF" w:rsidR="00EC1D1F" w:rsidRPr="000848EB" w:rsidRDefault="00EC1D1F" w:rsidP="00EC1D1F">
      <w:pPr>
        <w:rPr>
          <w:highlight w:val="white"/>
        </w:rPr>
      </w:pPr>
      <w:r>
        <w:rPr>
          <w:highlight w:val="white"/>
        </w:rPr>
        <w:t>We link the object files together with the</w:t>
      </w:r>
      <w:r w:rsidR="008419D3">
        <w:rPr>
          <w:highlight w:val="white"/>
        </w:rPr>
        <w:t xml:space="preserve"> GNU linker</w:t>
      </w:r>
      <w:r w:rsidR="005D2054">
        <w:rPr>
          <w:highlight w:val="white"/>
        </w:rPr>
        <w:t xml:space="preserve"> (</w:t>
      </w:r>
      <w:proofErr w:type="spellStart"/>
      <w:r w:rsidRPr="00DF199E">
        <w:rPr>
          <w:rStyle w:val="KeyWord0"/>
          <w:highlight w:val="white"/>
        </w:rPr>
        <w:t>ld</w:t>
      </w:r>
      <w:proofErr w:type="spellEnd"/>
      <w:r w:rsidR="005D2054">
        <w:rPr>
          <w:highlight w:val="white"/>
        </w:rPr>
        <w:t xml:space="preserve">) </w:t>
      </w:r>
      <w:r>
        <w:rPr>
          <w:highlight w:val="white"/>
        </w:rPr>
        <w:t>system command, which perform the linking of the object files.</w:t>
      </w:r>
    </w:p>
    <w:p w14:paraId="13D66217" w14:textId="77777777" w:rsidR="00EC1D1F" w:rsidRPr="000848EB" w:rsidRDefault="00EC1D1F" w:rsidP="00EC1D1F">
      <w:pPr>
        <w:pStyle w:val="Code"/>
        <w:rPr>
          <w:highlight w:val="white"/>
        </w:rPr>
      </w:pPr>
      <w:r w:rsidRPr="000848EB">
        <w:rPr>
          <w:highlight w:val="white"/>
        </w:rPr>
        <w:t xml:space="preserve">      makeStream.Write("\tld -o main");</w:t>
      </w:r>
    </w:p>
    <w:p w14:paraId="227DD8DC" w14:textId="77777777" w:rsidR="00EC1D1F" w:rsidRPr="000848EB" w:rsidRDefault="00EC1D1F" w:rsidP="00EC1D1F">
      <w:pPr>
        <w:pStyle w:val="Code"/>
        <w:rPr>
          <w:highlight w:val="white"/>
        </w:rPr>
      </w:pPr>
      <w:r w:rsidRPr="000848EB">
        <w:rPr>
          <w:highlight w:val="white"/>
        </w:rPr>
        <w:t xml:space="preserve">      foreach (string arg in argList) {</w:t>
      </w:r>
    </w:p>
    <w:p w14:paraId="50F534DB" w14:textId="77777777" w:rsidR="00EC1D1F" w:rsidRPr="000848EB" w:rsidRDefault="00EC1D1F" w:rsidP="00EC1D1F">
      <w:pPr>
        <w:pStyle w:val="Code"/>
        <w:rPr>
          <w:highlight w:val="white"/>
        </w:rPr>
      </w:pPr>
      <w:r w:rsidRPr="000848EB">
        <w:rPr>
          <w:highlight w:val="white"/>
        </w:rPr>
        <w:lastRenderedPageBreak/>
        <w:t xml:space="preserve">        makeStream.Write(" " + arg.ToLower() + ".o");</w:t>
      </w:r>
    </w:p>
    <w:p w14:paraId="69F99397" w14:textId="77777777" w:rsidR="00EC1D1F" w:rsidRPr="000848EB" w:rsidRDefault="00EC1D1F" w:rsidP="00EC1D1F">
      <w:pPr>
        <w:pStyle w:val="Code"/>
        <w:rPr>
          <w:highlight w:val="white"/>
        </w:rPr>
      </w:pPr>
      <w:r w:rsidRPr="000848EB">
        <w:rPr>
          <w:highlight w:val="white"/>
        </w:rPr>
        <w:t xml:space="preserve">      }</w:t>
      </w:r>
    </w:p>
    <w:p w14:paraId="26A0067C" w14:textId="77777777" w:rsidR="00EC1D1F" w:rsidRPr="000848EB" w:rsidRDefault="00EC1D1F" w:rsidP="00EC1D1F">
      <w:pPr>
        <w:pStyle w:val="Code"/>
        <w:rPr>
          <w:highlight w:val="white"/>
        </w:rPr>
      </w:pPr>
      <w:r w:rsidRPr="000848EB">
        <w:rPr>
          <w:highlight w:val="white"/>
        </w:rPr>
        <w:t xml:space="preserve">      makeStream.WriteLine();</w:t>
      </w:r>
    </w:p>
    <w:p w14:paraId="64259BD6" w14:textId="77777777" w:rsidR="00EC1D1F" w:rsidRPr="000848EB" w:rsidRDefault="00EC1D1F" w:rsidP="00EC1D1F">
      <w:pPr>
        <w:pStyle w:val="Code"/>
        <w:rPr>
          <w:highlight w:val="white"/>
        </w:rPr>
      </w:pPr>
      <w:r w:rsidRPr="000848EB">
        <w:rPr>
          <w:highlight w:val="white"/>
        </w:rPr>
        <w:t xml:space="preserve">      makeStream.WriteLine();</w:t>
      </w:r>
    </w:p>
    <w:p w14:paraId="11D843F3" w14:textId="38A9FF8D" w:rsidR="00EC1D1F" w:rsidRPr="000848EB" w:rsidRDefault="00EC1D1F" w:rsidP="00EC1D1F">
      <w:r>
        <w:rPr>
          <w:highlight w:val="white"/>
        </w:rPr>
        <w:t>We assembly each file with the</w:t>
      </w:r>
      <w:r w:rsidR="000E569A">
        <w:rPr>
          <w:highlight w:val="white"/>
        </w:rPr>
        <w:t xml:space="preserve"> Netwide Assembler (</w:t>
      </w:r>
      <w:proofErr w:type="spellStart"/>
      <w:r w:rsidRPr="004C5297">
        <w:rPr>
          <w:rStyle w:val="KeyWord0"/>
          <w:highlight w:val="white"/>
        </w:rPr>
        <w:t>nasm</w:t>
      </w:r>
      <w:proofErr w:type="spellEnd"/>
      <w:r w:rsidR="000E569A">
        <w:rPr>
          <w:highlight w:val="white"/>
        </w:rPr>
        <w:t xml:space="preserve">), </w:t>
      </w:r>
      <w:r>
        <w:rPr>
          <w:highlight w:val="white"/>
        </w:rPr>
        <w:t>to assembly the assembly file into an object file.</w:t>
      </w:r>
    </w:p>
    <w:p w14:paraId="30B387A3" w14:textId="77777777" w:rsidR="00EC1D1F" w:rsidRPr="000848EB" w:rsidRDefault="00EC1D1F" w:rsidP="00EC1D1F">
      <w:pPr>
        <w:pStyle w:val="Code"/>
        <w:rPr>
          <w:highlight w:val="white"/>
        </w:rPr>
      </w:pPr>
      <w:r w:rsidRPr="000848EB">
        <w:rPr>
          <w:highlight w:val="white"/>
        </w:rPr>
        <w:t xml:space="preserve">      foreach (string arg in argList) {</w:t>
      </w:r>
    </w:p>
    <w:p w14:paraId="72674131" w14:textId="77777777" w:rsidR="00EC1D1F" w:rsidRPr="000848EB" w:rsidRDefault="00EC1D1F" w:rsidP="00EC1D1F">
      <w:pPr>
        <w:pStyle w:val="Code"/>
        <w:rPr>
          <w:highlight w:val="white"/>
        </w:rPr>
      </w:pPr>
      <w:r w:rsidRPr="000848EB">
        <w:rPr>
          <w:highlight w:val="white"/>
        </w:rPr>
        <w:t xml:space="preserve">      </w:t>
      </w:r>
      <w:r>
        <w:rPr>
          <w:highlight w:val="white"/>
        </w:rPr>
        <w:t xml:space="preserve"> </w:t>
      </w:r>
      <w:r w:rsidRPr="000848EB">
        <w:rPr>
          <w:highlight w:val="white"/>
        </w:rPr>
        <w:t xml:space="preserve"> makeStream.Write</w:t>
      </w:r>
      <w:r>
        <w:rPr>
          <w:highlight w:val="white"/>
        </w:rPr>
        <w:t>Line</w:t>
      </w:r>
      <w:r w:rsidRPr="000848EB">
        <w:rPr>
          <w:highlight w:val="white"/>
        </w:rPr>
        <w:t>(arg.ToLower() + ".o: " +</w:t>
      </w:r>
      <w:r>
        <w:rPr>
          <w:highlight w:val="white"/>
        </w:rPr>
        <w:t xml:space="preserve"> </w:t>
      </w:r>
      <w:r w:rsidRPr="000848EB">
        <w:rPr>
          <w:highlight w:val="white"/>
        </w:rPr>
        <w:t>arg.ToLower() + ".asm");</w:t>
      </w:r>
    </w:p>
    <w:p w14:paraId="7E3CF1DA" w14:textId="77777777" w:rsidR="00EC1D1F" w:rsidRDefault="00EC1D1F" w:rsidP="00EC1D1F">
      <w:pPr>
        <w:pStyle w:val="Code"/>
        <w:rPr>
          <w:highlight w:val="white"/>
        </w:rPr>
      </w:pPr>
      <w:r>
        <w:rPr>
          <w:highlight w:val="white"/>
        </w:rPr>
        <w:t xml:space="preserve">  </w:t>
      </w:r>
      <w:r w:rsidRPr="000848EB">
        <w:rPr>
          <w:highlight w:val="white"/>
        </w:rPr>
        <w:t xml:space="preserve">      makeStream.WriteLine("\tnasm -f elf64 -o " + arg.ToLower() + ".o "</w:t>
      </w:r>
    </w:p>
    <w:p w14:paraId="03173E8C" w14:textId="77777777" w:rsidR="00EC1D1F" w:rsidRPr="000848EB" w:rsidRDefault="00EC1D1F" w:rsidP="00EC1D1F">
      <w:pPr>
        <w:pStyle w:val="Code"/>
        <w:rPr>
          <w:highlight w:val="white"/>
        </w:rPr>
      </w:pPr>
      <w:r>
        <w:rPr>
          <w:highlight w:val="white"/>
        </w:rPr>
        <w:t xml:space="preserve">                          </w:t>
      </w:r>
      <w:r w:rsidRPr="000848EB">
        <w:rPr>
          <w:highlight w:val="white"/>
        </w:rPr>
        <w:t xml:space="preserve"> + arg.ToLower() + ".asm");</w:t>
      </w:r>
    </w:p>
    <w:p w14:paraId="2DC72833" w14:textId="77777777" w:rsidR="00EC1D1F" w:rsidRPr="000848EB" w:rsidRDefault="00EC1D1F" w:rsidP="00EC1D1F">
      <w:pPr>
        <w:pStyle w:val="Code"/>
        <w:rPr>
          <w:highlight w:val="white"/>
        </w:rPr>
      </w:pPr>
      <w:r w:rsidRPr="000848EB">
        <w:rPr>
          <w:highlight w:val="white"/>
        </w:rPr>
        <w:t xml:space="preserve">  </w:t>
      </w:r>
      <w:r>
        <w:rPr>
          <w:highlight w:val="white"/>
        </w:rPr>
        <w:t xml:space="preserve">  </w:t>
      </w:r>
      <w:r w:rsidRPr="000848EB">
        <w:rPr>
          <w:highlight w:val="white"/>
        </w:rPr>
        <w:t xml:space="preserve">    makeStream.WriteLine();</w:t>
      </w:r>
    </w:p>
    <w:p w14:paraId="4C5DEDDE" w14:textId="77777777" w:rsidR="00EC1D1F" w:rsidRPr="000848EB" w:rsidRDefault="00EC1D1F" w:rsidP="00EC1D1F">
      <w:pPr>
        <w:pStyle w:val="Code"/>
        <w:rPr>
          <w:highlight w:val="white"/>
        </w:rPr>
      </w:pPr>
      <w:r w:rsidRPr="000848EB">
        <w:rPr>
          <w:highlight w:val="white"/>
        </w:rPr>
        <w:t xml:space="preserve">    </w:t>
      </w:r>
      <w:r>
        <w:rPr>
          <w:highlight w:val="white"/>
        </w:rPr>
        <w:t xml:space="preserve">  </w:t>
      </w:r>
      <w:r w:rsidRPr="000848EB">
        <w:rPr>
          <w:highlight w:val="white"/>
        </w:rPr>
        <w:t>}</w:t>
      </w:r>
    </w:p>
    <w:p w14:paraId="4A7B371D" w14:textId="77777777" w:rsidR="00EC1D1F" w:rsidRPr="000848EB" w:rsidRDefault="00EC1D1F" w:rsidP="00EC1D1F">
      <w:pPr>
        <w:rPr>
          <w:highlight w:val="white"/>
        </w:rPr>
      </w:pPr>
      <w:r>
        <w:rPr>
          <w:highlight w:val="white"/>
        </w:rPr>
        <w:t>Finally, we generate the clear list by listing all the object files and the final main file.</w:t>
      </w:r>
    </w:p>
    <w:p w14:paraId="73FE28BA" w14:textId="77777777" w:rsidR="00EC1D1F" w:rsidRPr="000848EB" w:rsidRDefault="00EC1D1F" w:rsidP="00EC1D1F">
      <w:pPr>
        <w:pStyle w:val="Code"/>
        <w:rPr>
          <w:highlight w:val="white"/>
        </w:rPr>
      </w:pPr>
      <w:r w:rsidRPr="000848EB">
        <w:rPr>
          <w:highlight w:val="white"/>
        </w:rPr>
        <w:t xml:space="preserve">      makeStream.WriteLine("clear:");</w:t>
      </w:r>
    </w:p>
    <w:p w14:paraId="786D5590" w14:textId="77777777" w:rsidR="00EC1D1F" w:rsidRPr="000848EB" w:rsidRDefault="00EC1D1F" w:rsidP="00EC1D1F">
      <w:pPr>
        <w:pStyle w:val="Code"/>
        <w:rPr>
          <w:highlight w:val="white"/>
        </w:rPr>
      </w:pPr>
      <w:r w:rsidRPr="000848EB">
        <w:rPr>
          <w:highlight w:val="white"/>
        </w:rPr>
        <w:t xml:space="preserve">      foreach (string arg in argList) {</w:t>
      </w:r>
    </w:p>
    <w:p w14:paraId="15786808" w14:textId="77777777" w:rsidR="00EC1D1F" w:rsidRPr="000848EB" w:rsidRDefault="00EC1D1F" w:rsidP="00EC1D1F">
      <w:pPr>
        <w:pStyle w:val="Code"/>
        <w:rPr>
          <w:highlight w:val="white"/>
        </w:rPr>
      </w:pPr>
      <w:r w:rsidRPr="000848EB">
        <w:rPr>
          <w:highlight w:val="white"/>
        </w:rPr>
        <w:t xml:space="preserve">        makeStream.WriteLine("\trm " + arg.ToLower() + ".o");</w:t>
      </w:r>
    </w:p>
    <w:p w14:paraId="473BB1FA" w14:textId="77777777" w:rsidR="00EC1D1F" w:rsidRPr="000848EB" w:rsidRDefault="00EC1D1F" w:rsidP="00EC1D1F">
      <w:pPr>
        <w:pStyle w:val="Code"/>
        <w:rPr>
          <w:highlight w:val="white"/>
        </w:rPr>
      </w:pPr>
      <w:r w:rsidRPr="000848EB">
        <w:rPr>
          <w:highlight w:val="white"/>
        </w:rPr>
        <w:t xml:space="preserve">      }</w:t>
      </w:r>
    </w:p>
    <w:p w14:paraId="5827B111" w14:textId="77777777" w:rsidR="00EC1D1F" w:rsidRDefault="00EC1D1F" w:rsidP="00EC1D1F">
      <w:pPr>
        <w:pStyle w:val="Code"/>
        <w:rPr>
          <w:highlight w:val="white"/>
        </w:rPr>
      </w:pPr>
    </w:p>
    <w:p w14:paraId="05C0AC93" w14:textId="77777777" w:rsidR="00EC1D1F" w:rsidRPr="000848EB" w:rsidRDefault="00EC1D1F" w:rsidP="00EC1D1F">
      <w:pPr>
        <w:pStyle w:val="Code"/>
        <w:rPr>
          <w:highlight w:val="white"/>
        </w:rPr>
      </w:pPr>
      <w:r>
        <w:rPr>
          <w:highlight w:val="white"/>
        </w:rPr>
        <w:t xml:space="preserve">  </w:t>
      </w:r>
      <w:r w:rsidRPr="000848EB">
        <w:rPr>
          <w:highlight w:val="white"/>
        </w:rPr>
        <w:t xml:space="preserve">    makeStream.WriteLine("\trm main");</w:t>
      </w:r>
    </w:p>
    <w:p w14:paraId="4BA93D3F" w14:textId="77777777" w:rsidR="00EC1D1F" w:rsidRPr="000848EB" w:rsidRDefault="00EC1D1F" w:rsidP="00EC1D1F">
      <w:pPr>
        <w:pStyle w:val="Code"/>
        <w:rPr>
          <w:highlight w:val="white"/>
        </w:rPr>
      </w:pPr>
      <w:r w:rsidRPr="000848EB">
        <w:rPr>
          <w:highlight w:val="white"/>
        </w:rPr>
        <w:t xml:space="preserve">      makeStream.Close();</w:t>
      </w:r>
    </w:p>
    <w:p w14:paraId="259A1C58" w14:textId="16A99306" w:rsidR="00EC1D1F" w:rsidRDefault="00EC1D1F" w:rsidP="000848EB">
      <w:pPr>
        <w:pStyle w:val="Code"/>
        <w:rPr>
          <w:highlight w:val="white"/>
        </w:rPr>
      </w:pPr>
      <w:r>
        <w:rPr>
          <w:highlight w:val="white"/>
        </w:rPr>
        <w:t xml:space="preserve">    }</w:t>
      </w:r>
    </w:p>
    <w:p w14:paraId="0279FC04" w14:textId="4596C062" w:rsidR="004538FA" w:rsidRDefault="004538FA" w:rsidP="004538FA">
      <w:pPr>
        <w:rPr>
          <w:highlight w:val="white"/>
        </w:rPr>
      </w:pPr>
      <w:r>
        <w:rPr>
          <w:highlight w:val="white"/>
        </w:rPr>
        <w:t xml:space="preserve">Below is an example of how the </w:t>
      </w:r>
      <w:proofErr w:type="spellStart"/>
      <w:r>
        <w:rPr>
          <w:highlight w:val="white"/>
        </w:rPr>
        <w:t>makefile</w:t>
      </w:r>
      <w:proofErr w:type="spellEnd"/>
      <w:r>
        <w:rPr>
          <w:highlight w:val="white"/>
        </w:rPr>
        <w:t xml:space="preserve"> may look:</w:t>
      </w:r>
    </w:p>
    <w:p w14:paraId="5D73DCB7" w14:textId="77777777" w:rsidR="004538FA" w:rsidRDefault="004538FA" w:rsidP="004538FA">
      <w:pPr>
        <w:pStyle w:val="Code"/>
        <w:rPr>
          <w:highlight w:val="white"/>
          <w:lang w:val="sv-SE"/>
        </w:rPr>
      </w:pPr>
      <w:r>
        <w:rPr>
          <w:highlight w:val="white"/>
          <w:lang w:val="sv-SE"/>
        </w:rPr>
        <w:t>main: main.o malloc.o ctype.o errno.o locale.o math.o setjmp.o signal.o file.o</w:t>
      </w:r>
    </w:p>
    <w:p w14:paraId="1260E45C" w14:textId="4D6AD100" w:rsidR="004538FA" w:rsidRDefault="004538FA" w:rsidP="004538FA">
      <w:pPr>
        <w:pStyle w:val="Code"/>
        <w:rPr>
          <w:highlight w:val="white"/>
          <w:lang w:val="sv-SE"/>
        </w:rPr>
      </w:pPr>
      <w:r>
        <w:rPr>
          <w:highlight w:val="white"/>
          <w:lang w:val="sv-SE"/>
        </w:rPr>
        <w:t xml:space="preserve">      temp.o scanf.o printf.o stdlib.o time.o string.o</w:t>
      </w:r>
    </w:p>
    <w:p w14:paraId="6D835D64" w14:textId="77777777" w:rsidR="004538FA" w:rsidRDefault="004538FA" w:rsidP="004538FA">
      <w:pPr>
        <w:pStyle w:val="Code"/>
        <w:rPr>
          <w:highlight w:val="white"/>
          <w:lang w:val="sv-SE"/>
        </w:rPr>
      </w:pPr>
      <w:r>
        <w:rPr>
          <w:highlight w:val="white"/>
          <w:lang w:val="sv-SE"/>
        </w:rPr>
        <w:tab/>
        <w:t>ld -o main main.o malloc.o ctype.o errno.o locale.o math.o setjmp.o</w:t>
      </w:r>
    </w:p>
    <w:p w14:paraId="2A255C83" w14:textId="185FF057" w:rsidR="004538FA" w:rsidRDefault="004538FA" w:rsidP="004538FA">
      <w:pPr>
        <w:pStyle w:val="Code"/>
        <w:rPr>
          <w:highlight w:val="white"/>
          <w:lang w:val="sv-SE"/>
        </w:rPr>
      </w:pPr>
      <w:r>
        <w:rPr>
          <w:highlight w:val="white"/>
          <w:lang w:val="sv-SE"/>
        </w:rPr>
        <w:t xml:space="preserve">      signal.o file.o temp.o scanf.o printf.o stdlib.o time.o string.o</w:t>
      </w:r>
    </w:p>
    <w:p w14:paraId="765AE52E" w14:textId="77777777" w:rsidR="004538FA" w:rsidRDefault="004538FA" w:rsidP="004538FA">
      <w:pPr>
        <w:pStyle w:val="Code"/>
        <w:rPr>
          <w:highlight w:val="white"/>
          <w:lang w:val="sv-SE"/>
        </w:rPr>
      </w:pPr>
    </w:p>
    <w:p w14:paraId="1816FC84" w14:textId="77777777" w:rsidR="004538FA" w:rsidRDefault="004538FA" w:rsidP="004538FA">
      <w:pPr>
        <w:pStyle w:val="Code"/>
        <w:rPr>
          <w:highlight w:val="white"/>
          <w:lang w:val="sv-SE"/>
        </w:rPr>
      </w:pPr>
      <w:r>
        <w:rPr>
          <w:highlight w:val="white"/>
          <w:lang w:val="sv-SE"/>
        </w:rPr>
        <w:t>main.o: main.asm</w:t>
      </w:r>
    </w:p>
    <w:p w14:paraId="44E20F85" w14:textId="77777777" w:rsidR="004538FA" w:rsidRDefault="004538FA" w:rsidP="004538FA">
      <w:pPr>
        <w:pStyle w:val="Code"/>
        <w:rPr>
          <w:highlight w:val="white"/>
          <w:lang w:val="sv-SE"/>
        </w:rPr>
      </w:pPr>
      <w:r>
        <w:rPr>
          <w:highlight w:val="white"/>
          <w:lang w:val="sv-SE"/>
        </w:rPr>
        <w:tab/>
        <w:t>nasm -f elf64 -o main.o main.asm</w:t>
      </w:r>
    </w:p>
    <w:p w14:paraId="2F7A4AAB" w14:textId="77777777" w:rsidR="004538FA" w:rsidRDefault="004538FA" w:rsidP="004538FA">
      <w:pPr>
        <w:pStyle w:val="Code"/>
        <w:rPr>
          <w:highlight w:val="white"/>
          <w:lang w:val="sv-SE"/>
        </w:rPr>
      </w:pPr>
    </w:p>
    <w:p w14:paraId="018F4470" w14:textId="77777777" w:rsidR="004538FA" w:rsidRDefault="004538FA" w:rsidP="004538FA">
      <w:pPr>
        <w:pStyle w:val="Code"/>
        <w:rPr>
          <w:highlight w:val="white"/>
          <w:lang w:val="sv-SE"/>
        </w:rPr>
      </w:pPr>
      <w:r>
        <w:rPr>
          <w:highlight w:val="white"/>
          <w:lang w:val="sv-SE"/>
        </w:rPr>
        <w:t>malloc.o: malloc.asm</w:t>
      </w:r>
    </w:p>
    <w:p w14:paraId="704126A5" w14:textId="77777777" w:rsidR="004538FA" w:rsidRDefault="004538FA" w:rsidP="004538FA">
      <w:pPr>
        <w:pStyle w:val="Code"/>
        <w:rPr>
          <w:highlight w:val="white"/>
          <w:lang w:val="sv-SE"/>
        </w:rPr>
      </w:pPr>
      <w:r>
        <w:rPr>
          <w:highlight w:val="white"/>
          <w:lang w:val="sv-SE"/>
        </w:rPr>
        <w:tab/>
        <w:t>nasm -f elf64 -o malloc.o malloc.asm</w:t>
      </w:r>
    </w:p>
    <w:p w14:paraId="0E747D5C" w14:textId="77777777" w:rsidR="004538FA" w:rsidRDefault="004538FA" w:rsidP="004538FA">
      <w:pPr>
        <w:pStyle w:val="Code"/>
        <w:rPr>
          <w:highlight w:val="white"/>
          <w:lang w:val="sv-SE"/>
        </w:rPr>
      </w:pPr>
    </w:p>
    <w:p w14:paraId="25F9E35A" w14:textId="77777777" w:rsidR="004538FA" w:rsidRDefault="004538FA" w:rsidP="004538FA">
      <w:pPr>
        <w:pStyle w:val="Code"/>
        <w:rPr>
          <w:highlight w:val="white"/>
          <w:lang w:val="sv-SE"/>
        </w:rPr>
      </w:pPr>
      <w:r>
        <w:rPr>
          <w:highlight w:val="white"/>
          <w:lang w:val="sv-SE"/>
        </w:rPr>
        <w:t>ctype.o: ctype.asm</w:t>
      </w:r>
    </w:p>
    <w:p w14:paraId="7E93BE9F" w14:textId="77777777" w:rsidR="004538FA" w:rsidRDefault="004538FA" w:rsidP="004538FA">
      <w:pPr>
        <w:pStyle w:val="Code"/>
        <w:rPr>
          <w:highlight w:val="white"/>
          <w:lang w:val="sv-SE"/>
        </w:rPr>
      </w:pPr>
      <w:r>
        <w:rPr>
          <w:highlight w:val="white"/>
          <w:lang w:val="sv-SE"/>
        </w:rPr>
        <w:tab/>
        <w:t>nasm -f elf64 -o ctype.o ctype.asm</w:t>
      </w:r>
    </w:p>
    <w:p w14:paraId="0504CC2E" w14:textId="77777777" w:rsidR="004538FA" w:rsidRDefault="004538FA" w:rsidP="004538FA">
      <w:pPr>
        <w:pStyle w:val="Code"/>
        <w:rPr>
          <w:highlight w:val="white"/>
          <w:lang w:val="sv-SE"/>
        </w:rPr>
      </w:pPr>
    </w:p>
    <w:p w14:paraId="2419C246" w14:textId="77777777" w:rsidR="004538FA" w:rsidRDefault="004538FA" w:rsidP="004538FA">
      <w:pPr>
        <w:pStyle w:val="Code"/>
        <w:rPr>
          <w:highlight w:val="white"/>
          <w:lang w:val="sv-SE"/>
        </w:rPr>
      </w:pPr>
      <w:r>
        <w:rPr>
          <w:highlight w:val="white"/>
          <w:lang w:val="sv-SE"/>
        </w:rPr>
        <w:t>errno.o: errno.asm</w:t>
      </w:r>
    </w:p>
    <w:p w14:paraId="0B3ECECD" w14:textId="77777777" w:rsidR="004538FA" w:rsidRDefault="004538FA" w:rsidP="004538FA">
      <w:pPr>
        <w:pStyle w:val="Code"/>
        <w:rPr>
          <w:highlight w:val="white"/>
          <w:lang w:val="sv-SE"/>
        </w:rPr>
      </w:pPr>
      <w:r>
        <w:rPr>
          <w:highlight w:val="white"/>
          <w:lang w:val="sv-SE"/>
        </w:rPr>
        <w:tab/>
        <w:t>nasm -f elf64 -o errno.o errno.asm</w:t>
      </w:r>
    </w:p>
    <w:p w14:paraId="03903A03" w14:textId="77777777" w:rsidR="004538FA" w:rsidRDefault="004538FA" w:rsidP="004538FA">
      <w:pPr>
        <w:pStyle w:val="Code"/>
        <w:rPr>
          <w:highlight w:val="white"/>
          <w:lang w:val="sv-SE"/>
        </w:rPr>
      </w:pPr>
    </w:p>
    <w:p w14:paraId="4F0E26A8" w14:textId="77777777" w:rsidR="004538FA" w:rsidRDefault="004538FA" w:rsidP="004538FA">
      <w:pPr>
        <w:pStyle w:val="Code"/>
        <w:rPr>
          <w:highlight w:val="white"/>
          <w:lang w:val="sv-SE"/>
        </w:rPr>
      </w:pPr>
      <w:r>
        <w:rPr>
          <w:highlight w:val="white"/>
          <w:lang w:val="sv-SE"/>
        </w:rPr>
        <w:t>locale.o: locale.asm</w:t>
      </w:r>
    </w:p>
    <w:p w14:paraId="6CEDE341" w14:textId="77777777" w:rsidR="004538FA" w:rsidRDefault="004538FA" w:rsidP="004538FA">
      <w:pPr>
        <w:pStyle w:val="Code"/>
        <w:rPr>
          <w:highlight w:val="white"/>
          <w:lang w:val="sv-SE"/>
        </w:rPr>
      </w:pPr>
      <w:r>
        <w:rPr>
          <w:highlight w:val="white"/>
          <w:lang w:val="sv-SE"/>
        </w:rPr>
        <w:tab/>
        <w:t>nasm -f elf64 -o locale.o locale.asm</w:t>
      </w:r>
    </w:p>
    <w:p w14:paraId="7D3427D9" w14:textId="77777777" w:rsidR="004538FA" w:rsidRDefault="004538FA" w:rsidP="004538FA">
      <w:pPr>
        <w:pStyle w:val="Code"/>
        <w:rPr>
          <w:highlight w:val="white"/>
          <w:lang w:val="sv-SE"/>
        </w:rPr>
      </w:pPr>
    </w:p>
    <w:p w14:paraId="54E9BE1F" w14:textId="77777777" w:rsidR="004538FA" w:rsidRDefault="004538FA" w:rsidP="004538FA">
      <w:pPr>
        <w:pStyle w:val="Code"/>
        <w:rPr>
          <w:highlight w:val="white"/>
          <w:lang w:val="sv-SE"/>
        </w:rPr>
      </w:pPr>
      <w:r>
        <w:rPr>
          <w:highlight w:val="white"/>
          <w:lang w:val="sv-SE"/>
        </w:rPr>
        <w:t>math.o: math.asm</w:t>
      </w:r>
    </w:p>
    <w:p w14:paraId="262F82B4" w14:textId="77777777" w:rsidR="004538FA" w:rsidRDefault="004538FA" w:rsidP="004538FA">
      <w:pPr>
        <w:pStyle w:val="Code"/>
        <w:rPr>
          <w:highlight w:val="white"/>
          <w:lang w:val="sv-SE"/>
        </w:rPr>
      </w:pPr>
      <w:r>
        <w:rPr>
          <w:highlight w:val="white"/>
          <w:lang w:val="sv-SE"/>
        </w:rPr>
        <w:tab/>
        <w:t>nasm -f elf64 -o math.o math.asm</w:t>
      </w:r>
    </w:p>
    <w:p w14:paraId="07B60C42" w14:textId="77777777" w:rsidR="004538FA" w:rsidRDefault="004538FA" w:rsidP="004538FA">
      <w:pPr>
        <w:pStyle w:val="Code"/>
        <w:rPr>
          <w:highlight w:val="white"/>
          <w:lang w:val="sv-SE"/>
        </w:rPr>
      </w:pPr>
    </w:p>
    <w:p w14:paraId="6E0103C9" w14:textId="77777777" w:rsidR="004538FA" w:rsidRDefault="004538FA" w:rsidP="004538FA">
      <w:pPr>
        <w:pStyle w:val="Code"/>
        <w:rPr>
          <w:highlight w:val="white"/>
          <w:lang w:val="sv-SE"/>
        </w:rPr>
      </w:pPr>
      <w:r>
        <w:rPr>
          <w:highlight w:val="white"/>
          <w:lang w:val="sv-SE"/>
        </w:rPr>
        <w:t>setjmp.o: setjmp.asm</w:t>
      </w:r>
    </w:p>
    <w:p w14:paraId="37FB1E9F" w14:textId="77777777" w:rsidR="004538FA" w:rsidRDefault="004538FA" w:rsidP="004538FA">
      <w:pPr>
        <w:pStyle w:val="Code"/>
        <w:rPr>
          <w:highlight w:val="white"/>
          <w:lang w:val="sv-SE"/>
        </w:rPr>
      </w:pPr>
      <w:r>
        <w:rPr>
          <w:highlight w:val="white"/>
          <w:lang w:val="sv-SE"/>
        </w:rPr>
        <w:tab/>
        <w:t>nasm -f elf64 -o setjmp.o setjmp.asm</w:t>
      </w:r>
    </w:p>
    <w:p w14:paraId="37D2831E" w14:textId="77777777" w:rsidR="004538FA" w:rsidRDefault="004538FA" w:rsidP="004538FA">
      <w:pPr>
        <w:pStyle w:val="Code"/>
        <w:rPr>
          <w:highlight w:val="white"/>
          <w:lang w:val="sv-SE"/>
        </w:rPr>
      </w:pPr>
    </w:p>
    <w:p w14:paraId="21FCE912" w14:textId="77777777" w:rsidR="004538FA" w:rsidRDefault="004538FA" w:rsidP="004538FA">
      <w:pPr>
        <w:pStyle w:val="Code"/>
        <w:rPr>
          <w:highlight w:val="white"/>
          <w:lang w:val="sv-SE"/>
        </w:rPr>
      </w:pPr>
      <w:r>
        <w:rPr>
          <w:highlight w:val="white"/>
          <w:lang w:val="sv-SE"/>
        </w:rPr>
        <w:t>signal.o: signal.asm</w:t>
      </w:r>
    </w:p>
    <w:p w14:paraId="7E8622D7" w14:textId="77777777" w:rsidR="004538FA" w:rsidRDefault="004538FA" w:rsidP="004538FA">
      <w:pPr>
        <w:pStyle w:val="Code"/>
        <w:rPr>
          <w:highlight w:val="white"/>
          <w:lang w:val="sv-SE"/>
        </w:rPr>
      </w:pPr>
      <w:r>
        <w:rPr>
          <w:highlight w:val="white"/>
          <w:lang w:val="sv-SE"/>
        </w:rPr>
        <w:tab/>
        <w:t>nasm -f elf64 -o signal.o signal.asm</w:t>
      </w:r>
    </w:p>
    <w:p w14:paraId="7AF380FF" w14:textId="77777777" w:rsidR="004538FA" w:rsidRDefault="004538FA" w:rsidP="004538FA">
      <w:pPr>
        <w:pStyle w:val="Code"/>
        <w:rPr>
          <w:highlight w:val="white"/>
          <w:lang w:val="sv-SE"/>
        </w:rPr>
      </w:pPr>
    </w:p>
    <w:p w14:paraId="6AA8B03E" w14:textId="77777777" w:rsidR="004538FA" w:rsidRDefault="004538FA" w:rsidP="004538FA">
      <w:pPr>
        <w:pStyle w:val="Code"/>
        <w:rPr>
          <w:highlight w:val="white"/>
          <w:lang w:val="sv-SE"/>
        </w:rPr>
      </w:pPr>
      <w:r>
        <w:rPr>
          <w:highlight w:val="white"/>
          <w:lang w:val="sv-SE"/>
        </w:rPr>
        <w:t>file.o: file.asm</w:t>
      </w:r>
    </w:p>
    <w:p w14:paraId="647E333B" w14:textId="77777777" w:rsidR="004538FA" w:rsidRDefault="004538FA" w:rsidP="004538FA">
      <w:pPr>
        <w:pStyle w:val="Code"/>
        <w:rPr>
          <w:highlight w:val="white"/>
          <w:lang w:val="sv-SE"/>
        </w:rPr>
      </w:pPr>
      <w:r>
        <w:rPr>
          <w:highlight w:val="white"/>
          <w:lang w:val="sv-SE"/>
        </w:rPr>
        <w:tab/>
        <w:t>nasm -f elf64 -o file.o file.asm</w:t>
      </w:r>
    </w:p>
    <w:p w14:paraId="5880502C" w14:textId="77777777" w:rsidR="004538FA" w:rsidRDefault="004538FA" w:rsidP="004538FA">
      <w:pPr>
        <w:pStyle w:val="Code"/>
        <w:rPr>
          <w:highlight w:val="white"/>
          <w:lang w:val="sv-SE"/>
        </w:rPr>
      </w:pPr>
    </w:p>
    <w:p w14:paraId="4D909DD9" w14:textId="77777777" w:rsidR="004538FA" w:rsidRDefault="004538FA" w:rsidP="004538FA">
      <w:pPr>
        <w:pStyle w:val="Code"/>
        <w:rPr>
          <w:highlight w:val="white"/>
          <w:lang w:val="sv-SE"/>
        </w:rPr>
      </w:pPr>
      <w:r>
        <w:rPr>
          <w:highlight w:val="white"/>
          <w:lang w:val="sv-SE"/>
        </w:rPr>
        <w:t>temp.o: temp.asm</w:t>
      </w:r>
    </w:p>
    <w:p w14:paraId="40045CF5" w14:textId="77777777" w:rsidR="004538FA" w:rsidRDefault="004538FA" w:rsidP="004538FA">
      <w:pPr>
        <w:pStyle w:val="Code"/>
        <w:rPr>
          <w:highlight w:val="white"/>
          <w:lang w:val="sv-SE"/>
        </w:rPr>
      </w:pPr>
      <w:r>
        <w:rPr>
          <w:highlight w:val="white"/>
          <w:lang w:val="sv-SE"/>
        </w:rPr>
        <w:tab/>
        <w:t>nasm -f elf64 -o temp.o temp.asm</w:t>
      </w:r>
    </w:p>
    <w:p w14:paraId="026EF5A7" w14:textId="77777777" w:rsidR="004538FA" w:rsidRDefault="004538FA" w:rsidP="004538FA">
      <w:pPr>
        <w:pStyle w:val="Code"/>
        <w:rPr>
          <w:highlight w:val="white"/>
          <w:lang w:val="sv-SE"/>
        </w:rPr>
      </w:pPr>
    </w:p>
    <w:p w14:paraId="75D2C88E" w14:textId="77777777" w:rsidR="004538FA" w:rsidRDefault="004538FA" w:rsidP="004538FA">
      <w:pPr>
        <w:pStyle w:val="Code"/>
        <w:rPr>
          <w:highlight w:val="white"/>
          <w:lang w:val="sv-SE"/>
        </w:rPr>
      </w:pPr>
      <w:r>
        <w:rPr>
          <w:highlight w:val="white"/>
          <w:lang w:val="sv-SE"/>
        </w:rPr>
        <w:t>scanf.o: scanf.asm</w:t>
      </w:r>
    </w:p>
    <w:p w14:paraId="3264D4F8" w14:textId="77777777" w:rsidR="004538FA" w:rsidRDefault="004538FA" w:rsidP="004538FA">
      <w:pPr>
        <w:pStyle w:val="Code"/>
        <w:rPr>
          <w:highlight w:val="white"/>
          <w:lang w:val="sv-SE"/>
        </w:rPr>
      </w:pPr>
      <w:r>
        <w:rPr>
          <w:highlight w:val="white"/>
          <w:lang w:val="sv-SE"/>
        </w:rPr>
        <w:tab/>
        <w:t>nasm -f elf64 -o scanf.o scanf.asm</w:t>
      </w:r>
    </w:p>
    <w:p w14:paraId="614AEF5B" w14:textId="77777777" w:rsidR="004538FA" w:rsidRDefault="004538FA" w:rsidP="004538FA">
      <w:pPr>
        <w:pStyle w:val="Code"/>
        <w:rPr>
          <w:highlight w:val="white"/>
          <w:lang w:val="sv-SE"/>
        </w:rPr>
      </w:pPr>
    </w:p>
    <w:p w14:paraId="12CD57EB" w14:textId="77777777" w:rsidR="004538FA" w:rsidRDefault="004538FA" w:rsidP="004538FA">
      <w:pPr>
        <w:pStyle w:val="Code"/>
        <w:rPr>
          <w:highlight w:val="white"/>
          <w:lang w:val="sv-SE"/>
        </w:rPr>
      </w:pPr>
      <w:r>
        <w:rPr>
          <w:highlight w:val="white"/>
          <w:lang w:val="sv-SE"/>
        </w:rPr>
        <w:t>printf.o: printf.asm</w:t>
      </w:r>
    </w:p>
    <w:p w14:paraId="6AB28E63" w14:textId="77777777" w:rsidR="004538FA" w:rsidRDefault="004538FA" w:rsidP="004538FA">
      <w:pPr>
        <w:pStyle w:val="Code"/>
        <w:rPr>
          <w:highlight w:val="white"/>
          <w:lang w:val="sv-SE"/>
        </w:rPr>
      </w:pPr>
      <w:r>
        <w:rPr>
          <w:highlight w:val="white"/>
          <w:lang w:val="sv-SE"/>
        </w:rPr>
        <w:tab/>
        <w:t>nasm -f elf64 -o printf.o printf.asm</w:t>
      </w:r>
    </w:p>
    <w:p w14:paraId="5F0D58C2" w14:textId="77777777" w:rsidR="004538FA" w:rsidRDefault="004538FA" w:rsidP="004538FA">
      <w:pPr>
        <w:pStyle w:val="Code"/>
        <w:rPr>
          <w:highlight w:val="white"/>
          <w:lang w:val="sv-SE"/>
        </w:rPr>
      </w:pPr>
    </w:p>
    <w:p w14:paraId="1E1300CA" w14:textId="77777777" w:rsidR="004538FA" w:rsidRDefault="004538FA" w:rsidP="004538FA">
      <w:pPr>
        <w:pStyle w:val="Code"/>
        <w:rPr>
          <w:highlight w:val="white"/>
          <w:lang w:val="sv-SE"/>
        </w:rPr>
      </w:pPr>
      <w:r>
        <w:rPr>
          <w:highlight w:val="white"/>
          <w:lang w:val="sv-SE"/>
        </w:rPr>
        <w:t>stdlib.o: stdlib.asm</w:t>
      </w:r>
    </w:p>
    <w:p w14:paraId="5A1217F4" w14:textId="77777777" w:rsidR="004538FA" w:rsidRDefault="004538FA" w:rsidP="004538FA">
      <w:pPr>
        <w:pStyle w:val="Code"/>
        <w:rPr>
          <w:highlight w:val="white"/>
          <w:lang w:val="sv-SE"/>
        </w:rPr>
      </w:pPr>
      <w:r>
        <w:rPr>
          <w:highlight w:val="white"/>
          <w:lang w:val="sv-SE"/>
        </w:rPr>
        <w:tab/>
        <w:t>nasm -f elf64 -o stdlib.o stdlib.asm</w:t>
      </w:r>
    </w:p>
    <w:p w14:paraId="032DCBED" w14:textId="77777777" w:rsidR="004538FA" w:rsidRDefault="004538FA" w:rsidP="004538FA">
      <w:pPr>
        <w:pStyle w:val="Code"/>
        <w:rPr>
          <w:highlight w:val="white"/>
          <w:lang w:val="sv-SE"/>
        </w:rPr>
      </w:pPr>
    </w:p>
    <w:p w14:paraId="0EF5063D" w14:textId="77777777" w:rsidR="004538FA" w:rsidRDefault="004538FA" w:rsidP="004538FA">
      <w:pPr>
        <w:pStyle w:val="Code"/>
        <w:rPr>
          <w:highlight w:val="white"/>
          <w:lang w:val="sv-SE"/>
        </w:rPr>
      </w:pPr>
      <w:r>
        <w:rPr>
          <w:highlight w:val="white"/>
          <w:lang w:val="sv-SE"/>
        </w:rPr>
        <w:t>time.o: time.asm</w:t>
      </w:r>
    </w:p>
    <w:p w14:paraId="68FCFC0C" w14:textId="77777777" w:rsidR="004538FA" w:rsidRDefault="004538FA" w:rsidP="004538FA">
      <w:pPr>
        <w:pStyle w:val="Code"/>
        <w:rPr>
          <w:highlight w:val="white"/>
          <w:lang w:val="sv-SE"/>
        </w:rPr>
      </w:pPr>
      <w:r>
        <w:rPr>
          <w:highlight w:val="white"/>
          <w:lang w:val="sv-SE"/>
        </w:rPr>
        <w:tab/>
        <w:t>nasm -f elf64 -o time.o time.asm</w:t>
      </w:r>
    </w:p>
    <w:p w14:paraId="4C5E3771" w14:textId="77777777" w:rsidR="004538FA" w:rsidRDefault="004538FA" w:rsidP="004538FA">
      <w:pPr>
        <w:pStyle w:val="Code"/>
        <w:rPr>
          <w:highlight w:val="white"/>
          <w:lang w:val="sv-SE"/>
        </w:rPr>
      </w:pPr>
    </w:p>
    <w:p w14:paraId="5581D725" w14:textId="77777777" w:rsidR="004538FA" w:rsidRDefault="004538FA" w:rsidP="004538FA">
      <w:pPr>
        <w:pStyle w:val="Code"/>
        <w:rPr>
          <w:highlight w:val="white"/>
          <w:lang w:val="sv-SE"/>
        </w:rPr>
      </w:pPr>
      <w:r>
        <w:rPr>
          <w:highlight w:val="white"/>
          <w:lang w:val="sv-SE"/>
        </w:rPr>
        <w:t>string.o: string.asm</w:t>
      </w:r>
    </w:p>
    <w:p w14:paraId="71279243" w14:textId="77777777" w:rsidR="004538FA" w:rsidRDefault="004538FA" w:rsidP="004538FA">
      <w:pPr>
        <w:pStyle w:val="Code"/>
        <w:rPr>
          <w:highlight w:val="white"/>
          <w:lang w:val="sv-SE"/>
        </w:rPr>
      </w:pPr>
      <w:r>
        <w:rPr>
          <w:highlight w:val="white"/>
          <w:lang w:val="sv-SE"/>
        </w:rPr>
        <w:tab/>
        <w:t>nasm -f elf64 -o string.o string.asm</w:t>
      </w:r>
    </w:p>
    <w:p w14:paraId="5748B350" w14:textId="77777777" w:rsidR="004538FA" w:rsidRDefault="004538FA" w:rsidP="004538FA">
      <w:pPr>
        <w:pStyle w:val="Code"/>
        <w:rPr>
          <w:highlight w:val="white"/>
          <w:lang w:val="sv-SE"/>
        </w:rPr>
      </w:pPr>
    </w:p>
    <w:p w14:paraId="1B13ED6A" w14:textId="77777777" w:rsidR="004538FA" w:rsidRDefault="004538FA" w:rsidP="004538FA">
      <w:pPr>
        <w:pStyle w:val="Code"/>
        <w:rPr>
          <w:highlight w:val="white"/>
          <w:lang w:val="sv-SE"/>
        </w:rPr>
      </w:pPr>
      <w:r>
        <w:rPr>
          <w:highlight w:val="white"/>
          <w:lang w:val="sv-SE"/>
        </w:rPr>
        <w:t>clear:</w:t>
      </w:r>
    </w:p>
    <w:p w14:paraId="6687BDD1" w14:textId="77777777" w:rsidR="004538FA" w:rsidRDefault="004538FA" w:rsidP="004538FA">
      <w:pPr>
        <w:pStyle w:val="Code"/>
        <w:rPr>
          <w:highlight w:val="white"/>
          <w:lang w:val="sv-SE"/>
        </w:rPr>
      </w:pPr>
      <w:r>
        <w:rPr>
          <w:highlight w:val="white"/>
          <w:lang w:val="sv-SE"/>
        </w:rPr>
        <w:tab/>
        <w:t>rm main.o</w:t>
      </w:r>
    </w:p>
    <w:p w14:paraId="0089F19E" w14:textId="77777777" w:rsidR="004538FA" w:rsidRDefault="004538FA" w:rsidP="004538FA">
      <w:pPr>
        <w:pStyle w:val="Code"/>
        <w:rPr>
          <w:highlight w:val="white"/>
          <w:lang w:val="sv-SE"/>
        </w:rPr>
      </w:pPr>
      <w:r>
        <w:rPr>
          <w:highlight w:val="white"/>
          <w:lang w:val="sv-SE"/>
        </w:rPr>
        <w:tab/>
        <w:t>rm malloc.o</w:t>
      </w:r>
    </w:p>
    <w:p w14:paraId="4706E316" w14:textId="77777777" w:rsidR="004538FA" w:rsidRDefault="004538FA" w:rsidP="004538FA">
      <w:pPr>
        <w:pStyle w:val="Code"/>
        <w:rPr>
          <w:highlight w:val="white"/>
          <w:lang w:val="sv-SE"/>
        </w:rPr>
      </w:pPr>
      <w:r>
        <w:rPr>
          <w:highlight w:val="white"/>
          <w:lang w:val="sv-SE"/>
        </w:rPr>
        <w:tab/>
        <w:t>rm ctype.o</w:t>
      </w:r>
    </w:p>
    <w:p w14:paraId="6E428EAB" w14:textId="77777777" w:rsidR="004538FA" w:rsidRDefault="004538FA" w:rsidP="004538FA">
      <w:pPr>
        <w:pStyle w:val="Code"/>
        <w:rPr>
          <w:highlight w:val="white"/>
          <w:lang w:val="sv-SE"/>
        </w:rPr>
      </w:pPr>
      <w:r>
        <w:rPr>
          <w:highlight w:val="white"/>
          <w:lang w:val="sv-SE"/>
        </w:rPr>
        <w:tab/>
        <w:t>rm errno.o</w:t>
      </w:r>
    </w:p>
    <w:p w14:paraId="0A682CF6" w14:textId="77777777" w:rsidR="004538FA" w:rsidRDefault="004538FA" w:rsidP="004538FA">
      <w:pPr>
        <w:pStyle w:val="Code"/>
        <w:rPr>
          <w:highlight w:val="white"/>
          <w:lang w:val="sv-SE"/>
        </w:rPr>
      </w:pPr>
      <w:r>
        <w:rPr>
          <w:highlight w:val="white"/>
          <w:lang w:val="sv-SE"/>
        </w:rPr>
        <w:tab/>
        <w:t>rm locale.o</w:t>
      </w:r>
    </w:p>
    <w:p w14:paraId="59919023" w14:textId="77777777" w:rsidR="004538FA" w:rsidRDefault="004538FA" w:rsidP="004538FA">
      <w:pPr>
        <w:pStyle w:val="Code"/>
        <w:rPr>
          <w:highlight w:val="white"/>
          <w:lang w:val="sv-SE"/>
        </w:rPr>
      </w:pPr>
      <w:r>
        <w:rPr>
          <w:highlight w:val="white"/>
          <w:lang w:val="sv-SE"/>
        </w:rPr>
        <w:tab/>
        <w:t>rm math.o</w:t>
      </w:r>
    </w:p>
    <w:p w14:paraId="40538673" w14:textId="77777777" w:rsidR="004538FA" w:rsidRDefault="004538FA" w:rsidP="004538FA">
      <w:pPr>
        <w:pStyle w:val="Code"/>
        <w:rPr>
          <w:highlight w:val="white"/>
          <w:lang w:val="sv-SE"/>
        </w:rPr>
      </w:pPr>
      <w:r>
        <w:rPr>
          <w:highlight w:val="white"/>
          <w:lang w:val="sv-SE"/>
        </w:rPr>
        <w:tab/>
        <w:t>rm setjmp.o</w:t>
      </w:r>
    </w:p>
    <w:p w14:paraId="5F59CDA8" w14:textId="77777777" w:rsidR="004538FA" w:rsidRDefault="004538FA" w:rsidP="004538FA">
      <w:pPr>
        <w:pStyle w:val="Code"/>
        <w:rPr>
          <w:highlight w:val="white"/>
          <w:lang w:val="sv-SE"/>
        </w:rPr>
      </w:pPr>
      <w:r>
        <w:rPr>
          <w:highlight w:val="white"/>
          <w:lang w:val="sv-SE"/>
        </w:rPr>
        <w:tab/>
        <w:t>rm signal.o</w:t>
      </w:r>
    </w:p>
    <w:p w14:paraId="133384BE" w14:textId="77777777" w:rsidR="004538FA" w:rsidRDefault="004538FA" w:rsidP="004538FA">
      <w:pPr>
        <w:pStyle w:val="Code"/>
        <w:rPr>
          <w:highlight w:val="white"/>
          <w:lang w:val="sv-SE"/>
        </w:rPr>
      </w:pPr>
      <w:r>
        <w:rPr>
          <w:highlight w:val="white"/>
          <w:lang w:val="sv-SE"/>
        </w:rPr>
        <w:tab/>
        <w:t>rm file.o</w:t>
      </w:r>
    </w:p>
    <w:p w14:paraId="3A783747" w14:textId="77777777" w:rsidR="004538FA" w:rsidRDefault="004538FA" w:rsidP="004538FA">
      <w:pPr>
        <w:pStyle w:val="Code"/>
        <w:rPr>
          <w:highlight w:val="white"/>
          <w:lang w:val="sv-SE"/>
        </w:rPr>
      </w:pPr>
      <w:r>
        <w:rPr>
          <w:highlight w:val="white"/>
          <w:lang w:val="sv-SE"/>
        </w:rPr>
        <w:tab/>
        <w:t>rm temp.o</w:t>
      </w:r>
    </w:p>
    <w:p w14:paraId="30ED78DC" w14:textId="77777777" w:rsidR="004538FA" w:rsidRDefault="004538FA" w:rsidP="004538FA">
      <w:pPr>
        <w:pStyle w:val="Code"/>
        <w:rPr>
          <w:highlight w:val="white"/>
          <w:lang w:val="sv-SE"/>
        </w:rPr>
      </w:pPr>
      <w:r>
        <w:rPr>
          <w:highlight w:val="white"/>
          <w:lang w:val="sv-SE"/>
        </w:rPr>
        <w:tab/>
        <w:t>rm scanf.o</w:t>
      </w:r>
    </w:p>
    <w:p w14:paraId="21425023" w14:textId="77777777" w:rsidR="004538FA" w:rsidRDefault="004538FA" w:rsidP="004538FA">
      <w:pPr>
        <w:pStyle w:val="Code"/>
        <w:rPr>
          <w:highlight w:val="white"/>
          <w:lang w:val="sv-SE"/>
        </w:rPr>
      </w:pPr>
      <w:r>
        <w:rPr>
          <w:highlight w:val="white"/>
          <w:lang w:val="sv-SE"/>
        </w:rPr>
        <w:tab/>
        <w:t>rm printf.o</w:t>
      </w:r>
    </w:p>
    <w:p w14:paraId="08091BBF" w14:textId="77777777" w:rsidR="004538FA" w:rsidRDefault="004538FA" w:rsidP="004538FA">
      <w:pPr>
        <w:pStyle w:val="Code"/>
        <w:rPr>
          <w:highlight w:val="white"/>
          <w:lang w:val="sv-SE"/>
        </w:rPr>
      </w:pPr>
      <w:r>
        <w:rPr>
          <w:highlight w:val="white"/>
          <w:lang w:val="sv-SE"/>
        </w:rPr>
        <w:tab/>
        <w:t>rm stdlib.o</w:t>
      </w:r>
    </w:p>
    <w:p w14:paraId="607A175F" w14:textId="77777777" w:rsidR="004538FA" w:rsidRDefault="004538FA" w:rsidP="004538FA">
      <w:pPr>
        <w:pStyle w:val="Code"/>
        <w:rPr>
          <w:highlight w:val="white"/>
          <w:lang w:val="sv-SE"/>
        </w:rPr>
      </w:pPr>
      <w:r>
        <w:rPr>
          <w:highlight w:val="white"/>
          <w:lang w:val="sv-SE"/>
        </w:rPr>
        <w:tab/>
        <w:t>rm time.o</w:t>
      </w:r>
    </w:p>
    <w:p w14:paraId="46DF7F10" w14:textId="77777777" w:rsidR="004538FA" w:rsidRDefault="004538FA" w:rsidP="004538FA">
      <w:pPr>
        <w:pStyle w:val="Code"/>
        <w:rPr>
          <w:highlight w:val="white"/>
          <w:lang w:val="sv-SE"/>
        </w:rPr>
      </w:pPr>
      <w:r>
        <w:rPr>
          <w:highlight w:val="white"/>
          <w:lang w:val="sv-SE"/>
        </w:rPr>
        <w:tab/>
        <w:t>rm string.o</w:t>
      </w:r>
    </w:p>
    <w:p w14:paraId="071A63B4" w14:textId="77777777" w:rsidR="004538FA" w:rsidRDefault="004538FA" w:rsidP="004538FA">
      <w:pPr>
        <w:pStyle w:val="Code"/>
        <w:rPr>
          <w:highlight w:val="white"/>
          <w:lang w:val="sv-SE"/>
        </w:rPr>
      </w:pPr>
      <w:r>
        <w:rPr>
          <w:highlight w:val="white"/>
          <w:lang w:val="sv-SE"/>
        </w:rPr>
        <w:tab/>
        <w:t>rm main</w:t>
      </w:r>
    </w:p>
    <w:p w14:paraId="6DBBB2FD" w14:textId="6BF65762" w:rsidR="000848EB" w:rsidRDefault="009677C8" w:rsidP="009677C8">
      <w:pPr>
        <w:pStyle w:val="Rubrik3"/>
        <w:rPr>
          <w:highlight w:val="white"/>
        </w:rPr>
      </w:pPr>
      <w:bookmarkStart w:id="19" w:name="_Toc54119851"/>
      <w:r>
        <w:rPr>
          <w:highlight w:val="white"/>
        </w:rPr>
        <w:t xml:space="preserve">Is the Object File </w:t>
      </w:r>
      <w:r w:rsidR="004538FA">
        <w:rPr>
          <w:highlight w:val="white"/>
        </w:rPr>
        <w:t>Fresh</w:t>
      </w:r>
      <w:r w:rsidR="00C522A7">
        <w:rPr>
          <w:highlight w:val="white"/>
        </w:rPr>
        <w:t>?</w:t>
      </w:r>
      <w:bookmarkEnd w:id="19"/>
    </w:p>
    <w:p w14:paraId="7BAE3C57" w14:textId="70E7BAC2" w:rsidR="00AA1002" w:rsidRPr="006A0812" w:rsidRDefault="00DF789D" w:rsidP="00AA1002">
      <w:pPr>
        <w:rPr>
          <w:highlight w:val="white"/>
        </w:rPr>
      </w:pPr>
      <w:r>
        <w:rPr>
          <w:highlight w:val="white"/>
        </w:rPr>
        <w:t xml:space="preserve">The </w:t>
      </w:r>
      <w:r w:rsidR="003C3CAF">
        <w:rPr>
          <w:rStyle w:val="KeyWord0"/>
          <w:highlight w:val="white"/>
        </w:rPr>
        <w:t>GenerateDependencyFile</w:t>
      </w:r>
      <w:r>
        <w:rPr>
          <w:highlight w:val="white"/>
        </w:rPr>
        <w:t xml:space="preserve"> method </w:t>
      </w:r>
      <w:r w:rsidR="00AA1002">
        <w:rPr>
          <w:highlight w:val="white"/>
        </w:rPr>
        <w:t>define</w:t>
      </w:r>
      <w:r>
        <w:rPr>
          <w:highlight w:val="white"/>
        </w:rPr>
        <w:t>s</w:t>
      </w:r>
      <w:r w:rsidR="00AA1002">
        <w:rPr>
          <w:highlight w:val="white"/>
        </w:rPr>
        <w:t xml:space="preserve"> for each source code file its </w:t>
      </w:r>
      <w:r w:rsidR="00F561C8">
        <w:rPr>
          <w:highlight w:val="white"/>
        </w:rPr>
        <w:t>dependency set</w:t>
      </w:r>
      <w:r w:rsidR="00AA1002">
        <w:rPr>
          <w:highlight w:val="white"/>
        </w:rPr>
        <w:t xml:space="preserve">; that is, the name of </w:t>
      </w:r>
      <w:r w:rsidR="00154EB1">
        <w:rPr>
          <w:highlight w:val="white"/>
        </w:rPr>
        <w:t xml:space="preserve">the source file and the names of </w:t>
      </w:r>
      <w:r w:rsidR="00AA1002">
        <w:rPr>
          <w:highlight w:val="white"/>
        </w:rPr>
        <w:t xml:space="preserve">the files (directly or indirectly) included with the </w:t>
      </w:r>
      <w:r w:rsidR="00AA1002" w:rsidRPr="00D40044">
        <w:rPr>
          <w:rStyle w:val="KeyWord0"/>
          <w:highlight w:val="white"/>
        </w:rPr>
        <w:t>#include</w:t>
      </w:r>
      <w:r w:rsidR="00AA1002">
        <w:rPr>
          <w:highlight w:val="white"/>
        </w:rPr>
        <w:t xml:space="preserve"> preprocessor directive.</w:t>
      </w:r>
      <w:r w:rsidR="00F561C8">
        <w:rPr>
          <w:highlight w:val="white"/>
        </w:rPr>
        <w:t xml:space="preserve"> We use the set of include files information extracted by the preprocessor.</w:t>
      </w:r>
    </w:p>
    <w:p w14:paraId="1D6668D1" w14:textId="20EF1F48" w:rsidR="00C22813" w:rsidRPr="00C22813" w:rsidRDefault="00C22813" w:rsidP="00C22813">
      <w:pPr>
        <w:pStyle w:val="Code"/>
        <w:rPr>
          <w:highlight w:val="white"/>
        </w:rPr>
      </w:pPr>
      <w:r w:rsidRPr="00C22813">
        <w:rPr>
          <w:highlight w:val="white"/>
        </w:rPr>
        <w:t xml:space="preserve">    private static void </w:t>
      </w:r>
      <w:r w:rsidR="003C3CAF">
        <w:rPr>
          <w:highlight w:val="white"/>
        </w:rPr>
        <w:t>GenerateDependencyFile</w:t>
      </w:r>
      <w:r w:rsidRPr="00C22813">
        <w:rPr>
          <w:highlight w:val="white"/>
        </w:rPr>
        <w:t>(FileInfo file,</w:t>
      </w:r>
    </w:p>
    <w:p w14:paraId="7CCFE945" w14:textId="77777777" w:rsidR="00C22813" w:rsidRPr="00C22813" w:rsidRDefault="00C22813" w:rsidP="00C22813">
      <w:pPr>
        <w:pStyle w:val="Code"/>
        <w:rPr>
          <w:highlight w:val="white"/>
        </w:rPr>
      </w:pPr>
      <w:r w:rsidRPr="00C22813">
        <w:rPr>
          <w:highlight w:val="white"/>
        </w:rPr>
        <w:t xml:space="preserve">                                            ISet&lt;FileInfo&gt; includeSet) {</w:t>
      </w:r>
    </w:p>
    <w:p w14:paraId="4F3509FB" w14:textId="77777777" w:rsidR="00C22813" w:rsidRPr="00C22813" w:rsidRDefault="00C22813" w:rsidP="00C22813">
      <w:pPr>
        <w:pStyle w:val="Code"/>
        <w:rPr>
          <w:highlight w:val="white"/>
        </w:rPr>
      </w:pPr>
      <w:r w:rsidRPr="00C22813">
        <w:rPr>
          <w:highlight w:val="white"/>
        </w:rPr>
        <w:t xml:space="preserve">      FileInfo dependencySetFile = new FileInfo(file.FullName + ".dependency");</w:t>
      </w:r>
    </w:p>
    <w:p w14:paraId="40CCBD39" w14:textId="77777777" w:rsidR="00C22813" w:rsidRPr="00C22813" w:rsidRDefault="00C22813" w:rsidP="00C22813">
      <w:pPr>
        <w:pStyle w:val="Code"/>
        <w:rPr>
          <w:highlight w:val="white"/>
        </w:rPr>
      </w:pPr>
      <w:r w:rsidRPr="00C22813">
        <w:rPr>
          <w:highlight w:val="white"/>
        </w:rPr>
        <w:t xml:space="preserve">      StreamWriter dependencyWriter =</w:t>
      </w:r>
    </w:p>
    <w:p w14:paraId="2A1549ED" w14:textId="77777777" w:rsidR="00C22813" w:rsidRDefault="00C22813" w:rsidP="00C22813">
      <w:pPr>
        <w:pStyle w:val="Code"/>
        <w:rPr>
          <w:highlight w:val="white"/>
        </w:rPr>
      </w:pPr>
      <w:r w:rsidRPr="00C22813">
        <w:rPr>
          <w:highlight w:val="white"/>
        </w:rPr>
        <w:t xml:space="preserve">        new StreamWriter(File.Open(SourcePath + dependencySetFile.Name,</w:t>
      </w:r>
    </w:p>
    <w:p w14:paraId="098401C9" w14:textId="61E28E7F" w:rsidR="00C22813" w:rsidRPr="00C22813" w:rsidRDefault="00C22813" w:rsidP="00C22813">
      <w:pPr>
        <w:pStyle w:val="Code"/>
        <w:rPr>
          <w:highlight w:val="white"/>
        </w:rPr>
      </w:pPr>
      <w:r>
        <w:rPr>
          <w:highlight w:val="white"/>
        </w:rPr>
        <w:t xml:space="preserve">                                  </w:t>
      </w:r>
      <w:r w:rsidRPr="00C22813">
        <w:rPr>
          <w:highlight w:val="white"/>
        </w:rPr>
        <w:t xml:space="preserve"> FileMode.Create));</w:t>
      </w:r>
    </w:p>
    <w:p w14:paraId="284539D6" w14:textId="77777777" w:rsidR="00C22813" w:rsidRPr="00C22813" w:rsidRDefault="00C22813" w:rsidP="00C22813">
      <w:pPr>
        <w:pStyle w:val="Code"/>
        <w:rPr>
          <w:highlight w:val="white"/>
        </w:rPr>
      </w:pPr>
    </w:p>
    <w:p w14:paraId="02C89AF7" w14:textId="77777777" w:rsidR="00C22813" w:rsidRPr="00C22813" w:rsidRDefault="00C22813" w:rsidP="00C22813">
      <w:pPr>
        <w:pStyle w:val="Code"/>
        <w:rPr>
          <w:highlight w:val="white"/>
        </w:rPr>
      </w:pPr>
      <w:r w:rsidRPr="00C22813">
        <w:rPr>
          <w:highlight w:val="white"/>
        </w:rPr>
        <w:t xml:space="preserve">      dependencyWriter.Write(file.Name + ".c");</w:t>
      </w:r>
    </w:p>
    <w:p w14:paraId="64EDAF80" w14:textId="77777777" w:rsidR="00C22813" w:rsidRPr="00C22813" w:rsidRDefault="00C22813" w:rsidP="00C22813">
      <w:pPr>
        <w:pStyle w:val="Code"/>
        <w:rPr>
          <w:highlight w:val="white"/>
        </w:rPr>
      </w:pPr>
      <w:r w:rsidRPr="00C22813">
        <w:rPr>
          <w:highlight w:val="white"/>
        </w:rPr>
        <w:t xml:space="preserve">      foreach (FileInfo includeFile in includeSet) {</w:t>
      </w:r>
    </w:p>
    <w:p w14:paraId="0D729D11" w14:textId="77777777" w:rsidR="00C22813" w:rsidRPr="00C22813" w:rsidRDefault="00C22813" w:rsidP="00C22813">
      <w:pPr>
        <w:pStyle w:val="Code"/>
        <w:rPr>
          <w:highlight w:val="white"/>
        </w:rPr>
      </w:pPr>
      <w:r w:rsidRPr="00C22813">
        <w:rPr>
          <w:highlight w:val="white"/>
        </w:rPr>
        <w:t xml:space="preserve">        dependencyWriter.Write(" " + includeFile.Name);</w:t>
      </w:r>
    </w:p>
    <w:p w14:paraId="01005E4F" w14:textId="77777777" w:rsidR="00C22813" w:rsidRPr="00C22813" w:rsidRDefault="00C22813" w:rsidP="00C22813">
      <w:pPr>
        <w:pStyle w:val="Code"/>
        <w:rPr>
          <w:highlight w:val="white"/>
        </w:rPr>
      </w:pPr>
      <w:r w:rsidRPr="00C22813">
        <w:rPr>
          <w:highlight w:val="white"/>
        </w:rPr>
        <w:t xml:space="preserve">      }</w:t>
      </w:r>
    </w:p>
    <w:p w14:paraId="062EBAF8" w14:textId="77777777" w:rsidR="00C22813" w:rsidRPr="00C22813" w:rsidRDefault="00C22813" w:rsidP="00C22813">
      <w:pPr>
        <w:pStyle w:val="Code"/>
        <w:rPr>
          <w:highlight w:val="white"/>
        </w:rPr>
      </w:pPr>
    </w:p>
    <w:p w14:paraId="49C76D66" w14:textId="77777777" w:rsidR="00C22813" w:rsidRPr="00C22813" w:rsidRDefault="00C22813" w:rsidP="00C22813">
      <w:pPr>
        <w:pStyle w:val="Code"/>
        <w:rPr>
          <w:highlight w:val="white"/>
        </w:rPr>
      </w:pPr>
      <w:r w:rsidRPr="00C22813">
        <w:rPr>
          <w:highlight w:val="white"/>
        </w:rPr>
        <w:t xml:space="preserve">      dependencyWriter.Close();</w:t>
      </w:r>
    </w:p>
    <w:p w14:paraId="02BCB4F6" w14:textId="77777777" w:rsidR="00C22813" w:rsidRPr="00C22813" w:rsidRDefault="00C22813" w:rsidP="00C22813">
      <w:pPr>
        <w:pStyle w:val="Code"/>
        <w:rPr>
          <w:highlight w:val="white"/>
        </w:rPr>
      </w:pPr>
      <w:r w:rsidRPr="00C22813">
        <w:rPr>
          <w:highlight w:val="white"/>
        </w:rPr>
        <w:t xml:space="preserve">    }</w:t>
      </w:r>
    </w:p>
    <w:p w14:paraId="759BBB68" w14:textId="4C348128" w:rsidR="00F60367" w:rsidRPr="00F60367" w:rsidRDefault="00F60367" w:rsidP="00F60367">
      <w:pPr>
        <w:rPr>
          <w:highlight w:val="white"/>
        </w:rPr>
      </w:pPr>
      <w:r>
        <w:rPr>
          <w:highlight w:val="white"/>
        </w:rPr>
        <w:lastRenderedPageBreak/>
        <w:t xml:space="preserve">The </w:t>
      </w:r>
      <w:r w:rsidR="008E74E1">
        <w:rPr>
          <w:rStyle w:val="KeyWord0"/>
          <w:highlight w:val="white"/>
        </w:rPr>
        <w:t>IsGeneratedFile</w:t>
      </w:r>
      <w:r w:rsidR="00FA5797">
        <w:rPr>
          <w:rStyle w:val="KeyWord0"/>
          <w:highlight w:val="white"/>
        </w:rPr>
        <w:t>Fresh</w:t>
      </w:r>
      <w:r>
        <w:rPr>
          <w:highlight w:val="white"/>
        </w:rPr>
        <w:t xml:space="preserve"> method decides whether a </w:t>
      </w:r>
      <w:r w:rsidR="00442E0E">
        <w:rPr>
          <w:highlight w:val="white"/>
        </w:rPr>
        <w:t>generated</w:t>
      </w:r>
      <w:r>
        <w:rPr>
          <w:highlight w:val="white"/>
        </w:rPr>
        <w:t xml:space="preserve"> file is </w:t>
      </w:r>
      <w:r w:rsidR="00FA5797">
        <w:rPr>
          <w:highlight w:val="white"/>
        </w:rPr>
        <w:t>fresh</w:t>
      </w:r>
      <w:r>
        <w:rPr>
          <w:highlight w:val="white"/>
        </w:rPr>
        <w:t xml:space="preserve">; that is, </w:t>
      </w:r>
      <w:r w:rsidR="00194D19">
        <w:rPr>
          <w:highlight w:val="white"/>
        </w:rPr>
        <w:t xml:space="preserve">if </w:t>
      </w:r>
      <w:r w:rsidR="00F3279E">
        <w:rPr>
          <w:highlight w:val="white"/>
        </w:rPr>
        <w:t>none of i</w:t>
      </w:r>
      <w:r w:rsidR="00194D19">
        <w:rPr>
          <w:highlight w:val="white"/>
        </w:rPr>
        <w:t xml:space="preserve">ts dependency files has been modified since </w:t>
      </w:r>
      <w:r w:rsidR="0057472D">
        <w:rPr>
          <w:highlight w:val="white"/>
        </w:rPr>
        <w:t xml:space="preserve">the </w:t>
      </w:r>
      <w:r w:rsidR="00442E0E">
        <w:rPr>
          <w:highlight w:val="white"/>
        </w:rPr>
        <w:t>generated</w:t>
      </w:r>
      <w:r w:rsidR="0057472D">
        <w:rPr>
          <w:highlight w:val="white"/>
        </w:rPr>
        <w:t xml:space="preserve"> file</w:t>
      </w:r>
      <w:r w:rsidR="00194D19">
        <w:rPr>
          <w:highlight w:val="white"/>
        </w:rPr>
        <w:t xml:space="preserve"> </w:t>
      </w:r>
      <w:r w:rsidR="00C5753C">
        <w:rPr>
          <w:highlight w:val="white"/>
        </w:rPr>
        <w:t>was modified.</w:t>
      </w:r>
    </w:p>
    <w:p w14:paraId="5D2CC9A7" w14:textId="2304B798" w:rsidR="00301597" w:rsidRPr="00301597" w:rsidRDefault="00301597" w:rsidP="00301597">
      <w:pPr>
        <w:pStyle w:val="Code"/>
        <w:rPr>
          <w:highlight w:val="white"/>
        </w:rPr>
      </w:pPr>
      <w:r w:rsidRPr="00301597">
        <w:rPr>
          <w:highlight w:val="white"/>
        </w:rPr>
        <w:t xml:space="preserve">    public static bool IsGeneratedFile</w:t>
      </w:r>
      <w:r w:rsidR="00FA5797">
        <w:rPr>
          <w:highlight w:val="white"/>
        </w:rPr>
        <w:t>Fresh</w:t>
      </w:r>
      <w:r w:rsidRPr="00301597">
        <w:rPr>
          <w:highlight w:val="white"/>
        </w:rPr>
        <w:t>(FileInfo file, string suffix) {</w:t>
      </w:r>
    </w:p>
    <w:p w14:paraId="463BA333" w14:textId="04D76D93" w:rsidR="00301597" w:rsidRPr="00301597" w:rsidRDefault="00301597" w:rsidP="00301597">
      <w:pPr>
        <w:pStyle w:val="Code"/>
        <w:rPr>
          <w:highlight w:val="white"/>
        </w:rPr>
      </w:pPr>
      <w:r w:rsidRPr="00301597">
        <w:rPr>
          <w:highlight w:val="white"/>
        </w:rPr>
        <w:t xml:space="preserve">      FileInfo </w:t>
      </w:r>
      <w:r w:rsidR="00442E0E">
        <w:rPr>
          <w:highlight w:val="white"/>
        </w:rPr>
        <w:t>generated</w:t>
      </w:r>
      <w:r w:rsidRPr="00301597">
        <w:rPr>
          <w:highlight w:val="white"/>
        </w:rPr>
        <w:t>File = new FileInfo(file.FullName + suffix)</w:t>
      </w:r>
      <w:r w:rsidR="00F40AE2">
        <w:rPr>
          <w:highlight w:val="white"/>
        </w:rPr>
        <w:t xml:space="preserve">, </w:t>
      </w:r>
    </w:p>
    <w:p w14:paraId="4B25237A" w14:textId="7397C656" w:rsidR="00F40AE2" w:rsidRDefault="00F40AE2" w:rsidP="00F40AE2">
      <w:pPr>
        <w:pStyle w:val="Code"/>
        <w:rPr>
          <w:highlight w:val="white"/>
        </w:rPr>
      </w:pPr>
      <w:r w:rsidRPr="000848EB">
        <w:rPr>
          <w:highlight w:val="white"/>
        </w:rPr>
        <w:t xml:space="preserve">      </w:t>
      </w:r>
      <w:r>
        <w:rPr>
          <w:highlight w:val="white"/>
        </w:rPr>
        <w:t xml:space="preserve">         dependencySetFile</w:t>
      </w:r>
      <w:r w:rsidRPr="000848EB">
        <w:rPr>
          <w:highlight w:val="white"/>
        </w:rPr>
        <w:t xml:space="preserve"> = new FileInfo(file.FullName + ".</w:t>
      </w:r>
      <w:r>
        <w:rPr>
          <w:highlight w:val="white"/>
        </w:rPr>
        <w:t>dependency</w:t>
      </w:r>
      <w:r w:rsidRPr="000848EB">
        <w:rPr>
          <w:highlight w:val="white"/>
        </w:rPr>
        <w:t>");</w:t>
      </w:r>
    </w:p>
    <w:p w14:paraId="3D605B02" w14:textId="203AEE04" w:rsidR="000848EB" w:rsidRPr="000848EB" w:rsidRDefault="0057472D" w:rsidP="0057472D">
      <w:pPr>
        <w:rPr>
          <w:highlight w:val="white"/>
        </w:rPr>
      </w:pPr>
      <w:r>
        <w:rPr>
          <w:highlight w:val="white"/>
        </w:rPr>
        <w:t xml:space="preserve">If the </w:t>
      </w:r>
      <w:r w:rsidR="00442E0E">
        <w:rPr>
          <w:highlight w:val="white"/>
        </w:rPr>
        <w:t>generated</w:t>
      </w:r>
      <w:r>
        <w:rPr>
          <w:highlight w:val="white"/>
        </w:rPr>
        <w:t xml:space="preserve"> file does not exist, </w:t>
      </w:r>
      <w:r w:rsidR="0089791A">
        <w:rPr>
          <w:highlight w:val="white"/>
        </w:rPr>
        <w:t xml:space="preserve">it is obviously not </w:t>
      </w:r>
      <w:r w:rsidR="00FA5797">
        <w:rPr>
          <w:highlight w:val="white"/>
        </w:rPr>
        <w:t>fresh</w:t>
      </w:r>
      <w:r w:rsidR="0089791A">
        <w:rPr>
          <w:highlight w:val="white"/>
        </w:rPr>
        <w:t>, so we return false.</w:t>
      </w:r>
      <w:r w:rsidR="00FC6A53">
        <w:rPr>
          <w:highlight w:val="white"/>
        </w:rPr>
        <w:t xml:space="preserve"> If the dependency set file does not exist, we </w:t>
      </w:r>
      <w:proofErr w:type="gramStart"/>
      <w:r w:rsidR="00FC6A53">
        <w:rPr>
          <w:highlight w:val="white"/>
        </w:rPr>
        <w:t>have to</w:t>
      </w:r>
      <w:proofErr w:type="gramEnd"/>
      <w:r w:rsidR="00FC6A53">
        <w:rPr>
          <w:highlight w:val="white"/>
        </w:rPr>
        <w:t xml:space="preserve"> assume that </w:t>
      </w:r>
      <w:r w:rsidR="00C5753C">
        <w:rPr>
          <w:highlight w:val="white"/>
        </w:rPr>
        <w:t xml:space="preserve">it is not fresh due to </w:t>
      </w:r>
      <w:r w:rsidR="00FC6A53">
        <w:rPr>
          <w:highlight w:val="white"/>
        </w:rPr>
        <w:t>dependencies, and we return false.</w:t>
      </w:r>
    </w:p>
    <w:p w14:paraId="34902A41" w14:textId="56798550" w:rsidR="000848EB" w:rsidRPr="000848EB" w:rsidRDefault="000848EB" w:rsidP="000848EB">
      <w:pPr>
        <w:pStyle w:val="Code"/>
        <w:rPr>
          <w:highlight w:val="white"/>
        </w:rPr>
      </w:pPr>
      <w:r w:rsidRPr="000848EB">
        <w:rPr>
          <w:highlight w:val="white"/>
        </w:rPr>
        <w:t xml:space="preserve">      if (</w:t>
      </w:r>
      <w:r w:rsidR="00F40AE2">
        <w:rPr>
          <w:highlight w:val="white"/>
        </w:rPr>
        <w:t>!</w:t>
      </w:r>
      <w:r w:rsidR="00442E0E">
        <w:rPr>
          <w:highlight w:val="white"/>
        </w:rPr>
        <w:t>generated</w:t>
      </w:r>
      <w:r w:rsidRPr="000848EB">
        <w:rPr>
          <w:highlight w:val="white"/>
        </w:rPr>
        <w:t>File.Exists</w:t>
      </w:r>
      <w:r w:rsidR="00F40AE2">
        <w:rPr>
          <w:highlight w:val="white"/>
        </w:rPr>
        <w:t xml:space="preserve"> || !</w:t>
      </w:r>
      <w:r w:rsidR="00FC6A53">
        <w:rPr>
          <w:highlight w:val="white"/>
        </w:rPr>
        <w:t>dependencySetFile.Exists</w:t>
      </w:r>
      <w:r w:rsidRPr="000848EB">
        <w:rPr>
          <w:highlight w:val="white"/>
        </w:rPr>
        <w:t>) {</w:t>
      </w:r>
    </w:p>
    <w:p w14:paraId="19B1C0E1" w14:textId="77777777" w:rsidR="000848EB" w:rsidRPr="000848EB" w:rsidRDefault="000848EB" w:rsidP="000848EB">
      <w:pPr>
        <w:pStyle w:val="Code"/>
        <w:rPr>
          <w:highlight w:val="white"/>
        </w:rPr>
      </w:pPr>
      <w:r w:rsidRPr="000848EB">
        <w:rPr>
          <w:highlight w:val="white"/>
        </w:rPr>
        <w:t xml:space="preserve">        return false;</w:t>
      </w:r>
    </w:p>
    <w:p w14:paraId="5341333B" w14:textId="77777777" w:rsidR="000848EB" w:rsidRPr="000848EB" w:rsidRDefault="000848EB" w:rsidP="000848EB">
      <w:pPr>
        <w:pStyle w:val="Code"/>
        <w:rPr>
          <w:highlight w:val="white"/>
        </w:rPr>
      </w:pPr>
      <w:r w:rsidRPr="000848EB">
        <w:rPr>
          <w:highlight w:val="white"/>
        </w:rPr>
        <w:t xml:space="preserve">      }</w:t>
      </w:r>
    </w:p>
    <w:p w14:paraId="075740D1" w14:textId="78C7AB3F" w:rsidR="000848EB" w:rsidRPr="000848EB" w:rsidRDefault="0089791A" w:rsidP="0089791A">
      <w:pPr>
        <w:rPr>
          <w:highlight w:val="white"/>
        </w:rPr>
      </w:pPr>
      <w:r>
        <w:rPr>
          <w:highlight w:val="white"/>
        </w:rPr>
        <w:t xml:space="preserve">If none of the cases above apply, we continue to </w:t>
      </w:r>
      <w:proofErr w:type="gramStart"/>
      <w:r w:rsidR="00F136C4">
        <w:rPr>
          <w:highlight w:val="white"/>
        </w:rPr>
        <w:t>look into</w:t>
      </w:r>
      <w:proofErr w:type="gramEnd"/>
      <w:r w:rsidR="00F136C4">
        <w:rPr>
          <w:highlight w:val="white"/>
        </w:rPr>
        <w:t xml:space="preserve"> the dependency files; that is, the </w:t>
      </w:r>
      <w:r w:rsidR="003A18F8">
        <w:rPr>
          <w:highlight w:val="white"/>
        </w:rPr>
        <w:t xml:space="preserve">files that </w:t>
      </w:r>
      <w:r w:rsidR="00DB2FB7">
        <w:rPr>
          <w:highlight w:val="white"/>
        </w:rPr>
        <w:t xml:space="preserve">the </w:t>
      </w:r>
      <w:r w:rsidR="00442E0E">
        <w:rPr>
          <w:highlight w:val="white"/>
        </w:rPr>
        <w:t>generated</w:t>
      </w:r>
      <w:r w:rsidR="00DB2FB7">
        <w:rPr>
          <w:highlight w:val="white"/>
        </w:rPr>
        <w:t xml:space="preserve"> file is </w:t>
      </w:r>
      <w:r w:rsidR="003A18F8">
        <w:rPr>
          <w:highlight w:val="white"/>
        </w:rPr>
        <w:t xml:space="preserve">(directly or indirectly) </w:t>
      </w:r>
      <w:r w:rsidR="00DB2FB7">
        <w:rPr>
          <w:highlight w:val="white"/>
        </w:rPr>
        <w:t>dependent of.</w:t>
      </w:r>
    </w:p>
    <w:p w14:paraId="7370915E" w14:textId="54CD2680" w:rsidR="000848EB" w:rsidRPr="000848EB" w:rsidRDefault="000848EB" w:rsidP="000848EB">
      <w:pPr>
        <w:pStyle w:val="Code"/>
        <w:rPr>
          <w:highlight w:val="white"/>
        </w:rPr>
      </w:pPr>
      <w:r w:rsidRPr="000848EB">
        <w:rPr>
          <w:highlight w:val="white"/>
        </w:rPr>
        <w:t xml:space="preserve">      if (</w:t>
      </w:r>
      <w:r w:rsidR="00DB2FB7">
        <w:rPr>
          <w:highlight w:val="white"/>
        </w:rPr>
        <w:t>dependency</w:t>
      </w:r>
      <w:r w:rsidR="005926BE">
        <w:rPr>
          <w:highlight w:val="white"/>
        </w:rPr>
        <w:t>SetFile</w:t>
      </w:r>
      <w:r w:rsidRPr="000848EB">
        <w:rPr>
          <w:highlight w:val="white"/>
        </w:rPr>
        <w:t>.Exists) {</w:t>
      </w:r>
    </w:p>
    <w:p w14:paraId="4085BC15" w14:textId="77777777" w:rsidR="000848EB" w:rsidRPr="000848EB" w:rsidRDefault="000848EB" w:rsidP="000848EB">
      <w:pPr>
        <w:pStyle w:val="Code"/>
        <w:rPr>
          <w:highlight w:val="white"/>
        </w:rPr>
      </w:pPr>
      <w:r w:rsidRPr="000848EB">
        <w:rPr>
          <w:highlight w:val="white"/>
        </w:rPr>
        <w:t xml:space="preserve">        try {</w:t>
      </w:r>
    </w:p>
    <w:p w14:paraId="794EEA8B" w14:textId="1A7AFFE0" w:rsidR="00867389" w:rsidRDefault="000848EB" w:rsidP="000848EB">
      <w:pPr>
        <w:pStyle w:val="Code"/>
        <w:rPr>
          <w:highlight w:val="white"/>
        </w:rPr>
      </w:pPr>
      <w:r w:rsidRPr="000848EB">
        <w:rPr>
          <w:highlight w:val="white"/>
        </w:rPr>
        <w:t xml:space="preserve">          StreamReader </w:t>
      </w:r>
      <w:r w:rsidR="00DB2FB7">
        <w:rPr>
          <w:highlight w:val="white"/>
        </w:rPr>
        <w:t>dependency</w:t>
      </w:r>
      <w:r w:rsidR="005926BE">
        <w:rPr>
          <w:highlight w:val="white"/>
        </w:rPr>
        <w:t xml:space="preserve">SetReader </w:t>
      </w:r>
      <w:r w:rsidRPr="000848EB">
        <w:rPr>
          <w:highlight w:val="white"/>
        </w:rPr>
        <w:t>=</w:t>
      </w:r>
    </w:p>
    <w:p w14:paraId="658D520F" w14:textId="359868F6" w:rsidR="000848EB" w:rsidRPr="000848EB" w:rsidRDefault="00867389" w:rsidP="000848EB">
      <w:pPr>
        <w:pStyle w:val="Code"/>
        <w:rPr>
          <w:highlight w:val="white"/>
        </w:rPr>
      </w:pPr>
      <w:r>
        <w:rPr>
          <w:highlight w:val="white"/>
        </w:rPr>
        <w:t xml:space="preserve">            </w:t>
      </w:r>
      <w:r w:rsidR="000848EB" w:rsidRPr="000848EB">
        <w:rPr>
          <w:highlight w:val="white"/>
        </w:rPr>
        <w:t>new StreamReader(File.OpenRead(</w:t>
      </w:r>
      <w:r w:rsidR="00DB2FB7">
        <w:rPr>
          <w:highlight w:val="white"/>
        </w:rPr>
        <w:t>dependency</w:t>
      </w:r>
      <w:r w:rsidR="005926BE">
        <w:rPr>
          <w:highlight w:val="white"/>
        </w:rPr>
        <w:t>SetFile</w:t>
      </w:r>
      <w:r w:rsidR="000848EB" w:rsidRPr="000848EB">
        <w:rPr>
          <w:highlight w:val="white"/>
        </w:rPr>
        <w:t>.FullName));</w:t>
      </w:r>
    </w:p>
    <w:p w14:paraId="799200E2" w14:textId="42E578AB" w:rsidR="000848EB" w:rsidRPr="000848EB" w:rsidRDefault="000848EB" w:rsidP="000848EB">
      <w:pPr>
        <w:pStyle w:val="Code"/>
        <w:rPr>
          <w:highlight w:val="white"/>
        </w:rPr>
      </w:pPr>
      <w:r w:rsidRPr="000848EB">
        <w:rPr>
          <w:highlight w:val="white"/>
        </w:rPr>
        <w:t xml:space="preserve">          string </w:t>
      </w:r>
      <w:r w:rsidR="00DB2FB7">
        <w:rPr>
          <w:highlight w:val="white"/>
        </w:rPr>
        <w:t>dependency</w:t>
      </w:r>
      <w:r w:rsidR="00163EB6">
        <w:rPr>
          <w:highlight w:val="white"/>
        </w:rPr>
        <w:t>Set</w:t>
      </w:r>
      <w:r w:rsidR="00586C7E">
        <w:rPr>
          <w:highlight w:val="white"/>
        </w:rPr>
        <w:t>T</w:t>
      </w:r>
      <w:r w:rsidRPr="000848EB">
        <w:rPr>
          <w:highlight w:val="white"/>
        </w:rPr>
        <w:t xml:space="preserve">ext = </w:t>
      </w:r>
      <w:r w:rsidR="00DB2FB7">
        <w:rPr>
          <w:highlight w:val="white"/>
        </w:rPr>
        <w:t>dependency</w:t>
      </w:r>
      <w:r w:rsidR="005926BE">
        <w:rPr>
          <w:highlight w:val="white"/>
        </w:rPr>
        <w:t>SetReader</w:t>
      </w:r>
      <w:r w:rsidRPr="000848EB">
        <w:rPr>
          <w:highlight w:val="white"/>
        </w:rPr>
        <w:t>.ReadToEnd();</w:t>
      </w:r>
    </w:p>
    <w:p w14:paraId="7138CC78" w14:textId="24862BD2" w:rsidR="000848EB" w:rsidRPr="000848EB" w:rsidRDefault="000848EB" w:rsidP="000848EB">
      <w:pPr>
        <w:pStyle w:val="Code"/>
        <w:rPr>
          <w:highlight w:val="white"/>
        </w:rPr>
      </w:pPr>
      <w:r w:rsidRPr="000848EB">
        <w:rPr>
          <w:highlight w:val="white"/>
        </w:rPr>
        <w:t xml:space="preserve">          </w:t>
      </w:r>
      <w:r w:rsidR="00DB2FB7">
        <w:rPr>
          <w:highlight w:val="white"/>
        </w:rPr>
        <w:t>dependency</w:t>
      </w:r>
      <w:r w:rsidR="005926BE">
        <w:rPr>
          <w:highlight w:val="white"/>
        </w:rPr>
        <w:t>SetReader</w:t>
      </w:r>
      <w:r w:rsidRPr="000848EB">
        <w:rPr>
          <w:highlight w:val="white"/>
        </w:rPr>
        <w:t>.Close();</w:t>
      </w:r>
    </w:p>
    <w:p w14:paraId="2B0906DD" w14:textId="1749F367" w:rsidR="000848EB" w:rsidRPr="000848EB" w:rsidRDefault="00024666" w:rsidP="004C06A3">
      <w:pPr>
        <w:rPr>
          <w:highlight w:val="white"/>
        </w:rPr>
      </w:pPr>
      <w:r>
        <w:rPr>
          <w:highlight w:val="white"/>
        </w:rPr>
        <w:t xml:space="preserve">We split the </w:t>
      </w:r>
      <w:r w:rsidR="004C06A3">
        <w:rPr>
          <w:highlight w:val="white"/>
        </w:rPr>
        <w:t xml:space="preserve">file </w:t>
      </w:r>
      <w:r>
        <w:rPr>
          <w:highlight w:val="white"/>
        </w:rPr>
        <w:t xml:space="preserve">text into </w:t>
      </w:r>
      <w:r w:rsidR="00DB2FB7">
        <w:rPr>
          <w:highlight w:val="white"/>
        </w:rPr>
        <w:t>dependency</w:t>
      </w:r>
      <w:r w:rsidR="00725614">
        <w:rPr>
          <w:highlight w:val="white"/>
        </w:rPr>
        <w:t xml:space="preserve"> file</w:t>
      </w:r>
      <w:r w:rsidR="003522A7">
        <w:rPr>
          <w:highlight w:val="white"/>
        </w:rPr>
        <w:t xml:space="preserve"> </w:t>
      </w:r>
      <w:r>
        <w:rPr>
          <w:highlight w:val="white"/>
        </w:rPr>
        <w:t xml:space="preserve">names and check </w:t>
      </w:r>
      <w:r w:rsidR="004C06A3">
        <w:rPr>
          <w:highlight w:val="white"/>
        </w:rPr>
        <w:t>whether the fil</w:t>
      </w:r>
      <w:r w:rsidR="00950D00">
        <w:rPr>
          <w:highlight w:val="white"/>
        </w:rPr>
        <w:t>es</w:t>
      </w:r>
      <w:r w:rsidR="004C06A3">
        <w:rPr>
          <w:highlight w:val="white"/>
        </w:rPr>
        <w:t xml:space="preserve"> </w:t>
      </w:r>
      <w:r w:rsidR="00230C0B">
        <w:rPr>
          <w:highlight w:val="white"/>
        </w:rPr>
        <w:t xml:space="preserve">have </w:t>
      </w:r>
      <w:r w:rsidR="00950D00">
        <w:rPr>
          <w:highlight w:val="white"/>
        </w:rPr>
        <w:t xml:space="preserve">been modified </w:t>
      </w:r>
      <w:r w:rsidR="003522A7">
        <w:rPr>
          <w:highlight w:val="white"/>
        </w:rPr>
        <w:t>after</w:t>
      </w:r>
      <w:r w:rsidR="00950D00">
        <w:rPr>
          <w:highlight w:val="white"/>
        </w:rPr>
        <w:t xml:space="preserve"> </w:t>
      </w:r>
      <w:r w:rsidR="00442E0E">
        <w:rPr>
          <w:highlight w:val="white"/>
        </w:rPr>
        <w:t>generated</w:t>
      </w:r>
      <w:r w:rsidR="00950D00">
        <w:rPr>
          <w:highlight w:val="white"/>
        </w:rPr>
        <w:t xml:space="preserve"> file.</w:t>
      </w:r>
    </w:p>
    <w:p w14:paraId="14591C16" w14:textId="6DEC5B29" w:rsidR="000848EB" w:rsidRPr="000848EB" w:rsidRDefault="000848EB" w:rsidP="000848EB">
      <w:pPr>
        <w:pStyle w:val="Code"/>
        <w:rPr>
          <w:highlight w:val="white"/>
        </w:rPr>
      </w:pPr>
      <w:r w:rsidRPr="000848EB">
        <w:rPr>
          <w:highlight w:val="white"/>
        </w:rPr>
        <w:t xml:space="preserve">          if (</w:t>
      </w:r>
      <w:r w:rsidR="00DB2FB7">
        <w:rPr>
          <w:highlight w:val="white"/>
        </w:rPr>
        <w:t>dependency</w:t>
      </w:r>
      <w:r w:rsidR="00163EB6">
        <w:rPr>
          <w:highlight w:val="white"/>
        </w:rPr>
        <w:t>SetT</w:t>
      </w:r>
      <w:r w:rsidR="00163EB6" w:rsidRPr="000848EB">
        <w:rPr>
          <w:highlight w:val="white"/>
        </w:rPr>
        <w:t>ext</w:t>
      </w:r>
      <w:r w:rsidRPr="000848EB">
        <w:rPr>
          <w:highlight w:val="white"/>
        </w:rPr>
        <w:t>.Length &gt; 0) {</w:t>
      </w:r>
    </w:p>
    <w:p w14:paraId="39973CA1" w14:textId="1CF121D6" w:rsidR="000848EB" w:rsidRPr="000848EB" w:rsidRDefault="000848EB" w:rsidP="000848EB">
      <w:pPr>
        <w:pStyle w:val="Code"/>
        <w:rPr>
          <w:highlight w:val="white"/>
        </w:rPr>
      </w:pPr>
      <w:r w:rsidRPr="000848EB">
        <w:rPr>
          <w:highlight w:val="white"/>
        </w:rPr>
        <w:t xml:space="preserve">            string[] </w:t>
      </w:r>
      <w:r w:rsidR="00DB2FB7">
        <w:rPr>
          <w:highlight w:val="white"/>
        </w:rPr>
        <w:t>dependency</w:t>
      </w:r>
      <w:r w:rsidR="00D12D80">
        <w:rPr>
          <w:highlight w:val="white"/>
        </w:rPr>
        <w:t>Name</w:t>
      </w:r>
      <w:r w:rsidR="00DC7211">
        <w:rPr>
          <w:highlight w:val="white"/>
        </w:rPr>
        <w:t>A</w:t>
      </w:r>
      <w:r w:rsidRPr="000848EB">
        <w:rPr>
          <w:highlight w:val="white"/>
        </w:rPr>
        <w:t xml:space="preserve">rray = </w:t>
      </w:r>
      <w:r w:rsidR="00DB2FB7">
        <w:rPr>
          <w:highlight w:val="white"/>
        </w:rPr>
        <w:t>dependency</w:t>
      </w:r>
      <w:r w:rsidR="00163EB6">
        <w:rPr>
          <w:highlight w:val="white"/>
        </w:rPr>
        <w:t>SetT</w:t>
      </w:r>
      <w:r w:rsidR="00163EB6" w:rsidRPr="000848EB">
        <w:rPr>
          <w:highlight w:val="white"/>
        </w:rPr>
        <w:t>ext</w:t>
      </w:r>
      <w:r w:rsidRPr="000848EB">
        <w:rPr>
          <w:highlight w:val="white"/>
        </w:rPr>
        <w:t>.Split(' ');</w:t>
      </w:r>
    </w:p>
    <w:p w14:paraId="79FDAEA6" w14:textId="77777777" w:rsidR="000848EB" w:rsidRPr="000848EB" w:rsidRDefault="000848EB" w:rsidP="000848EB">
      <w:pPr>
        <w:pStyle w:val="Code"/>
        <w:rPr>
          <w:highlight w:val="white"/>
        </w:rPr>
      </w:pPr>
    </w:p>
    <w:p w14:paraId="1421FF0F" w14:textId="25F91BCD" w:rsidR="000848EB" w:rsidRPr="000848EB" w:rsidRDefault="000848EB" w:rsidP="000848EB">
      <w:pPr>
        <w:pStyle w:val="Code"/>
        <w:rPr>
          <w:highlight w:val="white"/>
        </w:rPr>
      </w:pPr>
      <w:r w:rsidRPr="000848EB">
        <w:rPr>
          <w:highlight w:val="white"/>
        </w:rPr>
        <w:t xml:space="preserve">            foreach (string </w:t>
      </w:r>
      <w:r w:rsidR="00DB2FB7">
        <w:rPr>
          <w:highlight w:val="white"/>
        </w:rPr>
        <w:t>dependency</w:t>
      </w:r>
      <w:r w:rsidR="00024666">
        <w:rPr>
          <w:highlight w:val="white"/>
        </w:rPr>
        <w:t>Name</w:t>
      </w:r>
      <w:r w:rsidRPr="000848EB">
        <w:rPr>
          <w:highlight w:val="white"/>
        </w:rPr>
        <w:t xml:space="preserve"> in </w:t>
      </w:r>
      <w:r w:rsidR="00DB2FB7">
        <w:rPr>
          <w:highlight w:val="white"/>
        </w:rPr>
        <w:t>dependency</w:t>
      </w:r>
      <w:r w:rsidR="00D12D80">
        <w:rPr>
          <w:highlight w:val="white"/>
        </w:rPr>
        <w:t>NameA</w:t>
      </w:r>
      <w:r w:rsidR="00D12D80" w:rsidRPr="000848EB">
        <w:rPr>
          <w:highlight w:val="white"/>
        </w:rPr>
        <w:t>rray</w:t>
      </w:r>
      <w:r w:rsidRPr="000848EB">
        <w:rPr>
          <w:highlight w:val="white"/>
        </w:rPr>
        <w:t>)  {</w:t>
      </w:r>
    </w:p>
    <w:p w14:paraId="50F71B6D" w14:textId="77777777" w:rsidR="00DB2FB7" w:rsidRDefault="000848EB" w:rsidP="00CC5549">
      <w:pPr>
        <w:pStyle w:val="Code"/>
        <w:rPr>
          <w:highlight w:val="white"/>
        </w:rPr>
      </w:pPr>
      <w:r w:rsidRPr="000848EB">
        <w:rPr>
          <w:highlight w:val="white"/>
        </w:rPr>
        <w:t xml:space="preserve">              FileInfo </w:t>
      </w:r>
      <w:r w:rsidR="00DB2FB7">
        <w:rPr>
          <w:highlight w:val="white"/>
        </w:rPr>
        <w:t>dependency</w:t>
      </w:r>
      <w:r w:rsidRPr="000848EB">
        <w:rPr>
          <w:highlight w:val="white"/>
        </w:rPr>
        <w:t>File =</w:t>
      </w:r>
    </w:p>
    <w:p w14:paraId="77429386" w14:textId="6C8198A5" w:rsidR="000848EB" w:rsidRPr="000848EB" w:rsidRDefault="00DB2FB7" w:rsidP="00CC5549">
      <w:pPr>
        <w:pStyle w:val="Code"/>
        <w:rPr>
          <w:highlight w:val="white"/>
        </w:rPr>
      </w:pPr>
      <w:r>
        <w:rPr>
          <w:highlight w:val="white"/>
        </w:rPr>
        <w:t xml:space="preserve">               </w:t>
      </w:r>
      <w:r w:rsidR="0023597F">
        <w:rPr>
          <w:highlight w:val="white"/>
        </w:rPr>
        <w:t xml:space="preserve"> </w:t>
      </w:r>
      <w:r w:rsidR="000848EB" w:rsidRPr="000848EB">
        <w:rPr>
          <w:highlight w:val="white"/>
        </w:rPr>
        <w:t>new FileInfo(</w:t>
      </w:r>
      <w:r w:rsidR="0023597F">
        <w:rPr>
          <w:highlight w:val="white"/>
        </w:rPr>
        <w:t xml:space="preserve">SourcePath + </w:t>
      </w:r>
      <w:r>
        <w:rPr>
          <w:highlight w:val="white"/>
        </w:rPr>
        <w:t>dependency</w:t>
      </w:r>
      <w:r w:rsidR="00B33829">
        <w:rPr>
          <w:highlight w:val="white"/>
        </w:rPr>
        <w:t>Name</w:t>
      </w:r>
      <w:r w:rsidR="00734740">
        <w:rPr>
          <w:highlight w:val="white"/>
        </w:rPr>
        <w:t>)</w:t>
      </w:r>
      <w:r w:rsidR="000848EB" w:rsidRPr="000848EB">
        <w:rPr>
          <w:highlight w:val="white"/>
        </w:rPr>
        <w:t>;</w:t>
      </w:r>
    </w:p>
    <w:p w14:paraId="6D914BDF" w14:textId="42F99FEE" w:rsidR="00CC5549" w:rsidRDefault="004D2C0B" w:rsidP="004D2C0B">
      <w:pPr>
        <w:rPr>
          <w:highlight w:val="white"/>
        </w:rPr>
      </w:pPr>
      <w:r>
        <w:rPr>
          <w:highlight w:val="white"/>
        </w:rPr>
        <w:t xml:space="preserve">If the file </w:t>
      </w:r>
      <w:r w:rsidR="00FF1B25">
        <w:rPr>
          <w:highlight w:val="white"/>
        </w:rPr>
        <w:t>has</w:t>
      </w:r>
      <w:r>
        <w:rPr>
          <w:highlight w:val="white"/>
        </w:rPr>
        <w:t xml:space="preserve"> been modified </w:t>
      </w:r>
      <w:r w:rsidR="003522A7">
        <w:rPr>
          <w:highlight w:val="white"/>
        </w:rPr>
        <w:t>after</w:t>
      </w:r>
      <w:r w:rsidR="00230C0B">
        <w:rPr>
          <w:highlight w:val="white"/>
        </w:rPr>
        <w:t xml:space="preserve"> </w:t>
      </w:r>
      <w:r>
        <w:rPr>
          <w:highlight w:val="white"/>
        </w:rPr>
        <w:t xml:space="preserve">the </w:t>
      </w:r>
      <w:r w:rsidR="00442E0E">
        <w:rPr>
          <w:highlight w:val="white"/>
        </w:rPr>
        <w:t>generated</w:t>
      </w:r>
      <w:r>
        <w:rPr>
          <w:highlight w:val="white"/>
        </w:rPr>
        <w:t xml:space="preserve"> file, </w:t>
      </w:r>
      <w:r w:rsidR="00230C0B">
        <w:rPr>
          <w:highlight w:val="white"/>
        </w:rPr>
        <w:t xml:space="preserve">the </w:t>
      </w:r>
      <w:r w:rsidR="00442E0E">
        <w:rPr>
          <w:highlight w:val="white"/>
        </w:rPr>
        <w:t>generated</w:t>
      </w:r>
      <w:r w:rsidR="00230C0B">
        <w:rPr>
          <w:highlight w:val="white"/>
        </w:rPr>
        <w:t xml:space="preserve"> file is not </w:t>
      </w:r>
      <w:r w:rsidR="00FA5797">
        <w:rPr>
          <w:highlight w:val="white"/>
        </w:rPr>
        <w:t>fresh</w:t>
      </w:r>
      <w:r w:rsidR="00C94EFB">
        <w:rPr>
          <w:highlight w:val="white"/>
        </w:rPr>
        <w:t>,</w:t>
      </w:r>
      <w:r w:rsidR="00230C0B">
        <w:rPr>
          <w:highlight w:val="white"/>
        </w:rPr>
        <w:t xml:space="preserve"> </w:t>
      </w:r>
      <w:r>
        <w:rPr>
          <w:highlight w:val="white"/>
        </w:rPr>
        <w:t xml:space="preserve">and </w:t>
      </w:r>
      <w:r w:rsidR="00230C0B">
        <w:rPr>
          <w:highlight w:val="white"/>
        </w:rPr>
        <w:t xml:space="preserve">we </w:t>
      </w:r>
      <w:r>
        <w:rPr>
          <w:highlight w:val="white"/>
        </w:rPr>
        <w:t>return false.</w:t>
      </w:r>
    </w:p>
    <w:p w14:paraId="50227AE8" w14:textId="7D793F34" w:rsidR="000848EB" w:rsidRPr="000848EB" w:rsidRDefault="000848EB" w:rsidP="000848EB">
      <w:pPr>
        <w:pStyle w:val="Code"/>
        <w:rPr>
          <w:highlight w:val="white"/>
        </w:rPr>
      </w:pPr>
      <w:r w:rsidRPr="000848EB">
        <w:rPr>
          <w:highlight w:val="white"/>
        </w:rPr>
        <w:t xml:space="preserve">              if (</w:t>
      </w:r>
      <w:r w:rsidR="00DB2FB7">
        <w:rPr>
          <w:highlight w:val="white"/>
        </w:rPr>
        <w:t>dependency</w:t>
      </w:r>
      <w:r w:rsidR="00B33829" w:rsidRPr="000848EB">
        <w:rPr>
          <w:highlight w:val="white"/>
        </w:rPr>
        <w:t>File</w:t>
      </w:r>
      <w:r w:rsidRPr="000848EB">
        <w:rPr>
          <w:highlight w:val="white"/>
        </w:rPr>
        <w:t xml:space="preserve">.LastWriteTime &gt; </w:t>
      </w:r>
      <w:r w:rsidR="00442E0E">
        <w:rPr>
          <w:highlight w:val="white"/>
        </w:rPr>
        <w:t>generated</w:t>
      </w:r>
      <w:r w:rsidRPr="000848EB">
        <w:rPr>
          <w:highlight w:val="white"/>
        </w:rPr>
        <w:t>File.LastWriteTime){</w:t>
      </w:r>
    </w:p>
    <w:p w14:paraId="55D2009A" w14:textId="77777777" w:rsidR="000848EB" w:rsidRPr="000848EB" w:rsidRDefault="000848EB" w:rsidP="000848EB">
      <w:pPr>
        <w:pStyle w:val="Code"/>
        <w:rPr>
          <w:highlight w:val="white"/>
        </w:rPr>
      </w:pPr>
      <w:r w:rsidRPr="000848EB">
        <w:rPr>
          <w:highlight w:val="white"/>
        </w:rPr>
        <w:t xml:space="preserve">                return false;</w:t>
      </w:r>
    </w:p>
    <w:p w14:paraId="746E0A7B" w14:textId="77777777" w:rsidR="000848EB" w:rsidRPr="000848EB" w:rsidRDefault="000848EB" w:rsidP="000848EB">
      <w:pPr>
        <w:pStyle w:val="Code"/>
        <w:rPr>
          <w:highlight w:val="white"/>
        </w:rPr>
      </w:pPr>
      <w:r w:rsidRPr="000848EB">
        <w:rPr>
          <w:highlight w:val="white"/>
        </w:rPr>
        <w:t xml:space="preserve">              }</w:t>
      </w:r>
    </w:p>
    <w:p w14:paraId="3C94F829" w14:textId="77777777" w:rsidR="000848EB" w:rsidRPr="000848EB" w:rsidRDefault="000848EB" w:rsidP="000848EB">
      <w:pPr>
        <w:pStyle w:val="Code"/>
        <w:rPr>
          <w:highlight w:val="white"/>
        </w:rPr>
      </w:pPr>
      <w:r w:rsidRPr="000848EB">
        <w:rPr>
          <w:highlight w:val="white"/>
        </w:rPr>
        <w:t xml:space="preserve">            }</w:t>
      </w:r>
    </w:p>
    <w:p w14:paraId="3A0110E4" w14:textId="77777777" w:rsidR="000848EB" w:rsidRPr="000848EB" w:rsidRDefault="000848EB" w:rsidP="000848EB">
      <w:pPr>
        <w:pStyle w:val="Code"/>
        <w:rPr>
          <w:highlight w:val="white"/>
        </w:rPr>
      </w:pPr>
      <w:r w:rsidRPr="000848EB">
        <w:rPr>
          <w:highlight w:val="white"/>
        </w:rPr>
        <w:t xml:space="preserve">          }</w:t>
      </w:r>
    </w:p>
    <w:p w14:paraId="55F1C60E" w14:textId="77777777" w:rsidR="000848EB" w:rsidRPr="000848EB" w:rsidRDefault="000848EB" w:rsidP="000848EB">
      <w:pPr>
        <w:pStyle w:val="Code"/>
        <w:rPr>
          <w:highlight w:val="white"/>
        </w:rPr>
      </w:pPr>
      <w:r w:rsidRPr="000848EB">
        <w:rPr>
          <w:highlight w:val="white"/>
        </w:rPr>
        <w:t xml:space="preserve">        }</w:t>
      </w:r>
    </w:p>
    <w:p w14:paraId="3747EF03" w14:textId="77777777" w:rsidR="000848EB" w:rsidRPr="000848EB" w:rsidRDefault="000848EB" w:rsidP="000848EB">
      <w:pPr>
        <w:pStyle w:val="Code"/>
        <w:rPr>
          <w:highlight w:val="white"/>
        </w:rPr>
      </w:pPr>
      <w:r w:rsidRPr="000848EB">
        <w:rPr>
          <w:highlight w:val="white"/>
        </w:rPr>
        <w:t xml:space="preserve">        catch (IOException ioException) {</w:t>
      </w:r>
    </w:p>
    <w:p w14:paraId="5DA91D74" w14:textId="77777777" w:rsidR="000848EB" w:rsidRPr="000848EB" w:rsidRDefault="000848EB" w:rsidP="000848EB">
      <w:pPr>
        <w:pStyle w:val="Code"/>
        <w:rPr>
          <w:highlight w:val="white"/>
        </w:rPr>
      </w:pPr>
      <w:r w:rsidRPr="000848EB">
        <w:rPr>
          <w:highlight w:val="white"/>
        </w:rPr>
        <w:t xml:space="preserve">          Console.Out.WriteLine(ioException.StackTrace);</w:t>
      </w:r>
    </w:p>
    <w:p w14:paraId="3BDBE367" w14:textId="77777777" w:rsidR="000848EB" w:rsidRPr="000848EB" w:rsidRDefault="000848EB" w:rsidP="000848EB">
      <w:pPr>
        <w:pStyle w:val="Code"/>
        <w:rPr>
          <w:highlight w:val="white"/>
        </w:rPr>
      </w:pPr>
      <w:r w:rsidRPr="000848EB">
        <w:rPr>
          <w:highlight w:val="white"/>
        </w:rPr>
        <w:t xml:space="preserve">          return false;</w:t>
      </w:r>
    </w:p>
    <w:p w14:paraId="7DAFAE58" w14:textId="77777777" w:rsidR="000848EB" w:rsidRPr="000848EB" w:rsidRDefault="000848EB" w:rsidP="000848EB">
      <w:pPr>
        <w:pStyle w:val="Code"/>
        <w:rPr>
          <w:highlight w:val="white"/>
        </w:rPr>
      </w:pPr>
      <w:r w:rsidRPr="000848EB">
        <w:rPr>
          <w:highlight w:val="white"/>
        </w:rPr>
        <w:t xml:space="preserve">        }</w:t>
      </w:r>
    </w:p>
    <w:p w14:paraId="57C0748E" w14:textId="77777777" w:rsidR="000848EB" w:rsidRPr="000848EB" w:rsidRDefault="000848EB" w:rsidP="000848EB">
      <w:pPr>
        <w:pStyle w:val="Code"/>
        <w:rPr>
          <w:highlight w:val="white"/>
        </w:rPr>
      </w:pPr>
      <w:r w:rsidRPr="000848EB">
        <w:rPr>
          <w:highlight w:val="white"/>
        </w:rPr>
        <w:t xml:space="preserve">      }</w:t>
      </w:r>
    </w:p>
    <w:p w14:paraId="0D445EE7" w14:textId="34D9777E" w:rsidR="000848EB" w:rsidRPr="000848EB" w:rsidRDefault="004D2C0B" w:rsidP="004D2C0B">
      <w:pPr>
        <w:rPr>
          <w:highlight w:val="white"/>
        </w:rPr>
      </w:pPr>
      <w:r>
        <w:rPr>
          <w:highlight w:val="white"/>
        </w:rPr>
        <w:t>When we have iterated through the without finding any dependenc</w:t>
      </w:r>
      <w:r w:rsidR="00C94EFB">
        <w:rPr>
          <w:highlight w:val="white"/>
        </w:rPr>
        <w:t>ies</w:t>
      </w:r>
      <w:r>
        <w:rPr>
          <w:highlight w:val="white"/>
        </w:rPr>
        <w:t xml:space="preserve">, the </w:t>
      </w:r>
      <w:r w:rsidR="00442E0E">
        <w:rPr>
          <w:highlight w:val="white"/>
        </w:rPr>
        <w:t>generated</w:t>
      </w:r>
      <w:r w:rsidR="00230C0B">
        <w:rPr>
          <w:highlight w:val="white"/>
        </w:rPr>
        <w:t xml:space="preserve"> </w:t>
      </w:r>
      <w:r>
        <w:rPr>
          <w:highlight w:val="white"/>
        </w:rPr>
        <w:t xml:space="preserve">file is </w:t>
      </w:r>
      <w:proofErr w:type="gramStart"/>
      <w:r w:rsidR="00FA5797">
        <w:rPr>
          <w:highlight w:val="white"/>
        </w:rPr>
        <w:t>fresh</w:t>
      </w:r>
      <w:proofErr w:type="gramEnd"/>
      <w:r>
        <w:rPr>
          <w:highlight w:val="white"/>
        </w:rPr>
        <w:t xml:space="preserve"> and we return true.</w:t>
      </w:r>
    </w:p>
    <w:p w14:paraId="12F98C4D" w14:textId="77777777" w:rsidR="000848EB" w:rsidRPr="000848EB" w:rsidRDefault="000848EB" w:rsidP="000848EB">
      <w:pPr>
        <w:pStyle w:val="Code"/>
        <w:rPr>
          <w:highlight w:val="white"/>
        </w:rPr>
      </w:pPr>
      <w:r w:rsidRPr="000848EB">
        <w:rPr>
          <w:highlight w:val="white"/>
        </w:rPr>
        <w:t xml:space="preserve">      return true;</w:t>
      </w:r>
    </w:p>
    <w:p w14:paraId="0A882B49" w14:textId="77777777" w:rsidR="000848EB" w:rsidRPr="000848EB" w:rsidRDefault="000848EB" w:rsidP="000848EB">
      <w:pPr>
        <w:pStyle w:val="Code"/>
        <w:rPr>
          <w:highlight w:val="white"/>
        </w:rPr>
      </w:pPr>
      <w:r w:rsidRPr="000848EB">
        <w:rPr>
          <w:highlight w:val="white"/>
        </w:rPr>
        <w:t xml:space="preserve">    }</w:t>
      </w:r>
    </w:p>
    <w:p w14:paraId="24F143AC" w14:textId="77777777" w:rsidR="000848EB" w:rsidRPr="000848EB" w:rsidRDefault="000848EB" w:rsidP="000848EB">
      <w:pPr>
        <w:pStyle w:val="Code"/>
        <w:rPr>
          <w:highlight w:val="white"/>
        </w:rPr>
      </w:pPr>
      <w:r w:rsidRPr="000848EB">
        <w:rPr>
          <w:highlight w:val="white"/>
        </w:rPr>
        <w:t xml:space="preserve">  }</w:t>
      </w:r>
    </w:p>
    <w:p w14:paraId="56BDE125" w14:textId="77777777" w:rsidR="000848EB" w:rsidRPr="000848EB" w:rsidRDefault="000848EB" w:rsidP="000848EB">
      <w:pPr>
        <w:pStyle w:val="Code"/>
        <w:rPr>
          <w:highlight w:val="white"/>
        </w:rPr>
      </w:pPr>
      <w:r w:rsidRPr="000848EB">
        <w:rPr>
          <w:highlight w:val="white"/>
        </w:rPr>
        <w:t>}</w:t>
      </w:r>
    </w:p>
    <w:p w14:paraId="4D73231B" w14:textId="5FD99D9C" w:rsidR="000848EB" w:rsidRPr="000848EB" w:rsidRDefault="00621688" w:rsidP="00621688">
      <w:pPr>
        <w:rPr>
          <w:highlight w:val="white"/>
        </w:rPr>
      </w:pPr>
      <w:proofErr w:type="gramStart"/>
      <w:r>
        <w:rPr>
          <w:highlight w:val="white"/>
        </w:rPr>
        <w:t>In order for</w:t>
      </w:r>
      <w:proofErr w:type="gramEnd"/>
      <w:r>
        <w:rPr>
          <w:highlight w:val="white"/>
        </w:rPr>
        <w:t xml:space="preserve"> the parsers of this book to work properly, we add three parser classes.</w:t>
      </w:r>
      <w:r w:rsidR="006A0812">
        <w:rPr>
          <w:highlight w:val="white"/>
        </w:rPr>
        <w:t xml:space="preserve"> We need them </w:t>
      </w:r>
      <w:proofErr w:type="gramStart"/>
      <w:r w:rsidR="006A0812">
        <w:rPr>
          <w:highlight w:val="white"/>
        </w:rPr>
        <w:t>in order to</w:t>
      </w:r>
      <w:proofErr w:type="gramEnd"/>
      <w:r w:rsidR="006A0812">
        <w:rPr>
          <w:highlight w:val="white"/>
        </w:rPr>
        <w:t xml:space="preserve"> use the parsers.</w:t>
      </w:r>
    </w:p>
    <w:p w14:paraId="55169468" w14:textId="77777777" w:rsidR="000848EB" w:rsidRPr="000848EB" w:rsidRDefault="000848EB" w:rsidP="000848EB">
      <w:pPr>
        <w:pStyle w:val="Code"/>
        <w:rPr>
          <w:highlight w:val="white"/>
        </w:rPr>
      </w:pPr>
      <w:r w:rsidRPr="000848EB">
        <w:rPr>
          <w:highlight w:val="white"/>
        </w:rPr>
        <w:t>namespace CCompiler_Main {</w:t>
      </w:r>
    </w:p>
    <w:p w14:paraId="03FD7221" w14:textId="77777777" w:rsidR="00867389" w:rsidRDefault="000848EB" w:rsidP="000848EB">
      <w:pPr>
        <w:pStyle w:val="Code"/>
        <w:rPr>
          <w:highlight w:val="white"/>
        </w:rPr>
      </w:pPr>
      <w:r w:rsidRPr="000848EB">
        <w:rPr>
          <w:highlight w:val="white"/>
        </w:rPr>
        <w:lastRenderedPageBreak/>
        <w:t xml:space="preserve">  public partial class Parser :</w:t>
      </w:r>
    </w:p>
    <w:p w14:paraId="5E482C33" w14:textId="1DBB49F0" w:rsidR="000848EB" w:rsidRPr="000848EB" w:rsidRDefault="00867389" w:rsidP="000848EB">
      <w:pPr>
        <w:pStyle w:val="Code"/>
        <w:rPr>
          <w:highlight w:val="white"/>
        </w:rPr>
      </w:pPr>
      <w:r>
        <w:rPr>
          <w:highlight w:val="white"/>
        </w:rPr>
        <w:t xml:space="preserve">        </w:t>
      </w:r>
      <w:r w:rsidR="000848EB" w:rsidRPr="000848EB">
        <w:rPr>
          <w:highlight w:val="white"/>
        </w:rPr>
        <w:t xml:space="preserve"> QUT.Gppg.ShiftReduceParser&lt;ValueType, QUT.Gppg.LexLocation&gt; {</w:t>
      </w:r>
    </w:p>
    <w:p w14:paraId="11D4993D" w14:textId="77777777" w:rsidR="000848EB" w:rsidRPr="000848EB" w:rsidRDefault="000848EB" w:rsidP="000848EB">
      <w:pPr>
        <w:pStyle w:val="Code"/>
        <w:rPr>
          <w:highlight w:val="white"/>
        </w:rPr>
      </w:pPr>
      <w:r w:rsidRPr="000848EB">
        <w:rPr>
          <w:highlight w:val="white"/>
        </w:rPr>
        <w:t xml:space="preserve">    public Parser(Scanner scanner)</w:t>
      </w:r>
    </w:p>
    <w:p w14:paraId="2407848A" w14:textId="77777777" w:rsidR="000848EB" w:rsidRPr="000848EB" w:rsidRDefault="000848EB" w:rsidP="000848EB">
      <w:pPr>
        <w:pStyle w:val="Code"/>
        <w:rPr>
          <w:highlight w:val="white"/>
        </w:rPr>
      </w:pPr>
      <w:r w:rsidRPr="000848EB">
        <w:rPr>
          <w:highlight w:val="white"/>
        </w:rPr>
        <w:t xml:space="preserve">     :base(scanner) {</w:t>
      </w:r>
    </w:p>
    <w:p w14:paraId="4F7471A2" w14:textId="77777777" w:rsidR="000848EB" w:rsidRPr="000848EB" w:rsidRDefault="000848EB" w:rsidP="000848EB">
      <w:pPr>
        <w:pStyle w:val="Code"/>
        <w:rPr>
          <w:highlight w:val="white"/>
        </w:rPr>
      </w:pPr>
      <w:r w:rsidRPr="000848EB">
        <w:rPr>
          <w:highlight w:val="white"/>
        </w:rPr>
        <w:t xml:space="preserve">      // Empty.</w:t>
      </w:r>
    </w:p>
    <w:p w14:paraId="413822FA" w14:textId="77777777" w:rsidR="000848EB" w:rsidRPr="000848EB" w:rsidRDefault="000848EB" w:rsidP="000848EB">
      <w:pPr>
        <w:pStyle w:val="Code"/>
        <w:rPr>
          <w:highlight w:val="white"/>
        </w:rPr>
      </w:pPr>
      <w:r w:rsidRPr="000848EB">
        <w:rPr>
          <w:highlight w:val="white"/>
        </w:rPr>
        <w:t xml:space="preserve">    }</w:t>
      </w:r>
    </w:p>
    <w:p w14:paraId="21A2A378" w14:textId="77777777" w:rsidR="000848EB" w:rsidRPr="000848EB" w:rsidRDefault="000848EB" w:rsidP="000848EB">
      <w:pPr>
        <w:pStyle w:val="Code"/>
        <w:rPr>
          <w:highlight w:val="white"/>
        </w:rPr>
      </w:pPr>
      <w:r w:rsidRPr="000848EB">
        <w:rPr>
          <w:highlight w:val="white"/>
        </w:rPr>
        <w:t xml:space="preserve">  }</w:t>
      </w:r>
    </w:p>
    <w:p w14:paraId="7765F37B" w14:textId="77777777" w:rsidR="000848EB" w:rsidRPr="000848EB" w:rsidRDefault="000848EB" w:rsidP="000848EB">
      <w:pPr>
        <w:pStyle w:val="Code"/>
        <w:rPr>
          <w:highlight w:val="white"/>
        </w:rPr>
      </w:pPr>
      <w:r w:rsidRPr="000848EB">
        <w:rPr>
          <w:highlight w:val="white"/>
        </w:rPr>
        <w:t>}</w:t>
      </w:r>
    </w:p>
    <w:p w14:paraId="1D3A9B10" w14:textId="55FD5E35" w:rsidR="000848EB" w:rsidRPr="007E5011" w:rsidRDefault="007E5011" w:rsidP="007E5011">
      <w:pPr>
        <w:rPr>
          <w:highlight w:val="white"/>
        </w:rPr>
      </w:pPr>
      <w:r>
        <w:rPr>
          <w:highlight w:val="white"/>
        </w:rPr>
        <w:t xml:space="preserve">The expression parser is used by the preprocessor, to parse expressions in the </w:t>
      </w:r>
      <w:r w:rsidRPr="007E5011">
        <w:rPr>
          <w:rStyle w:val="KeyWord0"/>
          <w:highlight w:val="white"/>
        </w:rPr>
        <w:t>#if</w:t>
      </w:r>
      <w:r>
        <w:rPr>
          <w:highlight w:val="white"/>
        </w:rPr>
        <w:t xml:space="preserve"> and </w:t>
      </w:r>
      <w:r w:rsidRPr="007E5011">
        <w:rPr>
          <w:rStyle w:val="KeyWord0"/>
          <w:highlight w:val="white"/>
        </w:rPr>
        <w:t>#ifelse</w:t>
      </w:r>
      <w:r>
        <w:rPr>
          <w:highlight w:val="white"/>
        </w:rPr>
        <w:t xml:space="preserve"> directives. In the </w:t>
      </w:r>
      <w:r w:rsidR="00DE7074">
        <w:rPr>
          <w:highlight w:val="white"/>
        </w:rPr>
        <w:t xml:space="preserve">expression </w:t>
      </w:r>
      <w:r>
        <w:rPr>
          <w:highlight w:val="white"/>
        </w:rPr>
        <w:t xml:space="preserve">grammar </w:t>
      </w:r>
      <w:r w:rsidR="00DE7074">
        <w:rPr>
          <w:highlight w:val="white"/>
        </w:rPr>
        <w:t>there is the possibility to test whether a macro has been defined. Therefore, we let the constructor accepts the macro map as a parameter.</w:t>
      </w:r>
    </w:p>
    <w:p w14:paraId="1FAC5A0A" w14:textId="77777777" w:rsidR="007E5011" w:rsidRPr="007E5011" w:rsidRDefault="007E5011" w:rsidP="007E5011">
      <w:pPr>
        <w:pStyle w:val="Code"/>
        <w:rPr>
          <w:highlight w:val="white"/>
        </w:rPr>
      </w:pPr>
      <w:r w:rsidRPr="007E5011">
        <w:rPr>
          <w:highlight w:val="white"/>
        </w:rPr>
        <w:t>namespace CCompiler_Exp {</w:t>
      </w:r>
    </w:p>
    <w:p w14:paraId="3206FB70" w14:textId="77777777" w:rsidR="007E5011" w:rsidRPr="007E5011" w:rsidRDefault="007E5011" w:rsidP="007E5011">
      <w:pPr>
        <w:pStyle w:val="Code"/>
        <w:rPr>
          <w:highlight w:val="white"/>
        </w:rPr>
      </w:pPr>
      <w:r w:rsidRPr="007E5011">
        <w:rPr>
          <w:highlight w:val="white"/>
        </w:rPr>
        <w:t xml:space="preserve">  public partial class Parser :</w:t>
      </w:r>
    </w:p>
    <w:p w14:paraId="50E8CE4E" w14:textId="77777777" w:rsidR="007E5011" w:rsidRPr="007E5011" w:rsidRDefault="007E5011" w:rsidP="007E5011">
      <w:pPr>
        <w:pStyle w:val="Code"/>
        <w:rPr>
          <w:highlight w:val="white"/>
        </w:rPr>
      </w:pPr>
      <w:r w:rsidRPr="007E5011">
        <w:rPr>
          <w:highlight w:val="white"/>
        </w:rPr>
        <w:t xml:space="preserve">         QUT.Gppg.ShiftReduceParser&lt;ValueType, QUT.Gppg.LexLocation&gt; {</w:t>
      </w:r>
    </w:p>
    <w:p w14:paraId="0E3F5F47" w14:textId="77777777" w:rsidR="007E5011" w:rsidRPr="007E5011" w:rsidRDefault="007E5011" w:rsidP="007E5011">
      <w:pPr>
        <w:pStyle w:val="Code"/>
        <w:rPr>
          <w:highlight w:val="white"/>
        </w:rPr>
      </w:pPr>
      <w:r w:rsidRPr="007E5011">
        <w:rPr>
          <w:highlight w:val="white"/>
        </w:rPr>
        <w:t xml:space="preserve">    public static IDictionary&lt;string,CCompiler.Macro&gt; m_macroMap;</w:t>
      </w:r>
    </w:p>
    <w:p w14:paraId="3036F193" w14:textId="77777777" w:rsidR="007E5011" w:rsidRPr="007E5011" w:rsidRDefault="007E5011" w:rsidP="007E5011">
      <w:pPr>
        <w:pStyle w:val="Code"/>
        <w:rPr>
          <w:highlight w:val="white"/>
        </w:rPr>
      </w:pPr>
    </w:p>
    <w:p w14:paraId="3B8AFD99" w14:textId="77777777" w:rsidR="00DE7074" w:rsidRDefault="007E5011" w:rsidP="007E5011">
      <w:pPr>
        <w:pStyle w:val="Code"/>
        <w:rPr>
          <w:highlight w:val="white"/>
        </w:rPr>
      </w:pPr>
      <w:r w:rsidRPr="007E5011">
        <w:rPr>
          <w:highlight w:val="white"/>
        </w:rPr>
        <w:t xml:space="preserve">    public Parser(Scanner scanner,</w:t>
      </w:r>
    </w:p>
    <w:p w14:paraId="46DE5285" w14:textId="327CEF69" w:rsidR="007E5011" w:rsidRPr="007E5011" w:rsidRDefault="00DE7074" w:rsidP="007E5011">
      <w:pPr>
        <w:pStyle w:val="Code"/>
        <w:rPr>
          <w:highlight w:val="white"/>
        </w:rPr>
      </w:pPr>
      <w:r>
        <w:rPr>
          <w:highlight w:val="white"/>
        </w:rPr>
        <w:t xml:space="preserve">                 </w:t>
      </w:r>
      <w:r w:rsidR="007E5011" w:rsidRPr="007E5011">
        <w:rPr>
          <w:highlight w:val="white"/>
        </w:rPr>
        <w:t xml:space="preserve"> IDictionary&lt;string,CCompiler.Macro&gt; macroMap)</w:t>
      </w:r>
    </w:p>
    <w:p w14:paraId="5A10820B" w14:textId="77777777" w:rsidR="007E5011" w:rsidRPr="007E5011" w:rsidRDefault="007E5011" w:rsidP="007E5011">
      <w:pPr>
        <w:pStyle w:val="Code"/>
        <w:rPr>
          <w:highlight w:val="white"/>
        </w:rPr>
      </w:pPr>
      <w:r w:rsidRPr="007E5011">
        <w:rPr>
          <w:highlight w:val="white"/>
        </w:rPr>
        <w:t xml:space="preserve">     :base(scanner) {</w:t>
      </w:r>
    </w:p>
    <w:p w14:paraId="4659D602" w14:textId="77777777" w:rsidR="007E5011" w:rsidRPr="007E5011" w:rsidRDefault="007E5011" w:rsidP="007E5011">
      <w:pPr>
        <w:pStyle w:val="Code"/>
        <w:rPr>
          <w:highlight w:val="white"/>
        </w:rPr>
      </w:pPr>
      <w:r w:rsidRPr="007E5011">
        <w:rPr>
          <w:highlight w:val="white"/>
        </w:rPr>
        <w:t xml:space="preserve">      m_macroMap = macroMap;</w:t>
      </w:r>
    </w:p>
    <w:p w14:paraId="7F73E7C9" w14:textId="77777777" w:rsidR="007E5011" w:rsidRPr="007E5011" w:rsidRDefault="007E5011" w:rsidP="007E5011">
      <w:pPr>
        <w:pStyle w:val="Code"/>
        <w:rPr>
          <w:highlight w:val="white"/>
        </w:rPr>
      </w:pPr>
      <w:r w:rsidRPr="007E5011">
        <w:rPr>
          <w:highlight w:val="white"/>
        </w:rPr>
        <w:t xml:space="preserve">    }</w:t>
      </w:r>
    </w:p>
    <w:p w14:paraId="1C8FFACA" w14:textId="77777777" w:rsidR="007E5011" w:rsidRPr="007E5011" w:rsidRDefault="007E5011" w:rsidP="007E5011">
      <w:pPr>
        <w:pStyle w:val="Code"/>
        <w:rPr>
          <w:highlight w:val="white"/>
        </w:rPr>
      </w:pPr>
      <w:r w:rsidRPr="007E5011">
        <w:rPr>
          <w:highlight w:val="white"/>
        </w:rPr>
        <w:t xml:space="preserve">  }</w:t>
      </w:r>
    </w:p>
    <w:p w14:paraId="5A94D918" w14:textId="77777777" w:rsidR="007E5011" w:rsidRPr="007E5011" w:rsidRDefault="007E5011" w:rsidP="007E5011">
      <w:pPr>
        <w:pStyle w:val="Code"/>
        <w:rPr>
          <w:highlight w:val="white"/>
        </w:rPr>
      </w:pPr>
      <w:r w:rsidRPr="007E5011">
        <w:rPr>
          <w:highlight w:val="white"/>
        </w:rPr>
        <w:t>}</w:t>
      </w:r>
    </w:p>
    <w:p w14:paraId="08C5E01F" w14:textId="77777777" w:rsidR="000848EB" w:rsidRPr="007E5011" w:rsidRDefault="000848EB" w:rsidP="007E5011">
      <w:pPr>
        <w:pStyle w:val="Code"/>
        <w:rPr>
          <w:highlight w:val="white"/>
        </w:rPr>
      </w:pPr>
    </w:p>
    <w:p w14:paraId="2A33B238" w14:textId="77777777" w:rsidR="000848EB" w:rsidRPr="000848EB" w:rsidRDefault="000848EB" w:rsidP="000848EB">
      <w:pPr>
        <w:pStyle w:val="Code"/>
        <w:rPr>
          <w:highlight w:val="white"/>
        </w:rPr>
      </w:pPr>
      <w:r w:rsidRPr="000848EB">
        <w:rPr>
          <w:highlight w:val="white"/>
        </w:rPr>
        <w:t>namespace CCompiler_Pre {</w:t>
      </w:r>
    </w:p>
    <w:p w14:paraId="70AFC8E6" w14:textId="77777777" w:rsidR="00867389" w:rsidRDefault="000848EB" w:rsidP="000848EB">
      <w:pPr>
        <w:pStyle w:val="Code"/>
        <w:rPr>
          <w:highlight w:val="white"/>
        </w:rPr>
      </w:pPr>
      <w:r w:rsidRPr="000848EB">
        <w:rPr>
          <w:highlight w:val="white"/>
        </w:rPr>
        <w:t xml:space="preserve">  public partial class Parser :</w:t>
      </w:r>
    </w:p>
    <w:p w14:paraId="1C48E796" w14:textId="1D9B4D5C" w:rsidR="000848EB" w:rsidRPr="000848EB" w:rsidRDefault="00867389" w:rsidP="000848EB">
      <w:pPr>
        <w:pStyle w:val="Code"/>
        <w:rPr>
          <w:highlight w:val="white"/>
        </w:rPr>
      </w:pPr>
      <w:r>
        <w:rPr>
          <w:highlight w:val="white"/>
        </w:rPr>
        <w:t xml:space="preserve">        </w:t>
      </w:r>
      <w:r w:rsidR="000848EB" w:rsidRPr="000848EB">
        <w:rPr>
          <w:highlight w:val="white"/>
        </w:rPr>
        <w:t xml:space="preserve"> QUT.Gppg.ShiftReduceParser&lt;ValueType, QUT.Gppg.LexLocation&gt; {</w:t>
      </w:r>
    </w:p>
    <w:p w14:paraId="33E925C8" w14:textId="77777777" w:rsidR="000848EB" w:rsidRPr="000848EB" w:rsidRDefault="000848EB" w:rsidP="000848EB">
      <w:pPr>
        <w:pStyle w:val="Code"/>
        <w:rPr>
          <w:highlight w:val="white"/>
        </w:rPr>
      </w:pPr>
      <w:r w:rsidRPr="000848EB">
        <w:rPr>
          <w:highlight w:val="white"/>
        </w:rPr>
        <w:t xml:space="preserve">    public Parser(Scanner scanner)</w:t>
      </w:r>
    </w:p>
    <w:p w14:paraId="125B3DA7" w14:textId="77777777" w:rsidR="000848EB" w:rsidRPr="000848EB" w:rsidRDefault="000848EB" w:rsidP="000848EB">
      <w:pPr>
        <w:pStyle w:val="Code"/>
        <w:rPr>
          <w:highlight w:val="white"/>
        </w:rPr>
      </w:pPr>
      <w:r w:rsidRPr="000848EB">
        <w:rPr>
          <w:highlight w:val="white"/>
        </w:rPr>
        <w:t xml:space="preserve">     :base(scanner) {</w:t>
      </w:r>
    </w:p>
    <w:p w14:paraId="5158FAE5" w14:textId="77777777" w:rsidR="000848EB" w:rsidRPr="000848EB" w:rsidRDefault="000848EB" w:rsidP="000848EB">
      <w:pPr>
        <w:pStyle w:val="Code"/>
        <w:rPr>
          <w:highlight w:val="white"/>
        </w:rPr>
      </w:pPr>
      <w:r w:rsidRPr="000848EB">
        <w:rPr>
          <w:highlight w:val="white"/>
        </w:rPr>
        <w:t xml:space="preserve">      // Empty.</w:t>
      </w:r>
    </w:p>
    <w:p w14:paraId="5D9E0B1E" w14:textId="77777777" w:rsidR="000848EB" w:rsidRPr="000848EB" w:rsidRDefault="000848EB" w:rsidP="000848EB">
      <w:pPr>
        <w:pStyle w:val="Code"/>
        <w:rPr>
          <w:highlight w:val="white"/>
        </w:rPr>
      </w:pPr>
      <w:r w:rsidRPr="000848EB">
        <w:rPr>
          <w:highlight w:val="white"/>
        </w:rPr>
        <w:t xml:space="preserve">    }</w:t>
      </w:r>
    </w:p>
    <w:p w14:paraId="131D5545" w14:textId="77777777" w:rsidR="000848EB" w:rsidRPr="000848EB" w:rsidRDefault="000848EB" w:rsidP="000848EB">
      <w:pPr>
        <w:pStyle w:val="Code"/>
        <w:rPr>
          <w:highlight w:val="white"/>
        </w:rPr>
      </w:pPr>
      <w:r w:rsidRPr="000848EB">
        <w:rPr>
          <w:highlight w:val="white"/>
        </w:rPr>
        <w:t xml:space="preserve">  }</w:t>
      </w:r>
    </w:p>
    <w:p w14:paraId="59A4B4B9" w14:textId="675CE399" w:rsidR="004E4A14" w:rsidRPr="000848EB" w:rsidRDefault="000848EB" w:rsidP="000848EB">
      <w:pPr>
        <w:pStyle w:val="Code"/>
      </w:pPr>
      <w:r w:rsidRPr="000848EB">
        <w:rPr>
          <w:highlight w:val="white"/>
        </w:rPr>
        <w:t>}</w:t>
      </w:r>
    </w:p>
    <w:p w14:paraId="23D8420B" w14:textId="77777777" w:rsidR="00E40B78" w:rsidRPr="00EC76D5" w:rsidRDefault="00E40B78" w:rsidP="00E40B78">
      <w:pPr>
        <w:pStyle w:val="Rubrik1"/>
      </w:pPr>
      <w:bookmarkStart w:id="20" w:name="_Ref54016524"/>
      <w:bookmarkStart w:id="21" w:name="_Ref54016821"/>
      <w:bookmarkStart w:id="22" w:name="_Toc54119852"/>
      <w:bookmarkEnd w:id="15"/>
      <w:r w:rsidRPr="00EC76D5">
        <w:lastRenderedPageBreak/>
        <w:t>Scanning</w:t>
      </w:r>
      <w:bookmarkEnd w:id="20"/>
      <w:bookmarkEnd w:id="21"/>
      <w:bookmarkEnd w:id="22"/>
    </w:p>
    <w:p w14:paraId="61A78CB4" w14:textId="519C5EE2" w:rsidR="00B51A9D" w:rsidRPr="00EC76D5" w:rsidRDefault="00B51A9D" w:rsidP="00432E51">
      <w:r w:rsidRPr="00EC76D5">
        <w:t xml:space="preserve">In this project we use </w:t>
      </w:r>
      <w:r w:rsidR="00432E51" w:rsidRPr="00EC76D5">
        <w:t xml:space="preserve">Garden Point Lex, which is based on the classic scanner generator tool Lex. See </w:t>
      </w:r>
      <w:r w:rsidR="00944140">
        <w:t>A</w:t>
      </w:r>
      <w:r w:rsidR="00432E51" w:rsidRPr="00EC76D5">
        <w:t xml:space="preserve">ppendix </w:t>
      </w:r>
      <w:r w:rsidR="00944140">
        <w:fldChar w:fldCharType="begin"/>
      </w:r>
      <w:r w:rsidR="00944140">
        <w:instrText xml:space="preserve"> REF _Ref418184656 \r \h </w:instrText>
      </w:r>
      <w:r w:rsidR="00944140">
        <w:fldChar w:fldCharType="separate"/>
      </w:r>
      <w:r w:rsidR="00207336">
        <w:t>C</w:t>
      </w:r>
      <w:r w:rsidR="00944140">
        <w:fldChar w:fldCharType="end"/>
      </w:r>
      <w:r w:rsidR="00432E51" w:rsidRPr="00EC76D5">
        <w:t xml:space="preserve"> for a crash course.</w:t>
      </w:r>
    </w:p>
    <w:p w14:paraId="5ABD0C79" w14:textId="77777777" w:rsidR="00E40B78" w:rsidRPr="00EC76D5" w:rsidRDefault="00E40B78" w:rsidP="00E40B78">
      <w:pPr>
        <w:pStyle w:val="Rubrik2"/>
      </w:pPr>
      <w:bookmarkStart w:id="23" w:name="_Toc54119854"/>
      <w:r w:rsidRPr="00EC76D5">
        <w:t>The Scanner</w:t>
      </w:r>
      <w:bookmarkEnd w:id="23"/>
    </w:p>
    <w:p w14:paraId="47D4068D" w14:textId="77777777" w:rsidR="005A3627" w:rsidRDefault="005A3627" w:rsidP="00E40B78">
      <w:r>
        <w:t>The scanner identifies keywords, operators, strings, characters, and numerical values.</w:t>
      </w:r>
    </w:p>
    <w:p w14:paraId="53F32A88" w14:textId="7C97201A" w:rsidR="00E40B78" w:rsidRPr="00EC76D5" w:rsidRDefault="00E40B78" w:rsidP="00E40B78">
      <w:pPr>
        <w:pStyle w:val="CodeHeader"/>
      </w:pPr>
      <w:proofErr w:type="spellStart"/>
      <w:r w:rsidRPr="00EC76D5">
        <w:t>Scanner.</w:t>
      </w:r>
      <w:r w:rsidR="009E5232" w:rsidRPr="00EC76D5">
        <w:t>gplex</w:t>
      </w:r>
      <w:proofErr w:type="spellEnd"/>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93893CA"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w:t>
      </w:r>
      <w:proofErr w:type="gramStart"/>
      <w:r w:rsidRPr="00EC76D5">
        <w:rPr>
          <w:highlight w:val="white"/>
        </w:rPr>
        <w:t>sequence ’</w:t>
      </w:r>
      <w:proofErr w:type="gramEnd"/>
      <w:r w:rsidRPr="00EC76D5">
        <w:rPr>
          <w:highlight w:val="white"/>
        </w:rPr>
        <w:t xml:space="preserve">\n’ shall be transformed into the character newline, with ASCII </w:t>
      </w:r>
      <w:r w:rsidR="00025A3B">
        <w:rPr>
          <w:highlight w:val="white"/>
        </w:rPr>
        <w:t>value</w:t>
      </w:r>
      <w:r w:rsidRPr="00EC76D5">
        <w:rPr>
          <w:highlight w:val="white"/>
        </w:rPr>
        <w:t xml:space="preserve"> 10.</w:t>
      </w:r>
      <w:r w:rsidR="00E24ABE">
        <w:rPr>
          <w:highlight w:val="white"/>
        </w:rPr>
        <w:t xml:space="preserve"> See Appendix XXX for the ASCII table.</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proofErr w:type="spellStart"/>
      <w:r w:rsidR="00874EA5">
        <w:rPr>
          <w:rStyle w:val="KeyWord0"/>
          <w:highlight w:val="white"/>
        </w:rPr>
        <w:t>m_escapeMap</w:t>
      </w:r>
      <w:proofErr w:type="spellEnd"/>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24"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lastRenderedPageBreak/>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24"/>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t xml:space="preserve">  }</w:t>
      </w:r>
    </w:p>
    <w:p w14:paraId="5F48C85E" w14:textId="59D66C88" w:rsidR="00C17DC7" w:rsidRPr="00EC76D5" w:rsidRDefault="00C17DC7" w:rsidP="005F7E8E">
      <w:pPr>
        <w:rPr>
          <w:highlight w:val="white"/>
        </w:rPr>
      </w:pPr>
      <w:r w:rsidRPr="00EC76D5">
        <w:rPr>
          <w:highlight w:val="white"/>
        </w:rPr>
        <w:t xml:space="preserve">The </w:t>
      </w:r>
      <w:r w:rsidR="004D32C9" w:rsidRPr="00EC76D5">
        <w:rPr>
          <w:rStyle w:val="KeyWord0"/>
          <w:highlight w:val="white"/>
        </w:rPr>
        <w:t>SlashToChar</w:t>
      </w:r>
      <w:r w:rsidR="004D32C9" w:rsidRPr="00EC76D5">
        <w:rPr>
          <w:highlight w:val="white"/>
        </w:rPr>
        <w:t xml:space="preserve"> </w:t>
      </w:r>
      <w:r w:rsidR="00164FDA" w:rsidRPr="00EC76D5">
        <w:rPr>
          <w:highlight w:val="white"/>
        </w:rPr>
        <w:t xml:space="preserve">method </w:t>
      </w:r>
      <w:r w:rsidR="004D32C9" w:rsidRPr="00EC76D5">
        <w:rPr>
          <w:highlight w:val="white"/>
        </w:rPr>
        <w:t>takes a string with slash codes and return</w:t>
      </w:r>
      <w:r w:rsidR="007A5277" w:rsidRPr="00EC76D5">
        <w:rPr>
          <w:highlight w:val="white"/>
        </w:rPr>
        <w:t>s</w:t>
      </w:r>
      <w:r w:rsidR="004D32C9" w:rsidRPr="00EC76D5">
        <w:rPr>
          <w:highlight w:val="white"/>
        </w:rPr>
        <w:t xml:space="preserve"> the same string with the slash codes replaced by the </w:t>
      </w:r>
      <w:r w:rsidR="00846193">
        <w:rPr>
          <w:highlight w:val="white"/>
        </w:rPr>
        <w:t>proper</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579D0C4B" w:rsidR="007B7650" w:rsidRPr="00EC76D5" w:rsidRDefault="007B7650" w:rsidP="007B7650">
      <w:pPr>
        <w:rPr>
          <w:highlight w:val="white"/>
        </w:rPr>
      </w:pPr>
      <w:r>
        <w:rPr>
          <w:highlight w:val="white"/>
        </w:rPr>
        <w:t xml:space="preserve">We add three zero-characters at the end of the string to make sure </w:t>
      </w:r>
      <w:r w:rsidR="00FF083A">
        <w:rPr>
          <w:highlight w:val="white"/>
        </w:rPr>
        <w:t>that</w:t>
      </w:r>
      <w:r>
        <w:rPr>
          <w:highlight w:val="white"/>
        </w:rPr>
        <w:t xml:space="preserv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39E5BC51" w:rsidR="004E6C54" w:rsidRDefault="004E6C54" w:rsidP="004E6C54">
      <w:pPr>
        <w:rPr>
          <w:highlight w:val="white"/>
        </w:rPr>
      </w:pPr>
      <w:r>
        <w:rPr>
          <w:highlight w:val="white"/>
        </w:rPr>
        <w:lastRenderedPageBreak/>
        <w:t xml:space="preserve">If the </w:t>
      </w:r>
      <w:r w:rsidR="006053C4">
        <w:rPr>
          <w:highlight w:val="white"/>
        </w:rPr>
        <w:t>slash is followed by a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7C93CF8C" w:rsidR="009E5232" w:rsidRDefault="009E5232" w:rsidP="009E5232">
      <w:pPr>
        <w:pStyle w:val="Code"/>
        <w:rPr>
          <w:highlight w:val="white"/>
        </w:rPr>
      </w:pPr>
      <w:r w:rsidRPr="00EC76D5">
        <w:rPr>
          <w:highlight w:val="white"/>
        </w:rPr>
        <w:t xml:space="preserve">          Assert.Error(octValue &lt;</w:t>
      </w:r>
      <w:r w:rsidR="00FD5EB0">
        <w:rPr>
          <w:highlight w:val="white"/>
        </w:rPr>
        <w:t>= 255</w:t>
      </w:r>
      <w:r w:rsidRPr="00EC76D5">
        <w:rPr>
          <w:highlight w:val="white"/>
        </w:rPr>
        <w:t>,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t xml:space="preserve">        }</w:t>
      </w:r>
    </w:p>
    <w:p w14:paraId="7A437E70" w14:textId="73EB4430" w:rsidR="00D64B4F" w:rsidRDefault="00645FBA" w:rsidP="00645FBA">
      <w:pPr>
        <w:rPr>
          <w:highlight w:val="white"/>
        </w:rPr>
      </w:pPr>
      <w:r>
        <w:rPr>
          <w:highlight w:val="white"/>
        </w:rPr>
        <w:t xml:space="preserve">If the slash is followed by </w:t>
      </w:r>
      <w:r w:rsidR="00756C55">
        <w:rPr>
          <w:highlight w:val="white"/>
        </w:rPr>
        <w:t xml:space="preserve">a lowercase </w:t>
      </w:r>
      <w:r w:rsidR="00194A7F">
        <w:rPr>
          <w:highlight w:val="white"/>
        </w:rPr>
        <w:t xml:space="preserve">‘x’ </w:t>
      </w:r>
      <w:r w:rsidR="00756C55">
        <w:rPr>
          <w:highlight w:val="white"/>
        </w:rPr>
        <w:t>or uppercase ‘</w:t>
      </w:r>
      <w:r w:rsidR="00194A7F">
        <w:rPr>
          <w:highlight w:val="white"/>
        </w:rPr>
        <w:t>X</w:t>
      </w:r>
      <w:r w:rsidR="00756C55">
        <w:rPr>
          <w:highlight w:val="white"/>
        </w:rPr>
        <w:t xml:space="preserve">’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proofErr w:type="spellStart"/>
      <w:r w:rsidR="00E7078E">
        <w:rPr>
          <w:highlight w:val="white"/>
        </w:rPr>
        <w:t>FF</w:t>
      </w:r>
      <w:r w:rsidR="00E7078E" w:rsidRPr="00D5063D">
        <w:rPr>
          <w:rStyle w:val="Index"/>
          <w:highlight w:val="white"/>
        </w:rPr>
        <w:t>16</w:t>
      </w:r>
      <w:proofErr w:type="spellEnd"/>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343280BC" w:rsidR="00124112" w:rsidRDefault="00124112" w:rsidP="00124112">
      <w:pPr>
        <w:rPr>
          <w:highlight w:val="white"/>
        </w:rPr>
      </w:pPr>
      <w:r>
        <w:rPr>
          <w:highlight w:val="white"/>
        </w:rPr>
        <w:t xml:space="preserve">If the slash is followed by a lowercase </w:t>
      </w:r>
      <w:r w:rsidR="00194A7F">
        <w:rPr>
          <w:highlight w:val="white"/>
        </w:rPr>
        <w:t xml:space="preserve">‘x’ </w:t>
      </w:r>
      <w:r>
        <w:rPr>
          <w:highlight w:val="white"/>
        </w:rPr>
        <w:t>or uppercase ‘</w:t>
      </w:r>
      <w:r w:rsidR="00194A7F">
        <w:rPr>
          <w:highlight w:val="white"/>
        </w:rPr>
        <w:t>X</w:t>
      </w:r>
      <w:r>
        <w:rPr>
          <w:highlight w:val="white"/>
        </w:rPr>
        <w:t>’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lastRenderedPageBreak/>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219C639F"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194A7F">
        <w:rPr>
          <w:highlight w:val="white"/>
        </w:rPr>
        <w:t xml:space="preserve">lowercase ‘x’ or uppercase </w:t>
      </w:r>
      <w:r w:rsidR="00CF71F2">
        <w:rPr>
          <w:highlight w:val="white"/>
        </w:rPr>
        <w:t>‘</w:t>
      </w:r>
      <w:r w:rsidR="00194A7F">
        <w:rPr>
          <w:highlight w:val="white"/>
        </w:rPr>
        <w:t>X</w:t>
      </w:r>
      <w:r w:rsidR="00CF71F2">
        <w:rPr>
          <w:highlight w:val="white"/>
        </w:rPr>
        <w:t xml:space="preserve">’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6860BE18"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w:t>
      </w:r>
      <w:r w:rsidR="00E16C70">
        <w:rPr>
          <w:highlight w:val="white"/>
        </w:rPr>
        <w:t xml:space="preserve">lowercase ‘x’ or </w:t>
      </w:r>
      <w:r w:rsidR="004B5C73">
        <w:rPr>
          <w:highlight w:val="white"/>
        </w:rPr>
        <w:t>uppercase ‘X’</w:t>
      </w:r>
      <w:r w:rsidR="003B6A04">
        <w:rPr>
          <w:highlight w:val="white"/>
        </w:rPr>
        <w:t>, or a</w:t>
      </w:r>
      <w:r w:rsidR="004B5C73">
        <w:rPr>
          <w:highlight w:val="white"/>
        </w:rPr>
        <w:t>n</w:t>
      </w:r>
      <w:r w:rsidR="003B6A04">
        <w:rPr>
          <w:highlight w:val="white"/>
        </w:rPr>
        <w:t xml:space="preserve">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0470543F" w:rsidR="00E40B78" w:rsidRPr="00EC76D5" w:rsidRDefault="00A85C4A" w:rsidP="00E40B78">
      <w:r>
        <w:t>W</w:t>
      </w:r>
      <w:r w:rsidR="006F4DB2">
        <w:t xml:space="preserve">e have </w:t>
      </w:r>
      <w:r>
        <w:t xml:space="preserve">now </w:t>
      </w:r>
      <w:r w:rsidR="006F4DB2">
        <w:t xml:space="preserve">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lastRenderedPageBreak/>
        <w:t>Decimal. A decimal value is made up by one or more digits.</w:t>
      </w:r>
    </w:p>
    <w:p w14:paraId="76AF7EAC" w14:textId="6A4011EA" w:rsidR="00E40B78" w:rsidRPr="00EC76D5" w:rsidRDefault="00E40B78" w:rsidP="00E40B78">
      <w:pPr>
        <w:pStyle w:val="Liststycke"/>
        <w:numPr>
          <w:ilvl w:val="0"/>
          <w:numId w:val="88"/>
        </w:numPr>
      </w:pPr>
      <w:r w:rsidRPr="00EC76D5">
        <w:t xml:space="preserve">Hexadecimal. A hexadecimal value starts with zero, followed by a </w:t>
      </w:r>
      <w:r w:rsidR="00A85C4A">
        <w:t>lowercase ‘x’ or uppercase ‘X’</w:t>
      </w:r>
      <w:r w:rsidRPr="00EC76D5">
        <w:t xml:space="preserve"> and one o</w:t>
      </w:r>
      <w:r w:rsidR="00A85C4A">
        <w:t>r</w:t>
      </w:r>
      <w:r w:rsidRPr="00EC76D5">
        <w:t xml:space="preserve"> more hexadecimal digits.</w:t>
      </w:r>
    </w:p>
    <w:p w14:paraId="459B7E3A" w14:textId="2A6B52D2" w:rsidR="00E40B78" w:rsidRPr="00EC76D5" w:rsidRDefault="00E40B78" w:rsidP="00E40B78">
      <w:pPr>
        <w:pStyle w:val="Liststycke"/>
        <w:numPr>
          <w:ilvl w:val="0"/>
          <w:numId w:val="88"/>
        </w:numPr>
      </w:pPr>
      <w:r w:rsidRPr="00EC76D5">
        <w:t xml:space="preserve">Floating. A floating value starts with one or more digits followed by a dot and zero or more digits or starts with a dot followed by one or more digits. It is possible to add an exponent part that starts with a </w:t>
      </w:r>
      <w:r w:rsidR="008737FB">
        <w:t>lowercase ‘e’ or uppercase</w:t>
      </w:r>
      <w:r w:rsidRPr="00EC76D5">
        <w:t xml:space="preserve"> </w:t>
      </w:r>
      <w:r w:rsidR="008737FB">
        <w:t>‘E’</w:t>
      </w:r>
      <w:r w:rsidRPr="00EC76D5">
        <w:t xml:space="preserve">, followed by a potential plus or minus sign and one or more digits. Finally, a floating value can also be made up by one or more digits without a dot, followed by a </w:t>
      </w:r>
      <w:r w:rsidR="008737FB">
        <w:t>lowercase ‘e’ or uppercase</w:t>
      </w:r>
      <w:r w:rsidRPr="00EC76D5">
        <w:t xml:space="preserve"> </w:t>
      </w:r>
      <w:r w:rsidR="008737FB">
        <w:t>‘E’</w:t>
      </w:r>
      <w:r w:rsidRPr="00EC76D5">
        <w:t>, a possible plus or minus sign, and one or more digits.</w:t>
      </w:r>
    </w:p>
    <w:p w14:paraId="794646B7" w14:textId="186239C9" w:rsidR="00E40B78" w:rsidRPr="00EC76D5" w:rsidRDefault="00E40B78" w:rsidP="00E40B78">
      <w:r w:rsidRPr="00EC76D5">
        <w:t xml:space="preserve">The decimal values can be appended by </w:t>
      </w:r>
      <w:r w:rsidR="005D596A" w:rsidRPr="00EC76D5">
        <w:t xml:space="preserve">the </w:t>
      </w:r>
      <w:r w:rsidR="008737FB">
        <w:t xml:space="preserve">lowercase </w:t>
      </w:r>
      <w:r w:rsidR="005F0818">
        <w:t xml:space="preserve">‘u’ </w:t>
      </w:r>
      <w:r w:rsidR="008737FB">
        <w:t>or uppercase</w:t>
      </w:r>
      <w:r w:rsidRPr="00EC76D5">
        <w:t xml:space="preserve"> </w:t>
      </w:r>
      <w:r w:rsidR="008E2F09" w:rsidRPr="00EC76D5">
        <w:t>‘</w:t>
      </w:r>
      <w:r w:rsidR="005F0818">
        <w:t>U</w:t>
      </w:r>
      <w:r w:rsidR="008E2F09" w:rsidRPr="00EC76D5">
        <w:t>’</w:t>
      </w:r>
      <w:r w:rsidRPr="00EC76D5">
        <w:t xml:space="preserve"> to indicate an unsigned value and </w:t>
      </w:r>
      <w:r w:rsidR="00957176" w:rsidRPr="00EC76D5">
        <w:t>the</w:t>
      </w:r>
      <w:r w:rsidRPr="00EC76D5">
        <w:t xml:space="preserve"> </w:t>
      </w:r>
      <w:r w:rsidR="008737FB">
        <w:t>lowercase ‘s’ or ‘l’ or uppercase</w:t>
      </w:r>
      <w:r w:rsidR="00482F57" w:rsidRPr="00EC76D5">
        <w:t xml:space="preserve"> ‘</w:t>
      </w:r>
      <w:r w:rsidR="008737FB">
        <w:t>S</w:t>
      </w:r>
      <w:r w:rsidR="00482F57" w:rsidRPr="00EC76D5">
        <w:t>’</w:t>
      </w:r>
      <w:r w:rsidRPr="00EC76D5">
        <w:t xml:space="preserve"> or </w:t>
      </w:r>
      <w:r w:rsidR="00482F57" w:rsidRPr="00EC76D5">
        <w:t>‘</w:t>
      </w:r>
      <w:r w:rsidR="008737FB">
        <w:t>L</w:t>
      </w:r>
      <w:r w:rsidR="00482F57" w:rsidRPr="00EC76D5">
        <w:t>’</w:t>
      </w:r>
      <w:r w:rsidRPr="00EC76D5">
        <w:t xml:space="preserve"> to indicate a short or long value. In the same way, a floating value can be appended by a </w:t>
      </w:r>
      <w:r w:rsidR="008737FB">
        <w:t xml:space="preserve">lowercase </w:t>
      </w:r>
      <w:r w:rsidR="005F0818">
        <w:t xml:space="preserve">‘f’ or ‘l’ </w:t>
      </w:r>
      <w:r w:rsidR="008737FB">
        <w:t>or uppercase</w:t>
      </w:r>
      <w:r w:rsidRPr="00EC76D5">
        <w:t xml:space="preserve"> </w:t>
      </w:r>
      <w:r w:rsidR="005F0818">
        <w:t>‘F’</w:t>
      </w:r>
      <w:r w:rsidRPr="00EC76D5">
        <w:t xml:space="preserve"> or </w:t>
      </w:r>
      <w:r w:rsidR="005F0818">
        <w:t>‘L’</w:t>
      </w:r>
      <w:r w:rsidRPr="00EC76D5">
        <w:t xml:space="preserve">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0572DE45"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w:t>
      </w:r>
      <w:r w:rsidR="00FC57B8">
        <w:t>any</w:t>
      </w:r>
      <w:r w:rsidR="00E40B78" w:rsidRPr="00EC76D5">
        <w:t>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w:t>
      </w:r>
      <w:r w:rsidR="00FC57B8">
        <w:t>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25" w:name="_Ref418260937"/>
      <w:r w:rsidRPr="00EC76D5">
        <w:rPr>
          <w:highlight w:val="white"/>
        </w:rPr>
        <w:t>STRING_VALUE \"(\\\"|[^"])*\"</w:t>
      </w:r>
    </w:p>
    <w:p w14:paraId="0B52126E" w14:textId="5F35B344" w:rsidR="000C4259" w:rsidRPr="00EC76D5" w:rsidRDefault="000C4259" w:rsidP="000C4259">
      <w:pPr>
        <w:rPr>
          <w:highlight w:val="white"/>
        </w:rPr>
      </w:pPr>
      <w:r>
        <w:rPr>
          <w:highlight w:val="white"/>
        </w:rPr>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4F4D792B"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D4741E">
        <w:rPr>
          <w:highlight w:val="white"/>
        </w:rPr>
        <w:t>optionally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lastRenderedPageBreak/>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lastRenderedPageBreak/>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3663C6D0"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xml:space="preserve">, we look up the register, and report an error </w:t>
      </w:r>
      <w:r w:rsidR="00D4741E">
        <w:rPr>
          <w:highlight w:val="white"/>
        </w:rPr>
        <w:t>there is no register with that name.</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lastRenderedPageBreak/>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E6035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w:t>
      </w:r>
      <w:r w:rsidR="009A0F7D" w:rsidRPr="00E6035C">
        <w:rPr>
          <w:rStyle w:val="KeyWord0"/>
          <w:highlight w:val="white"/>
        </w:rPr>
        <w:t>typedef</w:t>
      </w:r>
      <w:r w:rsidR="009A0F7D">
        <w:rPr>
          <w:highlight w:val="white"/>
        </w:rPr>
        <w:t xml:space="preserve"> name token in case of a typedef name. In case of a regular name, we return the </w:t>
      </w:r>
      <w:r w:rsidR="009A0F7D" w:rsidRPr="00E6035C">
        <w:rPr>
          <w:rStyle w:val="KeyWord0"/>
          <w:highlight w:val="white"/>
        </w:rPr>
        <w:t>name</w:t>
      </w:r>
      <w:r w:rsidR="009A0F7D">
        <w:rPr>
          <w:highlight w:val="white"/>
        </w:rPr>
        <w:t xml:space="preserve"> token.</w:t>
      </w:r>
    </w:p>
    <w:p w14:paraId="464843A6" w14:textId="77777777" w:rsidR="00C31697" w:rsidRPr="00C31697" w:rsidRDefault="00C31697" w:rsidP="00C31697">
      <w:pPr>
        <w:pStyle w:val="Code"/>
        <w:rPr>
          <w:highlight w:val="white"/>
        </w:rPr>
      </w:pPr>
      <w:r w:rsidRPr="00C31697">
        <w:rPr>
          <w:highlight w:val="white"/>
        </w:rPr>
        <w:t>{NAME} {</w:t>
      </w:r>
    </w:p>
    <w:p w14:paraId="5D5801DB" w14:textId="77777777" w:rsidR="00C31697" w:rsidRPr="00C31697" w:rsidRDefault="00C31697" w:rsidP="00C31697">
      <w:pPr>
        <w:pStyle w:val="Code"/>
        <w:rPr>
          <w:highlight w:val="white"/>
        </w:rPr>
      </w:pPr>
      <w:r w:rsidRPr="00C31697">
        <w:rPr>
          <w:highlight w:val="white"/>
        </w:rPr>
        <w:t xml:space="preserve">  { string name = yytext;</w:t>
      </w:r>
    </w:p>
    <w:p w14:paraId="144C2480" w14:textId="77777777" w:rsidR="00C31697" w:rsidRPr="0018288D" w:rsidRDefault="00C31697" w:rsidP="0018288D">
      <w:pPr>
        <w:pStyle w:val="Code"/>
        <w:rPr>
          <w:highlight w:val="white"/>
        </w:rPr>
      </w:pPr>
    </w:p>
    <w:p w14:paraId="10E986D3" w14:textId="77777777" w:rsidR="0018288D" w:rsidRPr="0018288D" w:rsidRDefault="0018288D" w:rsidP="0018288D">
      <w:pPr>
        <w:pStyle w:val="Code"/>
        <w:rPr>
          <w:highlight w:val="white"/>
        </w:rPr>
      </w:pPr>
      <w:r w:rsidRPr="0018288D">
        <w:rPr>
          <w:highlight w:val="white"/>
        </w:rPr>
        <w:t xml:space="preserve">    if (Start.Linux &amp;&amp; (name.Equals("abs") ||</w:t>
      </w:r>
    </w:p>
    <w:p w14:paraId="69E5FC44" w14:textId="77777777" w:rsidR="0018288D" w:rsidRPr="0018288D" w:rsidRDefault="0018288D" w:rsidP="0018288D">
      <w:pPr>
        <w:pStyle w:val="Code"/>
        <w:rPr>
          <w:highlight w:val="white"/>
        </w:rPr>
      </w:pPr>
      <w:r w:rsidRPr="0018288D">
        <w:rPr>
          <w:highlight w:val="white"/>
        </w:rPr>
        <w:t xml:space="preserve">        name.Equals("_start") || name.Equals("section") ||</w:t>
      </w:r>
    </w:p>
    <w:p w14:paraId="370BBA52" w14:textId="77777777" w:rsidR="0018288D" w:rsidRPr="0018288D" w:rsidRDefault="0018288D" w:rsidP="0018288D">
      <w:pPr>
        <w:pStyle w:val="Code"/>
        <w:rPr>
          <w:highlight w:val="white"/>
        </w:rPr>
      </w:pPr>
      <w:r w:rsidRPr="0018288D">
        <w:rPr>
          <w:highlight w:val="white"/>
        </w:rPr>
        <w:t xml:space="preserve">        name.Equals("extern") || name.Equals("global"))) {</w:t>
      </w:r>
    </w:p>
    <w:p w14:paraId="57F7B673" w14:textId="77777777" w:rsidR="0018288D" w:rsidRPr="0018288D" w:rsidRDefault="0018288D" w:rsidP="0018288D">
      <w:pPr>
        <w:pStyle w:val="Code"/>
        <w:rPr>
          <w:highlight w:val="white"/>
        </w:rPr>
      </w:pPr>
      <w:r w:rsidRPr="0018288D">
        <w:rPr>
          <w:highlight w:val="white"/>
        </w:rPr>
        <w:t xml:space="preserve">      name = Symbol.FileMarker + name;</w:t>
      </w:r>
    </w:p>
    <w:p w14:paraId="551F51BD" w14:textId="77777777" w:rsidR="0018288D" w:rsidRPr="0018288D" w:rsidRDefault="0018288D" w:rsidP="0018288D">
      <w:pPr>
        <w:pStyle w:val="Code"/>
        <w:rPr>
          <w:highlight w:val="white"/>
        </w:rPr>
      </w:pPr>
      <w:r w:rsidRPr="0018288D">
        <w:rPr>
          <w:highlight w:val="white"/>
        </w:rPr>
        <w:t xml:space="preserve">    }</w:t>
      </w:r>
    </w:p>
    <w:p w14:paraId="4F23AF58" w14:textId="77777777" w:rsidR="00C31697" w:rsidRPr="0018288D" w:rsidRDefault="00C31697" w:rsidP="0018288D">
      <w:pPr>
        <w:pStyle w:val="Code"/>
        <w:rPr>
          <w:highlight w:val="white"/>
        </w:rPr>
      </w:pPr>
    </w:p>
    <w:p w14:paraId="270AA55A" w14:textId="77777777" w:rsidR="00C31697" w:rsidRPr="00C31697" w:rsidRDefault="00C31697" w:rsidP="00C31697">
      <w:pPr>
        <w:pStyle w:val="Code"/>
        <w:rPr>
          <w:highlight w:val="white"/>
        </w:rPr>
      </w:pPr>
      <w:r w:rsidRPr="00C31697">
        <w:rPr>
          <w:highlight w:val="white"/>
        </w:rPr>
        <w:t xml:space="preserve">    Symbol symbol = SymbolTable.CurrentTable.LookupSymbol(name);</w:t>
      </w:r>
    </w:p>
    <w:p w14:paraId="5E763420" w14:textId="77777777" w:rsidR="00C31697" w:rsidRPr="00C31697" w:rsidRDefault="00C31697" w:rsidP="00C31697">
      <w:pPr>
        <w:pStyle w:val="Code"/>
        <w:rPr>
          <w:highlight w:val="white"/>
        </w:rPr>
      </w:pPr>
    </w:p>
    <w:p w14:paraId="77BAA5EF" w14:textId="77777777" w:rsidR="00C31697" w:rsidRPr="00C31697" w:rsidRDefault="00C31697" w:rsidP="00C31697">
      <w:pPr>
        <w:pStyle w:val="Code"/>
        <w:rPr>
          <w:highlight w:val="white"/>
        </w:rPr>
      </w:pPr>
      <w:r w:rsidRPr="00C31697">
        <w:rPr>
          <w:highlight w:val="white"/>
        </w:rPr>
        <w:t xml:space="preserve">    if ((symbol != null) &amp;&amp; symbol.IsTypedef()) {</w:t>
      </w:r>
    </w:p>
    <w:p w14:paraId="4E7CBAC2" w14:textId="77777777" w:rsidR="00C31697" w:rsidRPr="00C31697" w:rsidRDefault="00C31697" w:rsidP="00C31697">
      <w:pPr>
        <w:pStyle w:val="Code"/>
        <w:rPr>
          <w:highlight w:val="white"/>
        </w:rPr>
      </w:pPr>
      <w:r w:rsidRPr="00C31697">
        <w:rPr>
          <w:highlight w:val="white"/>
        </w:rPr>
        <w:t xml:space="preserve">      yylval.type = symbol.Type;</w:t>
      </w:r>
    </w:p>
    <w:p w14:paraId="221584E9" w14:textId="77777777" w:rsidR="00C31697" w:rsidRPr="00C31697" w:rsidRDefault="00C31697" w:rsidP="00C31697">
      <w:pPr>
        <w:pStyle w:val="Code"/>
        <w:rPr>
          <w:highlight w:val="white"/>
        </w:rPr>
      </w:pPr>
      <w:r w:rsidRPr="00C31697">
        <w:rPr>
          <w:highlight w:val="white"/>
        </w:rPr>
        <w:t xml:space="preserve">      return ((int) Tokens.TYPEDEF_NAME);</w:t>
      </w:r>
    </w:p>
    <w:p w14:paraId="2E98AFB8" w14:textId="77777777" w:rsidR="00C31697" w:rsidRPr="00C31697" w:rsidRDefault="00C31697" w:rsidP="00C31697">
      <w:pPr>
        <w:pStyle w:val="Code"/>
        <w:rPr>
          <w:highlight w:val="white"/>
        </w:rPr>
      </w:pPr>
      <w:r w:rsidRPr="00C31697">
        <w:rPr>
          <w:highlight w:val="white"/>
        </w:rPr>
        <w:t xml:space="preserve">    }</w:t>
      </w:r>
    </w:p>
    <w:p w14:paraId="3299EDDA" w14:textId="77777777" w:rsidR="00C31697" w:rsidRPr="00C31697" w:rsidRDefault="00C31697" w:rsidP="00C31697">
      <w:pPr>
        <w:pStyle w:val="Code"/>
        <w:rPr>
          <w:highlight w:val="white"/>
        </w:rPr>
      </w:pPr>
      <w:r w:rsidRPr="00C31697">
        <w:rPr>
          <w:highlight w:val="white"/>
        </w:rPr>
        <w:t xml:space="preserve">    else {</w:t>
      </w:r>
    </w:p>
    <w:p w14:paraId="56468D06" w14:textId="77777777" w:rsidR="00C31697" w:rsidRPr="00C31697" w:rsidRDefault="00C31697" w:rsidP="00C31697">
      <w:pPr>
        <w:pStyle w:val="Code"/>
        <w:rPr>
          <w:highlight w:val="white"/>
        </w:rPr>
      </w:pPr>
      <w:r w:rsidRPr="00C31697">
        <w:rPr>
          <w:highlight w:val="white"/>
        </w:rPr>
        <w:t xml:space="preserve">      yylval.name = name;</w:t>
      </w:r>
    </w:p>
    <w:p w14:paraId="6B9D0E4C" w14:textId="77777777" w:rsidR="00C31697" w:rsidRPr="00C31697" w:rsidRDefault="00C31697" w:rsidP="00C31697">
      <w:pPr>
        <w:pStyle w:val="Code"/>
        <w:rPr>
          <w:highlight w:val="white"/>
        </w:rPr>
      </w:pPr>
      <w:r w:rsidRPr="00C31697">
        <w:rPr>
          <w:highlight w:val="white"/>
        </w:rPr>
        <w:t xml:space="preserve">      return ((int) Tokens.NAME);</w:t>
      </w:r>
    </w:p>
    <w:p w14:paraId="033A61C4" w14:textId="77777777" w:rsidR="00C31697" w:rsidRPr="00C31697" w:rsidRDefault="00C31697" w:rsidP="00C31697">
      <w:pPr>
        <w:pStyle w:val="Code"/>
        <w:rPr>
          <w:highlight w:val="white"/>
        </w:rPr>
      </w:pPr>
      <w:r w:rsidRPr="00C31697">
        <w:rPr>
          <w:highlight w:val="white"/>
        </w:rPr>
        <w:t xml:space="preserve">    }</w:t>
      </w:r>
    </w:p>
    <w:p w14:paraId="71C53BE5" w14:textId="77777777" w:rsidR="00C31697" w:rsidRPr="00C31697" w:rsidRDefault="00C31697" w:rsidP="00C31697">
      <w:pPr>
        <w:pStyle w:val="Code"/>
        <w:rPr>
          <w:highlight w:val="white"/>
        </w:rPr>
      </w:pPr>
      <w:r w:rsidRPr="00C31697">
        <w:rPr>
          <w:highlight w:val="white"/>
        </w:rPr>
        <w:t xml:space="preserve">  }</w:t>
      </w:r>
    </w:p>
    <w:p w14:paraId="3697BA07" w14:textId="77777777" w:rsidR="00C31697" w:rsidRPr="00C31697" w:rsidRDefault="00C31697" w:rsidP="00C31697">
      <w:pPr>
        <w:pStyle w:val="Code"/>
        <w:rPr>
          <w:highlight w:val="white"/>
        </w:rPr>
      </w:pPr>
      <w:r w:rsidRPr="00C31697">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F479B1F"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w:t>
      </w:r>
      <w:proofErr w:type="spellStart"/>
      <w:r w:rsidR="006230BD">
        <w:rPr>
          <w:highlight w:val="white"/>
        </w:rPr>
        <w:t>0x</w:t>
      </w:r>
      <w:proofErr w:type="spellEnd"/>
      <w:r w:rsidR="006230BD">
        <w:rPr>
          <w:highlight w:val="white"/>
        </w:rPr>
        <w:t>” or “</w:t>
      </w:r>
      <w:proofErr w:type="spellStart"/>
      <w:r w:rsidR="006230BD">
        <w:rPr>
          <w:highlight w:val="white"/>
        </w:rPr>
        <w:t>0X</w:t>
      </w:r>
      <w:proofErr w:type="spellEnd"/>
      <w:r w:rsidR="006230BD">
        <w:rPr>
          <w:highlight w:val="white"/>
        </w:rPr>
        <w:t>”</w:t>
      </w:r>
      <w:r w:rsidR="008426DA">
        <w:rPr>
          <w:highlight w:val="white"/>
        </w:rPr>
        <w:t>,</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lastRenderedPageBreak/>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4464581E" w14:textId="53448831" w:rsidR="00311885" w:rsidRPr="00EC76D5" w:rsidRDefault="000A4A04" w:rsidP="006230BD">
      <w:pPr>
        <w:rPr>
          <w:highlight w:val="white"/>
        </w:rPr>
      </w:pPr>
      <w:r>
        <w:rPr>
          <w:highlight w:val="white"/>
        </w:rPr>
        <w:t xml:space="preserve">Then we decide the type of the value. If the text ends with </w:t>
      </w:r>
      <w:r w:rsidR="00131492">
        <w:rPr>
          <w:highlight w:val="white"/>
        </w:rPr>
        <w:t>any combination of</w:t>
      </w:r>
      <w:r w:rsidR="005B1DD8">
        <w:rPr>
          <w:highlight w:val="white"/>
        </w:rPr>
        <w:t xml:space="preserve"> lowercase ‘s’ or ‘u’ or uppercase ‘S’ or ‘U’</w:t>
      </w:r>
      <w:r w:rsidR="00131492">
        <w:rPr>
          <w:highlight w:val="white"/>
        </w:rPr>
        <w:t xml:space="preserve">, the type is unsigned small integer. </w:t>
      </w:r>
      <w:r w:rsidR="005B1DD8">
        <w:rPr>
          <w:highlight w:val="white"/>
        </w:rPr>
        <w:t>If the text ends with a lowercase ‘s’ or uppercase ‘S’</w:t>
      </w:r>
      <w:r w:rsidR="00E514DB">
        <w:rPr>
          <w:highlight w:val="white"/>
        </w:rPr>
        <w:t xml:space="preserve">, the </w:t>
      </w:r>
      <w:r w:rsidR="00B24C4F">
        <w:rPr>
          <w:highlight w:val="white"/>
        </w:rPr>
        <w:t>type</w:t>
      </w:r>
      <w:r w:rsidR="00E514DB">
        <w:rPr>
          <w:highlight w:val="white"/>
        </w:rPr>
        <w:t xml:space="preserve"> is small integer. If the text ends with </w:t>
      </w:r>
      <w:r w:rsidR="005B1DD8">
        <w:rPr>
          <w:highlight w:val="white"/>
        </w:rPr>
        <w:t>lowercase ‘l’ or uppercase ‘l’</w:t>
      </w:r>
      <w:r w:rsidR="00E514DB">
        <w:rPr>
          <w:highlight w:val="white"/>
        </w:rPr>
        <w:t xml:space="preserve">, the type is </w:t>
      </w:r>
      <w:r w:rsidR="00B24C4F">
        <w:rPr>
          <w:highlight w:val="white"/>
        </w:rPr>
        <w:t>large integer.</w:t>
      </w:r>
      <w:r w:rsidR="008E2501">
        <w:rPr>
          <w:highlight w:val="white"/>
        </w:rPr>
        <w:t xml:space="preserve"> If the text ends with </w:t>
      </w:r>
      <w:r w:rsidR="005B1DD8">
        <w:rPr>
          <w:highlight w:val="white"/>
        </w:rPr>
        <w:t>lowercase ‘u’ or uppercase ‘U’</w:t>
      </w:r>
      <w:r w:rsidR="008E2501">
        <w:rPr>
          <w:highlight w:val="white"/>
        </w:rPr>
        <w:t>, the type is unsigned</w:t>
      </w:r>
      <w:r w:rsidR="005B1DD8">
        <w:rPr>
          <w:highlight w:val="white"/>
        </w:rPr>
        <w:t xml:space="preserve"> integer</w:t>
      </w:r>
      <w:r w:rsidR="008E2501">
        <w:rPr>
          <w:highlight w:val="white"/>
        </w:rPr>
        <w:t>.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2D1AA864" w:rsidR="00131492" w:rsidRPr="00EC76D5" w:rsidRDefault="00131492" w:rsidP="00131492">
      <w:pPr>
        <w:rPr>
          <w:highlight w:val="white"/>
        </w:rPr>
      </w:pPr>
      <w:r>
        <w:rPr>
          <w:highlight w:val="white"/>
        </w:rPr>
        <w:t xml:space="preserve">If the text ends with any combination of </w:t>
      </w:r>
      <w:r w:rsidR="008737FB">
        <w:rPr>
          <w:highlight w:val="white"/>
        </w:rPr>
        <w:t xml:space="preserve">lowercase </w:t>
      </w:r>
      <w:r w:rsidR="005F0818">
        <w:rPr>
          <w:highlight w:val="white"/>
        </w:rPr>
        <w:t xml:space="preserve">‘l’ or ‘u’ </w:t>
      </w:r>
      <w:r w:rsidR="008737FB">
        <w:rPr>
          <w:highlight w:val="white"/>
        </w:rPr>
        <w:t>or uppercase</w:t>
      </w:r>
      <w:r>
        <w:rPr>
          <w:highlight w:val="white"/>
        </w:rPr>
        <w:t xml:space="preserve"> </w:t>
      </w:r>
      <w:r w:rsidR="005F0818">
        <w:rPr>
          <w:highlight w:val="white"/>
        </w:rPr>
        <w:t>‘L’</w:t>
      </w:r>
      <w:r>
        <w:rPr>
          <w:highlight w:val="white"/>
        </w:rPr>
        <w:t xml:space="preserve"> </w:t>
      </w:r>
      <w:r w:rsidR="005B1919">
        <w:rPr>
          <w:highlight w:val="white"/>
        </w:rPr>
        <w:t>or</w:t>
      </w:r>
      <w:r>
        <w:rPr>
          <w:highlight w:val="white"/>
        </w:rPr>
        <w:t xml:space="preserve"> </w:t>
      </w:r>
      <w:r w:rsidR="005F0818">
        <w:rPr>
          <w:highlight w:val="white"/>
        </w:rPr>
        <w:t>‘U’</w:t>
      </w:r>
      <w:r>
        <w:rPr>
          <w:highlight w:val="white"/>
        </w:rPr>
        <w:t xml:space="preserve">,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4E24E12C" w:rsidR="007736CE" w:rsidRPr="00EC76D5" w:rsidRDefault="007736CE" w:rsidP="007736CE">
      <w:pPr>
        <w:rPr>
          <w:highlight w:val="white"/>
        </w:rPr>
      </w:pPr>
      <w:r>
        <w:rPr>
          <w:highlight w:val="white"/>
        </w:rPr>
        <w:t xml:space="preserve">If the text ends with a single </w:t>
      </w:r>
      <w:r w:rsidR="008737FB">
        <w:rPr>
          <w:highlight w:val="white"/>
        </w:rPr>
        <w:t xml:space="preserve">lowercase </w:t>
      </w:r>
      <w:r w:rsidR="00B31B29">
        <w:rPr>
          <w:highlight w:val="white"/>
        </w:rPr>
        <w:t xml:space="preserve">‘s’ </w:t>
      </w:r>
      <w:r w:rsidR="008737FB">
        <w:rPr>
          <w:highlight w:val="white"/>
        </w:rPr>
        <w:t>or uppercase</w:t>
      </w:r>
      <w:r>
        <w:rPr>
          <w:highlight w:val="white"/>
        </w:rPr>
        <w:t xml:space="preserve"> </w:t>
      </w:r>
      <w:r w:rsidR="00B31B29">
        <w:rPr>
          <w:highlight w:val="white"/>
        </w:rPr>
        <w:t>‘S’</w:t>
      </w:r>
      <w:r>
        <w:rPr>
          <w:highlight w:val="white"/>
        </w:rPr>
        <w:t>,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73D8C0E8" w:rsidR="007736CE" w:rsidRPr="00EC76D5" w:rsidRDefault="007736CE" w:rsidP="007736CE">
      <w:pPr>
        <w:rPr>
          <w:highlight w:val="white"/>
        </w:rPr>
      </w:pPr>
      <w:r>
        <w:rPr>
          <w:highlight w:val="white"/>
        </w:rPr>
        <w:t xml:space="preserve">If the text ends with a single </w:t>
      </w:r>
      <w:r w:rsidR="008737FB">
        <w:rPr>
          <w:highlight w:val="white"/>
        </w:rPr>
        <w:t xml:space="preserve">lowercase </w:t>
      </w:r>
      <w:r w:rsidR="00B31B29">
        <w:rPr>
          <w:highlight w:val="white"/>
        </w:rPr>
        <w:t xml:space="preserve">‘l’ </w:t>
      </w:r>
      <w:r w:rsidR="008737FB">
        <w:rPr>
          <w:highlight w:val="white"/>
        </w:rPr>
        <w:t>or uppercase</w:t>
      </w:r>
      <w:r>
        <w:rPr>
          <w:highlight w:val="white"/>
        </w:rPr>
        <w:t xml:space="preserve"> </w:t>
      </w:r>
      <w:r w:rsidR="00B31B29">
        <w:rPr>
          <w:highlight w:val="white"/>
        </w:rPr>
        <w:t>‘L’</w:t>
      </w:r>
      <w:r>
        <w:rPr>
          <w:highlight w:val="white"/>
        </w:rPr>
        <w:t>,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5CDF31D7" w:rsidR="007736CE" w:rsidRPr="00EC76D5" w:rsidRDefault="007736CE" w:rsidP="007736CE">
      <w:pPr>
        <w:rPr>
          <w:highlight w:val="white"/>
        </w:rPr>
      </w:pPr>
      <w:r>
        <w:rPr>
          <w:highlight w:val="white"/>
        </w:rPr>
        <w:t xml:space="preserve">If the text ends with a single </w:t>
      </w:r>
      <w:r w:rsidR="008737FB">
        <w:rPr>
          <w:highlight w:val="white"/>
        </w:rPr>
        <w:t xml:space="preserve">lowercase </w:t>
      </w:r>
      <w:r w:rsidR="00B31B29">
        <w:rPr>
          <w:highlight w:val="white"/>
        </w:rPr>
        <w:t xml:space="preserve">‘u’ </w:t>
      </w:r>
      <w:r w:rsidR="008737FB">
        <w:rPr>
          <w:highlight w:val="white"/>
        </w:rPr>
        <w:t>or uppercase</w:t>
      </w:r>
      <w:r>
        <w:rPr>
          <w:highlight w:val="white"/>
        </w:rPr>
        <w:t xml:space="preserve"> </w:t>
      </w:r>
      <w:r w:rsidR="00B31B29">
        <w:rPr>
          <w:highlight w:val="white"/>
        </w:rPr>
        <w:t>‘U’</w:t>
      </w:r>
      <w:r>
        <w:rPr>
          <w:highlight w:val="white"/>
        </w:rPr>
        <w:t>,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3BA4660F" w:rsidR="00311885" w:rsidRPr="00EC76D5" w:rsidRDefault="005D6B52" w:rsidP="00481659">
      <w:pPr>
        <w:rPr>
          <w:highlight w:val="white"/>
        </w:rPr>
      </w:pPr>
      <w:r>
        <w:rPr>
          <w:highlight w:val="white"/>
        </w:rPr>
        <w:t xml:space="preserve">We then create a symbol of the value </w:t>
      </w:r>
      <w:r w:rsidR="00481659">
        <w:rPr>
          <w:highlight w:val="white"/>
        </w:rPr>
        <w:t>that we return</w:t>
      </w:r>
      <w:r w:rsidR="002C3726">
        <w:rPr>
          <w:highlight w:val="white"/>
        </w:rPr>
        <w:t xml:space="preserve">. </w:t>
      </w:r>
      <w:r w:rsidR="00481659">
        <w:rPr>
          <w:highlight w:val="white"/>
        </w:rPr>
        <w:t xml:space="preserve">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519B1030" w:rsidR="00311885" w:rsidRPr="00EC76D5" w:rsidRDefault="00AD258A" w:rsidP="00AD258A">
      <w:pPr>
        <w:rPr>
          <w:highlight w:val="white"/>
        </w:rPr>
      </w:pPr>
      <w:r>
        <w:rPr>
          <w:highlight w:val="white"/>
        </w:rPr>
        <w:t xml:space="preserve">Finally, we return the </w:t>
      </w:r>
      <w:r w:rsidRPr="00AD258A">
        <w:rPr>
          <w:rStyle w:val="KeyWord0"/>
          <w:highlight w:val="white"/>
        </w:rPr>
        <w:t>value</w:t>
      </w:r>
      <w:r>
        <w:rPr>
          <w:highlight w:val="white"/>
        </w:rPr>
        <w:t xml:space="preserve"> token.</w:t>
      </w: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093C36ED"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w:t>
      </w:r>
      <w:r w:rsidR="008737FB">
        <w:rPr>
          <w:highlight w:val="white"/>
        </w:rPr>
        <w:t xml:space="preserve">lowercase </w:t>
      </w:r>
      <w:r w:rsidR="008C1420">
        <w:rPr>
          <w:highlight w:val="white"/>
        </w:rPr>
        <w:t xml:space="preserve">‘f’ and ‘l’ </w:t>
      </w:r>
      <w:r w:rsidR="008737FB">
        <w:rPr>
          <w:highlight w:val="white"/>
        </w:rPr>
        <w:t>or uppercase</w:t>
      </w:r>
      <w:r w:rsidR="008464A9">
        <w:rPr>
          <w:highlight w:val="white"/>
        </w:rPr>
        <w:t xml:space="preserve"> ‘</w:t>
      </w:r>
      <w:r w:rsidR="008C1420">
        <w:rPr>
          <w:highlight w:val="white"/>
        </w:rPr>
        <w:t>F</w:t>
      </w:r>
      <w:r w:rsidR="008464A9">
        <w:rPr>
          <w:highlight w:val="white"/>
        </w:rPr>
        <w:t>’ or ‘</w:t>
      </w:r>
      <w:r w:rsidR="008C1420">
        <w:rPr>
          <w:highlight w:val="white"/>
        </w:rPr>
        <w:t>L</w:t>
      </w:r>
      <w:r w:rsidR="008464A9">
        <w:rPr>
          <w:highlight w:val="white"/>
        </w:rPr>
        <w:t xml:space="preserve">’, in which case the type becomes float or long double, respectively. </w:t>
      </w:r>
      <w:r w:rsidR="00FD7397">
        <w:rPr>
          <w:highlight w:val="white"/>
        </w:rPr>
        <w:t>If the text does not end with ‘f’</w:t>
      </w:r>
      <w:r w:rsidR="008C1420">
        <w:rPr>
          <w:highlight w:val="white"/>
        </w:rPr>
        <w:t>, ‘F’</w:t>
      </w:r>
      <w:r w:rsidR="00AF3336">
        <w:rPr>
          <w:highlight w:val="white"/>
        </w:rPr>
        <w:t>, ‘l’, or</w:t>
      </w:r>
      <w:r w:rsidR="00FD7397">
        <w:rPr>
          <w:highlight w:val="white"/>
        </w:rPr>
        <w:t xml:space="preserve"> ‘</w:t>
      </w:r>
      <w:r w:rsidR="00AF3336">
        <w:rPr>
          <w:highlight w:val="white"/>
        </w:rPr>
        <w:t>L</w:t>
      </w:r>
      <w:r w:rsidR="00FD7397">
        <w:rPr>
          <w:highlight w:val="white"/>
        </w:rPr>
        <w:t xml:space="preserve">’, the type </w:t>
      </w:r>
      <w:r w:rsidR="00AD258A">
        <w:rPr>
          <w:highlight w:val="white"/>
        </w:rPr>
        <w:t xml:space="preserve">is a </w:t>
      </w:r>
      <w:r w:rsidR="00FD7397">
        <w:rPr>
          <w:highlight w:val="white"/>
        </w:rPr>
        <w:t>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48D50A6"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w:t>
      </w:r>
      <w:r w:rsidR="0059420E">
        <w:rPr>
          <w:highlight w:val="white"/>
        </w:rPr>
        <w:t xml:space="preserve">value </w:t>
      </w:r>
      <w:r w:rsidR="009663C9">
        <w:rPr>
          <w:highlight w:val="white"/>
        </w:rPr>
        <w:t>symbol.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lastRenderedPageBreak/>
        <w:t>}</w:t>
      </w:r>
    </w:p>
    <w:p w14:paraId="500A4272" w14:textId="69715627" w:rsidR="00311885" w:rsidRPr="00EC76D5" w:rsidRDefault="00C431D3" w:rsidP="00C431D3">
      <w:pPr>
        <w:rPr>
          <w:highlight w:val="white"/>
        </w:rPr>
      </w:pPr>
      <w:r>
        <w:rPr>
          <w:highlight w:val="white"/>
        </w:rPr>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w:t>
      </w:r>
      <w:r w:rsidR="0059420E">
        <w:rPr>
          <w:highlight w:val="white"/>
        </w:rPr>
        <w:t xml:space="preserve">two </w:t>
      </w:r>
      <w:r w:rsidR="006F6842">
        <w:rPr>
          <w:highlight w:val="white"/>
        </w:rPr>
        <w:t>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61FEEC60" w:rsidR="00311885" w:rsidRPr="00EC76D5" w:rsidRDefault="00311885" w:rsidP="00311885">
      <w:pPr>
        <w:pStyle w:val="Code"/>
        <w:rPr>
          <w:highlight w:val="white"/>
        </w:rPr>
      </w:pPr>
      <w:r w:rsidRPr="00EC76D5">
        <w:rPr>
          <w:highlight w:val="white"/>
        </w:rPr>
        <w:t xml:space="preserve">  { CCompiler.Type type = new CCompiler.Type(Sort.</w:t>
      </w:r>
      <w:r w:rsidR="005D4E81">
        <w:rPr>
          <w:highlight w:val="white"/>
        </w:rPr>
        <w:t>SignedChar</w:t>
      </w:r>
      <w:r w:rsidRPr="00EC76D5">
        <w:rPr>
          <w:highlight w:val="white"/>
        </w:rPr>
        <w:t>);</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proofErr w:type="gramStart"/>
      <w:r w:rsidR="0065097A">
        <w:rPr>
          <w:highlight w:val="white"/>
        </w:rPr>
        <w:t>two dollar</w:t>
      </w:r>
      <w:proofErr w:type="gramEnd"/>
      <w:r w:rsidR="0065097A">
        <w:rPr>
          <w:highlight w:val="white"/>
        </w:rPr>
        <w:t xml:space="preserve">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 xml:space="preserve">In case of a white space, we only update the </w:t>
      </w:r>
      <w:r w:rsidRPr="009E27CF">
        <w:rPr>
          <w:rStyle w:val="KeyWord0"/>
          <w:highlight w:val="white"/>
        </w:rPr>
        <w:t>Line</w:t>
      </w:r>
      <w:r>
        <w:rPr>
          <w:highlight w:val="white"/>
        </w:rPr>
        <w:t xml:space="preserv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 xml:space="preserve">Finally, when the scanner finds a character that has not been handled by the rules above, </w:t>
      </w:r>
      <w:proofErr w:type="spellStart"/>
      <w:proofErr w:type="gramStart"/>
      <w:r>
        <w:rPr>
          <w:highlight w:val="white"/>
        </w:rPr>
        <w:t>a</w:t>
      </w:r>
      <w:proofErr w:type="spellEnd"/>
      <w:proofErr w:type="gramEnd"/>
      <w:r>
        <w:rPr>
          <w:highlight w:val="white"/>
        </w:rPr>
        <w:t xml:space="preserve">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5A095AAD" w14:textId="77777777" w:rsidR="007A0393" w:rsidRPr="00EC76D5" w:rsidRDefault="007A0393" w:rsidP="007A0393">
      <w:pPr>
        <w:pStyle w:val="Rubrik3"/>
      </w:pPr>
      <w:bookmarkStart w:id="26" w:name="_Ref54016552"/>
      <w:bookmarkStart w:id="27" w:name="_Toc54119855"/>
      <w:bookmarkStart w:id="28" w:name="_Toc54119853"/>
      <w:r w:rsidRPr="00EC76D5">
        <w:lastRenderedPageBreak/>
        <w:t>The typedef-name Problem</w:t>
      </w:r>
      <w:bookmarkEnd w:id="28"/>
    </w:p>
    <w:p w14:paraId="33E8753E" w14:textId="77777777" w:rsidR="007A0393" w:rsidRPr="00EC76D5" w:rsidRDefault="007A0393" w:rsidP="007A0393">
      <w:r w:rsidRPr="00EC76D5">
        <w:t xml:space="preserve">Let us take look at the </w:t>
      </w:r>
      <w:r>
        <w:t>two</w:t>
      </w:r>
      <w:r w:rsidRPr="00EC76D5">
        <w:t xml:space="preserve"> source code lines below. Intuitively, the first line looks like an expression statement where </w:t>
      </w:r>
      <w:r w:rsidRPr="00591DAB">
        <w:rPr>
          <w:rStyle w:val="KeyWord0"/>
        </w:rPr>
        <w:t>x</w:t>
      </w:r>
      <w:r w:rsidRPr="00EC76D5">
        <w:t xml:space="preserve"> and </w:t>
      </w:r>
      <w:r w:rsidRPr="00591DAB">
        <w:rPr>
          <w:rStyle w:val="KeyWord0"/>
        </w:rPr>
        <w:t>y</w:t>
      </w:r>
      <w:r w:rsidRPr="00EC76D5">
        <w:t xml:space="preserve"> are variables of integral or floating types. Admittedly, the expression lacks side effects and is therefore meaningless, but it is still a</w:t>
      </w:r>
      <w:r>
        <w:t xml:space="preserve"> valid</w:t>
      </w:r>
      <w:r w:rsidRPr="00EC76D5">
        <w:t xml:space="preserve"> expression statement. On the other hand, the second line looks like a pointer declaration where </w:t>
      </w:r>
      <w:r w:rsidRPr="00591DAB">
        <w:rPr>
          <w:rStyle w:val="KeyWord0"/>
        </w:rPr>
        <w:t>T</w:t>
      </w:r>
      <w:r w:rsidRPr="00EC76D5">
        <w:t xml:space="preserve"> is a type defined by</w:t>
      </w:r>
      <w:r>
        <w:t xml:space="preserve"> and earlier</w:t>
      </w:r>
      <w:r w:rsidRPr="00EC76D5">
        <w:t xml:space="preserve"> </w:t>
      </w:r>
      <w:r w:rsidRPr="00591DAB">
        <w:rPr>
          <w:rStyle w:val="KeyWord0"/>
        </w:rPr>
        <w:t>typedef</w:t>
      </w:r>
      <w:r w:rsidRPr="00EC76D5">
        <w:t xml:space="preserve"> </w:t>
      </w:r>
      <w:r>
        <w:t xml:space="preserve">definition </w:t>
      </w:r>
      <w:r w:rsidRPr="00EC76D5">
        <w:t xml:space="preserve">and </w:t>
      </w:r>
      <w:r w:rsidRPr="00591DAB">
        <w:rPr>
          <w:rStyle w:val="KeyWord0"/>
        </w:rPr>
        <w:t>p</w:t>
      </w:r>
      <w:r w:rsidRPr="00EC76D5">
        <w:t xml:space="preserve"> is a pointer to that type.</w:t>
      </w:r>
    </w:p>
    <w:p w14:paraId="77E68F8E" w14:textId="77777777" w:rsidR="007A0393" w:rsidRPr="00EC76D5" w:rsidRDefault="007A0393" w:rsidP="007A0393">
      <w:pPr>
        <w:pStyle w:val="Code"/>
      </w:pPr>
      <w:r w:rsidRPr="00EC76D5">
        <w:t>x * y;</w:t>
      </w:r>
    </w:p>
    <w:p w14:paraId="631E3817" w14:textId="77777777" w:rsidR="007A0393" w:rsidRPr="00EC76D5" w:rsidRDefault="007A0393" w:rsidP="007A0393">
      <w:pPr>
        <w:pStyle w:val="Code"/>
      </w:pPr>
      <w:r w:rsidRPr="00EC76D5">
        <w:t>T* p;</w:t>
      </w:r>
    </w:p>
    <w:p w14:paraId="195AADCA" w14:textId="77777777" w:rsidR="007A0393" w:rsidRPr="00EC76D5" w:rsidRDefault="007A0393" w:rsidP="007A0393">
      <w:r w:rsidRPr="00EC76D5">
        <w:t xml:space="preserve">However, syntactically it is the same thing: a </w:t>
      </w:r>
      <w:r>
        <w:t xml:space="preserve">name, </w:t>
      </w:r>
      <w:r w:rsidRPr="00EC76D5">
        <w:t xml:space="preserve">an asterisk, another </w:t>
      </w:r>
      <w:r>
        <w:t>name,</w:t>
      </w:r>
      <w:r w:rsidRPr="00EC76D5">
        <w:t xml:space="preserve"> and a semicolon. The parser cannot distinguish between the two cases. The solution </w:t>
      </w:r>
      <w:r>
        <w:t xml:space="preserve">to that problem </w:t>
      </w:r>
      <w:r w:rsidRPr="00EC76D5">
        <w:t xml:space="preserve">is to give the scanner access to the symbol table, so it can look up the whether the </w:t>
      </w:r>
      <w:r>
        <w:t>name</w:t>
      </w:r>
      <w:r w:rsidRPr="00EC76D5">
        <w:t xml:space="preserve"> is a</w:t>
      </w:r>
      <w:r>
        <w:t>n earlier</w:t>
      </w:r>
      <w:r w:rsidRPr="00EC76D5">
        <w:t xml:space="preserve"> </w:t>
      </w:r>
      <w:r w:rsidRPr="006559B4">
        <w:rPr>
          <w:rStyle w:val="KeyWord0"/>
        </w:rPr>
        <w:t>typedef</w:t>
      </w:r>
      <w:r>
        <w:t xml:space="preserve"> definition.</w:t>
      </w:r>
      <w:r w:rsidRPr="00EC76D5">
        <w:t xml:space="preserve"> </w:t>
      </w:r>
      <w:r>
        <w:t>In that way</w:t>
      </w:r>
      <w:r w:rsidRPr="00EC76D5">
        <w:t>, the parser can distinguish between the two cases.</w:t>
      </w:r>
    </w:p>
    <w:p w14:paraId="0CCBE78E" w14:textId="47839DFF" w:rsidR="00E40B78" w:rsidRPr="00EC76D5" w:rsidRDefault="00E40B78" w:rsidP="00E40B78">
      <w:pPr>
        <w:pStyle w:val="Rubrik1"/>
      </w:pPr>
      <w:r w:rsidRPr="00EC76D5">
        <w:lastRenderedPageBreak/>
        <w:t>Parsing</w:t>
      </w:r>
      <w:bookmarkEnd w:id="25"/>
      <w:bookmarkEnd w:id="26"/>
      <w:bookmarkEnd w:id="27"/>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73A27F12" w14:textId="74FE9F14" w:rsidR="00E40B78" w:rsidRDefault="00BD4112" w:rsidP="00E40B78">
      <w:pPr>
        <w:pStyle w:val="CodeHeader"/>
      </w:pPr>
      <w:proofErr w:type="spellStart"/>
      <w:r>
        <w:t>MainParser.gppg</w:t>
      </w:r>
      <w:proofErr w:type="spellEnd"/>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Pr="00253302" w:rsidRDefault="00F023DC" w:rsidP="00253302">
      <w:pPr>
        <w:pStyle w:val="Code"/>
        <w:rPr>
          <w:highlight w:val="white"/>
        </w:rPr>
      </w:pPr>
      <w:r w:rsidRPr="00253302">
        <w:rPr>
          <w:highlight w:val="white"/>
        </w:rPr>
        <w:t xml:space="preserve">  public static Stack&lt;BigInteger&gt; EnumValueStack = new Stack&lt;BigInteger&gt;();</w:t>
      </w:r>
    </w:p>
    <w:p w14:paraId="58488AD6" w14:textId="31E7C838" w:rsidR="00F023DC" w:rsidRPr="00253302" w:rsidRDefault="00253302" w:rsidP="00253302">
      <w:pPr>
        <w:pStyle w:val="Code"/>
        <w:rPr>
          <w:highlight w:val="white"/>
        </w:rPr>
      </w:pPr>
      <w:r w:rsidRPr="00253302">
        <w:rPr>
          <w:highlight w:val="white"/>
        </w:rPr>
        <w:t xml:space="preserve">  public static Stack&lt;Scope&gt; ScopeStack = new Stack&lt;Scope&gt;(); </w:t>
      </w:r>
    </w:p>
    <w:p w14:paraId="72030A48" w14:textId="77777777" w:rsidR="00F023DC" w:rsidRPr="00253302" w:rsidRDefault="00F023DC" w:rsidP="00253302">
      <w:pPr>
        <w:pStyle w:val="Code"/>
        <w:rPr>
          <w:highlight w:val="white"/>
        </w:rPr>
      </w:pPr>
      <w:r w:rsidRPr="00253302">
        <w:rPr>
          <w:highlight w:val="white"/>
        </w:rPr>
        <w:t>%}</w:t>
      </w:r>
    </w:p>
    <w:p w14:paraId="79AE647D" w14:textId="5B12EE3C" w:rsidR="00F023DC" w:rsidRDefault="0039488A" w:rsidP="0039488A">
      <w:pPr>
        <w:rPr>
          <w:highlight w:val="white"/>
          <w:lang w:val="sv-SE"/>
        </w:rPr>
      </w:pPr>
      <w:r>
        <w:rPr>
          <w:highlight w:val="white"/>
          <w:lang w:val="sv-SE"/>
        </w:rPr>
        <w:t xml:space="preserve">The parser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w:t>
      </w:r>
      <w:r w:rsidR="003014C6">
        <w:rPr>
          <w:highlight w:val="white"/>
          <w:lang w:val="sv-SE"/>
        </w:rPr>
        <w:t xml:space="preserve"> tokens and </w:t>
      </w:r>
      <w:proofErr w:type="spellStart"/>
      <w:r w:rsidR="003014C6">
        <w:rPr>
          <w:highlight w:val="white"/>
          <w:lang w:val="sv-SE"/>
        </w:rPr>
        <w:t>rules</w:t>
      </w:r>
      <w:proofErr w:type="spellEnd"/>
      <w:r w:rsidR="004C587F">
        <w:rPr>
          <w:highlight w:val="white"/>
          <w:lang w:val="sv-SE"/>
        </w:rPr>
        <w:t xml:space="preserve">, </w:t>
      </w:r>
      <w:proofErr w:type="spellStart"/>
      <w:r w:rsidR="004C587F">
        <w:rPr>
          <w:highlight w:val="white"/>
          <w:lang w:val="sv-SE"/>
        </w:rPr>
        <w:t>where</w:t>
      </w:r>
      <w:proofErr w:type="spellEnd"/>
      <w:r w:rsidR="004C587F">
        <w:rPr>
          <w:highlight w:val="white"/>
          <w:lang w:val="sv-SE"/>
        </w:rPr>
        <w:t xml:space="preserve"> tokens </w:t>
      </w:r>
      <w:proofErr w:type="spellStart"/>
      <w:r w:rsidR="004C587F">
        <w:rPr>
          <w:highlight w:val="white"/>
          <w:lang w:val="sv-SE"/>
        </w:rPr>
        <w:t>corrensponds</w:t>
      </w:r>
      <w:proofErr w:type="spellEnd"/>
      <w:r w:rsidR="004C587F">
        <w:rPr>
          <w:highlight w:val="white"/>
          <w:lang w:val="sv-SE"/>
        </w:rPr>
        <w:t xml:space="preserve"> to operators, </w:t>
      </w:r>
      <w:proofErr w:type="spellStart"/>
      <w:r w:rsidR="004C587F">
        <w:rPr>
          <w:highlight w:val="white"/>
          <w:lang w:val="sv-SE"/>
        </w:rPr>
        <w:t>keyword</w:t>
      </w:r>
      <w:proofErr w:type="spellEnd"/>
      <w:r w:rsidR="004C587F">
        <w:rPr>
          <w:highlight w:val="white"/>
          <w:lang w:val="sv-SE"/>
        </w:rPr>
        <w:t xml:space="preserve"> and </w:t>
      </w:r>
      <w:proofErr w:type="spellStart"/>
      <w:r w:rsidR="00715B64">
        <w:rPr>
          <w:highlight w:val="white"/>
          <w:lang w:val="sv-SE"/>
        </w:rPr>
        <w:t>characters</w:t>
      </w:r>
      <w:proofErr w:type="spellEnd"/>
      <w:r w:rsidR="00715B64">
        <w:rPr>
          <w:highlight w:val="white"/>
          <w:lang w:val="sv-SE"/>
        </w:rPr>
        <w:t>.</w:t>
      </w:r>
      <w:r w:rsidR="003014C6">
        <w:rPr>
          <w:highlight w:val="white"/>
          <w:lang w:val="sv-SE"/>
        </w:rPr>
        <w:t xml:space="preserve"> The </w:t>
      </w:r>
      <w:proofErr w:type="spellStart"/>
      <w:r w:rsidR="003014C6">
        <w:rPr>
          <w:highlight w:val="white"/>
          <w:lang w:val="sv-SE"/>
        </w:rPr>
        <w:t>following</w:t>
      </w:r>
      <w:proofErr w:type="spellEnd"/>
      <w:r w:rsidR="003014C6">
        <w:rPr>
          <w:highlight w:val="white"/>
          <w:lang w:val="sv-SE"/>
        </w:rPr>
        <w:t xml:space="preserve"> tokens </w:t>
      </w:r>
      <w:proofErr w:type="spellStart"/>
      <w:r w:rsidR="003014C6">
        <w:rPr>
          <w:highlight w:val="white"/>
          <w:lang w:val="sv-SE"/>
        </w:rPr>
        <w:t>are</w:t>
      </w:r>
      <w:proofErr w:type="spellEnd"/>
      <w:r w:rsidR="003014C6">
        <w:rPr>
          <w:highlight w:val="white"/>
          <w:lang w:val="sv-SE"/>
        </w:rPr>
        <w:t xml:space="preserve"> </w:t>
      </w:r>
      <w:proofErr w:type="spellStart"/>
      <w:r w:rsidR="003014C6">
        <w:rPr>
          <w:highlight w:val="white"/>
          <w:lang w:val="sv-SE"/>
        </w:rPr>
        <w:t>used</w:t>
      </w:r>
      <w:proofErr w:type="spellEnd"/>
      <w:r w:rsidR="003014C6">
        <w:rPr>
          <w:highlight w:val="white"/>
          <w:lang w:val="sv-SE"/>
        </w:rPr>
        <w:t xml:space="preserve"> by the parser, and </w:t>
      </w:r>
      <w:proofErr w:type="spellStart"/>
      <w:r w:rsidR="003014C6">
        <w:rPr>
          <w:highlight w:val="white"/>
          <w:lang w:val="sv-SE"/>
        </w:rPr>
        <w:t>they</w:t>
      </w:r>
      <w:proofErr w:type="spellEnd"/>
      <w:r w:rsidR="00921E11">
        <w:rPr>
          <w:highlight w:val="white"/>
          <w:lang w:val="sv-SE"/>
        </w:rPr>
        <w:t xml:space="preserve"> </w:t>
      </w:r>
      <w:proofErr w:type="spellStart"/>
      <w:r w:rsidR="00921E11">
        <w:rPr>
          <w:highlight w:val="white"/>
          <w:lang w:val="sv-SE"/>
        </w:rPr>
        <w:t>are</w:t>
      </w:r>
      <w:proofErr w:type="spellEnd"/>
      <w:r w:rsidR="00921E11">
        <w:rPr>
          <w:highlight w:val="white"/>
          <w:lang w:val="sv-SE"/>
        </w:rPr>
        <w:t xml:space="preserve"> </w:t>
      </w:r>
      <w:proofErr w:type="spellStart"/>
      <w:r w:rsidR="00921E11">
        <w:rPr>
          <w:highlight w:val="white"/>
          <w:lang w:val="sv-SE"/>
        </w:rPr>
        <w:t>also</w:t>
      </w:r>
      <w:proofErr w:type="spellEnd"/>
      <w:r w:rsidR="00921E11">
        <w:rPr>
          <w:highlight w:val="white"/>
          <w:lang w:val="sv-SE"/>
        </w:rPr>
        <w:t xml:space="preserve"> </w:t>
      </w:r>
      <w:proofErr w:type="spellStart"/>
      <w:r w:rsidR="00921E11">
        <w:rPr>
          <w:highlight w:val="white"/>
          <w:lang w:val="sv-SE"/>
        </w:rPr>
        <w:t>returned</w:t>
      </w:r>
      <w:proofErr w:type="spellEnd"/>
      <w:r w:rsidR="00921E11">
        <w:rPr>
          <w:highlight w:val="white"/>
          <w:lang w:val="sv-SE"/>
        </w:rPr>
        <w:t xml:space="preserve"> by the scanner</w:t>
      </w:r>
      <w:r w:rsidR="009B7602">
        <w:rPr>
          <w:highlight w:val="white"/>
          <w:lang w:val="sv-SE"/>
        </w:rPr>
        <w:t xml:space="preserve"> in the </w:t>
      </w:r>
      <w:proofErr w:type="spellStart"/>
      <w:r w:rsidR="009B7602">
        <w:rPr>
          <w:highlight w:val="white"/>
          <w:lang w:val="sv-SE"/>
        </w:rPr>
        <w:t>previous</w:t>
      </w:r>
      <w:proofErr w:type="spellEnd"/>
      <w:r w:rsidR="009B7602">
        <w:rPr>
          <w:highlight w:val="white"/>
          <w:lang w:val="sv-SE"/>
        </w:rPr>
        <w:t xml:space="preserve"> </w:t>
      </w:r>
      <w:proofErr w:type="spellStart"/>
      <w:r w:rsidR="009B7602">
        <w:rPr>
          <w:highlight w:val="white"/>
          <w:lang w:val="sv-SE"/>
        </w:rPr>
        <w:t>chapter</w:t>
      </w:r>
      <w:proofErr w:type="spellEnd"/>
      <w:r w:rsidR="009B7602">
        <w:rPr>
          <w:highlight w:val="white"/>
          <w:lang w:val="sv-SE"/>
        </w:rPr>
        <w:t>.</w:t>
      </w:r>
    </w:p>
    <w:p w14:paraId="004A4D91" w14:textId="42BA16BF" w:rsidR="004D06E3" w:rsidRDefault="004D06E3" w:rsidP="0039488A">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r w:rsidR="00B303AA">
        <w:rPr>
          <w:highlight w:val="white"/>
          <w:lang w:val="sv-SE"/>
        </w:rPr>
        <w:t xml:space="preserve">or </w:t>
      </w:r>
      <w:proofErr w:type="spellStart"/>
      <w:r w:rsidR="00B303AA">
        <w:rPr>
          <w:highlight w:val="white"/>
          <w:lang w:val="sv-SE"/>
        </w:rPr>
        <w:t>function</w:t>
      </w:r>
      <w:proofErr w:type="spellEnd"/>
      <w:r w:rsidR="00B303AA">
        <w:rPr>
          <w:highlight w:val="white"/>
          <w:lang w:val="sv-SE"/>
        </w:rPr>
        <w:t xml:space="preserve">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w:t>
      </w:r>
      <w:proofErr w:type="spellStart"/>
      <w:r>
        <w:rPr>
          <w:highlight w:val="white"/>
          <w:lang w:val="sv-SE"/>
        </w:rPr>
        <w:t>storage</w:t>
      </w:r>
      <w:proofErr w:type="spellEnd"/>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r w:rsidR="006B7442">
        <w:rPr>
          <w:highlight w:val="white"/>
          <w:lang w:val="sv-SE"/>
        </w:rPr>
        <w:t xml:space="preserve">be </w:t>
      </w:r>
      <w:proofErr w:type="spellStart"/>
      <w:r w:rsidR="006B7442">
        <w:rPr>
          <w:highlight w:val="white"/>
          <w:lang w:val="sv-SE"/>
        </w:rPr>
        <w:t>qualified</w:t>
      </w:r>
      <w:proofErr w:type="spellEnd"/>
      <w:r w:rsidR="006B7442">
        <w:rPr>
          <w:highlight w:val="white"/>
          <w:lang w:val="sv-SE"/>
        </w:rPr>
        <w:t xml:space="preserve"> as </w:t>
      </w:r>
      <w:proofErr w:type="spellStart"/>
      <w:r w:rsidR="006B7442">
        <w:rPr>
          <w:highlight w:val="white"/>
          <w:lang w:val="sv-SE"/>
        </w:rPr>
        <w:t>constant</w:t>
      </w:r>
      <w:proofErr w:type="spellEnd"/>
      <w:r w:rsidR="006B7442">
        <w:rPr>
          <w:highlight w:val="white"/>
          <w:lang w:val="sv-SE"/>
        </w:rPr>
        <w:t xml:space="preserve">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 xml:space="preserve">An integral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by </w:t>
      </w:r>
      <w:proofErr w:type="spellStart"/>
      <w:r>
        <w:rPr>
          <w:highlight w:val="white"/>
          <w:lang w:val="sv-SE"/>
        </w:rPr>
        <w:t>signed</w:t>
      </w:r>
      <w:proofErr w:type="spellEnd"/>
      <w:r>
        <w:rPr>
          <w:highlight w:val="white"/>
          <w:lang w:val="sv-SE"/>
        </w:rPr>
        <w:t xml:space="preserve"> or </w:t>
      </w:r>
      <w:proofErr w:type="spellStart"/>
      <w:r>
        <w:rPr>
          <w:highlight w:val="white"/>
          <w:lang w:val="sv-SE"/>
        </w:rPr>
        <w:t>unsigned</w:t>
      </w:r>
      <w:proofErr w:type="spellEnd"/>
      <w:r>
        <w:rPr>
          <w:highlight w:val="white"/>
          <w:lang w:val="sv-SE"/>
        </w:rPr>
        <w:t xml:space="preserve">, and char, short </w:t>
      </w:r>
      <w:proofErr w:type="spellStart"/>
      <w:r>
        <w:rPr>
          <w:highlight w:val="white"/>
          <w:lang w:val="sv-SE"/>
        </w:rPr>
        <w:t>int</w:t>
      </w:r>
      <w:proofErr w:type="spellEnd"/>
      <w:r>
        <w:rPr>
          <w:highlight w:val="white"/>
          <w:lang w:val="sv-SE"/>
        </w:rPr>
        <w:t xml:space="preserve">, </w:t>
      </w:r>
      <w:proofErr w:type="spellStart"/>
      <w:r>
        <w:rPr>
          <w:highlight w:val="white"/>
          <w:lang w:val="sv-SE"/>
        </w:rPr>
        <w:t>int</w:t>
      </w:r>
      <w:proofErr w:type="spellEnd"/>
      <w:r>
        <w:rPr>
          <w:highlight w:val="white"/>
          <w:lang w:val="sv-SE"/>
        </w:rPr>
        <w:t xml:space="preserve">, or long </w:t>
      </w:r>
      <w:proofErr w:type="spellStart"/>
      <w:r>
        <w:rPr>
          <w:highlight w:val="white"/>
          <w:lang w:val="sv-SE"/>
        </w:rPr>
        <w:t>int</w:t>
      </w:r>
      <w:proofErr w:type="spellEnd"/>
      <w:r>
        <w:rPr>
          <w:highlight w:val="white"/>
          <w:lang w:val="sv-SE"/>
        </w:rPr>
        <w: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 xml:space="preserve">An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proofErr w:type="spellStart"/>
      <w:r>
        <w:rPr>
          <w:highlight w:val="white"/>
          <w:lang w:val="sv-SE"/>
        </w:rPr>
        <w:t>Finally</w:t>
      </w:r>
      <w:proofErr w:type="spellEnd"/>
      <w:r>
        <w:rPr>
          <w:highlight w:val="white"/>
          <w:lang w:val="sv-SE"/>
        </w:rPr>
        <w:t xml:space="preserve">, </w:t>
      </w:r>
      <w:proofErr w:type="spellStart"/>
      <w:r>
        <w:rPr>
          <w:highlight w:val="white"/>
          <w:lang w:val="sv-SE"/>
        </w:rPr>
        <w:t>t</w:t>
      </w:r>
      <w:r w:rsidR="002E1309">
        <w:rPr>
          <w:highlight w:val="white"/>
          <w:lang w:val="sv-SE"/>
        </w:rPr>
        <w:t>here</w:t>
      </w:r>
      <w:proofErr w:type="spellEnd"/>
      <w:r w:rsidR="002E1309">
        <w:rPr>
          <w:highlight w:val="white"/>
          <w:lang w:val="sv-SE"/>
        </w:rPr>
        <w:t xml:space="preserve"> is </w:t>
      </w:r>
      <w:proofErr w:type="spellStart"/>
      <w:r w:rsidR="002E1309">
        <w:rPr>
          <w:highlight w:val="white"/>
          <w:lang w:val="sv-SE"/>
        </w:rPr>
        <w:t>also</w:t>
      </w:r>
      <w:proofErr w:type="spellEnd"/>
      <w:r w:rsidR="002E1309">
        <w:rPr>
          <w:highlight w:val="white"/>
          <w:lang w:val="sv-SE"/>
        </w:rPr>
        <w:t xml:space="preserve"> the </w:t>
      </w:r>
      <w:proofErr w:type="spellStart"/>
      <w:r w:rsidR="002E1309">
        <w:rPr>
          <w:highlight w:val="white"/>
          <w:lang w:val="sv-SE"/>
        </w:rPr>
        <w:t>void</w:t>
      </w:r>
      <w:proofErr w:type="spellEnd"/>
      <w:r w:rsidR="002E1309">
        <w:rPr>
          <w:highlight w:val="white"/>
          <w:lang w:val="sv-SE"/>
        </w:rPr>
        <w:t xml:space="preserve"> </w:t>
      </w:r>
      <w:proofErr w:type="spellStart"/>
      <w:r w:rsidR="002E1309">
        <w:rPr>
          <w:highlight w:val="white"/>
          <w:lang w:val="sv-SE"/>
        </w:rPr>
        <w:t>type</w:t>
      </w:r>
      <w:proofErr w:type="spellEnd"/>
      <w:r w:rsidR="002E1309">
        <w:rPr>
          <w:highlight w:val="white"/>
          <w:lang w:val="sv-SE"/>
        </w:rPr>
        <w:t xml:space="preserve">, </w:t>
      </w:r>
      <w:proofErr w:type="spellStart"/>
      <w:r w:rsidR="002E1309">
        <w:rPr>
          <w:highlight w:val="white"/>
          <w:lang w:val="sv-SE"/>
        </w:rPr>
        <w:t>that</w:t>
      </w:r>
      <w:proofErr w:type="spellEnd"/>
      <w:r w:rsidR="002E1309">
        <w:rPr>
          <w:highlight w:val="white"/>
          <w:lang w:val="sv-SE"/>
        </w:rPr>
        <w:t xml:space="preserve"> </w:t>
      </w:r>
      <w:r w:rsidR="007F474B">
        <w:rPr>
          <w:highlight w:val="white"/>
          <w:lang w:val="sv-SE"/>
        </w:rPr>
        <w:t xml:space="preserve">marks the </w:t>
      </w:r>
      <w:proofErr w:type="spellStart"/>
      <w:r w:rsidR="007F474B">
        <w:rPr>
          <w:highlight w:val="white"/>
          <w:lang w:val="sv-SE"/>
        </w:rPr>
        <w:t>absence</w:t>
      </w:r>
      <w:proofErr w:type="spellEnd"/>
      <w:r w:rsidR="007F474B">
        <w:rPr>
          <w:highlight w:val="white"/>
          <w:lang w:val="sv-SE"/>
        </w:rPr>
        <w:t xml:space="preserve"> </w:t>
      </w:r>
      <w:proofErr w:type="spellStart"/>
      <w:r w:rsidR="007F474B">
        <w:rPr>
          <w:highlight w:val="white"/>
          <w:lang w:val="sv-SE"/>
        </w:rPr>
        <w:t>of</w:t>
      </w:r>
      <w:proofErr w:type="spellEnd"/>
      <w:r w:rsidR="007F474B">
        <w:rPr>
          <w:highlight w:val="white"/>
          <w:lang w:val="sv-SE"/>
        </w:rPr>
        <w:t xml:space="preserve"> a </w:t>
      </w:r>
      <w:proofErr w:type="spellStart"/>
      <w:r w:rsidR="007F474B">
        <w:rPr>
          <w:highlight w:val="white"/>
          <w:lang w:val="sv-SE"/>
        </w:rPr>
        <w:t>type</w:t>
      </w:r>
      <w:proofErr w:type="spellEnd"/>
      <w:r w:rsidR="007F474B">
        <w:rPr>
          <w:highlight w:val="white"/>
          <w:lang w:val="sv-SE"/>
        </w:rPr>
        <w:t xml:space="preserve">. It is </w:t>
      </w:r>
      <w:proofErr w:type="spellStart"/>
      <w:r w:rsidR="007F474B">
        <w:rPr>
          <w:highlight w:val="white"/>
          <w:lang w:val="sv-SE"/>
        </w:rPr>
        <w:t>used</w:t>
      </w:r>
      <w:proofErr w:type="spellEnd"/>
      <w:r w:rsidR="00A05D78">
        <w:rPr>
          <w:highlight w:val="white"/>
          <w:lang w:val="sv-SE"/>
        </w:rPr>
        <w:t xml:space="preserve"> </w:t>
      </w:r>
      <w:proofErr w:type="gramStart"/>
      <w:r w:rsidR="00A05D78">
        <w:rPr>
          <w:highlight w:val="white"/>
          <w:lang w:val="sv-SE"/>
        </w:rPr>
        <w:t xml:space="preserve">to </w:t>
      </w:r>
      <w:proofErr w:type="spellStart"/>
      <w:r w:rsidR="00A05D78">
        <w:rPr>
          <w:highlight w:val="white"/>
          <w:lang w:val="sv-SE"/>
        </w:rPr>
        <w:t>to</w:t>
      </w:r>
      <w:proofErr w:type="spellEnd"/>
      <w:proofErr w:type="gramEnd"/>
      <w:r w:rsidR="00A05D78">
        <w:rPr>
          <w:highlight w:val="white"/>
          <w:lang w:val="sv-SE"/>
        </w:rPr>
        <w:t xml:space="preserve"> mark the </w:t>
      </w:r>
      <w:proofErr w:type="spellStart"/>
      <w:r w:rsidR="00A05D78">
        <w:rPr>
          <w:highlight w:val="white"/>
          <w:lang w:val="sv-SE"/>
        </w:rPr>
        <w:t>absence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par</w:t>
      </w:r>
      <w:r w:rsidR="009F0EA4">
        <w:rPr>
          <w:highlight w:val="white"/>
          <w:lang w:val="sv-SE"/>
        </w:rPr>
        <w:t>a</w:t>
      </w:r>
      <w:r w:rsidR="00A05D78">
        <w:rPr>
          <w:highlight w:val="white"/>
          <w:lang w:val="sv-SE"/>
        </w:rPr>
        <w:t xml:space="preserve">meter list or </w:t>
      </w:r>
      <w:proofErr w:type="spellStart"/>
      <w:r w:rsidR="00A05D78">
        <w:rPr>
          <w:highlight w:val="white"/>
          <w:lang w:val="sv-SE"/>
        </w:rPr>
        <w:t>return</w:t>
      </w:r>
      <w:proofErr w:type="spellEnd"/>
      <w:r w:rsidR="00A05D78">
        <w:rPr>
          <w:highlight w:val="white"/>
          <w:lang w:val="sv-SE"/>
        </w:rPr>
        <w:t xml:space="preserve"> </w:t>
      </w:r>
      <w:proofErr w:type="spellStart"/>
      <w:r w:rsidR="00A05D78">
        <w:rPr>
          <w:highlight w:val="white"/>
          <w:lang w:val="sv-SE"/>
        </w:rPr>
        <w:t>type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w:t>
      </w:r>
      <w:proofErr w:type="spellStart"/>
      <w:r w:rsidR="00A05D78">
        <w:rPr>
          <w:highlight w:val="white"/>
          <w:lang w:val="sv-SE"/>
        </w:rPr>
        <w:t>function</w:t>
      </w:r>
      <w:proofErr w:type="spellEnd"/>
      <w:r w:rsidR="00A05D78">
        <w:rPr>
          <w:highlight w:val="white"/>
          <w:lang w:val="sv-SE"/>
        </w:rPr>
        <w:t xml:space="preserve">, and </w:t>
      </w:r>
      <w:r w:rsidR="00566898">
        <w:rPr>
          <w:highlight w:val="white"/>
          <w:lang w:val="sv-SE"/>
        </w:rPr>
        <w:t xml:space="preserve">as pointer to </w:t>
      </w:r>
      <w:proofErr w:type="spellStart"/>
      <w:r w:rsidR="00566898">
        <w:rPr>
          <w:highlight w:val="white"/>
          <w:lang w:val="sv-SE"/>
        </w:rPr>
        <w:t>void</w:t>
      </w:r>
      <w:proofErr w:type="spellEnd"/>
      <w:r w:rsidR="00566898">
        <w:rPr>
          <w:highlight w:val="white"/>
          <w:lang w:val="sv-SE"/>
        </w:rPr>
        <w:t>.</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w:t>
      </w:r>
      <w:proofErr w:type="spellStart"/>
      <w:r>
        <w:rPr>
          <w:highlight w:val="white"/>
          <w:lang w:val="sv-SE"/>
        </w:rPr>
        <w:t>asterrisk</w:t>
      </w:r>
      <w:proofErr w:type="spellEnd"/>
      <w:r>
        <w:rPr>
          <w:highlight w:val="white"/>
          <w:lang w:val="sv-SE"/>
        </w:rPr>
        <w:t xml:space="preserve"> (’*’)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for </w:t>
      </w:r>
      <w:proofErr w:type="spellStart"/>
      <w:r>
        <w:rPr>
          <w:highlight w:val="white"/>
          <w:lang w:val="sv-SE"/>
        </w:rPr>
        <w:t>multiplication</w:t>
      </w:r>
      <w:proofErr w:type="spellEnd"/>
      <w:r>
        <w:rPr>
          <w:highlight w:val="white"/>
          <w:lang w:val="sv-SE"/>
        </w:rPr>
        <w:t xml:space="preserve"> and </w:t>
      </w:r>
      <w:proofErr w:type="spellStart"/>
      <w:r w:rsidR="00B02345">
        <w:rPr>
          <w:highlight w:val="white"/>
          <w:lang w:val="sv-SE"/>
        </w:rPr>
        <w:t>dereference</w:t>
      </w:r>
      <w:r>
        <w:rPr>
          <w:highlight w:val="white"/>
          <w:lang w:val="sv-SE"/>
        </w:rPr>
        <w:t>ereing</w:t>
      </w:r>
      <w:proofErr w:type="spellEnd"/>
      <w:r>
        <w:rPr>
          <w:highlight w:val="white"/>
          <w:lang w:val="sv-SE"/>
        </w:rPr>
        <w:t xml:space="preserve">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 xml:space="preserve">e </w:t>
      </w:r>
      <w:proofErr w:type="spellStart"/>
      <w:r w:rsidR="00B343AE">
        <w:rPr>
          <w:highlight w:val="white"/>
          <w:lang w:val="sv-SE"/>
        </w:rPr>
        <w:t>assigmnent</w:t>
      </w:r>
      <w:proofErr w:type="spellEnd"/>
      <w:r w:rsidR="00B343AE">
        <w:rPr>
          <w:highlight w:val="white"/>
          <w:lang w:val="sv-SE"/>
        </w:rPr>
        <w:t xml:space="preserve"> is </w:t>
      </w:r>
      <w:proofErr w:type="spellStart"/>
      <w:r w:rsidR="00B343AE">
        <w:rPr>
          <w:highlight w:val="white"/>
          <w:lang w:val="sv-SE"/>
        </w:rPr>
        <w:t>both</w:t>
      </w:r>
      <w:proofErr w:type="spellEnd"/>
      <w:r w:rsidR="00B343AE">
        <w:rPr>
          <w:highlight w:val="white"/>
          <w:lang w:val="sv-SE"/>
        </w:rPr>
        <w:t xml:space="preserve"> simple and </w:t>
      </w:r>
      <w:proofErr w:type="spellStart"/>
      <w:r w:rsidR="00B343AE">
        <w:rPr>
          <w:highlight w:val="white"/>
          <w:lang w:val="sv-SE"/>
        </w:rPr>
        <w:t>compund</w:t>
      </w:r>
      <w:proofErr w:type="spellEnd"/>
      <w:r w:rsidR="00B343AE">
        <w:rPr>
          <w:highlight w:val="white"/>
          <w:lang w:val="sv-SE"/>
        </w:rPr>
        <w:t>.</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lastRenderedPageBreak/>
        <w:t xml:space="preserve">The ampersand (’&amp;’)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w:t>
      </w:r>
      <w:proofErr w:type="spellStart"/>
      <w:r>
        <w:rPr>
          <w:highlight w:val="white"/>
          <w:lang w:val="sv-SE"/>
        </w:rPr>
        <w:t>bitwise</w:t>
      </w:r>
      <w:proofErr w:type="spellEnd"/>
      <w:r>
        <w:rPr>
          <w:highlight w:val="white"/>
          <w:lang w:val="sv-SE"/>
        </w:rPr>
        <w:t xml:space="preserve"> </w:t>
      </w:r>
      <w:proofErr w:type="gramStart"/>
      <w:r>
        <w:rPr>
          <w:highlight w:val="white"/>
          <w:lang w:val="sv-SE"/>
        </w:rPr>
        <w:t>and as</w:t>
      </w:r>
      <w:proofErr w:type="gramEnd"/>
      <w:r>
        <w:rPr>
          <w:highlight w:val="white"/>
          <w:lang w:val="sv-SE"/>
        </w:rPr>
        <w:t xml:space="preserve"> </w:t>
      </w:r>
      <w:proofErr w:type="spellStart"/>
      <w:r>
        <w:rPr>
          <w:highlight w:val="white"/>
          <w:lang w:val="sv-SE"/>
        </w:rPr>
        <w:t>well</w:t>
      </w:r>
      <w:proofErr w:type="spellEnd"/>
      <w:r>
        <w:rPr>
          <w:highlight w:val="white"/>
          <w:lang w:val="sv-SE"/>
        </w:rPr>
        <w:t xml:space="preserve"> as </w:t>
      </w:r>
      <w:proofErr w:type="spellStart"/>
      <w:r>
        <w:rPr>
          <w:highlight w:val="white"/>
          <w:lang w:val="sv-SE"/>
        </w:rPr>
        <w:t>address</w:t>
      </w:r>
      <w:proofErr w:type="spellEnd"/>
      <w:r>
        <w:rPr>
          <w:highlight w:val="white"/>
          <w:lang w:val="sv-SE"/>
        </w:rPr>
        <w:t xml:space="preserve">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w:t>
      </w:r>
      <w:proofErr w:type="spellStart"/>
      <w:r>
        <w:rPr>
          <w:highlight w:val="white"/>
          <w:lang w:val="sv-SE"/>
        </w:rPr>
        <w:t>ellipse</w:t>
      </w:r>
      <w:proofErr w:type="spellEnd"/>
      <w:r>
        <w:rPr>
          <w:highlight w:val="white"/>
          <w:lang w:val="sv-SE"/>
        </w:rPr>
        <w:t xml:space="preserve">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threee</w:t>
      </w:r>
      <w:proofErr w:type="spellEnd"/>
      <w:r>
        <w:rPr>
          <w:highlight w:val="white"/>
          <w:lang w:val="sv-SE"/>
        </w:rPr>
        <w:t xml:space="preserve"> </w:t>
      </w:r>
      <w:proofErr w:type="spellStart"/>
      <w:proofErr w:type="gramStart"/>
      <w:r>
        <w:rPr>
          <w:highlight w:val="white"/>
          <w:lang w:val="sv-SE"/>
        </w:rPr>
        <w:t>dots</w:t>
      </w:r>
      <w:proofErr w:type="spellEnd"/>
      <w:r>
        <w:rPr>
          <w:highlight w:val="white"/>
          <w:lang w:val="sv-SE"/>
        </w:rPr>
        <w:t xml:space="preserve"> ’</w:t>
      </w:r>
      <w:proofErr w:type="gramEnd"/>
      <w:r>
        <w:rPr>
          <w:highlight w:val="white"/>
          <w:lang w:val="sv-SE"/>
        </w:rPr>
        <w:t xml:space="preserve">...’ and is </w:t>
      </w:r>
      <w:proofErr w:type="spellStart"/>
      <w:r>
        <w:rPr>
          <w:highlight w:val="white"/>
          <w:lang w:val="sv-SE"/>
        </w:rPr>
        <w:t>used</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defining</w:t>
      </w:r>
      <w:proofErr w:type="spellEnd"/>
      <w:r>
        <w:rPr>
          <w:highlight w:val="white"/>
          <w:lang w:val="sv-SE"/>
        </w:rPr>
        <w:t xml:space="preserve"> </w:t>
      </w:r>
      <w:proofErr w:type="spellStart"/>
      <w:r w:rsidR="00FE437C">
        <w:rPr>
          <w:highlight w:val="white"/>
          <w:lang w:val="sv-SE"/>
        </w:rPr>
        <w:t>functions</w:t>
      </w:r>
      <w:proofErr w:type="spellEnd"/>
      <w:r w:rsidR="00FE437C">
        <w:rPr>
          <w:highlight w:val="white"/>
          <w:lang w:val="sv-SE"/>
        </w:rPr>
        <w:t xml:space="preserve"> </w:t>
      </w:r>
      <w:proofErr w:type="spellStart"/>
      <w:r w:rsidR="00FE437C">
        <w:rPr>
          <w:highlight w:val="white"/>
          <w:lang w:val="sv-SE"/>
        </w:rPr>
        <w:t>with</w:t>
      </w:r>
      <w:proofErr w:type="spellEnd"/>
      <w:r w:rsidR="00FE437C">
        <w:rPr>
          <w:highlight w:val="white"/>
          <w:lang w:val="sv-SE"/>
        </w:rPr>
        <w:t xml:space="preserve"> a </w:t>
      </w:r>
      <w:proofErr w:type="spellStart"/>
      <w:r w:rsidR="00FE437C">
        <w:rPr>
          <w:highlight w:val="white"/>
          <w:lang w:val="sv-SE"/>
        </w:rPr>
        <w:t>varriable</w:t>
      </w:r>
      <w:proofErr w:type="spellEnd"/>
      <w:r w:rsidR="00FE437C">
        <w:rPr>
          <w:highlight w:val="white"/>
          <w:lang w:val="sv-SE"/>
        </w:rPr>
        <w:t xml:space="preserve"> </w:t>
      </w:r>
      <w:proofErr w:type="spellStart"/>
      <w:r w:rsidR="00FE437C">
        <w:rPr>
          <w:highlight w:val="white"/>
          <w:lang w:val="sv-SE"/>
        </w:rPr>
        <w:t>number</w:t>
      </w:r>
      <w:proofErr w:type="spellEnd"/>
      <w:r w:rsidR="00FE437C">
        <w:rPr>
          <w:highlight w:val="white"/>
          <w:lang w:val="sv-SE"/>
        </w:rPr>
        <w:t xml:space="preserve"> </w:t>
      </w:r>
      <w:proofErr w:type="spellStart"/>
      <w:r w:rsidR="00FE437C">
        <w:rPr>
          <w:highlight w:val="white"/>
          <w:lang w:val="sv-SE"/>
        </w:rPr>
        <w:t>of</w:t>
      </w:r>
      <w:proofErr w:type="spellEnd"/>
      <w:r w:rsidR="00FE437C">
        <w:rPr>
          <w:highlight w:val="white"/>
          <w:lang w:val="sv-SE"/>
        </w:rPr>
        <w:t xml:space="preserve"> parameters, </w:t>
      </w:r>
      <w:proofErr w:type="spellStart"/>
      <w:r w:rsidR="00FE437C">
        <w:rPr>
          <w:highlight w:val="white"/>
          <w:lang w:val="sv-SE"/>
        </w:rPr>
        <w:t>sush</w:t>
      </w:r>
      <w:proofErr w:type="spellEnd"/>
      <w:r w:rsidR="00FE437C">
        <w:rPr>
          <w:highlight w:val="white"/>
          <w:lang w:val="sv-SE"/>
        </w:rPr>
        <w:t xml:space="preserve">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regular</w:t>
      </w:r>
      <w:proofErr w:type="spellEnd"/>
      <w:r>
        <w:rPr>
          <w:highlight w:val="white"/>
          <w:lang w:val="sv-SE"/>
        </w:rPr>
        <w:t xml:space="preserve"> </w:t>
      </w:r>
      <w:proofErr w:type="spellStart"/>
      <w:proofErr w:type="gramStart"/>
      <w:r>
        <w:rPr>
          <w:highlight w:val="white"/>
          <w:lang w:val="sv-SE"/>
        </w:rPr>
        <w:t>parentheses</w:t>
      </w:r>
      <w:proofErr w:type="spellEnd"/>
      <w:r>
        <w:rPr>
          <w:highlight w:val="white"/>
          <w:lang w:val="sv-SE"/>
        </w:rPr>
        <w:t xml:space="preserve"> ’</w:t>
      </w:r>
      <w:proofErr w:type="gramEnd"/>
      <w:r>
        <w:rPr>
          <w:highlight w:val="white"/>
          <w:lang w:val="sv-SE"/>
        </w:rPr>
        <w:t xml:space="preserve">(’ and ’)’, blocks ’{’ and ’}’, and </w:t>
      </w:r>
      <w:proofErr w:type="spellStart"/>
      <w:r>
        <w:rPr>
          <w:highlight w:val="white"/>
          <w:lang w:val="sv-SE"/>
        </w:rPr>
        <w:t>squares</w:t>
      </w:r>
      <w:proofErr w:type="spellEnd"/>
      <w:r>
        <w:rPr>
          <w:highlight w:val="white"/>
          <w:lang w:val="sv-SE"/>
        </w:rPr>
        <w:t xml:space="preserve">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w:t>
      </w:r>
      <w:proofErr w:type="spellStart"/>
      <w:r>
        <w:rPr>
          <w:highlight w:val="white"/>
          <w:lang w:val="sv-SE"/>
        </w:rPr>
        <w:t>keyword</w:t>
      </w:r>
      <w:proofErr w:type="spellEnd"/>
      <w:r>
        <w:rPr>
          <w:highlight w:val="white"/>
          <w:lang w:val="sv-SE"/>
        </w:rPr>
        <w:t xml:space="preserve"> for the </w:t>
      </w:r>
      <w:proofErr w:type="spellStart"/>
      <w:r>
        <w:rPr>
          <w:highlight w:val="white"/>
          <w:lang w:val="sv-SE"/>
        </w:rPr>
        <w:t>statements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 xml:space="preserve">The </w:t>
      </w:r>
      <w:proofErr w:type="spellStart"/>
      <w:r>
        <w:rPr>
          <w:highlight w:val="white"/>
          <w:lang w:val="sv-SE"/>
        </w:rPr>
        <w:t>interrupt</w:t>
      </w:r>
      <w:proofErr w:type="spellEnd"/>
      <w:r>
        <w:rPr>
          <w:highlight w:val="white"/>
          <w:lang w:val="sv-SE"/>
        </w:rPr>
        <w:t xml:space="preserve">, </w:t>
      </w:r>
      <w:proofErr w:type="spellStart"/>
      <w:r>
        <w:rPr>
          <w:highlight w:val="white"/>
          <w:lang w:val="sv-SE"/>
        </w:rPr>
        <w:t>jump_register</w:t>
      </w:r>
      <w:proofErr w:type="spellEnd"/>
      <w:r>
        <w:rPr>
          <w:highlight w:val="white"/>
          <w:lang w:val="sv-SE"/>
        </w:rPr>
        <w:t xml:space="preserve">, </w:t>
      </w:r>
      <w:proofErr w:type="spellStart"/>
      <w:r>
        <w:rPr>
          <w:highlight w:val="white"/>
          <w:lang w:val="sv-SE"/>
        </w:rPr>
        <w:t>syscall</w:t>
      </w:r>
      <w:proofErr w:type="spellEnd"/>
      <w:r>
        <w:rPr>
          <w:highlight w:val="white"/>
          <w:lang w:val="sv-SE"/>
        </w:rPr>
        <w:t xml:space="preserve">, and </w:t>
      </w:r>
      <w:proofErr w:type="spellStart"/>
      <w:r>
        <w:rPr>
          <w:highlight w:val="white"/>
          <w:lang w:val="sv-SE"/>
        </w:rPr>
        <w:t>carry</w:t>
      </w:r>
      <w:proofErr w:type="spellEnd"/>
      <w:r>
        <w:rPr>
          <w:highlight w:val="white"/>
          <w:lang w:val="sv-SE"/>
        </w:rPr>
        <w:t xml:space="preserve"> flag tokens </w:t>
      </w:r>
      <w:proofErr w:type="spellStart"/>
      <w:r>
        <w:rPr>
          <w:highlight w:val="white"/>
          <w:lang w:val="sv-SE"/>
        </w:rPr>
        <w:t>are</w:t>
      </w:r>
      <w:proofErr w:type="spellEnd"/>
      <w:r>
        <w:rPr>
          <w:highlight w:val="white"/>
          <w:lang w:val="sv-SE"/>
        </w:rPr>
        <w:t xml:space="preserve"> </w:t>
      </w:r>
      <w:proofErr w:type="spellStart"/>
      <w:r>
        <w:rPr>
          <w:highlight w:val="white"/>
          <w:lang w:val="sv-SE"/>
        </w:rPr>
        <w:t>used</w:t>
      </w:r>
      <w:proofErr w:type="spellEnd"/>
      <w:r>
        <w:rPr>
          <w:highlight w:val="white"/>
          <w:lang w:val="sv-SE"/>
        </w:rPr>
        <w:t xml:space="preserve"> for </w:t>
      </w:r>
      <w:proofErr w:type="spellStart"/>
      <w:r>
        <w:rPr>
          <w:highlight w:val="white"/>
          <w:lang w:val="sv-SE"/>
        </w:rPr>
        <w:t>internal</w:t>
      </w:r>
      <w:proofErr w:type="spellEnd"/>
      <w:r>
        <w:rPr>
          <w:highlight w:val="white"/>
          <w:lang w:val="sv-SE"/>
        </w:rPr>
        <w:t xml:space="preserve"> </w:t>
      </w:r>
      <w:proofErr w:type="gramStart"/>
      <w:r>
        <w:rPr>
          <w:highlight w:val="white"/>
          <w:lang w:val="sv-SE"/>
        </w:rPr>
        <w:t>system calls</w:t>
      </w:r>
      <w:proofErr w:type="gramEnd"/>
      <w:r>
        <w:rPr>
          <w:highlight w:val="white"/>
          <w:lang w:val="sv-SE"/>
        </w:rPr>
        <w:t xml:space="preserve"> </w:t>
      </w:r>
      <w:proofErr w:type="spellStart"/>
      <w:r>
        <w:rPr>
          <w:highlight w:val="white"/>
          <w:lang w:val="sv-SE"/>
        </w:rPr>
        <w:t>only</w:t>
      </w:r>
      <w:proofErr w:type="spellEnd"/>
      <w:r>
        <w:rPr>
          <w:highlight w:val="white"/>
          <w:lang w:val="sv-SE"/>
        </w:rPr>
        <w:t>.</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 xml:space="preserve">Note </w:t>
      </w:r>
      <w:proofErr w:type="spellStart"/>
      <w:r>
        <w:rPr>
          <w:highlight w:val="white"/>
          <w:lang w:val="sv-SE"/>
        </w:rPr>
        <w:t>that</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do not </w:t>
      </w:r>
      <w:proofErr w:type="spellStart"/>
      <w:r>
        <w:rPr>
          <w:highlight w:val="white"/>
          <w:lang w:val="sv-SE"/>
        </w:rPr>
        <w:t>need</w:t>
      </w:r>
      <w:proofErr w:type="spellEnd"/>
      <w:r>
        <w:rPr>
          <w:highlight w:val="white"/>
          <w:lang w:val="sv-SE"/>
        </w:rPr>
        <w:t xml:space="preserve"> </w:t>
      </w:r>
      <w:proofErr w:type="spellStart"/>
      <w:r>
        <w:rPr>
          <w:highlight w:val="white"/>
          <w:lang w:val="sv-SE"/>
        </w:rPr>
        <w:t>any</w:t>
      </w:r>
      <w:proofErr w:type="spellEnd"/>
      <w:r>
        <w:rPr>
          <w:highlight w:val="white"/>
          <w:lang w:val="sv-SE"/>
        </w:rPr>
        <w:t xml:space="preserve"> tokens for </w:t>
      </w:r>
      <w:proofErr w:type="spellStart"/>
      <w:r>
        <w:rPr>
          <w:highlight w:val="white"/>
          <w:lang w:val="sv-SE"/>
        </w:rPr>
        <w:t>comments</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taken </w:t>
      </w:r>
      <w:proofErr w:type="spellStart"/>
      <w:r>
        <w:rPr>
          <w:highlight w:val="white"/>
          <w:lang w:val="sv-SE"/>
        </w:rPr>
        <w:t>care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by the preprocessor.</w:t>
      </w:r>
    </w:p>
    <w:p w14:paraId="3B336BFA" w14:textId="51B688C8" w:rsidR="005843DF" w:rsidRDefault="005843DF" w:rsidP="005843DF">
      <w:pPr>
        <w:rPr>
          <w:highlight w:val="white"/>
          <w:lang w:val="sv-SE"/>
        </w:rPr>
      </w:pPr>
      <w:r>
        <w:rPr>
          <w:highlight w:val="white"/>
          <w:lang w:val="sv-SE"/>
        </w:rPr>
        <w:t xml:space="preserve">The </w:t>
      </w:r>
      <w:proofErr w:type="spellStart"/>
      <w:r>
        <w:rPr>
          <w:highlight w:val="white"/>
          <w:lang w:val="sv-SE"/>
        </w:rPr>
        <w:t>next</w:t>
      </w:r>
      <w:proofErr w:type="spellEnd"/>
      <w:r>
        <w:rPr>
          <w:highlight w:val="white"/>
          <w:lang w:val="sv-SE"/>
        </w:rPr>
        <w:t xml:space="preserve"> part </w:t>
      </w:r>
      <w:proofErr w:type="spellStart"/>
      <w:r>
        <w:rPr>
          <w:highlight w:val="white"/>
          <w:lang w:val="sv-SE"/>
        </w:rPr>
        <w:t>of</w:t>
      </w:r>
      <w:proofErr w:type="spellEnd"/>
      <w:r>
        <w:rPr>
          <w:highlight w:val="white"/>
          <w:lang w:val="sv-SE"/>
        </w:rPr>
        <w:t xml:space="preserve"> the scanner is the union </w:t>
      </w:r>
      <w:proofErr w:type="spellStart"/>
      <w:r>
        <w:rPr>
          <w:highlight w:val="white"/>
          <w:lang w:val="sv-SE"/>
        </w:rPr>
        <w:t>section</w:t>
      </w:r>
      <w:proofErr w:type="spellEnd"/>
      <w:r w:rsidR="002866DC">
        <w:rPr>
          <w:highlight w:val="white"/>
          <w:lang w:val="sv-SE"/>
        </w:rPr>
        <w:t xml:space="preserve">, </w:t>
      </w:r>
      <w:proofErr w:type="spellStart"/>
      <w:r w:rsidR="002866DC">
        <w:rPr>
          <w:highlight w:val="white"/>
          <w:lang w:val="sv-SE"/>
        </w:rPr>
        <w:t>where</w:t>
      </w:r>
      <w:proofErr w:type="spellEnd"/>
      <w:r w:rsidR="002866DC">
        <w:rPr>
          <w:highlight w:val="white"/>
          <w:lang w:val="sv-SE"/>
        </w:rPr>
        <w:t xml:space="preserve"> </w:t>
      </w:r>
      <w:proofErr w:type="spellStart"/>
      <w:r w:rsidR="002866DC">
        <w:rPr>
          <w:highlight w:val="white"/>
          <w:lang w:val="sv-SE"/>
        </w:rPr>
        <w:t>we</w:t>
      </w:r>
      <w:proofErr w:type="spellEnd"/>
      <w:r w:rsidR="002866DC">
        <w:rPr>
          <w:highlight w:val="white"/>
          <w:lang w:val="sv-SE"/>
        </w:rPr>
        <w:t xml:space="preserve"> </w:t>
      </w:r>
      <w:proofErr w:type="spellStart"/>
      <w:r w:rsidR="002866DC">
        <w:rPr>
          <w:highlight w:val="white"/>
          <w:lang w:val="sv-SE"/>
        </w:rPr>
        <w:t>define</w:t>
      </w:r>
      <w:proofErr w:type="spellEnd"/>
      <w:r w:rsidR="002866DC">
        <w:rPr>
          <w:highlight w:val="white"/>
          <w:lang w:val="sv-SE"/>
        </w:rPr>
        <w:t xml:space="preserve"> the </w:t>
      </w:r>
      <w:proofErr w:type="spellStart"/>
      <w:r w:rsidR="000F6165">
        <w:rPr>
          <w:highlight w:val="white"/>
          <w:lang w:val="sv-SE"/>
        </w:rPr>
        <w:t>attributes</w:t>
      </w:r>
      <w:proofErr w:type="spellEnd"/>
      <w:r w:rsidR="000F6165">
        <w:rPr>
          <w:highlight w:val="white"/>
          <w:lang w:val="sv-SE"/>
        </w:rPr>
        <w:t xml:space="preserve"> </w:t>
      </w:r>
      <w:proofErr w:type="spellStart"/>
      <w:r w:rsidR="000F6165">
        <w:rPr>
          <w:highlight w:val="white"/>
          <w:lang w:val="sv-SE"/>
        </w:rPr>
        <w:t>of</w:t>
      </w:r>
      <w:proofErr w:type="spellEnd"/>
      <w:r w:rsidR="000F6165">
        <w:rPr>
          <w:highlight w:val="white"/>
          <w:lang w:val="sv-SE"/>
        </w:rPr>
        <w:t xml:space="preserve"> the </w:t>
      </w:r>
      <w:proofErr w:type="spellStart"/>
      <w:r w:rsidR="000F6165">
        <w:rPr>
          <w:highlight w:val="white"/>
          <w:lang w:val="sv-SE"/>
        </w:rPr>
        <w:t>rules</w:t>
      </w:r>
      <w:proofErr w:type="spellEnd"/>
      <w:r w:rsidR="00C2229A">
        <w:rPr>
          <w:highlight w:val="white"/>
          <w:lang w:val="sv-SE"/>
        </w:rPr>
        <w:t xml:space="preserve"> </w:t>
      </w:r>
      <w:proofErr w:type="spellStart"/>
      <w:r w:rsidR="00C2229A">
        <w:rPr>
          <w:highlight w:val="white"/>
          <w:lang w:val="sv-SE"/>
        </w:rPr>
        <w:t>below</w:t>
      </w:r>
      <w:proofErr w:type="spellEnd"/>
      <w:r w:rsidR="00C2229A">
        <w:rPr>
          <w:highlight w:val="white"/>
          <w:lang w:val="sv-SE"/>
        </w:rPr>
        <w:t>.</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w:t>
      </w:r>
      <w:proofErr w:type="spellStart"/>
      <w:r w:rsidR="00CC3BF3">
        <w:rPr>
          <w:highlight w:val="white"/>
          <w:lang w:val="sv-SE"/>
        </w:rPr>
        <w:t>hold</w:t>
      </w:r>
      <w:r w:rsidR="002E4915">
        <w:rPr>
          <w:highlight w:val="white"/>
          <w:lang w:val="sv-SE"/>
        </w:rPr>
        <w:t>s</w:t>
      </w:r>
      <w:proofErr w:type="spellEnd"/>
      <w:r w:rsidR="00CC3BF3">
        <w:rPr>
          <w:highlight w:val="white"/>
          <w:lang w:val="sv-SE"/>
        </w:rPr>
        <w:t xml:space="preserve"> the registers </w:t>
      </w:r>
      <w:proofErr w:type="spellStart"/>
      <w:r w:rsidR="00CC3BF3">
        <w:rPr>
          <w:highlight w:val="white"/>
          <w:lang w:val="sv-SE"/>
        </w:rPr>
        <w:t>of</w:t>
      </w:r>
      <w:proofErr w:type="spellEnd"/>
      <w:r w:rsidR="00CC3BF3">
        <w:rPr>
          <w:highlight w:val="white"/>
          <w:lang w:val="sv-SE"/>
        </w:rPr>
        <w:t xml:space="preserve"> the </w:t>
      </w:r>
      <w:proofErr w:type="spellStart"/>
      <w:r w:rsidR="00CC3BF3">
        <w:rPr>
          <w:highlight w:val="white"/>
          <w:lang w:val="sv-SE"/>
        </w:rPr>
        <w:t>target</w:t>
      </w:r>
      <w:proofErr w:type="spellEnd"/>
      <w:r w:rsidR="00CC3BF3">
        <w:rPr>
          <w:highlight w:val="white"/>
          <w:lang w:val="sv-SE"/>
        </w:rPr>
        <w:t xml:space="preserve"> </w:t>
      </w:r>
      <w:proofErr w:type="spellStart"/>
      <w:r w:rsidR="00CC3BF3">
        <w:rPr>
          <w:highlight w:val="white"/>
          <w:lang w:val="sv-SE"/>
        </w:rPr>
        <w:t>ma</w:t>
      </w:r>
      <w:r w:rsidR="00CF3400">
        <w:rPr>
          <w:highlight w:val="white"/>
          <w:lang w:val="sv-SE"/>
        </w:rPr>
        <w:t>c</w:t>
      </w:r>
      <w:r w:rsidR="00CC3BF3">
        <w:rPr>
          <w:highlight w:val="white"/>
          <w:lang w:val="sv-SE"/>
        </w:rPr>
        <w:t>hine</w:t>
      </w:r>
      <w:proofErr w:type="spellEnd"/>
      <w:r w:rsidR="00CC3BF3">
        <w:rPr>
          <w:highlight w:val="white"/>
          <w:lang w:val="sv-SE"/>
        </w:rPr>
        <w:t>.</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proofErr w:type="spellStart"/>
      <w:r>
        <w:rPr>
          <w:highlight w:val="white"/>
          <w:lang w:val="sv-SE"/>
        </w:rPr>
        <w:t>Each</w:t>
      </w:r>
      <w:proofErr w:type="spellEnd"/>
      <w:r>
        <w:rPr>
          <w:highlight w:val="white"/>
          <w:lang w:val="sv-SE"/>
        </w:rPr>
        <w:t xml:space="preserve"> </w:t>
      </w:r>
      <w:r w:rsidR="00BE73B3">
        <w:rPr>
          <w:highlight w:val="white"/>
          <w:lang w:val="sv-SE"/>
        </w:rPr>
        <w:t xml:space="preserve">symbol has a </w:t>
      </w:r>
      <w:proofErr w:type="spellStart"/>
      <w:r w:rsidR="00BE73B3">
        <w:rPr>
          <w:highlight w:val="white"/>
          <w:lang w:val="sv-SE"/>
        </w:rPr>
        <w:t>type</w:t>
      </w:r>
      <w:proofErr w:type="spellEnd"/>
      <w:r w:rsidR="00BE73B3">
        <w:rPr>
          <w:highlight w:val="white"/>
          <w:lang w:val="sv-SE"/>
        </w:rPr>
        <w:t xml:space="preserve">, </w:t>
      </w:r>
      <w:proofErr w:type="spellStart"/>
      <w:r w:rsidR="00BE73B3">
        <w:rPr>
          <w:highlight w:val="white"/>
          <w:lang w:val="sv-SE"/>
        </w:rPr>
        <w:t>which</w:t>
      </w:r>
      <w:proofErr w:type="spellEnd"/>
      <w:r w:rsidR="00BE73B3">
        <w:rPr>
          <w:highlight w:val="white"/>
          <w:lang w:val="sv-SE"/>
        </w:rPr>
        <w:t xml:space="preserve"> is </w:t>
      </w:r>
      <w:proofErr w:type="spellStart"/>
      <w:r w:rsidR="00BE73B3">
        <w:rPr>
          <w:highlight w:val="white"/>
          <w:lang w:val="sv-SE"/>
        </w:rPr>
        <w:t>described</w:t>
      </w:r>
      <w:proofErr w:type="spellEnd"/>
      <w:r w:rsidR="00BE73B3">
        <w:rPr>
          <w:highlight w:val="white"/>
          <w:lang w:val="sv-SE"/>
        </w:rPr>
        <w:t xml:space="preserve"> by the </w:t>
      </w:r>
      <w:r w:rsidR="00BE73B3" w:rsidRPr="001B0A04">
        <w:rPr>
          <w:rStyle w:val="KeyWord0"/>
          <w:highlight w:val="white"/>
        </w:rPr>
        <w:t>Type</w:t>
      </w:r>
      <w:r w:rsidR="00BE73B3">
        <w:rPr>
          <w:highlight w:val="white"/>
          <w:lang w:val="sv-SE"/>
        </w:rPr>
        <w:t xml:space="preserve"> </w:t>
      </w:r>
      <w:proofErr w:type="spellStart"/>
      <w:r w:rsidR="00BE73B3">
        <w:rPr>
          <w:highlight w:val="white"/>
          <w:lang w:val="sv-SE"/>
        </w:rPr>
        <w:t>class</w:t>
      </w:r>
      <w:proofErr w:type="spellEnd"/>
      <w:r w:rsidR="00BE73B3">
        <w:rPr>
          <w:highlight w:val="white"/>
          <w:lang w:val="sv-SE"/>
        </w:rPr>
        <w:t>.</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lastRenderedPageBreak/>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t xml:space="preserve">                        argument_expression_list</w:t>
      </w:r>
    </w:p>
    <w:p w14:paraId="6EF395FC" w14:textId="77777777" w:rsidR="000865C3" w:rsidRDefault="000865C3" w:rsidP="000865C3">
      <w:pPr>
        <w:pStyle w:val="Code"/>
        <w:rPr>
          <w:highlight w:val="white"/>
          <w:lang w:val="sv-SE"/>
        </w:rPr>
      </w:pPr>
    </w:p>
    <w:p w14:paraId="12CB0A43" w14:textId="11FAB70E" w:rsidR="000865C3" w:rsidRDefault="000865C3" w:rsidP="000865C3">
      <w:pPr>
        <w:pStyle w:val="Code"/>
        <w:rPr>
          <w:highlight w:val="white"/>
          <w:lang w:val="sv-SE"/>
        </w:rPr>
      </w:pPr>
      <w:r>
        <w:rPr>
          <w:highlight w:val="white"/>
          <w:lang w:val="sv-SE"/>
        </w:rPr>
        <w:t xml:space="preserve">%start </w:t>
      </w:r>
      <w:r w:rsidR="00563AF1">
        <w:rPr>
          <w:highlight w:val="white"/>
          <w:lang w:val="sv-SE"/>
        </w:rPr>
        <w:t>source_code_file</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29" w:name="_Toc54119856"/>
      <w:r w:rsidRPr="00EC76D5">
        <w:t>Declarations</w:t>
      </w:r>
      <w:bookmarkEnd w:id="29"/>
    </w:p>
    <w:p w14:paraId="04CD0821" w14:textId="77777777" w:rsidR="00F91A23" w:rsidRDefault="00F91A23" w:rsidP="00F91A23">
      <w:pPr>
        <w:pStyle w:val="Code"/>
        <w:rPr>
          <w:highlight w:val="white"/>
          <w:lang w:val="sv-SE"/>
        </w:rPr>
      </w:pPr>
      <w:r>
        <w:rPr>
          <w:highlight w:val="white"/>
          <w:lang w:val="sv-SE"/>
        </w:rPr>
        <w:t>%%</w:t>
      </w:r>
    </w:p>
    <w:p w14:paraId="48BD95A2" w14:textId="05FDFDD4" w:rsidR="00F91A23" w:rsidRPr="001B6CAF" w:rsidRDefault="007273E3" w:rsidP="007273E3">
      <w:proofErr w:type="spellStart"/>
      <w:r>
        <w:rPr>
          <w:highlight w:val="white"/>
          <w:lang w:val="sv-SE"/>
        </w:rPr>
        <w:t>Finally</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reached</w:t>
      </w:r>
      <w:proofErr w:type="spellEnd"/>
      <w:r>
        <w:rPr>
          <w:highlight w:val="white"/>
          <w:lang w:val="sv-SE"/>
        </w:rPr>
        <w:t xml:space="preserve"> the last </w:t>
      </w:r>
      <w:r w:rsidR="00D45448">
        <w:rPr>
          <w:highlight w:val="white"/>
          <w:lang w:val="sv-SE"/>
        </w:rPr>
        <w:t xml:space="preserve">(and </w:t>
      </w:r>
      <w:proofErr w:type="spellStart"/>
      <w:r w:rsidR="00D45448">
        <w:rPr>
          <w:highlight w:val="white"/>
          <w:lang w:val="sv-SE"/>
        </w:rPr>
        <w:t>largest</w:t>
      </w:r>
      <w:proofErr w:type="spellEnd"/>
      <w:r w:rsidR="00D45448">
        <w:rPr>
          <w:highlight w:val="white"/>
          <w:lang w:val="sv-SE"/>
        </w:rPr>
        <w:t xml:space="preserve">) </w:t>
      </w:r>
      <w:r>
        <w:rPr>
          <w:highlight w:val="white"/>
          <w:lang w:val="sv-SE"/>
        </w:rPr>
        <w:t xml:space="preserve">part </w:t>
      </w:r>
      <w:proofErr w:type="spellStart"/>
      <w:r>
        <w:rPr>
          <w:highlight w:val="white"/>
          <w:lang w:val="sv-SE"/>
        </w:rPr>
        <w:t>of</w:t>
      </w:r>
      <w:proofErr w:type="spellEnd"/>
      <w:r>
        <w:rPr>
          <w:highlight w:val="white"/>
          <w:lang w:val="sv-SE"/>
        </w:rPr>
        <w:t xml:space="preserve"> the parser, </w:t>
      </w:r>
      <w:proofErr w:type="spellStart"/>
      <w:r>
        <w:rPr>
          <w:highlight w:val="white"/>
          <w:lang w:val="sv-SE"/>
        </w:rPr>
        <w:t>where</w:t>
      </w:r>
      <w:proofErr w:type="spellEnd"/>
      <w:r>
        <w:rPr>
          <w:highlight w:val="white"/>
          <w:lang w:val="sv-SE"/>
        </w:rPr>
        <w:t xml:space="preserve"> the </w:t>
      </w:r>
      <w:proofErr w:type="spellStart"/>
      <w:r>
        <w:rPr>
          <w:highlight w:val="white"/>
          <w:lang w:val="sv-SE"/>
        </w:rPr>
        <w:t>rules</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w:t>
      </w:r>
      <w:proofErr w:type="spellStart"/>
      <w:r>
        <w:rPr>
          <w:highlight w:val="white"/>
          <w:lang w:val="sv-SE"/>
        </w:rPr>
        <w:t>defined</w:t>
      </w:r>
      <w:proofErr w:type="spellEnd"/>
      <w:r>
        <w:rPr>
          <w:highlight w:val="white"/>
          <w:lang w:val="sv-SE"/>
        </w:rPr>
        <w:t>.</w:t>
      </w:r>
      <w:r w:rsidR="000865C3">
        <w:rPr>
          <w:highlight w:val="white"/>
          <w:lang w:val="sv-SE"/>
        </w:rPr>
        <w:t xml:space="preserve"> </w:t>
      </w:r>
      <w:ins w:id="30" w:author="Stefan Bjornander" w:date="2015-04-26T09:16:00Z">
        <w:r w:rsidR="000865C3" w:rsidRPr="00EC76D5">
          <w:t xml:space="preserve">The </w:t>
        </w:r>
      </w:ins>
      <w:r w:rsidR="00563AF1">
        <w:rPr>
          <w:rStyle w:val="KeyWord0"/>
        </w:rPr>
        <w:t>source_code_file</w:t>
      </w:r>
      <w:ins w:id="31" w:author="Stefan Bjornander" w:date="2015-04-26T09:16:00Z">
        <w:r w:rsidR="000865C3" w:rsidRPr="001B6CAF">
          <w:t xml:space="preserve"> rule is the start of the </w:t>
        </w:r>
      </w:ins>
      <w:r w:rsidR="00001168" w:rsidRPr="001B6CAF">
        <w:t>grammar</w:t>
      </w:r>
      <w:r w:rsidR="00563AF1">
        <w:t>.</w:t>
      </w:r>
    </w:p>
    <w:p w14:paraId="2C2231CF" w14:textId="20DE084A" w:rsidR="00F91A23" w:rsidRDefault="00563AF1" w:rsidP="00F91A23">
      <w:pPr>
        <w:pStyle w:val="Code"/>
        <w:rPr>
          <w:highlight w:val="white"/>
          <w:lang w:val="sv-SE"/>
        </w:rPr>
      </w:pPr>
      <w:r>
        <w:rPr>
          <w:highlight w:val="white"/>
          <w:lang w:val="sv-SE"/>
        </w:rPr>
        <w:t>source_code_file</w:t>
      </w:r>
      <w:r w:rsidR="00F91A23">
        <w:rPr>
          <w:highlight w:val="white"/>
          <w:lang w:val="sv-SE"/>
        </w:rPr>
        <w: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315B3287" w:rsidR="00F91A23" w:rsidRDefault="00F91A23" w:rsidP="00F91A23">
      <w:pPr>
        <w:pStyle w:val="Code"/>
        <w:rPr>
          <w:highlight w:val="white"/>
          <w:lang w:val="sv-SE"/>
        </w:rPr>
      </w:pPr>
      <w:r>
        <w:rPr>
          <w:highlight w:val="white"/>
          <w:lang w:val="sv-SE"/>
        </w:rPr>
        <w:t xml:space="preserve">  | </w:t>
      </w:r>
      <w:r w:rsidR="00563AF1">
        <w:rPr>
          <w:highlight w:val="white"/>
          <w:lang w:val="sv-SE"/>
        </w:rPr>
        <w:t>source_code_file</w:t>
      </w:r>
      <w:r>
        <w:rPr>
          <w:highlight w:val="white"/>
          <w:lang w:val="sv-SE"/>
        </w:rPr>
        <w:t xml:space="preserve">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3B7C18D5" w:rsidR="00811E4E" w:rsidRDefault="00811E4E" w:rsidP="00811E4E">
      <w:r>
        <w:t xml:space="preserve">The rules of the parser </w:t>
      </w:r>
      <w:proofErr w:type="gramStart"/>
      <w:r>
        <w:t>calls</w:t>
      </w:r>
      <w:proofErr w:type="gramEnd"/>
      <w:r>
        <w:t xml:space="preserve"> </w:t>
      </w:r>
      <w:r w:rsidR="0060174E">
        <w:t>corresponding</w:t>
      </w:r>
      <w:r>
        <w:t xml:space="preserve"> methods of the </w:t>
      </w:r>
      <w:r w:rsidRPr="00D55FF1">
        <w:rPr>
          <w:rStyle w:val="KeyWord0"/>
        </w:rPr>
        <w:t>MiddleCodeGenerator</w:t>
      </w:r>
      <w:r>
        <w:t xml:space="preserve"> class to perform type checking, build the symbol table, and generate the middle code.</w:t>
      </w:r>
    </w:p>
    <w:p w14:paraId="048B9909" w14:textId="58238C41" w:rsidR="00811E4E" w:rsidRDefault="00014E2E" w:rsidP="00014E2E">
      <w:pPr>
        <w:pStyle w:val="CodeHeader"/>
      </w:pPr>
      <w:proofErr w:type="spellStart"/>
      <w:r>
        <w:t>MiddleCodeGenerator.cs</w:t>
      </w:r>
      <w:proofErr w:type="spellEnd"/>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bookmarkStart w:id="32" w:name="_Toc54119857"/>
      <w:r>
        <w:t>Backpatching</w:t>
      </w:r>
      <w:bookmarkEnd w:id="32"/>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w:t>
      </w:r>
      <w:proofErr w:type="gramStart"/>
      <w:r w:rsidR="00A562A3">
        <w:t>in order to</w:t>
      </w:r>
      <w:proofErr w:type="gramEnd"/>
      <w:r w:rsidR="00A562A3">
        <w:t xml:space="preserve">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proofErr w:type="spellStart"/>
      <w:r>
        <w:t>MiddleCodeGenerator.cs</w:t>
      </w:r>
      <w:proofErr w:type="spellEnd"/>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lastRenderedPageBreak/>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16A0269D" w:rsidR="00E40B78" w:rsidRPr="00EC76D5" w:rsidRDefault="00E40B78" w:rsidP="00E40B78">
      <w:pPr>
        <w:pStyle w:val="Rubrik3"/>
      </w:pPr>
      <w:bookmarkStart w:id="33" w:name="_Toc54119858"/>
      <w:r w:rsidRPr="00EC76D5">
        <w:t>Function</w:t>
      </w:r>
      <w:r w:rsidR="00015AA9" w:rsidRPr="00EC76D5">
        <w:t xml:space="preserve"> </w:t>
      </w:r>
      <w:r w:rsidR="00FC52DE">
        <w:t>Definition</w:t>
      </w:r>
      <w:bookmarkEnd w:id="33"/>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rsidRPr="00D55FF1">
        <w:rPr>
          <w:rStyle w:val="KeyWord0"/>
        </w:rPr>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proofErr w:type="gramStart"/>
      <w:r w:rsidR="00C52DCF">
        <w:rPr>
          <w:rStyle w:val="CodeInText0"/>
        </w:rPr>
        <w:t>square</w:t>
      </w:r>
      <w:r w:rsidR="00E667B3">
        <w:rPr>
          <w:rStyle w:val="CodeInText0"/>
        </w:rPr>
        <w:t>(</w:t>
      </w:r>
      <w:proofErr w:type="gramEnd"/>
      <w:r w:rsidR="00C52DCF">
        <w:rPr>
          <w:rStyle w:val="CodeInText0"/>
        </w:rPr>
        <w:t>int value</w:t>
      </w:r>
      <w:r w:rsidR="00E667B3">
        <w:rPr>
          <w:rStyle w:val="CodeInText0"/>
        </w:rPr>
        <w:t>)</w:t>
      </w:r>
      <w:r w:rsidR="00E667B3">
        <w:t xml:space="preserve"> i</w:t>
      </w:r>
      <w:r w:rsidR="00AE3821">
        <w:t xml:space="preserve">s the </w:t>
      </w:r>
      <w:r w:rsidR="00AB7DF5" w:rsidRPr="00D55FF1">
        <w:rPr>
          <w:rStyle w:val="KeyWord0"/>
        </w:rPr>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30610A65"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w:t>
      </w:r>
      <w:r w:rsidR="00FC52DE">
        <w:rPr>
          <w:rStyle w:val="KeyWord0"/>
        </w:rPr>
        <w:t>Definition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proofErr w:type="spellStart"/>
      <w:r>
        <w:t>MainParser.gppg</w:t>
      </w:r>
      <w:proofErr w:type="spellEnd"/>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FBA1670"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484AD7">
      <w:pPr>
        <w:rPr>
          <w:highlight w:val="white"/>
          <w:lang w:val="sv-SE"/>
        </w:rPr>
      </w:pPr>
      <w:r>
        <w:rPr>
          <w:highlight w:val="white"/>
          <w:lang w:val="sv-SE"/>
        </w:rPr>
        <w:lastRenderedPageBreak/>
        <w:t xml:space="preserve">The second </w:t>
      </w:r>
      <w:proofErr w:type="spellStart"/>
      <w:r>
        <w:rPr>
          <w:highlight w:val="white"/>
          <w:lang w:val="sv-SE"/>
        </w:rPr>
        <w:t>rule</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the </w:t>
      </w:r>
      <w:proofErr w:type="spellStart"/>
      <w:r>
        <w:rPr>
          <w:highlight w:val="white"/>
          <w:lang w:val="sv-SE"/>
        </w:rPr>
        <w:t>case</w:t>
      </w:r>
      <w:proofErr w:type="spellEnd"/>
      <w:r>
        <w:rPr>
          <w:highlight w:val="white"/>
          <w:lang w:val="sv-SE"/>
        </w:rPr>
        <w:t xml:space="preserve"> </w:t>
      </w:r>
      <w:proofErr w:type="spellStart"/>
      <w:r>
        <w:rPr>
          <w:highlight w:val="white"/>
          <w:lang w:val="sv-SE"/>
        </w:rPr>
        <w:t>where</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no </w:t>
      </w:r>
      <w:proofErr w:type="spellStart"/>
      <w:r>
        <w:rPr>
          <w:highlight w:val="white"/>
          <w:lang w:val="sv-SE"/>
        </w:rPr>
        <w:t>spcifier</w:t>
      </w:r>
      <w:proofErr w:type="spellEnd"/>
      <w:r>
        <w:rPr>
          <w:highlight w:val="white"/>
          <w:lang w:val="sv-SE"/>
        </w:rPr>
        <w:t xml:space="preserve"> list. In </w:t>
      </w:r>
      <w:proofErr w:type="spellStart"/>
      <w:r>
        <w:rPr>
          <w:highlight w:val="white"/>
          <w:lang w:val="sv-SE"/>
        </w:rPr>
        <w:t>that</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r w:rsidR="00160459">
        <w:rPr>
          <w:highlight w:val="white"/>
          <w:lang w:val="sv-SE"/>
        </w:rPr>
        <w:t xml:space="preserve">the </w:t>
      </w:r>
      <w:proofErr w:type="spellStart"/>
      <w:r w:rsidR="00160459">
        <w:rPr>
          <w:highlight w:val="white"/>
          <w:lang w:val="sv-SE"/>
        </w:rPr>
        <w:t>function</w:t>
      </w:r>
      <w:proofErr w:type="spellEnd"/>
      <w:r w:rsidR="00160459">
        <w:rPr>
          <w:highlight w:val="white"/>
          <w:lang w:val="sv-SE"/>
        </w:rPr>
        <w:t xml:space="preserve"> </w:t>
      </w:r>
      <w:proofErr w:type="spellStart"/>
      <w:r w:rsidR="00160459">
        <w:rPr>
          <w:highlight w:val="white"/>
          <w:lang w:val="sv-SE"/>
        </w:rPr>
        <w:t>return</w:t>
      </w:r>
      <w:proofErr w:type="spellEnd"/>
      <w:r w:rsidR="00160459">
        <w:rPr>
          <w:highlight w:val="white"/>
          <w:lang w:val="sv-SE"/>
        </w:rPr>
        <w:t xml:space="preserve"> </w:t>
      </w:r>
      <w:proofErr w:type="spellStart"/>
      <w:r w:rsidR="00160459">
        <w:rPr>
          <w:highlight w:val="white"/>
          <w:lang w:val="sv-SE"/>
        </w:rPr>
        <w:t>type</w:t>
      </w:r>
      <w:proofErr w:type="spellEnd"/>
      <w:r w:rsidR="00160459">
        <w:rPr>
          <w:highlight w:val="white"/>
          <w:lang w:val="sv-SE"/>
        </w:rPr>
        <w:t xml:space="preserve"> is </w:t>
      </w:r>
      <w:proofErr w:type="spellStart"/>
      <w:r w:rsidR="00160459">
        <w:rPr>
          <w:highlight w:val="white"/>
          <w:lang w:val="sv-SE"/>
        </w:rPr>
        <w:t>assumed</w:t>
      </w:r>
      <w:proofErr w:type="spellEnd"/>
      <w:r w:rsidR="00160459">
        <w:rPr>
          <w:highlight w:val="white"/>
          <w:lang w:val="sv-SE"/>
        </w:rPr>
        <w:t xml:space="preserve"> to be </w:t>
      </w:r>
      <w:proofErr w:type="spellStart"/>
      <w:r w:rsidR="00160459">
        <w:rPr>
          <w:highlight w:val="white"/>
          <w:lang w:val="sv-SE"/>
        </w:rPr>
        <w:t>signed</w:t>
      </w:r>
      <w:proofErr w:type="spellEnd"/>
      <w:r w:rsidR="00160459">
        <w:rPr>
          <w:highlight w:val="white"/>
          <w:lang w:val="sv-SE"/>
        </w:rPr>
        <w:t xml:space="preserve"> </w:t>
      </w:r>
      <w:proofErr w:type="spellStart"/>
      <w:r w:rsidR="00160459">
        <w:rPr>
          <w:highlight w:val="white"/>
          <w:lang w:val="sv-SE"/>
        </w:rPr>
        <w:t>int</w:t>
      </w:r>
      <w:proofErr w:type="spellEnd"/>
      <w:r w:rsidR="00160459">
        <w:rPr>
          <w:highlight w:val="white"/>
          <w:lang w:val="sv-SE"/>
        </w:rPr>
        <w: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1CAF763B"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proofErr w:type="spellStart"/>
      <w:r w:rsidRPr="00EC76D5">
        <w:rPr>
          <w:rStyle w:val="CodeInText"/>
        </w:rPr>
        <w:t>generateFunctionHeader</w:t>
      </w:r>
      <w:proofErr w:type="spellEnd"/>
      <w:r w:rsidRPr="00EC76D5">
        <w:t xml:space="preserve"> is called before the middle code of the function has been generated.</w:t>
      </w:r>
    </w:p>
    <w:p w14:paraId="2439C2F3" w14:textId="7C8B129A" w:rsidR="005E4C5F" w:rsidRDefault="005E4C5F" w:rsidP="005E4C5F">
      <w:r>
        <w:t xml:space="preserve">The </w:t>
      </w:r>
      <w:proofErr w:type="spellStart"/>
      <w:r w:rsidRPr="00864026">
        <w:rPr>
          <w:rStyle w:val="CodeInText"/>
        </w:rPr>
        <w:t>generateAssignmentDeclarator</w:t>
      </w:r>
      <w:proofErr w:type="spellEnd"/>
      <w:r>
        <w:t xml:space="preserve"> method is called for a </w:t>
      </w:r>
      <w:r w:rsidRPr="005146F5">
        <w:t>declarator</w:t>
      </w:r>
      <w:r>
        <w:t xml:space="preserve"> with an assignment. We check that the declarator is not located inside a struct or union (the scope of the symbol table is </w:t>
      </w:r>
      <w:proofErr w:type="gramStart"/>
      <w:r>
        <w:t>struct</w:t>
      </w:r>
      <w:proofErr w:type="gramEnd"/>
      <w:r>
        <w:t xml:space="preserve"> or union), since it is not allowed to </w:t>
      </w:r>
      <w:r w:rsidR="00631D4D">
        <w:t>initialize</w:t>
      </w:r>
      <w:r>
        <w:t xml:space="preserve"> struct or union members. We also check that the declarator is not a </w:t>
      </w:r>
      <w:proofErr w:type="gramStart"/>
      <w:r>
        <w:t>function, since</w:t>
      </w:r>
      <w:proofErr w:type="gramEnd"/>
      <w:r>
        <w:t xml:space="preserv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proofErr w:type="spellStart"/>
      <w:r w:rsidRPr="00C231D2">
        <w:rPr>
          <w:rStyle w:val="CodeInText"/>
        </w:rPr>
        <w:t>Generate</w:t>
      </w:r>
      <w:r w:rsidR="002F35C1">
        <w:rPr>
          <w:rStyle w:val="CodeInText"/>
        </w:rPr>
        <w:t>Initializer</w:t>
      </w:r>
      <w:r w:rsidRPr="00C231D2">
        <w:rPr>
          <w:rStyle w:val="CodeInText"/>
        </w:rPr>
        <w:t>.generateStack</w:t>
      </w:r>
      <w:proofErr w:type="spellEnd"/>
      <w:r w:rsidRPr="00C231D2">
        <w:t xml:space="preserve"> that </w:t>
      </w:r>
      <w:r>
        <w:t xml:space="preserve">generates a suitable series of assignment instructions. If it static, we instead call </w:t>
      </w:r>
      <w:proofErr w:type="spellStart"/>
      <w:r w:rsidRPr="00511DD6">
        <w:rPr>
          <w:rStyle w:val="CodeInText"/>
        </w:rPr>
        <w:t>ValueConversion.storeStaticSymbol</w:t>
      </w:r>
      <w:proofErr w:type="spellEnd"/>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3C23731F" w14:textId="76C5EAC5" w:rsidR="00E40B78" w:rsidRPr="00EC76D5" w:rsidRDefault="00E40B78" w:rsidP="00E40B78">
      <w:r w:rsidRPr="00EC76D5">
        <w:t xml:space="preserve">A general function </w:t>
      </w:r>
      <w:proofErr w:type="spellStart"/>
      <w:r w:rsidR="00AB7DF5">
        <w:t>pointer_declarator</w:t>
      </w:r>
      <w:proofErr w:type="spellEnd"/>
      <w:r w:rsidRPr="00EC76D5">
        <w:t xml:space="preserve"> may be unnamed; however, a function </w:t>
      </w:r>
      <w:r w:rsidR="00C37108">
        <w:t>definition</w:t>
      </w:r>
      <w:r w:rsidRPr="00EC76D5">
        <w:t xml:space="preserve"> must be named and of course be a function declaration.</w:t>
      </w:r>
    </w:p>
    <w:p w14:paraId="290D7911" w14:textId="77777777" w:rsidR="003A74D6" w:rsidRPr="00EC76D5" w:rsidRDefault="003A74D6" w:rsidP="003A74D6">
      <w:pPr>
        <w:pStyle w:val="CodeHeader"/>
      </w:pPr>
      <w:proofErr w:type="spellStart"/>
      <w:r>
        <w:t>MiddleCodeGenerator.cs</w:t>
      </w:r>
      <w:proofErr w:type="spellEnd"/>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7DEB3C22" w:rsidR="00042B76" w:rsidRPr="00CC4E52" w:rsidRDefault="00042B76" w:rsidP="00042B76">
      <w:pPr>
        <w:rPr>
          <w:highlight w:val="white"/>
        </w:rPr>
      </w:pPr>
      <w:r>
        <w:rPr>
          <w:highlight w:val="white"/>
        </w:rPr>
        <w:lastRenderedPageBreak/>
        <w:t xml:space="preserve">If </w:t>
      </w:r>
      <w:r w:rsidRPr="007E40FE">
        <w:rPr>
          <w:rStyle w:val="KeyWord0"/>
          <w:highlight w:val="white"/>
        </w:rPr>
        <w:t>specifier</w:t>
      </w:r>
      <w:r>
        <w:rPr>
          <w:highlight w:val="white"/>
        </w:rPr>
        <w:t xml:space="preserve"> is null, there was no </w:t>
      </w:r>
      <w:r w:rsidR="00410FF9">
        <w:rPr>
          <w:highlight w:val="white"/>
        </w:rPr>
        <w:t xml:space="preserve">storage specifier or </w:t>
      </w:r>
      <w:r>
        <w:rPr>
          <w:highlight w:val="white"/>
        </w:rPr>
        <w:t>return type defined</w:t>
      </w:r>
      <w:r w:rsidR="00153E7D">
        <w:rPr>
          <w:highlight w:val="white"/>
        </w:rPr>
        <w:t>, and we</w:t>
      </w:r>
      <w:r>
        <w:rPr>
          <w:highlight w:val="white"/>
        </w:rPr>
        <w:t xml:space="preserv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558C0245" w14:textId="77777777" w:rsidR="00487F35" w:rsidRPr="00487F35" w:rsidRDefault="00487F35" w:rsidP="00487F35">
      <w:pPr>
        <w:pStyle w:val="Code"/>
        <w:rPr>
          <w:highlight w:val="white"/>
        </w:rPr>
      </w:pPr>
      <w:r w:rsidRPr="00487F35">
        <w:rPr>
          <w:highlight w:val="white"/>
        </w:rPr>
        <w:t xml:space="preserve">      SymbolTable.CurrentFunction.FunctionDefinition = true;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41154526" w:rsidR="00FF41F2" w:rsidRDefault="00FF41F2" w:rsidP="00E40B78">
      <w:r>
        <w:t xml:space="preserve">The </w:t>
      </w:r>
      <w:r w:rsidRPr="00A2168D">
        <w:rPr>
          <w:rStyle w:val="KeyWord0"/>
          <w:highlight w:val="white"/>
        </w:rPr>
        <w:t>CheckFunction</w:t>
      </w:r>
      <w:r w:rsidR="00FC52DE">
        <w:rPr>
          <w:rStyle w:val="KeyWord0"/>
          <w:highlight w:val="white"/>
        </w:rPr>
        <w:t>Definition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7ABAD104" w:rsidR="00C32DBB" w:rsidRPr="00C32DBB" w:rsidRDefault="00C32DBB" w:rsidP="00C32DBB">
      <w:pPr>
        <w:pStyle w:val="Code"/>
        <w:rPr>
          <w:highlight w:val="white"/>
        </w:rPr>
      </w:pPr>
      <w:r w:rsidRPr="00C32DBB">
        <w:rPr>
          <w:highlight w:val="white"/>
        </w:rPr>
        <w:t xml:space="preserve">    public static void CheckFunction</w:t>
      </w:r>
      <w:r w:rsidR="00FC52DE">
        <w:rPr>
          <w:highlight w:val="white"/>
        </w:rPr>
        <w:t>Definition</w:t>
      </w:r>
      <w:r w:rsidRPr="00C32DBB">
        <w:rPr>
          <w:highlight w:val="white"/>
        </w:rPr>
        <w:t>() {</w:t>
      </w:r>
    </w:p>
    <w:p w14:paraId="1C174481" w14:textId="77777777" w:rsidR="00C32DBB" w:rsidRPr="00C32DBB" w:rsidRDefault="00C32DBB" w:rsidP="00C32DBB">
      <w:pPr>
        <w:pStyle w:val="Code"/>
        <w:rPr>
          <w:highlight w:val="white"/>
        </w:rPr>
      </w:pPr>
      <w:r w:rsidRPr="00C32DBB">
        <w:rPr>
          <w:highlight w:val="white"/>
        </w:rPr>
        <w:lastRenderedPageBreak/>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328D4CFD"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631D4D">
        <w:rPr>
          <w:highlight w:val="white"/>
        </w:rPr>
        <w:t>initialize</w:t>
      </w:r>
      <w:r>
        <w:rPr>
          <w:highlight w:val="white"/>
        </w:rPr>
        <w:t>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proofErr w:type="gramStart"/>
      <w:r w:rsidRPr="001B1357">
        <w:rPr>
          <w:highlight w:val="white"/>
        </w:rPr>
        <w:lastRenderedPageBreak/>
        <w:t>No parameters</w:t>
      </w:r>
      <w:r w:rsidR="00FB4855" w:rsidRPr="001B1357">
        <w:rPr>
          <w:highlight w:val="white"/>
        </w:rPr>
        <w:t>,</w:t>
      </w:r>
      <w:proofErr w:type="gramEnd"/>
      <w:r w:rsidR="00FB4855" w:rsidRPr="001B1357">
        <w:rPr>
          <w:highlight w:val="white"/>
        </w:rPr>
        <w:t xml:space="preserve">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w:t>
      </w:r>
      <w:proofErr w:type="gramStart"/>
      <w:r w:rsidR="00F2052D">
        <w:rPr>
          <w:highlight w:val="white"/>
        </w:rPr>
        <w:t>actually</w:t>
      </w:r>
      <w:r w:rsidR="003761A3">
        <w:rPr>
          <w:highlight w:val="white"/>
        </w:rPr>
        <w:t xml:space="preserve"> </w:t>
      </w:r>
      <w:r w:rsidR="00F2052D">
        <w:rPr>
          <w:highlight w:val="white"/>
        </w:rPr>
        <w:t>the</w:t>
      </w:r>
      <w:proofErr w:type="gramEnd"/>
      <w:r w:rsidR="00F2052D">
        <w:rPr>
          <w:highlight w:val="white"/>
        </w:rPr>
        <w:t xml:space="preserv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2AA8BEE3"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w:t>
      </w:r>
      <w:proofErr w:type="gramStart"/>
      <w:r w:rsidR="002C5092">
        <w:rPr>
          <w:highlight w:val="white"/>
        </w:rPr>
        <w:t xml:space="preserve">a </w:t>
      </w:r>
      <w:r w:rsidR="002C5092" w:rsidRPr="002C5092">
        <w:rPr>
          <w:rStyle w:val="KeyWord0"/>
          <w:highlight w:val="white"/>
        </w:rPr>
        <w:t>for</w:t>
      </w:r>
      <w:proofErr w:type="gramEnd"/>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w:t>
      </w:r>
      <w:r w:rsidR="006F7492">
        <w:rPr>
          <w:highlight w:val="white"/>
        </w:rPr>
        <w:t xml:space="preserve"> instructions that jump</w:t>
      </w:r>
      <w:r w:rsidR="000563A7">
        <w:rPr>
          <w:highlight w:val="white"/>
        </w:rPr>
        <w:t xml:space="preserve"> out of the statement. We add a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4E80226A" w14:textId="77777777" w:rsidR="00721355" w:rsidRPr="0099673C" w:rsidRDefault="00721355" w:rsidP="00721355">
      <w:pPr>
        <w:rPr>
          <w:highlight w:val="white"/>
        </w:rPr>
      </w:pPr>
      <w:r>
        <w:rPr>
          <w:highlight w:val="white"/>
        </w:rPr>
        <w:t>If the function is not the main function, we add a return middle code instruction that will return control to the caller function.</w:t>
      </w:r>
    </w:p>
    <w:p w14:paraId="79002C1B" w14:textId="77777777" w:rsidR="002C5359" w:rsidRPr="002C5359" w:rsidRDefault="002C5359" w:rsidP="002C5359">
      <w:pPr>
        <w:pStyle w:val="Code"/>
        <w:rPr>
          <w:highlight w:val="white"/>
        </w:rPr>
      </w:pPr>
      <w:r w:rsidRPr="002C5359">
        <w:rPr>
          <w:highlight w:val="white"/>
        </w:rPr>
        <w:t xml:space="preserve">      if (SymbolTable.CurrentFunction.Type.ReturnType.IsVoid()) {</w:t>
      </w:r>
    </w:p>
    <w:p w14:paraId="16A8FA3A" w14:textId="77777777" w:rsidR="002C5359" w:rsidRPr="002C5359" w:rsidRDefault="002C5359" w:rsidP="002C5359">
      <w:pPr>
        <w:pStyle w:val="Code"/>
        <w:rPr>
          <w:highlight w:val="white"/>
        </w:rPr>
      </w:pPr>
      <w:r w:rsidRPr="002C5359">
        <w:rPr>
          <w:highlight w:val="white"/>
        </w:rPr>
        <w:t xml:space="preserve">        AddMiddleCode(statement.CodeList, MiddleOperator.Return);</w:t>
      </w:r>
    </w:p>
    <w:p w14:paraId="6B9444A1" w14:textId="77777777" w:rsidR="002C5359" w:rsidRPr="002C5359" w:rsidRDefault="002C5359" w:rsidP="002C5359">
      <w:pPr>
        <w:pStyle w:val="Code"/>
        <w:rPr>
          <w:highlight w:val="white"/>
        </w:rPr>
      </w:pPr>
      <w:r w:rsidRPr="002C5359">
        <w:rPr>
          <w:highlight w:val="white"/>
        </w:rPr>
        <w:t xml:space="preserve">      }</w:t>
      </w:r>
    </w:p>
    <w:p w14:paraId="75726CAE" w14:textId="527259B0" w:rsidR="00E52658" w:rsidRPr="0099673C" w:rsidRDefault="00A20DC1" w:rsidP="00A20DC1">
      <w:pPr>
        <w:rPr>
          <w:highlight w:val="white"/>
        </w:rPr>
      </w:pPr>
      <w:r>
        <w:rPr>
          <w:highlight w:val="white"/>
        </w:rPr>
        <w:lastRenderedPageBreak/>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instruction. Its only purpose is that the middle code optimizer will report an error i</w:t>
      </w:r>
      <w:r w:rsidR="00F74A78">
        <w:rPr>
          <w:highlight w:val="white"/>
        </w:rPr>
        <w:t>f</w:t>
      </w:r>
      <w:r>
        <w:rPr>
          <w:highlight w:val="white"/>
        </w:rPr>
        <w:t xml:space="preserve"> </w:t>
      </w:r>
      <w:r w:rsidR="006F7492">
        <w:rPr>
          <w:highlight w:val="white"/>
        </w:rPr>
        <w:t xml:space="preserve">it </w:t>
      </w:r>
      <w:r>
        <w:rPr>
          <w:highlight w:val="white"/>
        </w:rPr>
        <w:t xml:space="preserve">is possible to reach the </w:t>
      </w:r>
      <w:r w:rsidRPr="00A20DC1">
        <w:rPr>
          <w:rStyle w:val="KeyWord0"/>
          <w:highlight w:val="white"/>
        </w:rPr>
        <w:t>EndFunction</w:t>
      </w:r>
      <w:r>
        <w:rPr>
          <w:highlight w:val="white"/>
        </w:rPr>
        <w:t xml:space="preserve"> instruction in a function not return</w:t>
      </w:r>
      <w:r w:rsidR="00584B7F">
        <w:rPr>
          <w:highlight w:val="white"/>
        </w:rPr>
        <w:t>ing</w:t>
      </w:r>
      <w:r>
        <w:rPr>
          <w:highlight w:val="white"/>
        </w:rPr>
        <w:t xml:space="preserve">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1017E864"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w:t>
      </w:r>
      <w:r w:rsidR="00115AE9">
        <w:rPr>
          <w:highlight w:val="white"/>
        </w:rPr>
        <w:t>, s</w:t>
      </w:r>
      <w:r w:rsidR="00013036">
        <w:rPr>
          <w:highlight w:val="white"/>
        </w:rPr>
        <w:t xml:space="preserve">ee </w:t>
      </w:r>
      <w:r w:rsidR="00115AE9">
        <w:rPr>
          <w:highlight w:val="white"/>
        </w:rPr>
        <w:t>C</w:t>
      </w:r>
      <w:r w:rsidR="00013036">
        <w:rPr>
          <w:highlight w:val="white"/>
        </w:rPr>
        <w:t>hapter</w:t>
      </w:r>
      <w:r w:rsidR="00115AE9">
        <w:rPr>
          <w:highlight w:val="white"/>
        </w:rPr>
        <w:t xml:space="preserve"> </w:t>
      </w:r>
      <w:r w:rsidR="00115AE9">
        <w:rPr>
          <w:highlight w:val="white"/>
        </w:rPr>
        <w:fldChar w:fldCharType="begin"/>
      </w:r>
      <w:r w:rsidR="00115AE9">
        <w:rPr>
          <w:highlight w:val="white"/>
        </w:rPr>
        <w:instrText xml:space="preserve"> REF _Ref54016586 \r \h </w:instrText>
      </w:r>
      <w:r w:rsidR="00115AE9">
        <w:rPr>
          <w:highlight w:val="white"/>
        </w:rPr>
      </w:r>
      <w:r w:rsidR="00115AE9">
        <w:rPr>
          <w:highlight w:val="white"/>
        </w:rPr>
        <w:fldChar w:fldCharType="separate"/>
      </w:r>
      <w:r w:rsidR="00207336">
        <w:rPr>
          <w:highlight w:val="white"/>
        </w:rPr>
        <w:t>12</w:t>
      </w:r>
      <w:r w:rsidR="00115AE9">
        <w:rPr>
          <w:highlight w:val="white"/>
        </w:rPr>
        <w:fldChar w:fldCharType="end"/>
      </w:r>
      <w:r w:rsidR="00013036">
        <w:rPr>
          <w:highlight w:val="white"/>
        </w:rPr>
        <w:t>.</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3A88FD4"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sidR="00115AE9">
        <w:rPr>
          <w:highlight w:val="white"/>
        </w:rPr>
        <w:t>, s</w:t>
      </w:r>
      <w:r>
        <w:rPr>
          <w:highlight w:val="white"/>
        </w:rPr>
        <w:t xml:space="preserve">ee </w:t>
      </w:r>
      <w:r w:rsidR="00115AE9">
        <w:rPr>
          <w:highlight w:val="white"/>
        </w:rPr>
        <w:t>C</w:t>
      </w:r>
      <w:r>
        <w:rPr>
          <w:highlight w:val="white"/>
        </w:rPr>
        <w:t>hapter</w:t>
      </w:r>
      <w:r w:rsidR="00115AE9">
        <w:rPr>
          <w:highlight w:val="white"/>
        </w:rPr>
        <w:t xml:space="preserve"> </w:t>
      </w:r>
      <w:r w:rsidR="00115AE9">
        <w:rPr>
          <w:highlight w:val="white"/>
        </w:rPr>
        <w:fldChar w:fldCharType="begin"/>
      </w:r>
      <w:r w:rsidR="00115AE9">
        <w:rPr>
          <w:highlight w:val="white"/>
        </w:rPr>
        <w:instrText xml:space="preserve"> REF _Ref54016612 \r \h </w:instrText>
      </w:r>
      <w:r w:rsidR="00115AE9">
        <w:rPr>
          <w:highlight w:val="white"/>
        </w:rPr>
      </w:r>
      <w:r w:rsidR="00115AE9">
        <w:rPr>
          <w:highlight w:val="white"/>
        </w:rPr>
        <w:fldChar w:fldCharType="separate"/>
      </w:r>
      <w:r w:rsidR="00207336">
        <w:rPr>
          <w:highlight w:val="white"/>
        </w:rPr>
        <w:t>13</w:t>
      </w:r>
      <w:r w:rsidR="00115AE9">
        <w:rPr>
          <w:highlight w:val="white"/>
        </w:rPr>
        <w:fldChar w:fldCharType="end"/>
      </w:r>
      <w:r>
        <w:rPr>
          <w:highlight w:val="white"/>
        </w:rPr>
        <w:t>.</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11821C7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proofErr w:type="spellStart"/>
      <w:r w:rsidR="0086738F" w:rsidRPr="0086738F">
        <w:rPr>
          <w:rStyle w:val="KeyWord0"/>
          <w:highlight w:val="white"/>
        </w:rPr>
        <w:t>Start</w:t>
      </w:r>
      <w:r w:rsidR="0086738F">
        <w:rPr>
          <w:highlight w:val="white"/>
        </w:rPr>
        <w:t>.</w:t>
      </w:r>
      <w:r w:rsidR="0086738F" w:rsidRPr="0086738F">
        <w:rPr>
          <w:rStyle w:val="KeyWord0"/>
          <w:highlight w:val="white"/>
        </w:rPr>
        <w:t>Linux</w:t>
      </w:r>
      <w:proofErr w:type="spellEnd"/>
      <w:r w:rsidR="0086738F">
        <w:rPr>
          <w:highlight w:val="white"/>
        </w:rPr>
        <w:t xml:space="preserve"> or </w:t>
      </w:r>
      <w:proofErr w:type="spellStart"/>
      <w:r w:rsidR="0086738F" w:rsidRPr="0086738F">
        <w:rPr>
          <w:rStyle w:val="KeyWord0"/>
          <w:highlight w:val="white"/>
        </w:rPr>
        <w:t>Start</w:t>
      </w:r>
      <w:r w:rsidR="0086738F">
        <w:rPr>
          <w:highlight w:val="white"/>
        </w:rPr>
        <w:t>.</w:t>
      </w:r>
      <w:r w:rsidR="0086738F" w:rsidRPr="0086738F">
        <w:rPr>
          <w:rStyle w:val="KeyWord0"/>
          <w:highlight w:val="white"/>
        </w:rPr>
        <w:t>Windows</w:t>
      </w:r>
      <w:proofErr w:type="spellEnd"/>
      <w:r w:rsidR="0086738F">
        <w:rPr>
          <w:highlight w:val="white"/>
        </w:rPr>
        <w:t xml:space="preserve"> static variable is true.</w:t>
      </w:r>
      <w:r w:rsidR="00D87D2D">
        <w:rPr>
          <w:highlight w:val="white"/>
        </w:rPr>
        <w:t xml:space="preserve"> In this chapter, we </w:t>
      </w:r>
      <w:r w:rsidR="005E2C34">
        <w:rPr>
          <w:highlight w:val="white"/>
        </w:rPr>
        <w:t>perform the actions for the Linux target machine</w:t>
      </w:r>
      <w:r w:rsidR="00BA5FFA">
        <w:rPr>
          <w:highlight w:val="white"/>
        </w:rPr>
        <w:t>, s</w:t>
      </w:r>
      <w:r w:rsidR="005E2C34">
        <w:rPr>
          <w:highlight w:val="white"/>
        </w:rPr>
        <w:t xml:space="preserve">ee </w:t>
      </w:r>
      <w:r w:rsidR="00BA5FFA">
        <w:rPr>
          <w:highlight w:val="white"/>
        </w:rPr>
        <w:t>C</w:t>
      </w:r>
      <w:r w:rsidR="005E2C34">
        <w:rPr>
          <w:highlight w:val="white"/>
        </w:rPr>
        <w:t xml:space="preserve">hapter </w:t>
      </w:r>
      <w:r w:rsidR="001667AD">
        <w:fldChar w:fldCharType="begin"/>
      </w:r>
      <w:r w:rsidR="001667AD">
        <w:instrText xml:space="preserve"> REF _Ref54009755 \r \h </w:instrText>
      </w:r>
      <w:r w:rsidR="001667AD">
        <w:fldChar w:fldCharType="separate"/>
      </w:r>
      <w:r w:rsidR="00207336">
        <w:t>14</w:t>
      </w:r>
      <w:r w:rsidR="001667AD">
        <w:fldChar w:fldCharType="end"/>
      </w:r>
      <w:r w:rsidR="005E2C34">
        <w:rPr>
          <w:highlight w:val="white"/>
        </w:rPr>
        <w:t xml:space="preserve"> for the Windows target </w:t>
      </w:r>
      <w:r w:rsidR="00396000">
        <w:rPr>
          <w:highlight w:val="white"/>
        </w:rPr>
        <w:t>machine.</w:t>
      </w:r>
    </w:p>
    <w:p w14:paraId="7D62873E" w14:textId="1B3D2301" w:rsidR="00C03081" w:rsidRDefault="00C03081" w:rsidP="00890165">
      <w:pPr>
        <w:rPr>
          <w:highlight w:val="white"/>
        </w:rPr>
      </w:pPr>
      <w:r>
        <w:rPr>
          <w:highlight w:val="white"/>
        </w:rPr>
        <w:t xml:space="preserve">In the Linux case, we need to generate the assembly text from the </w:t>
      </w:r>
      <w:r w:rsidR="00EE65F7">
        <w:rPr>
          <w:highlight w:val="white"/>
        </w:rPr>
        <w:t>assembly</w:t>
      </w:r>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2B755C9B" w:rsidR="00E52658" w:rsidRDefault="00E52658" w:rsidP="00E52658">
      <w:pPr>
        <w:pStyle w:val="Code"/>
        <w:rPr>
          <w:highlight w:val="white"/>
        </w:rPr>
      </w:pPr>
      <w:r w:rsidRPr="00E52658">
        <w:rPr>
          <w:highlight w:val="white"/>
        </w:rPr>
        <w:t xml:space="preserve">        List&lt;string&gt; textList = new List&lt;string&gt;();</w:t>
      </w:r>
    </w:p>
    <w:p w14:paraId="506E7701" w14:textId="77777777" w:rsidR="00551E0A" w:rsidRPr="00551E0A" w:rsidRDefault="00551E0A" w:rsidP="00551E0A">
      <w:pPr>
        <w:pStyle w:val="Code"/>
        <w:rPr>
          <w:highlight w:val="white"/>
        </w:rPr>
      </w:pPr>
    </w:p>
    <w:p w14:paraId="1A4E87C6" w14:textId="77777777" w:rsidR="00551E0A" w:rsidRDefault="00551E0A" w:rsidP="00551E0A">
      <w:pPr>
        <w:pStyle w:val="Code"/>
        <w:rPr>
          <w:highlight w:val="white"/>
        </w:rPr>
      </w:pPr>
      <w:r w:rsidRPr="00551E0A">
        <w:rPr>
          <w:highlight w:val="white"/>
        </w:rPr>
        <w:t xml:space="preserve">        if (SymbolTable.CurrentFunction.UniqueName.</w:t>
      </w:r>
    </w:p>
    <w:p w14:paraId="26398692" w14:textId="73422881" w:rsidR="00551E0A" w:rsidRPr="00551E0A" w:rsidRDefault="00551E0A" w:rsidP="00551E0A">
      <w:pPr>
        <w:pStyle w:val="Code"/>
        <w:rPr>
          <w:highlight w:val="white"/>
        </w:rPr>
      </w:pPr>
      <w:r>
        <w:rPr>
          <w:highlight w:val="white"/>
        </w:rPr>
        <w:t xml:space="preserve">            </w:t>
      </w:r>
      <w:r w:rsidRPr="00551E0A">
        <w:rPr>
          <w:highlight w:val="white"/>
        </w:rPr>
        <w:t>Equals(AssemblyCodeGenerator.MainName)) {</w:t>
      </w:r>
    </w:p>
    <w:p w14:paraId="07EC62F6" w14:textId="79B9E7FC" w:rsidR="00551E0A" w:rsidRPr="00551E0A" w:rsidRDefault="00551E0A" w:rsidP="00551E0A">
      <w:pPr>
        <w:pStyle w:val="Code"/>
        <w:rPr>
          <w:highlight w:val="white"/>
        </w:rPr>
      </w:pPr>
      <w:r w:rsidRPr="00551E0A">
        <w:rPr>
          <w:highlight w:val="white"/>
        </w:rPr>
        <w:t xml:space="preserve">          textList.AddRange(SymbolTable.</w:t>
      </w:r>
      <w:r w:rsidR="008D41BF">
        <w:rPr>
          <w:highlight w:val="white"/>
        </w:rPr>
        <w:t>Init</w:t>
      </w:r>
      <w:r w:rsidRPr="00551E0A">
        <w:rPr>
          <w:highlight w:val="white"/>
        </w:rPr>
        <w:t>Symbol.TextList);</w:t>
      </w:r>
    </w:p>
    <w:p w14:paraId="129D3BA1" w14:textId="77777777" w:rsidR="00551E0A" w:rsidRPr="00551E0A" w:rsidRDefault="00551E0A" w:rsidP="00551E0A">
      <w:pPr>
        <w:pStyle w:val="Code"/>
        <w:rPr>
          <w:highlight w:val="white"/>
        </w:rPr>
      </w:pPr>
    </w:p>
    <w:p w14:paraId="3505552C" w14:textId="77777777" w:rsidR="00551E0A" w:rsidRPr="00551E0A" w:rsidRDefault="00551E0A" w:rsidP="00551E0A">
      <w:pPr>
        <w:pStyle w:val="Code"/>
        <w:rPr>
          <w:highlight w:val="white"/>
        </w:rPr>
      </w:pPr>
      <w:r w:rsidRPr="00551E0A">
        <w:rPr>
          <w:highlight w:val="white"/>
        </w:rPr>
        <w:t xml:space="preserve">          if (SymbolTable.ArgsSymbol != null) {</w:t>
      </w:r>
    </w:p>
    <w:p w14:paraId="28A14FFA" w14:textId="77777777" w:rsidR="00551E0A" w:rsidRPr="00551E0A" w:rsidRDefault="00551E0A" w:rsidP="00551E0A">
      <w:pPr>
        <w:pStyle w:val="Code"/>
        <w:rPr>
          <w:highlight w:val="white"/>
        </w:rPr>
      </w:pPr>
      <w:r w:rsidRPr="00551E0A">
        <w:rPr>
          <w:highlight w:val="white"/>
        </w:rPr>
        <w:t xml:space="preserve">            textList.AddRange(SymbolTable.ArgsSymbol.TextList);</w:t>
      </w:r>
    </w:p>
    <w:p w14:paraId="4F85FF3D" w14:textId="77777777" w:rsidR="00551E0A" w:rsidRPr="00551E0A" w:rsidRDefault="00551E0A" w:rsidP="00551E0A">
      <w:pPr>
        <w:pStyle w:val="Code"/>
        <w:rPr>
          <w:highlight w:val="white"/>
        </w:rPr>
      </w:pPr>
      <w:r w:rsidRPr="00551E0A">
        <w:rPr>
          <w:highlight w:val="white"/>
        </w:rPr>
        <w:t xml:space="preserve">          }</w:t>
      </w:r>
    </w:p>
    <w:p w14:paraId="629DA3B2" w14:textId="77777777" w:rsidR="00551E0A" w:rsidRPr="00551E0A" w:rsidRDefault="00551E0A" w:rsidP="00551E0A">
      <w:pPr>
        <w:pStyle w:val="Code"/>
        <w:rPr>
          <w:highlight w:val="white"/>
        </w:rPr>
      </w:pPr>
      <w:r w:rsidRPr="00551E0A">
        <w:rPr>
          <w:highlight w:val="white"/>
        </w:rPr>
        <w:t xml:space="preserve">        }</w:t>
      </w:r>
    </w:p>
    <w:p w14:paraId="549DCA04" w14:textId="77777777" w:rsidR="00551E0A" w:rsidRPr="00551E0A" w:rsidRDefault="00551E0A" w:rsidP="00551E0A">
      <w:pPr>
        <w:pStyle w:val="Code"/>
        <w:rPr>
          <w:highlight w:val="white"/>
        </w:rPr>
      </w:pPr>
      <w:r w:rsidRPr="00551E0A">
        <w:rPr>
          <w:highlight w:val="white"/>
        </w:rPr>
        <w:t xml:space="preserve">        else {</w:t>
      </w:r>
    </w:p>
    <w:p w14:paraId="445BD9F0" w14:textId="77777777" w:rsidR="00551E0A" w:rsidRPr="00551E0A" w:rsidRDefault="00551E0A" w:rsidP="00551E0A">
      <w:pPr>
        <w:pStyle w:val="Code"/>
        <w:rPr>
          <w:highlight w:val="white"/>
        </w:rPr>
      </w:pPr>
      <w:r w:rsidRPr="00551E0A">
        <w:rPr>
          <w:highlight w:val="white"/>
        </w:rPr>
        <w:t xml:space="preserve">          textList.Add("section .text");</w:t>
      </w:r>
    </w:p>
    <w:p w14:paraId="12C4A7E7" w14:textId="77777777" w:rsidR="00551E0A" w:rsidRPr="00551E0A" w:rsidRDefault="00551E0A" w:rsidP="00551E0A">
      <w:pPr>
        <w:pStyle w:val="Code"/>
        <w:rPr>
          <w:highlight w:val="white"/>
        </w:rPr>
      </w:pPr>
      <w:r w:rsidRPr="00551E0A">
        <w:rPr>
          <w:highlight w:val="white"/>
        </w:rPr>
        <w:t xml:space="preserve">        }</w:t>
      </w:r>
    </w:p>
    <w:p w14:paraId="23C1B3A4" w14:textId="77777777" w:rsidR="00551E0A" w:rsidRPr="00551E0A" w:rsidRDefault="00551E0A" w:rsidP="00551E0A">
      <w:pPr>
        <w:pStyle w:val="Code"/>
        <w:rPr>
          <w:highlight w:val="white"/>
        </w:rPr>
      </w:pPr>
    </w:p>
    <w:p w14:paraId="72882506" w14:textId="53F2C6CE" w:rsidR="00E52658" w:rsidRPr="00E52658" w:rsidRDefault="00E52658" w:rsidP="00E52658">
      <w:pPr>
        <w:pStyle w:val="Code"/>
        <w:rPr>
          <w:highlight w:val="white"/>
        </w:rPr>
      </w:pPr>
      <w:r w:rsidRPr="00E52658">
        <w:rPr>
          <w:highlight w:val="white"/>
        </w:rPr>
        <w:t xml:space="preserve">        ISet&lt;string&gt; externSet = new HashSet&lt;string&gt;();</w:t>
      </w:r>
    </w:p>
    <w:p w14:paraId="240EF84B" w14:textId="77777777" w:rsidR="00BD0EB4" w:rsidRDefault="00BD0EB4" w:rsidP="00BD0EB4">
      <w:pPr>
        <w:pStyle w:val="Code"/>
        <w:rPr>
          <w:highlight w:val="white"/>
        </w:rPr>
      </w:pPr>
      <w:r w:rsidRPr="00BD0EB4">
        <w:rPr>
          <w:highlight w:val="white"/>
        </w:rPr>
        <w:t xml:space="preserve">        AssemblyCodeGenerator.LinuxTextList(assemblyCodeList, textList,</w:t>
      </w:r>
    </w:p>
    <w:p w14:paraId="3172764B" w14:textId="5B69260F" w:rsidR="00BD0EB4" w:rsidRPr="00BD0EB4" w:rsidRDefault="00BD0EB4" w:rsidP="00BD0EB4">
      <w:pPr>
        <w:pStyle w:val="Code"/>
        <w:rPr>
          <w:highlight w:val="white"/>
        </w:rPr>
      </w:pPr>
      <w:r>
        <w:rPr>
          <w:highlight w:val="white"/>
        </w:rPr>
        <w:t xml:space="preserve">                                           </w:t>
      </w:r>
      <w:r w:rsidRPr="00BD0EB4">
        <w:rPr>
          <w:highlight w:val="white"/>
        </w:rPr>
        <w:t xml:space="preserve">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7647D663" w14:textId="25F1F7AC" w:rsidR="00D11F4E" w:rsidRDefault="00D11F4E" w:rsidP="00E52658">
      <w:pPr>
        <w:pStyle w:val="Code"/>
        <w:rPr>
          <w:highlight w:val="white"/>
        </w:rPr>
      </w:pPr>
      <w:r>
        <w:rPr>
          <w:highlight w:val="white"/>
        </w:rPr>
        <w:t xml:space="preserve">          </w:t>
      </w:r>
      <w:r w:rsidR="00E52658" w:rsidRPr="00E52658">
        <w:rPr>
          <w:highlight w:val="white"/>
        </w:rPr>
        <w:t>new StaticSymbolLinux(SymbolTable.CurrentFunction.UniqueName,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3B46E068" w:rsidR="00E52658" w:rsidRDefault="00E52658" w:rsidP="00E52658">
      <w:pPr>
        <w:pStyle w:val="Code"/>
        <w:rPr>
          <w:highlight w:val="white"/>
        </w:rPr>
      </w:pPr>
      <w:r w:rsidRPr="00E52658">
        <w:rPr>
          <w:highlight w:val="white"/>
        </w:rPr>
        <w:t xml:space="preserve">      }</w:t>
      </w:r>
    </w:p>
    <w:p w14:paraId="12F5B7A0" w14:textId="77777777" w:rsidR="00CC565D" w:rsidRPr="00CC565D" w:rsidRDefault="00CC565D" w:rsidP="00CC565D">
      <w:pPr>
        <w:pStyle w:val="Code"/>
        <w:rPr>
          <w:highlight w:val="white"/>
        </w:rPr>
      </w:pPr>
    </w:p>
    <w:p w14:paraId="1873B4CA" w14:textId="77922932" w:rsidR="00CC565D" w:rsidRDefault="00CC565D" w:rsidP="00CC565D">
      <w:pPr>
        <w:pStyle w:val="Code"/>
        <w:rPr>
          <w:highlight w:val="white"/>
        </w:rPr>
      </w:pPr>
      <w:r w:rsidRPr="00CC565D">
        <w:rPr>
          <w:highlight w:val="white"/>
        </w:rPr>
        <w:lastRenderedPageBreak/>
        <w:t xml:space="preserve">      if (Start.Windows) {</w:t>
      </w:r>
    </w:p>
    <w:p w14:paraId="3D436C95" w14:textId="296285F0" w:rsidR="00CC565D" w:rsidRPr="00CC565D" w:rsidRDefault="00CC565D" w:rsidP="00CC565D">
      <w:pPr>
        <w:pStyle w:val="Code"/>
        <w:rPr>
          <w:highlight w:val="white"/>
        </w:rPr>
      </w:pPr>
      <w:r>
        <w:rPr>
          <w:highlight w:val="white"/>
        </w:rPr>
        <w:t xml:space="preserve">        // ...</w:t>
      </w:r>
    </w:p>
    <w:p w14:paraId="20A814E8" w14:textId="77777777" w:rsidR="00CC565D" w:rsidRPr="00CC565D" w:rsidRDefault="00CC565D" w:rsidP="00CC565D">
      <w:pPr>
        <w:pStyle w:val="Code"/>
        <w:rPr>
          <w:highlight w:val="white"/>
        </w:rPr>
      </w:pPr>
      <w:r w:rsidRPr="00CC565D">
        <w:rPr>
          <w:highlight w:val="white"/>
        </w:rPr>
        <w:t xml:space="preserve">      }</w:t>
      </w:r>
    </w:p>
    <w:p w14:paraId="05061716" w14:textId="7A896AFB" w:rsidR="00E52658" w:rsidRPr="00E52658" w:rsidRDefault="00B427A7" w:rsidP="00B427A7">
      <w:pPr>
        <w:rPr>
          <w:highlight w:val="white"/>
        </w:rPr>
      </w:pPr>
      <w:r>
        <w:rPr>
          <w:highlight w:val="white"/>
        </w:rPr>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bookmarkStart w:id="34" w:name="_Toc54119859"/>
      <w:r>
        <w:rPr>
          <w:highlight w:val="white"/>
        </w:rPr>
        <w:t>Specifier</w:t>
      </w:r>
      <w:r w:rsidR="0095481A">
        <w:rPr>
          <w:highlight w:val="white"/>
        </w:rPr>
        <w:t xml:space="preserve"> List</w:t>
      </w:r>
      <w:bookmarkEnd w:id="34"/>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proofErr w:type="spellStart"/>
      <w:r w:rsidR="00AB7DF5">
        <w:rPr>
          <w:highlight w:val="white"/>
        </w:rPr>
        <w:t>pointer_declarator</w:t>
      </w:r>
      <w:proofErr w:type="spellEnd"/>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proofErr w:type="spellStart"/>
      <w:r w:rsidR="00AB7DF5">
        <w:rPr>
          <w:highlight w:val="white"/>
        </w:rPr>
        <w:t>pointer_declarator</w:t>
      </w:r>
      <w:proofErr w:type="spellEnd"/>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proofErr w:type="spellStart"/>
      <w:r>
        <w:rPr>
          <w:highlight w:val="white"/>
        </w:rPr>
        <w:t>MainParser.gppg</w:t>
      </w:r>
      <w:proofErr w:type="spellEnd"/>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w:t>
      </w:r>
      <w:proofErr w:type="spellEnd"/>
      <w:r>
        <w:rPr>
          <w:highlight w:val="white"/>
          <w:lang w:val="sv-SE"/>
        </w:rPr>
        <w:t xml:space="preserve"> list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one</w:t>
      </w:r>
      <w:proofErr w:type="spellEnd"/>
      <w:r>
        <w:rPr>
          <w:highlight w:val="white"/>
          <w:lang w:val="sv-SE"/>
        </w:rPr>
        <w:t xml:space="preserve"> or </w:t>
      </w:r>
      <w:proofErr w:type="spellStart"/>
      <w:r w:rsidR="00914264">
        <w:rPr>
          <w:highlight w:val="white"/>
          <w:lang w:val="sv-SE"/>
        </w:rPr>
        <w:t>more</w:t>
      </w:r>
      <w:proofErr w:type="spellEnd"/>
      <w:r w:rsidR="00914264">
        <w:rPr>
          <w:highlight w:val="white"/>
          <w:lang w:val="sv-SE"/>
        </w:rPr>
        <w:t xml:space="preserve"> </w:t>
      </w:r>
      <w:proofErr w:type="spellStart"/>
      <w:r w:rsidR="00C73BF4">
        <w:rPr>
          <w:highlight w:val="white"/>
          <w:lang w:val="sv-SE"/>
        </w:rPr>
        <w:t>declaration</w:t>
      </w:r>
      <w:proofErr w:type="spellEnd"/>
      <w:r w:rsidR="00C73BF4">
        <w:rPr>
          <w:highlight w:val="white"/>
          <w:lang w:val="sv-SE"/>
        </w:rPr>
        <w:t xml:space="preserve"> </w:t>
      </w:r>
      <w:proofErr w:type="spellStart"/>
      <w:r w:rsidR="00C73BF4">
        <w:rPr>
          <w:highlight w:val="white"/>
          <w:lang w:val="sv-SE"/>
        </w:rPr>
        <w:t>specifiers</w:t>
      </w:r>
      <w:proofErr w:type="spellEnd"/>
      <w:r w:rsidR="0017524D">
        <w:rPr>
          <w:highlight w:val="white"/>
          <w:lang w:val="sv-SE"/>
        </w:rPr>
        <w:t xml:space="preserve">, </w:t>
      </w:r>
      <w:proofErr w:type="spellStart"/>
      <w:r w:rsidR="0017524D">
        <w:rPr>
          <w:highlight w:val="white"/>
          <w:lang w:val="sv-SE"/>
        </w:rPr>
        <w:t>which</w:t>
      </w:r>
      <w:proofErr w:type="spellEnd"/>
      <w:r w:rsidR="0017524D">
        <w:rPr>
          <w:highlight w:val="white"/>
          <w:lang w:val="sv-SE"/>
        </w:rPr>
        <w:t xml:space="preserve"> </w:t>
      </w:r>
      <w:proofErr w:type="spellStart"/>
      <w:r w:rsidR="0017524D">
        <w:rPr>
          <w:highlight w:val="white"/>
          <w:lang w:val="sv-SE"/>
        </w:rPr>
        <w:t>are</w:t>
      </w:r>
      <w:proofErr w:type="spellEnd"/>
      <w:r w:rsidR="0017524D">
        <w:rPr>
          <w:highlight w:val="white"/>
          <w:lang w:val="sv-SE"/>
        </w:rPr>
        <w:t xml:space="preserve"> </w:t>
      </w:r>
      <w:proofErr w:type="spellStart"/>
      <w:r w:rsidR="0017524D">
        <w:rPr>
          <w:highlight w:val="white"/>
          <w:lang w:val="sv-SE"/>
        </w:rPr>
        <w:t>stored</w:t>
      </w:r>
      <w:proofErr w:type="spellEnd"/>
      <w:r w:rsidR="0017524D">
        <w:rPr>
          <w:highlight w:val="white"/>
          <w:lang w:val="sv-SE"/>
        </w:rPr>
        <w:t xml:space="preserve">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lastRenderedPageBreak/>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sidR="000D572F">
        <w:rPr>
          <w:highlight w:val="white"/>
          <w:lang w:val="sv-SE"/>
        </w:rPr>
        <w:t xml:space="preserve">. The </w:t>
      </w:r>
      <w:proofErr w:type="spellStart"/>
      <w:r w:rsidR="000D572F">
        <w:rPr>
          <w:highlight w:val="white"/>
          <w:lang w:val="sv-SE"/>
        </w:rPr>
        <w:t>following</w:t>
      </w:r>
      <w:proofErr w:type="spellEnd"/>
      <w:r w:rsidR="000D572F">
        <w:rPr>
          <w:highlight w:val="white"/>
          <w:lang w:val="sv-SE"/>
        </w:rPr>
        <w:t xml:space="preserve"> </w:t>
      </w:r>
      <w:proofErr w:type="spellStart"/>
      <w:r w:rsidR="000D572F">
        <w:rPr>
          <w:highlight w:val="white"/>
          <w:lang w:val="sv-SE"/>
        </w:rPr>
        <w:t>specifiers</w:t>
      </w:r>
      <w:proofErr w:type="spellEnd"/>
      <w:r w:rsidR="000D572F">
        <w:rPr>
          <w:highlight w:val="white"/>
          <w:lang w:val="sv-SE"/>
        </w:rPr>
        <w:t xml:space="preserve"> </w:t>
      </w:r>
      <w:proofErr w:type="spellStart"/>
      <w:r w:rsidR="000D572F">
        <w:rPr>
          <w:highlight w:val="white"/>
          <w:lang w:val="sv-SE"/>
        </w:rPr>
        <w:t>return</w:t>
      </w:r>
      <w:proofErr w:type="spellEnd"/>
      <w:r w:rsidR="000D572F">
        <w:rPr>
          <w:highlight w:val="white"/>
          <w:lang w:val="sv-SE"/>
        </w:rPr>
        <w:t xml:space="preserve"> a </w:t>
      </w:r>
      <w:proofErr w:type="spellStart"/>
      <w:r w:rsidR="000D572F">
        <w:rPr>
          <w:highlight w:val="white"/>
          <w:lang w:val="sv-SE"/>
        </w:rPr>
        <w:t>value</w:t>
      </w:r>
      <w:proofErr w:type="spellEnd"/>
      <w:r w:rsidR="000D572F">
        <w:rPr>
          <w:highlight w:val="white"/>
          <w:lang w:val="sv-SE"/>
        </w:rPr>
        <w:t xml:space="preserve"> </w:t>
      </w:r>
      <w:proofErr w:type="spellStart"/>
      <w:r w:rsidR="000D572F">
        <w:rPr>
          <w:highlight w:val="white"/>
          <w:lang w:val="sv-SE"/>
        </w:rPr>
        <w:t>of</w:t>
      </w:r>
      <w:proofErr w:type="spellEnd"/>
      <w:r w:rsidR="000D572F">
        <w:rPr>
          <w:highlight w:val="white"/>
          <w:lang w:val="sv-SE"/>
        </w:rPr>
        <w:t xml:space="preserve">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w:t>
      </w:r>
      <w:r w:rsidR="00933B61">
        <w:rPr>
          <w:highlight w:val="white"/>
          <w:lang w:val="sv-SE"/>
        </w:rPr>
        <w:t>uailifiers</w:t>
      </w:r>
      <w:proofErr w:type="spellEnd"/>
      <w:r w:rsidR="00933B61">
        <w:rPr>
          <w:highlight w:val="white"/>
          <w:lang w:val="sv-SE"/>
        </w:rPr>
        <w:t xml:space="preserve">: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sidR="00A52369">
        <w:rPr>
          <w:highlight w:val="white"/>
          <w:lang w:val="sv-SE"/>
        </w:rPr>
        <w:t>specifiers</w:t>
      </w:r>
      <w:proofErr w:type="spellEnd"/>
      <w:r w:rsidR="00A52369">
        <w:rPr>
          <w:highlight w:val="white"/>
          <w:lang w:val="sv-SE"/>
        </w:rPr>
        <w:t xml:space="preserve">: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236C568F" w14:textId="77777777" w:rsidR="00AC1BD0" w:rsidRDefault="00AC1BD0" w:rsidP="000B2D59">
      <w:pPr>
        <w:pStyle w:val="Liststycke"/>
        <w:numPr>
          <w:ilvl w:val="0"/>
          <w:numId w:val="119"/>
        </w:numPr>
        <w:rPr>
          <w:highlight w:val="white"/>
          <w:lang w:val="sv-SE"/>
        </w:rPr>
      </w:pPr>
      <w:proofErr w:type="spellStart"/>
      <w:r>
        <w:rPr>
          <w:highlight w:val="white"/>
          <w:lang w:val="sv-SE"/>
        </w:rPr>
        <w:t>S</w:t>
      </w:r>
      <w:r w:rsidR="002326EB">
        <w:rPr>
          <w:highlight w:val="white"/>
          <w:lang w:val="sv-SE"/>
        </w:rPr>
        <w:t>truct</w:t>
      </w:r>
      <w:proofErr w:type="spellEnd"/>
      <w:r w:rsidR="002326EB">
        <w:rPr>
          <w:highlight w:val="white"/>
          <w:lang w:val="sv-SE"/>
        </w:rPr>
        <w:t xml:space="preserve"> or union </w:t>
      </w:r>
      <w:proofErr w:type="spellStart"/>
      <w:r w:rsidR="002326EB">
        <w:rPr>
          <w:highlight w:val="white"/>
          <w:lang w:val="sv-SE"/>
        </w:rPr>
        <w:t>specifier</w:t>
      </w:r>
      <w:proofErr w:type="spellEnd"/>
    </w:p>
    <w:p w14:paraId="0EF1126B" w14:textId="77777777" w:rsidR="00AC1BD0" w:rsidRDefault="00AC1BD0" w:rsidP="000B2D59">
      <w:pPr>
        <w:pStyle w:val="Liststycke"/>
        <w:numPr>
          <w:ilvl w:val="0"/>
          <w:numId w:val="119"/>
        </w:numPr>
        <w:rPr>
          <w:highlight w:val="white"/>
          <w:lang w:val="sv-SE"/>
        </w:rPr>
      </w:pPr>
      <w:proofErr w:type="spellStart"/>
      <w:r>
        <w:rPr>
          <w:highlight w:val="white"/>
          <w:lang w:val="sv-SE"/>
        </w:rPr>
        <w:t>E</w:t>
      </w:r>
      <w:r w:rsidR="002326EB">
        <w:rPr>
          <w:highlight w:val="white"/>
          <w:lang w:val="sv-SE"/>
        </w:rPr>
        <w:t>num</w:t>
      </w:r>
      <w:proofErr w:type="spellEnd"/>
      <w:r w:rsidR="002326EB">
        <w:rPr>
          <w:highlight w:val="white"/>
          <w:lang w:val="sv-SE"/>
        </w:rPr>
        <w:t xml:space="preserve"> </w:t>
      </w:r>
      <w:proofErr w:type="spellStart"/>
      <w:r w:rsidR="002326EB">
        <w:rPr>
          <w:highlight w:val="white"/>
          <w:lang w:val="sv-SE"/>
        </w:rPr>
        <w:t>specifier</w:t>
      </w:r>
      <w:proofErr w:type="spellEnd"/>
    </w:p>
    <w:p w14:paraId="5F1FE82D" w14:textId="241FDBBF" w:rsidR="000D572F" w:rsidRPr="00DB64C7" w:rsidRDefault="00AC1BD0" w:rsidP="000D572F">
      <w:pPr>
        <w:pStyle w:val="Liststycke"/>
        <w:numPr>
          <w:ilvl w:val="0"/>
          <w:numId w:val="119"/>
        </w:numPr>
        <w:rPr>
          <w:highlight w:val="white"/>
          <w:lang w:val="sv-SE"/>
        </w:rPr>
      </w:pPr>
      <w:proofErr w:type="spellStart"/>
      <w:r>
        <w:rPr>
          <w:highlight w:val="white"/>
          <w:lang w:val="sv-SE"/>
        </w:rPr>
        <w:t>T</w:t>
      </w:r>
      <w:r w:rsidR="002326EB">
        <w:rPr>
          <w:highlight w:val="white"/>
          <w:lang w:val="sv-SE"/>
        </w:rPr>
        <w:t>ypedef</w:t>
      </w:r>
      <w:proofErr w:type="spellEnd"/>
      <w:r w:rsidR="002326EB">
        <w:rPr>
          <w:highlight w:val="white"/>
          <w:lang w:val="sv-SE"/>
        </w:rPr>
        <w:t xml:space="preserve"> </w:t>
      </w:r>
      <w:proofErr w:type="spellStart"/>
      <w:r w:rsidR="002326EB">
        <w:rPr>
          <w:highlight w:val="white"/>
          <w:lang w:val="sv-SE"/>
        </w:rPr>
        <w:t>name</w:t>
      </w:r>
      <w:proofErr w:type="spellEnd"/>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proofErr w:type="spellStart"/>
      <w:r>
        <w:rPr>
          <w:highlight w:val="white"/>
          <w:lang w:val="sv-SE"/>
        </w:rPr>
        <w:t>MainParser.gppg</w:t>
      </w:r>
      <w:proofErr w:type="spellEnd"/>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w:t>
      </w:r>
      <w:proofErr w:type="spellStart"/>
      <w:r>
        <w:rPr>
          <w:highlight w:val="white"/>
          <w:lang w:val="sv-SE"/>
        </w:rPr>
        <w:t>adds</w:t>
      </w:r>
      <w:proofErr w:type="spellEnd"/>
      <w:r>
        <w:rPr>
          <w:highlight w:val="white"/>
          <w:lang w:val="sv-SE"/>
        </w:rPr>
        <w:t xml:space="preserve"> </w:t>
      </w:r>
      <w:r w:rsidR="00231CFF">
        <w:rPr>
          <w:highlight w:val="white"/>
          <w:lang w:val="sv-SE"/>
        </w:rPr>
        <w:t xml:space="preserve">the </w:t>
      </w:r>
      <w:proofErr w:type="spellStart"/>
      <w:r w:rsidR="00231CFF">
        <w:rPr>
          <w:highlight w:val="white"/>
          <w:lang w:val="sv-SE"/>
        </w:rPr>
        <w:t>struct</w:t>
      </w:r>
      <w:proofErr w:type="spellEnd"/>
      <w:r w:rsidR="00231CFF">
        <w:rPr>
          <w:highlight w:val="white"/>
          <w:lang w:val="sv-SE"/>
        </w:rPr>
        <w:t xml:space="preserve"> or union to the symbol table, </w:t>
      </w:r>
      <w:proofErr w:type="spellStart"/>
      <w:r w:rsidR="00231CFF">
        <w:rPr>
          <w:highlight w:val="white"/>
          <w:lang w:val="sv-SE"/>
        </w:rPr>
        <w:t>if</w:t>
      </w:r>
      <w:proofErr w:type="spellEnd"/>
      <w:r w:rsidR="00231CFF">
        <w:rPr>
          <w:highlight w:val="white"/>
          <w:lang w:val="sv-SE"/>
        </w:rPr>
        <w:t xml:space="preserve"> the </w:t>
      </w:r>
      <w:proofErr w:type="spellStart"/>
      <w:r w:rsidR="00231CFF">
        <w:rPr>
          <w:highlight w:val="white"/>
          <w:lang w:val="sv-SE"/>
        </w:rPr>
        <w:t>optional</w:t>
      </w:r>
      <w:proofErr w:type="spellEnd"/>
      <w:r w:rsidR="00231CFF">
        <w:rPr>
          <w:highlight w:val="white"/>
          <w:lang w:val="sv-SE"/>
        </w:rPr>
        <w:t xml:space="preserve"> </w:t>
      </w:r>
      <w:proofErr w:type="spellStart"/>
      <w:r w:rsidR="00231CFF">
        <w:rPr>
          <w:highlight w:val="white"/>
          <w:lang w:val="sv-SE"/>
        </w:rPr>
        <w:t>name</w:t>
      </w:r>
      <w:proofErr w:type="spellEnd"/>
      <w:r w:rsidR="00231CFF">
        <w:rPr>
          <w:highlight w:val="white"/>
          <w:lang w:val="sv-SE"/>
        </w:rPr>
        <w:t xml:space="preserve"> </w:t>
      </w:r>
      <w:proofErr w:type="gramStart"/>
      <w:r w:rsidR="00231CFF">
        <w:rPr>
          <w:highlight w:val="white"/>
          <w:lang w:val="sv-SE"/>
        </w:rPr>
        <w:t>is not</w:t>
      </w:r>
      <w:proofErr w:type="gramEnd"/>
      <w:r w:rsidR="00231CFF">
        <w:rPr>
          <w:highlight w:val="white"/>
          <w:lang w:val="sv-SE"/>
        </w:rPr>
        <w:t xml:space="preserve"> </w:t>
      </w:r>
      <w:proofErr w:type="spellStart"/>
      <w:r w:rsidR="00231CFF">
        <w:rPr>
          <w:highlight w:val="white"/>
          <w:lang w:val="sv-SE"/>
        </w:rPr>
        <w:t>null</w:t>
      </w:r>
      <w:proofErr w:type="spellEnd"/>
      <w:r w:rsidR="00231CFF">
        <w:rPr>
          <w:highlight w:val="white"/>
          <w:lang w:val="sv-SE"/>
        </w:rPr>
        <w:t>.</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lastRenderedPageBreak/>
        <w:t xml:space="preserve">The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add</w:t>
      </w:r>
      <w:proofErr w:type="spellEnd"/>
      <w:r>
        <w:rPr>
          <w:highlight w:val="white"/>
          <w:lang w:val="sv-SE"/>
        </w:rPr>
        <w:t xml:space="preserve"> the </w:t>
      </w:r>
      <w:proofErr w:type="spellStart"/>
      <w:r>
        <w:rPr>
          <w:highlight w:val="white"/>
          <w:lang w:val="sv-SE"/>
        </w:rPr>
        <w:t>member</w:t>
      </w:r>
      <w:r w:rsidR="004A2083">
        <w:rPr>
          <w:highlight w:val="white"/>
          <w:lang w:val="sv-SE"/>
        </w:rPr>
        <w: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Pr>
          <w:highlight w:val="white"/>
          <w:lang w:val="sv-SE"/>
        </w:rPr>
        <w:t>struct</w:t>
      </w:r>
      <w:proofErr w:type="spellEnd"/>
      <w:r>
        <w:rPr>
          <w:highlight w:val="white"/>
          <w:lang w:val="sv-SE"/>
        </w:rPr>
        <w:t xml:space="preserve"> or union to</w:t>
      </w:r>
      <w:r w:rsidR="004A2083">
        <w:rPr>
          <w:highlight w:val="white"/>
          <w:lang w:val="sv-SE"/>
        </w:rPr>
        <w:t xml:space="preserve"> </w:t>
      </w:r>
      <w:r w:rsidR="006B7022">
        <w:rPr>
          <w:highlight w:val="white"/>
          <w:lang w:val="sv-SE"/>
        </w:rPr>
        <w:t xml:space="preserve">the </w:t>
      </w:r>
      <w:proofErr w:type="spellStart"/>
      <w:r w:rsidR="006B7022">
        <w:rPr>
          <w:highlight w:val="white"/>
          <w:lang w:val="sv-SE"/>
        </w:rPr>
        <w:t>current</w:t>
      </w:r>
      <w:proofErr w:type="spellEnd"/>
      <w:r w:rsidR="006B7022">
        <w:rPr>
          <w:highlight w:val="white"/>
          <w:lang w:val="sv-SE"/>
        </w:rPr>
        <w:t xml:space="preserve">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t xml:space="preserve">The call to </w:t>
      </w:r>
      <w:r w:rsidRPr="00007328">
        <w:rPr>
          <w:rStyle w:val="KeyWord0"/>
          <w:highlight w:val="white"/>
        </w:rPr>
        <w:t>StructOrUnion</w:t>
      </w:r>
      <w:r>
        <w:rPr>
          <w:rStyle w:val="KeyWord0"/>
          <w:highlight w:val="white"/>
        </w:rPr>
        <w:t>Specifier</w:t>
      </w:r>
      <w:r>
        <w:rPr>
          <w:highlight w:val="white"/>
          <w:lang w:val="sv-SE"/>
        </w:rPr>
        <w:t xml:space="preserve"> </w:t>
      </w:r>
      <w:proofErr w:type="spellStart"/>
      <w:r>
        <w:rPr>
          <w:highlight w:val="white"/>
          <w:lang w:val="sv-SE"/>
        </w:rPr>
        <w:t>adds</w:t>
      </w:r>
      <w:proofErr w:type="spellEnd"/>
      <w:r>
        <w:rPr>
          <w:highlight w:val="white"/>
          <w:lang w:val="sv-SE"/>
        </w:rPr>
        <w:t xml:space="preserve"> the </w:t>
      </w:r>
      <w:proofErr w:type="spellStart"/>
      <w:r w:rsidR="008C46E9">
        <w:rPr>
          <w:highlight w:val="white"/>
          <w:lang w:val="sv-SE"/>
        </w:rPr>
        <w:t>member</w:t>
      </w:r>
      <w:proofErr w:type="spellEnd"/>
      <w:r w:rsidR="008C46E9">
        <w:rPr>
          <w:highlight w:val="white"/>
          <w:lang w:val="sv-SE"/>
        </w:rPr>
        <w:t xml:space="preserve"> </w:t>
      </w:r>
      <w:proofErr w:type="spellStart"/>
      <w:r w:rsidR="008C46E9">
        <w:rPr>
          <w:highlight w:val="white"/>
          <w:lang w:val="sv-SE"/>
        </w:rPr>
        <w:t>map</w:t>
      </w:r>
      <w:proofErr w:type="spellEnd"/>
      <w:r w:rsidR="008C46E9">
        <w:rPr>
          <w:highlight w:val="white"/>
          <w:lang w:val="sv-SE"/>
        </w:rPr>
        <w:t xml:space="preserve"> </w:t>
      </w:r>
      <w:proofErr w:type="spellStart"/>
      <w:r w:rsidR="008C46E9">
        <w:rPr>
          <w:highlight w:val="white"/>
          <w:lang w:val="sv-SE"/>
        </w:rPr>
        <w:t>of</w:t>
      </w:r>
      <w:proofErr w:type="spellEnd"/>
      <w:r w:rsidR="008C46E9">
        <w:rPr>
          <w:highlight w:val="white"/>
          <w:lang w:val="sv-SE"/>
        </w:rPr>
        <w:t xml:space="preserve"> the </w:t>
      </w:r>
      <w:proofErr w:type="spellStart"/>
      <w:r w:rsidR="008C46E9">
        <w:rPr>
          <w:highlight w:val="white"/>
          <w:lang w:val="sv-SE"/>
        </w:rPr>
        <w:t>struct</w:t>
      </w:r>
      <w:proofErr w:type="spellEnd"/>
      <w:r w:rsidR="008C46E9">
        <w:rPr>
          <w:highlight w:val="white"/>
          <w:lang w:val="sv-SE"/>
        </w:rPr>
        <w:t xml:space="preserve"> or union to the </w:t>
      </w:r>
      <w:r>
        <w:rPr>
          <w:highlight w:val="white"/>
          <w:lang w:val="sv-SE"/>
        </w:rPr>
        <w:t xml:space="preserve">symbol table, </w:t>
      </w:r>
      <w:proofErr w:type="spellStart"/>
      <w:r>
        <w:rPr>
          <w:highlight w:val="white"/>
          <w:lang w:val="sv-SE"/>
        </w:rPr>
        <w:t>if</w:t>
      </w:r>
      <w:proofErr w:type="spellEnd"/>
      <w:r>
        <w:rPr>
          <w:highlight w:val="white"/>
          <w:lang w:val="sv-SE"/>
        </w:rPr>
        <w:t xml:space="preserve"> the </w:t>
      </w:r>
      <w:proofErr w:type="spellStart"/>
      <w:r>
        <w:rPr>
          <w:highlight w:val="white"/>
          <w:lang w:val="sv-SE"/>
        </w:rPr>
        <w:t>optional</w:t>
      </w:r>
      <w:proofErr w:type="spellEnd"/>
      <w:r>
        <w:rPr>
          <w:highlight w:val="white"/>
          <w:lang w:val="sv-SE"/>
        </w:rPr>
        <w:t xml:space="preserve"> </w:t>
      </w:r>
      <w:proofErr w:type="spellStart"/>
      <w:r>
        <w:rPr>
          <w:highlight w:val="white"/>
          <w:lang w:val="sv-SE"/>
        </w:rPr>
        <w:t>name</w:t>
      </w:r>
      <w:proofErr w:type="spellEnd"/>
      <w:r>
        <w:rPr>
          <w:highlight w:val="white"/>
          <w:lang w:val="sv-SE"/>
        </w:rPr>
        <w:t xml:space="preserve"> </w:t>
      </w:r>
      <w:proofErr w:type="gramStart"/>
      <w:r>
        <w:rPr>
          <w:highlight w:val="white"/>
          <w:lang w:val="sv-SE"/>
        </w:rPr>
        <w:t>is not</w:t>
      </w:r>
      <w:proofErr w:type="gramEnd"/>
      <w:r>
        <w:rPr>
          <w:highlight w:val="white"/>
          <w:lang w:val="sv-SE"/>
        </w:rPr>
        <w:t xml:space="preserve"> </w:t>
      </w:r>
      <w:proofErr w:type="spellStart"/>
      <w:r>
        <w:rPr>
          <w:highlight w:val="white"/>
          <w:lang w:val="sv-SE"/>
        </w:rPr>
        <w:t>null</w:t>
      </w:r>
      <w:proofErr w:type="spellEnd"/>
      <w:r>
        <w:rPr>
          <w:highlight w:val="white"/>
          <w:lang w:val="sv-SE"/>
        </w:rPr>
        <w:t>.</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struct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union </w:t>
      </w:r>
      <w:proofErr w:type="spellStart"/>
      <w:r>
        <w:rPr>
          <w:highlight w:val="white"/>
          <w:lang w:val="sv-SE"/>
        </w:rPr>
        <w:t>without</w:t>
      </w:r>
      <w:proofErr w:type="spellEnd"/>
      <w:r>
        <w:rPr>
          <w:highlight w:val="white"/>
          <w:lang w:val="sv-SE"/>
        </w:rPr>
        <w:t xml:space="preserve"> a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we</w:t>
      </w:r>
      <w:proofErr w:type="spellEnd"/>
      <w:r>
        <w:rPr>
          <w:highlight w:val="white"/>
          <w:lang w:val="sv-SE"/>
        </w:rPr>
        <w:t xml:space="preserve"> look </w:t>
      </w:r>
      <w:proofErr w:type="spellStart"/>
      <w:r>
        <w:rPr>
          <w:highlight w:val="white"/>
          <w:lang w:val="sv-SE"/>
        </w:rPr>
        <w:t>up</w:t>
      </w:r>
      <w:proofErr w:type="spellEnd"/>
      <w:r>
        <w:rPr>
          <w:highlight w:val="white"/>
          <w:lang w:val="sv-SE"/>
        </w:rPr>
        <w:t xml:space="preserve"> the </w:t>
      </w:r>
      <w:proofErr w:type="spellStart"/>
      <w:r w:rsidR="009B01E8">
        <w:rPr>
          <w:highlight w:val="white"/>
          <w:lang w:val="sv-SE"/>
        </w:rPr>
        <w:t>name</w:t>
      </w:r>
      <w:proofErr w:type="spellEnd"/>
      <w:r w:rsidR="009B01E8">
        <w:rPr>
          <w:highlight w:val="white"/>
          <w:lang w:val="sv-SE"/>
        </w:rPr>
        <w:t>.</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w:t>
      </w:r>
      <w:proofErr w:type="spellStart"/>
      <w:r w:rsidR="005A61B1">
        <w:rPr>
          <w:highlight w:val="white"/>
          <w:lang w:val="sv-SE"/>
        </w:rPr>
        <w:t>adds</w:t>
      </w:r>
      <w:proofErr w:type="spellEnd"/>
      <w:r w:rsidR="005A61B1">
        <w:rPr>
          <w:highlight w:val="white"/>
          <w:lang w:val="sv-SE"/>
        </w:rPr>
        <w:t xml:space="preserve"> the </w:t>
      </w:r>
      <w:proofErr w:type="spellStart"/>
      <w:r w:rsidR="005A61B1">
        <w:rPr>
          <w:highlight w:val="white"/>
          <w:lang w:val="sv-SE"/>
        </w:rPr>
        <w:t>struct</w:t>
      </w:r>
      <w:proofErr w:type="spellEnd"/>
      <w:r w:rsidR="005A61B1">
        <w:rPr>
          <w:highlight w:val="white"/>
          <w:lang w:val="sv-SE"/>
        </w:rPr>
        <w:t xml:space="preserve"> or union to the tag </w:t>
      </w:r>
      <w:proofErr w:type="spellStart"/>
      <w:r w:rsidR="005A61B1">
        <w:rPr>
          <w:highlight w:val="white"/>
          <w:lang w:val="sv-SE"/>
        </w:rPr>
        <w:t>map</w:t>
      </w:r>
      <w:proofErr w:type="spellEnd"/>
      <w:r w:rsidR="005A61B1">
        <w:rPr>
          <w:highlight w:val="white"/>
          <w:lang w:val="sv-SE"/>
        </w:rPr>
        <w:t xml:space="preserve"> </w:t>
      </w:r>
      <w:proofErr w:type="spellStart"/>
      <w:r w:rsidR="005A61B1">
        <w:rPr>
          <w:highlight w:val="white"/>
          <w:lang w:val="sv-SE"/>
        </w:rPr>
        <w:t>if</w:t>
      </w:r>
      <w:proofErr w:type="spellEnd"/>
      <w:r w:rsidR="005A61B1">
        <w:rPr>
          <w:highlight w:val="white"/>
          <w:lang w:val="sv-SE"/>
        </w:rPr>
        <w:t xml:space="preserve"> the </w:t>
      </w:r>
      <w:proofErr w:type="spellStart"/>
      <w:r w:rsidR="005A61B1">
        <w:rPr>
          <w:highlight w:val="white"/>
          <w:lang w:val="sv-SE"/>
        </w:rPr>
        <w:t>optional</w:t>
      </w:r>
      <w:proofErr w:type="spellEnd"/>
      <w:r w:rsidR="005A61B1">
        <w:rPr>
          <w:highlight w:val="white"/>
          <w:lang w:val="sv-SE"/>
        </w:rPr>
        <w:t xml:space="preserve"> </w:t>
      </w:r>
      <w:proofErr w:type="spellStart"/>
      <w:r w:rsidR="005A61B1">
        <w:rPr>
          <w:highlight w:val="white"/>
          <w:lang w:val="sv-SE"/>
        </w:rPr>
        <w:t>name</w:t>
      </w:r>
      <w:proofErr w:type="spellEnd"/>
      <w:r w:rsidR="005A61B1">
        <w:rPr>
          <w:highlight w:val="white"/>
          <w:lang w:val="sv-SE"/>
        </w:rPr>
        <w:t xml:space="preserve"> </w:t>
      </w:r>
      <w:proofErr w:type="gramStart"/>
      <w:r w:rsidR="005A61B1">
        <w:rPr>
          <w:highlight w:val="white"/>
          <w:lang w:val="sv-SE"/>
        </w:rPr>
        <w:t>is not</w:t>
      </w:r>
      <w:proofErr w:type="gramEnd"/>
      <w:r w:rsidR="005A61B1">
        <w:rPr>
          <w:highlight w:val="white"/>
          <w:lang w:val="sv-SE"/>
        </w:rPr>
        <w:t xml:space="preserve"> </w:t>
      </w:r>
      <w:proofErr w:type="spellStart"/>
      <w:r w:rsidR="005A61B1">
        <w:rPr>
          <w:highlight w:val="white"/>
          <w:lang w:val="sv-SE"/>
        </w:rPr>
        <w:t>null</w:t>
      </w:r>
      <w:proofErr w:type="spellEnd"/>
      <w:r w:rsidR="005A61B1">
        <w:rPr>
          <w:highlight w:val="white"/>
          <w:lang w:val="sv-SE"/>
        </w:rPr>
        <w:t>.</w:t>
      </w:r>
      <w:r w:rsidR="00D01EAE">
        <w:rPr>
          <w:highlight w:val="white"/>
          <w:lang w:val="sv-SE"/>
        </w:rPr>
        <w:t xml:space="preserve"> </w:t>
      </w:r>
      <w:proofErr w:type="spellStart"/>
      <w:r w:rsidR="00E23F10">
        <w:rPr>
          <w:highlight w:val="white"/>
          <w:lang w:val="sv-SE"/>
        </w:rPr>
        <w:t>We</w:t>
      </w:r>
      <w:proofErr w:type="spellEnd"/>
      <w:r w:rsidR="00E23F10">
        <w:rPr>
          <w:highlight w:val="white"/>
          <w:lang w:val="sv-SE"/>
        </w:rPr>
        <w:t xml:space="preserve"> </w:t>
      </w:r>
      <w:proofErr w:type="spellStart"/>
      <w:r w:rsidR="00E23F10">
        <w:rPr>
          <w:highlight w:val="white"/>
          <w:lang w:val="sv-SE"/>
        </w:rPr>
        <w:t>need</w:t>
      </w:r>
      <w:proofErr w:type="spellEnd"/>
      <w:r w:rsidR="00E23F10">
        <w:rPr>
          <w:highlight w:val="white"/>
          <w:lang w:val="sv-SE"/>
        </w:rPr>
        <w:t xml:space="preserve"> to do </w:t>
      </w:r>
      <w:proofErr w:type="spellStart"/>
      <w:r w:rsidR="00E23F10">
        <w:rPr>
          <w:highlight w:val="white"/>
          <w:lang w:val="sv-SE"/>
        </w:rPr>
        <w:t>this</w:t>
      </w:r>
      <w:proofErr w:type="spellEnd"/>
      <w:r w:rsidR="00E23F10">
        <w:rPr>
          <w:highlight w:val="white"/>
          <w:lang w:val="sv-SE"/>
        </w:rPr>
        <w:t xml:space="preserve"> in order for </w:t>
      </w:r>
      <w:proofErr w:type="spellStart"/>
      <w:r w:rsidR="00E23F10">
        <w:rPr>
          <w:highlight w:val="white"/>
          <w:lang w:val="sv-SE"/>
        </w:rPr>
        <w:t>recursive</w:t>
      </w:r>
      <w:proofErr w:type="spellEnd"/>
      <w:r w:rsidR="00E23F10">
        <w:rPr>
          <w:highlight w:val="white"/>
          <w:lang w:val="sv-SE"/>
        </w:rPr>
        <w:t xml:space="preserve"> pointers to </w:t>
      </w:r>
      <w:proofErr w:type="spellStart"/>
      <w:r w:rsidR="00E23F10">
        <w:rPr>
          <w:highlight w:val="white"/>
          <w:lang w:val="sv-SE"/>
        </w:rPr>
        <w:t>work</w:t>
      </w:r>
      <w:proofErr w:type="spellEnd"/>
      <w:r w:rsidR="00E23F10">
        <w:rPr>
          <w:highlight w:val="white"/>
          <w:lang w:val="sv-SE"/>
        </w:rPr>
        <w:t xml:space="preserve">. For </w:t>
      </w:r>
      <w:proofErr w:type="spellStart"/>
      <w:r w:rsidR="00E23F10">
        <w:rPr>
          <w:highlight w:val="white"/>
          <w:lang w:val="sv-SE"/>
        </w:rPr>
        <w:t>instance</w:t>
      </w:r>
      <w:proofErr w:type="spellEnd"/>
      <w:r w:rsidR="00E23F10">
        <w:rPr>
          <w:highlight w:val="white"/>
          <w:lang w:val="sv-SE"/>
        </w:rPr>
        <w:t>:</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 xml:space="preserve">If </w:t>
      </w:r>
      <w:proofErr w:type="spellStart"/>
      <w:r>
        <w:rPr>
          <w:highlight w:val="white"/>
          <w:lang w:val="sv-SE"/>
        </w:rPr>
        <w:t>we</w:t>
      </w:r>
      <w:proofErr w:type="spellEnd"/>
      <w:r>
        <w:rPr>
          <w:highlight w:val="white"/>
          <w:lang w:val="sv-SE"/>
        </w:rPr>
        <w:t xml:space="preserve"> do not </w:t>
      </w:r>
      <w:proofErr w:type="spellStart"/>
      <w:r>
        <w:rPr>
          <w:highlight w:val="white"/>
          <w:lang w:val="sv-SE"/>
        </w:rPr>
        <w:t>perf</w:t>
      </w:r>
      <w:r w:rsidR="00697CCB">
        <w:rPr>
          <w:highlight w:val="white"/>
          <w:lang w:val="sv-SE"/>
        </w:rPr>
        <w:t>orm</w:t>
      </w:r>
      <w:proofErr w:type="spellEnd"/>
      <w:r>
        <w:rPr>
          <w:highlight w:val="white"/>
          <w:lang w:val="sv-SE"/>
        </w:rPr>
        <w:t xml:space="preserve"> </w:t>
      </w:r>
      <w:proofErr w:type="spellStart"/>
      <w:r>
        <w:rPr>
          <w:highlight w:val="white"/>
          <w:lang w:val="sv-SE"/>
        </w:rPr>
        <w:t>this</w:t>
      </w:r>
      <w:proofErr w:type="spellEnd"/>
      <w:r>
        <w:rPr>
          <w:highlight w:val="white"/>
          <w:lang w:val="sv-SE"/>
        </w:rPr>
        <w:t xml:space="preserve"> action, </w:t>
      </w:r>
      <w:proofErr w:type="spellStart"/>
      <w:r>
        <w:rPr>
          <w:highlight w:val="white"/>
          <w:lang w:val="sv-SE"/>
        </w:rPr>
        <w:t>there</w:t>
      </w:r>
      <w:proofErr w:type="spellEnd"/>
      <w:r>
        <w:rPr>
          <w:highlight w:val="white"/>
          <w:lang w:val="sv-SE"/>
        </w:rPr>
        <w:t xml:space="preserve"> is a risk </w:t>
      </w:r>
      <w:proofErr w:type="spellStart"/>
      <w:r>
        <w:rPr>
          <w:highlight w:val="white"/>
          <w:lang w:val="sv-SE"/>
        </w:rPr>
        <w:t>that</w:t>
      </w:r>
      <w:proofErr w:type="spellEnd"/>
      <w:r>
        <w:rPr>
          <w:highlight w:val="white"/>
          <w:lang w:val="sv-SE"/>
        </w:rPr>
        <w:t xml:space="preserve"> </w:t>
      </w:r>
      <w:proofErr w:type="spellStart"/>
      <w:r>
        <w:rPr>
          <w:highlight w:val="white"/>
          <w:lang w:val="sv-SE"/>
        </w:rPr>
        <w:t>next</w:t>
      </w:r>
      <w:proofErr w:type="spellEnd"/>
      <w:r>
        <w:rPr>
          <w:highlight w:val="white"/>
          <w:lang w:val="sv-SE"/>
        </w:rPr>
        <w:t xml:space="preserve"> in the </w:t>
      </w:r>
      <w:proofErr w:type="spellStart"/>
      <w:r>
        <w:rPr>
          <w:highlight w:val="white"/>
          <w:lang w:val="sv-SE"/>
        </w:rPr>
        <w:t>code</w:t>
      </w:r>
      <w:proofErr w:type="spellEnd"/>
      <w:r>
        <w:rPr>
          <w:highlight w:val="white"/>
          <w:lang w:val="sv-SE"/>
        </w:rPr>
        <w:t xml:space="preserve"> </w:t>
      </w:r>
      <w:proofErr w:type="spellStart"/>
      <w:r>
        <w:rPr>
          <w:highlight w:val="white"/>
          <w:lang w:val="sv-SE"/>
        </w:rPr>
        <w:t>above</w:t>
      </w:r>
      <w:proofErr w:type="spellEnd"/>
      <w:r>
        <w:rPr>
          <w:highlight w:val="white"/>
          <w:lang w:val="sv-SE"/>
        </w:rPr>
        <w:t xml:space="preserve"> </w:t>
      </w:r>
      <w:proofErr w:type="spellStart"/>
      <w:r>
        <w:rPr>
          <w:highlight w:val="white"/>
          <w:lang w:val="sv-SE"/>
        </w:rPr>
        <w:t>will</w:t>
      </w:r>
      <w:proofErr w:type="spellEnd"/>
      <w:r>
        <w:rPr>
          <w:highlight w:val="white"/>
          <w:lang w:val="sv-SE"/>
        </w:rPr>
        <w:t xml:space="preserve"> </w:t>
      </w:r>
      <w:proofErr w:type="spellStart"/>
      <w:r>
        <w:rPr>
          <w:highlight w:val="white"/>
          <w:lang w:val="sv-SE"/>
        </w:rPr>
        <w:t>point</w:t>
      </w:r>
      <w:proofErr w:type="spellEnd"/>
      <w:r>
        <w:rPr>
          <w:highlight w:val="white"/>
          <w:lang w:val="sv-SE"/>
        </w:rPr>
        <w:t xml:space="preserve"> to </w:t>
      </w:r>
      <w:proofErr w:type="spellStart"/>
      <w:r>
        <w:rPr>
          <w:highlight w:val="white"/>
          <w:lang w:val="sv-SE"/>
        </w:rPr>
        <w:t>another</w:t>
      </w:r>
      <w:proofErr w:type="spellEnd"/>
      <w:r>
        <w:rPr>
          <w:highlight w:val="white"/>
          <w:lang w:val="sv-SE"/>
        </w:rPr>
        <w:t xml:space="preserve"> </w:t>
      </w:r>
      <w:proofErr w:type="spellStart"/>
      <w:r>
        <w:rPr>
          <w:highlight w:val="white"/>
          <w:lang w:val="sv-SE"/>
        </w:rPr>
        <w:t>struct</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the same </w:t>
      </w:r>
      <w:proofErr w:type="spellStart"/>
      <w:r>
        <w:rPr>
          <w:highlight w:val="white"/>
          <w:lang w:val="sv-SE"/>
        </w:rPr>
        <w:t>name</w:t>
      </w:r>
      <w:proofErr w:type="spellEnd"/>
      <w:r>
        <w:rPr>
          <w:highlight w:val="white"/>
          <w:lang w:val="sv-SE"/>
        </w:rPr>
        <w:t xml:space="preserve">, </w:t>
      </w:r>
      <w:proofErr w:type="spellStart"/>
      <w:r>
        <w:rPr>
          <w:highlight w:val="white"/>
          <w:lang w:val="sv-SE"/>
        </w:rPr>
        <w:t>defined</w:t>
      </w:r>
      <w:proofErr w:type="spellEnd"/>
      <w:r>
        <w:rPr>
          <w:highlight w:val="white"/>
          <w:lang w:val="sv-SE"/>
        </w:rPr>
        <w:t xml:space="preserve"> </w:t>
      </w:r>
      <w:r w:rsidR="009E4045">
        <w:rPr>
          <w:highlight w:val="white"/>
          <w:lang w:val="sv-SE"/>
        </w:rPr>
        <w:t xml:space="preserve">in a </w:t>
      </w:r>
      <w:proofErr w:type="spellStart"/>
      <w:r w:rsidR="009E4045">
        <w:rPr>
          <w:highlight w:val="white"/>
          <w:lang w:val="sv-SE"/>
        </w:rPr>
        <w:t>surronding</w:t>
      </w:r>
      <w:proofErr w:type="spellEnd"/>
      <w:r w:rsidR="009E4045">
        <w:rPr>
          <w:highlight w:val="white"/>
          <w:lang w:val="sv-SE"/>
        </w:rPr>
        <w:t xml:space="preserve"> block.</w:t>
      </w:r>
    </w:p>
    <w:p w14:paraId="767DD3CD" w14:textId="6A81A602" w:rsidR="00B700C2" w:rsidRDefault="00D43E0D" w:rsidP="00D43E0D">
      <w:pPr>
        <w:pStyle w:val="CodeHeader"/>
        <w:rPr>
          <w:highlight w:val="white"/>
        </w:rPr>
      </w:pPr>
      <w:proofErr w:type="spellStart"/>
      <w:r>
        <w:rPr>
          <w:highlight w:val="white"/>
        </w:rPr>
        <w:t>MiddleCodeGenerator.cs</w:t>
      </w:r>
      <w:proofErr w:type="spellEnd"/>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lastRenderedPageBreak/>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proofErr w:type="gramStart"/>
      <w:r>
        <w:rPr>
          <w:highlight w:val="white"/>
        </w:rPr>
        <w:t>A</w:t>
      </w:r>
      <w:proofErr w:type="gramEnd"/>
      <w:r>
        <w:rPr>
          <w:highlight w:val="white"/>
        </w:rPr>
        <w:t xml:space="preserve">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proofErr w:type="spellStart"/>
      <w:r>
        <w:rPr>
          <w:highlight w:val="white"/>
        </w:rPr>
        <w:t>MainParser.</w:t>
      </w:r>
      <w:r w:rsidR="00A85C92">
        <w:rPr>
          <w:highlight w:val="white"/>
        </w:rPr>
        <w:t>gppg</w:t>
      </w:r>
      <w:proofErr w:type="spellEnd"/>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proofErr w:type="spellStart"/>
      <w:r>
        <w:rPr>
          <w:highlight w:val="white"/>
          <w:lang w:val="sv-SE"/>
        </w:rPr>
        <w:t>hold</w:t>
      </w:r>
      <w:proofErr w:type="spellEnd"/>
      <w:r>
        <w:rPr>
          <w:highlight w:val="white"/>
          <w:lang w:val="sv-SE"/>
        </w:rPr>
        <w:t xml:space="preserve"> a </w:t>
      </w:r>
      <w:proofErr w:type="spellStart"/>
      <w:r>
        <w:rPr>
          <w:highlight w:val="white"/>
          <w:lang w:val="sv-SE"/>
        </w:rPr>
        <w:t>name</w:t>
      </w:r>
      <w:proofErr w:type="spellEnd"/>
      <w:r>
        <w:rPr>
          <w:highlight w:val="white"/>
          <w:lang w:val="sv-SE"/>
        </w:rPr>
        <w:t xml:space="preserve"> </w:t>
      </w:r>
      <w:proofErr w:type="spellStart"/>
      <w:r>
        <w:rPr>
          <w:highlight w:val="white"/>
          <w:lang w:val="sv-SE"/>
        </w:rPr>
        <w:t>without</w:t>
      </w:r>
      <w:proofErr w:type="spellEnd"/>
      <w:r>
        <w:rPr>
          <w:highlight w:val="white"/>
          <w:lang w:val="sv-SE"/>
        </w:rPr>
        <w:t xml:space="preserve"> a </w:t>
      </w:r>
      <w:r w:rsidR="006A3D35">
        <w:rPr>
          <w:highlight w:val="white"/>
          <w:lang w:val="sv-SE"/>
        </w:rPr>
        <w:t xml:space="preserve">enumeration item list. In </w:t>
      </w:r>
      <w:proofErr w:type="spellStart"/>
      <w:r w:rsidR="006A3D35">
        <w:rPr>
          <w:highlight w:val="white"/>
          <w:lang w:val="sv-SE"/>
        </w:rPr>
        <w:t>that</w:t>
      </w:r>
      <w:proofErr w:type="spellEnd"/>
      <w:r w:rsidR="006A3D35">
        <w:rPr>
          <w:highlight w:val="white"/>
          <w:lang w:val="sv-SE"/>
        </w:rPr>
        <w:t xml:space="preserve"> </w:t>
      </w:r>
      <w:proofErr w:type="spellStart"/>
      <w:r w:rsidR="006A3D35">
        <w:rPr>
          <w:highlight w:val="white"/>
          <w:lang w:val="sv-SE"/>
        </w:rPr>
        <w:t>case</w:t>
      </w:r>
      <w:proofErr w:type="spellEnd"/>
      <w:r w:rsidR="006A3D35">
        <w:rPr>
          <w:highlight w:val="white"/>
          <w:lang w:val="sv-SE"/>
        </w:rPr>
        <w:t xml:space="preserve">, </w:t>
      </w:r>
      <w:proofErr w:type="spellStart"/>
      <w:r w:rsidR="006A3D35">
        <w:rPr>
          <w:highlight w:val="white"/>
          <w:lang w:val="sv-SE"/>
        </w:rPr>
        <w:t>we</w:t>
      </w:r>
      <w:proofErr w:type="spellEnd"/>
      <w:r w:rsidR="006A3D35">
        <w:rPr>
          <w:highlight w:val="white"/>
          <w:lang w:val="sv-SE"/>
        </w:rPr>
        <w:t xml:space="preserve"> look </w:t>
      </w:r>
      <w:proofErr w:type="spellStart"/>
      <w:r w:rsidR="006A3D35">
        <w:rPr>
          <w:highlight w:val="white"/>
          <w:lang w:val="sv-SE"/>
        </w:rPr>
        <w:t>up</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and </w:t>
      </w:r>
      <w:proofErr w:type="spellStart"/>
      <w:r w:rsidR="006A3D35">
        <w:rPr>
          <w:highlight w:val="white"/>
          <w:lang w:val="sv-SE"/>
        </w:rPr>
        <w:t>returns</w:t>
      </w:r>
      <w:proofErr w:type="spellEnd"/>
      <w:r w:rsidR="006A3D35">
        <w:rPr>
          <w:highlight w:val="white"/>
          <w:lang w:val="sv-SE"/>
        </w:rPr>
        <w:t xml:space="preserve"> </w:t>
      </w:r>
      <w:proofErr w:type="spellStart"/>
      <w:r w:rsidR="006A3D35">
        <w:rPr>
          <w:highlight w:val="white"/>
          <w:lang w:val="sv-SE"/>
        </w:rPr>
        <w:t>its</w:t>
      </w:r>
      <w:proofErr w:type="spellEnd"/>
      <w:r w:rsidR="006A3D35">
        <w:rPr>
          <w:highlight w:val="white"/>
          <w:lang w:val="sv-SE"/>
        </w:rPr>
        <w:t xml:space="preserve"> </w:t>
      </w:r>
      <w:proofErr w:type="spellStart"/>
      <w:r w:rsidR="006A3D35">
        <w:rPr>
          <w:highlight w:val="white"/>
          <w:lang w:val="sv-SE"/>
        </w:rPr>
        <w:t>type</w:t>
      </w:r>
      <w:proofErr w:type="spellEnd"/>
      <w:r w:rsidR="006A3D35">
        <w:rPr>
          <w:highlight w:val="white"/>
          <w:lang w:val="sv-SE"/>
        </w:rPr>
        <w:t xml:space="preserve">. The </w:t>
      </w:r>
      <w:proofErr w:type="spellStart"/>
      <w:r w:rsidR="006A3D35">
        <w:rPr>
          <w:highlight w:val="white"/>
          <w:lang w:val="sv-SE"/>
        </w:rPr>
        <w:t>type</w:t>
      </w:r>
      <w:proofErr w:type="spellEnd"/>
      <w:r w:rsidR="006A3D35">
        <w:rPr>
          <w:highlight w:val="white"/>
          <w:lang w:val="sv-SE"/>
        </w:rPr>
        <w:t xml:space="preserve"> </w:t>
      </w:r>
      <w:proofErr w:type="spellStart"/>
      <w:r w:rsidR="006A3D35">
        <w:rPr>
          <w:highlight w:val="white"/>
          <w:lang w:val="sv-SE"/>
        </w:rPr>
        <w:t>will</w:t>
      </w:r>
      <w:proofErr w:type="spellEnd"/>
      <w:r w:rsidR="006A3D35">
        <w:rPr>
          <w:highlight w:val="white"/>
          <w:lang w:val="sv-SE"/>
        </w:rPr>
        <w:t xml:space="preserve"> </w:t>
      </w:r>
      <w:proofErr w:type="spellStart"/>
      <w:r w:rsidR="006A3D35">
        <w:rPr>
          <w:highlight w:val="white"/>
          <w:lang w:val="sv-SE"/>
        </w:rPr>
        <w:t>actually</w:t>
      </w:r>
      <w:proofErr w:type="spellEnd"/>
      <w:r w:rsidR="006A3D35">
        <w:rPr>
          <w:highlight w:val="white"/>
          <w:lang w:val="sv-SE"/>
        </w:rPr>
        <w:t xml:space="preserve"> be </w:t>
      </w:r>
      <w:proofErr w:type="spellStart"/>
      <w:r w:rsidR="006A3D35">
        <w:rPr>
          <w:highlight w:val="white"/>
          <w:lang w:val="sv-SE"/>
        </w:rPr>
        <w:t>constant</w:t>
      </w:r>
      <w:proofErr w:type="spellEnd"/>
      <w:r w:rsidR="006A3D35">
        <w:rPr>
          <w:highlight w:val="white"/>
          <w:lang w:val="sv-SE"/>
        </w:rPr>
        <w:t xml:space="preserve"> </w:t>
      </w:r>
      <w:proofErr w:type="spellStart"/>
      <w:r w:rsidR="006A3D35">
        <w:rPr>
          <w:highlight w:val="white"/>
          <w:lang w:val="sv-SE"/>
        </w:rPr>
        <w:t>signed</w:t>
      </w:r>
      <w:proofErr w:type="spellEnd"/>
      <w:r w:rsidR="006A3D35">
        <w:rPr>
          <w:highlight w:val="white"/>
          <w:lang w:val="sv-SE"/>
        </w:rPr>
        <w:t xml:space="preserve"> </w:t>
      </w:r>
      <w:proofErr w:type="spellStart"/>
      <w:r w:rsidR="006A3D35">
        <w:rPr>
          <w:highlight w:val="white"/>
          <w:lang w:val="sv-SE"/>
        </w:rPr>
        <w:t>integer</w:t>
      </w:r>
      <w:proofErr w:type="spellEnd"/>
      <w:r w:rsidR="006A3D35">
        <w:rPr>
          <w:highlight w:val="white"/>
          <w:lang w:val="sv-SE"/>
        </w:rPr>
        <w:t xml:space="preserve">. </w:t>
      </w:r>
      <w:proofErr w:type="spellStart"/>
      <w:r w:rsidR="006A3D35">
        <w:rPr>
          <w:highlight w:val="white"/>
          <w:lang w:val="sv-SE"/>
        </w:rPr>
        <w:t>However</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w:t>
      </w:r>
      <w:proofErr w:type="spellStart"/>
      <w:r w:rsidR="006A3D35">
        <w:rPr>
          <w:highlight w:val="white"/>
          <w:lang w:val="sv-SE"/>
        </w:rPr>
        <w:t>of</w:t>
      </w:r>
      <w:proofErr w:type="spellEnd"/>
      <w:r w:rsidR="006A3D35">
        <w:rPr>
          <w:highlight w:val="white"/>
          <w:lang w:val="sv-SE"/>
        </w:rPr>
        <w:t xml:space="preserve"> the </w:t>
      </w:r>
      <w:proofErr w:type="spellStart"/>
      <w:r w:rsidR="006A3D35">
        <w:rPr>
          <w:highlight w:val="white"/>
          <w:lang w:val="sv-SE"/>
        </w:rPr>
        <w:t>enumeraion</w:t>
      </w:r>
      <w:proofErr w:type="spellEnd"/>
      <w:r w:rsidR="006A3D35">
        <w:rPr>
          <w:highlight w:val="white"/>
          <w:lang w:val="sv-SE"/>
        </w:rPr>
        <w:t xml:space="preserve"> must </w:t>
      </w:r>
      <w:proofErr w:type="spellStart"/>
      <w:proofErr w:type="gramStart"/>
      <w:r w:rsidR="006A3D35">
        <w:rPr>
          <w:highlight w:val="white"/>
          <w:lang w:val="sv-SE"/>
        </w:rPr>
        <w:t>exist</w:t>
      </w:r>
      <w:proofErr w:type="spellEnd"/>
      <w:r w:rsidR="006A3D35">
        <w:rPr>
          <w:highlight w:val="white"/>
          <w:lang w:val="sv-SE"/>
        </w:rPr>
        <w:t>,;</w:t>
      </w:r>
      <w:proofErr w:type="gramEnd"/>
      <w:r w:rsidR="006A3D35">
        <w:rPr>
          <w:highlight w:val="white"/>
          <w:lang w:val="sv-SE"/>
        </w:rPr>
        <w:t xml:space="preserve"> </w:t>
      </w:r>
      <w:proofErr w:type="spellStart"/>
      <w:r w:rsidR="006A3D35">
        <w:rPr>
          <w:highlight w:val="white"/>
          <w:lang w:val="sv-SE"/>
        </w:rPr>
        <w:t>otherwise</w:t>
      </w:r>
      <w:proofErr w:type="spellEnd"/>
      <w:r w:rsidR="006A3D35">
        <w:rPr>
          <w:highlight w:val="white"/>
          <w:lang w:val="sv-SE"/>
        </w:rPr>
        <w:t xml:space="preserve">, a </w:t>
      </w:r>
      <w:proofErr w:type="spellStart"/>
      <w:r w:rsidR="006A3D35">
        <w:rPr>
          <w:highlight w:val="white"/>
          <w:lang w:val="sv-SE"/>
        </w:rPr>
        <w:t>error</w:t>
      </w:r>
      <w:proofErr w:type="spellEnd"/>
      <w:r w:rsidR="006A3D35">
        <w:rPr>
          <w:highlight w:val="white"/>
          <w:lang w:val="sv-SE"/>
        </w:rPr>
        <w:t xml:space="preserve"> is </w:t>
      </w:r>
      <w:proofErr w:type="spellStart"/>
      <w:r w:rsidR="006A3D35">
        <w:rPr>
          <w:highlight w:val="white"/>
          <w:lang w:val="sv-SE"/>
        </w:rPr>
        <w:t>reported</w:t>
      </w:r>
      <w:proofErr w:type="spellEnd"/>
      <w:r w:rsidR="006A3D35">
        <w:rPr>
          <w:highlight w:val="white"/>
          <w:lang w:val="sv-SE"/>
        </w:rPr>
        <w:t>.</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w:t>
      </w:r>
      <w:proofErr w:type="spellStart"/>
      <w:r>
        <w:rPr>
          <w:highlight w:val="white"/>
          <w:lang w:val="sv-SE"/>
        </w:rPr>
        <w:t>result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w:t>
      </w:r>
      <w:r w:rsidRPr="00BB7891">
        <w:rPr>
          <w:rStyle w:val="KeyWord0"/>
          <w:highlight w:val="white"/>
        </w:rPr>
        <w:t>enum_list</w:t>
      </w:r>
      <w:r>
        <w:rPr>
          <w:highlight w:val="white"/>
          <w:lang w:val="sv-SE"/>
        </w:rPr>
        <w:t xml:space="preserve"> is a set holding the symbols </w:t>
      </w:r>
      <w:proofErr w:type="spellStart"/>
      <w:r>
        <w:rPr>
          <w:highlight w:val="white"/>
          <w:lang w:val="sv-SE"/>
        </w:rPr>
        <w:t>of</w:t>
      </w:r>
      <w:proofErr w:type="spellEnd"/>
      <w:r>
        <w:rPr>
          <w:highlight w:val="white"/>
          <w:lang w:val="sv-SE"/>
        </w:rPr>
        <w:t xml:space="preserve"> the enumeration </w:t>
      </w:r>
      <w:proofErr w:type="spellStart"/>
      <w:r>
        <w:rPr>
          <w:highlight w:val="white"/>
          <w:lang w:val="sv-SE"/>
        </w:rPr>
        <w:t>items</w:t>
      </w:r>
      <w:proofErr w:type="spellEnd"/>
      <w:r>
        <w:rPr>
          <w:highlight w:val="white"/>
          <w:lang w:val="sv-SE"/>
        </w:rPr>
        <w:t xml:space="preserve"> and a </w:t>
      </w:r>
      <w:proofErr w:type="spellStart"/>
      <w:r>
        <w:rPr>
          <w:highlight w:val="white"/>
          <w:lang w:val="sv-SE"/>
        </w:rPr>
        <w:t>boolean</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w:t>
      </w:r>
      <w:proofErr w:type="spellStart"/>
      <w:r>
        <w:rPr>
          <w:highlight w:val="white"/>
          <w:lang w:val="sv-SE"/>
        </w:rPr>
        <w:t>indicating</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the item </w:t>
      </w:r>
      <w:proofErr w:type="spellStart"/>
      <w:r>
        <w:rPr>
          <w:highlight w:val="white"/>
          <w:lang w:val="sv-SE"/>
        </w:rPr>
        <w:t>was</w:t>
      </w:r>
      <w:proofErr w:type="spellEnd"/>
      <w:r>
        <w:rPr>
          <w:highlight w:val="white"/>
          <w:lang w:val="sv-SE"/>
        </w:rPr>
        <w:t xml:space="preserve"> </w:t>
      </w:r>
      <w:proofErr w:type="spellStart"/>
      <w:r>
        <w:rPr>
          <w:highlight w:val="white"/>
          <w:lang w:val="sv-SE"/>
        </w:rPr>
        <w:t>explicitly</w:t>
      </w:r>
      <w:proofErr w:type="spellEnd"/>
      <w:r>
        <w:rPr>
          <w:highlight w:val="white"/>
          <w:lang w:val="sv-SE"/>
        </w:rPr>
        <w:t xml:space="preserve"> </w:t>
      </w:r>
      <w:proofErr w:type="spellStart"/>
      <w:r>
        <w:rPr>
          <w:highlight w:val="white"/>
          <w:lang w:val="sv-SE"/>
        </w:rPr>
        <w:t>assignd</w:t>
      </w:r>
      <w:proofErr w:type="spellEnd"/>
      <w:r>
        <w:rPr>
          <w:highlight w:val="white"/>
          <w:lang w:val="sv-SE"/>
        </w:rPr>
        <w:t>.</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lastRenderedPageBreak/>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proofErr w:type="spellStart"/>
      <w:r w:rsidR="004B1FA0">
        <w:rPr>
          <w:highlight w:val="white"/>
          <w:lang w:val="sv-SE"/>
        </w:rPr>
        <w:t>might</w:t>
      </w:r>
      <w:proofErr w:type="spellEnd"/>
      <w:r w:rsidR="004B1FA0">
        <w:rPr>
          <w:highlight w:val="white"/>
          <w:lang w:val="sv-SE"/>
        </w:rPr>
        <w:t xml:space="preserve"> be </w:t>
      </w:r>
      <w:proofErr w:type="spellStart"/>
      <w:r w:rsidR="004B1FA0">
        <w:rPr>
          <w:highlight w:val="white"/>
          <w:lang w:val="sv-SE"/>
        </w:rPr>
        <w:t>assigned</w:t>
      </w:r>
      <w:proofErr w:type="spellEnd"/>
      <w:r w:rsidR="004B1FA0">
        <w:rPr>
          <w:highlight w:val="white"/>
          <w:lang w:val="sv-SE"/>
        </w:rPr>
        <w:t xml:space="preserve"> a </w:t>
      </w:r>
      <w:proofErr w:type="spellStart"/>
      <w:r w:rsidR="004B1FA0">
        <w:rPr>
          <w:highlight w:val="white"/>
          <w:lang w:val="sv-SE"/>
        </w:rPr>
        <w:t>value</w:t>
      </w:r>
      <w:proofErr w:type="spellEnd"/>
      <w:r w:rsidR="004B1FA0">
        <w:rPr>
          <w:highlight w:val="white"/>
          <w:lang w:val="sv-SE"/>
        </w:rPr>
        <w:t>.</w:t>
      </w:r>
      <w:r w:rsidR="008520EB">
        <w:rPr>
          <w:highlight w:val="white"/>
          <w:lang w:val="sv-SE"/>
        </w:rPr>
        <w:t xml:space="preserve"> </w:t>
      </w:r>
      <w:proofErr w:type="spellStart"/>
      <w:r w:rsidR="008520EB">
        <w:rPr>
          <w:highlight w:val="white"/>
          <w:lang w:val="sv-SE"/>
        </w:rPr>
        <w:t>Otherwise</w:t>
      </w:r>
      <w:proofErr w:type="spellEnd"/>
      <w:r w:rsidR="008520EB">
        <w:rPr>
          <w:highlight w:val="white"/>
          <w:lang w:val="sv-SE"/>
        </w:rPr>
        <w:t xml:space="preserve">, a </w:t>
      </w:r>
      <w:proofErr w:type="spellStart"/>
      <w:r w:rsidR="008520EB">
        <w:rPr>
          <w:highlight w:val="white"/>
          <w:lang w:val="sv-SE"/>
        </w:rPr>
        <w:t>values</w:t>
      </w:r>
      <w:proofErr w:type="spellEnd"/>
      <w:r w:rsidR="008520EB">
        <w:rPr>
          <w:highlight w:val="white"/>
          <w:lang w:val="sv-SE"/>
        </w:rPr>
        <w:t xml:space="preserve"> is </w:t>
      </w:r>
      <w:proofErr w:type="spellStart"/>
      <w:r w:rsidR="008520EB">
        <w:rPr>
          <w:highlight w:val="white"/>
          <w:lang w:val="sv-SE"/>
        </w:rPr>
        <w:t>implicitly</w:t>
      </w:r>
      <w:proofErr w:type="spellEnd"/>
      <w:r w:rsidR="008520EB">
        <w:rPr>
          <w:highlight w:val="white"/>
          <w:lang w:val="sv-SE"/>
        </w:rPr>
        <w:t xml:space="preserve"> </w:t>
      </w:r>
      <w:proofErr w:type="spellStart"/>
      <w:r w:rsidR="008520EB">
        <w:rPr>
          <w:highlight w:val="white"/>
          <w:lang w:val="sv-SE"/>
        </w:rPr>
        <w:t>assigned</w:t>
      </w:r>
      <w:proofErr w:type="spellEnd"/>
      <w:r w:rsidR="008520EB">
        <w:rPr>
          <w:highlight w:val="white"/>
          <w:lang w:val="sv-SE"/>
        </w:rPr>
        <w:t>.</w:t>
      </w:r>
    </w:p>
    <w:p w14:paraId="60C1BB1D" w14:textId="77777777" w:rsidR="0099740C" w:rsidRDefault="0099740C" w:rsidP="0099740C">
      <w:pPr>
        <w:rPr>
          <w:highlight w:val="white"/>
          <w:lang w:val="sv-SE"/>
        </w:rPr>
      </w:pPr>
      <w:proofErr w:type="spellStart"/>
      <w:r>
        <w:rPr>
          <w:highlight w:val="white"/>
          <w:lang w:val="sv-SE"/>
        </w:rPr>
        <w:t>When</w:t>
      </w:r>
      <w:proofErr w:type="spellEnd"/>
      <w:r>
        <w:rPr>
          <w:highlight w:val="white"/>
          <w:lang w:val="sv-SE"/>
        </w:rPr>
        <w:t xml:space="preserve"> it </w:t>
      </w:r>
      <w:proofErr w:type="spellStart"/>
      <w:r>
        <w:rPr>
          <w:highlight w:val="white"/>
          <w:lang w:val="sv-SE"/>
        </w:rPr>
        <w:t>comes</w:t>
      </w:r>
      <w:proofErr w:type="spellEnd"/>
      <w:r>
        <w:rPr>
          <w:highlight w:val="white"/>
          <w:lang w:val="sv-SE"/>
        </w:rPr>
        <w:t xml:space="preserve"> to enumeration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a </w:t>
      </w:r>
      <w:proofErr w:type="gramStart"/>
      <w:r>
        <w:rPr>
          <w:highlight w:val="white"/>
          <w:lang w:val="sv-SE"/>
        </w:rPr>
        <w:t>potential problem</w:t>
      </w:r>
      <w:proofErr w:type="gramEnd"/>
      <w:r>
        <w:rPr>
          <w:highlight w:val="white"/>
          <w:lang w:val="sv-SE"/>
        </w:rPr>
        <w:t xml:space="preserve">. </w:t>
      </w:r>
      <w:proofErr w:type="spellStart"/>
      <w:r>
        <w:rPr>
          <w:highlight w:val="white"/>
          <w:lang w:val="sv-SE"/>
        </w:rPr>
        <w:t>Each</w:t>
      </w:r>
      <w:proofErr w:type="spellEnd"/>
      <w:r>
        <w:rPr>
          <w:highlight w:val="white"/>
          <w:lang w:val="sv-SE"/>
        </w:rPr>
        <w:t xml:space="preserve"> enumeration item is </w:t>
      </w:r>
      <w:proofErr w:type="spellStart"/>
      <w:r>
        <w:rPr>
          <w:highlight w:val="white"/>
          <w:lang w:val="sv-SE"/>
        </w:rPr>
        <w:t>stored</w:t>
      </w:r>
      <w:proofErr w:type="spellEnd"/>
      <w:r>
        <w:rPr>
          <w:highlight w:val="white"/>
          <w:lang w:val="sv-SE"/>
        </w:rPr>
        <w:t xml:space="preserve"> in the symbol table as a </w:t>
      </w:r>
      <w:proofErr w:type="spellStart"/>
      <w:r>
        <w:rPr>
          <w:highlight w:val="white"/>
          <w:lang w:val="sv-SE"/>
        </w:rPr>
        <w:t>signed</w:t>
      </w:r>
      <w:proofErr w:type="spellEnd"/>
      <w:r>
        <w:rPr>
          <w:highlight w:val="white"/>
          <w:lang w:val="sv-SE"/>
        </w:rPr>
        <w:t xml:space="preserve"> </w:t>
      </w:r>
      <w:proofErr w:type="spellStart"/>
      <w:r>
        <w:rPr>
          <w:highlight w:val="white"/>
          <w:lang w:val="sv-SE"/>
        </w:rPr>
        <w:t>integer</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The </w:t>
      </w:r>
      <w:proofErr w:type="spellStart"/>
      <w:r>
        <w:rPr>
          <w:highlight w:val="white"/>
          <w:lang w:val="sv-SE"/>
        </w:rPr>
        <w:t>value</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be </w:t>
      </w:r>
      <w:proofErr w:type="spellStart"/>
      <w:r>
        <w:rPr>
          <w:highlight w:val="white"/>
          <w:lang w:val="sv-SE"/>
        </w:rPr>
        <w:t>assigned</w:t>
      </w:r>
      <w:proofErr w:type="spellEnd"/>
      <w:r>
        <w:rPr>
          <w:highlight w:val="white"/>
          <w:lang w:val="sv-SE"/>
        </w:rPr>
        <w:t xml:space="preserve"> or given </w:t>
      </w:r>
      <w:proofErr w:type="spellStart"/>
      <w:r>
        <w:rPr>
          <w:highlight w:val="white"/>
          <w:lang w:val="sv-SE"/>
        </w:rPr>
        <w:t>implicity</w:t>
      </w:r>
      <w:proofErr w:type="spellEnd"/>
      <w:r>
        <w:rPr>
          <w:highlight w:val="white"/>
          <w:lang w:val="sv-SE"/>
        </w:rPr>
        <w:t xml:space="preserve">. If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enumeration is extern, </w:t>
      </w:r>
      <w:proofErr w:type="spellStart"/>
      <w:r>
        <w:rPr>
          <w:highlight w:val="white"/>
          <w:lang w:val="sv-SE"/>
        </w:rPr>
        <w:t>we</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not </w:t>
      </w:r>
      <w:proofErr w:type="spellStart"/>
      <w:r>
        <w:rPr>
          <w:highlight w:val="white"/>
          <w:lang w:val="sv-SE"/>
        </w:rPr>
        <w:t>allowed</w:t>
      </w:r>
      <w:proofErr w:type="spellEnd"/>
      <w:r>
        <w:rPr>
          <w:highlight w:val="white"/>
          <w:lang w:val="sv-SE"/>
        </w:rPr>
        <w:t xml:space="preserve"> to </w:t>
      </w:r>
      <w:proofErr w:type="spellStart"/>
      <w:r>
        <w:rPr>
          <w:highlight w:val="white"/>
          <w:lang w:val="sv-SE"/>
        </w:rPr>
        <w:t>assigne</w:t>
      </w:r>
      <w:proofErr w:type="spellEnd"/>
      <w:r>
        <w:rPr>
          <w:highlight w:val="white"/>
          <w:lang w:val="sv-SE"/>
        </w:rPr>
        <w:t xml:space="preserve"> </w:t>
      </w:r>
      <w:proofErr w:type="spellStart"/>
      <w:r>
        <w:rPr>
          <w:highlight w:val="white"/>
          <w:lang w:val="sv-SE"/>
        </w:rPr>
        <w:t>values</w:t>
      </w:r>
      <w:proofErr w:type="spellEnd"/>
      <w:r>
        <w:rPr>
          <w:highlight w:val="white"/>
          <w:lang w:val="sv-SE"/>
        </w:rPr>
        <w:t xml:space="preserve"> to the enumeration </w:t>
      </w:r>
      <w:proofErr w:type="spellStart"/>
      <w:r>
        <w:rPr>
          <w:highlight w:val="white"/>
          <w:lang w:val="sv-SE"/>
        </w:rPr>
        <w:t>items</w:t>
      </w:r>
      <w:proofErr w:type="spellEnd"/>
      <w:r>
        <w:rPr>
          <w:highlight w:val="white"/>
          <w:lang w:val="sv-SE"/>
        </w:rPr>
        <w:t xml:space="preserve">. </w:t>
      </w:r>
      <w:proofErr w:type="spellStart"/>
      <w:r>
        <w:rPr>
          <w:highlight w:val="white"/>
          <w:lang w:val="sv-SE"/>
        </w:rPr>
        <w:t>However</w:t>
      </w:r>
      <w:proofErr w:type="spellEnd"/>
      <w:r>
        <w:rPr>
          <w:highlight w:val="white"/>
          <w:lang w:val="sv-SE"/>
        </w:rPr>
        <w:t xml:space="preserve">, it is in C </w:t>
      </w:r>
      <w:proofErr w:type="spellStart"/>
      <w:r>
        <w:rPr>
          <w:highlight w:val="white"/>
          <w:lang w:val="sv-SE"/>
        </w:rPr>
        <w:t>allowed</w:t>
      </w:r>
      <w:proofErr w:type="spellEnd"/>
      <w:r>
        <w:rPr>
          <w:highlight w:val="white"/>
          <w:lang w:val="sv-SE"/>
        </w:rPr>
        <w:t xml:space="preserve"> to </w:t>
      </w:r>
      <w:proofErr w:type="spellStart"/>
      <w:r>
        <w:rPr>
          <w:highlight w:val="white"/>
          <w:lang w:val="sv-SE"/>
        </w:rPr>
        <w:t>state</w:t>
      </w:r>
      <w:proofErr w:type="spellEnd"/>
      <w:r>
        <w:rPr>
          <w:highlight w:val="white"/>
          <w:lang w:val="sv-SE"/>
        </w:rPr>
        <w:t xml:space="preserve"> the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in </w:t>
      </w:r>
      <w:proofErr w:type="spellStart"/>
      <w:r>
        <w:rPr>
          <w:highlight w:val="white"/>
          <w:lang w:val="sv-SE"/>
        </w:rPr>
        <w:t>arbitary</w:t>
      </w:r>
      <w:proofErr w:type="spellEnd"/>
      <w:r>
        <w:rPr>
          <w:highlight w:val="white"/>
          <w:lang w:val="sv-SE"/>
        </w:rPr>
        <w:t xml:space="preserve"> order. For </w:t>
      </w:r>
      <w:proofErr w:type="spellStart"/>
      <w:r>
        <w:rPr>
          <w:highlight w:val="white"/>
          <w:lang w:val="sv-SE"/>
        </w:rPr>
        <w:t>instance</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 xml:space="preserve">The problem is </w:t>
      </w:r>
      <w:proofErr w:type="spellStart"/>
      <w:r>
        <w:rPr>
          <w:highlight w:val="white"/>
          <w:lang w:val="sv-SE"/>
        </w:rPr>
        <w:t>that</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parse</w:t>
      </w:r>
      <w:proofErr w:type="spellEnd"/>
      <w:r>
        <w:rPr>
          <w:highlight w:val="white"/>
          <w:lang w:val="sv-SE"/>
        </w:rPr>
        <w:t xml:space="preserve">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might</w:t>
      </w:r>
      <w:proofErr w:type="spellEnd"/>
      <w:r>
        <w:rPr>
          <w:highlight w:val="white"/>
          <w:lang w:val="sv-SE"/>
        </w:rPr>
        <w:t xml:space="preserve"> not </w:t>
      </w:r>
      <w:proofErr w:type="spellStart"/>
      <w:r>
        <w:rPr>
          <w:highlight w:val="white"/>
          <w:lang w:val="sv-SE"/>
        </w:rPr>
        <w:t>yet</w:t>
      </w:r>
      <w:proofErr w:type="spellEnd"/>
      <w:r>
        <w:rPr>
          <w:highlight w:val="white"/>
          <w:lang w:val="sv-SE"/>
        </w:rPr>
        <w:t xml:space="preserve"> </w:t>
      </w:r>
      <w:proofErr w:type="spellStart"/>
      <w:r>
        <w:rPr>
          <w:highlight w:val="white"/>
          <w:lang w:val="sv-SE"/>
        </w:rPr>
        <w:t>know</w:t>
      </w:r>
      <w:proofErr w:type="spellEnd"/>
      <w:r>
        <w:rPr>
          <w:highlight w:val="white"/>
          <w:lang w:val="sv-SE"/>
        </w:rPr>
        <w:t xml:space="preserve"> </w:t>
      </w:r>
      <w:proofErr w:type="spellStart"/>
      <w:r>
        <w:rPr>
          <w:highlight w:val="white"/>
          <w:lang w:val="sv-SE"/>
        </w:rPr>
        <w:t>if</w:t>
      </w:r>
      <w:proofErr w:type="spellEnd"/>
      <w:r>
        <w:rPr>
          <w:highlight w:val="white"/>
          <w:lang w:val="sv-SE"/>
        </w:rPr>
        <w:t xml:space="preserve"> </w:t>
      </w:r>
      <w:proofErr w:type="spellStart"/>
      <w:r>
        <w:rPr>
          <w:highlight w:val="white"/>
          <w:lang w:val="sv-SE"/>
        </w:rPr>
        <w:t>its</w:t>
      </w:r>
      <w:proofErr w:type="spellEnd"/>
      <w:r>
        <w:rPr>
          <w:highlight w:val="white"/>
          <w:lang w:val="sv-SE"/>
        </w:rPr>
        <w:t xml:space="preserve"> </w:t>
      </w:r>
      <w:proofErr w:type="spellStart"/>
      <w:r>
        <w:rPr>
          <w:highlight w:val="white"/>
          <w:lang w:val="sv-SE"/>
        </w:rPr>
        <w:t>storage</w:t>
      </w:r>
      <w:proofErr w:type="spellEnd"/>
      <w:r>
        <w:rPr>
          <w:highlight w:val="white"/>
          <w:lang w:val="sv-SE"/>
        </w:rPr>
        <w:t xml:space="preserve"> is extern. </w:t>
      </w:r>
      <w:proofErr w:type="spellStart"/>
      <w:r>
        <w:rPr>
          <w:highlight w:val="white"/>
          <w:lang w:val="sv-SE"/>
        </w:rPr>
        <w:t>Therefore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must </w:t>
      </w:r>
      <w:proofErr w:type="spellStart"/>
      <w:r>
        <w:rPr>
          <w:highlight w:val="white"/>
          <w:lang w:val="sv-SE"/>
        </w:rPr>
        <w:t>also</w:t>
      </w:r>
      <w:proofErr w:type="spellEnd"/>
      <w:r>
        <w:rPr>
          <w:highlight w:val="white"/>
          <w:lang w:val="sv-SE"/>
        </w:rPr>
        <w:t xml:space="preserve"> store, for </w:t>
      </w:r>
      <w:proofErr w:type="spellStart"/>
      <w:r>
        <w:rPr>
          <w:highlight w:val="white"/>
          <w:lang w:val="sv-SE"/>
        </w:rPr>
        <w:t>each</w:t>
      </w:r>
      <w:proofErr w:type="spellEnd"/>
      <w:r>
        <w:rPr>
          <w:highlight w:val="white"/>
          <w:lang w:val="sv-SE"/>
        </w:rPr>
        <w:t xml:space="preserve"> item, </w:t>
      </w:r>
      <w:proofErr w:type="spellStart"/>
      <w:r>
        <w:rPr>
          <w:highlight w:val="white"/>
          <w:lang w:val="sv-SE"/>
        </w:rPr>
        <w:t>whether</w:t>
      </w:r>
      <w:proofErr w:type="spellEnd"/>
      <w:r>
        <w:rPr>
          <w:highlight w:val="white"/>
          <w:lang w:val="sv-SE"/>
        </w:rPr>
        <w:t xml:space="preserve"> it has </w:t>
      </w:r>
      <w:proofErr w:type="spellStart"/>
      <w:r>
        <w:rPr>
          <w:highlight w:val="white"/>
          <w:lang w:val="sv-SE"/>
        </w:rPr>
        <w:t>been</w:t>
      </w:r>
      <w:proofErr w:type="spellEnd"/>
      <w:r>
        <w:rPr>
          <w:highlight w:val="white"/>
          <w:lang w:val="sv-SE"/>
        </w:rPr>
        <w:t xml:space="preserve"> </w:t>
      </w:r>
      <w:proofErr w:type="spellStart"/>
      <w:r>
        <w:rPr>
          <w:highlight w:val="white"/>
          <w:lang w:val="sv-SE"/>
        </w:rPr>
        <w:t>explicity</w:t>
      </w:r>
      <w:proofErr w:type="spellEnd"/>
      <w:r>
        <w:rPr>
          <w:highlight w:val="white"/>
          <w:lang w:val="sv-SE"/>
        </w:rPr>
        <w:t xml:space="preserve"> </w:t>
      </w:r>
      <w:proofErr w:type="spellStart"/>
      <w:r>
        <w:rPr>
          <w:highlight w:val="white"/>
          <w:lang w:val="sv-SE"/>
        </w:rPr>
        <w:t>assigned</w:t>
      </w:r>
      <w:proofErr w:type="spellEnd"/>
      <w:r>
        <w:rPr>
          <w:highlight w:val="white"/>
          <w:lang w:val="sv-SE"/>
        </w:rPr>
        <w:t xml:space="preserve">. The handling </w:t>
      </w:r>
      <w:proofErr w:type="spellStart"/>
      <w:r>
        <w:rPr>
          <w:highlight w:val="white"/>
          <w:lang w:val="sv-SE"/>
        </w:rPr>
        <w:t>of</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is </w:t>
      </w:r>
      <w:proofErr w:type="spellStart"/>
      <w:r>
        <w:rPr>
          <w:highlight w:val="white"/>
          <w:lang w:val="sv-SE"/>
        </w:rPr>
        <w:t>maganed</w:t>
      </w:r>
      <w:proofErr w:type="spellEnd"/>
      <w:r>
        <w:rPr>
          <w:highlight w:val="white"/>
          <w:lang w:val="sv-SE"/>
        </w:rPr>
        <w:t xml:space="preserve"> by the </w:t>
      </w:r>
      <w:proofErr w:type="spellStart"/>
      <w:r>
        <w:rPr>
          <w:highlight w:val="white"/>
          <w:lang w:val="sv-SE"/>
        </w:rPr>
        <w:t>Specifier</w:t>
      </w:r>
      <w:proofErr w:type="spellEnd"/>
      <w:r>
        <w:rPr>
          <w:highlight w:val="white"/>
          <w:lang w:val="sv-SE"/>
        </w:rPr>
        <w:t xml:space="preserve"> </w:t>
      </w:r>
      <w:proofErr w:type="spellStart"/>
      <w:r>
        <w:rPr>
          <w:highlight w:val="white"/>
          <w:lang w:val="sv-SE"/>
        </w:rPr>
        <w:t>class</w:t>
      </w:r>
      <w:proofErr w:type="spellEnd"/>
      <w:r>
        <w:rPr>
          <w:highlight w:val="white"/>
          <w:lang w:val="sv-SE"/>
        </w:rPr>
        <w:t xml:space="preserve"> </w:t>
      </w:r>
      <w:proofErr w:type="spellStart"/>
      <w:r>
        <w:rPr>
          <w:highlight w:val="white"/>
          <w:lang w:val="sv-SE"/>
        </w:rPr>
        <w:t>after</w:t>
      </w:r>
      <w:proofErr w:type="spellEnd"/>
      <w:r>
        <w:rPr>
          <w:highlight w:val="white"/>
          <w:lang w:val="sv-SE"/>
        </w:rPr>
        <w:t xml:space="preserve"> all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w:t>
      </w:r>
      <w:proofErr w:type="spellStart"/>
      <w:r>
        <w:rPr>
          <w:highlight w:val="white"/>
          <w:lang w:val="sv-SE"/>
        </w:rPr>
        <w:t>parsed</w:t>
      </w:r>
      <w:proofErr w:type="spellEnd"/>
      <w:r>
        <w:rPr>
          <w:highlight w:val="white"/>
          <w:lang w:val="sv-SE"/>
        </w:rPr>
        <w:t>.</w:t>
      </w:r>
      <w:r w:rsidR="007A5268">
        <w:rPr>
          <w:highlight w:val="white"/>
          <w:lang w:val="sv-SE"/>
        </w:rPr>
        <w:t xml:space="preserve"> The </w:t>
      </w:r>
      <w:proofErr w:type="spellStart"/>
      <w:r w:rsidR="007A5268">
        <w:rPr>
          <w:highlight w:val="white"/>
          <w:lang w:val="sv-SE"/>
        </w:rPr>
        <w:t>result</w:t>
      </w:r>
      <w:proofErr w:type="spellEnd"/>
      <w:r w:rsidR="007A5268">
        <w:rPr>
          <w:highlight w:val="white"/>
          <w:lang w:val="sv-SE"/>
        </w:rPr>
        <w:t xml:space="preserve"> is </w:t>
      </w:r>
      <w:proofErr w:type="spellStart"/>
      <w:r w:rsidR="007A5268">
        <w:rPr>
          <w:highlight w:val="white"/>
          <w:lang w:val="sv-SE"/>
        </w:rPr>
        <w:t>that</w:t>
      </w:r>
      <w:proofErr w:type="spellEnd"/>
      <w:r w:rsidR="007A5268">
        <w:rPr>
          <w:highlight w:val="white"/>
          <w:lang w:val="sv-SE"/>
        </w:rPr>
        <w:t xml:space="preserve"> for </w:t>
      </w:r>
      <w:proofErr w:type="spellStart"/>
      <w:r w:rsidR="007A5268">
        <w:rPr>
          <w:highlight w:val="white"/>
          <w:lang w:val="sv-SE"/>
        </w:rPr>
        <w:t>each</w:t>
      </w:r>
      <w:proofErr w:type="spellEnd"/>
      <w:r w:rsidR="007A5268">
        <w:rPr>
          <w:highlight w:val="white"/>
          <w:lang w:val="sv-SE"/>
        </w:rPr>
        <w:t xml:space="preserve"> item a p</w:t>
      </w:r>
      <w:r w:rsidR="00CA623C">
        <w:rPr>
          <w:highlight w:val="white"/>
          <w:lang w:val="sv-SE"/>
        </w:rPr>
        <w:t>a</w:t>
      </w:r>
      <w:r w:rsidR="007A5268">
        <w:rPr>
          <w:highlight w:val="white"/>
          <w:lang w:val="sv-SE"/>
        </w:rPr>
        <w:t xml:space="preserve">ir is </w:t>
      </w:r>
      <w:proofErr w:type="spellStart"/>
      <w:r w:rsidR="007A5268">
        <w:rPr>
          <w:highlight w:val="white"/>
          <w:lang w:val="sv-SE"/>
        </w:rPr>
        <w:t>returned</w:t>
      </w:r>
      <w:proofErr w:type="spellEnd"/>
      <w:r w:rsidR="007A5268">
        <w:rPr>
          <w:highlight w:val="white"/>
          <w:lang w:val="sv-SE"/>
        </w:rPr>
        <w:t xml:space="preserve">, holding the symbol </w:t>
      </w:r>
      <w:proofErr w:type="spellStart"/>
      <w:r w:rsidR="007A5268">
        <w:rPr>
          <w:highlight w:val="white"/>
          <w:lang w:val="sv-SE"/>
        </w:rPr>
        <w:t>of</w:t>
      </w:r>
      <w:proofErr w:type="spellEnd"/>
      <w:r w:rsidR="007A5268">
        <w:rPr>
          <w:highlight w:val="white"/>
          <w:lang w:val="sv-SE"/>
        </w:rPr>
        <w:t xml:space="preserve"> the item and a </w:t>
      </w:r>
      <w:proofErr w:type="spellStart"/>
      <w:r w:rsidR="007A5268">
        <w:rPr>
          <w:highlight w:val="white"/>
          <w:lang w:val="sv-SE"/>
        </w:rPr>
        <w:t>boolean</w:t>
      </w:r>
      <w:proofErr w:type="spellEnd"/>
      <w:r w:rsidR="007A5268">
        <w:rPr>
          <w:highlight w:val="white"/>
          <w:lang w:val="sv-SE"/>
        </w:rPr>
        <w:t xml:space="preserve"> </w:t>
      </w:r>
      <w:proofErr w:type="spellStart"/>
      <w:r w:rsidR="007A5268">
        <w:rPr>
          <w:highlight w:val="white"/>
          <w:lang w:val="sv-SE"/>
        </w:rPr>
        <w:t>value</w:t>
      </w:r>
      <w:proofErr w:type="spellEnd"/>
      <w:r w:rsidR="007A5268">
        <w:rPr>
          <w:highlight w:val="white"/>
          <w:lang w:val="sv-SE"/>
        </w:rPr>
        <w:t xml:space="preserve"> </w:t>
      </w:r>
      <w:proofErr w:type="spellStart"/>
      <w:r w:rsidR="007A5268">
        <w:rPr>
          <w:highlight w:val="white"/>
          <w:lang w:val="sv-SE"/>
        </w:rPr>
        <w:t>indicating</w:t>
      </w:r>
      <w:proofErr w:type="spellEnd"/>
      <w:r w:rsidR="007A5268">
        <w:rPr>
          <w:highlight w:val="white"/>
          <w:lang w:val="sv-SE"/>
        </w:rPr>
        <w:t xml:space="preserve"> </w:t>
      </w:r>
      <w:proofErr w:type="spellStart"/>
      <w:r w:rsidR="007A5268">
        <w:rPr>
          <w:highlight w:val="white"/>
          <w:lang w:val="sv-SE"/>
        </w:rPr>
        <w:t>whether</w:t>
      </w:r>
      <w:proofErr w:type="spellEnd"/>
      <w:r w:rsidR="007A5268">
        <w:rPr>
          <w:highlight w:val="white"/>
          <w:lang w:val="sv-SE"/>
        </w:rPr>
        <w:t xml:space="preserve"> the item has </w:t>
      </w:r>
      <w:proofErr w:type="spellStart"/>
      <w:r w:rsidR="007A5268">
        <w:rPr>
          <w:highlight w:val="white"/>
          <w:lang w:val="sv-SE"/>
        </w:rPr>
        <w:t>been</w:t>
      </w:r>
      <w:proofErr w:type="spellEnd"/>
      <w:r w:rsidR="007A5268">
        <w:rPr>
          <w:highlight w:val="white"/>
          <w:lang w:val="sv-SE"/>
        </w:rPr>
        <w:t xml:space="preserve"> </w:t>
      </w:r>
      <w:proofErr w:type="spellStart"/>
      <w:r w:rsidR="007A5268">
        <w:rPr>
          <w:highlight w:val="white"/>
          <w:lang w:val="sv-SE"/>
        </w:rPr>
        <w:t>explicitly</w:t>
      </w:r>
      <w:proofErr w:type="spellEnd"/>
      <w:r w:rsidR="007A5268">
        <w:rPr>
          <w:highlight w:val="white"/>
          <w:lang w:val="sv-SE"/>
        </w:rPr>
        <w:t xml:space="preserve"> </w:t>
      </w:r>
      <w:proofErr w:type="spellStart"/>
      <w:r w:rsidR="007A5268">
        <w:rPr>
          <w:highlight w:val="white"/>
          <w:lang w:val="sv-SE"/>
        </w:rPr>
        <w:t>assigned</w:t>
      </w:r>
      <w:proofErr w:type="spellEnd"/>
      <w:r w:rsidR="007A5268">
        <w:rPr>
          <w:highlight w:val="white"/>
          <w:lang w:val="sv-SE"/>
        </w:rPr>
        <w:t>.</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2118F5D1" w:rsidR="00876D3B" w:rsidRDefault="00C04514" w:rsidP="00876D3B">
      <w:pPr>
        <w:pStyle w:val="CodeHeader"/>
        <w:rPr>
          <w:highlight w:val="white"/>
        </w:rPr>
      </w:pPr>
      <w:proofErr w:type="spellStart"/>
      <w:r>
        <w:rPr>
          <w:highlight w:val="white"/>
        </w:rPr>
        <w:t>MiddleCodeGenerator.cs</w:t>
      </w:r>
      <w:proofErr w:type="spellEnd"/>
    </w:p>
    <w:p w14:paraId="6B1294D8" w14:textId="77777777" w:rsidR="000D7E9C"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w:t>
      </w:r>
    </w:p>
    <w:p w14:paraId="67A57E7F" w14:textId="67EC5337" w:rsidR="00C04514" w:rsidRPr="00C04514" w:rsidRDefault="000D7E9C" w:rsidP="000D7E9C">
      <w:pPr>
        <w:pStyle w:val="Code"/>
        <w:rPr>
          <w:highlight w:val="white"/>
        </w:rPr>
      </w:pPr>
      <w:r>
        <w:rPr>
          <w:highlight w:val="white"/>
        </w:rPr>
        <w:t xml:space="preserve">   </w:t>
      </w:r>
      <w:r w:rsidR="00C04514" w:rsidRPr="00C04514">
        <w:rPr>
          <w:highlight w:val="white"/>
        </w:rPr>
        <w:t xml:space="preserve"> { Type itemType = new Type(Sort.</w:t>
      </w:r>
      <w:r w:rsidR="005D4E81">
        <w:rPr>
          <w:highlight w:val="white"/>
        </w:rPr>
        <w:t>SignedInt</w:t>
      </w:r>
      <w:r w:rsidR="00B7320A">
        <w:rPr>
          <w:highlight w:val="white"/>
        </w:rPr>
        <w:t>, true</w:t>
      </w:r>
      <w:r w:rsidR="00C04514" w:rsidRPr="00C04514">
        <w:rPr>
          <w:highlight w:val="white"/>
        </w:rPr>
        <w:t>);</w:t>
      </w:r>
    </w:p>
    <w:p w14:paraId="52F2C679" w14:textId="57A050E5" w:rsidR="00C04514" w:rsidRDefault="00C04514" w:rsidP="00C04514">
      <w:pPr>
        <w:pStyle w:val="Code"/>
        <w:rPr>
          <w:highlight w:val="white"/>
        </w:rPr>
      </w:pPr>
      <w:r w:rsidRPr="00C04514">
        <w:rPr>
          <w:highlight w:val="white"/>
        </w:rPr>
        <w:t xml:space="preserve">      itemType.Constant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lastRenderedPageBreak/>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0410B6B8" w14:textId="77777777" w:rsidR="0058602A" w:rsidRPr="0058602A" w:rsidRDefault="0058602A" w:rsidP="0058602A">
      <w:pPr>
        <w:pStyle w:val="Rubrik4"/>
        <w:numPr>
          <w:ilvl w:val="3"/>
          <w:numId w:val="150"/>
        </w:numPr>
        <w:rPr>
          <w:highlight w:val="white"/>
          <w:lang w:val="sv-SE"/>
        </w:rPr>
      </w:pPr>
      <w:proofErr w:type="spellStart"/>
      <w:r w:rsidRPr="0058602A">
        <w:rPr>
          <w:highlight w:val="white"/>
          <w:lang w:val="sv-SE"/>
        </w:rPr>
        <w:t>Declaration</w:t>
      </w:r>
      <w:proofErr w:type="spellEnd"/>
    </w:p>
    <w:p w14:paraId="5EE03350" w14:textId="77777777" w:rsidR="00A767EB" w:rsidRDefault="00A767EB" w:rsidP="00A767EB">
      <w:pPr>
        <w:rPr>
          <w:highlight w:val="white"/>
        </w:rPr>
      </w:pPr>
      <w:r>
        <w:rPr>
          <w:highlight w:val="white"/>
        </w:rPr>
        <w:t xml:space="preserve">A declaration is made up by a declaration specifier list, an optional </w:t>
      </w:r>
      <w:proofErr w:type="spellStart"/>
      <w:r>
        <w:rPr>
          <w:highlight w:val="white"/>
        </w:rPr>
        <w:t>pointer_declarator</w:t>
      </w:r>
      <w:proofErr w:type="spellEnd"/>
      <w:r>
        <w:rPr>
          <w:highlight w:val="white"/>
        </w:rPr>
        <w:t xml:space="preserve"> list, and a semicolon. For instance, in the following declaration, </w:t>
      </w:r>
      <w:r w:rsidRPr="000207E8">
        <w:rPr>
          <w:rStyle w:val="KeyWord0"/>
          <w:highlight w:val="white"/>
        </w:rPr>
        <w:t>static long int</w:t>
      </w:r>
      <w:r>
        <w:rPr>
          <w:highlight w:val="white"/>
        </w:rPr>
        <w:t xml:space="preserve"> is the specifier list while </w:t>
      </w:r>
      <w:r w:rsidRPr="00B51246">
        <w:rPr>
          <w:rStyle w:val="KeyWord0"/>
          <w:highlight w:val="white"/>
        </w:rPr>
        <w:t>*p</w:t>
      </w:r>
      <w:r>
        <w:rPr>
          <w:highlight w:val="white"/>
        </w:rPr>
        <w:t xml:space="preserve">, and </w:t>
      </w:r>
      <w:r w:rsidRPr="00B51246">
        <w:rPr>
          <w:rStyle w:val="KeyWord0"/>
          <w:highlight w:val="white"/>
        </w:rPr>
        <w:t>a[3]</w:t>
      </w:r>
      <w:r>
        <w:rPr>
          <w:highlight w:val="white"/>
        </w:rPr>
        <w:t xml:space="preserve"> are pointer declarators.</w:t>
      </w:r>
    </w:p>
    <w:p w14:paraId="5A1D5A4E" w14:textId="77777777" w:rsidR="00A767EB" w:rsidRDefault="00A767EB" w:rsidP="00A767EB">
      <w:pPr>
        <w:pStyle w:val="Code"/>
        <w:rPr>
          <w:highlight w:val="white"/>
        </w:rPr>
      </w:pPr>
      <w:r>
        <w:rPr>
          <w:highlight w:val="white"/>
        </w:rPr>
        <w:t>static long int *p, a[3];</w:t>
      </w:r>
    </w:p>
    <w:p w14:paraId="331E3ECC" w14:textId="77777777" w:rsidR="00A767EB" w:rsidRDefault="00A767EB" w:rsidP="00A767EB">
      <w:pPr>
        <w:rPr>
          <w:highlight w:val="white"/>
        </w:rPr>
      </w:pPr>
      <w:r>
        <w:rPr>
          <w:highlight w:val="white"/>
        </w:rPr>
        <w:t xml:space="preserve">There is possible to define a declaration without a </w:t>
      </w:r>
      <w:proofErr w:type="spellStart"/>
      <w:r>
        <w:rPr>
          <w:highlight w:val="white"/>
        </w:rPr>
        <w:t>pointer_declarator</w:t>
      </w:r>
      <w:proofErr w:type="spellEnd"/>
      <w:r>
        <w:rPr>
          <w:highlight w:val="white"/>
        </w:rPr>
        <w:t xml:space="preserve"> list. This feature is useful when declare a name struct or union:</w:t>
      </w:r>
    </w:p>
    <w:p w14:paraId="2A5BF77F" w14:textId="77777777" w:rsidR="00A767EB" w:rsidRDefault="00A767EB" w:rsidP="00A767EB">
      <w:pPr>
        <w:pStyle w:val="Code"/>
        <w:rPr>
          <w:highlight w:val="white"/>
        </w:rPr>
      </w:pPr>
      <w:r>
        <w:rPr>
          <w:highlight w:val="white"/>
        </w:rPr>
        <w:t>struct _s {int i};</w:t>
      </w:r>
    </w:p>
    <w:p w14:paraId="25327F62" w14:textId="77777777" w:rsidR="00A767EB" w:rsidRDefault="00A767EB" w:rsidP="00A767EB">
      <w:pPr>
        <w:rPr>
          <w:highlight w:val="white"/>
        </w:rPr>
      </w:pPr>
      <w:r>
        <w:rPr>
          <w:highlight w:val="white"/>
        </w:rPr>
        <w:t>However, this feature makes it also possible to declare unnamed specifier lists. The following declaration are syntactically correct but without meaning, they will be ignored by the compiler.</w:t>
      </w:r>
    </w:p>
    <w:p w14:paraId="1D4D8794" w14:textId="77777777" w:rsidR="00A767EB" w:rsidRDefault="00A767EB" w:rsidP="00A767EB">
      <w:pPr>
        <w:pStyle w:val="Code"/>
        <w:rPr>
          <w:highlight w:val="white"/>
        </w:rPr>
      </w:pPr>
      <w:r>
        <w:rPr>
          <w:highlight w:val="white"/>
        </w:rPr>
        <w:t>unsigned short int;</w:t>
      </w:r>
    </w:p>
    <w:p w14:paraId="4256FC5A" w14:textId="77777777" w:rsidR="00A767EB" w:rsidRDefault="00A767EB" w:rsidP="00A767EB">
      <w:pPr>
        <w:pStyle w:val="Code"/>
        <w:rPr>
          <w:highlight w:val="white"/>
        </w:rPr>
      </w:pPr>
      <w:r>
        <w:rPr>
          <w:highlight w:val="white"/>
        </w:rPr>
        <w:t>union {short s;}</w:t>
      </w:r>
    </w:p>
    <w:p w14:paraId="1E1BDC65" w14:textId="77777777" w:rsidR="00A767EB" w:rsidRDefault="00A767EB" w:rsidP="00A767EB">
      <w:pPr>
        <w:rPr>
          <w:highlight w:val="white"/>
        </w:rPr>
      </w:pPr>
      <w:r>
        <w:rPr>
          <w:highlight w:val="white"/>
        </w:rPr>
        <w:t>However, the following declaration has meaning since the enumeration values can be used.</w:t>
      </w:r>
    </w:p>
    <w:p w14:paraId="2DE2BE0C" w14:textId="77777777" w:rsidR="00A767EB" w:rsidRDefault="00A767EB" w:rsidP="00A767EB">
      <w:pPr>
        <w:pStyle w:val="Code"/>
        <w:rPr>
          <w:highlight w:val="white"/>
        </w:rPr>
      </w:pPr>
      <w:r>
        <w:rPr>
          <w:highlight w:val="white"/>
        </w:rPr>
        <w:t>enum {ZERO = 0, ONE = 1, TEN = 10};</w:t>
      </w:r>
    </w:p>
    <w:p w14:paraId="48EB9B40" w14:textId="77777777" w:rsidR="00A767EB" w:rsidRDefault="00A767EB" w:rsidP="0058602A">
      <w:pPr>
        <w:pStyle w:val="Code"/>
        <w:rPr>
          <w:highlight w:val="white"/>
        </w:rPr>
      </w:pPr>
    </w:p>
    <w:p w14:paraId="103E6838" w14:textId="3B586370" w:rsidR="0058602A" w:rsidRPr="00FF32E1" w:rsidRDefault="0058602A" w:rsidP="0058602A">
      <w:pPr>
        <w:pStyle w:val="Code"/>
        <w:rPr>
          <w:highlight w:val="white"/>
        </w:rPr>
      </w:pPr>
      <w:r w:rsidRPr="00FF32E1">
        <w:rPr>
          <w:highlight w:val="white"/>
        </w:rPr>
        <w:t>declaration:</w:t>
      </w:r>
    </w:p>
    <w:p w14:paraId="4530E8BC" w14:textId="77777777" w:rsidR="0058602A" w:rsidRPr="00FF32E1" w:rsidRDefault="0058602A" w:rsidP="0058602A">
      <w:pPr>
        <w:pStyle w:val="Code"/>
        <w:rPr>
          <w:highlight w:val="white"/>
        </w:rPr>
      </w:pPr>
      <w:r w:rsidRPr="00FF32E1">
        <w:rPr>
          <w:highlight w:val="white"/>
        </w:rPr>
        <w:t xml:space="preserve">    declaration_specifier_list SEMICOLON {</w:t>
      </w:r>
    </w:p>
    <w:p w14:paraId="005D5D93" w14:textId="77777777" w:rsidR="0058602A" w:rsidRPr="00FF32E1" w:rsidRDefault="0058602A" w:rsidP="0058602A">
      <w:pPr>
        <w:pStyle w:val="Code"/>
        <w:rPr>
          <w:highlight w:val="white"/>
        </w:rPr>
      </w:pPr>
      <w:r w:rsidRPr="00FF32E1">
        <w:rPr>
          <w:highlight w:val="white"/>
        </w:rPr>
        <w:t xml:space="preserve">      SpecifierStack.Push(Specifier.SpecifierList($1));</w:t>
      </w:r>
    </w:p>
    <w:p w14:paraId="18DB8BC0" w14:textId="77777777" w:rsidR="0058602A" w:rsidRPr="00FF32E1" w:rsidRDefault="0058602A" w:rsidP="0058602A">
      <w:pPr>
        <w:pStyle w:val="Code"/>
        <w:rPr>
          <w:highlight w:val="white"/>
        </w:rPr>
      </w:pPr>
      <w:r w:rsidRPr="00FF32E1">
        <w:rPr>
          <w:highlight w:val="white"/>
        </w:rPr>
        <w:t xml:space="preserve">      $$ = new List&lt;MiddleCode&gt;();</w:t>
      </w:r>
    </w:p>
    <w:p w14:paraId="398CF2D5" w14:textId="77777777" w:rsidR="0058602A" w:rsidRPr="00FF32E1" w:rsidRDefault="0058602A" w:rsidP="0058602A">
      <w:pPr>
        <w:pStyle w:val="Code"/>
        <w:rPr>
          <w:highlight w:val="white"/>
        </w:rPr>
      </w:pPr>
      <w:r w:rsidRPr="00FF32E1">
        <w:rPr>
          <w:highlight w:val="white"/>
        </w:rPr>
        <w:lastRenderedPageBreak/>
        <w:t xml:space="preserve">    }</w:t>
      </w:r>
    </w:p>
    <w:p w14:paraId="6F4CB26B" w14:textId="77777777" w:rsidR="0058602A" w:rsidRPr="00FF32E1" w:rsidRDefault="0058602A" w:rsidP="0058602A">
      <w:pPr>
        <w:pStyle w:val="Code"/>
        <w:rPr>
          <w:highlight w:val="white"/>
        </w:rPr>
      </w:pPr>
      <w:r w:rsidRPr="00FF32E1">
        <w:rPr>
          <w:highlight w:val="white"/>
        </w:rPr>
        <w:t xml:space="preserve">  | declaration_specifier_list_x declarator_list SEMICOLON {</w:t>
      </w:r>
    </w:p>
    <w:p w14:paraId="6C65AB81" w14:textId="77777777" w:rsidR="0058602A" w:rsidRPr="00FF32E1" w:rsidRDefault="0058602A" w:rsidP="0058602A">
      <w:pPr>
        <w:pStyle w:val="Code"/>
        <w:rPr>
          <w:highlight w:val="white"/>
        </w:rPr>
      </w:pPr>
      <w:r w:rsidRPr="00FF32E1">
        <w:rPr>
          <w:highlight w:val="white"/>
        </w:rPr>
        <w:t xml:space="preserve">      SpecifierStack.Pop();</w:t>
      </w:r>
    </w:p>
    <w:p w14:paraId="13715ECA" w14:textId="77777777" w:rsidR="0058602A" w:rsidRPr="00FF32E1" w:rsidRDefault="0058602A" w:rsidP="0058602A">
      <w:pPr>
        <w:pStyle w:val="Code"/>
        <w:rPr>
          <w:highlight w:val="white"/>
        </w:rPr>
      </w:pPr>
      <w:r w:rsidRPr="00FF32E1">
        <w:rPr>
          <w:highlight w:val="white"/>
        </w:rPr>
        <w:t xml:space="preserve">      $$ = $2;</w:t>
      </w:r>
    </w:p>
    <w:p w14:paraId="7F4E26A6" w14:textId="77777777" w:rsidR="0058602A" w:rsidRPr="00FF32E1" w:rsidRDefault="0058602A" w:rsidP="0058602A">
      <w:pPr>
        <w:pStyle w:val="Code"/>
        <w:rPr>
          <w:highlight w:val="white"/>
        </w:rPr>
      </w:pPr>
      <w:r w:rsidRPr="00FF32E1">
        <w:rPr>
          <w:highlight w:val="white"/>
        </w:rPr>
        <w:t xml:space="preserve">    };</w:t>
      </w:r>
    </w:p>
    <w:p w14:paraId="742DA224" w14:textId="77777777" w:rsidR="0058602A" w:rsidRPr="00FF32E1" w:rsidRDefault="0058602A" w:rsidP="0058602A">
      <w:pPr>
        <w:pStyle w:val="Code"/>
        <w:rPr>
          <w:highlight w:val="white"/>
        </w:rPr>
      </w:pPr>
    </w:p>
    <w:p w14:paraId="15B23864" w14:textId="77777777" w:rsidR="0058602A" w:rsidRPr="00FF32E1" w:rsidRDefault="0058602A" w:rsidP="0058602A">
      <w:pPr>
        <w:pStyle w:val="Code"/>
        <w:rPr>
          <w:highlight w:val="white"/>
        </w:rPr>
      </w:pPr>
      <w:r w:rsidRPr="00FF32E1">
        <w:rPr>
          <w:highlight w:val="white"/>
        </w:rPr>
        <w:t>declaration_specifier_list_x:</w:t>
      </w:r>
    </w:p>
    <w:p w14:paraId="712A0ACC" w14:textId="77777777" w:rsidR="0058602A" w:rsidRPr="00FF32E1" w:rsidRDefault="0058602A" w:rsidP="0058602A">
      <w:pPr>
        <w:pStyle w:val="Code"/>
        <w:rPr>
          <w:highlight w:val="white"/>
        </w:rPr>
      </w:pPr>
      <w:r w:rsidRPr="00FF32E1">
        <w:rPr>
          <w:highlight w:val="white"/>
        </w:rPr>
        <w:t xml:space="preserve">  declaration_specifier_list {</w:t>
      </w:r>
    </w:p>
    <w:p w14:paraId="74ED3655" w14:textId="77777777" w:rsidR="0058602A" w:rsidRPr="00FF32E1" w:rsidRDefault="0058602A" w:rsidP="0058602A">
      <w:pPr>
        <w:pStyle w:val="Code"/>
        <w:rPr>
          <w:highlight w:val="white"/>
        </w:rPr>
      </w:pPr>
      <w:r w:rsidRPr="00FF32E1">
        <w:rPr>
          <w:highlight w:val="white"/>
        </w:rPr>
        <w:t xml:space="preserve">    SpecifierStack.Push(Specifier.SpecifierList($1));</w:t>
      </w:r>
    </w:p>
    <w:p w14:paraId="4B4A4F64" w14:textId="77777777" w:rsidR="0058602A" w:rsidRPr="00FF32E1" w:rsidRDefault="0058602A" w:rsidP="0058602A">
      <w:pPr>
        <w:pStyle w:val="Code"/>
        <w:rPr>
          <w:highlight w:val="white"/>
        </w:rPr>
      </w:pPr>
      <w:r w:rsidRPr="00FF32E1">
        <w:rPr>
          <w:highlight w:val="white"/>
        </w:rPr>
        <w:t xml:space="preserve">  };</w:t>
      </w:r>
    </w:p>
    <w:p w14:paraId="7CD49A8C" w14:textId="77777777" w:rsidR="0058602A" w:rsidRPr="00FF32E1" w:rsidRDefault="0058602A" w:rsidP="0058602A">
      <w:pPr>
        <w:pStyle w:val="Code"/>
        <w:rPr>
          <w:highlight w:val="white"/>
        </w:rPr>
      </w:pPr>
    </w:p>
    <w:p w14:paraId="0339EA4B" w14:textId="77777777" w:rsidR="0058602A" w:rsidRPr="00FF32E1" w:rsidRDefault="0058602A" w:rsidP="0058602A">
      <w:pPr>
        <w:pStyle w:val="Code"/>
        <w:rPr>
          <w:highlight w:val="white"/>
        </w:rPr>
      </w:pPr>
      <w:r w:rsidRPr="00FF32E1">
        <w:rPr>
          <w:highlight w:val="white"/>
        </w:rPr>
        <w:t>declaration_specifier_list:</w:t>
      </w:r>
    </w:p>
    <w:p w14:paraId="5FDDF56B" w14:textId="77777777" w:rsidR="0058602A" w:rsidRPr="00FF32E1" w:rsidRDefault="0058602A" w:rsidP="0058602A">
      <w:pPr>
        <w:pStyle w:val="Code"/>
        <w:rPr>
          <w:highlight w:val="white"/>
        </w:rPr>
      </w:pPr>
      <w:r w:rsidRPr="00FF32E1">
        <w:rPr>
          <w:highlight w:val="white"/>
        </w:rPr>
        <w:t xml:space="preserve">    declaration_specifier {</w:t>
      </w:r>
    </w:p>
    <w:p w14:paraId="611CF039" w14:textId="77777777" w:rsidR="0058602A" w:rsidRPr="00FF32E1" w:rsidRDefault="0058602A" w:rsidP="0058602A">
      <w:pPr>
        <w:pStyle w:val="Code"/>
        <w:rPr>
          <w:highlight w:val="white"/>
        </w:rPr>
      </w:pPr>
      <w:r w:rsidRPr="00FF32E1">
        <w:rPr>
          <w:highlight w:val="white"/>
        </w:rPr>
        <w:t xml:space="preserve">      $$ = new List&lt;object&gt;();</w:t>
      </w:r>
    </w:p>
    <w:p w14:paraId="2E38B032" w14:textId="77777777" w:rsidR="0058602A" w:rsidRPr="00FF32E1" w:rsidRDefault="0058602A" w:rsidP="0058602A">
      <w:pPr>
        <w:pStyle w:val="Code"/>
        <w:rPr>
          <w:highlight w:val="white"/>
        </w:rPr>
      </w:pPr>
      <w:r w:rsidRPr="00FF32E1">
        <w:rPr>
          <w:highlight w:val="white"/>
        </w:rPr>
        <w:t xml:space="preserve">      $$.Add($1);</w:t>
      </w:r>
    </w:p>
    <w:p w14:paraId="4FCC40CF" w14:textId="77777777" w:rsidR="0058602A" w:rsidRPr="00FF32E1" w:rsidRDefault="0058602A" w:rsidP="0058602A">
      <w:pPr>
        <w:pStyle w:val="Code"/>
        <w:rPr>
          <w:highlight w:val="white"/>
        </w:rPr>
      </w:pPr>
      <w:r w:rsidRPr="00FF32E1">
        <w:rPr>
          <w:highlight w:val="white"/>
        </w:rPr>
        <w:t xml:space="preserve">    }</w:t>
      </w:r>
    </w:p>
    <w:p w14:paraId="69DF2C73" w14:textId="77777777" w:rsidR="0058602A" w:rsidRPr="00FF32E1" w:rsidRDefault="0058602A" w:rsidP="0058602A">
      <w:pPr>
        <w:pStyle w:val="Code"/>
        <w:rPr>
          <w:highlight w:val="white"/>
        </w:rPr>
      </w:pPr>
      <w:r w:rsidRPr="00FF32E1">
        <w:rPr>
          <w:highlight w:val="white"/>
        </w:rPr>
        <w:t xml:space="preserve">  | declaration_specifier declaration_specifier_list {</w:t>
      </w:r>
    </w:p>
    <w:p w14:paraId="31B91D28" w14:textId="77777777" w:rsidR="0058602A" w:rsidRPr="00FF32E1" w:rsidRDefault="0058602A" w:rsidP="0058602A">
      <w:pPr>
        <w:pStyle w:val="Code"/>
        <w:rPr>
          <w:highlight w:val="white"/>
        </w:rPr>
      </w:pPr>
      <w:r w:rsidRPr="00FF32E1">
        <w:rPr>
          <w:highlight w:val="white"/>
        </w:rPr>
        <w:t xml:space="preserve">      $2.Add($1);</w:t>
      </w:r>
    </w:p>
    <w:p w14:paraId="25A05828" w14:textId="77777777" w:rsidR="0058602A" w:rsidRPr="00FF32E1" w:rsidRDefault="0058602A" w:rsidP="0058602A">
      <w:pPr>
        <w:pStyle w:val="Code"/>
        <w:rPr>
          <w:highlight w:val="white"/>
        </w:rPr>
      </w:pPr>
      <w:r w:rsidRPr="00FF32E1">
        <w:rPr>
          <w:highlight w:val="white"/>
        </w:rPr>
        <w:t xml:space="preserve">      $$ = $2;</w:t>
      </w:r>
    </w:p>
    <w:p w14:paraId="1362BB18" w14:textId="77777777" w:rsidR="0058602A" w:rsidRPr="00FF32E1" w:rsidRDefault="0058602A" w:rsidP="0058602A">
      <w:pPr>
        <w:pStyle w:val="Code"/>
        <w:rPr>
          <w:highlight w:val="white"/>
        </w:rPr>
      </w:pPr>
      <w:r w:rsidRPr="00FF32E1">
        <w:rPr>
          <w:highlight w:val="white"/>
        </w:rPr>
        <w:t xml:space="preserve">    };</w:t>
      </w:r>
    </w:p>
    <w:p w14:paraId="45A378BF" w14:textId="77777777" w:rsidR="00CA7700" w:rsidRDefault="00CA7700" w:rsidP="00CA7700">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r w:rsidRPr="000D572F">
        <w:rPr>
          <w:rStyle w:val="KeyWord0"/>
          <w:highlight w:val="white"/>
        </w:rPr>
        <w:t>Mask</w:t>
      </w:r>
      <w:r>
        <w:rPr>
          <w:highlight w:val="white"/>
          <w:lang w:val="sv-SE"/>
        </w:rPr>
        <w:t xml:space="preserve"> enumeration.</w:t>
      </w:r>
    </w:p>
    <w:p w14:paraId="2B5C0FCE" w14:textId="77777777" w:rsidR="00CA7700" w:rsidRDefault="00CA7700" w:rsidP="00CA7700">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or </w:t>
      </w:r>
      <w:r w:rsidRPr="00A52369">
        <w:rPr>
          <w:rStyle w:val="KeyWord0"/>
          <w:highlight w:val="white"/>
        </w:rPr>
        <w:t>typedef</w:t>
      </w:r>
    </w:p>
    <w:p w14:paraId="05D71234" w14:textId="77777777" w:rsidR="00CA7700" w:rsidRDefault="00CA7700" w:rsidP="00CA7700">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quailifiers</w:t>
      </w:r>
      <w:proofErr w:type="spellEnd"/>
      <w:r>
        <w:rPr>
          <w:highlight w:val="white"/>
          <w:lang w:val="sv-SE"/>
        </w:rPr>
        <w:t xml:space="preserve">: </w:t>
      </w:r>
      <w:r w:rsidRPr="00A52369">
        <w:rPr>
          <w:rStyle w:val="KeyWord0"/>
          <w:highlight w:val="white"/>
        </w:rPr>
        <w:t>constant</w:t>
      </w:r>
      <w:r>
        <w:rPr>
          <w:highlight w:val="white"/>
          <w:lang w:val="sv-SE"/>
        </w:rPr>
        <w:t xml:space="preserve"> or </w:t>
      </w:r>
      <w:r w:rsidRPr="00A52369">
        <w:rPr>
          <w:rStyle w:val="KeyWord0"/>
          <w:highlight w:val="white"/>
        </w:rPr>
        <w:t>volatile</w:t>
      </w:r>
    </w:p>
    <w:p w14:paraId="26E2097E" w14:textId="77777777" w:rsidR="00CA7700" w:rsidRPr="000D572F" w:rsidRDefault="00CA7700" w:rsidP="00CA7700">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r w:rsidRPr="00A52369">
        <w:rPr>
          <w:rStyle w:val="KeyWord0"/>
          <w:highlight w:val="white"/>
        </w:rPr>
        <w:t>void</w:t>
      </w:r>
      <w:r>
        <w:rPr>
          <w:highlight w:val="white"/>
          <w:lang w:val="sv-SE"/>
        </w:rPr>
        <w:t xml:space="preserve">, </w:t>
      </w:r>
      <w:r w:rsidRPr="00A52369">
        <w:rPr>
          <w:rStyle w:val="KeyWord0"/>
          <w:highlight w:val="white"/>
        </w:rPr>
        <w:t>char</w:t>
      </w:r>
      <w:r>
        <w:rPr>
          <w:highlight w:val="white"/>
          <w:lang w:val="sv-SE"/>
        </w:rPr>
        <w:t xml:space="preserve">, </w:t>
      </w:r>
      <w:r w:rsidRPr="00A52369">
        <w:rPr>
          <w:rStyle w:val="KeyWord0"/>
          <w:highlight w:val="white"/>
        </w:rPr>
        <w:t>short</w:t>
      </w:r>
      <w:r>
        <w:rPr>
          <w:highlight w:val="white"/>
          <w:lang w:val="sv-SE"/>
        </w:rPr>
        <w:t xml:space="preserve">, </w:t>
      </w:r>
      <w:r w:rsidRPr="00A52369">
        <w:rPr>
          <w:rStyle w:val="KeyWord0"/>
          <w:highlight w:val="white"/>
        </w:rPr>
        <w:t>int</w:t>
      </w:r>
      <w:r>
        <w:rPr>
          <w:highlight w:val="white"/>
          <w:lang w:val="sv-SE"/>
        </w:rPr>
        <w:t xml:space="preserve">, </w:t>
      </w:r>
      <w:r w:rsidRPr="00A52369">
        <w:rPr>
          <w:rStyle w:val="KeyWord0"/>
          <w:highlight w:val="white"/>
        </w:rPr>
        <w:t>long</w:t>
      </w:r>
      <w:r>
        <w:rPr>
          <w:highlight w:val="white"/>
          <w:lang w:val="sv-SE"/>
        </w:rPr>
        <w:t xml:space="preserve">, </w:t>
      </w:r>
      <w:r w:rsidRPr="00A52369">
        <w:rPr>
          <w:rStyle w:val="KeyWord0"/>
          <w:highlight w:val="white"/>
        </w:rPr>
        <w:t>float</w:t>
      </w:r>
      <w:r>
        <w:rPr>
          <w:highlight w:val="white"/>
          <w:lang w:val="sv-SE"/>
        </w:rPr>
        <w:t xml:space="preserve">, </w:t>
      </w:r>
      <w:r w:rsidRPr="00A52369">
        <w:rPr>
          <w:rStyle w:val="KeyWord0"/>
          <w:highlight w:val="white"/>
        </w:rPr>
        <w:t>double</w:t>
      </w:r>
      <w:r>
        <w:rPr>
          <w:highlight w:val="white"/>
          <w:lang w:val="sv-SE"/>
        </w:rPr>
        <w:t xml:space="preserve">, </w:t>
      </w:r>
      <w:r w:rsidRPr="00A52369">
        <w:rPr>
          <w:rStyle w:val="KeyWord0"/>
          <w:highlight w:val="white"/>
        </w:rPr>
        <w:t>signed</w:t>
      </w:r>
      <w:r>
        <w:rPr>
          <w:highlight w:val="white"/>
          <w:lang w:val="sv-SE"/>
        </w:rPr>
        <w:t xml:space="preserve">, or </w:t>
      </w:r>
      <w:r w:rsidRPr="00A52369">
        <w:rPr>
          <w:rStyle w:val="KeyWord0"/>
          <w:highlight w:val="white"/>
        </w:rPr>
        <w:t>unsigned</w:t>
      </w:r>
    </w:p>
    <w:p w14:paraId="4892EDE1" w14:textId="77777777" w:rsidR="00CA7700" w:rsidRPr="000D572F" w:rsidRDefault="00CA7700" w:rsidP="00CA7700">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47BCB90A" w14:textId="77777777" w:rsidR="00CA7700" w:rsidRDefault="00CA7700" w:rsidP="00CA7700">
      <w:pPr>
        <w:pStyle w:val="Liststycke"/>
        <w:numPr>
          <w:ilvl w:val="0"/>
          <w:numId w:val="119"/>
        </w:numPr>
        <w:rPr>
          <w:highlight w:val="white"/>
          <w:lang w:val="sv-SE"/>
        </w:rPr>
      </w:pPr>
      <w:proofErr w:type="spellStart"/>
      <w:r>
        <w:rPr>
          <w:highlight w:val="white"/>
          <w:lang w:val="sv-SE"/>
        </w:rPr>
        <w:t>Struct</w:t>
      </w:r>
      <w:proofErr w:type="spellEnd"/>
      <w:r>
        <w:rPr>
          <w:highlight w:val="white"/>
          <w:lang w:val="sv-SE"/>
        </w:rPr>
        <w:t xml:space="preserve"> or union </w:t>
      </w:r>
      <w:proofErr w:type="spellStart"/>
      <w:r>
        <w:rPr>
          <w:highlight w:val="white"/>
          <w:lang w:val="sv-SE"/>
        </w:rPr>
        <w:t>specifier</w:t>
      </w:r>
      <w:proofErr w:type="spellEnd"/>
    </w:p>
    <w:p w14:paraId="2E13887B" w14:textId="77777777" w:rsidR="00CA7700" w:rsidRDefault="00CA7700" w:rsidP="00CA7700">
      <w:pPr>
        <w:pStyle w:val="Liststycke"/>
        <w:numPr>
          <w:ilvl w:val="0"/>
          <w:numId w:val="119"/>
        </w:numPr>
        <w:rPr>
          <w:highlight w:val="white"/>
          <w:lang w:val="sv-SE"/>
        </w:rPr>
      </w:pPr>
      <w:proofErr w:type="spellStart"/>
      <w:r>
        <w:rPr>
          <w:highlight w:val="white"/>
          <w:lang w:val="sv-SE"/>
        </w:rPr>
        <w:t>Enum</w:t>
      </w:r>
      <w:proofErr w:type="spellEnd"/>
      <w:r>
        <w:rPr>
          <w:highlight w:val="white"/>
          <w:lang w:val="sv-SE"/>
        </w:rPr>
        <w:t xml:space="preserve"> </w:t>
      </w:r>
      <w:proofErr w:type="spellStart"/>
      <w:r>
        <w:rPr>
          <w:highlight w:val="white"/>
          <w:lang w:val="sv-SE"/>
        </w:rPr>
        <w:t>specifier</w:t>
      </w:r>
      <w:proofErr w:type="spellEnd"/>
    </w:p>
    <w:p w14:paraId="4DB042E9" w14:textId="625369AC" w:rsidR="0058602A" w:rsidRPr="00CA7700" w:rsidRDefault="00CA7700" w:rsidP="0058602A">
      <w:pPr>
        <w:pStyle w:val="Liststycke"/>
        <w:numPr>
          <w:ilvl w:val="0"/>
          <w:numId w:val="119"/>
        </w:numPr>
        <w:rPr>
          <w:highlight w:val="white"/>
          <w:lang w:val="sv-SE"/>
        </w:rPr>
      </w:pPr>
      <w:proofErr w:type="spellStart"/>
      <w:r>
        <w:rPr>
          <w:highlight w:val="white"/>
          <w:lang w:val="sv-SE"/>
        </w:rPr>
        <w:t>Typedef</w:t>
      </w:r>
      <w:proofErr w:type="spellEnd"/>
      <w:r>
        <w:rPr>
          <w:highlight w:val="white"/>
          <w:lang w:val="sv-SE"/>
        </w:rPr>
        <w:t xml:space="preserve"> </w:t>
      </w:r>
      <w:proofErr w:type="spellStart"/>
      <w:r>
        <w:rPr>
          <w:highlight w:val="white"/>
          <w:lang w:val="sv-SE"/>
        </w:rPr>
        <w:t>name</w:t>
      </w:r>
      <w:proofErr w:type="spellEnd"/>
    </w:p>
    <w:p w14:paraId="7E03D183" w14:textId="77777777" w:rsidR="0058602A" w:rsidRPr="00FF32E1" w:rsidRDefault="0058602A" w:rsidP="0058602A">
      <w:pPr>
        <w:pStyle w:val="Code"/>
        <w:rPr>
          <w:highlight w:val="white"/>
        </w:rPr>
      </w:pPr>
      <w:r w:rsidRPr="00FF32E1">
        <w:rPr>
          <w:highlight w:val="white"/>
        </w:rPr>
        <w:t>declaration_specifier:</w:t>
      </w:r>
    </w:p>
    <w:p w14:paraId="73898BDE" w14:textId="77777777" w:rsidR="0058602A" w:rsidRPr="00FF32E1" w:rsidRDefault="0058602A" w:rsidP="0058602A">
      <w:pPr>
        <w:pStyle w:val="Code"/>
        <w:rPr>
          <w:highlight w:val="white"/>
        </w:rPr>
      </w:pPr>
      <w:r w:rsidRPr="00FF32E1">
        <w:rPr>
          <w:highlight w:val="white"/>
        </w:rPr>
        <w:t xml:space="preserve">    CONSTANT                  { $$ = Mask.Constant; }</w:t>
      </w:r>
    </w:p>
    <w:p w14:paraId="7EC7B875" w14:textId="77777777" w:rsidR="0058602A" w:rsidRPr="00FF32E1" w:rsidRDefault="0058602A" w:rsidP="0058602A">
      <w:pPr>
        <w:pStyle w:val="Code"/>
        <w:rPr>
          <w:highlight w:val="white"/>
        </w:rPr>
      </w:pPr>
      <w:r w:rsidRPr="00FF32E1">
        <w:rPr>
          <w:highlight w:val="white"/>
        </w:rPr>
        <w:t xml:space="preserve">  | VOLATILE                  { $$ = Mask.Volatile; }</w:t>
      </w:r>
    </w:p>
    <w:p w14:paraId="4EFC6799" w14:textId="77777777" w:rsidR="0058602A" w:rsidRPr="00FF32E1" w:rsidRDefault="0058602A" w:rsidP="0058602A">
      <w:pPr>
        <w:pStyle w:val="Code"/>
        <w:rPr>
          <w:highlight w:val="white"/>
        </w:rPr>
      </w:pPr>
      <w:r w:rsidRPr="00FF32E1">
        <w:rPr>
          <w:highlight w:val="white"/>
        </w:rPr>
        <w:t xml:space="preserve">  | AUTO                      { $$ = Mask.Auto;     }</w:t>
      </w:r>
    </w:p>
    <w:p w14:paraId="441F459A" w14:textId="77777777" w:rsidR="0058602A" w:rsidRPr="00FF32E1" w:rsidRDefault="0058602A" w:rsidP="0058602A">
      <w:pPr>
        <w:pStyle w:val="Code"/>
        <w:rPr>
          <w:highlight w:val="white"/>
        </w:rPr>
      </w:pPr>
      <w:r w:rsidRPr="00FF32E1">
        <w:rPr>
          <w:highlight w:val="white"/>
        </w:rPr>
        <w:t xml:space="preserve">  | REGISTER                  { $$ = Mask.Register; }</w:t>
      </w:r>
    </w:p>
    <w:p w14:paraId="7EBE09CC" w14:textId="77777777" w:rsidR="0058602A" w:rsidRPr="00FF32E1" w:rsidRDefault="0058602A" w:rsidP="0058602A">
      <w:pPr>
        <w:pStyle w:val="Code"/>
        <w:rPr>
          <w:highlight w:val="white"/>
        </w:rPr>
      </w:pPr>
      <w:r w:rsidRPr="00FF32E1">
        <w:rPr>
          <w:highlight w:val="white"/>
        </w:rPr>
        <w:t xml:space="preserve">  | STATIC                    { $$ = Mask.Static;   }</w:t>
      </w:r>
    </w:p>
    <w:p w14:paraId="5B8AC3AE" w14:textId="77777777" w:rsidR="0058602A" w:rsidRPr="00FF32E1" w:rsidRDefault="0058602A" w:rsidP="0058602A">
      <w:pPr>
        <w:pStyle w:val="Code"/>
        <w:rPr>
          <w:highlight w:val="white"/>
        </w:rPr>
      </w:pPr>
      <w:r w:rsidRPr="00FF32E1">
        <w:rPr>
          <w:highlight w:val="white"/>
        </w:rPr>
        <w:t xml:space="preserve">  | EXTERN                    { $$ = Mask.Extern;   }</w:t>
      </w:r>
    </w:p>
    <w:p w14:paraId="7581CBB1" w14:textId="77777777" w:rsidR="0058602A" w:rsidRPr="00FF32E1" w:rsidRDefault="0058602A" w:rsidP="0058602A">
      <w:pPr>
        <w:pStyle w:val="Code"/>
        <w:rPr>
          <w:highlight w:val="white"/>
        </w:rPr>
      </w:pPr>
      <w:r w:rsidRPr="00FF32E1">
        <w:rPr>
          <w:highlight w:val="white"/>
        </w:rPr>
        <w:t xml:space="preserve">  | TYPEDEF                   { $$ = Mask.Typedef;  }</w:t>
      </w:r>
    </w:p>
    <w:p w14:paraId="0F702B35" w14:textId="77777777" w:rsidR="0058602A" w:rsidRPr="00FF32E1" w:rsidRDefault="0058602A" w:rsidP="0058602A">
      <w:pPr>
        <w:pStyle w:val="Code"/>
        <w:rPr>
          <w:highlight w:val="white"/>
        </w:rPr>
      </w:pPr>
      <w:r w:rsidRPr="00FF32E1">
        <w:rPr>
          <w:highlight w:val="white"/>
        </w:rPr>
        <w:t xml:space="preserve">  | VOID                      { $$ = Mask.Void;     }</w:t>
      </w:r>
    </w:p>
    <w:p w14:paraId="5D3644ED" w14:textId="77777777" w:rsidR="0058602A" w:rsidRPr="00FF32E1" w:rsidRDefault="0058602A" w:rsidP="0058602A">
      <w:pPr>
        <w:pStyle w:val="Code"/>
        <w:rPr>
          <w:highlight w:val="white"/>
        </w:rPr>
      </w:pPr>
      <w:r w:rsidRPr="00FF32E1">
        <w:rPr>
          <w:highlight w:val="white"/>
        </w:rPr>
        <w:t xml:space="preserve">  | CHAR                      { $$ = Mask.Char;     }</w:t>
      </w:r>
    </w:p>
    <w:p w14:paraId="05FF2C8A" w14:textId="77777777" w:rsidR="0058602A" w:rsidRPr="00FF32E1" w:rsidRDefault="0058602A" w:rsidP="0058602A">
      <w:pPr>
        <w:pStyle w:val="Code"/>
        <w:rPr>
          <w:highlight w:val="white"/>
        </w:rPr>
      </w:pPr>
      <w:r w:rsidRPr="00FF32E1">
        <w:rPr>
          <w:highlight w:val="white"/>
        </w:rPr>
        <w:t xml:space="preserve">  | SHORT                     { $$ = Mask.Short;    }</w:t>
      </w:r>
    </w:p>
    <w:p w14:paraId="295C67F3" w14:textId="77777777" w:rsidR="0058602A" w:rsidRPr="00FF32E1" w:rsidRDefault="0058602A" w:rsidP="0058602A">
      <w:pPr>
        <w:pStyle w:val="Code"/>
        <w:rPr>
          <w:highlight w:val="white"/>
        </w:rPr>
      </w:pPr>
      <w:r w:rsidRPr="00FF32E1">
        <w:rPr>
          <w:highlight w:val="white"/>
        </w:rPr>
        <w:t xml:space="preserve">  | INT                       { $$ = Mask.Int;      }</w:t>
      </w:r>
    </w:p>
    <w:p w14:paraId="590CA97F" w14:textId="77777777" w:rsidR="0058602A" w:rsidRPr="00FF32E1" w:rsidRDefault="0058602A" w:rsidP="0058602A">
      <w:pPr>
        <w:pStyle w:val="Code"/>
        <w:rPr>
          <w:highlight w:val="white"/>
        </w:rPr>
      </w:pPr>
      <w:r w:rsidRPr="00FF32E1">
        <w:rPr>
          <w:highlight w:val="white"/>
        </w:rPr>
        <w:t xml:space="preserve">  | LONG                      { $$ = Mask.Long;     }</w:t>
      </w:r>
    </w:p>
    <w:p w14:paraId="55CF4D45" w14:textId="77777777" w:rsidR="0058602A" w:rsidRPr="00FF32E1" w:rsidRDefault="0058602A" w:rsidP="0058602A">
      <w:pPr>
        <w:pStyle w:val="Code"/>
        <w:rPr>
          <w:highlight w:val="white"/>
        </w:rPr>
      </w:pPr>
      <w:r w:rsidRPr="00FF32E1">
        <w:rPr>
          <w:highlight w:val="white"/>
        </w:rPr>
        <w:t xml:space="preserve">  | FLOAT                     { $$ = Mask.Float;    }</w:t>
      </w:r>
    </w:p>
    <w:p w14:paraId="0CD42BA2" w14:textId="77777777" w:rsidR="0058602A" w:rsidRPr="00FF32E1" w:rsidRDefault="0058602A" w:rsidP="0058602A">
      <w:pPr>
        <w:pStyle w:val="Code"/>
        <w:rPr>
          <w:highlight w:val="white"/>
        </w:rPr>
      </w:pPr>
      <w:r w:rsidRPr="00FF32E1">
        <w:rPr>
          <w:highlight w:val="white"/>
        </w:rPr>
        <w:t xml:space="preserve">  | DOUBLE                    { $$ = Mask.Double;   }</w:t>
      </w:r>
    </w:p>
    <w:p w14:paraId="429A97FB" w14:textId="77777777" w:rsidR="0058602A" w:rsidRPr="00FF32E1" w:rsidRDefault="0058602A" w:rsidP="0058602A">
      <w:pPr>
        <w:pStyle w:val="Code"/>
        <w:rPr>
          <w:highlight w:val="white"/>
        </w:rPr>
      </w:pPr>
      <w:r w:rsidRPr="00FF32E1">
        <w:rPr>
          <w:highlight w:val="white"/>
        </w:rPr>
        <w:t xml:space="preserve">  | SIGNED                    { $$ = Mask.Signed;   }</w:t>
      </w:r>
    </w:p>
    <w:p w14:paraId="3FC53F84" w14:textId="77777777" w:rsidR="0058602A" w:rsidRPr="00FF32E1" w:rsidRDefault="0058602A" w:rsidP="0058602A">
      <w:pPr>
        <w:pStyle w:val="Code"/>
        <w:rPr>
          <w:highlight w:val="white"/>
        </w:rPr>
      </w:pPr>
      <w:r w:rsidRPr="00FF32E1">
        <w:rPr>
          <w:highlight w:val="white"/>
        </w:rPr>
        <w:t xml:space="preserve">  | UNSIGNED                  { $$ = Mask.Unsigned; }</w:t>
      </w:r>
    </w:p>
    <w:p w14:paraId="0D2281CC" w14:textId="77777777" w:rsidR="0058602A" w:rsidRPr="00FF32E1" w:rsidRDefault="0058602A" w:rsidP="0058602A">
      <w:pPr>
        <w:pStyle w:val="Code"/>
        <w:rPr>
          <w:highlight w:val="white"/>
        </w:rPr>
      </w:pPr>
      <w:r w:rsidRPr="00FF32E1">
        <w:rPr>
          <w:highlight w:val="white"/>
        </w:rPr>
        <w:t xml:space="preserve">  | struct_or_union_specifier { $$ = $1;            }</w:t>
      </w:r>
    </w:p>
    <w:p w14:paraId="7FDA3696" w14:textId="77777777" w:rsidR="0058602A" w:rsidRPr="00FF32E1" w:rsidRDefault="0058602A" w:rsidP="0058602A">
      <w:pPr>
        <w:pStyle w:val="Code"/>
        <w:rPr>
          <w:highlight w:val="white"/>
        </w:rPr>
      </w:pPr>
      <w:r w:rsidRPr="00FF32E1">
        <w:rPr>
          <w:highlight w:val="white"/>
        </w:rPr>
        <w:t xml:space="preserve">  | enum_specifier            { $$ = $1;            }</w:t>
      </w:r>
    </w:p>
    <w:p w14:paraId="716D23A2" w14:textId="77777777" w:rsidR="0058602A" w:rsidRPr="00FF32E1" w:rsidRDefault="0058602A" w:rsidP="0058602A">
      <w:pPr>
        <w:pStyle w:val="Code"/>
        <w:rPr>
          <w:highlight w:val="white"/>
        </w:rPr>
      </w:pPr>
      <w:r w:rsidRPr="00FF32E1">
        <w:rPr>
          <w:highlight w:val="white"/>
        </w:rPr>
        <w:t xml:space="preserve">  | TYPEDEF_NAME              { $$ = $1;            };</w:t>
      </w:r>
    </w:p>
    <w:p w14:paraId="257B3BBE" w14:textId="6B110070" w:rsidR="00D91C7B" w:rsidRDefault="00D91C7B" w:rsidP="00D91C7B">
      <w:pPr>
        <w:pStyle w:val="Rubrik3"/>
        <w:rPr>
          <w:highlight w:val="white"/>
        </w:rPr>
      </w:pPr>
      <w:bookmarkStart w:id="35" w:name="_Toc54119860"/>
      <w:r>
        <w:rPr>
          <w:highlight w:val="white"/>
        </w:rPr>
        <w:t>Declarator</w:t>
      </w:r>
      <w:bookmarkEnd w:id="35"/>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proofErr w:type="spellStart"/>
      <w:r>
        <w:rPr>
          <w:highlight w:val="white"/>
        </w:rPr>
        <w:lastRenderedPageBreak/>
        <w:t>MainParser.gppg</w:t>
      </w:r>
      <w:proofErr w:type="spellEnd"/>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proofErr w:type="spellStart"/>
      <w:r w:rsidR="00FB353A">
        <w:rPr>
          <w:highlight w:val="white"/>
          <w:lang w:val="sv-SE"/>
        </w:rPr>
        <w:t>intialization</w:t>
      </w:r>
      <w:r w:rsidR="00757C8B">
        <w:rPr>
          <w:highlight w:val="white"/>
          <w:lang w:val="sv-SE"/>
        </w:rPr>
        <w:t>-</w:t>
      </w:r>
      <w:r w:rsidR="00FB353A">
        <w:rPr>
          <w:highlight w:val="white"/>
          <w:lang w:val="sv-SE"/>
        </w:rPr>
        <w:t>bitfield</w:t>
      </w:r>
      <w:proofErr w:type="spellEnd"/>
      <w:r w:rsidR="00FB353A">
        <w:rPr>
          <w:highlight w:val="white"/>
          <w:lang w:val="sv-SE"/>
        </w:rPr>
        <w:t xml:space="preserve"> </w:t>
      </w:r>
      <w:proofErr w:type="spellStart"/>
      <w:r w:rsidR="003060D2">
        <w:rPr>
          <w:highlight w:val="white"/>
          <w:lang w:val="sv-SE"/>
        </w:rPr>
        <w:t>declarator</w:t>
      </w:r>
      <w:proofErr w:type="spellEnd"/>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 xml:space="preserve">pointer </w:t>
      </w:r>
      <w:proofErr w:type="spellStart"/>
      <w:r w:rsidR="00597B14">
        <w:rPr>
          <w:highlight w:val="white"/>
          <w:lang w:val="sv-SE"/>
        </w:rPr>
        <w:t>declarator</w:t>
      </w:r>
      <w:proofErr w:type="spellEnd"/>
      <w:r w:rsidR="0013125E">
        <w:rPr>
          <w:highlight w:val="white"/>
          <w:lang w:val="sv-SE"/>
        </w:rPr>
        <w:t xml:space="preserve">, </w:t>
      </w:r>
      <w:r w:rsidR="009D72BD">
        <w:rPr>
          <w:highlight w:val="white"/>
          <w:lang w:val="sv-SE"/>
        </w:rPr>
        <w:t xml:space="preserve">a </w:t>
      </w:r>
      <w:proofErr w:type="spellStart"/>
      <w:r w:rsidR="009D72BD">
        <w:rPr>
          <w:highlight w:val="white"/>
          <w:lang w:val="sv-SE"/>
        </w:rPr>
        <w:t>declarator</w:t>
      </w:r>
      <w:proofErr w:type="spellEnd"/>
      <w:r w:rsidR="009D72BD">
        <w:rPr>
          <w:highlight w:val="white"/>
          <w:lang w:val="sv-SE"/>
        </w:rPr>
        <w:t xml:space="preserve"> </w:t>
      </w:r>
      <w:proofErr w:type="spellStart"/>
      <w:r w:rsidR="00266D64">
        <w:rPr>
          <w:highlight w:val="white"/>
          <w:lang w:val="sv-SE"/>
        </w:rPr>
        <w:t>initialized</w:t>
      </w:r>
      <w:proofErr w:type="spellEnd"/>
      <w:r w:rsidR="0013125E">
        <w:rPr>
          <w:highlight w:val="white"/>
          <w:lang w:val="sv-SE"/>
        </w:rPr>
        <w:t xml:space="preserve"> </w:t>
      </w:r>
      <w:proofErr w:type="spellStart"/>
      <w:r w:rsidR="0013125E">
        <w:rPr>
          <w:highlight w:val="white"/>
          <w:lang w:val="sv-SE"/>
        </w:rPr>
        <w:t>with</w:t>
      </w:r>
      <w:proofErr w:type="spellEnd"/>
      <w:r w:rsidR="0013125E">
        <w:rPr>
          <w:highlight w:val="white"/>
          <w:lang w:val="sv-SE"/>
        </w:rPr>
        <w:t xml:space="preserve"> a </w:t>
      </w:r>
      <w:proofErr w:type="spellStart"/>
      <w:r w:rsidR="0013125E">
        <w:rPr>
          <w:highlight w:val="white"/>
          <w:lang w:val="sv-SE"/>
        </w:rPr>
        <w:t>value</w:t>
      </w:r>
      <w:proofErr w:type="spellEnd"/>
      <w:r w:rsidR="0013125E">
        <w:rPr>
          <w:highlight w:val="white"/>
          <w:lang w:val="sv-SE"/>
        </w:rPr>
        <w:t xml:space="preserve">, or </w:t>
      </w:r>
      <w:proofErr w:type="spellStart"/>
      <w:r w:rsidR="0013125E">
        <w:rPr>
          <w:highlight w:val="white"/>
          <w:lang w:val="sv-SE"/>
        </w:rPr>
        <w:t>marked</w:t>
      </w:r>
      <w:proofErr w:type="spellEnd"/>
      <w:r w:rsidR="0013125E">
        <w:rPr>
          <w:highlight w:val="white"/>
          <w:lang w:val="sv-SE"/>
        </w:rPr>
        <w:t xml:space="preserve"> as a </w:t>
      </w:r>
      <w:proofErr w:type="spellStart"/>
      <w:r w:rsidR="0013125E">
        <w:rPr>
          <w:highlight w:val="white"/>
          <w:lang w:val="sv-SE"/>
        </w:rPr>
        <w:t>bitfield</w:t>
      </w:r>
      <w:proofErr w:type="spellEnd"/>
      <w:r w:rsidR="0013125E">
        <w:rPr>
          <w:highlight w:val="white"/>
          <w:lang w:val="sv-SE"/>
        </w:rPr>
        <w:t xml:space="preserve">. </w:t>
      </w:r>
      <w:proofErr w:type="spellStart"/>
      <w:r w:rsidR="009D72BD">
        <w:rPr>
          <w:highlight w:val="white"/>
          <w:lang w:val="sv-SE"/>
        </w:rPr>
        <w:t>However</w:t>
      </w:r>
      <w:proofErr w:type="spellEnd"/>
      <w:r w:rsidR="009D72BD">
        <w:rPr>
          <w:highlight w:val="white"/>
          <w:lang w:val="sv-SE"/>
        </w:rPr>
        <w:t xml:space="preserve">, a </w:t>
      </w:r>
      <w:proofErr w:type="spellStart"/>
      <w:r w:rsidR="009D72BD">
        <w:rPr>
          <w:highlight w:val="white"/>
          <w:lang w:val="sv-SE"/>
        </w:rPr>
        <w:t>declarator</w:t>
      </w:r>
      <w:proofErr w:type="spellEnd"/>
      <w:r w:rsidR="009D72BD">
        <w:rPr>
          <w:highlight w:val="white"/>
          <w:lang w:val="sv-SE"/>
        </w:rPr>
        <w:t xml:space="preserve"> </w:t>
      </w:r>
      <w:proofErr w:type="spellStart"/>
      <w:r w:rsidR="009D72BD">
        <w:rPr>
          <w:highlight w:val="white"/>
          <w:lang w:val="sv-SE"/>
        </w:rPr>
        <w:t>cannot</w:t>
      </w:r>
      <w:proofErr w:type="spellEnd"/>
      <w:r w:rsidR="009D72BD">
        <w:rPr>
          <w:highlight w:val="white"/>
          <w:lang w:val="sv-SE"/>
        </w:rPr>
        <w:t xml:space="preserve"> be </w:t>
      </w:r>
      <w:proofErr w:type="spellStart"/>
      <w:r w:rsidR="009D72BD">
        <w:rPr>
          <w:highlight w:val="white"/>
          <w:lang w:val="sv-SE"/>
        </w:rPr>
        <w:t>both</w:t>
      </w:r>
      <w:proofErr w:type="spellEnd"/>
      <w:r w:rsidR="009D72BD">
        <w:rPr>
          <w:highlight w:val="white"/>
          <w:lang w:val="sv-SE"/>
        </w:rPr>
        <w:t xml:space="preserve"> </w:t>
      </w:r>
      <w:proofErr w:type="spellStart"/>
      <w:r w:rsidR="00266D64">
        <w:rPr>
          <w:highlight w:val="white"/>
          <w:lang w:val="sv-SE"/>
        </w:rPr>
        <w:t>initialized</w:t>
      </w:r>
      <w:proofErr w:type="spellEnd"/>
      <w:r w:rsidR="009D72BD">
        <w:rPr>
          <w:highlight w:val="white"/>
          <w:lang w:val="sv-SE"/>
        </w:rPr>
        <w:t xml:space="preserve"> and </w:t>
      </w:r>
      <w:proofErr w:type="spellStart"/>
      <w:r w:rsidR="009D72BD">
        <w:rPr>
          <w:highlight w:val="white"/>
          <w:lang w:val="sv-SE"/>
        </w:rPr>
        <w:t>markd</w:t>
      </w:r>
      <w:proofErr w:type="spellEnd"/>
      <w:r w:rsidR="009D72BD">
        <w:rPr>
          <w:highlight w:val="white"/>
          <w:lang w:val="sv-SE"/>
        </w:rPr>
        <w:t xml:space="preserve"> as </w:t>
      </w:r>
      <w:proofErr w:type="spellStart"/>
      <w:r w:rsidR="009D72BD">
        <w:rPr>
          <w:highlight w:val="white"/>
          <w:lang w:val="sv-SE"/>
        </w:rPr>
        <w:t>bitfield</w:t>
      </w:r>
      <w:proofErr w:type="spellEnd"/>
      <w:r w:rsidR="009D72BD">
        <w:rPr>
          <w:highlight w:val="white"/>
          <w:lang w:val="sv-SE"/>
        </w:rPr>
        <w:t xml:space="preserve">. </w:t>
      </w:r>
      <w:r w:rsidR="0013125E">
        <w:rPr>
          <w:highlight w:val="white"/>
          <w:lang w:val="sv-SE"/>
        </w:rPr>
        <w:t xml:space="preserve">In the </w:t>
      </w:r>
      <w:proofErr w:type="spellStart"/>
      <w:r w:rsidR="0013125E">
        <w:rPr>
          <w:highlight w:val="white"/>
          <w:lang w:val="sv-SE"/>
        </w:rPr>
        <w:t>bitfield</w:t>
      </w:r>
      <w:proofErr w:type="spellEnd"/>
      <w:r w:rsidR="0013125E">
        <w:rPr>
          <w:highlight w:val="white"/>
          <w:lang w:val="sv-SE"/>
        </w:rPr>
        <w:t xml:space="preserve"> </w:t>
      </w:r>
      <w:proofErr w:type="spellStart"/>
      <w:r w:rsidR="0013125E">
        <w:rPr>
          <w:highlight w:val="white"/>
          <w:lang w:val="sv-SE"/>
        </w:rPr>
        <w:t>case</w:t>
      </w:r>
      <w:proofErr w:type="spellEnd"/>
      <w:r w:rsidR="0013125E">
        <w:rPr>
          <w:highlight w:val="white"/>
          <w:lang w:val="sv-SE"/>
        </w:rPr>
        <w:t xml:space="preserve"> the </w:t>
      </w:r>
      <w:proofErr w:type="spellStart"/>
      <w:r w:rsidR="003060D2">
        <w:rPr>
          <w:highlight w:val="white"/>
          <w:lang w:val="sv-SE"/>
        </w:rPr>
        <w:t>declarator</w:t>
      </w:r>
      <w:proofErr w:type="spellEnd"/>
      <w:r w:rsidR="0013125E">
        <w:rPr>
          <w:highlight w:val="white"/>
          <w:lang w:val="sv-SE"/>
        </w:rPr>
        <w:t xml:space="preserve"> </w:t>
      </w:r>
      <w:proofErr w:type="spellStart"/>
      <w:r w:rsidR="0013125E">
        <w:rPr>
          <w:highlight w:val="white"/>
          <w:lang w:val="sv-SE"/>
        </w:rPr>
        <w:t>can</w:t>
      </w:r>
      <w:proofErr w:type="spellEnd"/>
      <w:r w:rsidR="0013125E">
        <w:rPr>
          <w:highlight w:val="white"/>
          <w:lang w:val="sv-SE"/>
        </w:rPr>
        <w:t xml:space="preserve"> be </w:t>
      </w:r>
      <w:proofErr w:type="spellStart"/>
      <w:r w:rsidR="00DB7ED7">
        <w:rPr>
          <w:highlight w:val="white"/>
          <w:lang w:val="sv-SE"/>
        </w:rPr>
        <w:t>omitted</w:t>
      </w:r>
      <w:proofErr w:type="spellEnd"/>
      <w:r w:rsidR="00DB7ED7">
        <w:rPr>
          <w:highlight w:val="white"/>
          <w:lang w:val="sv-SE"/>
        </w:rPr>
        <w:t xml:space="preserve">. For </w:t>
      </w:r>
      <w:proofErr w:type="spellStart"/>
      <w:r w:rsidR="00DB7ED7">
        <w:rPr>
          <w:highlight w:val="white"/>
          <w:lang w:val="sv-SE"/>
        </w:rPr>
        <w:t>instance</w:t>
      </w:r>
      <w:proofErr w:type="spellEnd"/>
      <w:r w:rsidR="00DB7ED7">
        <w:rPr>
          <w:highlight w:val="white"/>
          <w:lang w:val="sv-SE"/>
        </w:rPr>
        <w:t>:</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w:t>
      </w:r>
      <w:proofErr w:type="spellStart"/>
      <w:r>
        <w:rPr>
          <w:highlight w:val="white"/>
          <w:lang w:val="sv-SE"/>
        </w:rPr>
        <w:t>each</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r w:rsidR="00991B7A">
        <w:rPr>
          <w:highlight w:val="white"/>
          <w:lang w:val="sv-SE"/>
        </w:rPr>
        <w:t xml:space="preserve">call the matchning </w:t>
      </w:r>
      <w:proofErr w:type="spellStart"/>
      <w:r w:rsidR="00991B7A">
        <w:rPr>
          <w:highlight w:val="white"/>
          <w:lang w:val="sv-SE"/>
        </w:rPr>
        <w:t>method</w:t>
      </w:r>
      <w:proofErr w:type="spellEnd"/>
      <w:r w:rsidR="00991B7A">
        <w:rPr>
          <w:highlight w:val="white"/>
          <w:lang w:val="sv-SE"/>
        </w:rPr>
        <w:t xml:space="preserve">. </w:t>
      </w:r>
    </w:p>
    <w:p w14:paraId="3442421C" w14:textId="760229DE" w:rsidR="00DB7ED7" w:rsidRPr="009013A8" w:rsidRDefault="00CC2173" w:rsidP="00CC2173">
      <w:pPr>
        <w:pStyle w:val="CodeHeader"/>
        <w:rPr>
          <w:highlight w:val="white"/>
        </w:rPr>
      </w:pPr>
      <w:proofErr w:type="spellStart"/>
      <w:r>
        <w:rPr>
          <w:highlight w:val="white"/>
        </w:rPr>
        <w:t>MainParser.gppg</w:t>
      </w:r>
      <w:proofErr w:type="spellEnd"/>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069D5435" w:rsidR="0013125E" w:rsidRDefault="0013125E" w:rsidP="009013A8">
      <w:pPr>
        <w:pStyle w:val="Code"/>
        <w:rPr>
          <w:highlight w:val="white"/>
        </w:rPr>
      </w:pPr>
      <w:r w:rsidRPr="009013A8">
        <w:rPr>
          <w:highlight w:val="white"/>
        </w:rPr>
        <w:t xml:space="preserve">    };</w:t>
      </w:r>
    </w:p>
    <w:p w14:paraId="5CB41938" w14:textId="5E2EC180" w:rsidR="00806795" w:rsidRDefault="008D1660" w:rsidP="008D1660">
      <w:pPr>
        <w:pStyle w:val="CodeHeader"/>
        <w:rPr>
          <w:highlight w:val="white"/>
        </w:rPr>
      </w:pPr>
      <w:proofErr w:type="spellStart"/>
      <w:r>
        <w:rPr>
          <w:highlight w:val="white"/>
        </w:rPr>
        <w:t>MiddleCodeGenerator.cs</w:t>
      </w:r>
      <w:proofErr w:type="spellEnd"/>
    </w:p>
    <w:p w14:paraId="314D5351" w14:textId="762DBBEF" w:rsidR="005C422F" w:rsidRPr="005C422F" w:rsidRDefault="005C422F" w:rsidP="005C422F">
      <w:pPr>
        <w:pStyle w:val="Code"/>
        <w:rPr>
          <w:highlight w:val="white"/>
        </w:rPr>
      </w:pPr>
      <w:r w:rsidRPr="005C422F">
        <w:rPr>
          <w:highlight w:val="white"/>
        </w:rPr>
        <w:t xml:space="preserve">    public static void Declarator(Specifier specifier, Declarator declarator){</w:t>
      </w:r>
    </w:p>
    <w:p w14:paraId="7E822409" w14:textId="77777777" w:rsidR="005C422F" w:rsidRPr="005C422F" w:rsidRDefault="005C422F" w:rsidP="005C422F">
      <w:pPr>
        <w:pStyle w:val="Code"/>
        <w:rPr>
          <w:highlight w:val="white"/>
        </w:rPr>
      </w:pPr>
      <w:r w:rsidRPr="005C422F">
        <w:rPr>
          <w:highlight w:val="white"/>
        </w:rPr>
        <w:t xml:space="preserve">      Storage? storage = specifier.StorageX;</w:t>
      </w:r>
    </w:p>
    <w:p w14:paraId="61AD76C3" w14:textId="77777777" w:rsidR="005C422F" w:rsidRPr="005C422F" w:rsidRDefault="005C422F" w:rsidP="005C422F">
      <w:pPr>
        <w:pStyle w:val="Code"/>
        <w:rPr>
          <w:highlight w:val="white"/>
        </w:rPr>
      </w:pPr>
      <w:r w:rsidRPr="005C422F">
        <w:rPr>
          <w:highlight w:val="white"/>
        </w:rPr>
        <w:t xml:space="preserve">      declarator.Add(specifier.Type);</w:t>
      </w:r>
    </w:p>
    <w:p w14:paraId="56B1FCAB" w14:textId="77777777" w:rsidR="005C422F" w:rsidRPr="005C422F" w:rsidRDefault="005C422F" w:rsidP="005C422F">
      <w:pPr>
        <w:pStyle w:val="Code"/>
        <w:rPr>
          <w:highlight w:val="white"/>
        </w:rPr>
      </w:pPr>
    </w:p>
    <w:p w14:paraId="05370032" w14:textId="77777777" w:rsidR="005C422F" w:rsidRPr="005C422F" w:rsidRDefault="005C422F" w:rsidP="005C422F">
      <w:pPr>
        <w:pStyle w:val="Code"/>
        <w:rPr>
          <w:highlight w:val="white"/>
        </w:rPr>
      </w:pPr>
      <w:r w:rsidRPr="005C422F">
        <w:rPr>
          <w:highlight w:val="white"/>
        </w:rPr>
        <w:t xml:space="preserve">      if (declarator.Type.IsFunction()) {</w:t>
      </w:r>
    </w:p>
    <w:p w14:paraId="4CE91CBD" w14:textId="77777777" w:rsidR="005C422F" w:rsidRDefault="005C422F" w:rsidP="005C422F">
      <w:pPr>
        <w:pStyle w:val="Code"/>
        <w:rPr>
          <w:highlight w:val="white"/>
        </w:rPr>
      </w:pPr>
      <w:r w:rsidRPr="005C422F">
        <w:rPr>
          <w:highlight w:val="white"/>
        </w:rPr>
        <w:t xml:space="preserve">        Assert.Error((storage == Storage.Static) || (storage == Storage.Extern)</w:t>
      </w:r>
    </w:p>
    <w:p w14:paraId="22CAFF71" w14:textId="22E2CE6C" w:rsidR="005C422F" w:rsidRPr="005C422F" w:rsidRDefault="005C422F" w:rsidP="005C422F">
      <w:pPr>
        <w:pStyle w:val="Code"/>
        <w:rPr>
          <w:highlight w:val="white"/>
        </w:rPr>
      </w:pPr>
      <w:r>
        <w:rPr>
          <w:highlight w:val="white"/>
        </w:rPr>
        <w:t xml:space="preserve">                    </w:t>
      </w:r>
      <w:r w:rsidRPr="005C422F">
        <w:rPr>
          <w:highlight w:val="white"/>
        </w:rPr>
        <w:t xml:space="preserve"> ||</w:t>
      </w:r>
      <w:r>
        <w:rPr>
          <w:highlight w:val="white"/>
        </w:rPr>
        <w:t xml:space="preserve"> </w:t>
      </w:r>
      <w:r w:rsidRPr="005C422F">
        <w:rPr>
          <w:highlight w:val="white"/>
        </w:rPr>
        <w:t>(storage == Storage.Typedef),  storage, Message.</w:t>
      </w:r>
    </w:p>
    <w:p w14:paraId="60B669CA" w14:textId="15722DAE" w:rsidR="005C422F" w:rsidRPr="005C422F" w:rsidRDefault="00571936" w:rsidP="005C422F">
      <w:pPr>
        <w:pStyle w:val="Code"/>
        <w:rPr>
          <w:highlight w:val="white"/>
        </w:rPr>
      </w:pPr>
      <w:r>
        <w:rPr>
          <w:highlight w:val="white"/>
        </w:rPr>
        <w:t xml:space="preserve">            </w:t>
      </w:r>
      <w:r w:rsidR="005C422F" w:rsidRPr="005C422F">
        <w:rPr>
          <w:highlight w:val="white"/>
        </w:rPr>
        <w:t>Only_static___extern_or_typedef_storage_allowed_for_functions);</w:t>
      </w:r>
    </w:p>
    <w:p w14:paraId="51055F1F" w14:textId="77777777" w:rsidR="005C422F" w:rsidRPr="005C422F" w:rsidRDefault="005C422F" w:rsidP="005C422F">
      <w:pPr>
        <w:pStyle w:val="Code"/>
        <w:rPr>
          <w:highlight w:val="white"/>
        </w:rPr>
      </w:pPr>
      <w:r w:rsidRPr="005C422F">
        <w:rPr>
          <w:highlight w:val="white"/>
        </w:rPr>
        <w:t xml:space="preserve">      }</w:t>
      </w:r>
    </w:p>
    <w:p w14:paraId="561F01F3" w14:textId="77777777" w:rsidR="005C422F" w:rsidRPr="005C422F" w:rsidRDefault="005C422F" w:rsidP="005C422F">
      <w:pPr>
        <w:pStyle w:val="Code"/>
        <w:rPr>
          <w:highlight w:val="white"/>
        </w:rPr>
      </w:pPr>
    </w:p>
    <w:p w14:paraId="52807267" w14:textId="132A908B" w:rsidR="00571936" w:rsidRDefault="005C422F" w:rsidP="005C422F">
      <w:pPr>
        <w:pStyle w:val="Code"/>
        <w:rPr>
          <w:highlight w:val="white"/>
        </w:rPr>
      </w:pPr>
      <w:r w:rsidRPr="005C422F">
        <w:rPr>
          <w:highlight w:val="white"/>
        </w:rPr>
        <w:t xml:space="preserve">      Symbol symbol =</w:t>
      </w:r>
      <w:r w:rsidR="00571936">
        <w:rPr>
          <w:highlight w:val="white"/>
        </w:rPr>
        <w:t xml:space="preserve"> </w:t>
      </w:r>
      <w:r w:rsidRPr="005C422F">
        <w:rPr>
          <w:highlight w:val="white"/>
        </w:rPr>
        <w:t>new Symbol(declarator.Name, specifier.ExternalLinkage,</w:t>
      </w:r>
    </w:p>
    <w:p w14:paraId="7E9AB15F" w14:textId="0EE66C3C" w:rsidR="005C422F" w:rsidRPr="005C422F" w:rsidRDefault="00571936" w:rsidP="005C422F">
      <w:pPr>
        <w:pStyle w:val="Code"/>
        <w:rPr>
          <w:highlight w:val="white"/>
        </w:rPr>
      </w:pPr>
      <w:r>
        <w:rPr>
          <w:highlight w:val="white"/>
        </w:rPr>
        <w:t xml:space="preserve">                     </w:t>
      </w:r>
      <w:r w:rsidR="005C422F" w:rsidRPr="005C422F">
        <w:rPr>
          <w:highlight w:val="white"/>
        </w:rPr>
        <w:t xml:space="preserve"> </w:t>
      </w:r>
      <w:r>
        <w:rPr>
          <w:highlight w:val="white"/>
        </w:rPr>
        <w:t xml:space="preserve">           </w:t>
      </w:r>
      <w:r w:rsidR="005C422F" w:rsidRPr="005C422F">
        <w:rPr>
          <w:highlight w:val="white"/>
        </w:rPr>
        <w:t>storage.Value, declarator.Type);</w:t>
      </w:r>
    </w:p>
    <w:p w14:paraId="0F939183" w14:textId="77777777" w:rsidR="005C422F" w:rsidRPr="005C422F" w:rsidRDefault="005C422F" w:rsidP="005C422F">
      <w:pPr>
        <w:pStyle w:val="Code"/>
        <w:rPr>
          <w:highlight w:val="white"/>
        </w:rPr>
      </w:pPr>
      <w:r w:rsidRPr="005C422F">
        <w:rPr>
          <w:highlight w:val="white"/>
        </w:rPr>
        <w:t xml:space="preserve">      SymbolTable.CurrentTable.AddSymbol(symbol);</w:t>
      </w:r>
    </w:p>
    <w:p w14:paraId="2B41F5C7" w14:textId="77777777" w:rsidR="005C422F" w:rsidRPr="005C422F" w:rsidRDefault="005C422F" w:rsidP="005C422F">
      <w:pPr>
        <w:pStyle w:val="Code"/>
        <w:rPr>
          <w:highlight w:val="white"/>
        </w:rPr>
      </w:pPr>
    </w:p>
    <w:p w14:paraId="1C7EAD0F" w14:textId="77777777" w:rsidR="005C422F" w:rsidRPr="005C422F" w:rsidRDefault="005C422F" w:rsidP="005C422F">
      <w:pPr>
        <w:pStyle w:val="Code"/>
        <w:rPr>
          <w:highlight w:val="white"/>
        </w:rPr>
      </w:pPr>
      <w:r w:rsidRPr="005C422F">
        <w:rPr>
          <w:highlight w:val="white"/>
        </w:rPr>
        <w:t xml:space="preserve">      if (symbol.IsStatic() &amp;&amp; !symbol.Type.IsFunction()) {</w:t>
      </w:r>
    </w:p>
    <w:p w14:paraId="42C1E327" w14:textId="77777777" w:rsidR="005C422F" w:rsidRPr="005C422F" w:rsidRDefault="005C422F" w:rsidP="005C422F">
      <w:pPr>
        <w:pStyle w:val="Code"/>
        <w:rPr>
          <w:highlight w:val="white"/>
        </w:rPr>
      </w:pPr>
      <w:r w:rsidRPr="005C422F">
        <w:rPr>
          <w:highlight w:val="white"/>
        </w:rPr>
        <w:t xml:space="preserve">        SymbolTable.StaticSet.Add(ConstantExpression.Value(symbol));</w:t>
      </w:r>
    </w:p>
    <w:p w14:paraId="23342CAE" w14:textId="77777777" w:rsidR="005C422F" w:rsidRPr="005C422F" w:rsidRDefault="005C422F" w:rsidP="005C422F">
      <w:pPr>
        <w:pStyle w:val="Code"/>
        <w:rPr>
          <w:highlight w:val="white"/>
        </w:rPr>
      </w:pPr>
      <w:r w:rsidRPr="005C422F">
        <w:rPr>
          <w:highlight w:val="white"/>
        </w:rPr>
        <w:t xml:space="preserve">      }</w:t>
      </w:r>
    </w:p>
    <w:p w14:paraId="23A2DD10" w14:textId="77777777" w:rsidR="005C422F" w:rsidRPr="005C422F" w:rsidRDefault="005C422F" w:rsidP="005C422F">
      <w:pPr>
        <w:pStyle w:val="Code"/>
        <w:rPr>
          <w:highlight w:val="white"/>
        </w:rPr>
      </w:pPr>
      <w:r w:rsidRPr="005C422F">
        <w:rPr>
          <w:highlight w:val="white"/>
        </w:rPr>
        <w:t xml:space="preserve">    }</w:t>
      </w:r>
    </w:p>
    <w:p w14:paraId="3A077E16" w14:textId="77777777" w:rsidR="005C422F" w:rsidRPr="005C422F" w:rsidRDefault="005C422F" w:rsidP="005C422F">
      <w:pPr>
        <w:pStyle w:val="Code"/>
        <w:rPr>
          <w:highlight w:val="white"/>
        </w:rPr>
      </w:pPr>
      <w:r w:rsidRPr="005C422F">
        <w:rPr>
          <w:highlight w:val="white"/>
        </w:rPr>
        <w:t xml:space="preserve">  </w:t>
      </w:r>
    </w:p>
    <w:p w14:paraId="4C7CF293" w14:textId="77777777" w:rsidR="005C422F" w:rsidRPr="005C422F" w:rsidRDefault="005C422F" w:rsidP="005C422F">
      <w:pPr>
        <w:pStyle w:val="Code"/>
        <w:rPr>
          <w:highlight w:val="white"/>
        </w:rPr>
      </w:pPr>
      <w:r w:rsidRPr="005C422F">
        <w:rPr>
          <w:highlight w:val="white"/>
        </w:rPr>
        <w:t xml:space="preserve">    public static List&lt;MiddleCode&gt; AssignmentDeclarator(Specifier specifier,</w:t>
      </w:r>
    </w:p>
    <w:p w14:paraId="7072D069" w14:textId="3A4BC868" w:rsidR="005C422F" w:rsidRPr="005C422F" w:rsidRDefault="005C422F" w:rsidP="005C422F">
      <w:pPr>
        <w:pStyle w:val="Code"/>
        <w:rPr>
          <w:highlight w:val="white"/>
        </w:rPr>
      </w:pPr>
      <w:r w:rsidRPr="005C422F">
        <w:rPr>
          <w:highlight w:val="white"/>
        </w:rPr>
        <w:lastRenderedPageBreak/>
        <w:t xml:space="preserve">                                   Declarator declarator, object initializer){</w:t>
      </w:r>
    </w:p>
    <w:p w14:paraId="7FB23245" w14:textId="77777777" w:rsidR="005C422F" w:rsidRPr="005C422F" w:rsidRDefault="005C422F" w:rsidP="005C422F">
      <w:pPr>
        <w:pStyle w:val="Code"/>
        <w:rPr>
          <w:highlight w:val="white"/>
        </w:rPr>
      </w:pPr>
      <w:r w:rsidRPr="005C422F">
        <w:rPr>
          <w:highlight w:val="white"/>
        </w:rPr>
        <w:t xml:space="preserve">      Storage? storage = specifier.StorageX;</w:t>
      </w:r>
    </w:p>
    <w:p w14:paraId="723F7115" w14:textId="77777777" w:rsidR="005C422F" w:rsidRPr="005C422F" w:rsidRDefault="005C422F" w:rsidP="005C422F">
      <w:pPr>
        <w:pStyle w:val="Code"/>
        <w:rPr>
          <w:highlight w:val="white"/>
        </w:rPr>
      </w:pPr>
      <w:r w:rsidRPr="005C422F">
        <w:rPr>
          <w:highlight w:val="white"/>
        </w:rPr>
        <w:t xml:space="preserve">      Type specifierType = specifier.Type;</w:t>
      </w:r>
    </w:p>
    <w:p w14:paraId="06E221C0" w14:textId="77777777" w:rsidR="005C422F" w:rsidRPr="005C422F" w:rsidRDefault="005C422F" w:rsidP="005C422F">
      <w:pPr>
        <w:pStyle w:val="Code"/>
        <w:rPr>
          <w:highlight w:val="white"/>
        </w:rPr>
      </w:pPr>
    </w:p>
    <w:p w14:paraId="2C35849D" w14:textId="77777777" w:rsidR="005C422F" w:rsidRPr="005C422F" w:rsidRDefault="005C422F" w:rsidP="005C422F">
      <w:pPr>
        <w:pStyle w:val="Code"/>
        <w:rPr>
          <w:highlight w:val="white"/>
        </w:rPr>
      </w:pPr>
      <w:r w:rsidRPr="005C422F">
        <w:rPr>
          <w:highlight w:val="white"/>
        </w:rPr>
        <w:t xml:space="preserve">      declarator.Add(specifierType);</w:t>
      </w:r>
    </w:p>
    <w:p w14:paraId="1C2D47EA" w14:textId="77777777" w:rsidR="005C422F" w:rsidRPr="005C422F" w:rsidRDefault="005C422F" w:rsidP="005C422F">
      <w:pPr>
        <w:pStyle w:val="Code"/>
        <w:rPr>
          <w:highlight w:val="white"/>
        </w:rPr>
      </w:pPr>
      <w:r w:rsidRPr="005C422F">
        <w:rPr>
          <w:highlight w:val="white"/>
        </w:rPr>
        <w:t xml:space="preserve">      string name = declarator.Name;</w:t>
      </w:r>
    </w:p>
    <w:p w14:paraId="102C9D6C" w14:textId="77777777" w:rsidR="005C422F" w:rsidRPr="005C422F" w:rsidRDefault="005C422F" w:rsidP="005C422F">
      <w:pPr>
        <w:pStyle w:val="Code"/>
        <w:rPr>
          <w:highlight w:val="white"/>
        </w:rPr>
      </w:pPr>
      <w:r w:rsidRPr="005C422F">
        <w:rPr>
          <w:highlight w:val="white"/>
        </w:rPr>
        <w:t xml:space="preserve">      Type type = declarator.Type;</w:t>
      </w:r>
    </w:p>
    <w:p w14:paraId="1AA001AB" w14:textId="77777777" w:rsidR="005C422F" w:rsidRPr="005C422F" w:rsidRDefault="005C422F" w:rsidP="005C422F">
      <w:pPr>
        <w:pStyle w:val="Code"/>
        <w:rPr>
          <w:highlight w:val="white"/>
        </w:rPr>
      </w:pPr>
    </w:p>
    <w:p w14:paraId="1D34DF46" w14:textId="77777777" w:rsidR="00571936" w:rsidRDefault="005C422F" w:rsidP="005C422F">
      <w:pPr>
        <w:pStyle w:val="Code"/>
        <w:rPr>
          <w:highlight w:val="white"/>
        </w:rPr>
      </w:pPr>
      <w:r w:rsidRPr="005C422F">
        <w:rPr>
          <w:highlight w:val="white"/>
        </w:rPr>
        <w:t xml:space="preserve">      Assert.Error(!type.IsFunction(), null,</w:t>
      </w:r>
    </w:p>
    <w:p w14:paraId="076CB0E6" w14:textId="0B2A7730" w:rsidR="005C422F" w:rsidRPr="005C422F" w:rsidRDefault="00571936" w:rsidP="005C422F">
      <w:pPr>
        <w:pStyle w:val="Code"/>
        <w:rPr>
          <w:highlight w:val="white"/>
        </w:rPr>
      </w:pPr>
      <w:r>
        <w:rPr>
          <w:highlight w:val="white"/>
        </w:rPr>
        <w:t xml:space="preserve">                  </w:t>
      </w:r>
      <w:r w:rsidR="005C422F" w:rsidRPr="005C422F">
        <w:rPr>
          <w:highlight w:val="white"/>
        </w:rPr>
        <w:t xml:space="preserve"> Message.Functions_cannot_be_initialized);</w:t>
      </w:r>
    </w:p>
    <w:p w14:paraId="4F540492" w14:textId="77777777" w:rsidR="00571936" w:rsidRDefault="005C422F" w:rsidP="005C422F">
      <w:pPr>
        <w:pStyle w:val="Code"/>
        <w:rPr>
          <w:highlight w:val="white"/>
        </w:rPr>
      </w:pPr>
      <w:r w:rsidRPr="005C422F">
        <w:rPr>
          <w:highlight w:val="white"/>
        </w:rPr>
        <w:t xml:space="preserve">      Assert.Error(storage != Storage.Typedef, name,</w:t>
      </w:r>
    </w:p>
    <w:p w14:paraId="6FCB2EBC" w14:textId="6E0A1515" w:rsidR="005C422F" w:rsidRPr="005C422F" w:rsidRDefault="00571936" w:rsidP="005C422F">
      <w:pPr>
        <w:pStyle w:val="Code"/>
        <w:rPr>
          <w:highlight w:val="white"/>
        </w:rPr>
      </w:pPr>
      <w:r>
        <w:rPr>
          <w:highlight w:val="white"/>
        </w:rPr>
        <w:t xml:space="preserve">                  </w:t>
      </w:r>
      <w:r w:rsidR="005C422F" w:rsidRPr="005C422F">
        <w:rPr>
          <w:highlight w:val="white"/>
        </w:rPr>
        <w:t xml:space="preserve"> Message.Typedef_cannot_be_initialized);</w:t>
      </w:r>
    </w:p>
    <w:p w14:paraId="53564034" w14:textId="77777777" w:rsidR="00571936" w:rsidRDefault="005C422F" w:rsidP="005C422F">
      <w:pPr>
        <w:pStyle w:val="Code"/>
        <w:rPr>
          <w:highlight w:val="white"/>
        </w:rPr>
      </w:pPr>
      <w:r w:rsidRPr="005C422F">
        <w:rPr>
          <w:highlight w:val="white"/>
        </w:rPr>
        <w:t xml:space="preserve">      Assert.Error(storage != Storage.Extern, name,</w:t>
      </w:r>
    </w:p>
    <w:p w14:paraId="60CCD190" w14:textId="47A3023A" w:rsidR="005C422F" w:rsidRPr="005C422F" w:rsidRDefault="00571936" w:rsidP="005C422F">
      <w:pPr>
        <w:pStyle w:val="Code"/>
        <w:rPr>
          <w:highlight w:val="white"/>
        </w:rPr>
      </w:pPr>
      <w:r>
        <w:rPr>
          <w:highlight w:val="white"/>
        </w:rPr>
        <w:t xml:space="preserve">                  </w:t>
      </w:r>
      <w:r w:rsidR="005C422F" w:rsidRPr="005C422F">
        <w:rPr>
          <w:highlight w:val="white"/>
        </w:rPr>
        <w:t xml:space="preserve"> Message.Extern_cannot_be_initialized);</w:t>
      </w:r>
    </w:p>
    <w:p w14:paraId="2C90777A" w14:textId="77777777" w:rsidR="005C422F" w:rsidRPr="005C422F" w:rsidRDefault="005C422F" w:rsidP="005C422F">
      <w:pPr>
        <w:pStyle w:val="Code"/>
        <w:rPr>
          <w:highlight w:val="white"/>
        </w:rPr>
      </w:pPr>
      <w:r w:rsidRPr="005C422F">
        <w:rPr>
          <w:highlight w:val="white"/>
        </w:rPr>
        <w:t xml:space="preserve">      Assert.Error((SymbolTable.CurrentTable.Scope != Scope.Struct) &amp;&amp;</w:t>
      </w:r>
    </w:p>
    <w:p w14:paraId="3D4447F5" w14:textId="77777777" w:rsidR="005C422F" w:rsidRPr="005C422F" w:rsidRDefault="005C422F" w:rsidP="005C422F">
      <w:pPr>
        <w:pStyle w:val="Code"/>
        <w:rPr>
          <w:highlight w:val="white"/>
        </w:rPr>
      </w:pPr>
      <w:r w:rsidRPr="005C422F">
        <w:rPr>
          <w:highlight w:val="white"/>
        </w:rPr>
        <w:t xml:space="preserve">                   (SymbolTable.CurrentTable.Scope != Scope.Union),</w:t>
      </w:r>
    </w:p>
    <w:p w14:paraId="7F894429" w14:textId="77777777" w:rsidR="005C422F" w:rsidRPr="005C422F" w:rsidRDefault="005C422F" w:rsidP="005C422F">
      <w:pPr>
        <w:pStyle w:val="Code"/>
        <w:rPr>
          <w:highlight w:val="white"/>
        </w:rPr>
      </w:pPr>
      <w:r w:rsidRPr="005C422F">
        <w:rPr>
          <w:highlight w:val="white"/>
        </w:rPr>
        <w:t xml:space="preserve">                   name, Message.Struct_or_union_field_cannot_be_initialized);</w:t>
      </w:r>
    </w:p>
    <w:p w14:paraId="5008E802" w14:textId="77777777" w:rsidR="005C422F" w:rsidRPr="005C422F" w:rsidRDefault="005C422F" w:rsidP="005C422F">
      <w:pPr>
        <w:pStyle w:val="Code"/>
        <w:rPr>
          <w:highlight w:val="white"/>
        </w:rPr>
      </w:pPr>
      <w:r w:rsidRPr="005C422F">
        <w:rPr>
          <w:highlight w:val="white"/>
        </w:rPr>
        <w:t xml:space="preserve">      Assert.Error((SymbolTable.CurrentTable.Scope != Scope.Global) ||</w:t>
      </w:r>
    </w:p>
    <w:p w14:paraId="3B2BE25A" w14:textId="77777777" w:rsidR="00571936" w:rsidRDefault="005C422F" w:rsidP="005C422F">
      <w:pPr>
        <w:pStyle w:val="Code"/>
        <w:rPr>
          <w:highlight w:val="white"/>
        </w:rPr>
      </w:pPr>
      <w:r w:rsidRPr="005C422F">
        <w:rPr>
          <w:highlight w:val="white"/>
        </w:rPr>
        <w:t xml:space="preserve">                   ((storage != Storage.Auto) &amp;&amp;</w:t>
      </w:r>
    </w:p>
    <w:p w14:paraId="00B96C2C" w14:textId="34951BE9" w:rsidR="005C422F" w:rsidRPr="005C422F" w:rsidRDefault="00571936" w:rsidP="005C422F">
      <w:pPr>
        <w:pStyle w:val="Code"/>
        <w:rPr>
          <w:highlight w:val="white"/>
        </w:rPr>
      </w:pPr>
      <w:r>
        <w:rPr>
          <w:highlight w:val="white"/>
        </w:rPr>
        <w:t xml:space="preserve">                   </w:t>
      </w:r>
      <w:r w:rsidR="005C422F" w:rsidRPr="005C422F">
        <w:rPr>
          <w:highlight w:val="white"/>
        </w:rPr>
        <w:t xml:space="preserve"> (storage != Storage.Register)),</w:t>
      </w:r>
    </w:p>
    <w:p w14:paraId="6477867C" w14:textId="151CF306" w:rsidR="005C422F" w:rsidRPr="005C422F" w:rsidRDefault="005C422F" w:rsidP="005C422F">
      <w:pPr>
        <w:pStyle w:val="Code"/>
        <w:rPr>
          <w:highlight w:val="white"/>
        </w:rPr>
      </w:pPr>
      <w:r w:rsidRPr="005C422F">
        <w:rPr>
          <w:highlight w:val="white"/>
        </w:rPr>
        <w:t xml:space="preserve">                   null, Message.Auto_or_register_storage_in_global_scope);</w:t>
      </w:r>
    </w:p>
    <w:p w14:paraId="586F2D38" w14:textId="77777777" w:rsidR="005C422F" w:rsidRPr="005C422F" w:rsidRDefault="005C422F" w:rsidP="005C422F">
      <w:pPr>
        <w:pStyle w:val="Code"/>
        <w:rPr>
          <w:highlight w:val="white"/>
        </w:rPr>
      </w:pPr>
    </w:p>
    <w:p w14:paraId="178B8F79" w14:textId="77777777" w:rsidR="001E2DDF" w:rsidRDefault="005C422F" w:rsidP="005C422F">
      <w:pPr>
        <w:pStyle w:val="Code"/>
        <w:rPr>
          <w:highlight w:val="white"/>
        </w:rPr>
      </w:pPr>
      <w:r w:rsidRPr="005C422F">
        <w:rPr>
          <w:highlight w:val="white"/>
        </w:rPr>
        <w:t xml:space="preserve">      if ((SymbolTable.CurrentTable.Scope == Scope.Global) ||</w:t>
      </w:r>
    </w:p>
    <w:p w14:paraId="3C26B169" w14:textId="1866DED0" w:rsidR="005C422F" w:rsidRPr="005C422F" w:rsidRDefault="001E2DDF" w:rsidP="005C422F">
      <w:pPr>
        <w:pStyle w:val="Code"/>
        <w:rPr>
          <w:highlight w:val="white"/>
        </w:rPr>
      </w:pPr>
      <w:r>
        <w:rPr>
          <w:highlight w:val="white"/>
        </w:rPr>
        <w:t xml:space="preserve">         </w:t>
      </w:r>
      <w:r w:rsidR="005C422F" w:rsidRPr="005C422F">
        <w:rPr>
          <w:highlight w:val="white"/>
        </w:rPr>
        <w:t xml:space="preserve"> (storage == Storage.Static)) {</w:t>
      </w:r>
    </w:p>
    <w:p w14:paraId="3D2F5ADC" w14:textId="77777777" w:rsidR="001E2DDF" w:rsidRDefault="005C422F" w:rsidP="005C422F">
      <w:pPr>
        <w:pStyle w:val="Code"/>
        <w:rPr>
          <w:highlight w:val="white"/>
        </w:rPr>
      </w:pPr>
      <w:r w:rsidRPr="005C422F">
        <w:rPr>
          <w:highlight w:val="white"/>
        </w:rPr>
        <w:t xml:space="preserve">        List&lt;MiddleCode&gt; middleCodeList =</w:t>
      </w:r>
    </w:p>
    <w:p w14:paraId="3370CA7C" w14:textId="0C8BC4F6" w:rsidR="005C422F" w:rsidRPr="005C422F" w:rsidRDefault="001E2DDF" w:rsidP="005C422F">
      <w:pPr>
        <w:pStyle w:val="Code"/>
        <w:rPr>
          <w:highlight w:val="white"/>
        </w:rPr>
      </w:pPr>
      <w:r>
        <w:rPr>
          <w:highlight w:val="white"/>
        </w:rPr>
        <w:t xml:space="preserve">         </w:t>
      </w:r>
      <w:r w:rsidR="005C422F" w:rsidRPr="005C422F">
        <w:rPr>
          <w:highlight w:val="white"/>
        </w:rPr>
        <w:t xml:space="preserve"> GenerateStaticInitializer.GenerateStatic(type, initializer);</w:t>
      </w:r>
    </w:p>
    <w:p w14:paraId="0914B983" w14:textId="77777777" w:rsidR="005C422F" w:rsidRPr="005C422F" w:rsidRDefault="005C422F" w:rsidP="005C422F">
      <w:pPr>
        <w:pStyle w:val="Code"/>
        <w:rPr>
          <w:highlight w:val="white"/>
        </w:rPr>
      </w:pPr>
    </w:p>
    <w:p w14:paraId="1EAE90BE" w14:textId="77777777" w:rsidR="001E2DDF" w:rsidRDefault="005C422F" w:rsidP="005C422F">
      <w:pPr>
        <w:pStyle w:val="Code"/>
        <w:rPr>
          <w:highlight w:val="white"/>
        </w:rPr>
      </w:pPr>
      <w:r w:rsidRPr="005C422F">
        <w:rPr>
          <w:highlight w:val="white"/>
        </w:rPr>
        <w:t xml:space="preserve">        Symbol symbol = new Symbol(name, specifier.ExternalLinkage,</w:t>
      </w:r>
    </w:p>
    <w:p w14:paraId="7B1D8E7C" w14:textId="518AB57A" w:rsidR="005C422F" w:rsidRPr="005C422F" w:rsidRDefault="001E2DDF" w:rsidP="005C422F">
      <w:pPr>
        <w:pStyle w:val="Code"/>
        <w:rPr>
          <w:highlight w:val="white"/>
        </w:rPr>
      </w:pPr>
      <w:r>
        <w:rPr>
          <w:highlight w:val="white"/>
        </w:rPr>
        <w:t xml:space="preserve">                                  </w:t>
      </w:r>
      <w:r w:rsidR="005C422F" w:rsidRPr="005C422F">
        <w:rPr>
          <w:highlight w:val="white"/>
        </w:rPr>
        <w:t xml:space="preserve"> storage.Value, type);</w:t>
      </w:r>
    </w:p>
    <w:p w14:paraId="37F01838" w14:textId="77777777" w:rsidR="005C422F" w:rsidRPr="005C422F" w:rsidRDefault="005C422F" w:rsidP="005C422F">
      <w:pPr>
        <w:pStyle w:val="Code"/>
        <w:rPr>
          <w:highlight w:val="white"/>
        </w:rPr>
      </w:pPr>
      <w:r w:rsidRPr="005C422F">
        <w:rPr>
          <w:highlight w:val="white"/>
        </w:rPr>
        <w:t xml:space="preserve">        SymbolTable.CurrentTable.AddSymbol(symbol);</w:t>
      </w:r>
    </w:p>
    <w:p w14:paraId="10DDE8D9" w14:textId="77777777" w:rsidR="005C422F" w:rsidRPr="005C422F" w:rsidRDefault="005C422F" w:rsidP="005C422F">
      <w:pPr>
        <w:pStyle w:val="Code"/>
        <w:rPr>
          <w:highlight w:val="white"/>
        </w:rPr>
      </w:pPr>
    </w:p>
    <w:p w14:paraId="0EA69A2C" w14:textId="77777777" w:rsidR="001E2DDF" w:rsidRDefault="005C422F" w:rsidP="005C422F">
      <w:pPr>
        <w:pStyle w:val="Code"/>
        <w:rPr>
          <w:highlight w:val="white"/>
        </w:rPr>
      </w:pPr>
      <w:r w:rsidRPr="005C422F">
        <w:rPr>
          <w:highlight w:val="white"/>
        </w:rPr>
        <w:t xml:space="preserve">        StaticSymbol staticSymbol =</w:t>
      </w:r>
    </w:p>
    <w:p w14:paraId="2C3A91C5" w14:textId="5C6E8893" w:rsidR="005C422F" w:rsidRPr="005C422F" w:rsidRDefault="001E2DDF" w:rsidP="005C422F">
      <w:pPr>
        <w:pStyle w:val="Code"/>
        <w:rPr>
          <w:highlight w:val="white"/>
        </w:rPr>
      </w:pPr>
      <w:r>
        <w:rPr>
          <w:highlight w:val="white"/>
        </w:rPr>
        <w:t xml:space="preserve">         </w:t>
      </w:r>
      <w:r w:rsidR="005C422F" w:rsidRPr="005C422F">
        <w:rPr>
          <w:highlight w:val="white"/>
        </w:rPr>
        <w:t xml:space="preserve"> ConstantExpression.Value(symbol.UniqueName, type, middleCodeList);</w:t>
      </w:r>
    </w:p>
    <w:p w14:paraId="5DF6EA3D" w14:textId="77777777" w:rsidR="005C422F" w:rsidRPr="005C422F" w:rsidRDefault="005C422F" w:rsidP="005C422F">
      <w:pPr>
        <w:pStyle w:val="Code"/>
        <w:rPr>
          <w:highlight w:val="white"/>
        </w:rPr>
      </w:pPr>
      <w:r w:rsidRPr="005C422F">
        <w:rPr>
          <w:highlight w:val="white"/>
        </w:rPr>
        <w:t xml:space="preserve">        SymbolTable.StaticSet.Add(staticSymbol);</w:t>
      </w:r>
    </w:p>
    <w:p w14:paraId="6484FE6C" w14:textId="77777777" w:rsidR="005C422F" w:rsidRPr="005C422F" w:rsidRDefault="005C422F" w:rsidP="005C422F">
      <w:pPr>
        <w:pStyle w:val="Code"/>
        <w:rPr>
          <w:highlight w:val="white"/>
        </w:rPr>
      </w:pPr>
      <w:r w:rsidRPr="005C422F">
        <w:rPr>
          <w:highlight w:val="white"/>
        </w:rPr>
        <w:t xml:space="preserve">        </w:t>
      </w:r>
    </w:p>
    <w:p w14:paraId="5D217463" w14:textId="77777777" w:rsidR="005C422F" w:rsidRPr="005C422F" w:rsidRDefault="005C422F" w:rsidP="005C422F">
      <w:pPr>
        <w:pStyle w:val="Code"/>
        <w:rPr>
          <w:highlight w:val="white"/>
        </w:rPr>
      </w:pPr>
      <w:r w:rsidRPr="005C422F">
        <w:rPr>
          <w:highlight w:val="white"/>
        </w:rPr>
        <w:t xml:space="preserve">        return (new List&lt;MiddleCode&gt;());</w:t>
      </w:r>
    </w:p>
    <w:p w14:paraId="677ADD2B" w14:textId="77777777" w:rsidR="005C422F" w:rsidRPr="005C422F" w:rsidRDefault="005C422F" w:rsidP="005C422F">
      <w:pPr>
        <w:pStyle w:val="Code"/>
        <w:rPr>
          <w:highlight w:val="white"/>
        </w:rPr>
      </w:pPr>
      <w:r w:rsidRPr="005C422F">
        <w:rPr>
          <w:highlight w:val="white"/>
        </w:rPr>
        <w:t xml:space="preserve">      }</w:t>
      </w:r>
    </w:p>
    <w:p w14:paraId="6F83A757" w14:textId="77777777" w:rsidR="005C422F" w:rsidRPr="005C422F" w:rsidRDefault="005C422F" w:rsidP="005C422F">
      <w:pPr>
        <w:pStyle w:val="Code"/>
        <w:rPr>
          <w:highlight w:val="white"/>
        </w:rPr>
      </w:pPr>
      <w:r w:rsidRPr="005C422F">
        <w:rPr>
          <w:highlight w:val="white"/>
        </w:rPr>
        <w:t xml:space="preserve">      else {</w:t>
      </w:r>
    </w:p>
    <w:p w14:paraId="494A41D7" w14:textId="77777777" w:rsidR="001E2DDF" w:rsidRDefault="005C422F" w:rsidP="005C422F">
      <w:pPr>
        <w:pStyle w:val="Code"/>
        <w:rPr>
          <w:highlight w:val="white"/>
        </w:rPr>
      </w:pPr>
      <w:r w:rsidRPr="005C422F">
        <w:rPr>
          <w:highlight w:val="white"/>
        </w:rPr>
        <w:t xml:space="preserve">        Symbol symbol =</w:t>
      </w:r>
    </w:p>
    <w:p w14:paraId="28B7A3F3" w14:textId="22C1499B" w:rsidR="005C422F" w:rsidRPr="005C422F" w:rsidRDefault="001E2DDF" w:rsidP="005C422F">
      <w:pPr>
        <w:pStyle w:val="Code"/>
        <w:rPr>
          <w:highlight w:val="white"/>
        </w:rPr>
      </w:pPr>
      <w:r>
        <w:rPr>
          <w:highlight w:val="white"/>
        </w:rPr>
        <w:t xml:space="preserve">         </w:t>
      </w:r>
      <w:r w:rsidR="005C422F" w:rsidRPr="005C422F">
        <w:rPr>
          <w:highlight w:val="white"/>
        </w:rPr>
        <w:t xml:space="preserve"> new Symbol(name, specifier.ExternalLinkage, storage.Value, type);</w:t>
      </w:r>
    </w:p>
    <w:p w14:paraId="2819781F" w14:textId="77777777" w:rsidR="005C422F" w:rsidRPr="005C422F" w:rsidRDefault="005C422F" w:rsidP="005C422F">
      <w:pPr>
        <w:pStyle w:val="Code"/>
        <w:rPr>
          <w:highlight w:val="white"/>
        </w:rPr>
      </w:pPr>
      <w:r w:rsidRPr="005C422F">
        <w:rPr>
          <w:highlight w:val="white"/>
        </w:rPr>
        <w:t xml:space="preserve">        symbol.Offset = SymbolTable.CurrentTable.CurrentOffset;</w:t>
      </w:r>
    </w:p>
    <w:p w14:paraId="4462E8C6" w14:textId="77777777" w:rsidR="001E2DDF" w:rsidRDefault="005C422F" w:rsidP="005C422F">
      <w:pPr>
        <w:pStyle w:val="Code"/>
        <w:rPr>
          <w:highlight w:val="white"/>
        </w:rPr>
      </w:pPr>
      <w:r w:rsidRPr="005C422F">
        <w:rPr>
          <w:highlight w:val="white"/>
        </w:rPr>
        <w:t xml:space="preserve">        List&lt;MiddleCode&gt; codeList =</w:t>
      </w:r>
    </w:p>
    <w:p w14:paraId="742204BE" w14:textId="1C18DA24" w:rsidR="005C422F" w:rsidRPr="005C422F" w:rsidRDefault="001E2DDF" w:rsidP="005C422F">
      <w:pPr>
        <w:pStyle w:val="Code"/>
        <w:rPr>
          <w:highlight w:val="white"/>
        </w:rPr>
      </w:pPr>
      <w:r>
        <w:rPr>
          <w:highlight w:val="white"/>
        </w:rPr>
        <w:t xml:space="preserve">         </w:t>
      </w:r>
      <w:r w:rsidR="005C422F" w:rsidRPr="005C422F">
        <w:rPr>
          <w:highlight w:val="white"/>
        </w:rPr>
        <w:t xml:space="preserve"> GenerateAutoInitializer.GenerateAuto(symbol, initializer);</w:t>
      </w:r>
    </w:p>
    <w:p w14:paraId="581CD1CD" w14:textId="77777777" w:rsidR="005C422F" w:rsidRPr="005C422F" w:rsidRDefault="005C422F" w:rsidP="005C422F">
      <w:pPr>
        <w:pStyle w:val="Code"/>
        <w:rPr>
          <w:highlight w:val="white"/>
        </w:rPr>
      </w:pPr>
      <w:r w:rsidRPr="005C422F">
        <w:rPr>
          <w:highlight w:val="white"/>
        </w:rPr>
        <w:t xml:space="preserve">        SymbolTable.CurrentTable.AddSymbol(symbol);</w:t>
      </w:r>
    </w:p>
    <w:p w14:paraId="64A98B26" w14:textId="77777777" w:rsidR="005C422F" w:rsidRPr="005C422F" w:rsidRDefault="005C422F" w:rsidP="005C422F">
      <w:pPr>
        <w:pStyle w:val="Code"/>
        <w:rPr>
          <w:highlight w:val="white"/>
        </w:rPr>
      </w:pPr>
      <w:r w:rsidRPr="005C422F">
        <w:rPr>
          <w:highlight w:val="white"/>
        </w:rPr>
        <w:t xml:space="preserve">        return codeList;</w:t>
      </w:r>
    </w:p>
    <w:p w14:paraId="574C1D4D" w14:textId="77777777" w:rsidR="005C422F" w:rsidRPr="005C422F" w:rsidRDefault="005C422F" w:rsidP="005C422F">
      <w:pPr>
        <w:pStyle w:val="Code"/>
        <w:rPr>
          <w:highlight w:val="white"/>
        </w:rPr>
      </w:pPr>
      <w:r w:rsidRPr="005C422F">
        <w:rPr>
          <w:highlight w:val="white"/>
        </w:rPr>
        <w:t xml:space="preserve">      }</w:t>
      </w:r>
    </w:p>
    <w:p w14:paraId="1E0CED6A" w14:textId="77777777" w:rsidR="005C422F" w:rsidRPr="005C422F" w:rsidRDefault="005C422F" w:rsidP="005C422F">
      <w:pPr>
        <w:pStyle w:val="Code"/>
        <w:rPr>
          <w:highlight w:val="white"/>
        </w:rPr>
      </w:pPr>
      <w:r w:rsidRPr="005C422F">
        <w:rPr>
          <w:highlight w:val="white"/>
        </w:rPr>
        <w:t xml:space="preserve">    }</w:t>
      </w:r>
    </w:p>
    <w:p w14:paraId="70FCB832" w14:textId="77777777" w:rsidR="005C422F" w:rsidRPr="005C422F" w:rsidRDefault="005C422F" w:rsidP="005C422F">
      <w:pPr>
        <w:pStyle w:val="Code"/>
        <w:rPr>
          <w:highlight w:val="white"/>
        </w:rPr>
      </w:pPr>
    </w:p>
    <w:p w14:paraId="2A335B50" w14:textId="77777777" w:rsidR="005C422F" w:rsidRPr="005C422F" w:rsidRDefault="005C422F" w:rsidP="005C422F">
      <w:pPr>
        <w:pStyle w:val="Code"/>
        <w:rPr>
          <w:highlight w:val="white"/>
        </w:rPr>
      </w:pPr>
      <w:r w:rsidRPr="005C422F">
        <w:rPr>
          <w:highlight w:val="white"/>
        </w:rPr>
        <w:t xml:space="preserve">    public static void BitfieldDeclarator(Specifier specifier,</w:t>
      </w:r>
    </w:p>
    <w:p w14:paraId="0F42DD5D" w14:textId="08E548CB" w:rsidR="005C422F" w:rsidRPr="005C422F" w:rsidRDefault="005C422F" w:rsidP="005C422F">
      <w:pPr>
        <w:pStyle w:val="Code"/>
        <w:rPr>
          <w:highlight w:val="white"/>
        </w:rPr>
      </w:pPr>
      <w:r w:rsidRPr="005C422F">
        <w:rPr>
          <w:highlight w:val="white"/>
        </w:rPr>
        <w:t xml:space="preserve">         </w:t>
      </w:r>
      <w:r w:rsidR="001E2DDF">
        <w:rPr>
          <w:highlight w:val="white"/>
        </w:rPr>
        <w:t xml:space="preserve">  </w:t>
      </w:r>
      <w:r w:rsidRPr="005C422F">
        <w:rPr>
          <w:highlight w:val="white"/>
        </w:rPr>
        <w:t xml:space="preserve">                        Declarator declarator, Symbol bitsSymbol) {</w:t>
      </w:r>
    </w:p>
    <w:p w14:paraId="1332EF56" w14:textId="77777777" w:rsidR="005C422F" w:rsidRPr="005C422F" w:rsidRDefault="005C422F" w:rsidP="005C422F">
      <w:pPr>
        <w:pStyle w:val="Code"/>
        <w:rPr>
          <w:highlight w:val="white"/>
        </w:rPr>
      </w:pPr>
      <w:r w:rsidRPr="005C422F">
        <w:rPr>
          <w:highlight w:val="white"/>
        </w:rPr>
        <w:t xml:space="preserve">      Storage? storage = specifier.StorageX;</w:t>
      </w:r>
    </w:p>
    <w:p w14:paraId="241472B6" w14:textId="77777777" w:rsidR="005C422F" w:rsidRPr="005C422F" w:rsidRDefault="005C422F" w:rsidP="005C422F">
      <w:pPr>
        <w:pStyle w:val="Code"/>
        <w:rPr>
          <w:highlight w:val="white"/>
        </w:rPr>
      </w:pPr>
      <w:r w:rsidRPr="005C422F">
        <w:rPr>
          <w:highlight w:val="white"/>
        </w:rPr>
        <w:t xml:space="preserve">      Type specifierType = specifier.Type;</w:t>
      </w:r>
    </w:p>
    <w:p w14:paraId="3F8179FF" w14:textId="77777777" w:rsidR="005C422F" w:rsidRPr="005C422F" w:rsidRDefault="005C422F" w:rsidP="005C422F">
      <w:pPr>
        <w:pStyle w:val="Code"/>
        <w:rPr>
          <w:highlight w:val="white"/>
        </w:rPr>
      </w:pPr>
    </w:p>
    <w:p w14:paraId="65320938" w14:textId="77777777" w:rsidR="005C422F" w:rsidRPr="005C422F" w:rsidRDefault="005C422F" w:rsidP="005C422F">
      <w:pPr>
        <w:pStyle w:val="Code"/>
        <w:rPr>
          <w:highlight w:val="white"/>
        </w:rPr>
      </w:pPr>
      <w:r w:rsidRPr="005C422F">
        <w:rPr>
          <w:highlight w:val="white"/>
        </w:rPr>
        <w:t xml:space="preserve">      Assert.Error(SymbolTable.CurrentTable.Scope == Scope.Struct,</w:t>
      </w:r>
    </w:p>
    <w:p w14:paraId="4B98A487" w14:textId="77777777" w:rsidR="005C422F" w:rsidRPr="005C422F" w:rsidRDefault="005C422F" w:rsidP="005C422F">
      <w:pPr>
        <w:pStyle w:val="Code"/>
        <w:rPr>
          <w:highlight w:val="white"/>
        </w:rPr>
      </w:pPr>
      <w:r w:rsidRPr="005C422F">
        <w:rPr>
          <w:highlight w:val="white"/>
        </w:rPr>
        <w:t xml:space="preserve">                   bitsSymbol, Message.Bitfields_only_allowed_on_structs);</w:t>
      </w:r>
    </w:p>
    <w:p w14:paraId="39EC9A32" w14:textId="77777777" w:rsidR="005C422F" w:rsidRPr="005C422F" w:rsidRDefault="005C422F" w:rsidP="005C422F">
      <w:pPr>
        <w:pStyle w:val="Code"/>
        <w:rPr>
          <w:highlight w:val="white"/>
        </w:rPr>
      </w:pPr>
    </w:p>
    <w:p w14:paraId="44E4511F" w14:textId="77777777" w:rsidR="005C422F" w:rsidRPr="005C422F" w:rsidRDefault="005C422F" w:rsidP="005C422F">
      <w:pPr>
        <w:pStyle w:val="Code"/>
        <w:rPr>
          <w:highlight w:val="white"/>
        </w:rPr>
      </w:pPr>
      <w:r w:rsidRPr="005C422F">
        <w:rPr>
          <w:highlight w:val="white"/>
        </w:rPr>
        <w:t xml:space="preserve">      Assert.Error((storage == Storage.Auto) || (storage == Storage.Register),</w:t>
      </w:r>
    </w:p>
    <w:p w14:paraId="5B395F5C" w14:textId="323F5E67" w:rsidR="001E2DDF" w:rsidRDefault="005C422F" w:rsidP="005C422F">
      <w:pPr>
        <w:pStyle w:val="Code"/>
        <w:rPr>
          <w:highlight w:val="white"/>
        </w:rPr>
      </w:pPr>
      <w:r w:rsidRPr="005C422F">
        <w:rPr>
          <w:highlight w:val="white"/>
        </w:rPr>
        <w:lastRenderedPageBreak/>
        <w:t xml:space="preserve">            </w:t>
      </w:r>
      <w:r w:rsidR="001E2DDF">
        <w:rPr>
          <w:highlight w:val="white"/>
        </w:rPr>
        <w:t xml:space="preserve">      </w:t>
      </w:r>
      <w:r w:rsidRPr="005C422F">
        <w:rPr>
          <w:highlight w:val="white"/>
        </w:rPr>
        <w:t xml:space="preserve"> null, Message.</w:t>
      </w:r>
    </w:p>
    <w:p w14:paraId="0608EDC1" w14:textId="7032FF33" w:rsidR="005C422F" w:rsidRPr="005C422F" w:rsidRDefault="001E2DDF" w:rsidP="005C422F">
      <w:pPr>
        <w:pStyle w:val="Code"/>
        <w:rPr>
          <w:highlight w:val="white"/>
        </w:rPr>
      </w:pPr>
      <w:r>
        <w:rPr>
          <w:highlight w:val="white"/>
        </w:rPr>
        <w:t xml:space="preserve">                   </w:t>
      </w:r>
      <w:r w:rsidR="005C422F" w:rsidRPr="005C422F">
        <w:rPr>
          <w:highlight w:val="white"/>
        </w:rPr>
        <w:t>Only_auto_or_register_storage_allowed_in_struct_or_union);</w:t>
      </w:r>
    </w:p>
    <w:p w14:paraId="1F95B046" w14:textId="77777777" w:rsidR="005C422F" w:rsidRPr="005C422F" w:rsidRDefault="005C422F" w:rsidP="005C422F">
      <w:pPr>
        <w:pStyle w:val="Code"/>
        <w:rPr>
          <w:highlight w:val="white"/>
        </w:rPr>
      </w:pPr>
    </w:p>
    <w:p w14:paraId="4C9838E2" w14:textId="77777777" w:rsidR="005C422F" w:rsidRPr="005C422F" w:rsidRDefault="005C422F" w:rsidP="005C422F">
      <w:pPr>
        <w:pStyle w:val="Code"/>
        <w:rPr>
          <w:highlight w:val="white"/>
        </w:rPr>
      </w:pPr>
      <w:r w:rsidRPr="005C422F">
        <w:rPr>
          <w:highlight w:val="white"/>
        </w:rPr>
        <w:t xml:space="preserve">      object bitsValue = bitsSymbol.Value;</w:t>
      </w:r>
    </w:p>
    <w:p w14:paraId="06CB0C93" w14:textId="77777777" w:rsidR="005C422F" w:rsidRPr="005C422F" w:rsidRDefault="005C422F" w:rsidP="005C422F">
      <w:pPr>
        <w:pStyle w:val="Code"/>
        <w:rPr>
          <w:highlight w:val="white"/>
        </w:rPr>
      </w:pPr>
      <w:r w:rsidRPr="005C422F">
        <w:rPr>
          <w:highlight w:val="white"/>
        </w:rPr>
        <w:t xml:space="preserve">      int bits = int.Parse(bitsValue.ToString());</w:t>
      </w:r>
    </w:p>
    <w:p w14:paraId="36AE080B" w14:textId="77777777" w:rsidR="005C422F" w:rsidRPr="005C422F" w:rsidRDefault="005C422F" w:rsidP="005C422F">
      <w:pPr>
        <w:pStyle w:val="Code"/>
        <w:rPr>
          <w:highlight w:val="white"/>
        </w:rPr>
      </w:pPr>
    </w:p>
    <w:p w14:paraId="4D776104" w14:textId="77777777" w:rsidR="005C422F" w:rsidRPr="005C422F" w:rsidRDefault="005C422F" w:rsidP="005C422F">
      <w:pPr>
        <w:pStyle w:val="Code"/>
        <w:rPr>
          <w:highlight w:val="white"/>
        </w:rPr>
      </w:pPr>
      <w:r w:rsidRPr="005C422F">
        <w:rPr>
          <w:highlight w:val="white"/>
        </w:rPr>
        <w:t xml:space="preserve">      if (declarator != null) {</w:t>
      </w:r>
    </w:p>
    <w:p w14:paraId="77D1BA2E" w14:textId="77777777" w:rsidR="005C422F" w:rsidRPr="005C422F" w:rsidRDefault="005C422F" w:rsidP="005C422F">
      <w:pPr>
        <w:pStyle w:val="Code"/>
        <w:rPr>
          <w:highlight w:val="white"/>
        </w:rPr>
      </w:pPr>
      <w:r w:rsidRPr="005C422F">
        <w:rPr>
          <w:highlight w:val="white"/>
        </w:rPr>
        <w:t xml:space="preserve">        declarator.Add(specifierType);</w:t>
      </w:r>
    </w:p>
    <w:p w14:paraId="43E06DD9" w14:textId="77777777" w:rsidR="005C422F" w:rsidRPr="005C422F" w:rsidRDefault="005C422F" w:rsidP="005C422F">
      <w:pPr>
        <w:pStyle w:val="Code"/>
        <w:rPr>
          <w:highlight w:val="white"/>
        </w:rPr>
      </w:pPr>
      <w:r w:rsidRPr="005C422F">
        <w:rPr>
          <w:highlight w:val="white"/>
        </w:rPr>
        <w:t xml:space="preserve">        Type type = declarator.Type;</w:t>
      </w:r>
    </w:p>
    <w:p w14:paraId="1213B6B9" w14:textId="77777777" w:rsidR="00F04D5C" w:rsidRDefault="005C422F" w:rsidP="005C422F">
      <w:pPr>
        <w:pStyle w:val="Code"/>
        <w:rPr>
          <w:highlight w:val="white"/>
        </w:rPr>
      </w:pPr>
      <w:r w:rsidRPr="005C422F">
        <w:rPr>
          <w:highlight w:val="white"/>
        </w:rPr>
        <w:t xml:space="preserve">        Assert.Error(type.IsIntegral(), type,</w:t>
      </w:r>
    </w:p>
    <w:p w14:paraId="13E2F07B" w14:textId="400E4F48" w:rsidR="005C422F" w:rsidRPr="005C422F" w:rsidRDefault="00F04D5C" w:rsidP="005C422F">
      <w:pPr>
        <w:pStyle w:val="Code"/>
        <w:rPr>
          <w:highlight w:val="white"/>
        </w:rPr>
      </w:pPr>
      <w:r>
        <w:rPr>
          <w:highlight w:val="white"/>
        </w:rPr>
        <w:t xml:space="preserve">                    </w:t>
      </w:r>
      <w:r w:rsidR="005C422F" w:rsidRPr="005C422F">
        <w:rPr>
          <w:highlight w:val="white"/>
        </w:rPr>
        <w:t xml:space="preserve"> Message.Non__integral_bits_expression);</w:t>
      </w:r>
    </w:p>
    <w:p w14:paraId="3F59BF87" w14:textId="77777777" w:rsidR="00F04D5C" w:rsidRDefault="005C422F" w:rsidP="005C422F">
      <w:pPr>
        <w:pStyle w:val="Code"/>
        <w:rPr>
          <w:highlight w:val="white"/>
        </w:rPr>
      </w:pPr>
      <w:r w:rsidRPr="005C422F">
        <w:rPr>
          <w:highlight w:val="white"/>
        </w:rPr>
        <w:t xml:space="preserve">        Assert.Error((bits &gt;= 1) &amp;&amp; (bits &lt;= (8 * type.Size())),</w:t>
      </w:r>
    </w:p>
    <w:p w14:paraId="4ECF496B" w14:textId="7DEE0EEF" w:rsidR="005C422F" w:rsidRPr="005C422F" w:rsidRDefault="00F04D5C" w:rsidP="005C422F">
      <w:pPr>
        <w:pStyle w:val="Code"/>
        <w:rPr>
          <w:highlight w:val="white"/>
        </w:rPr>
      </w:pPr>
      <w:r>
        <w:rPr>
          <w:highlight w:val="white"/>
        </w:rPr>
        <w:t xml:space="preserve">                     </w:t>
      </w:r>
      <w:r w:rsidR="005C422F" w:rsidRPr="005C422F">
        <w:rPr>
          <w:highlight w:val="white"/>
        </w:rPr>
        <w:t xml:space="preserve"> bitsValue, Message.Bits_value_out_of_range);</w:t>
      </w:r>
    </w:p>
    <w:p w14:paraId="01405E80" w14:textId="77777777" w:rsidR="005C422F" w:rsidRPr="005C422F" w:rsidRDefault="005C422F" w:rsidP="005C422F">
      <w:pPr>
        <w:pStyle w:val="Code"/>
        <w:rPr>
          <w:highlight w:val="white"/>
        </w:rPr>
      </w:pPr>
      <w:r w:rsidRPr="005C422F">
        <w:rPr>
          <w:highlight w:val="white"/>
        </w:rPr>
        <w:t xml:space="preserve">      </w:t>
      </w:r>
    </w:p>
    <w:p w14:paraId="1D75F2B3" w14:textId="77777777" w:rsidR="005C422F" w:rsidRPr="005C422F" w:rsidRDefault="005C422F" w:rsidP="005C422F">
      <w:pPr>
        <w:pStyle w:val="Code"/>
        <w:rPr>
          <w:highlight w:val="white"/>
        </w:rPr>
      </w:pPr>
      <w:r w:rsidRPr="005C422F">
        <w:rPr>
          <w:highlight w:val="white"/>
        </w:rPr>
        <w:t xml:space="preserve">        if (bits &lt; (8 * type.Size())) {</w:t>
      </w:r>
    </w:p>
    <w:p w14:paraId="50EC7839" w14:textId="77777777" w:rsidR="005C422F" w:rsidRPr="005C422F" w:rsidRDefault="005C422F" w:rsidP="005C422F">
      <w:pPr>
        <w:pStyle w:val="Code"/>
        <w:rPr>
          <w:highlight w:val="white"/>
        </w:rPr>
      </w:pPr>
      <w:r w:rsidRPr="005C422F">
        <w:rPr>
          <w:highlight w:val="white"/>
        </w:rPr>
        <w:t xml:space="preserve">          type.SetBitfieldMask(bits);</w:t>
      </w:r>
    </w:p>
    <w:p w14:paraId="1ACCF4B8" w14:textId="77777777" w:rsidR="005C422F" w:rsidRPr="005C422F" w:rsidRDefault="005C422F" w:rsidP="005C422F">
      <w:pPr>
        <w:pStyle w:val="Code"/>
        <w:rPr>
          <w:highlight w:val="white"/>
        </w:rPr>
      </w:pPr>
      <w:r w:rsidRPr="005C422F">
        <w:rPr>
          <w:highlight w:val="white"/>
        </w:rPr>
        <w:t xml:space="preserve">        }</w:t>
      </w:r>
    </w:p>
    <w:p w14:paraId="43D4F615" w14:textId="77777777" w:rsidR="005C422F" w:rsidRPr="005C422F" w:rsidRDefault="005C422F" w:rsidP="005C422F">
      <w:pPr>
        <w:pStyle w:val="Code"/>
        <w:rPr>
          <w:highlight w:val="white"/>
        </w:rPr>
      </w:pPr>
    </w:p>
    <w:p w14:paraId="0AF84CA0" w14:textId="77777777" w:rsidR="00F04D5C" w:rsidRDefault="005C422F" w:rsidP="005C422F">
      <w:pPr>
        <w:pStyle w:val="Code"/>
        <w:rPr>
          <w:highlight w:val="white"/>
        </w:rPr>
      </w:pPr>
      <w:r w:rsidRPr="005C422F">
        <w:rPr>
          <w:highlight w:val="white"/>
        </w:rPr>
        <w:t xml:space="preserve">        Symbol symbol = new Symbol(declarator.Name, specifier.ExternalLinkage,</w:t>
      </w:r>
    </w:p>
    <w:p w14:paraId="5BF16928" w14:textId="72F0A406" w:rsidR="005C422F" w:rsidRPr="005C422F" w:rsidRDefault="00F04D5C" w:rsidP="005C422F">
      <w:pPr>
        <w:pStyle w:val="Code"/>
        <w:rPr>
          <w:highlight w:val="white"/>
        </w:rPr>
      </w:pPr>
      <w:r>
        <w:rPr>
          <w:highlight w:val="white"/>
        </w:rPr>
        <w:t xml:space="preserve">                                  </w:t>
      </w:r>
      <w:r w:rsidR="005C422F" w:rsidRPr="005C422F">
        <w:rPr>
          <w:highlight w:val="white"/>
        </w:rPr>
        <w:t xml:space="preserve"> storage.Value, type);</w:t>
      </w:r>
    </w:p>
    <w:p w14:paraId="575C0217" w14:textId="77777777" w:rsidR="005C422F" w:rsidRPr="005C422F" w:rsidRDefault="005C422F" w:rsidP="005C422F">
      <w:pPr>
        <w:pStyle w:val="Code"/>
        <w:rPr>
          <w:highlight w:val="white"/>
        </w:rPr>
      </w:pPr>
      <w:r w:rsidRPr="005C422F">
        <w:rPr>
          <w:highlight w:val="white"/>
        </w:rPr>
        <w:t xml:space="preserve">        SymbolTable.CurrentTable.AddSymbol(symbol);</w:t>
      </w:r>
    </w:p>
    <w:p w14:paraId="7FC90F08" w14:textId="77777777" w:rsidR="005C422F" w:rsidRPr="005C422F" w:rsidRDefault="005C422F" w:rsidP="005C422F">
      <w:pPr>
        <w:pStyle w:val="Code"/>
        <w:rPr>
          <w:highlight w:val="white"/>
        </w:rPr>
      </w:pPr>
    </w:p>
    <w:p w14:paraId="5F52AE93" w14:textId="77777777" w:rsidR="005C422F" w:rsidRPr="005C422F" w:rsidRDefault="005C422F" w:rsidP="005C422F">
      <w:pPr>
        <w:pStyle w:val="Code"/>
        <w:rPr>
          <w:highlight w:val="white"/>
        </w:rPr>
      </w:pPr>
      <w:r w:rsidRPr="005C422F">
        <w:rPr>
          <w:highlight w:val="white"/>
        </w:rPr>
        <w:t xml:space="preserve">        if (symbol.IsStatic()) {</w:t>
      </w:r>
    </w:p>
    <w:p w14:paraId="0200233C" w14:textId="77777777" w:rsidR="005C422F" w:rsidRPr="005C422F" w:rsidRDefault="005C422F" w:rsidP="005C422F">
      <w:pPr>
        <w:pStyle w:val="Code"/>
        <w:rPr>
          <w:highlight w:val="white"/>
        </w:rPr>
      </w:pPr>
      <w:r w:rsidRPr="005C422F">
        <w:rPr>
          <w:highlight w:val="white"/>
        </w:rPr>
        <w:t xml:space="preserve">          SymbolTable.StaticSet.Add(ConstantExpression.Value(symbol));</w:t>
      </w:r>
    </w:p>
    <w:p w14:paraId="5A546280" w14:textId="77777777" w:rsidR="005C422F" w:rsidRPr="005C422F" w:rsidRDefault="005C422F" w:rsidP="005C422F">
      <w:pPr>
        <w:pStyle w:val="Code"/>
        <w:rPr>
          <w:highlight w:val="white"/>
        </w:rPr>
      </w:pPr>
      <w:r w:rsidRPr="005C422F">
        <w:rPr>
          <w:highlight w:val="white"/>
        </w:rPr>
        <w:t xml:space="preserve">        }</w:t>
      </w:r>
    </w:p>
    <w:p w14:paraId="7253C10F" w14:textId="77777777" w:rsidR="005C422F" w:rsidRPr="005C422F" w:rsidRDefault="005C422F" w:rsidP="005C422F">
      <w:pPr>
        <w:pStyle w:val="Code"/>
        <w:rPr>
          <w:highlight w:val="white"/>
        </w:rPr>
      </w:pPr>
      <w:r w:rsidRPr="005C422F">
        <w:rPr>
          <w:highlight w:val="white"/>
        </w:rPr>
        <w:t xml:space="preserve">      }</w:t>
      </w:r>
    </w:p>
    <w:p w14:paraId="12225743" w14:textId="77777777" w:rsidR="005C422F" w:rsidRPr="005C422F" w:rsidRDefault="005C422F" w:rsidP="005C422F">
      <w:pPr>
        <w:pStyle w:val="Code"/>
        <w:rPr>
          <w:highlight w:val="white"/>
        </w:rPr>
      </w:pPr>
      <w:r w:rsidRPr="005C422F">
        <w:rPr>
          <w:highlight w:val="white"/>
        </w:rPr>
        <w:t xml:space="preserve">      else {</w:t>
      </w:r>
    </w:p>
    <w:p w14:paraId="4A7A4DBA" w14:textId="77777777" w:rsidR="005C422F" w:rsidRPr="005C422F" w:rsidRDefault="005C422F" w:rsidP="005C422F">
      <w:pPr>
        <w:pStyle w:val="Code"/>
        <w:rPr>
          <w:highlight w:val="white"/>
        </w:rPr>
      </w:pPr>
      <w:r w:rsidRPr="005C422F">
        <w:rPr>
          <w:highlight w:val="white"/>
        </w:rPr>
        <w:t xml:space="preserve">        Assert.Error((bits &gt;= 1) &amp;&amp; (bits &lt;= (8 * 4)), bitsValue,</w:t>
      </w:r>
    </w:p>
    <w:p w14:paraId="5104AEBD" w14:textId="77777777" w:rsidR="005C422F" w:rsidRPr="005C422F" w:rsidRDefault="005C422F" w:rsidP="005C422F">
      <w:pPr>
        <w:pStyle w:val="Code"/>
        <w:rPr>
          <w:highlight w:val="white"/>
        </w:rPr>
      </w:pPr>
      <w:r w:rsidRPr="005C422F">
        <w:rPr>
          <w:highlight w:val="white"/>
        </w:rPr>
        <w:t xml:space="preserve">                      Message.Bits_value_out_of_range);</w:t>
      </w:r>
    </w:p>
    <w:p w14:paraId="3BB05E27" w14:textId="77777777" w:rsidR="005C422F" w:rsidRPr="005C422F" w:rsidRDefault="005C422F" w:rsidP="005C422F">
      <w:pPr>
        <w:pStyle w:val="Code"/>
        <w:rPr>
          <w:highlight w:val="white"/>
        </w:rPr>
      </w:pPr>
      <w:r w:rsidRPr="005C422F">
        <w:rPr>
          <w:highlight w:val="white"/>
        </w:rPr>
        <w:t xml:space="preserve">      }</w:t>
      </w:r>
    </w:p>
    <w:p w14:paraId="42C2318D" w14:textId="62884DBD" w:rsidR="005C422F" w:rsidRPr="005C422F" w:rsidRDefault="005C422F" w:rsidP="005C422F">
      <w:pPr>
        <w:pStyle w:val="Code"/>
        <w:rPr>
          <w:highlight w:val="white"/>
        </w:rPr>
      </w:pPr>
      <w:r w:rsidRPr="005C422F">
        <w:rPr>
          <w:highlight w:val="white"/>
        </w:rPr>
        <w:t xml:space="preserve">    }</w:t>
      </w:r>
    </w:p>
    <w:p w14:paraId="7DFC5FF4" w14:textId="28725076" w:rsidR="00215100" w:rsidRPr="00DB3B82" w:rsidRDefault="0046223F" w:rsidP="008E06B1">
      <w:pPr>
        <w:pStyle w:val="Rubrik4"/>
        <w:rPr>
          <w:highlight w:val="white"/>
        </w:rPr>
      </w:pPr>
      <w:r>
        <w:rPr>
          <w:highlight w:val="white"/>
        </w:rPr>
        <w:t>Pointer Declarator</w:t>
      </w:r>
    </w:p>
    <w:p w14:paraId="165DE589" w14:textId="77777777" w:rsidR="003A31CE" w:rsidRDefault="003A31CE" w:rsidP="003A31CE">
      <w:pPr>
        <w:pStyle w:val="CodeHeader"/>
        <w:rPr>
          <w:highlight w:val="white"/>
        </w:rPr>
      </w:pPr>
      <w:proofErr w:type="spellStart"/>
      <w:r>
        <w:rPr>
          <w:highlight w:val="white"/>
        </w:rPr>
        <w:t>MainParser.gppg</w:t>
      </w:r>
      <w:proofErr w:type="spellEnd"/>
    </w:p>
    <w:p w14:paraId="76399011" w14:textId="5BE90B28"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lastRenderedPageBreak/>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796306D" w:rsidR="002B467E" w:rsidRDefault="002B467E" w:rsidP="002B467E">
      <w:pPr>
        <w:pStyle w:val="Code"/>
        <w:rPr>
          <w:highlight w:val="white"/>
          <w:lang w:val="sv-SE"/>
        </w:rPr>
      </w:pPr>
      <w:r>
        <w:rPr>
          <w:highlight w:val="white"/>
          <w:lang w:val="sv-SE"/>
        </w:rPr>
        <w:t xml:space="preserve">   VOLATILE { $$ = Mask.Volatile; };</w:t>
      </w:r>
    </w:p>
    <w:p w14:paraId="47CC9D43" w14:textId="0387BE41" w:rsidR="009D4820" w:rsidRDefault="009D4820" w:rsidP="009D4820">
      <w:pPr>
        <w:pStyle w:val="CodeHeader"/>
        <w:rPr>
          <w:highlight w:val="white"/>
          <w:lang w:val="sv-SE"/>
        </w:rPr>
      </w:pPr>
      <w:proofErr w:type="spellStart"/>
      <w:r>
        <w:rPr>
          <w:highlight w:val="white"/>
          <w:lang w:val="sv-SE"/>
        </w:rPr>
        <w:t>MiddleCodeGenerator.cs</w:t>
      </w:r>
      <w:proofErr w:type="spellEnd"/>
    </w:p>
    <w:p w14:paraId="71DC4767" w14:textId="77777777" w:rsidR="00DF17B4" w:rsidRPr="00DF17B4" w:rsidRDefault="00DF17B4" w:rsidP="00DF17B4">
      <w:pPr>
        <w:pStyle w:val="Code"/>
        <w:rPr>
          <w:highlight w:val="white"/>
        </w:rPr>
      </w:pPr>
      <w:r w:rsidRPr="00DF17B4">
        <w:rPr>
          <w:highlight w:val="white"/>
        </w:rPr>
        <w:t xml:space="preserve">    public static Declarator PointerDeclarator(List&lt;Type&gt; typeList,</w:t>
      </w:r>
    </w:p>
    <w:p w14:paraId="2AAC36F3" w14:textId="77777777" w:rsidR="00DF17B4" w:rsidRPr="00DF17B4" w:rsidRDefault="00DF17B4" w:rsidP="00DF17B4">
      <w:pPr>
        <w:pStyle w:val="Code"/>
        <w:rPr>
          <w:highlight w:val="white"/>
        </w:rPr>
      </w:pPr>
      <w:r w:rsidRPr="00DF17B4">
        <w:rPr>
          <w:highlight w:val="white"/>
        </w:rPr>
        <w:t xml:space="preserve">                                               Declarator declarator) {</w:t>
      </w:r>
    </w:p>
    <w:p w14:paraId="2BC4DDEC" w14:textId="77777777" w:rsidR="00DF17B4" w:rsidRPr="00DF17B4" w:rsidRDefault="00DF17B4" w:rsidP="00DF17B4">
      <w:pPr>
        <w:pStyle w:val="Code"/>
        <w:rPr>
          <w:highlight w:val="white"/>
        </w:rPr>
      </w:pPr>
      <w:r w:rsidRPr="00DF17B4">
        <w:rPr>
          <w:highlight w:val="white"/>
        </w:rPr>
        <w:t xml:space="preserve">      if (declarator == null) {</w:t>
      </w:r>
    </w:p>
    <w:p w14:paraId="3A8271D0" w14:textId="77777777" w:rsidR="00DF17B4" w:rsidRPr="00DF17B4" w:rsidRDefault="00DF17B4" w:rsidP="00DF17B4">
      <w:pPr>
        <w:pStyle w:val="Code"/>
        <w:rPr>
          <w:highlight w:val="white"/>
        </w:rPr>
      </w:pPr>
      <w:r w:rsidRPr="00DF17B4">
        <w:rPr>
          <w:highlight w:val="white"/>
        </w:rPr>
        <w:t xml:space="preserve">        declarator = new Declarator(null);</w:t>
      </w:r>
    </w:p>
    <w:p w14:paraId="3955128D" w14:textId="77777777" w:rsidR="00DF17B4" w:rsidRPr="00DF17B4" w:rsidRDefault="00DF17B4" w:rsidP="00DF17B4">
      <w:pPr>
        <w:pStyle w:val="Code"/>
        <w:rPr>
          <w:highlight w:val="white"/>
        </w:rPr>
      </w:pPr>
      <w:r w:rsidRPr="00DF17B4">
        <w:rPr>
          <w:highlight w:val="white"/>
        </w:rPr>
        <w:t xml:space="preserve">      }</w:t>
      </w:r>
    </w:p>
    <w:p w14:paraId="0FB58AD6" w14:textId="77777777" w:rsidR="00DF17B4" w:rsidRPr="00DF17B4" w:rsidRDefault="00DF17B4" w:rsidP="00DF17B4">
      <w:pPr>
        <w:pStyle w:val="Code"/>
        <w:rPr>
          <w:highlight w:val="white"/>
        </w:rPr>
      </w:pPr>
      <w:r w:rsidRPr="00DF17B4">
        <w:rPr>
          <w:highlight w:val="white"/>
        </w:rPr>
        <w:t xml:space="preserve">    </w:t>
      </w:r>
    </w:p>
    <w:p w14:paraId="429BDE87" w14:textId="77777777" w:rsidR="00DF17B4" w:rsidRPr="00DF17B4" w:rsidRDefault="00DF17B4" w:rsidP="00DF17B4">
      <w:pPr>
        <w:pStyle w:val="Code"/>
        <w:rPr>
          <w:highlight w:val="white"/>
        </w:rPr>
      </w:pPr>
      <w:r w:rsidRPr="00DF17B4">
        <w:rPr>
          <w:highlight w:val="white"/>
        </w:rPr>
        <w:t xml:space="preserve">      foreach (Type type in typeList) {</w:t>
      </w:r>
    </w:p>
    <w:p w14:paraId="70B4B004" w14:textId="77777777" w:rsidR="00DF17B4" w:rsidRPr="00DF17B4" w:rsidRDefault="00DF17B4" w:rsidP="00DF17B4">
      <w:pPr>
        <w:pStyle w:val="Code"/>
        <w:rPr>
          <w:highlight w:val="white"/>
        </w:rPr>
      </w:pPr>
      <w:r w:rsidRPr="00DF17B4">
        <w:rPr>
          <w:highlight w:val="white"/>
        </w:rPr>
        <w:t xml:space="preserve">        Type pointerType = new Type((Type) null);</w:t>
      </w:r>
    </w:p>
    <w:p w14:paraId="5ED17486" w14:textId="77777777" w:rsidR="00DF17B4" w:rsidRPr="00DF17B4" w:rsidRDefault="00DF17B4" w:rsidP="00DF17B4">
      <w:pPr>
        <w:pStyle w:val="Code"/>
        <w:rPr>
          <w:highlight w:val="white"/>
        </w:rPr>
      </w:pPr>
      <w:r w:rsidRPr="00DF17B4">
        <w:rPr>
          <w:highlight w:val="white"/>
        </w:rPr>
        <w:t xml:space="preserve">        pointerType.Constant = type.Constant;</w:t>
      </w:r>
    </w:p>
    <w:p w14:paraId="24702840" w14:textId="77777777" w:rsidR="00DF17B4" w:rsidRPr="00DF17B4" w:rsidRDefault="00DF17B4" w:rsidP="00DF17B4">
      <w:pPr>
        <w:pStyle w:val="Code"/>
        <w:rPr>
          <w:highlight w:val="white"/>
        </w:rPr>
      </w:pPr>
      <w:r w:rsidRPr="00DF17B4">
        <w:rPr>
          <w:highlight w:val="white"/>
        </w:rPr>
        <w:t xml:space="preserve">        pointerType.Volatile = type.Volatile;</w:t>
      </w:r>
    </w:p>
    <w:p w14:paraId="7DC4E47B" w14:textId="77777777" w:rsidR="00DF17B4" w:rsidRPr="00DF17B4" w:rsidRDefault="00DF17B4" w:rsidP="00DF17B4">
      <w:pPr>
        <w:pStyle w:val="Code"/>
        <w:rPr>
          <w:highlight w:val="white"/>
        </w:rPr>
      </w:pPr>
      <w:r w:rsidRPr="00DF17B4">
        <w:rPr>
          <w:highlight w:val="white"/>
        </w:rPr>
        <w:t xml:space="preserve">        declarator.Add(pointerType);</w:t>
      </w:r>
    </w:p>
    <w:p w14:paraId="057E3C99" w14:textId="77777777" w:rsidR="00DF17B4" w:rsidRPr="00DF17B4" w:rsidRDefault="00DF17B4" w:rsidP="00DF17B4">
      <w:pPr>
        <w:pStyle w:val="Code"/>
        <w:rPr>
          <w:highlight w:val="white"/>
        </w:rPr>
      </w:pPr>
      <w:r w:rsidRPr="00DF17B4">
        <w:rPr>
          <w:highlight w:val="white"/>
        </w:rPr>
        <w:t xml:space="preserve">      }</w:t>
      </w:r>
    </w:p>
    <w:p w14:paraId="56E75B13" w14:textId="77777777" w:rsidR="00DF17B4" w:rsidRPr="00DF17B4" w:rsidRDefault="00DF17B4" w:rsidP="00DF17B4">
      <w:pPr>
        <w:pStyle w:val="Code"/>
        <w:rPr>
          <w:highlight w:val="white"/>
        </w:rPr>
      </w:pPr>
    </w:p>
    <w:p w14:paraId="049DC92A" w14:textId="77777777" w:rsidR="00DF17B4" w:rsidRPr="00DF17B4" w:rsidRDefault="00DF17B4" w:rsidP="00DF17B4">
      <w:pPr>
        <w:pStyle w:val="Code"/>
        <w:rPr>
          <w:highlight w:val="white"/>
        </w:rPr>
      </w:pPr>
      <w:r w:rsidRPr="00DF17B4">
        <w:rPr>
          <w:highlight w:val="white"/>
        </w:rPr>
        <w:t xml:space="preserve">      return declarator;</w:t>
      </w:r>
    </w:p>
    <w:p w14:paraId="343AFAE5" w14:textId="77777777" w:rsidR="00DF17B4" w:rsidRPr="00DF17B4" w:rsidRDefault="00DF17B4" w:rsidP="00DF17B4">
      <w:pPr>
        <w:pStyle w:val="Code"/>
        <w:rPr>
          <w:highlight w:val="white"/>
        </w:rPr>
      </w:pPr>
      <w:r w:rsidRPr="00DF17B4">
        <w:rPr>
          <w:highlight w:val="white"/>
        </w:rPr>
        <w:t xml:space="preserve">    }</w:t>
      </w:r>
    </w:p>
    <w:p w14:paraId="417EAF5B" w14:textId="77777777" w:rsidR="004A5F41" w:rsidRDefault="004A5F41" w:rsidP="008E06B1">
      <w:pPr>
        <w:pStyle w:val="Rubrik4"/>
        <w:rPr>
          <w:highlight w:val="white"/>
          <w:lang w:val="sv-SE"/>
        </w:rPr>
      </w:pP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p>
    <w:p w14:paraId="058160B9" w14:textId="198C41A5" w:rsidR="00840DDD" w:rsidRDefault="00103A8E"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r w:rsidR="00BD02FC">
        <w:rPr>
          <w:highlight w:val="white"/>
          <w:lang w:val="sv-SE"/>
        </w:rPr>
        <w:t xml:space="preserve">is </w:t>
      </w:r>
      <w:r w:rsidR="00057667">
        <w:rPr>
          <w:highlight w:val="white"/>
          <w:lang w:val="sv-SE"/>
        </w:rPr>
        <w:t xml:space="preserve">a </w:t>
      </w:r>
      <w:proofErr w:type="spellStart"/>
      <w:r w:rsidR="00057667">
        <w:rPr>
          <w:highlight w:val="white"/>
          <w:lang w:val="sv-SE"/>
        </w:rPr>
        <w:t>name</w:t>
      </w:r>
      <w:proofErr w:type="spellEnd"/>
      <w:r w:rsidR="00057667">
        <w:rPr>
          <w:highlight w:val="white"/>
          <w:lang w:val="sv-SE"/>
        </w:rPr>
        <w:t xml:space="preserve">, a </w:t>
      </w:r>
      <w:proofErr w:type="spellStart"/>
      <w:r w:rsidR="00057667">
        <w:rPr>
          <w:highlight w:val="white"/>
          <w:lang w:val="sv-SE"/>
        </w:rPr>
        <w:t>declarator</w:t>
      </w:r>
      <w:proofErr w:type="spellEnd"/>
      <w:r w:rsidR="00057667">
        <w:rPr>
          <w:highlight w:val="white"/>
          <w:lang w:val="sv-SE"/>
        </w:rPr>
        <w:t xml:space="preserve"> inside a </w:t>
      </w:r>
      <w:proofErr w:type="spellStart"/>
      <w:r w:rsidR="00057667">
        <w:rPr>
          <w:highlight w:val="white"/>
          <w:lang w:val="sv-SE"/>
        </w:rPr>
        <w:t>parenthesis</w:t>
      </w:r>
      <w:proofErr w:type="spellEnd"/>
      <w:r w:rsidR="00057667">
        <w:rPr>
          <w:highlight w:val="white"/>
          <w:lang w:val="sv-SE"/>
        </w:rPr>
        <w:t xml:space="preserve"> pair, </w:t>
      </w:r>
      <w:proofErr w:type="spellStart"/>
      <w:r w:rsidR="00057667">
        <w:rPr>
          <w:highlight w:val="white"/>
          <w:lang w:val="sv-SE"/>
        </w:rPr>
        <w:t>another</w:t>
      </w:r>
      <w:proofErr w:type="spellEnd"/>
      <w:r w:rsidR="00057667">
        <w:rPr>
          <w:highlight w:val="white"/>
          <w:lang w:val="sv-SE"/>
        </w:rPr>
        <w:t xml:space="preserve"> </w:t>
      </w:r>
      <w:proofErr w:type="spellStart"/>
      <w:r w:rsidR="00057667">
        <w:rPr>
          <w:highlight w:val="white"/>
          <w:lang w:val="sv-SE"/>
        </w:rPr>
        <w:t>direct</w:t>
      </w:r>
      <w:proofErr w:type="spellEnd"/>
      <w:r w:rsidR="00057667">
        <w:rPr>
          <w:highlight w:val="white"/>
          <w:lang w:val="sv-SE"/>
        </w:rPr>
        <w:t xml:space="preserve"> </w:t>
      </w:r>
      <w:proofErr w:type="spellStart"/>
      <w:r w:rsidR="00057667">
        <w:rPr>
          <w:highlight w:val="white"/>
          <w:lang w:val="sv-SE"/>
        </w:rPr>
        <w:t>declarator</w:t>
      </w:r>
      <w:proofErr w:type="spellEnd"/>
      <w:r w:rsidR="00057667">
        <w:rPr>
          <w:highlight w:val="white"/>
          <w:lang w:val="sv-SE"/>
        </w:rPr>
        <w:t xml:space="preserve"> </w:t>
      </w:r>
      <w:proofErr w:type="spellStart"/>
      <w:r w:rsidR="00057667">
        <w:rPr>
          <w:highlight w:val="white"/>
          <w:lang w:val="sv-SE"/>
        </w:rPr>
        <w:t>followed</w:t>
      </w:r>
      <w:proofErr w:type="spellEnd"/>
      <w:r w:rsidR="00057667">
        <w:rPr>
          <w:highlight w:val="white"/>
          <w:lang w:val="sv-SE"/>
        </w:rPr>
        <w:t xml:space="preserve"> by </w:t>
      </w:r>
      <w:r w:rsidR="005771DF">
        <w:rPr>
          <w:highlight w:val="white"/>
          <w:lang w:val="sv-SE"/>
        </w:rPr>
        <w:t>a parameter-</w:t>
      </w:r>
      <w:proofErr w:type="spellStart"/>
      <w:r w:rsidR="005771DF">
        <w:rPr>
          <w:highlight w:val="white"/>
          <w:lang w:val="sv-SE"/>
        </w:rPr>
        <w:t>ellipse</w:t>
      </w:r>
      <w:proofErr w:type="spellEnd"/>
      <w:r w:rsidR="005771DF">
        <w:rPr>
          <w:highlight w:val="white"/>
          <w:lang w:val="sv-SE"/>
        </w:rPr>
        <w:t xml:space="preserve"> </w:t>
      </w:r>
      <w:proofErr w:type="gramStart"/>
      <w:r w:rsidR="005771DF">
        <w:rPr>
          <w:highlight w:val="white"/>
          <w:lang w:val="sv-SE"/>
        </w:rPr>
        <w:t>list inside</w:t>
      </w:r>
      <w:proofErr w:type="gramEnd"/>
      <w:r w:rsidR="005771DF">
        <w:rPr>
          <w:highlight w:val="white"/>
          <w:lang w:val="sv-SE"/>
        </w:rPr>
        <w:t xml:space="preserve"> a </w:t>
      </w:r>
      <w:proofErr w:type="spellStart"/>
      <w:r w:rsidR="005771DF">
        <w:rPr>
          <w:highlight w:val="white"/>
          <w:lang w:val="sv-SE"/>
        </w:rPr>
        <w:t>parenthesis</w:t>
      </w:r>
      <w:proofErr w:type="spellEnd"/>
      <w:r w:rsidR="005771DF">
        <w:rPr>
          <w:highlight w:val="white"/>
          <w:lang w:val="sv-SE"/>
        </w:rPr>
        <w:t xml:space="preserve"> pair. </w:t>
      </w:r>
    </w:p>
    <w:p w14:paraId="34BF0390" w14:textId="2AE88835" w:rsidR="0061106F" w:rsidRDefault="0061106F"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in </w:t>
      </w:r>
      <w:proofErr w:type="spellStart"/>
      <w:r>
        <w:rPr>
          <w:highlight w:val="white"/>
          <w:lang w:val="sv-SE"/>
        </w:rPr>
        <w:t>its</w:t>
      </w:r>
      <w:proofErr w:type="spellEnd"/>
      <w:r>
        <w:rPr>
          <w:highlight w:val="white"/>
          <w:lang w:val="sv-SE"/>
        </w:rPr>
        <w:t xml:space="preserve"> </w:t>
      </w:r>
      <w:proofErr w:type="spellStart"/>
      <w:r>
        <w:rPr>
          <w:highlight w:val="white"/>
          <w:lang w:val="sv-SE"/>
        </w:rPr>
        <w:t>simplest</w:t>
      </w:r>
      <w:proofErr w:type="spellEnd"/>
      <w:r>
        <w:rPr>
          <w:highlight w:val="white"/>
          <w:lang w:val="sv-SE"/>
        </w:rPr>
        <w:t xml:space="preserve"> form is just </w:t>
      </w:r>
      <w:proofErr w:type="spellStart"/>
      <w:r>
        <w:rPr>
          <w:highlight w:val="white"/>
          <w:lang w:val="sv-SE"/>
        </w:rPr>
        <w:t>name</w:t>
      </w:r>
      <w:proofErr w:type="spellEnd"/>
      <w:r>
        <w:rPr>
          <w:highlight w:val="white"/>
          <w:lang w:val="sv-SE"/>
        </w:rPr>
        <w:t xml:space="preserve">. </w:t>
      </w:r>
      <w:r w:rsidR="00EF478E">
        <w:rPr>
          <w:highlight w:val="white"/>
          <w:lang w:val="sv-SE"/>
        </w:rPr>
        <w:t xml:space="preserve">For </w:t>
      </w:r>
      <w:proofErr w:type="spellStart"/>
      <w:r w:rsidR="00EF478E">
        <w:rPr>
          <w:highlight w:val="white"/>
          <w:lang w:val="sv-SE"/>
        </w:rPr>
        <w:t>instance</w:t>
      </w:r>
      <w:proofErr w:type="spellEnd"/>
      <w:r w:rsidR="00EF478E">
        <w:rPr>
          <w:highlight w:val="white"/>
          <w:lang w:val="sv-SE"/>
        </w:rPr>
        <w:t xml:space="preserv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FD5814">
      <w:pPr>
        <w:rPr>
          <w:highlight w:val="white"/>
          <w:lang w:val="sv-SE"/>
        </w:rPr>
      </w:pPr>
      <w:r>
        <w:rPr>
          <w:highlight w:val="white"/>
          <w:lang w:val="sv-SE"/>
        </w:rPr>
        <w:t xml:space="preserve">Another form </w:t>
      </w:r>
      <w:proofErr w:type="spellStart"/>
      <w:r>
        <w:rPr>
          <w:highlight w:val="white"/>
          <w:lang w:val="sv-SE"/>
        </w:rPr>
        <w:t>of</w:t>
      </w:r>
      <w:proofErr w:type="spellEnd"/>
      <w:r>
        <w:rPr>
          <w:highlight w:val="white"/>
          <w:lang w:val="sv-SE"/>
        </w:rPr>
        <w:t xml:space="preserve">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is </w:t>
      </w:r>
      <w:proofErr w:type="spellStart"/>
      <w:r>
        <w:rPr>
          <w:highlight w:val="white"/>
          <w:lang w:val="sv-SE"/>
        </w:rPr>
        <w:t>another</w:t>
      </w:r>
      <w:proofErr w:type="spellEnd"/>
      <w:r>
        <w:rPr>
          <w:highlight w:val="white"/>
          <w:lang w:val="sv-SE"/>
        </w:rPr>
        <w:t xml:space="preserve"> </w:t>
      </w:r>
      <w:proofErr w:type="spellStart"/>
      <w:r>
        <w:rPr>
          <w:highlight w:val="white"/>
          <w:lang w:val="sv-SE"/>
        </w:rPr>
        <w:t>declarator</w:t>
      </w:r>
      <w:proofErr w:type="spellEnd"/>
      <w:r w:rsidR="00D57162">
        <w:rPr>
          <w:highlight w:val="white"/>
          <w:lang w:val="sv-SE"/>
        </w:rPr>
        <w:t xml:space="preserve">. In </w:t>
      </w:r>
      <w:proofErr w:type="spellStart"/>
      <w:r w:rsidR="00D57162">
        <w:rPr>
          <w:highlight w:val="white"/>
          <w:lang w:val="sv-SE"/>
        </w:rPr>
        <w:t>that</w:t>
      </w:r>
      <w:proofErr w:type="spellEnd"/>
      <w:r w:rsidR="00D57162">
        <w:rPr>
          <w:highlight w:val="white"/>
          <w:lang w:val="sv-SE"/>
        </w:rPr>
        <w:t xml:space="preserve"> </w:t>
      </w:r>
      <w:proofErr w:type="spellStart"/>
      <w:r w:rsidR="00D57162">
        <w:rPr>
          <w:highlight w:val="white"/>
          <w:lang w:val="sv-SE"/>
        </w:rPr>
        <w:t>case</w:t>
      </w:r>
      <w:proofErr w:type="spellEnd"/>
      <w:r w:rsidR="00D57162">
        <w:rPr>
          <w:highlight w:val="white"/>
          <w:lang w:val="sv-SE"/>
        </w:rPr>
        <w:t xml:space="preserve"> </w:t>
      </w:r>
      <w:proofErr w:type="spellStart"/>
      <w:r w:rsidR="00D57162">
        <w:rPr>
          <w:highlight w:val="white"/>
          <w:lang w:val="sv-SE"/>
        </w:rPr>
        <w:t>we</w:t>
      </w:r>
      <w:proofErr w:type="spellEnd"/>
      <w:r w:rsidR="00D57162">
        <w:rPr>
          <w:highlight w:val="white"/>
          <w:lang w:val="sv-SE"/>
        </w:rPr>
        <w:t xml:space="preserve"> </w:t>
      </w:r>
      <w:proofErr w:type="spellStart"/>
      <w:r w:rsidR="00D57162">
        <w:rPr>
          <w:highlight w:val="white"/>
          <w:lang w:val="sv-SE"/>
        </w:rPr>
        <w:t>simply</w:t>
      </w:r>
      <w:proofErr w:type="spellEnd"/>
      <w:r w:rsidR="00D57162">
        <w:rPr>
          <w:highlight w:val="white"/>
          <w:lang w:val="sv-SE"/>
        </w:rPr>
        <w:t xml:space="preserve"> </w:t>
      </w:r>
      <w:proofErr w:type="spellStart"/>
      <w:r w:rsidR="00D57162">
        <w:rPr>
          <w:highlight w:val="white"/>
          <w:lang w:val="sv-SE"/>
        </w:rPr>
        <w:t>return</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The </w:t>
      </w:r>
      <w:proofErr w:type="spellStart"/>
      <w:r w:rsidR="00D57162">
        <w:rPr>
          <w:highlight w:val="white"/>
          <w:lang w:val="sv-SE"/>
        </w:rPr>
        <w:t>parentheses</w:t>
      </w:r>
      <w:proofErr w:type="spellEnd"/>
      <w:r w:rsidR="00D57162">
        <w:rPr>
          <w:highlight w:val="white"/>
          <w:lang w:val="sv-SE"/>
        </w:rPr>
        <w:t xml:space="preserve"> is </w:t>
      </w:r>
      <w:proofErr w:type="spellStart"/>
      <w:r w:rsidR="00D57162">
        <w:rPr>
          <w:highlight w:val="white"/>
          <w:lang w:val="sv-SE"/>
        </w:rPr>
        <w:t>only</w:t>
      </w:r>
      <w:proofErr w:type="spellEnd"/>
      <w:r w:rsidR="00D57162">
        <w:rPr>
          <w:highlight w:val="white"/>
          <w:lang w:val="sv-SE"/>
        </w:rPr>
        <w:t xml:space="preserve"> present to </w:t>
      </w:r>
      <w:proofErr w:type="spellStart"/>
      <w:r w:rsidR="00D57162">
        <w:rPr>
          <w:highlight w:val="white"/>
          <w:lang w:val="sv-SE"/>
        </w:rPr>
        <w:t>change</w:t>
      </w:r>
      <w:proofErr w:type="spellEnd"/>
      <w:r w:rsidR="00D57162">
        <w:rPr>
          <w:highlight w:val="white"/>
          <w:lang w:val="sv-SE"/>
        </w:rPr>
        <w:t xml:space="preserve"> the </w:t>
      </w:r>
      <w:proofErr w:type="spellStart"/>
      <w:r w:rsidR="00D57162">
        <w:rPr>
          <w:highlight w:val="white"/>
          <w:lang w:val="sv-SE"/>
        </w:rPr>
        <w:t>precidence</w:t>
      </w:r>
      <w:proofErr w:type="spellEnd"/>
      <w:r w:rsidR="00D57162">
        <w:rPr>
          <w:highlight w:val="white"/>
          <w:lang w:val="sv-SE"/>
        </w:rPr>
        <w:t xml:space="preserve"> </w:t>
      </w:r>
      <w:proofErr w:type="spellStart"/>
      <w:r w:rsidR="00D57162">
        <w:rPr>
          <w:highlight w:val="white"/>
          <w:lang w:val="sv-SE"/>
        </w:rPr>
        <w:t>of</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For </w:t>
      </w:r>
      <w:proofErr w:type="spellStart"/>
      <w:r w:rsidR="00D57162">
        <w:rPr>
          <w:highlight w:val="white"/>
          <w:lang w:val="sv-SE"/>
        </w:rPr>
        <w:t>instance</w:t>
      </w:r>
      <w:proofErr w:type="spellEnd"/>
      <w:r w:rsidR="00D57162">
        <w:rPr>
          <w:highlight w:val="white"/>
          <w:lang w:val="sv-SE"/>
        </w:rPr>
        <w:t xml:space="preserv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2A02F6">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an </w:t>
      </w:r>
      <w:proofErr w:type="spellStart"/>
      <w:r>
        <w:rPr>
          <w:highlight w:val="white"/>
          <w:lang w:val="sv-SE"/>
        </w:rPr>
        <w:t>array</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proofErr w:type="spellStart"/>
      <w:r>
        <w:rPr>
          <w:highlight w:val="white"/>
          <w:lang w:val="sv-SE"/>
        </w:rPr>
        <w:t>that</w:t>
      </w:r>
      <w:proofErr w:type="spellEnd"/>
      <w:r>
        <w:rPr>
          <w:highlight w:val="white"/>
          <w:lang w:val="sv-SE"/>
        </w:rPr>
        <w:t xml:space="preserve">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lastRenderedPageBreak/>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0D80DFBC" w:rsidR="00840DDD" w:rsidRDefault="00840DDD" w:rsidP="00840DDD">
      <w:pPr>
        <w:pStyle w:val="Code"/>
        <w:rPr>
          <w:highlight w:val="white"/>
          <w:lang w:val="sv-SE"/>
        </w:rPr>
      </w:pPr>
      <w:r>
        <w:rPr>
          <w:highlight w:val="white"/>
          <w:lang w:val="sv-SE"/>
        </w:rPr>
        <w:t xml:space="preserve">    }</w:t>
      </w:r>
    </w:p>
    <w:p w14:paraId="2413D596" w14:textId="3DAF5554" w:rsidR="0030745E" w:rsidRDefault="0030745E" w:rsidP="0030745E">
      <w:pPr>
        <w:pStyle w:val="CodeHeader"/>
        <w:rPr>
          <w:highlight w:val="white"/>
          <w:lang w:val="sv-SE"/>
        </w:rPr>
      </w:pPr>
      <w:proofErr w:type="spellStart"/>
      <w:r>
        <w:rPr>
          <w:highlight w:val="white"/>
          <w:lang w:val="sv-SE"/>
        </w:rPr>
        <w:t>MiddleCodeGenerator.cs</w:t>
      </w:r>
      <w:proofErr w:type="spellEnd"/>
    </w:p>
    <w:p w14:paraId="010317DB" w14:textId="77777777" w:rsidR="00522BB0" w:rsidRPr="00522BB0" w:rsidRDefault="00522BB0" w:rsidP="00522BB0">
      <w:pPr>
        <w:pStyle w:val="Code"/>
        <w:rPr>
          <w:highlight w:val="white"/>
        </w:rPr>
      </w:pPr>
      <w:r w:rsidRPr="00522BB0">
        <w:rPr>
          <w:highlight w:val="white"/>
        </w:rPr>
        <w:t xml:space="preserve">    public static Declarator ArrayType(Declarator declarator,</w:t>
      </w:r>
    </w:p>
    <w:p w14:paraId="6EB6E0EE" w14:textId="04AF69E1" w:rsidR="00522BB0" w:rsidRPr="00522BB0" w:rsidRDefault="00522BB0" w:rsidP="00522BB0">
      <w:pPr>
        <w:pStyle w:val="Code"/>
        <w:rPr>
          <w:highlight w:val="white"/>
        </w:rPr>
      </w:pPr>
      <w:r w:rsidRPr="00522BB0">
        <w:rPr>
          <w:highlight w:val="white"/>
        </w:rPr>
        <w:t xml:space="preserve">                                       Expression optSizeExpression) {</w:t>
      </w:r>
    </w:p>
    <w:p w14:paraId="78E00963" w14:textId="77777777" w:rsidR="00522BB0" w:rsidRPr="00522BB0" w:rsidRDefault="00522BB0" w:rsidP="00522BB0">
      <w:pPr>
        <w:pStyle w:val="Code"/>
        <w:rPr>
          <w:highlight w:val="white"/>
        </w:rPr>
      </w:pPr>
      <w:r w:rsidRPr="00522BB0">
        <w:rPr>
          <w:highlight w:val="white"/>
        </w:rPr>
        <w:t xml:space="preserve">      if (declarator == null) {</w:t>
      </w:r>
    </w:p>
    <w:p w14:paraId="45D51B2B" w14:textId="77777777" w:rsidR="00522BB0" w:rsidRPr="00522BB0" w:rsidRDefault="00522BB0" w:rsidP="00522BB0">
      <w:pPr>
        <w:pStyle w:val="Code"/>
        <w:rPr>
          <w:highlight w:val="white"/>
        </w:rPr>
      </w:pPr>
      <w:r w:rsidRPr="00522BB0">
        <w:rPr>
          <w:highlight w:val="white"/>
        </w:rPr>
        <w:t xml:space="preserve">        declarator = new Declarator(null);</w:t>
      </w:r>
    </w:p>
    <w:p w14:paraId="1B80125F" w14:textId="77777777" w:rsidR="00522BB0" w:rsidRPr="00522BB0" w:rsidRDefault="00522BB0" w:rsidP="00522BB0">
      <w:pPr>
        <w:pStyle w:val="Code"/>
        <w:rPr>
          <w:highlight w:val="white"/>
        </w:rPr>
      </w:pPr>
      <w:r w:rsidRPr="00522BB0">
        <w:rPr>
          <w:highlight w:val="white"/>
        </w:rPr>
        <w:t xml:space="preserve">      }</w:t>
      </w:r>
    </w:p>
    <w:p w14:paraId="1B4D8082" w14:textId="77777777" w:rsidR="00522BB0" w:rsidRPr="00522BB0" w:rsidRDefault="00522BB0" w:rsidP="00522BB0">
      <w:pPr>
        <w:pStyle w:val="Code"/>
        <w:rPr>
          <w:highlight w:val="white"/>
        </w:rPr>
      </w:pPr>
      <w:r w:rsidRPr="00522BB0">
        <w:rPr>
          <w:highlight w:val="white"/>
        </w:rPr>
        <w:t xml:space="preserve">    </w:t>
      </w:r>
    </w:p>
    <w:p w14:paraId="0747C556" w14:textId="77777777" w:rsidR="00522BB0" w:rsidRPr="00522BB0" w:rsidRDefault="00522BB0" w:rsidP="00522BB0">
      <w:pPr>
        <w:pStyle w:val="Code"/>
        <w:rPr>
          <w:highlight w:val="white"/>
        </w:rPr>
      </w:pPr>
      <w:r w:rsidRPr="00522BB0">
        <w:rPr>
          <w:highlight w:val="white"/>
        </w:rPr>
        <w:t xml:space="preserve">      if (optSizeExpression != null) {</w:t>
      </w:r>
    </w:p>
    <w:p w14:paraId="676A1A01" w14:textId="77777777" w:rsidR="00522BB0" w:rsidRPr="00522BB0" w:rsidRDefault="00522BB0" w:rsidP="00522BB0">
      <w:pPr>
        <w:pStyle w:val="Code"/>
        <w:rPr>
          <w:highlight w:val="white"/>
        </w:rPr>
      </w:pPr>
      <w:r w:rsidRPr="00522BB0">
        <w:rPr>
          <w:highlight w:val="white"/>
        </w:rPr>
        <w:t xml:space="preserve">        Symbol optSizeSymbol = optSizeExpression.Symbol;</w:t>
      </w:r>
    </w:p>
    <w:p w14:paraId="6C74872E" w14:textId="77777777" w:rsidR="00522BB0" w:rsidRPr="00522BB0" w:rsidRDefault="00522BB0" w:rsidP="00522BB0">
      <w:pPr>
        <w:pStyle w:val="Code"/>
        <w:rPr>
          <w:highlight w:val="white"/>
        </w:rPr>
      </w:pPr>
      <w:r w:rsidRPr="00522BB0">
        <w:rPr>
          <w:highlight w:val="white"/>
        </w:rPr>
        <w:t xml:space="preserve">        int arraySize = (int) ((BigInteger) optSizeSymbol.Value);</w:t>
      </w:r>
    </w:p>
    <w:p w14:paraId="63FB60AF" w14:textId="77777777" w:rsidR="00522BB0" w:rsidRDefault="00522BB0" w:rsidP="00522BB0">
      <w:pPr>
        <w:pStyle w:val="Code"/>
        <w:rPr>
          <w:highlight w:val="white"/>
        </w:rPr>
      </w:pPr>
      <w:r w:rsidRPr="00522BB0">
        <w:rPr>
          <w:highlight w:val="white"/>
        </w:rPr>
        <w:t xml:space="preserve">        Assert.Error(arraySize &gt; 0, arraySize,</w:t>
      </w:r>
    </w:p>
    <w:p w14:paraId="4D72E25A" w14:textId="28F46367" w:rsidR="00522BB0" w:rsidRPr="00522BB0" w:rsidRDefault="00522BB0" w:rsidP="00522BB0">
      <w:pPr>
        <w:pStyle w:val="Code"/>
        <w:rPr>
          <w:highlight w:val="white"/>
        </w:rPr>
      </w:pPr>
      <w:r>
        <w:rPr>
          <w:highlight w:val="white"/>
        </w:rPr>
        <w:t xml:space="preserve">                    </w:t>
      </w:r>
      <w:r w:rsidRPr="00522BB0">
        <w:rPr>
          <w:highlight w:val="white"/>
        </w:rPr>
        <w:t xml:space="preserve"> Message.Non__positive_array_size);</w:t>
      </w:r>
    </w:p>
    <w:p w14:paraId="4B626D3D" w14:textId="77777777" w:rsidR="00522BB0" w:rsidRPr="00522BB0" w:rsidRDefault="00522BB0" w:rsidP="00522BB0">
      <w:pPr>
        <w:pStyle w:val="Code"/>
        <w:rPr>
          <w:highlight w:val="white"/>
        </w:rPr>
      </w:pPr>
      <w:r w:rsidRPr="00522BB0">
        <w:rPr>
          <w:highlight w:val="white"/>
        </w:rPr>
        <w:t xml:space="preserve">        Type arrayType = new Type(arraySize, null);</w:t>
      </w:r>
    </w:p>
    <w:p w14:paraId="1A058F22" w14:textId="77777777" w:rsidR="00522BB0" w:rsidRPr="00522BB0" w:rsidRDefault="00522BB0" w:rsidP="00522BB0">
      <w:pPr>
        <w:pStyle w:val="Code"/>
        <w:rPr>
          <w:highlight w:val="white"/>
        </w:rPr>
      </w:pPr>
      <w:r w:rsidRPr="00522BB0">
        <w:rPr>
          <w:highlight w:val="white"/>
        </w:rPr>
        <w:t xml:space="preserve">        declarator.Add(arrayType);</w:t>
      </w:r>
    </w:p>
    <w:p w14:paraId="6250DA40" w14:textId="77777777" w:rsidR="00522BB0" w:rsidRPr="00522BB0" w:rsidRDefault="00522BB0" w:rsidP="00522BB0">
      <w:pPr>
        <w:pStyle w:val="Code"/>
        <w:rPr>
          <w:highlight w:val="white"/>
        </w:rPr>
      </w:pPr>
      <w:r w:rsidRPr="00522BB0">
        <w:rPr>
          <w:highlight w:val="white"/>
        </w:rPr>
        <w:t xml:space="preserve">      }</w:t>
      </w:r>
    </w:p>
    <w:p w14:paraId="52D1AD5A" w14:textId="77777777" w:rsidR="00522BB0" w:rsidRPr="00522BB0" w:rsidRDefault="00522BB0" w:rsidP="00522BB0">
      <w:pPr>
        <w:pStyle w:val="Code"/>
        <w:rPr>
          <w:highlight w:val="white"/>
        </w:rPr>
      </w:pPr>
      <w:r w:rsidRPr="00522BB0">
        <w:rPr>
          <w:highlight w:val="white"/>
        </w:rPr>
        <w:t xml:space="preserve">      else {</w:t>
      </w:r>
    </w:p>
    <w:p w14:paraId="50F4494F" w14:textId="77777777" w:rsidR="00522BB0" w:rsidRPr="00522BB0" w:rsidRDefault="00522BB0" w:rsidP="00522BB0">
      <w:pPr>
        <w:pStyle w:val="Code"/>
        <w:rPr>
          <w:highlight w:val="white"/>
        </w:rPr>
      </w:pPr>
      <w:r w:rsidRPr="00522BB0">
        <w:rPr>
          <w:highlight w:val="white"/>
        </w:rPr>
        <w:t xml:space="preserve">        Type arrayType = new Type(0, null);</w:t>
      </w:r>
    </w:p>
    <w:p w14:paraId="46AD3FF4" w14:textId="77777777" w:rsidR="00522BB0" w:rsidRPr="00522BB0" w:rsidRDefault="00522BB0" w:rsidP="00522BB0">
      <w:pPr>
        <w:pStyle w:val="Code"/>
        <w:rPr>
          <w:highlight w:val="white"/>
        </w:rPr>
      </w:pPr>
      <w:r w:rsidRPr="00522BB0">
        <w:rPr>
          <w:highlight w:val="white"/>
        </w:rPr>
        <w:t xml:space="preserve">        declarator.Add(arrayType);</w:t>
      </w:r>
    </w:p>
    <w:p w14:paraId="7F7B4ED3" w14:textId="77777777" w:rsidR="00522BB0" w:rsidRPr="00522BB0" w:rsidRDefault="00522BB0" w:rsidP="00522BB0">
      <w:pPr>
        <w:pStyle w:val="Code"/>
        <w:rPr>
          <w:highlight w:val="white"/>
        </w:rPr>
      </w:pPr>
      <w:r w:rsidRPr="00522BB0">
        <w:rPr>
          <w:highlight w:val="white"/>
        </w:rPr>
        <w:t xml:space="preserve">      }</w:t>
      </w:r>
    </w:p>
    <w:p w14:paraId="388BF707" w14:textId="77777777" w:rsidR="00522BB0" w:rsidRPr="00522BB0" w:rsidRDefault="00522BB0" w:rsidP="00522BB0">
      <w:pPr>
        <w:pStyle w:val="Code"/>
        <w:rPr>
          <w:highlight w:val="white"/>
        </w:rPr>
      </w:pPr>
      <w:r w:rsidRPr="00522BB0">
        <w:rPr>
          <w:highlight w:val="white"/>
        </w:rPr>
        <w:t xml:space="preserve">    </w:t>
      </w:r>
    </w:p>
    <w:p w14:paraId="6C90A37A" w14:textId="77777777" w:rsidR="00522BB0" w:rsidRPr="00522BB0" w:rsidRDefault="00522BB0" w:rsidP="00522BB0">
      <w:pPr>
        <w:pStyle w:val="Code"/>
        <w:rPr>
          <w:highlight w:val="white"/>
        </w:rPr>
      </w:pPr>
      <w:r w:rsidRPr="00522BB0">
        <w:rPr>
          <w:highlight w:val="white"/>
        </w:rPr>
        <w:t xml:space="preserve">      return declarator;</w:t>
      </w:r>
    </w:p>
    <w:p w14:paraId="03DC7AA8" w14:textId="77777777" w:rsidR="00522BB0" w:rsidRPr="00522BB0" w:rsidRDefault="00522BB0" w:rsidP="00522BB0">
      <w:pPr>
        <w:pStyle w:val="Code"/>
        <w:rPr>
          <w:highlight w:val="white"/>
        </w:rPr>
      </w:pPr>
      <w:r w:rsidRPr="00522BB0">
        <w:rPr>
          <w:highlight w:val="white"/>
        </w:rPr>
        <w:t xml:space="preserve">    }</w:t>
      </w:r>
    </w:p>
    <w:p w14:paraId="0A693B7B" w14:textId="07C09B9E" w:rsidR="00522BB0" w:rsidRDefault="00522BB0" w:rsidP="0030745E">
      <w:pPr>
        <w:pStyle w:val="CodeHeader"/>
        <w:rPr>
          <w:highlight w:val="white"/>
          <w:lang w:val="sv-SE"/>
        </w:rPr>
      </w:pPr>
      <w:proofErr w:type="spellStart"/>
      <w:r>
        <w:rPr>
          <w:highlight w:val="white"/>
          <w:lang w:val="sv-SE"/>
        </w:rPr>
        <w:t>MainParser.gppg</w:t>
      </w:r>
      <w:proofErr w:type="spellEnd"/>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13E6E564" w:rsidR="00840DDD" w:rsidRDefault="00840DDD" w:rsidP="00840DDD">
      <w:pPr>
        <w:pStyle w:val="Code"/>
        <w:rPr>
          <w:highlight w:val="white"/>
          <w:lang w:val="sv-SE"/>
        </w:rPr>
      </w:pPr>
      <w:r>
        <w:rPr>
          <w:highlight w:val="white"/>
          <w:lang w:val="sv-SE"/>
        </w:rPr>
        <w:t xml:space="preserve">    }</w:t>
      </w:r>
    </w:p>
    <w:p w14:paraId="1BFAF5F0" w14:textId="2031A9BA" w:rsidR="008223BF" w:rsidRDefault="008223BF" w:rsidP="008223BF">
      <w:pPr>
        <w:pStyle w:val="CodeHeader"/>
        <w:rPr>
          <w:highlight w:val="white"/>
          <w:lang w:val="sv-SE"/>
        </w:rPr>
      </w:pPr>
      <w:proofErr w:type="spellStart"/>
      <w:r>
        <w:rPr>
          <w:highlight w:val="white"/>
          <w:lang w:val="sv-SE"/>
        </w:rPr>
        <w:t>MiddleCodeGenerator.cs</w:t>
      </w:r>
      <w:proofErr w:type="spellEnd"/>
    </w:p>
    <w:p w14:paraId="610302AF" w14:textId="77777777" w:rsidR="002C2E81" w:rsidRDefault="002C2E81" w:rsidP="002C2E81">
      <w:pPr>
        <w:pStyle w:val="Code"/>
        <w:rPr>
          <w:highlight w:val="white"/>
        </w:rPr>
      </w:pPr>
      <w:r w:rsidRPr="002C2E81">
        <w:rPr>
          <w:highlight w:val="white"/>
        </w:rPr>
        <w:t xml:space="preserve">    public static Declarator NewFunctionDeclaration(Declarator declarator,</w:t>
      </w:r>
    </w:p>
    <w:p w14:paraId="735BE3F6" w14:textId="3A234B90" w:rsidR="002C2E81" w:rsidRPr="002C2E81" w:rsidRDefault="002C2E81" w:rsidP="002C2E81">
      <w:pPr>
        <w:pStyle w:val="Code"/>
        <w:rPr>
          <w:highlight w:val="white"/>
        </w:rPr>
      </w:pPr>
      <w:r>
        <w:rPr>
          <w:highlight w:val="white"/>
        </w:rPr>
        <w:t xml:space="preserve">                                       </w:t>
      </w:r>
      <w:r w:rsidRPr="002C2E81">
        <w:rPr>
          <w:highlight w:val="white"/>
        </w:rPr>
        <w:t xml:space="preserve"> List&lt;Pair&lt;string,Symbol&gt;&gt; paramList,</w:t>
      </w:r>
    </w:p>
    <w:p w14:paraId="27454CB4" w14:textId="77777777" w:rsidR="002C2E81" w:rsidRPr="002C2E81" w:rsidRDefault="002C2E81" w:rsidP="002C2E81">
      <w:pPr>
        <w:pStyle w:val="Code"/>
        <w:rPr>
          <w:highlight w:val="white"/>
        </w:rPr>
      </w:pPr>
      <w:r w:rsidRPr="002C2E81">
        <w:rPr>
          <w:highlight w:val="white"/>
        </w:rPr>
        <w:t xml:space="preserve">                                                            bool ellipse) {</w:t>
      </w:r>
    </w:p>
    <w:p w14:paraId="289C6471" w14:textId="77777777" w:rsidR="002C2E81" w:rsidRPr="002C2E81" w:rsidRDefault="002C2E81" w:rsidP="002C2E81">
      <w:pPr>
        <w:pStyle w:val="Code"/>
        <w:rPr>
          <w:highlight w:val="white"/>
        </w:rPr>
      </w:pPr>
      <w:r w:rsidRPr="002C2E81">
        <w:rPr>
          <w:highlight w:val="white"/>
        </w:rPr>
        <w:t xml:space="preserve">      if (paramList.Count == 0) {</w:t>
      </w:r>
    </w:p>
    <w:p w14:paraId="12C60EBB" w14:textId="77169EFD" w:rsidR="002C2E81" w:rsidRDefault="002C2E81" w:rsidP="002C2E81">
      <w:pPr>
        <w:pStyle w:val="Code"/>
        <w:rPr>
          <w:highlight w:val="white"/>
        </w:rPr>
      </w:pPr>
      <w:r w:rsidRPr="002C2E81">
        <w:rPr>
          <w:highlight w:val="white"/>
        </w:rPr>
        <w:t xml:space="preserve">        Assert.Error(!ellipse, "...",</w:t>
      </w:r>
    </w:p>
    <w:p w14:paraId="532FE0F1" w14:textId="4A2A3547" w:rsidR="002C2E81" w:rsidRPr="002C2E81" w:rsidRDefault="002C2E81" w:rsidP="002C2E81">
      <w:pPr>
        <w:pStyle w:val="Code"/>
        <w:rPr>
          <w:highlight w:val="white"/>
        </w:rPr>
      </w:pPr>
      <w:r>
        <w:rPr>
          <w:highlight w:val="white"/>
        </w:rPr>
        <w:t xml:space="preserve">            </w:t>
      </w:r>
      <w:r w:rsidRPr="002C2E81">
        <w:rPr>
          <w:highlight w:val="white"/>
        </w:rPr>
        <w:t>Message.An_elliptic_function_must_have_at_least_one_parameter);</w:t>
      </w:r>
    </w:p>
    <w:p w14:paraId="6ED5628D" w14:textId="77777777" w:rsidR="002C2E81" w:rsidRPr="002C2E81" w:rsidRDefault="002C2E81" w:rsidP="002C2E81">
      <w:pPr>
        <w:pStyle w:val="Code"/>
        <w:rPr>
          <w:highlight w:val="white"/>
        </w:rPr>
      </w:pPr>
      <w:r w:rsidRPr="002C2E81">
        <w:rPr>
          <w:highlight w:val="white"/>
        </w:rPr>
        <w:t xml:space="preserve">      }</w:t>
      </w:r>
    </w:p>
    <w:p w14:paraId="0B32B5BC" w14:textId="77777777" w:rsidR="002C2E81" w:rsidRPr="002C2E81" w:rsidRDefault="002C2E81" w:rsidP="002C2E81">
      <w:pPr>
        <w:pStyle w:val="Code"/>
        <w:rPr>
          <w:highlight w:val="white"/>
        </w:rPr>
      </w:pPr>
      <w:r w:rsidRPr="002C2E81">
        <w:rPr>
          <w:highlight w:val="white"/>
        </w:rPr>
        <w:t xml:space="preserve">      else if ((paramList.Count == 1) &amp;&amp; paramList[0].Second.Type.IsVoid()) {</w:t>
      </w:r>
    </w:p>
    <w:p w14:paraId="4AB05091" w14:textId="77777777" w:rsidR="00BA3F23" w:rsidRDefault="002C2E81" w:rsidP="002C2E81">
      <w:pPr>
        <w:pStyle w:val="Code"/>
        <w:rPr>
          <w:highlight w:val="white"/>
        </w:rPr>
      </w:pPr>
      <w:r w:rsidRPr="002C2E81">
        <w:rPr>
          <w:highlight w:val="white"/>
        </w:rPr>
        <w:t xml:space="preserve">        Assert.Error(paramList[0].Second.Name == null,</w:t>
      </w:r>
    </w:p>
    <w:p w14:paraId="3372A02D" w14:textId="2390D098" w:rsidR="002C2E81" w:rsidRPr="002C2E81" w:rsidRDefault="00BA3F23" w:rsidP="002C2E81">
      <w:pPr>
        <w:pStyle w:val="Code"/>
        <w:rPr>
          <w:highlight w:val="white"/>
        </w:rPr>
      </w:pPr>
      <w:r>
        <w:rPr>
          <w:highlight w:val="white"/>
        </w:rPr>
        <w:t xml:space="preserve">                    </w:t>
      </w:r>
      <w:r w:rsidR="002C2E81" w:rsidRPr="002C2E81">
        <w:rPr>
          <w:highlight w:val="white"/>
        </w:rPr>
        <w:t xml:space="preserve"> paramList[0].Second.Name,</w:t>
      </w:r>
    </w:p>
    <w:p w14:paraId="4F779EA3" w14:textId="059F0E85" w:rsidR="002C2E81" w:rsidRPr="002C2E81" w:rsidRDefault="002C2E81" w:rsidP="002C2E81">
      <w:pPr>
        <w:pStyle w:val="Code"/>
        <w:rPr>
          <w:highlight w:val="white"/>
        </w:rPr>
      </w:pPr>
      <w:r w:rsidRPr="002C2E81">
        <w:rPr>
          <w:highlight w:val="white"/>
        </w:rPr>
        <w:t xml:space="preserve">                     Message.A_void_parameter_cannot_be_named);</w:t>
      </w:r>
    </w:p>
    <w:p w14:paraId="038D7B6C" w14:textId="0FD4C517" w:rsidR="00BA3F23" w:rsidRDefault="002C2E81" w:rsidP="002C2E81">
      <w:pPr>
        <w:pStyle w:val="Code"/>
        <w:rPr>
          <w:highlight w:val="white"/>
        </w:rPr>
      </w:pPr>
      <w:r w:rsidRPr="002C2E81">
        <w:rPr>
          <w:highlight w:val="white"/>
        </w:rPr>
        <w:t xml:space="preserve">        Assert.Error(!ellipse, "...",</w:t>
      </w:r>
      <w:r w:rsidR="005C5A88">
        <w:rPr>
          <w:highlight w:val="white"/>
        </w:rPr>
        <w:t xml:space="preserve"> </w:t>
      </w:r>
      <w:r w:rsidRPr="002C2E81">
        <w:rPr>
          <w:highlight w:val="white"/>
        </w:rPr>
        <w:t>Message.</w:t>
      </w:r>
    </w:p>
    <w:p w14:paraId="15D48DD9" w14:textId="385FE349" w:rsidR="002C2E81" w:rsidRPr="002C2E81" w:rsidRDefault="00BA3F23" w:rsidP="002C2E81">
      <w:pPr>
        <w:pStyle w:val="Code"/>
        <w:rPr>
          <w:highlight w:val="white"/>
        </w:rPr>
      </w:pPr>
      <w:r>
        <w:rPr>
          <w:highlight w:val="white"/>
        </w:rPr>
        <w:t xml:space="preserve">                     </w:t>
      </w:r>
      <w:r w:rsidR="002C2E81" w:rsidRPr="002C2E81">
        <w:rPr>
          <w:highlight w:val="white"/>
        </w:rPr>
        <w:t>An_elliptic_function_cannot_have_a_void_parameter);</w:t>
      </w:r>
    </w:p>
    <w:p w14:paraId="16527F66" w14:textId="77777777" w:rsidR="002C2E81" w:rsidRPr="002C2E81" w:rsidRDefault="002C2E81" w:rsidP="002C2E81">
      <w:pPr>
        <w:pStyle w:val="Code"/>
        <w:rPr>
          <w:highlight w:val="white"/>
        </w:rPr>
      </w:pPr>
      <w:r w:rsidRPr="002C2E81">
        <w:rPr>
          <w:highlight w:val="white"/>
        </w:rPr>
        <w:t xml:space="preserve">        paramList.Clear();</w:t>
      </w:r>
    </w:p>
    <w:p w14:paraId="75EE1D0E" w14:textId="77777777" w:rsidR="002C2E81" w:rsidRPr="002C2E81" w:rsidRDefault="002C2E81" w:rsidP="002C2E81">
      <w:pPr>
        <w:pStyle w:val="Code"/>
        <w:rPr>
          <w:highlight w:val="white"/>
        </w:rPr>
      </w:pPr>
      <w:r w:rsidRPr="002C2E81">
        <w:rPr>
          <w:highlight w:val="white"/>
        </w:rPr>
        <w:t xml:space="preserve">      }</w:t>
      </w:r>
    </w:p>
    <w:p w14:paraId="4ADD9A58" w14:textId="77777777" w:rsidR="002C2E81" w:rsidRPr="002C2E81" w:rsidRDefault="002C2E81" w:rsidP="002C2E81">
      <w:pPr>
        <w:pStyle w:val="Code"/>
        <w:rPr>
          <w:highlight w:val="white"/>
        </w:rPr>
      </w:pPr>
      <w:r w:rsidRPr="002C2E81">
        <w:rPr>
          <w:highlight w:val="white"/>
        </w:rPr>
        <w:t xml:space="preserve">      else {</w:t>
      </w:r>
    </w:p>
    <w:p w14:paraId="32771057" w14:textId="77777777" w:rsidR="002C2E81" w:rsidRPr="002C2E81" w:rsidRDefault="002C2E81" w:rsidP="002C2E81">
      <w:pPr>
        <w:pStyle w:val="Code"/>
        <w:rPr>
          <w:highlight w:val="white"/>
        </w:rPr>
      </w:pPr>
      <w:r w:rsidRPr="002C2E81">
        <w:rPr>
          <w:highlight w:val="white"/>
        </w:rPr>
        <w:t xml:space="preserve">        foreach (Pair&lt;string,Symbol&gt; pair in paramList) {</w:t>
      </w:r>
    </w:p>
    <w:p w14:paraId="36FF7B32" w14:textId="77777777" w:rsidR="00177752" w:rsidRDefault="002C2E81" w:rsidP="002C2E81">
      <w:pPr>
        <w:pStyle w:val="Code"/>
        <w:rPr>
          <w:highlight w:val="white"/>
        </w:rPr>
      </w:pPr>
      <w:r w:rsidRPr="002C2E81">
        <w:rPr>
          <w:highlight w:val="white"/>
        </w:rPr>
        <w:t xml:space="preserve">          Assert.Error(!pair.Second.Type.IsVoid(),</w:t>
      </w:r>
    </w:p>
    <w:p w14:paraId="1CBAA270" w14:textId="6F017C08" w:rsidR="002C2E81" w:rsidRPr="002C2E81" w:rsidRDefault="00177752" w:rsidP="002C2E81">
      <w:pPr>
        <w:pStyle w:val="Code"/>
        <w:rPr>
          <w:highlight w:val="white"/>
        </w:rPr>
      </w:pPr>
      <w:r>
        <w:rPr>
          <w:highlight w:val="white"/>
        </w:rPr>
        <w:t xml:space="preserve">                      </w:t>
      </w:r>
      <w:r w:rsidR="002C2E81" w:rsidRPr="002C2E81">
        <w:rPr>
          <w:highlight w:val="white"/>
        </w:rPr>
        <w:t xml:space="preserve"> Message.Invalid_void_parameter);</w:t>
      </w:r>
    </w:p>
    <w:p w14:paraId="3EF66B71" w14:textId="77777777" w:rsidR="002C2E81" w:rsidRPr="002C2E81" w:rsidRDefault="002C2E81" w:rsidP="002C2E81">
      <w:pPr>
        <w:pStyle w:val="Code"/>
        <w:rPr>
          <w:highlight w:val="white"/>
        </w:rPr>
      </w:pPr>
      <w:r w:rsidRPr="002C2E81">
        <w:rPr>
          <w:highlight w:val="white"/>
        </w:rPr>
        <w:t xml:space="preserve">        }</w:t>
      </w:r>
    </w:p>
    <w:p w14:paraId="0E84B634" w14:textId="77777777" w:rsidR="002C2E81" w:rsidRPr="002C2E81" w:rsidRDefault="002C2E81" w:rsidP="002C2E81">
      <w:pPr>
        <w:pStyle w:val="Code"/>
        <w:rPr>
          <w:highlight w:val="white"/>
        </w:rPr>
      </w:pPr>
      <w:r w:rsidRPr="002C2E81">
        <w:rPr>
          <w:highlight w:val="white"/>
        </w:rPr>
        <w:t xml:space="preserve">      }</w:t>
      </w:r>
    </w:p>
    <w:p w14:paraId="144EAECD" w14:textId="77777777" w:rsidR="002C2E81" w:rsidRPr="002C2E81" w:rsidRDefault="002C2E81" w:rsidP="002C2E81">
      <w:pPr>
        <w:pStyle w:val="Code"/>
        <w:rPr>
          <w:highlight w:val="white"/>
        </w:rPr>
      </w:pPr>
    </w:p>
    <w:p w14:paraId="2994B402" w14:textId="77777777" w:rsidR="002C2E81" w:rsidRPr="002C2E81" w:rsidRDefault="002C2E81" w:rsidP="002C2E81">
      <w:pPr>
        <w:pStyle w:val="Code"/>
        <w:rPr>
          <w:highlight w:val="white"/>
        </w:rPr>
      </w:pPr>
      <w:r w:rsidRPr="002C2E81">
        <w:rPr>
          <w:highlight w:val="white"/>
        </w:rPr>
        <w:lastRenderedPageBreak/>
        <w:t xml:space="preserve">      declarator.Add(new Type(null, paramList, ellipse));</w:t>
      </w:r>
    </w:p>
    <w:p w14:paraId="48CA79C8" w14:textId="77777777" w:rsidR="002C2E81" w:rsidRPr="002C2E81" w:rsidRDefault="002C2E81" w:rsidP="002C2E81">
      <w:pPr>
        <w:pStyle w:val="Code"/>
        <w:rPr>
          <w:highlight w:val="white"/>
        </w:rPr>
      </w:pPr>
      <w:r w:rsidRPr="002C2E81">
        <w:rPr>
          <w:highlight w:val="white"/>
        </w:rPr>
        <w:t xml:space="preserve">      return declarator;</w:t>
      </w:r>
    </w:p>
    <w:p w14:paraId="1AAECB52" w14:textId="77777777" w:rsidR="002C2E81" w:rsidRPr="002C2E81" w:rsidRDefault="002C2E81" w:rsidP="002C2E81">
      <w:pPr>
        <w:pStyle w:val="Code"/>
        <w:rPr>
          <w:highlight w:val="white"/>
        </w:rPr>
      </w:pPr>
      <w:r w:rsidRPr="002C2E81">
        <w:rPr>
          <w:highlight w:val="white"/>
        </w:rPr>
        <w:t xml:space="preserve">    }</w:t>
      </w:r>
    </w:p>
    <w:p w14:paraId="2C48FD71" w14:textId="0870630A" w:rsidR="008223BF" w:rsidRDefault="008223BF" w:rsidP="008223BF">
      <w:pPr>
        <w:pStyle w:val="CodeHeader"/>
        <w:rPr>
          <w:highlight w:val="white"/>
          <w:lang w:val="sv-SE"/>
        </w:rPr>
      </w:pPr>
      <w:proofErr w:type="spellStart"/>
      <w:r>
        <w:rPr>
          <w:highlight w:val="white"/>
          <w:lang w:val="sv-SE"/>
        </w:rPr>
        <w:t>MainParser.gppg</w:t>
      </w:r>
      <w:proofErr w:type="spellEnd"/>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573E9271" w14:textId="77777777" w:rsidR="008223BF" w:rsidRDefault="008223BF" w:rsidP="008223BF">
      <w:pPr>
        <w:pStyle w:val="CodeHeader"/>
        <w:rPr>
          <w:highlight w:val="white"/>
          <w:lang w:val="sv-SE"/>
        </w:rPr>
      </w:pPr>
      <w:proofErr w:type="spellStart"/>
      <w:r>
        <w:rPr>
          <w:highlight w:val="white"/>
          <w:lang w:val="sv-SE"/>
        </w:rPr>
        <w:t>MiddleCodeGenerator.cs</w:t>
      </w:r>
      <w:proofErr w:type="spellEnd"/>
    </w:p>
    <w:p w14:paraId="3DFE27FA" w14:textId="77777777" w:rsidR="002C2E81" w:rsidRPr="008223BF" w:rsidRDefault="002C2E81" w:rsidP="002C2E81">
      <w:pPr>
        <w:pStyle w:val="Code"/>
        <w:rPr>
          <w:highlight w:val="white"/>
        </w:rPr>
      </w:pPr>
      <w:r w:rsidRPr="008223BF">
        <w:rPr>
          <w:highlight w:val="white"/>
        </w:rPr>
        <w:t xml:space="preserve">    public static Declarator OldFunctionDeclaration(Declarator declarator,</w:t>
      </w:r>
    </w:p>
    <w:p w14:paraId="5A507AC2" w14:textId="77777777" w:rsidR="002C2E81" w:rsidRPr="008223BF" w:rsidRDefault="002C2E81" w:rsidP="002C2E81">
      <w:pPr>
        <w:pStyle w:val="Code"/>
        <w:rPr>
          <w:highlight w:val="white"/>
        </w:rPr>
      </w:pPr>
      <w:r w:rsidRPr="008223BF">
        <w:rPr>
          <w:highlight w:val="white"/>
        </w:rPr>
        <w:t xml:space="preserve">                                                    List&lt;string&gt; nameList) {</w:t>
      </w:r>
    </w:p>
    <w:p w14:paraId="5C82559E" w14:textId="77777777" w:rsidR="002C2E81" w:rsidRPr="008223BF" w:rsidRDefault="002C2E81" w:rsidP="002C2E81">
      <w:pPr>
        <w:pStyle w:val="Code"/>
        <w:rPr>
          <w:highlight w:val="white"/>
        </w:rPr>
      </w:pPr>
      <w:r w:rsidRPr="008223BF">
        <w:rPr>
          <w:highlight w:val="white"/>
        </w:rPr>
        <w:t xml:space="preserve">      ISet&lt;string&gt; nameSet = new HashSet&lt;string&gt;();</w:t>
      </w:r>
    </w:p>
    <w:p w14:paraId="0F1B72E1" w14:textId="77777777" w:rsidR="002C2E81" w:rsidRPr="008223BF" w:rsidRDefault="002C2E81" w:rsidP="002C2E81">
      <w:pPr>
        <w:pStyle w:val="Code"/>
        <w:rPr>
          <w:highlight w:val="white"/>
        </w:rPr>
      </w:pPr>
    </w:p>
    <w:p w14:paraId="2B12EB78" w14:textId="77777777" w:rsidR="002C2E81" w:rsidRPr="008223BF" w:rsidRDefault="002C2E81" w:rsidP="002C2E81">
      <w:pPr>
        <w:pStyle w:val="Code"/>
        <w:rPr>
          <w:highlight w:val="white"/>
        </w:rPr>
      </w:pPr>
      <w:r w:rsidRPr="008223BF">
        <w:rPr>
          <w:highlight w:val="white"/>
        </w:rPr>
        <w:t xml:space="preserve">      foreach (string name in nameList) {</w:t>
      </w:r>
    </w:p>
    <w:p w14:paraId="0FE02A3F" w14:textId="77777777" w:rsidR="002C2E81" w:rsidRPr="008223BF" w:rsidRDefault="002C2E81" w:rsidP="002C2E81">
      <w:pPr>
        <w:pStyle w:val="Code"/>
        <w:rPr>
          <w:highlight w:val="white"/>
        </w:rPr>
      </w:pPr>
      <w:r w:rsidRPr="008223BF">
        <w:rPr>
          <w:highlight w:val="white"/>
        </w:rPr>
        <w:t xml:space="preserve">        Assert.Error(nameSet.Add(name), name, Message.Name_already_defined);</w:t>
      </w:r>
    </w:p>
    <w:p w14:paraId="25C16996" w14:textId="77777777" w:rsidR="002C2E81" w:rsidRPr="008223BF" w:rsidRDefault="002C2E81" w:rsidP="002C2E81">
      <w:pPr>
        <w:pStyle w:val="Code"/>
        <w:rPr>
          <w:highlight w:val="white"/>
        </w:rPr>
      </w:pPr>
      <w:r w:rsidRPr="008223BF">
        <w:rPr>
          <w:highlight w:val="white"/>
        </w:rPr>
        <w:t xml:space="preserve">      }</w:t>
      </w:r>
    </w:p>
    <w:p w14:paraId="07FC69E6" w14:textId="77777777" w:rsidR="002C2E81" w:rsidRPr="008223BF" w:rsidRDefault="002C2E81" w:rsidP="002C2E81">
      <w:pPr>
        <w:pStyle w:val="Code"/>
        <w:rPr>
          <w:highlight w:val="white"/>
        </w:rPr>
      </w:pPr>
    </w:p>
    <w:p w14:paraId="79775E30" w14:textId="77777777" w:rsidR="002C2E81" w:rsidRPr="008223BF" w:rsidRDefault="002C2E81" w:rsidP="002C2E81">
      <w:pPr>
        <w:pStyle w:val="Code"/>
        <w:rPr>
          <w:highlight w:val="white"/>
        </w:rPr>
      </w:pPr>
      <w:r w:rsidRPr="008223BF">
        <w:rPr>
          <w:highlight w:val="white"/>
        </w:rPr>
        <w:t xml:space="preserve">      declarator.Add(new Type(null, nameList));</w:t>
      </w:r>
    </w:p>
    <w:p w14:paraId="73655C22" w14:textId="77777777" w:rsidR="002C2E81" w:rsidRPr="008223BF" w:rsidRDefault="002C2E81" w:rsidP="002C2E81">
      <w:pPr>
        <w:pStyle w:val="Code"/>
        <w:rPr>
          <w:highlight w:val="white"/>
        </w:rPr>
      </w:pPr>
      <w:r w:rsidRPr="008223BF">
        <w:rPr>
          <w:highlight w:val="white"/>
        </w:rPr>
        <w:t xml:space="preserve">      return declarator;</w:t>
      </w:r>
    </w:p>
    <w:p w14:paraId="0873844F" w14:textId="7C19512C" w:rsidR="002C2E81" w:rsidRDefault="002C2E81" w:rsidP="00840DDD">
      <w:pPr>
        <w:pStyle w:val="Code"/>
        <w:rPr>
          <w:highlight w:val="white"/>
          <w:lang w:val="sv-SE"/>
        </w:rPr>
      </w:pPr>
      <w:r w:rsidRPr="008223BF">
        <w:rPr>
          <w:highlight w:val="white"/>
        </w:rPr>
        <w:t xml:space="preserve">    }</w:t>
      </w:r>
    </w:p>
    <w:p w14:paraId="009FFF01" w14:textId="4C67627A" w:rsidR="002C2E81" w:rsidRDefault="0054137B" w:rsidP="0054137B">
      <w:pPr>
        <w:pStyle w:val="CodeHeader"/>
        <w:rPr>
          <w:highlight w:val="white"/>
          <w:lang w:val="sv-SE"/>
        </w:rPr>
      </w:pPr>
      <w:proofErr w:type="spellStart"/>
      <w:r>
        <w:rPr>
          <w:highlight w:val="white"/>
          <w:lang w:val="sv-SE"/>
        </w:rPr>
        <w:t>MainParser.gppg</w:t>
      </w:r>
      <w:proofErr w:type="spellEnd"/>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Pr="00DD1B23" w:rsidRDefault="00840DDD" w:rsidP="00DD1B23">
      <w:pPr>
        <w:pStyle w:val="Code"/>
        <w:rPr>
          <w:highlight w:val="white"/>
        </w:rPr>
      </w:pPr>
      <w:r w:rsidRPr="00DD1B23">
        <w:rPr>
          <w:highlight w:val="white"/>
        </w:rPr>
        <w:t xml:space="preserve">    };</w:t>
      </w:r>
    </w:p>
    <w:p w14:paraId="64F48FF6" w14:textId="77777777" w:rsidR="00840DDD" w:rsidRPr="00DD1B23" w:rsidRDefault="00840DDD" w:rsidP="00DD1B23">
      <w:pPr>
        <w:pStyle w:val="Code"/>
        <w:rPr>
          <w:highlight w:val="white"/>
        </w:rPr>
      </w:pPr>
    </w:p>
    <w:p w14:paraId="2FB1EAD0" w14:textId="77777777" w:rsidR="00DD1B23" w:rsidRPr="00DD1B23" w:rsidRDefault="00DD1B23" w:rsidP="00DD1B23">
      <w:pPr>
        <w:pStyle w:val="Code"/>
        <w:rPr>
          <w:highlight w:val="white"/>
        </w:rPr>
      </w:pPr>
      <w:r w:rsidRPr="00DD1B23">
        <w:rPr>
          <w:highlight w:val="white"/>
        </w:rPr>
        <w:t>parameter_list:</w:t>
      </w:r>
    </w:p>
    <w:p w14:paraId="5789EF0C" w14:textId="77777777" w:rsidR="00DD1B23" w:rsidRPr="00DD1B23" w:rsidRDefault="00DD1B23" w:rsidP="00DD1B23">
      <w:pPr>
        <w:pStyle w:val="Code"/>
        <w:rPr>
          <w:highlight w:val="white"/>
        </w:rPr>
      </w:pPr>
      <w:r w:rsidRPr="00DD1B23">
        <w:rPr>
          <w:highlight w:val="white"/>
        </w:rPr>
        <w:t xml:space="preserve">    { ScopeStack.Push(SymbolTable.CurrentTable.Scope);</w:t>
      </w:r>
    </w:p>
    <w:p w14:paraId="61A4961E" w14:textId="77777777" w:rsidR="00DD1B23" w:rsidRPr="00DD1B23" w:rsidRDefault="00DD1B23" w:rsidP="00DD1B23">
      <w:pPr>
        <w:pStyle w:val="Code"/>
        <w:rPr>
          <w:highlight w:val="white"/>
        </w:rPr>
      </w:pPr>
      <w:r w:rsidRPr="00DD1B23">
        <w:rPr>
          <w:highlight w:val="white"/>
        </w:rPr>
        <w:t xml:space="preserve">      SymbolTable.CurrentTable.Scope = Scope.Parameter;</w:t>
      </w:r>
    </w:p>
    <w:p w14:paraId="021FF949" w14:textId="77777777" w:rsidR="00DD1B23" w:rsidRPr="00DD1B23" w:rsidRDefault="00DD1B23" w:rsidP="00DD1B23">
      <w:pPr>
        <w:pStyle w:val="Code"/>
        <w:rPr>
          <w:highlight w:val="white"/>
        </w:rPr>
      </w:pPr>
      <w:r w:rsidRPr="00DD1B23">
        <w:rPr>
          <w:highlight w:val="white"/>
        </w:rPr>
        <w:t xml:space="preserve">    }</w:t>
      </w:r>
    </w:p>
    <w:p w14:paraId="1FAB06B7" w14:textId="77777777" w:rsidR="00DD1B23" w:rsidRPr="00DD1B23" w:rsidRDefault="00DD1B23" w:rsidP="00DD1B23">
      <w:pPr>
        <w:pStyle w:val="Code"/>
        <w:rPr>
          <w:highlight w:val="white"/>
        </w:rPr>
      </w:pPr>
      <w:r w:rsidRPr="00DD1B23">
        <w:rPr>
          <w:highlight w:val="white"/>
        </w:rPr>
        <w:t xml:space="preserve">    parameter_declaration {</w:t>
      </w:r>
    </w:p>
    <w:p w14:paraId="7F2D5FDD" w14:textId="77777777" w:rsidR="00DD1B23" w:rsidRPr="00DD1B23" w:rsidRDefault="00DD1B23" w:rsidP="00DD1B23">
      <w:pPr>
        <w:pStyle w:val="Code"/>
        <w:rPr>
          <w:highlight w:val="white"/>
        </w:rPr>
      </w:pPr>
      <w:r w:rsidRPr="00DD1B23">
        <w:rPr>
          <w:highlight w:val="white"/>
        </w:rPr>
        <w:t xml:space="preserve">      SymbolTable.CurrentTable.Scope = ScopeStack.Pop();</w:t>
      </w:r>
    </w:p>
    <w:p w14:paraId="0AC399C6" w14:textId="77777777" w:rsidR="00DD1B23" w:rsidRPr="00DD1B23" w:rsidRDefault="00DD1B23" w:rsidP="00DD1B23">
      <w:pPr>
        <w:pStyle w:val="Code"/>
        <w:rPr>
          <w:highlight w:val="white"/>
        </w:rPr>
      </w:pPr>
      <w:r w:rsidRPr="00DD1B23">
        <w:rPr>
          <w:highlight w:val="white"/>
        </w:rPr>
        <w:t xml:space="preserve">      $$ = new List&lt;Pair&lt;string,Symbol&gt;&gt;();</w:t>
      </w:r>
    </w:p>
    <w:p w14:paraId="0CEEF768" w14:textId="77777777" w:rsidR="00DD1B23" w:rsidRPr="00DD1B23" w:rsidRDefault="00DD1B23" w:rsidP="00DD1B23">
      <w:pPr>
        <w:pStyle w:val="Code"/>
        <w:rPr>
          <w:highlight w:val="white"/>
        </w:rPr>
      </w:pPr>
      <w:r w:rsidRPr="00DD1B23">
        <w:rPr>
          <w:highlight w:val="white"/>
        </w:rPr>
        <w:t xml:space="preserve">      $$.Add($2);</w:t>
      </w:r>
    </w:p>
    <w:p w14:paraId="46960648" w14:textId="77777777" w:rsidR="00DD1B23" w:rsidRPr="00DD1B23" w:rsidRDefault="00DD1B23" w:rsidP="00DD1B23">
      <w:pPr>
        <w:pStyle w:val="Code"/>
        <w:rPr>
          <w:highlight w:val="white"/>
        </w:rPr>
      </w:pPr>
      <w:r w:rsidRPr="00DD1B23">
        <w:rPr>
          <w:highlight w:val="white"/>
        </w:rPr>
        <w:t xml:space="preserve">    }</w:t>
      </w:r>
    </w:p>
    <w:p w14:paraId="047BC629" w14:textId="77777777" w:rsidR="00DD1B23" w:rsidRPr="00DD1B23" w:rsidRDefault="00DD1B23" w:rsidP="00DD1B23">
      <w:pPr>
        <w:pStyle w:val="Code"/>
        <w:rPr>
          <w:highlight w:val="white"/>
        </w:rPr>
      </w:pPr>
      <w:r w:rsidRPr="00DD1B23">
        <w:rPr>
          <w:highlight w:val="white"/>
        </w:rPr>
        <w:t xml:space="preserve">  | parameter_list COMMA {</w:t>
      </w:r>
    </w:p>
    <w:p w14:paraId="1B6DC9BF" w14:textId="77777777" w:rsidR="00DD1B23" w:rsidRPr="00DD1B23" w:rsidRDefault="00DD1B23" w:rsidP="00DD1B23">
      <w:pPr>
        <w:pStyle w:val="Code"/>
        <w:rPr>
          <w:highlight w:val="white"/>
        </w:rPr>
      </w:pPr>
      <w:r w:rsidRPr="00DD1B23">
        <w:rPr>
          <w:highlight w:val="white"/>
        </w:rPr>
        <w:t xml:space="preserve">      ScopeStack.Push(SymbolTable.CurrentTable.Scope);</w:t>
      </w:r>
    </w:p>
    <w:p w14:paraId="5DE1565D" w14:textId="77777777" w:rsidR="00DD1B23" w:rsidRPr="00DD1B23" w:rsidRDefault="00DD1B23" w:rsidP="00DD1B23">
      <w:pPr>
        <w:pStyle w:val="Code"/>
        <w:rPr>
          <w:highlight w:val="white"/>
        </w:rPr>
      </w:pPr>
      <w:r w:rsidRPr="00DD1B23">
        <w:rPr>
          <w:highlight w:val="white"/>
        </w:rPr>
        <w:t xml:space="preserve">      SymbolTable.CurrentTable.Scope = Scope.Parameter;</w:t>
      </w:r>
    </w:p>
    <w:p w14:paraId="28BB0D8C" w14:textId="77777777" w:rsidR="00DD1B23" w:rsidRPr="00DD1B23" w:rsidRDefault="00DD1B23" w:rsidP="00DD1B23">
      <w:pPr>
        <w:pStyle w:val="Code"/>
        <w:rPr>
          <w:highlight w:val="white"/>
        </w:rPr>
      </w:pPr>
      <w:r w:rsidRPr="00DD1B23">
        <w:rPr>
          <w:highlight w:val="white"/>
        </w:rPr>
        <w:t xml:space="preserve">    }</w:t>
      </w:r>
    </w:p>
    <w:p w14:paraId="2B036C95" w14:textId="77777777" w:rsidR="00DD1B23" w:rsidRPr="00DD1B23" w:rsidRDefault="00DD1B23" w:rsidP="00DD1B23">
      <w:pPr>
        <w:pStyle w:val="Code"/>
        <w:rPr>
          <w:highlight w:val="white"/>
        </w:rPr>
      </w:pPr>
      <w:r w:rsidRPr="00DD1B23">
        <w:rPr>
          <w:highlight w:val="white"/>
        </w:rPr>
        <w:t xml:space="preserve">    parameter_declaration {</w:t>
      </w:r>
    </w:p>
    <w:p w14:paraId="3D6956DD" w14:textId="77777777" w:rsidR="00DD1B23" w:rsidRPr="00DD1B23" w:rsidRDefault="00DD1B23" w:rsidP="00DD1B23">
      <w:pPr>
        <w:pStyle w:val="Code"/>
        <w:rPr>
          <w:highlight w:val="white"/>
        </w:rPr>
      </w:pPr>
      <w:r w:rsidRPr="00DD1B23">
        <w:rPr>
          <w:highlight w:val="white"/>
        </w:rPr>
        <w:t xml:space="preserve">      SymbolTable.CurrentTable.Scope = ScopeStack.Pop();</w:t>
      </w:r>
    </w:p>
    <w:p w14:paraId="0D3621BF" w14:textId="77777777" w:rsidR="00DD1B23" w:rsidRPr="00DD1B23" w:rsidRDefault="00DD1B23" w:rsidP="00DD1B23">
      <w:pPr>
        <w:pStyle w:val="Code"/>
        <w:rPr>
          <w:highlight w:val="white"/>
        </w:rPr>
      </w:pPr>
      <w:r w:rsidRPr="00DD1B23">
        <w:rPr>
          <w:highlight w:val="white"/>
        </w:rPr>
        <w:t xml:space="preserve">      $1.Add($4);</w:t>
      </w:r>
    </w:p>
    <w:p w14:paraId="70B95E79" w14:textId="77777777" w:rsidR="00DD1B23" w:rsidRPr="00DD1B23" w:rsidRDefault="00DD1B23" w:rsidP="00DD1B23">
      <w:pPr>
        <w:pStyle w:val="Code"/>
        <w:rPr>
          <w:highlight w:val="white"/>
        </w:rPr>
      </w:pPr>
      <w:r w:rsidRPr="00DD1B23">
        <w:rPr>
          <w:highlight w:val="white"/>
        </w:rPr>
        <w:t xml:space="preserve">      $$ = $1;</w:t>
      </w:r>
    </w:p>
    <w:p w14:paraId="126A29BE" w14:textId="77777777" w:rsidR="00DD1B23" w:rsidRPr="00DD1B23" w:rsidRDefault="00DD1B23" w:rsidP="00DD1B23">
      <w:pPr>
        <w:pStyle w:val="Code"/>
        <w:rPr>
          <w:highlight w:val="white"/>
        </w:rPr>
      </w:pPr>
      <w:r w:rsidRPr="00DD1B23">
        <w:rPr>
          <w:highlight w:val="white"/>
        </w:rPr>
        <w:t xml:space="preserve">    };</w:t>
      </w:r>
    </w:p>
    <w:p w14:paraId="215ACAAD" w14:textId="77777777" w:rsidR="00840DDD" w:rsidRPr="00DD1B23" w:rsidRDefault="00840DDD" w:rsidP="00DD1B23">
      <w:pPr>
        <w:pStyle w:val="Code"/>
        <w:rPr>
          <w:highlight w:val="whit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lastRenderedPageBreak/>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4D64FD8B" w14:textId="3F335C94" w:rsidR="007B537F" w:rsidRDefault="005D08C5" w:rsidP="005D08C5">
      <w:pPr>
        <w:pStyle w:val="CodeHeader"/>
        <w:rPr>
          <w:highlight w:val="white"/>
        </w:rPr>
      </w:pPr>
      <w:proofErr w:type="spellStart"/>
      <w:r>
        <w:rPr>
          <w:highlight w:val="white"/>
        </w:rPr>
        <w:t>MiddleCodeGenerator.cs</w:t>
      </w:r>
      <w:proofErr w:type="spellEnd"/>
    </w:p>
    <w:p w14:paraId="1C9CA2FF" w14:textId="77777777" w:rsidR="005D08C5" w:rsidRDefault="005D08C5" w:rsidP="005D08C5">
      <w:pPr>
        <w:pStyle w:val="Code"/>
        <w:rPr>
          <w:highlight w:val="white"/>
        </w:rPr>
      </w:pPr>
      <w:r w:rsidRPr="005D08C5">
        <w:rPr>
          <w:highlight w:val="white"/>
        </w:rPr>
        <w:t xml:space="preserve">    public static Pair&lt;string,Symbol&gt; Parameter(Specifier specifier,</w:t>
      </w:r>
    </w:p>
    <w:p w14:paraId="2032FC8E" w14:textId="455318D0" w:rsidR="005D08C5" w:rsidRPr="005D08C5" w:rsidRDefault="005D08C5" w:rsidP="005D08C5">
      <w:pPr>
        <w:pStyle w:val="Code"/>
        <w:rPr>
          <w:highlight w:val="white"/>
        </w:rPr>
      </w:pPr>
      <w:r>
        <w:rPr>
          <w:highlight w:val="white"/>
        </w:rPr>
        <w:t xml:space="preserve">                                     </w:t>
      </w:r>
      <w:r w:rsidRPr="005D08C5">
        <w:rPr>
          <w:highlight w:val="white"/>
        </w:rPr>
        <w:t xml:space="preserve"> </w:t>
      </w:r>
      <w:r>
        <w:rPr>
          <w:highlight w:val="white"/>
        </w:rPr>
        <w:t xml:space="preserve">          </w:t>
      </w:r>
      <w:r w:rsidRPr="005D08C5">
        <w:rPr>
          <w:highlight w:val="white"/>
        </w:rPr>
        <w:t>Declarator declarator) {</w:t>
      </w:r>
    </w:p>
    <w:p w14:paraId="5F0F8E67" w14:textId="77777777" w:rsidR="005D08C5" w:rsidRPr="005D08C5" w:rsidRDefault="005D08C5" w:rsidP="005D08C5">
      <w:pPr>
        <w:pStyle w:val="Code"/>
        <w:rPr>
          <w:highlight w:val="white"/>
        </w:rPr>
      </w:pPr>
      <w:r w:rsidRPr="005D08C5">
        <w:rPr>
          <w:highlight w:val="white"/>
        </w:rPr>
        <w:t xml:space="preserve">      Storage? storage = specifier.StorageX;</w:t>
      </w:r>
    </w:p>
    <w:p w14:paraId="72D6F5CF" w14:textId="77777777" w:rsidR="005D08C5" w:rsidRPr="005D08C5" w:rsidRDefault="005D08C5" w:rsidP="005D08C5">
      <w:pPr>
        <w:pStyle w:val="Code"/>
        <w:rPr>
          <w:highlight w:val="white"/>
        </w:rPr>
      </w:pPr>
      <w:r w:rsidRPr="005D08C5">
        <w:rPr>
          <w:highlight w:val="white"/>
        </w:rPr>
        <w:t xml:space="preserve">      Type specifierType = specifier.Type;</w:t>
      </w:r>
    </w:p>
    <w:p w14:paraId="3BA0F1B9" w14:textId="77777777" w:rsidR="005D08C5" w:rsidRPr="005D08C5" w:rsidRDefault="005D08C5" w:rsidP="005D08C5">
      <w:pPr>
        <w:pStyle w:val="Code"/>
        <w:rPr>
          <w:highlight w:val="white"/>
        </w:rPr>
      </w:pPr>
    </w:p>
    <w:p w14:paraId="286612DC" w14:textId="77777777" w:rsidR="005D08C5" w:rsidRPr="005D08C5" w:rsidRDefault="005D08C5" w:rsidP="005D08C5">
      <w:pPr>
        <w:pStyle w:val="Code"/>
        <w:rPr>
          <w:highlight w:val="white"/>
        </w:rPr>
      </w:pPr>
      <w:r w:rsidRPr="005D08C5">
        <w:rPr>
          <w:highlight w:val="white"/>
        </w:rPr>
        <w:t xml:space="preserve">      Assert.Error((storage == Storage.Auto) || (storage == Storage.Register),</w:t>
      </w:r>
    </w:p>
    <w:p w14:paraId="6EEE54CA" w14:textId="77777777" w:rsidR="005D08C5" w:rsidRPr="005D08C5" w:rsidRDefault="005D08C5" w:rsidP="005D08C5">
      <w:pPr>
        <w:pStyle w:val="Code"/>
        <w:rPr>
          <w:highlight w:val="white"/>
        </w:rPr>
      </w:pPr>
      <w:r w:rsidRPr="005D08C5">
        <w:rPr>
          <w:highlight w:val="white"/>
        </w:rPr>
        <w:t xml:space="preserve">                   Message.Parameters_must_have_auto_or_register_storage);</w:t>
      </w:r>
    </w:p>
    <w:p w14:paraId="4837C58A" w14:textId="77777777" w:rsidR="005D08C5" w:rsidRPr="005D08C5" w:rsidRDefault="005D08C5" w:rsidP="005D08C5">
      <w:pPr>
        <w:pStyle w:val="Code"/>
        <w:rPr>
          <w:highlight w:val="white"/>
        </w:rPr>
      </w:pPr>
    </w:p>
    <w:p w14:paraId="1EA2183A" w14:textId="77777777" w:rsidR="005D08C5" w:rsidRPr="005D08C5" w:rsidRDefault="005D08C5" w:rsidP="005D08C5">
      <w:pPr>
        <w:pStyle w:val="Code"/>
        <w:rPr>
          <w:highlight w:val="white"/>
        </w:rPr>
      </w:pPr>
      <w:r w:rsidRPr="005D08C5">
        <w:rPr>
          <w:highlight w:val="white"/>
        </w:rPr>
        <w:t xml:space="preserve">      string name;</w:t>
      </w:r>
    </w:p>
    <w:p w14:paraId="4B881B6C" w14:textId="77777777" w:rsidR="005D08C5" w:rsidRPr="005D08C5" w:rsidRDefault="005D08C5" w:rsidP="005D08C5">
      <w:pPr>
        <w:pStyle w:val="Code"/>
        <w:rPr>
          <w:highlight w:val="white"/>
        </w:rPr>
      </w:pPr>
      <w:r w:rsidRPr="005D08C5">
        <w:rPr>
          <w:highlight w:val="white"/>
        </w:rPr>
        <w:t xml:space="preserve">      Type type;</w:t>
      </w:r>
    </w:p>
    <w:p w14:paraId="3F90DA79" w14:textId="77777777" w:rsidR="005D08C5" w:rsidRPr="005D08C5" w:rsidRDefault="005D08C5" w:rsidP="005D08C5">
      <w:pPr>
        <w:pStyle w:val="Code"/>
        <w:rPr>
          <w:highlight w:val="white"/>
        </w:rPr>
      </w:pPr>
      <w:r w:rsidRPr="005D08C5">
        <w:rPr>
          <w:highlight w:val="white"/>
        </w:rPr>
        <w:t xml:space="preserve">          </w:t>
      </w:r>
    </w:p>
    <w:p w14:paraId="331A1E70" w14:textId="77777777" w:rsidR="005D08C5" w:rsidRPr="005D08C5" w:rsidRDefault="005D08C5" w:rsidP="005D08C5">
      <w:pPr>
        <w:pStyle w:val="Code"/>
        <w:rPr>
          <w:highlight w:val="white"/>
        </w:rPr>
      </w:pPr>
      <w:r w:rsidRPr="005D08C5">
        <w:rPr>
          <w:highlight w:val="white"/>
        </w:rPr>
        <w:t xml:space="preserve">      if (declarator != null) {</w:t>
      </w:r>
    </w:p>
    <w:p w14:paraId="0C0E774C" w14:textId="77777777" w:rsidR="005D08C5" w:rsidRPr="005D08C5" w:rsidRDefault="005D08C5" w:rsidP="005D08C5">
      <w:pPr>
        <w:pStyle w:val="Code"/>
        <w:rPr>
          <w:highlight w:val="white"/>
        </w:rPr>
      </w:pPr>
      <w:r w:rsidRPr="005D08C5">
        <w:rPr>
          <w:highlight w:val="white"/>
        </w:rPr>
        <w:t xml:space="preserve">        name = declarator.Name;</w:t>
      </w:r>
    </w:p>
    <w:p w14:paraId="22035276" w14:textId="77777777" w:rsidR="005D08C5" w:rsidRPr="005D08C5" w:rsidRDefault="005D08C5" w:rsidP="005D08C5">
      <w:pPr>
        <w:pStyle w:val="Code"/>
        <w:rPr>
          <w:highlight w:val="white"/>
        </w:rPr>
      </w:pPr>
      <w:r w:rsidRPr="005D08C5">
        <w:rPr>
          <w:highlight w:val="white"/>
        </w:rPr>
        <w:t xml:space="preserve">        declarator.Add(specifierType);</w:t>
      </w:r>
    </w:p>
    <w:p w14:paraId="747F4704" w14:textId="77777777" w:rsidR="005D08C5" w:rsidRPr="005D08C5" w:rsidRDefault="005D08C5" w:rsidP="005D08C5">
      <w:pPr>
        <w:pStyle w:val="Code"/>
        <w:rPr>
          <w:highlight w:val="white"/>
        </w:rPr>
      </w:pPr>
      <w:r w:rsidRPr="005D08C5">
        <w:rPr>
          <w:highlight w:val="white"/>
        </w:rPr>
        <w:t xml:space="preserve">        type = declarator.Type;</w:t>
      </w:r>
    </w:p>
    <w:p w14:paraId="51D44F9A" w14:textId="77777777" w:rsidR="005D08C5" w:rsidRPr="005D08C5" w:rsidRDefault="005D08C5" w:rsidP="005D08C5">
      <w:pPr>
        <w:pStyle w:val="Code"/>
        <w:rPr>
          <w:highlight w:val="white"/>
        </w:rPr>
      </w:pPr>
      <w:r w:rsidRPr="005D08C5">
        <w:rPr>
          <w:highlight w:val="white"/>
        </w:rPr>
        <w:t xml:space="preserve">      }</w:t>
      </w:r>
    </w:p>
    <w:p w14:paraId="58FE9731" w14:textId="77777777" w:rsidR="005D08C5" w:rsidRPr="005D08C5" w:rsidRDefault="005D08C5" w:rsidP="005D08C5">
      <w:pPr>
        <w:pStyle w:val="Code"/>
        <w:rPr>
          <w:highlight w:val="white"/>
        </w:rPr>
      </w:pPr>
      <w:r w:rsidRPr="005D08C5">
        <w:rPr>
          <w:highlight w:val="white"/>
        </w:rPr>
        <w:t xml:space="preserve">      else {</w:t>
      </w:r>
    </w:p>
    <w:p w14:paraId="39FB213F" w14:textId="77777777" w:rsidR="005D08C5" w:rsidRPr="005D08C5" w:rsidRDefault="005D08C5" w:rsidP="005D08C5">
      <w:pPr>
        <w:pStyle w:val="Code"/>
        <w:rPr>
          <w:highlight w:val="white"/>
        </w:rPr>
      </w:pPr>
      <w:r w:rsidRPr="005D08C5">
        <w:rPr>
          <w:highlight w:val="white"/>
        </w:rPr>
        <w:t xml:space="preserve">        name = null;</w:t>
      </w:r>
    </w:p>
    <w:p w14:paraId="72373DAF" w14:textId="77777777" w:rsidR="005D08C5" w:rsidRPr="005D08C5" w:rsidRDefault="005D08C5" w:rsidP="005D08C5">
      <w:pPr>
        <w:pStyle w:val="Code"/>
        <w:rPr>
          <w:highlight w:val="white"/>
        </w:rPr>
      </w:pPr>
      <w:r w:rsidRPr="005D08C5">
        <w:rPr>
          <w:highlight w:val="white"/>
        </w:rPr>
        <w:t xml:space="preserve">        type = specifierType;</w:t>
      </w:r>
    </w:p>
    <w:p w14:paraId="4C464D92" w14:textId="77777777" w:rsidR="005D08C5" w:rsidRPr="005D08C5" w:rsidRDefault="005D08C5" w:rsidP="005D08C5">
      <w:pPr>
        <w:pStyle w:val="Code"/>
        <w:rPr>
          <w:highlight w:val="white"/>
        </w:rPr>
      </w:pPr>
      <w:r w:rsidRPr="005D08C5">
        <w:rPr>
          <w:highlight w:val="white"/>
        </w:rPr>
        <w:t xml:space="preserve">      }</w:t>
      </w:r>
    </w:p>
    <w:p w14:paraId="401AC290" w14:textId="77777777" w:rsidR="005D08C5" w:rsidRPr="005D08C5" w:rsidRDefault="005D08C5" w:rsidP="005D08C5">
      <w:pPr>
        <w:pStyle w:val="Code"/>
        <w:rPr>
          <w:highlight w:val="white"/>
        </w:rPr>
      </w:pPr>
    </w:p>
    <w:p w14:paraId="5DA6F710" w14:textId="77777777" w:rsidR="005D08C5" w:rsidRPr="005D08C5" w:rsidRDefault="005D08C5" w:rsidP="005D08C5">
      <w:pPr>
        <w:pStyle w:val="Code"/>
        <w:rPr>
          <w:highlight w:val="white"/>
        </w:rPr>
      </w:pPr>
      <w:r w:rsidRPr="005D08C5">
        <w:rPr>
          <w:highlight w:val="white"/>
        </w:rPr>
        <w:t xml:space="preserve">      if (type.IsArray()) {</w:t>
      </w:r>
    </w:p>
    <w:p w14:paraId="6960F81A" w14:textId="77777777" w:rsidR="005D08C5" w:rsidRPr="005D08C5" w:rsidRDefault="005D08C5" w:rsidP="005D08C5">
      <w:pPr>
        <w:pStyle w:val="Code"/>
        <w:rPr>
          <w:highlight w:val="white"/>
        </w:rPr>
      </w:pPr>
      <w:r w:rsidRPr="005D08C5">
        <w:rPr>
          <w:highlight w:val="white"/>
        </w:rPr>
        <w:t xml:space="preserve">        type = new Type(type.ArrayType);</w:t>
      </w:r>
    </w:p>
    <w:p w14:paraId="481AEEBD" w14:textId="77777777" w:rsidR="005D08C5" w:rsidRPr="005D08C5" w:rsidRDefault="005D08C5" w:rsidP="005D08C5">
      <w:pPr>
        <w:pStyle w:val="Code"/>
        <w:rPr>
          <w:highlight w:val="white"/>
        </w:rPr>
      </w:pPr>
      <w:r w:rsidRPr="005D08C5">
        <w:rPr>
          <w:highlight w:val="white"/>
        </w:rPr>
        <w:t xml:space="preserve">        type.Constant = true;</w:t>
      </w:r>
    </w:p>
    <w:p w14:paraId="4C4594B6" w14:textId="77777777" w:rsidR="005D08C5" w:rsidRPr="005D08C5" w:rsidRDefault="005D08C5" w:rsidP="005D08C5">
      <w:pPr>
        <w:pStyle w:val="Code"/>
        <w:rPr>
          <w:highlight w:val="white"/>
        </w:rPr>
      </w:pPr>
      <w:r w:rsidRPr="005D08C5">
        <w:rPr>
          <w:highlight w:val="white"/>
        </w:rPr>
        <w:t xml:space="preserve">      }</w:t>
      </w:r>
    </w:p>
    <w:p w14:paraId="2466F1F8" w14:textId="77777777" w:rsidR="005D08C5" w:rsidRPr="005D08C5" w:rsidRDefault="005D08C5" w:rsidP="005D08C5">
      <w:pPr>
        <w:pStyle w:val="Code"/>
        <w:rPr>
          <w:highlight w:val="white"/>
        </w:rPr>
      </w:pPr>
      <w:r w:rsidRPr="005D08C5">
        <w:rPr>
          <w:highlight w:val="white"/>
        </w:rPr>
        <w:t xml:space="preserve">      else if (type.IsFunction()) {</w:t>
      </w:r>
    </w:p>
    <w:p w14:paraId="1C5D877F" w14:textId="77777777" w:rsidR="005D08C5" w:rsidRPr="005D08C5" w:rsidRDefault="005D08C5" w:rsidP="005D08C5">
      <w:pPr>
        <w:pStyle w:val="Code"/>
        <w:rPr>
          <w:highlight w:val="white"/>
        </w:rPr>
      </w:pPr>
      <w:r w:rsidRPr="005D08C5">
        <w:rPr>
          <w:highlight w:val="white"/>
        </w:rPr>
        <w:t xml:space="preserve">        type = new Type(type);</w:t>
      </w:r>
    </w:p>
    <w:p w14:paraId="4B23C2CA" w14:textId="77777777" w:rsidR="005D08C5" w:rsidRPr="005D08C5" w:rsidRDefault="005D08C5" w:rsidP="005D08C5">
      <w:pPr>
        <w:pStyle w:val="Code"/>
        <w:rPr>
          <w:highlight w:val="white"/>
        </w:rPr>
      </w:pPr>
      <w:r w:rsidRPr="005D08C5">
        <w:rPr>
          <w:highlight w:val="white"/>
        </w:rPr>
        <w:t xml:space="preserve">        type.Constant = true;</w:t>
      </w:r>
    </w:p>
    <w:p w14:paraId="35F4AD4E" w14:textId="77777777" w:rsidR="005D08C5" w:rsidRPr="005D08C5" w:rsidRDefault="005D08C5" w:rsidP="005D08C5">
      <w:pPr>
        <w:pStyle w:val="Code"/>
        <w:rPr>
          <w:highlight w:val="white"/>
        </w:rPr>
      </w:pPr>
      <w:r w:rsidRPr="005D08C5">
        <w:rPr>
          <w:highlight w:val="white"/>
        </w:rPr>
        <w:t xml:space="preserve">      }</w:t>
      </w:r>
    </w:p>
    <w:p w14:paraId="06A94EB9" w14:textId="77777777" w:rsidR="005D08C5" w:rsidRPr="005D08C5" w:rsidRDefault="005D08C5" w:rsidP="005D08C5">
      <w:pPr>
        <w:pStyle w:val="Code"/>
        <w:rPr>
          <w:highlight w:val="white"/>
        </w:rPr>
      </w:pPr>
    </w:p>
    <w:p w14:paraId="283DCA54" w14:textId="77777777" w:rsidR="005D08C5" w:rsidRPr="005D08C5" w:rsidRDefault="005D08C5" w:rsidP="005D08C5">
      <w:pPr>
        <w:pStyle w:val="Code"/>
        <w:rPr>
          <w:highlight w:val="white"/>
        </w:rPr>
      </w:pPr>
      <w:r w:rsidRPr="005D08C5">
        <w:rPr>
          <w:highlight w:val="white"/>
        </w:rPr>
        <w:t xml:space="preserve">      Symbol symbol = new Symbol(name, false, storage.Value, type, true);</w:t>
      </w:r>
    </w:p>
    <w:p w14:paraId="6587B80E" w14:textId="77777777" w:rsidR="005D08C5" w:rsidRPr="005D08C5" w:rsidRDefault="005D08C5" w:rsidP="005D08C5">
      <w:pPr>
        <w:pStyle w:val="Code"/>
        <w:rPr>
          <w:highlight w:val="white"/>
        </w:rPr>
      </w:pPr>
      <w:r w:rsidRPr="005D08C5">
        <w:rPr>
          <w:highlight w:val="white"/>
        </w:rPr>
        <w:t xml:space="preserve">      return (new Pair&lt;string, Symbol&gt;(name, symbol));</w:t>
      </w:r>
    </w:p>
    <w:p w14:paraId="22ACCC20" w14:textId="77777777" w:rsidR="005D08C5" w:rsidRPr="005D08C5" w:rsidRDefault="005D08C5" w:rsidP="005D08C5">
      <w:pPr>
        <w:pStyle w:val="Code"/>
        <w:rPr>
          <w:highlight w:val="white"/>
        </w:rPr>
      </w:pPr>
      <w:r w:rsidRPr="005D08C5">
        <w:rPr>
          <w:highlight w:val="white"/>
        </w:rPr>
        <w:t xml:space="preserve">    }</w:t>
      </w:r>
    </w:p>
    <w:p w14:paraId="30736778" w14:textId="5E3525EE" w:rsidR="005D08C5" w:rsidRPr="005D08C5" w:rsidRDefault="005D08C5" w:rsidP="005D08C5">
      <w:pPr>
        <w:pStyle w:val="CodeHeader"/>
        <w:rPr>
          <w:highlight w:val="white"/>
        </w:rPr>
      </w:pPr>
      <w:proofErr w:type="spellStart"/>
      <w:r>
        <w:rPr>
          <w:highlight w:val="white"/>
        </w:rPr>
        <w:t>MainParser.gppg</w:t>
      </w:r>
      <w:proofErr w:type="spellEnd"/>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lastRenderedPageBreak/>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proofErr w:type="spellStart"/>
      <w:r w:rsidR="00272FE8">
        <w:rPr>
          <w:highlight w:val="white"/>
          <w:lang w:val="sv-SE"/>
        </w:rPr>
        <w:t>hold</w:t>
      </w:r>
      <w:r w:rsidR="00D216EE">
        <w:rPr>
          <w:highlight w:val="white"/>
          <w:lang w:val="sv-SE"/>
        </w:rPr>
        <w:t>s</w:t>
      </w:r>
      <w:proofErr w:type="spellEnd"/>
      <w:r w:rsidR="00272FE8">
        <w:rPr>
          <w:highlight w:val="white"/>
          <w:lang w:val="sv-SE"/>
        </w:rPr>
        <w:t xml:space="preserve"> a list </w:t>
      </w:r>
      <w:proofErr w:type="spellStart"/>
      <w:r w:rsidR="00272FE8">
        <w:rPr>
          <w:highlight w:val="white"/>
          <w:lang w:val="sv-SE"/>
        </w:rPr>
        <w:t>of</w:t>
      </w:r>
      <w:proofErr w:type="spellEnd"/>
      <w:r w:rsidR="00272FE8">
        <w:rPr>
          <w:highlight w:val="white"/>
          <w:lang w:val="sv-SE"/>
        </w:rPr>
        <w:t xml:space="preserve"> </w:t>
      </w:r>
      <w:proofErr w:type="spellStart"/>
      <w:r w:rsidR="002F35C1">
        <w:rPr>
          <w:highlight w:val="white"/>
          <w:lang w:val="sv-SE"/>
        </w:rPr>
        <w:t>initializer</w:t>
      </w:r>
      <w:proofErr w:type="spellEnd"/>
      <w:r w:rsidR="00272FE8">
        <w:rPr>
          <w:highlight w:val="white"/>
          <w:lang w:val="sv-SE"/>
        </w:rPr>
        <w:t xml:space="preserve">, </w:t>
      </w:r>
      <w:proofErr w:type="spellStart"/>
      <w:r w:rsidR="00272FE8">
        <w:rPr>
          <w:highlight w:val="white"/>
          <w:lang w:val="sv-SE"/>
        </w:rPr>
        <w:t>which</w:t>
      </w:r>
      <w:proofErr w:type="spellEnd"/>
      <w:r w:rsidR="00272FE8">
        <w:rPr>
          <w:highlight w:val="white"/>
          <w:lang w:val="sv-SE"/>
        </w:rPr>
        <w:t xml:space="preserve"> </w:t>
      </w:r>
      <w:proofErr w:type="spellStart"/>
      <w:r w:rsidR="00272FE8">
        <w:rPr>
          <w:highlight w:val="white"/>
          <w:lang w:val="sv-SE"/>
        </w:rPr>
        <w:t>means</w:t>
      </w:r>
      <w:proofErr w:type="spellEnd"/>
      <w:r w:rsidR="00272FE8">
        <w:rPr>
          <w:highlight w:val="white"/>
          <w:lang w:val="sv-SE"/>
        </w:rPr>
        <w:t xml:space="preserve"> </w:t>
      </w:r>
      <w:proofErr w:type="spellStart"/>
      <w:r w:rsidR="00272FE8">
        <w:rPr>
          <w:highlight w:val="white"/>
          <w:lang w:val="sv-SE"/>
        </w:rPr>
        <w:t>that</w:t>
      </w:r>
      <w:proofErr w:type="spellEnd"/>
      <w:r w:rsidR="00272FE8">
        <w:rPr>
          <w:highlight w:val="white"/>
          <w:lang w:val="sv-SE"/>
        </w:rPr>
        <w:t xml:space="preserve"> </w:t>
      </w:r>
      <w:proofErr w:type="spellStart"/>
      <w:r w:rsidR="002F35C1">
        <w:rPr>
          <w:highlight w:val="white"/>
          <w:lang w:val="sv-SE"/>
        </w:rPr>
        <w:t>initializer</w:t>
      </w:r>
      <w:r w:rsidR="00272FE8">
        <w:rPr>
          <w:highlight w:val="white"/>
          <w:lang w:val="sv-SE"/>
        </w:rPr>
        <w:t>alizer</w:t>
      </w:r>
      <w:proofErr w:type="spellEnd"/>
      <w:r w:rsidR="00272FE8">
        <w:rPr>
          <w:highlight w:val="white"/>
          <w:lang w:val="sv-SE"/>
        </w:rPr>
        <w:t xml:space="preserve"> lists </w:t>
      </w:r>
      <w:proofErr w:type="spellStart"/>
      <w:r w:rsidR="00272FE8">
        <w:rPr>
          <w:highlight w:val="white"/>
          <w:lang w:val="sv-SE"/>
        </w:rPr>
        <w:t>can</w:t>
      </w:r>
      <w:proofErr w:type="spellEnd"/>
      <w:r w:rsidR="00272FE8">
        <w:rPr>
          <w:highlight w:val="white"/>
          <w:lang w:val="sv-SE"/>
        </w:rPr>
        <w:t xml:space="preserve"> be </w:t>
      </w:r>
      <w:proofErr w:type="spellStart"/>
      <w:r w:rsidR="00272FE8">
        <w:rPr>
          <w:highlight w:val="white"/>
          <w:lang w:val="sv-SE"/>
        </w:rPr>
        <w:t>nested</w:t>
      </w:r>
      <w:proofErr w:type="spellEnd"/>
      <w:r w:rsidR="001F2E9D">
        <w:rPr>
          <w:highlight w:val="white"/>
          <w:lang w:val="sv-SE"/>
        </w:rPr>
        <w:t xml:space="preserve">. </w:t>
      </w:r>
      <w:proofErr w:type="spellStart"/>
      <w:r w:rsidR="001F2E9D">
        <w:rPr>
          <w:highlight w:val="white"/>
          <w:lang w:val="sv-SE"/>
        </w:rPr>
        <w:t>But</w:t>
      </w:r>
      <w:proofErr w:type="spellEnd"/>
      <w:r w:rsidR="001F2E9D">
        <w:rPr>
          <w:highlight w:val="white"/>
          <w:lang w:val="sv-SE"/>
        </w:rPr>
        <w:t xml:space="preserve"> in the end </w:t>
      </w:r>
      <w:proofErr w:type="spellStart"/>
      <w:r w:rsidR="001F2E9D">
        <w:rPr>
          <w:highlight w:val="white"/>
          <w:lang w:val="sv-SE"/>
        </w:rPr>
        <w:t>there</w:t>
      </w:r>
      <w:proofErr w:type="spellEnd"/>
      <w:r w:rsidR="001F2E9D">
        <w:rPr>
          <w:highlight w:val="white"/>
          <w:lang w:val="sv-SE"/>
        </w:rPr>
        <w:t xml:space="preserve"> is </w:t>
      </w:r>
      <w:proofErr w:type="spellStart"/>
      <w:r w:rsidR="001F2E9D">
        <w:rPr>
          <w:highlight w:val="white"/>
          <w:lang w:val="sv-SE"/>
        </w:rPr>
        <w:t>always</w:t>
      </w:r>
      <w:proofErr w:type="spellEnd"/>
      <w:r w:rsidR="001F2E9D">
        <w:rPr>
          <w:highlight w:val="white"/>
          <w:lang w:val="sv-SE"/>
        </w:rPr>
        <w:t xml:space="preserve"> expressions in the </w:t>
      </w:r>
      <w:proofErr w:type="spellStart"/>
      <w:r w:rsidR="00F4217C">
        <w:rPr>
          <w:highlight w:val="white"/>
          <w:lang w:val="sv-SE"/>
        </w:rPr>
        <w:t>initialization</w:t>
      </w:r>
      <w:proofErr w:type="spellEnd"/>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t xml:space="preserve">    };</w:t>
      </w:r>
    </w:p>
    <w:p w14:paraId="510E2938" w14:textId="751E3A80" w:rsidR="00840DDD" w:rsidRDefault="007E7175" w:rsidP="007E7175">
      <w:pPr>
        <w:pStyle w:val="Rubrik4"/>
        <w:rPr>
          <w:highlight w:val="white"/>
          <w:lang w:val="sv-SE"/>
        </w:rPr>
      </w:pPr>
      <w:r>
        <w:rPr>
          <w:highlight w:val="white"/>
          <w:lang w:val="sv-SE"/>
        </w:rPr>
        <w:t xml:space="preserve">Abstract </w:t>
      </w:r>
      <w:proofErr w:type="spellStart"/>
      <w:r>
        <w:rPr>
          <w:highlight w:val="white"/>
          <w:lang w:val="sv-SE"/>
        </w:rPr>
        <w:t>Declarator</w:t>
      </w:r>
      <w:proofErr w:type="spellEnd"/>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681AECC7" w:rsidR="00840DDD" w:rsidRDefault="00840DDD" w:rsidP="00840DDD">
      <w:pPr>
        <w:pStyle w:val="Code"/>
        <w:rPr>
          <w:highlight w:val="white"/>
          <w:lang w:val="sv-SE"/>
        </w:rPr>
      </w:pPr>
      <w:r>
        <w:rPr>
          <w:highlight w:val="white"/>
          <w:lang w:val="sv-SE"/>
        </w:rPr>
        <w:t xml:space="preserve">      $$ = MiddleCodeGenerator.</w:t>
      </w:r>
      <w:r w:rsidR="001815CD" w:rsidRPr="001815CD">
        <w:rPr>
          <w:highlight w:val="white"/>
          <w:lang w:val="sv-SE"/>
        </w:rPr>
        <w:t xml:space="preserve"> </w:t>
      </w:r>
      <w:r w:rsidR="001815CD">
        <w:rPr>
          <w:highlight w:val="white"/>
          <w:lang w:val="sv-SE"/>
        </w:rPr>
        <w:t xml:space="preserve">PointerDeclarator </w:t>
      </w:r>
      <w:r>
        <w:rPr>
          <w:highlight w:val="white"/>
          <w:lang w:val="sv-SE"/>
        </w:rPr>
        <w:t>($1,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lastRenderedPageBreak/>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36F9D3AA" w:rsidR="0087340E" w:rsidRDefault="00840DDD" w:rsidP="002B467E">
      <w:pPr>
        <w:pStyle w:val="Code"/>
        <w:rPr>
          <w:highlight w:val="white"/>
          <w:lang w:val="sv-SE"/>
        </w:rPr>
      </w:pPr>
      <w:r>
        <w:rPr>
          <w:highlight w:val="white"/>
          <w:lang w:val="sv-SE"/>
        </w:rPr>
        <w:t xml:space="preserve">    };</w:t>
      </w:r>
    </w:p>
    <w:p w14:paraId="2939F50E" w14:textId="2F7ADAD3" w:rsidR="00996971" w:rsidRDefault="00996971" w:rsidP="002B467E">
      <w:pPr>
        <w:pStyle w:val="Code"/>
        <w:rPr>
          <w:highlight w:val="white"/>
          <w:lang w:val="sv-SE"/>
        </w:rPr>
      </w:pPr>
    </w:p>
    <w:p w14:paraId="1729A819" w14:textId="77777777" w:rsidR="00996971" w:rsidRDefault="00996971" w:rsidP="002B467E">
      <w:pPr>
        <w:pStyle w:val="Code"/>
        <w:rPr>
          <w:highlight w:val="white"/>
          <w:lang w:val="sv-SE"/>
        </w:rPr>
      </w:pPr>
    </w:p>
    <w:p w14:paraId="407BF8AC" w14:textId="7140EFAF" w:rsidR="007E34E4" w:rsidRPr="00AC245B" w:rsidRDefault="00C42C18" w:rsidP="007E34E4">
      <w:pPr>
        <w:pStyle w:val="Rubrik2"/>
        <w:rPr>
          <w:highlight w:val="white"/>
          <w:lang w:val="sv-SE"/>
        </w:rPr>
      </w:pPr>
      <w:bookmarkStart w:id="36" w:name="_Toc54119861"/>
      <w:r>
        <w:rPr>
          <w:highlight w:val="white"/>
          <w:lang w:val="sv-SE"/>
        </w:rPr>
        <w:t>Stat</w:t>
      </w:r>
      <w:r w:rsidR="008E06B1">
        <w:rPr>
          <w:highlight w:val="white"/>
          <w:lang w:val="sv-SE"/>
        </w:rPr>
        <w:t>e</w:t>
      </w:r>
      <w:r>
        <w:rPr>
          <w:highlight w:val="white"/>
          <w:lang w:val="sv-SE"/>
        </w:rPr>
        <w:t>ments</w:t>
      </w:r>
      <w:bookmarkEnd w:id="36"/>
    </w:p>
    <w:p w14:paraId="1D5ED6B3" w14:textId="17B3BA07" w:rsidR="00E40B78" w:rsidRPr="00EC76D5" w:rsidRDefault="00E40B78" w:rsidP="00C901A8">
      <w:r w:rsidRPr="00EC76D5">
        <w:t xml:space="preserve">The </w:t>
      </w:r>
      <w:proofErr w:type="spellStart"/>
      <w:r w:rsidR="001A47DA">
        <w:rPr>
          <w:rStyle w:val="CodeInText"/>
        </w:rPr>
        <w:t>G</w:t>
      </w:r>
      <w:r w:rsidRPr="00EC76D5">
        <w:rPr>
          <w:rStyle w:val="CodeInText"/>
        </w:rPr>
        <w:t>enerateFunctionCode</w:t>
      </w:r>
      <w:proofErr w:type="spellEnd"/>
      <w:r w:rsidRPr="00EC76D5">
        <w:t xml:space="preserve"> is called after the middle code of the function has been generated. Its task is to </w:t>
      </w:r>
      <w:r w:rsidR="001A47DA" w:rsidRPr="00EC76D5">
        <w:t>generate</w:t>
      </w:r>
      <w:r w:rsidRPr="00EC76D5">
        <w:t xml:space="preserve"> the </w:t>
      </w:r>
      <w:r w:rsidR="005F79CB">
        <w:t>assembly</w:t>
      </w:r>
      <w:r w:rsidRPr="00EC76D5">
        <w:t xml:space="preserve">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w:t>
      </w:r>
      <w:proofErr w:type="gramStart"/>
      <w:r w:rsidRPr="00EC76D5">
        <w:t>the it</w:t>
      </w:r>
      <w:proofErr w:type="gramEnd"/>
      <w:r w:rsidRPr="00EC76D5">
        <w:t xml:space="preserve"> returns </w:t>
      </w:r>
      <w:r w:rsidRPr="00EC76D5">
        <w:rPr>
          <w:rStyle w:val="CodeInText"/>
        </w:rPr>
        <w:t>void</w:t>
      </w:r>
      <w:r w:rsidRPr="00EC76D5">
        <w:t xml:space="preserve"> and is not the main, the Return middle code instruction is added.</w:t>
      </w:r>
    </w:p>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 xml:space="preserve">The object code is </w:t>
      </w:r>
      <w:proofErr w:type="gramStart"/>
      <w:r w:rsidRPr="00EC76D5">
        <w:t>actually generated</w:t>
      </w:r>
      <w:proofErr w:type="gramEnd"/>
      <w:r w:rsidRPr="00EC76D5">
        <w:t xml:space="preserve"> twice, since we want to know which symbols are not used and can be removed from the symbol table.</w:t>
      </w:r>
    </w:p>
    <w:p w14:paraId="64FCD931" w14:textId="77777777" w:rsidR="00E40B78" w:rsidRPr="00EC76D5" w:rsidRDefault="00E40B78" w:rsidP="00E40B78">
      <w:r w:rsidRPr="00EC76D5">
        <w:t xml:space="preserve">If the function is the main </w:t>
      </w:r>
      <w:proofErr w:type="gramStart"/>
      <w:r w:rsidRPr="00EC76D5">
        <w:t>function</w:t>
      </w:r>
      <w:proofErr w:type="gramEnd"/>
      <w:r w:rsidRPr="00EC76D5">
        <w:t xml:space="preserve">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59A57327" w:rsidR="00E40B78" w:rsidRPr="00EC76D5" w:rsidRDefault="00E40B78" w:rsidP="00E40B78">
      <w:r w:rsidRPr="00EC76D5">
        <w:t xml:space="preserve">The </w:t>
      </w:r>
      <w:proofErr w:type="spellStart"/>
      <w:r w:rsidRPr="00EC76D5">
        <w:rPr>
          <w:rStyle w:val="CodeInText"/>
        </w:rPr>
        <w:t>generate</w:t>
      </w:r>
      <w:r w:rsidR="005F79CB">
        <w:rPr>
          <w:rStyle w:val="CodeInText"/>
        </w:rPr>
        <w:t>Assembly</w:t>
      </w:r>
      <w:r w:rsidRPr="00EC76D5">
        <w:rPr>
          <w:rStyle w:val="CodeInText"/>
        </w:rPr>
        <w:t>Text</w:t>
      </w:r>
      <w:proofErr w:type="spellEnd"/>
      <w:r w:rsidRPr="00EC76D5">
        <w:t xml:space="preserve"> method generates the </w:t>
      </w:r>
      <w:r w:rsidR="005F79CB">
        <w:t>assembly</w:t>
      </w:r>
      <w:r w:rsidRPr="00EC76D5">
        <w:t xml:space="preserve"> code for the function.</w:t>
      </w:r>
    </w:p>
    <w:p w14:paraId="77CAA80F" w14:textId="77777777" w:rsidR="00E40B78" w:rsidRPr="00EC76D5" w:rsidRDefault="00E40B78" w:rsidP="00E40B78">
      <w:r w:rsidRPr="00EC76D5">
        <w:t xml:space="preserve">When a function containing </w:t>
      </w:r>
      <w:proofErr w:type="spellStart"/>
      <w:r w:rsidRPr="00EC76D5">
        <w:rPr>
          <w:rStyle w:val="CodeInText"/>
        </w:rPr>
        <w:t>goto</w:t>
      </w:r>
      <w:proofErr w:type="spellEnd"/>
      <w:r w:rsidRPr="00EC76D5">
        <w:t xml:space="preserve"> statements has been parsed, the addresses need to be set with the help of the label map.</w:t>
      </w:r>
    </w:p>
    <w:p w14:paraId="16DFFE45" w14:textId="6E5477A8" w:rsidR="00B075C3" w:rsidRDefault="00B141F0" w:rsidP="00E40B78">
      <w:pPr>
        <w:pStyle w:val="Rubrik3"/>
      </w:pPr>
      <w:bookmarkStart w:id="37" w:name="_Ref418259975"/>
      <w:bookmarkStart w:id="38" w:name="_Toc54119862"/>
      <w:r>
        <w:t xml:space="preserve">The </w:t>
      </w:r>
      <w:r w:rsidR="009916E4">
        <w:t>Nested</w:t>
      </w:r>
      <w:r w:rsidR="00027231">
        <w:t>-</w:t>
      </w:r>
      <w:r w:rsidR="009916E4">
        <w:t>I</w:t>
      </w:r>
      <w:r w:rsidR="00B075C3">
        <w:t>f</w:t>
      </w:r>
      <w:r w:rsidR="00027231">
        <w:t xml:space="preserve"> </w:t>
      </w:r>
      <w:r>
        <w:t>Problem</w:t>
      </w:r>
      <w:bookmarkEnd w:id="38"/>
    </w:p>
    <w:p w14:paraId="649A08E8" w14:textId="7701099C" w:rsidR="00516DD1" w:rsidRDefault="00516DD1">
      <w:pPr>
        <w:rPr>
          <w:ins w:id="39" w:author="Stefan Bjornander" w:date="2015-04-26T09:44:00Z"/>
        </w:rPr>
        <w:pPrChange w:id="40" w:author="Stefan Bjornander" w:date="2015-04-26T09:25:00Z">
          <w:pPr>
            <w:pStyle w:val="Code"/>
          </w:pPr>
        </w:pPrChange>
      </w:pPr>
      <w:ins w:id="41" w:author="Stefan Bjornander" w:date="2015-04-26T09:27:00Z">
        <w:r>
          <w:t xml:space="preserve">The </w:t>
        </w:r>
        <w:r>
          <w:rPr>
            <w:rStyle w:val="CodeInText"/>
            <w:i/>
            <w:noProof/>
            <w:rPrChange w:id="42" w:author="Stefan Bjornander" w:date="2015-04-26T09:43:00Z">
              <w:rPr>
                <w:rStyle w:val="CodeInText"/>
              </w:rPr>
            </w:rPrChange>
          </w:rPr>
          <w:t>if-else</w:t>
        </w:r>
        <w:r>
          <w:rPr>
            <w:noProof/>
          </w:rPr>
          <w:t xml:space="preserve"> problem</w:t>
        </w:r>
      </w:ins>
      <w:r w:rsidR="00577A23" w:rsidRPr="00577A23">
        <w:t xml:space="preserve"> </w:t>
      </w:r>
      <w:del w:id="43" w:author="Stefan Bjornander" w:date="2015-04-26T09:43:00Z">
        <w:r>
          <w:rPr>
            <w:noProof/>
          </w:rPr>
          <w:delText xml:space="preserve">In </w:delText>
        </w:r>
      </w:del>
      <w:ins w:id="44" w:author="Stefan Bjornander" w:date="2015-04-26T09:45:00Z">
        <w:r>
          <w:rPr>
            <w:noProof/>
          </w:rPr>
          <w:t xml:space="preserve">is the problem of </w:t>
        </w:r>
      </w:ins>
      <w:ins w:id="45" w:author="Stefan Bjornander" w:date="2015-04-26T09:51:00Z">
        <w:r>
          <w:rPr>
            <w:noProof/>
          </w:rPr>
          <w:t>syntac</w:t>
        </w:r>
      </w:ins>
      <w:ins w:id="46" w:author="Stefan Bjornander" w:date="2015-04-26T09:53:00Z">
        <w:r>
          <w:rPr>
            <w:noProof/>
          </w:rPr>
          <w:t xml:space="preserve">tically </w:t>
        </w:r>
      </w:ins>
      <w:ins w:id="47" w:author="Stefan Bjornander" w:date="2015-04-26T09:45:00Z">
        <w:r>
          <w:rPr>
            <w:noProof/>
          </w:rPr>
          <w:t xml:space="preserve">interpret </w:t>
        </w:r>
      </w:ins>
      <w:del w:id="48" w:author="Stefan Bjornander" w:date="2015-04-26T09:45:00Z">
        <w:r>
          <w:rPr>
            <w:noProof/>
          </w:rPr>
          <w:delText xml:space="preserve">the </w:delText>
        </w:r>
      </w:del>
      <w:ins w:id="49" w:author="Stefan Bjornander" w:date="2015-04-26T09:45:00Z">
        <w:r>
          <w:rPr>
            <w:noProof/>
          </w:rPr>
          <w:t>the leftmost source code below.</w:t>
        </w:r>
      </w:ins>
      <w:ins w:id="50" w:author="Stefan Bjornander" w:date="2015-04-26T09:47:00Z">
        <w:r>
          <w:rPr>
            <w:noProof/>
          </w:rPr>
          <w:t xml:space="preserve"> Semantically, the middle interpretation </w:t>
        </w:r>
      </w:ins>
      <w:r>
        <w:rPr>
          <w:noProof/>
        </w:rPr>
        <w:t xml:space="preserve">of the left statement </w:t>
      </w:r>
      <w:ins w:id="51" w:author="Stefan Bjornander" w:date="2015-04-26T09:47:00Z">
        <w:r>
          <w:rPr>
            <w:noProof/>
          </w:rPr>
          <w:t xml:space="preserve">is the correct one, each </w:t>
        </w:r>
        <w:r>
          <w:rPr>
            <w:rStyle w:val="CodeInText"/>
            <w:i/>
            <w:noProof/>
            <w:rPrChange w:id="52" w:author="Stefan Bjornander" w:date="2015-04-26T09:48:00Z">
              <w:rPr>
                <w:rStyle w:val="CodeInText"/>
              </w:rPr>
            </w:rPrChange>
          </w:rPr>
          <w:t>else</w:t>
        </w:r>
        <w:r>
          <w:rPr>
            <w:noProof/>
          </w:rPr>
          <w:t xml:space="preserve"> shall be</w:t>
        </w:r>
      </w:ins>
      <w:ins w:id="53" w:author="Stefan Bjornander" w:date="2015-04-26T09:58:00Z">
        <w:r>
          <w:rPr>
            <w:noProof/>
          </w:rPr>
          <w:t xml:space="preserve"> connected</w:t>
        </w:r>
      </w:ins>
      <w:ins w:id="54" w:author="Stefan Bjornander" w:date="2015-04-26T09:47:00Z">
        <w:r>
          <w:rPr>
            <w:noProof/>
          </w:rPr>
          <w:t xml:space="preserve"> to the </w:t>
        </w:r>
      </w:ins>
      <w:ins w:id="55" w:author="Stefan Bjornander" w:date="2015-04-26T09:59:00Z">
        <w:r>
          <w:rPr>
            <w:noProof/>
          </w:rPr>
          <w:t xml:space="preserve">latest preceding </w:t>
        </w:r>
      </w:ins>
      <w:ins w:id="56" w:author="Stefan Bjornander" w:date="2015-04-26T09:48:00Z">
        <w:r>
          <w:rPr>
            <w:rStyle w:val="CodeInText"/>
            <w:i/>
            <w:noProof/>
            <w:rPrChange w:id="57" w:author="Stefan Bjornander" w:date="2015-04-26T09:48:00Z">
              <w:rPr>
                <w:rStyle w:val="CodeInText"/>
              </w:rPr>
            </w:rPrChange>
          </w:rPr>
          <w:t>if</w:t>
        </w:r>
        <w:r>
          <w:rPr>
            <w:noProof/>
          </w:rPr>
          <w:t>.</w:t>
        </w:r>
      </w:ins>
      <w:r w:rsidR="00423247">
        <w:rPr>
          <w:noProof/>
        </w:rPr>
        <w:t xml:space="preserve"> </w:t>
      </w:r>
      <w:ins w:id="58" w:author="Stefan Bjornander" w:date="2015-04-26T09:28:00Z">
        <w:r w:rsidR="00423247">
          <w:t xml:space="preserve">In other </w:t>
        </w:r>
      </w:ins>
      <w:ins w:id="59" w:author="Stefan Bjornander" w:date="2015-04-26T09:29:00Z">
        <w:r w:rsidR="00423247">
          <w:t>languages</w:t>
        </w:r>
      </w:ins>
      <w:ins w:id="60" w:author="Stefan Bjornander" w:date="2015-04-26T09:41:00Z">
        <w:r w:rsidR="00423247">
          <w:t>,</w:t>
        </w:r>
      </w:ins>
      <w:ins w:id="61" w:author="Stefan Bjornander" w:date="2015-04-26T09:28:00Z">
        <w:r w:rsidR="00423247">
          <w:t xml:space="preserve"> </w:t>
        </w:r>
      </w:ins>
      <w:ins w:id="62" w:author="Stefan Bjornander" w:date="2015-04-26T09:41:00Z">
        <w:r w:rsidR="00423247">
          <w:t xml:space="preserve">which syntax includes </w:t>
        </w:r>
      </w:ins>
      <w:ins w:id="63" w:author="Stefan Bjornander" w:date="2015-04-26T09:28:00Z">
        <w:r w:rsidR="00423247">
          <w:t xml:space="preserve">the keyword </w:t>
        </w:r>
        <w:r w:rsidR="00423247">
          <w:rPr>
            <w:rStyle w:val="CodeInText"/>
            <w:i/>
            <w:rPrChange w:id="64" w:author="Stefan Bjornander" w:date="2015-04-26T09:29:00Z">
              <w:rPr>
                <w:rStyle w:val="CodeInText"/>
              </w:rPr>
            </w:rPrChange>
          </w:rPr>
          <w:t>then</w:t>
        </w:r>
        <w:r w:rsidR="00423247">
          <w:t xml:space="preserve">, </w:t>
        </w:r>
      </w:ins>
      <w:r w:rsidR="00423247">
        <w:t>the problem</w:t>
      </w:r>
      <w:ins w:id="65" w:author="Stefan Bjornander" w:date="2015-04-26T09:28:00Z">
        <w:r w:rsidR="00423247">
          <w:t xml:space="preserve"> is </w:t>
        </w:r>
      </w:ins>
      <w:ins w:id="66" w:author="Stefan Bjornander" w:date="2015-04-26T09:29:00Z">
        <w:r w:rsidR="00423247">
          <w:t xml:space="preserve">called </w:t>
        </w:r>
      </w:ins>
      <w:ins w:id="67" w:author="Stefan Bjornander" w:date="2015-04-26T09:28:00Z">
        <w:r w:rsidR="00423247">
          <w:t xml:space="preserve">as the </w:t>
        </w:r>
        <w:r w:rsidR="00423247">
          <w:rPr>
            <w:rStyle w:val="CodeInText"/>
            <w:i/>
            <w:rPrChange w:id="68" w:author="Stefan Bjornander" w:date="2015-04-26T09:29:00Z">
              <w:rPr>
                <w:rStyle w:val="CodeInText"/>
              </w:rPr>
            </w:rPrChange>
          </w:rPr>
          <w:t>if-then-els</w:t>
        </w:r>
      </w:ins>
      <w:ins w:id="69" w:author="Stefan Bjornander" w:date="2015-04-26T09:29:00Z">
        <w:r w:rsidR="00423247">
          <w:rPr>
            <w:rStyle w:val="CodeInText"/>
            <w:i/>
            <w:rPrChange w:id="70" w:author="Stefan Bjornander" w:date="2015-04-26T09:29:00Z">
              <w:rPr>
                <w:rStyle w:val="CodeInText"/>
              </w:rPr>
            </w:rPrChange>
          </w:rPr>
          <w:t>e</w:t>
        </w:r>
        <w:r w:rsidR="00423247">
          <w:t xml:space="preserve"> problem</w:t>
        </w:r>
      </w:ins>
      <w:r w:rsidR="00423247">
        <w:t>)</w:t>
      </w:r>
      <w:ins w:id="71" w:author="Stefan Bjornander" w:date="2015-04-26T09:29:00Z">
        <w:r w:rsidR="00423247">
          <w:t>.</w:t>
        </w:r>
      </w:ins>
    </w:p>
    <w:tbl>
      <w:tblPr>
        <w:tblStyle w:val="Tabellrutnt"/>
        <w:tblW w:w="0" w:type="auto"/>
        <w:tblLook w:val="04A0" w:firstRow="1" w:lastRow="0" w:firstColumn="1" w:lastColumn="0" w:noHBand="0" w:noVBand="1"/>
        <w:tblPrChange w:id="72"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73">
          <w:tblGrid>
            <w:gridCol w:w="3116"/>
            <w:gridCol w:w="3117"/>
            <w:gridCol w:w="3117"/>
          </w:tblGrid>
        </w:tblGridChange>
      </w:tblGrid>
      <w:tr w:rsidR="00516DD1" w14:paraId="306EE423" w14:textId="77777777" w:rsidTr="00516DD1">
        <w:trPr>
          <w:ins w:id="74" w:author="Stefan Bjornander" w:date="2015-04-26T09:44:00Z"/>
        </w:trPr>
        <w:tc>
          <w:tcPr>
            <w:tcW w:w="3116" w:type="dxa"/>
            <w:tcPrChange w:id="75"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Default="00516DD1">
            <w:pPr>
              <w:pStyle w:val="Code"/>
              <w:rPr>
                <w:ins w:id="76" w:author="Stefan Bjornander" w:date="2015-04-26T09:44:00Z"/>
              </w:rPr>
            </w:pPr>
            <w:ins w:id="77" w:author="Stefan Bjornander" w:date="2015-04-26T09:44:00Z">
              <w:r>
                <w:t>if (a &lt; b)</w:t>
              </w:r>
            </w:ins>
          </w:p>
          <w:p w14:paraId="3B9E4E6E" w14:textId="77777777" w:rsidR="00516DD1" w:rsidRDefault="00516DD1">
            <w:pPr>
              <w:pStyle w:val="Code"/>
              <w:rPr>
                <w:ins w:id="78" w:author="Stefan Bjornander" w:date="2015-04-26T09:44:00Z"/>
              </w:rPr>
            </w:pPr>
            <w:ins w:id="79" w:author="Stefan Bjornander" w:date="2015-04-26T09:44:00Z">
              <w:r>
                <w:t xml:space="preserve">  if (c &lt; d)</w:t>
              </w:r>
            </w:ins>
          </w:p>
          <w:p w14:paraId="4333B730" w14:textId="77777777" w:rsidR="00516DD1" w:rsidRDefault="00516DD1">
            <w:pPr>
              <w:pStyle w:val="Code"/>
              <w:rPr>
                <w:ins w:id="80" w:author="Stefan Bjornander" w:date="2015-04-26T09:44:00Z"/>
              </w:rPr>
            </w:pPr>
            <w:ins w:id="81" w:author="Stefan Bjornander" w:date="2015-04-26T09:44:00Z">
              <w:r>
                <w:t xml:space="preserve">    e = 1;</w:t>
              </w:r>
            </w:ins>
          </w:p>
          <w:p w14:paraId="3207957D" w14:textId="77777777" w:rsidR="00516DD1" w:rsidRDefault="00516DD1">
            <w:pPr>
              <w:pStyle w:val="Code"/>
              <w:rPr>
                <w:ins w:id="82" w:author="Stefan Bjornander" w:date="2015-04-26T09:44:00Z"/>
              </w:rPr>
            </w:pPr>
            <w:ins w:id="83" w:author="Stefan Bjornander" w:date="2015-04-26T09:44:00Z">
              <w:r>
                <w:t xml:space="preserve">  else</w:t>
              </w:r>
            </w:ins>
          </w:p>
          <w:p w14:paraId="67FEA936" w14:textId="77777777" w:rsidR="00516DD1" w:rsidRDefault="00516DD1">
            <w:pPr>
              <w:pStyle w:val="Code"/>
              <w:rPr>
                <w:ins w:id="84" w:author="Stefan Bjornander" w:date="2015-04-26T09:44:00Z"/>
                <w:del w:id="85" w:author="Stefan Bjornander" w:date="2015-04-26T09:44:00Z"/>
              </w:rPr>
            </w:pPr>
            <w:ins w:id="86" w:author="Stefan Bjornander" w:date="2015-04-26T09:44:00Z">
              <w:r>
                <w:t xml:space="preserve">    f = 2;</w:t>
              </w:r>
            </w:ins>
          </w:p>
          <w:p w14:paraId="2FAE5D6D" w14:textId="77777777" w:rsidR="00516DD1" w:rsidRDefault="00516DD1">
            <w:pPr>
              <w:pStyle w:val="Code"/>
              <w:rPr>
                <w:ins w:id="87" w:author="Stefan Bjornander" w:date="2015-04-26T09:44:00Z"/>
              </w:rPr>
            </w:pPr>
          </w:p>
        </w:tc>
        <w:tc>
          <w:tcPr>
            <w:tcW w:w="3117" w:type="dxa"/>
            <w:tcPrChange w:id="88"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Default="00516DD1">
            <w:pPr>
              <w:pStyle w:val="Code"/>
            </w:pPr>
            <w:ins w:id="89" w:author="Stefan Bjornander" w:date="2015-04-26T09:44:00Z">
              <w:r>
                <w:t>if (a &lt; b) {</w:t>
              </w:r>
            </w:ins>
          </w:p>
          <w:p w14:paraId="556A4791" w14:textId="77777777" w:rsidR="00516DD1" w:rsidRDefault="00516DD1">
            <w:pPr>
              <w:pStyle w:val="Code"/>
            </w:pPr>
            <w:ins w:id="90" w:author="Stefan Bjornander" w:date="2015-04-26T09:44:00Z">
              <w:r>
                <w:t xml:space="preserve">  if (c &lt; d)</w:t>
              </w:r>
            </w:ins>
          </w:p>
          <w:p w14:paraId="694876BE" w14:textId="77777777" w:rsidR="00516DD1" w:rsidRDefault="00516DD1">
            <w:pPr>
              <w:pStyle w:val="Code"/>
            </w:pPr>
            <w:ins w:id="91" w:author="Stefan Bjornander" w:date="2015-04-26T09:44:00Z">
              <w:r>
                <w:t xml:space="preserve">    e = 1;</w:t>
              </w:r>
            </w:ins>
          </w:p>
          <w:p w14:paraId="1C003489" w14:textId="77777777" w:rsidR="00516DD1" w:rsidRDefault="00516DD1">
            <w:pPr>
              <w:pStyle w:val="Code"/>
            </w:pPr>
            <w:ins w:id="92" w:author="Stefan Bjornander" w:date="2015-04-26T09:44:00Z">
              <w:r>
                <w:t xml:space="preserve">  else</w:t>
              </w:r>
            </w:ins>
          </w:p>
          <w:p w14:paraId="4EEC399F" w14:textId="77777777" w:rsidR="00516DD1" w:rsidRDefault="00516DD1">
            <w:pPr>
              <w:pStyle w:val="Code"/>
            </w:pPr>
            <w:ins w:id="93" w:author="Stefan Bjornander" w:date="2015-04-26T09:44:00Z">
              <w:r>
                <w:t xml:space="preserve">    f = 2;</w:t>
              </w:r>
            </w:ins>
          </w:p>
          <w:p w14:paraId="576B5809" w14:textId="77777777" w:rsidR="00516DD1" w:rsidRDefault="00516DD1">
            <w:pPr>
              <w:pStyle w:val="Code"/>
              <w:rPr>
                <w:del w:id="94" w:author="Stefan Bjornander" w:date="2015-04-26T09:45:00Z"/>
              </w:rPr>
            </w:pPr>
            <w:ins w:id="95" w:author="Stefan Bjornander" w:date="2015-04-26T09:44:00Z">
              <w:r>
                <w:t>}</w:t>
              </w:r>
            </w:ins>
          </w:p>
          <w:p w14:paraId="4C1D31DA" w14:textId="77777777" w:rsidR="00516DD1" w:rsidRDefault="00516DD1">
            <w:pPr>
              <w:pStyle w:val="Code"/>
              <w:rPr>
                <w:del w:id="96" w:author="Stefan Bjornander" w:date="2015-04-26T09:45:00Z"/>
              </w:rPr>
            </w:pPr>
          </w:p>
          <w:p w14:paraId="170E5735" w14:textId="77777777" w:rsidR="00516DD1" w:rsidRDefault="00516DD1">
            <w:pPr>
              <w:pStyle w:val="Code"/>
              <w:rPr>
                <w:ins w:id="97" w:author="Stefan Bjornander" w:date="2015-04-26T09:44:00Z"/>
              </w:rPr>
              <w:pPrChange w:id="98" w:author="Stefan Bjornander" w:date="2015-04-26T09:45:00Z">
                <w:pPr/>
              </w:pPrChange>
            </w:pPr>
          </w:p>
        </w:tc>
        <w:tc>
          <w:tcPr>
            <w:tcW w:w="3117" w:type="dxa"/>
            <w:tcPrChange w:id="99"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Default="00516DD1">
            <w:pPr>
              <w:pStyle w:val="Code"/>
            </w:pPr>
            <w:moveToRangeStart w:id="100" w:author="Stefan Bjornander" w:date="2015-04-26T09:45:00Z" w:name="move417804833"/>
            <w:ins w:id="101" w:author="Stefan Bjornander" w:date="2015-04-26T09:45:00Z">
              <w:r>
                <w:t>if (a &lt; b)</w:t>
              </w:r>
            </w:ins>
          </w:p>
          <w:p w14:paraId="1D552566" w14:textId="77777777" w:rsidR="00516DD1" w:rsidRDefault="00516DD1">
            <w:pPr>
              <w:pStyle w:val="Code"/>
            </w:pPr>
            <w:ins w:id="102" w:author="Stefan Bjornander" w:date="2015-04-26T09:45:00Z">
              <w:r>
                <w:t xml:space="preserve">  if (c &lt; d) {</w:t>
              </w:r>
            </w:ins>
          </w:p>
          <w:p w14:paraId="66887BC4" w14:textId="77777777" w:rsidR="00516DD1" w:rsidRDefault="00516DD1">
            <w:pPr>
              <w:pStyle w:val="Code"/>
            </w:pPr>
            <w:ins w:id="103" w:author="Stefan Bjornander" w:date="2015-04-26T09:45:00Z">
              <w:r>
                <w:t xml:space="preserve">    e = 1;</w:t>
              </w:r>
            </w:ins>
          </w:p>
          <w:p w14:paraId="1D00F382" w14:textId="77777777" w:rsidR="00516DD1" w:rsidRDefault="00516DD1">
            <w:pPr>
              <w:pStyle w:val="Code"/>
            </w:pPr>
            <w:ins w:id="104" w:author="Stefan Bjornander" w:date="2015-04-26T09:45:00Z">
              <w:r>
                <w:t xml:space="preserve">  }</w:t>
              </w:r>
            </w:ins>
          </w:p>
          <w:p w14:paraId="488A8BE2" w14:textId="77777777" w:rsidR="00516DD1" w:rsidRDefault="00516DD1">
            <w:pPr>
              <w:pStyle w:val="Code"/>
            </w:pPr>
            <w:ins w:id="105" w:author="Stefan Bjornander" w:date="2015-04-26T09:45:00Z">
              <w:r>
                <w:t>else</w:t>
              </w:r>
            </w:ins>
          </w:p>
          <w:p w14:paraId="062525C9" w14:textId="77777777" w:rsidR="00516DD1" w:rsidRDefault="00516DD1">
            <w:pPr>
              <w:pStyle w:val="Code"/>
              <w:rPr>
                <w:del w:id="106" w:author="Stefan Bjornander" w:date="2015-04-26T09:45:00Z"/>
              </w:rPr>
            </w:pPr>
            <w:ins w:id="107" w:author="Stefan Bjornander" w:date="2015-04-26T09:45:00Z">
              <w:r>
                <w:t xml:space="preserve">  f = 2;</w:t>
              </w:r>
            </w:ins>
            <w:moveToRangeEnd w:id="100"/>
          </w:p>
          <w:p w14:paraId="5A274AD6" w14:textId="77777777" w:rsidR="00516DD1" w:rsidRDefault="00516DD1">
            <w:pPr>
              <w:pStyle w:val="Code"/>
              <w:rPr>
                <w:ins w:id="108" w:author="Stefan Bjornander" w:date="2015-04-26T09:44:00Z"/>
              </w:rPr>
              <w:pPrChange w:id="109" w:author="Stefan Bjornander" w:date="2015-04-26T09:45:00Z">
                <w:pPr/>
              </w:pPrChange>
            </w:pPr>
          </w:p>
        </w:tc>
      </w:tr>
    </w:tbl>
    <w:p w14:paraId="2932D7E0" w14:textId="77777777" w:rsidR="00516DD1" w:rsidRDefault="00516DD1" w:rsidP="00516DD1">
      <w:pPr>
        <w:pStyle w:val="Code"/>
        <w:rPr>
          <w:ins w:id="110" w:author="Stefan Bjornander" w:date="2015-04-26T09:49:00Z"/>
        </w:rPr>
      </w:pPr>
    </w:p>
    <w:p w14:paraId="1E9078F4" w14:textId="77777777" w:rsidR="00516DD1" w:rsidRDefault="00516DD1">
      <w:pPr>
        <w:rPr>
          <w:ins w:id="111" w:author="Stefan Bjornander" w:date="2015-04-26T09:52:00Z"/>
        </w:rPr>
        <w:pPrChange w:id="112" w:author="Stefan Bjornander" w:date="2015-04-26T09:51:00Z">
          <w:pPr>
            <w:pStyle w:val="Code"/>
          </w:pPr>
        </w:pPrChange>
      </w:pPr>
      <w:r>
        <w:rPr>
          <w:noProof/>
        </w:rPr>
        <w:t xml:space="preserve">Below is a simple set of statement rules. Unfortunately, they are </w:t>
      </w:r>
      <w:ins w:id="113" w:author="Stefan Bjornander" w:date="2015-04-26T09:53:00Z">
        <w:r>
          <w:rPr>
            <w:noProof/>
          </w:rPr>
          <w:t>ambiguous</w:t>
        </w:r>
      </w:ins>
      <w:ins w:id="114" w:author="Stefan Bjornander" w:date="2015-04-26T09:50:00Z">
        <w:r>
          <w:rPr>
            <w:noProof/>
          </w:rPr>
          <w:t xml:space="preserve"> in that way that </w:t>
        </w:r>
      </w:ins>
      <w:ins w:id="115" w:author="Stefan Bjornander" w:date="2015-04-26T09:52:00Z">
        <w:r>
          <w:rPr>
            <w:noProof/>
          </w:rPr>
          <w:t xml:space="preserve">the </w:t>
        </w:r>
      </w:ins>
      <w:r>
        <w:rPr>
          <w:noProof/>
        </w:rPr>
        <w:t xml:space="preserve">an </w:t>
      </w:r>
      <w:ins w:id="116" w:author="Stefan Bjornander" w:date="2015-04-26T09:52:00Z">
        <w:r>
          <w:rPr>
            <w:rStyle w:val="CodeInText"/>
            <w:i/>
            <w:noProof/>
            <w:rPrChange w:id="117" w:author="Stefan Bjornander" w:date="2015-04-26T09:58:00Z">
              <w:rPr>
                <w:rStyle w:val="CodeInText"/>
              </w:rPr>
            </w:rPrChange>
          </w:rPr>
          <w:t>else</w:t>
        </w:r>
        <w:r>
          <w:rPr>
            <w:noProof/>
          </w:rPr>
          <w:t xml:space="preserve"> </w:t>
        </w:r>
      </w:ins>
      <w:r>
        <w:rPr>
          <w:noProof/>
        </w:rPr>
        <w:t>does not have to be connected to the latest preceding</w:t>
      </w:r>
      <w:ins w:id="118" w:author="Stefan Bjornander" w:date="2015-04-26T09:52:00Z">
        <w:r>
          <w:rPr>
            <w:noProof/>
          </w:rPr>
          <w:t xml:space="preserve"> </w:t>
        </w:r>
        <w:r>
          <w:rPr>
            <w:rStyle w:val="CodeInText"/>
            <w:i/>
            <w:noProof/>
            <w:rPrChange w:id="119" w:author="Stefan Bjornander" w:date="2015-04-26T09:58:00Z">
              <w:rPr>
                <w:rStyle w:val="CodeInText"/>
              </w:rPr>
            </w:rPrChange>
          </w:rPr>
          <w:t>if</w:t>
        </w:r>
        <w:r>
          <w:rPr>
            <w:noProof/>
          </w:rPr>
          <w:t xml:space="preserve">, </w:t>
        </w:r>
      </w:ins>
      <w:r>
        <w:rPr>
          <w:noProof/>
        </w:rPr>
        <w:t xml:space="preserve">resulting in both the middle and rightmost semantically interpretation above, </w:t>
      </w:r>
      <w:ins w:id="120" w:author="Stefan Bjornander" w:date="2015-04-26T09:52:00Z">
        <w:r>
          <w:rPr>
            <w:noProof/>
          </w:rPr>
          <w:t>depending in which order the rules are applied.</w:t>
        </w:r>
      </w:ins>
    </w:p>
    <w:p w14:paraId="277CF48B" w14:textId="77777777" w:rsidR="00516DD1" w:rsidRDefault="00516DD1" w:rsidP="00516DD1">
      <w:pPr>
        <w:pStyle w:val="Code"/>
        <w:rPr>
          <w:ins w:id="121" w:author="Stefan Bjornander" w:date="2015-04-26T09:49:00Z"/>
        </w:rPr>
      </w:pPr>
      <w:ins w:id="122" w:author="Stefan Bjornander" w:date="2015-04-26T09:47:00Z">
        <w:r>
          <w:t>statement ::=</w:t>
        </w:r>
      </w:ins>
    </w:p>
    <w:p w14:paraId="7FBE5268" w14:textId="77777777" w:rsidR="00516DD1" w:rsidRDefault="00516DD1" w:rsidP="00516DD1">
      <w:pPr>
        <w:pStyle w:val="Code"/>
        <w:rPr>
          <w:ins w:id="123" w:author="Stefan Bjornander" w:date="2015-04-26T09:47:00Z"/>
        </w:rPr>
      </w:pPr>
      <w:ins w:id="124" w:author="Stefan Bjornander" w:date="2015-04-26T09:49:00Z">
        <w:r>
          <w:t xml:space="preserve">   </w:t>
        </w:r>
      </w:ins>
      <w:r>
        <w:t xml:space="preserve"> </w:t>
      </w:r>
      <w:ins w:id="125" w:author="Stefan Bjornander" w:date="2015-04-26T09:49:00Z">
        <w:r>
          <w:t xml:space="preserve">IF LEFT_PAREN </w:t>
        </w:r>
      </w:ins>
      <w:ins w:id="126" w:author="Stefan Bjornander" w:date="2015-04-26T10:08:00Z">
        <w:r>
          <w:t xml:space="preserve">logical_expression </w:t>
        </w:r>
      </w:ins>
      <w:ins w:id="127" w:author="Stefan Bjornander" w:date="2015-04-26T09:49:00Z">
        <w:r>
          <w:t>RIGHT_PAREN statement</w:t>
        </w:r>
      </w:ins>
    </w:p>
    <w:p w14:paraId="436C5EC9" w14:textId="77777777" w:rsidR="00516DD1" w:rsidRDefault="00516DD1" w:rsidP="00516DD1">
      <w:pPr>
        <w:pStyle w:val="Code"/>
        <w:rPr>
          <w:ins w:id="128" w:author="Stefan Bjornander" w:date="2015-04-26T09:49:00Z"/>
        </w:rPr>
      </w:pPr>
      <w:ins w:id="129" w:author="Stefan Bjornander" w:date="2015-04-26T09:49:00Z">
        <w:r>
          <w:t xml:space="preserve"> </w:t>
        </w:r>
      </w:ins>
      <w:r>
        <w:t xml:space="preserve"> </w:t>
      </w:r>
      <w:ins w:id="130" w:author="Stefan Bjornander" w:date="2015-04-26T09:49:00Z">
        <w:r>
          <w:t>|</w:t>
        </w:r>
      </w:ins>
      <w:r>
        <w:t xml:space="preserve"> </w:t>
      </w:r>
      <w:ins w:id="131" w:author="Stefan Bjornander" w:date="2015-04-26T09:49:00Z">
        <w:r>
          <w:t xml:space="preserve">IF LEFT_PAREN </w:t>
        </w:r>
      </w:ins>
      <w:ins w:id="132" w:author="Stefan Bjornander" w:date="2015-04-26T10:08:00Z">
        <w:r>
          <w:t xml:space="preserve">logical_expression </w:t>
        </w:r>
      </w:ins>
      <w:ins w:id="133" w:author="Stefan Bjornander" w:date="2015-04-26T09:49:00Z">
        <w:r>
          <w:t>RIGHT_PAREN statement ELSE statement</w:t>
        </w:r>
      </w:ins>
    </w:p>
    <w:p w14:paraId="2F7D1A5D" w14:textId="77777777" w:rsidR="00516DD1" w:rsidRDefault="00516DD1" w:rsidP="00516DD1">
      <w:pPr>
        <w:pStyle w:val="Code"/>
      </w:pPr>
      <w:ins w:id="134" w:author="Stefan Bjornander" w:date="2015-04-26T10:08:00Z">
        <w:r>
          <w:t xml:space="preserve">  | </w:t>
        </w:r>
      </w:ins>
      <w:r>
        <w:t>...</w:t>
      </w:r>
    </w:p>
    <w:p w14:paraId="6D69375A" w14:textId="77777777" w:rsidR="00516DD1" w:rsidRDefault="00516DD1">
      <w:pPr>
        <w:rPr>
          <w:ins w:id="135" w:author="Stefan Bjornander" w:date="2015-04-26T09:47:00Z"/>
        </w:rPr>
        <w:pPrChange w:id="136" w:author="Stefan Bjornander" w:date="2015-04-26T09:25:00Z">
          <w:pPr>
            <w:pStyle w:val="Code"/>
          </w:pPr>
        </w:pPrChange>
      </w:pPr>
      <w:ins w:id="137" w:author="Stefan Bjornander" w:date="2015-04-26T09:51:00Z">
        <w:r>
          <w:rPr>
            <w:noProof/>
          </w:rPr>
          <w:t xml:space="preserve">To solve the problem, we need a more complicated </w:t>
        </w:r>
      </w:ins>
      <w:ins w:id="138" w:author="Stefan Bjornander" w:date="2015-04-26T09:53:00Z">
        <w:r>
          <w:rPr>
            <w:noProof/>
          </w:rPr>
          <w:t>set of rules</w:t>
        </w:r>
      </w:ins>
      <w:r>
        <w:rPr>
          <w:noProof/>
        </w:rPr>
        <w:t xml:space="preserve"> that works with open and closed statements.</w:t>
      </w:r>
      <w:ins w:id="139" w:author="Stefan Bjornander" w:date="2015-04-26T09:54:00Z">
        <w:r>
          <w:rPr>
            <w:noProof/>
          </w:rPr>
          <w:t xml:space="preserve"> The </w:t>
        </w:r>
      </w:ins>
      <w:ins w:id="140" w:author="Stefan Bjornander" w:date="2015-04-26T09:57:00Z">
        <w:r>
          <w:rPr>
            <w:noProof/>
          </w:rPr>
          <w:t xml:space="preserve">following set is unambiguous in that way that it always connects each </w:t>
        </w:r>
        <w:r>
          <w:rPr>
            <w:rStyle w:val="CodeInText"/>
            <w:i/>
            <w:noProof/>
            <w:rPrChange w:id="141" w:author="Stefan Bjornander" w:date="2015-04-26T09:58:00Z">
              <w:rPr>
                <w:rStyle w:val="CodeInText"/>
              </w:rPr>
            </w:rPrChange>
          </w:rPr>
          <w:t>else</w:t>
        </w:r>
        <w:r>
          <w:rPr>
            <w:noProof/>
          </w:rPr>
          <w:t xml:space="preserve"> with the</w:t>
        </w:r>
      </w:ins>
      <w:ins w:id="142" w:author="Stefan Bjornander" w:date="2015-04-26T09:58:00Z">
        <w:r>
          <w:rPr>
            <w:noProof/>
          </w:rPr>
          <w:t xml:space="preserve"> latest preceding</w:t>
        </w:r>
      </w:ins>
      <w:ins w:id="143" w:author="Stefan Bjornander" w:date="2015-04-26T09:57:00Z">
        <w:r>
          <w:rPr>
            <w:noProof/>
          </w:rPr>
          <w:t xml:space="preserve"> </w:t>
        </w:r>
      </w:ins>
      <w:ins w:id="144" w:author="Stefan Bjornander" w:date="2015-04-26T09:58:00Z">
        <w:r>
          <w:rPr>
            <w:rStyle w:val="CodeInText"/>
            <w:i/>
            <w:noProof/>
            <w:rPrChange w:id="145" w:author="Stefan Bjornander" w:date="2015-04-26T09:58:00Z">
              <w:rPr>
                <w:rStyle w:val="CodeInText"/>
              </w:rPr>
            </w:rPrChange>
          </w:rPr>
          <w:t>if</w:t>
        </w:r>
      </w:ins>
      <w:r>
        <w:rPr>
          <w:noProof/>
        </w:rPr>
        <w:t>, with compiles to the semantics of C. A theoretical explanation of the open-closed statement solution is beyond the scope of this book, but I recommend the Dragon Book by Aho et al. for a closer look.</w:t>
      </w:r>
    </w:p>
    <w:p w14:paraId="75E8F949" w14:textId="4B4DAFB8" w:rsidR="003D7B0F" w:rsidRDefault="00BC30A2" w:rsidP="00BC30A2">
      <w:r>
        <w:lastRenderedPageBreak/>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lastRenderedPageBreak/>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 xml:space="preserve">A theoretical explanation of the open-closed statement solution is beyond the scope of this book, but I recommend the Dragon Book by </w:t>
      </w:r>
      <w:proofErr w:type="spellStart"/>
      <w:r>
        <w:t>Aho</w:t>
      </w:r>
      <w:proofErr w:type="spellEnd"/>
      <w:r>
        <w:t xml:space="preserve">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proofErr w:type="spellStart"/>
      <w:r>
        <w:t>MainParser.cs</w:t>
      </w:r>
      <w:proofErr w:type="spellEnd"/>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proofErr w:type="spellStart"/>
      <w:r>
        <w:rPr>
          <w:highlight w:val="white"/>
        </w:rPr>
        <w:t>Statement.cs</w:t>
      </w:r>
      <w:proofErr w:type="spellEnd"/>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lastRenderedPageBreak/>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proofErr w:type="spellStart"/>
      <w:r>
        <w:rPr>
          <w:highlight w:val="white"/>
        </w:rPr>
        <w:t>Expression.cs</w:t>
      </w:r>
      <w:proofErr w:type="spellEnd"/>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lastRenderedPageBreak/>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proofErr w:type="spellStart"/>
      <w:r>
        <w:rPr>
          <w:highlight w:val="white"/>
        </w:rPr>
        <w:t>MiddleCodeGenerator.cs</w:t>
      </w:r>
      <w:proofErr w:type="spellEnd"/>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lastRenderedPageBreak/>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2D85E45" w14:textId="77777777" w:rsidR="00B77708" w:rsidRDefault="00B77708" w:rsidP="00B77708">
      <w:pPr>
        <w:pStyle w:val="Rubrik3"/>
      </w:pPr>
      <w:bookmarkStart w:id="146" w:name="_Toc54119863"/>
      <w:r>
        <w:t>The Forward-Jump Problem (Backpatching)</w:t>
      </w:r>
      <w:bookmarkEnd w:id="146"/>
    </w:p>
    <w:p w14:paraId="11A53737" w14:textId="77777777" w:rsidR="00B77708" w:rsidRDefault="00B77708" w:rsidP="00B77708">
      <w:ins w:id="147" w:author="Stefan Bjornander" w:date="2015-04-26T09:25:00Z">
        <w:r>
          <w:t xml:space="preserve">When generating </w:t>
        </w:r>
      </w:ins>
      <w:r>
        <w:t xml:space="preserve">middle code instructions for </w:t>
      </w:r>
      <w:ins w:id="148" w:author="Stefan Bjornander" w:date="2015-04-26T09:25:00Z">
        <w:r>
          <w:t xml:space="preserve">expressions </w:t>
        </w:r>
      </w:ins>
      <w:r>
        <w:t>or</w:t>
      </w:r>
      <w:ins w:id="149" w:author="Stefan Bjornander" w:date="2015-04-26T09:25:00Z">
        <w:r>
          <w:t xml:space="preserve"> statement</w:t>
        </w:r>
      </w:ins>
      <w:r>
        <w:t>s</w:t>
      </w:r>
      <w:ins w:id="150" w:author="Stefan Bjornander" w:date="2015-04-26T09:25:00Z">
        <w:r>
          <w:t>, a common situation is that we</w:t>
        </w:r>
      </w:ins>
      <w:ins w:id="151" w:author="Stefan Bjornander" w:date="2015-04-26T09:26:00Z">
        <w:r>
          <w:t xml:space="preserve"> generate</w:t>
        </w:r>
      </w:ins>
      <w:r>
        <w:t xml:space="preserve"> forward jump instructions without yet knowing the target address. One way to solve the problem is to work with </w:t>
      </w:r>
      <w:r>
        <w:rPr>
          <w:rStyle w:val="CodeInText"/>
        </w:rPr>
        <w:t>backpatching</w:t>
      </w:r>
      <w:r>
        <w:t>, which means that we use sets to keep track of jump instructions with yet unknown target addresses that eventually becomes filled in when the target addresses have become known.</w:t>
      </w:r>
    </w:p>
    <w:p w14:paraId="0A43EAA9" w14:textId="77777777" w:rsidR="00B77708" w:rsidRDefault="00B77708" w:rsidP="00B77708">
      <w:r>
        <w:t xml:space="preserve">For instance, let us look at the while statement to the left. The parsing of </w:t>
      </w:r>
      <w:proofErr w:type="gramStart"/>
      <w:r>
        <w:t xml:space="preserve">expression  </w:t>
      </w:r>
      <w:r>
        <w:rPr>
          <w:rStyle w:val="CodeInText"/>
        </w:rPr>
        <w:t>a</w:t>
      </w:r>
      <w:proofErr w:type="gramEnd"/>
      <w:r>
        <w:rPr>
          <w:rStyle w:val="CodeInText"/>
        </w:rPr>
        <w:t xml:space="preserve"> &lt; b</w:t>
      </w:r>
      <w:r>
        <w:t xml:space="preserve"> will generate the middle code in the middle and the sets to the right. The middle code line will a have undefined targets since we </w:t>
      </w:r>
      <w:proofErr w:type="gramStart"/>
      <w:r>
        <w:t>at the moment</w:t>
      </w:r>
      <w:proofErr w:type="gramEnd"/>
      <w:r>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15883798" w14:textId="77777777" w:rsidTr="00B77708">
        <w:tc>
          <w:tcPr>
            <w:tcW w:w="3116" w:type="dxa"/>
            <w:hideMark/>
          </w:tcPr>
          <w:p w14:paraId="6A8E1947" w14:textId="77777777" w:rsidR="00B77708" w:rsidRDefault="00B77708">
            <w:pPr>
              <w:pStyle w:val="Code"/>
            </w:pPr>
            <w:r>
              <w:t>while (a &lt; b)</w:t>
            </w:r>
          </w:p>
          <w:p w14:paraId="686CA85C" w14:textId="77777777" w:rsidR="00B77708" w:rsidRDefault="00B77708">
            <w:pPr>
              <w:pStyle w:val="Code"/>
            </w:pPr>
            <w:r>
              <w:t xml:space="preserve">  ++a;</w:t>
            </w:r>
          </w:p>
        </w:tc>
        <w:tc>
          <w:tcPr>
            <w:tcW w:w="3117" w:type="dxa"/>
            <w:hideMark/>
          </w:tcPr>
          <w:p w14:paraId="2B83BD05" w14:textId="77777777" w:rsidR="00B77708" w:rsidRDefault="00B77708">
            <w:pPr>
              <w:pStyle w:val="Code"/>
            </w:pPr>
            <w:r>
              <w:t>1. if a &lt; b goto ?</w:t>
            </w:r>
          </w:p>
          <w:p w14:paraId="77F73C5C" w14:textId="77777777" w:rsidR="00B77708" w:rsidRDefault="00B77708">
            <w:pPr>
              <w:pStyle w:val="Code"/>
            </w:pPr>
            <w:r>
              <w:t>2. goto ?</w:t>
            </w:r>
          </w:p>
        </w:tc>
        <w:tc>
          <w:tcPr>
            <w:tcW w:w="3117" w:type="dxa"/>
            <w:hideMark/>
          </w:tcPr>
          <w:p w14:paraId="62D38391" w14:textId="77777777" w:rsidR="00B77708" w:rsidRDefault="00B77708">
            <w:pPr>
              <w:pStyle w:val="Code"/>
            </w:pPr>
            <w:r>
              <w:t>a &lt; b: true set = {1}</w:t>
            </w:r>
          </w:p>
          <w:p w14:paraId="676B2C1D" w14:textId="77777777" w:rsidR="00B77708" w:rsidRDefault="00B77708">
            <w:pPr>
              <w:pStyle w:val="Code"/>
            </w:pPr>
            <w:r>
              <w:t xml:space="preserve">       false set = {2}</w:t>
            </w:r>
          </w:p>
        </w:tc>
      </w:tr>
    </w:tbl>
    <w:p w14:paraId="25C97AA4" w14:textId="77777777" w:rsidR="00B77708" w:rsidRDefault="00B77708" w:rsidP="00B77708">
      <w:r>
        <w:t xml:space="preserve">When parsing the while statement, the sets of the expression becomes backpatched:  If the </w:t>
      </w:r>
      <w:r>
        <w:rPr>
          <w:rStyle w:val="CodeInText"/>
        </w:rPr>
        <w:t>a &lt; b</w:t>
      </w:r>
      <w:r>
        <w:t xml:space="preserve"> expression is true, line 1 shall jump to line 3, and if it is false, line 2 shall jump to line 5. Whatever comes after the while </w:t>
      </w:r>
      <w:proofErr w:type="gramStart"/>
      <w:r>
        <w:t>statement.</w:t>
      </w:r>
      <w:proofErr w:type="gramEnd"/>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7AFBA8B" w14:textId="77777777" w:rsidTr="00B77708">
        <w:tc>
          <w:tcPr>
            <w:tcW w:w="3116" w:type="dxa"/>
            <w:hideMark/>
          </w:tcPr>
          <w:p w14:paraId="3D72B6CD" w14:textId="77777777" w:rsidR="00B77708" w:rsidRDefault="00B77708">
            <w:pPr>
              <w:pStyle w:val="Code"/>
            </w:pPr>
            <w:r>
              <w:t>1. if a &lt; b goto 3</w:t>
            </w:r>
          </w:p>
          <w:p w14:paraId="74DBAC6A" w14:textId="77777777" w:rsidR="00B77708" w:rsidRDefault="00B77708">
            <w:pPr>
              <w:pStyle w:val="Code"/>
            </w:pPr>
            <w:r>
              <w:t>2. goto 5</w:t>
            </w:r>
          </w:p>
          <w:p w14:paraId="2A724576" w14:textId="77777777" w:rsidR="00B77708" w:rsidRDefault="00B77708">
            <w:pPr>
              <w:pStyle w:val="Code"/>
            </w:pPr>
            <w:r>
              <w:t>3. ++a</w:t>
            </w:r>
          </w:p>
          <w:p w14:paraId="7CDF8985" w14:textId="77777777" w:rsidR="00B77708" w:rsidRDefault="00B77708">
            <w:pPr>
              <w:pStyle w:val="Code"/>
            </w:pPr>
            <w:r>
              <w:t>4. goto 1</w:t>
            </w:r>
          </w:p>
          <w:p w14:paraId="26ABA25D" w14:textId="77777777" w:rsidR="00B77708" w:rsidRDefault="00B77708">
            <w:pPr>
              <w:pStyle w:val="Code"/>
            </w:pPr>
            <w:r>
              <w:t>5. ...</w:t>
            </w:r>
          </w:p>
        </w:tc>
        <w:tc>
          <w:tcPr>
            <w:tcW w:w="3117" w:type="dxa"/>
          </w:tcPr>
          <w:p w14:paraId="218084C2" w14:textId="77777777" w:rsidR="00B77708" w:rsidRDefault="00B77708">
            <w:pPr>
              <w:pStyle w:val="Code"/>
            </w:pPr>
          </w:p>
        </w:tc>
        <w:tc>
          <w:tcPr>
            <w:tcW w:w="3117" w:type="dxa"/>
          </w:tcPr>
          <w:p w14:paraId="5A71B814" w14:textId="77777777" w:rsidR="00B77708" w:rsidRDefault="00B77708">
            <w:pPr>
              <w:pStyle w:val="Code"/>
            </w:pPr>
          </w:p>
        </w:tc>
      </w:tr>
    </w:tbl>
    <w:p w14:paraId="0B945A30" w14:textId="77777777" w:rsidR="00B77708" w:rsidRDefault="00B77708" w:rsidP="00B77708">
      <w:r>
        <w:t xml:space="preserve">If we instead let the while statement be surrounded by an </w:t>
      </w:r>
      <w:r>
        <w:rPr>
          <w:rStyle w:val="CodeInText"/>
        </w:rPr>
        <w:t>if-else</w:t>
      </w:r>
      <w:r>
        <w:t xml:space="preserve"> statement, we have both the true and false sets of the if expression </w:t>
      </w:r>
      <w:r>
        <w:rPr>
          <w:rStyle w:val="CodeInText"/>
        </w:rPr>
        <w:t>x &lt; y</w:t>
      </w:r>
      <w:r>
        <w:t xml:space="preserve"> and the sets of the while expression </w:t>
      </w:r>
      <w:r>
        <w:rPr>
          <w:rStyle w:val="CodeInText"/>
        </w:rPr>
        <w:t>a &lt; b</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F8D5B46" w14:textId="77777777" w:rsidTr="00B77708">
        <w:tc>
          <w:tcPr>
            <w:tcW w:w="3116" w:type="dxa"/>
          </w:tcPr>
          <w:p w14:paraId="5554A84C" w14:textId="77777777" w:rsidR="00B77708" w:rsidRDefault="00B77708">
            <w:pPr>
              <w:pStyle w:val="Code"/>
            </w:pPr>
            <w:r>
              <w:t>if (x &lt; y)</w:t>
            </w:r>
          </w:p>
          <w:p w14:paraId="2BC942AD" w14:textId="77777777" w:rsidR="00B77708" w:rsidRDefault="00B77708">
            <w:pPr>
              <w:pStyle w:val="Code"/>
            </w:pPr>
            <w:r>
              <w:t xml:space="preserve">  while (a &lt; b)</w:t>
            </w:r>
          </w:p>
          <w:p w14:paraId="630FC33C" w14:textId="77777777" w:rsidR="00B77708" w:rsidRDefault="00B77708">
            <w:pPr>
              <w:pStyle w:val="Code"/>
            </w:pPr>
            <w:r>
              <w:t xml:space="preserve">    ++a;</w:t>
            </w:r>
          </w:p>
          <w:p w14:paraId="6EC1AD36" w14:textId="77777777" w:rsidR="00B77708" w:rsidRDefault="00B77708">
            <w:pPr>
              <w:pStyle w:val="Code"/>
            </w:pPr>
            <w:r>
              <w:t>else</w:t>
            </w:r>
          </w:p>
          <w:p w14:paraId="171ED759" w14:textId="77777777" w:rsidR="00B77708" w:rsidRDefault="00B77708">
            <w:pPr>
              <w:pStyle w:val="Code"/>
            </w:pPr>
            <w:r>
              <w:t xml:space="preserve">  ++b;</w:t>
            </w:r>
          </w:p>
          <w:p w14:paraId="15382602" w14:textId="77777777" w:rsidR="00B77708" w:rsidRDefault="00B77708">
            <w:pPr>
              <w:pStyle w:val="Code"/>
            </w:pPr>
          </w:p>
        </w:tc>
        <w:tc>
          <w:tcPr>
            <w:tcW w:w="3117" w:type="dxa"/>
          </w:tcPr>
          <w:p w14:paraId="2616E8CE" w14:textId="77777777" w:rsidR="00B77708" w:rsidRDefault="00B77708">
            <w:pPr>
              <w:pStyle w:val="Code"/>
            </w:pPr>
            <w:r>
              <w:t>1. if x &lt; y goto ?</w:t>
            </w:r>
          </w:p>
          <w:p w14:paraId="57EDE4A7" w14:textId="77777777" w:rsidR="00B77708" w:rsidRDefault="00B77708">
            <w:pPr>
              <w:pStyle w:val="Code"/>
            </w:pPr>
            <w:r>
              <w:t>2. goto ?</w:t>
            </w:r>
          </w:p>
          <w:p w14:paraId="5C69AEE3" w14:textId="77777777" w:rsidR="00B77708" w:rsidRDefault="00B77708">
            <w:pPr>
              <w:pStyle w:val="Code"/>
            </w:pPr>
            <w:r>
              <w:t>3. if a &lt; b goto ?</w:t>
            </w:r>
          </w:p>
          <w:p w14:paraId="5D671A99" w14:textId="77777777" w:rsidR="00B77708" w:rsidRDefault="00B77708">
            <w:pPr>
              <w:pStyle w:val="Code"/>
            </w:pPr>
            <w:r>
              <w:t>4. goto ?</w:t>
            </w:r>
          </w:p>
          <w:p w14:paraId="57743B25" w14:textId="77777777" w:rsidR="00B77708" w:rsidRDefault="00B77708">
            <w:pPr>
              <w:pStyle w:val="Code"/>
            </w:pPr>
            <w:r>
              <w:t>5. ++a</w:t>
            </w:r>
          </w:p>
          <w:p w14:paraId="210DD2EF" w14:textId="77777777" w:rsidR="00B77708" w:rsidRDefault="00B77708">
            <w:pPr>
              <w:pStyle w:val="Code"/>
            </w:pPr>
            <w:r>
              <w:t>6. goto 3</w:t>
            </w:r>
          </w:p>
          <w:p w14:paraId="2A61E228" w14:textId="77777777" w:rsidR="00B77708" w:rsidRDefault="00B77708">
            <w:pPr>
              <w:pStyle w:val="Code"/>
            </w:pPr>
            <w:r>
              <w:t>7. goto 9</w:t>
            </w:r>
          </w:p>
          <w:p w14:paraId="082DEF60" w14:textId="77777777" w:rsidR="00B77708" w:rsidRDefault="00B77708">
            <w:pPr>
              <w:pStyle w:val="Code"/>
            </w:pPr>
            <w:r>
              <w:t>8. ++b</w:t>
            </w:r>
          </w:p>
          <w:p w14:paraId="6544FD5B" w14:textId="77777777" w:rsidR="00B77708" w:rsidRDefault="00B77708">
            <w:pPr>
              <w:pStyle w:val="Code"/>
            </w:pPr>
            <w:r>
              <w:t>9. ...</w:t>
            </w:r>
          </w:p>
          <w:p w14:paraId="22B870D7" w14:textId="77777777" w:rsidR="00B77708" w:rsidRDefault="00B77708">
            <w:pPr>
              <w:pStyle w:val="Code"/>
            </w:pPr>
          </w:p>
        </w:tc>
        <w:tc>
          <w:tcPr>
            <w:tcW w:w="3117" w:type="dxa"/>
            <w:hideMark/>
          </w:tcPr>
          <w:p w14:paraId="18CDA759" w14:textId="77777777" w:rsidR="00B77708" w:rsidRDefault="00B77708">
            <w:pPr>
              <w:pStyle w:val="Code"/>
            </w:pPr>
            <w:r>
              <w:t>x &lt; y: true set: {1}</w:t>
            </w:r>
          </w:p>
          <w:p w14:paraId="2499C080" w14:textId="77777777" w:rsidR="00B77708" w:rsidRDefault="00B77708">
            <w:pPr>
              <w:pStyle w:val="Code"/>
            </w:pPr>
            <w:r>
              <w:t xml:space="preserve">       false set: {2}</w:t>
            </w:r>
          </w:p>
          <w:p w14:paraId="397AA6B2" w14:textId="77777777" w:rsidR="00B77708" w:rsidRDefault="00B77708">
            <w:pPr>
              <w:pStyle w:val="Code"/>
            </w:pPr>
            <w:r>
              <w:t>a &lt; b: true set: {3}</w:t>
            </w:r>
          </w:p>
          <w:p w14:paraId="3159DD59" w14:textId="77777777" w:rsidR="00B77708" w:rsidRDefault="00B77708">
            <w:pPr>
              <w:pStyle w:val="Code"/>
            </w:pPr>
            <w:r>
              <w:t xml:space="preserve">       false set: {4}</w:t>
            </w:r>
          </w:p>
        </w:tc>
      </w:tr>
    </w:tbl>
    <w:p w14:paraId="4CF37242" w14:textId="77777777" w:rsidR="00B77708" w:rsidRDefault="00B77708" w:rsidP="00B77708">
      <w:r>
        <w:t xml:space="preserve">When the </w:t>
      </w:r>
      <w:r>
        <w:rPr>
          <w:rStyle w:val="CodeInText"/>
        </w:rPr>
        <w:t>if</w:t>
      </w:r>
      <w:r>
        <w:t xml:space="preserve"> and </w:t>
      </w:r>
      <w:r>
        <w:rPr>
          <w:rStyle w:val="CodeInText"/>
        </w:rPr>
        <w:t>while</w:t>
      </w:r>
      <w:r>
        <w:t xml:space="preserve"> statements become parsed the following call will occur:</w:t>
      </w:r>
    </w:p>
    <w:p w14:paraId="3273220C" w14:textId="77777777" w:rsidR="00B77708" w:rsidRDefault="00B77708" w:rsidP="00B77708">
      <w:pPr>
        <w:pStyle w:val="Code"/>
      </w:pPr>
      <w:r>
        <w:t>backpatch({1}, 3);</w:t>
      </w:r>
    </w:p>
    <w:p w14:paraId="05EDF88F" w14:textId="77777777" w:rsidR="00B77708" w:rsidRDefault="00B77708" w:rsidP="00B77708">
      <w:pPr>
        <w:pStyle w:val="Code"/>
      </w:pPr>
      <w:r>
        <w:t>backpatch({2}, 8);</w:t>
      </w:r>
    </w:p>
    <w:p w14:paraId="15654365" w14:textId="77777777" w:rsidR="00B77708" w:rsidRDefault="00B77708" w:rsidP="00B77708">
      <w:pPr>
        <w:pStyle w:val="Code"/>
      </w:pPr>
      <w:r>
        <w:t>backpatch({3}, 5);</w:t>
      </w:r>
    </w:p>
    <w:p w14:paraId="68D72B11" w14:textId="77777777" w:rsidR="00B77708" w:rsidRDefault="00B77708" w:rsidP="00B77708">
      <w:pPr>
        <w:pStyle w:val="Code"/>
      </w:pPr>
      <w:r>
        <w:t>backpatch({4}, 7);</w:t>
      </w:r>
    </w:p>
    <w:p w14:paraId="219C1FEB" w14:textId="77777777" w:rsidR="00B77708" w:rsidRDefault="00B77708" w:rsidP="00B7770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36B9225D" w14:textId="77777777" w:rsidTr="00B77708">
        <w:tc>
          <w:tcPr>
            <w:tcW w:w="3116" w:type="dxa"/>
            <w:hideMark/>
          </w:tcPr>
          <w:p w14:paraId="7D812DB2" w14:textId="77777777" w:rsidR="00B77708" w:rsidRDefault="00B77708">
            <w:pPr>
              <w:pStyle w:val="Code"/>
            </w:pPr>
            <w:r>
              <w:lastRenderedPageBreak/>
              <w:t>1. if x &lt; y goto 3</w:t>
            </w:r>
          </w:p>
          <w:p w14:paraId="5FC2EFC3" w14:textId="77777777" w:rsidR="00B77708" w:rsidRDefault="00B77708">
            <w:pPr>
              <w:pStyle w:val="Code"/>
              <w:tabs>
                <w:tab w:val="left" w:pos="1620"/>
              </w:tabs>
            </w:pPr>
            <w:r>
              <w:t>2. goto 8</w:t>
            </w:r>
            <w:r>
              <w:tab/>
            </w:r>
          </w:p>
          <w:p w14:paraId="5474ED78" w14:textId="77777777" w:rsidR="00B77708" w:rsidRDefault="00B77708">
            <w:pPr>
              <w:pStyle w:val="Code"/>
            </w:pPr>
            <w:r>
              <w:t>3. if a &lt; b goto 5</w:t>
            </w:r>
          </w:p>
          <w:p w14:paraId="24C7086F" w14:textId="77777777" w:rsidR="00B77708" w:rsidRDefault="00B77708">
            <w:pPr>
              <w:pStyle w:val="Code"/>
            </w:pPr>
            <w:r>
              <w:t>4. goto 7</w:t>
            </w:r>
          </w:p>
          <w:p w14:paraId="029B5D20" w14:textId="77777777" w:rsidR="00B77708" w:rsidRDefault="00B77708">
            <w:pPr>
              <w:pStyle w:val="Code"/>
            </w:pPr>
            <w:r>
              <w:t>5. ++a</w:t>
            </w:r>
          </w:p>
          <w:p w14:paraId="1D503D17" w14:textId="77777777" w:rsidR="00B77708" w:rsidRDefault="00B77708">
            <w:pPr>
              <w:pStyle w:val="Code"/>
            </w:pPr>
            <w:r>
              <w:t>6. goto 3</w:t>
            </w:r>
          </w:p>
          <w:p w14:paraId="2A445222" w14:textId="77777777" w:rsidR="00B77708" w:rsidRDefault="00B77708">
            <w:pPr>
              <w:pStyle w:val="Code"/>
            </w:pPr>
            <w:r>
              <w:t>7. goto 9</w:t>
            </w:r>
          </w:p>
          <w:p w14:paraId="1A0FA45E" w14:textId="77777777" w:rsidR="00B77708" w:rsidRDefault="00B77708">
            <w:pPr>
              <w:pStyle w:val="Code"/>
            </w:pPr>
            <w:r>
              <w:t>8. ++b</w:t>
            </w:r>
          </w:p>
          <w:p w14:paraId="65215E99" w14:textId="77777777" w:rsidR="00B77708" w:rsidRDefault="00B77708">
            <w:pPr>
              <w:pStyle w:val="Code"/>
            </w:pPr>
            <w:r>
              <w:t>9. ...</w:t>
            </w:r>
          </w:p>
        </w:tc>
        <w:tc>
          <w:tcPr>
            <w:tcW w:w="3117" w:type="dxa"/>
          </w:tcPr>
          <w:p w14:paraId="4C36F31D" w14:textId="77777777" w:rsidR="00B77708" w:rsidRDefault="00B77708">
            <w:pPr>
              <w:pStyle w:val="Code"/>
            </w:pPr>
          </w:p>
        </w:tc>
        <w:tc>
          <w:tcPr>
            <w:tcW w:w="3117" w:type="dxa"/>
          </w:tcPr>
          <w:p w14:paraId="73199013" w14:textId="77777777" w:rsidR="00B77708" w:rsidRDefault="00B77708">
            <w:pPr>
              <w:pStyle w:val="Code"/>
            </w:pPr>
          </w:p>
        </w:tc>
      </w:tr>
    </w:tbl>
    <w:p w14:paraId="77680E31" w14:textId="1964C701" w:rsidR="00B77708" w:rsidRDefault="00B77708" w:rsidP="00B77708">
      <w:r>
        <w:t xml:space="preserve">The generated middle code above may appear ineffective, but the middle code optimizer of Chapter </w:t>
      </w:r>
      <w:r>
        <w:fldChar w:fldCharType="begin"/>
      </w:r>
      <w:r>
        <w:instrText xml:space="preserve"> REF _Ref417813097 \r \h </w:instrText>
      </w:r>
      <w:r>
        <w:fldChar w:fldCharType="separate"/>
      </w:r>
      <w:r w:rsidR="00207336">
        <w:t>6</w:t>
      </w:r>
      <w:r>
        <w:fldChar w:fldCharType="end"/>
      </w:r>
      <w: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64EB4CE4" w14:textId="77777777" w:rsidTr="00B77708">
        <w:tc>
          <w:tcPr>
            <w:tcW w:w="3116" w:type="dxa"/>
            <w:hideMark/>
          </w:tcPr>
          <w:p w14:paraId="6DF567C8" w14:textId="77777777" w:rsidR="00B77708" w:rsidRDefault="00B77708">
            <w:pPr>
              <w:pStyle w:val="Code"/>
            </w:pPr>
            <w:r>
              <w:t>1. if x &gt;= y goto 5</w:t>
            </w:r>
          </w:p>
          <w:p w14:paraId="7A9B58C4" w14:textId="77777777" w:rsidR="00B77708" w:rsidRDefault="00B77708">
            <w:pPr>
              <w:pStyle w:val="Code"/>
            </w:pPr>
            <w:r>
              <w:t>2. if a &gt;= b goto 6</w:t>
            </w:r>
          </w:p>
          <w:p w14:paraId="34A953CF" w14:textId="77777777" w:rsidR="00B77708" w:rsidRDefault="00B77708">
            <w:pPr>
              <w:pStyle w:val="Code"/>
            </w:pPr>
            <w:r>
              <w:t>3. ++a</w:t>
            </w:r>
          </w:p>
          <w:p w14:paraId="5F0108BC" w14:textId="77777777" w:rsidR="00B77708" w:rsidRDefault="00B77708">
            <w:pPr>
              <w:pStyle w:val="Code"/>
            </w:pPr>
            <w:r>
              <w:t>4. goto 2</w:t>
            </w:r>
          </w:p>
          <w:p w14:paraId="45B8FAA6" w14:textId="77777777" w:rsidR="00B77708" w:rsidRDefault="00B77708">
            <w:pPr>
              <w:pStyle w:val="Code"/>
            </w:pPr>
            <w:r>
              <w:t>5. ++b</w:t>
            </w:r>
          </w:p>
          <w:p w14:paraId="647490CA" w14:textId="77777777" w:rsidR="00B77708" w:rsidRDefault="00B77708">
            <w:pPr>
              <w:pStyle w:val="Code"/>
            </w:pPr>
            <w:r>
              <w:t>6. ...</w:t>
            </w:r>
          </w:p>
        </w:tc>
        <w:tc>
          <w:tcPr>
            <w:tcW w:w="3117" w:type="dxa"/>
          </w:tcPr>
          <w:p w14:paraId="66E37118" w14:textId="77777777" w:rsidR="00B77708" w:rsidRDefault="00B77708">
            <w:pPr>
              <w:pStyle w:val="Code"/>
            </w:pPr>
          </w:p>
        </w:tc>
        <w:tc>
          <w:tcPr>
            <w:tcW w:w="3117" w:type="dxa"/>
          </w:tcPr>
          <w:p w14:paraId="3E768C25" w14:textId="77777777" w:rsidR="00B77708" w:rsidRDefault="00B77708">
            <w:pPr>
              <w:pStyle w:val="Code"/>
            </w:pPr>
          </w:p>
        </w:tc>
      </w:tr>
    </w:tbl>
    <w:p w14:paraId="31F1C4C9" w14:textId="77777777" w:rsidR="00B77708" w:rsidRDefault="00B77708" w:rsidP="00B77708">
      <w:r>
        <w:t xml:space="preserve">Another example is the evaluation of a logical-and expression. Since C takes advantage of lazy evaluation, we </w:t>
      </w:r>
      <w:proofErr w:type="gramStart"/>
      <w:r>
        <w:t>have to</w:t>
      </w:r>
      <w:proofErr w:type="gramEnd"/>
      <w:r>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B363219" w14:textId="77777777" w:rsidTr="00B77708">
        <w:tc>
          <w:tcPr>
            <w:tcW w:w="3116" w:type="dxa"/>
            <w:hideMark/>
          </w:tcPr>
          <w:p w14:paraId="23171376" w14:textId="77777777" w:rsidR="00B77708" w:rsidRDefault="00B77708">
            <w:pPr>
              <w:pStyle w:val="Code"/>
            </w:pPr>
            <w:r>
              <w:t>if ((a &lt; b) &amp;&amp; (c &lt; d))</w:t>
            </w:r>
          </w:p>
          <w:p w14:paraId="4752516F" w14:textId="77777777" w:rsidR="00B77708" w:rsidRDefault="00B77708">
            <w:pPr>
              <w:pStyle w:val="Code"/>
            </w:pPr>
            <w:r>
              <w:t xml:space="preserve">  ++a;</w:t>
            </w:r>
          </w:p>
          <w:p w14:paraId="3C0AF8AD" w14:textId="77777777" w:rsidR="00B77708" w:rsidRDefault="00B77708">
            <w:pPr>
              <w:pStyle w:val="Code"/>
            </w:pPr>
            <w:r>
              <w:t xml:space="preserve">else </w:t>
            </w:r>
          </w:p>
          <w:p w14:paraId="0BF2C72A" w14:textId="77777777" w:rsidR="00B77708" w:rsidRDefault="00B77708">
            <w:pPr>
              <w:pStyle w:val="Code"/>
            </w:pPr>
            <w:r>
              <w:t xml:space="preserve">  ++b;</w:t>
            </w:r>
          </w:p>
        </w:tc>
        <w:tc>
          <w:tcPr>
            <w:tcW w:w="3117" w:type="dxa"/>
            <w:hideMark/>
          </w:tcPr>
          <w:p w14:paraId="7BCF4037" w14:textId="77777777" w:rsidR="00B77708" w:rsidRDefault="00B77708">
            <w:pPr>
              <w:pStyle w:val="Code"/>
            </w:pPr>
            <w:r>
              <w:t>1. if a &lt; b goto ?</w:t>
            </w:r>
          </w:p>
          <w:p w14:paraId="58DF7364" w14:textId="77777777" w:rsidR="00B77708" w:rsidRDefault="00B77708">
            <w:pPr>
              <w:pStyle w:val="Code"/>
            </w:pPr>
            <w:r>
              <w:t>2. goto ?</w:t>
            </w:r>
          </w:p>
          <w:p w14:paraId="0F5AB572" w14:textId="77777777" w:rsidR="00B77708" w:rsidRDefault="00B77708">
            <w:pPr>
              <w:pStyle w:val="Code"/>
            </w:pPr>
            <w:r>
              <w:t>3. if c &lt; d goto ?</w:t>
            </w:r>
          </w:p>
          <w:p w14:paraId="25EFA265" w14:textId="77777777" w:rsidR="00B77708" w:rsidRDefault="00B77708">
            <w:pPr>
              <w:pStyle w:val="Code"/>
            </w:pPr>
            <w:r>
              <w:t>4. goto ?</w:t>
            </w:r>
          </w:p>
          <w:p w14:paraId="7535B735" w14:textId="77777777" w:rsidR="00B77708" w:rsidRDefault="00B77708">
            <w:pPr>
              <w:pStyle w:val="Code"/>
            </w:pPr>
            <w:r>
              <w:t>5. ++a</w:t>
            </w:r>
          </w:p>
          <w:p w14:paraId="28C26723" w14:textId="77777777" w:rsidR="00B77708" w:rsidRDefault="00B77708">
            <w:pPr>
              <w:pStyle w:val="Code"/>
            </w:pPr>
            <w:r>
              <w:t>6. goto 7</w:t>
            </w:r>
          </w:p>
          <w:p w14:paraId="44FB7F5C" w14:textId="77777777" w:rsidR="00B77708" w:rsidRDefault="00B77708">
            <w:pPr>
              <w:pStyle w:val="Code"/>
            </w:pPr>
            <w:r>
              <w:t>7. ++b</w:t>
            </w:r>
          </w:p>
          <w:p w14:paraId="7F51B77F" w14:textId="77777777" w:rsidR="00B77708" w:rsidRDefault="00B77708">
            <w:pPr>
              <w:pStyle w:val="Code"/>
            </w:pPr>
            <w:r>
              <w:t>8. ...</w:t>
            </w:r>
          </w:p>
        </w:tc>
        <w:tc>
          <w:tcPr>
            <w:tcW w:w="3117" w:type="dxa"/>
          </w:tcPr>
          <w:p w14:paraId="7CF9837C" w14:textId="77777777" w:rsidR="00B77708" w:rsidRDefault="00B77708">
            <w:pPr>
              <w:pStyle w:val="Code"/>
            </w:pPr>
          </w:p>
        </w:tc>
      </w:tr>
    </w:tbl>
    <w:p w14:paraId="392C9AE9" w14:textId="77777777" w:rsidR="00B77708" w:rsidRDefault="00B77708" w:rsidP="00B77708">
      <w:r>
        <w:t>When the first expression (</w:t>
      </w:r>
      <w:r>
        <w:rPr>
          <w:rStyle w:val="CodeInText"/>
        </w:rPr>
        <w:t>a &lt; b</w:t>
      </w:r>
      <w:r>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t>true</w:t>
      </w:r>
      <w:proofErr w:type="gramEnd"/>
      <w:r>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t>falses</w:t>
      </w:r>
      <w:proofErr w:type="spellEnd"/>
      <w:r>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A8AA41E" w14:textId="77777777" w:rsidTr="00B77708">
        <w:tc>
          <w:tcPr>
            <w:tcW w:w="3116" w:type="dxa"/>
            <w:hideMark/>
          </w:tcPr>
          <w:p w14:paraId="7F3FAE76" w14:textId="77777777" w:rsidR="00B77708" w:rsidRDefault="00B77708">
            <w:pPr>
              <w:pStyle w:val="Code"/>
            </w:pPr>
            <w:r>
              <w:t>1. if a &lt; b goto 3</w:t>
            </w:r>
          </w:p>
          <w:p w14:paraId="4914F28E" w14:textId="77777777" w:rsidR="00B77708" w:rsidRDefault="00B77708">
            <w:pPr>
              <w:pStyle w:val="Code"/>
            </w:pPr>
            <w:r>
              <w:t>2. goto ?</w:t>
            </w:r>
          </w:p>
          <w:p w14:paraId="43AA1E02" w14:textId="77777777" w:rsidR="00B77708" w:rsidRDefault="00B77708">
            <w:pPr>
              <w:pStyle w:val="Code"/>
            </w:pPr>
            <w:r>
              <w:t>3. if c &lt; d goto ?</w:t>
            </w:r>
          </w:p>
          <w:p w14:paraId="704E0632" w14:textId="77777777" w:rsidR="00B77708" w:rsidRDefault="00B77708">
            <w:pPr>
              <w:pStyle w:val="Code"/>
            </w:pPr>
            <w:r>
              <w:t>4. goto ?</w:t>
            </w:r>
          </w:p>
          <w:p w14:paraId="7C509356" w14:textId="77777777" w:rsidR="00B77708" w:rsidRDefault="00B77708">
            <w:pPr>
              <w:pStyle w:val="Code"/>
            </w:pPr>
            <w:r>
              <w:t>5. ++a</w:t>
            </w:r>
          </w:p>
          <w:p w14:paraId="3A314F17" w14:textId="77777777" w:rsidR="00B77708" w:rsidRDefault="00B77708">
            <w:pPr>
              <w:pStyle w:val="Code"/>
            </w:pPr>
            <w:r>
              <w:t>6. goto 7</w:t>
            </w:r>
          </w:p>
          <w:p w14:paraId="10B40125" w14:textId="77777777" w:rsidR="00B77708" w:rsidRDefault="00B77708">
            <w:pPr>
              <w:pStyle w:val="Code"/>
            </w:pPr>
            <w:r>
              <w:t>7. ++b</w:t>
            </w:r>
          </w:p>
        </w:tc>
        <w:tc>
          <w:tcPr>
            <w:tcW w:w="3117" w:type="dxa"/>
            <w:hideMark/>
          </w:tcPr>
          <w:p w14:paraId="649CAF79" w14:textId="77777777" w:rsidR="00B77708" w:rsidRDefault="00B77708">
            <w:pPr>
              <w:pStyle w:val="Code"/>
            </w:pPr>
            <w:r>
              <w:t>true set: {3}</w:t>
            </w:r>
          </w:p>
          <w:p w14:paraId="6A049649" w14:textId="77777777" w:rsidR="00B77708" w:rsidRDefault="00B77708">
            <w:pPr>
              <w:pStyle w:val="Code"/>
            </w:pPr>
            <w:r>
              <w:t>false set: {2, 4}</w:t>
            </w:r>
          </w:p>
        </w:tc>
        <w:tc>
          <w:tcPr>
            <w:tcW w:w="3117" w:type="dxa"/>
          </w:tcPr>
          <w:p w14:paraId="4D066CD9" w14:textId="77777777" w:rsidR="00B77708" w:rsidRDefault="00B77708">
            <w:pPr>
              <w:pStyle w:val="Code"/>
            </w:pPr>
          </w:p>
        </w:tc>
      </w:tr>
    </w:tbl>
    <w:p w14:paraId="03C6B9DD" w14:textId="77777777" w:rsidR="00B77708" w:rsidRDefault="00B77708" w:rsidP="00B77708">
      <w: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7CD10B2" w14:textId="77777777" w:rsidTr="00B77708">
        <w:tc>
          <w:tcPr>
            <w:tcW w:w="3116" w:type="dxa"/>
            <w:hideMark/>
          </w:tcPr>
          <w:p w14:paraId="79D51824" w14:textId="77777777" w:rsidR="00B77708" w:rsidRDefault="00B77708">
            <w:pPr>
              <w:pStyle w:val="Code"/>
            </w:pPr>
            <w:r>
              <w:t>if ((a &lt; b) || (c &lt; d))</w:t>
            </w:r>
          </w:p>
          <w:p w14:paraId="7F0C1A81" w14:textId="77777777" w:rsidR="00B77708" w:rsidRDefault="00B77708">
            <w:pPr>
              <w:pStyle w:val="Code"/>
            </w:pPr>
            <w:r>
              <w:t xml:space="preserve">  ++a;</w:t>
            </w:r>
          </w:p>
          <w:p w14:paraId="0E61C9C4" w14:textId="77777777" w:rsidR="00B77708" w:rsidRDefault="00B77708">
            <w:pPr>
              <w:pStyle w:val="Code"/>
            </w:pPr>
            <w:r>
              <w:t xml:space="preserve">else </w:t>
            </w:r>
          </w:p>
          <w:p w14:paraId="58862444" w14:textId="77777777" w:rsidR="00B77708" w:rsidRDefault="00B77708">
            <w:pPr>
              <w:pStyle w:val="Code"/>
            </w:pPr>
            <w:r>
              <w:t xml:space="preserve">  ++b;</w:t>
            </w:r>
          </w:p>
        </w:tc>
        <w:tc>
          <w:tcPr>
            <w:tcW w:w="3117" w:type="dxa"/>
            <w:hideMark/>
          </w:tcPr>
          <w:p w14:paraId="2D2A2A28" w14:textId="77777777" w:rsidR="00B77708" w:rsidRDefault="00B77708">
            <w:pPr>
              <w:pStyle w:val="Code"/>
            </w:pPr>
            <w:r>
              <w:t>1. if a &lt; b goto ?</w:t>
            </w:r>
          </w:p>
          <w:p w14:paraId="45A0181F" w14:textId="77777777" w:rsidR="00B77708" w:rsidRDefault="00B77708">
            <w:pPr>
              <w:pStyle w:val="Code"/>
            </w:pPr>
            <w:r>
              <w:t>2. goto 3</w:t>
            </w:r>
          </w:p>
          <w:p w14:paraId="29CA4411" w14:textId="77777777" w:rsidR="00B77708" w:rsidRDefault="00B77708">
            <w:pPr>
              <w:pStyle w:val="Code"/>
            </w:pPr>
            <w:r>
              <w:t>3. if c &lt; d goto ?</w:t>
            </w:r>
          </w:p>
          <w:p w14:paraId="4FA1FBBE" w14:textId="77777777" w:rsidR="00B77708" w:rsidRDefault="00B77708">
            <w:pPr>
              <w:pStyle w:val="Code"/>
            </w:pPr>
            <w:r>
              <w:t>4. goto ?</w:t>
            </w:r>
          </w:p>
          <w:p w14:paraId="14439160" w14:textId="77777777" w:rsidR="00B77708" w:rsidRDefault="00B77708">
            <w:pPr>
              <w:pStyle w:val="Code"/>
            </w:pPr>
            <w:r>
              <w:t>5. ++a</w:t>
            </w:r>
          </w:p>
          <w:p w14:paraId="7F2CD22F" w14:textId="77777777" w:rsidR="00B77708" w:rsidRDefault="00B77708">
            <w:pPr>
              <w:pStyle w:val="Code"/>
            </w:pPr>
            <w:r>
              <w:t>6. goto 7</w:t>
            </w:r>
          </w:p>
          <w:p w14:paraId="75884BC2" w14:textId="77777777" w:rsidR="00B77708" w:rsidRDefault="00B77708">
            <w:pPr>
              <w:pStyle w:val="Code"/>
            </w:pPr>
            <w:r>
              <w:t>7. ++b</w:t>
            </w:r>
          </w:p>
          <w:p w14:paraId="08CF46E5" w14:textId="77777777" w:rsidR="00B77708" w:rsidRDefault="00B77708">
            <w:pPr>
              <w:pStyle w:val="Code"/>
            </w:pPr>
            <w:r>
              <w:lastRenderedPageBreak/>
              <w:t>8. ...</w:t>
            </w:r>
          </w:p>
        </w:tc>
        <w:tc>
          <w:tcPr>
            <w:tcW w:w="3117" w:type="dxa"/>
            <w:hideMark/>
          </w:tcPr>
          <w:p w14:paraId="12DF6495" w14:textId="77777777" w:rsidR="00B77708" w:rsidRDefault="00B77708">
            <w:pPr>
              <w:pStyle w:val="Code"/>
            </w:pPr>
            <w:r>
              <w:lastRenderedPageBreak/>
              <w:t>true set: {1, 3}</w:t>
            </w:r>
          </w:p>
          <w:p w14:paraId="1F22741C" w14:textId="77777777" w:rsidR="00B77708" w:rsidRDefault="00B77708">
            <w:pPr>
              <w:pStyle w:val="Code"/>
            </w:pPr>
            <w:r>
              <w:t>false set: {4}</w:t>
            </w:r>
          </w:p>
        </w:tc>
      </w:tr>
    </w:tbl>
    <w:p w14:paraId="26983A1A" w14:textId="77777777" w:rsidR="00B77708" w:rsidRDefault="00B77708" w:rsidP="00B77708">
      <w:r>
        <w:t xml:space="preserve">The </w:t>
      </w:r>
      <w:r>
        <w:rPr>
          <w:rStyle w:val="CodeInText"/>
        </w:rPr>
        <w:t>Backpatch</w:t>
      </w:r>
      <w:r>
        <w:t xml:space="preserve"> class holds a set of static methods that backpatch a single address or a set of addresses. The first two methods call the last two methods with the current size of </w:t>
      </w:r>
      <w:proofErr w:type="spellStart"/>
      <w:r>
        <w:t>ther</w:t>
      </w:r>
      <w:proofErr w:type="spellEnd"/>
      <w:r>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3560AAE4" w14:textId="3ADF60FA" w:rsidR="009D3EA8" w:rsidRDefault="009D3EA8" w:rsidP="009D3EA8">
      <w:pPr>
        <w:pStyle w:val="Rubrik3"/>
        <w:numPr>
          <w:ilvl w:val="2"/>
          <w:numId w:val="145"/>
        </w:numPr>
      </w:pPr>
      <w:bookmarkStart w:id="152" w:name="_Toc54119864"/>
      <w:r>
        <w:t>Header Rules</w:t>
      </w:r>
      <w:bookmarkEnd w:id="152"/>
    </w:p>
    <w:p w14:paraId="5888BF2C" w14:textId="77777777" w:rsidR="009D3EA8" w:rsidRDefault="009D3EA8" w:rsidP="009D3EA8">
      <w: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Pr>
          <w:rStyle w:val="CodeInText"/>
        </w:rPr>
        <w:t>Generate</w:t>
      </w:r>
      <w:r>
        <w:t xml:space="preserve"> class that does the actual work of type checking and middle code generation.</w:t>
      </w:r>
    </w:p>
    <w:p w14:paraId="1766D78F" w14:textId="5D9064EA" w:rsidR="007175D9" w:rsidRDefault="008B6F4B" w:rsidP="007175D9">
      <w:pPr>
        <w:pStyle w:val="Rubrik3"/>
      </w:pPr>
      <w:bookmarkStart w:id="153" w:name="_Toc54119865"/>
      <w:r>
        <w:t xml:space="preserve">The </w:t>
      </w:r>
      <w:r w:rsidR="004B7BC0">
        <w:t>Switch S</w:t>
      </w:r>
      <w:r>
        <w:t>tatement</w:t>
      </w:r>
      <w:bookmarkEnd w:id="153"/>
    </w:p>
    <w:p w14:paraId="47A018AE" w14:textId="77777777" w:rsidR="00F420E3" w:rsidRDefault="00F420E3" w:rsidP="00F420E3">
      <w:r>
        <w:t xml:space="preserve">The </w:t>
      </w:r>
      <w:proofErr w:type="spellStart"/>
      <w:r w:rsidRPr="000D3429">
        <w:rPr>
          <w:rStyle w:val="CodeInText"/>
        </w:rPr>
        <w:t>generateSwitchStatement</w:t>
      </w:r>
      <w:proofErr w:type="spellEnd"/>
      <w:r>
        <w:t xml:space="preserve"> method generates middle code jump instructions for each of the case statements, which are stored in the </w:t>
      </w:r>
      <w:proofErr w:type="spellStart"/>
      <w:r w:rsidRPr="00195C09">
        <w:rPr>
          <w:rStyle w:val="CodeInText"/>
        </w:rPr>
        <w:t>Main.CaseMapStack</w:t>
      </w:r>
      <w:proofErr w:type="spellEnd"/>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proofErr w:type="spellStart"/>
      <w:r>
        <w:t>MainParser.gppg</w:t>
      </w:r>
      <w:proofErr w:type="spellEnd"/>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t xml:space="preserve">    // ...</w:t>
      </w:r>
    </w:p>
    <w:p w14:paraId="0BA19401" w14:textId="49E274B3" w:rsidR="00E914E9" w:rsidRDefault="00B65F66" w:rsidP="00E914E9">
      <w:pPr>
        <w:rPr>
          <w:highlight w:val="white"/>
        </w:rPr>
      </w:pPr>
      <w:r>
        <w:rPr>
          <w:highlight w:val="white"/>
        </w:rPr>
        <w:lastRenderedPageBreak/>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proofErr w:type="spellStart"/>
      <w:r w:rsidR="00737D78" w:rsidRPr="00B65F66">
        <w:rPr>
          <w:rStyle w:val="KeyWord0"/>
          <w:highlight w:val="white"/>
        </w:rPr>
        <w:t>m_caseMapStack</w:t>
      </w:r>
      <w:proofErr w:type="spellEnd"/>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proofErr w:type="spellStart"/>
      <w:r w:rsidR="008B4BF6" w:rsidRPr="00B65F66">
        <w:rPr>
          <w:rStyle w:val="KeyWord0"/>
          <w:highlight w:val="white"/>
        </w:rPr>
        <w:t>m_caseMapStack</w:t>
      </w:r>
      <w:proofErr w:type="spellEnd"/>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proofErr w:type="spellStart"/>
      <w:r w:rsidR="00036BC6" w:rsidRPr="00B65F66">
        <w:rPr>
          <w:rStyle w:val="KeyWord0"/>
          <w:highlight w:val="white"/>
        </w:rPr>
        <w:t>m_breakStack</w:t>
      </w:r>
      <w:proofErr w:type="spellEnd"/>
      <w:r w:rsidR="007B5F11">
        <w:rPr>
          <w:highlight w:val="white"/>
        </w:rPr>
        <w:t>)</w:t>
      </w:r>
      <w:r>
        <w:rPr>
          <w:highlight w:val="white"/>
        </w:rPr>
        <w:t>.</w:t>
      </w:r>
    </w:p>
    <w:p w14:paraId="2A1F9A35" w14:textId="48C4EB48" w:rsidR="00F24D05" w:rsidRDefault="00642BA0" w:rsidP="00F24D05">
      <w:pPr>
        <w:pStyle w:val="CodeHeader"/>
      </w:pPr>
      <w:proofErr w:type="spellStart"/>
      <w:r>
        <w:t>MiddleCodeGenerator.cs</w:t>
      </w:r>
      <w:proofErr w:type="spellEnd"/>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proofErr w:type="gramStart"/>
      <w:r>
        <w:rPr>
          <w:highlight w:val="white"/>
        </w:rPr>
        <w:lastRenderedPageBreak/>
        <w:t>Similar to</w:t>
      </w:r>
      <w:proofErr w:type="gramEnd"/>
      <w:r>
        <w:rPr>
          <w:highlight w:val="white"/>
        </w:rPr>
        <w:t xml:space="preserve">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240E9DA9" w:rsidR="00CD348D" w:rsidRDefault="00CD348D" w:rsidP="00CD348D">
      <w:pPr>
        <w:pStyle w:val="Code"/>
        <w:rPr>
          <w:highlight w:val="white"/>
        </w:rPr>
      </w:pPr>
      <w:r w:rsidRPr="00CD348D">
        <w:rPr>
          <w:highlight w:val="white"/>
        </w:rPr>
        <w:t xml:space="preserve">    }</w:t>
      </w:r>
    </w:p>
    <w:p w14:paraId="5FC314AA" w14:textId="0F30922D" w:rsidR="006445C4" w:rsidRDefault="006445C4" w:rsidP="006445C4">
      <w:pPr>
        <w:pStyle w:val="Rubrik3"/>
        <w:rPr>
          <w:highlight w:val="white"/>
        </w:rPr>
      </w:pPr>
      <w:bookmarkStart w:id="154" w:name="_Toc54119866"/>
      <w:r>
        <w:rPr>
          <w:highlight w:val="white"/>
        </w:rPr>
        <w:t>The Case Statement</w:t>
      </w:r>
      <w:bookmarkEnd w:id="154"/>
    </w:p>
    <w:p w14:paraId="01B0E396" w14:textId="77777777" w:rsidR="006445C4" w:rsidRDefault="006445C4" w:rsidP="006445C4">
      <w:pPr>
        <w:pStyle w:val="CodeHeader"/>
      </w:pPr>
      <w:proofErr w:type="spellStart"/>
      <w:r>
        <w:t>MainParser.gppg</w:t>
      </w:r>
      <w:proofErr w:type="spellEnd"/>
    </w:p>
    <w:p w14:paraId="60B86B1B" w14:textId="77777777" w:rsidR="00F14066" w:rsidRDefault="00F14066" w:rsidP="00F14066">
      <w:pPr>
        <w:pStyle w:val="Code"/>
        <w:rPr>
          <w:highlight w:val="white"/>
          <w:lang w:val="sv-SE"/>
        </w:rPr>
      </w:pPr>
      <w:r>
        <w:rPr>
          <w:highlight w:val="white"/>
          <w:lang w:val="sv-SE"/>
        </w:rPr>
        <w:t xml:space="preserve">  | CASE constant_integral_expression COLON closed_statement {</w:t>
      </w:r>
    </w:p>
    <w:p w14:paraId="1DF1CAF2" w14:textId="77777777" w:rsidR="00F14066" w:rsidRDefault="00F14066" w:rsidP="00F14066">
      <w:pPr>
        <w:pStyle w:val="Code"/>
        <w:rPr>
          <w:highlight w:val="white"/>
          <w:lang w:val="sv-SE"/>
        </w:rPr>
      </w:pPr>
      <w:r>
        <w:rPr>
          <w:highlight w:val="white"/>
          <w:lang w:val="sv-SE"/>
        </w:rPr>
        <w:t xml:space="preserve">      $$ = MiddleCodeGenerator.CaseStatement($2, $4);</w:t>
      </w:r>
    </w:p>
    <w:p w14:paraId="60035B1D" w14:textId="77777777" w:rsidR="00F14066" w:rsidRDefault="00F14066" w:rsidP="00F14066">
      <w:pPr>
        <w:pStyle w:val="Code"/>
        <w:rPr>
          <w:highlight w:val="white"/>
          <w:lang w:val="sv-SE"/>
        </w:rPr>
      </w:pPr>
      <w:r>
        <w:rPr>
          <w:highlight w:val="white"/>
          <w:lang w:val="sv-S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proofErr w:type="spellStart"/>
      <w:r w:rsidRPr="00B23C47">
        <w:rPr>
          <w:rStyle w:val="CodeInText"/>
        </w:rPr>
        <w:t>Main.CaseMapStack</w:t>
      </w:r>
      <w:proofErr w:type="spellEnd"/>
      <w:r>
        <w:t xml:space="preserve"> must not be empty. If it is empty, the case statements </w:t>
      </w:r>
      <w:proofErr w:type="gramStart"/>
      <w:r>
        <w:t>misses</w:t>
      </w:r>
      <w:proofErr w:type="gramEnd"/>
      <w:r>
        <w:t xml:space="preserve">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proofErr w:type="spellStart"/>
      <w:r w:rsidRPr="00B23C47">
        <w:rPr>
          <w:rStyle w:val="CodeInText"/>
        </w:rPr>
        <w:t>Main.CaseMapStack</w:t>
      </w:r>
      <w:proofErr w:type="spellEnd"/>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1"/>
      </w:r>
      <w:r>
        <w:t>).</w:t>
      </w:r>
    </w:p>
    <w:p w14:paraId="56D656AD" w14:textId="7ECD7B12" w:rsidR="00F0575F" w:rsidRPr="00DE3A21" w:rsidRDefault="00F0575F" w:rsidP="00F0575F">
      <w:r>
        <w:t xml:space="preserve">If the case map stack is empty, we have a case </w:t>
      </w:r>
      <w:r w:rsidR="0038637A">
        <w:t xml:space="preserve">statement </w:t>
      </w:r>
      <w:r>
        <w:t xml:space="preserve">without </w:t>
      </w:r>
      <w:proofErr w:type="gramStart"/>
      <w:r>
        <w:t>a</w:t>
      </w:r>
      <w:proofErr w:type="gramEnd"/>
      <w:r>
        <w:t xml:space="preserve">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lastRenderedPageBreak/>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 xml:space="preserve">If the value of the symbol is null, we have a non-constant case </w:t>
      </w:r>
      <w:proofErr w:type="gramStart"/>
      <w:r>
        <w:rPr>
          <w:highlight w:val="white"/>
        </w:rPr>
        <w:t>value</w:t>
      </w:r>
      <w:proofErr w:type="gramEnd"/>
      <w:r>
        <w:rPr>
          <w:highlight w:val="white"/>
        </w:rPr>
        <w:t xml:space="preserv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t xml:space="preserve">      BigInteger caseValue = (BigInteger) </w:t>
      </w:r>
      <w:r>
        <w:rPr>
          <w:highlight w:val="white"/>
        </w:rPr>
        <w:t>expression</w:t>
      </w:r>
      <w:r w:rsidRPr="00CD348D">
        <w:rPr>
          <w:highlight w:val="white"/>
        </w:rPr>
        <w:t>.Symbol.Value;</w:t>
      </w:r>
    </w:p>
    <w:p w14:paraId="2BFCA2B2" w14:textId="226D72A8" w:rsidR="006C29C6" w:rsidRDefault="006C29C6" w:rsidP="006C29C6">
      <w:pPr>
        <w:rPr>
          <w:highlight w:val="white"/>
        </w:rPr>
      </w:pPr>
      <w:r>
        <w:rPr>
          <w:highlight w:val="white"/>
        </w:rPr>
        <w:t xml:space="preserve">We </w:t>
      </w:r>
      <w:r w:rsidR="002B152F">
        <w:rPr>
          <w:highlight w:val="white"/>
        </w:rPr>
        <w:t>extract</w:t>
      </w:r>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2052E780" w:rsidR="00CD348D" w:rsidRDefault="00CD348D" w:rsidP="00CD348D">
      <w:pPr>
        <w:pStyle w:val="Code"/>
        <w:rPr>
          <w:highlight w:val="white"/>
        </w:rPr>
      </w:pPr>
      <w:r w:rsidRPr="00CD348D">
        <w:rPr>
          <w:highlight w:val="white"/>
        </w:rPr>
        <w:t xml:space="preserve">    }</w:t>
      </w:r>
    </w:p>
    <w:p w14:paraId="079611F8" w14:textId="77777777" w:rsidR="0097551C" w:rsidRDefault="0097551C" w:rsidP="0097551C">
      <w:pPr>
        <w:pStyle w:val="Rubrik3"/>
        <w:numPr>
          <w:ilvl w:val="2"/>
          <w:numId w:val="120"/>
        </w:numPr>
      </w:pPr>
      <w:bookmarkStart w:id="155" w:name="_Toc54119867"/>
      <w:r>
        <w:t>The Default Statement</w:t>
      </w:r>
      <w:bookmarkEnd w:id="155"/>
    </w:p>
    <w:p w14:paraId="233BFF8F" w14:textId="77777777" w:rsidR="0097551C" w:rsidRDefault="0097551C" w:rsidP="0097551C">
      <w:r>
        <w:t xml:space="preserve">The default statement </w:t>
      </w:r>
      <w:proofErr w:type="gramStart"/>
      <w:r>
        <w:t>have</w:t>
      </w:r>
      <w:proofErr w:type="gramEnd"/>
      <w:r>
        <w:t xml:space="preserve"> to comply with the following demands:</w:t>
      </w:r>
    </w:p>
    <w:p w14:paraId="4FC7C7B9" w14:textId="77777777" w:rsidR="0097551C" w:rsidRDefault="0097551C" w:rsidP="0097551C">
      <w:pPr>
        <w:pStyle w:val="Liststycke"/>
        <w:numPr>
          <w:ilvl w:val="0"/>
          <w:numId w:val="146"/>
        </w:numPr>
        <w:spacing w:line="256" w:lineRule="auto"/>
      </w:pPr>
      <w:proofErr w:type="spellStart"/>
      <w:r>
        <w:rPr>
          <w:rStyle w:val="CodeInText"/>
        </w:rPr>
        <w:t>Main.m_defaultStack</w:t>
      </w:r>
      <w:proofErr w:type="spellEnd"/>
      <w:r>
        <w:rPr>
          <w:rStyle w:val="CodeInText"/>
        </w:rPr>
        <w:t xml:space="preserve"> </w:t>
      </w:r>
      <w:r>
        <w:t xml:space="preserve">must not be empty. If it is empty, the default statements </w:t>
      </w:r>
      <w:proofErr w:type="gramStart"/>
      <w:r>
        <w:t>misses</w:t>
      </w:r>
      <w:proofErr w:type="gramEnd"/>
      <w:r>
        <w:t xml:space="preserve"> a surrounding switch statements.</w:t>
      </w:r>
    </w:p>
    <w:p w14:paraId="3E45D594" w14:textId="77777777" w:rsidR="0097551C" w:rsidRDefault="0097551C" w:rsidP="0097551C">
      <w:pPr>
        <w:pStyle w:val="Liststycke"/>
        <w:numPr>
          <w:ilvl w:val="0"/>
          <w:numId w:val="146"/>
        </w:numPr>
        <w:spacing w:line="256" w:lineRule="auto"/>
      </w:pPr>
      <w:r>
        <w:t xml:space="preserve">Since </w:t>
      </w:r>
      <w:proofErr w:type="spellStart"/>
      <w:r>
        <w:rPr>
          <w:rStyle w:val="CodeInText"/>
        </w:rPr>
        <w:t>Main.m_defaultStack</w:t>
      </w:r>
      <w:proofErr w:type="spellEnd"/>
      <w:r>
        <w:rPr>
          <w:rStyle w:val="CodeInText"/>
        </w:rPr>
        <w:t xml:space="preserve"> </w:t>
      </w:r>
      <w:r>
        <w:t xml:space="preserve">is not empty, there is at least one surrounding switch statement. We call </w:t>
      </w:r>
      <w:r>
        <w:rPr>
          <w:rStyle w:val="CodeInText"/>
        </w:rPr>
        <w:t>pop</w:t>
      </w:r>
      <w:r>
        <w:t xml:space="preserve"> to see if the top value is minus one. If it is not, there has already been a default statement in the closest surrounding switch statement. If it is minus one, there has not been </w:t>
      </w:r>
      <w:proofErr w:type="spellStart"/>
      <w:proofErr w:type="gramStart"/>
      <w:r>
        <w:t>a</w:t>
      </w:r>
      <w:proofErr w:type="spellEnd"/>
      <w:proofErr w:type="gramEnd"/>
      <w:r>
        <w:t xml:space="preserve"> earlier default statement and we push the line number at the beginning of the statement following the default statement. Since the line numbers are numbered from zero, it cannot be minus one.</w:t>
      </w:r>
    </w:p>
    <w:p w14:paraId="07203506" w14:textId="77777777" w:rsidR="0097551C" w:rsidRDefault="0097551C" w:rsidP="0097551C">
      <w:pPr>
        <w:pStyle w:val="CodeHeader"/>
      </w:pPr>
      <w:proofErr w:type="spellStart"/>
      <w:r>
        <w:t>MainParser.gppg</w:t>
      </w:r>
      <w:proofErr w:type="spellEnd"/>
    </w:p>
    <w:p w14:paraId="097E02A8" w14:textId="77777777" w:rsidR="0097551C" w:rsidRPr="0097551C" w:rsidRDefault="0097551C" w:rsidP="0097551C">
      <w:pPr>
        <w:pStyle w:val="Code"/>
        <w:rPr>
          <w:highlight w:val="white"/>
        </w:rPr>
      </w:pPr>
      <w:r w:rsidRPr="0097551C">
        <w:rPr>
          <w:highlight w:val="white"/>
        </w:rPr>
        <w:t xml:space="preserve">  | DEFAULT COLON closed_statement {</w:t>
      </w:r>
    </w:p>
    <w:p w14:paraId="42388AEC" w14:textId="77777777" w:rsidR="0097551C" w:rsidRPr="0097551C" w:rsidRDefault="0097551C" w:rsidP="0097551C">
      <w:pPr>
        <w:pStyle w:val="Code"/>
        <w:rPr>
          <w:highlight w:val="white"/>
        </w:rPr>
      </w:pPr>
      <w:r w:rsidRPr="0097551C">
        <w:rPr>
          <w:highlight w:val="white"/>
        </w:rPr>
        <w:t xml:space="preserve">      $$ = MiddleCodeGenerator.DefaultStatement($3);</w:t>
      </w:r>
    </w:p>
    <w:p w14:paraId="2787DD89" w14:textId="2129CE2C" w:rsidR="0097551C" w:rsidRPr="00CD348D" w:rsidRDefault="0097551C" w:rsidP="00CD348D">
      <w:pPr>
        <w:pStyle w:val="Code"/>
        <w:rPr>
          <w:highlight w:val="white"/>
        </w:rPr>
      </w:pPr>
      <w:r w:rsidRPr="0097551C">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lastRenderedPageBreak/>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4CC3D808" w14:textId="50AC9327" w:rsidR="0097551C" w:rsidRPr="0097551C" w:rsidRDefault="00CD348D" w:rsidP="0097551C">
      <w:pPr>
        <w:pStyle w:val="Code"/>
        <w:rPr>
          <w:highlight w:val="white"/>
        </w:rPr>
      </w:pPr>
      <w:r w:rsidRPr="00CD348D">
        <w:rPr>
          <w:highlight w:val="white"/>
        </w:rPr>
        <w:t xml:space="preserve">    }</w:t>
      </w:r>
    </w:p>
    <w:p w14:paraId="3694DC85" w14:textId="0DE5A9F4" w:rsidR="000D017D" w:rsidRDefault="000D017D" w:rsidP="000D017D">
      <w:pPr>
        <w:pStyle w:val="Rubrik3"/>
        <w:numPr>
          <w:ilvl w:val="2"/>
          <w:numId w:val="120"/>
        </w:numPr>
      </w:pPr>
      <w:bookmarkStart w:id="156" w:name="_Toc54119868"/>
      <w:r>
        <w:t>The While Statement</w:t>
      </w:r>
      <w:bookmarkEnd w:id="156"/>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9755A9">
        <w:rPr>
          <w:rStyle w:val="CodeInText"/>
        </w:rPr>
        <w:t>jump_marker</w:t>
      </w:r>
      <w:proofErr w:type="spellEnd"/>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proofErr w:type="spellStart"/>
      <w:r>
        <w:t>MainParser.gppg</w:t>
      </w:r>
      <w:proofErr w:type="spellEnd"/>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proofErr w:type="gramStart"/>
      <w:r>
        <w:rPr>
          <w:highlight w:val="white"/>
        </w:rPr>
        <w:t>Similar to</w:t>
      </w:r>
      <w:proofErr w:type="gramEnd"/>
      <w:r>
        <w:rPr>
          <w:highlight w:val="white"/>
        </w:rPr>
        <w:t xml:space="preserve"> the break set stack above, we also need a continue set </w:t>
      </w:r>
      <w:proofErr w:type="spellStart"/>
      <w:r>
        <w:rPr>
          <w:highlight w:val="white"/>
        </w:rPr>
        <w:t>satck</w:t>
      </w:r>
      <w:proofErr w:type="spellEnd"/>
      <w:r>
        <w:rPr>
          <w:highlight w:val="white"/>
        </w:rPr>
        <w:t>.</w:t>
      </w:r>
    </w:p>
    <w:p w14:paraId="4CB7213E" w14:textId="19707767" w:rsidR="008576CD" w:rsidRDefault="008576CD" w:rsidP="00AA5558">
      <w:pPr>
        <w:pStyle w:val="CodeHeader"/>
      </w:pPr>
      <w:proofErr w:type="spellStart"/>
      <w:r>
        <w:t>MiddleCodeGenerator.cs</w:t>
      </w:r>
      <w:proofErr w:type="spellEnd"/>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lastRenderedPageBreak/>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w:t>
      </w:r>
      <w:proofErr w:type="gramStart"/>
      <w:r>
        <w:rPr>
          <w:highlight w:val="white"/>
        </w:rPr>
        <w:t>Similar to</w:t>
      </w:r>
      <w:proofErr w:type="gramEnd"/>
      <w:r>
        <w:rPr>
          <w:highlight w:val="white"/>
        </w:rPr>
        <w:t xml:space="preserve">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w:t>
      </w:r>
      <w:proofErr w:type="spellStart"/>
      <w:r>
        <w:rPr>
          <w:highlight w:val="white"/>
        </w:rPr>
        <w:t>backpatchar</w:t>
      </w:r>
      <w:proofErr w:type="spellEnd"/>
      <w:r>
        <w:rPr>
          <w:highlight w:val="white"/>
        </w:rPr>
        <w:t xml:space="preserve">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w:t>
      </w:r>
      <w:proofErr w:type="gramStart"/>
      <w:r>
        <w:rPr>
          <w:highlight w:val="white"/>
        </w:rPr>
        <w:t>its</w:t>
      </w:r>
      <w:proofErr w:type="gramEnd"/>
      <w:r>
        <w:rPr>
          <w:highlight w:val="white"/>
        </w:rPr>
        <w:t xml:space="preserve">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bookmarkStart w:id="157" w:name="_Toc54119869"/>
      <w:r>
        <w:t>The Do Statement</w:t>
      </w:r>
      <w:bookmarkEnd w:id="157"/>
    </w:p>
    <w:p w14:paraId="0C66EB6A" w14:textId="77777777" w:rsidR="00AB1522" w:rsidRDefault="00AB1522" w:rsidP="00AB1522">
      <w: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Default="00AB1522" w:rsidP="00AB1522">
      <w: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Default="0083355E" w:rsidP="0083355E">
      <w:pPr>
        <w:pStyle w:val="CodeHeader"/>
      </w:pPr>
      <w:proofErr w:type="spellStart"/>
      <w:r>
        <w:t>MainParser.cs</w:t>
      </w:r>
      <w:proofErr w:type="spellEnd"/>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proofErr w:type="spellStart"/>
      <w:r>
        <w:t>MiddleCodeGenerator.cs</w:t>
      </w:r>
      <w:proofErr w:type="spellEnd"/>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lastRenderedPageBreak/>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bookmarkStart w:id="158" w:name="_Toc54119870"/>
      <w:r>
        <w:t xml:space="preserve">The </w:t>
      </w:r>
      <w:proofErr w:type="gramStart"/>
      <w:r>
        <w:t>For</w:t>
      </w:r>
      <w:proofErr w:type="gramEnd"/>
      <w:r>
        <w:t xml:space="preserve"> Statement</w:t>
      </w:r>
      <w:bookmarkEnd w:id="158"/>
    </w:p>
    <w:p w14:paraId="58DDE9F3" w14:textId="77777777" w:rsidR="002E4EB4" w:rsidRDefault="002E4EB4" w:rsidP="002E4EB4">
      <w:proofErr w:type="gramStart"/>
      <w:r>
        <w:t xml:space="preserve">The </w:t>
      </w:r>
      <w:r>
        <w:rPr>
          <w:rStyle w:val="KeyWord0"/>
        </w:rPr>
        <w:t>for</w:t>
      </w:r>
      <w:proofErr w:type="gramEnd"/>
      <w: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Pr>
          <w:rStyle w:val="CodeInText"/>
        </w:rPr>
        <w:t>jump_marker</w:t>
      </w:r>
      <w:proofErr w:type="spellEnd"/>
      <w: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Default="002E4EB4" w:rsidP="002E4EB4">
      <w:r>
        <w:t>Finally, like the while case, the continue set is backpatched to the beginning of the test expression and the break set is backpatched to the beginning of the statement following the while statement.</w:t>
      </w:r>
    </w:p>
    <w:p w14:paraId="6A965189" w14:textId="002A27C3" w:rsidR="00564E09" w:rsidRDefault="00564E09" w:rsidP="00564E09">
      <w:proofErr w:type="gramStart"/>
      <w:r>
        <w:t>The for</w:t>
      </w:r>
      <w:proofErr w:type="gramEnd"/>
      <w:r>
        <w:t xml:space="preserve"> statement is more complicated than </w:t>
      </w:r>
      <w:proofErr w:type="spellStart"/>
      <w:r>
        <w:t>the</w:t>
      </w:r>
      <w:proofErr w:type="spellEnd"/>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w:t>
      </w:r>
      <w:proofErr w:type="spellStart"/>
      <w:r>
        <w:t>inf</w:t>
      </w:r>
      <w:r w:rsidR="002F35C1">
        <w:t>initializer</w:t>
      </w:r>
      <w:r>
        <w:t>e</w:t>
      </w:r>
      <w:proofErr w:type="spellEnd"/>
      <w:r>
        <w:t xml:space="preserv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lastRenderedPageBreak/>
        <w:t xml:space="preserve">In the </w:t>
      </w:r>
      <w:r w:rsidRPr="001D46CF">
        <w:rPr>
          <w:rStyle w:val="KeyWord0"/>
          <w:highlight w:val="white"/>
        </w:rPr>
        <w:t>ForStatement</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make </w:t>
      </w:r>
      <w:proofErr w:type="spellStart"/>
      <w:r>
        <w:rPr>
          <w:highlight w:val="white"/>
          <w:lang w:val="sv-SE"/>
        </w:rPr>
        <w:t>difference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short and long list </w:t>
      </w:r>
      <w:proofErr w:type="spellStart"/>
      <w:r>
        <w:rPr>
          <w:highlight w:val="white"/>
          <w:lang w:val="sv-SE"/>
        </w:rPr>
        <w:t>of</w:t>
      </w:r>
      <w:proofErr w:type="spellEnd"/>
      <w:r>
        <w:rPr>
          <w:highlight w:val="white"/>
          <w:lang w:val="sv-SE"/>
        </w:rPr>
        <w:t xml:space="preserve"> the expressions.</w:t>
      </w:r>
      <w:r w:rsidR="001F0552">
        <w:rPr>
          <w:highlight w:val="white"/>
          <w:lang w:val="sv-SE"/>
        </w:rPr>
        <w:t xml:space="preserve"> </w:t>
      </w:r>
      <w:r w:rsidR="003D12F1">
        <w:rPr>
          <w:highlight w:val="white"/>
          <w:lang w:val="sv-SE"/>
        </w:rPr>
        <w:t xml:space="preserve">If the </w:t>
      </w:r>
      <w:proofErr w:type="gramStart"/>
      <w:r w:rsidR="003D12F1">
        <w:rPr>
          <w:highlight w:val="white"/>
          <w:lang w:val="sv-SE"/>
        </w:rPr>
        <w:t>test expression</w:t>
      </w:r>
      <w:proofErr w:type="gramEnd"/>
      <w:r w:rsidR="003D12F1">
        <w:rPr>
          <w:highlight w:val="white"/>
          <w:lang w:val="sv-SE"/>
        </w:rPr>
        <w:t xml:space="preserve"> is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want</w:t>
      </w:r>
      <w:proofErr w:type="spellEnd"/>
      <w:r w:rsidR="003D12F1">
        <w:rPr>
          <w:highlight w:val="white"/>
          <w:lang w:val="sv-SE"/>
        </w:rPr>
        <w:t xml:space="preserve"> </w:t>
      </w:r>
      <w:proofErr w:type="spellStart"/>
      <w:r w:rsidR="003D12F1">
        <w:rPr>
          <w:highlight w:val="white"/>
          <w:lang w:val="sv-SE"/>
        </w:rPr>
        <w:t>its</w:t>
      </w:r>
      <w:proofErr w:type="spellEnd"/>
      <w:r w:rsidR="003D12F1">
        <w:rPr>
          <w:highlight w:val="white"/>
          <w:lang w:val="sv-SE"/>
        </w:rPr>
        <w:t xml:space="preserve"> </w:t>
      </w:r>
      <w:proofErr w:type="spellStart"/>
      <w:r w:rsidR="003D12F1">
        <w:rPr>
          <w:highlight w:val="white"/>
          <w:lang w:val="sv-SE"/>
        </w:rPr>
        <w:t>value</w:t>
      </w:r>
      <w:proofErr w:type="spellEnd"/>
      <w:r w:rsidR="003D12F1">
        <w:rPr>
          <w:highlight w:val="white"/>
          <w:lang w:val="sv-SE"/>
        </w:rPr>
        <w:t xml:space="preserve">, and </w:t>
      </w:r>
      <w:proofErr w:type="spellStart"/>
      <w:r w:rsidR="003D12F1">
        <w:rPr>
          <w:highlight w:val="white"/>
          <w:lang w:val="sv-SE"/>
        </w:rPr>
        <w:t>therefore</w:t>
      </w:r>
      <w:proofErr w:type="spellEnd"/>
      <w:r w:rsidR="003D12F1">
        <w:rPr>
          <w:highlight w:val="white"/>
          <w:lang w:val="sv-SE"/>
        </w:rPr>
        <w:t xml:space="preserve"> </w:t>
      </w:r>
      <w:proofErr w:type="spellStart"/>
      <w:r w:rsidR="003D12F1">
        <w:rPr>
          <w:highlight w:val="white"/>
          <w:lang w:val="sv-SE"/>
        </w:rPr>
        <w:t>we</w:t>
      </w:r>
      <w:proofErr w:type="spellEnd"/>
      <w:r w:rsidR="003D12F1">
        <w:rPr>
          <w:highlight w:val="white"/>
          <w:lang w:val="sv-SE"/>
        </w:rPr>
        <w:t xml:space="preserve"> re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its</w:t>
      </w:r>
      <w:proofErr w:type="spellEnd"/>
      <w:r w:rsidR="003D12F1">
        <w:rPr>
          <w:highlight w:val="white"/>
          <w:lang w:val="sv-SE"/>
        </w:rPr>
        <w:t xml:space="preserve"> long list. On the </w:t>
      </w:r>
      <w:proofErr w:type="spellStart"/>
      <w:r w:rsidR="003D12F1">
        <w:rPr>
          <w:highlight w:val="white"/>
          <w:lang w:val="sv-SE"/>
        </w:rPr>
        <w:t>other</w:t>
      </w:r>
      <w:proofErr w:type="spellEnd"/>
      <w:r w:rsidR="003D12F1">
        <w:rPr>
          <w:highlight w:val="white"/>
          <w:lang w:val="sv-SE"/>
        </w:rPr>
        <w:t xml:space="preserve"> hand, </w:t>
      </w:r>
      <w:proofErr w:type="spellStart"/>
      <w:r w:rsidR="003D12F1">
        <w:rPr>
          <w:highlight w:val="white"/>
          <w:lang w:val="sv-SE"/>
        </w:rPr>
        <w:t>if</w:t>
      </w:r>
      <w:proofErr w:type="spellEnd"/>
      <w:r w:rsidR="003D12F1">
        <w:rPr>
          <w:highlight w:val="white"/>
          <w:lang w:val="sv-SE"/>
        </w:rPr>
        <w:t xml:space="preserve"> the </w:t>
      </w:r>
      <w:proofErr w:type="spellStart"/>
      <w:r w:rsidR="002F35C1">
        <w:rPr>
          <w:highlight w:val="white"/>
          <w:lang w:val="sv-SE"/>
        </w:rPr>
        <w:t>initializer</w:t>
      </w:r>
      <w:proofErr w:type="spellEnd"/>
      <w:r w:rsidR="003D12F1">
        <w:rPr>
          <w:highlight w:val="white"/>
          <w:lang w:val="sv-SE"/>
        </w:rPr>
        <w:t xml:space="preserve"> or </w:t>
      </w:r>
      <w:proofErr w:type="spellStart"/>
      <w:r w:rsidR="003D12F1">
        <w:rPr>
          <w:highlight w:val="white"/>
          <w:lang w:val="sv-SE"/>
        </w:rPr>
        <w:t>next</w:t>
      </w:r>
      <w:proofErr w:type="spellEnd"/>
      <w:r w:rsidR="003D12F1">
        <w:rPr>
          <w:highlight w:val="white"/>
          <w:lang w:val="sv-SE"/>
        </w:rPr>
        <w:t xml:space="preserve"> expressions </w:t>
      </w:r>
      <w:proofErr w:type="spellStart"/>
      <w:r w:rsidR="003D12F1">
        <w:rPr>
          <w:highlight w:val="white"/>
          <w:lang w:val="sv-SE"/>
        </w:rPr>
        <w:t>are</w:t>
      </w:r>
      <w:proofErr w:type="spellEnd"/>
      <w:r w:rsidR="003D12F1">
        <w:rPr>
          <w:highlight w:val="white"/>
          <w:lang w:val="sv-SE"/>
        </w:rPr>
        <w:t xml:space="preserve">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are</w:t>
      </w:r>
      <w:proofErr w:type="spellEnd"/>
      <w:r w:rsidR="003D12F1">
        <w:rPr>
          <w:highlight w:val="white"/>
          <w:lang w:val="sv-SE"/>
        </w:rPr>
        <w:t xml:space="preserve"> </w:t>
      </w:r>
      <w:proofErr w:type="spellStart"/>
      <w:r w:rsidR="003D12F1">
        <w:rPr>
          <w:highlight w:val="white"/>
          <w:lang w:val="sv-SE"/>
        </w:rPr>
        <w:t>only</w:t>
      </w:r>
      <w:proofErr w:type="spellEnd"/>
      <w:r w:rsidR="003D12F1">
        <w:rPr>
          <w:highlight w:val="white"/>
          <w:lang w:val="sv-SE"/>
        </w:rPr>
        <w:t xml:space="preserv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their</w:t>
      </w:r>
      <w:proofErr w:type="spellEnd"/>
      <w:r w:rsidR="003D12F1">
        <w:rPr>
          <w:highlight w:val="white"/>
          <w:lang w:val="sv-SE"/>
        </w:rPr>
        <w:t xml:space="preserve"> potential </w:t>
      </w:r>
      <w:proofErr w:type="spellStart"/>
      <w:r w:rsidR="003D12F1">
        <w:rPr>
          <w:highlight w:val="white"/>
          <w:lang w:val="sv-SE"/>
        </w:rPr>
        <w:t>side</w:t>
      </w:r>
      <w:proofErr w:type="spellEnd"/>
      <w:r w:rsidR="003D12F1">
        <w:rPr>
          <w:highlight w:val="white"/>
          <w:lang w:val="sv-SE"/>
        </w:rPr>
        <w:t xml:space="preserve"> effekts.</w:t>
      </w:r>
    </w:p>
    <w:p w14:paraId="7BD65007" w14:textId="6CAA7A1E" w:rsidR="006737CD" w:rsidRDefault="006737CD" w:rsidP="006737CD">
      <w:pPr>
        <w:pStyle w:val="CodeHeader"/>
        <w:rPr>
          <w:highlight w:val="white"/>
          <w:lang w:val="sv-SE"/>
        </w:rPr>
      </w:pPr>
      <w:proofErr w:type="spellStart"/>
      <w:r>
        <w:rPr>
          <w:highlight w:val="white"/>
          <w:lang w:val="sv-SE"/>
        </w:rPr>
        <w:t>MiddleCodeGenerator.cs</w:t>
      </w:r>
      <w:proofErr w:type="spellEnd"/>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 xml:space="preserve">test </w:t>
      </w:r>
      <w:proofErr w:type="gramStart"/>
      <w:r w:rsidR="005E1C00">
        <w:rPr>
          <w:highlight w:val="white"/>
        </w:rPr>
        <w:t>expression, since</w:t>
      </w:r>
      <w:proofErr w:type="gramEnd"/>
      <w:r w:rsidR="005E1C00">
        <w:rPr>
          <w:highlight w:val="white"/>
        </w:rPr>
        <w:t xml:space="preserv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lastRenderedPageBreak/>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bookmarkStart w:id="159" w:name="_Toc54119871"/>
      <w:r>
        <w:t xml:space="preserve">Label and </w:t>
      </w:r>
      <w:proofErr w:type="spellStart"/>
      <w:r>
        <w:t>Goto</w:t>
      </w:r>
      <w:proofErr w:type="spellEnd"/>
      <w:r>
        <w:t xml:space="preserve"> Statement</w:t>
      </w:r>
      <w:bookmarkEnd w:id="159"/>
    </w:p>
    <w:p w14:paraId="3D4A6642" w14:textId="0A759161" w:rsidR="009845B3" w:rsidRPr="00B41019" w:rsidRDefault="009845B3" w:rsidP="009845B3">
      <w:r>
        <w:t xml:space="preserve">The label statement is quite simple, we just add the name of the label together with the line number of the beginning of the statement following the label to </w:t>
      </w:r>
      <w:proofErr w:type="spellStart"/>
      <w:r>
        <w:t>Main.LabelMap</w:t>
      </w:r>
      <w:proofErr w:type="spellEnd"/>
      <w:r>
        <w:t xml:space="preserve"> and check that the label has not been added already. The labels are used as targets of</w:t>
      </w:r>
      <w:r w:rsidR="002D6FCA">
        <w:t xml:space="preserve"> the</w:t>
      </w:r>
      <w:r>
        <w:t xml:space="preserve"> </w:t>
      </w:r>
      <w:r w:rsidRPr="002D6FCA">
        <w:rPr>
          <w:rStyle w:val="KeyWord0"/>
        </w:rPr>
        <w:t>goto</w:t>
      </w:r>
      <w:r>
        <w:t xml:space="preserve"> statements.</w:t>
      </w:r>
      <w:r w:rsidR="002D6FCA">
        <w:rPr>
          <w:rStyle w:val="Fotnotsreferens"/>
        </w:rPr>
        <w:footnoteReference w:id="2"/>
      </w:r>
    </w:p>
    <w:p w14:paraId="786481CA" w14:textId="537F5369" w:rsidR="00932FB0" w:rsidRDefault="00932FB0" w:rsidP="00932FB0">
      <w:pPr>
        <w:pStyle w:val="CodeHeader"/>
      </w:pPr>
      <w:proofErr w:type="spellStart"/>
      <w:r>
        <w:t>MainParser.cs</w:t>
      </w:r>
      <w:proofErr w:type="spellEnd"/>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proofErr w:type="spellStart"/>
      <w:r>
        <w:t>MiddleCodeGenerator.cs</w:t>
      </w:r>
      <w:proofErr w:type="spellEnd"/>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w:t>
      </w:r>
      <w:proofErr w:type="gramStart"/>
      <w:r>
        <w:rPr>
          <w:highlight w:val="white"/>
        </w:rPr>
        <w:t>hold</w:t>
      </w:r>
      <w:proofErr w:type="gramEnd"/>
      <w:r>
        <w:rPr>
          <w:highlight w:val="white"/>
        </w:rPr>
        <w:t xml:space="preserve">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w:t>
      </w:r>
      <w:proofErr w:type="spellStart"/>
      <w:r>
        <w:t>goto</w:t>
      </w:r>
      <w:proofErr w:type="spellEnd"/>
      <w:r>
        <w:t xml:space="preserve"> set map</w:t>
      </w:r>
      <w:r w:rsidR="00567F5C">
        <w:t xml:space="preserve"> </w:t>
      </w:r>
      <w:r w:rsidR="00567F5C" w:rsidRPr="00567F5C">
        <w:rPr>
          <w:rStyle w:val="KeyWord0"/>
          <w:highlight w:val="white"/>
        </w:rPr>
        <w:t>m_gotoSetMap</w:t>
      </w:r>
      <w:r>
        <w:t xml:space="preserve"> </w:t>
      </w:r>
      <w:r w:rsidR="00567F5C">
        <w:t xml:space="preserve">with the label name as key and the </w:t>
      </w:r>
      <w:proofErr w:type="spellStart"/>
      <w:r w:rsidR="00567F5C">
        <w:t>goto</w:t>
      </w:r>
      <w:proofErr w:type="spellEnd"/>
      <w:r w:rsidR="00567F5C">
        <w:t xml:space="preserve"> middle code instruction as value.</w:t>
      </w:r>
      <w:r>
        <w:t xml:space="preserve"> </w:t>
      </w:r>
    </w:p>
    <w:p w14:paraId="34FCB677" w14:textId="77777777" w:rsidR="004006F9" w:rsidRDefault="004006F9" w:rsidP="004006F9">
      <w:pPr>
        <w:pStyle w:val="Code"/>
        <w:rPr>
          <w:highlight w:val="white"/>
        </w:rPr>
      </w:pPr>
      <w:r w:rsidRPr="002B02D5">
        <w:rPr>
          <w:highlight w:val="white"/>
        </w:rPr>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 xml:space="preserve">start by adding middle code holding a </w:t>
      </w:r>
      <w:proofErr w:type="spellStart"/>
      <w:r w:rsidR="00D371A3">
        <w:rPr>
          <w:highlight w:val="white"/>
        </w:rPr>
        <w:t>goto</w:t>
      </w:r>
      <w:proofErr w:type="spellEnd"/>
      <w:r w:rsidR="00D371A3">
        <w:rPr>
          <w:highlight w:val="white"/>
        </w:rPr>
        <w:t xml:space="preserve">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lastRenderedPageBreak/>
        <w:t>If the label name</w:t>
      </w:r>
      <w:r w:rsidR="00757F3E">
        <w:rPr>
          <w:highlight w:val="white"/>
        </w:rPr>
        <w:t xml:space="preserve"> is</w:t>
      </w:r>
      <w:r>
        <w:rPr>
          <w:highlight w:val="white"/>
        </w:rPr>
        <w:t xml:space="preserve"> already a key in the </w:t>
      </w:r>
      <w:proofErr w:type="spellStart"/>
      <w:r>
        <w:rPr>
          <w:highlight w:val="white"/>
        </w:rPr>
        <w:t>goto</w:t>
      </w:r>
      <w:proofErr w:type="spellEnd"/>
      <w:r>
        <w:rPr>
          <w:highlight w:val="white"/>
        </w:rPr>
        <w:t xml:space="preserve"> set map, we </w:t>
      </w:r>
      <w:r w:rsidR="00C04A59">
        <w:rPr>
          <w:highlight w:val="white"/>
        </w:rPr>
        <w:t xml:space="preserve">look up the </w:t>
      </w:r>
      <w:proofErr w:type="spellStart"/>
      <w:r w:rsidR="00C04A59">
        <w:rPr>
          <w:highlight w:val="white"/>
        </w:rPr>
        <w:t>goto</w:t>
      </w:r>
      <w:proofErr w:type="spellEnd"/>
      <w:r w:rsidR="00C04A59">
        <w:rPr>
          <w:highlight w:val="white"/>
        </w:rPr>
        <w:t xml:space="preserve"> set and a the </w:t>
      </w:r>
      <w:proofErr w:type="spellStart"/>
      <w:r w:rsidR="00C04A59">
        <w:rPr>
          <w:highlight w:val="white"/>
        </w:rPr>
        <w:t>goto</w:t>
      </w:r>
      <w:proofErr w:type="spellEnd"/>
      <w:r w:rsidR="00C04A59">
        <w:rPr>
          <w:highlight w:val="white"/>
        </w:rPr>
        <w:t xml:space="preserve">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w:t>
      </w:r>
      <w:proofErr w:type="spellStart"/>
      <w:r>
        <w:rPr>
          <w:highlight w:val="white"/>
        </w:rPr>
        <w:t>goto</w:t>
      </w:r>
      <w:proofErr w:type="spellEnd"/>
      <w:r>
        <w:rPr>
          <w:highlight w:val="white"/>
        </w:rPr>
        <w:t xml:space="preserve"> set map, we create a new </w:t>
      </w:r>
      <w:proofErr w:type="spellStart"/>
      <w:r>
        <w:rPr>
          <w:highlight w:val="white"/>
        </w:rPr>
        <w:t>goto</w:t>
      </w:r>
      <w:proofErr w:type="spellEnd"/>
      <w:r>
        <w:rPr>
          <w:highlight w:val="white"/>
        </w:rPr>
        <w:t xml:space="preserve"> set to which we add the </w:t>
      </w:r>
      <w:proofErr w:type="spellStart"/>
      <w:r>
        <w:rPr>
          <w:highlight w:val="white"/>
        </w:rPr>
        <w:t>goto</w:t>
      </w:r>
      <w:proofErr w:type="spellEnd"/>
      <w:r>
        <w:rPr>
          <w:highlight w:val="white"/>
        </w:rPr>
        <w:t xml:space="preserve"> instruction, and then we add the label name and </w:t>
      </w:r>
      <w:proofErr w:type="spellStart"/>
      <w:r>
        <w:rPr>
          <w:highlight w:val="white"/>
        </w:rPr>
        <w:t>goto</w:t>
      </w:r>
      <w:proofErr w:type="spellEnd"/>
      <w:r>
        <w:rPr>
          <w:highlight w:val="white"/>
        </w:rPr>
        <w:t xml:space="preserve"> set to the </w:t>
      </w:r>
      <w:proofErr w:type="spellStart"/>
      <w:r>
        <w:rPr>
          <w:highlight w:val="white"/>
        </w:rPr>
        <w:t>the</w:t>
      </w:r>
      <w:proofErr w:type="spellEnd"/>
      <w:r>
        <w:rPr>
          <w:highlight w:val="white"/>
        </w:rPr>
        <w:t xml:space="preserve"> </w:t>
      </w:r>
      <w:proofErr w:type="spellStart"/>
      <w:r>
        <w:rPr>
          <w:highlight w:val="white"/>
        </w:rPr>
        <w:t>goto</w:t>
      </w:r>
      <w:proofErr w:type="spellEnd"/>
      <w:r>
        <w:rPr>
          <w:highlight w:val="white"/>
        </w:rPr>
        <w:t xml:space="preserve"> set map. </w:t>
      </w:r>
      <w:r w:rsidR="009B4D10">
        <w:rPr>
          <w:highlight w:val="white"/>
        </w:rPr>
        <w:t xml:space="preserve">This situation occurs </w:t>
      </w:r>
      <w:r w:rsidR="004919A7">
        <w:rPr>
          <w:highlight w:val="white"/>
        </w:rPr>
        <w:t xml:space="preserve">when we encounter the </w:t>
      </w:r>
      <w:proofErr w:type="spellStart"/>
      <w:r w:rsidR="004919A7">
        <w:rPr>
          <w:highlight w:val="white"/>
        </w:rPr>
        <w:t>the</w:t>
      </w:r>
      <w:proofErr w:type="spellEnd"/>
      <w:r w:rsidR="004919A7">
        <w:rPr>
          <w:highlight w:val="white"/>
        </w:rPr>
        <w:t xml:space="preserv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 xml:space="preserve">ith the </w:t>
      </w:r>
      <w:proofErr w:type="spellStart"/>
      <w:r w:rsidR="005441CF">
        <w:rPr>
          <w:highlight w:val="white"/>
        </w:rPr>
        <w:t>goto</w:t>
      </w:r>
      <w:proofErr w:type="spellEnd"/>
      <w:r w:rsidR="005441CF">
        <w:rPr>
          <w:highlight w:val="white"/>
        </w:rPr>
        <w:t xml:space="preserve">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proofErr w:type="gramStart"/>
      <w:r w:rsidR="00CD3573">
        <w:rPr>
          <w:highlight w:val="white"/>
        </w:rPr>
        <w:t>Its</w:t>
      </w:r>
      <w:proofErr w:type="gramEnd"/>
      <w:r w:rsidR="00CD3573">
        <w:rPr>
          <w:highlight w:val="white"/>
        </w:rPr>
        <w:t xml:space="preserve"> iterates through the </w:t>
      </w:r>
      <w:proofErr w:type="spellStart"/>
      <w:r w:rsidR="00CD3573">
        <w:rPr>
          <w:highlight w:val="white"/>
        </w:rPr>
        <w:t>goto</w:t>
      </w:r>
      <w:proofErr w:type="spellEnd"/>
      <w:r w:rsidR="00CD3573">
        <w:rPr>
          <w:highlight w:val="white"/>
        </w:rPr>
        <w:t xml:space="preserve"> set map</w:t>
      </w:r>
      <w:r w:rsidR="00535E66">
        <w:rPr>
          <w:highlight w:val="white"/>
        </w:rPr>
        <w:t xml:space="preserve"> and, for each label name, we look up the label middle code instruction and backpatch the </w:t>
      </w:r>
      <w:proofErr w:type="spellStart"/>
      <w:r w:rsidR="00535E66">
        <w:rPr>
          <w:highlight w:val="white"/>
        </w:rPr>
        <w:t>goto</w:t>
      </w:r>
      <w:proofErr w:type="spellEnd"/>
      <w:r w:rsidR="00535E66">
        <w:rPr>
          <w:highlight w:val="white"/>
        </w:rPr>
        <w:t xml:space="preserve">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 xml:space="preserve">a key in the label map, we have a </w:t>
      </w:r>
      <w:proofErr w:type="spellStart"/>
      <w:r w:rsidR="00DD2FB6">
        <w:rPr>
          <w:highlight w:val="white"/>
        </w:rPr>
        <w:t>goto</w:t>
      </w:r>
      <w:proofErr w:type="spellEnd"/>
      <w:r w:rsidR="00DD2FB6">
        <w:rPr>
          <w:highlight w:val="white"/>
        </w:rPr>
        <w:t xml:space="preserve">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bookmarkStart w:id="160" w:name="_Toc54119872"/>
      <w:r>
        <w:t>Return Statement</w:t>
      </w:r>
      <w:bookmarkEnd w:id="160"/>
    </w:p>
    <w:p w14:paraId="57E8894B" w14:textId="77777777" w:rsidR="00B57EC7" w:rsidRDefault="001B22B5" w:rsidP="00017213">
      <w:pPr>
        <w:rPr>
          <w:lang w:val="sv-SE"/>
        </w:rPr>
      </w:pPr>
      <w:r>
        <w:rPr>
          <w:highlight w:val="white"/>
          <w:lang w:val="sv-SE"/>
        </w:rPr>
        <w:t xml:space="preserve">The </w:t>
      </w:r>
      <w:proofErr w:type="spellStart"/>
      <w:r>
        <w:rPr>
          <w:highlight w:val="white"/>
          <w:lang w:val="sv-SE"/>
        </w:rPr>
        <w:t>return</w:t>
      </w:r>
      <w:proofErr w:type="spellEnd"/>
      <w:r>
        <w:rPr>
          <w:highlight w:val="white"/>
          <w:lang w:val="sv-SE"/>
        </w:rPr>
        <w:t xml:space="preserve"> </w:t>
      </w:r>
      <w:proofErr w:type="spellStart"/>
      <w:r>
        <w:rPr>
          <w:highlight w:val="white"/>
          <w:lang w:val="sv-SE"/>
        </w:rPr>
        <w:t>statement</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sidR="00A7245A">
        <w:rPr>
          <w:highlight w:val="white"/>
          <w:lang w:val="sv-SE"/>
        </w:rPr>
        <w:t>have</w:t>
      </w:r>
      <w:proofErr w:type="spellEnd"/>
      <w:r w:rsidR="00A7245A">
        <w:rPr>
          <w:highlight w:val="white"/>
          <w:lang w:val="sv-SE"/>
        </w:rPr>
        <w:t xml:space="preserve"> an </w:t>
      </w:r>
      <w:proofErr w:type="spellStart"/>
      <w:r w:rsidR="00A7245A">
        <w:rPr>
          <w:highlight w:val="white"/>
          <w:lang w:val="sv-SE"/>
        </w:rPr>
        <w:t>optional</w:t>
      </w:r>
      <w:proofErr w:type="spellEnd"/>
      <w:r w:rsidR="00A7245A">
        <w:rPr>
          <w:highlight w:val="white"/>
          <w:lang w:val="sv-SE"/>
        </w:rPr>
        <w:t xml:space="preserve"> expression.</w:t>
      </w:r>
    </w:p>
    <w:p w14:paraId="7F53F331" w14:textId="0EE7DAF7" w:rsidR="00017213" w:rsidRDefault="00017213" w:rsidP="00017213">
      <w:r>
        <w:t xml:space="preserve">The </w:t>
      </w:r>
      <w:proofErr w:type="spellStart"/>
      <w:r>
        <w:rPr>
          <w:rStyle w:val="CodeInText"/>
        </w:rPr>
        <w:t>generateReturnStatement</w:t>
      </w:r>
      <w:proofErr w:type="spellEnd"/>
      <w:r>
        <w:t xml:space="preserve"> method is </w:t>
      </w:r>
      <w:proofErr w:type="spellStart"/>
      <w:r>
        <w:t>surprisely</w:t>
      </w:r>
      <w:proofErr w:type="spellEnd"/>
      <w:r>
        <w:t xml:space="preserve"> complicated, which due to the fact the return statement shall be interpreted as an exit statement in case of the main function.</w:t>
      </w:r>
    </w:p>
    <w:p w14:paraId="36F34C12" w14:textId="77777777" w:rsidR="00B57EC7" w:rsidRDefault="00B57EC7" w:rsidP="00B57EC7">
      <w: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Default="00B57EC7" w:rsidP="00B57EC7">
      <w:r>
        <w:t xml:space="preserve">If the </w:t>
      </w:r>
      <w:proofErr w:type="spellStart"/>
      <w:r>
        <w:t>sorrounding</w:t>
      </w:r>
      <w:proofErr w:type="spellEnd"/>
      <w:r>
        <w:t xml:space="preserve"> function returns a pointer and the expression type is array, we compare the pointer type with array type. If the return expression is a </w:t>
      </w:r>
      <w:proofErr w:type="gramStart"/>
      <w:r>
        <w:t>string</w:t>
      </w:r>
      <w:proofErr w:type="gramEnd"/>
      <w:r>
        <w:t xml:space="preserve"> we check that the surrounding function’s return type is a pointer to a (signed or unsigned) character. Otherwise, we just cast the return expression to the surrounding function’s return type.</w:t>
      </w:r>
    </w:p>
    <w:p w14:paraId="36C5C1BF" w14:textId="77777777" w:rsidR="00B57EC7" w:rsidRDefault="00B57EC7" w:rsidP="00B57EC7">
      <w:r>
        <w:t xml:space="preserve">If the surrounding function is the </w:t>
      </w:r>
      <w:r>
        <w:rPr>
          <w:rStyle w:val="CodeInText"/>
        </w:rPr>
        <w:t>main</w:t>
      </w:r>
      <w:r>
        <w:t xml:space="preserve"> function, we cast the return expression to a signed short integer, since we already checked that </w:t>
      </w:r>
      <w:r>
        <w:rPr>
          <w:rStyle w:val="CodeInText"/>
        </w:rPr>
        <w:t>main</w:t>
      </w:r>
      <w:r>
        <w:t xml:space="preserve"> does not return </w:t>
      </w:r>
      <w:r>
        <w:rPr>
          <w:rStyle w:val="CodeInText"/>
        </w:rPr>
        <w:t>void</w:t>
      </w:r>
      <w:r>
        <w:t xml:space="preserve">, it </w:t>
      </w:r>
      <w:proofErr w:type="gramStart"/>
      <w:r>
        <w:t>has to</w:t>
      </w:r>
      <w:proofErr w:type="gramEnd"/>
      <w:r>
        <w:t xml:space="preserve"> return an integral type. If the surrounding </w:t>
      </w:r>
      <w:r>
        <w:lastRenderedPageBreak/>
        <w:t xml:space="preserve">function is not </w:t>
      </w:r>
      <w:r>
        <w:rPr>
          <w:rStyle w:val="CodeInText"/>
        </w:rPr>
        <w:t>main</w:t>
      </w:r>
      <w: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Default="00B57EC7" w:rsidP="00B57EC7">
      <w:r>
        <w:t xml:space="preserve">On the other hand, if there is no return </w:t>
      </w:r>
      <w:proofErr w:type="gramStart"/>
      <w:r>
        <w:t>expression</w:t>
      </w:r>
      <w:proofErr w:type="gramEnd"/>
      <w:r>
        <w:t xml:space="preserve"> we check that the surrounding function returns </w:t>
      </w:r>
      <w:r>
        <w:rPr>
          <w:rStyle w:val="CodeInText"/>
        </w:rPr>
        <w:t>void</w:t>
      </w:r>
      <w:r>
        <w:t xml:space="preserve">. If it is the main function, we add the </w:t>
      </w:r>
      <w:r>
        <w:rPr>
          <w:rStyle w:val="CodeInText"/>
        </w:rPr>
        <w:t>exit</w:t>
      </w:r>
      <w:r>
        <w:t xml:space="preserve"> middle code instruction with argument zero. If it is not, we just add the </w:t>
      </w:r>
      <w:r>
        <w:rPr>
          <w:rStyle w:val="CodeInText"/>
        </w:rPr>
        <w:t>return</w:t>
      </w:r>
      <w:r>
        <w:t xml:space="preserve"> middle code instruction without precede it with the setting of a return value.</w:t>
      </w:r>
    </w:p>
    <w:p w14:paraId="57CF0D52" w14:textId="2BBDCB2F" w:rsidR="00AC571D" w:rsidRDefault="00AC571D" w:rsidP="00AC571D">
      <w:pPr>
        <w:pStyle w:val="CodeHeader"/>
      </w:pPr>
      <w:proofErr w:type="spellStart"/>
      <w:r>
        <w:t>MainParser.cs</w:t>
      </w:r>
      <w:proofErr w:type="spellEnd"/>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to </w:t>
      </w:r>
      <w:proofErr w:type="spellStart"/>
      <w:r>
        <w:rPr>
          <w:highlight w:val="white"/>
          <w:lang w:val="sv-SE"/>
        </w:rPr>
        <w:t>regard</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an expression</w:t>
      </w:r>
      <w:r w:rsidR="00216396">
        <w:rPr>
          <w:highlight w:val="white"/>
          <w:lang w:val="sv-SE"/>
        </w:rPr>
        <w:t xml:space="preserve"> and </w:t>
      </w:r>
      <w:proofErr w:type="spellStart"/>
      <w:r w:rsidR="00216396">
        <w:rPr>
          <w:highlight w:val="white"/>
          <w:lang w:val="sv-SE"/>
        </w:rPr>
        <w:t>whether</w:t>
      </w:r>
      <w:proofErr w:type="spellEnd"/>
      <w:r w:rsidR="00216396">
        <w:rPr>
          <w:highlight w:val="white"/>
          <w:lang w:val="sv-SE"/>
        </w:rPr>
        <w:t xml:space="preserve"> the </w:t>
      </w:r>
      <w:proofErr w:type="spellStart"/>
      <w:r w:rsidR="00216396">
        <w:rPr>
          <w:highlight w:val="white"/>
          <w:lang w:val="sv-SE"/>
        </w:rPr>
        <w:t>return</w:t>
      </w:r>
      <w:proofErr w:type="spellEnd"/>
      <w:r w:rsidR="00216396">
        <w:rPr>
          <w:highlight w:val="white"/>
          <w:lang w:val="sv-SE"/>
        </w:rPr>
        <w:t xml:space="preserve"> </w:t>
      </w:r>
      <w:proofErr w:type="spellStart"/>
      <w:r w:rsidR="00216396">
        <w:rPr>
          <w:highlight w:val="white"/>
          <w:lang w:val="sv-SE"/>
        </w:rPr>
        <w:t>statement</w:t>
      </w:r>
      <w:proofErr w:type="spellEnd"/>
      <w:r w:rsidR="00216396">
        <w:rPr>
          <w:highlight w:val="white"/>
          <w:lang w:val="sv-SE"/>
        </w:rPr>
        <w:t xml:space="preserve"> is </w:t>
      </w:r>
      <w:proofErr w:type="spellStart"/>
      <w:r w:rsidR="00216396">
        <w:rPr>
          <w:highlight w:val="white"/>
          <w:lang w:val="sv-SE"/>
        </w:rPr>
        <w:t>located</w:t>
      </w:r>
      <w:proofErr w:type="spellEnd"/>
      <w:r w:rsidR="00216396">
        <w:rPr>
          <w:highlight w:val="white"/>
          <w:lang w:val="sv-SE"/>
        </w:rPr>
        <w:t xml:space="preserve"> inside the </w:t>
      </w:r>
      <w:proofErr w:type="spellStart"/>
      <w:r w:rsidR="00216396">
        <w:rPr>
          <w:highlight w:val="white"/>
          <w:lang w:val="sv-SE"/>
        </w:rPr>
        <w:t>main</w:t>
      </w:r>
      <w:proofErr w:type="spellEnd"/>
      <w:r w:rsidR="00216396">
        <w:rPr>
          <w:highlight w:val="white"/>
          <w:lang w:val="sv-SE"/>
        </w:rPr>
        <w:t xml:space="preserve"> </w:t>
      </w:r>
      <w:proofErr w:type="spellStart"/>
      <w:r w:rsidR="00216396">
        <w:rPr>
          <w:highlight w:val="white"/>
          <w:lang w:val="sv-SE"/>
        </w:rPr>
        <w:t>function</w:t>
      </w:r>
      <w:proofErr w:type="spellEnd"/>
      <w:r w:rsidR="00216396">
        <w:rPr>
          <w:highlight w:val="white"/>
          <w:lang w:val="sv-SE"/>
        </w:rPr>
        <w:t>.</w:t>
      </w:r>
      <w:r w:rsidR="007A1B82">
        <w:rPr>
          <w:highlight w:val="white"/>
          <w:lang w:val="sv-SE"/>
        </w:rPr>
        <w:t xml:space="preserve"> </w:t>
      </w:r>
    </w:p>
    <w:p w14:paraId="2B289E38" w14:textId="09D92B51" w:rsidR="00AC571D" w:rsidRDefault="00AC571D" w:rsidP="00AC571D">
      <w:pPr>
        <w:pStyle w:val="CodeHeader"/>
      </w:pPr>
      <w:proofErr w:type="spellStart"/>
      <w:r>
        <w:t>MiddleCodeGenerator.cs</w:t>
      </w:r>
      <w:proofErr w:type="spellEnd"/>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 xml:space="preserve">If it </w:t>
      </w:r>
      <w:proofErr w:type="gramStart"/>
      <w:r w:rsidR="00EE7DF5">
        <w:rPr>
          <w:highlight w:val="white"/>
        </w:rPr>
        <w:t>does</w:t>
      </w:r>
      <w:proofErr w:type="gramEnd"/>
      <w:r w:rsidR="00EE7DF5">
        <w:rPr>
          <w:highlight w:val="white"/>
        </w:rPr>
        <w:t xml:space="preserve">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266DBC30" w14:textId="77777777" w:rsidR="005762AE" w:rsidRPr="00AC571D" w:rsidRDefault="005762AE" w:rsidP="005762AE">
      <w:pPr>
        <w:rPr>
          <w:highlight w:val="white"/>
        </w:rPr>
      </w:pPr>
      <w:r>
        <w:rPr>
          <w:highlight w:val="white"/>
        </w:rPr>
        <w:t>If the function is not the main function, we return the value of the expression.</w:t>
      </w:r>
    </w:p>
    <w:p w14:paraId="3907E238" w14:textId="77777777" w:rsidR="005762AE" w:rsidRDefault="005762AE" w:rsidP="005762AE">
      <w:pPr>
        <w:pStyle w:val="Code"/>
        <w:rPr>
          <w:highlight w:val="white"/>
        </w:rPr>
      </w:pPr>
      <w:r w:rsidRPr="005762AE">
        <w:rPr>
          <w:highlight w:val="white"/>
        </w:rPr>
        <w:t xml:space="preserve">        AddMiddleCode(codeList, MiddleOperator.Return,</w:t>
      </w:r>
    </w:p>
    <w:p w14:paraId="1C80F730" w14:textId="711DFAF2" w:rsidR="005762AE" w:rsidRPr="005762AE" w:rsidRDefault="005762AE" w:rsidP="005762AE">
      <w:pPr>
        <w:pStyle w:val="Code"/>
        <w:rPr>
          <w:highlight w:val="white"/>
        </w:rPr>
      </w:pPr>
      <w:r>
        <w:rPr>
          <w:highlight w:val="white"/>
        </w:rPr>
        <w:t xml:space="preserve">                     </w:t>
      </w:r>
      <w:r w:rsidRPr="005762AE">
        <w:rPr>
          <w:highlight w:val="white"/>
        </w:rPr>
        <w:t xml:space="preserve"> null, expression.Symbol);</w:t>
      </w:r>
    </w:p>
    <w:p w14:paraId="4B8188B5" w14:textId="56CA1781" w:rsidR="00AC571D" w:rsidRPr="005762AE" w:rsidRDefault="00AC571D" w:rsidP="005762AE">
      <w:pPr>
        <w:pStyle w:val="Code"/>
        <w:rPr>
          <w:highlight w:val="white"/>
        </w:rPr>
      </w:pPr>
      <w:r w:rsidRPr="005762AE">
        <w:rPr>
          <w:highlight w:val="white"/>
        </w:rPr>
        <w:t xml:space="preserve">      }</w:t>
      </w:r>
    </w:p>
    <w:p w14:paraId="21F49FCF" w14:textId="17CB6E12"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w:t>
      </w:r>
      <w:r w:rsidR="00430DF5">
        <w:rPr>
          <w:highlight w:val="white"/>
        </w:rPr>
        <w:t>,</w:t>
      </w:r>
      <w:r w:rsidR="0058319B">
        <w:rPr>
          <w:highlight w:val="white"/>
        </w:rPr>
        <w:t xml:space="preserve">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6FCEF40C" w14:textId="77777777" w:rsidR="00CB4B89" w:rsidRPr="00CB4B89" w:rsidRDefault="00CB4B89" w:rsidP="00CB4B89">
      <w:pPr>
        <w:pStyle w:val="Code"/>
        <w:rPr>
          <w:highlight w:val="white"/>
        </w:rPr>
      </w:pPr>
      <w:r w:rsidRPr="00CB4B89">
        <w:rPr>
          <w:highlight w:val="white"/>
        </w:rPr>
        <w:t xml:space="preserve">        AddMiddleCode(codeList, MiddleOperator.Return);</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bookmarkStart w:id="161" w:name="_Toc54119873"/>
      <w:r w:rsidRPr="00866410">
        <w:lastRenderedPageBreak/>
        <w:t>Optional</w:t>
      </w:r>
      <w:r>
        <w:t xml:space="preserve"> Expression Statement</w:t>
      </w:r>
      <w:bookmarkEnd w:id="161"/>
    </w:p>
    <w:p w14:paraId="5E863082" w14:textId="4275A904" w:rsidR="00866410" w:rsidRDefault="00866410" w:rsidP="00866410">
      <w:r>
        <w:t>A statement can also be made up by an optional expression; that is, the statement is an expression followed by a semicolon, or simply a semicolon.</w:t>
      </w:r>
    </w:p>
    <w:p w14:paraId="5C6AAE1E" w14:textId="27CE35A2" w:rsidR="006A7B9E" w:rsidRDefault="006A7B9E" w:rsidP="006A7B9E">
      <w:r>
        <w:t xml:space="preserve">An expression statement is an optional expression followed by a semicolon. The expression is </w:t>
      </w:r>
      <w:proofErr w:type="gramStart"/>
      <w:r>
        <w:t>evaluated</w:t>
      </w:r>
      <w:proofErr w:type="gramEnd"/>
      <w:r>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fldChar w:fldCharType="begin"/>
      </w:r>
      <w:r>
        <w:instrText xml:space="preserve"> REF _Ref417813097 \r \h </w:instrText>
      </w:r>
      <w:r>
        <w:fldChar w:fldCharType="separate"/>
      </w:r>
      <w:r w:rsidR="00207336">
        <w:t>6</w:t>
      </w:r>
      <w:r>
        <w:fldChar w:fldCharType="end"/>
      </w:r>
      <w:r>
        <w:t>.</w:t>
      </w:r>
    </w:p>
    <w:p w14:paraId="5CFFC49D" w14:textId="77777777" w:rsidR="00866410" w:rsidRDefault="00866410" w:rsidP="00866410">
      <w:pPr>
        <w:pStyle w:val="CodeHeader"/>
        <w:rPr>
          <w:highlight w:val="white"/>
          <w:lang w:val="sv-SE"/>
        </w:rPr>
      </w:pPr>
      <w:proofErr w:type="spellStart"/>
      <w:r>
        <w:rPr>
          <w:highlight w:val="white"/>
          <w:lang w:val="sv-SE"/>
        </w:rPr>
        <w:t>MainParser.gppg</w:t>
      </w:r>
      <w:proofErr w:type="spellEnd"/>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proofErr w:type="spellStart"/>
      <w:r>
        <w:t>MiddleCodeGenerator.cs</w:t>
      </w:r>
      <w:proofErr w:type="spellEnd"/>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bookmarkStart w:id="162" w:name="_Toc54119874"/>
      <w:r>
        <w:t>Block Statement</w:t>
      </w:r>
      <w:bookmarkEnd w:id="162"/>
    </w:p>
    <w:p w14:paraId="00836A31" w14:textId="438E8691"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DCD3ED8" w14:textId="50700BD5" w:rsidR="00FC1185" w:rsidRDefault="00FC1185" w:rsidP="004D298F">
      <w:r>
        <w:t xml:space="preserve">The block statement simple, a block is just a list of statements surrounded by brackets. Since </w:t>
      </w:r>
      <w:proofErr w:type="gramStart"/>
      <w:r>
        <w:t>a two variables</w:t>
      </w:r>
      <w:proofErr w:type="gramEnd"/>
      <w:r>
        <w:t xml:space="preserve"> with the same name can be defined in different blocks, we push the symbol table before the statement list.</w:t>
      </w:r>
    </w:p>
    <w:p w14:paraId="4ED96916" w14:textId="266F6F63" w:rsidR="002C67F5" w:rsidRDefault="002C67F5" w:rsidP="002C67F5">
      <w:pPr>
        <w:pStyle w:val="CodeHeader"/>
      </w:pPr>
      <w:proofErr w:type="spellStart"/>
      <w:r>
        <w:t>MainParser.cs</w:t>
      </w:r>
      <w:proofErr w:type="spellEnd"/>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lastRenderedPageBreak/>
        <w:t xml:space="preserve">In case of </w:t>
      </w:r>
      <w:proofErr w:type="gramStart"/>
      <w:r>
        <w:rPr>
          <w:highlight w:val="white"/>
        </w:rPr>
        <w:t>an</w:t>
      </w:r>
      <w:proofErr w:type="gramEnd"/>
      <w:r>
        <w:rPr>
          <w:highlight w:val="white"/>
        </w:rPr>
        <w:t xml:space="preserve">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bookmarkStart w:id="163" w:name="_Toc54119875"/>
      <w:r>
        <w:t>Declaration Statement</w:t>
      </w:r>
      <w:bookmarkEnd w:id="163"/>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proofErr w:type="spellStart"/>
      <w:r>
        <w:t>MainParser.cs</w:t>
      </w:r>
      <w:proofErr w:type="spellEnd"/>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0A738E58" w14:textId="77777777" w:rsidR="00017213" w:rsidRDefault="00017213" w:rsidP="00017213">
      <w:pPr>
        <w:pStyle w:val="Rubrik3"/>
        <w:tabs>
          <w:tab w:val="num" w:pos="360"/>
        </w:tabs>
      </w:pPr>
      <w:bookmarkStart w:id="164" w:name="_Toc54119876"/>
      <w:r>
        <w:t>Jump Register Statements</w:t>
      </w:r>
      <w:bookmarkEnd w:id="164"/>
    </w:p>
    <w:p w14:paraId="0E286EA8" w14:textId="77777777" w:rsidR="00017213" w:rsidRDefault="00017213" w:rsidP="00017213">
      <w:r>
        <w:t xml:space="preserve">When performing a call to a function which address is stored in a pointer </w:t>
      </w:r>
      <w:proofErr w:type="gramStart"/>
      <w:r>
        <w:t>variables</w:t>
      </w:r>
      <w:proofErr w:type="gramEnd"/>
      <w:r>
        <w:t xml:space="preserve"> we need to store the address in a register and jump to that register.</w:t>
      </w:r>
    </w:p>
    <w:p w14:paraId="4029EEB6" w14:textId="77777777" w:rsidR="00017213" w:rsidRDefault="00017213" w:rsidP="00017213">
      <w:pPr>
        <w:pStyle w:val="CodeHeader"/>
      </w:pPr>
      <w:proofErr w:type="spellStart"/>
      <w:r>
        <w:t>MainParser.gppg</w:t>
      </w:r>
      <w:proofErr w:type="spellEnd"/>
    </w:p>
    <w:p w14:paraId="7D7578A4" w14:textId="77777777" w:rsidR="008F3C6A" w:rsidRPr="008F3C6A" w:rsidRDefault="008F3C6A" w:rsidP="008F3C6A">
      <w:pPr>
        <w:pStyle w:val="Code"/>
        <w:rPr>
          <w:highlight w:val="white"/>
        </w:rPr>
      </w:pPr>
      <w:r w:rsidRPr="008F3C6A">
        <w:rPr>
          <w:highlight w:val="white"/>
        </w:rPr>
        <w:t xml:space="preserve">  | JUMP_REGISTER LEFT_PARENTHESIS REGISTER_NAME RIGHT_PARENTHESIS SEMICOLON {</w:t>
      </w:r>
    </w:p>
    <w:p w14:paraId="1EA21814" w14:textId="77777777" w:rsidR="008F3C6A" w:rsidRPr="008F3C6A" w:rsidRDefault="008F3C6A" w:rsidP="008F3C6A">
      <w:pPr>
        <w:pStyle w:val="Code"/>
        <w:rPr>
          <w:highlight w:val="white"/>
        </w:rPr>
      </w:pPr>
      <w:r w:rsidRPr="008F3C6A">
        <w:rPr>
          <w:highlight w:val="white"/>
        </w:rPr>
        <w:t xml:space="preserve">      $$ = MiddleCodeGenerator.JumpRegisterStatement($3);</w:t>
      </w:r>
    </w:p>
    <w:p w14:paraId="4B826B57" w14:textId="77777777" w:rsidR="008F3C6A" w:rsidRPr="008F3C6A" w:rsidRDefault="008F3C6A" w:rsidP="008F3C6A">
      <w:pPr>
        <w:pStyle w:val="Code"/>
        <w:rPr>
          <w:highlight w:val="white"/>
        </w:rPr>
      </w:pPr>
      <w:r w:rsidRPr="008F3C6A">
        <w:rPr>
          <w:highlight w:val="white"/>
        </w:rPr>
        <w:t xml:space="preserve">    }</w:t>
      </w:r>
    </w:p>
    <w:p w14:paraId="75FA7903" w14:textId="73C38DF9" w:rsidR="00017213" w:rsidRPr="00B9668A" w:rsidRDefault="00B9668A" w:rsidP="00B9668A">
      <w:pPr>
        <w:pStyle w:val="CodeHeader"/>
      </w:pPr>
      <w:proofErr w:type="spellStart"/>
      <w:r>
        <w:rPr>
          <w:highlight w:val="white"/>
          <w:lang w:val="sv-SE"/>
        </w:rPr>
        <w:t>MiddleCodeGenerator</w:t>
      </w:r>
      <w:r>
        <w:rPr>
          <w:lang w:val="sv-SE"/>
        </w:rPr>
        <w:t>.cs</w:t>
      </w:r>
      <w:proofErr w:type="spellEnd"/>
    </w:p>
    <w:p w14:paraId="32A23815" w14:textId="77777777" w:rsidR="008F3C6A" w:rsidRPr="008F3C6A" w:rsidRDefault="008F3C6A" w:rsidP="008F3C6A">
      <w:pPr>
        <w:pStyle w:val="Code"/>
        <w:rPr>
          <w:highlight w:val="white"/>
        </w:rPr>
      </w:pPr>
      <w:r w:rsidRPr="008F3C6A">
        <w:rPr>
          <w:highlight w:val="white"/>
        </w:rPr>
        <w:t xml:space="preserve">    public static Statement JumpRegisterStatement(Register register) {</w:t>
      </w:r>
    </w:p>
    <w:p w14:paraId="144E47BC" w14:textId="77777777" w:rsidR="008F3C6A" w:rsidRPr="008F3C6A" w:rsidRDefault="008F3C6A" w:rsidP="008F3C6A">
      <w:pPr>
        <w:pStyle w:val="Code"/>
        <w:rPr>
          <w:highlight w:val="white"/>
        </w:rPr>
      </w:pPr>
      <w:r w:rsidRPr="008F3C6A">
        <w:rPr>
          <w:highlight w:val="white"/>
        </w:rPr>
        <w:t xml:space="preserve">      List&lt;MiddleCode&gt; codeList = new List&lt;MiddleCode&gt;();</w:t>
      </w:r>
    </w:p>
    <w:p w14:paraId="1A22C36D" w14:textId="77777777" w:rsidR="008F3C6A" w:rsidRPr="008F3C6A" w:rsidRDefault="008F3C6A" w:rsidP="008F3C6A">
      <w:pPr>
        <w:pStyle w:val="Code"/>
        <w:rPr>
          <w:highlight w:val="white"/>
        </w:rPr>
      </w:pPr>
      <w:r w:rsidRPr="008F3C6A">
        <w:rPr>
          <w:highlight w:val="white"/>
        </w:rPr>
        <w:t xml:space="preserve">      AddMiddleCode(codeList, MiddleOperator.JumpRegister, register);</w:t>
      </w:r>
    </w:p>
    <w:p w14:paraId="42AFF50E" w14:textId="77777777" w:rsidR="008F3C6A" w:rsidRPr="008F3C6A" w:rsidRDefault="008F3C6A" w:rsidP="008F3C6A">
      <w:pPr>
        <w:pStyle w:val="Code"/>
        <w:rPr>
          <w:highlight w:val="white"/>
        </w:rPr>
      </w:pPr>
      <w:r w:rsidRPr="008F3C6A">
        <w:rPr>
          <w:highlight w:val="white"/>
        </w:rPr>
        <w:t xml:space="preserve">      return (new Statement(codeList));</w:t>
      </w:r>
    </w:p>
    <w:p w14:paraId="7358E65C" w14:textId="77777777" w:rsidR="008F3C6A" w:rsidRPr="008F3C6A" w:rsidRDefault="008F3C6A" w:rsidP="008F3C6A">
      <w:pPr>
        <w:pStyle w:val="Code"/>
        <w:rPr>
          <w:highlight w:val="white"/>
        </w:rPr>
      </w:pPr>
      <w:r w:rsidRPr="008F3C6A">
        <w:rPr>
          <w:highlight w:val="white"/>
        </w:rPr>
        <w:t xml:space="preserve">    }</w:t>
      </w:r>
    </w:p>
    <w:p w14:paraId="15917951" w14:textId="77777777" w:rsidR="00C36B35" w:rsidRDefault="00C36B35" w:rsidP="00C36B35">
      <w:pPr>
        <w:pStyle w:val="Rubrik3"/>
        <w:numPr>
          <w:ilvl w:val="2"/>
          <w:numId w:val="151"/>
        </w:numPr>
      </w:pPr>
      <w:bookmarkStart w:id="165" w:name="_Toc54119877"/>
      <w:r>
        <w:t>Interrupt Statements</w:t>
      </w:r>
      <w:bookmarkEnd w:id="165"/>
    </w:p>
    <w:p w14:paraId="08E7D160" w14:textId="77777777" w:rsidR="00C36B35" w:rsidRDefault="00C36B35" w:rsidP="00C36B35">
      <w:r>
        <w:t>When making system calls, an interrupt occurs. The operand is an integral value of short size (1 byte).</w:t>
      </w:r>
    </w:p>
    <w:p w14:paraId="40580526" w14:textId="77777777" w:rsidR="00C36B35" w:rsidRDefault="00C36B35" w:rsidP="00C36B35">
      <w:pPr>
        <w:pStyle w:val="CodeHeader"/>
      </w:pPr>
      <w:proofErr w:type="spellStart"/>
      <w:r>
        <w:t>MainParser.gppg</w:t>
      </w:r>
      <w:proofErr w:type="spellEnd"/>
    </w:p>
    <w:p w14:paraId="0BCA6244" w14:textId="77777777" w:rsidR="00C36B35" w:rsidRPr="00E077FB" w:rsidRDefault="00C36B35" w:rsidP="00C36B35">
      <w:pPr>
        <w:pStyle w:val="Code"/>
        <w:rPr>
          <w:highlight w:val="white"/>
        </w:rPr>
      </w:pPr>
      <w:r w:rsidRPr="00E077FB">
        <w:rPr>
          <w:highlight w:val="white"/>
        </w:rPr>
        <w:t xml:space="preserve">  | INTERRUPT LEFT_PARENTHESIS constant_integral_expression RIGHT_PARENTHESIS</w:t>
      </w:r>
    </w:p>
    <w:p w14:paraId="6E288DE9" w14:textId="77777777" w:rsidR="00C36B35" w:rsidRPr="00E077FB" w:rsidRDefault="00C36B35" w:rsidP="00C36B35">
      <w:pPr>
        <w:pStyle w:val="Code"/>
        <w:rPr>
          <w:highlight w:val="white"/>
        </w:rPr>
      </w:pPr>
      <w:r w:rsidRPr="00E077FB">
        <w:rPr>
          <w:highlight w:val="white"/>
        </w:rPr>
        <w:t xml:space="preserve">    SEMICOLON {</w:t>
      </w:r>
    </w:p>
    <w:p w14:paraId="24D9213A" w14:textId="77777777" w:rsidR="00C36B35" w:rsidRPr="00E077FB" w:rsidRDefault="00C36B35" w:rsidP="00C36B35">
      <w:pPr>
        <w:pStyle w:val="Code"/>
        <w:rPr>
          <w:highlight w:val="white"/>
        </w:rPr>
      </w:pPr>
      <w:r w:rsidRPr="00E077FB">
        <w:rPr>
          <w:highlight w:val="white"/>
        </w:rPr>
        <w:t xml:space="preserve">      $$ = MiddleCodeGenerator.InterruptStatement($3);</w:t>
      </w:r>
    </w:p>
    <w:p w14:paraId="38DC7208" w14:textId="77777777" w:rsidR="00C36B35" w:rsidRPr="00E077FB" w:rsidRDefault="00C36B35" w:rsidP="00C36B35">
      <w:pPr>
        <w:pStyle w:val="Code"/>
        <w:rPr>
          <w:highlight w:val="white"/>
        </w:rPr>
      </w:pPr>
      <w:r w:rsidRPr="00E077FB">
        <w:rPr>
          <w:highlight w:val="white"/>
        </w:rPr>
        <w:t xml:space="preserve">    }</w:t>
      </w:r>
    </w:p>
    <w:p w14:paraId="1A3D8D7C" w14:textId="77777777" w:rsidR="00B9668A" w:rsidRPr="00B9668A" w:rsidRDefault="00B9668A" w:rsidP="00B9668A">
      <w:pPr>
        <w:pStyle w:val="CodeHeader"/>
      </w:pPr>
      <w:proofErr w:type="spellStart"/>
      <w:r>
        <w:rPr>
          <w:highlight w:val="white"/>
          <w:lang w:val="sv-SE"/>
        </w:rPr>
        <w:t>MiddleCodeGenerator</w:t>
      </w:r>
      <w:r>
        <w:rPr>
          <w:lang w:val="sv-SE"/>
        </w:rPr>
        <w:t>.cs</w:t>
      </w:r>
      <w:proofErr w:type="spellEnd"/>
    </w:p>
    <w:p w14:paraId="76D87FBD" w14:textId="77777777" w:rsidR="00C36B35" w:rsidRPr="00E077FB" w:rsidRDefault="00C36B35" w:rsidP="00C36B35">
      <w:pPr>
        <w:pStyle w:val="Code"/>
        <w:rPr>
          <w:highlight w:val="white"/>
        </w:rPr>
      </w:pPr>
      <w:r w:rsidRPr="00E077FB">
        <w:rPr>
          <w:highlight w:val="white"/>
        </w:rPr>
        <w:t xml:space="preserve">    public static Statement InterruptStatement(Expression expression) {</w:t>
      </w:r>
    </w:p>
    <w:p w14:paraId="6AA97004" w14:textId="77777777" w:rsidR="00C36B35" w:rsidRPr="00E077FB" w:rsidRDefault="00C36B35" w:rsidP="00C36B35">
      <w:pPr>
        <w:pStyle w:val="Code"/>
        <w:rPr>
          <w:highlight w:val="white"/>
        </w:rPr>
      </w:pPr>
      <w:r w:rsidRPr="00E077FB">
        <w:rPr>
          <w:highlight w:val="white"/>
        </w:rPr>
        <w:t xml:space="preserve">      List&lt;MiddleCode&gt; codeList = new List&lt;MiddleCode&gt;();</w:t>
      </w:r>
    </w:p>
    <w:p w14:paraId="013B3B20" w14:textId="77777777" w:rsidR="00C36B35" w:rsidRDefault="00C36B35" w:rsidP="00C36B35">
      <w:pPr>
        <w:pStyle w:val="Code"/>
        <w:rPr>
          <w:highlight w:val="white"/>
        </w:rPr>
      </w:pPr>
      <w:r w:rsidRPr="00E077FB">
        <w:rPr>
          <w:highlight w:val="white"/>
        </w:rPr>
        <w:t xml:space="preserve">      AddMiddleCode(codeList, MiddleOperator.Interrupt,</w:t>
      </w:r>
    </w:p>
    <w:p w14:paraId="5857DCCB" w14:textId="77777777" w:rsidR="00C36B35" w:rsidRPr="00E077FB" w:rsidRDefault="00C36B35" w:rsidP="00C36B35">
      <w:pPr>
        <w:pStyle w:val="Code"/>
        <w:rPr>
          <w:highlight w:val="white"/>
        </w:rPr>
      </w:pPr>
      <w:r>
        <w:rPr>
          <w:highlight w:val="white"/>
        </w:rPr>
        <w:t xml:space="preserve">                   </w:t>
      </w:r>
      <w:r w:rsidRPr="00E077FB">
        <w:rPr>
          <w:highlight w:val="white"/>
        </w:rPr>
        <w:t xml:space="preserve"> expression.Symbol.Value);</w:t>
      </w:r>
    </w:p>
    <w:p w14:paraId="3DBE2AFE" w14:textId="77777777" w:rsidR="00C36B35" w:rsidRPr="00E077FB" w:rsidRDefault="00C36B35" w:rsidP="00C36B35">
      <w:pPr>
        <w:pStyle w:val="Code"/>
        <w:rPr>
          <w:highlight w:val="white"/>
        </w:rPr>
      </w:pPr>
      <w:r w:rsidRPr="00E077FB">
        <w:rPr>
          <w:highlight w:val="white"/>
        </w:rPr>
        <w:t xml:space="preserve">      return (new Statement(codeList));</w:t>
      </w:r>
    </w:p>
    <w:p w14:paraId="2AE99C9C" w14:textId="77777777" w:rsidR="00C36B35" w:rsidRDefault="00C36B35" w:rsidP="00C36B35">
      <w:pPr>
        <w:pStyle w:val="Code"/>
      </w:pPr>
      <w:r w:rsidRPr="00C36B35">
        <w:rPr>
          <w:highlight w:val="white"/>
        </w:rPr>
        <w:t xml:space="preserve">    }</w:t>
      </w:r>
    </w:p>
    <w:p w14:paraId="6BE5E668" w14:textId="50BD2226" w:rsidR="00C36B35" w:rsidRDefault="00C36B35" w:rsidP="00C36B35">
      <w:pPr>
        <w:pStyle w:val="Rubrik3"/>
        <w:numPr>
          <w:ilvl w:val="2"/>
          <w:numId w:val="152"/>
        </w:numPr>
      </w:pPr>
      <w:r w:rsidRPr="00C36B35">
        <w:lastRenderedPageBreak/>
        <w:t xml:space="preserve"> </w:t>
      </w:r>
      <w:bookmarkStart w:id="166" w:name="_Toc54119878"/>
      <w:r>
        <w:t>System Call Statements</w:t>
      </w:r>
      <w:bookmarkEnd w:id="166"/>
    </w:p>
    <w:p w14:paraId="4327418D" w14:textId="77777777" w:rsidR="00876CC7" w:rsidRDefault="00876CC7" w:rsidP="00C36B35">
      <w:r>
        <w:t>System calls for Linux.</w:t>
      </w:r>
    </w:p>
    <w:p w14:paraId="3D5BBF3B" w14:textId="77777777" w:rsidR="00C36B35" w:rsidRDefault="00C36B35" w:rsidP="00C36B35">
      <w:pPr>
        <w:pStyle w:val="CodeHeader"/>
      </w:pPr>
      <w:proofErr w:type="spellStart"/>
      <w:r>
        <w:t>MainParser.gppg</w:t>
      </w:r>
      <w:proofErr w:type="spellEnd"/>
    </w:p>
    <w:p w14:paraId="2FE83F82" w14:textId="77777777" w:rsidR="00C36B35" w:rsidRDefault="00C36B35" w:rsidP="00C36B35">
      <w:pPr>
        <w:pStyle w:val="Code"/>
        <w:rPr>
          <w:highlight w:val="white"/>
          <w:lang w:val="sv-SE"/>
        </w:rPr>
      </w:pPr>
      <w:r>
        <w:rPr>
          <w:highlight w:val="white"/>
          <w:lang w:val="sv-SE"/>
        </w:rPr>
        <w:t xml:space="preserve">  | SYSCALL LEFT_PARENTHESIS RIGHT_PARENTHESIS SEMICOLON {</w:t>
      </w:r>
    </w:p>
    <w:p w14:paraId="7BD934C4" w14:textId="77777777" w:rsidR="00C36B35" w:rsidRDefault="00C36B35" w:rsidP="00C36B35">
      <w:pPr>
        <w:pStyle w:val="Code"/>
        <w:rPr>
          <w:highlight w:val="white"/>
          <w:lang w:val="sv-SE"/>
        </w:rPr>
      </w:pPr>
      <w:r>
        <w:rPr>
          <w:highlight w:val="white"/>
          <w:lang w:val="sv-SE"/>
        </w:rPr>
        <w:t xml:space="preserve">      $$ = MiddleCodeGenerator.SyscallStatement();</w:t>
      </w:r>
    </w:p>
    <w:p w14:paraId="56CA3B89" w14:textId="77777777" w:rsidR="00C36B35" w:rsidRDefault="00C36B35" w:rsidP="00C36B35">
      <w:pPr>
        <w:pStyle w:val="Code"/>
        <w:rPr>
          <w:highlight w:val="white"/>
          <w:lang w:val="sv-SE"/>
        </w:rPr>
      </w:pPr>
      <w:r>
        <w:rPr>
          <w:highlight w:val="white"/>
          <w:lang w:val="sv-SE"/>
        </w:rPr>
        <w:t xml:space="preserve">    };</w:t>
      </w:r>
    </w:p>
    <w:p w14:paraId="466986C4" w14:textId="77777777" w:rsidR="00B9668A" w:rsidRPr="00B9668A" w:rsidRDefault="00B9668A" w:rsidP="00B9668A">
      <w:pPr>
        <w:pStyle w:val="CodeHeader"/>
      </w:pPr>
      <w:proofErr w:type="spellStart"/>
      <w:r>
        <w:rPr>
          <w:highlight w:val="white"/>
          <w:lang w:val="sv-SE"/>
        </w:rPr>
        <w:t>MiddleCodeGenerator</w:t>
      </w:r>
      <w:r>
        <w:rPr>
          <w:lang w:val="sv-SE"/>
        </w:rPr>
        <w:t>.cs</w:t>
      </w:r>
      <w:proofErr w:type="spellEnd"/>
    </w:p>
    <w:p w14:paraId="7CF2DA4C" w14:textId="77777777" w:rsidR="001C76A8" w:rsidRPr="001C76A8" w:rsidRDefault="001C76A8" w:rsidP="001C76A8">
      <w:pPr>
        <w:pStyle w:val="Code"/>
        <w:rPr>
          <w:highlight w:val="white"/>
        </w:rPr>
      </w:pPr>
      <w:r w:rsidRPr="001C76A8">
        <w:rPr>
          <w:highlight w:val="white"/>
        </w:rPr>
        <w:t xml:space="preserve">    public static Statement SyscallStatement() {</w:t>
      </w:r>
    </w:p>
    <w:p w14:paraId="0BAD845B" w14:textId="77777777" w:rsidR="001C76A8" w:rsidRPr="001C76A8" w:rsidRDefault="001C76A8" w:rsidP="001C76A8">
      <w:pPr>
        <w:pStyle w:val="Code"/>
        <w:rPr>
          <w:highlight w:val="white"/>
        </w:rPr>
      </w:pPr>
      <w:r w:rsidRPr="001C76A8">
        <w:rPr>
          <w:highlight w:val="white"/>
        </w:rPr>
        <w:t xml:space="preserve">      List&lt;MiddleCode&gt; codeList = new List&lt;MiddleCode&gt;();</w:t>
      </w:r>
    </w:p>
    <w:p w14:paraId="1ABB5C85" w14:textId="77777777" w:rsidR="001C76A8" w:rsidRPr="001C76A8" w:rsidRDefault="001C76A8" w:rsidP="001C76A8">
      <w:pPr>
        <w:pStyle w:val="Code"/>
        <w:rPr>
          <w:highlight w:val="white"/>
        </w:rPr>
      </w:pPr>
      <w:r w:rsidRPr="001C76A8">
        <w:rPr>
          <w:highlight w:val="white"/>
        </w:rPr>
        <w:t xml:space="preserve">      AddMiddleCode(codeList, MiddleOperator.SysCall);</w:t>
      </w:r>
    </w:p>
    <w:p w14:paraId="20D91C68" w14:textId="77777777" w:rsidR="001C76A8" w:rsidRPr="001C76A8" w:rsidRDefault="001C76A8" w:rsidP="001C76A8">
      <w:pPr>
        <w:pStyle w:val="Code"/>
        <w:rPr>
          <w:highlight w:val="white"/>
        </w:rPr>
      </w:pPr>
      <w:r w:rsidRPr="001C76A8">
        <w:rPr>
          <w:highlight w:val="white"/>
        </w:rPr>
        <w:t xml:space="preserve">      return (new Statement(codeList));</w:t>
      </w:r>
    </w:p>
    <w:p w14:paraId="44237D33" w14:textId="77777777" w:rsidR="001C76A8" w:rsidRPr="001C76A8" w:rsidRDefault="001C76A8" w:rsidP="001C76A8">
      <w:pPr>
        <w:pStyle w:val="Code"/>
        <w:rPr>
          <w:highlight w:val="white"/>
        </w:rPr>
      </w:pPr>
      <w:r w:rsidRPr="001C76A8">
        <w:rPr>
          <w:highlight w:val="white"/>
        </w:rPr>
        <w:t xml:space="preserve">    }</w:t>
      </w:r>
    </w:p>
    <w:p w14:paraId="13696776" w14:textId="33D65715" w:rsidR="00895D52" w:rsidRPr="00895D52" w:rsidRDefault="00895D52" w:rsidP="00895D52">
      <w:pPr>
        <w:pStyle w:val="Rubrik2"/>
      </w:pPr>
      <w:bookmarkStart w:id="167" w:name="_Toc54119879"/>
      <w:r>
        <w:t>Expression</w:t>
      </w:r>
      <w:r w:rsidR="00FE4E0C">
        <w:t>s</w:t>
      </w:r>
      <w:bookmarkEnd w:id="167"/>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proofErr w:type="spellStart"/>
      <w:r>
        <w:rPr>
          <w:highlight w:val="white"/>
          <w:lang w:val="sv-SE"/>
        </w:rPr>
        <w:t>MainParser.cs</w:t>
      </w:r>
      <w:proofErr w:type="spellEnd"/>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 xml:space="preserve">An expression </w:t>
      </w:r>
      <w:proofErr w:type="spellStart"/>
      <w:r>
        <w:rPr>
          <w:highlight w:val="white"/>
          <w:lang w:val="sv-SE"/>
        </w:rPr>
        <w:t>may</w:t>
      </w:r>
      <w:proofErr w:type="spellEnd"/>
      <w:r>
        <w:rPr>
          <w:highlight w:val="white"/>
          <w:lang w:val="sv-SE"/>
        </w:rPr>
        <w:t xml:space="preserve"> be an </w:t>
      </w:r>
      <w:proofErr w:type="spellStart"/>
      <w:r>
        <w:rPr>
          <w:highlight w:val="white"/>
          <w:lang w:val="sv-SE"/>
        </w:rPr>
        <w:t>assignment</w:t>
      </w:r>
      <w:proofErr w:type="spellEnd"/>
      <w:r w:rsidR="00B02A39">
        <w:rPr>
          <w:highlight w:val="white"/>
          <w:lang w:val="sv-SE"/>
        </w:rPr>
        <w:t xml:space="preserve"> </w:t>
      </w:r>
      <w:r>
        <w:rPr>
          <w:highlight w:val="white"/>
          <w:lang w:val="sv-SE"/>
        </w:rPr>
        <w:t xml:space="preserve">expression or </w:t>
      </w:r>
      <w:proofErr w:type="spellStart"/>
      <w:r>
        <w:rPr>
          <w:highlight w:val="white"/>
          <w:lang w:val="sv-SE"/>
        </w:rPr>
        <w:t>two</w:t>
      </w:r>
      <w:proofErr w:type="spellEnd"/>
      <w:r>
        <w:rPr>
          <w:highlight w:val="white"/>
          <w:lang w:val="sv-SE"/>
        </w:rPr>
        <w:t xml:space="preserve"> expression</w:t>
      </w:r>
      <w:r w:rsidR="00322B02">
        <w:rPr>
          <w:highlight w:val="white"/>
          <w:lang w:val="sv-SE"/>
        </w:rPr>
        <w:t>s</w:t>
      </w:r>
      <w:r>
        <w:rPr>
          <w:highlight w:val="white"/>
          <w:lang w:val="sv-SE"/>
        </w:rPr>
        <w:t xml:space="preserve"> </w:t>
      </w:r>
      <w:proofErr w:type="spellStart"/>
      <w:r>
        <w:rPr>
          <w:highlight w:val="white"/>
          <w:lang w:val="sv-SE"/>
        </w:rPr>
        <w:t>separated</w:t>
      </w:r>
      <w:proofErr w:type="spellEnd"/>
      <w:r>
        <w:rPr>
          <w:highlight w:val="white"/>
          <w:lang w:val="sv-SE"/>
        </w:rPr>
        <w:t xml:space="preserve"> by a </w:t>
      </w:r>
      <w:proofErr w:type="spellStart"/>
      <w:r>
        <w:rPr>
          <w:highlight w:val="white"/>
          <w:lang w:val="sv-SE"/>
        </w:rPr>
        <w:t>comma</w:t>
      </w:r>
      <w:proofErr w:type="spellEnd"/>
      <w:r>
        <w:rPr>
          <w:highlight w:val="white"/>
          <w:lang w:val="sv-SE"/>
        </w:rPr>
        <w:t>.</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comma</w:t>
      </w:r>
      <w:proofErr w:type="spellEnd"/>
      <w:r>
        <w:rPr>
          <w:highlight w:val="white"/>
          <w:lang w:val="sv-SE"/>
        </w:rPr>
        <w:t xml:space="preserve"> expression is 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right expression, </w:t>
      </w:r>
      <w:r w:rsidR="00AB7158">
        <w:rPr>
          <w:highlight w:val="white"/>
          <w:lang w:val="sv-SE"/>
        </w:rPr>
        <w:t xml:space="preserve">the </w:t>
      </w:r>
      <w:proofErr w:type="spellStart"/>
      <w:r w:rsidR="00AB7158">
        <w:rPr>
          <w:highlight w:val="white"/>
          <w:lang w:val="sv-SE"/>
        </w:rPr>
        <w:t>value</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expression is </w:t>
      </w:r>
      <w:proofErr w:type="spellStart"/>
      <w:r w:rsidR="00AB7158">
        <w:rPr>
          <w:highlight w:val="white"/>
          <w:lang w:val="sv-SE"/>
        </w:rPr>
        <w:t>discarded</w:t>
      </w:r>
      <w:proofErr w:type="spellEnd"/>
      <w:r w:rsidR="00AB7158">
        <w:rPr>
          <w:highlight w:val="white"/>
          <w:lang w:val="sv-SE"/>
        </w:rPr>
        <w:t xml:space="preserve">. </w:t>
      </w:r>
      <w:proofErr w:type="spellStart"/>
      <w:r w:rsidR="00AB7158">
        <w:rPr>
          <w:highlight w:val="white"/>
          <w:lang w:val="sv-SE"/>
        </w:rPr>
        <w:t>However</w:t>
      </w:r>
      <w:proofErr w:type="spellEnd"/>
      <w:r w:rsidR="00AB7158">
        <w:rPr>
          <w:highlight w:val="white"/>
          <w:lang w:val="sv-SE"/>
        </w:rPr>
        <w:t xml:space="preserve">, </w:t>
      </w:r>
      <w:proofErr w:type="spellStart"/>
      <w:r w:rsidR="00AB7158">
        <w:rPr>
          <w:highlight w:val="white"/>
          <w:lang w:val="sv-SE"/>
        </w:rPr>
        <w:t>we</w:t>
      </w:r>
      <w:proofErr w:type="spellEnd"/>
      <w:r w:rsidR="00AB7158">
        <w:rPr>
          <w:highlight w:val="white"/>
          <w:lang w:val="sv-SE"/>
        </w:rPr>
        <w:t xml:space="preserve"> </w:t>
      </w:r>
      <w:proofErr w:type="spellStart"/>
      <w:r w:rsidR="00AB7158">
        <w:rPr>
          <w:highlight w:val="white"/>
          <w:lang w:val="sv-SE"/>
        </w:rPr>
        <w:t>keep</w:t>
      </w:r>
      <w:proofErr w:type="spellEnd"/>
      <w:r w:rsidR="00AB7158">
        <w:rPr>
          <w:highlight w:val="white"/>
          <w:lang w:val="sv-SE"/>
        </w:rPr>
        <w:t xml:space="preserve"> the </w:t>
      </w:r>
      <w:proofErr w:type="spellStart"/>
      <w:r w:rsidR="00AB7158">
        <w:rPr>
          <w:highlight w:val="white"/>
          <w:lang w:val="sv-SE"/>
        </w:rPr>
        <w:t>side</w:t>
      </w:r>
      <w:proofErr w:type="spellEnd"/>
      <w:r w:rsidR="00AB7158">
        <w:rPr>
          <w:highlight w:val="white"/>
          <w:lang w:val="sv-SE"/>
        </w:rPr>
        <w:t xml:space="preserve"> </w:t>
      </w:r>
      <w:proofErr w:type="spellStart"/>
      <w:r w:rsidR="00AB7158">
        <w:rPr>
          <w:highlight w:val="white"/>
          <w:lang w:val="sv-SE"/>
        </w:rPr>
        <w:t>effects</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w:t>
      </w:r>
      <w:proofErr w:type="spellStart"/>
      <w:r w:rsidR="00AB7158">
        <w:rPr>
          <w:highlight w:val="white"/>
          <w:lang w:val="sv-SE"/>
        </w:rPr>
        <w:t>both</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and right expressions.</w:t>
      </w:r>
    </w:p>
    <w:p w14:paraId="303F7F45" w14:textId="670B5AC1" w:rsidR="00A963C6" w:rsidRDefault="00B32FC6" w:rsidP="00B32FC6">
      <w:pPr>
        <w:pStyle w:val="CodeHeader"/>
        <w:rPr>
          <w:highlight w:val="white"/>
          <w:lang w:val="sv-SE"/>
        </w:rPr>
      </w:pPr>
      <w:proofErr w:type="spellStart"/>
      <w:r>
        <w:rPr>
          <w:highlight w:val="white"/>
          <w:lang w:val="sv-SE"/>
        </w:rPr>
        <w:t>MiddleCodeGenerator.cs</w:t>
      </w:r>
      <w:proofErr w:type="spellEnd"/>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562B20BE" w:rsidR="00B05CB1" w:rsidRDefault="00FE4E0C" w:rsidP="00152085">
      <w:pPr>
        <w:pStyle w:val="Rubrik3"/>
      </w:pPr>
      <w:bookmarkStart w:id="168" w:name="_Toc54119880"/>
      <w:r>
        <w:lastRenderedPageBreak/>
        <w:t xml:space="preserve">The </w:t>
      </w:r>
      <w:r w:rsidR="009E1435">
        <w:t>Assignment Expression</w:t>
      </w:r>
      <w:bookmarkEnd w:id="168"/>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proofErr w:type="spellStart"/>
      <w:r>
        <w:rPr>
          <w:highlight w:val="white"/>
        </w:rPr>
        <w:t>MainParser.cs</w:t>
      </w:r>
      <w:proofErr w:type="spellEnd"/>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0976D3CA"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 xml:space="preserve">_ASSIGN     </w:t>
      </w:r>
      <w:r w:rsidR="001C3E1B">
        <w:rPr>
          <w:highlight w:val="white"/>
          <w:lang w:val="sv-SE"/>
        </w:rPr>
        <w:t xml:space="preserve"> </w:t>
      </w:r>
      <w:r>
        <w:rPr>
          <w:highlight w:val="white"/>
          <w:lang w:val="sv-SE"/>
        </w:rPr>
        <w:t xml:space="preserve">    { $$ = MiddleOperator.Bitwise</w:t>
      </w:r>
      <w:r w:rsidR="00414C74">
        <w:rPr>
          <w:highlight w:val="white"/>
          <w:lang w:val="sv-SE"/>
        </w:rPr>
        <w:t>Or</w:t>
      </w:r>
      <w:r>
        <w:rPr>
          <w:highlight w:val="white"/>
          <w:lang w:val="sv-SE"/>
        </w:rPr>
        <w:t xml:space="preserve">; </w:t>
      </w:r>
      <w:r w:rsidR="001C3E1B">
        <w:rPr>
          <w:highlight w:val="white"/>
          <w:lang w:val="sv-SE"/>
        </w:rPr>
        <w:t xml:space="preserve"> </w:t>
      </w:r>
      <w:r>
        <w:rPr>
          <w:highlight w:val="white"/>
          <w:lang w:val="sv-SE"/>
        </w:rPr>
        <w:t xml:space="preserve">    }</w:t>
      </w:r>
    </w:p>
    <w:p w14:paraId="481455EC" w14:textId="7307B34F"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proofErr w:type="spellStart"/>
      <w:r>
        <w:rPr>
          <w:highlight w:val="white"/>
        </w:rPr>
        <w:t>MiddleCodeGenerator.cs</w:t>
      </w:r>
      <w:proofErr w:type="spellEnd"/>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 xml:space="preserve">We check that the register has the same size (in bytes) as the expression it is assigned to. If it is </w:t>
      </w:r>
      <w:proofErr w:type="gramStart"/>
      <w:r>
        <w:rPr>
          <w:highlight w:val="white"/>
        </w:rPr>
        <w:t>not</w:t>
      </w:r>
      <w:proofErr w:type="gramEnd"/>
      <w:r>
        <w:rPr>
          <w:highlight w:val="white"/>
        </w:rPr>
        <w:t xml:space="preserve">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5B312B0B" w:rsidR="00974137" w:rsidRPr="00974137" w:rsidRDefault="00974137" w:rsidP="00974137">
      <w:pPr>
        <w:pStyle w:val="Code"/>
        <w:rPr>
          <w:highlight w:val="white"/>
        </w:rPr>
      </w:pPr>
      <w:r w:rsidRPr="00974137">
        <w:rPr>
          <w:highlight w:val="white"/>
        </w:rPr>
        <w:t xml:space="preserve">                     leftExpression.Symbol.Type.</w:t>
      </w:r>
      <w:r w:rsidR="001A34D2">
        <w:rPr>
          <w:highlight w:val="white"/>
        </w:rPr>
        <w:t>Get</w:t>
      </w:r>
      <w:r w:rsidRPr="00974137">
        <w:rPr>
          <w:highlight w:val="white"/>
        </w:rPr>
        <w:t>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w:t>
      </w:r>
      <w:proofErr w:type="gramStart"/>
      <w:r w:rsidR="00FF68F7">
        <w:rPr>
          <w:highlight w:val="white"/>
        </w:rPr>
        <w:t>expression, since</w:t>
      </w:r>
      <w:proofErr w:type="gramEnd"/>
      <w:r w:rsidR="00FF68F7">
        <w:rPr>
          <w:highlight w:val="white"/>
        </w:rPr>
        <w:t xml:space="preserv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bookmarkStart w:id="169" w:name="_Toc54119881"/>
      <w:r>
        <w:t>The Condition Expression</w:t>
      </w:r>
      <w:bookmarkEnd w:id="169"/>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proofErr w:type="spellStart"/>
      <w:r>
        <w:t>MainParser.gppg</w:t>
      </w:r>
      <w:proofErr w:type="spellEnd"/>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proofErr w:type="spellStart"/>
      <w:r>
        <w:rPr>
          <w:highlight w:val="white"/>
        </w:rPr>
        <w:t>MiddleCodeGenerator.cs</w:t>
      </w:r>
      <w:proofErr w:type="spellEnd"/>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w:t>
      </w:r>
      <w:proofErr w:type="spellStart"/>
      <w:r>
        <w:rPr>
          <w:highlight w:val="white"/>
        </w:rPr>
        <w:t>backpathing</w:t>
      </w:r>
      <w:proofErr w:type="spellEnd"/>
      <w:r>
        <w:rPr>
          <w:highlight w:val="white"/>
        </w:rPr>
        <w:t xml:space="preserve">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proofErr w:type="gramStart"/>
      <w:r>
        <w:rPr>
          <w:highlight w:val="white"/>
        </w:rPr>
        <w:t>Similar to</w:t>
      </w:r>
      <w:proofErr w:type="gramEnd"/>
      <w:r>
        <w:rPr>
          <w:highlight w:val="white"/>
        </w:rPr>
        <w:t xml:space="preserve">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bookmarkStart w:id="170" w:name="_Toc54119882"/>
      <w:r>
        <w:t>Constant Expression</w:t>
      </w:r>
      <w:bookmarkEnd w:id="170"/>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 xml:space="preserve">expression is a conditional </w:t>
      </w:r>
      <w:proofErr w:type="gramStart"/>
      <w:r w:rsidR="00122096">
        <w:t>expression, since</w:t>
      </w:r>
      <w:proofErr w:type="gramEnd"/>
      <w:r w:rsidR="00122096">
        <w:t xml:space="preserve"> it cannot hold commas or assignments.</w:t>
      </w:r>
    </w:p>
    <w:p w14:paraId="63C8CB4F" w14:textId="0786663A" w:rsidR="00E5121F" w:rsidRPr="00E5121F" w:rsidRDefault="00E5121F" w:rsidP="00E5121F">
      <w:pPr>
        <w:pStyle w:val="CodeHeader"/>
      </w:pPr>
      <w:proofErr w:type="spellStart"/>
      <w:r>
        <w:t>MainParser.cs</w:t>
      </w:r>
      <w:proofErr w:type="spellEnd"/>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r w:rsidRPr="005C43AA">
        <w:rPr>
          <w:rStyle w:val="KeyWord0"/>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proofErr w:type="spellStart"/>
      <w:r>
        <w:rPr>
          <w:highlight w:val="white"/>
          <w:lang w:val="sv-SE"/>
        </w:rPr>
        <w:t>MiddleCodeGenerator.cs</w:t>
      </w:r>
      <w:proofErr w:type="spellEnd"/>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bookmarkStart w:id="171" w:name="_Toc54119883"/>
      <w:r>
        <w:t>Logical Expression</w:t>
      </w:r>
      <w:r w:rsidR="00F4495B">
        <w:t>s</w:t>
      </w:r>
      <w:bookmarkEnd w:id="171"/>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proofErr w:type="spellStart"/>
      <w:r>
        <w:t>MainParser.cs</w:t>
      </w:r>
      <w:proofErr w:type="spellEnd"/>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sidR="00A774D0">
        <w:rPr>
          <w:highlight w:val="white"/>
          <w:lang w:val="sv-SE"/>
        </w:rPr>
        <w:t>return</w:t>
      </w:r>
      <w:r w:rsidR="0006127F">
        <w:rPr>
          <w:highlight w:val="white"/>
          <w:lang w:val="sv-SE"/>
        </w:rPr>
        <w:t>s</w:t>
      </w:r>
      <w:proofErr w:type="spellEnd"/>
      <w:r w:rsidR="00A774D0">
        <w:rPr>
          <w:highlight w:val="white"/>
          <w:lang w:val="sv-SE"/>
        </w:rPr>
        <w:t xml:space="preserve"> a </w:t>
      </w:r>
      <w:proofErr w:type="spellStart"/>
      <w:r w:rsidR="002B1DB0">
        <w:rPr>
          <w:highlight w:val="white"/>
          <w:lang w:val="sv-SE"/>
        </w:rPr>
        <w:t>true</w:t>
      </w:r>
      <w:proofErr w:type="spellEnd"/>
      <w:r w:rsidR="002B1DB0">
        <w:rPr>
          <w:highlight w:val="white"/>
          <w:lang w:val="sv-SE"/>
        </w:rPr>
        <w:t xml:space="preserve"> </w:t>
      </w:r>
      <w:r w:rsidR="00A774D0">
        <w:rPr>
          <w:highlight w:val="white"/>
          <w:lang w:val="sv-SE"/>
        </w:rPr>
        <w:t xml:space="preserve">expression </w:t>
      </w:r>
      <w:proofErr w:type="gramStart"/>
      <w:r w:rsidR="00A774D0">
        <w:rPr>
          <w:highlight w:val="white"/>
          <w:lang w:val="sv-SE"/>
        </w:rPr>
        <w:t xml:space="preserve">is </w:t>
      </w:r>
      <w:r w:rsidR="002B1DB0">
        <w:rPr>
          <w:highlight w:val="white"/>
          <w:lang w:val="sv-SE"/>
        </w:rPr>
        <w:t>at</w:t>
      </w:r>
      <w:proofErr w:type="gramEnd"/>
      <w:r w:rsidR="002B1DB0">
        <w:rPr>
          <w:highlight w:val="white"/>
          <w:lang w:val="sv-SE"/>
        </w:rPr>
        <w:t xml:space="preserve"> </w:t>
      </w:r>
      <w:proofErr w:type="spellStart"/>
      <w:r w:rsidR="00A774D0">
        <w:rPr>
          <w:highlight w:val="white"/>
          <w:lang w:val="sv-SE"/>
        </w:rPr>
        <w:t>least</w:t>
      </w:r>
      <w:proofErr w:type="spellEnd"/>
      <w:r w:rsidR="00A774D0">
        <w:rPr>
          <w:highlight w:val="white"/>
          <w:lang w:val="sv-SE"/>
        </w:rPr>
        <w:t xml:space="preserve"> </w:t>
      </w:r>
      <w:proofErr w:type="spellStart"/>
      <w:r w:rsidR="00A774D0">
        <w:rPr>
          <w:highlight w:val="white"/>
          <w:lang w:val="sv-SE"/>
        </w:rPr>
        <w:t>one</w:t>
      </w:r>
      <w:proofErr w:type="spellEnd"/>
      <w:r w:rsidR="00A774D0">
        <w:rPr>
          <w:highlight w:val="white"/>
          <w:lang w:val="sv-SE"/>
        </w:rPr>
        <w:t xml:space="preserve"> </w:t>
      </w:r>
      <w:proofErr w:type="spellStart"/>
      <w:r w:rsidR="00A774D0">
        <w:rPr>
          <w:highlight w:val="white"/>
          <w:lang w:val="sv-SE"/>
        </w:rPr>
        <w:t>of</w:t>
      </w:r>
      <w:proofErr w:type="spellEnd"/>
      <w:r w:rsidR="00A774D0">
        <w:rPr>
          <w:highlight w:val="white"/>
          <w:lang w:val="sv-SE"/>
        </w:rPr>
        <w:t xml:space="preserve"> the </w:t>
      </w:r>
      <w:proofErr w:type="spellStart"/>
      <w:r w:rsidR="00A774D0">
        <w:rPr>
          <w:highlight w:val="white"/>
          <w:lang w:val="sv-SE"/>
        </w:rPr>
        <w:t>left</w:t>
      </w:r>
      <w:proofErr w:type="spellEnd"/>
      <w:r w:rsidR="00A774D0">
        <w:rPr>
          <w:highlight w:val="white"/>
          <w:lang w:val="sv-SE"/>
        </w:rPr>
        <w:t xml:space="preserve"> </w:t>
      </w:r>
      <w:r w:rsidR="0074181A">
        <w:rPr>
          <w:highlight w:val="white"/>
          <w:lang w:val="sv-SE"/>
        </w:rPr>
        <w:t>or</w:t>
      </w:r>
      <w:r w:rsidR="00A774D0">
        <w:rPr>
          <w:highlight w:val="white"/>
          <w:lang w:val="sv-SE"/>
        </w:rPr>
        <w:t xml:space="preserve"> right expression is </w:t>
      </w:r>
      <w:proofErr w:type="spellStart"/>
      <w:r w:rsidR="00A774D0">
        <w:rPr>
          <w:highlight w:val="white"/>
          <w:lang w:val="sv-SE"/>
        </w:rPr>
        <w:t>true</w:t>
      </w:r>
      <w:proofErr w:type="spellEnd"/>
      <w:r w:rsidR="00CC63DA">
        <w:rPr>
          <w:highlight w:val="white"/>
          <w:lang w:val="sv-SE"/>
        </w:rPr>
        <w:t xml:space="preserve">, and a </w:t>
      </w:r>
      <w:proofErr w:type="spellStart"/>
      <w:r w:rsidR="00CC63DA">
        <w:rPr>
          <w:highlight w:val="white"/>
          <w:lang w:val="sv-SE"/>
        </w:rPr>
        <w:t>false</w:t>
      </w:r>
      <w:proofErr w:type="spellEnd"/>
      <w:r w:rsidR="00CC63DA">
        <w:rPr>
          <w:highlight w:val="white"/>
          <w:lang w:val="sv-SE"/>
        </w:rPr>
        <w:t xml:space="preserve"> expression </w:t>
      </w:r>
      <w:proofErr w:type="spellStart"/>
      <w:r w:rsidR="00CC63DA">
        <w:rPr>
          <w:highlight w:val="white"/>
          <w:lang w:val="sv-SE"/>
        </w:rPr>
        <w:t>if</w:t>
      </w:r>
      <w:proofErr w:type="spellEnd"/>
      <w:r w:rsidR="00CC63DA">
        <w:rPr>
          <w:highlight w:val="white"/>
          <w:lang w:val="sv-SE"/>
        </w:rPr>
        <w:t xml:space="preserve"> </w:t>
      </w:r>
      <w:proofErr w:type="spellStart"/>
      <w:r w:rsidR="00CC63DA">
        <w:rPr>
          <w:highlight w:val="white"/>
          <w:lang w:val="sv-SE"/>
        </w:rPr>
        <w:t>both</w:t>
      </w:r>
      <w:proofErr w:type="spellEnd"/>
      <w:r w:rsidR="00CC63DA">
        <w:rPr>
          <w:highlight w:val="white"/>
          <w:lang w:val="sv-SE"/>
        </w:rPr>
        <w:t xml:space="preserve"> the </w:t>
      </w:r>
      <w:proofErr w:type="spellStart"/>
      <w:r w:rsidR="00CC63DA">
        <w:rPr>
          <w:highlight w:val="white"/>
          <w:lang w:val="sv-SE"/>
        </w:rPr>
        <w:t>left</w:t>
      </w:r>
      <w:proofErr w:type="spellEnd"/>
      <w:r w:rsidR="00CC63DA">
        <w:rPr>
          <w:highlight w:val="white"/>
          <w:lang w:val="sv-SE"/>
        </w:rPr>
        <w:t xml:space="preserve"> and right expression is </w:t>
      </w:r>
      <w:proofErr w:type="spellStart"/>
      <w:r w:rsidR="00CC63DA">
        <w:rPr>
          <w:highlight w:val="white"/>
          <w:lang w:val="sv-SE"/>
        </w:rPr>
        <w:t>false</w:t>
      </w:r>
      <w:proofErr w:type="spellEnd"/>
      <w:r w:rsidR="00CC63DA">
        <w:rPr>
          <w:highlight w:val="white"/>
          <w:lang w:val="sv-SE"/>
        </w:rPr>
        <w:t>.</w:t>
      </w:r>
    </w:p>
    <w:p w14:paraId="41B51A02" w14:textId="77777777" w:rsidR="0027377B" w:rsidRDefault="0027377B" w:rsidP="0027377B">
      <w:pPr>
        <w:pStyle w:val="CodeHeader"/>
        <w:rPr>
          <w:highlight w:val="white"/>
          <w:lang w:val="sv-SE"/>
        </w:rPr>
      </w:pPr>
      <w:proofErr w:type="spellStart"/>
      <w:r>
        <w:rPr>
          <w:highlight w:val="white"/>
          <w:lang w:val="sv-SE"/>
        </w:rPr>
        <w:t>MiddleCodeGenerator.cs</w:t>
      </w:r>
      <w:proofErr w:type="spellEnd"/>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w:t>
      </w:r>
      <w:proofErr w:type="gramStart"/>
      <w:r w:rsidR="00234993">
        <w:rPr>
          <w:highlight w:val="white"/>
        </w:rPr>
        <w:t>evaluated</w:t>
      </w:r>
      <w:proofErr w:type="gramEnd"/>
      <w:r w:rsidR="00234993">
        <w:rPr>
          <w:highlight w:val="white"/>
        </w:rPr>
        <w:t xml:space="preserve">.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proofErr w:type="spellStart"/>
      <w:r>
        <w:t>MainParser.cs</w:t>
      </w:r>
      <w:proofErr w:type="spellEnd"/>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returns</w:t>
      </w:r>
      <w:proofErr w:type="spellEnd"/>
      <w:r>
        <w:rPr>
          <w:highlight w:val="white"/>
          <w:lang w:val="sv-SE"/>
        </w:rPr>
        <w:t xml:space="preserve"> a </w:t>
      </w:r>
      <w:proofErr w:type="spellStart"/>
      <w:r>
        <w:rPr>
          <w:highlight w:val="white"/>
          <w:lang w:val="sv-SE"/>
        </w:rPr>
        <w:t>true</w:t>
      </w:r>
      <w:proofErr w:type="spellEnd"/>
      <w:r>
        <w:rPr>
          <w:highlight w:val="white"/>
          <w:lang w:val="sv-SE"/>
        </w:rPr>
        <w:t xml:space="preserve"> expression </w:t>
      </w:r>
      <w:proofErr w:type="spellStart"/>
      <w:r w:rsidR="00861B37">
        <w:rPr>
          <w:highlight w:val="white"/>
          <w:lang w:val="sv-SE"/>
        </w:rPr>
        <w:t>both</w:t>
      </w:r>
      <w:proofErr w:type="spellEnd"/>
      <w:r w:rsidR="00861B37">
        <w:rPr>
          <w:highlight w:val="white"/>
          <w:lang w:val="sv-SE"/>
        </w:rPr>
        <w:t xml:space="preserve"> </w:t>
      </w:r>
      <w:r>
        <w:rPr>
          <w:highlight w:val="white"/>
          <w:lang w:val="sv-SE"/>
        </w:rPr>
        <w:t xml:space="preserve">the </w:t>
      </w:r>
      <w:proofErr w:type="spellStart"/>
      <w:r>
        <w:rPr>
          <w:highlight w:val="white"/>
          <w:lang w:val="sv-SE"/>
        </w:rPr>
        <w:t>left</w:t>
      </w:r>
      <w:proofErr w:type="spellEnd"/>
      <w:r>
        <w:rPr>
          <w:highlight w:val="white"/>
          <w:lang w:val="sv-SE"/>
        </w:rPr>
        <w:t xml:space="preserve"> and right expression is </w:t>
      </w:r>
      <w:proofErr w:type="spellStart"/>
      <w:r>
        <w:rPr>
          <w:highlight w:val="white"/>
          <w:lang w:val="sv-SE"/>
        </w:rPr>
        <w:t>true</w:t>
      </w:r>
      <w:proofErr w:type="spellEnd"/>
      <w:r>
        <w:rPr>
          <w:highlight w:val="white"/>
          <w:lang w:val="sv-SE"/>
        </w:rPr>
        <w:t xml:space="preserve">, and a </w:t>
      </w:r>
      <w:proofErr w:type="spellStart"/>
      <w:r>
        <w:rPr>
          <w:highlight w:val="white"/>
          <w:lang w:val="sv-SE"/>
        </w:rPr>
        <w:t>false</w:t>
      </w:r>
      <w:proofErr w:type="spellEnd"/>
      <w:r>
        <w:rPr>
          <w:highlight w:val="white"/>
          <w:lang w:val="sv-SE"/>
        </w:rPr>
        <w:t xml:space="preserve"> expression </w:t>
      </w:r>
      <w:proofErr w:type="spellStart"/>
      <w:r>
        <w:rPr>
          <w:highlight w:val="white"/>
          <w:lang w:val="sv-SE"/>
        </w:rPr>
        <w:t>if</w:t>
      </w:r>
      <w:proofErr w:type="spellEnd"/>
      <w:r>
        <w:rPr>
          <w:highlight w:val="white"/>
          <w:lang w:val="sv-SE"/>
        </w:rPr>
        <w:t xml:space="preserve"> </w:t>
      </w:r>
      <w:r w:rsidR="00861B37">
        <w:rPr>
          <w:highlight w:val="white"/>
          <w:lang w:val="sv-SE"/>
        </w:rPr>
        <w:t xml:space="preserve">at </w:t>
      </w:r>
      <w:proofErr w:type="spellStart"/>
      <w:r w:rsidR="00861B37">
        <w:rPr>
          <w:highlight w:val="white"/>
          <w:lang w:val="sv-SE"/>
        </w:rPr>
        <w:t>least</w:t>
      </w:r>
      <w:proofErr w:type="spellEnd"/>
      <w:r w:rsidR="00861B37">
        <w:rPr>
          <w:highlight w:val="white"/>
          <w:lang w:val="sv-SE"/>
        </w:rPr>
        <w:t xml:space="preserve"> </w:t>
      </w:r>
      <w:proofErr w:type="spellStart"/>
      <w:r w:rsidR="00861B37">
        <w:rPr>
          <w:highlight w:val="white"/>
          <w:lang w:val="sv-SE"/>
        </w:rPr>
        <w:t>one</w:t>
      </w:r>
      <w:proofErr w:type="spellEnd"/>
      <w:r w:rsidR="00861B37">
        <w:rPr>
          <w:highlight w:val="white"/>
          <w:lang w:val="sv-SE"/>
        </w:rPr>
        <w:t xml:space="preserve"> </w:t>
      </w:r>
      <w:proofErr w:type="spellStart"/>
      <w:r w:rsidR="00861B37">
        <w:rPr>
          <w:highlight w:val="white"/>
          <w:lang w:val="sv-SE"/>
        </w:rPr>
        <w:t>of</w:t>
      </w:r>
      <w:proofErr w:type="spellEnd"/>
      <w:r w:rsidR="00861B37">
        <w:rPr>
          <w:highlight w:val="white"/>
          <w:lang w:val="sv-SE"/>
        </w:rPr>
        <w:t xml:space="preserve"> the</w:t>
      </w:r>
      <w:r>
        <w:rPr>
          <w:highlight w:val="white"/>
          <w:lang w:val="sv-SE"/>
        </w:rPr>
        <w:t xml:space="preserve"> </w:t>
      </w:r>
      <w:proofErr w:type="spellStart"/>
      <w:r>
        <w:rPr>
          <w:highlight w:val="white"/>
          <w:lang w:val="sv-SE"/>
        </w:rPr>
        <w:t>left</w:t>
      </w:r>
      <w:proofErr w:type="spellEnd"/>
      <w:r>
        <w:rPr>
          <w:highlight w:val="white"/>
          <w:lang w:val="sv-SE"/>
        </w:rPr>
        <w:t xml:space="preserve"> </w:t>
      </w:r>
      <w:r w:rsidR="00861B37">
        <w:rPr>
          <w:highlight w:val="white"/>
          <w:lang w:val="sv-SE"/>
        </w:rPr>
        <w:t>or</w:t>
      </w:r>
      <w:r>
        <w:rPr>
          <w:highlight w:val="white"/>
          <w:lang w:val="sv-SE"/>
        </w:rPr>
        <w:t xml:space="preserve"> right expression is </w:t>
      </w:r>
      <w:proofErr w:type="spellStart"/>
      <w:r>
        <w:rPr>
          <w:highlight w:val="white"/>
          <w:lang w:val="sv-SE"/>
        </w:rPr>
        <w:t>false</w:t>
      </w:r>
      <w:proofErr w:type="spellEnd"/>
      <w:r>
        <w:rPr>
          <w:highlight w:val="white"/>
          <w:lang w:val="sv-SE"/>
        </w:rPr>
        <w:t>.</w:t>
      </w:r>
    </w:p>
    <w:p w14:paraId="44D106E1" w14:textId="77777777" w:rsidR="00CD5D84" w:rsidRDefault="00CD5D84" w:rsidP="00CD5D84">
      <w:pPr>
        <w:pStyle w:val="CodeHeader"/>
        <w:rPr>
          <w:highlight w:val="white"/>
          <w:lang w:val="sv-SE"/>
        </w:rPr>
      </w:pPr>
      <w:proofErr w:type="spellStart"/>
      <w:r>
        <w:rPr>
          <w:highlight w:val="white"/>
          <w:lang w:val="sv-SE"/>
        </w:rPr>
        <w:t>MiddleCodeGenerator.cs</w:t>
      </w:r>
      <w:proofErr w:type="spellEnd"/>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proofErr w:type="gramStart"/>
      <w:r>
        <w:rPr>
          <w:highlight w:val="white"/>
        </w:rPr>
        <w:t>Similar to</w:t>
      </w:r>
      <w:proofErr w:type="gramEnd"/>
      <w:r>
        <w:rPr>
          <w:highlight w:val="white"/>
        </w:rPr>
        <w:t xml:space="preserve">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bookmarkStart w:id="172" w:name="_Toc54119884"/>
      <w:r>
        <w:rPr>
          <w:highlight w:val="white"/>
        </w:rPr>
        <w:t>Bitwise Expression</w:t>
      </w:r>
      <w:r w:rsidR="00A26FB4">
        <w:rPr>
          <w:highlight w:val="white"/>
        </w:rPr>
        <w:t>s</w:t>
      </w:r>
      <w:bookmarkEnd w:id="172"/>
    </w:p>
    <w:p w14:paraId="77CB902D" w14:textId="56CA34D5" w:rsidR="00276604" w:rsidRDefault="00276604" w:rsidP="00276604">
      <w:pPr>
        <w:rPr>
          <w:color w:val="auto"/>
        </w:rPr>
      </w:pPr>
      <w:r>
        <w:t xml:space="preserve">Unlike the logical expressions in the previous section, the </w:t>
      </w:r>
      <w:proofErr w:type="spellStart"/>
      <w:r>
        <w:rPr>
          <w:rStyle w:val="CodeInText"/>
        </w:rPr>
        <w:t>inclucise</w:t>
      </w:r>
      <w:proofErr w:type="spellEnd"/>
      <w:r>
        <w:rPr>
          <w:rStyle w:val="CodeInText"/>
        </w:rPr>
        <w:t>-or</w:t>
      </w:r>
      <w:r>
        <w:t xml:space="preserve">, </w:t>
      </w:r>
      <w:r>
        <w:rPr>
          <w:rStyle w:val="CodeInText"/>
        </w:rPr>
        <w:t>exclusive-or</w:t>
      </w:r>
      <w:r>
        <w:t xml:space="preserve"> and </w:t>
      </w:r>
      <w:proofErr w:type="spellStart"/>
      <w:r>
        <w:rPr>
          <w:rStyle w:val="CodeInText"/>
        </w:rPr>
        <w:t>and</w:t>
      </w:r>
      <w:proofErr w:type="spellEnd"/>
      <w:r>
        <w:t xml:space="preserve"> bitwise expression does not support lazy evaluation, which means that the right expressions is always evaluated regardless of the value of the left expression. Both the operands </w:t>
      </w:r>
      <w:proofErr w:type="gramStart"/>
      <w:r>
        <w:t>ha</w:t>
      </w:r>
      <w:r w:rsidR="00384FB6">
        <w:t>ve</w:t>
      </w:r>
      <w:r>
        <w:t xml:space="preserve"> to</w:t>
      </w:r>
      <w:proofErr w:type="gramEnd"/>
      <w:r>
        <w:t xml:space="preserve"> be integral and the result is integral.</w:t>
      </w:r>
    </w:p>
    <w:p w14:paraId="329CF001" w14:textId="0F3FD1B5" w:rsidR="006B74F2" w:rsidRDefault="006B74F2" w:rsidP="006B74F2">
      <w:pPr>
        <w:rPr>
          <w:highlight w:val="white"/>
        </w:rPr>
      </w:pPr>
      <w:proofErr w:type="spellStart"/>
      <w:r>
        <w:rPr>
          <w:highlight w:val="white"/>
        </w:rPr>
        <w:t>The</w:t>
      </w:r>
      <w:proofErr w:type="spellEnd"/>
      <w:r>
        <w:rPr>
          <w:highlight w:val="white"/>
        </w:rPr>
        <w:t xml:space="preserve"> are three bitwise operators: </w:t>
      </w:r>
      <w:proofErr w:type="gramStart"/>
      <w:r w:rsidRPr="006B74F2">
        <w:rPr>
          <w:rStyle w:val="KeyWord0"/>
          <w:highlight w:val="white"/>
        </w:rPr>
        <w:t>or</w:t>
      </w:r>
      <w:r>
        <w:rPr>
          <w:highlight w:val="white"/>
        </w:rPr>
        <w:t>,</w:t>
      </w:r>
      <w:proofErr w:type="gramEnd"/>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proofErr w:type="spellStart"/>
      <w:r>
        <w:rPr>
          <w:highlight w:val="white"/>
        </w:rPr>
        <w:t>xor</w:t>
      </w:r>
      <w:proofErr w:type="spellEnd"/>
      <w:r>
        <w:rPr>
          <w:highlight w:val="white"/>
        </w:rPr>
        <w:t xml:space="preserve">: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proofErr w:type="spellStart"/>
      <w:r>
        <w:rPr>
          <w:highlight w:val="white"/>
        </w:rPr>
        <w:t>MainParser.gppg</w:t>
      </w:r>
      <w:proofErr w:type="spellEnd"/>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proofErr w:type="spellStart"/>
      <w:r>
        <w:rPr>
          <w:highlight w:val="white"/>
        </w:rPr>
        <w:t>MiddleCodeGenerator.cs</w:t>
      </w:r>
      <w:proofErr w:type="spellEnd"/>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 xml:space="preserve">If the </w:t>
      </w:r>
      <w:proofErr w:type="spellStart"/>
      <w:r>
        <w:rPr>
          <w:highlight w:val="white"/>
        </w:rPr>
        <w:t>expresion</w:t>
      </w:r>
      <w:proofErr w:type="spellEnd"/>
      <w:r>
        <w:rPr>
          <w:highlight w:val="white"/>
        </w:rPr>
        <w:t xml:space="preserve">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p w14:paraId="7BEBDE2B" w14:textId="6912D1EC" w:rsidR="00B045AA" w:rsidRDefault="00E863B5" w:rsidP="00B045AA">
      <w:pPr>
        <w:pStyle w:val="Rubrik3"/>
        <w:numPr>
          <w:ilvl w:val="2"/>
          <w:numId w:val="126"/>
        </w:numPr>
      </w:pPr>
      <w:bookmarkStart w:id="173" w:name="_Toc54119885"/>
      <w:bookmarkEnd w:id="37"/>
      <w:r>
        <w:lastRenderedPageBreak/>
        <w:t>Shift Expression</w:t>
      </w:r>
      <w:bookmarkEnd w:id="173"/>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proofErr w:type="spellStart"/>
      <w:r>
        <w:t>MainParser.gppg</w:t>
      </w:r>
      <w:proofErr w:type="spellEnd"/>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proofErr w:type="gramStart"/>
      <w:r>
        <w:rPr>
          <w:highlight w:val="white"/>
        </w:rPr>
        <w:t>First</w:t>
      </w:r>
      <w:proofErr w:type="gramEnd"/>
      <w:r>
        <w:rPr>
          <w:highlight w:val="white"/>
        </w:rPr>
        <w:t xml:space="preserve"> we check that the left expression </w:t>
      </w:r>
      <w:proofErr w:type="spellStart"/>
      <w:r>
        <w:rPr>
          <w:highlight w:val="white"/>
        </w:rPr>
        <w:t>hols</w:t>
      </w:r>
      <w:proofErr w:type="spellEnd"/>
      <w:r>
        <w:rPr>
          <w:highlight w:val="white"/>
        </w:rPr>
        <w:t xml:space="preserve">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bookmarkStart w:id="174" w:name="_Toc54119886"/>
      <w:r>
        <w:t>Equality and Relation Expressions</w:t>
      </w:r>
      <w:bookmarkEnd w:id="174"/>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proofErr w:type="spellStart"/>
      <w:r>
        <w:t>MainParser.gppg</w:t>
      </w:r>
      <w:proofErr w:type="spellEnd"/>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proofErr w:type="spellStart"/>
      <w:r>
        <w:t>MiddleCodeGenerator.cs</w:t>
      </w:r>
      <w:proofErr w:type="spellEnd"/>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w:t>
      </w:r>
      <w:proofErr w:type="spellStart"/>
      <w:r w:rsidR="009B63FF">
        <w:rPr>
          <w:highlight w:val="white"/>
        </w:rPr>
        <w:t>goto</w:t>
      </w:r>
      <w:proofErr w:type="spellEnd"/>
      <w:r w:rsidR="009B63FF">
        <w:rPr>
          <w:highlight w:val="white"/>
        </w:rPr>
        <w:t xml:space="preserve">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w:t>
      </w:r>
      <w:proofErr w:type="spellStart"/>
      <w:r w:rsidR="006B1357">
        <w:rPr>
          <w:highlight w:val="white"/>
        </w:rPr>
        <w:t>goto</w:t>
      </w:r>
      <w:proofErr w:type="spellEnd"/>
      <w:r w:rsidR="006B1357">
        <w:rPr>
          <w:highlight w:val="white"/>
        </w:rPr>
        <w:t xml:space="preserve">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bookmarkStart w:id="175" w:name="_Toc54119887"/>
      <w:r>
        <w:t xml:space="preserve">Addition </w:t>
      </w:r>
      <w:r w:rsidR="009D2617">
        <w:t xml:space="preserve">and Subtraction </w:t>
      </w:r>
      <w:r>
        <w:t>Expression</w:t>
      </w:r>
      <w:bookmarkEnd w:id="175"/>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proofErr w:type="gramStart"/>
      <w:r>
        <w:t>complicated, since</w:t>
      </w:r>
      <w:proofErr w:type="gramEnd"/>
      <w:r>
        <w:t xml:space="preserve"> we need to take pointer arithmetic into consideration. </w:t>
      </w:r>
    </w:p>
    <w:p w14:paraId="220CE89A" w14:textId="77777777" w:rsidR="001F5000" w:rsidRPr="00EC76D5" w:rsidRDefault="001F5000" w:rsidP="001F5000">
      <w:pPr>
        <w:pStyle w:val="CodeHeader"/>
      </w:pPr>
      <w:proofErr w:type="spellStart"/>
      <w:r>
        <w:t>MainParser.gppg</w:t>
      </w:r>
      <w:proofErr w:type="spellEnd"/>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proofErr w:type="spellStart"/>
      <w:r>
        <w:lastRenderedPageBreak/>
        <w:t>MiddleCodeGenerator.cs</w:t>
      </w:r>
      <w:proofErr w:type="spellEnd"/>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proofErr w:type="gramStart"/>
      <w:r>
        <w:rPr>
          <w:highlight w:val="white"/>
        </w:rPr>
        <w:t>Similar to</w:t>
      </w:r>
      <w:proofErr w:type="gramEnd"/>
      <w:r>
        <w:rPr>
          <w:highlight w:val="white"/>
        </w:rPr>
        <w:t xml:space="preserve">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7FFBD3E" w14:textId="64E8B46F" w:rsidR="006D1C7B" w:rsidRPr="00A361FE" w:rsidRDefault="006D1C7B" w:rsidP="006D1C7B">
      <w:pPr>
        <w:rPr>
          <w:highlight w:val="white"/>
        </w:rPr>
      </w:pPr>
      <w:r>
        <w:rPr>
          <w:highlight w:val="white"/>
        </w:rPr>
        <w:t xml:space="preserve">In the right expression has pointer type, the operator must be addition, not subtraction. Note that we swap the expressions in the call to </w:t>
      </w:r>
      <w:r>
        <w:rPr>
          <w:rStyle w:val="KeyWord0"/>
          <w:highlight w:val="white"/>
        </w:rPr>
        <w:t>PointerArithmetic</w:t>
      </w:r>
      <w:r>
        <w:rPr>
          <w:highlight w:val="white"/>
        </w:rPr>
        <w:t>, so that the pointer is the first expression</w:t>
      </w:r>
      <w:r w:rsidR="00CC7093">
        <w:rPr>
          <w:highlight w:val="white"/>
        </w:rPr>
        <w:t>. XXX</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7EF1A892"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w:t>
      </w:r>
      <w:r w:rsidR="00115AE9">
        <w:rPr>
          <w:highlight w:val="white"/>
        </w:rPr>
        <w:fldChar w:fldCharType="begin"/>
      </w:r>
      <w:r w:rsidR="00115AE9">
        <w:rPr>
          <w:highlight w:val="white"/>
        </w:rPr>
        <w:instrText xml:space="preserve"> REF _Ref54016644 \r \h </w:instrText>
      </w:r>
      <w:r w:rsidR="00115AE9">
        <w:rPr>
          <w:highlight w:val="white"/>
        </w:rPr>
      </w:r>
      <w:r w:rsidR="00115AE9">
        <w:rPr>
          <w:highlight w:val="white"/>
        </w:rPr>
        <w:fldChar w:fldCharType="separate"/>
      </w:r>
      <w:r w:rsidR="00207336">
        <w:rPr>
          <w:highlight w:val="white"/>
        </w:rPr>
        <w:t>12</w:t>
      </w:r>
      <w:r w:rsidR="00115AE9">
        <w:rPr>
          <w:highlight w:val="white"/>
        </w:rPr>
        <w:fldChar w:fldCharType="end"/>
      </w:r>
      <w:r w:rsidR="00E7064D">
        <w:rPr>
          <w:highlight w:val="white"/>
        </w:rPr>
        <w:t xml:space="preserve">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100F6B4E"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 xml:space="preserve">er in Chapter </w:t>
      </w:r>
      <w:r w:rsidR="00115AE9">
        <w:rPr>
          <w:highlight w:val="white"/>
        </w:rPr>
        <w:fldChar w:fldCharType="begin"/>
      </w:r>
      <w:r w:rsidR="00115AE9">
        <w:rPr>
          <w:highlight w:val="white"/>
        </w:rPr>
        <w:instrText xml:space="preserve"> REF _Ref54016644 \r \h </w:instrText>
      </w:r>
      <w:r w:rsidR="00115AE9">
        <w:rPr>
          <w:highlight w:val="white"/>
        </w:rPr>
      </w:r>
      <w:r w:rsidR="00115AE9">
        <w:rPr>
          <w:highlight w:val="white"/>
        </w:rPr>
        <w:fldChar w:fldCharType="separate"/>
      </w:r>
      <w:r w:rsidR="00207336">
        <w:rPr>
          <w:highlight w:val="white"/>
        </w:rPr>
        <w:t>12</w:t>
      </w:r>
      <w:r w:rsidR="00115AE9">
        <w:rPr>
          <w:highlight w:val="white"/>
        </w:rPr>
        <w:fldChar w:fldCharType="end"/>
      </w:r>
      <w:r w:rsidR="000426CC">
        <w:rPr>
          <w:highlight w:val="white"/>
        </w:rPr>
        <w:t xml:space="preserve">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bookmarkStart w:id="176" w:name="_Toc54119888"/>
      <w:r>
        <w:rPr>
          <w:highlight w:val="white"/>
        </w:rPr>
        <w:t>Multiplication Expressions</w:t>
      </w:r>
      <w:bookmarkEnd w:id="176"/>
    </w:p>
    <w:p w14:paraId="0C6E35DE" w14:textId="77777777" w:rsidR="0062119D" w:rsidRPr="00EC76D5" w:rsidRDefault="0062119D" w:rsidP="0062119D">
      <w:pPr>
        <w:pStyle w:val="CodeHeader"/>
      </w:pPr>
      <w:proofErr w:type="spellStart"/>
      <w:r>
        <w:t>MainParser.gppg</w:t>
      </w:r>
      <w:proofErr w:type="spellEnd"/>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 xml:space="preserve">The </w:t>
      </w:r>
      <w:proofErr w:type="spellStart"/>
      <w:r>
        <w:rPr>
          <w:highlight w:val="white"/>
          <w:lang w:val="sv-SE"/>
        </w:rPr>
        <w:t>multiplcation</w:t>
      </w:r>
      <w:proofErr w:type="spellEnd"/>
      <w:r>
        <w:rPr>
          <w:highlight w:val="white"/>
          <w:lang w:val="sv-SE"/>
        </w:rPr>
        <w:t xml:space="preserve"> operators </w:t>
      </w:r>
      <w:proofErr w:type="spellStart"/>
      <w:r>
        <w:rPr>
          <w:highlight w:val="white"/>
          <w:lang w:val="sv-SE"/>
        </w:rPr>
        <w:t>are</w:t>
      </w:r>
      <w:proofErr w:type="spellEnd"/>
      <w:r>
        <w:rPr>
          <w:highlight w:val="white"/>
          <w:lang w:val="sv-SE"/>
        </w:rPr>
        <w:t xml:space="preserve"> </w:t>
      </w:r>
      <w:proofErr w:type="spellStart"/>
      <w:r>
        <w:rPr>
          <w:highlight w:val="white"/>
          <w:lang w:val="sv-SE"/>
        </w:rPr>
        <w:t>multiply</w:t>
      </w:r>
      <w:proofErr w:type="spellEnd"/>
      <w:r>
        <w:rPr>
          <w:highlight w:val="white"/>
          <w:lang w:val="sv-SE"/>
        </w:rPr>
        <w:t xml:space="preserve">, division, and </w:t>
      </w:r>
      <w:proofErr w:type="spellStart"/>
      <w:r>
        <w:rPr>
          <w:highlight w:val="white"/>
          <w:lang w:val="sv-SE"/>
        </w:rPr>
        <w:t>modulo</w:t>
      </w:r>
      <w:proofErr w:type="spellEnd"/>
      <w:r>
        <w:rPr>
          <w:highlight w:val="white"/>
          <w:lang w:val="sv-SE"/>
        </w:rPr>
        <w:t>.</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proofErr w:type="spellStart"/>
      <w:r>
        <w:t>MiddleCodeGenerator.cs</w:t>
      </w:r>
      <w:proofErr w:type="spellEnd"/>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bookmarkStart w:id="177" w:name="_Toc54119889"/>
      <w:r>
        <w:t>Cast</w:t>
      </w:r>
      <w:r w:rsidR="00F158B0">
        <w:t xml:space="preserve"> Expressions</w:t>
      </w:r>
      <w:bookmarkEnd w:id="177"/>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proofErr w:type="spellStart"/>
      <w:r>
        <w:t>MainParser.gppg</w:t>
      </w:r>
      <w:proofErr w:type="spellEnd"/>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proofErr w:type="spellStart"/>
      <w:r>
        <w:t>MiddleCodeGenerator.cs</w:t>
      </w:r>
      <w:proofErr w:type="spellEnd"/>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 xml:space="preserve">If the declarator is null, we just return the </w:t>
      </w:r>
      <w:proofErr w:type="spellStart"/>
      <w:r>
        <w:rPr>
          <w:highlight w:val="white"/>
        </w:rPr>
        <w:t>specifer’s</w:t>
      </w:r>
      <w:proofErr w:type="spellEnd"/>
      <w:r>
        <w:rPr>
          <w:highlight w:val="white"/>
        </w:rPr>
        <w:t xml:space="preserve">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7BC035C3" w14:textId="77777777" w:rsidR="00636360" w:rsidRDefault="00636360" w:rsidP="00636360">
      <w:pPr>
        <w:pStyle w:val="Rubrik3"/>
      </w:pPr>
      <w:bookmarkStart w:id="178" w:name="_Toc54119890"/>
      <w:r>
        <w:t>Prefix Expression</w:t>
      </w:r>
      <w:bookmarkEnd w:id="178"/>
    </w:p>
    <w:p w14:paraId="17DB7A32" w14:textId="77777777" w:rsidR="00636360" w:rsidRDefault="00636360" w:rsidP="00636360">
      <w:r>
        <w:t>In C, there are several prefix expressions:</w:t>
      </w:r>
    </w:p>
    <w:p w14:paraId="59EB897C" w14:textId="77777777" w:rsidR="00636360" w:rsidRDefault="00636360" w:rsidP="00636360">
      <w:pPr>
        <w:pStyle w:val="Liststycke"/>
        <w:numPr>
          <w:ilvl w:val="0"/>
          <w:numId w:val="148"/>
        </w:numPr>
        <w:spacing w:line="256" w:lineRule="auto"/>
      </w:pPr>
      <w:r>
        <w:t>Unary add and minus</w:t>
      </w:r>
    </w:p>
    <w:p w14:paraId="3C06322A" w14:textId="77777777" w:rsidR="00636360" w:rsidRDefault="00636360" w:rsidP="00636360">
      <w:pPr>
        <w:pStyle w:val="Liststycke"/>
        <w:numPr>
          <w:ilvl w:val="0"/>
          <w:numId w:val="148"/>
        </w:numPr>
        <w:spacing w:line="256" w:lineRule="auto"/>
      </w:pPr>
      <w:r>
        <w:t>Logical not</w:t>
      </w:r>
    </w:p>
    <w:p w14:paraId="54BF401C" w14:textId="77777777" w:rsidR="00636360" w:rsidRDefault="00636360" w:rsidP="00636360">
      <w:pPr>
        <w:pStyle w:val="Liststycke"/>
        <w:numPr>
          <w:ilvl w:val="0"/>
          <w:numId w:val="148"/>
        </w:numPr>
        <w:spacing w:line="256" w:lineRule="auto"/>
      </w:pPr>
      <w:r>
        <w:t>Bitwise not</w:t>
      </w:r>
    </w:p>
    <w:p w14:paraId="480B5D9E" w14:textId="77777777" w:rsidR="00636360" w:rsidRDefault="00636360" w:rsidP="00636360">
      <w:pPr>
        <w:pStyle w:val="Liststycke"/>
        <w:numPr>
          <w:ilvl w:val="0"/>
          <w:numId w:val="148"/>
        </w:numPr>
        <w:spacing w:line="256" w:lineRule="auto"/>
      </w:pPr>
      <w:r>
        <w:t xml:space="preserve">The </w:t>
      </w:r>
      <w:proofErr w:type="spellStart"/>
      <w:r>
        <w:rPr>
          <w:rStyle w:val="CodeInText"/>
        </w:rPr>
        <w:t>sizeof</w:t>
      </w:r>
      <w:proofErr w:type="spellEnd"/>
      <w:r>
        <w:t xml:space="preserve"> operator</w:t>
      </w:r>
    </w:p>
    <w:p w14:paraId="7713625E" w14:textId="77777777" w:rsidR="00636360" w:rsidRDefault="00636360" w:rsidP="00636360">
      <w:pPr>
        <w:pStyle w:val="Liststycke"/>
        <w:numPr>
          <w:ilvl w:val="0"/>
          <w:numId w:val="148"/>
        </w:numPr>
        <w:spacing w:line="256" w:lineRule="auto"/>
      </w:pPr>
      <w:r>
        <w:t>The address operator</w:t>
      </w:r>
    </w:p>
    <w:p w14:paraId="3DB1A689" w14:textId="77777777" w:rsidR="00636360" w:rsidRDefault="00636360" w:rsidP="00636360">
      <w:pPr>
        <w:pStyle w:val="Liststycke"/>
        <w:numPr>
          <w:ilvl w:val="0"/>
          <w:numId w:val="148"/>
        </w:numPr>
        <w:spacing w:line="256" w:lineRule="auto"/>
      </w:pPr>
      <w:r>
        <w:lastRenderedPageBreak/>
        <w:t xml:space="preserve">The </w:t>
      </w:r>
      <w:proofErr w:type="spellStart"/>
      <w:r>
        <w:t>dereferenceence</w:t>
      </w:r>
      <w:proofErr w:type="spellEnd"/>
      <w:r>
        <w:t xml:space="preserve"> operator</w:t>
      </w:r>
    </w:p>
    <w:p w14:paraId="37D9CCAC" w14:textId="1684234A" w:rsidR="00516130" w:rsidRDefault="00ED52B2" w:rsidP="006342B0">
      <w:pPr>
        <w:pStyle w:val="Rubrik3"/>
      </w:pPr>
      <w:bookmarkStart w:id="179" w:name="_Toc54119891"/>
      <w:r>
        <w:t xml:space="preserve">Unary Addition </w:t>
      </w:r>
      <w:r w:rsidR="006342B0">
        <w:t>Expressions</w:t>
      </w:r>
      <w:bookmarkEnd w:id="179"/>
    </w:p>
    <w:p w14:paraId="769EA068" w14:textId="0BAD61DE" w:rsidR="006342B0" w:rsidRDefault="006342B0" w:rsidP="006342B0">
      <w:pPr>
        <w:pStyle w:val="CodeHeader"/>
      </w:pPr>
      <w:proofErr w:type="spellStart"/>
      <w:r>
        <w:t>MainParser.gppg</w:t>
      </w:r>
      <w:proofErr w:type="spellEnd"/>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proofErr w:type="spellStart"/>
      <w:r>
        <w:t>MiddleCodeGenerator.cs</w:t>
      </w:r>
      <w:proofErr w:type="spellEnd"/>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5C3F5614" w:rsidR="003F2683" w:rsidRDefault="003F2683" w:rsidP="003F2683">
      <w:pPr>
        <w:pStyle w:val="Rubrik3"/>
        <w:rPr>
          <w:highlight w:val="white"/>
        </w:rPr>
      </w:pPr>
      <w:bookmarkStart w:id="180" w:name="_Toc54119892"/>
      <w:r>
        <w:rPr>
          <w:highlight w:val="white"/>
        </w:rPr>
        <w:t>Logical Not Expression</w:t>
      </w:r>
      <w:bookmarkEnd w:id="180"/>
    </w:p>
    <w:p w14:paraId="7CE7C86D" w14:textId="77777777" w:rsidR="00C63ED3" w:rsidRDefault="00C63ED3" w:rsidP="00C63ED3">
      <w:r>
        <w:t>The logical-not operator just swaps the true and false sets of its operand.</w:t>
      </w:r>
    </w:p>
    <w:p w14:paraId="724EAF0B" w14:textId="77777777" w:rsidR="004C6676" w:rsidRDefault="004C6676" w:rsidP="004C6676">
      <w:pPr>
        <w:pStyle w:val="CodeHeader"/>
      </w:pPr>
      <w:proofErr w:type="spellStart"/>
      <w:r>
        <w:t>MainParser.gppg</w:t>
      </w:r>
      <w:proofErr w:type="spellEnd"/>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proofErr w:type="spellStart"/>
      <w:r>
        <w:t>MiddleCodeGenerator.cs</w:t>
      </w:r>
      <w:proofErr w:type="spellEnd"/>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lastRenderedPageBreak/>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bookmarkStart w:id="181" w:name="_Toc54119893"/>
      <w:r>
        <w:rPr>
          <w:highlight w:val="white"/>
        </w:rPr>
        <w:t>Bitwise Not Expression</w:t>
      </w:r>
      <w:bookmarkEnd w:id="181"/>
    </w:p>
    <w:p w14:paraId="5235A8D0" w14:textId="77777777" w:rsidR="00D12D93" w:rsidRDefault="00D12D93" w:rsidP="00D12D93">
      <w:pPr>
        <w:pStyle w:val="CodeHeader"/>
      </w:pPr>
      <w:proofErr w:type="spellStart"/>
      <w:r>
        <w:t>MainParser.gppg</w:t>
      </w:r>
      <w:proofErr w:type="spellEnd"/>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proofErr w:type="spellStart"/>
      <w:r>
        <w:t>MiddleCodeGenerator.cs</w:t>
      </w:r>
      <w:proofErr w:type="spellEnd"/>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6BFB0E03" w:rsidR="00A23642" w:rsidRDefault="00A23642" w:rsidP="00A23642">
      <w:pPr>
        <w:pStyle w:val="Rubrik3"/>
        <w:rPr>
          <w:highlight w:val="white"/>
        </w:rPr>
      </w:pPr>
      <w:bookmarkStart w:id="182" w:name="_Toc54119894"/>
      <w:r>
        <w:rPr>
          <w:highlight w:val="white"/>
        </w:rPr>
        <w:t xml:space="preserve">The </w:t>
      </w:r>
      <w:proofErr w:type="spellStart"/>
      <w:r w:rsidR="00C71031">
        <w:rPr>
          <w:highlight w:val="white"/>
        </w:rPr>
        <w:t>S</w:t>
      </w:r>
      <w:r>
        <w:rPr>
          <w:highlight w:val="white"/>
        </w:rPr>
        <w:t>izeof</w:t>
      </w:r>
      <w:proofErr w:type="spellEnd"/>
      <w:r>
        <w:rPr>
          <w:highlight w:val="white"/>
        </w:rPr>
        <w:t xml:space="preserve"> Expression</w:t>
      </w:r>
      <w:bookmarkEnd w:id="182"/>
    </w:p>
    <w:p w14:paraId="46FE60BA" w14:textId="77777777" w:rsidR="003C67C0" w:rsidRDefault="003C67C0" w:rsidP="003C67C0">
      <w:r>
        <w:t xml:space="preserve">The </w:t>
      </w:r>
      <w:proofErr w:type="spellStart"/>
      <w:r>
        <w:rPr>
          <w:rStyle w:val="CodeInText"/>
        </w:rPr>
        <w:t>sizeof</w:t>
      </w:r>
      <w:proofErr w:type="spellEnd"/>
      <w:r>
        <w:rPr>
          <w:rStyle w:val="CodeInText"/>
        </w:rPr>
        <w:t>-operator</w:t>
      </w:r>
      <w:r>
        <w:t xml:space="preserve"> takes an expression or a type inside parenthesis as operand. The operator is not allowed on function or bitfields.</w:t>
      </w:r>
    </w:p>
    <w:p w14:paraId="3AF17821" w14:textId="77777777" w:rsidR="00E80C07" w:rsidRDefault="00E80C07" w:rsidP="00E80C07">
      <w:pPr>
        <w:pStyle w:val="CodeHeader"/>
      </w:pPr>
      <w:proofErr w:type="spellStart"/>
      <w:r>
        <w:t>MainParser.gppg</w:t>
      </w:r>
      <w:proofErr w:type="spellEnd"/>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proofErr w:type="spellStart"/>
      <w:r>
        <w:t>MiddleCodeGenerator.cs</w:t>
      </w:r>
      <w:proofErr w:type="spellEnd"/>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expression </w:t>
      </w:r>
      <w:proofErr w:type="gramStart"/>
      <w:r>
        <w:rPr>
          <w:highlight w:val="white"/>
          <w:lang w:val="sv-SE"/>
        </w:rPr>
        <w:t>is not</w:t>
      </w:r>
      <w:proofErr w:type="gramEnd"/>
      <w:r>
        <w:rPr>
          <w:highlight w:val="white"/>
          <w:lang w:val="sv-SE"/>
        </w:rPr>
        <w:t xml:space="preserve"> </w:t>
      </w:r>
      <w:r w:rsidRPr="00821723">
        <w:rPr>
          <w:rStyle w:val="KeyWord0"/>
          <w:highlight w:val="white"/>
        </w:rPr>
        <w:t>register</w:t>
      </w:r>
      <w:r>
        <w:rPr>
          <w:highlight w:val="white"/>
          <w:lang w:val="sv-SE"/>
        </w:rPr>
        <w:t xml:space="preserve">, </w:t>
      </w:r>
      <w:proofErr w:type="spellStart"/>
      <w:r>
        <w:rPr>
          <w:highlight w:val="white"/>
          <w:lang w:val="sv-SE"/>
        </w:rPr>
        <w:t>since</w:t>
      </w:r>
      <w:proofErr w:type="spellEnd"/>
      <w:r>
        <w:rPr>
          <w:highlight w:val="white"/>
          <w:lang w:val="sv-SE"/>
        </w:rPr>
        <w:t xml:space="preserve"> it is not </w:t>
      </w:r>
      <w:proofErr w:type="spellStart"/>
      <w:r>
        <w:rPr>
          <w:highlight w:val="white"/>
          <w:lang w:val="sv-SE"/>
        </w:rPr>
        <w:t>allowed</w:t>
      </w:r>
      <w:proofErr w:type="spellEnd"/>
      <w:r>
        <w:rPr>
          <w:highlight w:val="white"/>
          <w:lang w:val="sv-SE"/>
        </w:rPr>
        <w:t>.</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proofErr w:type="spellStart"/>
      <w:r>
        <w:rPr>
          <w:highlight w:val="white"/>
          <w:lang w:val="sv-SE"/>
        </w:rPr>
        <w:t>Moreover</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it </w:t>
      </w:r>
      <w:proofErr w:type="gramStart"/>
      <w:r>
        <w:rPr>
          <w:highlight w:val="white"/>
          <w:lang w:val="sv-SE"/>
        </w:rPr>
        <w:t>is not</w:t>
      </w:r>
      <w:proofErr w:type="gramEnd"/>
      <w:r>
        <w:rPr>
          <w:highlight w:val="white"/>
          <w:lang w:val="sv-SE"/>
        </w:rPr>
        <w:t xml:space="preserve"> a </w:t>
      </w:r>
      <w:proofErr w:type="spellStart"/>
      <w:r>
        <w:rPr>
          <w:highlight w:val="white"/>
          <w:lang w:val="sv-SE"/>
        </w:rPr>
        <w:t>function</w:t>
      </w:r>
      <w:proofErr w:type="spellEnd"/>
      <w:r>
        <w:rPr>
          <w:highlight w:val="white"/>
          <w:lang w:val="sv-SE"/>
        </w:rPr>
        <w:t xml:space="preserve"> or a </w:t>
      </w:r>
      <w:proofErr w:type="spellStart"/>
      <w:r>
        <w:rPr>
          <w:highlight w:val="white"/>
          <w:lang w:val="sv-SE"/>
        </w:rPr>
        <w:t>bitfield</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do not </w:t>
      </w:r>
      <w:proofErr w:type="spellStart"/>
      <w:r>
        <w:rPr>
          <w:highlight w:val="white"/>
          <w:lang w:val="sv-SE"/>
        </w:rPr>
        <w:t>have</w:t>
      </w:r>
      <w:proofErr w:type="spellEnd"/>
      <w:r>
        <w:rPr>
          <w:highlight w:val="white"/>
          <w:lang w:val="sv-SE"/>
        </w:rPr>
        <w:t xml:space="preserve"> </w:t>
      </w:r>
      <w:proofErr w:type="spellStart"/>
      <w:r>
        <w:rPr>
          <w:highlight w:val="white"/>
          <w:lang w:val="sv-SE"/>
        </w:rPr>
        <w:t>sizes</w:t>
      </w:r>
      <w:proofErr w:type="spellEnd"/>
      <w:r>
        <w:rPr>
          <w:highlight w:val="white"/>
          <w:lang w:val="sv-SE"/>
        </w:rPr>
        <w:t>.</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lastRenderedPageBreak/>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proofErr w:type="spellStart"/>
      <w:r>
        <w:t>MainParser.gppg</w:t>
      </w:r>
      <w:proofErr w:type="spellEnd"/>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t xml:space="preserve">In the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sidR="00381A6D">
        <w:rPr>
          <w:highlight w:val="white"/>
          <w:lang w:val="sv-SE"/>
        </w:rPr>
        <w:t>type</w:t>
      </w:r>
      <w:proofErr w:type="spellEnd"/>
      <w:r w:rsidR="00381A6D">
        <w:rPr>
          <w:highlight w:val="white"/>
          <w:lang w:val="sv-SE"/>
        </w:rPr>
        <w:t xml:space="preserve"> </w:t>
      </w:r>
      <w:proofErr w:type="spellStart"/>
      <w:r w:rsidR="00381A6D">
        <w:rPr>
          <w:highlight w:val="white"/>
          <w:lang w:val="sv-SE"/>
        </w:rPr>
        <w:t>name</w:t>
      </w:r>
      <w:proofErr w:type="spellEnd"/>
      <w:r w:rsidR="00381A6D">
        <w:rPr>
          <w:highlight w:val="white"/>
          <w:lang w:val="sv-SE"/>
        </w:rPr>
        <w:t xml:space="preserve">, </w:t>
      </w:r>
      <w:proofErr w:type="spellStart"/>
      <w:r w:rsidR="00381A6D">
        <w:rPr>
          <w:highlight w:val="white"/>
          <w:lang w:val="sv-SE"/>
        </w:rPr>
        <w:t>we</w:t>
      </w:r>
      <w:proofErr w:type="spellEnd"/>
      <w:r w:rsidR="00381A6D">
        <w:rPr>
          <w:highlight w:val="white"/>
          <w:lang w:val="sv-SE"/>
        </w:rPr>
        <w:t xml:space="preserve"> </w:t>
      </w:r>
      <w:proofErr w:type="spellStart"/>
      <w:r w:rsidR="00D27D74">
        <w:rPr>
          <w:highlight w:val="white"/>
          <w:lang w:val="sv-SE"/>
        </w:rPr>
        <w:t>alsoe</w:t>
      </w:r>
      <w:proofErr w:type="spellEnd"/>
      <w:r w:rsidR="00D27D74">
        <w:rPr>
          <w:highlight w:val="white"/>
          <w:lang w:val="sv-SE"/>
        </w:rPr>
        <w:t xml:space="preserve"> </w:t>
      </w:r>
      <w:r w:rsidR="00381A6D">
        <w:rPr>
          <w:highlight w:val="white"/>
          <w:lang w:val="sv-SE"/>
        </w:rPr>
        <w:t xml:space="preserve">check </w:t>
      </w:r>
      <w:proofErr w:type="spellStart"/>
      <w:r w:rsidR="00381A6D">
        <w:rPr>
          <w:highlight w:val="white"/>
          <w:lang w:val="sv-SE"/>
        </w:rPr>
        <w:t>that</w:t>
      </w:r>
      <w:proofErr w:type="spellEnd"/>
      <w:r w:rsidR="00381A6D">
        <w:rPr>
          <w:highlight w:val="white"/>
          <w:lang w:val="sv-SE"/>
        </w:rPr>
        <w:t xml:space="preserve"> the expression </w:t>
      </w:r>
      <w:proofErr w:type="gramStart"/>
      <w:r w:rsidR="00381A6D">
        <w:rPr>
          <w:highlight w:val="white"/>
          <w:lang w:val="sv-SE"/>
        </w:rPr>
        <w:t>is not</w:t>
      </w:r>
      <w:proofErr w:type="gramEnd"/>
      <w:r w:rsidR="00381A6D">
        <w:rPr>
          <w:highlight w:val="white"/>
          <w:lang w:val="sv-SE"/>
        </w:rPr>
        <w:t xml:space="preserve"> a </w:t>
      </w:r>
      <w:proofErr w:type="spellStart"/>
      <w:r w:rsidR="00381A6D">
        <w:rPr>
          <w:highlight w:val="white"/>
          <w:lang w:val="sv-SE"/>
        </w:rPr>
        <w:t>function</w:t>
      </w:r>
      <w:proofErr w:type="spellEnd"/>
      <w:r w:rsidR="00381A6D">
        <w:rPr>
          <w:highlight w:val="white"/>
          <w:lang w:val="sv-SE"/>
        </w:rPr>
        <w:t xml:space="preserve"> or </w:t>
      </w:r>
      <w:r w:rsidR="006F5C7B">
        <w:rPr>
          <w:highlight w:val="white"/>
          <w:lang w:val="sv-SE"/>
        </w:rPr>
        <w:t xml:space="preserve">a </w:t>
      </w:r>
      <w:proofErr w:type="spellStart"/>
      <w:r w:rsidR="006F5C7B">
        <w:rPr>
          <w:highlight w:val="white"/>
          <w:lang w:val="sv-SE"/>
        </w:rPr>
        <w:t>bitfield</w:t>
      </w:r>
      <w:proofErr w:type="spellEnd"/>
      <w:r w:rsidR="00D27D74">
        <w:rPr>
          <w:highlight w:val="white"/>
          <w:lang w:val="sv-SE"/>
        </w:rPr>
        <w:t>.</w:t>
      </w:r>
    </w:p>
    <w:p w14:paraId="7D256E67" w14:textId="13E802DC" w:rsidR="00270E94" w:rsidRPr="00C72A73" w:rsidRDefault="00C72A73" w:rsidP="00C72A73">
      <w:pPr>
        <w:pStyle w:val="CodeHeader"/>
      </w:pPr>
      <w:proofErr w:type="spellStart"/>
      <w:r>
        <w:t>MiddleCodeGenerator.cs</w:t>
      </w:r>
      <w:proofErr w:type="spellEnd"/>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bookmarkStart w:id="183" w:name="_Toc54119895"/>
      <w:r>
        <w:rPr>
          <w:highlight w:val="white"/>
        </w:rPr>
        <w:t>Address Expression</w:t>
      </w:r>
      <w:bookmarkEnd w:id="183"/>
    </w:p>
    <w:p w14:paraId="4E45171D" w14:textId="77777777" w:rsidR="00E22A3B" w:rsidRDefault="00E22A3B" w:rsidP="00E22A3B">
      <w: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Default="00641589" w:rsidP="00641589">
      <w:pPr>
        <w:pStyle w:val="CodeHeader"/>
      </w:pPr>
      <w:proofErr w:type="spellStart"/>
      <w:r>
        <w:t>MainParser.gppg</w:t>
      </w:r>
      <w:proofErr w:type="spellEnd"/>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38D5D087" w14:textId="07735C9C" w:rsidR="008B0FA0" w:rsidRPr="00013F62" w:rsidRDefault="00755F33" w:rsidP="008B0FA0">
      <w:pPr>
        <w:rPr>
          <w:highlight w:val="white"/>
        </w:rPr>
      </w:pPr>
      <w:r>
        <w:rPr>
          <w:highlight w:val="white"/>
        </w:rPr>
        <w:t>The address operator does not apply to bitfields symbols with register storage.</w:t>
      </w:r>
      <w:r w:rsidR="008B0FA0" w:rsidRPr="008B0FA0">
        <w:rPr>
          <w:highlight w:val="white"/>
        </w:rPr>
        <w:t xml:space="preserve"> </w:t>
      </w:r>
      <w:r w:rsidR="008B0FA0">
        <w:rPr>
          <w:highlight w:val="white"/>
        </w:rPr>
        <w:t>A symbol is addressable if it does not have register storage and is not a bitfield in a struct or union.</w:t>
      </w:r>
    </w:p>
    <w:p w14:paraId="7BA22535" w14:textId="77777777" w:rsidR="005E4444" w:rsidRPr="005E4444" w:rsidRDefault="005E4444" w:rsidP="005E4444">
      <w:pPr>
        <w:pStyle w:val="CodeHeader"/>
      </w:pPr>
      <w:proofErr w:type="spellStart"/>
      <w:r>
        <w:t>MiddleCodeGenerator.cs</w:t>
      </w:r>
      <w:proofErr w:type="spellEnd"/>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69BBC46A" w14:textId="77777777" w:rsidR="008B0FA0" w:rsidRPr="008B0FA0" w:rsidRDefault="008B0FA0" w:rsidP="008B0FA0">
      <w:pPr>
        <w:pStyle w:val="Code"/>
        <w:rPr>
          <w:highlight w:val="white"/>
        </w:rPr>
      </w:pPr>
      <w:r w:rsidRPr="008B0FA0">
        <w:rPr>
          <w:highlight w:val="white"/>
        </w:rPr>
        <w:t xml:space="preserve">      Assert.Error(!symbol.IsRegister() &amp;&amp; !symbol.Type.IsBitfield(),</w:t>
      </w:r>
    </w:p>
    <w:p w14:paraId="636B070C" w14:textId="77777777" w:rsidR="008B0FA0" w:rsidRPr="008B0FA0" w:rsidRDefault="008B0FA0" w:rsidP="008B0FA0">
      <w:pPr>
        <w:pStyle w:val="Code"/>
        <w:rPr>
          <w:highlight w:val="white"/>
        </w:rPr>
      </w:pPr>
      <w:r w:rsidRPr="008B0FA0">
        <w:rPr>
          <w:highlight w:val="white"/>
        </w:rPr>
        <w:t xml:space="preserve">                   expression,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lastRenderedPageBreak/>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bookmarkStart w:id="184" w:name="_Toc54119896"/>
      <w:r>
        <w:rPr>
          <w:highlight w:val="white"/>
        </w:rPr>
        <w:t>Dereference</w:t>
      </w:r>
      <w:r w:rsidR="00B47577">
        <w:rPr>
          <w:highlight w:val="white"/>
        </w:rPr>
        <w:t xml:space="preserve"> Expression</w:t>
      </w:r>
      <w:bookmarkEnd w:id="184"/>
    </w:p>
    <w:p w14:paraId="0A6FB5B7" w14:textId="77777777" w:rsidR="00F573E1" w:rsidRDefault="00F573E1" w:rsidP="00F573E1">
      <w:r>
        <w:t>The dereference operator takes a pointer or array as operand.</w:t>
      </w:r>
    </w:p>
    <w:p w14:paraId="178C81AE" w14:textId="77777777" w:rsidR="00A81A42" w:rsidRDefault="00A81A42" w:rsidP="00A81A42">
      <w:pPr>
        <w:pStyle w:val="CodeHeader"/>
      </w:pPr>
      <w:proofErr w:type="spellStart"/>
      <w:r>
        <w:t>MainParser.gppg</w:t>
      </w:r>
      <w:proofErr w:type="spellEnd"/>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proofErr w:type="spellStart"/>
      <w:r w:rsidR="00812BDA">
        <w:rPr>
          <w:highlight w:val="white"/>
          <w:lang w:val="sv-SE"/>
        </w:rPr>
        <w:t>dereference</w:t>
      </w:r>
      <w:proofErr w:type="spellEnd"/>
      <w:r>
        <w:rPr>
          <w:highlight w:val="white"/>
          <w:lang w:val="sv-SE"/>
        </w:rPr>
        <w:t xml:space="preserve"> operator </w:t>
      </w:r>
      <w:proofErr w:type="spellStart"/>
      <w:r>
        <w:rPr>
          <w:highlight w:val="white"/>
          <w:lang w:val="sv-SE"/>
        </w:rPr>
        <w:t>applies</w:t>
      </w:r>
      <w:proofErr w:type="spellEnd"/>
      <w:r>
        <w:rPr>
          <w:highlight w:val="white"/>
          <w:lang w:val="sv-SE"/>
        </w:rPr>
        <w:t xml:space="preserve"> to pointers, </w:t>
      </w:r>
      <w:proofErr w:type="spellStart"/>
      <w:r>
        <w:rPr>
          <w:highlight w:val="white"/>
          <w:lang w:val="sv-SE"/>
        </w:rPr>
        <w:t>arrays</w:t>
      </w:r>
      <w:proofErr w:type="spellEnd"/>
      <w:r>
        <w:rPr>
          <w:highlight w:val="white"/>
          <w:lang w:val="sv-SE"/>
        </w:rPr>
        <w:t xml:space="preserve">, strings, and </w:t>
      </w:r>
      <w:proofErr w:type="spellStart"/>
      <w:r>
        <w:rPr>
          <w:highlight w:val="white"/>
          <w:lang w:val="sv-SE"/>
        </w:rPr>
        <w:t>functions</w:t>
      </w:r>
      <w:proofErr w:type="spellEnd"/>
      <w:r>
        <w:rPr>
          <w:highlight w:val="white"/>
          <w:lang w:val="sv-SE"/>
        </w:rPr>
        <w:t xml:space="preserve">. In the </w:t>
      </w:r>
      <w:proofErr w:type="spellStart"/>
      <w:r>
        <w:rPr>
          <w:highlight w:val="white"/>
          <w:lang w:val="sv-SE"/>
        </w:rPr>
        <w:t>function</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the expression is </w:t>
      </w:r>
      <w:proofErr w:type="spellStart"/>
      <w:r>
        <w:rPr>
          <w:highlight w:val="white"/>
          <w:lang w:val="sv-SE"/>
        </w:rPr>
        <w:t>regarded</w:t>
      </w:r>
      <w:proofErr w:type="spellEnd"/>
      <w:r>
        <w:rPr>
          <w:highlight w:val="white"/>
          <w:lang w:val="sv-SE"/>
        </w:rPr>
        <w:t xml:space="preserve"> as a pointer to a </w:t>
      </w:r>
      <w:proofErr w:type="spellStart"/>
      <w:r>
        <w:rPr>
          <w:highlight w:val="white"/>
          <w:lang w:val="sv-SE"/>
        </w:rPr>
        <w:t>function</w:t>
      </w:r>
      <w:proofErr w:type="spellEnd"/>
      <w:r>
        <w:rPr>
          <w:highlight w:val="white"/>
          <w:lang w:val="sv-SE"/>
        </w:rPr>
        <w:t>.</w:t>
      </w:r>
    </w:p>
    <w:p w14:paraId="15DBC2E1" w14:textId="77777777" w:rsidR="00CC20D7" w:rsidRPr="005E4444" w:rsidRDefault="00CC20D7" w:rsidP="00CC20D7">
      <w:pPr>
        <w:pStyle w:val="CodeHeader"/>
      </w:pPr>
      <w:proofErr w:type="spellStart"/>
      <w:r>
        <w:t>MiddleCodeGenerator.cs</w:t>
      </w:r>
      <w:proofErr w:type="spellEnd"/>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5135AA57" w14:textId="77777777" w:rsidR="004C762B" w:rsidRDefault="004C762B" w:rsidP="004C762B">
      <w:pPr>
        <w:pStyle w:val="Code"/>
        <w:rPr>
          <w:highlight w:val="white"/>
        </w:rPr>
      </w:pPr>
      <w:r w:rsidRPr="004C762B">
        <w:rPr>
          <w:highlight w:val="white"/>
        </w:rPr>
        <w:t xml:space="preserve">      Symbol resultSymbol =</w:t>
      </w:r>
    </w:p>
    <w:p w14:paraId="5DF7B302" w14:textId="02B42E6A" w:rsidR="004C762B" w:rsidRP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bookmarkStart w:id="185" w:name="_Toc54119897"/>
      <w:r w:rsidRPr="00CA545F">
        <w:rPr>
          <w:highlight w:val="white"/>
        </w:rPr>
        <w:t>P</w:t>
      </w:r>
      <w:r>
        <w:rPr>
          <w:highlight w:val="white"/>
        </w:rPr>
        <w:t>re</w:t>
      </w:r>
      <w:r w:rsidRPr="00CA545F">
        <w:rPr>
          <w:highlight w:val="white"/>
        </w:rPr>
        <w:t>fix Increment and Decrement Expression</w:t>
      </w:r>
      <w:bookmarkEnd w:id="185"/>
    </w:p>
    <w:p w14:paraId="4449250C" w14:textId="77777777" w:rsidR="00907CC4" w:rsidRDefault="00907CC4" w:rsidP="00907CC4">
      <w:r>
        <w:t xml:space="preserve">The postfix increment and decrement change the operand and return the original value. The operand </w:t>
      </w:r>
      <w:proofErr w:type="gramStart"/>
      <w:r>
        <w:t>has to</w:t>
      </w:r>
      <w:proofErr w:type="gramEnd"/>
      <w:r>
        <w:t xml:space="preserve"> be a left-value of arithmetic or pointer type.</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proofErr w:type="spellStart"/>
      <w:r>
        <w:t>MainParser.gppg</w:t>
      </w:r>
      <w:proofErr w:type="spellEnd"/>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lastRenderedPageBreak/>
        <w:t xml:space="preserve">  | DECREMENT { $$ = MiddleOperator.Decrement; };</w:t>
      </w:r>
    </w:p>
    <w:p w14:paraId="09D510F9" w14:textId="77777777" w:rsidR="006D47FA" w:rsidRPr="005E4444" w:rsidRDefault="006D47FA" w:rsidP="006D47FA">
      <w:pPr>
        <w:pStyle w:val="CodeHeader"/>
      </w:pPr>
      <w:proofErr w:type="spellStart"/>
      <w:r>
        <w:t>MiddleCodeGenerator.cs</w:t>
      </w:r>
      <w:proofErr w:type="spellEnd"/>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4039A4E8" w:rsidR="009C11F0" w:rsidRPr="009C11F0" w:rsidRDefault="009C11F0" w:rsidP="009C11F0">
      <w:pPr>
        <w:pStyle w:val="Code"/>
        <w:rPr>
          <w:highlight w:val="white"/>
        </w:rPr>
      </w:pPr>
      <w:r w:rsidRPr="009C11F0">
        <w:rPr>
          <w:highlight w:val="white"/>
        </w:rPr>
        <w:t xml:space="preserve">        BigInteger? bitFieldMask = symbol.Type.</w:t>
      </w:r>
      <w:r w:rsidR="001A34D2">
        <w:rPr>
          <w:highlight w:val="white"/>
        </w:rPr>
        <w:t>Get</w:t>
      </w:r>
      <w:r w:rsidRPr="009C11F0">
        <w:rPr>
          <w:highlight w:val="white"/>
        </w:rPr>
        <w:t>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 xml:space="preserve">We </w:t>
      </w:r>
      <w:proofErr w:type="spellStart"/>
      <w:r w:rsidR="00FD487E">
        <w:rPr>
          <w:highlight w:val="white"/>
        </w:rPr>
        <w:t>preform</w:t>
      </w:r>
      <w:proofErr w:type="spellEnd"/>
      <w:r w:rsidR="00FD487E">
        <w:rPr>
          <w:highlight w:val="white"/>
        </w:rPr>
        <w:t xml:space="preserve">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lastRenderedPageBreak/>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bookmarkStart w:id="186" w:name="_Toc54119898"/>
      <w:r>
        <w:rPr>
          <w:highlight w:val="white"/>
        </w:rPr>
        <w:t>Postfix Increment and Decrement Expression</w:t>
      </w:r>
      <w:bookmarkEnd w:id="186"/>
    </w:p>
    <w:p w14:paraId="65713B98" w14:textId="77777777" w:rsidR="005949CB" w:rsidRDefault="005949CB" w:rsidP="005949CB">
      <w:pPr>
        <w:pStyle w:val="CodeHeader"/>
      </w:pPr>
      <w:proofErr w:type="spellStart"/>
      <w:r>
        <w:t>MainParser.gppg</w:t>
      </w:r>
      <w:proofErr w:type="spellEnd"/>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proofErr w:type="spellStart"/>
      <w:r>
        <w:t>MiddleCodeGenerator.cs</w:t>
      </w:r>
      <w:proofErr w:type="spellEnd"/>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611D913E" w:rsidR="00354141" w:rsidRPr="00354141" w:rsidRDefault="00354141" w:rsidP="00354141">
      <w:pPr>
        <w:pStyle w:val="Code"/>
        <w:rPr>
          <w:highlight w:val="white"/>
        </w:rPr>
      </w:pPr>
      <w:r w:rsidRPr="00354141">
        <w:rPr>
          <w:highlight w:val="white"/>
        </w:rPr>
        <w:t xml:space="preserve">        BigInteger? bitFieldMask = symbol.Type.</w:t>
      </w:r>
      <w:r w:rsidR="001A34D2">
        <w:rPr>
          <w:highlight w:val="white"/>
        </w:rPr>
        <w:t>Get</w:t>
      </w:r>
      <w:r w:rsidRPr="00354141">
        <w:rPr>
          <w:highlight w:val="white"/>
        </w:rPr>
        <w:t>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lastRenderedPageBreak/>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w:t>
      </w:r>
      <w:proofErr w:type="gramStart"/>
      <w:r w:rsidR="00615154">
        <w:rPr>
          <w:highlight w:val="white"/>
        </w:rPr>
        <w:t>in order to</w:t>
      </w:r>
      <w:proofErr w:type="gramEnd"/>
      <w:r w:rsidR="00615154">
        <w:rPr>
          <w:highlight w:val="white"/>
        </w:rPr>
        <w:t xml:space="preserve">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bookmarkStart w:id="187" w:name="_Toc54119899"/>
      <w:r>
        <w:rPr>
          <w:highlight w:val="white"/>
        </w:rPr>
        <w:t>Arrow Expression</w:t>
      </w:r>
      <w:bookmarkEnd w:id="187"/>
    </w:p>
    <w:p w14:paraId="054F401C" w14:textId="77777777" w:rsidR="00A74D16" w:rsidRDefault="00A74D16" w:rsidP="00A74D16">
      <w:r>
        <w:t>The arrow operator takes a pointer to a struct or union as operand. The result symbol has the operand as address symbol and the member offset as offset.</w:t>
      </w:r>
    </w:p>
    <w:p w14:paraId="2B68451A" w14:textId="77777777" w:rsidR="00AB49C7" w:rsidRDefault="00AB49C7" w:rsidP="00AB49C7">
      <w:pPr>
        <w:pStyle w:val="CodeHeader"/>
      </w:pPr>
      <w:proofErr w:type="spellStart"/>
      <w:r>
        <w:t>MainParser.gppg</w:t>
      </w:r>
      <w:proofErr w:type="spellEnd"/>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proofErr w:type="spellStart"/>
      <w:r>
        <w:t>MiddleCodeGenerator.cs</w:t>
      </w:r>
      <w:proofErr w:type="spellEnd"/>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0BD1C61D" w14:textId="46B2F1A2" w:rsidR="004766AD" w:rsidRPr="004766AD" w:rsidRDefault="004766AD" w:rsidP="004766AD">
      <w:pPr>
        <w:pStyle w:val="Code"/>
        <w:rPr>
          <w:highlight w:val="white"/>
        </w:rPr>
      </w:pPr>
      <w:r w:rsidRPr="004766AD">
        <w:rPr>
          <w:highlight w:val="white"/>
        </w:rPr>
        <w:t xml:space="preserve">      Symbol resultSymbol =</w:t>
      </w:r>
      <w:r w:rsidR="00B3193B">
        <w:rPr>
          <w:highlight w:val="white"/>
        </w:rPr>
        <w:t xml:space="preserve"> n</w:t>
      </w:r>
      <w:r w:rsidRPr="004766AD">
        <w:rPr>
          <w:highlight w:val="white"/>
        </w:rPr>
        <w:t>ew Symbol(memberSymbol.Type);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bookmarkStart w:id="188" w:name="_Toc54119900"/>
      <w:r>
        <w:rPr>
          <w:highlight w:val="white"/>
        </w:rPr>
        <w:t>Index Expression</w:t>
      </w:r>
      <w:bookmarkEnd w:id="188"/>
    </w:p>
    <w:p w14:paraId="1A63BA86" w14:textId="77777777" w:rsidR="00EC7214" w:rsidRDefault="00EC7214" w:rsidP="00EC7214">
      <w:r>
        <w:t>The index operator takes a pointer or array and an integral. We have three cases:</w:t>
      </w:r>
    </w:p>
    <w:p w14:paraId="7EF76398" w14:textId="77777777" w:rsidR="00EC7214" w:rsidRDefault="00EC7214" w:rsidP="00EC7214">
      <w:pPr>
        <w:pStyle w:val="Liststycke"/>
        <w:numPr>
          <w:ilvl w:val="0"/>
          <w:numId w:val="149"/>
        </w:numPr>
        <w:spacing w:line="256" w:lineRule="auto"/>
      </w:pPr>
      <w:r>
        <w:t>The index is constant, in which case we treat the operator as if it was the arrow operator.</w:t>
      </w:r>
    </w:p>
    <w:p w14:paraId="73B4B1E8" w14:textId="77777777" w:rsidR="00EC7214" w:rsidRDefault="00EC7214" w:rsidP="00EC7214">
      <w:pPr>
        <w:pStyle w:val="Liststycke"/>
        <w:numPr>
          <w:ilvl w:val="0"/>
          <w:numId w:val="149"/>
        </w:numPr>
        <w:spacing w:line="256" w:lineRule="auto"/>
      </w:pPr>
      <w:r>
        <w:t xml:space="preserve">The index is not </w:t>
      </w:r>
      <w:proofErr w:type="gramStart"/>
      <w:r>
        <w:t>constant</w:t>
      </w:r>
      <w:proofErr w:type="gramEnd"/>
      <w:r>
        <w:t xml:space="preserve"> and the array or pointer type size is one, in which case we generate that add the index to the pointer or array.</w:t>
      </w:r>
    </w:p>
    <w:p w14:paraId="7619FC80" w14:textId="77777777" w:rsidR="00EC7214" w:rsidRDefault="00EC7214" w:rsidP="00EC7214">
      <w:pPr>
        <w:pStyle w:val="Liststycke"/>
        <w:numPr>
          <w:ilvl w:val="0"/>
          <w:numId w:val="149"/>
        </w:numPr>
        <w:spacing w:line="256" w:lineRule="auto"/>
      </w:pPr>
      <w:r>
        <w:lastRenderedPageBreak/>
        <w:t xml:space="preserve">The index is not </w:t>
      </w:r>
      <w:proofErr w:type="gramStart"/>
      <w:r>
        <w:t>constant</w:t>
      </w:r>
      <w:proofErr w:type="gramEnd"/>
      <w:r>
        <w:t xml:space="preserve"> and the array or pointer type size is greater than, in which case we also need to generate code that multiply the index with the type size.</w:t>
      </w:r>
    </w:p>
    <w:p w14:paraId="535B5FA6" w14:textId="77777777" w:rsidR="009B7051" w:rsidRDefault="009B7051" w:rsidP="009B7051">
      <w:pPr>
        <w:pStyle w:val="CodeHeader"/>
      </w:pPr>
      <w:proofErr w:type="spellStart"/>
      <w:r>
        <w:t>MainParser.gppg</w:t>
      </w:r>
      <w:proofErr w:type="spellEnd"/>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proofErr w:type="spellStart"/>
      <w:r>
        <w:t>MiddleCodeGenerator.cs</w:t>
      </w:r>
      <w:proofErr w:type="spellEnd"/>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79F1E17F" w14:textId="77777777" w:rsidR="00631965" w:rsidRDefault="00B52C39" w:rsidP="00B52C39">
      <w:pPr>
        <w:pStyle w:val="Code"/>
        <w:rPr>
          <w:highlight w:val="white"/>
        </w:rPr>
      </w:pPr>
      <w:r w:rsidRPr="00B52C39">
        <w:rPr>
          <w:highlight w:val="white"/>
        </w:rPr>
        <w:t xml:space="preserve">      Symbol resultSymbol =</w:t>
      </w:r>
    </w:p>
    <w:p w14:paraId="4E54A929" w14:textId="625F77FE"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lastRenderedPageBreak/>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bookmarkStart w:id="189" w:name="_Toc54119901"/>
      <w:r w:rsidRPr="005E30A8">
        <w:rPr>
          <w:highlight w:val="white"/>
        </w:rPr>
        <w:t>Dot Expression</w:t>
      </w:r>
      <w:bookmarkEnd w:id="189"/>
    </w:p>
    <w:p w14:paraId="15B7AA71" w14:textId="77777777" w:rsidR="00E26192" w:rsidRDefault="00E26192" w:rsidP="00E26192">
      <w: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Default="00E26192" w:rsidP="00E26192">
      <w:r>
        <w:t>If the operand does not have an address symbol, it is a regular variable. Then we just create a temporary symbol with the same storage and increase the offset with the member offset.</w:t>
      </w:r>
    </w:p>
    <w:p w14:paraId="350DC984" w14:textId="77777777" w:rsidR="005E30A8" w:rsidRDefault="005E30A8" w:rsidP="005E30A8">
      <w:pPr>
        <w:pStyle w:val="CodeHeader"/>
      </w:pPr>
      <w:proofErr w:type="spellStart"/>
      <w:r>
        <w:t>MainParser.gppg</w:t>
      </w:r>
      <w:proofErr w:type="spellEnd"/>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proofErr w:type="spellStart"/>
      <w:r>
        <w:t>MiddleCodeGenerator.cs</w:t>
      </w:r>
      <w:proofErr w:type="spellEnd"/>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lastRenderedPageBreak/>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8AE7A8E" w14:textId="4326D4F2" w:rsidR="005E30A8" w:rsidRPr="006A0719" w:rsidRDefault="005E30A8" w:rsidP="005E30A8">
      <w:pPr>
        <w:pStyle w:val="Code"/>
        <w:rPr>
          <w:highlight w:val="white"/>
        </w:rPr>
      </w:pPr>
      <w:r w:rsidRPr="006A0719">
        <w:rPr>
          <w:highlight w:val="white"/>
        </w:rPr>
        <w:t xml:space="preserve">        resultSymbol = new Symbol(memberSymbol.Type);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bookmarkStart w:id="190" w:name="_Toc54119902"/>
      <w:r>
        <w:rPr>
          <w:highlight w:val="white"/>
        </w:rPr>
        <w:t>Function Call Expression</w:t>
      </w:r>
      <w:bookmarkEnd w:id="190"/>
    </w:p>
    <w:p w14:paraId="6B6E4B00" w14:textId="77777777" w:rsidR="00727422" w:rsidRDefault="00727422" w:rsidP="00727422">
      <w:r>
        <w:t>When calling a function, first we need to check the number of actual and formal parameters, which shall be equal. Unless the function is elliptic, in which case the actual parameter list can be longer.</w:t>
      </w:r>
    </w:p>
    <w:p w14:paraId="014032EB" w14:textId="3CCCFA58" w:rsidR="00727422" w:rsidRDefault="00727422" w:rsidP="00727422">
      <w:r>
        <w:t xml:space="preserve">Each regular actual parameter is transformed to the type of the formal parameter, and each extra actual parameter is subjected to the type promotion described in Section </w:t>
      </w:r>
      <w:r>
        <w:fldChar w:fldCharType="begin"/>
      </w:r>
      <w:r>
        <w:instrText xml:space="preserve"> REF _Ref418350730 \r \h </w:instrText>
      </w:r>
      <w:r>
        <w:fldChar w:fldCharType="separate"/>
      </w:r>
      <w:r w:rsidR="00207336">
        <w:rPr>
          <w:b/>
          <w:bCs/>
          <w:lang w:val="sv-SE"/>
        </w:rPr>
        <w:t>Fel! Hittar inte referenskälla.</w:t>
      </w:r>
      <w:r>
        <w:fldChar w:fldCharType="end"/>
      </w:r>
      <w:r>
        <w:t>. Unless the return type is void, we place the result value in a temporary symbol.</w:t>
      </w:r>
    </w:p>
    <w:p w14:paraId="517BDFE1" w14:textId="77777777" w:rsidR="003F2C3E" w:rsidRDefault="003F2C3E" w:rsidP="003F2C3E">
      <w:r>
        <w:t>Each actual parameter is checked. For a regular parameter (</w:t>
      </w:r>
      <w:proofErr w:type="spellStart"/>
      <w:r>
        <w:rPr>
          <w:rStyle w:val="CodeInText"/>
        </w:rPr>
        <w:t>paramType</w:t>
      </w:r>
      <w:proofErr w:type="spellEnd"/>
      <w: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Default="003F2C3E" w:rsidP="003F2C3E">
      <w:r>
        <w:t>For an extra parameter: a char is converted to an integer and a float is converted to a double.</w:t>
      </w:r>
    </w:p>
    <w:p w14:paraId="4874C9CA" w14:textId="77777777" w:rsidR="008245F5" w:rsidRDefault="008245F5" w:rsidP="008245F5">
      <w:pPr>
        <w:pStyle w:val="CodeHeader"/>
      </w:pPr>
      <w:proofErr w:type="spellStart"/>
      <w:r>
        <w:t>MainParser.gppg</w:t>
      </w:r>
      <w:proofErr w:type="spellEnd"/>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lastRenderedPageBreak/>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proofErr w:type="spellStart"/>
      <w:r>
        <w:t>MiddleCodeGenerator.cs</w:t>
      </w:r>
      <w:proofErr w:type="spellEnd"/>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t xml:space="preserve">The </w:t>
      </w:r>
      <w:proofErr w:type="spellStart"/>
      <w:r>
        <w:rPr>
          <w:highlight w:val="white"/>
          <w:lang w:val="sv-SE"/>
        </w:rPr>
        <w:t>reason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keep</w:t>
      </w:r>
      <w:proofErr w:type="spellEnd"/>
      <w:r>
        <w:rPr>
          <w:highlight w:val="white"/>
          <w:lang w:val="sv-SE"/>
        </w:rPr>
        <w:t xml:space="preserve"> </w:t>
      </w:r>
      <w:proofErr w:type="spellStart"/>
      <w:r>
        <w:rPr>
          <w:highlight w:val="white"/>
          <w:lang w:val="sv-SE"/>
        </w:rPr>
        <w:t>track</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w:t>
      </w:r>
      <w:r w:rsidR="00E6708B">
        <w:rPr>
          <w:highlight w:val="white"/>
          <w:lang w:val="sv-SE"/>
        </w:rPr>
        <w:t xml:space="preserve"> </w:t>
      </w:r>
      <w:proofErr w:type="spellStart"/>
      <w:r w:rsidR="00E6708B">
        <w:rPr>
          <w:highlight w:val="white"/>
          <w:lang w:val="sv-SE"/>
        </w:rPr>
        <w:t>current</w:t>
      </w:r>
      <w:proofErr w:type="spellEnd"/>
      <w:r w:rsidR="00E6708B">
        <w:rPr>
          <w:highlight w:val="white"/>
          <w:lang w:val="sv-SE"/>
        </w:rPr>
        <w:t xml:space="preserve"> offset is </w:t>
      </w:r>
      <w:proofErr w:type="spellStart"/>
      <w:r w:rsidR="00E6708B">
        <w:rPr>
          <w:highlight w:val="white"/>
          <w:lang w:val="sv-SE"/>
        </w:rPr>
        <w:t>that</w:t>
      </w:r>
      <w:proofErr w:type="spellEnd"/>
      <w:r w:rsidR="00E6708B">
        <w:rPr>
          <w:highlight w:val="white"/>
          <w:lang w:val="sv-SE"/>
        </w:rPr>
        <w:t xml:space="preserve"> </w:t>
      </w:r>
      <w:proofErr w:type="spellStart"/>
      <w:r w:rsidR="00E6708B">
        <w:rPr>
          <w:highlight w:val="white"/>
          <w:lang w:val="sv-SE"/>
        </w:rPr>
        <w:t>we</w:t>
      </w:r>
      <w:proofErr w:type="spellEnd"/>
      <w:r w:rsidR="00E6708B">
        <w:rPr>
          <w:highlight w:val="white"/>
          <w:lang w:val="sv-SE"/>
        </w:rPr>
        <w:t xml:space="preserve"> in </w:t>
      </w:r>
      <w:proofErr w:type="spellStart"/>
      <w:r w:rsidR="00E6708B">
        <w:rPr>
          <w:highlight w:val="white"/>
          <w:lang w:val="sv-SE"/>
        </w:rPr>
        <w:t>case</w:t>
      </w:r>
      <w:proofErr w:type="spellEnd"/>
      <w:r w:rsidR="00E6708B">
        <w:rPr>
          <w:highlight w:val="white"/>
          <w:lang w:val="sv-SE"/>
        </w:rPr>
        <w:t xml:space="preserve"> </w:t>
      </w:r>
      <w:proofErr w:type="spellStart"/>
      <w:r w:rsidR="00E6708B">
        <w:rPr>
          <w:highlight w:val="white"/>
          <w:lang w:val="sv-SE"/>
        </w:rPr>
        <w:t>of</w:t>
      </w:r>
      <w:proofErr w:type="spellEnd"/>
      <w:r w:rsidR="00E6708B">
        <w:rPr>
          <w:highlight w:val="white"/>
          <w:lang w:val="sv-SE"/>
        </w:rPr>
        <w:t xml:space="preserve"> </w:t>
      </w:r>
      <w:proofErr w:type="spellStart"/>
      <w:r w:rsidR="00E6708B">
        <w:rPr>
          <w:highlight w:val="white"/>
          <w:lang w:val="sv-SE"/>
        </w:rPr>
        <w:t>nested</w:t>
      </w:r>
      <w:proofErr w:type="spellEnd"/>
      <w:r w:rsidR="00E6708B">
        <w:rPr>
          <w:highlight w:val="white"/>
          <w:lang w:val="sv-SE"/>
        </w:rPr>
        <w:t xml:space="preserve"> </w:t>
      </w:r>
      <w:proofErr w:type="spellStart"/>
      <w:r w:rsidR="00E6708B">
        <w:rPr>
          <w:highlight w:val="white"/>
          <w:lang w:val="sv-SE"/>
        </w:rPr>
        <w:t>function</w:t>
      </w:r>
      <w:proofErr w:type="spellEnd"/>
      <w:r w:rsidR="00E6708B">
        <w:rPr>
          <w:highlight w:val="white"/>
          <w:lang w:val="sv-SE"/>
        </w:rPr>
        <w:t xml:space="preserve"> calls </w:t>
      </w:r>
      <w:proofErr w:type="spellStart"/>
      <w:r w:rsidR="00C93366">
        <w:rPr>
          <w:highlight w:val="white"/>
          <w:lang w:val="sv-SE"/>
        </w:rPr>
        <w:t>need</w:t>
      </w:r>
      <w:proofErr w:type="spellEnd"/>
      <w:r w:rsidR="00C93366">
        <w:rPr>
          <w:highlight w:val="white"/>
          <w:lang w:val="sv-SE"/>
        </w:rPr>
        <w:t xml:space="preserve"> to </w:t>
      </w:r>
      <w:proofErr w:type="spellStart"/>
      <w:r w:rsidR="00C93366">
        <w:rPr>
          <w:highlight w:val="white"/>
          <w:lang w:val="sv-SE"/>
        </w:rPr>
        <w:t>allocate</w:t>
      </w:r>
      <w:proofErr w:type="spellEnd"/>
      <w:r w:rsidR="00C93366">
        <w:rPr>
          <w:highlight w:val="white"/>
          <w:lang w:val="sv-SE"/>
        </w:rPr>
        <w:t xml:space="preserve"> space for the </w:t>
      </w:r>
      <w:proofErr w:type="spellStart"/>
      <w:r w:rsidR="00C93366">
        <w:rPr>
          <w:highlight w:val="white"/>
          <w:lang w:val="sv-SE"/>
        </w:rPr>
        <w:t>previous</w:t>
      </w:r>
      <w:proofErr w:type="spellEnd"/>
      <w:r w:rsidR="00C93366">
        <w:rPr>
          <w:highlight w:val="white"/>
          <w:lang w:val="sv-SE"/>
        </w:rPr>
        <w:t xml:space="preserve"> arguments </w:t>
      </w:r>
      <w:proofErr w:type="spellStart"/>
      <w:r w:rsidR="00C93366">
        <w:rPr>
          <w:highlight w:val="white"/>
          <w:lang w:val="sv-SE"/>
        </w:rPr>
        <w:t>of</w:t>
      </w:r>
      <w:proofErr w:type="spellEnd"/>
      <w:r w:rsidR="00C93366">
        <w:rPr>
          <w:highlight w:val="white"/>
          <w:lang w:val="sv-SE"/>
        </w:rPr>
        <w:t xml:space="preserve"> the </w:t>
      </w:r>
      <w:proofErr w:type="spellStart"/>
      <w:r w:rsidR="00C93366">
        <w:rPr>
          <w:highlight w:val="white"/>
          <w:lang w:val="sv-SE"/>
        </w:rPr>
        <w:t>functions</w:t>
      </w:r>
      <w:proofErr w:type="spellEnd"/>
      <w:r w:rsidR="00C93366">
        <w:rPr>
          <w:highlight w:val="white"/>
          <w:lang w:val="sv-SE"/>
        </w:rPr>
        <w:t xml:space="preserve"> call </w:t>
      </w:r>
      <w:proofErr w:type="spellStart"/>
      <w:r w:rsidR="00C93366">
        <w:rPr>
          <w:highlight w:val="white"/>
          <w:lang w:val="sv-SE"/>
        </w:rPr>
        <w:t>outside</w:t>
      </w:r>
      <w:proofErr w:type="spellEnd"/>
      <w:r w:rsidR="00C93366">
        <w:rPr>
          <w:highlight w:val="white"/>
          <w:lang w:val="sv-SE"/>
        </w:rPr>
        <w:t xml:space="preserve"> the </w:t>
      </w:r>
      <w:proofErr w:type="spellStart"/>
      <w:r w:rsidR="00C93366">
        <w:rPr>
          <w:highlight w:val="white"/>
          <w:lang w:val="sv-SE"/>
        </w:rPr>
        <w:t>nested</w:t>
      </w:r>
      <w:proofErr w:type="spellEnd"/>
      <w:r w:rsidR="00C93366">
        <w:rPr>
          <w:highlight w:val="white"/>
          <w:lang w:val="sv-SE"/>
        </w:rPr>
        <w:t xml:space="preserve"> </w:t>
      </w:r>
      <w:proofErr w:type="spellStart"/>
      <w:r w:rsidR="00C93366">
        <w:rPr>
          <w:highlight w:val="white"/>
          <w:lang w:val="sv-SE"/>
        </w:rPr>
        <w:t>function</w:t>
      </w:r>
      <w:proofErr w:type="spellEnd"/>
      <w:r w:rsidR="00C93366">
        <w:rPr>
          <w:highlight w:val="white"/>
          <w:lang w:val="sv-SE"/>
        </w:rPr>
        <w:t>.</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lastRenderedPageBreak/>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lastRenderedPageBreak/>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bookmarkStart w:id="191" w:name="_Toc54119903"/>
      <w:r>
        <w:t>Argument Expression List</w:t>
      </w:r>
      <w:bookmarkEnd w:id="191"/>
    </w:p>
    <w:p w14:paraId="7963F03F" w14:textId="77777777" w:rsidR="00D35E46" w:rsidRDefault="00D35E46" w:rsidP="00D35E46">
      <w:r>
        <w:t xml:space="preserve">Each parameter is converted from a possible logical type to an integer by calling </w:t>
      </w:r>
      <w:proofErr w:type="spellStart"/>
      <w:r>
        <w:rPr>
          <w:rStyle w:val="CodeInText"/>
        </w:rPr>
        <w:t>Generate.generateIntegerExpression</w:t>
      </w:r>
      <w:proofErr w:type="spellEnd"/>
      <w:r>
        <w:t>.</w:t>
      </w:r>
    </w:p>
    <w:p w14:paraId="42FA6894" w14:textId="4D95A5B7" w:rsidR="00EC3F16" w:rsidRDefault="00EC3F16" w:rsidP="00EC3F16">
      <w:pPr>
        <w:pStyle w:val="CodeHeader"/>
      </w:pPr>
      <w:proofErr w:type="spellStart"/>
      <w:r>
        <w:t>MainParser.gppg</w:t>
      </w:r>
      <w:proofErr w:type="spellEnd"/>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proofErr w:type="spellStart"/>
      <w:r>
        <w:t>MiddleCodeGenerator.cs</w:t>
      </w:r>
      <w:proofErr w:type="spellEnd"/>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lastRenderedPageBreak/>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t xml:space="preserve">        case Sort.String:</w:t>
      </w:r>
    </w:p>
    <w:p w14:paraId="416FD616" w14:textId="3D20DF0F" w:rsidR="00907EC7" w:rsidRPr="00907EC7" w:rsidRDefault="00907EC7" w:rsidP="00907EC7">
      <w:pPr>
        <w:pStyle w:val="Code"/>
        <w:rPr>
          <w:highlight w:val="white"/>
        </w:rPr>
      </w:pPr>
      <w:r w:rsidRPr="00907EC7">
        <w:rPr>
          <w:highlight w:val="white"/>
        </w:rPr>
        <w:t xml:space="preserve">          return (new Type(new Type(Sort.</w:t>
      </w:r>
      <w:r w:rsidR="005D4E81">
        <w:rPr>
          <w:highlight w:val="white"/>
        </w:rPr>
        <w:t>SignedChar</w:t>
      </w:r>
      <w:r w:rsidRPr="00907EC7">
        <w:rPr>
          <w:highlight w:val="white"/>
        </w:rPr>
        <w:t>)));</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bookmarkStart w:id="192" w:name="_Toc54119904"/>
      <w:r>
        <w:rPr>
          <w:highlight w:val="white"/>
        </w:rPr>
        <w:t>Primary Expressions</w:t>
      </w:r>
      <w:bookmarkEnd w:id="192"/>
    </w:p>
    <w:p w14:paraId="3B47BA8A" w14:textId="382B41F9" w:rsid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0E0F7697" w14:textId="77777777" w:rsidR="0095311C" w:rsidRDefault="0095311C" w:rsidP="0095311C">
      <w:r>
        <w:t>A primary expression is an identifier, which symbol we look up in the symbol table, a value, which we store in the global space, or an expression surrounded by parenthesis.</w:t>
      </w:r>
    </w:p>
    <w:p w14:paraId="3212121C" w14:textId="77777777" w:rsidR="0002564D" w:rsidRDefault="0002564D" w:rsidP="0002564D">
      <w:pPr>
        <w:pStyle w:val="CodeHeader"/>
      </w:pPr>
      <w:proofErr w:type="spellStart"/>
      <w:r>
        <w:t>MainParser.gppg</w:t>
      </w:r>
      <w:proofErr w:type="spellEnd"/>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lastRenderedPageBreak/>
        <w:t xml:space="preserve">    };</w:t>
      </w:r>
    </w:p>
    <w:p w14:paraId="157CCFD8" w14:textId="136DFEB0" w:rsidR="00104995" w:rsidRDefault="00E90FF6" w:rsidP="00A134C9">
      <w:pPr>
        <w:rPr>
          <w:highlight w:val="white"/>
          <w:lang w:val="sv-SE"/>
        </w:rPr>
      </w:pPr>
      <w:r>
        <w:rPr>
          <w:highlight w:val="white"/>
          <w:lang w:val="sv-SE"/>
        </w:rPr>
        <w:t xml:space="preserve">The </w:t>
      </w:r>
      <w:proofErr w:type="spellStart"/>
      <w:r>
        <w:rPr>
          <w:highlight w:val="white"/>
          <w:lang w:val="sv-SE"/>
        </w:rPr>
        <w:t>valu</w:t>
      </w:r>
      <w:r w:rsidR="00DD7F23">
        <w:rPr>
          <w:highlight w:val="white"/>
          <w:lang w:val="sv-SE"/>
        </w:rPr>
        <w:t>e</w:t>
      </w:r>
      <w:proofErr w:type="spellEnd"/>
      <w:r>
        <w:rPr>
          <w:highlight w:val="white"/>
          <w:lang w:val="sv-SE"/>
        </w:rPr>
        <w:t xml:space="preserve"> </w:t>
      </w:r>
      <w:proofErr w:type="spellStart"/>
      <w:r>
        <w:rPr>
          <w:highlight w:val="white"/>
          <w:lang w:val="sv-SE"/>
        </w:rPr>
        <w:t>hold</w:t>
      </w:r>
      <w:r w:rsidR="00DD7F23">
        <w:rPr>
          <w:highlight w:val="white"/>
          <w:lang w:val="sv-SE"/>
        </w:rPr>
        <w:t>s</w:t>
      </w:r>
      <w:proofErr w:type="spellEnd"/>
      <w:r>
        <w:rPr>
          <w:highlight w:val="white"/>
          <w:lang w:val="sv-SE"/>
        </w:rPr>
        <w:t xml:space="preserve">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push it at the </w:t>
      </w:r>
      <w:proofErr w:type="spellStart"/>
      <w:r>
        <w:rPr>
          <w:highlight w:val="white"/>
          <w:lang w:val="sv-SE"/>
        </w:rPr>
        <w:t>floating</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stack.</w:t>
      </w:r>
    </w:p>
    <w:p w14:paraId="473C0B12" w14:textId="77777777" w:rsidR="0002564D" w:rsidRDefault="0002564D" w:rsidP="0002564D">
      <w:pPr>
        <w:pStyle w:val="CodeHeader"/>
      </w:pPr>
      <w:proofErr w:type="spellStart"/>
      <w:r>
        <w:t>MiddleCodeGenerator.cs</w:t>
      </w:r>
      <w:proofErr w:type="spellEnd"/>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proofErr w:type="spellStart"/>
      <w:r>
        <w:t>MainParser.gppg</w:t>
      </w:r>
      <w:proofErr w:type="spellEnd"/>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w:t>
      </w:r>
      <w:proofErr w:type="spellStart"/>
      <w:r>
        <w:rPr>
          <w:highlight w:val="white"/>
          <w:lang w:val="sv-SE"/>
        </w:rPr>
        <w:t>name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look it </w:t>
      </w:r>
      <w:proofErr w:type="spellStart"/>
      <w:r>
        <w:rPr>
          <w:highlight w:val="white"/>
          <w:lang w:val="sv-SE"/>
        </w:rPr>
        <w:t>up</w:t>
      </w:r>
      <w:proofErr w:type="spellEnd"/>
      <w:r>
        <w:rPr>
          <w:highlight w:val="white"/>
          <w:lang w:val="sv-SE"/>
        </w:rPr>
        <w:t xml:space="preserve"> in the </w:t>
      </w:r>
      <w:proofErr w:type="spellStart"/>
      <w:r w:rsidR="00EF4D9D">
        <w:rPr>
          <w:highlight w:val="white"/>
          <w:lang w:val="sv-SE"/>
        </w:rPr>
        <w:t>current</w:t>
      </w:r>
      <w:proofErr w:type="spellEnd"/>
      <w:r w:rsidR="00EF4D9D">
        <w:rPr>
          <w:highlight w:val="white"/>
          <w:lang w:val="sv-SE"/>
        </w:rPr>
        <w:t xml:space="preserve"> </w:t>
      </w:r>
      <w:r>
        <w:rPr>
          <w:highlight w:val="white"/>
          <w:lang w:val="sv-SE"/>
        </w:rPr>
        <w:t>symbol table.</w:t>
      </w:r>
      <w:r w:rsidR="00482F15">
        <w:rPr>
          <w:highlight w:val="white"/>
          <w:lang w:val="sv-SE"/>
        </w:rPr>
        <w:t xml:space="preserve"> If </w:t>
      </w:r>
      <w:proofErr w:type="spellStart"/>
      <w:r w:rsidR="00482F15">
        <w:rPr>
          <w:highlight w:val="white"/>
          <w:lang w:val="sv-SE"/>
        </w:rPr>
        <w:t>there</w:t>
      </w:r>
      <w:proofErr w:type="spellEnd"/>
      <w:r w:rsidR="00482F15">
        <w:rPr>
          <w:highlight w:val="white"/>
          <w:lang w:val="sv-SE"/>
        </w:rPr>
        <w:t xml:space="preserve"> is no symbol, </w:t>
      </w:r>
      <w:proofErr w:type="spellStart"/>
      <w:r w:rsidR="00482F15">
        <w:rPr>
          <w:highlight w:val="white"/>
          <w:lang w:val="sv-SE"/>
        </w:rPr>
        <w:t>we</w:t>
      </w:r>
      <w:proofErr w:type="spellEnd"/>
      <w:r w:rsidR="00482F15">
        <w:rPr>
          <w:highlight w:val="white"/>
          <w:lang w:val="sv-SE"/>
        </w:rPr>
        <w:t xml:space="preserve"> </w:t>
      </w:r>
      <w:proofErr w:type="spellStart"/>
      <w:r w:rsidR="00482F15">
        <w:rPr>
          <w:highlight w:val="white"/>
          <w:lang w:val="sv-SE"/>
        </w:rPr>
        <w:t>add</w:t>
      </w:r>
      <w:proofErr w:type="spellEnd"/>
      <w:r w:rsidR="00482F15">
        <w:rPr>
          <w:highlight w:val="white"/>
          <w:lang w:val="sv-SE"/>
        </w:rPr>
        <w:t xml:space="preserve"> a </w:t>
      </w:r>
      <w:proofErr w:type="spellStart"/>
      <w:r w:rsidR="00482F15">
        <w:rPr>
          <w:highlight w:val="white"/>
          <w:lang w:val="sv-SE"/>
        </w:rPr>
        <w:t>function</w:t>
      </w:r>
      <w:proofErr w:type="spellEnd"/>
      <w:r w:rsidR="00482F15">
        <w:rPr>
          <w:highlight w:val="white"/>
          <w:lang w:val="sv-SE"/>
        </w:rPr>
        <w:t xml:space="preserve"> </w:t>
      </w:r>
      <w:proofErr w:type="spellStart"/>
      <w:r w:rsidR="00482F15">
        <w:rPr>
          <w:highlight w:val="white"/>
          <w:lang w:val="sv-SE"/>
        </w:rPr>
        <w:t>without</w:t>
      </w:r>
      <w:proofErr w:type="spellEnd"/>
      <w:r w:rsidR="00482F15">
        <w:rPr>
          <w:highlight w:val="white"/>
          <w:lang w:val="sv-SE"/>
        </w:rPr>
        <w:t xml:space="preserve"> </w:t>
      </w:r>
      <w:r w:rsidR="00E61774">
        <w:rPr>
          <w:highlight w:val="white"/>
          <w:lang w:val="sv-SE"/>
        </w:rPr>
        <w:t xml:space="preserve">a </w:t>
      </w:r>
      <w:proofErr w:type="gramStart"/>
      <w:r w:rsidR="00482F15">
        <w:rPr>
          <w:highlight w:val="white"/>
          <w:lang w:val="sv-SE"/>
        </w:rPr>
        <w:t>parameter list</w:t>
      </w:r>
      <w:proofErr w:type="gramEnd"/>
      <w:r w:rsidR="00B6446C">
        <w:rPr>
          <w:highlight w:val="white"/>
          <w:lang w:val="sv-SE"/>
        </w:rPr>
        <w:t>,</w:t>
      </w:r>
      <w:r w:rsidR="00482F15">
        <w:rPr>
          <w:highlight w:val="white"/>
          <w:lang w:val="sv-SE"/>
        </w:rPr>
        <w:t xml:space="preserve"> </w:t>
      </w:r>
      <w:proofErr w:type="spellStart"/>
      <w:r w:rsidR="00482F15">
        <w:rPr>
          <w:highlight w:val="white"/>
          <w:lang w:val="sv-SE"/>
        </w:rPr>
        <w:t>that</w:t>
      </w:r>
      <w:proofErr w:type="spellEnd"/>
      <w:r w:rsidR="00482F15">
        <w:rPr>
          <w:highlight w:val="white"/>
          <w:lang w:val="sv-SE"/>
        </w:rPr>
        <w:t xml:space="preserve"> </w:t>
      </w:r>
      <w:proofErr w:type="spellStart"/>
      <w:r w:rsidR="00482F15">
        <w:rPr>
          <w:highlight w:val="white"/>
          <w:lang w:val="sv-SE"/>
        </w:rPr>
        <w:t>returns</w:t>
      </w:r>
      <w:proofErr w:type="spellEnd"/>
      <w:r w:rsidR="00482F15">
        <w:rPr>
          <w:highlight w:val="white"/>
          <w:lang w:val="sv-SE"/>
        </w:rPr>
        <w:t xml:space="preserve"> a </w:t>
      </w:r>
      <w:proofErr w:type="spellStart"/>
      <w:r w:rsidR="00482F15">
        <w:rPr>
          <w:highlight w:val="white"/>
          <w:lang w:val="sv-SE"/>
        </w:rPr>
        <w:t>signed</w:t>
      </w:r>
      <w:proofErr w:type="spellEnd"/>
      <w:r w:rsidR="00482F15">
        <w:rPr>
          <w:highlight w:val="white"/>
          <w:lang w:val="sv-SE"/>
        </w:rPr>
        <w:t xml:space="preserve"> </w:t>
      </w:r>
      <w:proofErr w:type="spellStart"/>
      <w:r w:rsidR="00482F15">
        <w:rPr>
          <w:highlight w:val="white"/>
          <w:lang w:val="sv-SE"/>
        </w:rPr>
        <w:t>integer</w:t>
      </w:r>
      <w:proofErr w:type="spellEnd"/>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proofErr w:type="spellStart"/>
      <w:r>
        <w:t>MiddleCodeGenerator.cs</w:t>
      </w:r>
      <w:proofErr w:type="spellEnd"/>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D2F9598" w:rsidR="00211A9A"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64389F5C" w14:textId="77777777" w:rsidR="00E438BC" w:rsidRDefault="00E438BC" w:rsidP="00E438BC">
      <w: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Default="003028A9" w:rsidP="003028A9">
      <w:pPr>
        <w:pStyle w:val="CodeHeader"/>
      </w:pPr>
      <w:proofErr w:type="spellStart"/>
      <w:r>
        <w:t>MainParser.gppg</w:t>
      </w:r>
      <w:proofErr w:type="spellEnd"/>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proofErr w:type="spellStart"/>
      <w:r>
        <w:lastRenderedPageBreak/>
        <w:t>MiddleCodeGenerator.cs</w:t>
      </w:r>
      <w:proofErr w:type="spellEnd"/>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proofErr w:type="spellStart"/>
      <w:r>
        <w:t>MainParser.gppg</w:t>
      </w:r>
      <w:proofErr w:type="spellEnd"/>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proofErr w:type="spellStart"/>
      <w:r>
        <w:t>MiddleCodeGenerator.cs</w:t>
      </w:r>
      <w:proofErr w:type="spellEnd"/>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3404CC8F" w:rsidR="0062119D" w:rsidRDefault="0062119D" w:rsidP="0062119D">
      <w:pPr>
        <w:pStyle w:val="CodeHeader"/>
      </w:pPr>
      <w:proofErr w:type="spellStart"/>
      <w:r>
        <w:t>MainParser.gppg</w:t>
      </w:r>
      <w:proofErr w:type="spellEnd"/>
    </w:p>
    <w:p w14:paraId="1538D0D6" w14:textId="1682EDD1" w:rsidR="004743B6" w:rsidRPr="00EC76D5" w:rsidRDefault="004743B6" w:rsidP="006A31DF">
      <w:pPr>
        <w:pStyle w:val="Rubrik1"/>
      </w:pPr>
      <w:bookmarkStart w:id="193" w:name="_Toc54119905"/>
      <w:r w:rsidRPr="00EC76D5">
        <w:lastRenderedPageBreak/>
        <w:t>The Middle Code</w:t>
      </w:r>
      <w:bookmarkEnd w:id="193"/>
    </w:p>
    <w:p w14:paraId="3FB05F2F" w14:textId="5224F50F"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294052F1" w:rsidR="00690CEA" w:rsidRPr="00EC76D5" w:rsidRDefault="00690CEA" w:rsidP="003D42E8">
      <w:r w:rsidRPr="00EC76D5">
        <w:t xml:space="preserve">There is also the fields </w:t>
      </w:r>
      <w:proofErr w:type="spellStart"/>
      <w:r w:rsidRPr="00EC76D5">
        <w:rPr>
          <w:rStyle w:val="CodeInText"/>
        </w:rPr>
        <w:t>m_visited</w:t>
      </w:r>
      <w:proofErr w:type="spellEnd"/>
      <w:r w:rsidRPr="00EC76D5">
        <w:t xml:space="preserve">  and </w:t>
      </w:r>
      <w:proofErr w:type="spellStart"/>
      <w:r w:rsidRPr="00EC76D5">
        <w:rPr>
          <w:rStyle w:val="CodeInText"/>
        </w:rPr>
        <w:t>m_leader</w:t>
      </w:r>
      <w:proofErr w:type="spellEnd"/>
      <w:r w:rsidRPr="00EC76D5">
        <w:t xml:space="preserve">, which is used by </w:t>
      </w:r>
      <w:proofErr w:type="spellStart"/>
      <w:r w:rsidRPr="00EC76D5">
        <w:rPr>
          <w:rStyle w:val="CodeInText"/>
        </w:rPr>
        <w:t>MiddleCodeOptimizer</w:t>
      </w:r>
      <w:proofErr w:type="spellEnd"/>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207336">
        <w:rPr>
          <w:b/>
          <w:bCs/>
          <w:lang w:val="sv-SE"/>
        </w:rPr>
        <w:t>Fel! Hittar inte referenskälla.</w:t>
      </w:r>
      <w:r w:rsidR="002D1ED9" w:rsidRPr="00EC76D5">
        <w:fldChar w:fldCharType="end"/>
      </w:r>
      <w:r w:rsidR="001F2F3E" w:rsidRPr="00EC76D5">
        <w:t>)</w:t>
      </w:r>
      <w:r w:rsidRPr="00EC76D5">
        <w:t>.</w:t>
      </w:r>
      <w:r w:rsidR="00014A5F" w:rsidRPr="00EC76D5">
        <w:t xml:space="preserve"> The </w:t>
      </w:r>
      <w:proofErr w:type="spellStart"/>
      <w:r w:rsidR="00014A5F" w:rsidRPr="00EC76D5">
        <w:rPr>
          <w:rStyle w:val="CodeInText"/>
        </w:rPr>
        <w:t>m_liveSet</w:t>
      </w:r>
      <w:proofErr w:type="spellEnd"/>
      <w:r w:rsidR="00014A5F" w:rsidRPr="00EC76D5">
        <w:t xml:space="preserve"> is generated by</w:t>
      </w:r>
      <w:r w:rsidR="00A03C89" w:rsidRPr="00EC76D5">
        <w:t xml:space="preserve"> </w:t>
      </w:r>
      <w:proofErr w:type="spellStart"/>
      <w:r w:rsidR="00014A5F" w:rsidRPr="00EC76D5">
        <w:t>MiddleCode</w:t>
      </w:r>
      <w:r w:rsidR="00A03C89" w:rsidRPr="00EC76D5">
        <w:softHyphen/>
      </w:r>
      <w:r w:rsidR="00014A5F" w:rsidRPr="00EC76D5">
        <w:t>Optimizer</w:t>
      </w:r>
      <w:proofErr w:type="spellEnd"/>
      <w:r w:rsidR="00014A5F" w:rsidRPr="00EC76D5">
        <w:t xml:space="preserve"> and used by </w:t>
      </w:r>
      <w:proofErr w:type="spellStart"/>
      <w:r w:rsidR="00014A5F" w:rsidRPr="00EC76D5">
        <w:t>ObjectCodeGenerator</w:t>
      </w:r>
      <w:proofErr w:type="spellEnd"/>
      <w:r w:rsidR="00014A5F" w:rsidRPr="00EC76D5">
        <w:t xml:space="preserve">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09ABD871" w14:textId="1C7F03A5" w:rsidR="00FA2EEF" w:rsidRPr="00EC76D5" w:rsidRDefault="00FA2EEF" w:rsidP="00FA2EEF">
      <w:proofErr w:type="spellStart"/>
      <w:r w:rsidRPr="00EC76D5">
        <w:rPr>
          <w:rStyle w:val="CodeInText"/>
        </w:rPr>
        <w:t>InverseMap</w:t>
      </w:r>
      <w:proofErr w:type="spellEnd"/>
      <w:r w:rsidRPr="00EC76D5">
        <w:t xml:space="preserve"> holds the inverses of the equality and relation operators and is used when optimizing conditional jump instructions in </w:t>
      </w:r>
      <w:proofErr w:type="spellStart"/>
      <w:r w:rsidRPr="00EC76D5">
        <w:rPr>
          <w:rStyle w:val="CodeInText"/>
        </w:rPr>
        <w:t>MiddleCodeOptimizer</w:t>
      </w:r>
      <w:proofErr w:type="spellEnd"/>
      <w:r w:rsidRPr="00EC76D5">
        <w:t>.</w:t>
      </w:r>
    </w:p>
    <w:p w14:paraId="59763F6E" w14:textId="0F67F880" w:rsidR="00C027BE" w:rsidRPr="00EC76D5" w:rsidRDefault="00FA2EEF" w:rsidP="00FA2EEF">
      <w:r w:rsidRPr="00EC76D5">
        <w:t xml:space="preserve">The </w:t>
      </w:r>
      <w:proofErr w:type="spellStart"/>
      <w:r w:rsidRPr="00EC76D5">
        <w:rPr>
          <w:rStyle w:val="CodeInText"/>
        </w:rPr>
        <w:t>toString</w:t>
      </w:r>
      <w:proofErr w:type="spellEnd"/>
      <w:r w:rsidRPr="00EC76D5">
        <w:t xml:space="preserve"> method is not strictly necessary; nevertheless, it called when generating the </w:t>
      </w:r>
      <w:r w:rsidR="005F79CB">
        <w:t>assembly</w:t>
      </w:r>
      <w:r w:rsidRPr="00EC76D5">
        <w:t xml:space="preserve"> code and added as comments.</w:t>
      </w:r>
    </w:p>
    <w:p w14:paraId="454F5751" w14:textId="35EEAF1D" w:rsidR="003141FA" w:rsidRPr="00EC76D5" w:rsidRDefault="002F35C1" w:rsidP="003141FA">
      <w:pPr>
        <w:pStyle w:val="Rubrik1"/>
      </w:pPr>
      <w:bookmarkStart w:id="194" w:name="_Toc54119906"/>
      <w:r>
        <w:lastRenderedPageBreak/>
        <w:t>Initializer</w:t>
      </w:r>
      <w:r w:rsidR="006C27EF">
        <w:t>s</w:t>
      </w:r>
      <w:bookmarkEnd w:id="194"/>
    </w:p>
    <w:p w14:paraId="0FD5883C" w14:textId="387D8E65" w:rsidR="003141FA" w:rsidRPr="00EC76D5" w:rsidRDefault="003141FA" w:rsidP="003141FA">
      <w:r w:rsidRPr="00EC76D5">
        <w:t xml:space="preserve">In C, it is possible to </w:t>
      </w:r>
      <w:r w:rsidR="00631D4D">
        <w:t>initialize</w:t>
      </w:r>
      <w:r w:rsidRPr="00EC76D5">
        <w:t xml:space="preserve"> simple and compound variables. Therefore, we need </w:t>
      </w:r>
      <w:ins w:id="195" w:author="Stefan Bjornander" w:date="2015-04-25T17:28:00Z">
        <w:r w:rsidRPr="00EC76D5">
          <w:t xml:space="preserve">to check that </w:t>
        </w:r>
      </w:ins>
      <w:del w:id="196" w:author="Stefan Bjornander" w:date="2015-04-25T17:28:00Z">
        <w:r w:rsidRPr="00EC76D5" w:rsidDel="00A35C17">
          <w:delText>a way to make sure</w:delText>
        </w:r>
      </w:del>
      <w:ins w:id="197" w:author="Stefan Bjornander" w:date="2015-04-25T17:27:00Z">
        <w:r w:rsidRPr="00EC76D5">
          <w:t xml:space="preserve">the </w:t>
        </w:r>
      </w:ins>
      <w:r w:rsidR="00266D64">
        <w:t>initialized</w:t>
      </w:r>
      <w:r w:rsidRPr="00EC76D5">
        <w:t xml:space="preserve"> </w:t>
      </w:r>
      <w:ins w:id="198"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199" w:author="Stefan Bjornander" w:date="2015-04-25T17:29:00Z"/>
        </w:rPr>
        <w:pPrChange w:id="200" w:author="Stefan Bjornander" w:date="2015-04-25T17:29:00Z">
          <w:pPr>
            <w:pStyle w:val="Code"/>
          </w:pPr>
        </w:pPrChange>
      </w:pPr>
      <w:bookmarkStart w:id="201" w:name="_Toc54119907"/>
      <w:ins w:id="202" w:author="Stefan Bjornander" w:date="2015-04-25T17:28:00Z">
        <w:r w:rsidRPr="00EC76D5">
          <w:t xml:space="preserve">Static </w:t>
        </w:r>
      </w:ins>
      <w:r w:rsidR="00C37108">
        <w:t>Initialization</w:t>
      </w:r>
      <w:bookmarkEnd w:id="201"/>
    </w:p>
    <w:p w14:paraId="35D2C9AA" w14:textId="31769B89" w:rsidR="003141FA" w:rsidRPr="00EC76D5" w:rsidRDefault="003141FA">
      <w:pPr>
        <w:pPrChange w:id="203" w:author="Stefan Bjornander" w:date="2015-04-25T17:29:00Z">
          <w:pPr>
            <w:pStyle w:val="Rubrik3"/>
          </w:pPr>
        </w:pPrChange>
      </w:pPr>
      <w:ins w:id="204" w:author="Stefan Bjornander" w:date="2015-04-25T17:29:00Z">
        <w:r w:rsidRPr="00EC76D5">
          <w:t xml:space="preserve">Static </w:t>
        </w:r>
      </w:ins>
      <w:r w:rsidR="00F4217C">
        <w:t>initialization</w:t>
      </w:r>
      <w:ins w:id="205" w:author="Stefan Bjornander" w:date="2015-04-25T17:29:00Z">
        <w:r w:rsidRPr="00EC76D5">
          <w:t xml:space="preserve"> occurs when a static variable </w:t>
        </w:r>
      </w:ins>
      <w:r w:rsidRPr="00EC76D5">
        <w:t>becomes</w:t>
      </w:r>
      <w:ins w:id="206" w:author="Stefan Bjornander" w:date="2015-04-25T17:29:00Z">
        <w:r w:rsidRPr="00EC76D5">
          <w:t xml:space="preserve"> </w:t>
        </w:r>
      </w:ins>
      <w:r w:rsidR="00266D64">
        <w:t>initialized</w:t>
      </w:r>
      <w:ins w:id="207" w:author="Stefan Bjornander" w:date="2015-04-25T17:29:00Z">
        <w:r w:rsidRPr="00EC76D5">
          <w:t>.</w:t>
        </w:r>
      </w:ins>
      <w:ins w:id="208" w:author="Stefan Bjornander" w:date="2015-04-25T17:32:00Z">
        <w:r w:rsidRPr="00EC76D5">
          <w:t xml:space="preserve"> The </w:t>
        </w:r>
      </w:ins>
      <w:r w:rsidR="00F4217C">
        <w:t>initialization</w:t>
      </w:r>
      <w:ins w:id="209" w:author="Stefan Bjornander" w:date="2015-04-25T17:32:00Z">
        <w:r w:rsidRPr="00EC76D5">
          <w:t xml:space="preserve"> value </w:t>
        </w:r>
        <w:proofErr w:type="gramStart"/>
        <w:r w:rsidRPr="00EC76D5">
          <w:t>has to</w:t>
        </w:r>
        <w:proofErr w:type="gramEnd"/>
        <w:r w:rsidRPr="00EC76D5">
          <w:t xml:space="preserve"> be constant and known at compile time. No code is generated, instead a m</w:t>
        </w:r>
      </w:ins>
      <w:r w:rsidRPr="00EC76D5">
        <w:t>e</w:t>
      </w:r>
      <w:ins w:id="210"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5B4BABCC" w:rsidR="003141FA" w:rsidRPr="00EC76D5" w:rsidRDefault="003141FA" w:rsidP="003141FA">
      <w:pPr>
        <w:pStyle w:val="CodeHeader"/>
      </w:pPr>
      <w:proofErr w:type="spellStart"/>
      <w:r w:rsidRPr="00EC76D5">
        <w:t>Generate</w:t>
      </w:r>
      <w:r w:rsidR="002F35C1">
        <w:t>Initializer</w:t>
      </w:r>
      <w:r w:rsidRPr="00EC76D5">
        <w:t>.</w:t>
      </w:r>
      <w:r w:rsidR="00EE1A48">
        <w:t>cs</w:t>
      </w:r>
      <w:proofErr w:type="spellEnd"/>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1D5AC2C9" w:rsidR="003141FA" w:rsidRPr="00EC76D5" w:rsidRDefault="003141FA" w:rsidP="003141FA">
      <w:r w:rsidRPr="00EC76D5">
        <w:t xml:space="preserve">If the variable type is a pointer (signed or unsigned) char and the </w:t>
      </w:r>
      <w:proofErr w:type="spellStart"/>
      <w:r w:rsidR="005779B0">
        <w:t>initializator</w:t>
      </w:r>
      <w:proofErr w:type="spellEnd"/>
      <w:r w:rsidR="005779B0">
        <w:t xml:space="preserve"> </w:t>
      </w:r>
      <w:r w:rsidRPr="00EC76D5">
        <w:t>is a string, the address is stored in the access map and a zero address is stored in the block, it will later be properly looked up  and set by the linker.</w:t>
      </w:r>
    </w:p>
    <w:p w14:paraId="14D3803F" w14:textId="2EB3B96B" w:rsidR="003141FA" w:rsidRPr="00EC76D5" w:rsidRDefault="003141FA" w:rsidP="003141FA">
      <w:pPr>
        <w:pStyle w:val="Code"/>
      </w:pPr>
    </w:p>
    <w:p w14:paraId="10EBA903" w14:textId="345473BE" w:rsidR="003141FA" w:rsidRPr="00EC76D5" w:rsidRDefault="003141FA">
      <w:pPr>
        <w:pStyle w:val="Rubrik3"/>
        <w:rPr>
          <w:ins w:id="211" w:author="Stefan Bjornander" w:date="2015-04-25T17:33:00Z"/>
        </w:rPr>
        <w:pPrChange w:id="212" w:author="Stefan Bjornander" w:date="2015-04-25T17:33:00Z">
          <w:pPr>
            <w:pStyle w:val="Code"/>
          </w:pPr>
        </w:pPrChange>
      </w:pPr>
      <w:bookmarkStart w:id="213" w:name="_Toc54119908"/>
      <w:ins w:id="214" w:author="Stefan Bjornander" w:date="2015-04-25T17:33:00Z">
        <w:r w:rsidRPr="00EC76D5">
          <w:t xml:space="preserve">Stack </w:t>
        </w:r>
      </w:ins>
      <w:r w:rsidR="00C37108">
        <w:t>Initialization</w:t>
      </w:r>
      <w:bookmarkEnd w:id="213"/>
    </w:p>
    <w:p w14:paraId="3BBF8D70" w14:textId="3C8AD8E2" w:rsidR="003141FA" w:rsidRPr="00EC76D5" w:rsidRDefault="003141FA">
      <w:pPr>
        <w:pPrChange w:id="215" w:author="Stefan Bjornander" w:date="2015-04-25T17:33:00Z">
          <w:pPr>
            <w:pStyle w:val="Code"/>
          </w:pPr>
        </w:pPrChange>
      </w:pPr>
      <w:ins w:id="216" w:author="Stefan Bjornander" w:date="2015-04-25T17:33:00Z">
        <w:r w:rsidRPr="00EC76D5">
          <w:t xml:space="preserve">Stack </w:t>
        </w:r>
      </w:ins>
      <w:r w:rsidR="00F4217C">
        <w:t>initialization</w:t>
      </w:r>
      <w:del w:id="217" w:author="Stefan Bjornander" w:date="2015-04-25T17:33:00Z">
        <w:r w:rsidRPr="00EC76D5" w:rsidDel="004F1667">
          <w:delText xml:space="preserve">  </w:delText>
        </w:r>
      </w:del>
      <w:ins w:id="218" w:author="Stefan Bjornander" w:date="2015-04-25T17:33:00Z">
        <w:r w:rsidRPr="00EC76D5">
          <w:t xml:space="preserve"> occurs when an auto or register </w:t>
        </w:r>
      </w:ins>
      <w:ins w:id="219" w:author="Stefan Bjornander" w:date="2015-04-25T17:34:00Z">
        <w:r w:rsidRPr="00EC76D5">
          <w:t xml:space="preserve">variable becomes </w:t>
        </w:r>
      </w:ins>
      <w:r w:rsidR="00266D64">
        <w:t>initialized</w:t>
      </w:r>
      <w:ins w:id="220" w:author="Stefan Bjornander" w:date="2015-04-25T17:34:00Z">
        <w:r w:rsidRPr="00EC76D5">
          <w:t xml:space="preserve">. Since the </w:t>
        </w:r>
      </w:ins>
      <w:r w:rsidR="00F4217C">
        <w:t>initialization</w:t>
      </w:r>
      <w:ins w:id="221" w:author="Stefan Bjornander" w:date="2015-04-25T17:34:00Z">
        <w:r w:rsidRPr="00EC76D5">
          <w:t xml:space="preserve"> value can be non-</w:t>
        </w:r>
      </w:ins>
      <w:ins w:id="222" w:author="Stefan Bjornander" w:date="2015-04-25T17:46:00Z">
        <w:r w:rsidRPr="00EC76D5">
          <w:t>constant</w:t>
        </w:r>
      </w:ins>
      <w:ins w:id="223" w:author="Stefan Bjornander" w:date="2015-04-25T17:34:00Z">
        <w:r w:rsidRPr="00EC76D5">
          <w:t xml:space="preserve">, no memory block is created. Instead, </w:t>
        </w:r>
      </w:ins>
      <w:ins w:id="224" w:author="Stefan Bjornander" w:date="2015-04-25T17:46:00Z">
        <w:r w:rsidRPr="00EC76D5">
          <w:t>a se</w:t>
        </w:r>
      </w:ins>
      <w:r w:rsidRPr="00EC76D5">
        <w:t>quence</w:t>
      </w:r>
      <w:ins w:id="225" w:author="Stefan Bjornander" w:date="2015-04-25T17:46:00Z">
        <w:r w:rsidRPr="00EC76D5">
          <w:t xml:space="preserve"> of assign</w:t>
        </w:r>
      </w:ins>
      <w:r w:rsidRPr="00EC76D5">
        <w:t>ment</w:t>
      </w:r>
      <w:ins w:id="226" w:author="Stefan Bjornander" w:date="2015-04-25T17:46:00Z">
        <w:r w:rsidRPr="00EC76D5">
          <w:t xml:space="preserve"> instruction</w:t>
        </w:r>
      </w:ins>
      <w:ins w:id="227" w:author="Stefan Bjornander" w:date="2015-04-25T18:25:00Z">
        <w:r w:rsidRPr="00EC76D5">
          <w:t>s</w:t>
        </w:r>
      </w:ins>
      <w:ins w:id="228" w:author="Stefan Bjornander" w:date="2015-04-25T17:46:00Z">
        <w:r w:rsidRPr="00EC76D5">
          <w:t xml:space="preserve"> is added</w:t>
        </w:r>
      </w:ins>
      <w:r w:rsidRPr="00EC76D5">
        <w:t xml:space="preserve"> to the </w:t>
      </w:r>
      <w:ins w:id="229" w:author="Stefan Bjornander" w:date="2015-04-25T17:46:00Z">
        <w:r w:rsidRPr="00EC76D5">
          <w:t>mid</w:t>
        </w:r>
      </w:ins>
      <w:ins w:id="230" w:author="Stefan Bjornander" w:date="2015-04-25T18:25:00Z">
        <w:r w:rsidRPr="00EC76D5">
          <w:t>dle</w:t>
        </w:r>
      </w:ins>
      <w:ins w:id="231" w:author="Stefan Bjornander" w:date="2015-04-25T17:46:00Z">
        <w:r w:rsidRPr="00EC76D5">
          <w:t xml:space="preserve"> code.</w:t>
        </w:r>
      </w:ins>
    </w:p>
    <w:p w14:paraId="023307E0" w14:textId="09D56C04" w:rsidR="009E04D0" w:rsidRPr="00EC76D5" w:rsidRDefault="009E04D0" w:rsidP="009E04D0">
      <w:pPr>
        <w:pStyle w:val="Code"/>
      </w:pPr>
    </w:p>
    <w:p w14:paraId="3D1C8AC0" w14:textId="5E3F3CB9" w:rsidR="002A4B3E" w:rsidRDefault="00B73D32" w:rsidP="003F62B8">
      <w:pPr>
        <w:pStyle w:val="Rubrik1"/>
      </w:pPr>
      <w:bookmarkStart w:id="232" w:name="_Ref417813097"/>
      <w:bookmarkStart w:id="233" w:name="_Toc54119909"/>
      <w:r>
        <w:lastRenderedPageBreak/>
        <w:t xml:space="preserve">Declaration </w:t>
      </w:r>
      <w:r w:rsidR="002A4B3E">
        <w:t>Specifier</w:t>
      </w:r>
      <w:r>
        <w:t>s</w:t>
      </w:r>
      <w:r w:rsidR="003F62B8">
        <w:t xml:space="preserve"> and Declarators</w:t>
      </w:r>
      <w:bookmarkEnd w:id="233"/>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proofErr w:type="spellStart"/>
      <w:r>
        <w:t>Mask.cs</w:t>
      </w:r>
      <w:proofErr w:type="spellEnd"/>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A53C2B">
        <w:rPr>
          <w:rStyle w:val="KeyWord0"/>
        </w:rPr>
        <w:t>maskToStorageMap</w:t>
      </w:r>
      <w:r>
        <w:t xml:space="preserve"> and </w:t>
      </w:r>
      <w:r w:rsidRPr="00A53C2B">
        <w:rPr>
          <w:rStyle w:val="KeyWord0"/>
        </w:rPr>
        <w:t>maskToSortMap</w:t>
      </w:r>
      <w:r>
        <w:t xml:space="preserve"> to map between specifiers and storage and sorts. </w:t>
      </w:r>
    </w:p>
    <w:p w14:paraId="70280331" w14:textId="617D4F23" w:rsidR="00626D3B" w:rsidRDefault="006B225B" w:rsidP="006B225B">
      <w:pPr>
        <w:pStyle w:val="CodeHeader"/>
      </w:pPr>
      <w:proofErr w:type="spellStart"/>
      <w:r>
        <w:t>Specifier.cs</w:t>
      </w:r>
      <w:proofErr w:type="spellEnd"/>
    </w:p>
    <w:p w14:paraId="10542080" w14:textId="77777777" w:rsidR="00F72370" w:rsidRPr="00297092" w:rsidRDefault="00F72370" w:rsidP="00297092">
      <w:pPr>
        <w:pStyle w:val="Code"/>
        <w:rPr>
          <w:highlight w:val="white"/>
        </w:rPr>
      </w:pPr>
      <w:r w:rsidRPr="00297092">
        <w:rPr>
          <w:highlight w:val="white"/>
        </w:rPr>
        <w:t>using System;</w:t>
      </w:r>
    </w:p>
    <w:p w14:paraId="066F7D7C" w14:textId="77777777" w:rsidR="00F72370" w:rsidRPr="00297092" w:rsidRDefault="00F72370" w:rsidP="00297092">
      <w:pPr>
        <w:pStyle w:val="Code"/>
        <w:rPr>
          <w:highlight w:val="white"/>
        </w:rPr>
      </w:pPr>
      <w:r w:rsidRPr="00297092">
        <w:rPr>
          <w:highlight w:val="white"/>
        </w:rPr>
        <w:t>using System.Text;</w:t>
      </w:r>
    </w:p>
    <w:p w14:paraId="7E2DAD40" w14:textId="77777777" w:rsidR="00F72370" w:rsidRPr="00297092" w:rsidRDefault="00F72370" w:rsidP="00297092">
      <w:pPr>
        <w:pStyle w:val="Code"/>
        <w:rPr>
          <w:highlight w:val="white"/>
        </w:rPr>
      </w:pPr>
      <w:r w:rsidRPr="00297092">
        <w:rPr>
          <w:highlight w:val="white"/>
        </w:rPr>
        <w:t>using System.Collections.Generic;</w:t>
      </w:r>
    </w:p>
    <w:p w14:paraId="395C5AB9" w14:textId="77777777" w:rsidR="00F72370" w:rsidRPr="00297092" w:rsidRDefault="00F72370" w:rsidP="00297092">
      <w:pPr>
        <w:pStyle w:val="Code"/>
        <w:rPr>
          <w:highlight w:val="white"/>
        </w:rPr>
      </w:pPr>
    </w:p>
    <w:p w14:paraId="27114965" w14:textId="77777777" w:rsidR="00F72370" w:rsidRPr="00297092" w:rsidRDefault="00F72370" w:rsidP="00297092">
      <w:pPr>
        <w:pStyle w:val="Code"/>
        <w:rPr>
          <w:highlight w:val="white"/>
        </w:rPr>
      </w:pPr>
      <w:r w:rsidRPr="00297092">
        <w:rPr>
          <w:highlight w:val="white"/>
        </w:rPr>
        <w:t>namespace CCompiler {</w:t>
      </w:r>
    </w:p>
    <w:p w14:paraId="5D396787" w14:textId="77777777" w:rsidR="00F72370" w:rsidRPr="00297092" w:rsidRDefault="00F72370" w:rsidP="00297092">
      <w:pPr>
        <w:pStyle w:val="Code"/>
        <w:rPr>
          <w:highlight w:val="white"/>
        </w:rPr>
      </w:pPr>
      <w:r w:rsidRPr="00297092">
        <w:rPr>
          <w:highlight w:val="white"/>
        </w:rPr>
        <w:lastRenderedPageBreak/>
        <w:t xml:space="preserve">  public class Specifier {</w:t>
      </w:r>
    </w:p>
    <w:p w14:paraId="19A30FFC" w14:textId="77777777" w:rsidR="00F72370" w:rsidRPr="00EC65DE" w:rsidRDefault="00F72370" w:rsidP="00F72370">
      <w:pPr>
        <w:rPr>
          <w:highlight w:val="white"/>
        </w:rPr>
      </w:pPr>
      <w:r>
        <w:rPr>
          <w:highlight w:val="white"/>
        </w:rPr>
        <w:t xml:space="preserve">The specifier decides the storage and type of the symbol, it also decide whether the symbol has external linkage. </w:t>
      </w:r>
    </w:p>
    <w:p w14:paraId="7E459CF3" w14:textId="77777777" w:rsidR="00F72370" w:rsidRPr="00297092" w:rsidRDefault="00F72370" w:rsidP="00297092">
      <w:pPr>
        <w:pStyle w:val="Code"/>
        <w:rPr>
          <w:highlight w:val="white"/>
        </w:rPr>
      </w:pPr>
      <w:r w:rsidRPr="00297092">
        <w:rPr>
          <w:highlight w:val="white"/>
        </w:rPr>
        <w:t xml:space="preserve">    private bool m_externalLinkage;</w:t>
      </w:r>
    </w:p>
    <w:p w14:paraId="4FA32098" w14:textId="77777777" w:rsidR="00F72370" w:rsidRPr="00297092" w:rsidRDefault="00F72370" w:rsidP="00297092">
      <w:pPr>
        <w:pStyle w:val="Code"/>
        <w:rPr>
          <w:highlight w:val="white"/>
        </w:rPr>
      </w:pPr>
      <w:r w:rsidRPr="00297092">
        <w:rPr>
          <w:highlight w:val="white"/>
        </w:rPr>
        <w:t xml:space="preserve">    private Storage? m_storage;</w:t>
      </w:r>
    </w:p>
    <w:p w14:paraId="40264D0C" w14:textId="77777777" w:rsidR="00F72370" w:rsidRPr="00297092" w:rsidRDefault="00F72370" w:rsidP="00297092">
      <w:pPr>
        <w:pStyle w:val="Code"/>
        <w:rPr>
          <w:highlight w:val="white"/>
        </w:rPr>
      </w:pPr>
      <w:r w:rsidRPr="00297092">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5EB61A5" w14:textId="77777777" w:rsidR="00297092" w:rsidRPr="002F4EEE" w:rsidRDefault="00297092" w:rsidP="002F4EEE">
      <w:pPr>
        <w:pStyle w:val="Code"/>
        <w:rPr>
          <w:highlight w:val="white"/>
        </w:rPr>
      </w:pPr>
      <w:r w:rsidRPr="002F4EEE">
        <w:rPr>
          <w:highlight w:val="white"/>
        </w:rPr>
        <w:t xml:space="preserve">    private static IDictionary&lt;int, Sort&gt; m_maskToSortMap =</w:t>
      </w:r>
    </w:p>
    <w:p w14:paraId="220DBFB3" w14:textId="6468B9BD" w:rsidR="00297092" w:rsidRPr="002F4EEE" w:rsidRDefault="00297092" w:rsidP="002F4EEE">
      <w:pPr>
        <w:pStyle w:val="Code"/>
        <w:rPr>
          <w:highlight w:val="white"/>
        </w:rPr>
      </w:pPr>
      <w:r w:rsidRPr="002F4EEE">
        <w:rPr>
          <w:highlight w:val="white"/>
        </w:rPr>
        <w:t xml:space="preserve">      new Dictionary&lt;int, Sort&gt;() {</w:t>
      </w:r>
    </w:p>
    <w:p w14:paraId="047FF7D1" w14:textId="77777777" w:rsidR="00297092" w:rsidRPr="002F4EEE" w:rsidRDefault="00297092" w:rsidP="002F4EEE">
      <w:pPr>
        <w:pStyle w:val="Code"/>
        <w:rPr>
          <w:highlight w:val="white"/>
        </w:rPr>
      </w:pPr>
      <w:r w:rsidRPr="002F4EEE">
        <w:rPr>
          <w:highlight w:val="white"/>
        </w:rPr>
        <w:t xml:space="preserve">        {(int) Mask.Void, Sort.Void},</w:t>
      </w:r>
    </w:p>
    <w:p w14:paraId="3C52D2D6" w14:textId="70B56C4C" w:rsidR="00297092" w:rsidRPr="002F4EEE" w:rsidRDefault="00297092" w:rsidP="002F4EEE">
      <w:pPr>
        <w:pStyle w:val="Code"/>
        <w:rPr>
          <w:highlight w:val="white"/>
        </w:rPr>
      </w:pPr>
      <w:r w:rsidRPr="002F4EEE">
        <w:rPr>
          <w:highlight w:val="white"/>
        </w:rPr>
        <w:t xml:space="preserve">        {(int) Mask.Char, Sort.</w:t>
      </w:r>
      <w:r w:rsidR="005D4E81">
        <w:rPr>
          <w:highlight w:val="white"/>
        </w:rPr>
        <w:t>SignedChar</w:t>
      </w:r>
      <w:r w:rsidRPr="002F4EEE">
        <w:rPr>
          <w:highlight w:val="white"/>
        </w:rPr>
        <w:t>},</w:t>
      </w:r>
    </w:p>
    <w:p w14:paraId="506F2146" w14:textId="14CB019B" w:rsidR="00297092" w:rsidRPr="002F4EEE" w:rsidRDefault="00297092" w:rsidP="002F4EEE">
      <w:pPr>
        <w:pStyle w:val="Code"/>
        <w:rPr>
          <w:highlight w:val="white"/>
        </w:rPr>
      </w:pPr>
      <w:r w:rsidRPr="002F4EEE">
        <w:rPr>
          <w:highlight w:val="white"/>
        </w:rPr>
        <w:t xml:space="preserve">        {(int) Mask.SignedChar, Sort.</w:t>
      </w:r>
      <w:r w:rsidR="005D4E81">
        <w:rPr>
          <w:highlight w:val="white"/>
        </w:rPr>
        <w:t>SignedChar</w:t>
      </w:r>
      <w:r w:rsidRPr="002F4EEE">
        <w:rPr>
          <w:highlight w:val="white"/>
        </w:rPr>
        <w:t>},</w:t>
      </w:r>
    </w:p>
    <w:p w14:paraId="525C69D9" w14:textId="23E11C9F" w:rsidR="00297092" w:rsidRPr="002F4EEE" w:rsidRDefault="00297092" w:rsidP="002F4EEE">
      <w:pPr>
        <w:pStyle w:val="Code"/>
        <w:rPr>
          <w:highlight w:val="white"/>
        </w:rPr>
      </w:pPr>
      <w:r w:rsidRPr="002F4EEE">
        <w:rPr>
          <w:highlight w:val="white"/>
        </w:rPr>
        <w:t xml:space="preserve">        {(int) Mask.UnsignedChar, Sort.</w:t>
      </w:r>
      <w:r w:rsidR="005D4E81">
        <w:rPr>
          <w:highlight w:val="white"/>
        </w:rPr>
        <w:t>UnsignedChar</w:t>
      </w:r>
      <w:r w:rsidRPr="002F4EEE">
        <w:rPr>
          <w:highlight w:val="white"/>
        </w:rPr>
        <w:t>},</w:t>
      </w:r>
    </w:p>
    <w:p w14:paraId="3E55877E" w14:textId="671C751E" w:rsidR="00297092" w:rsidRPr="002F4EEE" w:rsidRDefault="00297092" w:rsidP="002F4EEE">
      <w:pPr>
        <w:pStyle w:val="Code"/>
        <w:rPr>
          <w:highlight w:val="white"/>
        </w:rPr>
      </w:pPr>
      <w:r w:rsidRPr="002F4EEE">
        <w:rPr>
          <w:highlight w:val="white"/>
        </w:rPr>
        <w:t xml:space="preserve">        {(int) Mask.Short, Sort.</w:t>
      </w:r>
      <w:r w:rsidR="005D4E81">
        <w:rPr>
          <w:highlight w:val="white"/>
        </w:rPr>
        <w:t>SignedShortInt</w:t>
      </w:r>
      <w:r w:rsidRPr="002F4EEE">
        <w:rPr>
          <w:highlight w:val="white"/>
        </w:rPr>
        <w:t>},</w:t>
      </w:r>
    </w:p>
    <w:p w14:paraId="723BC88F" w14:textId="499D5289" w:rsidR="00297092" w:rsidRPr="002F4EEE" w:rsidRDefault="00297092" w:rsidP="002F4EEE">
      <w:pPr>
        <w:pStyle w:val="Code"/>
        <w:rPr>
          <w:highlight w:val="white"/>
        </w:rPr>
      </w:pPr>
      <w:r w:rsidRPr="002F4EEE">
        <w:rPr>
          <w:highlight w:val="white"/>
        </w:rPr>
        <w:t xml:space="preserve">        {(int) Mask.ShortInt, Sort.</w:t>
      </w:r>
      <w:r w:rsidR="005D4E81">
        <w:rPr>
          <w:highlight w:val="white"/>
        </w:rPr>
        <w:t>SignedShortInt</w:t>
      </w:r>
      <w:r w:rsidRPr="002F4EEE">
        <w:rPr>
          <w:highlight w:val="white"/>
        </w:rPr>
        <w:t>},</w:t>
      </w:r>
    </w:p>
    <w:p w14:paraId="7A8A0357" w14:textId="095B2120" w:rsidR="00297092" w:rsidRPr="002F4EEE" w:rsidRDefault="00297092" w:rsidP="002F4EEE">
      <w:pPr>
        <w:pStyle w:val="Code"/>
        <w:rPr>
          <w:highlight w:val="white"/>
        </w:rPr>
      </w:pPr>
      <w:r w:rsidRPr="002F4EEE">
        <w:rPr>
          <w:highlight w:val="white"/>
        </w:rPr>
        <w:t xml:space="preserve">        {(int) Mask.SignedShort, Sort.</w:t>
      </w:r>
      <w:r w:rsidR="005D4E81">
        <w:rPr>
          <w:highlight w:val="white"/>
        </w:rPr>
        <w:t>SignedShortInt</w:t>
      </w:r>
      <w:r w:rsidRPr="002F4EEE">
        <w:rPr>
          <w:highlight w:val="white"/>
        </w:rPr>
        <w:t>},</w:t>
      </w:r>
    </w:p>
    <w:p w14:paraId="1BAF284E" w14:textId="41CF6E73" w:rsidR="00297092" w:rsidRPr="002F4EEE" w:rsidRDefault="00297092" w:rsidP="002F4EEE">
      <w:pPr>
        <w:pStyle w:val="Code"/>
        <w:rPr>
          <w:highlight w:val="white"/>
        </w:rPr>
      </w:pPr>
      <w:r w:rsidRPr="002F4EEE">
        <w:rPr>
          <w:highlight w:val="white"/>
        </w:rPr>
        <w:t xml:space="preserve">        {(int) Mask.SignedShortInt, Sort.</w:t>
      </w:r>
      <w:r w:rsidR="005D4E81">
        <w:rPr>
          <w:highlight w:val="white"/>
        </w:rPr>
        <w:t>SignedShortInt</w:t>
      </w:r>
      <w:r w:rsidRPr="002F4EEE">
        <w:rPr>
          <w:highlight w:val="white"/>
        </w:rPr>
        <w:t>},</w:t>
      </w:r>
    </w:p>
    <w:p w14:paraId="29A9EA04" w14:textId="505DF2A6" w:rsidR="00297092" w:rsidRPr="002F4EEE" w:rsidRDefault="00297092" w:rsidP="002F4EEE">
      <w:pPr>
        <w:pStyle w:val="Code"/>
        <w:rPr>
          <w:highlight w:val="white"/>
        </w:rPr>
      </w:pPr>
      <w:r w:rsidRPr="002F4EEE">
        <w:rPr>
          <w:highlight w:val="white"/>
        </w:rPr>
        <w:t xml:space="preserve">        {(int) Mask.UnsignedShort, Sort.</w:t>
      </w:r>
      <w:r w:rsidR="005D4E81">
        <w:rPr>
          <w:highlight w:val="white"/>
        </w:rPr>
        <w:t>UnsignedShortInt</w:t>
      </w:r>
      <w:r w:rsidRPr="002F4EEE">
        <w:rPr>
          <w:highlight w:val="white"/>
        </w:rPr>
        <w:t>},</w:t>
      </w:r>
    </w:p>
    <w:p w14:paraId="76835F56" w14:textId="1753D426" w:rsidR="00297092" w:rsidRPr="002F4EEE" w:rsidRDefault="00297092" w:rsidP="002F4EEE">
      <w:pPr>
        <w:pStyle w:val="Code"/>
        <w:rPr>
          <w:highlight w:val="white"/>
        </w:rPr>
      </w:pPr>
      <w:r w:rsidRPr="002F4EEE">
        <w:rPr>
          <w:highlight w:val="white"/>
        </w:rPr>
        <w:t xml:space="preserve">        {(int) Mask.UnsignedShortInt, Sort.</w:t>
      </w:r>
      <w:r w:rsidR="005D4E81">
        <w:rPr>
          <w:highlight w:val="white"/>
        </w:rPr>
        <w:t>UnsignedShortInt</w:t>
      </w:r>
      <w:r w:rsidRPr="002F4EEE">
        <w:rPr>
          <w:highlight w:val="white"/>
        </w:rPr>
        <w:t>},</w:t>
      </w:r>
    </w:p>
    <w:p w14:paraId="28ED55D0" w14:textId="70747C95" w:rsidR="00297092" w:rsidRPr="002F4EEE" w:rsidRDefault="00297092" w:rsidP="002F4EEE">
      <w:pPr>
        <w:pStyle w:val="Code"/>
        <w:rPr>
          <w:highlight w:val="white"/>
        </w:rPr>
      </w:pPr>
      <w:r w:rsidRPr="002F4EEE">
        <w:rPr>
          <w:highlight w:val="white"/>
        </w:rPr>
        <w:t xml:space="preserve">        {(int) Mask.Int, Sort.</w:t>
      </w:r>
      <w:r w:rsidR="005D4E81">
        <w:rPr>
          <w:highlight w:val="white"/>
        </w:rPr>
        <w:t>SignedInt</w:t>
      </w:r>
      <w:r w:rsidRPr="002F4EEE">
        <w:rPr>
          <w:highlight w:val="white"/>
        </w:rPr>
        <w:t>},</w:t>
      </w:r>
    </w:p>
    <w:p w14:paraId="3401D1DF" w14:textId="01B0CDED" w:rsidR="00297092" w:rsidRPr="002F4EEE" w:rsidRDefault="00297092" w:rsidP="002F4EEE">
      <w:pPr>
        <w:pStyle w:val="Code"/>
        <w:rPr>
          <w:highlight w:val="white"/>
        </w:rPr>
      </w:pPr>
      <w:r w:rsidRPr="002F4EEE">
        <w:rPr>
          <w:highlight w:val="white"/>
        </w:rPr>
        <w:t xml:space="preserve">        {(int) Mask.Signed, Sort.</w:t>
      </w:r>
      <w:r w:rsidR="005D4E81">
        <w:rPr>
          <w:highlight w:val="white"/>
        </w:rPr>
        <w:t>SignedInt</w:t>
      </w:r>
      <w:r w:rsidRPr="002F4EEE">
        <w:rPr>
          <w:highlight w:val="white"/>
        </w:rPr>
        <w:t>},</w:t>
      </w:r>
    </w:p>
    <w:p w14:paraId="44DD3286" w14:textId="72EF1E15" w:rsidR="00297092" w:rsidRPr="002F4EEE" w:rsidRDefault="00297092" w:rsidP="002F4EEE">
      <w:pPr>
        <w:pStyle w:val="Code"/>
        <w:rPr>
          <w:highlight w:val="white"/>
        </w:rPr>
      </w:pPr>
      <w:r w:rsidRPr="002F4EEE">
        <w:rPr>
          <w:highlight w:val="white"/>
        </w:rPr>
        <w:t xml:space="preserve">        {(int) Mask.SignedInt, Sort.</w:t>
      </w:r>
      <w:r w:rsidR="005D4E81">
        <w:rPr>
          <w:highlight w:val="white"/>
        </w:rPr>
        <w:t>SignedInt</w:t>
      </w:r>
      <w:r w:rsidRPr="002F4EEE">
        <w:rPr>
          <w:highlight w:val="white"/>
        </w:rPr>
        <w:t>},</w:t>
      </w:r>
    </w:p>
    <w:p w14:paraId="74E828B3" w14:textId="07FC9CF5" w:rsidR="00297092" w:rsidRPr="002F4EEE" w:rsidRDefault="00297092" w:rsidP="002F4EEE">
      <w:pPr>
        <w:pStyle w:val="Code"/>
        <w:rPr>
          <w:highlight w:val="white"/>
        </w:rPr>
      </w:pPr>
      <w:r w:rsidRPr="002F4EEE">
        <w:rPr>
          <w:highlight w:val="white"/>
        </w:rPr>
        <w:t xml:space="preserve">        {(int) Mask.Unsigned, Sort.</w:t>
      </w:r>
      <w:r w:rsidR="005D4E81">
        <w:rPr>
          <w:highlight w:val="white"/>
        </w:rPr>
        <w:t>UnsignedInt</w:t>
      </w:r>
      <w:r w:rsidRPr="002F4EEE">
        <w:rPr>
          <w:highlight w:val="white"/>
        </w:rPr>
        <w:t>},</w:t>
      </w:r>
    </w:p>
    <w:p w14:paraId="096E5C0F" w14:textId="1981DEFE" w:rsidR="00297092" w:rsidRPr="002F4EEE" w:rsidRDefault="00297092" w:rsidP="002F4EEE">
      <w:pPr>
        <w:pStyle w:val="Code"/>
        <w:rPr>
          <w:highlight w:val="white"/>
        </w:rPr>
      </w:pPr>
      <w:r w:rsidRPr="002F4EEE">
        <w:rPr>
          <w:highlight w:val="white"/>
        </w:rPr>
        <w:t xml:space="preserve">        {(int) Mask.UnsignedInt, Sort.</w:t>
      </w:r>
      <w:r w:rsidR="005D4E81">
        <w:rPr>
          <w:highlight w:val="white"/>
        </w:rPr>
        <w:t>UnsignedInt</w:t>
      </w:r>
      <w:r w:rsidRPr="002F4EEE">
        <w:rPr>
          <w:highlight w:val="white"/>
        </w:rPr>
        <w:t>},</w:t>
      </w:r>
    </w:p>
    <w:p w14:paraId="69CE56D5" w14:textId="7C129749" w:rsidR="00297092" w:rsidRPr="002F4EEE" w:rsidRDefault="00297092" w:rsidP="002F4EEE">
      <w:pPr>
        <w:pStyle w:val="Code"/>
        <w:rPr>
          <w:highlight w:val="white"/>
        </w:rPr>
      </w:pPr>
      <w:r w:rsidRPr="002F4EEE">
        <w:rPr>
          <w:highlight w:val="white"/>
        </w:rPr>
        <w:t xml:space="preserve">        {(int) Mask.Long, Sort.</w:t>
      </w:r>
      <w:r w:rsidR="005D4E81">
        <w:rPr>
          <w:highlight w:val="white"/>
        </w:rPr>
        <w:t>SignedLongInt</w:t>
      </w:r>
      <w:r w:rsidRPr="002F4EEE">
        <w:rPr>
          <w:highlight w:val="white"/>
        </w:rPr>
        <w:t>},</w:t>
      </w:r>
    </w:p>
    <w:p w14:paraId="2BE609BD" w14:textId="4D1E2EEC" w:rsidR="00297092" w:rsidRPr="002F4EEE" w:rsidRDefault="00297092" w:rsidP="002F4EEE">
      <w:pPr>
        <w:pStyle w:val="Code"/>
        <w:rPr>
          <w:highlight w:val="white"/>
        </w:rPr>
      </w:pPr>
      <w:r w:rsidRPr="002F4EEE">
        <w:rPr>
          <w:highlight w:val="white"/>
        </w:rPr>
        <w:t xml:space="preserve">        {(int) Mask.LongInt, Sort.</w:t>
      </w:r>
      <w:r w:rsidR="005D4E81">
        <w:rPr>
          <w:highlight w:val="white"/>
        </w:rPr>
        <w:t>SignedLongInt</w:t>
      </w:r>
      <w:r w:rsidRPr="002F4EEE">
        <w:rPr>
          <w:highlight w:val="white"/>
        </w:rPr>
        <w:t>},</w:t>
      </w:r>
    </w:p>
    <w:p w14:paraId="331061C4" w14:textId="4B81662D" w:rsidR="00297092" w:rsidRPr="002F4EEE" w:rsidRDefault="00297092" w:rsidP="002F4EEE">
      <w:pPr>
        <w:pStyle w:val="Code"/>
        <w:rPr>
          <w:highlight w:val="white"/>
        </w:rPr>
      </w:pPr>
      <w:r w:rsidRPr="002F4EEE">
        <w:rPr>
          <w:highlight w:val="white"/>
        </w:rPr>
        <w:t xml:space="preserve">        {(int) Mask.SignedLong, Sort.</w:t>
      </w:r>
      <w:r w:rsidR="005D4E81">
        <w:rPr>
          <w:highlight w:val="white"/>
        </w:rPr>
        <w:t>SignedLongInt</w:t>
      </w:r>
      <w:r w:rsidRPr="002F4EEE">
        <w:rPr>
          <w:highlight w:val="white"/>
        </w:rPr>
        <w:t>},</w:t>
      </w:r>
    </w:p>
    <w:p w14:paraId="16836855" w14:textId="45448A20" w:rsidR="00297092" w:rsidRPr="002F4EEE" w:rsidRDefault="00297092" w:rsidP="002F4EEE">
      <w:pPr>
        <w:pStyle w:val="Code"/>
        <w:rPr>
          <w:highlight w:val="white"/>
        </w:rPr>
      </w:pPr>
      <w:r w:rsidRPr="002F4EEE">
        <w:rPr>
          <w:highlight w:val="white"/>
        </w:rPr>
        <w:t xml:space="preserve">        {(int) Mask.SignedLongInt, Sort.</w:t>
      </w:r>
      <w:r w:rsidR="005D4E81">
        <w:rPr>
          <w:highlight w:val="white"/>
        </w:rPr>
        <w:t>SignedLongInt</w:t>
      </w:r>
      <w:r w:rsidRPr="002F4EEE">
        <w:rPr>
          <w:highlight w:val="white"/>
        </w:rPr>
        <w:t>},</w:t>
      </w:r>
    </w:p>
    <w:p w14:paraId="4A464D56" w14:textId="645CA0EF" w:rsidR="00297092" w:rsidRPr="002F4EEE" w:rsidRDefault="00297092" w:rsidP="002F4EEE">
      <w:pPr>
        <w:pStyle w:val="Code"/>
        <w:rPr>
          <w:highlight w:val="white"/>
        </w:rPr>
      </w:pPr>
      <w:r w:rsidRPr="002F4EEE">
        <w:rPr>
          <w:highlight w:val="white"/>
        </w:rPr>
        <w:t xml:space="preserve">        {(int) Mask.UnsignedLong, Sort.</w:t>
      </w:r>
      <w:r w:rsidR="005D4E81">
        <w:rPr>
          <w:highlight w:val="white"/>
        </w:rPr>
        <w:t>UnsignedLongInt</w:t>
      </w:r>
      <w:r w:rsidRPr="002F4EEE">
        <w:rPr>
          <w:highlight w:val="white"/>
        </w:rPr>
        <w:t>},</w:t>
      </w:r>
    </w:p>
    <w:p w14:paraId="0611A886" w14:textId="479E42C1" w:rsidR="00297092" w:rsidRPr="002F4EEE" w:rsidRDefault="00297092" w:rsidP="002F4EEE">
      <w:pPr>
        <w:pStyle w:val="Code"/>
        <w:rPr>
          <w:highlight w:val="white"/>
        </w:rPr>
      </w:pPr>
      <w:r w:rsidRPr="002F4EEE">
        <w:rPr>
          <w:highlight w:val="white"/>
        </w:rPr>
        <w:t xml:space="preserve">        {(int) Mask.UnsignedLongInt, Sort.</w:t>
      </w:r>
      <w:r w:rsidR="005D4E81">
        <w:rPr>
          <w:highlight w:val="white"/>
        </w:rPr>
        <w:t>UnsignedLongInt</w:t>
      </w:r>
      <w:r w:rsidRPr="002F4EEE">
        <w:rPr>
          <w:highlight w:val="white"/>
        </w:rPr>
        <w:t>},</w:t>
      </w:r>
    </w:p>
    <w:p w14:paraId="6E7ACCB5" w14:textId="77777777" w:rsidR="00297092" w:rsidRPr="002F4EEE" w:rsidRDefault="00297092" w:rsidP="002F4EEE">
      <w:pPr>
        <w:pStyle w:val="Code"/>
        <w:rPr>
          <w:highlight w:val="white"/>
        </w:rPr>
      </w:pPr>
      <w:r w:rsidRPr="002F4EEE">
        <w:rPr>
          <w:highlight w:val="white"/>
        </w:rPr>
        <w:t xml:space="preserve">        {(int) Mask.Float, Sort.Float},</w:t>
      </w:r>
    </w:p>
    <w:p w14:paraId="780C2626" w14:textId="77777777" w:rsidR="00297092" w:rsidRPr="002F4EEE" w:rsidRDefault="00297092" w:rsidP="002F4EEE">
      <w:pPr>
        <w:pStyle w:val="Code"/>
        <w:rPr>
          <w:highlight w:val="white"/>
        </w:rPr>
      </w:pPr>
      <w:r w:rsidRPr="002F4EEE">
        <w:rPr>
          <w:highlight w:val="white"/>
        </w:rPr>
        <w:t xml:space="preserve">        {(int) Mask.Double, Sort.Double},</w:t>
      </w:r>
    </w:p>
    <w:p w14:paraId="05207D50" w14:textId="68E85789" w:rsidR="00297092" w:rsidRPr="002F4EEE" w:rsidRDefault="00297092" w:rsidP="002F4EEE">
      <w:pPr>
        <w:pStyle w:val="Code"/>
        <w:rPr>
          <w:highlight w:val="white"/>
        </w:rPr>
      </w:pPr>
      <w:r w:rsidRPr="002F4EEE">
        <w:rPr>
          <w:highlight w:val="white"/>
        </w:rPr>
        <w:t xml:space="preserve">        {(int) Mask.LongDouble, Sort.</w:t>
      </w:r>
      <w:r w:rsidR="001220BA">
        <w:rPr>
          <w:highlight w:val="white"/>
        </w:rPr>
        <w:t>LongDouble</w:t>
      </w:r>
      <w:r w:rsidRPr="002F4EEE">
        <w:rPr>
          <w:highlight w:val="white"/>
        </w:rPr>
        <w:t>}</w:t>
      </w:r>
    </w:p>
    <w:p w14:paraId="4A742321" w14:textId="77777777" w:rsidR="00297092" w:rsidRPr="002F4EEE" w:rsidRDefault="00297092" w:rsidP="002F4EEE">
      <w:pPr>
        <w:pStyle w:val="Code"/>
        <w:rPr>
          <w:highlight w:val="white"/>
        </w:rPr>
      </w:pPr>
      <w:r w:rsidRPr="002F4EE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lastRenderedPageBreak/>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3413526E" w:rsidR="00EC65DE" w:rsidRPr="00EC65DE" w:rsidRDefault="006542AE" w:rsidP="006542AE">
      <w:pPr>
        <w:rPr>
          <w:highlight w:val="white"/>
        </w:rPr>
      </w:pPr>
      <w:r>
        <w:rPr>
          <w:highlight w:val="white"/>
        </w:rPr>
        <w:t xml:space="preserve">We iterate through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12788183"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r w:rsidR="00251639">
        <w:rPr>
          <w:highlight w:val="white"/>
        </w:rPr>
        <w:t>occurs</w:t>
      </w:r>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644C3182" w:rsidR="00FE286F" w:rsidRDefault="000B76E5" w:rsidP="00C550E9">
      <w:r>
        <w:t>When we have the final mask, we begin by extracting the storage.</w:t>
      </w:r>
      <w:r w:rsidR="00FE286F">
        <w:t xml:space="preserve"> The storage is </w:t>
      </w:r>
      <w:r w:rsidR="00251639">
        <w:t>initially</w:t>
      </w:r>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w:t>
      </w:r>
      <w:r w:rsidR="00C33004">
        <w:t>ere</w:t>
      </w:r>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1DBF94B3" w:rsidR="00EC65DE" w:rsidRPr="00EC65DE" w:rsidRDefault="00EC65DE" w:rsidP="00EC65DE">
      <w:pPr>
        <w:pStyle w:val="Code"/>
        <w:rPr>
          <w:highlight w:val="white"/>
        </w:rPr>
      </w:pPr>
      <w:r w:rsidRPr="00EC65DE">
        <w:rPr>
          <w:highlight w:val="white"/>
        </w:rPr>
        <w:t xml:space="preserve">          </w:t>
      </w:r>
      <w:r w:rsidR="00A636A4">
        <w:rPr>
          <w:highlight w:val="white"/>
        </w:rPr>
        <w:t>Assert.Error(</w:t>
      </w:r>
      <w:r w:rsidRPr="00EC65DE">
        <w:rPr>
          <w:highlight w:val="white"/>
        </w:rPr>
        <w:t>Enum.IsDefined(typeof(Mask), totalStorageValue)</w:t>
      </w:r>
      <w:r w:rsidR="00A636A4">
        <w:rPr>
          <w:highlight w:val="white"/>
        </w:rPr>
        <w:t>,</w:t>
      </w:r>
    </w:p>
    <w:p w14:paraId="4AB03C7B" w14:textId="121EC432" w:rsidR="00EC65DE" w:rsidRPr="00EC65DE" w:rsidRDefault="00A636A4" w:rsidP="00EC65DE">
      <w:pPr>
        <w:pStyle w:val="Code"/>
        <w:rPr>
          <w:highlight w:val="white"/>
        </w:rPr>
      </w:pPr>
      <w:r>
        <w:rPr>
          <w:highlight w:val="white"/>
        </w:rPr>
        <w:t xml:space="preserve">                       </w:t>
      </w:r>
      <w:r w:rsidR="00EC65DE" w:rsidRPr="00EC65DE">
        <w:rPr>
          <w:highlight w:val="white"/>
        </w:rPr>
        <w:t>MaskToString(totalStorageValue),</w:t>
      </w:r>
    </w:p>
    <w:p w14:paraId="660D260E" w14:textId="12141A3D" w:rsidR="00EC65DE" w:rsidRPr="00EC65DE" w:rsidRDefault="00EC65DE" w:rsidP="00EC65DE">
      <w:pPr>
        <w:pStyle w:val="Code"/>
        <w:rPr>
          <w:highlight w:val="white"/>
        </w:rPr>
      </w:pPr>
      <w:r w:rsidRPr="00EC65DE">
        <w:rPr>
          <w:highlight w:val="white"/>
        </w:rPr>
        <w:t xml:space="preserve">                       Message.Invalid_specifier_sequence);</w:t>
      </w: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CFBB754" w:rsidR="007937C0" w:rsidRDefault="007937C0" w:rsidP="007937C0">
      <w:pPr>
        <w:rPr>
          <w:highlight w:val="white"/>
        </w:rPr>
      </w:pPr>
      <w:r>
        <w:rPr>
          <w:highlight w:val="white"/>
        </w:rPr>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EC7ADE">
        <w:rPr>
          <w:highlight w:val="white"/>
        </w:rPr>
        <w:t>.</w:t>
      </w:r>
      <w:r w:rsidR="006D370E">
        <w:rPr>
          <w:highlight w:val="white"/>
        </w:rPr>
        <w:t xml:space="preserve">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3FA2C6DD" w14:textId="77777777" w:rsidR="00EF6383" w:rsidRPr="00EF6383" w:rsidRDefault="00EF6383" w:rsidP="00EF6383">
      <w:pPr>
        <w:pStyle w:val="Code"/>
        <w:rPr>
          <w:highlight w:val="white"/>
        </w:rPr>
      </w:pPr>
      <w:r w:rsidRPr="00EF6383">
        <w:rPr>
          <w:highlight w:val="white"/>
        </w:rPr>
        <w:lastRenderedPageBreak/>
        <w:t xml:space="preserve">      bool externalLinkage = (SymbolTable.CurrentTable.Scope == Scope.Global)</w:t>
      </w:r>
    </w:p>
    <w:p w14:paraId="62B3EA9E" w14:textId="77777777" w:rsidR="00EF6383" w:rsidRPr="00EF6383" w:rsidRDefault="00EF6383" w:rsidP="00EF6383">
      <w:pPr>
        <w:pStyle w:val="Code"/>
        <w:rPr>
          <w:highlight w:val="white"/>
        </w:rPr>
      </w:pPr>
      <w:r w:rsidRPr="00EF6383">
        <w:rPr>
          <w:highlight w:val="white"/>
        </w:rPr>
        <w:t xml:space="preserve">                             &amp;&amp; ((storage == null) ||</w:t>
      </w:r>
    </w:p>
    <w:p w14:paraId="2B3CA38A" w14:textId="77777777" w:rsidR="00EF6383" w:rsidRPr="00EF6383" w:rsidRDefault="00EF6383" w:rsidP="00EF6383">
      <w:pPr>
        <w:pStyle w:val="Code"/>
        <w:rPr>
          <w:highlight w:val="white"/>
        </w:rPr>
      </w:pPr>
      <w:r w:rsidRPr="00EF6383">
        <w:rPr>
          <w:highlight w:val="white"/>
        </w:rPr>
        <w:t xml:space="preserve">                                 (storage == CCompiler.Storage.Extern));</w:t>
      </w:r>
    </w:p>
    <w:p w14:paraId="209B0CEF" w14:textId="77777777" w:rsidR="00126149" w:rsidRDefault="00126149" w:rsidP="00BE2C05">
      <w:pPr>
        <w:pStyle w:val="Code"/>
        <w:rPr>
          <w:highlight w:val="white"/>
        </w:rPr>
      </w:pPr>
    </w:p>
    <w:p w14:paraId="202F8F13" w14:textId="74A60858" w:rsidR="00BE2C05" w:rsidRPr="00BE2C05" w:rsidRDefault="00BE2C05" w:rsidP="00BE2C05">
      <w:pPr>
        <w:pStyle w:val="Code"/>
        <w:rPr>
          <w:highlight w:val="white"/>
        </w:rPr>
      </w:pPr>
      <w:r w:rsidRPr="00BE2C05">
        <w:rPr>
          <w:highlight w:val="white"/>
        </w:rPr>
        <w:t xml:space="preserve">      if (storage == null) {</w:t>
      </w:r>
    </w:p>
    <w:p w14:paraId="5B909688" w14:textId="77777777" w:rsidR="00BE2C05" w:rsidRPr="00BE2C05" w:rsidRDefault="00BE2C05" w:rsidP="00BE2C05">
      <w:pPr>
        <w:pStyle w:val="Code"/>
        <w:rPr>
          <w:highlight w:val="white"/>
        </w:rPr>
      </w:pPr>
      <w:r w:rsidRPr="00BE2C05">
        <w:rPr>
          <w:highlight w:val="white"/>
        </w:rPr>
        <w:t xml:space="preserve">        if (SymbolTable.CurrentTable.Scope == Scope.Global) {</w:t>
      </w:r>
    </w:p>
    <w:p w14:paraId="54EBB5F3" w14:textId="77777777" w:rsidR="00BE2C05" w:rsidRPr="00BE2C05" w:rsidRDefault="00BE2C05" w:rsidP="00BE2C05">
      <w:pPr>
        <w:pStyle w:val="Code"/>
        <w:rPr>
          <w:highlight w:val="white"/>
        </w:rPr>
      </w:pPr>
      <w:r w:rsidRPr="00BE2C05">
        <w:rPr>
          <w:highlight w:val="white"/>
        </w:rPr>
        <w:t xml:space="preserve">          storage = Storage.Static;</w:t>
      </w:r>
    </w:p>
    <w:p w14:paraId="71AFFD3F" w14:textId="77777777" w:rsidR="00BE2C05" w:rsidRPr="00BE2C05" w:rsidRDefault="00BE2C05" w:rsidP="00BE2C05">
      <w:pPr>
        <w:pStyle w:val="Code"/>
        <w:rPr>
          <w:highlight w:val="white"/>
        </w:rPr>
      </w:pPr>
      <w:r w:rsidRPr="00BE2C05">
        <w:rPr>
          <w:highlight w:val="white"/>
        </w:rPr>
        <w:t xml:space="preserve">        }</w:t>
      </w:r>
    </w:p>
    <w:p w14:paraId="07934F27" w14:textId="77777777" w:rsidR="00BE2C05" w:rsidRPr="00BE2C05" w:rsidRDefault="00BE2C05" w:rsidP="00BE2C05">
      <w:pPr>
        <w:pStyle w:val="Code"/>
        <w:rPr>
          <w:highlight w:val="white"/>
        </w:rPr>
      </w:pPr>
      <w:r w:rsidRPr="00BE2C05">
        <w:rPr>
          <w:highlight w:val="white"/>
        </w:rPr>
        <w:t xml:space="preserve">        else {</w:t>
      </w:r>
    </w:p>
    <w:p w14:paraId="395048FC" w14:textId="77777777" w:rsidR="00BE2C05" w:rsidRPr="00BE2C05" w:rsidRDefault="00BE2C05" w:rsidP="00BE2C05">
      <w:pPr>
        <w:pStyle w:val="Code"/>
        <w:rPr>
          <w:highlight w:val="white"/>
        </w:rPr>
      </w:pPr>
      <w:r w:rsidRPr="00BE2C05">
        <w:rPr>
          <w:highlight w:val="white"/>
        </w:rPr>
        <w:t xml:space="preserve">          storage = Storage.Auto;</w:t>
      </w:r>
    </w:p>
    <w:p w14:paraId="580CBFC4" w14:textId="77777777" w:rsidR="00BE2C05" w:rsidRPr="00BE2C05" w:rsidRDefault="00BE2C05" w:rsidP="00BE2C05">
      <w:pPr>
        <w:pStyle w:val="Code"/>
        <w:rPr>
          <w:highlight w:val="white"/>
        </w:rPr>
      </w:pPr>
      <w:r w:rsidRPr="00BE2C05">
        <w:rPr>
          <w:highlight w:val="white"/>
        </w:rPr>
        <w:t xml:space="preserve">        }</w:t>
      </w:r>
    </w:p>
    <w:p w14:paraId="7C25A255" w14:textId="77777777" w:rsidR="00BE2C05" w:rsidRPr="00BE2C05" w:rsidRDefault="00BE2C05" w:rsidP="00BE2C05">
      <w:pPr>
        <w:pStyle w:val="Code"/>
        <w:rPr>
          <w:highlight w:val="white"/>
        </w:rPr>
      </w:pPr>
      <w:r w:rsidRPr="00BE2C05">
        <w:rPr>
          <w:highlight w:val="white"/>
        </w:rPr>
        <w:t xml:space="preserve">      }</w:t>
      </w:r>
    </w:p>
    <w:p w14:paraId="36FBAA80" w14:textId="3973C28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E71A6B">
        <w:rPr>
          <w:highlight w:val="white"/>
        </w:rPr>
        <w:t>(function scope</w:t>
      </w:r>
      <w:r w:rsidR="00430FD1">
        <w:rPr>
          <w:highlight w:val="white"/>
        </w:rPr>
        <w:t>) the storage must be null, auto or register.</w:t>
      </w:r>
    </w:p>
    <w:p w14:paraId="5C9F2F04" w14:textId="77777777" w:rsidR="00EF6383" w:rsidRPr="00EF6383" w:rsidRDefault="00EF6383" w:rsidP="00EF6383">
      <w:pPr>
        <w:pStyle w:val="Code"/>
        <w:rPr>
          <w:highlight w:val="white"/>
        </w:rPr>
      </w:pPr>
      <w:r w:rsidRPr="00EF6383">
        <w:rPr>
          <w:highlight w:val="white"/>
        </w:rPr>
        <w:t xml:space="preserve">      if (SymbolTable.CurrentTable.Scope == Scope.Parameter) {</w:t>
      </w:r>
    </w:p>
    <w:p w14:paraId="5D5B3D43" w14:textId="5C4CE5BE" w:rsidR="005D43B5" w:rsidRDefault="00EC65DE" w:rsidP="00EC65DE">
      <w:pPr>
        <w:pStyle w:val="Code"/>
        <w:rPr>
          <w:highlight w:val="white"/>
        </w:rPr>
      </w:pPr>
      <w:r w:rsidRPr="00EC65DE">
        <w:rPr>
          <w:highlight w:val="white"/>
        </w:rPr>
        <w:t xml:space="preserve">        Assert.Error((storage == Storage.Auto) || </w:t>
      </w:r>
    </w:p>
    <w:p w14:paraId="40FE73BD" w14:textId="648BF7CF"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6ECC5F79" w:rsidR="00EC65DE" w:rsidRPr="00EC65DE" w:rsidRDefault="00D22AD4" w:rsidP="00EC65DE">
      <w:pPr>
        <w:pStyle w:val="Code"/>
        <w:rPr>
          <w:highlight w:val="white"/>
        </w:rPr>
      </w:pPr>
      <w:r>
        <w:rPr>
          <w:highlight w:val="white"/>
        </w:rPr>
        <w:t xml:space="preserve">  </w:t>
      </w:r>
      <w:r w:rsidR="002709A0">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15FB631E" w:rsidR="00430FD1" w:rsidRPr="00EC65DE" w:rsidRDefault="00430FD1" w:rsidP="00DF5615">
      <w:pPr>
        <w:rPr>
          <w:highlight w:val="white"/>
        </w:rPr>
      </w:pPr>
      <w:r>
        <w:rPr>
          <w:highlight w:val="white"/>
        </w:rPr>
        <w:t xml:space="preserve">If the scope of the current symbol table is </w:t>
      </w:r>
      <w:r w:rsidR="00A4387D">
        <w:rPr>
          <w:highlight w:val="white"/>
        </w:rPr>
        <w:t xml:space="preserve">a </w:t>
      </w:r>
      <w:r>
        <w:rPr>
          <w:highlight w:val="white"/>
        </w:rPr>
        <w:t xml:space="preserve">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0138CC00" w:rsidR="002C6080" w:rsidRDefault="00EC65DE" w:rsidP="00EC65DE">
      <w:pPr>
        <w:pStyle w:val="Code"/>
        <w:rPr>
          <w:highlight w:val="white"/>
        </w:rPr>
      </w:pPr>
      <w:r w:rsidRPr="00EC65DE">
        <w:rPr>
          <w:highlight w:val="white"/>
        </w:rPr>
        <w:t xml:space="preserve">          Assert.Error((storage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C2AA193" w:rsidR="00EC65DE" w:rsidRPr="00EC65DE" w:rsidRDefault="00024F2D" w:rsidP="00EC65DE">
      <w:pPr>
        <w:pStyle w:val="Code"/>
        <w:rPr>
          <w:highlight w:val="white"/>
        </w:rPr>
      </w:pPr>
      <w:r>
        <w:rPr>
          <w:highlight w:val="white"/>
        </w:rPr>
        <w:t xml:space="preserve">  </w:t>
      </w:r>
      <w:r w:rsidR="00D22AD4">
        <w:rPr>
          <w:highlight w:val="white"/>
        </w:rPr>
        <w:t xml:space="preserve">  </w:t>
      </w: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62FCAF02" w:rsidR="00EC65DE" w:rsidRPr="00EC65DE" w:rsidRDefault="00EC65DE" w:rsidP="00EC65DE">
      <w:pPr>
        <w:pStyle w:val="Code"/>
        <w:rPr>
          <w:highlight w:val="white"/>
        </w:rPr>
      </w:pPr>
      <w:r w:rsidRPr="00EC65DE">
        <w:rPr>
          <w:highlight w:val="white"/>
        </w:rPr>
        <w:t xml:space="preserve">          Assert.Error((storage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1D9C32BC"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05120DF4" w14:textId="77777777" w:rsidR="00A149ED" w:rsidRPr="00A149ED" w:rsidRDefault="00A149ED" w:rsidP="00A149ED">
      <w:pPr>
        <w:pStyle w:val="Code"/>
        <w:rPr>
          <w:highlight w:val="white"/>
        </w:rPr>
      </w:pPr>
      <w:r w:rsidRPr="00A149ED">
        <w:rPr>
          <w:highlight w:val="white"/>
        </w:rPr>
        <w:t xml:space="preserve">      if ((compoundType != null) &amp;&amp; (compoundType.EnumItemSet != null)){</w:t>
      </w:r>
    </w:p>
    <w:p w14:paraId="20AE04FC" w14:textId="77777777" w:rsidR="00A149ED" w:rsidRPr="00A149ED" w:rsidRDefault="00A149ED" w:rsidP="00A149ED">
      <w:pPr>
        <w:pStyle w:val="Code"/>
        <w:rPr>
          <w:highlight w:val="white"/>
        </w:rPr>
      </w:pPr>
      <w:r w:rsidRPr="00A149ED">
        <w:rPr>
          <w:highlight w:val="white"/>
        </w:rPr>
        <w:t xml:space="preserve">        foreach (Pair&lt;Symbol,bool&gt; pair in compoundType.EnumItemSet){</w:t>
      </w:r>
    </w:p>
    <w:p w14:paraId="4F020BFE" w14:textId="77777777" w:rsidR="00A149ED" w:rsidRPr="00A149ED" w:rsidRDefault="00A149ED" w:rsidP="00A149ED">
      <w:pPr>
        <w:pStyle w:val="Code"/>
        <w:rPr>
          <w:highlight w:val="white"/>
        </w:rPr>
      </w:pPr>
      <w:r w:rsidRPr="00A149ED">
        <w:rPr>
          <w:highlight w:val="white"/>
        </w:rPr>
        <w:t xml:space="preserve">          Symbol enumSymbol = pair.First;          </w:t>
      </w:r>
    </w:p>
    <w:p w14:paraId="61865989" w14:textId="77777777" w:rsidR="008B1C33" w:rsidRDefault="008B1C33" w:rsidP="00A149ED">
      <w:pPr>
        <w:pStyle w:val="Code"/>
        <w:rPr>
          <w:highlight w:val="white"/>
        </w:rPr>
      </w:pPr>
    </w:p>
    <w:p w14:paraId="4959827A" w14:textId="74E0721B" w:rsidR="00A149ED" w:rsidRPr="00A149ED" w:rsidRDefault="00A149ED" w:rsidP="00A149ED">
      <w:pPr>
        <w:pStyle w:val="Code"/>
        <w:rPr>
          <w:highlight w:val="white"/>
        </w:rPr>
      </w:pPr>
      <w:r w:rsidRPr="00A149ED">
        <w:rPr>
          <w:highlight w:val="white"/>
        </w:rPr>
        <w:t xml:space="preserve">          switch (enumSymbol.Storage = storage.Value) {</w:t>
      </w:r>
    </w:p>
    <w:p w14:paraId="09EF5BF0" w14:textId="77777777" w:rsidR="00A149ED" w:rsidRPr="00A149ED" w:rsidRDefault="00A149ED" w:rsidP="00A149ED">
      <w:pPr>
        <w:pStyle w:val="Code"/>
        <w:rPr>
          <w:highlight w:val="white"/>
        </w:rPr>
      </w:pPr>
      <w:r w:rsidRPr="00A149ED">
        <w:rPr>
          <w:highlight w:val="white"/>
        </w:rPr>
        <w:t xml:space="preserve">            case CCompiler.Storage.Static:</w:t>
      </w:r>
    </w:p>
    <w:p w14:paraId="3EA6C2F4" w14:textId="77777777" w:rsidR="00A149ED" w:rsidRPr="00A149ED" w:rsidRDefault="00A149ED" w:rsidP="00A149ED">
      <w:pPr>
        <w:pStyle w:val="Code"/>
        <w:rPr>
          <w:highlight w:val="white"/>
        </w:rPr>
      </w:pPr>
      <w:r w:rsidRPr="00A149ED">
        <w:rPr>
          <w:highlight w:val="white"/>
        </w:rPr>
        <w:t xml:space="preserve">              SymbolTable.StaticSet.Add(ConstantExpression.</w:t>
      </w:r>
    </w:p>
    <w:p w14:paraId="1E91F065" w14:textId="77777777" w:rsidR="00A149ED" w:rsidRPr="00A149ED" w:rsidRDefault="00A149ED" w:rsidP="00A149ED">
      <w:pPr>
        <w:pStyle w:val="Code"/>
        <w:rPr>
          <w:highlight w:val="white"/>
        </w:rPr>
      </w:pPr>
      <w:r w:rsidRPr="00A149ED">
        <w:rPr>
          <w:highlight w:val="white"/>
        </w:rPr>
        <w:t xml:space="preserve">                                        Value(enumSymbol));</w:t>
      </w:r>
    </w:p>
    <w:p w14:paraId="5FC01FCA" w14:textId="77777777" w:rsidR="00A149ED" w:rsidRPr="00A149ED" w:rsidRDefault="00A149ED" w:rsidP="00A149ED">
      <w:pPr>
        <w:pStyle w:val="Code"/>
        <w:rPr>
          <w:highlight w:val="white"/>
        </w:rPr>
      </w:pPr>
      <w:r w:rsidRPr="00A149ED">
        <w:rPr>
          <w:highlight w:val="white"/>
        </w:rPr>
        <w:t xml:space="preserve">              break;</w:t>
      </w:r>
    </w:p>
    <w:p w14:paraId="68908510" w14:textId="77777777" w:rsidR="00A149ED" w:rsidRPr="00A149ED" w:rsidRDefault="00A149ED" w:rsidP="00A149ED">
      <w:pPr>
        <w:pStyle w:val="Code"/>
        <w:rPr>
          <w:highlight w:val="white"/>
        </w:rPr>
      </w:pPr>
    </w:p>
    <w:p w14:paraId="0B4D9A3F" w14:textId="77777777" w:rsidR="00A149ED" w:rsidRPr="00A149ED" w:rsidRDefault="00A149ED" w:rsidP="00A149ED">
      <w:pPr>
        <w:pStyle w:val="Code"/>
        <w:rPr>
          <w:highlight w:val="white"/>
        </w:rPr>
      </w:pPr>
      <w:r w:rsidRPr="00A149ED">
        <w:rPr>
          <w:highlight w:val="white"/>
        </w:rPr>
        <w:t xml:space="preserve">            case CCompiler.Storage.Extern: {</w:t>
      </w:r>
    </w:p>
    <w:p w14:paraId="3B2317C9" w14:textId="77777777" w:rsidR="00A149ED" w:rsidRPr="00A149ED" w:rsidRDefault="00A149ED" w:rsidP="00A149ED">
      <w:pPr>
        <w:pStyle w:val="Code"/>
        <w:rPr>
          <w:highlight w:val="white"/>
        </w:rPr>
      </w:pPr>
      <w:r w:rsidRPr="00A149ED">
        <w:rPr>
          <w:highlight w:val="white"/>
        </w:rPr>
        <w:t xml:space="preserve">                bool enumInitializer = pair.Second;</w:t>
      </w:r>
    </w:p>
    <w:p w14:paraId="4C545D00" w14:textId="77777777" w:rsidR="00A149ED" w:rsidRPr="00A149ED" w:rsidRDefault="00A149ED" w:rsidP="00A149ED">
      <w:pPr>
        <w:pStyle w:val="Code"/>
        <w:rPr>
          <w:highlight w:val="white"/>
        </w:rPr>
      </w:pPr>
      <w:r w:rsidRPr="00A149ED">
        <w:rPr>
          <w:highlight w:val="white"/>
        </w:rPr>
        <w:t xml:space="preserve">                Assert.Error(!enumInitializer,</w:t>
      </w:r>
    </w:p>
    <w:p w14:paraId="5B80A0D1" w14:textId="77777777" w:rsidR="00A149ED" w:rsidRPr="00A149ED" w:rsidRDefault="00A149ED" w:rsidP="00A149ED">
      <w:pPr>
        <w:pStyle w:val="Code"/>
        <w:rPr>
          <w:highlight w:val="white"/>
        </w:rPr>
      </w:pPr>
      <w:r w:rsidRPr="00A149ED">
        <w:rPr>
          <w:highlight w:val="white"/>
        </w:rPr>
        <w:t xml:space="preserve">                              enumSymbol + " = " + enumSymbol.Value,</w:t>
      </w:r>
    </w:p>
    <w:p w14:paraId="70A64744" w14:textId="77777777" w:rsidR="00A149ED" w:rsidRPr="00A149ED" w:rsidRDefault="00A149ED" w:rsidP="00A149ED">
      <w:pPr>
        <w:pStyle w:val="Code"/>
        <w:rPr>
          <w:highlight w:val="white"/>
        </w:rPr>
      </w:pPr>
      <w:r w:rsidRPr="00A149ED">
        <w:rPr>
          <w:highlight w:val="white"/>
        </w:rPr>
        <w:t xml:space="preserve">                  Message.Extern_enumeration_item_cannot_be_initialized);</w:t>
      </w:r>
    </w:p>
    <w:p w14:paraId="3608F7A3" w14:textId="77777777" w:rsidR="00A149ED" w:rsidRPr="00A149ED" w:rsidRDefault="00A149ED" w:rsidP="00A149ED">
      <w:pPr>
        <w:pStyle w:val="Code"/>
        <w:rPr>
          <w:highlight w:val="white"/>
        </w:rPr>
      </w:pPr>
      <w:r w:rsidRPr="00A149ED">
        <w:rPr>
          <w:highlight w:val="white"/>
        </w:rPr>
        <w:t xml:space="preserve">              }</w:t>
      </w:r>
    </w:p>
    <w:p w14:paraId="1110EC7A" w14:textId="77777777" w:rsidR="00A149ED" w:rsidRPr="00A149ED" w:rsidRDefault="00A149ED" w:rsidP="00A149ED">
      <w:pPr>
        <w:pStyle w:val="Code"/>
        <w:rPr>
          <w:highlight w:val="white"/>
        </w:rPr>
      </w:pPr>
      <w:r w:rsidRPr="00A149ED">
        <w:rPr>
          <w:highlight w:val="white"/>
        </w:rPr>
        <w:lastRenderedPageBreak/>
        <w:t xml:space="preserve">              break;</w:t>
      </w:r>
    </w:p>
    <w:p w14:paraId="514CCA01" w14:textId="77777777" w:rsidR="00A149ED" w:rsidRPr="00A149ED" w:rsidRDefault="00A149ED" w:rsidP="00A149ED">
      <w:pPr>
        <w:pStyle w:val="Code"/>
        <w:rPr>
          <w:highlight w:val="white"/>
        </w:rPr>
      </w:pPr>
    </w:p>
    <w:p w14:paraId="09EE5F5C" w14:textId="77777777" w:rsidR="00A149ED" w:rsidRPr="00A149ED" w:rsidRDefault="00A149ED" w:rsidP="00A149ED">
      <w:pPr>
        <w:pStyle w:val="Code"/>
        <w:rPr>
          <w:highlight w:val="white"/>
        </w:rPr>
      </w:pPr>
      <w:r w:rsidRPr="00A149ED">
        <w:rPr>
          <w:highlight w:val="white"/>
        </w:rPr>
        <w:t xml:space="preserve">            case CCompiler.Storage.Auto:</w:t>
      </w:r>
    </w:p>
    <w:p w14:paraId="18CCFB7B" w14:textId="77777777" w:rsidR="00A149ED" w:rsidRPr="00A149ED" w:rsidRDefault="00A149ED" w:rsidP="00A149ED">
      <w:pPr>
        <w:pStyle w:val="Code"/>
        <w:rPr>
          <w:highlight w:val="white"/>
        </w:rPr>
      </w:pPr>
      <w:r w:rsidRPr="00A149ED">
        <w:rPr>
          <w:highlight w:val="white"/>
        </w:rPr>
        <w:t xml:space="preserve">            case CCompiler.Storage.Register:</w:t>
      </w:r>
    </w:p>
    <w:p w14:paraId="0AD853DC" w14:textId="77777777" w:rsidR="00A149ED" w:rsidRPr="00A149ED" w:rsidRDefault="00A149ED" w:rsidP="00A149ED">
      <w:pPr>
        <w:pStyle w:val="Code"/>
        <w:rPr>
          <w:highlight w:val="white"/>
        </w:rPr>
      </w:pPr>
      <w:r w:rsidRPr="00A149ED">
        <w:rPr>
          <w:highlight w:val="white"/>
        </w:rPr>
        <w:t xml:space="preserve">              SymbolTable.CurrentTable.SetOffset(enumSymbol);</w:t>
      </w:r>
    </w:p>
    <w:p w14:paraId="2815DEEA" w14:textId="77777777" w:rsidR="00A149ED" w:rsidRPr="00A149ED" w:rsidRDefault="00A149ED" w:rsidP="00A149ED">
      <w:pPr>
        <w:pStyle w:val="Code"/>
        <w:rPr>
          <w:highlight w:val="white"/>
        </w:rPr>
      </w:pPr>
      <w:r w:rsidRPr="00A149ED">
        <w:rPr>
          <w:highlight w:val="white"/>
        </w:rPr>
        <w:t xml:space="preserve">              break;</w:t>
      </w:r>
    </w:p>
    <w:p w14:paraId="6A156F20" w14:textId="77777777" w:rsidR="00A149ED" w:rsidRPr="00A149ED" w:rsidRDefault="00A149ED" w:rsidP="00A149ED">
      <w:pPr>
        <w:pStyle w:val="Code"/>
        <w:rPr>
          <w:highlight w:val="white"/>
        </w:rPr>
      </w:pPr>
      <w:r w:rsidRPr="00A149ED">
        <w:rPr>
          <w:highlight w:val="white"/>
        </w:rPr>
        <w:t xml:space="preserve">          }</w:t>
      </w:r>
    </w:p>
    <w:p w14:paraId="535520B3" w14:textId="77777777" w:rsidR="00A149ED" w:rsidRPr="00A149ED" w:rsidRDefault="00A149ED" w:rsidP="00A149ED">
      <w:pPr>
        <w:pStyle w:val="Code"/>
        <w:rPr>
          <w:highlight w:val="white"/>
        </w:rPr>
      </w:pPr>
      <w:r w:rsidRPr="00A149ED">
        <w:rPr>
          <w:highlight w:val="white"/>
        </w:rPr>
        <w:t xml:space="preserve">        }</w:t>
      </w:r>
    </w:p>
    <w:p w14:paraId="03D45975" w14:textId="77777777" w:rsidR="00A149ED" w:rsidRPr="00A149ED" w:rsidRDefault="00A149ED" w:rsidP="00A149ED">
      <w:pPr>
        <w:pStyle w:val="Code"/>
        <w:rPr>
          <w:highlight w:val="white"/>
        </w:rPr>
      </w:pPr>
      <w:r w:rsidRPr="00A149ED">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 xml:space="preserve">If the type is constant or </w:t>
      </w:r>
      <w:proofErr w:type="gramStart"/>
      <w:r>
        <w:rPr>
          <w:highlight w:val="white"/>
        </w:rPr>
        <w:t>volatile</w:t>
      </w:r>
      <w:proofErr w:type="gramEnd"/>
      <w:r>
        <w:rPr>
          <w:highlight w:val="white"/>
        </w:rPr>
        <w:t xml:space="preserv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1FD19C57"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1B1611D2" w:rsidR="00DA382D" w:rsidRPr="00DA382D" w:rsidRDefault="00DA382D" w:rsidP="00DA382D">
      <w:pPr>
        <w:pStyle w:val="Code"/>
        <w:rPr>
          <w:highlight w:val="white"/>
        </w:rPr>
      </w:pPr>
      <w:r w:rsidRPr="00DA382D">
        <w:rPr>
          <w:highlight w:val="white"/>
        </w:rPr>
        <w:t xml:space="preserve">          compoundType.Constant = (compoundType.Constant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5C69440A" w:rsidR="00DA382D" w:rsidRPr="00DA382D" w:rsidRDefault="00DA382D" w:rsidP="00DA382D">
      <w:pPr>
        <w:pStyle w:val="Code"/>
        <w:rPr>
          <w:highlight w:val="white"/>
        </w:rPr>
      </w:pPr>
      <w:r w:rsidRPr="00DA382D">
        <w:rPr>
          <w:highlight w:val="white"/>
        </w:rPr>
        <w:t xml:space="preserve">          type.Constant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proofErr w:type="gramStart"/>
      <w:r w:rsidR="00C37108">
        <w:t>definition</w:t>
      </w:r>
      <w:r w:rsidR="009245C0">
        <w:t>s,</w:t>
      </w:r>
      <w:proofErr w:type="gramEnd"/>
      <w:r w:rsidR="009245C0">
        <w:t xml:space="preserve">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B4DA013" w:rsidR="00DA382D" w:rsidRPr="00DA382D" w:rsidRDefault="00DA382D" w:rsidP="00DA382D">
      <w:pPr>
        <w:pStyle w:val="Code"/>
        <w:rPr>
          <w:highlight w:val="white"/>
        </w:rPr>
      </w:pPr>
      <w:r w:rsidRPr="00DA382D">
        <w:rPr>
          <w:highlight w:val="white"/>
        </w:rPr>
        <w:lastRenderedPageBreak/>
        <w:t xml:space="preserve">          type = new Type(Sort.</w:t>
      </w:r>
      <w:r w:rsidR="005D4E81">
        <w:rPr>
          <w:highlight w:val="white"/>
        </w:rPr>
        <w:t>SignedInt</w:t>
      </w:r>
      <w:r w:rsidRPr="00DA382D">
        <w:rPr>
          <w:highlight w:val="white"/>
        </w:rPr>
        <w:t>);</w:t>
      </w:r>
    </w:p>
    <w:p w14:paraId="3C7CDE05" w14:textId="552EB7E3" w:rsidR="00DA382D" w:rsidRPr="00DA382D" w:rsidRDefault="00DA382D" w:rsidP="00DA382D">
      <w:pPr>
        <w:pStyle w:val="Code"/>
        <w:rPr>
          <w:highlight w:val="white"/>
        </w:rPr>
      </w:pPr>
      <w:r w:rsidRPr="00DA382D">
        <w:rPr>
          <w:highlight w:val="white"/>
        </w:rPr>
        <w:t xml:space="preserve">          type.</w:t>
      </w:r>
      <w:r w:rsidR="00E735A0" w:rsidRPr="00DA382D">
        <w:rPr>
          <w:highlight w:val="white"/>
        </w:rPr>
        <w:t xml:space="preserve">Constant </w:t>
      </w:r>
      <w:r w:rsidRPr="00DA382D">
        <w:rPr>
          <w:highlight w:val="white"/>
        </w:rPr>
        <w:t>=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 xml:space="preserve">method is called when a pointer is declared. </w:t>
      </w:r>
      <w:proofErr w:type="gramStart"/>
      <w:r w:rsidRPr="00491CEF">
        <w:t>It</w:t>
      </w:r>
      <w:proofErr w:type="gramEnd"/>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5699FC7F" w:rsidR="00816992" w:rsidRPr="00816992" w:rsidRDefault="00816992" w:rsidP="00816992">
      <w:pPr>
        <w:pStyle w:val="Code"/>
        <w:rPr>
          <w:highlight w:val="white"/>
        </w:rPr>
      </w:pPr>
      <w:r w:rsidRPr="00816992">
        <w:rPr>
          <w:highlight w:val="white"/>
        </w:rPr>
        <w:t xml:space="preserve">      type.Constant = (totalMaskValue &amp; ((int) Mask.Constant)) != 0;</w:t>
      </w:r>
    </w:p>
    <w:p w14:paraId="17F1F9C0" w14:textId="13031D20" w:rsidR="00816992" w:rsidRPr="00816992" w:rsidRDefault="00816992" w:rsidP="00816992">
      <w:pPr>
        <w:pStyle w:val="Code"/>
        <w:rPr>
          <w:highlight w:val="white"/>
        </w:rPr>
      </w:pPr>
      <w:r w:rsidRPr="00816992">
        <w:rPr>
          <w:highlight w:val="white"/>
        </w:rPr>
        <w:t xml:space="preserve">      type.Volatile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0BE9D0A2" w:rsidR="00816992" w:rsidRPr="00816992" w:rsidRDefault="00763422" w:rsidP="00763422">
      <w:pPr>
        <w:rPr>
          <w:highlight w:val="white"/>
        </w:rPr>
      </w:pPr>
      <w:r>
        <w:rPr>
          <w:highlight w:val="white"/>
        </w:rPr>
        <w:t>We iterate through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lastRenderedPageBreak/>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bookmarkStart w:id="234" w:name="_Toc54119910"/>
      <w:r>
        <w:t>Declarators</w:t>
      </w:r>
      <w:bookmarkEnd w:id="234"/>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proofErr w:type="spellStart"/>
      <w:r>
        <w:t>Declarator.cs</w:t>
      </w:r>
      <w:proofErr w:type="spellEnd"/>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 xml:space="preserve">he new type cannot be a </w:t>
      </w:r>
      <w:proofErr w:type="gramStart"/>
      <w:r w:rsidR="002D5806">
        <w:rPr>
          <w:highlight w:val="white"/>
        </w:rPr>
        <w:t>function, since</w:t>
      </w:r>
      <w:proofErr w:type="gramEnd"/>
      <w:r w:rsidR="002D5806">
        <w:rPr>
          <w:highlight w:val="white"/>
        </w:rPr>
        <w:t xml:space="preserv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lastRenderedPageBreak/>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w:t>
      </w:r>
      <w:proofErr w:type="gramStart"/>
      <w:r w:rsidR="002972A6">
        <w:rPr>
          <w:highlight w:val="white"/>
        </w:rPr>
        <w:t>function</w:t>
      </w:r>
      <w:r w:rsidR="00FD3D82">
        <w:rPr>
          <w:highlight w:val="white"/>
        </w:rPr>
        <w:t>, since</w:t>
      </w:r>
      <w:proofErr w:type="gramEnd"/>
      <w:r w:rsidR="00FD3D82">
        <w:rPr>
          <w:highlight w:val="white"/>
        </w:rPr>
        <w:t xml:space="preserv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bookmarkStart w:id="235" w:name="_Toc54119911"/>
      <w:r>
        <w:lastRenderedPageBreak/>
        <w:t>The Symbol Table</w:t>
      </w:r>
      <w:bookmarkEnd w:id="235"/>
    </w:p>
    <w:p w14:paraId="4A71480E" w14:textId="44A50626" w:rsidR="0050082D" w:rsidRDefault="00B634C7" w:rsidP="00CE158A">
      <w:r>
        <w:t xml:space="preserve">The symbol table keeps track of the values, types, functions, and variables of the code, variables defined by the programmer and well as temporary variables introduced by the compiler. It </w:t>
      </w:r>
      <w:r w:rsidR="00F631F0">
        <w:t xml:space="preserve">also </w:t>
      </w:r>
      <w:r w:rsidR="0084607F">
        <w:t>h</w:t>
      </w:r>
      <w:r w:rsidR="00CE158A">
        <w:t>old</w:t>
      </w:r>
      <w:r w:rsidR="0084607F">
        <w:t>s</w:t>
      </w:r>
      <w:r w:rsidR="00CE158A">
        <w:t xml:space="preserve"> </w:t>
      </w:r>
      <w:r w:rsidR="0084607F">
        <w:t>st</w:t>
      </w:r>
      <w:r w:rsidR="00CE158A">
        <w:t>ruct and union tags</w:t>
      </w:r>
      <w:r w:rsidR="009903D0">
        <w:t xml:space="preserve"> (</w:t>
      </w:r>
      <w:r w:rsidR="00CE158A">
        <w:t>enumeration</w:t>
      </w:r>
      <w:r w:rsidR="009903D0">
        <w:t>s have no</w:t>
      </w:r>
      <w:r w:rsidR="00CE158A">
        <w:t xml:space="preserve"> tags</w:t>
      </w:r>
      <w:r w:rsidR="009903D0">
        <w:t>)</w:t>
      </w:r>
      <w:r w:rsidR="00CE158A">
        <w:t xml:space="preserve">. </w:t>
      </w:r>
      <w:r w:rsidR="00033A0C">
        <w:t xml:space="preserve">There are </w:t>
      </w:r>
      <w:proofErr w:type="gramStart"/>
      <w:r w:rsidR="00033A0C">
        <w:t>actually several</w:t>
      </w:r>
      <w:proofErr w:type="gramEnd"/>
      <w:r w:rsidR="00033A0C">
        <w:t xml:space="preserve"> symbol tables. </w:t>
      </w:r>
      <w:r w:rsidR="00333897">
        <w:t>There are symbol tables</w:t>
      </w:r>
      <w:r w:rsidR="00033A0C">
        <w:t xml:space="preserve"> f</w:t>
      </w:r>
      <w:r w:rsidR="00CE158A">
        <w:t xml:space="preserve">or the global space, for each function, for each block in </w:t>
      </w:r>
      <w:r w:rsidR="00333897">
        <w:t>the</w:t>
      </w:r>
      <w:r w:rsidR="00CE158A">
        <w:t xml:space="preserve"> function</w:t>
      </w:r>
      <w:r w:rsidR="00333897">
        <w:t>s</w:t>
      </w:r>
      <w:r w:rsidR="00A36E3F">
        <w:t xml:space="preserve">, and for </w:t>
      </w:r>
      <w:r w:rsidR="00333897">
        <w:t xml:space="preserve">the members of </w:t>
      </w:r>
      <w:r w:rsidR="00A36E3F">
        <w:t>each struct or union</w:t>
      </w:r>
      <w:r w:rsidR="00CE158A">
        <w:t xml:space="preserve">. In this way, the symbol tables form a hierarchy where each table </w:t>
      </w:r>
      <w:r w:rsidR="00840BA8">
        <w:t>holds</w:t>
      </w:r>
      <w:r w:rsidR="00CE158A">
        <w:t xml:space="preserve"> </w:t>
      </w:r>
      <w:r w:rsidR="00033A0C">
        <w:t xml:space="preserve">a </w:t>
      </w:r>
      <w:r w:rsidR="00D64F22">
        <w:t>reference</w:t>
      </w:r>
      <w:r w:rsidR="00033A0C">
        <w:t xml:space="preserve"> to </w:t>
      </w:r>
      <w:r w:rsidR="00CE158A">
        <w:t>its parent table</w:t>
      </w:r>
      <w:r w:rsidR="00D64F22">
        <w:t xml:space="preserve"> (except the table for the global space, which table parent reference is null).</w:t>
      </w:r>
    </w:p>
    <w:p w14:paraId="04DA9D2F" w14:textId="6E69C463" w:rsidR="00333897" w:rsidRDefault="00333897" w:rsidP="00CE158A">
      <w:r>
        <w:t>For example, let us look at the following code.</w:t>
      </w:r>
    </w:p>
    <w:p w14:paraId="22EC9BA6" w14:textId="7D975C57" w:rsidR="00EB50EE" w:rsidRDefault="00EB50EE" w:rsidP="00EB50EE">
      <w:pPr>
        <w:pStyle w:val="Code"/>
      </w:pPr>
      <w:r>
        <w:t>int global</w:t>
      </w:r>
      <w:r w:rsidR="00850D08">
        <w:t>Int;</w:t>
      </w:r>
    </w:p>
    <w:p w14:paraId="2EA3FFEF" w14:textId="034D6C67" w:rsidR="00EB50EE" w:rsidRDefault="00EB50EE" w:rsidP="00EB50EE">
      <w:pPr>
        <w:pStyle w:val="Code"/>
      </w:pPr>
      <w:r>
        <w:t>int i;</w:t>
      </w:r>
    </w:p>
    <w:p w14:paraId="57E8E81B" w14:textId="77777777" w:rsidR="00EB50EE" w:rsidRDefault="00EB50EE" w:rsidP="00EB50EE">
      <w:pPr>
        <w:pStyle w:val="Code"/>
      </w:pPr>
    </w:p>
    <w:p w14:paraId="7CE7141E" w14:textId="0299FBE2" w:rsidR="00EB50EE" w:rsidRDefault="00EB50EE" w:rsidP="00EB50EE">
      <w:pPr>
        <w:pStyle w:val="Code"/>
      </w:pPr>
      <w:r>
        <w:t>void main() {</w:t>
      </w:r>
    </w:p>
    <w:p w14:paraId="6860CC60" w14:textId="65EED185" w:rsidR="00EB50EE" w:rsidRDefault="00EB50EE" w:rsidP="00EB50EE">
      <w:pPr>
        <w:pStyle w:val="Code"/>
      </w:pPr>
      <w:r>
        <w:t xml:space="preserve">  </w:t>
      </w:r>
      <w:r w:rsidR="000515D6">
        <w:t xml:space="preserve">register </w:t>
      </w:r>
      <w:r>
        <w:t>int i;</w:t>
      </w:r>
    </w:p>
    <w:p w14:paraId="7C71C826" w14:textId="3F17F439" w:rsidR="00EB50EE" w:rsidRDefault="00EB50EE" w:rsidP="00EB50EE">
      <w:pPr>
        <w:pStyle w:val="Code"/>
      </w:pPr>
      <w:r>
        <w:t xml:space="preserve">  char mainChar;</w:t>
      </w:r>
    </w:p>
    <w:p w14:paraId="6D222110" w14:textId="515B44E5" w:rsidR="00EB50EE" w:rsidRDefault="00EB50EE" w:rsidP="00EB50EE">
      <w:pPr>
        <w:pStyle w:val="Code"/>
      </w:pPr>
    </w:p>
    <w:p w14:paraId="356ED631" w14:textId="2004803C" w:rsidR="00EB50EE" w:rsidRDefault="00EB50EE" w:rsidP="00EB50EE">
      <w:pPr>
        <w:pStyle w:val="Code"/>
      </w:pPr>
      <w:r>
        <w:t xml:space="preserve">  if (globalCount &gt; 0) { // Block 1</w:t>
      </w:r>
    </w:p>
    <w:p w14:paraId="484781AD" w14:textId="15010780" w:rsidR="00EB50EE" w:rsidRDefault="00EB50EE" w:rsidP="00EB50EE">
      <w:pPr>
        <w:pStyle w:val="Code"/>
      </w:pPr>
      <w:r>
        <w:t xml:space="preserve">    int i;</w:t>
      </w:r>
    </w:p>
    <w:p w14:paraId="63897657" w14:textId="7A4083FE" w:rsidR="00EB50EE" w:rsidRDefault="00EB50EE" w:rsidP="00EB50EE">
      <w:pPr>
        <w:pStyle w:val="Code"/>
      </w:pPr>
      <w:r>
        <w:t xml:space="preserve">    float ifFloat;</w:t>
      </w:r>
    </w:p>
    <w:p w14:paraId="76F35D9C" w14:textId="715B332A" w:rsidR="00EB50EE" w:rsidRDefault="00EB50EE" w:rsidP="00EB50EE">
      <w:pPr>
        <w:pStyle w:val="Code"/>
      </w:pPr>
    </w:p>
    <w:p w14:paraId="52C6B816" w14:textId="1814A980" w:rsidR="00EB50EE" w:rsidRDefault="00EB50EE" w:rsidP="00EB50EE">
      <w:pPr>
        <w:pStyle w:val="Code"/>
      </w:pPr>
      <w:r>
        <w:t xml:space="preserve">    { int i; // Block 2</w:t>
      </w:r>
    </w:p>
    <w:p w14:paraId="7FDCF1EC" w14:textId="77777777" w:rsidR="0053189F" w:rsidRDefault="00EB50EE" w:rsidP="00EB50EE">
      <w:pPr>
        <w:pStyle w:val="Code"/>
      </w:pPr>
      <w:r>
        <w:t xml:space="preserve">      double blockDouble;</w:t>
      </w:r>
    </w:p>
    <w:p w14:paraId="38CD134F" w14:textId="03B2DD35" w:rsidR="005956E9" w:rsidRDefault="005956E9" w:rsidP="00EB50EE">
      <w:pPr>
        <w:pStyle w:val="Code"/>
      </w:pPr>
      <w:r>
        <w:t xml:space="preserve">      // Point p</w:t>
      </w:r>
    </w:p>
    <w:p w14:paraId="29E07680" w14:textId="637C400F" w:rsidR="00EB50EE" w:rsidRDefault="00EB50EE" w:rsidP="00EB50EE">
      <w:pPr>
        <w:pStyle w:val="Code"/>
      </w:pPr>
      <w:r>
        <w:t xml:space="preserve">    }</w:t>
      </w:r>
    </w:p>
    <w:p w14:paraId="5874BAE9" w14:textId="14A96446" w:rsidR="00EB50EE" w:rsidRDefault="00EB50EE" w:rsidP="00EB50EE">
      <w:pPr>
        <w:pStyle w:val="Code"/>
      </w:pPr>
      <w:r>
        <w:t xml:space="preserve">  }</w:t>
      </w:r>
    </w:p>
    <w:p w14:paraId="28A09B03" w14:textId="57F090F0" w:rsidR="00EB50EE" w:rsidRDefault="00EB50EE" w:rsidP="00EB50EE">
      <w:pPr>
        <w:pStyle w:val="Code"/>
      </w:pPr>
      <w:r>
        <w:t>}</w:t>
      </w:r>
    </w:p>
    <w:p w14:paraId="4441CDE8" w14:textId="2FA8B9B4" w:rsidR="00370480" w:rsidRDefault="00370480" w:rsidP="00AC74F8">
      <w:r>
        <w:t xml:space="preserve">When the parsing reaches point </w:t>
      </w:r>
      <w:r w:rsidRPr="00B85889">
        <w:rPr>
          <w:rStyle w:val="KeyWord0"/>
        </w:rPr>
        <w:t>p</w:t>
      </w:r>
      <w:r>
        <w:t xml:space="preserve">, the symbol table has the </w:t>
      </w:r>
      <w:r w:rsidR="0053189F">
        <w:t>form</w:t>
      </w:r>
      <w:r w:rsidR="00D64F22">
        <w:t xml:space="preserve"> below</w:t>
      </w:r>
      <w:r w:rsidR="0053189F">
        <w:t xml:space="preserve">. Note that the variable </w:t>
      </w:r>
      <w:r w:rsidR="0053189F" w:rsidRPr="0053189F">
        <w:rPr>
          <w:rStyle w:val="KeyWord0"/>
        </w:rPr>
        <w:t>i</w:t>
      </w:r>
      <w:r w:rsidR="0053189F">
        <w:t xml:space="preserve"> </w:t>
      </w:r>
      <w:r w:rsidR="00A134C2">
        <w:t xml:space="preserve">defined in every block and </w:t>
      </w:r>
      <w:r w:rsidR="0053189F">
        <w:t xml:space="preserve">is present in every </w:t>
      </w:r>
      <w:r w:rsidR="00A134C2">
        <w:t xml:space="preserve">table. When a symbol is looked up, </w:t>
      </w:r>
      <w:r w:rsidR="00DD7081">
        <w:t xml:space="preserve">we start </w:t>
      </w:r>
      <w:r w:rsidR="00A134C2">
        <w:t xml:space="preserve">searching </w:t>
      </w:r>
      <w:r w:rsidR="00DD7081">
        <w:t xml:space="preserve">in the current table and </w:t>
      </w:r>
      <w:r w:rsidR="00A134C2">
        <w:t>continue</w:t>
      </w:r>
      <w:r w:rsidR="00DD7081">
        <w:t xml:space="preserve"> </w:t>
      </w:r>
      <w:r w:rsidR="00D64F22">
        <w:t xml:space="preserve">to </w:t>
      </w:r>
      <w:r w:rsidR="00DD7081">
        <w:t xml:space="preserve">search </w:t>
      </w:r>
      <w:r w:rsidR="00A134C2">
        <w:t>up through the hierarchy</w:t>
      </w:r>
      <w:r w:rsidR="00DD7081">
        <w:t xml:space="preserve"> until we found a symbol with the given name or the </w:t>
      </w:r>
      <w:r w:rsidR="0032247A">
        <w:t xml:space="preserve">parent symbol reference is null, </w:t>
      </w:r>
      <w:r w:rsidR="00D64F22">
        <w:t xml:space="preserve">in </w:t>
      </w:r>
      <w:r w:rsidR="0032247A">
        <w:t xml:space="preserve">which </w:t>
      </w:r>
      <w:r w:rsidR="00D64F22">
        <w:t xml:space="preserve">case </w:t>
      </w:r>
      <w:r w:rsidR="0032247A">
        <w:t>the table representing the global space.</w:t>
      </w:r>
    </w:p>
    <w:p w14:paraId="2C5F4E65" w14:textId="2B3580F7" w:rsidR="0050082D" w:rsidRDefault="0050082D" w:rsidP="00CE158A">
      <w:r>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59420E" w:rsidRPr="00D2146B" w:rsidRDefault="0059420E" w:rsidP="0050082D">
                              <w:pPr>
                                <w:spacing w:before="0" w:after="0"/>
                                <w:rPr>
                                  <w:sz w:val="18"/>
                                  <w:szCs w:val="18"/>
                                  <w:lang w:val="sv-SE"/>
                                </w:rPr>
                              </w:pPr>
                              <w:r>
                                <w:rPr>
                                  <w:sz w:val="18"/>
                                  <w:szCs w:val="18"/>
                                  <w:lang w:val="sv-SE"/>
                                </w:rPr>
                                <w:t>Static int globalInt</w:t>
                              </w:r>
                            </w:p>
                            <w:p w14:paraId="69A6032C" w14:textId="768161F7" w:rsidR="0059420E" w:rsidRDefault="0059420E" w:rsidP="0050082D">
                              <w:pPr>
                                <w:spacing w:before="0" w:after="0"/>
                                <w:rPr>
                                  <w:sz w:val="18"/>
                                  <w:szCs w:val="18"/>
                                  <w:lang w:val="sv-SE"/>
                                </w:rPr>
                              </w:pPr>
                              <w:r>
                                <w:rPr>
                                  <w:sz w:val="18"/>
                                  <w:szCs w:val="18"/>
                                  <w:lang w:val="sv-SE"/>
                                </w:rPr>
                                <w:t>Static int i</w:t>
                              </w:r>
                            </w:p>
                            <w:p w14:paraId="65DC2C71" w14:textId="7AEEED2D" w:rsidR="0059420E" w:rsidRDefault="0059420E" w:rsidP="0050082D">
                              <w:pPr>
                                <w:spacing w:before="0" w:after="0"/>
                                <w:rPr>
                                  <w:sz w:val="18"/>
                                  <w:szCs w:val="18"/>
                                  <w:lang w:val="sv-SE"/>
                                </w:rPr>
                              </w:pPr>
                            </w:p>
                            <w:p w14:paraId="3B0DD407" w14:textId="21D67AC3" w:rsidR="0059420E" w:rsidRPr="001B6705" w:rsidRDefault="0059420E"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59420E" w:rsidRPr="00D2146B" w:rsidRDefault="0059420E"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59420E" w:rsidRPr="00D2146B" w:rsidRDefault="0059420E"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59420E" w:rsidRDefault="0059420E"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59420E" w:rsidRPr="00D2146B" w:rsidRDefault="0059420E" w:rsidP="0050082D">
                              <w:pPr>
                                <w:spacing w:before="0" w:after="0" w:line="256" w:lineRule="auto"/>
                                <w:rPr>
                                  <w:sz w:val="18"/>
                                  <w:szCs w:val="18"/>
                                </w:rPr>
                              </w:pPr>
                              <w:r>
                                <w:rPr>
                                  <w:sz w:val="18"/>
                                  <w:szCs w:val="18"/>
                                </w:rPr>
                                <w:t>Auto mainChar : char</w:t>
                              </w:r>
                            </w:p>
                            <w:p w14:paraId="302437A3" w14:textId="77777777" w:rsidR="0059420E" w:rsidRDefault="0059420E" w:rsidP="0050082D">
                              <w:pPr>
                                <w:spacing w:before="0" w:after="0" w:line="256" w:lineRule="auto"/>
                                <w:rPr>
                                  <w:rFonts w:eastAsia="Calibri"/>
                                  <w:color w:val="000000"/>
                                  <w:sz w:val="18"/>
                                  <w:szCs w:val="18"/>
                                </w:rPr>
                              </w:pPr>
                            </w:p>
                            <w:p w14:paraId="71CC6A80" w14:textId="77C30F45" w:rsidR="0059420E" w:rsidRPr="00D2146B" w:rsidRDefault="0059420E" w:rsidP="008C458D">
                              <w:pPr>
                                <w:spacing w:before="0" w:after="0" w:line="256" w:lineRule="auto"/>
                                <w:rPr>
                                  <w:sz w:val="18"/>
                                  <w:szCs w:val="18"/>
                                </w:rPr>
                              </w:pPr>
                              <w:r>
                                <w:rPr>
                                  <w:rFonts w:eastAsia="Calibri"/>
                                  <w:color w:val="000000"/>
                                  <w:sz w:val="18"/>
                                  <w:szCs w:val="18"/>
                                </w:rPr>
                                <w:t>m_parentTable</w:t>
                              </w:r>
                            </w:p>
                            <w:p w14:paraId="4A1EB75F" w14:textId="77777777" w:rsidR="0059420E" w:rsidRPr="00D2146B" w:rsidRDefault="0059420E" w:rsidP="0050082D">
                              <w:pPr>
                                <w:spacing w:before="0" w:after="0" w:line="256" w:lineRule="auto"/>
                                <w:rPr>
                                  <w:sz w:val="18"/>
                                  <w:szCs w:val="18"/>
                                </w:rPr>
                              </w:pPr>
                              <w:r w:rsidRPr="00D2146B">
                                <w:rPr>
                                  <w:rFonts w:eastAsia="Calibri"/>
                                  <w:color w:val="000000"/>
                                  <w:sz w:val="18"/>
                                  <w:szCs w:val="18"/>
                                </w:rPr>
                                <w:t> </w:t>
                              </w:r>
                            </w:p>
                            <w:p w14:paraId="176D8F8E" w14:textId="77777777" w:rsidR="0059420E" w:rsidRPr="00D2146B" w:rsidRDefault="0059420E"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59420E" w:rsidRPr="00D2146B" w:rsidRDefault="0059420E"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59420E" w:rsidRPr="00D2146B" w:rsidRDefault="0059420E" w:rsidP="0050082D">
                              <w:pPr>
                                <w:spacing w:before="0" w:after="0" w:line="254" w:lineRule="auto"/>
                                <w:rPr>
                                  <w:sz w:val="18"/>
                                  <w:szCs w:val="18"/>
                                </w:rPr>
                              </w:pPr>
                              <w:r>
                                <w:rPr>
                                  <w:rFonts w:eastAsia="Calibri"/>
                                  <w:color w:val="000000"/>
                                  <w:sz w:val="18"/>
                                  <w:szCs w:val="18"/>
                                </w:rPr>
                                <w:t>auto int i</w:t>
                              </w:r>
                            </w:p>
                            <w:p w14:paraId="1EB866A9" w14:textId="57278A33" w:rsidR="0059420E" w:rsidRDefault="0059420E"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59420E" w:rsidRDefault="0059420E" w:rsidP="00073BF2">
                              <w:pPr>
                                <w:spacing w:before="0" w:after="0" w:line="254" w:lineRule="auto"/>
                                <w:rPr>
                                  <w:rFonts w:eastAsia="Calibri"/>
                                  <w:color w:val="000000"/>
                                  <w:sz w:val="18"/>
                                  <w:szCs w:val="18"/>
                                </w:rPr>
                              </w:pPr>
                            </w:p>
                            <w:p w14:paraId="55FF5C13" w14:textId="77777777" w:rsidR="0059420E" w:rsidRPr="00D2146B" w:rsidRDefault="0059420E" w:rsidP="00073BF2">
                              <w:pPr>
                                <w:spacing w:before="0" w:after="0" w:line="256" w:lineRule="auto"/>
                                <w:rPr>
                                  <w:sz w:val="18"/>
                                  <w:szCs w:val="18"/>
                                </w:rPr>
                              </w:pPr>
                              <w:r>
                                <w:rPr>
                                  <w:rFonts w:eastAsia="Calibri"/>
                                  <w:color w:val="000000"/>
                                  <w:sz w:val="18"/>
                                  <w:szCs w:val="18"/>
                                </w:rPr>
                                <w:t>m_parentTable</w:t>
                              </w:r>
                            </w:p>
                            <w:p w14:paraId="20CF0F08" w14:textId="77777777" w:rsidR="0059420E" w:rsidRPr="00D2146B" w:rsidRDefault="0059420E" w:rsidP="00073BF2">
                              <w:pPr>
                                <w:spacing w:before="0" w:after="0" w:line="254" w:lineRule="auto"/>
                                <w:rPr>
                                  <w:sz w:val="18"/>
                                  <w:szCs w:val="18"/>
                                </w:rPr>
                              </w:pPr>
                            </w:p>
                            <w:p w14:paraId="2347329E" w14:textId="77777777" w:rsidR="0059420E" w:rsidRPr="00D2146B" w:rsidRDefault="0059420E" w:rsidP="0050082D">
                              <w:pPr>
                                <w:spacing w:before="0" w:after="0" w:line="254" w:lineRule="auto"/>
                                <w:rPr>
                                  <w:sz w:val="18"/>
                                  <w:szCs w:val="18"/>
                                </w:rPr>
                              </w:pPr>
                              <w:r w:rsidRPr="00D2146B">
                                <w:rPr>
                                  <w:rFonts w:eastAsia="Calibri"/>
                                  <w:color w:val="000000"/>
                                  <w:sz w:val="18"/>
                                  <w:szCs w:val="18"/>
                                </w:rPr>
                                <w:t> </w:t>
                              </w:r>
                            </w:p>
                            <w:p w14:paraId="7D6DAD56" w14:textId="77777777" w:rsidR="0059420E" w:rsidRPr="00D2146B" w:rsidRDefault="0059420E"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59420E" w:rsidRPr="00D2146B" w:rsidRDefault="0059420E"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59420E" w:rsidRPr="00100F82" w:rsidRDefault="0059420E" w:rsidP="00100F82">
                              <w:pPr>
                                <w:spacing w:before="0" w:after="0"/>
                                <w:rPr>
                                  <w:sz w:val="18"/>
                                  <w:szCs w:val="18"/>
                                </w:rPr>
                              </w:pPr>
                              <w:r w:rsidRPr="00100F82">
                                <w:rPr>
                                  <w:sz w:val="18"/>
                                  <w:szCs w:val="18"/>
                                </w:rPr>
                                <w:t>auto int i</w:t>
                              </w:r>
                            </w:p>
                            <w:p w14:paraId="5D0A676C" w14:textId="673BC4F3" w:rsidR="0059420E" w:rsidRPr="00100F82" w:rsidRDefault="0059420E" w:rsidP="00100F82">
                              <w:pPr>
                                <w:spacing w:before="0" w:after="0"/>
                                <w:rPr>
                                  <w:sz w:val="18"/>
                                  <w:szCs w:val="18"/>
                                </w:rPr>
                              </w:pPr>
                              <w:r w:rsidRPr="00100F82">
                                <w:rPr>
                                  <w:sz w:val="18"/>
                                  <w:szCs w:val="18"/>
                                </w:rPr>
                                <w:t>auto double blockDouble</w:t>
                              </w:r>
                            </w:p>
                            <w:p w14:paraId="5B01AFF6" w14:textId="77777777" w:rsidR="0059420E" w:rsidRDefault="0059420E" w:rsidP="00100F82">
                              <w:pPr>
                                <w:spacing w:before="0" w:after="0" w:line="256" w:lineRule="auto"/>
                                <w:rPr>
                                  <w:rFonts w:eastAsia="Calibri"/>
                                  <w:color w:val="000000"/>
                                  <w:sz w:val="18"/>
                                  <w:szCs w:val="18"/>
                                </w:rPr>
                              </w:pPr>
                            </w:p>
                            <w:p w14:paraId="35EF25BA" w14:textId="6D9A7EDC" w:rsidR="0059420E" w:rsidRPr="00D2146B" w:rsidRDefault="0059420E" w:rsidP="00100F82">
                              <w:pPr>
                                <w:spacing w:before="0" w:after="0" w:line="256" w:lineRule="auto"/>
                                <w:rPr>
                                  <w:sz w:val="18"/>
                                  <w:szCs w:val="18"/>
                                </w:rPr>
                              </w:pPr>
                              <w:r>
                                <w:rPr>
                                  <w:rFonts w:eastAsia="Calibri"/>
                                  <w:color w:val="000000"/>
                                  <w:sz w:val="18"/>
                                  <w:szCs w:val="18"/>
                                </w:rPr>
                                <w:t>m_parentTable</w:t>
                              </w:r>
                            </w:p>
                            <w:p w14:paraId="274031CF" w14:textId="32871C06" w:rsidR="0059420E" w:rsidRDefault="0059420E"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59420E" w:rsidRDefault="0059420E"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59420E" w:rsidRDefault="0059420E" w:rsidP="00D44BB8">
                              <w:pPr>
                                <w:spacing w:line="252" w:lineRule="auto"/>
                              </w:pPr>
                              <w:r>
                                <w:rPr>
                                  <w:rFonts w:eastAsia="Calibri"/>
                                  <w:color w:val="000000"/>
                                  <w:sz w:val="18"/>
                                  <w:szCs w:val="18"/>
                                </w:rPr>
                                <w:t>SymbolTable.CurrentTable</w:t>
                              </w:r>
                            </w:p>
                            <w:p w14:paraId="332537CB" w14:textId="66AB52F1" w:rsidR="0059420E" w:rsidRDefault="0059420E" w:rsidP="00D44BB8">
                              <w:pPr>
                                <w:spacing w:line="252" w:lineRule="auto"/>
                              </w:pPr>
                            </w:p>
                            <w:p w14:paraId="35DA4169" w14:textId="77777777" w:rsidR="0059420E" w:rsidRDefault="0059420E"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59420E" w:rsidRPr="00610E6C" w:rsidRDefault="0059420E"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59420E" w:rsidRPr="00D2146B" w:rsidRDefault="0059420E" w:rsidP="0050082D">
                        <w:pPr>
                          <w:spacing w:before="0" w:after="0"/>
                          <w:rPr>
                            <w:sz w:val="18"/>
                            <w:szCs w:val="18"/>
                            <w:lang w:val="sv-SE"/>
                          </w:rPr>
                        </w:pPr>
                        <w:r>
                          <w:rPr>
                            <w:sz w:val="18"/>
                            <w:szCs w:val="18"/>
                            <w:lang w:val="sv-SE"/>
                          </w:rPr>
                          <w:t>Static int globalInt</w:t>
                        </w:r>
                      </w:p>
                      <w:p w14:paraId="69A6032C" w14:textId="768161F7" w:rsidR="0059420E" w:rsidRDefault="0059420E" w:rsidP="0050082D">
                        <w:pPr>
                          <w:spacing w:before="0" w:after="0"/>
                          <w:rPr>
                            <w:sz w:val="18"/>
                            <w:szCs w:val="18"/>
                            <w:lang w:val="sv-SE"/>
                          </w:rPr>
                        </w:pPr>
                        <w:r>
                          <w:rPr>
                            <w:sz w:val="18"/>
                            <w:szCs w:val="18"/>
                            <w:lang w:val="sv-SE"/>
                          </w:rPr>
                          <w:t>Static int i</w:t>
                        </w:r>
                      </w:p>
                      <w:p w14:paraId="65DC2C71" w14:textId="7AEEED2D" w:rsidR="0059420E" w:rsidRDefault="0059420E" w:rsidP="0050082D">
                        <w:pPr>
                          <w:spacing w:before="0" w:after="0"/>
                          <w:rPr>
                            <w:sz w:val="18"/>
                            <w:szCs w:val="18"/>
                            <w:lang w:val="sv-SE"/>
                          </w:rPr>
                        </w:pPr>
                      </w:p>
                      <w:p w14:paraId="3B0DD407" w14:textId="21D67AC3" w:rsidR="0059420E" w:rsidRPr="001B6705" w:rsidRDefault="0059420E"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59420E" w:rsidRPr="00D2146B" w:rsidRDefault="0059420E"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59420E" w:rsidRPr="00D2146B" w:rsidRDefault="0059420E"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59420E" w:rsidRDefault="0059420E"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59420E" w:rsidRPr="00D2146B" w:rsidRDefault="0059420E" w:rsidP="0050082D">
                        <w:pPr>
                          <w:spacing w:before="0" w:after="0" w:line="256" w:lineRule="auto"/>
                          <w:rPr>
                            <w:sz w:val="18"/>
                            <w:szCs w:val="18"/>
                          </w:rPr>
                        </w:pPr>
                        <w:r>
                          <w:rPr>
                            <w:sz w:val="18"/>
                            <w:szCs w:val="18"/>
                          </w:rPr>
                          <w:t>Auto mainChar : char</w:t>
                        </w:r>
                      </w:p>
                      <w:p w14:paraId="302437A3" w14:textId="77777777" w:rsidR="0059420E" w:rsidRDefault="0059420E" w:rsidP="0050082D">
                        <w:pPr>
                          <w:spacing w:before="0" w:after="0" w:line="256" w:lineRule="auto"/>
                          <w:rPr>
                            <w:rFonts w:eastAsia="Calibri"/>
                            <w:color w:val="000000"/>
                            <w:sz w:val="18"/>
                            <w:szCs w:val="18"/>
                          </w:rPr>
                        </w:pPr>
                      </w:p>
                      <w:p w14:paraId="71CC6A80" w14:textId="77C30F45" w:rsidR="0059420E" w:rsidRPr="00D2146B" w:rsidRDefault="0059420E" w:rsidP="008C458D">
                        <w:pPr>
                          <w:spacing w:before="0" w:after="0" w:line="256" w:lineRule="auto"/>
                          <w:rPr>
                            <w:sz w:val="18"/>
                            <w:szCs w:val="18"/>
                          </w:rPr>
                        </w:pPr>
                        <w:r>
                          <w:rPr>
                            <w:rFonts w:eastAsia="Calibri"/>
                            <w:color w:val="000000"/>
                            <w:sz w:val="18"/>
                            <w:szCs w:val="18"/>
                          </w:rPr>
                          <w:t>m_parentTable</w:t>
                        </w:r>
                      </w:p>
                      <w:p w14:paraId="4A1EB75F" w14:textId="77777777" w:rsidR="0059420E" w:rsidRPr="00D2146B" w:rsidRDefault="0059420E" w:rsidP="0050082D">
                        <w:pPr>
                          <w:spacing w:before="0" w:after="0" w:line="256" w:lineRule="auto"/>
                          <w:rPr>
                            <w:sz w:val="18"/>
                            <w:szCs w:val="18"/>
                          </w:rPr>
                        </w:pPr>
                        <w:r w:rsidRPr="00D2146B">
                          <w:rPr>
                            <w:rFonts w:eastAsia="Calibri"/>
                            <w:color w:val="000000"/>
                            <w:sz w:val="18"/>
                            <w:szCs w:val="18"/>
                          </w:rPr>
                          <w:t> </w:t>
                        </w:r>
                      </w:p>
                      <w:p w14:paraId="176D8F8E" w14:textId="77777777" w:rsidR="0059420E" w:rsidRPr="00D2146B" w:rsidRDefault="0059420E"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59420E" w:rsidRPr="00D2146B" w:rsidRDefault="0059420E"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59420E" w:rsidRPr="00D2146B" w:rsidRDefault="0059420E" w:rsidP="0050082D">
                        <w:pPr>
                          <w:spacing w:before="0" w:after="0" w:line="254" w:lineRule="auto"/>
                          <w:rPr>
                            <w:sz w:val="18"/>
                            <w:szCs w:val="18"/>
                          </w:rPr>
                        </w:pPr>
                        <w:r>
                          <w:rPr>
                            <w:rFonts w:eastAsia="Calibri"/>
                            <w:color w:val="000000"/>
                            <w:sz w:val="18"/>
                            <w:szCs w:val="18"/>
                          </w:rPr>
                          <w:t>auto int i</w:t>
                        </w:r>
                      </w:p>
                      <w:p w14:paraId="1EB866A9" w14:textId="57278A33" w:rsidR="0059420E" w:rsidRDefault="0059420E"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59420E" w:rsidRDefault="0059420E" w:rsidP="00073BF2">
                        <w:pPr>
                          <w:spacing w:before="0" w:after="0" w:line="254" w:lineRule="auto"/>
                          <w:rPr>
                            <w:rFonts w:eastAsia="Calibri"/>
                            <w:color w:val="000000"/>
                            <w:sz w:val="18"/>
                            <w:szCs w:val="18"/>
                          </w:rPr>
                        </w:pPr>
                      </w:p>
                      <w:p w14:paraId="55FF5C13" w14:textId="77777777" w:rsidR="0059420E" w:rsidRPr="00D2146B" w:rsidRDefault="0059420E" w:rsidP="00073BF2">
                        <w:pPr>
                          <w:spacing w:before="0" w:after="0" w:line="256" w:lineRule="auto"/>
                          <w:rPr>
                            <w:sz w:val="18"/>
                            <w:szCs w:val="18"/>
                          </w:rPr>
                        </w:pPr>
                        <w:r>
                          <w:rPr>
                            <w:rFonts w:eastAsia="Calibri"/>
                            <w:color w:val="000000"/>
                            <w:sz w:val="18"/>
                            <w:szCs w:val="18"/>
                          </w:rPr>
                          <w:t>m_parentTable</w:t>
                        </w:r>
                      </w:p>
                      <w:p w14:paraId="20CF0F08" w14:textId="77777777" w:rsidR="0059420E" w:rsidRPr="00D2146B" w:rsidRDefault="0059420E" w:rsidP="00073BF2">
                        <w:pPr>
                          <w:spacing w:before="0" w:after="0" w:line="254" w:lineRule="auto"/>
                          <w:rPr>
                            <w:sz w:val="18"/>
                            <w:szCs w:val="18"/>
                          </w:rPr>
                        </w:pPr>
                      </w:p>
                      <w:p w14:paraId="2347329E" w14:textId="77777777" w:rsidR="0059420E" w:rsidRPr="00D2146B" w:rsidRDefault="0059420E" w:rsidP="0050082D">
                        <w:pPr>
                          <w:spacing w:before="0" w:after="0" w:line="254" w:lineRule="auto"/>
                          <w:rPr>
                            <w:sz w:val="18"/>
                            <w:szCs w:val="18"/>
                          </w:rPr>
                        </w:pPr>
                        <w:r w:rsidRPr="00D2146B">
                          <w:rPr>
                            <w:rFonts w:eastAsia="Calibri"/>
                            <w:color w:val="000000"/>
                            <w:sz w:val="18"/>
                            <w:szCs w:val="18"/>
                          </w:rPr>
                          <w:t> </w:t>
                        </w:r>
                      </w:p>
                      <w:p w14:paraId="7D6DAD56" w14:textId="77777777" w:rsidR="0059420E" w:rsidRPr="00D2146B" w:rsidRDefault="0059420E"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59420E" w:rsidRPr="00D2146B" w:rsidRDefault="0059420E"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59420E" w:rsidRPr="00100F82" w:rsidRDefault="0059420E" w:rsidP="00100F82">
                        <w:pPr>
                          <w:spacing w:before="0" w:after="0"/>
                          <w:rPr>
                            <w:sz w:val="18"/>
                            <w:szCs w:val="18"/>
                          </w:rPr>
                        </w:pPr>
                        <w:r w:rsidRPr="00100F82">
                          <w:rPr>
                            <w:sz w:val="18"/>
                            <w:szCs w:val="18"/>
                          </w:rPr>
                          <w:t>auto int i</w:t>
                        </w:r>
                      </w:p>
                      <w:p w14:paraId="5D0A676C" w14:textId="673BC4F3" w:rsidR="0059420E" w:rsidRPr="00100F82" w:rsidRDefault="0059420E" w:rsidP="00100F82">
                        <w:pPr>
                          <w:spacing w:before="0" w:after="0"/>
                          <w:rPr>
                            <w:sz w:val="18"/>
                            <w:szCs w:val="18"/>
                          </w:rPr>
                        </w:pPr>
                        <w:r w:rsidRPr="00100F82">
                          <w:rPr>
                            <w:sz w:val="18"/>
                            <w:szCs w:val="18"/>
                          </w:rPr>
                          <w:t>auto double blockDouble</w:t>
                        </w:r>
                      </w:p>
                      <w:p w14:paraId="5B01AFF6" w14:textId="77777777" w:rsidR="0059420E" w:rsidRDefault="0059420E" w:rsidP="00100F82">
                        <w:pPr>
                          <w:spacing w:before="0" w:after="0" w:line="256" w:lineRule="auto"/>
                          <w:rPr>
                            <w:rFonts w:eastAsia="Calibri"/>
                            <w:color w:val="000000"/>
                            <w:sz w:val="18"/>
                            <w:szCs w:val="18"/>
                          </w:rPr>
                        </w:pPr>
                      </w:p>
                      <w:p w14:paraId="35EF25BA" w14:textId="6D9A7EDC" w:rsidR="0059420E" w:rsidRPr="00D2146B" w:rsidRDefault="0059420E" w:rsidP="00100F82">
                        <w:pPr>
                          <w:spacing w:before="0" w:after="0" w:line="256" w:lineRule="auto"/>
                          <w:rPr>
                            <w:sz w:val="18"/>
                            <w:szCs w:val="18"/>
                          </w:rPr>
                        </w:pPr>
                        <w:r>
                          <w:rPr>
                            <w:rFonts w:eastAsia="Calibri"/>
                            <w:color w:val="000000"/>
                            <w:sz w:val="18"/>
                            <w:szCs w:val="18"/>
                          </w:rPr>
                          <w:t>m_parentTable</w:t>
                        </w:r>
                      </w:p>
                      <w:p w14:paraId="274031CF" w14:textId="32871C06" w:rsidR="0059420E" w:rsidRDefault="0059420E"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59420E" w:rsidRDefault="0059420E"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59420E" w:rsidRDefault="0059420E" w:rsidP="00D44BB8">
                        <w:pPr>
                          <w:spacing w:line="252" w:lineRule="auto"/>
                        </w:pPr>
                        <w:r>
                          <w:rPr>
                            <w:rFonts w:eastAsia="Calibri"/>
                            <w:color w:val="000000"/>
                            <w:sz w:val="18"/>
                            <w:szCs w:val="18"/>
                          </w:rPr>
                          <w:t>SymbolTable.CurrentTable</w:t>
                        </w:r>
                      </w:p>
                      <w:p w14:paraId="332537CB" w14:textId="66AB52F1" w:rsidR="0059420E" w:rsidRDefault="0059420E" w:rsidP="00D44BB8">
                        <w:pPr>
                          <w:spacing w:line="252" w:lineRule="auto"/>
                        </w:pPr>
                      </w:p>
                      <w:p w14:paraId="35DA4169" w14:textId="77777777" w:rsidR="0059420E" w:rsidRDefault="0059420E"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59420E" w:rsidRPr="00610E6C" w:rsidRDefault="0059420E"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Default="00F631F0" w:rsidP="00F631F0">
      <w:r>
        <w:t xml:space="preserve">The </w:t>
      </w:r>
      <w:r w:rsidRPr="00F631F0">
        <w:rPr>
          <w:rStyle w:val="KeyWord0"/>
        </w:rPr>
        <w:t>Scope</w:t>
      </w:r>
      <w:r>
        <w:t xml:space="preserve"> enumeration hold the possible scopes of the symbol table. Each symbol table in the hierarchy </w:t>
      </w:r>
      <w:r w:rsidR="009F50AC">
        <w:t>holds a specific scope</w:t>
      </w:r>
      <w:r w:rsidR="008F366E">
        <w:t xml:space="preserve">. The </w:t>
      </w:r>
      <w:r w:rsidR="008F366E" w:rsidRPr="008F366E">
        <w:rPr>
          <w:rStyle w:val="KeyWord0"/>
        </w:rPr>
        <w:t>Block</w:t>
      </w:r>
      <w:r w:rsidR="008F366E">
        <w:t xml:space="preserve"> scope corresponds to a block inside a function.</w:t>
      </w:r>
    </w:p>
    <w:p w14:paraId="5A08517A" w14:textId="09E9AA10" w:rsidR="009E55B1" w:rsidRDefault="009E55B1" w:rsidP="009E55B1">
      <w:pPr>
        <w:pStyle w:val="CodeHeader"/>
      </w:pPr>
      <w:proofErr w:type="spellStart"/>
      <w:r>
        <w:t>Scope.cs</w:t>
      </w:r>
      <w:proofErr w:type="spellEnd"/>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5705EFE" w14:textId="790BD2F4" w:rsidR="00DB1DED" w:rsidRPr="003C6008" w:rsidRDefault="00DB1DED" w:rsidP="00DB1DED">
      <w:pPr>
        <w:rPr>
          <w:highlight w:val="white"/>
        </w:rPr>
      </w:pPr>
      <w:r>
        <w:t xml:space="preserve">The </w:t>
      </w:r>
      <w:r w:rsidRPr="00DB1DED">
        <w:rPr>
          <w:rStyle w:val="KeyWord0"/>
        </w:rPr>
        <w:t>SymbolTable</w:t>
      </w:r>
      <w:r>
        <w:t xml:space="preserve"> class </w:t>
      </w:r>
      <w:r w:rsidR="003C6008">
        <w:t>holds a symbol table.</w:t>
      </w:r>
      <w:r w:rsidR="003C6008" w:rsidRPr="003C6008">
        <w:rPr>
          <w:highlight w:val="white"/>
        </w:rPr>
        <w:t xml:space="preserve"> </w:t>
      </w:r>
      <w:r w:rsidR="003C6008">
        <w:rPr>
          <w:highlight w:val="white"/>
        </w:rPr>
        <w:t xml:space="preserve">The scope of a table is </w:t>
      </w:r>
      <w:r w:rsidR="003C6008" w:rsidRPr="003C6008">
        <w:rPr>
          <w:rStyle w:val="KeyWord0"/>
          <w:highlight w:val="white"/>
        </w:rPr>
        <w:t>Global</w:t>
      </w:r>
      <w:r w:rsidR="003C6008">
        <w:rPr>
          <w:highlight w:val="white"/>
        </w:rPr>
        <w:t xml:space="preserve">, </w:t>
      </w:r>
      <w:r w:rsidR="003C6008" w:rsidRPr="003C6008">
        <w:rPr>
          <w:rStyle w:val="KeyWord0"/>
          <w:highlight w:val="white"/>
        </w:rPr>
        <w:t>Function</w:t>
      </w:r>
      <w:r w:rsidR="003C6008">
        <w:rPr>
          <w:highlight w:val="white"/>
        </w:rPr>
        <w:t xml:space="preserve">, </w:t>
      </w:r>
      <w:r w:rsidR="003C6008" w:rsidRPr="003C6008">
        <w:rPr>
          <w:rStyle w:val="KeyWord0"/>
          <w:highlight w:val="white"/>
        </w:rPr>
        <w:t>Block</w:t>
      </w:r>
      <w:r w:rsidR="003C6008">
        <w:rPr>
          <w:highlight w:val="white"/>
        </w:rPr>
        <w:t xml:space="preserve">, </w:t>
      </w:r>
      <w:r w:rsidR="003C6008" w:rsidRPr="003C6008">
        <w:rPr>
          <w:rStyle w:val="KeyWord0"/>
          <w:highlight w:val="white"/>
        </w:rPr>
        <w:t>Struct</w:t>
      </w:r>
      <w:r w:rsidR="003C6008">
        <w:rPr>
          <w:highlight w:val="white"/>
        </w:rPr>
        <w:t xml:space="preserve">, or </w:t>
      </w:r>
      <w:r w:rsidR="003C6008" w:rsidRPr="003C6008">
        <w:rPr>
          <w:rStyle w:val="KeyWord0"/>
          <w:highlight w:val="white"/>
        </w:rPr>
        <w:t>Union</w:t>
      </w:r>
      <w:r w:rsidR="003C6008">
        <w:rPr>
          <w:highlight w:val="white"/>
        </w:rPr>
        <w:t xml:space="preserve"> as described above.</w:t>
      </w:r>
    </w:p>
    <w:p w14:paraId="70A04421" w14:textId="4AE60591" w:rsidR="000C7243" w:rsidRDefault="000C7243" w:rsidP="000C7243">
      <w:pPr>
        <w:pStyle w:val="CodeHeader"/>
      </w:pPr>
      <w:proofErr w:type="spellStart"/>
      <w:r>
        <w:t>SymbolTable.cs</w:t>
      </w:r>
      <w:proofErr w:type="spellEnd"/>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lastRenderedPageBreak/>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12CC0E63" w14:textId="77777777" w:rsidR="00373E35" w:rsidRDefault="00373E35" w:rsidP="00373E35">
      <w:pPr>
        <w:pStyle w:val="Code"/>
        <w:rPr>
          <w:highlight w:val="white"/>
        </w:rPr>
      </w:pPr>
      <w:r w:rsidRPr="008F5511">
        <w:rPr>
          <w:highlight w:val="white"/>
        </w:rPr>
        <w:t xml:space="preserve">    private Scope m_scope;</w:t>
      </w:r>
    </w:p>
    <w:p w14:paraId="6570DBF1" w14:textId="35B29FDE" w:rsidR="00D846BE" w:rsidRPr="008F5511" w:rsidRDefault="00AF3F0D" w:rsidP="00D846BE">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r w:rsidR="00D846BE">
        <w:rPr>
          <w:highlight w:val="white"/>
        </w:rPr>
        <w:t xml:space="preserve"> As the compiler in this book can be set to generate code for different target machines, the offset can also be given different values as the pointer size may vary.</w:t>
      </w:r>
    </w:p>
    <w:p w14:paraId="61571B91" w14:textId="77777777" w:rsidR="00373E35" w:rsidRPr="00373E35" w:rsidRDefault="00373E35" w:rsidP="00373E35">
      <w:pPr>
        <w:pStyle w:val="Code"/>
        <w:rPr>
          <w:highlight w:val="white"/>
        </w:rPr>
      </w:pPr>
      <w:r w:rsidRPr="00373E35">
        <w:rPr>
          <w:highlight w:val="white"/>
        </w:rPr>
        <w:t xml:space="preserve">    public static int ReturnAddressOffset = 0;</w:t>
      </w:r>
    </w:p>
    <w:p w14:paraId="65C97FC3" w14:textId="77777777" w:rsidR="00373E35" w:rsidRPr="00373E35" w:rsidRDefault="00373E35" w:rsidP="00373E35">
      <w:pPr>
        <w:pStyle w:val="Code"/>
        <w:rPr>
          <w:highlight w:val="white"/>
        </w:rPr>
      </w:pPr>
      <w:r w:rsidRPr="00373E35">
        <w:rPr>
          <w:highlight w:val="white"/>
        </w:rPr>
        <w:t xml:space="preserve">    public static int RegularFrameOffset = TypeSize.PointerSize;</w:t>
      </w:r>
    </w:p>
    <w:p w14:paraId="7E373FDE" w14:textId="77777777" w:rsidR="00373E35" w:rsidRPr="00373E35" w:rsidRDefault="00373E35" w:rsidP="00373E35">
      <w:pPr>
        <w:pStyle w:val="Code"/>
        <w:rPr>
          <w:highlight w:val="white"/>
        </w:rPr>
      </w:pPr>
      <w:r w:rsidRPr="00373E35">
        <w:rPr>
          <w:highlight w:val="white"/>
        </w:rPr>
        <w:t xml:space="preserve">    public static int EllipseFrameOffset = 2 * TypeSize.PointerSize;</w:t>
      </w:r>
    </w:p>
    <w:p w14:paraId="289A144C" w14:textId="77777777" w:rsidR="00373E35" w:rsidRPr="00373E35" w:rsidRDefault="00373E35" w:rsidP="00373E35">
      <w:pPr>
        <w:pStyle w:val="Code"/>
        <w:rPr>
          <w:highlight w:val="white"/>
        </w:rPr>
      </w:pPr>
      <w:r w:rsidRPr="00373E35">
        <w:rPr>
          <w:highlight w:val="white"/>
        </w:rPr>
        <w:t xml:space="preserve">    public static int FunctionHeaderSize = 3 * TypeSize.PointerSize;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C699141" w14:textId="77777777" w:rsidR="00ED72CD" w:rsidRPr="00ED72CD" w:rsidRDefault="00ED72CD" w:rsidP="00ED72CD">
      <w:pPr>
        <w:pStyle w:val="Code"/>
        <w:rPr>
          <w:highlight w:val="white"/>
        </w:rPr>
      </w:pPr>
      <w:r w:rsidRPr="00ED72CD">
        <w:rPr>
          <w:highlight w:val="white"/>
        </w:rPr>
        <w:t xml:space="preserve">    private SymbolTable m_parentTable;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355C3374" w14:textId="57BD769A" w:rsidR="00ED72CD" w:rsidRPr="00ED72CD" w:rsidRDefault="00ED72CD" w:rsidP="00ED72CD">
      <w:pPr>
        <w:pStyle w:val="Code"/>
        <w:rPr>
          <w:highlight w:val="white"/>
        </w:rPr>
      </w:pPr>
      <w:r w:rsidRPr="00ED72CD">
        <w:rPr>
          <w:highlight w:val="white"/>
        </w:rPr>
        <w:t xml:space="preserve">    private int </w:t>
      </w:r>
      <w:r w:rsidR="00F26000">
        <w:rPr>
          <w:highlight w:val="white"/>
        </w:rPr>
        <w:t>m_currentOffset</w:t>
      </w:r>
      <w:r w:rsidRPr="00ED72CD">
        <w:rPr>
          <w:highlight w:val="white"/>
        </w:rPr>
        <w:t>;</w:t>
      </w:r>
    </w:p>
    <w:p w14:paraId="243B1B15" w14:textId="46846998"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w:t>
      </w:r>
      <w:r w:rsidR="00D846BE">
        <w:rPr>
          <w:highlight w:val="white"/>
        </w:rPr>
        <w:t xml:space="preserve">we use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w:t>
      </w:r>
      <w:r w:rsidR="000D613F">
        <w:rPr>
          <w:highlight w:val="white"/>
        </w:rPr>
        <w:t xml:space="preserve">of the order of </w:t>
      </w:r>
      <w:r w:rsidR="00FD4035">
        <w:rPr>
          <w:highlight w:val="white"/>
        </w:rPr>
        <w:t xml:space="preserve">the of the struct or union members in </w:t>
      </w:r>
      <w:r w:rsidR="000D613F">
        <w:rPr>
          <w:highlight w:val="white"/>
        </w:rPr>
        <w:t xml:space="preserve">when they are </w:t>
      </w:r>
      <w:r w:rsidR="00FD4035">
        <w:rPr>
          <w:highlight w:val="white"/>
        </w:rPr>
        <w:t>initializ</w:t>
      </w:r>
      <w:r w:rsidR="000D613F">
        <w:rPr>
          <w:highlight w:val="white"/>
        </w:rPr>
        <w:t>ed</w:t>
      </w:r>
      <w:r w:rsidR="00BB1DF3">
        <w:rPr>
          <w:highlight w:val="white"/>
        </w:rPr>
        <w:t xml:space="preserve">, and </w:t>
      </w:r>
      <w:r w:rsidR="00BB1DF3" w:rsidRPr="00BB1DF3">
        <w:rPr>
          <w:rStyle w:val="KeyWord0"/>
          <w:highlight w:val="white"/>
        </w:rPr>
        <w:t>Dictionary</w:t>
      </w:r>
      <w:r w:rsidR="00BB1DF3">
        <w:rPr>
          <w:highlight w:val="white"/>
        </w:rPr>
        <w:t xml:space="preserve"> does not guarantee any order among its values. </w:t>
      </w:r>
      <w:r w:rsidR="00206705">
        <w:rPr>
          <w:highlight w:val="white"/>
        </w:rPr>
        <w:t xml:space="preserve">Se Appendix </w:t>
      </w:r>
      <w:r w:rsidR="007D7201">
        <w:fldChar w:fldCharType="begin"/>
      </w:r>
      <w:r w:rsidR="007D7201">
        <w:instrText xml:space="preserve"> REF _Ref54018755 \r \h </w:instrText>
      </w:r>
      <w:r w:rsidR="007D7201">
        <w:fldChar w:fldCharType="separate"/>
      </w:r>
      <w:r w:rsidR="00207336">
        <w:t>A</w:t>
      </w:r>
      <w:r w:rsidR="007D7201">
        <w:fldChar w:fldCharType="end"/>
      </w:r>
      <w:r w:rsidR="00206705">
        <w:rPr>
          <w:highlight w:val="white"/>
        </w:rPr>
        <w:t xml:space="preserve"> for the implementation of </w:t>
      </w:r>
      <w:r w:rsidR="00206705" w:rsidRPr="00206705">
        <w:rPr>
          <w:rStyle w:val="KeyWord0"/>
          <w:highlight w:val="white"/>
        </w:rPr>
        <w:t>ListMap</w:t>
      </w:r>
      <w:r w:rsidR="00206705">
        <w:rPr>
          <w:highlight w:val="white"/>
        </w:rPr>
        <w:t>.</w:t>
      </w:r>
    </w:p>
    <w:p w14:paraId="078619E2" w14:textId="77777777" w:rsidR="00ED72CD" w:rsidRDefault="00ED72CD" w:rsidP="00ED72CD">
      <w:pPr>
        <w:pStyle w:val="Code"/>
        <w:rPr>
          <w:highlight w:val="white"/>
        </w:rPr>
      </w:pPr>
      <w:r w:rsidRPr="00ED72CD">
        <w:rPr>
          <w:highlight w:val="white"/>
        </w:rPr>
        <w:t xml:space="preserve">    private IDictionary&lt;string,Symbol&gt; m_entryMap =</w:t>
      </w:r>
    </w:p>
    <w:p w14:paraId="2E7B3BE6" w14:textId="7C10EAD1" w:rsidR="00ED72CD" w:rsidRPr="00ED72CD" w:rsidRDefault="00ED72CD" w:rsidP="00ED72CD">
      <w:pPr>
        <w:pStyle w:val="Code"/>
        <w:rPr>
          <w:highlight w:val="white"/>
        </w:rPr>
      </w:pPr>
      <w:r>
        <w:rPr>
          <w:highlight w:val="white"/>
        </w:rPr>
        <w:t xml:space="preserve">     </w:t>
      </w:r>
      <w:r w:rsidRPr="00ED72CD">
        <w:rPr>
          <w:highlight w:val="white"/>
        </w:rPr>
        <w:t xml:space="preserve"> 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3750B26D" w14:textId="77777777" w:rsidR="006C1DAB" w:rsidRPr="006C1DAB" w:rsidRDefault="006C1DAB" w:rsidP="006C1DAB">
      <w:pPr>
        <w:pStyle w:val="Code"/>
        <w:rPr>
          <w:highlight w:val="white"/>
        </w:rPr>
      </w:pPr>
      <w:r w:rsidRPr="006C1DAB">
        <w:rPr>
          <w:highlight w:val="white"/>
        </w:rPr>
        <w:t xml:space="preserve">    private IDictionary&lt;string,Type&gt; m_tagMap = new Dictionary&lt;string,Type&gt;();</w:t>
      </w:r>
    </w:p>
    <w:p w14:paraId="11094DF9" w14:textId="73CAD2F8" w:rsidR="008F5511" w:rsidRPr="008F5511" w:rsidRDefault="00A32AEB" w:rsidP="00323ED4">
      <w:pPr>
        <w:rPr>
          <w:highlight w:val="white"/>
        </w:rPr>
      </w:pPr>
      <w:r w:rsidRPr="00A32AEB">
        <w:rPr>
          <w:rStyle w:val="KeyWord0"/>
          <w:highlight w:val="white"/>
        </w:rPr>
        <w:t>CurrentTable</w:t>
      </w:r>
      <w:r>
        <w:rPr>
          <w:highlight w:val="white"/>
        </w:rPr>
        <w:t xml:space="preserve"> and </w:t>
      </w:r>
      <w:r w:rsidRPr="00A32AEB">
        <w:rPr>
          <w:rStyle w:val="KeyWord0"/>
          <w:highlight w:val="white"/>
        </w:rPr>
        <w:t>CurrentFunction</w:t>
      </w:r>
      <w:r w:rsidRPr="006C1DAB">
        <w:rPr>
          <w:highlight w:val="white"/>
        </w:rPr>
        <w:t xml:space="preserve"> </w:t>
      </w:r>
      <w:r w:rsidR="00FD4035">
        <w:rPr>
          <w:highlight w:val="white"/>
        </w:rPr>
        <w:t>hold reference</w:t>
      </w:r>
      <w:r w:rsidR="003E6819">
        <w:rPr>
          <w:highlight w:val="white"/>
        </w:rPr>
        <w:t>s</w:t>
      </w:r>
      <w:r w:rsidR="00FD4035">
        <w:rPr>
          <w:highlight w:val="white"/>
        </w:rPr>
        <w:t xml:space="preserve"> to the </w:t>
      </w:r>
      <w:r w:rsidR="0014513D">
        <w:rPr>
          <w:highlight w:val="white"/>
        </w:rPr>
        <w:t xml:space="preserve">current </w:t>
      </w:r>
      <w:r>
        <w:rPr>
          <w:highlight w:val="white"/>
        </w:rPr>
        <w:t xml:space="preserve">symbol </w:t>
      </w:r>
      <w:r w:rsidR="00FD4035">
        <w:rPr>
          <w:highlight w:val="white"/>
        </w:rPr>
        <w:t>table</w:t>
      </w:r>
      <w:r w:rsidR="00872364">
        <w:rPr>
          <w:highlight w:val="white"/>
        </w:rPr>
        <w:t xml:space="preserve"> </w:t>
      </w:r>
      <w:r>
        <w:rPr>
          <w:highlight w:val="white"/>
        </w:rPr>
        <w:t>a</w:t>
      </w:r>
      <w:r w:rsidR="00CC76F6">
        <w:rPr>
          <w:highlight w:val="white"/>
        </w:rPr>
        <w:t>nd</w:t>
      </w:r>
      <w:r>
        <w:rPr>
          <w:highlight w:val="white"/>
        </w:rPr>
        <w:t xml:space="preserve"> function </w:t>
      </w:r>
      <w:r w:rsidR="003E6819">
        <w:rPr>
          <w:highlight w:val="white"/>
        </w:rPr>
        <w:t>currently processed by the parser</w:t>
      </w:r>
      <w:r w:rsidR="00CC76F6">
        <w:rPr>
          <w:highlight w:val="white"/>
        </w:rPr>
        <w:t xml:space="preserve">. </w:t>
      </w:r>
      <w:r w:rsidR="003E6819">
        <w:rPr>
          <w:highlight w:val="white"/>
        </w:rPr>
        <w:t xml:space="preserve">We need the current </w:t>
      </w:r>
      <w:r w:rsidR="0014513D">
        <w:rPr>
          <w:highlight w:val="white"/>
        </w:rPr>
        <w:t xml:space="preserve">symbol </w:t>
      </w:r>
      <w:r w:rsidR="00323ED4">
        <w:rPr>
          <w:highlight w:val="white"/>
        </w:rPr>
        <w:t xml:space="preserve">table when adding or looking up symbols, and the current </w:t>
      </w:r>
      <w:r w:rsidR="003E6819">
        <w:rPr>
          <w:highlight w:val="white"/>
        </w:rPr>
        <w:t xml:space="preserve">function when </w:t>
      </w:r>
      <w:r w:rsidR="0014513D">
        <w:rPr>
          <w:highlight w:val="white"/>
        </w:rPr>
        <w:t xml:space="preserve">generating code for </w:t>
      </w:r>
      <w:r w:rsidR="003E6819">
        <w:rPr>
          <w:highlight w:val="white"/>
        </w:rPr>
        <w:t xml:space="preserve">calling a function or returning a value. In global scope, the </w:t>
      </w:r>
      <w:r w:rsidR="0014513D" w:rsidRPr="0014513D">
        <w:rPr>
          <w:rStyle w:val="KeyWord0"/>
          <w:highlight w:val="white"/>
        </w:rPr>
        <w:t>C</w:t>
      </w:r>
      <w:r w:rsidR="003E6819" w:rsidRPr="0014513D">
        <w:rPr>
          <w:rStyle w:val="KeyWord0"/>
          <w:highlight w:val="white"/>
        </w:rPr>
        <w:t>urrent</w:t>
      </w:r>
      <w:r w:rsidR="0014513D" w:rsidRPr="0014513D">
        <w:rPr>
          <w:rStyle w:val="KeyWord0"/>
          <w:highlight w:val="white"/>
        </w:rPr>
        <w:t>F</w:t>
      </w:r>
      <w:r w:rsidR="003E6819" w:rsidRPr="0014513D">
        <w:rPr>
          <w:rStyle w:val="KeyWord0"/>
          <w:highlight w:val="white"/>
        </w:rPr>
        <w:t>unction</w:t>
      </w:r>
      <w:r w:rsidR="003E6819">
        <w:rPr>
          <w:highlight w:val="white"/>
        </w:rPr>
        <w:t xml:space="preserve"> is null.</w:t>
      </w:r>
    </w:p>
    <w:p w14:paraId="22B4F7D2" w14:textId="77777777" w:rsidR="006C1DAB" w:rsidRPr="006C1DAB" w:rsidRDefault="006C1DAB" w:rsidP="006C1DAB">
      <w:pPr>
        <w:pStyle w:val="Code"/>
        <w:rPr>
          <w:highlight w:val="white"/>
        </w:rPr>
      </w:pPr>
      <w:r w:rsidRPr="006C1DAB">
        <w:rPr>
          <w:highlight w:val="white"/>
        </w:rPr>
        <w:t xml:space="preserve">    public static SymbolTable CurrentTable = null;</w:t>
      </w:r>
    </w:p>
    <w:p w14:paraId="1393F9E0" w14:textId="77777777" w:rsidR="006C1DAB" w:rsidRPr="006C1DAB" w:rsidRDefault="006C1DAB" w:rsidP="006C1DAB">
      <w:pPr>
        <w:pStyle w:val="Code"/>
        <w:rPr>
          <w:highlight w:val="white"/>
        </w:rPr>
      </w:pPr>
      <w:r w:rsidRPr="006C1DAB">
        <w:rPr>
          <w:highlight w:val="white"/>
        </w:rPr>
        <w:t xml:space="preserve">    public static Symbol CurrentFunction = null;</w:t>
      </w:r>
    </w:p>
    <w:p w14:paraId="3143416F" w14:textId="5FFE1D3D" w:rsidR="00872364" w:rsidRPr="008F5511" w:rsidRDefault="006F324F" w:rsidP="00323ED4">
      <w:pPr>
        <w:rPr>
          <w:highlight w:val="white"/>
        </w:rPr>
      </w:pPr>
      <w:r w:rsidRPr="006F324F">
        <w:rPr>
          <w:rStyle w:val="KeyWord0"/>
          <w:highlight w:val="white"/>
        </w:rPr>
        <w:t>S</w:t>
      </w:r>
      <w:r w:rsidR="00872364" w:rsidRPr="006F324F">
        <w:rPr>
          <w:rStyle w:val="KeyWord0"/>
          <w:highlight w:val="white"/>
        </w:rPr>
        <w:t>tatic</w:t>
      </w:r>
      <w:r w:rsidRPr="006F324F">
        <w:rPr>
          <w:rStyle w:val="KeyWord0"/>
          <w:highlight w:val="white"/>
        </w:rPr>
        <w:t>S</w:t>
      </w:r>
      <w:r w:rsidR="00872364" w:rsidRPr="006F324F">
        <w:rPr>
          <w:rStyle w:val="KeyWord0"/>
          <w:highlight w:val="white"/>
        </w:rPr>
        <w:t>et</w:t>
      </w:r>
      <w:r w:rsidR="00872364">
        <w:rPr>
          <w:highlight w:val="white"/>
        </w:rPr>
        <w:t xml:space="preserve"> holds all static symbols. </w:t>
      </w:r>
      <w:r w:rsidR="00D846BE">
        <w:rPr>
          <w:highlight w:val="white"/>
        </w:rPr>
        <w:t>S</w:t>
      </w:r>
      <w:r w:rsidR="00872364">
        <w:rPr>
          <w:highlight w:val="white"/>
        </w:rPr>
        <w:t>ymbol</w:t>
      </w:r>
      <w:r w:rsidR="00D846BE">
        <w:rPr>
          <w:highlight w:val="white"/>
        </w:rPr>
        <w:t>s</w:t>
      </w:r>
      <w:r w:rsidR="00872364">
        <w:rPr>
          <w:highlight w:val="white"/>
        </w:rPr>
        <w:t xml:space="preserve"> of static, extern, or typedef storage are not given an </w:t>
      </w:r>
      <w:proofErr w:type="gramStart"/>
      <w:r w:rsidR="00872364">
        <w:rPr>
          <w:highlight w:val="white"/>
        </w:rPr>
        <w:t>offset, since</w:t>
      </w:r>
      <w:proofErr w:type="gramEnd"/>
      <w:r w:rsidR="00872364">
        <w:rPr>
          <w:highlight w:val="white"/>
        </w:rPr>
        <w:t xml:space="preserve"> they ar</w:t>
      </w:r>
      <w:r w:rsidR="006C1DAB">
        <w:rPr>
          <w:highlight w:val="white"/>
        </w:rPr>
        <w:t>e</w:t>
      </w:r>
      <w:r w:rsidR="00872364">
        <w:rPr>
          <w:highlight w:val="white"/>
        </w:rPr>
        <w:t xml:space="preserve"> not stored at the activation record</w:t>
      </w:r>
      <w:r w:rsidR="00D846BE">
        <w:rPr>
          <w:highlight w:val="white"/>
        </w:rPr>
        <w:t xml:space="preserve"> in runtime.</w:t>
      </w:r>
    </w:p>
    <w:p w14:paraId="52A317CE" w14:textId="5D192B16" w:rsidR="006C1DAB" w:rsidRDefault="006C1DAB" w:rsidP="006C1DAB">
      <w:pPr>
        <w:pStyle w:val="Code"/>
        <w:rPr>
          <w:highlight w:val="white"/>
        </w:rPr>
      </w:pPr>
      <w:r w:rsidRPr="006C1DAB">
        <w:rPr>
          <w:highlight w:val="white"/>
        </w:rPr>
        <w:t xml:space="preserve">    public static ISet&lt;StaticSymbol&gt; StaticSet</w:t>
      </w:r>
      <w:r w:rsidR="00E4437D">
        <w:rPr>
          <w:highlight w:val="white"/>
        </w:rPr>
        <w:t>;</w:t>
      </w:r>
    </w:p>
    <w:p w14:paraId="09661F77" w14:textId="77777777" w:rsidR="006D6DA7" w:rsidRPr="006D6DA7" w:rsidRDefault="006D6DA7" w:rsidP="006D6DA7">
      <w:pPr>
        <w:pStyle w:val="Code"/>
        <w:rPr>
          <w:highlight w:val="white"/>
        </w:rPr>
      </w:pPr>
      <w:r w:rsidRPr="006D6DA7">
        <w:rPr>
          <w:highlight w:val="white"/>
        </w:rPr>
        <w:t xml:space="preserve">    public static StaticSymbolLinux InitSymbol, ArgsSymbol;</w:t>
      </w:r>
    </w:p>
    <w:p w14:paraId="694E9C79" w14:textId="06A65EB4"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w:t>
      </w:r>
      <w:r w:rsidR="00637B04">
        <w:rPr>
          <w:highlight w:val="white"/>
        </w:rPr>
        <w:t xml:space="preserve"> (which is null in global space)</w:t>
      </w:r>
      <w:r>
        <w:rPr>
          <w:highlight w:val="white"/>
        </w:rPr>
        <w:t xml:space="preserve"> and the scope of the table.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16E7041E" w:rsidR="008F5511" w:rsidRPr="008F5511" w:rsidRDefault="00323ED4" w:rsidP="00323ED4">
      <w:pPr>
        <w:rPr>
          <w:highlight w:val="white"/>
        </w:rPr>
      </w:pPr>
      <w:r>
        <w:rPr>
          <w:highlight w:val="white"/>
        </w:rPr>
        <w:lastRenderedPageBreak/>
        <w:t>In case of global scope, we create</w:t>
      </w:r>
      <w:r w:rsidR="00B541AE">
        <w:rPr>
          <w:highlight w:val="white"/>
        </w:rPr>
        <w:t xml:space="preserve"> </w:t>
      </w:r>
      <w:r>
        <w:rPr>
          <w:highlight w:val="white"/>
        </w:rPr>
        <w:t xml:space="preserve">the static set. There is only one table of global scope and one static set </w:t>
      </w:r>
      <w:r w:rsidR="00BE6632">
        <w:rPr>
          <w:highlight w:val="white"/>
        </w:rPr>
        <w:t>in</w:t>
      </w:r>
      <w:r>
        <w:rPr>
          <w:highlight w:val="white"/>
        </w:rPr>
        <w:t xml:space="preserve">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6A375FE0" w:rsidR="008F5511" w:rsidRDefault="00D4186A" w:rsidP="00323ED4">
      <w:pPr>
        <w:pStyle w:val="Code"/>
        <w:rPr>
          <w:highlight w:val="white"/>
        </w:rPr>
      </w:pPr>
      <w:r>
        <w:rPr>
          <w:highlight w:val="white"/>
        </w:rPr>
        <w:t xml:space="preserve">          </w:t>
      </w:r>
      <w:r w:rsidR="008F5511" w:rsidRPr="008F5511">
        <w:rPr>
          <w:highlight w:val="white"/>
        </w:rPr>
        <w:t>StaticSet = new HashSet&lt;StaticSymbol&gt;();</w:t>
      </w:r>
    </w:p>
    <w:p w14:paraId="7CD679FB" w14:textId="5C2CEE20" w:rsidR="00D4186A" w:rsidRPr="008F5511" w:rsidRDefault="00D4186A" w:rsidP="00323ED4">
      <w:pPr>
        <w:pStyle w:val="Code"/>
        <w:rPr>
          <w:highlight w:val="white"/>
        </w:rPr>
      </w:pPr>
      <w:r>
        <w:rPr>
          <w:highlight w:val="white"/>
        </w:rPr>
        <w:t xml:space="preserve">          </w:t>
      </w:r>
      <w:r w:rsidRPr="006D6DA7">
        <w:rPr>
          <w:highlight w:val="white"/>
        </w:rPr>
        <w:t>InitSymbol</w:t>
      </w:r>
      <w:r>
        <w:rPr>
          <w:highlight w:val="white"/>
        </w:rPr>
        <w:t xml:space="preserve"> = </w:t>
      </w:r>
      <w:r w:rsidRPr="006D6DA7">
        <w:rPr>
          <w:highlight w:val="white"/>
        </w:rPr>
        <w:t>ArgsSymbol</w:t>
      </w:r>
      <w:r>
        <w:rPr>
          <w:highlight w:val="white"/>
        </w:rPr>
        <w:t xml:space="preserve"> = null; </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64F7DB59" w:rsidR="00323ED4" w:rsidRPr="008F5511" w:rsidRDefault="00323ED4" w:rsidP="00323ED4">
      <w:pPr>
        <w:rPr>
          <w:highlight w:val="white"/>
        </w:rPr>
      </w:pPr>
      <w:r>
        <w:rPr>
          <w:highlight w:val="white"/>
        </w:rPr>
        <w:t xml:space="preserve">In case of function scope, the current offset is initialized to the size of the header size. The return address, regular frame pointer, and ellipse frame pointer holds the first entries, and the parameters are given the </w:t>
      </w:r>
      <w:r w:rsidR="00C04B33">
        <w:rPr>
          <w:highlight w:val="white"/>
        </w:rPr>
        <w:t xml:space="preserve">offsets </w:t>
      </w:r>
      <w:r>
        <w:rPr>
          <w:highlight w:val="white"/>
        </w:rPr>
        <w:t xml:space="preserve">following </w:t>
      </w:r>
      <w:r w:rsidR="00C04B33">
        <w:rPr>
          <w:highlight w:val="white"/>
        </w:rPr>
        <w:t>the initialization.</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11A2E3E4"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In this way</w:t>
      </w:r>
      <w:r w:rsidR="00C04B33">
        <w:rPr>
          <w:highlight w:val="white"/>
        </w:rPr>
        <w:t>, d</w:t>
      </w:r>
      <w:r w:rsidR="00DC70AB">
        <w:rPr>
          <w:highlight w:val="white"/>
        </w:rPr>
        <w:t>ifferent block</w:t>
      </w:r>
      <w:r w:rsidR="004316D8">
        <w:rPr>
          <w:highlight w:val="white"/>
        </w:rPr>
        <w:t>s</w:t>
      </w:r>
      <w:r w:rsidR="00DC70AB">
        <w:rPr>
          <w:highlight w:val="white"/>
        </w:rPr>
        <w:t xml:space="preserve">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2B8BAEF7" w14:textId="77777777" w:rsidR="00EF2F26" w:rsidRDefault="00EF2F26" w:rsidP="00323ED4">
      <w:pPr>
        <w:pStyle w:val="Code"/>
        <w:rPr>
          <w:highlight w:val="white"/>
        </w:rPr>
      </w:pPr>
    </w:p>
    <w:p w14:paraId="16BF7C80" w14:textId="13291EB5"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0EB7D420" w:rsid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w:t>
      </w:r>
      <w:r w:rsidR="001876DE">
        <w:rPr>
          <w:highlight w:val="white"/>
        </w:rPr>
        <w:t xml:space="preserve">It </w:t>
      </w:r>
      <w:r w:rsidR="00F26A09">
        <w:rPr>
          <w:highlight w:val="white"/>
        </w:rPr>
        <w:t>is possible to add two symbol</w:t>
      </w:r>
      <w:r w:rsidR="00646941">
        <w:rPr>
          <w:highlight w:val="white"/>
        </w:rPr>
        <w:t>s</w:t>
      </w:r>
      <w:r w:rsidR="00F26A09">
        <w:rPr>
          <w:highlight w:val="white"/>
        </w:rPr>
        <w:t xml:space="preserve"> with the same name</w:t>
      </w:r>
      <w:r w:rsidR="001876DE">
        <w:rPr>
          <w:highlight w:val="white"/>
        </w:rPr>
        <w:t xml:space="preserve"> if </w:t>
      </w:r>
      <w:r w:rsidR="000C5DFA">
        <w:rPr>
          <w:highlight w:val="white"/>
        </w:rPr>
        <w:t xml:space="preserve">they have equal types and </w:t>
      </w:r>
      <w:r w:rsidR="007E4B0B">
        <w:rPr>
          <w:highlight w:val="white"/>
        </w:rPr>
        <w:t>at least one them holds extern storage</w:t>
      </w:r>
      <w:r w:rsidR="000C5DFA">
        <w:rPr>
          <w:highlight w:val="white"/>
        </w:rPr>
        <w:t>.</w:t>
      </w:r>
    </w:p>
    <w:p w14:paraId="21CD9ED1" w14:textId="77777777" w:rsidR="00A63536" w:rsidRDefault="00A63536" w:rsidP="00A63536">
      <w:r>
        <w:t xml:space="preserve">When adding a symbol with a name we </w:t>
      </w:r>
      <w:proofErr w:type="gramStart"/>
      <w:r>
        <w:t>have to</w:t>
      </w:r>
      <w:proofErr w:type="gramEnd"/>
      <w:r>
        <w:t xml:space="preserve"> check a few things:</w:t>
      </w:r>
    </w:p>
    <w:p w14:paraId="68526DCC" w14:textId="77777777" w:rsidR="00A63536" w:rsidRDefault="00A63536" w:rsidP="00A63536">
      <w:pPr>
        <w:pStyle w:val="Liststycke"/>
        <w:numPr>
          <w:ilvl w:val="0"/>
          <w:numId w:val="144"/>
        </w:numPr>
        <w:spacing w:line="256" w:lineRule="auto"/>
      </w:pPr>
      <w:r>
        <w:t xml:space="preserve">If the symbol is </w:t>
      </w:r>
      <w:proofErr w:type="gramStart"/>
      <w:r>
        <w:t>extern</w:t>
      </w:r>
      <w:proofErr w:type="gramEnd"/>
      <w:r>
        <w:t xml:space="preserve"> it cannot be initialized (its value is not-null).</w:t>
      </w:r>
    </w:p>
    <w:p w14:paraId="7FD2F3DC" w14:textId="77777777" w:rsidR="008F5511" w:rsidRPr="008F5511" w:rsidRDefault="008F5511" w:rsidP="00323ED4">
      <w:pPr>
        <w:pStyle w:val="Code"/>
        <w:rPr>
          <w:highlight w:val="white"/>
        </w:rPr>
      </w:pPr>
      <w:r w:rsidRPr="008F5511">
        <w:rPr>
          <w:highlight w:val="white"/>
        </w:rPr>
        <w:lastRenderedPageBreak/>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7C171B94" w14:textId="384D3D41" w:rsidR="007B1A0F" w:rsidRDefault="007B1A0F" w:rsidP="0087789B">
      <w:pPr>
        <w:rPr>
          <w:highlight w:val="white"/>
        </w:rPr>
      </w:pPr>
      <w:r>
        <w:t>We look up the entry list, and if we find another symbol with the same name, we check whether at least one of the symbols is extern and they have equals types.</w:t>
      </w:r>
    </w:p>
    <w:p w14:paraId="7B52370E" w14:textId="77777777" w:rsidR="00A10233" w:rsidRPr="00A10233" w:rsidRDefault="00A10233" w:rsidP="00A10233">
      <w:pPr>
        <w:pStyle w:val="Code"/>
        <w:rPr>
          <w:highlight w:val="white"/>
        </w:rPr>
      </w:pPr>
      <w:r w:rsidRPr="00A10233">
        <w:rPr>
          <w:highlight w:val="white"/>
        </w:rPr>
        <w:t xml:space="preserve">        if (m_entryMap.TryGetValue(name, out oldSymbol)) {</w:t>
      </w:r>
    </w:p>
    <w:p w14:paraId="1C16FEA3" w14:textId="77777777" w:rsidR="00A10233" w:rsidRPr="00A10233" w:rsidRDefault="00A10233" w:rsidP="00A10233">
      <w:pPr>
        <w:pStyle w:val="Code"/>
        <w:rPr>
          <w:highlight w:val="white"/>
        </w:rPr>
      </w:pPr>
      <w:r w:rsidRPr="00A10233">
        <w:rPr>
          <w:highlight w:val="white"/>
        </w:rPr>
        <w:t xml:space="preserve">          if (oldSymbol.Type.IsFunction() &amp;&amp; newSymbol.Type.IsFunction()) {</w:t>
      </w:r>
    </w:p>
    <w:p w14:paraId="21A2CB83" w14:textId="77777777" w:rsidR="00A10233" w:rsidRDefault="00A10233" w:rsidP="00A10233">
      <w:pPr>
        <w:pStyle w:val="Code"/>
        <w:rPr>
          <w:highlight w:val="white"/>
        </w:rPr>
      </w:pPr>
      <w:r w:rsidRPr="00A10233">
        <w:rPr>
          <w:highlight w:val="white"/>
        </w:rPr>
        <w:t xml:space="preserve">            Assert.Error(!oldSymbol.FunctionDefinition ||</w:t>
      </w:r>
    </w:p>
    <w:p w14:paraId="0C3319D3" w14:textId="25C68804" w:rsidR="00A10233" w:rsidRDefault="00A10233" w:rsidP="00A10233">
      <w:pPr>
        <w:pStyle w:val="Code"/>
        <w:rPr>
          <w:highlight w:val="white"/>
        </w:rPr>
      </w:pPr>
      <w:r>
        <w:rPr>
          <w:highlight w:val="white"/>
        </w:rPr>
        <w:t xml:space="preserve">                        </w:t>
      </w:r>
      <w:r w:rsidRPr="00A10233">
        <w:rPr>
          <w:highlight w:val="white"/>
        </w:rPr>
        <w:t xml:space="preserve"> !newSymbol.FunctionDefinition,</w:t>
      </w:r>
      <w:r>
        <w:rPr>
          <w:highlight w:val="white"/>
        </w:rPr>
        <w:t xml:space="preserve"> </w:t>
      </w:r>
      <w:r w:rsidRPr="00A10233">
        <w:rPr>
          <w:highlight w:val="white"/>
        </w:rPr>
        <w:t>name,</w:t>
      </w:r>
    </w:p>
    <w:p w14:paraId="05AC5252" w14:textId="0545C240" w:rsidR="00A10233" w:rsidRPr="00A10233" w:rsidRDefault="00A10233" w:rsidP="00A10233">
      <w:pPr>
        <w:pStyle w:val="Code"/>
        <w:rPr>
          <w:highlight w:val="white"/>
        </w:rPr>
      </w:pPr>
      <w:r>
        <w:rPr>
          <w:highlight w:val="white"/>
        </w:rPr>
        <w:t xml:space="preserve">                        </w:t>
      </w:r>
      <w:r w:rsidRPr="00A10233">
        <w:rPr>
          <w:highlight w:val="white"/>
        </w:rPr>
        <w:t xml:space="preserve"> Message.Name_already_defined);</w:t>
      </w:r>
    </w:p>
    <w:p w14:paraId="3EDEBA3A" w14:textId="77777777" w:rsidR="00A10233" w:rsidRPr="00A10233" w:rsidRDefault="00A10233" w:rsidP="00A10233">
      <w:pPr>
        <w:pStyle w:val="Code"/>
        <w:rPr>
          <w:highlight w:val="white"/>
        </w:rPr>
      </w:pPr>
      <w:r w:rsidRPr="00A10233">
        <w:rPr>
          <w:highlight w:val="white"/>
        </w:rPr>
        <w:t xml:space="preserve">          }</w:t>
      </w:r>
    </w:p>
    <w:p w14:paraId="019B23E2" w14:textId="77777777" w:rsidR="00A10233" w:rsidRPr="00A10233" w:rsidRDefault="00A10233" w:rsidP="00A10233">
      <w:pPr>
        <w:pStyle w:val="Code"/>
        <w:rPr>
          <w:highlight w:val="white"/>
        </w:rPr>
      </w:pPr>
      <w:r w:rsidRPr="00A10233">
        <w:rPr>
          <w:highlight w:val="white"/>
        </w:rPr>
        <w:t xml:space="preserve">          else {</w:t>
      </w:r>
    </w:p>
    <w:p w14:paraId="37BC3C4A" w14:textId="77777777" w:rsidR="00A10233" w:rsidRPr="00A10233" w:rsidRDefault="00A10233" w:rsidP="00A10233">
      <w:pPr>
        <w:pStyle w:val="Code"/>
        <w:rPr>
          <w:highlight w:val="white"/>
        </w:rPr>
      </w:pPr>
      <w:r w:rsidRPr="00A10233">
        <w:rPr>
          <w:highlight w:val="white"/>
        </w:rPr>
        <w:t xml:space="preserve">            Assert.Error(oldSymbol.IsExtern() || newSymbol.IsExtern(),</w:t>
      </w:r>
    </w:p>
    <w:p w14:paraId="4B61BCA6" w14:textId="77777777" w:rsidR="00A10233" w:rsidRPr="00A10233" w:rsidRDefault="00A10233" w:rsidP="00A10233">
      <w:pPr>
        <w:pStyle w:val="Code"/>
        <w:rPr>
          <w:highlight w:val="white"/>
        </w:rPr>
      </w:pPr>
      <w:r w:rsidRPr="00A10233">
        <w:rPr>
          <w:highlight w:val="white"/>
        </w:rPr>
        <w:t xml:space="preserve">                         name, Message.Name_already_defined);</w:t>
      </w:r>
    </w:p>
    <w:p w14:paraId="7F8F0278" w14:textId="77777777" w:rsidR="00A10233" w:rsidRPr="00A10233" w:rsidRDefault="00A10233" w:rsidP="00A10233">
      <w:pPr>
        <w:pStyle w:val="Code"/>
        <w:rPr>
          <w:highlight w:val="white"/>
        </w:rPr>
      </w:pPr>
      <w:r w:rsidRPr="00A10233">
        <w:rPr>
          <w:highlight w:val="white"/>
        </w:rPr>
        <w:t xml:space="preserve">          }</w:t>
      </w:r>
    </w:p>
    <w:p w14:paraId="2C5EB174" w14:textId="77777777" w:rsidR="00A10233" w:rsidRPr="00A10233" w:rsidRDefault="00A10233" w:rsidP="00A10233">
      <w:pPr>
        <w:pStyle w:val="Code"/>
        <w:rPr>
          <w:highlight w:val="white"/>
        </w:rPr>
      </w:pPr>
    </w:p>
    <w:p w14:paraId="47CA6C5B" w14:textId="77777777" w:rsidR="00A10233" w:rsidRPr="00A10233" w:rsidRDefault="00A10233" w:rsidP="00A10233">
      <w:pPr>
        <w:pStyle w:val="Code"/>
        <w:rPr>
          <w:highlight w:val="white"/>
        </w:rPr>
      </w:pPr>
      <w:r w:rsidRPr="00A10233">
        <w:rPr>
          <w:highlight w:val="white"/>
        </w:rPr>
        <w:t xml:space="preserve">          Assert.Error(oldSymbol.Type.Equals(newSymbol.Type),</w:t>
      </w:r>
    </w:p>
    <w:p w14:paraId="3BABC842" w14:textId="77777777" w:rsidR="00A10233" w:rsidRPr="00A10233" w:rsidRDefault="00A10233" w:rsidP="00A10233">
      <w:pPr>
        <w:pStyle w:val="Code"/>
        <w:rPr>
          <w:highlight w:val="white"/>
        </w:rPr>
      </w:pPr>
      <w:r w:rsidRPr="00A10233">
        <w:rPr>
          <w:highlight w:val="white"/>
        </w:rPr>
        <w:t xml:space="preserve">                       name, Message.Different_types_in_redeclaration);</w:t>
      </w:r>
    </w:p>
    <w:p w14:paraId="482E66B7" w14:textId="77777777" w:rsidR="00A10233" w:rsidRPr="00A10233" w:rsidRDefault="00A10233" w:rsidP="00A10233">
      <w:pPr>
        <w:pStyle w:val="Code"/>
        <w:rPr>
          <w:highlight w:val="white"/>
        </w:rPr>
      </w:pPr>
      <w:r w:rsidRPr="00A10233">
        <w:rPr>
          <w:highlight w:val="white"/>
        </w:rPr>
        <w:t xml:space="preserve">        }</w:t>
      </w:r>
    </w:p>
    <w:p w14:paraId="574A9308" w14:textId="3196CB4E" w:rsidR="008F5511" w:rsidRPr="008F5511" w:rsidRDefault="00B32EDD" w:rsidP="00B32EDD">
      <w:pPr>
        <w:rPr>
          <w:highlight w:val="white"/>
        </w:rPr>
      </w:pPr>
      <w:r>
        <w:rPr>
          <w:highlight w:val="white"/>
        </w:rPr>
        <w:t xml:space="preserve">Either way, we </w:t>
      </w:r>
      <w:r w:rsidR="005E5F8C">
        <w:rPr>
          <w:highlight w:val="white"/>
        </w:rPr>
        <w:t>save the new symbol in the entry map, and overwrite the potential previous symbol with the same name.</w:t>
      </w: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2C0A7B83"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w:t>
      </w:r>
      <w:r w:rsidR="008D027F">
        <w:rPr>
          <w:highlight w:val="white"/>
        </w:rPr>
        <w:t>s</w:t>
      </w:r>
      <w:r w:rsidR="00FA05A8">
        <w:rPr>
          <w:highlight w:val="white"/>
        </w:rPr>
        <w:t xml:space="preserve"> offset zero.</w:t>
      </w:r>
    </w:p>
    <w:p w14:paraId="5E745F67" w14:textId="77777777" w:rsidR="003D3E15" w:rsidRPr="003D3E15" w:rsidRDefault="003D3E15" w:rsidP="003D3E15">
      <w:pPr>
        <w:pStyle w:val="Code"/>
        <w:rPr>
          <w:highlight w:val="white"/>
        </w:rPr>
      </w:pPr>
      <w:r w:rsidRPr="003D3E15">
        <w:rPr>
          <w:highlight w:val="white"/>
        </w:rPr>
        <w:t xml:space="preserve">      if (!newSymbol.Type.IsFunction()) {    </w:t>
      </w:r>
    </w:p>
    <w:p w14:paraId="317CDCD1" w14:textId="77777777" w:rsidR="003D3E15" w:rsidRPr="003D3E15" w:rsidRDefault="003D3E15" w:rsidP="003D3E15">
      <w:pPr>
        <w:pStyle w:val="Code"/>
        <w:rPr>
          <w:highlight w:val="white"/>
        </w:rPr>
      </w:pPr>
      <w:r w:rsidRPr="003D3E15">
        <w:rPr>
          <w:highlight w:val="white"/>
        </w:rPr>
        <w:t xml:space="preserve">        if (newSymbol.IsAutoOrRegister()) {</w:t>
      </w:r>
    </w:p>
    <w:p w14:paraId="1E301512" w14:textId="77777777" w:rsidR="003D3E15" w:rsidRPr="003D3E15" w:rsidRDefault="003D3E15" w:rsidP="003D3E15">
      <w:pPr>
        <w:pStyle w:val="Code"/>
        <w:rPr>
          <w:highlight w:val="white"/>
        </w:rPr>
      </w:pPr>
      <w:r w:rsidRPr="003D3E15">
        <w:rPr>
          <w:highlight w:val="white"/>
        </w:rPr>
        <w:t xml:space="preserve">          if (m_scope == Scope.Union) {</w:t>
      </w:r>
    </w:p>
    <w:p w14:paraId="35A51088" w14:textId="77777777" w:rsidR="003D3E15" w:rsidRPr="003D3E15" w:rsidRDefault="003D3E15" w:rsidP="003D3E15">
      <w:pPr>
        <w:pStyle w:val="Code"/>
        <w:rPr>
          <w:highlight w:val="white"/>
        </w:rPr>
      </w:pPr>
      <w:r w:rsidRPr="003D3E15">
        <w:rPr>
          <w:highlight w:val="white"/>
        </w:rPr>
        <w:t xml:space="preserve">            newSymbol.Offset = 0;</w:t>
      </w:r>
    </w:p>
    <w:p w14:paraId="187805B4" w14:textId="77777777" w:rsidR="003D3E15" w:rsidRPr="003D3E15" w:rsidRDefault="003D3E15" w:rsidP="003D3E15">
      <w:pPr>
        <w:pStyle w:val="Code"/>
        <w:rPr>
          <w:highlight w:val="white"/>
        </w:rPr>
      </w:pPr>
      <w:r w:rsidRPr="003D3E15">
        <w:rPr>
          <w:highlight w:val="white"/>
        </w:rPr>
        <w:t xml:space="preserve">          }</w:t>
      </w:r>
    </w:p>
    <w:p w14:paraId="5BC6522A" w14:textId="5A407492"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 holds auto or register scope. </w:t>
      </w:r>
      <w:r w:rsidR="00E50109">
        <w:rPr>
          <w:highlight w:val="white"/>
        </w:rPr>
        <w:t xml:space="preserve">An item is given auto storage from the beginning, but that may change when the </w:t>
      </w:r>
      <w:r w:rsidR="00F34093">
        <w:rPr>
          <w:highlight w:val="white"/>
        </w:rPr>
        <w:t>whole enumeration is given its storage, which is done after the item is stored in the symbol table.</w:t>
      </w:r>
    </w:p>
    <w:p w14:paraId="798C7A82" w14:textId="77777777" w:rsidR="003D3E15" w:rsidRPr="003D3E15" w:rsidRDefault="003D3E15" w:rsidP="003D3E15">
      <w:pPr>
        <w:pStyle w:val="Code"/>
        <w:rPr>
          <w:highlight w:val="white"/>
        </w:rPr>
      </w:pPr>
      <w:r w:rsidRPr="003D3E15">
        <w:rPr>
          <w:highlight w:val="white"/>
        </w:rPr>
        <w:t xml:space="preserve">          else if (!newSymbol.Type.EnumeratorItem) {</w:t>
      </w:r>
    </w:p>
    <w:p w14:paraId="1D44B71A" w14:textId="77777777" w:rsidR="003D3E15" w:rsidRPr="003D3E15" w:rsidRDefault="003D3E15" w:rsidP="003D3E15">
      <w:pPr>
        <w:pStyle w:val="Code"/>
        <w:rPr>
          <w:highlight w:val="white"/>
        </w:rPr>
      </w:pPr>
      <w:r w:rsidRPr="003D3E15">
        <w:rPr>
          <w:highlight w:val="white"/>
        </w:rPr>
        <w:t xml:space="preserve">            newSymbol.Offset = m_currentOffset;</w:t>
      </w:r>
    </w:p>
    <w:p w14:paraId="70312D3F" w14:textId="77777777" w:rsidR="003D3E15" w:rsidRPr="003D3E15" w:rsidRDefault="003D3E15" w:rsidP="003D3E15">
      <w:pPr>
        <w:pStyle w:val="Code"/>
        <w:rPr>
          <w:highlight w:val="white"/>
        </w:rPr>
      </w:pPr>
      <w:r w:rsidRPr="003D3E15">
        <w:rPr>
          <w:highlight w:val="white"/>
        </w:rPr>
        <w:t xml:space="preserve">            m_currentOffset += newSymbol.Type.Size();</w:t>
      </w:r>
    </w:p>
    <w:p w14:paraId="29A1AAB2" w14:textId="77777777" w:rsidR="003D3E15" w:rsidRPr="003D3E15" w:rsidRDefault="003D3E15" w:rsidP="003D3E15">
      <w:pPr>
        <w:pStyle w:val="Code"/>
        <w:rPr>
          <w:highlight w:val="white"/>
        </w:rPr>
      </w:pPr>
      <w:r w:rsidRPr="003D3E15">
        <w:rPr>
          <w:highlight w:val="white"/>
        </w:rPr>
        <w:t xml:space="preserve">          }</w:t>
      </w:r>
    </w:p>
    <w:p w14:paraId="3A1E3C37" w14:textId="77777777" w:rsidR="003D3E15" w:rsidRPr="003D3E15" w:rsidRDefault="003D3E15" w:rsidP="003D3E15">
      <w:pPr>
        <w:pStyle w:val="Code"/>
        <w:rPr>
          <w:highlight w:val="white"/>
        </w:rPr>
      </w:pPr>
      <w:r w:rsidRPr="003D3E15">
        <w:rPr>
          <w:highlight w:val="white"/>
        </w:rPr>
        <w:t xml:space="preserve">        }</w:t>
      </w:r>
    </w:p>
    <w:p w14:paraId="34F8E3BF" w14:textId="77777777" w:rsidR="003D3E15" w:rsidRPr="003D3E15" w:rsidRDefault="003D3E15" w:rsidP="003D3E15">
      <w:pPr>
        <w:pStyle w:val="Code"/>
        <w:rPr>
          <w:highlight w:val="white"/>
        </w:rPr>
      </w:pPr>
      <w:r w:rsidRPr="003D3E15">
        <w:rPr>
          <w:highlight w:val="white"/>
        </w:rPr>
        <w:t xml:space="preserve">      }</w:t>
      </w:r>
    </w:p>
    <w:p w14:paraId="4B45E117" w14:textId="77777777" w:rsidR="003D3E15" w:rsidRPr="003D3E15" w:rsidRDefault="003D3E15" w:rsidP="003D3E15">
      <w:pPr>
        <w:pStyle w:val="Code"/>
        <w:rPr>
          <w:highlight w:val="white"/>
        </w:rPr>
      </w:pPr>
      <w:r w:rsidRPr="003D3E15">
        <w:rPr>
          <w:highlight w:val="white"/>
        </w:rPr>
        <w:t xml:space="preserve">    }</w:t>
      </w:r>
    </w:p>
    <w:p w14:paraId="6F3011DC" w14:textId="1EDBB520"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w:t>
      </w:r>
      <w:r w:rsidR="00356AAF">
        <w:rPr>
          <w:highlight w:val="white"/>
        </w:rPr>
        <w:t xml:space="preserve"> </w:t>
      </w:r>
      <w:r>
        <w:rPr>
          <w:highlight w:val="white"/>
        </w:rPr>
        <w:t xml:space="preserve">when an enumeration constant item has </w:t>
      </w:r>
      <w:r w:rsidR="00AC751E">
        <w:rPr>
          <w:highlight w:val="white"/>
        </w:rPr>
        <w:t>finally</w:t>
      </w:r>
      <w:r>
        <w:rPr>
          <w:highlight w:val="white"/>
        </w:rPr>
        <w:t xml:space="preserve">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lastRenderedPageBreak/>
        <w:t xml:space="preserve">    }</w:t>
      </w:r>
    </w:p>
    <w:p w14:paraId="63E1A5F5" w14:textId="0E4384FC" w:rsid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symbol with the given in the current symbol table </w:t>
      </w:r>
      <w:r w:rsidR="00C059AB">
        <w:rPr>
          <w:highlight w:val="white"/>
        </w:rPr>
        <w:t xml:space="preserve">and </w:t>
      </w:r>
      <w:r>
        <w:rPr>
          <w:highlight w:val="white"/>
        </w:rPr>
        <w:t xml:space="preserve">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w:t>
      </w:r>
      <w:r w:rsidR="00C059AB">
        <w:rPr>
          <w:highlight w:val="white"/>
        </w:rPr>
        <w:t xml:space="preserve">no symbol with the given name is </w:t>
      </w:r>
      <w:r w:rsidR="00BD7A51">
        <w:rPr>
          <w:highlight w:val="white"/>
        </w:rPr>
        <w:t xml:space="preserve">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091212E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6B7145">
        <w:rPr>
          <w:highlight w:val="white"/>
        </w:rPr>
        <w:t xml:space="preserve"> or</w:t>
      </w:r>
      <w:r w:rsidR="00805899">
        <w:rPr>
          <w:highlight w:val="white"/>
        </w:rPr>
        <w:t xml:space="preserve"> </w:t>
      </w:r>
      <w:r>
        <w:rPr>
          <w:highlight w:val="white"/>
        </w:rPr>
        <w:t>union</w:t>
      </w:r>
      <w:r w:rsidR="00805899">
        <w:rPr>
          <w:highlight w:val="white"/>
        </w:rPr>
        <w:t xml:space="preserve"> tag</w:t>
      </w:r>
      <w:r>
        <w:rPr>
          <w:highlight w:val="white"/>
        </w:rPr>
        <w:t xml:space="preserve"> to the current symbol table.</w:t>
      </w:r>
      <w:r w:rsidR="00DA68CB">
        <w:rPr>
          <w:highlight w:val="white"/>
        </w:rPr>
        <w:t xml:space="preserve"> It is possible to add a new tag</w:t>
      </w:r>
      <w:r w:rsidR="009929D4">
        <w:rPr>
          <w:highlight w:val="white"/>
        </w:rPr>
        <w:t xml:space="preserve"> </w:t>
      </w:r>
      <w:r w:rsidR="00DA68CB">
        <w:rPr>
          <w:highlight w:val="white"/>
        </w:rPr>
        <w:t xml:space="preserve">with an already </w:t>
      </w:r>
      <w:r w:rsidR="009929D4">
        <w:rPr>
          <w:highlight w:val="white"/>
        </w:rPr>
        <w:t>taken</w:t>
      </w:r>
      <w:r w:rsidR="00DA68CB">
        <w:rPr>
          <w:highlight w:val="white"/>
        </w:rPr>
        <w:t xml:space="preserve"> name. However, in that case, the old and the new tag must have the same sort (they must </w:t>
      </w:r>
      <w:r w:rsidR="009929D4">
        <w:rPr>
          <w:highlight w:val="white"/>
        </w:rPr>
        <w:t xml:space="preserve">be </w:t>
      </w:r>
      <w:r w:rsidR="00DA68CB">
        <w:rPr>
          <w:highlight w:val="white"/>
        </w:rPr>
        <w:t>both struct</w:t>
      </w:r>
      <w:r w:rsidR="009929D4">
        <w:rPr>
          <w:highlight w:val="white"/>
        </w:rPr>
        <w:t>s</w:t>
      </w:r>
      <w:r w:rsidR="00DA68CB">
        <w:rPr>
          <w:highlight w:val="white"/>
        </w:rPr>
        <w:t xml:space="preserve"> or both union</w:t>
      </w:r>
      <w:r w:rsidR="009929D4">
        <w:rPr>
          <w:highlight w:val="white"/>
        </w:rPr>
        <w:t>s</w:t>
      </w:r>
      <w:r w:rsidR="00DA68CB">
        <w:rPr>
          <w:highlight w:val="white"/>
        </w:rPr>
        <w:t>)</w:t>
      </w:r>
      <w:r w:rsidR="004F651F">
        <w:rPr>
          <w:highlight w:val="white"/>
        </w:rPr>
        <w:t xml:space="preserve"> and the member map of at least one of them must be null.</w:t>
      </w:r>
      <w:r w:rsidR="00BF13FB">
        <w:rPr>
          <w:highlight w:val="white"/>
        </w:rPr>
        <w:t xml:space="preserve"> This order is necessary to provide linked lists in C.</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6AF08611" w:rsidR="008F5511" w:rsidRPr="008F5511" w:rsidRDefault="004F651F" w:rsidP="00CF5537">
      <w:pPr>
        <w:rPr>
          <w:highlight w:val="white"/>
        </w:rPr>
      </w:pPr>
      <w:r>
        <w:rPr>
          <w:highlight w:val="white"/>
        </w:rPr>
        <w:t xml:space="preserve">If the member map of the old tag is null, we assign </w:t>
      </w:r>
      <w:r w:rsidR="00996DF4">
        <w:rPr>
          <w:highlight w:val="white"/>
        </w:rPr>
        <w:t xml:space="preserve">it </w:t>
      </w:r>
      <w:r>
        <w:rPr>
          <w:highlight w:val="white"/>
        </w:rPr>
        <w:t xml:space="preserve">the member map of </w:t>
      </w:r>
      <w:r w:rsidR="00996DF4">
        <w:rPr>
          <w:highlight w:val="white"/>
        </w:rPr>
        <w:t>the new tag.</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28543A74" w:rsidR="00CF5537" w:rsidRPr="008F5511" w:rsidRDefault="00CF5537" w:rsidP="00CF5537">
      <w:pPr>
        <w:rPr>
          <w:highlight w:val="white"/>
        </w:rPr>
      </w:pPr>
      <w:r>
        <w:rPr>
          <w:highlight w:val="white"/>
        </w:rPr>
        <w:t>If the neither the old nor the new member is null, we report an error since it is not allowed to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1AAD77B3" w:rsidR="008F5511" w:rsidRPr="008F5511" w:rsidRDefault="00CA25D8" w:rsidP="00CA25D8">
      <w:pPr>
        <w:rPr>
          <w:highlight w:val="white"/>
        </w:rPr>
      </w:pPr>
      <w:r>
        <w:rPr>
          <w:highlight w:val="white"/>
        </w:rPr>
        <w:t xml:space="preserve">The </w:t>
      </w:r>
      <w:r w:rsidRPr="006842B2">
        <w:rPr>
          <w:rStyle w:val="KeyWord0"/>
          <w:highlight w:val="white"/>
        </w:rPr>
        <w:t>LookUp</w:t>
      </w:r>
      <w:r w:rsidR="00996DF4">
        <w:rPr>
          <w:rStyle w:val="KeyWord0"/>
          <w:highlight w:val="white"/>
        </w:rPr>
        <w:t>Tag</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lastRenderedPageBreak/>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bookmarkStart w:id="236" w:name="_Toc54119912"/>
      <w:r>
        <w:t>The Symbol</w:t>
      </w:r>
      <w:bookmarkEnd w:id="236"/>
    </w:p>
    <w:p w14:paraId="127CE67F" w14:textId="3A88A050" w:rsidR="00AE29E2" w:rsidRDefault="00B175A2" w:rsidP="00B175A2">
      <w:r>
        <w:rPr>
          <w:highlight w:val="white"/>
        </w:rPr>
        <w:t>A symbol has extern, static, typedef, auto, or register storage.</w:t>
      </w:r>
      <w:r w:rsidR="00852E12">
        <w:rPr>
          <w:highlight w:val="white"/>
        </w:rPr>
        <w:t xml:space="preserve"> If the storage</w:t>
      </w:r>
      <w:r w:rsidR="008154C7">
        <w:rPr>
          <w:highlight w:val="white"/>
        </w:rPr>
        <w:t xml:space="preserve"> specifier is omitted</w:t>
      </w:r>
      <w:r w:rsidR="00852E12">
        <w:rPr>
          <w:highlight w:val="white"/>
        </w:rPr>
        <w:t xml:space="preserve"> stated, </w:t>
      </w:r>
      <w:r w:rsidR="00570E60">
        <w:rPr>
          <w:highlight w:val="white"/>
        </w:rPr>
        <w:t>a variable</w:t>
      </w:r>
      <w:r w:rsidR="00852E12">
        <w:rPr>
          <w:highlight w:val="white"/>
        </w:rPr>
        <w:t xml:space="preserve"> becomes static in global scope and auto in a function</w:t>
      </w:r>
      <w:r w:rsidR="00570E60">
        <w:rPr>
          <w:highlight w:val="white"/>
        </w:rPr>
        <w:t xml:space="preserve"> while a </w:t>
      </w:r>
      <w:r w:rsidR="0077469C">
        <w:t>function becomes extern</w:t>
      </w:r>
      <w:r w:rsidR="008C7EFF">
        <w:t>, unless it has a body in which case is becomes static</w:t>
      </w:r>
      <w:r w:rsidR="008154C7">
        <w:t>.</w:t>
      </w:r>
      <w:r w:rsidR="00AE29E2">
        <w:t xml:space="preserve"> </w:t>
      </w:r>
      <w:ins w:id="237" w:author="Stefan Bjornander" w:date="2015-04-25T18:28:00Z">
        <w:r w:rsidR="008154C7">
          <w:t>T</w:t>
        </w:r>
      </w:ins>
      <w:ins w:id="238" w:author="Stefan Bjornander" w:date="2015-04-25T16:11:00Z">
        <w:r w:rsidR="008154C7">
          <w:t xml:space="preserve">he </w:t>
        </w:r>
      </w:ins>
      <w:r w:rsidR="00FB1C41">
        <w:t>r</w:t>
      </w:r>
      <w:ins w:id="239" w:author="Stefan Bjornander" w:date="2015-04-25T16:11:00Z">
        <w:r w:rsidR="008154C7">
          <w:t>egister storage has been included for the sake of completeness</w:t>
        </w:r>
      </w:ins>
      <w:r w:rsidR="00FB1C41">
        <w:t>. T</w:t>
      </w:r>
      <w:ins w:id="240"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proofErr w:type="spellStart"/>
      <w:r>
        <w:rPr>
          <w:highlight w:val="white"/>
        </w:rPr>
        <w:t>Storage.cs</w:t>
      </w:r>
      <w:proofErr w:type="spellEnd"/>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241" w:author="Stefan Bjornander" w:date="2015-04-25T18:27:00Z">
        <w:r>
          <w:t xml:space="preserve">If the storage specifier is omitted a global variable is regarded as static and a local variable is </w:t>
        </w:r>
      </w:ins>
      <w:ins w:id="242" w:author="Stefan Bjornander" w:date="2015-04-25T18:28:00Z">
        <w:r>
          <w:t>regarded as auto.</w:t>
        </w:r>
      </w:ins>
      <w:r>
        <w:t xml:space="preserve"> In this book, t</w:t>
      </w:r>
      <w:ins w:id="243" w:author="Stefan Bjornander" w:date="2015-04-25T16:11:00Z">
        <w:r>
          <w:t xml:space="preserve">he </w:t>
        </w:r>
      </w:ins>
      <w:r>
        <w:t>only difference between an auto or register symbol is that the address operator cannot be applied to a register symbol.</w:t>
      </w:r>
    </w:p>
    <w:p w14:paraId="2A27C4A0" w14:textId="70C76FCF"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rsidR="00207336">
        <w:rPr>
          <w:b/>
          <w:bCs/>
          <w:lang w:val="sv-SE"/>
        </w:rPr>
        <w:t>Fel! Hittar inte referenskälla.</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xml:space="preserve">. In case of the address, arrow, or index operator the address symbol is the </w:t>
      </w:r>
      <w:proofErr w:type="spellStart"/>
      <w:r>
        <w:t>dereferred</w:t>
      </w:r>
      <w:proofErr w:type="spellEnd"/>
      <w:r>
        <w:t xml:space="preserve">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lastRenderedPageBreak/>
        <w:t xml:space="preserve">The name is somewhat misleading since we also store functions and types, defined by </w:t>
      </w:r>
      <w:r>
        <w:rPr>
          <w:rStyle w:val="CodeInText"/>
          <w:i/>
          <w:rPrChange w:id="244" w:author="Stefan Bjornander" w:date="2015-04-25T10:11:00Z">
            <w:rPr>
              <w:rStyle w:val="CodeInText"/>
            </w:rPr>
          </w:rPrChange>
        </w:rPr>
        <w:t>typedef</w:t>
      </w:r>
      <w:r>
        <w:t>, in the table.</w:t>
      </w:r>
      <w:ins w:id="245" w:author="Stefan Bjornander" w:date="2015-04-25T10:11:00Z">
        <w:r>
          <w:t xml:space="preserve"> In some compiler technique </w:t>
        </w:r>
      </w:ins>
      <w:r w:rsidR="00440B10">
        <w:t>textbooks,</w:t>
      </w:r>
      <w:ins w:id="246" w:author="Stefan Bjornander" w:date="2015-04-25T10:11:00Z">
        <w:r>
          <w:t xml:space="preserve"> the table is called</w:t>
        </w:r>
      </w:ins>
      <w:ins w:id="247" w:author="Stefan Bjornander" w:date="2015-04-25T10:14:00Z">
        <w:r>
          <w:t xml:space="preserve"> the </w:t>
        </w:r>
        <w:r>
          <w:rPr>
            <w:rStyle w:val="CodeInText"/>
            <w:i/>
            <w:rPrChange w:id="248" w:author="Stefan Bjornander" w:date="2015-04-25T10:14:00Z">
              <w:rPr>
                <w:rStyle w:val="CodeInText"/>
              </w:rPr>
            </w:rPrChange>
          </w:rPr>
          <w:t>symbol table</w:t>
        </w:r>
        <w:r>
          <w:t>. However, I think that term is too wide for our purposes.</w:t>
        </w:r>
      </w:ins>
    </w:p>
    <w:p w14:paraId="306729BC" w14:textId="77777777" w:rsidR="009F7A62" w:rsidRDefault="009F7A62" w:rsidP="009F7A62">
      <w:pPr>
        <w:pStyle w:val="CodeHeader"/>
      </w:pPr>
      <w:proofErr w:type="spellStart"/>
      <w:r>
        <w:t>Symbol.cs</w:t>
      </w:r>
      <w:proofErr w:type="spellEnd"/>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2E04DBDB" w:rsidR="004D4A36" w:rsidRPr="00095BB8" w:rsidRDefault="00CB5205" w:rsidP="00095BB8">
      <w:pPr>
        <w:rPr>
          <w:rStyle w:val="CodeInText"/>
          <w:b w:val="0"/>
          <w:bCs/>
        </w:rPr>
      </w:pPr>
      <w:r w:rsidRPr="00095BB8">
        <w:rPr>
          <w:rStyle w:val="CodeInText"/>
          <w:b w:val="0"/>
          <w:bCs/>
        </w:rPr>
        <w:t xml:space="preserve">A symbol </w:t>
      </w:r>
      <w:proofErr w:type="gramStart"/>
      <w:r w:rsidRPr="00095BB8">
        <w:rPr>
          <w:rStyle w:val="CodeInText"/>
          <w:b w:val="0"/>
          <w:bCs/>
        </w:rPr>
        <w:t xml:space="preserve">actually </w:t>
      </w:r>
      <w:r w:rsidR="008C7EFF" w:rsidRPr="00095BB8">
        <w:rPr>
          <w:rStyle w:val="CodeInText"/>
          <w:b w:val="0"/>
          <w:bCs/>
        </w:rPr>
        <w:t>has</w:t>
      </w:r>
      <w:proofErr w:type="gramEnd"/>
      <w:r w:rsidR="008C7EFF" w:rsidRPr="00095BB8">
        <w:rPr>
          <w:rStyle w:val="CodeInText"/>
          <w:b w:val="0"/>
          <w:bCs/>
        </w:rPr>
        <w:t xml:space="preserve"> </w:t>
      </w:r>
      <w:r w:rsidRPr="00095BB8">
        <w:rPr>
          <w:rStyle w:val="CodeInText"/>
          <w:b w:val="0"/>
          <w:bCs/>
        </w:rPr>
        <w:t xml:space="preserve">two names: the regular name it has been defined </w:t>
      </w:r>
      <w:r w:rsidR="001208D6" w:rsidRPr="00095BB8">
        <w:rPr>
          <w:rStyle w:val="CodeInText"/>
          <w:b w:val="0"/>
          <w:bCs/>
        </w:rPr>
        <w:t xml:space="preserve">with </w:t>
      </w:r>
      <w:r w:rsidRPr="00095BB8">
        <w:rPr>
          <w:rStyle w:val="CodeInText"/>
          <w:b w:val="0"/>
          <w:bCs/>
        </w:rPr>
        <w:t>and is looked up</w:t>
      </w:r>
      <w:r w:rsidR="004110C0" w:rsidRPr="00095BB8">
        <w:rPr>
          <w:rStyle w:val="CodeInText"/>
          <w:b w:val="0"/>
          <w:bCs/>
        </w:rPr>
        <w:t xml:space="preserve"> by</w:t>
      </w:r>
      <w:r w:rsidR="001208D6" w:rsidRPr="00095BB8">
        <w:rPr>
          <w:rStyle w:val="CodeInText"/>
          <w:b w:val="0"/>
          <w:bCs/>
        </w:rPr>
        <w:t xml:space="preserve"> the symbol table</w:t>
      </w:r>
      <w:r w:rsidRPr="00095BB8">
        <w:rPr>
          <w:rStyle w:val="CodeInText"/>
          <w:b w:val="0"/>
          <w:bCs/>
        </w:rPr>
        <w:t xml:space="preserve">, and a unique name. </w:t>
      </w:r>
      <w:r w:rsidR="00251756" w:rsidRPr="00095BB8">
        <w:rPr>
          <w:rStyle w:val="CodeInText"/>
          <w:b w:val="0"/>
          <w:bCs/>
        </w:rPr>
        <w:t>For symbols with external linkage, t</w:t>
      </w:r>
      <w:r w:rsidRPr="00095BB8">
        <w:rPr>
          <w:rStyle w:val="CodeInText"/>
          <w:b w:val="0"/>
          <w:bCs/>
        </w:rPr>
        <w:t xml:space="preserve">he </w:t>
      </w:r>
      <w:r w:rsidR="00251756" w:rsidRPr="00095BB8">
        <w:rPr>
          <w:rStyle w:val="CodeInText"/>
          <w:b w:val="0"/>
          <w:bCs/>
        </w:rPr>
        <w:t xml:space="preserve">regular and unique </w:t>
      </w:r>
      <w:r w:rsidRPr="00095BB8">
        <w:rPr>
          <w:rStyle w:val="CodeInText"/>
          <w:b w:val="0"/>
          <w:bCs/>
        </w:rPr>
        <w:t xml:space="preserve">names are the same. For symbols without external linkage, the unique name is </w:t>
      </w:r>
      <w:proofErr w:type="gramStart"/>
      <w:r w:rsidRPr="00095BB8">
        <w:rPr>
          <w:rStyle w:val="CodeInText"/>
          <w:b w:val="0"/>
          <w:bCs/>
        </w:rPr>
        <w:t>really unique</w:t>
      </w:r>
      <w:proofErr w:type="gramEnd"/>
      <w:r w:rsidRPr="00095BB8">
        <w:rPr>
          <w:rStyle w:val="CodeInText"/>
          <w:b w:val="0"/>
          <w:bCs/>
        </w:rPr>
        <w:t>. The id</w:t>
      </w:r>
      <w:r w:rsidR="004D4A36" w:rsidRPr="00095BB8">
        <w:rPr>
          <w:rStyle w:val="CodeInText"/>
          <w:b w:val="0"/>
          <w:bCs/>
        </w:rPr>
        <w:t>ea is th</w:t>
      </w:r>
      <w:r w:rsidR="00526E71" w:rsidRPr="00095BB8">
        <w:rPr>
          <w:rStyle w:val="CodeInText"/>
          <w:b w:val="0"/>
          <w:bCs/>
        </w:rPr>
        <w:t>at the</w:t>
      </w:r>
      <w:r w:rsidR="004D4A36" w:rsidRPr="00095BB8">
        <w:rPr>
          <w:rStyle w:val="CodeInText"/>
          <w:b w:val="0"/>
          <w:bCs/>
        </w:rPr>
        <w:t xml:space="preserve"> no two names </w:t>
      </w:r>
      <w:r w:rsidR="006F6174" w:rsidRPr="00095BB8">
        <w:rPr>
          <w:rStyle w:val="CodeInText"/>
          <w:b w:val="0"/>
          <w:bCs/>
        </w:rPr>
        <w:t xml:space="preserve">without external linkage </w:t>
      </w:r>
      <w:r w:rsidR="004D4A36" w:rsidRPr="00095BB8">
        <w:rPr>
          <w:rStyle w:val="CodeInText"/>
          <w:b w:val="0"/>
          <w:bCs/>
        </w:rPr>
        <w:t xml:space="preserve">in any </w:t>
      </w:r>
      <w:r w:rsidR="00D4302B" w:rsidRPr="00095BB8">
        <w:rPr>
          <w:rStyle w:val="CodeInText"/>
          <w:b w:val="0"/>
          <w:bCs/>
        </w:rPr>
        <w:t xml:space="preserve">file </w:t>
      </w:r>
      <w:r w:rsidR="004D4A36" w:rsidRPr="00095BB8">
        <w:rPr>
          <w:rStyle w:val="CodeInText"/>
          <w:b w:val="0"/>
          <w:bCs/>
        </w:rPr>
        <w:t>shall have the same name.</w:t>
      </w:r>
      <w:r w:rsidR="006F6174" w:rsidRPr="00095BB8">
        <w:rPr>
          <w:rStyle w:val="CodeInText"/>
          <w:b w:val="0"/>
          <w:bCs/>
        </w:rPr>
        <w:t xml:space="preserve"> For instance, two static symbols in two different functions, or two global symbols in two different files</w:t>
      </w:r>
      <w:r w:rsidR="00D4302B" w:rsidRPr="00095BB8">
        <w:rPr>
          <w:rStyle w:val="CodeInText"/>
          <w:b w:val="0"/>
          <w:bCs/>
        </w:rPr>
        <w:t>, shall have different unique names.</w:t>
      </w:r>
    </w:p>
    <w:p w14:paraId="696C3E84" w14:textId="77777777" w:rsidR="00EE197F" w:rsidRPr="00EE197F" w:rsidRDefault="00EE197F" w:rsidP="00EE197F">
      <w:pPr>
        <w:pStyle w:val="Code"/>
        <w:rPr>
          <w:highlight w:val="white"/>
        </w:rPr>
      </w:pPr>
      <w:r w:rsidRPr="00EE197F">
        <w:rPr>
          <w:highlight w:val="white"/>
        </w:rPr>
        <w:t xml:space="preserve">    private bool m_externalLinkage, m_functionDefinition;</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1C7ADDB9"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735B47">
        <w:rPr>
          <w:highlight w:val="white"/>
        </w:rPr>
        <w:t>.</w:t>
      </w:r>
    </w:p>
    <w:p w14:paraId="2F7A53E7" w14:textId="4B467075" w:rsidR="000C3B21" w:rsidRDefault="000C3B21" w:rsidP="000C3B21">
      <w:pPr>
        <w:pStyle w:val="Code"/>
        <w:rPr>
          <w:highlight w:val="white"/>
        </w:rPr>
      </w:pPr>
      <w:r w:rsidRPr="00013F62">
        <w:rPr>
          <w:highlight w:val="white"/>
        </w:rPr>
        <w:t xml:space="preserve">    private bool</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BB59F24" w:rsidR="009F7A62" w:rsidRDefault="009F7A62" w:rsidP="00013F62">
      <w:pPr>
        <w:pStyle w:val="Code"/>
        <w:rPr>
          <w:highlight w:val="white"/>
        </w:rPr>
      </w:pPr>
      <w:r w:rsidRPr="00013F62">
        <w:rPr>
          <w:highlight w:val="white"/>
        </w:rPr>
        <w:t xml:space="preserve">    private int </w:t>
      </w:r>
      <w:r w:rsidR="00F26000">
        <w:rPr>
          <w:highlight w:val="white"/>
        </w:rPr>
        <w:t>m_offset</w:t>
      </w:r>
      <w:r w:rsidRPr="00013F62">
        <w:rPr>
          <w:highlight w:val="white"/>
        </w:rPr>
        <w:t>;</w:t>
      </w:r>
    </w:p>
    <w:p w14:paraId="4FC8EEFE" w14:textId="2BD95E25" w:rsidR="00A212DC" w:rsidRPr="00013F62" w:rsidRDefault="00130E8E" w:rsidP="00130E8E">
      <w:pPr>
        <w:rPr>
          <w:highlight w:val="white"/>
        </w:rPr>
      </w:pPr>
      <w:r>
        <w:rPr>
          <w:highlight w:val="white"/>
        </w:rPr>
        <w:t xml:space="preserve">When dereferencing a symbol with the </w:t>
      </w:r>
      <w:r w:rsidR="005D4CA1">
        <w:rPr>
          <w:highlight w:val="white"/>
        </w:rPr>
        <w:t>dereference</w:t>
      </w:r>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lastRenderedPageBreak/>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332DF6E3" w:rsidR="009F7A62" w:rsidRDefault="009F7A62" w:rsidP="00013F62">
      <w:pPr>
        <w:pStyle w:val="Code"/>
        <w:rPr>
          <w:highlight w:val="white"/>
        </w:rPr>
      </w:pPr>
      <w:r w:rsidRPr="00013F62">
        <w:rPr>
          <w:highlight w:val="white"/>
        </w:rPr>
        <w:t xml:space="preserve">      m_storage = storage;</w:t>
      </w:r>
    </w:p>
    <w:p w14:paraId="4DED7826" w14:textId="24FE4DD2"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0DFA773E" w14:textId="77777777" w:rsidR="00C47AB7" w:rsidRPr="00C47AB7" w:rsidRDefault="00C47AB7" w:rsidP="00C47AB7">
      <w:pPr>
        <w:pStyle w:val="Code"/>
        <w:rPr>
          <w:highlight w:val="white"/>
        </w:rPr>
      </w:pPr>
      <w:r w:rsidRPr="00C47AB7">
        <w:rPr>
          <w:highlight w:val="white"/>
        </w:rPr>
        <w:t xml:space="preserve">        m_uniqueName = m_name;</w:t>
      </w:r>
    </w:p>
    <w:p w14:paraId="6FEDB533" w14:textId="3398C5BF"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6E148940" w:rsidR="00013F62" w:rsidRDefault="009F7A62" w:rsidP="00013F62">
      <w:pPr>
        <w:pStyle w:val="Code"/>
        <w:rPr>
          <w:highlight w:val="white"/>
        </w:rPr>
      </w:pPr>
      <w:r w:rsidRPr="00013F62">
        <w:rPr>
          <w:highlight w:val="white"/>
        </w:rPr>
        <w:t xml:space="preserve">        m_uniqueName = Symbol.FileMarker + (UniqueNameCount++) +</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17EA5AF7" w14:textId="4A914EEB" w:rsidR="009F7A62" w:rsidRPr="00013F62" w:rsidRDefault="000F4BC8" w:rsidP="000F4BC8">
      <w:pPr>
        <w:rPr>
          <w:highlight w:val="white"/>
        </w:rPr>
      </w:pPr>
      <w:r>
        <w:rPr>
          <w:highlight w:val="white"/>
        </w:rPr>
        <w:t>In many expressions, the resulting value is a temporary symbol.</w:t>
      </w:r>
      <w:r w:rsidR="00C40A3C">
        <w:rPr>
          <w:highlight w:val="white"/>
        </w:rPr>
        <w:t xml:space="preserve"> In case of a dereference, arrow, dot, or index expression, the resulting symbol may be assignable and addressable.</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6A8022C3" w14:textId="77777777" w:rsidR="00D46DBD" w:rsidRDefault="009F7A62" w:rsidP="00013F62">
      <w:pPr>
        <w:pStyle w:val="Code"/>
        <w:rPr>
          <w:highlight w:val="white"/>
        </w:rPr>
      </w:pPr>
      <w:r w:rsidRPr="00013F62">
        <w:rPr>
          <w:highlight w:val="white"/>
        </w:rPr>
        <w:lastRenderedPageBreak/>
        <w:t xml:space="preserve">      m_falseSet = (falseSet != null) ? falseSet</w:t>
      </w:r>
    </w:p>
    <w:p w14:paraId="7975269F" w14:textId="5A8C7333" w:rsidR="009F7A62" w:rsidRPr="00013F62" w:rsidRDefault="00D46DBD" w:rsidP="00013F62">
      <w:pPr>
        <w:pStyle w:val="Code"/>
        <w:rPr>
          <w:highlight w:val="white"/>
        </w:rPr>
      </w:pPr>
      <w:r>
        <w:rPr>
          <w:highlight w:val="white"/>
        </w:rPr>
        <w:t xml:space="preserve">                                      </w:t>
      </w:r>
      <w:r w:rsidR="009F7A62" w:rsidRPr="00013F62">
        <w:rPr>
          <w:highlight w:val="white"/>
        </w:rPr>
        <w:t>: (new HashSet&lt;MiddleCode&gt;());</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65EA08B0" w14:textId="77777777" w:rsidR="004D13ED" w:rsidRDefault="004D13ED" w:rsidP="004D13ED">
      <w:pPr>
        <w:pStyle w:val="Code"/>
        <w:rPr>
          <w:highlight w:val="white"/>
        </w:rPr>
      </w:pPr>
      <w:r>
        <w:rPr>
          <w:highlight w:val="white"/>
        </w:rPr>
        <w:t xml:space="preserve">        </w:t>
      </w:r>
      <w:r w:rsidRPr="004D13ED">
        <w:rPr>
          <w:highlight w:val="white"/>
        </w:rPr>
        <w:t>return "Array_" + value.ToString() + Symbol.NumberId;</w:t>
      </w:r>
    </w:p>
    <w:p w14:paraId="6ADACEFB" w14:textId="3271DDE3" w:rsidR="009F7A62" w:rsidRPr="004D13ED" w:rsidRDefault="004D13ED" w:rsidP="004D13ED">
      <w:pPr>
        <w:pStyle w:val="Code"/>
        <w:rPr>
          <w:highlight w:val="white"/>
        </w:rPr>
      </w:pPr>
      <w:r>
        <w:rPr>
          <w:highlight w:val="white"/>
        </w:rPr>
        <w:t xml:space="preserve">      </w:t>
      </w:r>
      <w:r w:rsidR="009F7A62" w:rsidRPr="004D13ED">
        <w:rPr>
          <w:highlight w:val="white"/>
        </w:rPr>
        <w:t>}</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lastRenderedPageBreak/>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68FB381E" w:rsidR="009F7A62" w:rsidRPr="00EE197F" w:rsidRDefault="009F7A62" w:rsidP="00EE197F">
      <w:pPr>
        <w:pStyle w:val="Code"/>
        <w:rPr>
          <w:highlight w:val="white"/>
        </w:rPr>
      </w:pPr>
    </w:p>
    <w:p w14:paraId="1AED94D0" w14:textId="77777777" w:rsidR="00EE197F" w:rsidRPr="00EE197F" w:rsidRDefault="00EE197F" w:rsidP="00EE197F">
      <w:pPr>
        <w:pStyle w:val="Code"/>
        <w:rPr>
          <w:highlight w:val="white"/>
        </w:rPr>
      </w:pPr>
      <w:r w:rsidRPr="00EE197F">
        <w:rPr>
          <w:highlight w:val="white"/>
        </w:rPr>
        <w:t xml:space="preserve">    public bool FunctionDefinition {</w:t>
      </w:r>
    </w:p>
    <w:p w14:paraId="2772A690" w14:textId="77777777" w:rsidR="00EE197F" w:rsidRPr="00EE197F" w:rsidRDefault="00EE197F" w:rsidP="00EE197F">
      <w:pPr>
        <w:pStyle w:val="Code"/>
        <w:rPr>
          <w:highlight w:val="white"/>
        </w:rPr>
      </w:pPr>
      <w:r w:rsidRPr="00EE197F">
        <w:rPr>
          <w:highlight w:val="white"/>
        </w:rPr>
        <w:t xml:space="preserve">      get { return m_functionDefinition; }</w:t>
      </w:r>
    </w:p>
    <w:p w14:paraId="746CA239" w14:textId="77777777" w:rsidR="00EE197F" w:rsidRPr="00EE197F" w:rsidRDefault="00EE197F" w:rsidP="00EE197F">
      <w:pPr>
        <w:pStyle w:val="Code"/>
        <w:rPr>
          <w:highlight w:val="white"/>
        </w:rPr>
      </w:pPr>
      <w:r w:rsidRPr="00EE197F">
        <w:rPr>
          <w:highlight w:val="white"/>
        </w:rPr>
        <w:t xml:space="preserve">      set { m_functionDefinition = value; }</w:t>
      </w:r>
    </w:p>
    <w:p w14:paraId="06986297" w14:textId="77777777" w:rsidR="00EE197F" w:rsidRPr="00EE197F" w:rsidRDefault="00EE197F" w:rsidP="00EE197F">
      <w:pPr>
        <w:pStyle w:val="Code"/>
        <w:rPr>
          <w:highlight w:val="white"/>
        </w:rPr>
      </w:pPr>
      <w:r w:rsidRPr="00EE197F">
        <w:rPr>
          <w:highlight w:val="white"/>
        </w:rPr>
        <w:t xml:space="preserve">    }</w:t>
      </w:r>
    </w:p>
    <w:p w14:paraId="08A4D023" w14:textId="77777777" w:rsidR="00EE197F" w:rsidRPr="00EE197F" w:rsidRDefault="00EE197F" w:rsidP="00EE197F">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1AA0587C" w:rsidR="009F7A62" w:rsidRPr="009F7A62" w:rsidRDefault="009F7A62" w:rsidP="009F7A62">
      <w:pPr>
        <w:pStyle w:val="Code"/>
        <w:rPr>
          <w:highlight w:val="white"/>
        </w:rPr>
      </w:pPr>
      <w:r w:rsidRPr="009F7A62">
        <w:rPr>
          <w:highlight w:val="white"/>
        </w:rPr>
        <w:t xml:space="preserve">      get { return </w:t>
      </w:r>
      <w:r w:rsidR="00F26000">
        <w:rPr>
          <w:highlight w:val="white"/>
        </w:rPr>
        <w:t>m_offset</w:t>
      </w:r>
      <w:r w:rsidRPr="009F7A62">
        <w:rPr>
          <w:highlight w:val="white"/>
        </w:rPr>
        <w:t>; }</w:t>
      </w:r>
    </w:p>
    <w:p w14:paraId="0227A514" w14:textId="0A5EAE1D" w:rsidR="009F7A62" w:rsidRPr="009F7A62" w:rsidRDefault="009F7A62" w:rsidP="009F7A62">
      <w:pPr>
        <w:pStyle w:val="Code"/>
        <w:rPr>
          <w:highlight w:val="white"/>
        </w:rPr>
      </w:pPr>
      <w:r w:rsidRPr="009F7A62">
        <w:rPr>
          <w:highlight w:val="white"/>
        </w:rPr>
        <w:t xml:space="preserve">      set { </w:t>
      </w:r>
      <w:r w:rsidR="00F26000">
        <w:rPr>
          <w:highlight w:val="white"/>
        </w:rPr>
        <w:t>m_offset</w:t>
      </w:r>
      <w:r w:rsidRPr="009F7A62">
        <w:rPr>
          <w:highlight w:val="white"/>
        </w:rPr>
        <w:t xml:space="preserve">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lastRenderedPageBreak/>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36574280" w:rsidR="009F7A62" w:rsidRPr="009F7A62" w:rsidRDefault="009F7A62" w:rsidP="009F7A62">
      <w:pPr>
        <w:pStyle w:val="Code"/>
        <w:rPr>
          <w:highlight w:val="white"/>
        </w:rPr>
      </w:pPr>
      <w:r w:rsidRPr="009F7A62">
        <w:rPr>
          <w:highlight w:val="white"/>
        </w:rPr>
        <w:t xml:space="preserve">    public bool Parameter {</w:t>
      </w:r>
    </w:p>
    <w:p w14:paraId="6DC884E8" w14:textId="673E9E20" w:rsidR="009F7A62" w:rsidRPr="009F7A62" w:rsidRDefault="009F7A62" w:rsidP="009F7A62">
      <w:pPr>
        <w:pStyle w:val="Code"/>
        <w:rPr>
          <w:highlight w:val="white"/>
        </w:rPr>
      </w:pPr>
      <w:r w:rsidRPr="009F7A62">
        <w:rPr>
          <w:highlight w:val="white"/>
        </w:rPr>
        <w:t xml:space="preserve">      </w:t>
      </w:r>
      <w:r w:rsidR="00645815">
        <w:rPr>
          <w:highlight w:val="white"/>
        </w:rPr>
        <w:t xml:space="preserve">get { </w:t>
      </w:r>
      <w:r w:rsidRPr="009F7A62">
        <w:rPr>
          <w:highlight w:val="white"/>
        </w:rPr>
        <w:t>return m_parameter;</w:t>
      </w:r>
      <w:r w:rsidR="00645815">
        <w:rPr>
          <w:highlight w:val="white"/>
        </w:rPr>
        <w:t xml:space="preserve"> }</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1254D601" w14:textId="2686962B" w:rsidR="00C50D3D" w:rsidRDefault="00875BC4" w:rsidP="00875BC4">
      <w:pPr>
        <w:rPr>
          <w:highlight w:val="white"/>
        </w:rPr>
      </w:pPr>
      <w:r>
        <w:rPr>
          <w:highlight w:val="white"/>
        </w:rPr>
        <w:t>A symbol is a value if its name is not null (it may be null if it is parameter) and contains the number identifier</w:t>
      </w:r>
      <w:r w:rsidR="001F1580">
        <w:rPr>
          <w:highlight w:val="white"/>
        </w:rPr>
        <w:t>.</w:t>
      </w:r>
    </w:p>
    <w:p w14:paraId="34BE4E6B" w14:textId="49991F5C" w:rsidR="00C50D3D" w:rsidRPr="00C50D3D" w:rsidRDefault="00C50D3D" w:rsidP="00C50D3D">
      <w:pPr>
        <w:pStyle w:val="Code"/>
        <w:rPr>
          <w:highlight w:val="white"/>
        </w:rPr>
      </w:pPr>
      <w:r w:rsidRPr="00C50D3D">
        <w:rPr>
          <w:highlight w:val="white"/>
        </w:rPr>
        <w:t xml:space="preserve">    public bool IsValue() {</w:t>
      </w:r>
    </w:p>
    <w:p w14:paraId="03D32DD9" w14:textId="77777777" w:rsidR="00C50D3D" w:rsidRPr="00C50D3D" w:rsidRDefault="00C50D3D" w:rsidP="00C50D3D">
      <w:pPr>
        <w:pStyle w:val="Code"/>
        <w:rPr>
          <w:highlight w:val="white"/>
        </w:rPr>
      </w:pPr>
      <w:r w:rsidRPr="00C50D3D">
        <w:rPr>
          <w:highlight w:val="white"/>
        </w:rPr>
        <w:t xml:space="preserve">      return (m_name != null) &amp;&amp; m_name.Contains(NumberId);</w:t>
      </w:r>
    </w:p>
    <w:p w14:paraId="5792A28A" w14:textId="77777777" w:rsidR="00C50D3D" w:rsidRPr="00C50D3D" w:rsidRDefault="00C50D3D" w:rsidP="00C50D3D">
      <w:pPr>
        <w:pStyle w:val="Code"/>
        <w:rPr>
          <w:highlight w:val="white"/>
        </w:rPr>
      </w:pPr>
      <w:r w:rsidRPr="00C50D3D">
        <w:rPr>
          <w:highlight w:val="white"/>
        </w:rPr>
        <w:t xml:space="preserve">    }</w:t>
      </w:r>
    </w:p>
    <w:p w14:paraId="5FC2A051" w14:textId="00F3F320" w:rsidR="00875BC4" w:rsidRDefault="00623106" w:rsidP="00623106">
      <w:pPr>
        <w:rPr>
          <w:highlight w:val="white"/>
        </w:rPr>
      </w:pPr>
      <w:r>
        <w:rPr>
          <w:highlight w:val="white"/>
        </w:rPr>
        <w:t xml:space="preserve">A symbol </w:t>
      </w:r>
      <w:r w:rsidR="00CA76FE">
        <w:rPr>
          <w:highlight w:val="white"/>
        </w:rPr>
        <w:t>is temporary if its name is not null (it may be null if it is parameter)</w:t>
      </w:r>
      <w:r w:rsidR="00875BC4">
        <w:rPr>
          <w:highlight w:val="white"/>
        </w:rPr>
        <w:t xml:space="preserve"> and contains the temporary identifier, and its address symbol is null.</w:t>
      </w:r>
      <w:r w:rsidR="001F1580">
        <w:rPr>
          <w:highlight w:val="white"/>
        </w:rPr>
        <w:t xml:space="preserve"> Technically, it may still be a temporary symbol if its address symbol is not null. However, in that case it shall not be regarded as a temporary symbol.</w:t>
      </w:r>
    </w:p>
    <w:p w14:paraId="556419C1" w14:textId="77777777" w:rsidR="00C50D3D" w:rsidRPr="00C50D3D" w:rsidRDefault="00C50D3D" w:rsidP="00C50D3D">
      <w:pPr>
        <w:pStyle w:val="Code"/>
        <w:rPr>
          <w:highlight w:val="white"/>
        </w:rPr>
      </w:pPr>
      <w:r w:rsidRPr="00C50D3D">
        <w:rPr>
          <w:highlight w:val="white"/>
        </w:rPr>
        <w:t xml:space="preserve">    public bool IsTemporary() {</w:t>
      </w:r>
    </w:p>
    <w:p w14:paraId="7C3CD8C7" w14:textId="77777777" w:rsidR="00C50D3D" w:rsidRPr="00C50D3D" w:rsidRDefault="00C50D3D" w:rsidP="00C50D3D">
      <w:pPr>
        <w:pStyle w:val="Code"/>
        <w:rPr>
          <w:highlight w:val="white"/>
        </w:rPr>
      </w:pPr>
      <w:r w:rsidRPr="00C50D3D">
        <w:rPr>
          <w:highlight w:val="white"/>
        </w:rPr>
        <w:t xml:space="preserve">      return (m_name != null) &amp;&amp; m_name.Contains(TemporaryId) &amp;&amp;</w:t>
      </w:r>
    </w:p>
    <w:p w14:paraId="45553810" w14:textId="77777777" w:rsidR="00C50D3D" w:rsidRPr="00C50D3D" w:rsidRDefault="00C50D3D" w:rsidP="00C50D3D">
      <w:pPr>
        <w:pStyle w:val="Code"/>
        <w:rPr>
          <w:highlight w:val="white"/>
        </w:rPr>
      </w:pPr>
      <w:r w:rsidRPr="00C50D3D">
        <w:rPr>
          <w:highlight w:val="white"/>
        </w:rPr>
        <w:t xml:space="preserve">             (m_addressSymbol == null);             </w:t>
      </w:r>
    </w:p>
    <w:p w14:paraId="71549BB2" w14:textId="77777777" w:rsidR="00C50D3D" w:rsidRPr="00C50D3D" w:rsidRDefault="00C50D3D" w:rsidP="00C50D3D">
      <w:pPr>
        <w:pStyle w:val="Code"/>
        <w:rPr>
          <w:highlight w:val="white"/>
        </w:rPr>
      </w:pPr>
      <w:r w:rsidRPr="00C50D3D">
        <w:rPr>
          <w:highlight w:val="white"/>
        </w:rPr>
        <w:t xml:space="preserve">    }</w:t>
      </w:r>
    </w:p>
    <w:p w14:paraId="55E5EC5B" w14:textId="34A5B804" w:rsidR="00C50D3D" w:rsidRPr="00C50D3D" w:rsidRDefault="00C50D3D" w:rsidP="00C50D3D">
      <w:pPr>
        <w:rPr>
          <w:highlight w:val="white"/>
        </w:rPr>
      </w:pPr>
      <w:r>
        <w:rPr>
          <w:highlight w:val="white"/>
        </w:rPr>
        <w:t xml:space="preserve">The symbol is assignable if </w:t>
      </w:r>
      <w:r w:rsidR="006476B0">
        <w:rPr>
          <w:highlight w:val="white"/>
        </w:rPr>
        <w:t xml:space="preserve">it is not a value, </w:t>
      </w:r>
      <w:r>
        <w:rPr>
          <w:highlight w:val="white"/>
        </w:rPr>
        <w:t>its type not recursively constant</w:t>
      </w:r>
      <w:r w:rsidR="00CA76FE">
        <w:rPr>
          <w:highlight w:val="white"/>
        </w:rPr>
        <w:t>,</w:t>
      </w:r>
      <w:r>
        <w:rPr>
          <w:highlight w:val="white"/>
        </w:rPr>
        <w:t xml:space="preserve"> and is not an array</w:t>
      </w:r>
      <w:r w:rsidR="006476B0">
        <w:rPr>
          <w:highlight w:val="white"/>
        </w:rPr>
        <w:t xml:space="preserve">, </w:t>
      </w:r>
      <w:r>
        <w:rPr>
          <w:highlight w:val="white"/>
        </w:rPr>
        <w:t>function</w:t>
      </w:r>
      <w:r w:rsidR="006476B0">
        <w:rPr>
          <w:highlight w:val="white"/>
        </w:rPr>
        <w:t>, or string</w:t>
      </w:r>
      <w:r>
        <w:rPr>
          <w:highlight w:val="white"/>
        </w:rPr>
        <w:t xml:space="preserve">. A type is recursively constant if it is constant or, in case of a struct or union, any of its members is </w:t>
      </w:r>
      <w:r w:rsidR="006476B0">
        <w:rPr>
          <w:highlight w:val="white"/>
        </w:rPr>
        <w:t xml:space="preserve">recursively </w:t>
      </w:r>
      <w:r>
        <w:rPr>
          <w:highlight w:val="white"/>
        </w:rPr>
        <w:t>constant.</w:t>
      </w:r>
    </w:p>
    <w:p w14:paraId="70A94017" w14:textId="77777777" w:rsidR="00C50D3D" w:rsidRPr="00C50D3D" w:rsidRDefault="00C50D3D" w:rsidP="00C50D3D">
      <w:pPr>
        <w:pStyle w:val="Code"/>
        <w:rPr>
          <w:highlight w:val="white"/>
        </w:rPr>
      </w:pPr>
      <w:r w:rsidRPr="00C50D3D">
        <w:rPr>
          <w:highlight w:val="white"/>
        </w:rPr>
        <w:lastRenderedPageBreak/>
        <w:t xml:space="preserve">    public bool IsAssignable() {</w:t>
      </w:r>
    </w:p>
    <w:p w14:paraId="280C94D0" w14:textId="77777777" w:rsidR="00C50D3D" w:rsidRPr="00C50D3D" w:rsidRDefault="00C50D3D" w:rsidP="00C50D3D">
      <w:pPr>
        <w:pStyle w:val="Code"/>
        <w:rPr>
          <w:highlight w:val="white"/>
        </w:rPr>
      </w:pPr>
      <w:r w:rsidRPr="00C50D3D">
        <w:rPr>
          <w:highlight w:val="white"/>
        </w:rPr>
        <w:t xml:space="preserve">      return !IsValue() &amp;&amp; !m_type.IsConstantRecursive() &amp;&amp;</w:t>
      </w:r>
    </w:p>
    <w:p w14:paraId="05B5BD1E" w14:textId="77777777" w:rsidR="00C50D3D" w:rsidRPr="00C50D3D" w:rsidRDefault="00C50D3D" w:rsidP="00C50D3D">
      <w:pPr>
        <w:pStyle w:val="Code"/>
        <w:rPr>
          <w:highlight w:val="white"/>
        </w:rPr>
      </w:pPr>
      <w:r w:rsidRPr="00C50D3D">
        <w:rPr>
          <w:highlight w:val="white"/>
        </w:rPr>
        <w:t xml:space="preserve">             !m_type.IsArrayFunctionOrString();</w:t>
      </w:r>
    </w:p>
    <w:p w14:paraId="2824DB4D" w14:textId="77777777" w:rsidR="00C50D3D" w:rsidRPr="00C50D3D" w:rsidRDefault="00C50D3D" w:rsidP="00C50D3D">
      <w:pPr>
        <w:pStyle w:val="Code"/>
        <w:rPr>
          <w:highlight w:val="white"/>
        </w:rPr>
      </w:pPr>
      <w:r w:rsidRPr="00C50D3D">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16D4C621" w14:textId="77777777" w:rsidR="00D46DBD" w:rsidRDefault="009F7A62" w:rsidP="009F7A62">
      <w:pPr>
        <w:pStyle w:val="Code"/>
        <w:rPr>
          <w:highlight w:val="white"/>
        </w:rPr>
      </w:pPr>
      <w:r w:rsidRPr="009F7A62">
        <w:rPr>
          <w:highlight w:val="white"/>
        </w:rPr>
        <w:t xml:space="preserve">      return (index != -1) ? name.Substring(index + 1).Replace("#", "")</w:t>
      </w:r>
    </w:p>
    <w:p w14:paraId="6C32054B" w14:textId="5FF3A32B" w:rsidR="009F7A62" w:rsidRPr="009F7A62" w:rsidRDefault="00D46DBD" w:rsidP="009F7A62">
      <w:pPr>
        <w:pStyle w:val="Code"/>
        <w:rPr>
          <w:highlight w:val="white"/>
        </w:rPr>
      </w:pPr>
      <w:r>
        <w:rPr>
          <w:highlight w:val="white"/>
        </w:rPr>
        <w:t xml:space="preserve">                          </w:t>
      </w:r>
      <w:r w:rsidR="009F7A62" w:rsidRPr="009F7A62">
        <w:rPr>
          <w:highlight w:val="white"/>
        </w:rPr>
        <w:t xml:space="preserve">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163FCF14" w14:textId="2E70F939" w:rsidR="0034798B" w:rsidRDefault="0034798B" w:rsidP="00AB7E45">
      <w:pPr>
        <w:pStyle w:val="Rubrik2"/>
      </w:pPr>
      <w:bookmarkStart w:id="249" w:name="_Toc54119913"/>
      <w:r>
        <w:t>Static Symbols</w:t>
      </w:r>
      <w:bookmarkEnd w:id="249"/>
    </w:p>
    <w:p w14:paraId="0AA5AF9F" w14:textId="3509F1EC" w:rsidR="0034798B" w:rsidRDefault="0034798B" w:rsidP="00AB7E45">
      <w:pPr>
        <w:pStyle w:val="CodeHeader"/>
      </w:pPr>
      <w:proofErr w:type="spellStart"/>
      <w:r>
        <w:t>StaticSymbol.cs</w:t>
      </w:r>
      <w:proofErr w:type="spellEnd"/>
    </w:p>
    <w:p w14:paraId="134397D1" w14:textId="77777777" w:rsidR="00AB7E45" w:rsidRPr="00AB7E45" w:rsidRDefault="00AB7E45" w:rsidP="00AB7E45">
      <w:pPr>
        <w:pStyle w:val="Code"/>
        <w:rPr>
          <w:highlight w:val="white"/>
        </w:rPr>
      </w:pPr>
      <w:r w:rsidRPr="00AB7E45">
        <w:rPr>
          <w:highlight w:val="white"/>
        </w:rPr>
        <w:t>using System.IO;</w:t>
      </w:r>
    </w:p>
    <w:p w14:paraId="2323EF8A" w14:textId="77777777" w:rsidR="00AB7E45" w:rsidRPr="00AB7E45" w:rsidRDefault="00AB7E45" w:rsidP="00AB7E45">
      <w:pPr>
        <w:pStyle w:val="Code"/>
        <w:rPr>
          <w:highlight w:val="white"/>
        </w:rPr>
      </w:pPr>
    </w:p>
    <w:p w14:paraId="34A946F8" w14:textId="77777777" w:rsidR="00AB7E45" w:rsidRPr="00AB7E45" w:rsidRDefault="00AB7E45" w:rsidP="00AB7E45">
      <w:pPr>
        <w:pStyle w:val="Code"/>
        <w:rPr>
          <w:highlight w:val="white"/>
        </w:rPr>
      </w:pPr>
      <w:r w:rsidRPr="00AB7E45">
        <w:rPr>
          <w:highlight w:val="white"/>
        </w:rPr>
        <w:t>namespace CCompiler {</w:t>
      </w:r>
    </w:p>
    <w:p w14:paraId="5D1456A8" w14:textId="77777777" w:rsidR="00AB7E45" w:rsidRPr="00AB7E45" w:rsidRDefault="00AB7E45" w:rsidP="00AB7E45">
      <w:pPr>
        <w:pStyle w:val="Code"/>
        <w:rPr>
          <w:highlight w:val="white"/>
        </w:rPr>
      </w:pPr>
      <w:r w:rsidRPr="00AB7E45">
        <w:rPr>
          <w:highlight w:val="white"/>
        </w:rPr>
        <w:t xml:space="preserve">  public abstract class StaticSymbol {</w:t>
      </w:r>
    </w:p>
    <w:p w14:paraId="704D5E91" w14:textId="77777777" w:rsidR="00AB7E45" w:rsidRPr="00AB7E45" w:rsidRDefault="00AB7E45" w:rsidP="00AB7E45">
      <w:pPr>
        <w:pStyle w:val="Code"/>
        <w:rPr>
          <w:highlight w:val="white"/>
        </w:rPr>
      </w:pPr>
      <w:r w:rsidRPr="00AB7E45">
        <w:rPr>
          <w:highlight w:val="white"/>
        </w:rPr>
        <w:t xml:space="preserve">    private string m_uniqueName;</w:t>
      </w:r>
    </w:p>
    <w:p w14:paraId="6331E453" w14:textId="77777777" w:rsidR="00AB7E45" w:rsidRPr="00AB7E45" w:rsidRDefault="00AB7E45" w:rsidP="00AB7E45">
      <w:pPr>
        <w:pStyle w:val="Code"/>
        <w:rPr>
          <w:highlight w:val="white"/>
        </w:rPr>
      </w:pPr>
    </w:p>
    <w:p w14:paraId="0C11238A" w14:textId="77777777" w:rsidR="00AB7E45" w:rsidRPr="00AB7E45" w:rsidRDefault="00AB7E45" w:rsidP="00AB7E45">
      <w:pPr>
        <w:pStyle w:val="Code"/>
        <w:rPr>
          <w:highlight w:val="white"/>
        </w:rPr>
      </w:pPr>
      <w:r w:rsidRPr="00AB7E45">
        <w:rPr>
          <w:highlight w:val="white"/>
        </w:rPr>
        <w:t xml:space="preserve">    public StaticSymbol() {</w:t>
      </w:r>
    </w:p>
    <w:p w14:paraId="088D2161" w14:textId="77777777" w:rsidR="00AB7E45" w:rsidRPr="00AB7E45" w:rsidRDefault="00AB7E45" w:rsidP="00AB7E45">
      <w:pPr>
        <w:pStyle w:val="Code"/>
        <w:rPr>
          <w:highlight w:val="white"/>
        </w:rPr>
      </w:pPr>
      <w:r w:rsidRPr="00AB7E45">
        <w:rPr>
          <w:highlight w:val="white"/>
        </w:rPr>
        <w:t xml:space="preserve">      // Empty.</w:t>
      </w:r>
    </w:p>
    <w:p w14:paraId="29463B37" w14:textId="77777777" w:rsidR="00AB7E45" w:rsidRPr="00AB7E45" w:rsidRDefault="00AB7E45" w:rsidP="00AB7E45">
      <w:pPr>
        <w:pStyle w:val="Code"/>
        <w:rPr>
          <w:highlight w:val="white"/>
        </w:rPr>
      </w:pPr>
      <w:r w:rsidRPr="00AB7E45">
        <w:rPr>
          <w:highlight w:val="white"/>
        </w:rPr>
        <w:t xml:space="preserve">    }</w:t>
      </w:r>
    </w:p>
    <w:p w14:paraId="065A7092" w14:textId="77777777" w:rsidR="00AB7E45" w:rsidRPr="00AB7E45" w:rsidRDefault="00AB7E45" w:rsidP="00AB7E45">
      <w:pPr>
        <w:pStyle w:val="Code"/>
        <w:rPr>
          <w:highlight w:val="white"/>
        </w:rPr>
      </w:pPr>
    </w:p>
    <w:p w14:paraId="569D3E5F" w14:textId="77777777" w:rsidR="00AB7E45" w:rsidRPr="00AB7E45" w:rsidRDefault="00AB7E45" w:rsidP="00AB7E45">
      <w:pPr>
        <w:pStyle w:val="Code"/>
        <w:rPr>
          <w:highlight w:val="white"/>
        </w:rPr>
      </w:pPr>
      <w:r w:rsidRPr="00AB7E45">
        <w:rPr>
          <w:highlight w:val="white"/>
        </w:rPr>
        <w:t xml:space="preserve">    public StaticSymbol(string uniqueName) {</w:t>
      </w:r>
    </w:p>
    <w:p w14:paraId="696E983A" w14:textId="77777777" w:rsidR="00AB7E45" w:rsidRPr="00AB7E45" w:rsidRDefault="00AB7E45" w:rsidP="00AB7E45">
      <w:pPr>
        <w:pStyle w:val="Code"/>
        <w:rPr>
          <w:highlight w:val="white"/>
        </w:rPr>
      </w:pPr>
      <w:r w:rsidRPr="00AB7E45">
        <w:rPr>
          <w:highlight w:val="white"/>
        </w:rPr>
        <w:t xml:space="preserve">      m_uniqueName = uniqueName;</w:t>
      </w:r>
    </w:p>
    <w:p w14:paraId="52D2E17B" w14:textId="77777777" w:rsidR="00AB7E45" w:rsidRPr="00AB7E45" w:rsidRDefault="00AB7E45" w:rsidP="00AB7E45">
      <w:pPr>
        <w:pStyle w:val="Code"/>
        <w:rPr>
          <w:highlight w:val="white"/>
        </w:rPr>
      </w:pPr>
      <w:r w:rsidRPr="00AB7E45">
        <w:rPr>
          <w:highlight w:val="white"/>
        </w:rPr>
        <w:t xml:space="preserve">    }</w:t>
      </w:r>
    </w:p>
    <w:p w14:paraId="7F21018C" w14:textId="77777777" w:rsidR="00AB7E45" w:rsidRPr="00AB7E45" w:rsidRDefault="00AB7E45" w:rsidP="00AB7E45">
      <w:pPr>
        <w:pStyle w:val="Code"/>
        <w:rPr>
          <w:highlight w:val="white"/>
        </w:rPr>
      </w:pPr>
    </w:p>
    <w:p w14:paraId="30455E35" w14:textId="77777777" w:rsidR="00AB7E45" w:rsidRPr="00AB7E45" w:rsidRDefault="00AB7E45" w:rsidP="00AB7E45">
      <w:pPr>
        <w:pStyle w:val="Code"/>
        <w:rPr>
          <w:highlight w:val="white"/>
        </w:rPr>
      </w:pPr>
      <w:r w:rsidRPr="00AB7E45">
        <w:rPr>
          <w:highlight w:val="white"/>
        </w:rPr>
        <w:t xml:space="preserve">    public override bool Equals(object obj) {</w:t>
      </w:r>
    </w:p>
    <w:p w14:paraId="703BE4F4" w14:textId="77777777" w:rsidR="00AB7E45" w:rsidRPr="00AB7E45" w:rsidRDefault="00AB7E45" w:rsidP="00AB7E45">
      <w:pPr>
        <w:pStyle w:val="Code"/>
        <w:rPr>
          <w:highlight w:val="white"/>
        </w:rPr>
      </w:pPr>
      <w:r w:rsidRPr="00AB7E45">
        <w:rPr>
          <w:highlight w:val="white"/>
        </w:rPr>
        <w:t xml:space="preserve">      if (obj is StaticSymbol) {</w:t>
      </w:r>
    </w:p>
    <w:p w14:paraId="44CB4C57" w14:textId="77777777" w:rsidR="00AB7E45" w:rsidRPr="00AB7E45" w:rsidRDefault="00AB7E45" w:rsidP="00AB7E45">
      <w:pPr>
        <w:pStyle w:val="Code"/>
        <w:rPr>
          <w:highlight w:val="white"/>
        </w:rPr>
      </w:pPr>
      <w:r w:rsidRPr="00AB7E45">
        <w:rPr>
          <w:highlight w:val="white"/>
        </w:rPr>
        <w:t xml:space="preserve">        return m_uniqueName.Equals(((StaticSymbol) obj).m_uniqueName);</w:t>
      </w:r>
    </w:p>
    <w:p w14:paraId="463C8E6E" w14:textId="77777777" w:rsidR="00AB7E45" w:rsidRPr="00AB7E45" w:rsidRDefault="00AB7E45" w:rsidP="00AB7E45">
      <w:pPr>
        <w:pStyle w:val="Code"/>
        <w:rPr>
          <w:highlight w:val="white"/>
        </w:rPr>
      </w:pPr>
      <w:r w:rsidRPr="00AB7E45">
        <w:rPr>
          <w:highlight w:val="white"/>
        </w:rPr>
        <w:t xml:space="preserve">      }</w:t>
      </w:r>
    </w:p>
    <w:p w14:paraId="1C30F039" w14:textId="77777777" w:rsidR="00AB7E45" w:rsidRPr="00AB7E45" w:rsidRDefault="00AB7E45" w:rsidP="00AB7E45">
      <w:pPr>
        <w:pStyle w:val="Code"/>
        <w:rPr>
          <w:highlight w:val="white"/>
        </w:rPr>
      </w:pPr>
    </w:p>
    <w:p w14:paraId="1C7C8184" w14:textId="77777777" w:rsidR="00AB7E45" w:rsidRPr="00AB7E45" w:rsidRDefault="00AB7E45" w:rsidP="00AB7E45">
      <w:pPr>
        <w:pStyle w:val="Code"/>
        <w:rPr>
          <w:highlight w:val="white"/>
        </w:rPr>
      </w:pPr>
      <w:r w:rsidRPr="00AB7E45">
        <w:rPr>
          <w:highlight w:val="white"/>
        </w:rPr>
        <w:t xml:space="preserve">      return false;</w:t>
      </w:r>
    </w:p>
    <w:p w14:paraId="6F817161" w14:textId="77777777" w:rsidR="00AB7E45" w:rsidRPr="00AB7E45" w:rsidRDefault="00AB7E45" w:rsidP="00AB7E45">
      <w:pPr>
        <w:pStyle w:val="Code"/>
        <w:rPr>
          <w:highlight w:val="white"/>
        </w:rPr>
      </w:pPr>
      <w:r w:rsidRPr="00AB7E45">
        <w:rPr>
          <w:highlight w:val="white"/>
        </w:rPr>
        <w:lastRenderedPageBreak/>
        <w:t xml:space="preserve">    }</w:t>
      </w:r>
    </w:p>
    <w:p w14:paraId="53E77A91" w14:textId="77777777" w:rsidR="00AB7E45" w:rsidRPr="00AB7E45" w:rsidRDefault="00AB7E45" w:rsidP="00AB7E45">
      <w:pPr>
        <w:pStyle w:val="Code"/>
        <w:rPr>
          <w:highlight w:val="white"/>
        </w:rPr>
      </w:pPr>
    </w:p>
    <w:p w14:paraId="7255EEE7" w14:textId="77777777" w:rsidR="00AB7E45" w:rsidRPr="00AB7E45" w:rsidRDefault="00AB7E45" w:rsidP="00AB7E45">
      <w:pPr>
        <w:pStyle w:val="Code"/>
        <w:rPr>
          <w:highlight w:val="white"/>
        </w:rPr>
      </w:pPr>
      <w:r w:rsidRPr="00AB7E45">
        <w:rPr>
          <w:highlight w:val="white"/>
        </w:rPr>
        <w:t xml:space="preserve">    public override int GetHashCode() {</w:t>
      </w:r>
    </w:p>
    <w:p w14:paraId="65BB1923" w14:textId="77777777" w:rsidR="00AB7E45" w:rsidRPr="00AB7E45" w:rsidRDefault="00AB7E45" w:rsidP="00AB7E45">
      <w:pPr>
        <w:pStyle w:val="Code"/>
        <w:rPr>
          <w:highlight w:val="white"/>
        </w:rPr>
      </w:pPr>
      <w:r w:rsidRPr="00AB7E45">
        <w:rPr>
          <w:highlight w:val="white"/>
        </w:rPr>
        <w:t xml:space="preserve">      return m_uniqueName.GetHashCode();</w:t>
      </w:r>
    </w:p>
    <w:p w14:paraId="55C0526B" w14:textId="77777777" w:rsidR="00AB7E45" w:rsidRPr="00AB7E45" w:rsidRDefault="00AB7E45" w:rsidP="00AB7E45">
      <w:pPr>
        <w:pStyle w:val="Code"/>
        <w:rPr>
          <w:highlight w:val="white"/>
        </w:rPr>
      </w:pPr>
      <w:r w:rsidRPr="00AB7E45">
        <w:rPr>
          <w:highlight w:val="white"/>
        </w:rPr>
        <w:t xml:space="preserve">    }</w:t>
      </w:r>
    </w:p>
    <w:p w14:paraId="4E26B2A1" w14:textId="77777777" w:rsidR="00AB7E45" w:rsidRPr="00AB7E45" w:rsidRDefault="00AB7E45" w:rsidP="00AB7E45">
      <w:pPr>
        <w:pStyle w:val="Code"/>
        <w:rPr>
          <w:highlight w:val="white"/>
        </w:rPr>
      </w:pPr>
    </w:p>
    <w:p w14:paraId="3D9FA993" w14:textId="77777777" w:rsidR="00AB7E45" w:rsidRPr="00AB7E45" w:rsidRDefault="00AB7E45" w:rsidP="00AB7E45">
      <w:pPr>
        <w:pStyle w:val="Code"/>
        <w:rPr>
          <w:highlight w:val="white"/>
        </w:rPr>
      </w:pPr>
      <w:r w:rsidRPr="00AB7E45">
        <w:rPr>
          <w:highlight w:val="white"/>
        </w:rPr>
        <w:t xml:space="preserve">    public string UniqueName {</w:t>
      </w:r>
    </w:p>
    <w:p w14:paraId="31393323" w14:textId="77777777" w:rsidR="00AB7E45" w:rsidRPr="00AB7E45" w:rsidRDefault="00AB7E45" w:rsidP="00AB7E45">
      <w:pPr>
        <w:pStyle w:val="Code"/>
        <w:rPr>
          <w:highlight w:val="white"/>
        </w:rPr>
      </w:pPr>
      <w:r w:rsidRPr="00AB7E45">
        <w:rPr>
          <w:highlight w:val="white"/>
        </w:rPr>
        <w:t xml:space="preserve">      get { return m_uniqueName; }</w:t>
      </w:r>
    </w:p>
    <w:p w14:paraId="7A6B8B2C" w14:textId="77777777" w:rsidR="00AB7E45" w:rsidRPr="00AB7E45" w:rsidRDefault="00AB7E45" w:rsidP="00AB7E45">
      <w:pPr>
        <w:pStyle w:val="Code"/>
        <w:rPr>
          <w:highlight w:val="white"/>
        </w:rPr>
      </w:pPr>
      <w:r w:rsidRPr="00AB7E45">
        <w:rPr>
          <w:highlight w:val="white"/>
        </w:rPr>
        <w:t xml:space="preserve">    }</w:t>
      </w:r>
    </w:p>
    <w:p w14:paraId="0AC6FF70" w14:textId="77777777" w:rsidR="00AB7E45" w:rsidRPr="00AB7E45" w:rsidRDefault="00AB7E45" w:rsidP="00AB7E45">
      <w:pPr>
        <w:pStyle w:val="Code"/>
        <w:rPr>
          <w:highlight w:val="white"/>
        </w:rPr>
      </w:pPr>
    </w:p>
    <w:p w14:paraId="0F422742" w14:textId="77777777" w:rsidR="00AB7E45" w:rsidRPr="00AB7E45" w:rsidRDefault="00AB7E45" w:rsidP="00AB7E45">
      <w:pPr>
        <w:pStyle w:val="Code"/>
        <w:rPr>
          <w:highlight w:val="white"/>
        </w:rPr>
      </w:pPr>
      <w:r w:rsidRPr="00AB7E45">
        <w:rPr>
          <w:highlight w:val="white"/>
        </w:rPr>
        <w:t xml:space="preserve">    public virtual void Save(BinaryWriter outStream) {</w:t>
      </w:r>
    </w:p>
    <w:p w14:paraId="77E8D1F6" w14:textId="77777777" w:rsidR="00AB7E45" w:rsidRPr="00AB7E45" w:rsidRDefault="00AB7E45" w:rsidP="00AB7E45">
      <w:pPr>
        <w:pStyle w:val="Code"/>
        <w:rPr>
          <w:highlight w:val="white"/>
        </w:rPr>
      </w:pPr>
      <w:r w:rsidRPr="00AB7E45">
        <w:rPr>
          <w:highlight w:val="white"/>
        </w:rPr>
        <w:t xml:space="preserve">      outStream.Write(m_uniqueName);</w:t>
      </w:r>
    </w:p>
    <w:p w14:paraId="39CBB30B" w14:textId="77777777" w:rsidR="00AB7E45" w:rsidRPr="00AB7E45" w:rsidRDefault="00AB7E45" w:rsidP="00AB7E45">
      <w:pPr>
        <w:pStyle w:val="Code"/>
        <w:rPr>
          <w:highlight w:val="white"/>
        </w:rPr>
      </w:pPr>
      <w:r w:rsidRPr="00AB7E45">
        <w:rPr>
          <w:highlight w:val="white"/>
        </w:rPr>
        <w:t xml:space="preserve">    }</w:t>
      </w:r>
    </w:p>
    <w:p w14:paraId="56A07D65" w14:textId="77777777" w:rsidR="00AB7E45" w:rsidRPr="00AB7E45" w:rsidRDefault="00AB7E45" w:rsidP="00AB7E45">
      <w:pPr>
        <w:pStyle w:val="Code"/>
        <w:rPr>
          <w:highlight w:val="white"/>
        </w:rPr>
      </w:pPr>
    </w:p>
    <w:p w14:paraId="65F761B5" w14:textId="77777777" w:rsidR="00AB7E45" w:rsidRPr="00AB7E45" w:rsidRDefault="00AB7E45" w:rsidP="00AB7E45">
      <w:pPr>
        <w:pStyle w:val="Code"/>
        <w:rPr>
          <w:highlight w:val="white"/>
        </w:rPr>
      </w:pPr>
      <w:r w:rsidRPr="00AB7E45">
        <w:rPr>
          <w:highlight w:val="white"/>
        </w:rPr>
        <w:t xml:space="preserve">    public virtual void Load(BinaryReader inStream) {</w:t>
      </w:r>
    </w:p>
    <w:p w14:paraId="5E6C4AAC" w14:textId="77777777" w:rsidR="00AB7E45" w:rsidRPr="00AB7E45" w:rsidRDefault="00AB7E45" w:rsidP="00AB7E45">
      <w:pPr>
        <w:pStyle w:val="Code"/>
        <w:rPr>
          <w:highlight w:val="white"/>
        </w:rPr>
      </w:pPr>
      <w:r w:rsidRPr="00AB7E45">
        <w:rPr>
          <w:highlight w:val="white"/>
        </w:rPr>
        <w:t xml:space="preserve">      m_uniqueName = inStream.ReadString();</w:t>
      </w:r>
    </w:p>
    <w:p w14:paraId="7B79943A" w14:textId="77777777" w:rsidR="00AB7E45" w:rsidRPr="00AB7E45" w:rsidRDefault="00AB7E45" w:rsidP="00AB7E45">
      <w:pPr>
        <w:pStyle w:val="Code"/>
        <w:rPr>
          <w:highlight w:val="white"/>
        </w:rPr>
      </w:pPr>
      <w:r w:rsidRPr="00AB7E45">
        <w:rPr>
          <w:highlight w:val="white"/>
        </w:rPr>
        <w:t xml:space="preserve">    }</w:t>
      </w:r>
    </w:p>
    <w:p w14:paraId="02387CEB" w14:textId="77777777" w:rsidR="00AB7E45" w:rsidRPr="00AB7E45" w:rsidRDefault="00AB7E45" w:rsidP="00AB7E45">
      <w:pPr>
        <w:pStyle w:val="Code"/>
        <w:rPr>
          <w:highlight w:val="white"/>
        </w:rPr>
      </w:pPr>
      <w:r w:rsidRPr="00AB7E45">
        <w:rPr>
          <w:highlight w:val="white"/>
        </w:rPr>
        <w:t xml:space="preserve">  }</w:t>
      </w:r>
    </w:p>
    <w:p w14:paraId="4C1D02FC" w14:textId="77777777" w:rsidR="00AB7E45" w:rsidRPr="00AB7E45" w:rsidRDefault="00AB7E45" w:rsidP="00AB7E45">
      <w:pPr>
        <w:pStyle w:val="Code"/>
        <w:rPr>
          <w:highlight w:val="white"/>
        </w:rPr>
      </w:pPr>
      <w:r w:rsidRPr="00AB7E45">
        <w:rPr>
          <w:highlight w:val="white"/>
        </w:rPr>
        <w:t>}</w:t>
      </w:r>
    </w:p>
    <w:p w14:paraId="114F2EEC" w14:textId="2E2FCEFC" w:rsidR="0034798B" w:rsidRDefault="0034798B" w:rsidP="00AB7E45">
      <w:pPr>
        <w:pStyle w:val="CodeHeader"/>
      </w:pPr>
      <w:proofErr w:type="spellStart"/>
      <w:r>
        <w:t>StaticSymbolLinux.cs</w:t>
      </w:r>
      <w:proofErr w:type="spellEnd"/>
    </w:p>
    <w:p w14:paraId="263E80F8" w14:textId="77777777" w:rsidR="00753E1A" w:rsidRPr="00753E1A" w:rsidRDefault="00753E1A" w:rsidP="00753E1A">
      <w:pPr>
        <w:pStyle w:val="Code"/>
        <w:rPr>
          <w:highlight w:val="white"/>
        </w:rPr>
      </w:pPr>
      <w:r w:rsidRPr="00753E1A">
        <w:rPr>
          <w:highlight w:val="white"/>
        </w:rPr>
        <w:t>using System;</w:t>
      </w:r>
    </w:p>
    <w:p w14:paraId="46E68056" w14:textId="77777777" w:rsidR="00753E1A" w:rsidRPr="00753E1A" w:rsidRDefault="00753E1A" w:rsidP="00753E1A">
      <w:pPr>
        <w:pStyle w:val="Code"/>
        <w:rPr>
          <w:highlight w:val="white"/>
        </w:rPr>
      </w:pPr>
      <w:r w:rsidRPr="00753E1A">
        <w:rPr>
          <w:highlight w:val="white"/>
        </w:rPr>
        <w:t>using System.IO;</w:t>
      </w:r>
    </w:p>
    <w:p w14:paraId="13D63FB5" w14:textId="77777777" w:rsidR="00753E1A" w:rsidRPr="00753E1A" w:rsidRDefault="00753E1A" w:rsidP="00753E1A">
      <w:pPr>
        <w:pStyle w:val="Code"/>
        <w:rPr>
          <w:highlight w:val="white"/>
        </w:rPr>
      </w:pPr>
      <w:r w:rsidRPr="00753E1A">
        <w:rPr>
          <w:highlight w:val="white"/>
        </w:rPr>
        <w:t>using System.Collections.Generic;</w:t>
      </w:r>
    </w:p>
    <w:p w14:paraId="1D56BBC7" w14:textId="77777777" w:rsidR="00753E1A" w:rsidRPr="00753E1A" w:rsidRDefault="00753E1A" w:rsidP="00753E1A">
      <w:pPr>
        <w:pStyle w:val="Code"/>
        <w:rPr>
          <w:highlight w:val="white"/>
        </w:rPr>
      </w:pPr>
    </w:p>
    <w:p w14:paraId="236E7D8A" w14:textId="77777777" w:rsidR="00753E1A" w:rsidRPr="00753E1A" w:rsidRDefault="00753E1A" w:rsidP="00753E1A">
      <w:pPr>
        <w:pStyle w:val="Code"/>
        <w:rPr>
          <w:highlight w:val="white"/>
        </w:rPr>
      </w:pPr>
      <w:r w:rsidRPr="00753E1A">
        <w:rPr>
          <w:highlight w:val="white"/>
        </w:rPr>
        <w:t>namespace CCompiler {</w:t>
      </w:r>
    </w:p>
    <w:p w14:paraId="60D2CC1B" w14:textId="77777777" w:rsidR="00753E1A" w:rsidRPr="00753E1A" w:rsidRDefault="00753E1A" w:rsidP="00753E1A">
      <w:pPr>
        <w:pStyle w:val="Code"/>
        <w:rPr>
          <w:highlight w:val="white"/>
        </w:rPr>
      </w:pPr>
      <w:r w:rsidRPr="00753E1A">
        <w:rPr>
          <w:highlight w:val="white"/>
        </w:rPr>
        <w:t xml:space="preserve">  public class StaticSymbolLinux : StaticSymbol {</w:t>
      </w:r>
    </w:p>
    <w:p w14:paraId="11ED11C3" w14:textId="77777777" w:rsidR="00753E1A" w:rsidRPr="00753E1A" w:rsidRDefault="00753E1A" w:rsidP="00753E1A">
      <w:pPr>
        <w:pStyle w:val="Code"/>
        <w:rPr>
          <w:highlight w:val="white"/>
        </w:rPr>
      </w:pPr>
      <w:r w:rsidRPr="00753E1A">
        <w:rPr>
          <w:highlight w:val="white"/>
        </w:rPr>
        <w:t xml:space="preserve">    private List&lt;String&gt; m_textList;</w:t>
      </w:r>
    </w:p>
    <w:p w14:paraId="4ECF132C" w14:textId="77777777" w:rsidR="00753E1A" w:rsidRPr="00753E1A" w:rsidRDefault="00753E1A" w:rsidP="00753E1A">
      <w:pPr>
        <w:pStyle w:val="Code"/>
        <w:rPr>
          <w:highlight w:val="white"/>
        </w:rPr>
      </w:pPr>
      <w:r w:rsidRPr="00753E1A">
        <w:rPr>
          <w:highlight w:val="white"/>
        </w:rPr>
        <w:t xml:space="preserve">    private ISet&lt;string&gt; m_externSet;</w:t>
      </w:r>
    </w:p>
    <w:p w14:paraId="791F54B3" w14:textId="77777777" w:rsidR="00753E1A" w:rsidRPr="00753E1A" w:rsidRDefault="00753E1A" w:rsidP="00753E1A">
      <w:pPr>
        <w:pStyle w:val="Code"/>
        <w:rPr>
          <w:highlight w:val="white"/>
        </w:rPr>
      </w:pPr>
    </w:p>
    <w:p w14:paraId="42014F70" w14:textId="77777777" w:rsidR="00753E1A" w:rsidRPr="00753E1A" w:rsidRDefault="00753E1A" w:rsidP="00753E1A">
      <w:pPr>
        <w:pStyle w:val="Code"/>
        <w:rPr>
          <w:highlight w:val="white"/>
        </w:rPr>
      </w:pPr>
      <w:r w:rsidRPr="00753E1A">
        <w:rPr>
          <w:highlight w:val="white"/>
        </w:rPr>
        <w:t xml:space="preserve">    public StaticSymbolLinux(string uniqueName, List&lt;string&gt; textList,</w:t>
      </w:r>
    </w:p>
    <w:p w14:paraId="475151A1" w14:textId="77777777" w:rsidR="00753E1A" w:rsidRPr="00753E1A" w:rsidRDefault="00753E1A" w:rsidP="00753E1A">
      <w:pPr>
        <w:pStyle w:val="Code"/>
        <w:rPr>
          <w:highlight w:val="white"/>
        </w:rPr>
      </w:pPr>
      <w:r w:rsidRPr="00753E1A">
        <w:rPr>
          <w:highlight w:val="white"/>
        </w:rPr>
        <w:t xml:space="preserve">                             ISet&lt;string&gt; externSet)</w:t>
      </w:r>
    </w:p>
    <w:p w14:paraId="15B57471" w14:textId="77777777" w:rsidR="00753E1A" w:rsidRPr="00753E1A" w:rsidRDefault="00753E1A" w:rsidP="00753E1A">
      <w:pPr>
        <w:pStyle w:val="Code"/>
        <w:rPr>
          <w:highlight w:val="white"/>
        </w:rPr>
      </w:pPr>
      <w:r w:rsidRPr="00753E1A">
        <w:rPr>
          <w:highlight w:val="white"/>
        </w:rPr>
        <w:t xml:space="preserve">     :base(uniqueName) {</w:t>
      </w:r>
    </w:p>
    <w:p w14:paraId="6D40DC8E" w14:textId="77777777" w:rsidR="00753E1A" w:rsidRPr="00753E1A" w:rsidRDefault="00753E1A" w:rsidP="00753E1A">
      <w:pPr>
        <w:pStyle w:val="Code"/>
        <w:rPr>
          <w:highlight w:val="white"/>
        </w:rPr>
      </w:pPr>
      <w:r w:rsidRPr="00753E1A">
        <w:rPr>
          <w:highlight w:val="white"/>
        </w:rPr>
        <w:t xml:space="preserve">      m_textList = textList;</w:t>
      </w:r>
    </w:p>
    <w:p w14:paraId="6C5A14B1" w14:textId="77777777" w:rsidR="00753E1A" w:rsidRPr="00753E1A" w:rsidRDefault="00753E1A" w:rsidP="00753E1A">
      <w:pPr>
        <w:pStyle w:val="Code"/>
        <w:rPr>
          <w:highlight w:val="white"/>
        </w:rPr>
      </w:pPr>
      <w:r w:rsidRPr="00753E1A">
        <w:rPr>
          <w:highlight w:val="white"/>
        </w:rPr>
        <w:t xml:space="preserve">      m_externSet = externSet;</w:t>
      </w:r>
    </w:p>
    <w:p w14:paraId="56D8B3B9" w14:textId="77777777" w:rsidR="00753E1A" w:rsidRPr="00753E1A" w:rsidRDefault="00753E1A" w:rsidP="00753E1A">
      <w:pPr>
        <w:pStyle w:val="Code"/>
        <w:rPr>
          <w:highlight w:val="white"/>
        </w:rPr>
      </w:pPr>
      <w:r w:rsidRPr="00753E1A">
        <w:rPr>
          <w:highlight w:val="white"/>
        </w:rPr>
        <w:t xml:space="preserve">    }</w:t>
      </w:r>
    </w:p>
    <w:p w14:paraId="5273AFED" w14:textId="77777777" w:rsidR="00753E1A" w:rsidRPr="00753E1A" w:rsidRDefault="00753E1A" w:rsidP="00753E1A">
      <w:pPr>
        <w:pStyle w:val="Code"/>
        <w:rPr>
          <w:highlight w:val="white"/>
        </w:rPr>
      </w:pPr>
    </w:p>
    <w:p w14:paraId="3B30EA45" w14:textId="77777777" w:rsidR="00753E1A" w:rsidRPr="00753E1A" w:rsidRDefault="00753E1A" w:rsidP="00753E1A">
      <w:pPr>
        <w:pStyle w:val="Code"/>
        <w:rPr>
          <w:highlight w:val="white"/>
        </w:rPr>
      </w:pPr>
      <w:r w:rsidRPr="00753E1A">
        <w:rPr>
          <w:highlight w:val="white"/>
        </w:rPr>
        <w:t xml:space="preserve">    public List&lt;string&gt; TextList {</w:t>
      </w:r>
    </w:p>
    <w:p w14:paraId="5E98245E" w14:textId="77777777" w:rsidR="00753E1A" w:rsidRPr="00753E1A" w:rsidRDefault="00753E1A" w:rsidP="00753E1A">
      <w:pPr>
        <w:pStyle w:val="Code"/>
        <w:rPr>
          <w:highlight w:val="white"/>
        </w:rPr>
      </w:pPr>
      <w:r w:rsidRPr="00753E1A">
        <w:rPr>
          <w:highlight w:val="white"/>
        </w:rPr>
        <w:t xml:space="preserve">      get { return m_textList; }</w:t>
      </w:r>
    </w:p>
    <w:p w14:paraId="0DB8190C" w14:textId="77777777" w:rsidR="00753E1A" w:rsidRPr="00753E1A" w:rsidRDefault="00753E1A" w:rsidP="00753E1A">
      <w:pPr>
        <w:pStyle w:val="Code"/>
        <w:rPr>
          <w:highlight w:val="white"/>
        </w:rPr>
      </w:pPr>
      <w:r w:rsidRPr="00753E1A">
        <w:rPr>
          <w:highlight w:val="white"/>
        </w:rPr>
        <w:t xml:space="preserve">    }</w:t>
      </w:r>
    </w:p>
    <w:p w14:paraId="6AA58E3D" w14:textId="77777777" w:rsidR="00753E1A" w:rsidRPr="00753E1A" w:rsidRDefault="00753E1A" w:rsidP="00753E1A">
      <w:pPr>
        <w:pStyle w:val="Code"/>
        <w:rPr>
          <w:highlight w:val="white"/>
        </w:rPr>
      </w:pPr>
    </w:p>
    <w:p w14:paraId="6C4EB2CB" w14:textId="77777777" w:rsidR="00753E1A" w:rsidRPr="00753E1A" w:rsidRDefault="00753E1A" w:rsidP="00753E1A">
      <w:pPr>
        <w:pStyle w:val="Code"/>
        <w:rPr>
          <w:highlight w:val="white"/>
        </w:rPr>
      </w:pPr>
      <w:r w:rsidRPr="00753E1A">
        <w:rPr>
          <w:highlight w:val="white"/>
        </w:rPr>
        <w:t xml:space="preserve">    public ISet&lt;string&gt; ExternSet {</w:t>
      </w:r>
    </w:p>
    <w:p w14:paraId="222E0085" w14:textId="77777777" w:rsidR="00753E1A" w:rsidRPr="00753E1A" w:rsidRDefault="00753E1A" w:rsidP="00753E1A">
      <w:pPr>
        <w:pStyle w:val="Code"/>
        <w:rPr>
          <w:highlight w:val="white"/>
        </w:rPr>
      </w:pPr>
      <w:r w:rsidRPr="00753E1A">
        <w:rPr>
          <w:highlight w:val="white"/>
        </w:rPr>
        <w:t xml:space="preserve">      get { return m_externSet; }</w:t>
      </w:r>
    </w:p>
    <w:p w14:paraId="59D6C203" w14:textId="77777777" w:rsidR="00753E1A" w:rsidRPr="00753E1A" w:rsidRDefault="00753E1A" w:rsidP="00753E1A">
      <w:pPr>
        <w:pStyle w:val="Code"/>
        <w:rPr>
          <w:highlight w:val="white"/>
        </w:rPr>
      </w:pPr>
      <w:r w:rsidRPr="00753E1A">
        <w:rPr>
          <w:highlight w:val="white"/>
        </w:rPr>
        <w:t xml:space="preserve">    }</w:t>
      </w:r>
    </w:p>
    <w:p w14:paraId="1EDDC2CF" w14:textId="77777777" w:rsidR="00753E1A" w:rsidRPr="00753E1A" w:rsidRDefault="00753E1A" w:rsidP="00753E1A">
      <w:pPr>
        <w:pStyle w:val="Code"/>
        <w:rPr>
          <w:highlight w:val="white"/>
        </w:rPr>
      </w:pPr>
    </w:p>
    <w:p w14:paraId="3C87513F" w14:textId="77777777" w:rsidR="00753E1A" w:rsidRPr="00753E1A" w:rsidRDefault="00753E1A" w:rsidP="00753E1A">
      <w:pPr>
        <w:pStyle w:val="Code"/>
        <w:rPr>
          <w:highlight w:val="white"/>
        </w:rPr>
      </w:pPr>
      <w:r w:rsidRPr="00753E1A">
        <w:rPr>
          <w:highlight w:val="white"/>
        </w:rPr>
        <w:t xml:space="preserve">    public override void Save(BinaryWriter outStream) {</w:t>
      </w:r>
    </w:p>
    <w:p w14:paraId="2E44B3C2" w14:textId="77777777" w:rsidR="00753E1A" w:rsidRPr="00753E1A" w:rsidRDefault="00753E1A" w:rsidP="00753E1A">
      <w:pPr>
        <w:pStyle w:val="Code"/>
        <w:rPr>
          <w:highlight w:val="white"/>
        </w:rPr>
      </w:pPr>
      <w:r w:rsidRPr="00753E1A">
        <w:rPr>
          <w:highlight w:val="white"/>
        </w:rPr>
        <w:t xml:space="preserve">      base.Save(outStream);</w:t>
      </w:r>
    </w:p>
    <w:p w14:paraId="1CB0D319" w14:textId="77777777" w:rsidR="00753E1A" w:rsidRPr="00753E1A" w:rsidRDefault="00753E1A" w:rsidP="00753E1A">
      <w:pPr>
        <w:pStyle w:val="Code"/>
        <w:rPr>
          <w:highlight w:val="white"/>
        </w:rPr>
      </w:pPr>
    </w:p>
    <w:p w14:paraId="714D8CFD" w14:textId="37424D27" w:rsidR="00753E1A" w:rsidRPr="00753E1A" w:rsidRDefault="00753E1A" w:rsidP="00753E1A">
      <w:pPr>
        <w:pStyle w:val="Code"/>
        <w:rPr>
          <w:highlight w:val="white"/>
        </w:rPr>
      </w:pPr>
      <w:r w:rsidRPr="00753E1A">
        <w:rPr>
          <w:highlight w:val="white"/>
        </w:rPr>
        <w:t xml:space="preserve">      foreach (string text in m_textList) {</w:t>
      </w:r>
    </w:p>
    <w:p w14:paraId="4726CA29" w14:textId="7E4E12DD" w:rsidR="00753E1A" w:rsidRPr="00753E1A" w:rsidRDefault="00753E1A" w:rsidP="00753E1A">
      <w:pPr>
        <w:pStyle w:val="Code"/>
        <w:rPr>
          <w:highlight w:val="white"/>
        </w:rPr>
      </w:pPr>
      <w:r w:rsidRPr="00753E1A">
        <w:rPr>
          <w:highlight w:val="white"/>
        </w:rPr>
        <w:t xml:space="preserve">        outStream.Write(text);</w:t>
      </w:r>
    </w:p>
    <w:p w14:paraId="3626514D" w14:textId="0EE2210F" w:rsidR="00753E1A" w:rsidRPr="00753E1A" w:rsidRDefault="00753E1A" w:rsidP="00753E1A">
      <w:pPr>
        <w:pStyle w:val="Code"/>
        <w:rPr>
          <w:highlight w:val="white"/>
        </w:rPr>
      </w:pPr>
      <w:r w:rsidRPr="00753E1A">
        <w:rPr>
          <w:highlight w:val="white"/>
        </w:rPr>
        <w:t xml:space="preserve">      }</w:t>
      </w:r>
    </w:p>
    <w:p w14:paraId="02D0C16F" w14:textId="0212E145" w:rsidR="00753E1A" w:rsidRPr="00753E1A" w:rsidRDefault="00753E1A" w:rsidP="00753E1A">
      <w:pPr>
        <w:pStyle w:val="Code"/>
        <w:rPr>
          <w:highlight w:val="white"/>
        </w:rPr>
      </w:pPr>
      <w:r w:rsidRPr="00753E1A">
        <w:rPr>
          <w:highlight w:val="white"/>
        </w:rPr>
        <w:t xml:space="preserve">    }</w:t>
      </w:r>
    </w:p>
    <w:p w14:paraId="1D9967DD" w14:textId="77777777" w:rsidR="00753E1A" w:rsidRPr="00753E1A" w:rsidRDefault="00753E1A" w:rsidP="00753E1A">
      <w:pPr>
        <w:pStyle w:val="Code"/>
        <w:rPr>
          <w:highlight w:val="white"/>
        </w:rPr>
      </w:pPr>
      <w:r w:rsidRPr="00753E1A">
        <w:rPr>
          <w:highlight w:val="white"/>
        </w:rPr>
        <w:t xml:space="preserve">  }</w:t>
      </w:r>
    </w:p>
    <w:p w14:paraId="61E7918D" w14:textId="76A1AB9E" w:rsidR="0034798B" w:rsidRPr="00753E1A" w:rsidRDefault="00753E1A" w:rsidP="00753E1A">
      <w:pPr>
        <w:pStyle w:val="Code"/>
      </w:pPr>
      <w:r w:rsidRPr="00753E1A">
        <w:rPr>
          <w:highlight w:val="white"/>
        </w:rPr>
        <w:t>}</w:t>
      </w:r>
    </w:p>
    <w:p w14:paraId="0791C437" w14:textId="414F320C" w:rsidR="00DF053B" w:rsidRDefault="00DF053B" w:rsidP="006A31DF">
      <w:pPr>
        <w:pStyle w:val="Rubrik1"/>
      </w:pPr>
      <w:bookmarkStart w:id="250" w:name="_Toc54119914"/>
      <w:r>
        <w:lastRenderedPageBreak/>
        <w:t>The Type System</w:t>
      </w:r>
      <w:bookmarkEnd w:id="250"/>
    </w:p>
    <w:p w14:paraId="32A67CAE" w14:textId="302790B8" w:rsidR="0090331B" w:rsidRPr="00FC032A" w:rsidRDefault="00D84FDE" w:rsidP="00EF3C56">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rsidR="00DA04BA">
        <w:rPr>
          <w:rStyle w:val="CodeInText"/>
        </w:rPr>
        <w:t xml:space="preserve"> int</w:t>
      </w:r>
      <w:r>
        <w:t xml:space="preserve">, </w:t>
      </w:r>
      <w:r>
        <w:rPr>
          <w:rStyle w:val="CodeInText"/>
        </w:rPr>
        <w:t>int</w:t>
      </w:r>
      <w:r>
        <w:t xml:space="preserve">, and </w:t>
      </w:r>
      <w:r>
        <w:rPr>
          <w:rStyle w:val="CodeInText"/>
        </w:rPr>
        <w:t>long</w:t>
      </w:r>
      <w:r w:rsidR="00DA04BA">
        <w:rPr>
          <w:rStyle w:val="CodeInText"/>
        </w:rPr>
        <w:t xml:space="preserve"> int</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proofErr w:type="spellStart"/>
      <w:r>
        <w:rPr>
          <w:rStyle w:val="CodeInText"/>
        </w:rPr>
        <w:t>enum</w:t>
      </w:r>
      <w:proofErr w:type="spellEnd"/>
      <w:r>
        <w:t xml:space="preserve">) are stored as signed integer. Moreover, a type can also be </w:t>
      </w:r>
      <w:r w:rsidRPr="00CA65AF">
        <w:rPr>
          <w:rStyle w:val="CodeInText0"/>
        </w:rPr>
        <w:t>constant</w:t>
      </w:r>
      <w:r>
        <w:t xml:space="preserve"> or </w:t>
      </w:r>
      <w:r>
        <w:rPr>
          <w:rStyle w:val="CodeInText0"/>
        </w:rPr>
        <w:t>volatile</w:t>
      </w:r>
      <w:r>
        <w:t>.</w:t>
      </w:r>
      <w:r w:rsidR="00FC032A">
        <w:rPr>
          <w:color w:val="auto"/>
        </w:rPr>
        <w:t xml:space="preserve"> </w:t>
      </w:r>
      <w:r w:rsidR="00333473">
        <w:rPr>
          <w:color w:val="auto"/>
        </w:rPr>
        <w:t xml:space="preserve">Internally, we </w:t>
      </w:r>
      <w:r w:rsidR="00FC032A">
        <w:rPr>
          <w:color w:val="auto"/>
        </w:rPr>
        <w:t>intro</w:t>
      </w:r>
      <w:r w:rsidR="00333473">
        <w:rPr>
          <w:color w:val="auto"/>
        </w:rPr>
        <w:t>d</w:t>
      </w:r>
      <w:r w:rsidR="00FC032A">
        <w:rPr>
          <w:color w:val="auto"/>
        </w:rPr>
        <w:t xml:space="preserve">uce the </w:t>
      </w:r>
      <w:r w:rsidR="0023025C">
        <w:rPr>
          <w:color w:val="auto"/>
        </w:rPr>
        <w:t>logical</w:t>
      </w:r>
      <w:r w:rsidR="00FC032A">
        <w:rPr>
          <w:color w:val="auto"/>
        </w:rPr>
        <w:t xml:space="preserve"> and string types, even thoug</w:t>
      </w:r>
      <w:r w:rsidR="00333473">
        <w:rPr>
          <w:color w:val="auto"/>
        </w:rPr>
        <w:t>h there are no such types in C.</w:t>
      </w:r>
      <w:r w:rsidR="00025BEA">
        <w:t xml:space="preserve"> </w:t>
      </w:r>
      <w:r w:rsidR="005A199A">
        <w:t>The void</w:t>
      </w:r>
    </w:p>
    <w:p w14:paraId="142D086C" w14:textId="18BDC79A" w:rsidR="004242EC" w:rsidRDefault="004242EC" w:rsidP="008C43F9">
      <w:pPr>
        <w:pStyle w:val="CodeHeader"/>
      </w:pPr>
      <w:proofErr w:type="spellStart"/>
      <w:r>
        <w:t>Sort.cs</w:t>
      </w:r>
      <w:proofErr w:type="spellEnd"/>
    </w:p>
    <w:p w14:paraId="3371F873" w14:textId="77777777" w:rsidR="004242EC" w:rsidRPr="004242EC" w:rsidRDefault="004242EC" w:rsidP="004242EC">
      <w:pPr>
        <w:pStyle w:val="Code"/>
        <w:rPr>
          <w:highlight w:val="white"/>
        </w:rPr>
      </w:pPr>
      <w:r w:rsidRPr="004242EC">
        <w:rPr>
          <w:highlight w:val="white"/>
        </w:rPr>
        <w:t>namespace CCompiler {</w:t>
      </w:r>
    </w:p>
    <w:p w14:paraId="58E7CDBA" w14:textId="3FF10266" w:rsidR="00374ECD" w:rsidRDefault="004242EC" w:rsidP="004242EC">
      <w:pPr>
        <w:pStyle w:val="Code"/>
        <w:rPr>
          <w:highlight w:val="white"/>
        </w:rPr>
      </w:pPr>
      <w:r w:rsidRPr="004242EC">
        <w:rPr>
          <w:highlight w:val="white"/>
        </w:rPr>
        <w:t xml:space="preserve">  public enum Sort {Void, </w:t>
      </w:r>
      <w:r w:rsidR="005D4E81">
        <w:rPr>
          <w:highlight w:val="white"/>
        </w:rPr>
        <w:t>SignedChar</w:t>
      </w:r>
      <w:r w:rsidRPr="004242EC">
        <w:rPr>
          <w:highlight w:val="white"/>
        </w:rPr>
        <w:t xml:space="preserve">, </w:t>
      </w:r>
      <w:r w:rsidR="005D4E81">
        <w:rPr>
          <w:highlight w:val="white"/>
        </w:rPr>
        <w:t>UnsignedChar</w:t>
      </w:r>
      <w:r w:rsidRPr="004242EC">
        <w:rPr>
          <w:highlight w:val="white"/>
        </w:rPr>
        <w:t xml:space="preserve">, </w:t>
      </w:r>
      <w:r w:rsidR="005D4E81">
        <w:rPr>
          <w:highlight w:val="white"/>
        </w:rPr>
        <w:t>SignedShortInt</w:t>
      </w:r>
      <w:r w:rsidRPr="004242EC">
        <w:rPr>
          <w:highlight w:val="white"/>
        </w:rPr>
        <w:t>,</w:t>
      </w:r>
    </w:p>
    <w:p w14:paraId="586E56C3" w14:textId="494C3048" w:rsidR="00374ECD" w:rsidRDefault="00374ECD" w:rsidP="004242EC">
      <w:pPr>
        <w:pStyle w:val="Code"/>
        <w:rPr>
          <w:highlight w:val="white"/>
        </w:rPr>
      </w:pPr>
      <w:r>
        <w:rPr>
          <w:highlight w:val="white"/>
        </w:rPr>
        <w:t xml:space="preserve">                   </w:t>
      </w:r>
      <w:r w:rsidR="004242EC" w:rsidRPr="004242EC">
        <w:rPr>
          <w:highlight w:val="white"/>
        </w:rPr>
        <w:t xml:space="preserve"> </w:t>
      </w:r>
      <w:r w:rsidR="005D4E81">
        <w:rPr>
          <w:highlight w:val="white"/>
        </w:rPr>
        <w:t>UnsignedShortInt</w:t>
      </w:r>
      <w:r w:rsidR="004242EC" w:rsidRPr="004242EC">
        <w:rPr>
          <w:highlight w:val="white"/>
        </w:rPr>
        <w:t xml:space="preserve">, </w:t>
      </w:r>
      <w:r w:rsidR="005D4E81">
        <w:rPr>
          <w:highlight w:val="white"/>
        </w:rPr>
        <w:t>SignedInt</w:t>
      </w:r>
      <w:r w:rsidR="004242EC" w:rsidRPr="004242EC">
        <w:rPr>
          <w:highlight w:val="white"/>
        </w:rPr>
        <w:t>,</w:t>
      </w:r>
      <w:r>
        <w:rPr>
          <w:highlight w:val="white"/>
        </w:rPr>
        <w:t xml:space="preserve"> </w:t>
      </w:r>
      <w:r w:rsidR="005D4E81">
        <w:rPr>
          <w:highlight w:val="white"/>
        </w:rPr>
        <w:t>UnsignedInt</w:t>
      </w:r>
      <w:r w:rsidR="004242EC" w:rsidRPr="004242EC">
        <w:rPr>
          <w:highlight w:val="white"/>
        </w:rPr>
        <w:t>,</w:t>
      </w:r>
    </w:p>
    <w:p w14:paraId="6FEA7628" w14:textId="02CBE57E" w:rsidR="00057D8F" w:rsidRDefault="00374ECD" w:rsidP="004242EC">
      <w:pPr>
        <w:pStyle w:val="Code"/>
        <w:rPr>
          <w:highlight w:val="white"/>
        </w:rPr>
      </w:pPr>
      <w:r>
        <w:rPr>
          <w:highlight w:val="white"/>
        </w:rPr>
        <w:t xml:space="preserve">                   </w:t>
      </w:r>
      <w:r w:rsidR="004242EC" w:rsidRPr="004242EC">
        <w:rPr>
          <w:highlight w:val="white"/>
        </w:rPr>
        <w:t xml:space="preserve"> </w:t>
      </w:r>
      <w:r w:rsidR="005D4E81">
        <w:rPr>
          <w:highlight w:val="white"/>
        </w:rPr>
        <w:t>SignedLongInt</w:t>
      </w:r>
      <w:r w:rsidR="004242EC" w:rsidRPr="004242EC">
        <w:rPr>
          <w:highlight w:val="white"/>
        </w:rPr>
        <w:t xml:space="preserve">, </w:t>
      </w:r>
      <w:r w:rsidR="005D4E81">
        <w:rPr>
          <w:highlight w:val="white"/>
        </w:rPr>
        <w:t>UnsignedLongInt</w:t>
      </w:r>
      <w:r w:rsidR="004242EC" w:rsidRPr="004242EC">
        <w:rPr>
          <w:highlight w:val="white"/>
        </w:rPr>
        <w:t>,</w:t>
      </w:r>
      <w:r w:rsidR="00057D8F">
        <w:rPr>
          <w:highlight w:val="white"/>
        </w:rPr>
        <w:t xml:space="preserve"> </w:t>
      </w:r>
      <w:r w:rsidR="004242EC" w:rsidRPr="004242EC">
        <w:rPr>
          <w:highlight w:val="white"/>
        </w:rPr>
        <w:t>Float, Double,</w:t>
      </w:r>
    </w:p>
    <w:p w14:paraId="5F44F9EF" w14:textId="3E70AEE2" w:rsidR="004242EC" w:rsidRPr="004242EC" w:rsidRDefault="00057D8F" w:rsidP="004242EC">
      <w:pPr>
        <w:pStyle w:val="Code"/>
        <w:rPr>
          <w:highlight w:val="white"/>
        </w:rPr>
      </w:pPr>
      <w:r>
        <w:rPr>
          <w:highlight w:val="white"/>
        </w:rPr>
        <w:t xml:space="preserve">                   </w:t>
      </w:r>
      <w:r w:rsidR="004242EC" w:rsidRPr="004242EC">
        <w:rPr>
          <w:highlight w:val="white"/>
        </w:rPr>
        <w:t xml:space="preserve"> </w:t>
      </w:r>
      <w:r w:rsidR="001220BA">
        <w:rPr>
          <w:highlight w:val="white"/>
        </w:rPr>
        <w:t>LongDouble</w:t>
      </w:r>
      <w:r w:rsidR="004242EC" w:rsidRPr="004242EC">
        <w:rPr>
          <w:highlight w:val="white"/>
        </w:rPr>
        <w:t>, String, Pointer, Array, Struct, Union,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65BFCC0A" w:rsidR="004242EC" w:rsidRDefault="004242EC" w:rsidP="004242EC">
      <w:pPr>
        <w:pStyle w:val="Code"/>
      </w:pPr>
      <w:r w:rsidRPr="004242EC">
        <w:rPr>
          <w:highlight w:val="white"/>
        </w:rPr>
        <w:t>}</w:t>
      </w:r>
    </w:p>
    <w:p w14:paraId="0A039911" w14:textId="5DD41732" w:rsidR="00AC17D8" w:rsidRPr="004242EC" w:rsidRDefault="00AC17D8" w:rsidP="00AC17D8">
      <w:r>
        <w:t xml:space="preserve">The </w:t>
      </w:r>
      <w:r w:rsidRPr="00AC17D8">
        <w:rPr>
          <w:rStyle w:val="KeyWord0"/>
        </w:rPr>
        <w:t>Type</w:t>
      </w:r>
      <w:r>
        <w:t xml:space="preserve"> class hold methods for create types with different features. A pointer has a pointer </w:t>
      </w:r>
      <w:proofErr w:type="gramStart"/>
      <w:r>
        <w:t>type</w:t>
      </w:r>
      <w:proofErr w:type="gramEnd"/>
      <w:r>
        <w:t xml:space="preserve"> and an array has an array size and type, </w:t>
      </w:r>
      <w:r w:rsidR="00ED1783">
        <w:t>a function has a return type and parameter list</w:t>
      </w:r>
      <w:r w:rsidR="00B67BFE">
        <w:t>, and a struct or union has a member map</w:t>
      </w:r>
      <w:r w:rsidR="000071DE">
        <w:t xml:space="preserve">, where a </w:t>
      </w:r>
      <w:r w:rsidR="00B67BFE">
        <w:t>member can have a bitfield.</w:t>
      </w:r>
    </w:p>
    <w:p w14:paraId="5EBDC23E" w14:textId="088BB8CD" w:rsidR="00DF053B" w:rsidRDefault="008C43F9" w:rsidP="004242EC">
      <w:pPr>
        <w:pStyle w:val="CodeHeader"/>
      </w:pPr>
      <w:proofErr w:type="spellStart"/>
      <w:r>
        <w:t>Type.cs</w:t>
      </w:r>
      <w:proofErr w:type="spellEnd"/>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29DD50DF"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xml:space="preserve">, </w:t>
      </w:r>
      <w:r w:rsidR="00F05D2C">
        <w:rPr>
          <w:highlight w:val="white"/>
        </w:rPr>
        <w:t xml:space="preserve">a pointer or an array, </w:t>
      </w:r>
      <w:r>
        <w:rPr>
          <w:highlight w:val="white"/>
        </w:rPr>
        <w:t xml:space="preserve">a struct or </w:t>
      </w:r>
      <w:r w:rsidR="00F05D2C">
        <w:rPr>
          <w:highlight w:val="white"/>
        </w:rPr>
        <w:t xml:space="preserve">a </w:t>
      </w:r>
      <w:r>
        <w:rPr>
          <w:highlight w:val="white"/>
        </w:rPr>
        <w:t xml:space="preserve">union, </w:t>
      </w:r>
      <w:r w:rsidR="00F05D2C">
        <w:rPr>
          <w:highlight w:val="white"/>
        </w:rPr>
        <w:t xml:space="preserve">or </w:t>
      </w:r>
      <w:r>
        <w:rPr>
          <w:highlight w:val="white"/>
        </w:rPr>
        <w:t>a function</w:t>
      </w:r>
      <w:r w:rsidR="00F05D2C">
        <w:rPr>
          <w:highlight w:val="white"/>
        </w:rPr>
        <w:t xml:space="preserve">. We also have the </w:t>
      </w:r>
      <w:r w:rsidR="00F05D2C" w:rsidRPr="00F05D2C">
        <w:rPr>
          <w:rStyle w:val="KeyWord0"/>
          <w:highlight w:val="white"/>
        </w:rPr>
        <w:t>void</w:t>
      </w:r>
      <w:r w:rsidR="00F05D2C">
        <w:rPr>
          <w:highlight w:val="white"/>
        </w:rPr>
        <w:t xml:space="preserve"> type, which technically is not a type, but rather mark the absence of a type. It is used</w:t>
      </w:r>
      <w:r w:rsidR="00784DFE">
        <w:rPr>
          <w:highlight w:val="white"/>
        </w:rPr>
        <w:t xml:space="preserve"> </w:t>
      </w:r>
      <w:r w:rsidR="00A661E5">
        <w:rPr>
          <w:highlight w:val="white"/>
        </w:rPr>
        <w:t>to mark the absence of a function return type, parameter list, or pointer type.</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251" w:author="Stefan Bjornander" w:date="2015-04-25T10:33:00Z"/>
          <w:color w:val="auto"/>
        </w:rPr>
        <w:pPrChange w:id="252"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CCB805F" w14:textId="1AB7EF20" w:rsidR="00EB6850" w:rsidRDefault="00EB6850">
      <w:pPr>
        <w:rPr>
          <w:color w:val="auto"/>
        </w:rPr>
        <w:pPrChange w:id="253" w:author="Stefan Bjornander" w:date="2015-04-25T10:40:00Z">
          <w:pPr>
            <w:pStyle w:val="Rubrik3"/>
          </w:pPr>
        </w:pPrChange>
      </w:pPr>
      <w:ins w:id="254" w:author="Stefan Bjornander" w:date="2015-04-25T10:41:00Z">
        <w:r>
          <w:t>Contrary</w:t>
        </w:r>
      </w:ins>
      <w:ins w:id="255" w:author="Stefan Bjornander" w:date="2015-04-25T10:40:00Z">
        <w:r>
          <w:t xml:space="preserve"> to some other languages, there is no logical type in C. </w:t>
        </w:r>
      </w:ins>
      <w:ins w:id="256" w:author="Stefan Bjornander" w:date="2015-04-25T10:41:00Z">
        <w:r>
          <w:t xml:space="preserve">However, as C applies </w:t>
        </w:r>
        <w:r>
          <w:rPr>
            <w:rStyle w:val="CodeInText"/>
          </w:rPr>
          <w:t>lazy evaluation</w:t>
        </w:r>
        <w:r>
          <w:t>, we need a logical type.</w:t>
        </w:r>
      </w:ins>
      <w:r>
        <w:t xml:space="preserve"> Lazy evaluation </w:t>
      </w:r>
      <w:ins w:id="257"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rsidR="00B67BFE">
        <w:rPr>
          <w:rStyle w:val="CodeInText0"/>
        </w:rPr>
        <w:t xml:space="preserve"> </w:t>
      </w:r>
      <w:r>
        <w:t xml:space="preserve">operator is true the right operand shall not be evaluated. In the same way, if the left operand of the logical </w:t>
      </w:r>
      <w:r>
        <w:rPr>
          <w:rStyle w:val="CodeInText0"/>
        </w:rPr>
        <w:t>and</w:t>
      </w:r>
      <w:r w:rsidR="00B67BFE">
        <w:t xml:space="preserve"> </w:t>
      </w:r>
      <w:r>
        <w:t>operator is false the right operand shall not be evaluated. The same goes for the conditional operator, depending on whether the first expression is true or false, only the second or the third expression</w:t>
      </w:r>
      <w:r w:rsidR="00F366AE">
        <w:t xml:space="preserve"> becomes</w:t>
      </w:r>
      <w:r>
        <w:t xml:space="preserve"> evaluated. </w:t>
      </w:r>
      <w:ins w:id="258" w:author="Stefan Bjornander" w:date="2015-04-25T10:42:00Z">
        <w:r>
          <w:t>The</w:t>
        </w:r>
      </w:ins>
      <w:r>
        <w:t xml:space="preserve"> logical</w:t>
      </w:r>
      <w:ins w:id="259" w:author="Stefan Bjornander" w:date="2015-04-25T10:42:00Z">
        <w:r>
          <w:t xml:space="preserve"> type holds the </w:t>
        </w:r>
      </w:ins>
      <w:ins w:id="260" w:author="Stefan Bjornander" w:date="2015-04-25T10:43:00Z">
        <w:r>
          <w:t xml:space="preserve">two </w:t>
        </w:r>
      </w:ins>
      <w:ins w:id="261" w:author="Stefan Bjornander" w:date="2015-04-25T10:42:00Z">
        <w:r>
          <w:t xml:space="preserve">sets </w:t>
        </w:r>
        <w:r w:rsidRPr="00F366AE">
          <w:rPr>
            <w:rStyle w:val="KeyWord0"/>
            <w:rPrChange w:id="262" w:author="Stefan Bjornander" w:date="2015-04-25T10:42:00Z">
              <w:rPr>
                <w:rStyle w:val="CodeInText"/>
                <w:b/>
              </w:rPr>
            </w:rPrChange>
          </w:rPr>
          <w:t>m_trueSet</w:t>
        </w:r>
        <w:r>
          <w:t xml:space="preserve"> and </w:t>
        </w:r>
        <w:r w:rsidRPr="00F366AE">
          <w:rPr>
            <w:rStyle w:val="KeyWord0"/>
            <w:rPrChange w:id="263" w:author="Stefan Bjornander" w:date="2015-04-25T10:42:00Z">
              <w:rPr>
                <w:rStyle w:val="CodeInText"/>
                <w:b/>
              </w:rPr>
            </w:rPrChange>
          </w:rPr>
          <w:t>m_falseSet</w:t>
        </w:r>
        <w:r>
          <w:t xml:space="preserve">, which hold </w:t>
        </w:r>
      </w:ins>
      <w:ins w:id="264" w:author="Stefan Bjornander" w:date="2015-04-25T10:43:00Z">
        <w:r>
          <w:t>middle code address</w:t>
        </w:r>
      </w:ins>
      <w:ins w:id="265" w:author="Stefan Bjornander" w:date="2015-04-25T10:44:00Z">
        <w:r>
          <w:t>es</w:t>
        </w:r>
      </w:ins>
      <w:ins w:id="266" w:author="Stefan Bjornander" w:date="2015-04-25T10:43:00Z">
        <w:r>
          <w:t xml:space="preserve"> to jumps </w:t>
        </w:r>
      </w:ins>
      <w:r>
        <w:t>instructions that</w:t>
      </w:r>
      <w:ins w:id="267" w:author="Stefan Bjornander" w:date="2015-04-25T10:44:00Z">
        <w:r>
          <w:t xml:space="preserve"> will later be filled with the address</w:t>
        </w:r>
      </w:ins>
      <w:r>
        <w:t>es</w:t>
      </w:r>
      <w:ins w:id="268" w:author="Stefan Bjornander" w:date="2015-04-25T10:44:00Z">
        <w:r>
          <w:t xml:space="preserve"> to jump </w:t>
        </w:r>
      </w:ins>
      <w:r>
        <w:t xml:space="preserve">to </w:t>
      </w:r>
      <w:ins w:id="269" w:author="Stefan Bjornander" w:date="2015-04-25T10:44:00Z">
        <w:r>
          <w:t>if the expression is true or false.</w:t>
        </w:r>
      </w:ins>
    </w:p>
    <w:p w14:paraId="7BB2347F" w14:textId="6E49B6A7" w:rsidR="00B402D5" w:rsidRDefault="009F6C5C">
      <w:pPr>
        <w:rPr>
          <w:color w:val="auto"/>
        </w:rPr>
        <w:pPrChange w:id="270" w:author="Stefan Bjornander" w:date="2015-04-25T10:39:00Z">
          <w:pPr>
            <w:pStyle w:val="Rubrik3"/>
            <w:tabs>
              <w:tab w:val="num" w:pos="360"/>
            </w:tabs>
          </w:pPr>
        </w:pPrChange>
      </w:pPr>
      <w:r>
        <w:rPr>
          <w:highlight w:val="white"/>
        </w:rPr>
        <w:lastRenderedPageBreak/>
        <w:t>In case of a bitfield member in a struct</w:t>
      </w:r>
      <w:r w:rsidR="00CA06C1">
        <w:rPr>
          <w:highlight w:val="white"/>
        </w:rPr>
        <w:t xml:space="preserve"> or union</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w:t>
      </w:r>
      <w:r w:rsidR="00CA06C1">
        <w:rPr>
          <w:highlight w:val="white"/>
        </w:rPr>
        <w:t>. I</w:t>
      </w:r>
      <w:r w:rsidR="00830355">
        <w:rPr>
          <w:highlight w:val="white"/>
        </w:rPr>
        <w:t>nformally, the bits number of ones, counting from the least significant bit.</w:t>
      </w:r>
      <w:r w:rsidR="00CA06C1">
        <w:t xml:space="preserve"> </w:t>
      </w:r>
      <w:ins w:id="271" w:author="Stefan Bjornander" w:date="2015-04-25T10:39:00Z">
        <w:r w:rsidR="00B402D5">
          <w:t>The bi</w:t>
        </w:r>
      </w:ins>
      <w:r w:rsidR="00B402D5">
        <w:t>t</w:t>
      </w:r>
      <w:ins w:id="272" w:author="Stefan Bjornander" w:date="2015-04-25T10:39:00Z">
        <w:r w:rsidR="00B402D5">
          <w:t>field type is an integral type, with the addition of the bitfield mask</w:t>
        </w:r>
      </w:ins>
      <w:r w:rsidR="00481C24">
        <w:t xml:space="preserve">. It </w:t>
      </w:r>
      <w:ins w:id="273" w:author="Stefan Bjornander" w:date="2015-04-25T10:39:00Z">
        <w:r w:rsidR="00B402D5">
          <w:t xml:space="preserve">is used </w:t>
        </w:r>
      </w:ins>
      <w:ins w:id="274" w:author="Stefan Bjornander" w:date="2015-04-25T10:40:00Z">
        <w:r w:rsidR="00481C24">
          <w:t>to set the unused bits to zero</w:t>
        </w:r>
      </w:ins>
      <w:r w:rsidR="00481C24">
        <w:t xml:space="preserve"> </w:t>
      </w:r>
      <w:ins w:id="275" w:author="Stefan Bjornander" w:date="2015-04-25T10:40:00Z">
        <w:r w:rsidR="00B402D5">
          <w:t>when a bitfield variable is assigned a value.</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4B8577D9" w14:textId="04281CA4" w:rsidR="00735014" w:rsidRPr="00735014" w:rsidRDefault="00735014" w:rsidP="00735014">
      <w:pPr>
        <w:pStyle w:val="Code"/>
        <w:rPr>
          <w:highlight w:val="white"/>
        </w:rPr>
      </w:pPr>
      <w:r w:rsidRPr="00735014">
        <w:rPr>
          <w:highlight w:val="white"/>
        </w:rPr>
        <w:t xml:space="preserve">      m_bitfieldMask = (BigInteger) (Math.Pow(2, bits) - </w:t>
      </w:r>
      <w:r w:rsidR="006B7857">
        <w:rPr>
          <w:highlight w:val="white"/>
        </w:rPr>
        <w:t>1</w:t>
      </w:r>
      <w:r w:rsidRPr="00735014">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5A3D2944" w:rsidR="006E1FB9" w:rsidRPr="006E1FB9" w:rsidRDefault="006E1FB9" w:rsidP="006E1FB9">
      <w:pPr>
        <w:pStyle w:val="Code"/>
        <w:rPr>
          <w:highlight w:val="white"/>
        </w:rPr>
      </w:pPr>
      <w:r w:rsidRPr="006E1FB9">
        <w:rPr>
          <w:highlight w:val="white"/>
        </w:rPr>
        <w:t xml:space="preserve">    public BigInteger? </w:t>
      </w:r>
      <w:r w:rsidR="001A34D2">
        <w:rPr>
          <w:highlight w:val="white"/>
        </w:rPr>
        <w:t>Get</w:t>
      </w:r>
      <w:r w:rsidRPr="006E1FB9">
        <w:rPr>
          <w:highlight w:val="white"/>
        </w:rPr>
        <w:t>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2C33183" w14:textId="231E67C6" w:rsidR="00A41837" w:rsidRPr="006E1FB9" w:rsidRDefault="00C45AA7" w:rsidP="00477362">
      <w:pPr>
        <w:rPr>
          <w:highlight w:val="white"/>
        </w:rPr>
      </w:pPr>
      <w:ins w:id="276" w:author="Stefan Bjornander" w:date="2015-04-25T11:02:00Z">
        <w:r>
          <w:t xml:space="preserve">The type pointed at is null when the type is created, it will later be set by the </w:t>
        </w:r>
      </w:ins>
      <w:r>
        <w:t>declarator</w:t>
      </w:r>
      <w:ins w:id="277" w:author="Stefan Bjornander" w:date="2015-04-25T11:02:00Z">
        <w:r>
          <w:t xml:space="preserve"> type.</w:t>
        </w:r>
      </w:ins>
      <w:ins w:id="278" w:author="Stefan Bjornander" w:date="2015-04-25T10:59:00Z">
        <w:r>
          <w:t xml:space="preserve"> </w:t>
        </w:r>
      </w:ins>
      <w:r w:rsidR="00A41837">
        <w:rPr>
          <w:highlight w:val="white"/>
        </w:rPr>
        <w:t>In case of a pointer</w:t>
      </w:r>
      <w:r w:rsidR="00646245">
        <w:rPr>
          <w:highlight w:val="white"/>
        </w:rPr>
        <w:t>,</w:t>
      </w:r>
      <w:r w:rsidR="00A41837">
        <w:rPr>
          <w:highlight w:val="white"/>
        </w:rPr>
        <w:t xml:space="preserve"> </w:t>
      </w:r>
      <w:r w:rsidR="00646245">
        <w:rPr>
          <w:highlight w:val="white"/>
        </w:rPr>
        <w:t>the pointer type</w:t>
      </w:r>
      <w:r w:rsidR="00477362">
        <w:rPr>
          <w:highlight w:val="white"/>
        </w:rPr>
        <w:t xml:space="preserve"> is given </w:t>
      </w:r>
      <w:r w:rsidR="00646245">
        <w:rPr>
          <w:highlight w:val="white"/>
        </w:rPr>
        <w:t>as a constructor parameter</w:t>
      </w:r>
      <w:r w:rsidR="00477362">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BE3263" w14:textId="351DBE61" w:rsidR="007071E3" w:rsidRDefault="00F73509">
      <w:pPr>
        <w:rPr>
          <w:color w:val="auto"/>
        </w:rPr>
        <w:pPrChange w:id="279" w:author="Stefan Bjornander" w:date="2015-04-25T11:00:00Z">
          <w:pPr>
            <w:pStyle w:val="Rubrik3"/>
          </w:pPr>
        </w:pPrChange>
      </w:pPr>
      <w:r>
        <w:rPr>
          <w:highlight w:val="white"/>
        </w:rPr>
        <w:t>In case of an array</w:t>
      </w:r>
      <w:r w:rsidR="00106A9C">
        <w:rPr>
          <w:highlight w:val="white"/>
        </w:rPr>
        <w:t>, the constructor takes its size and the array type.</w:t>
      </w:r>
      <w:r w:rsidR="00270234">
        <w:t xml:space="preserve"> W</w:t>
      </w:r>
      <w:ins w:id="280" w:author="Stefan Bjornander" w:date="2015-04-25T11:00:00Z">
        <w:r w:rsidR="00270234">
          <w:t>hen the type is created</w:t>
        </w:r>
      </w:ins>
      <w:r w:rsidR="00270234">
        <w:t>, t</w:t>
      </w:r>
      <w:ins w:id="281" w:author="Stefan Bjornander" w:date="2015-04-25T11:00:00Z">
        <w:r w:rsidR="007071E3">
          <w:t>he array size can be zero. In that case it will later be set by the length of its ini</w:t>
        </w:r>
      </w:ins>
      <w:ins w:id="282" w:author="Stefan Bjornander" w:date="2015-04-25T11:01:00Z">
        <w:r w:rsidR="007071E3">
          <w:t xml:space="preserve">tialization </w:t>
        </w:r>
      </w:ins>
      <w:ins w:id="283" w:author="Stefan Bjornander" w:date="2015-04-25T11:00:00Z">
        <w:r w:rsidR="007071E3">
          <w:t>list</w:t>
        </w:r>
      </w:ins>
      <w:r w:rsidR="007071E3">
        <w:t xml:space="preserve"> or become uncomplete</w:t>
      </w:r>
      <w:r w:rsidR="00DF6E98">
        <w:t>, in which case is can only be used as function parameter.</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lastRenderedPageBreak/>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78B7BF58" w14:textId="3B77E354" w:rsidR="006E1FB9" w:rsidRPr="006E1FB9" w:rsidRDefault="006E1FB9" w:rsidP="006E1FB9">
      <w:pPr>
        <w:pStyle w:val="Code"/>
        <w:rPr>
          <w:highlight w:val="white"/>
        </w:rPr>
      </w:pPr>
      <w:r w:rsidRPr="006E1FB9">
        <w:rPr>
          <w:highlight w:val="white"/>
        </w:rPr>
        <w:t xml:space="preserve">      get {</w:t>
      </w:r>
      <w:r w:rsidR="00AE2B75">
        <w:rPr>
          <w:highlight w:val="white"/>
        </w:rPr>
        <w:t xml:space="preserve"> </w:t>
      </w:r>
      <w:r w:rsidRPr="006E1FB9">
        <w:rPr>
          <w:highlight w:val="white"/>
        </w:rPr>
        <w:t>return (m_sort == Sort.Pointer) ?</w:t>
      </w:r>
      <w:r w:rsidR="00AE2B75">
        <w:rPr>
          <w:highlight w:val="white"/>
        </w:rPr>
        <w:t xml:space="preserve"> </w:t>
      </w:r>
      <w:r w:rsidRPr="006E1FB9">
        <w:rPr>
          <w:highlight w:val="white"/>
        </w:rPr>
        <w:t>m_pointerType :</w:t>
      </w:r>
      <w:r w:rsidR="00AE2B75">
        <w:rPr>
          <w:highlight w:val="white"/>
        </w:rPr>
        <w:t xml:space="preserve"> </w:t>
      </w:r>
      <w:r w:rsidRPr="006E1FB9">
        <w:rPr>
          <w:highlight w:val="white"/>
        </w:rPr>
        <w:t>m_arrayType;</w:t>
      </w:r>
      <w:r w:rsidR="00AE2B75">
        <w:rPr>
          <w:highlight w:val="white"/>
        </w:rPr>
        <w:t xml:space="preserve"> </w:t>
      </w:r>
      <w:r w:rsidRPr="006E1FB9">
        <w:rPr>
          <w:highlight w:val="white"/>
        </w:rPr>
        <w:t>}</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609F437A" w14:textId="07966D36" w:rsidR="006E1FB9" w:rsidRPr="006E1FB9" w:rsidRDefault="009C1D3E" w:rsidP="00243B8E">
      <w:pPr>
        <w:rPr>
          <w:highlight w:val="white"/>
        </w:rPr>
      </w:pPr>
      <w:ins w:id="284"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r w:rsidR="00B44DBB">
        <w:t xml:space="preserve"> Therefore</w:t>
      </w:r>
      <w:r w:rsidR="00D958D4">
        <w:t>,</w:t>
      </w:r>
      <w:r w:rsidR="00B44DBB">
        <w:t xml:space="preserve"> </w:t>
      </w:r>
      <w:r w:rsidR="00243B8E">
        <w:rPr>
          <w:highlight w:val="white"/>
        </w:rPr>
        <w:t>function constructor is a bit complicated</w:t>
      </w:r>
      <w:r w:rsidR="00B44DBB">
        <w:rPr>
          <w:highlight w:val="white"/>
        </w:rPr>
        <w:t>.</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38DC384A"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w:t>
      </w:r>
      <w:r w:rsidR="00A93726">
        <w:rPr>
          <w:highlight w:val="white"/>
        </w:rPr>
        <w:t xml:space="preserve">, </w:t>
      </w:r>
      <w:r w:rsidR="00EF2330">
        <w:rPr>
          <w:highlight w:val="white"/>
        </w:rPr>
        <w:t>h</w:t>
      </w:r>
      <w:r>
        <w:rPr>
          <w:highlight w:val="white"/>
        </w:rPr>
        <w:t>old</w:t>
      </w:r>
      <w:r w:rsidR="00A93726">
        <w:rPr>
          <w:highlight w:val="white"/>
        </w:rPr>
        <w:t>ing</w:t>
      </w:r>
      <w:r>
        <w:rPr>
          <w:highlight w:val="white"/>
        </w:rPr>
        <w:t xml:space="preserve">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3C00C767" w:rsidR="00BE37EE" w:rsidRPr="006E1FB9" w:rsidRDefault="00BE37EE" w:rsidP="00BE37EE">
      <w:pPr>
        <w:rPr>
          <w:highlight w:val="white"/>
        </w:rPr>
      </w:pPr>
      <w:r>
        <w:rPr>
          <w:highlight w:val="white"/>
        </w:rPr>
        <w:t>Som</w:t>
      </w:r>
      <w:r w:rsidR="00E630C5">
        <w:rPr>
          <w:highlight w:val="white"/>
        </w:rPr>
        <w:t>e</w:t>
      </w:r>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2CD1ABBB"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w:t>
      </w:r>
      <w:r w:rsidR="00A93726">
        <w:rPr>
          <w:highlight w:val="white"/>
        </w:rPr>
        <w:t>s</w:t>
      </w:r>
      <w:r w:rsidR="00CC0142">
        <w:rPr>
          <w:highlight w:val="white"/>
        </w:rPr>
        <w:t xml:space="preserve"> in the list must be unique</w:t>
      </w:r>
      <w:r w:rsidR="00A93726">
        <w:rPr>
          <w:highlight w:val="white"/>
        </w:rPr>
        <w:t>; that is, the same name may not appear twice in the list.</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5CEE4628" w:rsidR="006E1FB9" w:rsidRPr="006E1FB9" w:rsidRDefault="00CC0142" w:rsidP="00CC0142">
      <w:pPr>
        <w:rPr>
          <w:highlight w:val="white"/>
        </w:rPr>
      </w:pPr>
      <w:r>
        <w:rPr>
          <w:highlight w:val="white"/>
        </w:rPr>
        <w:t>We add the names of the list to a set, and check that they hold the same size. If the</w:t>
      </w:r>
      <w:r w:rsidR="007011B1">
        <w:rPr>
          <w:highlight w:val="white"/>
        </w:rPr>
        <w:t>y</w:t>
      </w:r>
      <w:r>
        <w:rPr>
          <w:highlight w:val="white"/>
        </w:rPr>
        <w:t xml:space="preserve"> do not, there is at least two names with the sam</w:t>
      </w:r>
      <w:r w:rsidR="007011B1">
        <w:rPr>
          <w:highlight w:val="white"/>
        </w:rPr>
        <w:t>e</w:t>
      </w:r>
      <w:r>
        <w:rPr>
          <w:highlight w:val="white"/>
        </w:rPr>
        <w:t xml:space="preserve"> name, which is not allowed. </w:t>
      </w:r>
      <w:r w:rsidR="000B5BAC">
        <w:rPr>
          <w:highlight w:val="white"/>
        </w:rPr>
        <w:t xml:space="preserve">If the same name is added to set twice, only the first is stored in the set, and the set </w:t>
      </w:r>
      <w:r w:rsidR="001D7AFE">
        <w:rPr>
          <w:highlight w:val="white"/>
        </w:rPr>
        <w:t xml:space="preserve">will be smaller </w:t>
      </w:r>
      <w:r w:rsidR="000B5BAC">
        <w:rPr>
          <w:highlight w:val="white"/>
        </w:rPr>
        <w:t>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lastRenderedPageBreak/>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67C3BDF6" w:rsidR="006E1FB9" w:rsidRPr="006E1FB9" w:rsidRDefault="008D7B66" w:rsidP="008D7B66">
      <w:pPr>
        <w:rPr>
          <w:highlight w:val="white"/>
        </w:rPr>
      </w:pPr>
      <w:r>
        <w:rPr>
          <w:highlight w:val="white"/>
        </w:rPr>
        <w:t xml:space="preserve">If the parameter list is not null, </w:t>
      </w:r>
      <w:r w:rsidR="005D50C9">
        <w:rPr>
          <w:highlight w:val="white"/>
        </w:rPr>
        <w:t>we iterate through it and add the types to the type list. If the parameter list is null, the type list also becomes null. In that case the function lacks a parameter list and</w:t>
      </w:r>
      <w:r w:rsidR="008E1FA3">
        <w:rPr>
          <w:highlight w:val="white"/>
        </w:rPr>
        <w:t xml:space="preserve">, when called, </w:t>
      </w:r>
      <w:r w:rsidR="00C52057">
        <w:rPr>
          <w:highlight w:val="white"/>
        </w:rPr>
        <w:t>accepts all arguments.</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2B21E0FC" w:rsidR="00117AB0" w:rsidRDefault="00117AB0" w:rsidP="00117AB0">
      <w:pPr>
        <w:rPr>
          <w:color w:val="auto"/>
        </w:rPr>
      </w:pPr>
      <w:r>
        <w:t>A struct and union takes a list of symbols</w:t>
      </w:r>
      <w:r w:rsidR="004B7EF8">
        <w:t>.</w:t>
      </w:r>
      <w:r>
        <w:t xml:space="preserve"> A struct or union is </w:t>
      </w:r>
      <w:r w:rsidRPr="004B7EF8">
        <w:rPr>
          <w:rStyle w:val="KeyWord0"/>
        </w:rPr>
        <w:t>tagged</w:t>
      </w:r>
      <w:r>
        <w:t xml:space="preserve"> i</w:t>
      </w:r>
      <w:r w:rsidR="004B7EF8">
        <w:t>f</w:t>
      </w:r>
      <w:r>
        <w:t xml:space="preserve">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507A6165" w:rsidR="00117AB0" w:rsidRDefault="00117AB0">
            <w:r>
              <w:t xml:space="preserve">(b) A struct tagged with the name </w:t>
            </w:r>
            <w:r w:rsidR="00707457" w:rsidRPr="00707457">
              <w:rPr>
                <w:rStyle w:val="KeyWord0"/>
              </w:rPr>
              <w:t>s</w:t>
            </w:r>
          </w:p>
        </w:tc>
      </w:tr>
    </w:tbl>
    <w:p w14:paraId="67DD76EA" w14:textId="1B5A5E14" w:rsidR="00752124" w:rsidRDefault="00097F16" w:rsidP="0028684D">
      <w:r>
        <w:t>A struct or union definition can be meaningful or meaningless.</w:t>
      </w:r>
      <w:r w:rsidR="00752124">
        <w:t xml:space="preserve"> The </w:t>
      </w:r>
      <w:r w:rsidR="006240E7">
        <w:t>declaration</w:t>
      </w:r>
      <w:r w:rsidR="00752124">
        <w:t xml:space="preserve"> </w:t>
      </w:r>
      <w:r w:rsidR="0028684D" w:rsidRPr="0028684D">
        <w:rPr>
          <w:rStyle w:val="KeyWord0"/>
        </w:rPr>
        <w:t>struct s {int i;};</w:t>
      </w:r>
      <w:r w:rsidR="0028684D">
        <w:t xml:space="preserve"> </w:t>
      </w:r>
      <w:r w:rsidR="00752124">
        <w:t xml:space="preserve">is </w:t>
      </w:r>
      <w:proofErr w:type="gramStart"/>
      <w:r w:rsidR="00752124">
        <w:t>meaningful, since</w:t>
      </w:r>
      <w:proofErr w:type="gramEnd"/>
      <w:r w:rsidR="00752124">
        <w:t xml:space="preserve"> </w:t>
      </w:r>
      <w:r w:rsidR="00752124" w:rsidRPr="00752124">
        <w:rPr>
          <w:rStyle w:val="KeyWord0"/>
        </w:rPr>
        <w:t>s</w:t>
      </w:r>
      <w:r w:rsidR="00752124">
        <w:t xml:space="preserve"> can later be used to define variables.</w:t>
      </w:r>
      <w:r w:rsidR="0028684D">
        <w:t xml:space="preserve"> </w:t>
      </w:r>
      <w:r w:rsidR="00752124">
        <w:t xml:space="preserve">The </w:t>
      </w:r>
      <w:r w:rsidR="006240E7">
        <w:t xml:space="preserve">declaration </w:t>
      </w:r>
      <w:r w:rsidR="0028684D" w:rsidRPr="0028684D">
        <w:rPr>
          <w:rStyle w:val="KeyWord0"/>
        </w:rPr>
        <w:t>struct {int i;} t;</w:t>
      </w:r>
      <w:r w:rsidR="0028684D">
        <w:t xml:space="preserve"> </w:t>
      </w:r>
      <w:r w:rsidR="00752124">
        <w:t xml:space="preserve">is </w:t>
      </w:r>
      <w:r w:rsidR="0028684D">
        <w:t xml:space="preserve">also </w:t>
      </w:r>
      <w:proofErr w:type="gramStart"/>
      <w:r w:rsidR="00752124">
        <w:t>meaningful, since</w:t>
      </w:r>
      <w:proofErr w:type="gramEnd"/>
      <w:r w:rsidR="00752124">
        <w:t xml:space="preserve"> </w:t>
      </w:r>
      <w:r w:rsidR="00752124" w:rsidRPr="00752124">
        <w:rPr>
          <w:rStyle w:val="KeyWord0"/>
        </w:rPr>
        <w:t>t</w:t>
      </w:r>
      <w:r w:rsidR="00752124">
        <w:t xml:space="preserve"> is a defined variable.</w:t>
      </w:r>
      <w:r w:rsidR="0028684D">
        <w:t xml:space="preserve"> However, t</w:t>
      </w:r>
      <w:r w:rsidR="00752124">
        <w:t xml:space="preserve">he </w:t>
      </w:r>
      <w:r w:rsidR="0028684D">
        <w:t>d</w:t>
      </w:r>
      <w:r w:rsidR="006240E7">
        <w:t xml:space="preserve">eclaration </w:t>
      </w:r>
      <w:r w:rsidR="0028684D" w:rsidRPr="0028684D">
        <w:rPr>
          <w:rStyle w:val="KeyWord0"/>
        </w:rPr>
        <w:t>struct {int i;};</w:t>
      </w:r>
      <w:r w:rsidR="0028684D">
        <w:t xml:space="preserve"> </w:t>
      </w:r>
      <w:r w:rsidR="00752124">
        <w:t xml:space="preserve">is </w:t>
      </w:r>
      <w:proofErr w:type="gramStart"/>
      <w:r w:rsidR="00752124">
        <w:t>meaningless, but</w:t>
      </w:r>
      <w:proofErr w:type="gramEnd"/>
      <w:r w:rsidR="00752124">
        <w:t xml:space="preserve"> allowed.</w:t>
      </w:r>
    </w:p>
    <w:p w14:paraId="4E9C3ECE" w14:textId="44169615" w:rsidR="0079004F" w:rsidRDefault="0079004F" w:rsidP="0079004F">
      <w:r>
        <w:lastRenderedPageBreak/>
        <w:t xml:space="preserve">The member map may be null, in which case the declaration is </w:t>
      </w:r>
      <w:r w:rsidR="004C0028">
        <w:t>uncomplete</w:t>
      </w:r>
      <w:r>
        <w:t xml:space="preserve">. Then it can only be used when </w:t>
      </w:r>
      <w:r w:rsidR="004C0028">
        <w:t>defining a pointer to it, which is useful when constructing linked lists.</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4A023FE5" w:rsidR="00D36967" w:rsidRDefault="00D36967">
      <w:pPr>
        <w:rPr>
          <w:color w:val="auto"/>
        </w:rPr>
        <w:pPrChange w:id="285" w:author="Stefan Bjornander" w:date="2015-04-25T10:38:00Z">
          <w:pPr>
            <w:pStyle w:val="Rubrik3"/>
          </w:pPr>
        </w:pPrChange>
      </w:pPr>
      <w:ins w:id="286" w:author="Stefan Bjornander" w:date="2015-04-25T10:38:00Z">
        <w:r>
          <w:t>The enumeration type (</w:t>
        </w:r>
        <w:proofErr w:type="spellStart"/>
        <w:r w:rsidRPr="007D738C">
          <w:rPr>
            <w:rStyle w:val="KeyWord0"/>
            <w:rPrChange w:id="287" w:author="Stefan Bjornander" w:date="2015-04-25T10:38:00Z">
              <w:rPr>
                <w:rStyle w:val="CodeInText"/>
                <w:b/>
              </w:rPr>
            </w:rPrChange>
          </w:rPr>
          <w:t>enum</w:t>
        </w:r>
        <w:proofErr w:type="spellEnd"/>
        <w:r>
          <w:t>) is stored as an integer</w:t>
        </w:r>
      </w:ins>
      <w:r w:rsidR="00425ABA">
        <w:t xml:space="preserve"> with </w:t>
      </w:r>
      <w:r w:rsidR="007E763E">
        <w:t>a</w:t>
      </w:r>
      <w:r w:rsidR="00425ABA">
        <w:t xml:space="preserve"> value, explicitly stated or implicitly assigned</w:t>
      </w:r>
      <w:ins w:id="288" w:author="Stefan Bjornander" w:date="2015-04-25T10:38:00Z">
        <w:r>
          <w:t xml:space="preserve">. However, the </w:t>
        </w:r>
        <w:r>
          <w:rPr>
            <w:rStyle w:val="CodeInText"/>
          </w:rPr>
          <w:t>Specifi</w:t>
        </w:r>
      </w:ins>
      <w:r>
        <w:rPr>
          <w:rStyle w:val="CodeInText"/>
        </w:rPr>
        <w:t>er</w:t>
      </w:r>
      <w:ins w:id="289" w:author="Stefan Bjornander" w:date="2015-04-25T10:38:00Z">
        <w:r>
          <w:t xml:space="preserve"> class of Section </w:t>
        </w:r>
      </w:ins>
      <w:r>
        <w:fldChar w:fldCharType="begin"/>
      </w:r>
      <w:r>
        <w:instrText xml:space="preserve"> REF _Ref418259975 \r \h </w:instrText>
      </w:r>
      <w:r>
        <w:fldChar w:fldCharType="separate"/>
      </w:r>
      <w:r w:rsidR="00207336">
        <w:t>3.2.1</w:t>
      </w:r>
      <w:r>
        <w:fldChar w:fldCharType="end"/>
      </w:r>
      <w:r>
        <w:t xml:space="preserve"> </w:t>
      </w:r>
      <w:ins w:id="290" w:author="Stefan Bjornander" w:date="2015-04-25T10:38:00Z">
        <w:r>
          <w:t xml:space="preserve">needs to know if the type is </w:t>
        </w:r>
        <w:r w:rsidRPr="007D738C">
          <w:rPr>
            <w:rStyle w:val="KeyWord0"/>
          </w:rPr>
          <w:t>enum</w:t>
        </w:r>
        <w:r>
          <w:t xml:space="preserve"> </w:t>
        </w:r>
      </w:ins>
      <w:r>
        <w:t>to</w:t>
      </w:r>
      <w:ins w:id="291" w:author="Stefan Bjornander" w:date="2015-04-25T10:38:00Z">
        <w:r>
          <w:t xml:space="preserve"> initialize its value. </w:t>
        </w:r>
      </w:ins>
      <w:r>
        <w:t>Therefore,</w:t>
      </w:r>
      <w:ins w:id="292" w:author="Stefan Bjornander" w:date="2015-04-25T10:38:00Z">
        <w:r>
          <w:t xml:space="preserve"> we add the </w:t>
        </w:r>
        <w:r w:rsidRPr="00E97112">
          <w:rPr>
            <w:rStyle w:val="KeyWord0"/>
            <w:rPrChange w:id="293" w:author="Stefan Bjornander" w:date="2015-04-25T10:39:00Z">
              <w:rPr>
                <w:rStyle w:val="CodeInText"/>
                <w:b/>
              </w:rPr>
            </w:rPrChange>
          </w:rPr>
          <w:t>m_enum</w:t>
        </w:r>
        <w:r>
          <w:t xml:space="preserve"> field and the </w:t>
        </w:r>
      </w:ins>
      <w:r>
        <w:rPr>
          <w:rStyle w:val="CodeInText"/>
        </w:rPr>
        <w:t>Enumeration</w:t>
      </w:r>
      <w:ins w:id="294" w:author="Stefan Bjornander" w:date="2015-04-25T10:38:00Z">
        <w:r>
          <w:t xml:space="preserve"> </w:t>
        </w:r>
      </w:ins>
      <w:r w:rsidR="00C93B5A">
        <w:t>property.</w:t>
      </w:r>
    </w:p>
    <w:p w14:paraId="2BF9FE47" w14:textId="374D75D3"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5FF19228" w:rsidR="006E1FB9" w:rsidRPr="006E1FB9" w:rsidRDefault="006E1FB9" w:rsidP="006E1FB9">
      <w:pPr>
        <w:pStyle w:val="Code"/>
        <w:rPr>
          <w:highlight w:val="white"/>
        </w:rPr>
      </w:pPr>
      <w:r w:rsidRPr="006E1FB9">
        <w:rPr>
          <w:highlight w:val="white"/>
        </w:rPr>
        <w:t xml:space="preserve">    public ISet&lt;Pair&lt;Symbol,bool&gt;&gt; </w:t>
      </w:r>
      <w:r w:rsidR="00F92D2F">
        <w:rPr>
          <w:highlight w:val="white"/>
        </w:rPr>
        <w:t>EnumItemSet</w:t>
      </w:r>
      <w:r w:rsidRPr="006E1FB9">
        <w:rPr>
          <w:highlight w:val="white"/>
        </w:rPr>
        <w:t xml:space="preserve">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3926CF39" w14:textId="17BF8D31" w:rsidR="006E1FB9" w:rsidRPr="006E1FB9" w:rsidRDefault="006E1FB9" w:rsidP="006E1FB9">
      <w:pPr>
        <w:pStyle w:val="Code"/>
        <w:rPr>
          <w:highlight w:val="white"/>
        </w:rPr>
      </w:pPr>
      <w:r w:rsidRPr="006E1FB9">
        <w:rPr>
          <w:highlight w:val="white"/>
        </w:rPr>
        <w:t xml:space="preserve">    }</w:t>
      </w:r>
    </w:p>
    <w:p w14:paraId="1743F970" w14:textId="59B1DEDC" w:rsidR="006E1FB9" w:rsidRPr="006E1FB9" w:rsidRDefault="00433B37" w:rsidP="00433B37">
      <w:pPr>
        <w:rPr>
          <w:highlight w:val="white"/>
        </w:rPr>
      </w:pPr>
      <w:r>
        <w:rPr>
          <w:highlight w:val="white"/>
        </w:rPr>
        <w:t xml:space="preserve">The </w:t>
      </w:r>
      <w:r w:rsidRPr="00433B37">
        <w:rPr>
          <w:rStyle w:val="KeyWord0"/>
          <w:highlight w:val="white"/>
        </w:rPr>
        <w:t>IsSigned</w:t>
      </w:r>
      <w:r>
        <w:rPr>
          <w:highlight w:val="white"/>
        </w:rPr>
        <w:t xml:space="preserve"> method return true if the type a </w:t>
      </w:r>
      <w:proofErr w:type="spellStart"/>
      <w:r>
        <w:rPr>
          <w:highlight w:val="white"/>
        </w:rPr>
        <w:t>signe</w:t>
      </w:r>
      <w:proofErr w:type="spellEnd"/>
      <w:r>
        <w:rPr>
          <w:highlight w:val="white"/>
        </w:rPr>
        <w:t xml:space="preserve"> character, short integer, integer, or long integer.</w:t>
      </w: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3F033313" w:rsidR="006E1FB9" w:rsidRPr="006E1FB9" w:rsidRDefault="006E1FB9" w:rsidP="006E1FB9">
      <w:pPr>
        <w:pStyle w:val="Code"/>
        <w:rPr>
          <w:highlight w:val="white"/>
        </w:rPr>
      </w:pPr>
      <w:r w:rsidRPr="006E1FB9">
        <w:rPr>
          <w:highlight w:val="white"/>
        </w:rPr>
        <w:t xml:space="preserve">      return (sort == Sort.</w:t>
      </w:r>
      <w:r w:rsidR="005D4E81">
        <w:rPr>
          <w:highlight w:val="white"/>
        </w:rPr>
        <w:t>SignedChar</w:t>
      </w:r>
      <w:r w:rsidRPr="006E1FB9">
        <w:rPr>
          <w:highlight w:val="white"/>
        </w:rPr>
        <w:t>) || (sort == Sort.</w:t>
      </w:r>
      <w:r w:rsidR="005D4E81">
        <w:rPr>
          <w:highlight w:val="white"/>
        </w:rPr>
        <w:t>SignedShortInt</w:t>
      </w:r>
      <w:r w:rsidRPr="006E1FB9">
        <w:rPr>
          <w:highlight w:val="white"/>
        </w:rPr>
        <w:t>) ||</w:t>
      </w:r>
    </w:p>
    <w:p w14:paraId="10BD037E" w14:textId="122E6473" w:rsidR="006E1FB9" w:rsidRPr="006E1FB9" w:rsidRDefault="006E1FB9" w:rsidP="006E1FB9">
      <w:pPr>
        <w:pStyle w:val="Code"/>
        <w:rPr>
          <w:highlight w:val="white"/>
        </w:rPr>
      </w:pPr>
      <w:r w:rsidRPr="006E1FB9">
        <w:rPr>
          <w:highlight w:val="white"/>
        </w:rPr>
        <w:t xml:space="preserve">             (sort == Sort.</w:t>
      </w:r>
      <w:r w:rsidR="005D4E81">
        <w:rPr>
          <w:highlight w:val="white"/>
        </w:rPr>
        <w:t>SignedInt</w:t>
      </w:r>
      <w:r w:rsidRPr="006E1FB9">
        <w:rPr>
          <w:highlight w:val="white"/>
        </w:rPr>
        <w:t>) || (sort == Sort.</w:t>
      </w:r>
      <w:r w:rsidR="005D4E81">
        <w:rPr>
          <w:highlight w:val="white"/>
        </w:rPr>
        <w:t>SignedLongInt</w:t>
      </w:r>
      <w:r w:rsidRPr="006E1FB9">
        <w:rPr>
          <w:highlight w:val="white"/>
        </w:rPr>
        <w:t>);</w:t>
      </w:r>
    </w:p>
    <w:p w14:paraId="3E3BA881" w14:textId="77777777" w:rsidR="006E1FB9" w:rsidRPr="006E1FB9" w:rsidRDefault="006E1FB9" w:rsidP="006E1FB9">
      <w:pPr>
        <w:pStyle w:val="Code"/>
        <w:rPr>
          <w:highlight w:val="white"/>
        </w:rPr>
      </w:pPr>
      <w:r w:rsidRPr="006E1FB9">
        <w:rPr>
          <w:highlight w:val="white"/>
        </w:rPr>
        <w:t xml:space="preserve">    }</w:t>
      </w:r>
    </w:p>
    <w:p w14:paraId="1ACBF843" w14:textId="77777777" w:rsidR="003903B8" w:rsidRDefault="003903B8">
      <w:pPr>
        <w:rPr>
          <w:ins w:id="295" w:author="Stefan Bjornander" w:date="2015-04-25T11:15:00Z"/>
        </w:rPr>
        <w:pPrChange w:id="296" w:author="Stefan Bjornander" w:date="2015-04-25T14:54:00Z">
          <w:pPr>
            <w:pStyle w:val="Rubrik3"/>
          </w:pPr>
        </w:pPrChange>
      </w:pPr>
      <w:ins w:id="297" w:author="Stefan Bjornander" w:date="2015-04-25T14:54:00Z">
        <w:r>
          <w:t xml:space="preserve">Each type has a size, even though void </w:t>
        </w:r>
      </w:ins>
      <w:ins w:id="298" w:author="Stefan Bjornander" w:date="2015-04-25T16:04:00Z">
        <w:r>
          <w:t>and</w:t>
        </w:r>
      </w:ins>
      <w:ins w:id="299" w:author="Stefan Bjornander" w:date="2015-04-25T14:54:00Z">
        <w:r>
          <w:t xml:space="preserve"> function ha</w:t>
        </w:r>
      </w:ins>
      <w:ins w:id="300" w:author="Stefan Bjornander" w:date="2015-04-25T16:04:00Z">
        <w:r>
          <w:t>ve</w:t>
        </w:r>
      </w:ins>
      <w:ins w:id="301" w:author="Stefan Bjornander" w:date="2015-04-25T14:54:00Z">
        <w:r>
          <w:t xml:space="preserve"> size zero. The size of an array is its size times the size of its type</w:t>
        </w:r>
      </w:ins>
      <w:ins w:id="302" w:author="Stefan Bjornander" w:date="2015-04-25T14:55:00Z">
        <w:r>
          <w:t xml:space="preserve">, the size of a struct is the sum of the sizes of its members, and the size of a union is the size of its </w:t>
        </w:r>
      </w:ins>
      <w:ins w:id="303" w:author="Stefan Bjornander" w:date="2015-04-25T16:04:00Z">
        <w:r>
          <w:t>largest</w:t>
        </w:r>
      </w:ins>
      <w:ins w:id="304" w:author="Stefan Bjornander" w:date="2015-04-25T14:55:00Z">
        <w:r>
          <w:t xml:space="preserve"> member. Not</w:t>
        </w:r>
      </w:ins>
      <w:ins w:id="305" w:author="Stefan Bjornander" w:date="2015-04-25T16:04:00Z">
        <w:r>
          <w:t>e</w:t>
        </w:r>
      </w:ins>
      <w:ins w:id="306" w:author="Stefan Bjornander" w:date="2015-04-25T14:55:00Z">
        <w:r>
          <w:t xml:space="preserve"> that a pointer always has the same size, regardless of what it points at.</w:t>
        </w:r>
      </w:ins>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lastRenderedPageBreak/>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3E47B183" w:rsidR="006E1FB9" w:rsidRPr="00D6402F" w:rsidRDefault="005B37F6" w:rsidP="005B37F6">
      <w:pPr>
        <w:rPr>
          <w:highlight w:val="white"/>
        </w:rPr>
      </w:pPr>
      <w:r>
        <w:rPr>
          <w:highlight w:val="white"/>
        </w:rPr>
        <w:t xml:space="preserve">The </w:t>
      </w:r>
      <w:r w:rsidRPr="00AA5770">
        <w:rPr>
          <w:rStyle w:val="KeyWord0"/>
          <w:highlight w:val="white"/>
        </w:rPr>
        <w:t>SizeArray</w:t>
      </w:r>
      <w:r>
        <w:rPr>
          <w:highlight w:val="white"/>
        </w:rPr>
        <w:t xml:space="preserve"> works as </w:t>
      </w:r>
      <w:r w:rsidRPr="00AA5770">
        <w:rPr>
          <w:rStyle w:val="KeyWord0"/>
          <w:highlight w:val="white"/>
        </w:rPr>
        <w:t>Size</w:t>
      </w:r>
      <w:r>
        <w:rPr>
          <w:highlight w:val="white"/>
        </w:rPr>
        <w:t xml:space="preserve"> above, with the difference that </w:t>
      </w:r>
      <w:r w:rsidR="00EA627A">
        <w:rPr>
          <w:highlight w:val="white"/>
        </w:rPr>
        <w:t>arrays, functions, and strings is given pointer size.</w:t>
      </w:r>
    </w:p>
    <w:p w14:paraId="70C42BA2" w14:textId="77777777" w:rsidR="00D6402F" w:rsidRPr="00D6402F" w:rsidRDefault="00D6402F" w:rsidP="00D6402F">
      <w:pPr>
        <w:pStyle w:val="Code"/>
        <w:rPr>
          <w:highlight w:val="white"/>
        </w:rPr>
      </w:pPr>
      <w:r w:rsidRPr="00D6402F">
        <w:rPr>
          <w:highlight w:val="white"/>
        </w:rPr>
        <w:t xml:space="preserve">    public int SizeArray() {</w:t>
      </w:r>
    </w:p>
    <w:p w14:paraId="30CADBDD" w14:textId="77777777" w:rsidR="00D6402F" w:rsidRPr="00D6402F" w:rsidRDefault="00D6402F" w:rsidP="00D6402F">
      <w:pPr>
        <w:pStyle w:val="Code"/>
        <w:rPr>
          <w:highlight w:val="white"/>
        </w:rPr>
      </w:pPr>
      <w:r w:rsidRPr="00D6402F">
        <w:rPr>
          <w:highlight w:val="white"/>
        </w:rPr>
        <w:t xml:space="preserve">      switch (m_sort) {</w:t>
      </w:r>
    </w:p>
    <w:p w14:paraId="71618A6B" w14:textId="77777777" w:rsidR="00D6402F" w:rsidRPr="00D6402F" w:rsidRDefault="00D6402F" w:rsidP="00D6402F">
      <w:pPr>
        <w:pStyle w:val="Code"/>
        <w:rPr>
          <w:highlight w:val="white"/>
        </w:rPr>
      </w:pPr>
      <w:r w:rsidRPr="00D6402F">
        <w:rPr>
          <w:highlight w:val="white"/>
        </w:rPr>
        <w:t xml:space="preserve">        case Sort.Array:</w:t>
      </w:r>
    </w:p>
    <w:p w14:paraId="4608229B" w14:textId="77777777" w:rsidR="00D6402F" w:rsidRPr="00D6402F" w:rsidRDefault="00D6402F" w:rsidP="00D6402F">
      <w:pPr>
        <w:pStyle w:val="Code"/>
        <w:rPr>
          <w:highlight w:val="white"/>
        </w:rPr>
      </w:pPr>
      <w:r w:rsidRPr="00D6402F">
        <w:rPr>
          <w:highlight w:val="white"/>
        </w:rPr>
        <w:t xml:space="preserve">        case Sort.Function:</w:t>
      </w:r>
    </w:p>
    <w:p w14:paraId="41247857" w14:textId="77777777" w:rsidR="00D6402F" w:rsidRPr="00D6402F" w:rsidRDefault="00D6402F" w:rsidP="00D6402F">
      <w:pPr>
        <w:pStyle w:val="Code"/>
        <w:rPr>
          <w:highlight w:val="white"/>
        </w:rPr>
      </w:pPr>
      <w:r w:rsidRPr="00D6402F">
        <w:rPr>
          <w:highlight w:val="white"/>
        </w:rPr>
        <w:t xml:space="preserve">        case Sort.String:</w:t>
      </w:r>
    </w:p>
    <w:p w14:paraId="2F2967E4" w14:textId="77777777" w:rsidR="00D6402F" w:rsidRPr="00D6402F" w:rsidRDefault="00D6402F" w:rsidP="00D6402F">
      <w:pPr>
        <w:pStyle w:val="Code"/>
        <w:rPr>
          <w:highlight w:val="white"/>
        </w:rPr>
      </w:pPr>
      <w:r w:rsidRPr="00D6402F">
        <w:rPr>
          <w:highlight w:val="white"/>
        </w:rPr>
        <w:t xml:space="preserve">          return TypeSize.PointerSize;</w:t>
      </w:r>
    </w:p>
    <w:p w14:paraId="628357D7" w14:textId="77777777" w:rsidR="00D6402F" w:rsidRPr="00D6402F" w:rsidRDefault="00D6402F" w:rsidP="00D6402F">
      <w:pPr>
        <w:pStyle w:val="Code"/>
        <w:rPr>
          <w:highlight w:val="white"/>
        </w:rPr>
      </w:pPr>
    </w:p>
    <w:p w14:paraId="63CDADEB" w14:textId="77777777" w:rsidR="00D6402F" w:rsidRPr="00D6402F" w:rsidRDefault="00D6402F" w:rsidP="00D6402F">
      <w:pPr>
        <w:pStyle w:val="Code"/>
        <w:rPr>
          <w:highlight w:val="white"/>
        </w:rPr>
      </w:pPr>
      <w:r w:rsidRPr="00D6402F">
        <w:rPr>
          <w:highlight w:val="white"/>
        </w:rPr>
        <w:t xml:space="preserve">        default:</w:t>
      </w:r>
    </w:p>
    <w:p w14:paraId="6495EFE7" w14:textId="77777777" w:rsidR="00D6402F" w:rsidRPr="00D6402F" w:rsidRDefault="00D6402F" w:rsidP="00D6402F">
      <w:pPr>
        <w:pStyle w:val="Code"/>
        <w:rPr>
          <w:highlight w:val="white"/>
        </w:rPr>
      </w:pPr>
      <w:r w:rsidRPr="00D6402F">
        <w:rPr>
          <w:highlight w:val="white"/>
        </w:rPr>
        <w:t xml:space="preserve">          return Size();</w:t>
      </w:r>
    </w:p>
    <w:p w14:paraId="67216175" w14:textId="77777777" w:rsidR="00D6402F" w:rsidRPr="00D6402F" w:rsidRDefault="00D6402F" w:rsidP="00D6402F">
      <w:pPr>
        <w:pStyle w:val="Code"/>
        <w:rPr>
          <w:highlight w:val="white"/>
        </w:rPr>
      </w:pPr>
      <w:r w:rsidRPr="00D6402F">
        <w:rPr>
          <w:highlight w:val="white"/>
        </w:rPr>
        <w:t xml:space="preserve">      }</w:t>
      </w:r>
    </w:p>
    <w:p w14:paraId="06A4BEF7" w14:textId="77777777" w:rsidR="00D6402F" w:rsidRPr="00D6402F" w:rsidRDefault="00D6402F" w:rsidP="00D6402F">
      <w:pPr>
        <w:pStyle w:val="Code"/>
        <w:rPr>
          <w:highlight w:val="white"/>
        </w:rPr>
      </w:pPr>
      <w:r w:rsidRPr="00D6402F">
        <w:rPr>
          <w:highlight w:val="white"/>
        </w:rPr>
        <w:t xml:space="preserve">    }</w:t>
      </w:r>
    </w:p>
    <w:p w14:paraId="004BF223" w14:textId="35F438FA" w:rsidR="004409FB" w:rsidRDefault="004409FB">
      <w:pPr>
        <w:rPr>
          <w:noProof/>
        </w:rPr>
      </w:pPr>
      <w:ins w:id="307" w:author="Stefan Bjornander" w:date="2015-04-25T11:37:00Z">
        <w:r>
          <w:t xml:space="preserve">It is possible to define an array without </w:t>
        </w:r>
      </w:ins>
      <w:ins w:id="308" w:author="Stefan Bjornander" w:date="2015-04-25T11:38:00Z">
        <w:r>
          <w:rPr>
            <w:noProof/>
          </w:rPr>
          <w:t xml:space="preserve">stating its size, </w:t>
        </w:r>
      </w:ins>
      <w:ins w:id="309" w:author="Stefan Bjornander" w:date="2015-04-25T14:31:00Z">
        <w:r>
          <w:rPr>
            <w:noProof/>
          </w:rPr>
          <w:t>in which case the array is given the size zero. I</w:t>
        </w:r>
      </w:ins>
      <w:ins w:id="310" w:author="Stefan Bjornander" w:date="2015-04-25T11:38:00Z">
        <w:r>
          <w:rPr>
            <w:noProof/>
          </w:rPr>
          <w:t>n that case</w:t>
        </w:r>
      </w:ins>
      <w:ins w:id="311" w:author="Stefan Bjornander" w:date="2015-04-25T14:31:00Z">
        <w:r>
          <w:rPr>
            <w:noProof/>
          </w:rPr>
          <w:t>,</w:t>
        </w:r>
      </w:ins>
      <w:ins w:id="312" w:author="Stefan Bjornander" w:date="2015-04-25T11:38:00Z">
        <w:r>
          <w:rPr>
            <w:noProof/>
          </w:rPr>
          <w:t xml:space="preserve"> </w:t>
        </w:r>
      </w:ins>
      <w:ins w:id="313" w:author="Stefan Bjornander" w:date="2015-04-25T14:31:00Z">
        <w:r>
          <w:rPr>
            <w:noProof/>
          </w:rPr>
          <w:t>the</w:t>
        </w:r>
      </w:ins>
      <w:ins w:id="314" w:author="Stefan Bjornander" w:date="2015-04-25T11:38:00Z">
        <w:r>
          <w:rPr>
            <w:noProof/>
          </w:rPr>
          <w:t xml:space="preserve"> </w:t>
        </w:r>
      </w:ins>
      <w:ins w:id="315" w:author="Stefan Bjornander" w:date="2015-04-25T14:31:00Z">
        <w:r>
          <w:rPr>
            <w:noProof/>
          </w:rPr>
          <w:t xml:space="preserve">array </w:t>
        </w:r>
      </w:ins>
      <w:ins w:id="316" w:author="Stefan Bjornander" w:date="2015-04-25T11:38:00Z">
        <w:r>
          <w:rPr>
            <w:noProof/>
          </w:rPr>
          <w:t xml:space="preserve">size must be determined by the size of its initialization list. </w:t>
        </w:r>
      </w:ins>
      <w:ins w:id="317" w:author="Stefan Bjornander" w:date="2015-04-25T11:39:00Z">
        <w:r>
          <w:rPr>
            <w:noProof/>
          </w:rPr>
          <w:t xml:space="preserve">However, if the </w:t>
        </w:r>
      </w:ins>
      <w:ins w:id="318" w:author="Stefan Bjornander" w:date="2015-04-25T11:40:00Z">
        <w:r>
          <w:rPr>
            <w:noProof/>
          </w:rPr>
          <w:t xml:space="preserve">array </w:t>
        </w:r>
      </w:ins>
      <w:ins w:id="319" w:author="Stefan Bjornander" w:date="2015-04-25T11:39:00Z">
        <w:r>
          <w:rPr>
            <w:noProof/>
          </w:rPr>
          <w:t xml:space="preserve">definition </w:t>
        </w:r>
      </w:ins>
      <w:ins w:id="320" w:author="Stefan Bjornander" w:date="2015-04-25T11:40:00Z">
        <w:r>
          <w:rPr>
            <w:noProof/>
          </w:rPr>
          <w:t>lacks</w:t>
        </w:r>
      </w:ins>
      <w:ins w:id="321" w:author="Stefan Bjornander" w:date="2015-04-25T11:39:00Z">
        <w:r>
          <w:rPr>
            <w:noProof/>
          </w:rPr>
          <w:t xml:space="preserve"> an initialization list</w:t>
        </w:r>
      </w:ins>
      <w:ins w:id="322" w:author="Stefan Bjornander" w:date="2015-04-25T11:40:00Z">
        <w:r>
          <w:rPr>
            <w:noProof/>
          </w:rPr>
          <w:t xml:space="preserve">, the array </w:t>
        </w:r>
      </w:ins>
      <w:ins w:id="323" w:author="Stefan Bjornander" w:date="2015-04-25T14:31:00Z">
        <w:r>
          <w:rPr>
            <w:noProof/>
          </w:rPr>
          <w:t xml:space="preserve">keeps the size zero and is considered </w:t>
        </w:r>
      </w:ins>
      <w:ins w:id="324" w:author="Stefan Bjornander" w:date="2015-04-25T11:40:00Z">
        <w:r>
          <w:rPr>
            <w:noProof/>
          </w:rPr>
          <w:t>incomplete</w:t>
        </w:r>
      </w:ins>
      <w:ins w:id="325" w:author="Stefan Bjornander" w:date="2015-04-25T11:39:00Z">
        <w:r>
          <w:rPr>
            <w:noProof/>
          </w:rPr>
          <w:t>.</w:t>
        </w:r>
      </w:ins>
      <w:ins w:id="326" w:author="Stefan Bjornander" w:date="2015-04-25T14:30:00Z">
        <w:r>
          <w:rPr>
            <w:noProof/>
          </w:rPr>
          <w:t xml:space="preserve"> In the same</w:t>
        </w:r>
      </w:ins>
      <w:ins w:id="327" w:author="Stefan Bjornander" w:date="2015-04-25T14:33:00Z">
        <w:r>
          <w:rPr>
            <w:noProof/>
          </w:rPr>
          <w:t xml:space="preserve"> way</w:t>
        </w:r>
      </w:ins>
      <w:ins w:id="328" w:author="Stefan Bjornander" w:date="2015-04-25T14:30:00Z">
        <w:r>
          <w:rPr>
            <w:noProof/>
          </w:rPr>
          <w:t xml:space="preserve">, it is possible to define only the </w:t>
        </w:r>
      </w:ins>
      <w:ins w:id="329" w:author="Stefan Bjornander" w:date="2015-04-25T14:32:00Z">
        <w:r>
          <w:rPr>
            <w:noProof/>
          </w:rPr>
          <w:t>n</w:t>
        </w:r>
      </w:ins>
      <w:ins w:id="330" w:author="Stefan Bjornander" w:date="2015-04-25T14:33:00Z">
        <w:r>
          <w:rPr>
            <w:noProof/>
          </w:rPr>
          <w:t>ame tag</w:t>
        </w:r>
      </w:ins>
      <w:ins w:id="331" w:author="Stefan Bjornander" w:date="2015-04-25T14:30:00Z">
        <w:r>
          <w:rPr>
            <w:noProof/>
          </w:rPr>
          <w:t xml:space="preserve"> of a struct</w:t>
        </w:r>
      </w:ins>
      <w:ins w:id="332" w:author="Stefan Bjornander" w:date="2015-04-25T14:33:00Z">
        <w:r>
          <w:rPr>
            <w:noProof/>
          </w:rPr>
          <w:t xml:space="preserve"> or union</w:t>
        </w:r>
      </w:ins>
      <w:ins w:id="333" w:author="Stefan Bjornander" w:date="2015-04-25T14:30:00Z">
        <w:r>
          <w:rPr>
            <w:noProof/>
          </w:rPr>
          <w:t xml:space="preserve">, with its </w:t>
        </w:r>
      </w:ins>
      <w:ins w:id="334" w:author="Stefan Bjornander" w:date="2015-04-25T14:33:00Z">
        <w:r>
          <w:rPr>
            <w:noProof/>
          </w:rPr>
          <w:t xml:space="preserve">member </w:t>
        </w:r>
      </w:ins>
      <w:r>
        <w:rPr>
          <w:noProof/>
        </w:rPr>
        <w:t>map</w:t>
      </w:r>
      <w:ins w:id="335" w:author="Stefan Bjornander" w:date="2015-04-25T14:33:00Z">
        <w:r>
          <w:rPr>
            <w:noProof/>
          </w:rPr>
          <w:t xml:space="preserve"> </w:t>
        </w:r>
      </w:ins>
      <w:ins w:id="336" w:author="Stefan Bjornander" w:date="2015-04-25T14:30:00Z">
        <w:r>
          <w:rPr>
            <w:noProof/>
          </w:rPr>
          <w:t xml:space="preserve">to be defined later. </w:t>
        </w:r>
      </w:ins>
      <w:ins w:id="337" w:author="Stefan Bjornander" w:date="2015-04-25T14:32:00Z">
        <w:r>
          <w:rPr>
            <w:noProof/>
          </w:rPr>
          <w:t xml:space="preserve">In that case, the member </w:t>
        </w:r>
      </w:ins>
      <w:r>
        <w:rPr>
          <w:noProof/>
        </w:rPr>
        <w:t>map</w:t>
      </w:r>
      <w:ins w:id="338" w:author="Stefan Bjornander" w:date="2015-04-25T14:32:00Z">
        <w:r>
          <w:rPr>
            <w:noProof/>
          </w:rPr>
          <w:t xml:space="preserve"> is given the value null, which is keep if the </w:t>
        </w:r>
      </w:ins>
      <w:ins w:id="339" w:author="Stefan Bjornander" w:date="2015-04-25T14:33:00Z">
        <w:r>
          <w:rPr>
            <w:noProof/>
          </w:rPr>
          <w:t xml:space="preserve">member </w:t>
        </w:r>
      </w:ins>
      <w:r>
        <w:rPr>
          <w:noProof/>
        </w:rPr>
        <w:t>map</w:t>
      </w:r>
      <w:ins w:id="340" w:author="Stefan Bjornander" w:date="2015-04-25T14:33:00Z">
        <w:r>
          <w:rPr>
            <w:noProof/>
          </w:rPr>
          <w:t xml:space="preserve"> is n</w:t>
        </w:r>
      </w:ins>
      <w:r>
        <w:rPr>
          <w:noProof/>
        </w:rPr>
        <w:t>ot</w:t>
      </w:r>
      <w:ins w:id="341" w:author="Stefan Bjornander" w:date="2015-04-25T14:33:00Z">
        <w:r>
          <w:rPr>
            <w:noProof/>
          </w:rPr>
          <w:t xml:space="preserve"> defined, and the struct or union is consider incomplete.</w:t>
        </w:r>
      </w:ins>
      <w:ins w:id="342" w:author="Stefan Bjornander" w:date="2015-04-25T14:34:00Z">
        <w:r>
          <w:rPr>
            <w:noProof/>
          </w:rPr>
          <w:t xml:space="preserve"> Variables can only have complete types, and the pointer type, array type or function return type must be </w:t>
        </w:r>
      </w:ins>
      <w:r>
        <w:rPr>
          <w:noProof/>
        </w:rPr>
        <w:t xml:space="preserve">also </w:t>
      </w:r>
      <w:ins w:id="343"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lastRenderedPageBreak/>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6A16E10" w14:textId="1F0EA97E" w:rsidR="00B864B2" w:rsidRDefault="00B864B2">
      <w:pPr>
        <w:pPrChange w:id="344" w:author="Stefan Bjornander" w:date="2015-04-25T10:27:00Z">
          <w:pPr>
            <w:pStyle w:val="Rubrik3"/>
          </w:pPr>
        </w:pPrChange>
      </w:pPr>
      <w:ins w:id="345" w:author="Stefan Bjornander" w:date="2015-04-25T10:30:00Z">
        <w:r>
          <w:t xml:space="preserve">The idea of the volatile </w:t>
        </w:r>
      </w:ins>
      <w:ins w:id="346" w:author="Stefan Bjornander" w:date="2015-04-25T10:31:00Z">
        <w:r>
          <w:t xml:space="preserve">qualifier is to </w:t>
        </w:r>
      </w:ins>
      <w:ins w:id="347" w:author="Stefan Bjornander" w:date="2015-04-25T10:30:00Z">
        <w:r>
          <w:t xml:space="preserve">prevent optimization, and since this book </w:t>
        </w:r>
      </w:ins>
      <w:ins w:id="348" w:author="Stefan Bjornander" w:date="2015-04-25T10:31:00Z">
        <w:r>
          <w:t>is focused on optimization techniques</w:t>
        </w:r>
      </w:ins>
      <w:r w:rsidR="001832E0">
        <w:t>,</w:t>
      </w:r>
      <w:ins w:id="349" w:author="Stefan Bjornander" w:date="2015-04-25T10:31:00Z">
        <w:r>
          <w:t xml:space="preserve"> we have no real use for the volatile </w:t>
        </w:r>
      </w:ins>
      <w:r>
        <w:t>qualifier</w:t>
      </w:r>
      <w:ins w:id="350" w:author="Stefan Bjornander" w:date="2015-04-25T10:31:00Z">
        <w:r>
          <w:t xml:space="preserve">. However, for the sake of </w:t>
        </w:r>
      </w:ins>
      <w:r>
        <w:t>completeness</w:t>
      </w:r>
      <w:ins w:id="351" w:author="Stefan Bjornander" w:date="2015-04-25T10:31:00Z">
        <w:r>
          <w:t xml:space="preserve"> we include the </w:t>
        </w:r>
        <w:r w:rsidRPr="001832E0">
          <w:rPr>
            <w:rStyle w:val="KeyWord0"/>
            <w:rPrChange w:id="352" w:author="Stefan Bjornander" w:date="2015-04-25T10:32:00Z">
              <w:rPr>
                <w:rStyle w:val="CodeInText"/>
                <w:b/>
              </w:rPr>
            </w:rPrChange>
          </w:rPr>
          <w:t>m_volatile</w:t>
        </w:r>
        <w:r>
          <w:t xml:space="preserve"> field in the </w:t>
        </w:r>
        <w:r w:rsidRPr="001832E0">
          <w:rPr>
            <w:rStyle w:val="KeyWord0"/>
            <w:rPrChange w:id="353" w:author="Stefan Bjornander" w:date="2015-04-25T10:32:00Z">
              <w:rPr>
                <w:rStyle w:val="CodeInText"/>
                <w:b/>
              </w:rPr>
            </w:rPrChange>
          </w:rPr>
          <w:t>Type</w:t>
        </w:r>
        <w:r>
          <w:t xml:space="preserve"> class.</w:t>
        </w:r>
      </w:ins>
      <w:r w:rsidR="001832E0">
        <w:t xml:space="preserve"> However, note that there makes no difference if a type is volatile or not.</w:t>
      </w:r>
    </w:p>
    <w:p w14:paraId="2EBB013C" w14:textId="466E2879" w:rsidR="006E1FB9" w:rsidRPr="006E1FB9" w:rsidRDefault="006E1FB9" w:rsidP="006E1FB9">
      <w:pPr>
        <w:pStyle w:val="Code"/>
        <w:rPr>
          <w:highlight w:val="white"/>
        </w:rPr>
      </w:pPr>
      <w:r w:rsidRPr="006E1FB9">
        <w:rPr>
          <w:highlight w:val="white"/>
        </w:rPr>
        <w:t xml:space="preserve">    private bool m_constant</w:t>
      </w:r>
      <w:r w:rsidR="00984E72">
        <w:rPr>
          <w:highlight w:val="white"/>
        </w:rPr>
        <w:t xml:space="preserve">, </w:t>
      </w:r>
      <w:r w:rsidRPr="006E1FB9">
        <w:rPr>
          <w:highlight w:val="white"/>
        </w:rPr>
        <w:t>m_volatile;</w:t>
      </w:r>
    </w:p>
    <w:p w14:paraId="572B1E9B" w14:textId="77777777" w:rsidR="006E1FB9" w:rsidRPr="006E1FB9" w:rsidRDefault="006E1FB9" w:rsidP="006E1FB9">
      <w:pPr>
        <w:pStyle w:val="Code"/>
        <w:rPr>
          <w:highlight w:val="white"/>
        </w:rPr>
      </w:pPr>
    </w:p>
    <w:p w14:paraId="2C4208E9" w14:textId="16CE04F6" w:rsidR="006E1FB9" w:rsidRPr="006E1FB9" w:rsidRDefault="006E1FB9" w:rsidP="006E1FB9">
      <w:pPr>
        <w:pStyle w:val="Code"/>
        <w:rPr>
          <w:highlight w:val="white"/>
        </w:rPr>
      </w:pPr>
      <w:r w:rsidRPr="006E1FB9">
        <w:rPr>
          <w:highlight w:val="white"/>
        </w:rPr>
        <w:t xml:space="preserve">    public bool 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27EC1972" w14:textId="77777777" w:rsidR="00241FB9" w:rsidRDefault="00241FB9" w:rsidP="00241FB9">
      <w:pPr>
        <w:pStyle w:val="Code"/>
        <w:rPr>
          <w:highlight w:val="white"/>
        </w:rPr>
      </w:pPr>
    </w:p>
    <w:p w14:paraId="7169D4FE" w14:textId="35B2D041" w:rsidR="00241FB9" w:rsidRPr="006E1FB9" w:rsidRDefault="00241FB9" w:rsidP="00241FB9">
      <w:pPr>
        <w:pStyle w:val="Code"/>
        <w:rPr>
          <w:highlight w:val="white"/>
        </w:rPr>
      </w:pPr>
      <w:r w:rsidRPr="006E1FB9">
        <w:rPr>
          <w:highlight w:val="white"/>
        </w:rPr>
        <w:t xml:space="preserve">    public bool Volatile {</w:t>
      </w:r>
    </w:p>
    <w:p w14:paraId="041D069E" w14:textId="77777777" w:rsidR="00241FB9" w:rsidRPr="006E1FB9" w:rsidRDefault="00241FB9" w:rsidP="00241FB9">
      <w:pPr>
        <w:pStyle w:val="Code"/>
        <w:rPr>
          <w:highlight w:val="white"/>
        </w:rPr>
      </w:pPr>
      <w:r w:rsidRPr="006E1FB9">
        <w:rPr>
          <w:highlight w:val="white"/>
        </w:rPr>
        <w:t xml:space="preserve">      get { return m_volatile; }</w:t>
      </w:r>
    </w:p>
    <w:p w14:paraId="68939611" w14:textId="77777777" w:rsidR="00241FB9" w:rsidRPr="006E1FB9" w:rsidRDefault="00241FB9" w:rsidP="00241FB9">
      <w:pPr>
        <w:pStyle w:val="Code"/>
        <w:rPr>
          <w:highlight w:val="white"/>
        </w:rPr>
      </w:pPr>
      <w:r w:rsidRPr="006E1FB9">
        <w:rPr>
          <w:highlight w:val="white"/>
        </w:rPr>
        <w:t xml:space="preserve">      set { m_volatile = value; }</w:t>
      </w:r>
    </w:p>
    <w:p w14:paraId="00F0ECA3" w14:textId="77777777" w:rsidR="00241FB9" w:rsidRPr="006E1FB9" w:rsidRDefault="00241FB9" w:rsidP="00241FB9">
      <w:pPr>
        <w:pStyle w:val="Code"/>
        <w:rPr>
          <w:highlight w:val="white"/>
        </w:rPr>
      </w:pPr>
      <w:r w:rsidRPr="006E1FB9">
        <w:rPr>
          <w:highlight w:val="white"/>
        </w:rPr>
        <w:t xml:space="preserve">    }</w:t>
      </w:r>
    </w:p>
    <w:p w14:paraId="574BE332" w14:textId="05671B96" w:rsidR="006E1FB9" w:rsidRPr="0026755D" w:rsidRDefault="0026755D" w:rsidP="0026755D">
      <w:pPr>
        <w:rPr>
          <w:color w:val="auto"/>
        </w:rPr>
      </w:pPr>
      <w:r>
        <w:t>A</w:t>
      </w:r>
      <w:ins w:id="354" w:author="Stefan Bjornander" w:date="2015-04-25T10:28:00Z">
        <w:r>
          <w:t xml:space="preserve"> type is constant if its field </w:t>
        </w:r>
        <w:r w:rsidRPr="00EA627A">
          <w:rPr>
            <w:rStyle w:val="KeyWord0"/>
            <w:rPrChange w:id="355" w:author="Stefan Bjornander" w:date="2015-04-25T10:28:00Z">
              <w:rPr>
                <w:rStyle w:val="CodeInText"/>
              </w:rPr>
            </w:rPrChange>
          </w:rPr>
          <w:t>m_constant</w:t>
        </w:r>
        <w:r>
          <w:t xml:space="preserve"> is true. However, </w:t>
        </w:r>
      </w:ins>
      <w:r>
        <w:t>a</w:t>
      </w:r>
      <w:ins w:id="356" w:author="Stefan Bjornander" w:date="2015-04-25T10:28:00Z">
        <w:r>
          <w:t xml:space="preserve"> struct or union is </w:t>
        </w:r>
      </w:ins>
      <w:r w:rsidR="00D96162">
        <w:t>c</w:t>
      </w:r>
      <w:ins w:id="357" w:author="Stefan Bjornander" w:date="2015-04-25T10:29:00Z">
        <w:r>
          <w:t>onstant</w:t>
        </w:r>
      </w:ins>
      <w:ins w:id="358" w:author="Stefan Bjornander" w:date="2015-04-25T10:28:00Z">
        <w:r>
          <w:t xml:space="preserve"> if </w:t>
        </w:r>
      </w:ins>
      <w:ins w:id="359" w:author="Stefan Bjornander" w:date="2015-04-25T10:29:00Z">
        <w:r>
          <w:t xml:space="preserve">it is </w:t>
        </w:r>
        <w:proofErr w:type="gramStart"/>
        <w:r>
          <w:t>constant</w:t>
        </w:r>
      </w:ins>
      <w:r w:rsidR="00D96162">
        <w:t xml:space="preserve"> in </w:t>
      </w:r>
      <w:r w:rsidR="00984E72">
        <w:t>itself</w:t>
      </w:r>
      <w:r w:rsidR="00C04FC7">
        <w:t>,</w:t>
      </w:r>
      <w:r w:rsidR="00984E72">
        <w:t xml:space="preserve"> or</w:t>
      </w:r>
      <w:proofErr w:type="gramEnd"/>
      <w:ins w:id="360" w:author="Stefan Bjornander" w:date="2015-04-25T10:29:00Z">
        <w:r>
          <w:t xml:space="preserve"> </w:t>
        </w:r>
      </w:ins>
      <w:r w:rsidR="00C04FC7">
        <w:t xml:space="preserve">if </w:t>
      </w:r>
      <w:ins w:id="361" w:author="Stefan Bjornander" w:date="2015-04-25T10:29:00Z">
        <w:r>
          <w:t>is any of its members if (</w:t>
        </w:r>
      </w:ins>
      <w:ins w:id="362" w:author="Stefan Bjornander" w:date="2015-04-25T10:30:00Z">
        <w:r>
          <w:t>recursively</w:t>
        </w:r>
      </w:ins>
      <w:ins w:id="363" w:author="Stefan Bjornander" w:date="2015-04-25T10:29:00Z">
        <w:r>
          <w:t>)</w:t>
        </w:r>
      </w:ins>
      <w:ins w:id="364" w:author="Stefan Bjornander" w:date="2015-04-25T10:30:00Z">
        <w:r>
          <w:t xml:space="preserve"> constant.</w:t>
        </w:r>
      </w:ins>
      <w:r w:rsidR="006E1FB9"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6D8ECECC" w:rsidR="006E1FB9" w:rsidRPr="006E1FB9" w:rsidRDefault="0031522E" w:rsidP="0031522E">
      <w:pPr>
        <w:rPr>
          <w:highlight w:val="white"/>
        </w:rPr>
      </w:pPr>
      <w:r>
        <w:rPr>
          <w:highlight w:val="white"/>
        </w:rPr>
        <w:t xml:space="preserve">The </w:t>
      </w:r>
      <w:r w:rsidRPr="0031522E">
        <w:rPr>
          <w:rStyle w:val="KeyWord0"/>
          <w:highlight w:val="white"/>
        </w:rPr>
        <w:t>GetHashCode</w:t>
      </w:r>
      <w:r>
        <w:rPr>
          <w:highlight w:val="white"/>
        </w:rPr>
        <w:t xml:space="preserve"> method simply return the hash code of its base class. It has been included for the sake of </w:t>
      </w:r>
      <w:proofErr w:type="gramStart"/>
      <w:r>
        <w:rPr>
          <w:highlight w:val="white"/>
        </w:rPr>
        <w:t>completeness, since</w:t>
      </w:r>
      <w:proofErr w:type="gramEnd"/>
      <w:r>
        <w:rPr>
          <w:highlight w:val="white"/>
        </w:rPr>
        <w:t xml:space="preserve"> we also include the </w:t>
      </w:r>
      <w:r w:rsidRPr="0031522E">
        <w:rPr>
          <w:rStyle w:val="KeyWord0"/>
          <w:highlight w:val="white"/>
        </w:rPr>
        <w:t>Equals</w:t>
      </w:r>
      <w:r>
        <w:rPr>
          <w:highlight w:val="white"/>
        </w:rPr>
        <w:t xml:space="preserve"> method.</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48E90451" w14:textId="77777777" w:rsidR="00B95083" w:rsidRDefault="00B95083">
      <w:r>
        <w:t>The Equals method return true if the types are equal.</w:t>
      </w:r>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7CE61048" w14:textId="77777777" w:rsidR="00B95083" w:rsidRDefault="00B95083" w:rsidP="00B95083">
      <w:pPr>
        <w:rPr>
          <w:noProof/>
        </w:rPr>
      </w:pPr>
      <w:ins w:id="365" w:author="Stefan Bjornander" w:date="2015-04-25T14:35:00Z">
        <w:r>
          <w:t>Two pointer</w:t>
        </w:r>
      </w:ins>
      <w:r>
        <w:rPr>
          <w:noProof/>
        </w:rPr>
        <w:t>s</w:t>
      </w:r>
      <w:ins w:id="366" w:author="Stefan Bjornander" w:date="2015-04-25T14:35:00Z">
        <w:r>
          <w:rPr>
            <w:noProof/>
          </w:rPr>
          <w:t xml:space="preserve"> are </w:t>
        </w:r>
      </w:ins>
      <w:r>
        <w:rPr>
          <w:noProof/>
        </w:rPr>
        <w:t xml:space="preserve">considered to be </w:t>
      </w:r>
      <w:ins w:id="367" w:author="Stefan Bjornander" w:date="2015-04-25T14:35:00Z">
        <w:r>
          <w:rPr>
            <w:noProof/>
          </w:rPr>
          <w:t>equal if the type</w:t>
        </w:r>
      </w:ins>
      <w:r>
        <w:rPr>
          <w:noProof/>
        </w:rPr>
        <w:t>s</w:t>
      </w:r>
      <w:ins w:id="368" w:author="Stefan Bjornander" w:date="2015-04-25T14:35:00Z">
        <w:r>
          <w:rPr>
            <w:noProof/>
          </w:rPr>
          <w:t xml:space="preserve"> they point at are equal</w:t>
        </w:r>
      </w:ins>
      <w:r>
        <w:rPr>
          <w:noProof/>
        </w:rPr>
        <w:t>.</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25E3154" w14:textId="774F5ABA" w:rsidR="00B95083" w:rsidRDefault="00B95083" w:rsidP="00B95083">
      <w:pPr>
        <w:rPr>
          <w:noProof/>
        </w:rPr>
      </w:pPr>
      <w:r>
        <w:rPr>
          <w:noProof/>
        </w:rPr>
        <w:t>T</w:t>
      </w:r>
      <w:ins w:id="369" w:author="Stefan Bjornander" w:date="2015-04-25T14:56:00Z">
        <w:r>
          <w:rPr>
            <w:noProof/>
          </w:rPr>
          <w:t xml:space="preserve">wo arrays are </w:t>
        </w:r>
      </w:ins>
      <w:r>
        <w:rPr>
          <w:noProof/>
        </w:rPr>
        <w:t xml:space="preserve">equal </w:t>
      </w:r>
      <w:ins w:id="370" w:author="Stefan Bjornander" w:date="2015-04-25T17:26:00Z">
        <w:r>
          <w:rPr>
            <w:noProof/>
          </w:rPr>
          <w:t>if</w:t>
        </w:r>
      </w:ins>
      <w:r>
        <w:rPr>
          <w:noProof/>
        </w:rPr>
        <w:t xml:space="preserve"> </w:t>
      </w:r>
      <w:ins w:id="371" w:author="Stefan Bjornander" w:date="2015-04-25T17:26:00Z">
        <w:r>
          <w:rPr>
            <w:noProof/>
          </w:rPr>
          <w:t>their types are equal and they have the same size</w:t>
        </w:r>
      </w:ins>
      <w:r w:rsidR="00B40B97">
        <w:rPr>
          <w:noProof/>
        </w:rPr>
        <w:t>, or if at least one of the arrays have size zero.</w:t>
      </w: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3ACDECDC" w:rsidR="006E1FB9" w:rsidRPr="00B40B97" w:rsidRDefault="00B40B97" w:rsidP="00B40B97">
      <w:pPr>
        <w:rPr>
          <w:color w:val="auto"/>
        </w:rPr>
      </w:pPr>
      <w:ins w:id="372" w:author="Stefan Bjornander" w:date="2015-04-25T14:58:00Z">
        <w:r>
          <w:rPr>
            <w:noProof/>
          </w:rPr>
          <w:t>Two struct</w:t>
        </w:r>
      </w:ins>
      <w:ins w:id="373" w:author="Stefan Bjornander" w:date="2015-04-25T16:07:00Z">
        <w:r>
          <w:rPr>
            <w:noProof/>
          </w:rPr>
          <w:t>s</w:t>
        </w:r>
      </w:ins>
      <w:ins w:id="374" w:author="Stefan Bjornander" w:date="2015-04-25T14:58:00Z">
        <w:r>
          <w:rPr>
            <w:noProof/>
          </w:rPr>
          <w:t xml:space="preserve"> or unions are equals if </w:t>
        </w:r>
      </w:ins>
      <w:ins w:id="375" w:author="Stefan Bjornander" w:date="2015-04-25T16:06:00Z">
        <w:r>
          <w:rPr>
            <w:noProof/>
          </w:rPr>
          <w:t xml:space="preserve">they both are incomplete </w:t>
        </w:r>
      </w:ins>
      <w:r>
        <w:rPr>
          <w:noProof/>
        </w:rPr>
        <w:t xml:space="preserve">(their member maps are null) </w:t>
      </w:r>
      <w:ins w:id="376" w:author="Stefan Bjornander" w:date="2015-04-25T16:06:00Z">
        <w:r>
          <w:rPr>
            <w:noProof/>
          </w:rPr>
          <w:t xml:space="preserve">or if </w:t>
        </w:r>
      </w:ins>
      <w:ins w:id="377" w:author="Stefan Bjornander" w:date="2015-04-25T14:58:00Z">
        <w:r>
          <w:rPr>
            <w:noProof/>
          </w:rPr>
          <w:t xml:space="preserve">their member </w:t>
        </w:r>
      </w:ins>
      <w:r>
        <w:rPr>
          <w:noProof/>
        </w:rPr>
        <w:t>maps</w:t>
      </w:r>
      <w:ins w:id="378" w:author="Stefan Bjornander" w:date="2015-04-25T14:58:00Z">
        <w:r>
          <w:rPr>
            <w:noProof/>
          </w:rPr>
          <w:t xml:space="preserve"> are equal</w:t>
        </w:r>
      </w:ins>
      <w:ins w:id="379" w:author="Stefan Bjornander" w:date="2015-04-25T16:07:00Z">
        <w:r>
          <w:rPr>
            <w:noProof/>
          </w:rPr>
          <w:t>. N</w:t>
        </w:r>
      </w:ins>
      <w:ins w:id="380" w:author="Stefan Bjornander" w:date="2015-04-25T16:05:00Z">
        <w:r>
          <w:rPr>
            <w:noProof/>
          </w:rPr>
          <w:t xml:space="preserve">ote that they </w:t>
        </w:r>
      </w:ins>
      <w:r>
        <w:rPr>
          <w:noProof/>
        </w:rPr>
        <w:t xml:space="preserve">must not only </w:t>
      </w:r>
      <w:ins w:id="381" w:author="Stefan Bjornander" w:date="2015-04-25T16:06:00Z">
        <w:r>
          <w:rPr>
            <w:noProof/>
          </w:rPr>
          <w:t>have the same members, the</w:t>
        </w:r>
      </w:ins>
      <w:r>
        <w:rPr>
          <w:noProof/>
        </w:rPr>
        <w:t xml:space="preserve"> members</w:t>
      </w:r>
      <w:ins w:id="382" w:author="Stefan Bjornander" w:date="2015-04-25T16:06:00Z">
        <w:r>
          <w:rPr>
            <w:noProof/>
          </w:rPr>
          <w:t xml:space="preserve"> </w:t>
        </w:r>
      </w:ins>
      <w:r>
        <w:rPr>
          <w:noProof/>
        </w:rPr>
        <w:t xml:space="preserve">must also appear in the </w:t>
      </w:r>
      <w:ins w:id="383" w:author="Stefan Bjornander" w:date="2015-04-25T16:06:00Z">
        <w:r>
          <w:rPr>
            <w:noProof/>
          </w:rPr>
          <w:t>same order.</w:t>
        </w:r>
      </w:ins>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3DB89B92" w:rsidR="006E1FB9" w:rsidRPr="006E1FB9" w:rsidRDefault="000B4F48" w:rsidP="000B4F48">
      <w:pPr>
        <w:rPr>
          <w:highlight w:val="white"/>
        </w:rPr>
      </w:pPr>
      <w:ins w:id="384" w:author="Stefan Bjornander" w:date="2015-04-25T16:08:00Z">
        <w:r>
          <w:rPr>
            <w:noProof/>
          </w:rPr>
          <w:t>Two functions are equal if their return types are equal, they have the same style (old or new) and their type lists, respectively, are equal.</w:t>
        </w:r>
      </w:ins>
      <w:r w:rsidR="00CC05CA">
        <w:rPr>
          <w:noProof/>
        </w:rPr>
        <w:t xml:space="preserve"> Note that two functions can be equal even if their parameters have different names, at long as their types are equal.</w:t>
      </w: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017EAB26" w:rsidR="006E1FB9" w:rsidRPr="006E1FB9" w:rsidRDefault="00CF137E" w:rsidP="00CF137E">
      <w:pPr>
        <w:rPr>
          <w:highlight w:val="white"/>
        </w:rPr>
      </w:pPr>
      <w:r>
        <w:rPr>
          <w:highlight w:val="white"/>
        </w:rPr>
        <w:t>Finally, if none of the cases above apply, we compare the sorts of the types.</w:t>
      </w:r>
    </w:p>
    <w:p w14:paraId="1D3A75BB" w14:textId="77777777" w:rsidR="006E1FB9" w:rsidRPr="006E1FB9" w:rsidRDefault="006E1FB9" w:rsidP="006E1FB9">
      <w:pPr>
        <w:pStyle w:val="Code"/>
        <w:rPr>
          <w:highlight w:val="white"/>
        </w:rPr>
      </w:pPr>
      <w:r w:rsidRPr="006E1FB9">
        <w:rPr>
          <w:highlight w:val="white"/>
        </w:rPr>
        <w:t xml:space="preserve">            default:</w:t>
      </w:r>
    </w:p>
    <w:p w14:paraId="5AE120DD" w14:textId="77777777" w:rsidR="00CF137E" w:rsidRPr="00CF137E" w:rsidRDefault="00CF137E" w:rsidP="00CF137E">
      <w:pPr>
        <w:pStyle w:val="Code"/>
        <w:rPr>
          <w:highlight w:val="white"/>
        </w:rPr>
      </w:pPr>
      <w:r w:rsidRPr="00CF137E">
        <w:rPr>
          <w:highlight w:val="white"/>
        </w:rPr>
        <w:t xml:space="preserve">              return (m_sort == type.m_sort);</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27D4BB4D"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SignedChar</w:t>
      </w:r>
      <w:r w:rsidRPr="006E1FB9">
        <w:rPr>
          <w:highlight w:val="white"/>
        </w:rPr>
        <w:t>) || (m_sort == Sort.</w:t>
      </w:r>
      <w:r w:rsidR="005D4E81">
        <w:rPr>
          <w:highlight w:val="white"/>
        </w:rPr>
        <w:t>UnsignedChar</w:t>
      </w:r>
      <w:r w:rsidRPr="006E1FB9">
        <w:rPr>
          <w:highlight w:val="white"/>
        </w:rPr>
        <w:t>);</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lastRenderedPageBreak/>
        <w:t xml:space="preserve">    public bool IsShort() {</w:t>
      </w:r>
    </w:p>
    <w:p w14:paraId="199B9636" w14:textId="1A24C15D"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SignedShortInt</w:t>
      </w:r>
      <w:r w:rsidRPr="006E1FB9">
        <w:rPr>
          <w:highlight w:val="white"/>
        </w:rPr>
        <w:t>) ||</w:t>
      </w:r>
    </w:p>
    <w:p w14:paraId="00DE6499" w14:textId="5F69A24D" w:rsidR="006E1FB9" w:rsidRPr="006E1FB9" w:rsidRDefault="006E1FB9" w:rsidP="006E1FB9">
      <w:pPr>
        <w:pStyle w:val="Code"/>
        <w:rPr>
          <w:highlight w:val="white"/>
        </w:rPr>
      </w:pPr>
      <w:r w:rsidRPr="006E1FB9">
        <w:rPr>
          <w:highlight w:val="white"/>
        </w:rPr>
        <w:t xml:space="preserve">             (m_sort == Sort.</w:t>
      </w:r>
      <w:r w:rsidR="005D4E81">
        <w:rPr>
          <w:highlight w:val="white"/>
        </w:rPr>
        <w:t>UnsignedShortInt</w:t>
      </w:r>
      <w:r w:rsidRPr="006E1FB9">
        <w:rPr>
          <w:highlight w:val="white"/>
        </w:rPr>
        <w: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087D289E"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SignedInt</w:t>
      </w:r>
      <w:r w:rsidRPr="006E1FB9">
        <w:rPr>
          <w:highlight w:val="white"/>
        </w:rPr>
        <w:t>) || (m_sort == Sort.</w:t>
      </w:r>
      <w:r w:rsidR="005D4E81">
        <w:rPr>
          <w:highlight w:val="white"/>
        </w:rPr>
        <w:t>UnsignedInt</w:t>
      </w:r>
      <w:r w:rsidRPr="006E1FB9">
        <w:rPr>
          <w:highlight w:val="white"/>
        </w:rPr>
        <w: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66FE7334" w:rsidR="006E1FB9" w:rsidRPr="006E1FB9" w:rsidRDefault="006E1FB9" w:rsidP="006E1FB9">
      <w:pPr>
        <w:pStyle w:val="Code"/>
        <w:rPr>
          <w:highlight w:val="white"/>
        </w:rPr>
      </w:pPr>
      <w:r w:rsidRPr="006E1FB9">
        <w:rPr>
          <w:highlight w:val="white"/>
        </w:rPr>
        <w:t xml:space="preserve">        case Sort.</w:t>
      </w:r>
      <w:r w:rsidR="005D4E81">
        <w:rPr>
          <w:highlight w:val="white"/>
        </w:rPr>
        <w:t>SignedChar</w:t>
      </w:r>
      <w:r w:rsidRPr="006E1FB9">
        <w:rPr>
          <w:highlight w:val="white"/>
        </w:rPr>
        <w:t>:</w:t>
      </w:r>
    </w:p>
    <w:p w14:paraId="3C279B15" w14:textId="105CFB5E" w:rsidR="006E1FB9" w:rsidRPr="006E1FB9" w:rsidRDefault="006E1FB9" w:rsidP="006E1FB9">
      <w:pPr>
        <w:pStyle w:val="Code"/>
        <w:rPr>
          <w:highlight w:val="white"/>
        </w:rPr>
      </w:pPr>
      <w:r w:rsidRPr="006E1FB9">
        <w:rPr>
          <w:highlight w:val="white"/>
        </w:rPr>
        <w:t xml:space="preserve">        case Sort.</w:t>
      </w:r>
      <w:r w:rsidR="005D4E81">
        <w:rPr>
          <w:highlight w:val="white"/>
        </w:rPr>
        <w:t>SignedShortInt</w:t>
      </w:r>
      <w:r w:rsidRPr="006E1FB9">
        <w:rPr>
          <w:highlight w:val="white"/>
        </w:rPr>
        <w:t>:</w:t>
      </w:r>
    </w:p>
    <w:p w14:paraId="5675361D" w14:textId="45FEB038" w:rsidR="006E1FB9" w:rsidRPr="006E1FB9" w:rsidRDefault="006E1FB9" w:rsidP="006E1FB9">
      <w:pPr>
        <w:pStyle w:val="Code"/>
        <w:rPr>
          <w:highlight w:val="white"/>
        </w:rPr>
      </w:pPr>
      <w:r w:rsidRPr="006E1FB9">
        <w:rPr>
          <w:highlight w:val="white"/>
        </w:rPr>
        <w:t xml:space="preserve">        case Sort.</w:t>
      </w:r>
      <w:r w:rsidR="005D4E81">
        <w:rPr>
          <w:highlight w:val="white"/>
        </w:rPr>
        <w:t>SignedInt</w:t>
      </w:r>
      <w:r w:rsidRPr="006E1FB9">
        <w:rPr>
          <w:highlight w:val="white"/>
        </w:rPr>
        <w:t>:</w:t>
      </w:r>
    </w:p>
    <w:p w14:paraId="69A9ED4B" w14:textId="664D31E4" w:rsidR="006E1FB9" w:rsidRPr="006E1FB9" w:rsidRDefault="006E1FB9" w:rsidP="006E1FB9">
      <w:pPr>
        <w:pStyle w:val="Code"/>
        <w:rPr>
          <w:highlight w:val="white"/>
        </w:rPr>
      </w:pPr>
      <w:r w:rsidRPr="006E1FB9">
        <w:rPr>
          <w:highlight w:val="white"/>
        </w:rPr>
        <w:t xml:space="preserve">        case Sort.</w:t>
      </w:r>
      <w:r w:rsidR="005D4E81">
        <w:rPr>
          <w:highlight w:val="white"/>
        </w:rPr>
        <w:t>SignedLongInt</w:t>
      </w:r>
      <w:r w:rsidRPr="006E1FB9">
        <w:rPr>
          <w:highlight w:val="white"/>
        </w:rPr>
        <w: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12C295AE" w:rsidR="006E1FB9" w:rsidRPr="006E1FB9" w:rsidRDefault="006E1FB9" w:rsidP="006E1FB9">
      <w:pPr>
        <w:pStyle w:val="Code"/>
        <w:rPr>
          <w:highlight w:val="white"/>
        </w:rPr>
      </w:pPr>
      <w:r w:rsidRPr="006E1FB9">
        <w:rPr>
          <w:highlight w:val="white"/>
        </w:rPr>
        <w:t xml:space="preserve">        case Sort.</w:t>
      </w:r>
      <w:r w:rsidR="005D4E81">
        <w:rPr>
          <w:highlight w:val="white"/>
        </w:rPr>
        <w:t>UnsignedChar</w:t>
      </w:r>
      <w:r w:rsidRPr="006E1FB9">
        <w:rPr>
          <w:highlight w:val="white"/>
        </w:rPr>
        <w:t>:</w:t>
      </w:r>
    </w:p>
    <w:p w14:paraId="6B4C2DB0" w14:textId="56FC1DF5" w:rsidR="006E1FB9" w:rsidRPr="006E1FB9" w:rsidRDefault="006E1FB9" w:rsidP="006E1FB9">
      <w:pPr>
        <w:pStyle w:val="Code"/>
        <w:rPr>
          <w:highlight w:val="white"/>
        </w:rPr>
      </w:pPr>
      <w:r w:rsidRPr="006E1FB9">
        <w:rPr>
          <w:highlight w:val="white"/>
        </w:rPr>
        <w:t xml:space="preserve">        case Sort.</w:t>
      </w:r>
      <w:r w:rsidR="005D4E81">
        <w:rPr>
          <w:highlight w:val="white"/>
        </w:rPr>
        <w:t>UnsignedShortInt</w:t>
      </w:r>
      <w:r w:rsidRPr="006E1FB9">
        <w:rPr>
          <w:highlight w:val="white"/>
        </w:rPr>
        <w:t>:</w:t>
      </w:r>
    </w:p>
    <w:p w14:paraId="6481B7CA" w14:textId="24682147" w:rsidR="006E1FB9" w:rsidRPr="006E1FB9" w:rsidRDefault="006E1FB9" w:rsidP="006E1FB9">
      <w:pPr>
        <w:pStyle w:val="Code"/>
        <w:rPr>
          <w:highlight w:val="white"/>
        </w:rPr>
      </w:pPr>
      <w:r w:rsidRPr="006E1FB9">
        <w:rPr>
          <w:highlight w:val="white"/>
        </w:rPr>
        <w:t xml:space="preserve">        case Sort.</w:t>
      </w:r>
      <w:r w:rsidR="005D4E81">
        <w:rPr>
          <w:highlight w:val="white"/>
        </w:rPr>
        <w:t>UnsignedInt</w:t>
      </w:r>
      <w:r w:rsidRPr="006E1FB9">
        <w:rPr>
          <w:highlight w:val="white"/>
        </w:rPr>
        <w:t>:</w:t>
      </w:r>
    </w:p>
    <w:p w14:paraId="5F74AE27" w14:textId="7328AB96" w:rsidR="006E1FB9" w:rsidRPr="006E1FB9" w:rsidRDefault="006E1FB9" w:rsidP="006E1FB9">
      <w:pPr>
        <w:pStyle w:val="Code"/>
        <w:rPr>
          <w:highlight w:val="white"/>
        </w:rPr>
      </w:pPr>
      <w:r w:rsidRPr="006E1FB9">
        <w:rPr>
          <w:highlight w:val="white"/>
        </w:rPr>
        <w:t xml:space="preserve">        case Sort.</w:t>
      </w:r>
      <w:r w:rsidR="005D4E81">
        <w:rPr>
          <w:highlight w:val="white"/>
        </w:rPr>
        <w:t>UnsignedLongInt</w:t>
      </w:r>
      <w:r w:rsidRPr="006E1FB9">
        <w:rPr>
          <w:highlight w:val="white"/>
        </w:rPr>
        <w: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0C1050F" w:rsidR="006E1FB9" w:rsidRPr="006E1FB9" w:rsidRDefault="006E1FB9" w:rsidP="006E1FB9">
      <w:pPr>
        <w:pStyle w:val="Code"/>
        <w:rPr>
          <w:highlight w:val="white"/>
        </w:rPr>
      </w:pPr>
      <w:r w:rsidRPr="006E1FB9">
        <w:rPr>
          <w:highlight w:val="white"/>
        </w:rPr>
        <w:t xml:space="preserve">        case Sort.</w:t>
      </w:r>
      <w:r w:rsidR="001220BA">
        <w:rPr>
          <w:highlight w:val="white"/>
        </w:rPr>
        <w:t>LongDouble</w:t>
      </w:r>
      <w:r w:rsidRPr="006E1FB9">
        <w:rPr>
          <w:highlight w:val="white"/>
        </w:rPr>
        <w:t>:</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lastRenderedPageBreak/>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6D26B7F5" w:rsidR="006E1FB9" w:rsidRPr="006E1FB9" w:rsidRDefault="006E1FB9" w:rsidP="006E1FB9">
      <w:pPr>
        <w:pStyle w:val="Code"/>
        <w:rPr>
          <w:highlight w:val="white"/>
        </w:rPr>
      </w:pPr>
      <w:r w:rsidRPr="006E1FB9">
        <w:rPr>
          <w:highlight w:val="white"/>
        </w:rPr>
        <w:t xml:space="preserve">    public bool </w:t>
      </w:r>
      <w:r w:rsidR="002C4F32">
        <w:rPr>
          <w:highlight w:val="white"/>
        </w:rPr>
        <w:t>IsIntegralPointerOrArray</w:t>
      </w:r>
      <w:r w:rsidRPr="006E1FB9">
        <w:rPr>
          <w:highlight w:val="white"/>
        </w:rPr>
        <w:t>()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2F6FE5C2" w:rsidR="006E1FB9" w:rsidRPr="006E1FB9" w:rsidRDefault="006E1FB9" w:rsidP="006E1FB9">
      <w:pPr>
        <w:pStyle w:val="Code"/>
        <w:rPr>
          <w:highlight w:val="white"/>
        </w:rPr>
      </w:pPr>
      <w:r w:rsidRPr="006E1FB9">
        <w:rPr>
          <w:highlight w:val="white"/>
        </w:rPr>
        <w:t xml:space="preserve">      return </w:t>
      </w:r>
      <w:r w:rsidR="002C4F32">
        <w:rPr>
          <w:highlight w:val="white"/>
        </w:rPr>
        <w:t>IsIntegralPointerOrArray</w:t>
      </w:r>
      <w:r w:rsidRPr="006E1FB9">
        <w:rPr>
          <w:highlight w:val="white"/>
        </w:rPr>
        <w:t>()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692A9F61" w:rsidR="006E1FB9" w:rsidRPr="006E1FB9" w:rsidRDefault="006E1FB9" w:rsidP="006E1FB9">
      <w:pPr>
        <w:pStyle w:val="Code"/>
        <w:rPr>
          <w:highlight w:val="white"/>
        </w:rPr>
      </w:pPr>
      <w:r w:rsidRPr="006E1FB9">
        <w:rPr>
          <w:highlight w:val="white"/>
        </w:rPr>
        <w:t xml:space="preserve">      return </w:t>
      </w:r>
      <w:r w:rsidR="002C4F32">
        <w:rPr>
          <w:highlight w:val="white"/>
        </w:rPr>
        <w:t>IsIntegralPointerOrArray</w:t>
      </w:r>
      <w:r w:rsidRPr="006E1FB9">
        <w:rPr>
          <w:highlight w:val="white"/>
        </w:rPr>
        <w:t>()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lastRenderedPageBreak/>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24A62272" w14:textId="51498FFF" w:rsidR="006E1FB9" w:rsidRPr="006E1FB9" w:rsidRDefault="006E1FB9" w:rsidP="00837ADC">
      <w:pPr>
        <w:pStyle w:val="Code"/>
        <w:rPr>
          <w:highlight w:val="white"/>
        </w:rPr>
      </w:pPr>
      <w:r w:rsidRPr="006E1FB9">
        <w:rPr>
          <w:highlight w:val="white"/>
        </w:rPr>
        <w:t xml:space="preserve">      return Enum.GetName(typeof(Sort), m_sort).Replace("_",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635CC2E7" w:rsidR="008F058F" w:rsidRDefault="005B56F9" w:rsidP="005B56F9">
      <w:pPr>
        <w:rPr>
          <w:highlight w:val="white"/>
        </w:rPr>
      </w:pPr>
      <w:r>
        <w:rPr>
          <w:highlight w:val="white"/>
        </w:rPr>
        <w:t>Finally, we have a set of predefined types.</w:t>
      </w: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339DE5EC"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SignedShortInt</w:t>
      </w:r>
      <w:r w:rsidRPr="006E1FB9">
        <w:rPr>
          <w:highlight w:val="white"/>
        </w:rPr>
        <w: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6896BD61"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UnsignedShortInt</w:t>
      </w:r>
      <w:r w:rsidRPr="006E1FB9">
        <w:rPr>
          <w:highlight w:val="white"/>
        </w:rPr>
        <w:t>);</w:t>
      </w:r>
    </w:p>
    <w:p w14:paraId="44162564" w14:textId="678B3FDD" w:rsidR="008F058F" w:rsidRPr="006E1FB9" w:rsidRDefault="008F058F" w:rsidP="008F058F">
      <w:pPr>
        <w:pStyle w:val="Code"/>
        <w:rPr>
          <w:highlight w:val="white"/>
        </w:rPr>
      </w:pPr>
      <w:r w:rsidRPr="006E1FB9">
        <w:rPr>
          <w:highlight w:val="white"/>
        </w:rPr>
        <w:t xml:space="preserve">    public static Type SignedIntegerType = new Type(Sort.</w:t>
      </w:r>
      <w:r w:rsidR="005D4E81">
        <w:rPr>
          <w:highlight w:val="white"/>
        </w:rPr>
        <w:t>SignedInt</w:t>
      </w:r>
      <w:r w:rsidRPr="006E1FB9">
        <w:rPr>
          <w:highlight w:val="white"/>
        </w:rPr>
        <w:t>);</w:t>
      </w:r>
    </w:p>
    <w:p w14:paraId="20A54A8B" w14:textId="025AC18C" w:rsidR="008F058F" w:rsidRPr="006E1FB9" w:rsidRDefault="008F058F" w:rsidP="008F058F">
      <w:pPr>
        <w:pStyle w:val="Code"/>
        <w:rPr>
          <w:highlight w:val="white"/>
        </w:rPr>
      </w:pPr>
      <w:r w:rsidRPr="006E1FB9">
        <w:rPr>
          <w:highlight w:val="white"/>
        </w:rPr>
        <w:t xml:space="preserve">    public static Type UnsignedIntegerType = new Type(Sort.</w:t>
      </w:r>
      <w:r w:rsidR="005D4E81">
        <w:rPr>
          <w:highlight w:val="white"/>
        </w:rPr>
        <w:t>UnsignedInt</w:t>
      </w:r>
      <w:r w:rsidRPr="006E1FB9">
        <w:rPr>
          <w:highlight w:val="white"/>
        </w:rPr>
        <w:t>);</w:t>
      </w:r>
    </w:p>
    <w:p w14:paraId="0029687A" w14:textId="58AEDE3C" w:rsidR="008F058F" w:rsidRPr="006E1FB9" w:rsidRDefault="008F058F" w:rsidP="008F058F">
      <w:pPr>
        <w:pStyle w:val="Code"/>
        <w:rPr>
          <w:highlight w:val="white"/>
        </w:rPr>
      </w:pPr>
      <w:r w:rsidRPr="006E1FB9">
        <w:rPr>
          <w:highlight w:val="white"/>
        </w:rPr>
        <w:t xml:space="preserve">    public static Type SignedLongIntegerType = new Type(Sort.</w:t>
      </w:r>
      <w:r w:rsidR="005D4E81">
        <w:rPr>
          <w:highlight w:val="white"/>
        </w:rPr>
        <w:t>SignedLongInt</w:t>
      </w:r>
      <w:r w:rsidRPr="006E1FB9">
        <w:rPr>
          <w:highlight w:val="white"/>
        </w:rPr>
        <w: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3E5495DE"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UnsignedLongInt</w:t>
      </w:r>
      <w:r w:rsidRPr="006E1FB9">
        <w:rPr>
          <w:highlight w:val="white"/>
        </w:rPr>
        <w: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5F44C3D" w:rsidR="008F058F" w:rsidRPr="006E1FB9" w:rsidRDefault="008F058F" w:rsidP="008F058F">
      <w:pPr>
        <w:pStyle w:val="Code"/>
        <w:rPr>
          <w:highlight w:val="white"/>
        </w:rPr>
      </w:pPr>
      <w:r w:rsidRPr="006E1FB9">
        <w:rPr>
          <w:highlight w:val="white"/>
        </w:rPr>
        <w:t xml:space="preserve">    public static Type LongDoubleType = new Type(Sort.</w:t>
      </w:r>
      <w:r w:rsidR="001220BA">
        <w:rPr>
          <w:highlight w:val="white"/>
        </w:rPr>
        <w:t>LongDouble</w:t>
      </w:r>
      <w:r w:rsidRPr="006E1FB9">
        <w:rPr>
          <w:highlight w:val="white"/>
        </w:rPr>
        <w:t>);</w:t>
      </w:r>
    </w:p>
    <w:p w14:paraId="2BF5B55A" w14:textId="0AA0D4BA" w:rsidR="008F058F" w:rsidRPr="006E1FB9" w:rsidRDefault="008F058F" w:rsidP="008F058F">
      <w:pPr>
        <w:pStyle w:val="Code"/>
        <w:rPr>
          <w:highlight w:val="white"/>
        </w:rPr>
      </w:pPr>
      <w:r w:rsidRPr="006E1FB9">
        <w:rPr>
          <w:highlight w:val="white"/>
        </w:rPr>
        <w:t xml:space="preserve">    public static Type SignedCharType = new Type(Sort.</w:t>
      </w:r>
      <w:r w:rsidR="005D4E81">
        <w:rPr>
          <w:highlight w:val="white"/>
        </w:rPr>
        <w:t>SignedChar</w:t>
      </w:r>
      <w:r w:rsidRPr="006E1FB9">
        <w:rPr>
          <w:highlight w:val="white"/>
        </w:rPr>
        <w:t>);</w:t>
      </w:r>
    </w:p>
    <w:p w14:paraId="0C3B03FB" w14:textId="4AA2177E" w:rsidR="008F058F" w:rsidRPr="006E1FB9" w:rsidRDefault="008F058F" w:rsidP="008F058F">
      <w:pPr>
        <w:pStyle w:val="Code"/>
        <w:rPr>
          <w:highlight w:val="white"/>
        </w:rPr>
      </w:pPr>
      <w:r w:rsidRPr="006E1FB9">
        <w:rPr>
          <w:highlight w:val="white"/>
        </w:rPr>
        <w:t xml:space="preserve">    public static Type UnsignedCharType = new Type(Sort.</w:t>
      </w:r>
      <w:r w:rsidR="005D4E81">
        <w:rPr>
          <w:highlight w:val="white"/>
        </w:rPr>
        <w:t>UnsignedChar</w:t>
      </w:r>
      <w:r w:rsidRPr="006E1FB9">
        <w:rPr>
          <w:highlight w:val="white"/>
        </w:rPr>
        <w:t>);</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4E50C195" w14:textId="397CFBD3" w:rsidR="00FB7182" w:rsidRDefault="00FB7182" w:rsidP="00FB7182">
      <w:pPr>
        <w:pStyle w:val="CodeHeader"/>
      </w:pPr>
      <w:proofErr w:type="spellStart"/>
      <w:r>
        <w:t>TypeSize.cs</w:t>
      </w:r>
      <w:proofErr w:type="spellEnd"/>
    </w:p>
    <w:p w14:paraId="01A17F37" w14:textId="77777777" w:rsidR="005F3B9F" w:rsidRPr="005F3B9F" w:rsidRDefault="005F3B9F" w:rsidP="005F3B9F">
      <w:pPr>
        <w:pStyle w:val="Code"/>
        <w:rPr>
          <w:highlight w:val="white"/>
        </w:rPr>
      </w:pPr>
      <w:r w:rsidRPr="005F3B9F">
        <w:rPr>
          <w:highlight w:val="white"/>
        </w:rPr>
        <w:t>using System.Numerics;</w:t>
      </w:r>
    </w:p>
    <w:p w14:paraId="2B9A1FB2" w14:textId="77777777" w:rsidR="005F3B9F" w:rsidRPr="005F3B9F" w:rsidRDefault="005F3B9F" w:rsidP="005F3B9F">
      <w:pPr>
        <w:pStyle w:val="Code"/>
        <w:rPr>
          <w:highlight w:val="white"/>
        </w:rPr>
      </w:pPr>
      <w:r w:rsidRPr="005F3B9F">
        <w:rPr>
          <w:highlight w:val="white"/>
        </w:rPr>
        <w:t>using System.Collections.Generic;</w:t>
      </w:r>
    </w:p>
    <w:p w14:paraId="52BECAC7" w14:textId="77777777" w:rsidR="005F3B9F" w:rsidRPr="005F3B9F" w:rsidRDefault="005F3B9F" w:rsidP="005F3B9F">
      <w:pPr>
        <w:pStyle w:val="Code"/>
        <w:rPr>
          <w:highlight w:val="white"/>
        </w:rPr>
      </w:pPr>
    </w:p>
    <w:p w14:paraId="7C7614D6" w14:textId="77777777" w:rsidR="005F3B9F" w:rsidRPr="005F3B9F" w:rsidRDefault="005F3B9F" w:rsidP="005F3B9F">
      <w:pPr>
        <w:pStyle w:val="Code"/>
        <w:rPr>
          <w:highlight w:val="white"/>
        </w:rPr>
      </w:pPr>
      <w:r w:rsidRPr="005F3B9F">
        <w:rPr>
          <w:highlight w:val="white"/>
        </w:rPr>
        <w:t>namespace CCompiler {</w:t>
      </w:r>
    </w:p>
    <w:p w14:paraId="590A447C" w14:textId="77777777" w:rsidR="005F3B9F" w:rsidRPr="005F3B9F" w:rsidRDefault="005F3B9F" w:rsidP="005F3B9F">
      <w:pPr>
        <w:pStyle w:val="Code"/>
        <w:rPr>
          <w:highlight w:val="white"/>
        </w:rPr>
      </w:pPr>
      <w:r w:rsidRPr="005F3B9F">
        <w:rPr>
          <w:highlight w:val="white"/>
        </w:rPr>
        <w:t xml:space="preserve">  class TypeSize {</w:t>
      </w:r>
    </w:p>
    <w:p w14:paraId="79F234DE" w14:textId="77777777" w:rsidR="005F3B9F" w:rsidRPr="005F3B9F" w:rsidRDefault="005F3B9F" w:rsidP="005F3B9F">
      <w:pPr>
        <w:pStyle w:val="Code"/>
        <w:rPr>
          <w:highlight w:val="white"/>
        </w:rPr>
      </w:pPr>
      <w:r w:rsidRPr="005F3B9F">
        <w:rPr>
          <w:highlight w:val="white"/>
        </w:rPr>
        <w:t xml:space="preserve">    public static int PointerSize;</w:t>
      </w:r>
    </w:p>
    <w:p w14:paraId="5BE31119" w14:textId="77777777" w:rsidR="005F3B9F" w:rsidRPr="005F3B9F" w:rsidRDefault="005F3B9F" w:rsidP="005F3B9F">
      <w:pPr>
        <w:pStyle w:val="Code"/>
        <w:rPr>
          <w:highlight w:val="white"/>
        </w:rPr>
      </w:pPr>
      <w:r w:rsidRPr="005F3B9F">
        <w:rPr>
          <w:highlight w:val="white"/>
        </w:rPr>
        <w:t xml:space="preserve">    public static int SignedIntegerSize;</w:t>
      </w:r>
    </w:p>
    <w:p w14:paraId="3113CE04" w14:textId="4FCECFDC" w:rsidR="005F3B9F" w:rsidRPr="005F3B9F" w:rsidRDefault="00655C13" w:rsidP="00655C13">
      <w:pPr>
        <w:rPr>
          <w:highlight w:val="white"/>
        </w:rPr>
      </w:pPr>
      <w:r>
        <w:rPr>
          <w:highlight w:val="white"/>
        </w:rPr>
        <w:t xml:space="preserve">The </w:t>
      </w:r>
      <w:r w:rsidRPr="00655CA6">
        <w:rPr>
          <w:rStyle w:val="KeyWord0"/>
          <w:highlight w:val="white"/>
        </w:rPr>
        <w:t>m_maskMap</w:t>
      </w:r>
      <w:r>
        <w:rPr>
          <w:highlight w:val="white"/>
        </w:rPr>
        <w:t xml:space="preserve"> map holds the bit masks for integer values of one, two, and four bytes.</w:t>
      </w:r>
      <w:r w:rsidR="00450D60">
        <w:rPr>
          <w:highlight w:val="white"/>
        </w:rPr>
        <w:t xml:space="preserve"> </w:t>
      </w:r>
      <w:r w:rsidR="00FE6477">
        <w:rPr>
          <w:highlight w:val="white"/>
        </w:rPr>
        <w:t>Note that i</w:t>
      </w:r>
      <w:r w:rsidR="00450D60">
        <w:rPr>
          <w:highlight w:val="white"/>
        </w:rPr>
        <w:t>ts values are the same for the Linux and Windows environment.</w:t>
      </w:r>
    </w:p>
    <w:p w14:paraId="5FD33270" w14:textId="77777777" w:rsidR="005F3B9F" w:rsidRPr="005F3B9F" w:rsidRDefault="005F3B9F" w:rsidP="005F3B9F">
      <w:pPr>
        <w:pStyle w:val="Code"/>
        <w:rPr>
          <w:highlight w:val="white"/>
        </w:rPr>
      </w:pPr>
      <w:r w:rsidRPr="005F3B9F">
        <w:rPr>
          <w:highlight w:val="white"/>
        </w:rPr>
        <w:lastRenderedPageBreak/>
        <w:t xml:space="preserve">    private static IDictionary&lt;int, BigInteger&gt;</w:t>
      </w:r>
    </w:p>
    <w:p w14:paraId="4442DB5D" w14:textId="77777777" w:rsidR="005F3B9F" w:rsidRPr="005F3B9F" w:rsidRDefault="005F3B9F" w:rsidP="005F3B9F">
      <w:pPr>
        <w:pStyle w:val="Code"/>
        <w:rPr>
          <w:highlight w:val="white"/>
        </w:rPr>
      </w:pPr>
      <w:r w:rsidRPr="005F3B9F">
        <w:rPr>
          <w:highlight w:val="white"/>
        </w:rPr>
        <w:t xml:space="preserve">      m_maskMap = new Dictionary&lt;int, BigInteger&gt;() {</w:t>
      </w:r>
    </w:p>
    <w:p w14:paraId="53E64F1B" w14:textId="77777777" w:rsidR="005F3B9F" w:rsidRPr="005F3B9F" w:rsidRDefault="005F3B9F" w:rsidP="005F3B9F">
      <w:pPr>
        <w:pStyle w:val="Code"/>
        <w:rPr>
          <w:highlight w:val="white"/>
        </w:rPr>
      </w:pPr>
      <w:r w:rsidRPr="005F3B9F">
        <w:rPr>
          <w:highlight w:val="white"/>
        </w:rPr>
        <w:t xml:space="preserve">        {1, (BigInteger) 0x000000FF},</w:t>
      </w:r>
    </w:p>
    <w:p w14:paraId="4575B439" w14:textId="77777777" w:rsidR="005F3B9F" w:rsidRPr="005F3B9F" w:rsidRDefault="005F3B9F" w:rsidP="005F3B9F">
      <w:pPr>
        <w:pStyle w:val="Code"/>
        <w:rPr>
          <w:highlight w:val="white"/>
        </w:rPr>
      </w:pPr>
      <w:r w:rsidRPr="005F3B9F">
        <w:rPr>
          <w:highlight w:val="white"/>
        </w:rPr>
        <w:t xml:space="preserve">        {2, (BigInteger) 0x0000FFFF},</w:t>
      </w:r>
    </w:p>
    <w:p w14:paraId="4F8FBA62" w14:textId="77777777" w:rsidR="005F3B9F" w:rsidRPr="005F3B9F" w:rsidRDefault="005F3B9F" w:rsidP="005F3B9F">
      <w:pPr>
        <w:pStyle w:val="Code"/>
        <w:rPr>
          <w:highlight w:val="white"/>
        </w:rPr>
      </w:pPr>
      <w:r w:rsidRPr="005F3B9F">
        <w:rPr>
          <w:highlight w:val="white"/>
        </w:rPr>
        <w:t xml:space="preserve">        {4, (BigInteger) 0xFFFFFFFF}};</w:t>
      </w:r>
    </w:p>
    <w:p w14:paraId="57EE2CF9" w14:textId="3451AEC3" w:rsidR="005F3B9F" w:rsidRPr="005F3B9F" w:rsidRDefault="00655CA6" w:rsidP="00655CA6">
      <w:pPr>
        <w:rPr>
          <w:highlight w:val="white"/>
        </w:rPr>
      </w:pPr>
      <w:r>
        <w:rPr>
          <w:highlight w:val="white"/>
        </w:rPr>
        <w:t xml:space="preserve">The </w:t>
      </w:r>
      <w:r w:rsidRPr="00655CA6">
        <w:rPr>
          <w:rStyle w:val="KeyWord0"/>
          <w:highlight w:val="white"/>
        </w:rPr>
        <w:t>m_sizeMap</w:t>
      </w:r>
      <w:r>
        <w:rPr>
          <w:highlight w:val="white"/>
        </w:rPr>
        <w:t xml:space="preserve"> map </w:t>
      </w:r>
      <w:r w:rsidR="00AF6D77">
        <w:rPr>
          <w:highlight w:val="white"/>
        </w:rPr>
        <w:t>holds the size of type.</w:t>
      </w:r>
    </w:p>
    <w:p w14:paraId="19C01090" w14:textId="77777777" w:rsidR="00655C13" w:rsidRDefault="005F3B9F" w:rsidP="005F3B9F">
      <w:pPr>
        <w:pStyle w:val="Code"/>
        <w:rPr>
          <w:highlight w:val="white"/>
        </w:rPr>
      </w:pPr>
      <w:r w:rsidRPr="005F3B9F">
        <w:rPr>
          <w:highlight w:val="white"/>
        </w:rPr>
        <w:t xml:space="preserve">    public static IDictionary&lt;Sort,int&gt; m_sizeMap =</w:t>
      </w:r>
    </w:p>
    <w:p w14:paraId="67403175" w14:textId="07806F68" w:rsidR="005F3B9F" w:rsidRPr="005F3B9F" w:rsidRDefault="00655C13" w:rsidP="005F3B9F">
      <w:pPr>
        <w:pStyle w:val="Code"/>
        <w:rPr>
          <w:highlight w:val="white"/>
        </w:rPr>
      </w:pPr>
      <w:r>
        <w:rPr>
          <w:highlight w:val="white"/>
        </w:rPr>
        <w:t xml:space="preserve">      </w:t>
      </w:r>
      <w:r w:rsidR="005F3B9F" w:rsidRPr="005F3B9F">
        <w:rPr>
          <w:highlight w:val="white"/>
        </w:rPr>
        <w:t>new Dictionary&lt;Sort,int&gt;();</w:t>
      </w:r>
    </w:p>
    <w:p w14:paraId="664C020C" w14:textId="5CF257FD" w:rsidR="00A074C7" w:rsidRPr="005F3B9F" w:rsidRDefault="00A074C7" w:rsidP="00A074C7">
      <w:pPr>
        <w:rPr>
          <w:highlight w:val="white"/>
        </w:rPr>
      </w:pPr>
      <w:r>
        <w:rPr>
          <w:highlight w:val="white"/>
        </w:rPr>
        <w:t xml:space="preserve">The </w:t>
      </w:r>
      <w:r w:rsidRPr="00655CA6">
        <w:rPr>
          <w:rStyle w:val="KeyWord0"/>
          <w:highlight w:val="white"/>
        </w:rPr>
        <w:t>m_</w:t>
      </w:r>
      <w:r>
        <w:rPr>
          <w:rStyle w:val="KeyWord0"/>
          <w:highlight w:val="white"/>
        </w:rPr>
        <w:t>signed</w:t>
      </w:r>
      <w:r w:rsidRPr="00655CA6">
        <w:rPr>
          <w:rStyle w:val="KeyWord0"/>
          <w:highlight w:val="white"/>
        </w:rPr>
        <w:t>Map</w:t>
      </w:r>
      <w:r>
        <w:rPr>
          <w:highlight w:val="white"/>
        </w:rPr>
        <w:t xml:space="preserve"> and </w:t>
      </w:r>
      <w:r w:rsidRPr="00A074C7">
        <w:rPr>
          <w:rStyle w:val="KeyWord0"/>
          <w:highlight w:val="white"/>
        </w:rPr>
        <w:t>m_unsignedMap</w:t>
      </w:r>
      <w:r>
        <w:rPr>
          <w:highlight w:val="white"/>
        </w:rPr>
        <w:t xml:space="preserve"> maps hold the signed and unsigned integer types of each size.</w:t>
      </w:r>
    </w:p>
    <w:p w14:paraId="01285C42" w14:textId="77777777" w:rsidR="005F3B9F" w:rsidRPr="005F3B9F" w:rsidRDefault="005F3B9F" w:rsidP="005F3B9F">
      <w:pPr>
        <w:pStyle w:val="Code"/>
        <w:rPr>
          <w:highlight w:val="white"/>
        </w:rPr>
      </w:pPr>
      <w:r w:rsidRPr="005F3B9F">
        <w:rPr>
          <w:highlight w:val="white"/>
        </w:rPr>
        <w:t xml:space="preserve">    public static IDictionary&lt;int,Sort&gt;</w:t>
      </w:r>
    </w:p>
    <w:p w14:paraId="0468094D" w14:textId="77777777" w:rsidR="005F3B9F" w:rsidRPr="005F3B9F" w:rsidRDefault="005F3B9F" w:rsidP="005F3B9F">
      <w:pPr>
        <w:pStyle w:val="Code"/>
        <w:rPr>
          <w:highlight w:val="white"/>
        </w:rPr>
      </w:pPr>
      <w:r w:rsidRPr="005F3B9F">
        <w:rPr>
          <w:highlight w:val="white"/>
        </w:rPr>
        <w:t xml:space="preserve">      m_signedMap = new Dictionary&lt;int,Sort&gt;(),</w:t>
      </w:r>
    </w:p>
    <w:p w14:paraId="263980BA" w14:textId="77777777" w:rsidR="005F3B9F" w:rsidRPr="005F3B9F" w:rsidRDefault="005F3B9F" w:rsidP="005F3B9F">
      <w:pPr>
        <w:pStyle w:val="Code"/>
        <w:rPr>
          <w:highlight w:val="white"/>
        </w:rPr>
      </w:pPr>
      <w:r w:rsidRPr="005F3B9F">
        <w:rPr>
          <w:highlight w:val="white"/>
        </w:rPr>
        <w:t xml:space="preserve">      m_unsignedMap = new Dictionary&lt;int,Sort&gt;();</w:t>
      </w:r>
    </w:p>
    <w:p w14:paraId="070C35ED" w14:textId="38E5159E" w:rsidR="005F3B9F" w:rsidRPr="005F3B9F" w:rsidRDefault="00C7562D" w:rsidP="00C7562D">
      <w:pPr>
        <w:rPr>
          <w:highlight w:val="white"/>
        </w:rPr>
      </w:pPr>
      <w:r>
        <w:rPr>
          <w:highlight w:val="white"/>
        </w:rPr>
        <w:t xml:space="preserve">The </w:t>
      </w:r>
      <w:r w:rsidRPr="00180FFF">
        <w:rPr>
          <w:rStyle w:val="KeyWord0"/>
          <w:highlight w:val="white"/>
        </w:rPr>
        <w:t>m_minValueMap</w:t>
      </w:r>
      <w:r>
        <w:rPr>
          <w:highlight w:val="white"/>
        </w:rPr>
        <w:t xml:space="preserve"> and </w:t>
      </w:r>
      <w:r w:rsidRPr="00180FFF">
        <w:rPr>
          <w:rStyle w:val="KeyWord0"/>
          <w:highlight w:val="white"/>
        </w:rPr>
        <w:t>m_maxValueMap</w:t>
      </w:r>
      <w:r>
        <w:rPr>
          <w:highlight w:val="white"/>
        </w:rPr>
        <w:t xml:space="preserve"> hold the minimum and maximum values of each integral type.</w:t>
      </w:r>
    </w:p>
    <w:p w14:paraId="7A7D6AD2" w14:textId="77777777" w:rsidR="005F3B9F" w:rsidRPr="005F3B9F" w:rsidRDefault="005F3B9F" w:rsidP="005F3B9F">
      <w:pPr>
        <w:pStyle w:val="Code"/>
        <w:rPr>
          <w:highlight w:val="white"/>
        </w:rPr>
      </w:pPr>
      <w:r w:rsidRPr="005F3B9F">
        <w:rPr>
          <w:highlight w:val="white"/>
        </w:rPr>
        <w:t xml:space="preserve">    private static IDictionary&lt;Sort,BigInteger&gt;</w:t>
      </w:r>
    </w:p>
    <w:p w14:paraId="3877F8CE" w14:textId="77777777" w:rsidR="005F3B9F" w:rsidRPr="005F3B9F" w:rsidRDefault="005F3B9F" w:rsidP="005F3B9F">
      <w:pPr>
        <w:pStyle w:val="Code"/>
        <w:rPr>
          <w:highlight w:val="white"/>
        </w:rPr>
      </w:pPr>
      <w:r w:rsidRPr="005F3B9F">
        <w:rPr>
          <w:highlight w:val="white"/>
        </w:rPr>
        <w:t xml:space="preserve">      m_minValueMap = new Dictionary&lt;Sort,BigInteger&gt;(),</w:t>
      </w:r>
    </w:p>
    <w:p w14:paraId="6D90D877" w14:textId="77777777" w:rsidR="005F3B9F" w:rsidRPr="005F3B9F" w:rsidRDefault="005F3B9F" w:rsidP="005F3B9F">
      <w:pPr>
        <w:pStyle w:val="Code"/>
        <w:rPr>
          <w:highlight w:val="white"/>
        </w:rPr>
      </w:pPr>
      <w:r w:rsidRPr="005F3B9F">
        <w:rPr>
          <w:highlight w:val="white"/>
        </w:rPr>
        <w:t xml:space="preserve">      m_maxValueMap = new Dictionary&lt;Sort,BigInteger&gt;();</w:t>
      </w:r>
    </w:p>
    <w:p w14:paraId="43727D31" w14:textId="50CB561D"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r w:rsidR="008B5B58">
        <w:rPr>
          <w:highlight w:val="white"/>
        </w:rPr>
        <w:t xml:space="preserve"> In the Linux environment, a pointer is eight </w:t>
      </w:r>
      <w:proofErr w:type="gramStart"/>
      <w:r w:rsidR="008B5B58">
        <w:rPr>
          <w:highlight w:val="white"/>
        </w:rPr>
        <w:t>bytes</w:t>
      </w:r>
      <w:proofErr w:type="gramEnd"/>
      <w:r w:rsidR="008B5B58">
        <w:rPr>
          <w:highlight w:val="white"/>
        </w:rPr>
        <w:t xml:space="preserve"> and an integer is four bytes.</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3E828361" w:rsidR="0063592A" w:rsidRPr="0063592A" w:rsidRDefault="0063592A" w:rsidP="0063592A">
      <w:pPr>
        <w:pStyle w:val="Code"/>
        <w:rPr>
          <w:highlight w:val="white"/>
        </w:rPr>
      </w:pPr>
      <w:r w:rsidRPr="0063592A">
        <w:rPr>
          <w:highlight w:val="white"/>
        </w:rPr>
        <w:t xml:space="preserve">        m_sizeMap.Add(Sort.</w:t>
      </w:r>
      <w:r w:rsidR="005D4E81">
        <w:rPr>
          <w:highlight w:val="white"/>
        </w:rPr>
        <w:t>SignedChar</w:t>
      </w:r>
      <w:r w:rsidRPr="0063592A">
        <w:rPr>
          <w:highlight w:val="white"/>
        </w:rPr>
        <w:t>, 1);</w:t>
      </w:r>
    </w:p>
    <w:p w14:paraId="74B6CB70" w14:textId="19952C3C"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UnsignedChar</w:t>
      </w:r>
      <w:r w:rsidRPr="0063592A">
        <w:rPr>
          <w:highlight w:val="white"/>
        </w:rPr>
        <w:t>, 1);</w:t>
      </w:r>
    </w:p>
    <w:p w14:paraId="23A78C03" w14:textId="18DA7591" w:rsidR="0063592A" w:rsidRPr="0063592A" w:rsidRDefault="0063592A" w:rsidP="0063592A">
      <w:pPr>
        <w:pStyle w:val="Code"/>
        <w:rPr>
          <w:highlight w:val="white"/>
        </w:rPr>
      </w:pPr>
      <w:r w:rsidRPr="0063592A">
        <w:rPr>
          <w:highlight w:val="white"/>
        </w:rPr>
        <w:t xml:space="preserve">        m_sizeMap.Add(Sort.</w:t>
      </w:r>
      <w:r w:rsidR="005D4E81">
        <w:rPr>
          <w:highlight w:val="white"/>
        </w:rPr>
        <w:t>SignedShortInt</w:t>
      </w:r>
      <w:r w:rsidRPr="0063592A">
        <w:rPr>
          <w:highlight w:val="white"/>
        </w:rPr>
        <w:t>, 2);</w:t>
      </w:r>
    </w:p>
    <w:p w14:paraId="6DB32089" w14:textId="72B748FB"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UnsignedShortInt</w:t>
      </w:r>
      <w:r w:rsidRPr="0063592A">
        <w:rPr>
          <w:highlight w:val="white"/>
        </w:rPr>
        <w:t>, 2);</w:t>
      </w:r>
    </w:p>
    <w:p w14:paraId="0BF4129F" w14:textId="6A2C981F" w:rsidR="0063592A" w:rsidRPr="0063592A" w:rsidRDefault="0063592A" w:rsidP="0063592A">
      <w:pPr>
        <w:pStyle w:val="Code"/>
        <w:rPr>
          <w:highlight w:val="white"/>
        </w:rPr>
      </w:pPr>
      <w:r w:rsidRPr="0063592A">
        <w:rPr>
          <w:highlight w:val="white"/>
        </w:rPr>
        <w:t xml:space="preserve">        m_sizeMap.Add(Sort.</w:t>
      </w:r>
      <w:r w:rsidR="005D4E81">
        <w:rPr>
          <w:highlight w:val="white"/>
        </w:rPr>
        <w:t>SignedInt</w:t>
      </w:r>
      <w:r w:rsidRPr="0063592A">
        <w:rPr>
          <w:highlight w:val="white"/>
        </w:rPr>
        <w:t>, 4);</w:t>
      </w:r>
    </w:p>
    <w:p w14:paraId="2D7B1223" w14:textId="4F896CAC"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UnsignedInt</w:t>
      </w:r>
      <w:r w:rsidRPr="0063592A">
        <w:rPr>
          <w:highlight w:val="white"/>
        </w:rPr>
        <w:t>, 4);</w:t>
      </w:r>
    </w:p>
    <w:p w14:paraId="6573A147" w14:textId="0C70108E" w:rsidR="0063592A" w:rsidRPr="0063592A" w:rsidRDefault="0063592A" w:rsidP="0063592A">
      <w:pPr>
        <w:pStyle w:val="Code"/>
        <w:rPr>
          <w:highlight w:val="white"/>
        </w:rPr>
      </w:pPr>
      <w:r w:rsidRPr="0063592A">
        <w:rPr>
          <w:highlight w:val="white"/>
        </w:rPr>
        <w:t xml:space="preserve">        m_sizeMap.Add(Sort.</w:t>
      </w:r>
      <w:r w:rsidR="005D4E81">
        <w:rPr>
          <w:highlight w:val="white"/>
        </w:rPr>
        <w:t>SignedLongInt</w:t>
      </w:r>
      <w:r w:rsidRPr="0063592A">
        <w:rPr>
          <w:highlight w:val="white"/>
        </w:rPr>
        <w:t>, 8);</w:t>
      </w:r>
    </w:p>
    <w:p w14:paraId="1FFF1575" w14:textId="5EDB85CF"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UnsignedLongInt</w:t>
      </w:r>
      <w:r w:rsidRPr="0063592A">
        <w:rPr>
          <w:highlight w:val="white"/>
        </w:rPr>
        <w: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6558C4E9" w:rsidR="0063592A" w:rsidRPr="00D27FC4" w:rsidRDefault="0063592A" w:rsidP="00D27FC4">
      <w:pPr>
        <w:pStyle w:val="Code"/>
        <w:rPr>
          <w:highlight w:val="white"/>
        </w:rPr>
      </w:pPr>
      <w:r w:rsidRPr="00D27FC4">
        <w:rPr>
          <w:highlight w:val="white"/>
        </w:rPr>
        <w:t xml:space="preserve">        m_sizeMap.Add(Sort.</w:t>
      </w:r>
      <w:r w:rsidR="001220BA">
        <w:rPr>
          <w:highlight w:val="white"/>
        </w:rPr>
        <w:t>LongDouble</w:t>
      </w:r>
      <w:r w:rsidRPr="00D27FC4">
        <w:rPr>
          <w:highlight w:val="white"/>
        </w:rPr>
        <w:t>, 8);</w:t>
      </w:r>
    </w:p>
    <w:p w14:paraId="7083490E" w14:textId="77777777" w:rsidR="0063592A" w:rsidRPr="00D27FC4" w:rsidRDefault="0063592A" w:rsidP="00D27FC4">
      <w:pPr>
        <w:pStyle w:val="Code"/>
        <w:rPr>
          <w:highlight w:val="white"/>
        </w:rPr>
      </w:pPr>
    </w:p>
    <w:p w14:paraId="31BB7D16" w14:textId="2E7D7E9D" w:rsidR="00D27FC4" w:rsidRPr="00D27FC4" w:rsidRDefault="00D27FC4" w:rsidP="00D27FC4">
      <w:pPr>
        <w:pStyle w:val="Code"/>
        <w:rPr>
          <w:highlight w:val="white"/>
        </w:rPr>
      </w:pPr>
      <w:r w:rsidRPr="00D27FC4">
        <w:rPr>
          <w:highlight w:val="white"/>
        </w:rPr>
        <w:t xml:space="preserve">        m_signedMap.Add(1, Sort.</w:t>
      </w:r>
      <w:r w:rsidR="005D4E81">
        <w:rPr>
          <w:highlight w:val="white"/>
        </w:rPr>
        <w:t>SignedChar</w:t>
      </w:r>
      <w:r w:rsidRPr="00D27FC4">
        <w:rPr>
          <w:highlight w:val="white"/>
        </w:rPr>
        <w:t>);</w:t>
      </w:r>
    </w:p>
    <w:p w14:paraId="00BA7D61" w14:textId="2C450085" w:rsidR="00D27FC4" w:rsidRPr="00D27FC4" w:rsidRDefault="00D27FC4" w:rsidP="00D27FC4">
      <w:pPr>
        <w:pStyle w:val="Code"/>
        <w:rPr>
          <w:highlight w:val="white"/>
        </w:rPr>
      </w:pPr>
      <w:r w:rsidRPr="00D27FC4">
        <w:rPr>
          <w:highlight w:val="white"/>
        </w:rPr>
        <w:t xml:space="preserve">        m_signedMap.Add(2, Sort.</w:t>
      </w:r>
      <w:r w:rsidR="005D4E81">
        <w:rPr>
          <w:highlight w:val="white"/>
        </w:rPr>
        <w:t>SignedShortInt</w:t>
      </w:r>
      <w:r w:rsidRPr="00D27FC4">
        <w:rPr>
          <w:highlight w:val="white"/>
        </w:rPr>
        <w:t>);</w:t>
      </w:r>
    </w:p>
    <w:p w14:paraId="0D689130" w14:textId="3BD462DB" w:rsidR="00D27FC4" w:rsidRPr="00D27FC4" w:rsidRDefault="00D27FC4" w:rsidP="00D27FC4">
      <w:pPr>
        <w:pStyle w:val="Code"/>
        <w:rPr>
          <w:highlight w:val="white"/>
        </w:rPr>
      </w:pPr>
      <w:r w:rsidRPr="00D27FC4">
        <w:rPr>
          <w:highlight w:val="white"/>
        </w:rPr>
        <w:t xml:space="preserve">        m_signedMap.Add(4, Sort.</w:t>
      </w:r>
      <w:r w:rsidR="005D4E81">
        <w:rPr>
          <w:highlight w:val="white"/>
        </w:rPr>
        <w:t>SignedInt</w:t>
      </w:r>
      <w:r w:rsidRPr="00D27FC4">
        <w:rPr>
          <w:highlight w:val="white"/>
        </w:rPr>
        <w:t>);</w:t>
      </w:r>
    </w:p>
    <w:p w14:paraId="7F969296" w14:textId="72870A32" w:rsidR="00D27FC4" w:rsidRPr="00D27FC4" w:rsidRDefault="00D27FC4" w:rsidP="00D27FC4">
      <w:pPr>
        <w:pStyle w:val="Code"/>
        <w:rPr>
          <w:highlight w:val="white"/>
        </w:rPr>
      </w:pPr>
      <w:r w:rsidRPr="00D27FC4">
        <w:rPr>
          <w:highlight w:val="white"/>
        </w:rPr>
        <w:t xml:space="preserve">        m_signedMap.Add(8, Sort.</w:t>
      </w:r>
      <w:r w:rsidR="005D4E81">
        <w:rPr>
          <w:highlight w:val="white"/>
        </w:rPr>
        <w:t>SignedLongInt</w:t>
      </w:r>
      <w:r w:rsidRPr="00D27FC4">
        <w:rPr>
          <w:highlight w:val="white"/>
        </w:rPr>
        <w:t>);</w:t>
      </w:r>
    </w:p>
    <w:p w14:paraId="4E827A04" w14:textId="77777777" w:rsidR="00D27FC4" w:rsidRPr="00D27FC4" w:rsidRDefault="00D27FC4" w:rsidP="00D27FC4">
      <w:pPr>
        <w:pStyle w:val="Code"/>
        <w:rPr>
          <w:highlight w:val="white"/>
        </w:rPr>
      </w:pPr>
    </w:p>
    <w:p w14:paraId="7E8FD4E0" w14:textId="3780B517" w:rsidR="00D27FC4" w:rsidRPr="00D27FC4" w:rsidRDefault="00D27FC4" w:rsidP="00D27FC4">
      <w:pPr>
        <w:pStyle w:val="Code"/>
        <w:rPr>
          <w:highlight w:val="white"/>
        </w:rPr>
      </w:pPr>
      <w:r w:rsidRPr="00D27FC4">
        <w:rPr>
          <w:highlight w:val="white"/>
        </w:rPr>
        <w:t xml:space="preserve">        m_unsignedMap.Add(1, Sort.</w:t>
      </w:r>
      <w:r w:rsidR="005D4E81">
        <w:rPr>
          <w:highlight w:val="white"/>
        </w:rPr>
        <w:t>UnsignedChar</w:t>
      </w:r>
      <w:r w:rsidRPr="00D27FC4">
        <w:rPr>
          <w:highlight w:val="white"/>
        </w:rPr>
        <w:t>);</w:t>
      </w:r>
    </w:p>
    <w:p w14:paraId="6EE68504" w14:textId="1A943070" w:rsidR="00D27FC4" w:rsidRPr="00D27FC4" w:rsidRDefault="00D27FC4" w:rsidP="00D27FC4">
      <w:pPr>
        <w:pStyle w:val="Code"/>
        <w:rPr>
          <w:highlight w:val="white"/>
        </w:rPr>
      </w:pPr>
      <w:r w:rsidRPr="00D27FC4">
        <w:rPr>
          <w:highlight w:val="white"/>
        </w:rPr>
        <w:t xml:space="preserve">        m_unsignedMap.Add(2, Sort.</w:t>
      </w:r>
      <w:r w:rsidR="005D4E81">
        <w:rPr>
          <w:highlight w:val="white"/>
        </w:rPr>
        <w:t>UnsignedShortInt</w:t>
      </w:r>
      <w:r w:rsidRPr="00D27FC4">
        <w:rPr>
          <w:highlight w:val="white"/>
        </w:rPr>
        <w:t>);</w:t>
      </w:r>
    </w:p>
    <w:p w14:paraId="1C89DD2C" w14:textId="32D047CE" w:rsidR="00D27FC4" w:rsidRPr="00D27FC4" w:rsidRDefault="00D27FC4" w:rsidP="00D27FC4">
      <w:pPr>
        <w:pStyle w:val="Code"/>
        <w:rPr>
          <w:highlight w:val="white"/>
        </w:rPr>
      </w:pPr>
      <w:r w:rsidRPr="00D27FC4">
        <w:rPr>
          <w:highlight w:val="white"/>
        </w:rPr>
        <w:t xml:space="preserve">        m_unsignedMap.Add(4, Sort.</w:t>
      </w:r>
      <w:r w:rsidR="005D4E81">
        <w:rPr>
          <w:highlight w:val="white"/>
        </w:rPr>
        <w:t>UnsignedInt</w:t>
      </w:r>
      <w:r w:rsidRPr="00D27FC4">
        <w:rPr>
          <w:highlight w:val="white"/>
        </w:rPr>
        <w:t>);</w:t>
      </w:r>
    </w:p>
    <w:p w14:paraId="6FF6980E" w14:textId="43D87EFA" w:rsidR="00D27FC4" w:rsidRPr="00D27FC4" w:rsidRDefault="00D27FC4" w:rsidP="00D27FC4">
      <w:pPr>
        <w:pStyle w:val="Code"/>
        <w:rPr>
          <w:highlight w:val="white"/>
        </w:rPr>
      </w:pPr>
      <w:r w:rsidRPr="00D27FC4">
        <w:rPr>
          <w:highlight w:val="white"/>
        </w:rPr>
        <w:t xml:space="preserve">        m_unsignedMap.Add(8, Sort.</w:t>
      </w:r>
      <w:r w:rsidR="005D4E81">
        <w:rPr>
          <w:highlight w:val="white"/>
        </w:rPr>
        <w:t>UnsignedLongInt</w:t>
      </w:r>
      <w:r w:rsidRPr="00D27FC4">
        <w:rPr>
          <w:highlight w:val="white"/>
        </w:rPr>
        <w:t>);</w:t>
      </w:r>
    </w:p>
    <w:p w14:paraId="62343E54" w14:textId="77777777" w:rsidR="00D27FC4" w:rsidRPr="00D27FC4" w:rsidRDefault="00D27FC4" w:rsidP="00D27FC4">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lastRenderedPageBreak/>
        <w:t xml:space="preserve">        m_minValueMap.Add(Sort.Logical, 0);</w:t>
      </w:r>
    </w:p>
    <w:p w14:paraId="281524FC" w14:textId="0610B29A"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SignedChar</w:t>
      </w:r>
      <w:r w:rsidRPr="0063592A">
        <w:rPr>
          <w:highlight w:val="white"/>
        </w:rPr>
        <w:t>, -128);</w:t>
      </w:r>
    </w:p>
    <w:p w14:paraId="4E38A82B" w14:textId="01195BC7"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UnsignedChar</w:t>
      </w:r>
      <w:r w:rsidRPr="0063592A">
        <w:rPr>
          <w:highlight w:val="white"/>
        </w:rPr>
        <w:t>, 0);</w:t>
      </w:r>
    </w:p>
    <w:p w14:paraId="6E98648B" w14:textId="03C1FBC6"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SignedShortInt</w:t>
      </w:r>
      <w:r w:rsidRPr="0063592A">
        <w:rPr>
          <w:highlight w:val="white"/>
        </w:rPr>
        <w:t>, -32768);</w:t>
      </w:r>
    </w:p>
    <w:p w14:paraId="67560A0D" w14:textId="6CAFC545"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UnsignedShortInt</w:t>
      </w:r>
      <w:r w:rsidRPr="0063592A">
        <w:rPr>
          <w:highlight w:val="white"/>
        </w:rPr>
        <w:t>, 0);</w:t>
      </w:r>
    </w:p>
    <w:p w14:paraId="6ACC81BE" w14:textId="27FC1709"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SignedInt</w:t>
      </w:r>
      <w:r w:rsidRPr="0063592A">
        <w:rPr>
          <w:highlight w:val="white"/>
        </w:rPr>
        <w:t>, -2147483648);</w:t>
      </w:r>
    </w:p>
    <w:p w14:paraId="429A3AE1" w14:textId="16E17CD6"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UnsignedInt</w:t>
      </w:r>
      <w:r w:rsidRPr="0063592A">
        <w:rPr>
          <w:highlight w:val="white"/>
        </w:rPr>
        <w: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0F6A762E"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SignedLongInt</w:t>
      </w:r>
      <w:r w:rsidRPr="0063592A">
        <w:rPr>
          <w:highlight w:val="white"/>
        </w:rPr>
        <w:t>, -9223372036854775808);</w:t>
      </w:r>
    </w:p>
    <w:p w14:paraId="008B98C7" w14:textId="109E9F73"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UnsignedLongInt</w:t>
      </w:r>
      <w:r w:rsidRPr="0063592A">
        <w:rPr>
          <w:highlight w:val="white"/>
        </w:rPr>
        <w: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2CC43B8B"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SignedChar</w:t>
      </w:r>
      <w:r w:rsidRPr="0063592A">
        <w:rPr>
          <w:highlight w:val="white"/>
        </w:rPr>
        <w:t>, 127);</w:t>
      </w:r>
    </w:p>
    <w:p w14:paraId="656AB2AE" w14:textId="443E320F"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UnsignedChar</w:t>
      </w:r>
      <w:r w:rsidRPr="0063592A">
        <w:rPr>
          <w:highlight w:val="white"/>
        </w:rPr>
        <w:t>, 255);</w:t>
      </w:r>
    </w:p>
    <w:p w14:paraId="4955AEA7" w14:textId="2F861C7E"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SignedShortInt</w:t>
      </w:r>
      <w:r w:rsidRPr="0063592A">
        <w:rPr>
          <w:highlight w:val="white"/>
        </w:rPr>
        <w:t>, 32767);</w:t>
      </w:r>
    </w:p>
    <w:p w14:paraId="771A16A7" w14:textId="7CFA4750"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UnsignedShortInt</w:t>
      </w:r>
      <w:r w:rsidRPr="0063592A">
        <w:rPr>
          <w:highlight w:val="white"/>
        </w:rPr>
        <w:t>, 65535);</w:t>
      </w:r>
    </w:p>
    <w:p w14:paraId="3EE40AA4" w14:textId="348F6709"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SignedInt</w:t>
      </w:r>
      <w:r w:rsidRPr="0063592A">
        <w:rPr>
          <w:highlight w:val="white"/>
        </w:rPr>
        <w:t>, 2147483647);</w:t>
      </w:r>
    </w:p>
    <w:p w14:paraId="4D7906BA" w14:textId="16E77815"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UnsignedInt</w:t>
      </w:r>
      <w:r w:rsidRPr="0063592A">
        <w:rPr>
          <w:highlight w:val="white"/>
        </w:rPr>
        <w: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16F586EF"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SignedLongInt</w:t>
      </w:r>
      <w:r w:rsidRPr="0063592A">
        <w:rPr>
          <w:highlight w:val="white"/>
        </w:rPr>
        <w:t>, 9223372036854775807);</w:t>
      </w:r>
    </w:p>
    <w:p w14:paraId="3F5C5B40" w14:textId="2F417A94" w:rsidR="0063592A" w:rsidRDefault="0063592A" w:rsidP="0063592A">
      <w:pPr>
        <w:pStyle w:val="Code"/>
        <w:rPr>
          <w:highlight w:val="white"/>
        </w:rPr>
      </w:pPr>
      <w:r w:rsidRPr="0063592A">
        <w:rPr>
          <w:highlight w:val="white"/>
        </w:rPr>
        <w:t xml:space="preserve">        m_maxValueMap.Add(Sort.</w:t>
      </w:r>
      <w:r w:rsidR="005D4E81">
        <w:rPr>
          <w:highlight w:val="white"/>
        </w:rPr>
        <w:t>UnsignedLongInt</w:t>
      </w:r>
      <w:r w:rsidRPr="0063592A">
        <w:rPr>
          <w:highlight w:val="white"/>
        </w:rPr>
        <w:t>, 18446744073709551615);</w:t>
      </w:r>
    </w:p>
    <w:p w14:paraId="55C9B07C" w14:textId="6F4B6B2E" w:rsidR="005448D2" w:rsidRDefault="005448D2" w:rsidP="0063592A">
      <w:pPr>
        <w:pStyle w:val="Code"/>
        <w:rPr>
          <w:highlight w:val="white"/>
        </w:rPr>
      </w:pPr>
      <w:r>
        <w:rPr>
          <w:highlight w:val="white"/>
        </w:rPr>
        <w:t xml:space="preserve">      }</w:t>
      </w:r>
    </w:p>
    <w:p w14:paraId="3B5BC7BC" w14:textId="4B0A533C" w:rsidR="005448D2" w:rsidRDefault="005448D2" w:rsidP="0063592A">
      <w:pPr>
        <w:pStyle w:val="Code"/>
        <w:rPr>
          <w:highlight w:val="white"/>
        </w:rPr>
      </w:pPr>
    </w:p>
    <w:p w14:paraId="26A5AD4B" w14:textId="79BA3D59" w:rsidR="005448D2" w:rsidRDefault="005448D2" w:rsidP="005448D2">
      <w:pPr>
        <w:pStyle w:val="Code"/>
        <w:rPr>
          <w:highlight w:val="white"/>
        </w:rPr>
      </w:pPr>
      <w:r w:rsidRPr="0063592A">
        <w:rPr>
          <w:highlight w:val="white"/>
        </w:rPr>
        <w:t xml:space="preserve">      if (Start.Windows) {</w:t>
      </w:r>
    </w:p>
    <w:p w14:paraId="78D08B72" w14:textId="0120198D" w:rsidR="005448D2" w:rsidRPr="0063592A" w:rsidRDefault="005448D2" w:rsidP="005448D2">
      <w:pPr>
        <w:pStyle w:val="Code"/>
        <w:rPr>
          <w:highlight w:val="white"/>
        </w:rPr>
      </w:pPr>
      <w:r>
        <w:rPr>
          <w:highlight w:val="white"/>
        </w:rPr>
        <w:t xml:space="preserve">        // ...</w:t>
      </w:r>
    </w:p>
    <w:p w14:paraId="6627F9C3" w14:textId="09E38D8E" w:rsidR="005448D2" w:rsidRPr="0063592A" w:rsidRDefault="005448D2" w:rsidP="0063592A">
      <w:pPr>
        <w:pStyle w:val="Code"/>
        <w:rPr>
          <w:highlight w:val="white"/>
        </w:rPr>
      </w:pPr>
      <w:r w:rsidRPr="0063592A">
        <w:rPr>
          <w:highlight w:val="whit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D27FC4" w:rsidRDefault="0063592A" w:rsidP="00D27FC4">
      <w:pPr>
        <w:pStyle w:val="Code"/>
        <w:rPr>
          <w:highlight w:val="white"/>
        </w:rPr>
      </w:pPr>
    </w:p>
    <w:p w14:paraId="7C012D33" w14:textId="77777777" w:rsidR="00D27FC4" w:rsidRPr="00D27FC4" w:rsidRDefault="00D27FC4" w:rsidP="00D27FC4">
      <w:pPr>
        <w:pStyle w:val="Code"/>
        <w:rPr>
          <w:highlight w:val="white"/>
        </w:rPr>
      </w:pPr>
      <w:r w:rsidRPr="00D27FC4">
        <w:rPr>
          <w:highlight w:val="white"/>
        </w:rPr>
        <w:t xml:space="preserve">    public static Type SizeToSignedType(int size) {</w:t>
      </w:r>
    </w:p>
    <w:p w14:paraId="5430067F" w14:textId="77777777" w:rsidR="00D27FC4" w:rsidRPr="00D27FC4" w:rsidRDefault="00D27FC4" w:rsidP="00D27FC4">
      <w:pPr>
        <w:pStyle w:val="Code"/>
        <w:rPr>
          <w:highlight w:val="white"/>
        </w:rPr>
      </w:pPr>
      <w:r w:rsidRPr="00D27FC4">
        <w:rPr>
          <w:highlight w:val="white"/>
        </w:rPr>
        <w:t xml:space="preserve">      return new Type(m_signedMap[size]);</w:t>
      </w:r>
    </w:p>
    <w:p w14:paraId="51761179" w14:textId="77777777" w:rsidR="00D27FC4" w:rsidRPr="00D27FC4" w:rsidRDefault="00D27FC4" w:rsidP="00D27FC4">
      <w:pPr>
        <w:pStyle w:val="Code"/>
        <w:rPr>
          <w:highlight w:val="white"/>
        </w:rPr>
      </w:pPr>
      <w:r w:rsidRPr="00D27FC4">
        <w:rPr>
          <w:highlight w:val="white"/>
        </w:rPr>
        <w:t xml:space="preserve">    }</w:t>
      </w:r>
    </w:p>
    <w:p w14:paraId="398938E8" w14:textId="77777777" w:rsidR="00D27FC4" w:rsidRPr="00D27FC4" w:rsidRDefault="00D27FC4" w:rsidP="00D27FC4">
      <w:pPr>
        <w:pStyle w:val="Code"/>
        <w:rPr>
          <w:highlight w:val="white"/>
        </w:rPr>
      </w:pPr>
    </w:p>
    <w:p w14:paraId="6058EFF9" w14:textId="77777777" w:rsidR="00D27FC4" w:rsidRPr="00D27FC4" w:rsidRDefault="00D27FC4" w:rsidP="00D27FC4">
      <w:pPr>
        <w:pStyle w:val="Code"/>
        <w:rPr>
          <w:highlight w:val="white"/>
        </w:rPr>
      </w:pPr>
      <w:r w:rsidRPr="00D27FC4">
        <w:rPr>
          <w:highlight w:val="white"/>
        </w:rPr>
        <w:t xml:space="preserve">    public static Type SizeToUnsignedType(int size) {</w:t>
      </w:r>
    </w:p>
    <w:p w14:paraId="4EFB1F8A" w14:textId="77777777" w:rsidR="00D27FC4" w:rsidRPr="00D27FC4" w:rsidRDefault="00D27FC4" w:rsidP="00D27FC4">
      <w:pPr>
        <w:pStyle w:val="Code"/>
        <w:rPr>
          <w:highlight w:val="white"/>
        </w:rPr>
      </w:pPr>
      <w:r w:rsidRPr="00D27FC4">
        <w:rPr>
          <w:highlight w:val="white"/>
        </w:rPr>
        <w:t xml:space="preserve">      return new Type(m_unsignedMap[size]);</w:t>
      </w:r>
    </w:p>
    <w:p w14:paraId="12F5C32F" w14:textId="77777777" w:rsidR="00D27FC4" w:rsidRPr="00D27FC4" w:rsidRDefault="00D27FC4" w:rsidP="00D27FC4">
      <w:pPr>
        <w:pStyle w:val="Code"/>
        <w:rPr>
          <w:highlight w:val="white"/>
        </w:rPr>
      </w:pPr>
      <w:r w:rsidRPr="00D27FC4">
        <w:rPr>
          <w:highlight w:val="white"/>
        </w:rPr>
        <w:t xml:space="preserve">    }</w:t>
      </w:r>
    </w:p>
    <w:p w14:paraId="7A126B21" w14:textId="77777777" w:rsidR="0063592A" w:rsidRPr="00D27FC4" w:rsidRDefault="0063592A" w:rsidP="00D27FC4">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7C1E9F48" w:rsidR="00FB7182" w:rsidRDefault="00EF74E4" w:rsidP="00EF74E4">
      <w:pPr>
        <w:pStyle w:val="Rubrik2"/>
      </w:pPr>
      <w:bookmarkStart w:id="385" w:name="_Toc54119915"/>
      <w:r>
        <w:lastRenderedPageBreak/>
        <w:t>Type Cast</w:t>
      </w:r>
      <w:bookmarkEnd w:id="385"/>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EFDEDFA" w:rsidR="007D10DD" w:rsidRPr="00B0554E" w:rsidRDefault="00B0554E" w:rsidP="007D10DD">
      <w:pPr>
        <w:rPr>
          <w:i/>
          <w:iCs/>
        </w:rPr>
      </w:pPr>
      <w:r>
        <w:rPr>
          <w:i/>
          <w:iCs/>
        </w:rPr>
        <w:t xml:space="preserve">XXX </w:t>
      </w:r>
      <w:r w:rsidR="007D10DD" w:rsidRPr="00B0554E">
        <w:rPr>
          <w:i/>
          <w:iCs/>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Default="00862B4D" w:rsidP="00862B4D">
      <w:pPr>
        <w:pStyle w:val="CodeHeader"/>
      </w:pPr>
      <w:proofErr w:type="spellStart"/>
      <w:r>
        <w:t>TypeCast.cs</w:t>
      </w:r>
      <w:proofErr w:type="spellEnd"/>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3BC8AA1A" w:rsidR="005159E1" w:rsidRDefault="005159E1" w:rsidP="005159E1">
      <w:pPr>
        <w:pStyle w:val="Code"/>
        <w:rPr>
          <w:highlight w:val="white"/>
        </w:rPr>
      </w:pPr>
      <w:r w:rsidRPr="005159E1">
        <w:rPr>
          <w:highlight w:val="white"/>
        </w:rPr>
        <w:t xml:space="preserve">  public class TypeCast {</w:t>
      </w:r>
    </w:p>
    <w:p w14:paraId="57744C41" w14:textId="77777777" w:rsidR="003653BA" w:rsidRPr="005926A0" w:rsidRDefault="003653BA" w:rsidP="003653BA">
      <w:pPr>
        <w:rPr>
          <w:highlight w:val="white"/>
        </w:rPr>
      </w:pPr>
      <w:r>
        <w:rPr>
          <w:highlight w:val="white"/>
        </w:rPr>
        <w:t xml:space="preserve">The </w:t>
      </w:r>
      <w:r w:rsidRPr="00EA686E">
        <w:rPr>
          <w:rStyle w:val="KeyWord0"/>
          <w:highlight w:val="white"/>
        </w:rPr>
        <w:t>LogicalToIntegral</w:t>
      </w:r>
      <w:r>
        <w:rPr>
          <w:highlight w:val="white"/>
        </w:rPr>
        <w:t xml:space="preserve"> method makes sure the expression holds integral type. If it holds logical type, it is cast from logical type to signed integer type.</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8B7E5EB" w14:textId="77777777" w:rsidR="008D5237" w:rsidRPr="005926A0" w:rsidRDefault="008D5237" w:rsidP="008D5237">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floating type. If it holds logical type, it is cast from logical type to double type.</w:t>
      </w: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4140FC44" w14:textId="374ECA12" w:rsidR="008D5237" w:rsidRPr="0092263B" w:rsidRDefault="008D5237" w:rsidP="008D5237">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w:t>
      </w:r>
      <w:r w:rsidR="00F35369">
        <w:rPr>
          <w:highlight w:val="white"/>
        </w:rPr>
        <w:t>If it does not already hold logical type, t</w:t>
      </w:r>
      <w:r>
        <w:rPr>
          <w:highlight w:val="white"/>
        </w:rPr>
        <w:t>he expression is cast to logical type.</w:t>
      </w: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3E204B2B" w14:textId="2C166C37" w:rsidR="005159E1" w:rsidRPr="005159E1" w:rsidRDefault="00E03614" w:rsidP="00E03614">
      <w:pPr>
        <w:rPr>
          <w:highlight w:val="white"/>
        </w:rPr>
      </w:pPr>
      <w:r>
        <w:rPr>
          <w:highlight w:val="white"/>
        </w:rPr>
        <w:t xml:space="preserve">The </w:t>
      </w:r>
      <w:r w:rsidRPr="00E03614">
        <w:rPr>
          <w:rStyle w:val="KeyWord0"/>
          <w:highlight w:val="white"/>
        </w:rPr>
        <w:t>ImplicitCast</w:t>
      </w:r>
      <w:r>
        <w:rPr>
          <w:highlight w:val="white"/>
        </w:rPr>
        <w:t xml:space="preserve"> method</w:t>
      </w:r>
      <w:r w:rsidR="00DA10C7">
        <w:rPr>
          <w:highlight w:val="white"/>
        </w:rPr>
        <w:t xml:space="preserve"> performs an implicit cast. To begin with, if the expression is constant, we return the constant casted expression.</w:t>
      </w: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lastRenderedPageBreak/>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64D0D852" w:rsidR="005159E1" w:rsidRPr="009F0030" w:rsidRDefault="005159E1" w:rsidP="009F0030">
      <w:pPr>
        <w:pStyle w:val="Code"/>
        <w:rPr>
          <w:highlight w:val="white"/>
        </w:rPr>
      </w:pPr>
      <w:r w:rsidRPr="009F0030">
        <w:rPr>
          <w:highlight w:val="white"/>
        </w:rPr>
        <w:t xml:space="preserve">           (fromType.Size</w:t>
      </w:r>
      <w:r w:rsidR="00D96162">
        <w:rPr>
          <w:highlight w:val="white"/>
        </w:rPr>
        <w:t>Array</w:t>
      </w:r>
      <w:r w:rsidRPr="009F0030">
        <w:rPr>
          <w:highlight w:val="white"/>
        </w:rPr>
        <w:t>() == toType.Size</w:t>
      </w:r>
      <w:r w:rsidR="00D96162">
        <w:rPr>
          <w:highlight w:val="white"/>
        </w:rPr>
        <w:t>Array</w:t>
      </w:r>
      <w:r w:rsidRPr="009F0030">
        <w:rPr>
          <w:highlight w:val="white"/>
        </w:rPr>
        <w:t>())))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22E7EB4F" w14:textId="48103CF4" w:rsidR="005159E1" w:rsidRPr="005159E1" w:rsidRDefault="005159E1" w:rsidP="005159E1">
      <w:pPr>
        <w:pStyle w:val="Code"/>
        <w:rPr>
          <w:highlight w:val="white"/>
        </w:rPr>
      </w:pPr>
      <w:r w:rsidRPr="005159E1">
        <w:rPr>
          <w:highlight w:val="white"/>
        </w:rPr>
        <w:t xml:space="preserve">    }</w:t>
      </w:r>
    </w:p>
    <w:p w14:paraId="5611962E" w14:textId="77777777" w:rsidR="00703CB0" w:rsidRDefault="00887489" w:rsidP="00887489">
      <w:pPr>
        <w:rPr>
          <w:highlight w:val="white"/>
        </w:rPr>
      </w:pPr>
      <w:r>
        <w:rPr>
          <w:highlight w:val="white"/>
        </w:rPr>
        <w:t xml:space="preserve">The </w:t>
      </w:r>
      <w:r w:rsidRPr="00887489">
        <w:rPr>
          <w:rStyle w:val="KeyWord0"/>
          <w:highlight w:val="white"/>
        </w:rPr>
        <w:t>ExplicitCast</w:t>
      </w:r>
      <w:r>
        <w:rPr>
          <w:highlight w:val="white"/>
        </w:rPr>
        <w:t xml:space="preserve"> method</w:t>
      </w:r>
      <w:r w:rsidR="0024309A">
        <w:rPr>
          <w:highlight w:val="white"/>
        </w:rPr>
        <w:t xml:space="preserve"> perform an explicit cast between</w:t>
      </w:r>
      <w:r w:rsidR="00703CB0">
        <w:rPr>
          <w:highlight w:val="white"/>
        </w:rPr>
        <w:t xml:space="preserve"> the different types of C.</w:t>
      </w:r>
    </w:p>
    <w:p w14:paraId="44E64713" w14:textId="2504CC24" w:rsidR="00AB5B3F" w:rsidRPr="00AB5B3F" w:rsidRDefault="00AB5B3F" w:rsidP="00AB5B3F">
      <w:pPr>
        <w:pStyle w:val="Code"/>
        <w:rPr>
          <w:highlight w:val="white"/>
        </w:rPr>
      </w:pPr>
      <w:r w:rsidRPr="00AB5B3F">
        <w:rPr>
          <w:highlight w:val="white"/>
        </w:rPr>
        <w:t xml:space="preserve">    public static Expression ExplicitCast(Expression sourceExpression,</w:t>
      </w:r>
    </w:p>
    <w:p w14:paraId="5141744D" w14:textId="77777777" w:rsidR="00AB5B3F" w:rsidRPr="00AB5B3F" w:rsidRDefault="00AB5B3F" w:rsidP="00AB5B3F">
      <w:pPr>
        <w:pStyle w:val="Code"/>
        <w:rPr>
          <w:highlight w:val="white"/>
        </w:rPr>
      </w:pPr>
      <w:r w:rsidRPr="00AB5B3F">
        <w:rPr>
          <w:highlight w:val="white"/>
        </w:rPr>
        <w:t xml:space="preserve">                                          Type targetType) {</w:t>
      </w:r>
    </w:p>
    <w:p w14:paraId="571783FD" w14:textId="77777777" w:rsidR="00AB5B3F" w:rsidRPr="00AB5B3F" w:rsidRDefault="00AB5B3F" w:rsidP="00AB5B3F">
      <w:pPr>
        <w:pStyle w:val="Code"/>
        <w:rPr>
          <w:highlight w:val="white"/>
        </w:rPr>
      </w:pPr>
      <w:r w:rsidRPr="00AB5B3F">
        <w:rPr>
          <w:highlight w:val="white"/>
        </w:rPr>
        <w:t xml:space="preserve">      Expression constantExpression =</w:t>
      </w:r>
    </w:p>
    <w:p w14:paraId="3C2F6ED5" w14:textId="77777777" w:rsidR="00AB5B3F" w:rsidRPr="00AB5B3F" w:rsidRDefault="00AB5B3F" w:rsidP="00AB5B3F">
      <w:pPr>
        <w:pStyle w:val="Code"/>
        <w:rPr>
          <w:highlight w:val="white"/>
        </w:rPr>
      </w:pPr>
      <w:r w:rsidRPr="00AB5B3F">
        <w:rPr>
          <w:highlight w:val="white"/>
        </w:rPr>
        <w:t xml:space="preserve">        ConstantExpression.ConstantCast(sourceExpression, targetType);</w:t>
      </w:r>
    </w:p>
    <w:p w14:paraId="02BBA6C4" w14:textId="77777777" w:rsidR="00AB5B3F" w:rsidRPr="00AB5B3F" w:rsidRDefault="00AB5B3F" w:rsidP="00AB5B3F">
      <w:pPr>
        <w:pStyle w:val="Code"/>
        <w:rPr>
          <w:highlight w:val="white"/>
        </w:rPr>
      </w:pPr>
      <w:r w:rsidRPr="00AB5B3F">
        <w:rPr>
          <w:highlight w:val="white"/>
        </w:rPr>
        <w:t xml:space="preserve">      if (constantExpression != null) {</w:t>
      </w:r>
    </w:p>
    <w:p w14:paraId="73F96852" w14:textId="77777777" w:rsidR="00AB5B3F" w:rsidRPr="00AB5B3F" w:rsidRDefault="00AB5B3F" w:rsidP="00AB5B3F">
      <w:pPr>
        <w:pStyle w:val="Code"/>
        <w:rPr>
          <w:highlight w:val="white"/>
        </w:rPr>
      </w:pPr>
      <w:r w:rsidRPr="00AB5B3F">
        <w:rPr>
          <w:highlight w:val="white"/>
        </w:rPr>
        <w:t xml:space="preserve">        return constantExpression;</w:t>
      </w:r>
    </w:p>
    <w:p w14:paraId="4223F7B2" w14:textId="77777777" w:rsidR="00AB5B3F" w:rsidRPr="00AB5B3F" w:rsidRDefault="00AB5B3F" w:rsidP="00AB5B3F">
      <w:pPr>
        <w:pStyle w:val="Code"/>
        <w:rPr>
          <w:highlight w:val="white"/>
        </w:rPr>
      </w:pPr>
      <w:r w:rsidRPr="00AB5B3F">
        <w:rPr>
          <w:highlight w:val="white"/>
        </w:rPr>
        <w:t xml:space="preserve">      }</w:t>
      </w:r>
    </w:p>
    <w:p w14:paraId="78E2336A" w14:textId="77777777" w:rsidR="00AB5B3F" w:rsidRPr="00AB5B3F" w:rsidRDefault="00AB5B3F" w:rsidP="00AB5B3F">
      <w:pPr>
        <w:pStyle w:val="Code"/>
        <w:rPr>
          <w:highlight w:val="white"/>
        </w:rPr>
      </w:pPr>
    </w:p>
    <w:p w14:paraId="18DB5BDA" w14:textId="77777777" w:rsidR="00AB5B3F" w:rsidRPr="00AB5B3F" w:rsidRDefault="00AB5B3F" w:rsidP="00AB5B3F">
      <w:pPr>
        <w:pStyle w:val="Code"/>
        <w:rPr>
          <w:highlight w:val="white"/>
        </w:rPr>
      </w:pPr>
      <w:r w:rsidRPr="00AB5B3F">
        <w:rPr>
          <w:highlight w:val="white"/>
        </w:rPr>
        <w:t xml:space="preserve">      Symbol sourceSymbol = sourceExpression.Symbol, targetSymbol = null;</w:t>
      </w:r>
    </w:p>
    <w:p w14:paraId="325F74DE" w14:textId="77777777" w:rsidR="00AB5B3F" w:rsidRPr="00AB5B3F" w:rsidRDefault="00AB5B3F" w:rsidP="00AB5B3F">
      <w:pPr>
        <w:pStyle w:val="Code"/>
        <w:rPr>
          <w:highlight w:val="white"/>
        </w:rPr>
      </w:pPr>
      <w:r w:rsidRPr="00AB5B3F">
        <w:rPr>
          <w:highlight w:val="white"/>
        </w:rPr>
        <w:t xml:space="preserve">      Type sourceType = sourceSymbol.Type;</w:t>
      </w:r>
    </w:p>
    <w:p w14:paraId="131324BE" w14:textId="77777777" w:rsidR="00AB5B3F" w:rsidRPr="00AB5B3F" w:rsidRDefault="00AB5B3F" w:rsidP="00AB5B3F">
      <w:pPr>
        <w:pStyle w:val="Code"/>
        <w:rPr>
          <w:highlight w:val="white"/>
        </w:rPr>
      </w:pPr>
      <w:r w:rsidRPr="00AB5B3F">
        <w:rPr>
          <w:highlight w:val="white"/>
        </w:rPr>
        <w:t xml:space="preserve">      List&lt;MiddleCode&gt; longList = sourceExpression.LongList;</w:t>
      </w:r>
    </w:p>
    <w:p w14:paraId="60755A6C" w14:textId="77777777" w:rsidR="00AB5B3F" w:rsidRPr="00AB5B3F" w:rsidRDefault="00AB5B3F" w:rsidP="00AB5B3F">
      <w:pPr>
        <w:pStyle w:val="Code"/>
        <w:rPr>
          <w:highlight w:val="white"/>
        </w:rPr>
      </w:pPr>
    </w:p>
    <w:p w14:paraId="111AD36E" w14:textId="77777777" w:rsidR="00AB5B3F" w:rsidRPr="00AB5B3F" w:rsidRDefault="00AB5B3F" w:rsidP="00AB5B3F">
      <w:pPr>
        <w:pStyle w:val="Code"/>
        <w:rPr>
          <w:highlight w:val="white"/>
        </w:rPr>
      </w:pPr>
      <w:r w:rsidRPr="00AB5B3F">
        <w:rPr>
          <w:highlight w:val="white"/>
        </w:rPr>
        <w:t xml:space="preserve">      if (targetType.IsVoid()) {</w:t>
      </w:r>
    </w:p>
    <w:p w14:paraId="4D2DCF8B" w14:textId="77777777" w:rsidR="00AB5B3F" w:rsidRPr="00AB5B3F" w:rsidRDefault="00AB5B3F" w:rsidP="00AB5B3F">
      <w:pPr>
        <w:pStyle w:val="Code"/>
        <w:rPr>
          <w:highlight w:val="white"/>
        </w:rPr>
      </w:pPr>
      <w:r w:rsidRPr="00AB5B3F">
        <w:rPr>
          <w:highlight w:val="white"/>
        </w:rPr>
        <w:t xml:space="preserve">        targetSymbol = new Symbol(targetType);</w:t>
      </w:r>
    </w:p>
    <w:p w14:paraId="717FE441" w14:textId="77777777" w:rsidR="00AB5B3F" w:rsidRPr="00AB5B3F" w:rsidRDefault="00AB5B3F" w:rsidP="00AB5B3F">
      <w:pPr>
        <w:pStyle w:val="Code"/>
        <w:rPr>
          <w:highlight w:val="white"/>
        </w:rPr>
      </w:pPr>
      <w:r w:rsidRPr="00AB5B3F">
        <w:rPr>
          <w:highlight w:val="white"/>
        </w:rPr>
        <w:t xml:space="preserve">      }</w:t>
      </w:r>
    </w:p>
    <w:p w14:paraId="52648CDF" w14:textId="77777777" w:rsidR="00AB5B3F" w:rsidRPr="00AB5B3F" w:rsidRDefault="00AB5B3F" w:rsidP="00AB5B3F">
      <w:pPr>
        <w:pStyle w:val="Code"/>
        <w:rPr>
          <w:highlight w:val="white"/>
        </w:rPr>
      </w:pPr>
      <w:r w:rsidRPr="00AB5B3F">
        <w:rPr>
          <w:highlight w:val="white"/>
        </w:rPr>
        <w:t xml:space="preserve">      else if (sourceType.IsStructOrUnion() &amp;&amp; targetType.IsStructOrUnion()) {</w:t>
      </w:r>
    </w:p>
    <w:p w14:paraId="394F5B3C" w14:textId="77777777" w:rsidR="00D56183" w:rsidRDefault="00AB5B3F" w:rsidP="00AB5B3F">
      <w:pPr>
        <w:pStyle w:val="Code"/>
        <w:rPr>
          <w:highlight w:val="white"/>
        </w:rPr>
      </w:pPr>
      <w:r w:rsidRPr="00AB5B3F">
        <w:rPr>
          <w:highlight w:val="white"/>
        </w:rPr>
        <w:t xml:space="preserve">        Assert.Error(sourceType.Equals(targetType),</w:t>
      </w:r>
      <w:r w:rsidR="00D56183">
        <w:rPr>
          <w:highlight w:val="white"/>
        </w:rPr>
        <w:t xml:space="preserve"> </w:t>
      </w:r>
      <w:r w:rsidRPr="00AB5B3F">
        <w:rPr>
          <w:highlight w:val="white"/>
        </w:rPr>
        <w:t>sourceType + " to " +</w:t>
      </w:r>
    </w:p>
    <w:p w14:paraId="383CEA0F" w14:textId="4E53C3A9" w:rsidR="00AB5B3F" w:rsidRPr="00AB5B3F" w:rsidRDefault="00D56183" w:rsidP="00AB5B3F">
      <w:pPr>
        <w:pStyle w:val="Code"/>
        <w:rPr>
          <w:highlight w:val="white"/>
        </w:rPr>
      </w:pPr>
      <w:r>
        <w:rPr>
          <w:highlight w:val="white"/>
        </w:rPr>
        <w:t xml:space="preserve">                    </w:t>
      </w:r>
      <w:r w:rsidR="00AB5B3F" w:rsidRPr="00AB5B3F">
        <w:rPr>
          <w:highlight w:val="white"/>
        </w:rPr>
        <w:t xml:space="preserve"> targetType, Message.Invalid_type_cast);</w:t>
      </w:r>
    </w:p>
    <w:p w14:paraId="13EC1931" w14:textId="77777777" w:rsidR="00AB5B3F" w:rsidRPr="00AB5B3F" w:rsidRDefault="00AB5B3F" w:rsidP="00AB5B3F">
      <w:pPr>
        <w:pStyle w:val="Code"/>
        <w:rPr>
          <w:highlight w:val="white"/>
        </w:rPr>
      </w:pPr>
      <w:r w:rsidRPr="00AB5B3F">
        <w:rPr>
          <w:highlight w:val="white"/>
        </w:rPr>
        <w:t xml:space="preserve">        targetSymbol = new Symbol(targetType);</w:t>
      </w:r>
    </w:p>
    <w:p w14:paraId="638F3B2D" w14:textId="39FDA171" w:rsidR="00AB5B3F" w:rsidRDefault="00AB5B3F" w:rsidP="00AB5B3F">
      <w:pPr>
        <w:pStyle w:val="Code"/>
        <w:rPr>
          <w:highlight w:val="white"/>
        </w:rPr>
      </w:pPr>
      <w:r w:rsidRPr="00AB5B3F">
        <w:rPr>
          <w:highlight w:val="white"/>
        </w:rPr>
        <w:t xml:space="preserve">      }</w:t>
      </w:r>
    </w:p>
    <w:p w14:paraId="38A17503" w14:textId="6705349F" w:rsidR="009035F4" w:rsidRPr="00AB5B3F" w:rsidRDefault="008B3771" w:rsidP="009035F4">
      <w:pPr>
        <w:rPr>
          <w:highlight w:val="white"/>
        </w:rPr>
      </w:pPr>
      <w:r>
        <w:rPr>
          <w:highlight w:val="white"/>
        </w:rPr>
        <w:t>If the source type is logical</w:t>
      </w:r>
      <w:r w:rsidR="00814F2E">
        <w:rPr>
          <w:highlight w:val="white"/>
        </w:rPr>
        <w:t xml:space="preserve"> and the target type is integral, array, or pointer</w:t>
      </w:r>
      <w:r>
        <w:rPr>
          <w:highlight w:val="white"/>
        </w:rPr>
        <w:t>, we need to</w:t>
      </w:r>
      <w:r w:rsidR="00B96250">
        <w:rPr>
          <w:highlight w:val="white"/>
        </w:rPr>
        <w:t xml:space="preserve"> backpatch the </w:t>
      </w:r>
      <w:r w:rsidR="003C2111">
        <w:rPr>
          <w:highlight w:val="white"/>
        </w:rPr>
        <w:t>true set and false set of the expression’s symbol.</w:t>
      </w:r>
      <w:r w:rsidR="009035F4">
        <w:rPr>
          <w:highlight w:val="white"/>
        </w:rPr>
        <w:t xml:space="preserve"> </w:t>
      </w:r>
    </w:p>
    <w:p w14:paraId="5227461D" w14:textId="2512C3D1" w:rsidR="008B3771" w:rsidRPr="00AB5B3F" w:rsidRDefault="003C2111" w:rsidP="008B3771">
      <w:pPr>
        <w:rPr>
          <w:highlight w:val="white"/>
        </w:rPr>
      </w:pPr>
      <w:r>
        <w:rPr>
          <w:highlight w:val="white"/>
        </w:rPr>
        <w:t xml:space="preserve">The true set becomes backpatched to a statement that assign the value one to a temporary variable in the </w:t>
      </w:r>
    </w:p>
    <w:p w14:paraId="4800E929" w14:textId="77777777" w:rsidR="00494193" w:rsidRPr="00FF10D8" w:rsidRDefault="00494193" w:rsidP="00FF10D8">
      <w:pPr>
        <w:pStyle w:val="Code"/>
        <w:rPr>
          <w:highlight w:val="white"/>
        </w:rPr>
      </w:pPr>
      <w:r w:rsidRPr="00FF10D8">
        <w:rPr>
          <w:highlight w:val="white"/>
        </w:rPr>
        <w:t xml:space="preserve">      else if (sourceType.IsLogical() &amp;&amp;</w:t>
      </w:r>
    </w:p>
    <w:p w14:paraId="65FD9964" w14:textId="34A7A439" w:rsidR="00494193" w:rsidRPr="00FF10D8" w:rsidRDefault="00494193" w:rsidP="00FF10D8">
      <w:pPr>
        <w:pStyle w:val="Code"/>
        <w:rPr>
          <w:highlight w:val="white"/>
        </w:rPr>
      </w:pPr>
      <w:r w:rsidRPr="00FF10D8">
        <w:rPr>
          <w:highlight w:val="white"/>
        </w:rPr>
        <w:t xml:space="preserve">               targetType.</w:t>
      </w:r>
      <w:r w:rsidR="002C4F32">
        <w:rPr>
          <w:highlight w:val="white"/>
        </w:rPr>
        <w:t>IsIntegralPointerOrArray</w:t>
      </w:r>
      <w:r w:rsidRPr="00FF10D8">
        <w:rPr>
          <w:highlight w:val="white"/>
        </w:rPr>
        <w:t>()) {</w:t>
      </w:r>
    </w:p>
    <w:p w14:paraId="4CF286D1" w14:textId="77777777" w:rsidR="00494193" w:rsidRPr="00FF10D8" w:rsidRDefault="00494193" w:rsidP="00FF10D8">
      <w:pPr>
        <w:pStyle w:val="Code"/>
        <w:rPr>
          <w:highlight w:val="white"/>
        </w:rPr>
      </w:pPr>
      <w:r w:rsidRPr="00FF10D8">
        <w:rPr>
          <w:highlight w:val="white"/>
        </w:rPr>
        <w:t xml:space="preserve">        targetSymbol = new Symbol(targetType);</w:t>
      </w:r>
    </w:p>
    <w:p w14:paraId="0F2AD293" w14:textId="6FF16153" w:rsidR="00494193" w:rsidRPr="00FF10D8" w:rsidRDefault="00B17737" w:rsidP="004D0556">
      <w:pPr>
        <w:rPr>
          <w:highlight w:val="white"/>
        </w:rPr>
      </w:pPr>
      <w:r>
        <w:rPr>
          <w:highlight w:val="white"/>
        </w:rPr>
        <w:t>We backpatch t</w:t>
      </w:r>
      <w:r w:rsidR="004D0556">
        <w:rPr>
          <w:highlight w:val="white"/>
        </w:rPr>
        <w:t xml:space="preserve">he true set </w:t>
      </w:r>
      <w:r>
        <w:rPr>
          <w:highlight w:val="white"/>
        </w:rPr>
        <w:t xml:space="preserve">to </w:t>
      </w:r>
      <w:r w:rsidR="004D0556">
        <w:rPr>
          <w:highlight w:val="white"/>
        </w:rPr>
        <w:t xml:space="preserve">a statement that assign the value one to a temporary variable. </w:t>
      </w:r>
    </w:p>
    <w:p w14:paraId="78DD1249" w14:textId="77777777" w:rsidR="00494193" w:rsidRPr="00FF10D8" w:rsidRDefault="00494193" w:rsidP="00FF10D8">
      <w:pPr>
        <w:pStyle w:val="Code"/>
        <w:rPr>
          <w:highlight w:val="white"/>
        </w:rPr>
      </w:pPr>
      <w:r w:rsidRPr="00FF10D8">
        <w:rPr>
          <w:highlight w:val="white"/>
        </w:rPr>
        <w:t xml:space="preserve">        Symbol oneSymbol = new Symbol(targetType, BigInteger.One);</w:t>
      </w:r>
    </w:p>
    <w:p w14:paraId="54138643" w14:textId="77777777" w:rsidR="00494193" w:rsidRPr="00FF10D8" w:rsidRDefault="00494193" w:rsidP="00FF10D8">
      <w:pPr>
        <w:pStyle w:val="Code"/>
        <w:rPr>
          <w:highlight w:val="white"/>
        </w:rPr>
      </w:pPr>
      <w:r w:rsidRPr="00FF10D8">
        <w:rPr>
          <w:highlight w:val="white"/>
        </w:rPr>
        <w:t xml:space="preserve">        MiddleCode trueCode =</w:t>
      </w:r>
    </w:p>
    <w:p w14:paraId="0C12890B" w14:textId="77777777" w:rsidR="00494193" w:rsidRPr="00FF10D8" w:rsidRDefault="00494193" w:rsidP="00FF10D8">
      <w:pPr>
        <w:pStyle w:val="Code"/>
        <w:rPr>
          <w:highlight w:val="white"/>
        </w:rPr>
      </w:pPr>
      <w:r w:rsidRPr="00FF10D8">
        <w:rPr>
          <w:highlight w:val="white"/>
        </w:rPr>
        <w:t xml:space="preserve">          new MiddleCode(MiddleOperator.Assign, targetSymbol, oneSymbol);</w:t>
      </w:r>
    </w:p>
    <w:p w14:paraId="3E201029" w14:textId="77777777" w:rsidR="00494193" w:rsidRPr="00FF10D8" w:rsidRDefault="00494193" w:rsidP="00FF10D8">
      <w:pPr>
        <w:pStyle w:val="Code"/>
        <w:rPr>
          <w:highlight w:val="white"/>
        </w:rPr>
      </w:pPr>
      <w:r w:rsidRPr="00FF10D8">
        <w:rPr>
          <w:highlight w:val="white"/>
        </w:rPr>
        <w:lastRenderedPageBreak/>
        <w:t xml:space="preserve">        MiddleCodeGenerator.Backpatch(sourceSymbol.TrueSet, trueCode);</w:t>
      </w:r>
    </w:p>
    <w:p w14:paraId="6F18D254" w14:textId="77777777" w:rsidR="00494193" w:rsidRPr="00FF10D8" w:rsidRDefault="00494193" w:rsidP="00FF10D8">
      <w:pPr>
        <w:pStyle w:val="Code"/>
        <w:rPr>
          <w:highlight w:val="white"/>
        </w:rPr>
      </w:pPr>
      <w:r w:rsidRPr="00FF10D8">
        <w:rPr>
          <w:highlight w:val="white"/>
        </w:rPr>
        <w:t xml:space="preserve">        longList.Add(trueCode);</w:t>
      </w:r>
    </w:p>
    <w:p w14:paraId="2649CDC3" w14:textId="3A26AC06" w:rsidR="00494193" w:rsidRPr="00FF10D8" w:rsidRDefault="003951F5" w:rsidP="003951F5">
      <w:pPr>
        <w:rPr>
          <w:highlight w:val="white"/>
        </w:rPr>
      </w:pPr>
      <w:r>
        <w:rPr>
          <w:highlight w:val="white"/>
        </w:rPr>
        <w:t>In the middle of backpatching of the true set and false set,</w:t>
      </w:r>
      <w:r w:rsidR="001E34B4">
        <w:rPr>
          <w:highlight w:val="white"/>
        </w:rPr>
        <w:t xml:space="preserve"> we add code that jumps </w:t>
      </w:r>
      <w:r w:rsidR="00B17737">
        <w:rPr>
          <w:highlight w:val="white"/>
        </w:rPr>
        <w:t xml:space="preserve">to </w:t>
      </w:r>
      <w:r w:rsidR="000523A8">
        <w:rPr>
          <w:highlight w:val="white"/>
        </w:rPr>
        <w:t xml:space="preserve">the </w:t>
      </w:r>
      <w:proofErr w:type="gramStart"/>
      <w:r w:rsidR="000523A8">
        <w:rPr>
          <w:highlight w:val="white"/>
        </w:rPr>
        <w:t>zero value</w:t>
      </w:r>
      <w:proofErr w:type="gramEnd"/>
      <w:r w:rsidR="000523A8">
        <w:rPr>
          <w:highlight w:val="white"/>
        </w:rPr>
        <w:t xml:space="preserve"> assignment.</w:t>
      </w:r>
    </w:p>
    <w:p w14:paraId="78678562" w14:textId="611168AD" w:rsidR="00494193" w:rsidRPr="00FF10D8" w:rsidRDefault="00494193" w:rsidP="00FF10D8">
      <w:pPr>
        <w:pStyle w:val="Code"/>
        <w:rPr>
          <w:highlight w:val="white"/>
        </w:rPr>
      </w:pPr>
      <w:r w:rsidRPr="00FF10D8">
        <w:rPr>
          <w:highlight w:val="white"/>
        </w:rPr>
        <w:t xml:space="preserve">        MiddleCode </w:t>
      </w:r>
      <w:r w:rsidR="00176EBA">
        <w:rPr>
          <w:highlight w:val="white"/>
        </w:rPr>
        <w:t>target</w:t>
      </w:r>
      <w:r w:rsidRPr="00FF10D8">
        <w:rPr>
          <w:highlight w:val="white"/>
        </w:rPr>
        <w:t>Code = new MiddleCode(MiddleOperator.Empty);</w:t>
      </w:r>
    </w:p>
    <w:p w14:paraId="3674EEBF" w14:textId="242FA39C" w:rsidR="00494193" w:rsidRPr="00FF10D8" w:rsidRDefault="00494193" w:rsidP="00FF10D8">
      <w:pPr>
        <w:pStyle w:val="Code"/>
        <w:rPr>
          <w:highlight w:val="white"/>
        </w:rPr>
      </w:pPr>
      <w:r w:rsidRPr="00FF10D8">
        <w:rPr>
          <w:highlight w:val="white"/>
        </w:rPr>
        <w:t xml:space="preserve">        longList.Add(new MiddleCode(MiddleOperator.Goto, </w:t>
      </w:r>
      <w:r w:rsidR="00176EBA">
        <w:rPr>
          <w:highlight w:val="white"/>
        </w:rPr>
        <w:t>target</w:t>
      </w:r>
      <w:r w:rsidRPr="00FF10D8">
        <w:rPr>
          <w:highlight w:val="white"/>
        </w:rPr>
        <w:t>Code));</w:t>
      </w:r>
    </w:p>
    <w:p w14:paraId="2541DC5B" w14:textId="48152883" w:rsidR="004D0556" w:rsidRPr="00FF10D8" w:rsidRDefault="00B17737" w:rsidP="004D0556">
      <w:pPr>
        <w:rPr>
          <w:highlight w:val="white"/>
        </w:rPr>
      </w:pPr>
      <w:r>
        <w:rPr>
          <w:highlight w:val="white"/>
        </w:rPr>
        <w:t xml:space="preserve">We backpatch the </w:t>
      </w:r>
      <w:r w:rsidR="00BE5B29">
        <w:rPr>
          <w:highlight w:val="white"/>
        </w:rPr>
        <w:t>false</w:t>
      </w:r>
      <w:r>
        <w:rPr>
          <w:highlight w:val="white"/>
        </w:rPr>
        <w:t xml:space="preserve"> set to </w:t>
      </w:r>
      <w:r w:rsidR="004D0556">
        <w:rPr>
          <w:highlight w:val="white"/>
        </w:rPr>
        <w:t xml:space="preserve">a statement that assign the value one to a temporary variable. </w:t>
      </w:r>
    </w:p>
    <w:p w14:paraId="48B854B5" w14:textId="77777777" w:rsidR="00494193" w:rsidRPr="00FF10D8" w:rsidRDefault="00494193" w:rsidP="00FF10D8">
      <w:pPr>
        <w:pStyle w:val="Code"/>
        <w:rPr>
          <w:highlight w:val="white"/>
        </w:rPr>
      </w:pPr>
      <w:r w:rsidRPr="00FF10D8">
        <w:rPr>
          <w:highlight w:val="white"/>
        </w:rPr>
        <w:t xml:space="preserve">        Symbol zeroSymbol = new Symbol(targetType, BigInteger.Zero);</w:t>
      </w:r>
    </w:p>
    <w:p w14:paraId="62968289" w14:textId="77777777" w:rsidR="00494193" w:rsidRPr="00FF10D8" w:rsidRDefault="00494193" w:rsidP="00FF10D8">
      <w:pPr>
        <w:pStyle w:val="Code"/>
        <w:rPr>
          <w:highlight w:val="white"/>
        </w:rPr>
      </w:pPr>
      <w:r w:rsidRPr="00FF10D8">
        <w:rPr>
          <w:highlight w:val="white"/>
        </w:rPr>
        <w:t xml:space="preserve">        MiddleCode falseCode =</w:t>
      </w:r>
    </w:p>
    <w:p w14:paraId="431AB95B" w14:textId="77777777" w:rsidR="00494193" w:rsidRPr="00FF10D8" w:rsidRDefault="00494193" w:rsidP="00FF10D8">
      <w:pPr>
        <w:pStyle w:val="Code"/>
        <w:rPr>
          <w:highlight w:val="white"/>
        </w:rPr>
      </w:pPr>
      <w:r w:rsidRPr="00FF10D8">
        <w:rPr>
          <w:highlight w:val="white"/>
        </w:rPr>
        <w:t xml:space="preserve">          new MiddleCode(MiddleOperator.Assign, targetSymbol, zeroSymbol);</w:t>
      </w:r>
    </w:p>
    <w:p w14:paraId="7345AE00" w14:textId="77777777" w:rsidR="00494193" w:rsidRPr="00FF10D8" w:rsidRDefault="00494193" w:rsidP="00FF10D8">
      <w:pPr>
        <w:pStyle w:val="Code"/>
        <w:rPr>
          <w:highlight w:val="white"/>
        </w:rPr>
      </w:pPr>
      <w:r w:rsidRPr="00FF10D8">
        <w:rPr>
          <w:highlight w:val="white"/>
        </w:rPr>
        <w:t xml:space="preserve">        MiddleCodeGenerator.Backpatch(sourceSymbol.FalseSet, falseCode);</w:t>
      </w:r>
    </w:p>
    <w:p w14:paraId="53311CF3" w14:textId="77777777" w:rsidR="00494193" w:rsidRPr="00FF10D8" w:rsidRDefault="00494193" w:rsidP="00FF10D8">
      <w:pPr>
        <w:pStyle w:val="Code"/>
        <w:rPr>
          <w:highlight w:val="white"/>
        </w:rPr>
      </w:pPr>
      <w:r w:rsidRPr="00FF10D8">
        <w:rPr>
          <w:highlight w:val="white"/>
        </w:rPr>
        <w:t xml:space="preserve">        longList.Add(falseCode);</w:t>
      </w:r>
    </w:p>
    <w:p w14:paraId="1E30864C" w14:textId="6B3B890B" w:rsidR="00494193" w:rsidRPr="00FF10D8" w:rsidRDefault="000523A8" w:rsidP="000523A8">
      <w:pPr>
        <w:rPr>
          <w:highlight w:val="white"/>
        </w:rPr>
      </w:pPr>
      <w:r>
        <w:rPr>
          <w:highlight w:val="white"/>
        </w:rPr>
        <w:t xml:space="preserve">Finally, we </w:t>
      </w:r>
      <w:r w:rsidR="00A261E3">
        <w:rPr>
          <w:highlight w:val="white"/>
        </w:rPr>
        <w:t xml:space="preserve">add the target of the jump </w:t>
      </w:r>
      <w:r w:rsidR="00176EBA">
        <w:rPr>
          <w:highlight w:val="white"/>
        </w:rPr>
        <w:t>code.</w:t>
      </w:r>
    </w:p>
    <w:p w14:paraId="469CDA4A" w14:textId="3B406D80" w:rsidR="00494193" w:rsidRPr="00FF10D8" w:rsidRDefault="00494193" w:rsidP="00FF10D8">
      <w:pPr>
        <w:pStyle w:val="Code"/>
        <w:rPr>
          <w:highlight w:val="white"/>
        </w:rPr>
      </w:pPr>
      <w:r w:rsidRPr="00FF10D8">
        <w:rPr>
          <w:highlight w:val="white"/>
        </w:rPr>
        <w:t xml:space="preserve">        longList.Add(</w:t>
      </w:r>
      <w:r w:rsidR="00176EBA">
        <w:rPr>
          <w:highlight w:val="white"/>
        </w:rPr>
        <w:t>target</w:t>
      </w:r>
      <w:r w:rsidRPr="00FF10D8">
        <w:rPr>
          <w:highlight w:val="white"/>
        </w:rPr>
        <w:t>Code);</w:t>
      </w:r>
    </w:p>
    <w:p w14:paraId="0A6F2A12" w14:textId="06C305D5" w:rsidR="00494193" w:rsidRDefault="00494193" w:rsidP="00FF10D8">
      <w:pPr>
        <w:pStyle w:val="Code"/>
        <w:rPr>
          <w:highlight w:val="white"/>
        </w:rPr>
      </w:pPr>
      <w:r w:rsidRPr="00FF10D8">
        <w:rPr>
          <w:highlight w:val="white"/>
        </w:rPr>
        <w:t xml:space="preserve">      }</w:t>
      </w:r>
    </w:p>
    <w:p w14:paraId="02C36C7D" w14:textId="2E7856AE" w:rsidR="00C6542A" w:rsidRPr="00FF10D8" w:rsidRDefault="00C6542A" w:rsidP="00C6542A">
      <w:pPr>
        <w:rPr>
          <w:highlight w:val="white"/>
        </w:rPr>
      </w:pPr>
      <w:r>
        <w:rPr>
          <w:highlight w:val="white"/>
        </w:rPr>
        <w:t xml:space="preserve">If the source type is logical and the target type is floating, we </w:t>
      </w:r>
      <w:r w:rsidR="00BA2B97">
        <w:rPr>
          <w:highlight w:val="white"/>
        </w:rPr>
        <w:t>push the values one and zero on the floating-point stack instead of assigning a variable.</w:t>
      </w:r>
    </w:p>
    <w:p w14:paraId="65AD9834" w14:textId="77777777" w:rsidR="00494193" w:rsidRPr="00FF10D8" w:rsidRDefault="00494193" w:rsidP="00FF10D8">
      <w:pPr>
        <w:pStyle w:val="Code"/>
        <w:rPr>
          <w:highlight w:val="white"/>
        </w:rPr>
      </w:pPr>
      <w:r w:rsidRPr="00FF10D8">
        <w:rPr>
          <w:highlight w:val="white"/>
        </w:rPr>
        <w:t xml:space="preserve">      else if (sourceType.IsLogical() &amp;&amp; targetType.IsFloating()) {</w:t>
      </w:r>
    </w:p>
    <w:p w14:paraId="4FB4EE69" w14:textId="77777777" w:rsidR="00494193" w:rsidRPr="00FF10D8" w:rsidRDefault="00494193" w:rsidP="00FF10D8">
      <w:pPr>
        <w:pStyle w:val="Code"/>
        <w:rPr>
          <w:highlight w:val="white"/>
        </w:rPr>
      </w:pPr>
      <w:r w:rsidRPr="00FF10D8">
        <w:rPr>
          <w:highlight w:val="white"/>
        </w:rPr>
        <w:t xml:space="preserve">        targetSymbol = new Symbol(targetType);</w:t>
      </w:r>
    </w:p>
    <w:p w14:paraId="6B2B2515" w14:textId="735AA76E" w:rsidR="00494193" w:rsidRPr="00FF10D8" w:rsidRDefault="00BA2B97" w:rsidP="00BA2B97">
      <w:pPr>
        <w:rPr>
          <w:highlight w:val="white"/>
        </w:rPr>
      </w:pPr>
      <w:r>
        <w:rPr>
          <w:highlight w:val="white"/>
        </w:rPr>
        <w:t>We backpatch the true set of the source symbol to the code that pushes one at the stack.</w:t>
      </w:r>
    </w:p>
    <w:p w14:paraId="713A88E4" w14:textId="77777777" w:rsidR="00494193" w:rsidRPr="00FF10D8" w:rsidRDefault="00494193" w:rsidP="00FF10D8">
      <w:pPr>
        <w:pStyle w:val="Code"/>
        <w:rPr>
          <w:highlight w:val="white"/>
        </w:rPr>
      </w:pPr>
      <w:r w:rsidRPr="00FF10D8">
        <w:rPr>
          <w:highlight w:val="white"/>
        </w:rPr>
        <w:t xml:space="preserve">        MiddleCode trueCode = new MiddleCode(MiddleOperator.PushOne);</w:t>
      </w:r>
    </w:p>
    <w:p w14:paraId="6DA2932E" w14:textId="77777777" w:rsidR="00494193" w:rsidRPr="00FF10D8" w:rsidRDefault="00494193" w:rsidP="00FF10D8">
      <w:pPr>
        <w:pStyle w:val="Code"/>
        <w:rPr>
          <w:highlight w:val="white"/>
        </w:rPr>
      </w:pPr>
      <w:r w:rsidRPr="00FF10D8">
        <w:rPr>
          <w:highlight w:val="white"/>
        </w:rPr>
        <w:t xml:space="preserve">        MiddleCodeGenerator.Backpatch(sourceSymbol.TrueSet, trueCode);</w:t>
      </w:r>
    </w:p>
    <w:p w14:paraId="10F52B66" w14:textId="77777777" w:rsidR="00494193" w:rsidRPr="00FF10D8" w:rsidRDefault="00494193" w:rsidP="00FF10D8">
      <w:pPr>
        <w:pStyle w:val="Code"/>
        <w:rPr>
          <w:highlight w:val="white"/>
        </w:rPr>
      </w:pPr>
      <w:r w:rsidRPr="00FF10D8">
        <w:rPr>
          <w:highlight w:val="white"/>
        </w:rPr>
        <w:t xml:space="preserve">        longList.Add(trueCode);</w:t>
      </w:r>
    </w:p>
    <w:p w14:paraId="7FCC012E" w14:textId="3E8F8944" w:rsidR="00B17737" w:rsidRPr="00FF10D8" w:rsidRDefault="00BA2B97" w:rsidP="00B17737">
      <w:pPr>
        <w:rPr>
          <w:highlight w:val="white"/>
        </w:rPr>
      </w:pPr>
      <w:proofErr w:type="gramStart"/>
      <w:r>
        <w:rPr>
          <w:highlight w:val="white"/>
        </w:rPr>
        <w:t>Similar to</w:t>
      </w:r>
      <w:proofErr w:type="gramEnd"/>
      <w:r>
        <w:rPr>
          <w:highlight w:val="white"/>
        </w:rPr>
        <w:t xml:space="preserve"> the integral case above, </w:t>
      </w:r>
      <w:r w:rsidR="00B17737">
        <w:rPr>
          <w:highlight w:val="white"/>
        </w:rPr>
        <w:t>in the middle of backpatching of the true set and false set, we add code that jumps to the push</w:t>
      </w:r>
      <w:r w:rsidR="00B35976">
        <w:rPr>
          <w:highlight w:val="white"/>
        </w:rPr>
        <w:t>-zero</w:t>
      </w:r>
      <w:r w:rsidR="00B17737">
        <w:rPr>
          <w:highlight w:val="white"/>
        </w:rPr>
        <w:t xml:space="preserve"> assignment.</w:t>
      </w:r>
    </w:p>
    <w:p w14:paraId="01B244ED" w14:textId="743A340F" w:rsidR="00494193" w:rsidRPr="00FF10D8" w:rsidRDefault="00494193" w:rsidP="00FF10D8">
      <w:pPr>
        <w:pStyle w:val="Code"/>
        <w:rPr>
          <w:highlight w:val="white"/>
        </w:rPr>
      </w:pPr>
      <w:r w:rsidRPr="00FF10D8">
        <w:rPr>
          <w:highlight w:val="white"/>
        </w:rPr>
        <w:t xml:space="preserve">        MiddleCode </w:t>
      </w:r>
      <w:r w:rsidR="00B35976">
        <w:rPr>
          <w:highlight w:val="white"/>
        </w:rPr>
        <w:t>target</w:t>
      </w:r>
      <w:r w:rsidR="00B35976" w:rsidRPr="00FF10D8">
        <w:rPr>
          <w:highlight w:val="white"/>
        </w:rPr>
        <w:t xml:space="preserve">Code </w:t>
      </w:r>
      <w:r w:rsidRPr="00FF10D8">
        <w:rPr>
          <w:highlight w:val="white"/>
        </w:rPr>
        <w:t>= new MiddleCode(MiddleOperator.Empty);</w:t>
      </w:r>
    </w:p>
    <w:p w14:paraId="2F0AF910" w14:textId="31F72A99" w:rsidR="00494193" w:rsidRPr="00FF10D8" w:rsidRDefault="00494193" w:rsidP="00FF10D8">
      <w:pPr>
        <w:pStyle w:val="Code"/>
        <w:rPr>
          <w:highlight w:val="white"/>
        </w:rPr>
      </w:pPr>
      <w:r w:rsidRPr="00FF10D8">
        <w:rPr>
          <w:highlight w:val="white"/>
        </w:rPr>
        <w:t xml:space="preserve">        longList.Add(new MiddleCode(MiddleOperator.Goto, </w:t>
      </w:r>
      <w:r w:rsidR="00BE5B29">
        <w:rPr>
          <w:highlight w:val="white"/>
        </w:rPr>
        <w:t>target</w:t>
      </w:r>
      <w:r w:rsidRPr="00FF10D8">
        <w:rPr>
          <w:highlight w:val="white"/>
        </w:rPr>
        <w:t>Code));</w:t>
      </w:r>
    </w:p>
    <w:p w14:paraId="10794529" w14:textId="77777777" w:rsidR="00B17737" w:rsidRPr="00FF10D8" w:rsidRDefault="00B17737" w:rsidP="00B17737">
      <w:pPr>
        <w:rPr>
          <w:highlight w:val="white"/>
        </w:rPr>
      </w:pPr>
      <w:r>
        <w:rPr>
          <w:highlight w:val="white"/>
        </w:rPr>
        <w:t>We backpatch the true set of the source symbol to the code that pushes one at the stack.</w:t>
      </w:r>
    </w:p>
    <w:p w14:paraId="0082959E" w14:textId="77777777" w:rsidR="00494193" w:rsidRPr="00FF10D8" w:rsidRDefault="00494193" w:rsidP="00FF10D8">
      <w:pPr>
        <w:pStyle w:val="Code"/>
        <w:rPr>
          <w:highlight w:val="white"/>
        </w:rPr>
      </w:pPr>
      <w:r w:rsidRPr="00FF10D8">
        <w:rPr>
          <w:highlight w:val="white"/>
        </w:rPr>
        <w:t xml:space="preserve">        MiddleCode falseCode = new MiddleCode(MiddleOperator.PushZero);</w:t>
      </w:r>
    </w:p>
    <w:p w14:paraId="2CB28A45" w14:textId="77777777" w:rsidR="00494193" w:rsidRPr="00FF10D8" w:rsidRDefault="00494193" w:rsidP="00FF10D8">
      <w:pPr>
        <w:pStyle w:val="Code"/>
        <w:rPr>
          <w:highlight w:val="white"/>
        </w:rPr>
      </w:pPr>
      <w:r w:rsidRPr="00FF10D8">
        <w:rPr>
          <w:highlight w:val="white"/>
        </w:rPr>
        <w:t xml:space="preserve">        MiddleCodeGenerator.Backpatch(sourceSymbol.FalseSet, falseCode);</w:t>
      </w:r>
    </w:p>
    <w:p w14:paraId="586F3190" w14:textId="77777777" w:rsidR="00494193" w:rsidRPr="00FF10D8" w:rsidRDefault="00494193" w:rsidP="00FF10D8">
      <w:pPr>
        <w:pStyle w:val="Code"/>
        <w:rPr>
          <w:highlight w:val="white"/>
        </w:rPr>
      </w:pPr>
      <w:r w:rsidRPr="00FF10D8">
        <w:rPr>
          <w:highlight w:val="white"/>
        </w:rPr>
        <w:t xml:space="preserve">        longList.Add(falseCode);</w:t>
      </w:r>
    </w:p>
    <w:p w14:paraId="57F1EA21" w14:textId="77777777" w:rsidR="00BE5B29" w:rsidRPr="00FF10D8" w:rsidRDefault="00BE5B29" w:rsidP="00BE5B29">
      <w:pPr>
        <w:rPr>
          <w:highlight w:val="white"/>
        </w:rPr>
      </w:pPr>
      <w:r>
        <w:rPr>
          <w:highlight w:val="white"/>
        </w:rPr>
        <w:t>Finally, we add the target of the jump code.</w:t>
      </w:r>
    </w:p>
    <w:p w14:paraId="76AFE3DA" w14:textId="77777777" w:rsidR="00BE5B29" w:rsidRPr="00FF10D8" w:rsidRDefault="00BE5B29" w:rsidP="00BE5B29">
      <w:pPr>
        <w:pStyle w:val="Code"/>
        <w:rPr>
          <w:highlight w:val="white"/>
        </w:rPr>
      </w:pPr>
      <w:r w:rsidRPr="00FF10D8">
        <w:rPr>
          <w:highlight w:val="white"/>
        </w:rPr>
        <w:t xml:space="preserve">        longList.Add(</w:t>
      </w:r>
      <w:r>
        <w:rPr>
          <w:highlight w:val="white"/>
        </w:rPr>
        <w:t>target</w:t>
      </w:r>
      <w:r w:rsidRPr="00FF10D8">
        <w:rPr>
          <w:highlight w:val="white"/>
        </w:rPr>
        <w:t>Code);</w:t>
      </w:r>
    </w:p>
    <w:p w14:paraId="21E99E0E" w14:textId="7455AE5F" w:rsidR="00494193" w:rsidRDefault="00494193" w:rsidP="00FF10D8">
      <w:pPr>
        <w:pStyle w:val="Code"/>
        <w:rPr>
          <w:highlight w:val="white"/>
        </w:rPr>
      </w:pPr>
      <w:r w:rsidRPr="00FF10D8">
        <w:rPr>
          <w:highlight w:val="white"/>
        </w:rPr>
        <w:t xml:space="preserve">      }</w:t>
      </w:r>
    </w:p>
    <w:p w14:paraId="160F6036" w14:textId="54DDFC62" w:rsidR="002314FA" w:rsidRPr="00FF10D8" w:rsidRDefault="002314FA" w:rsidP="00584DB1">
      <w:pPr>
        <w:rPr>
          <w:highlight w:val="white"/>
        </w:rPr>
      </w:pPr>
      <w:r>
        <w:rPr>
          <w:highlight w:val="white"/>
        </w:rPr>
        <w:t>In case of an arithmetic (integral or floating), array, strin</w:t>
      </w:r>
      <w:r w:rsidR="00966A37">
        <w:rPr>
          <w:highlight w:val="white"/>
        </w:rPr>
        <w:t>g</w:t>
      </w:r>
      <w:r>
        <w:rPr>
          <w:highlight w:val="white"/>
        </w:rPr>
        <w:t xml:space="preserve">, or function source type, and logical </w:t>
      </w:r>
      <w:r w:rsidR="00584DB1">
        <w:rPr>
          <w:highlight w:val="white"/>
        </w:rPr>
        <w:t>target type</w:t>
      </w:r>
      <w:r w:rsidR="00CD2BBE">
        <w:rPr>
          <w:highlight w:val="white"/>
        </w:rPr>
        <w:t xml:space="preserve">, we test whether the value </w:t>
      </w:r>
      <w:r w:rsidR="00CA345D">
        <w:rPr>
          <w:highlight w:val="white"/>
        </w:rPr>
        <w:t>of the source expression is non-zero, and generate a true set and a false set from the test.</w:t>
      </w:r>
    </w:p>
    <w:p w14:paraId="1A6142F9" w14:textId="77777777" w:rsidR="00494193" w:rsidRPr="00FF10D8" w:rsidRDefault="00494193" w:rsidP="00FF10D8">
      <w:pPr>
        <w:pStyle w:val="Code"/>
        <w:rPr>
          <w:highlight w:val="white"/>
        </w:rPr>
      </w:pPr>
      <w:r w:rsidRPr="00FF10D8">
        <w:rPr>
          <w:highlight w:val="white"/>
        </w:rPr>
        <w:t xml:space="preserve">      else if (sourceType.IsArithmeticPointerArrayStringOrFunction() &amp;&amp;</w:t>
      </w:r>
    </w:p>
    <w:p w14:paraId="205313AA" w14:textId="6328107E" w:rsidR="00494193" w:rsidRDefault="00494193" w:rsidP="00FF10D8">
      <w:pPr>
        <w:pStyle w:val="Code"/>
        <w:rPr>
          <w:highlight w:val="white"/>
        </w:rPr>
      </w:pPr>
      <w:r w:rsidRPr="00FF10D8">
        <w:rPr>
          <w:highlight w:val="white"/>
        </w:rPr>
        <w:t xml:space="preserve">               targetType.IsLogical()) {</w:t>
      </w:r>
    </w:p>
    <w:p w14:paraId="130DAA43" w14:textId="3866001E" w:rsidR="00CA345D" w:rsidRPr="00FF10D8" w:rsidRDefault="00E03082" w:rsidP="00E03082">
      <w:pPr>
        <w:rPr>
          <w:highlight w:val="white"/>
        </w:rPr>
      </w:pPr>
      <w:r>
        <w:rPr>
          <w:highlight w:val="white"/>
        </w:rPr>
        <w:t>We begin by c</w:t>
      </w:r>
      <w:r w:rsidR="00CC0C3B">
        <w:rPr>
          <w:highlight w:val="white"/>
        </w:rPr>
        <w:t xml:space="preserve">reating </w:t>
      </w:r>
      <w:r>
        <w:rPr>
          <w:highlight w:val="white"/>
        </w:rPr>
        <w:t xml:space="preserve">the zero value to compare the source value with. It is </w:t>
      </w:r>
      <w:r w:rsidRPr="00F51FAF">
        <w:rPr>
          <w:rStyle w:val="KeyWord0"/>
          <w:highlight w:val="white"/>
        </w:rPr>
        <w:t>decimal</w:t>
      </w:r>
      <w:r>
        <w:rPr>
          <w:highlight w:val="white"/>
        </w:rPr>
        <w:t xml:space="preserve"> in case of floating type, and </w:t>
      </w:r>
      <w:r w:rsidRPr="00F51FAF">
        <w:rPr>
          <w:rStyle w:val="KeyWord0"/>
          <w:highlight w:val="white"/>
        </w:rPr>
        <w:t>BigInteger</w:t>
      </w:r>
      <w:r>
        <w:rPr>
          <w:highlight w:val="white"/>
        </w:rPr>
        <w:t xml:space="preserve"> in case of integral, pointer, array, string, of function.</w:t>
      </w:r>
    </w:p>
    <w:p w14:paraId="2E2625FE" w14:textId="77777777" w:rsidR="00494193" w:rsidRPr="00FF10D8" w:rsidRDefault="00494193" w:rsidP="00FF10D8">
      <w:pPr>
        <w:pStyle w:val="Code"/>
        <w:rPr>
          <w:highlight w:val="white"/>
        </w:rPr>
      </w:pPr>
      <w:r w:rsidRPr="00FF10D8">
        <w:rPr>
          <w:highlight w:val="white"/>
        </w:rPr>
        <w:t xml:space="preserve">        object zeroValue = sourceType.IsLogical() ? ((object) decimal.Zero)</w:t>
      </w:r>
    </w:p>
    <w:p w14:paraId="088C54D2" w14:textId="77777777" w:rsidR="00494193" w:rsidRPr="00FF10D8" w:rsidRDefault="00494193" w:rsidP="00FF10D8">
      <w:pPr>
        <w:pStyle w:val="Code"/>
        <w:rPr>
          <w:highlight w:val="white"/>
        </w:rPr>
      </w:pPr>
      <w:r w:rsidRPr="00FF10D8">
        <w:rPr>
          <w:highlight w:val="white"/>
        </w:rPr>
        <w:t xml:space="preserve">                                                  : ((object)BigInteger.Zero);</w:t>
      </w:r>
    </w:p>
    <w:p w14:paraId="0A9EC413" w14:textId="77777777" w:rsidR="00494193" w:rsidRPr="00FF10D8" w:rsidRDefault="00494193" w:rsidP="00FF10D8">
      <w:pPr>
        <w:pStyle w:val="Code"/>
        <w:rPr>
          <w:highlight w:val="white"/>
        </w:rPr>
      </w:pPr>
      <w:r w:rsidRPr="00FF10D8">
        <w:rPr>
          <w:highlight w:val="white"/>
        </w:rPr>
        <w:lastRenderedPageBreak/>
        <w:t xml:space="preserve">        Symbol zeroSymbol = new Symbol(targetType, zeroValue);</w:t>
      </w:r>
    </w:p>
    <w:p w14:paraId="07D4C0D5" w14:textId="573D8DDA" w:rsidR="00494193" w:rsidRPr="00FF10D8" w:rsidRDefault="00F51FAF" w:rsidP="00D51EBD">
      <w:pPr>
        <w:rPr>
          <w:highlight w:val="white"/>
        </w:rPr>
      </w:pPr>
      <w:r>
        <w:rPr>
          <w:highlight w:val="white"/>
        </w:rPr>
        <w:t>We add code for comparin</w:t>
      </w:r>
      <w:r w:rsidR="0009350E">
        <w:rPr>
          <w:highlight w:val="white"/>
        </w:rPr>
        <w:t>g</w:t>
      </w:r>
      <w:r>
        <w:rPr>
          <w:highlight w:val="white"/>
        </w:rPr>
        <w:t xml:space="preserve"> the source value with the zero value. If the source value is not </w:t>
      </w:r>
      <w:proofErr w:type="gramStart"/>
      <w:r>
        <w:rPr>
          <w:highlight w:val="white"/>
        </w:rPr>
        <w:t>zero</w:t>
      </w:r>
      <w:proofErr w:type="gramEnd"/>
      <w:r>
        <w:rPr>
          <w:highlight w:val="white"/>
        </w:rPr>
        <w:t xml:space="preserve"> we </w:t>
      </w:r>
      <w:r w:rsidR="0009350E">
        <w:rPr>
          <w:highlight w:val="white"/>
        </w:rPr>
        <w:t>jump to yet unknown address</w:t>
      </w:r>
      <w:r w:rsidR="003302FD">
        <w:rPr>
          <w:highlight w:val="white"/>
        </w:rPr>
        <w:t xml:space="preserve">. We </w:t>
      </w:r>
      <w:r w:rsidR="0009350E">
        <w:rPr>
          <w:highlight w:val="white"/>
        </w:rPr>
        <w:t>add th</w:t>
      </w:r>
      <w:r w:rsidR="003302FD">
        <w:rPr>
          <w:highlight w:val="white"/>
        </w:rPr>
        <w:t>at</w:t>
      </w:r>
      <w:r w:rsidR="0009350E">
        <w:rPr>
          <w:highlight w:val="white"/>
        </w:rPr>
        <w:t xml:space="preserve"> first</w:t>
      </w:r>
      <w:r w:rsidR="00BA2DEE">
        <w:rPr>
          <w:highlight w:val="white"/>
        </w:rPr>
        <w:t xml:space="preserve"> </w:t>
      </w:r>
      <w:r w:rsidR="0009350E">
        <w:rPr>
          <w:highlight w:val="white"/>
        </w:rPr>
        <w:t>instruct</w:t>
      </w:r>
      <w:r w:rsidR="00BA2DEE">
        <w:rPr>
          <w:highlight w:val="white"/>
        </w:rPr>
        <w:t>ion to the true set</w:t>
      </w:r>
      <w:r w:rsidR="003302FD">
        <w:rPr>
          <w:highlight w:val="white"/>
        </w:rPr>
        <w:t>.</w:t>
      </w:r>
    </w:p>
    <w:p w14:paraId="07F65A23" w14:textId="77777777" w:rsidR="00494193" w:rsidRPr="00FF10D8" w:rsidRDefault="00494193" w:rsidP="00FF10D8">
      <w:pPr>
        <w:pStyle w:val="Code"/>
        <w:rPr>
          <w:highlight w:val="white"/>
        </w:rPr>
      </w:pPr>
      <w:r w:rsidRPr="00FF10D8">
        <w:rPr>
          <w:highlight w:val="white"/>
        </w:rPr>
        <w:t xml:space="preserve">        MiddleCode testCode =</w:t>
      </w:r>
    </w:p>
    <w:p w14:paraId="10ECB162" w14:textId="77777777" w:rsidR="00494193" w:rsidRPr="00FF10D8" w:rsidRDefault="00494193" w:rsidP="00FF10D8">
      <w:pPr>
        <w:pStyle w:val="Code"/>
        <w:rPr>
          <w:highlight w:val="white"/>
        </w:rPr>
      </w:pPr>
      <w:r w:rsidRPr="00FF10D8">
        <w:rPr>
          <w:highlight w:val="white"/>
        </w:rPr>
        <w:t xml:space="preserve">          new MiddleCode(MiddleOperator.NotEqual, null,</w:t>
      </w:r>
    </w:p>
    <w:p w14:paraId="635DA6B6" w14:textId="77777777" w:rsidR="00494193" w:rsidRPr="00FF10D8" w:rsidRDefault="00494193" w:rsidP="00FF10D8">
      <w:pPr>
        <w:pStyle w:val="Code"/>
        <w:rPr>
          <w:highlight w:val="white"/>
        </w:rPr>
      </w:pPr>
      <w:r w:rsidRPr="00FF10D8">
        <w:rPr>
          <w:highlight w:val="white"/>
        </w:rPr>
        <w:t xml:space="preserve">                         sourceSymbol, zeroSymbol);</w:t>
      </w:r>
    </w:p>
    <w:p w14:paraId="1AD1711B" w14:textId="77777777" w:rsidR="00494193" w:rsidRPr="00FF10D8" w:rsidRDefault="00494193" w:rsidP="00FF10D8">
      <w:pPr>
        <w:pStyle w:val="Code"/>
        <w:rPr>
          <w:highlight w:val="white"/>
        </w:rPr>
      </w:pPr>
      <w:r w:rsidRPr="00FF10D8">
        <w:rPr>
          <w:highlight w:val="white"/>
        </w:rPr>
        <w:t xml:space="preserve">        ISet&lt;MiddleCode&gt; trueSet = new HashSet&lt;MiddleCode&gt;();</w:t>
      </w:r>
    </w:p>
    <w:p w14:paraId="6FECDC3E" w14:textId="77777777" w:rsidR="00494193" w:rsidRPr="00FF10D8" w:rsidRDefault="00494193" w:rsidP="00FF10D8">
      <w:pPr>
        <w:pStyle w:val="Code"/>
        <w:rPr>
          <w:highlight w:val="white"/>
        </w:rPr>
      </w:pPr>
      <w:r w:rsidRPr="00FF10D8">
        <w:rPr>
          <w:highlight w:val="white"/>
        </w:rPr>
        <w:t xml:space="preserve">        trueSet.Add(testCode);</w:t>
      </w:r>
    </w:p>
    <w:p w14:paraId="6CCA22A4" w14:textId="77777777" w:rsidR="00494193" w:rsidRPr="00FF10D8" w:rsidRDefault="00494193" w:rsidP="00FF10D8">
      <w:pPr>
        <w:pStyle w:val="Code"/>
        <w:rPr>
          <w:highlight w:val="white"/>
        </w:rPr>
      </w:pPr>
      <w:r w:rsidRPr="00FF10D8">
        <w:rPr>
          <w:highlight w:val="white"/>
        </w:rPr>
        <w:t xml:space="preserve">        longList.Add(testCode);</w:t>
      </w:r>
    </w:p>
    <w:p w14:paraId="6F857A1B" w14:textId="0FADF285" w:rsidR="003302FD" w:rsidRPr="00FF10D8" w:rsidRDefault="003302FD" w:rsidP="003302FD">
      <w:pPr>
        <w:rPr>
          <w:highlight w:val="white"/>
        </w:rPr>
      </w:pPr>
      <w:r>
        <w:rPr>
          <w:highlight w:val="white"/>
        </w:rPr>
        <w:t xml:space="preserve">If the source value is </w:t>
      </w:r>
      <w:proofErr w:type="gramStart"/>
      <w:r>
        <w:rPr>
          <w:highlight w:val="white"/>
        </w:rPr>
        <w:t>zero</w:t>
      </w:r>
      <w:proofErr w:type="gramEnd"/>
      <w:r>
        <w:rPr>
          <w:highlight w:val="white"/>
        </w:rPr>
        <w:t xml:space="preserve"> we jump to another yet unknown address. We add that instruction to the false set.</w:t>
      </w:r>
    </w:p>
    <w:p w14:paraId="1012DC2A" w14:textId="77777777" w:rsidR="00494193" w:rsidRPr="00FF10D8" w:rsidRDefault="00494193" w:rsidP="00FF10D8">
      <w:pPr>
        <w:pStyle w:val="Code"/>
        <w:rPr>
          <w:highlight w:val="white"/>
        </w:rPr>
      </w:pPr>
      <w:r w:rsidRPr="00FF10D8">
        <w:rPr>
          <w:highlight w:val="white"/>
        </w:rPr>
        <w:t xml:space="preserve">        MiddleCode gotoCode = new MiddleCode(MiddleOperator.Goto);</w:t>
      </w:r>
    </w:p>
    <w:p w14:paraId="3E94F0A7" w14:textId="77777777" w:rsidR="00494193" w:rsidRPr="00FF10D8" w:rsidRDefault="00494193" w:rsidP="00FF10D8">
      <w:pPr>
        <w:pStyle w:val="Code"/>
        <w:rPr>
          <w:highlight w:val="white"/>
        </w:rPr>
      </w:pPr>
      <w:r w:rsidRPr="00FF10D8">
        <w:rPr>
          <w:highlight w:val="white"/>
        </w:rPr>
        <w:t xml:space="preserve">        ISet&lt;MiddleCode&gt; falseSet = new HashSet&lt;MiddleCode&gt;();</w:t>
      </w:r>
    </w:p>
    <w:p w14:paraId="72E115C0" w14:textId="77777777" w:rsidR="00494193" w:rsidRPr="00FF10D8" w:rsidRDefault="00494193" w:rsidP="00FF10D8">
      <w:pPr>
        <w:pStyle w:val="Code"/>
        <w:rPr>
          <w:highlight w:val="white"/>
        </w:rPr>
      </w:pPr>
      <w:r w:rsidRPr="00FF10D8">
        <w:rPr>
          <w:highlight w:val="white"/>
        </w:rPr>
        <w:t xml:space="preserve">        falseSet.Add(gotoCode);</w:t>
      </w:r>
    </w:p>
    <w:p w14:paraId="400C53D9" w14:textId="77777777" w:rsidR="00494193" w:rsidRPr="00FF10D8" w:rsidRDefault="00494193" w:rsidP="00FF10D8">
      <w:pPr>
        <w:pStyle w:val="Code"/>
        <w:rPr>
          <w:highlight w:val="white"/>
        </w:rPr>
      </w:pPr>
      <w:r w:rsidRPr="00FF10D8">
        <w:rPr>
          <w:highlight w:val="white"/>
        </w:rPr>
        <w:t xml:space="preserve">        longList.Add(gotoCode);</w:t>
      </w:r>
    </w:p>
    <w:p w14:paraId="33F9714B" w14:textId="42B58C1D" w:rsidR="00494193" w:rsidRPr="00FF10D8" w:rsidRDefault="003302FD" w:rsidP="003302FD">
      <w:pPr>
        <w:rPr>
          <w:highlight w:val="white"/>
        </w:rPr>
      </w:pPr>
      <w:r>
        <w:rPr>
          <w:highlight w:val="white"/>
        </w:rPr>
        <w:t xml:space="preserve">Finally, the target symbol holds the </w:t>
      </w:r>
      <w:proofErr w:type="spellStart"/>
      <w:r>
        <w:rPr>
          <w:highlight w:val="white"/>
        </w:rPr>
        <w:t>ture</w:t>
      </w:r>
      <w:proofErr w:type="spellEnd"/>
      <w:r>
        <w:rPr>
          <w:highlight w:val="white"/>
        </w:rPr>
        <w:t xml:space="preserve"> set and false set.</w:t>
      </w:r>
    </w:p>
    <w:p w14:paraId="037C0C56" w14:textId="77777777" w:rsidR="00494193" w:rsidRPr="00FF10D8" w:rsidRDefault="00494193" w:rsidP="00FF10D8">
      <w:pPr>
        <w:pStyle w:val="Code"/>
        <w:rPr>
          <w:highlight w:val="white"/>
        </w:rPr>
      </w:pPr>
      <w:r w:rsidRPr="00FF10D8">
        <w:rPr>
          <w:highlight w:val="white"/>
        </w:rPr>
        <w:t xml:space="preserve">        targetSymbol = new Symbol(trueSet, falseSet);</w:t>
      </w:r>
    </w:p>
    <w:p w14:paraId="48F1FAA9" w14:textId="77777777" w:rsidR="00494193" w:rsidRPr="00FF10D8" w:rsidRDefault="00494193" w:rsidP="00FF10D8">
      <w:pPr>
        <w:pStyle w:val="Code"/>
        <w:rPr>
          <w:highlight w:val="white"/>
        </w:rPr>
      </w:pPr>
      <w:r w:rsidRPr="00FF10D8">
        <w:rPr>
          <w:highlight w:val="white"/>
        </w:rPr>
        <w:t xml:space="preserve">      }</w:t>
      </w:r>
    </w:p>
    <w:p w14:paraId="5DD0887F" w14:textId="106A056F" w:rsidR="00DA10C7" w:rsidRDefault="00DA10C7" w:rsidP="00DA10C7">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Default="00400017" w:rsidP="00DA10C7">
      <w:r>
        <w:t xml:space="preserve">In case of cast between two floating values, we only create the target symbol. We do not need to do anything else, since </w:t>
      </w:r>
      <w:r w:rsidR="00945E77">
        <w:t>the floating-point value is already stored at the floating-point stack.</w:t>
      </w:r>
    </w:p>
    <w:p w14:paraId="45E1EA34" w14:textId="312BBD27" w:rsidR="00AB5B3F" w:rsidRPr="00AB5B3F" w:rsidRDefault="00AB5B3F" w:rsidP="00AB5B3F">
      <w:pPr>
        <w:pStyle w:val="Code"/>
        <w:rPr>
          <w:highlight w:val="white"/>
        </w:rPr>
      </w:pPr>
      <w:r w:rsidRPr="00AB5B3F">
        <w:rPr>
          <w:highlight w:val="white"/>
        </w:rPr>
        <w:t xml:space="preserve">      else if (sourceType.IsFloating()</w:t>
      </w:r>
      <w:r w:rsidR="005B2B58">
        <w:rPr>
          <w:highlight w:val="white"/>
        </w:rPr>
        <w:t xml:space="preserve"> &amp;&amp; </w:t>
      </w:r>
      <w:r w:rsidRPr="00AB5B3F">
        <w:rPr>
          <w:highlight w:val="white"/>
        </w:rPr>
        <w:t>targetType.IsFloating()) {</w:t>
      </w:r>
    </w:p>
    <w:p w14:paraId="06E2B98A" w14:textId="1E106553" w:rsidR="00AB5B3F" w:rsidRPr="00AB5B3F" w:rsidRDefault="00AB5B3F" w:rsidP="00AB5B3F">
      <w:pPr>
        <w:pStyle w:val="Code"/>
        <w:rPr>
          <w:highlight w:val="white"/>
        </w:rPr>
      </w:pPr>
      <w:r w:rsidRPr="00AB5B3F">
        <w:rPr>
          <w:highlight w:val="white"/>
        </w:rPr>
        <w:t xml:space="preserve">        targetSymbol = new Symbol(targetType);</w:t>
      </w:r>
    </w:p>
    <w:p w14:paraId="42F4A525" w14:textId="43DF7D00" w:rsidR="00AB5B3F" w:rsidRPr="00AB5B3F" w:rsidRDefault="00AB5B3F" w:rsidP="00AB5B3F">
      <w:pPr>
        <w:pStyle w:val="Code"/>
        <w:rPr>
          <w:highlight w:val="white"/>
        </w:rPr>
      </w:pPr>
      <w:r w:rsidRPr="00AB5B3F">
        <w:rPr>
          <w:highlight w:val="white"/>
        </w:rPr>
        <w:t xml:space="preserve">      }</w:t>
      </w:r>
    </w:p>
    <w:p w14:paraId="4482BC9C" w14:textId="77777777" w:rsidR="002F3126" w:rsidRDefault="002F3126" w:rsidP="002F3126">
      <w: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AB5B3F" w:rsidRDefault="005B2B58" w:rsidP="005B2B58">
      <w:pPr>
        <w:pStyle w:val="Code"/>
        <w:rPr>
          <w:highlight w:val="white"/>
        </w:rPr>
      </w:pPr>
      <w:r w:rsidRPr="00AB5B3F">
        <w:rPr>
          <w:highlight w:val="white"/>
        </w:rPr>
        <w:t xml:space="preserve">      else if (sourceType.IsFloating()</w:t>
      </w:r>
      <w:r>
        <w:rPr>
          <w:highlight w:val="white"/>
        </w:rPr>
        <w:t xml:space="preserve"> &amp;&amp;</w:t>
      </w:r>
    </w:p>
    <w:p w14:paraId="3E705741" w14:textId="17B4D60D" w:rsidR="00AB5B3F" w:rsidRPr="00AB5B3F" w:rsidRDefault="005B2B58" w:rsidP="00AB5B3F">
      <w:pPr>
        <w:pStyle w:val="Code"/>
        <w:rPr>
          <w:highlight w:val="white"/>
        </w:rPr>
      </w:pPr>
      <w:r>
        <w:rPr>
          <w:highlight w:val="white"/>
        </w:rPr>
        <w:t xml:space="preserve">               </w:t>
      </w:r>
      <w:r w:rsidR="00AB5B3F" w:rsidRPr="00AB5B3F">
        <w:rPr>
          <w:highlight w:val="white"/>
        </w:rPr>
        <w:t>targetType.</w:t>
      </w:r>
      <w:r w:rsidR="002C4F32">
        <w:rPr>
          <w:highlight w:val="white"/>
        </w:rPr>
        <w:t>IsIntegralPointerOrArray</w:t>
      </w:r>
      <w:r w:rsidR="00AB5B3F" w:rsidRPr="00AB5B3F">
        <w:rPr>
          <w:highlight w:val="white"/>
        </w:rPr>
        <w:t>()) {</w:t>
      </w:r>
    </w:p>
    <w:p w14:paraId="76D03825" w14:textId="3907B057" w:rsidR="00AB5B3F" w:rsidRPr="00AB5B3F" w:rsidRDefault="00AB5B3F" w:rsidP="00AB5B3F">
      <w:pPr>
        <w:pStyle w:val="Code"/>
        <w:rPr>
          <w:highlight w:val="white"/>
        </w:rPr>
      </w:pPr>
      <w:r w:rsidRPr="00AB5B3F">
        <w:rPr>
          <w:highlight w:val="white"/>
        </w:rPr>
        <w:t xml:space="preserve">        targetSymbol = new Symbol(targetType);</w:t>
      </w:r>
    </w:p>
    <w:p w14:paraId="723BFD21" w14:textId="786E7DB4" w:rsidR="00AB2BDC" w:rsidRDefault="00A43F49" w:rsidP="00AB2BDC">
      <w:r>
        <w:t xml:space="preserve">Due to technical limitations, there is no assembly instruction for popping a one-byte integral value from the floating-point stack. </w:t>
      </w:r>
      <w:r w:rsidR="003C5548">
        <w:t>Therefore, w</w:t>
      </w:r>
      <w:r w:rsidR="00AB2BDC">
        <w:t>hen casting a floating value to a one-byte integral value, we first need to</w:t>
      </w:r>
      <w:r w:rsidR="00AB2CD7">
        <w:t xml:space="preserve"> add a floating-to-integral instruction </w:t>
      </w:r>
      <w:r w:rsidR="00AB2BDC">
        <w:t>to a</w:t>
      </w:r>
      <w:r w:rsidR="00AB2CD7">
        <w:t xml:space="preserve"> temporary </w:t>
      </w:r>
      <w:r w:rsidR="00DF429C">
        <w:t xml:space="preserve">integer </w:t>
      </w:r>
      <w:r w:rsidR="00AB2BDC">
        <w:t xml:space="preserve">value, </w:t>
      </w:r>
      <w:r w:rsidR="00737A29">
        <w:t>which</w:t>
      </w:r>
      <w:r w:rsidR="00D52CE7">
        <w:t xml:space="preserve"> we in</w:t>
      </w:r>
      <w:r w:rsidR="00AB2BDC">
        <w:t xml:space="preserve"> turn </w:t>
      </w:r>
      <w:r w:rsidR="00D52CE7">
        <w:t>cast</w:t>
      </w:r>
      <w:r w:rsidR="00AB2BDC">
        <w:t xml:space="preserve"> to </w:t>
      </w:r>
      <w:r w:rsidR="00737A29">
        <w:t>the</w:t>
      </w:r>
      <w:r w:rsidR="00D52CE7">
        <w:t xml:space="preserve"> one-byte </w:t>
      </w:r>
      <w:r w:rsidR="00AB2BDC">
        <w:t>integral value</w:t>
      </w:r>
      <w:r w:rsidR="00D52CE7">
        <w:t>.</w:t>
      </w:r>
    </w:p>
    <w:p w14:paraId="79FF3DCA" w14:textId="0BDDB45F" w:rsidR="00AB5B3F" w:rsidRPr="00AB5B3F" w:rsidRDefault="00AB5B3F" w:rsidP="00AB5B3F">
      <w:pPr>
        <w:pStyle w:val="Code"/>
        <w:rPr>
          <w:highlight w:val="white"/>
        </w:rPr>
      </w:pPr>
      <w:r w:rsidRPr="00AB5B3F">
        <w:rPr>
          <w:highlight w:val="white"/>
        </w:rPr>
        <w:t xml:space="preserve">        if (targetType.Size() == 1) {</w:t>
      </w:r>
    </w:p>
    <w:p w14:paraId="4FF26704" w14:textId="3D35708D" w:rsidR="00AB5B3F" w:rsidRPr="00AB5B3F" w:rsidRDefault="00AB5B3F" w:rsidP="00AB5B3F">
      <w:pPr>
        <w:pStyle w:val="Code"/>
        <w:rPr>
          <w:highlight w:val="white"/>
        </w:rPr>
      </w:pPr>
      <w:r w:rsidRPr="00AB5B3F">
        <w:rPr>
          <w:highlight w:val="white"/>
        </w:rPr>
        <w:t xml:space="preserve">          Type tempType = sourceType.IsSigned() ? Type.SignedIntegerType</w:t>
      </w:r>
    </w:p>
    <w:p w14:paraId="2166EF61" w14:textId="11F2B1A5" w:rsidR="00AB5B3F" w:rsidRPr="00AB5B3F" w:rsidRDefault="00AB5B3F" w:rsidP="00AB5B3F">
      <w:pPr>
        <w:pStyle w:val="Code"/>
        <w:rPr>
          <w:highlight w:val="white"/>
        </w:rPr>
      </w:pPr>
      <w:r w:rsidRPr="00AB5B3F">
        <w:rPr>
          <w:highlight w:val="white"/>
        </w:rPr>
        <w:t xml:space="preserve">                                                : Type.UnsignedIntegerType;</w:t>
      </w:r>
    </w:p>
    <w:p w14:paraId="04FA1770" w14:textId="05DFB917" w:rsidR="00AB5B3F" w:rsidRDefault="00AB5B3F" w:rsidP="00AB5B3F">
      <w:pPr>
        <w:pStyle w:val="Code"/>
        <w:rPr>
          <w:highlight w:val="white"/>
        </w:rPr>
      </w:pPr>
      <w:r w:rsidRPr="00AB5B3F">
        <w:rPr>
          <w:highlight w:val="white"/>
        </w:rPr>
        <w:t xml:space="preserve">          Symbol tempSymbol = new Symbol(tempType);</w:t>
      </w:r>
    </w:p>
    <w:p w14:paraId="0961C3D6" w14:textId="56663077" w:rsidR="00AB5B3F" w:rsidRPr="00AB5B3F" w:rsidRDefault="00AB5B3F" w:rsidP="00AB5B3F">
      <w:pPr>
        <w:pStyle w:val="Code"/>
        <w:rPr>
          <w:highlight w:val="white"/>
        </w:rPr>
      </w:pPr>
      <w:r w:rsidRPr="00AB5B3F">
        <w:rPr>
          <w:highlight w:val="white"/>
        </w:rPr>
        <w:t xml:space="preserve">          MiddleCode tempCode =</w:t>
      </w:r>
    </w:p>
    <w:p w14:paraId="06A2994D" w14:textId="1A734BDF" w:rsidR="00AB5B3F" w:rsidRPr="00AB5B3F" w:rsidRDefault="00AB5B3F" w:rsidP="00AB5B3F">
      <w:pPr>
        <w:pStyle w:val="Code"/>
        <w:rPr>
          <w:highlight w:val="white"/>
        </w:rPr>
      </w:pPr>
      <w:r w:rsidRPr="00AB5B3F">
        <w:rPr>
          <w:highlight w:val="white"/>
        </w:rPr>
        <w:t xml:space="preserve">            new MiddleCode(MiddleOperator.FloatingToIntegral, tempSymbol,</w:t>
      </w:r>
    </w:p>
    <w:p w14:paraId="26DFC710" w14:textId="78910EB9" w:rsidR="00AB5B3F" w:rsidRPr="00AB5B3F" w:rsidRDefault="00AB5B3F" w:rsidP="00AB5B3F">
      <w:pPr>
        <w:pStyle w:val="Code"/>
        <w:rPr>
          <w:highlight w:val="white"/>
        </w:rPr>
      </w:pPr>
      <w:r w:rsidRPr="00AB5B3F">
        <w:rPr>
          <w:highlight w:val="white"/>
        </w:rPr>
        <w:t xml:space="preserve">                           sourceSymbol);</w:t>
      </w:r>
    </w:p>
    <w:p w14:paraId="71E46B1B" w14:textId="4EFFB9BF" w:rsidR="00AB5B3F" w:rsidRPr="00AB5B3F" w:rsidRDefault="00AB5B3F" w:rsidP="00AB5B3F">
      <w:pPr>
        <w:pStyle w:val="Code"/>
        <w:rPr>
          <w:highlight w:val="white"/>
        </w:rPr>
      </w:pPr>
      <w:r w:rsidRPr="00AB5B3F">
        <w:rPr>
          <w:highlight w:val="white"/>
        </w:rPr>
        <w:t xml:space="preserve">          longList.Add(tempCode);</w:t>
      </w:r>
    </w:p>
    <w:p w14:paraId="62EDD0C9" w14:textId="0C967F7A" w:rsidR="00AB5B3F" w:rsidRPr="00AB5B3F" w:rsidRDefault="00AB5B3F" w:rsidP="00AB5B3F">
      <w:pPr>
        <w:pStyle w:val="Code"/>
        <w:rPr>
          <w:highlight w:val="white"/>
        </w:rPr>
      </w:pPr>
      <w:r w:rsidRPr="00AB5B3F">
        <w:rPr>
          <w:highlight w:val="white"/>
        </w:rPr>
        <w:t xml:space="preserve">          MiddleCode resultCode =</w:t>
      </w:r>
    </w:p>
    <w:p w14:paraId="586F9119" w14:textId="3BF654B7" w:rsidR="00AB5B3F" w:rsidRPr="00AB5B3F" w:rsidRDefault="00AB5B3F" w:rsidP="00AB5B3F">
      <w:pPr>
        <w:pStyle w:val="Code"/>
        <w:rPr>
          <w:highlight w:val="white"/>
        </w:rPr>
      </w:pPr>
      <w:r w:rsidRPr="00AB5B3F">
        <w:rPr>
          <w:highlight w:val="white"/>
        </w:rPr>
        <w:t xml:space="preserve">            new MiddleCode(MiddleOperator.IntegralToIntegral, targetSymbol,</w:t>
      </w:r>
    </w:p>
    <w:p w14:paraId="4B1E635E" w14:textId="0D07FABE" w:rsidR="00AB5B3F" w:rsidRPr="00AB5B3F" w:rsidRDefault="00AB5B3F" w:rsidP="00AB5B3F">
      <w:pPr>
        <w:pStyle w:val="Code"/>
        <w:rPr>
          <w:highlight w:val="white"/>
        </w:rPr>
      </w:pPr>
      <w:r w:rsidRPr="00AB5B3F">
        <w:rPr>
          <w:highlight w:val="white"/>
        </w:rPr>
        <w:lastRenderedPageBreak/>
        <w:t xml:space="preserve">                           tempSymbol);</w:t>
      </w:r>
    </w:p>
    <w:p w14:paraId="67D6ED94" w14:textId="71A4F876" w:rsidR="00AB5B3F" w:rsidRPr="00AB5B3F" w:rsidRDefault="00AB5B3F" w:rsidP="00AB5B3F">
      <w:pPr>
        <w:pStyle w:val="Code"/>
        <w:rPr>
          <w:highlight w:val="white"/>
        </w:rPr>
      </w:pPr>
      <w:r w:rsidRPr="00AB5B3F">
        <w:rPr>
          <w:highlight w:val="white"/>
        </w:rPr>
        <w:t xml:space="preserve">          longList.Add(resultCode);</w:t>
      </w:r>
    </w:p>
    <w:p w14:paraId="3B653E34" w14:textId="37E4D060" w:rsidR="00AB5B3F" w:rsidRDefault="00AB5B3F" w:rsidP="00AB5B3F">
      <w:pPr>
        <w:pStyle w:val="Code"/>
        <w:rPr>
          <w:highlight w:val="white"/>
        </w:rPr>
      </w:pPr>
      <w:r w:rsidRPr="00AB5B3F">
        <w:rPr>
          <w:highlight w:val="white"/>
        </w:rPr>
        <w:t xml:space="preserve">        }</w:t>
      </w:r>
    </w:p>
    <w:p w14:paraId="601AB9AE" w14:textId="5DEC1D68" w:rsidR="0069392A" w:rsidRPr="00AB5B3F" w:rsidRDefault="0069392A" w:rsidP="0069392A">
      <w:pPr>
        <w:rPr>
          <w:highlight w:val="white"/>
        </w:rPr>
      </w:pPr>
      <w:r>
        <w:rPr>
          <w:highlight w:val="white"/>
        </w:rPr>
        <w:t>If the target type size is more than one byte, we simply add a floating-to-integral instruction.</w:t>
      </w:r>
    </w:p>
    <w:p w14:paraId="361018E6" w14:textId="57A70812" w:rsidR="00AB5B3F" w:rsidRPr="00AB5B3F" w:rsidRDefault="00AB5B3F" w:rsidP="00AB5B3F">
      <w:pPr>
        <w:pStyle w:val="Code"/>
        <w:rPr>
          <w:highlight w:val="white"/>
        </w:rPr>
      </w:pPr>
      <w:r w:rsidRPr="00AB5B3F">
        <w:rPr>
          <w:highlight w:val="white"/>
        </w:rPr>
        <w:t xml:space="preserve">        else {</w:t>
      </w:r>
    </w:p>
    <w:p w14:paraId="2297F863" w14:textId="0ABE8E6D" w:rsidR="00AB5B3F" w:rsidRPr="00AB5B3F" w:rsidRDefault="00AB5B3F" w:rsidP="00AB5B3F">
      <w:pPr>
        <w:pStyle w:val="Code"/>
        <w:rPr>
          <w:highlight w:val="white"/>
        </w:rPr>
      </w:pPr>
      <w:r w:rsidRPr="00AB5B3F">
        <w:rPr>
          <w:highlight w:val="white"/>
        </w:rPr>
        <w:t xml:space="preserve">          MiddleCode resultCode =</w:t>
      </w:r>
    </w:p>
    <w:p w14:paraId="3B20B6B9" w14:textId="1D4CB1B4" w:rsidR="00AB5B3F" w:rsidRPr="00AB5B3F" w:rsidRDefault="00AB5B3F" w:rsidP="00AB5B3F">
      <w:pPr>
        <w:pStyle w:val="Code"/>
        <w:rPr>
          <w:highlight w:val="white"/>
        </w:rPr>
      </w:pPr>
      <w:r w:rsidRPr="00AB5B3F">
        <w:rPr>
          <w:highlight w:val="white"/>
        </w:rPr>
        <w:t xml:space="preserve">            new MiddleCode(MiddleOperator.FloatingToIntegral, targetSymbol,</w:t>
      </w:r>
    </w:p>
    <w:p w14:paraId="710E98FE" w14:textId="471B4F3C" w:rsidR="00AB5B3F" w:rsidRPr="00AB5B3F" w:rsidRDefault="00AB5B3F" w:rsidP="00AB5B3F">
      <w:pPr>
        <w:pStyle w:val="Code"/>
        <w:rPr>
          <w:highlight w:val="white"/>
        </w:rPr>
      </w:pPr>
      <w:r w:rsidRPr="00AB5B3F">
        <w:rPr>
          <w:highlight w:val="white"/>
        </w:rPr>
        <w:t xml:space="preserve">                           sourceSymbol);</w:t>
      </w:r>
    </w:p>
    <w:p w14:paraId="5810348B" w14:textId="68AF7E07" w:rsidR="00AB5B3F" w:rsidRPr="00AB5B3F" w:rsidRDefault="00AB5B3F" w:rsidP="00AB5B3F">
      <w:pPr>
        <w:pStyle w:val="Code"/>
        <w:rPr>
          <w:highlight w:val="white"/>
        </w:rPr>
      </w:pPr>
      <w:r w:rsidRPr="00AB5B3F">
        <w:rPr>
          <w:highlight w:val="white"/>
        </w:rPr>
        <w:t xml:space="preserve">          longList.Add(resultCode);</w:t>
      </w:r>
    </w:p>
    <w:p w14:paraId="00BCA479" w14:textId="3D794E72" w:rsidR="00AB5B3F" w:rsidRPr="00AB5B3F" w:rsidRDefault="00AB5B3F" w:rsidP="00AB5B3F">
      <w:pPr>
        <w:pStyle w:val="Code"/>
        <w:rPr>
          <w:highlight w:val="white"/>
        </w:rPr>
      </w:pPr>
      <w:r w:rsidRPr="00AB5B3F">
        <w:rPr>
          <w:highlight w:val="white"/>
        </w:rPr>
        <w:t xml:space="preserve">        }</w:t>
      </w:r>
    </w:p>
    <w:p w14:paraId="5FFE5F9E" w14:textId="658E5401" w:rsidR="00AB5B3F" w:rsidRDefault="00AB5B3F" w:rsidP="00AB5B3F">
      <w:pPr>
        <w:pStyle w:val="Code"/>
        <w:rPr>
          <w:highlight w:val="white"/>
        </w:rPr>
      </w:pPr>
      <w:r w:rsidRPr="00AB5B3F">
        <w:rPr>
          <w:highlight w:val="white"/>
        </w:rPr>
        <w:t xml:space="preserve">      }</w:t>
      </w:r>
    </w:p>
    <w:p w14:paraId="20399D61" w14:textId="18412636" w:rsidR="009A5BFC" w:rsidRPr="00AB5B3F" w:rsidRDefault="009A4714" w:rsidP="009A4714">
      <w:pPr>
        <w:rPr>
          <w:highlight w:val="white"/>
        </w:rPr>
      </w:pPr>
      <w:r>
        <w:rPr>
          <w:highlight w:val="white"/>
        </w:rPr>
        <w:t xml:space="preserve">If the source type is integral, pointer, array, string, or function, and the target type is floating, we have the opposite situation if the </w:t>
      </w:r>
      <w:r w:rsidR="00282F22">
        <w:rPr>
          <w:highlight w:val="white"/>
        </w:rPr>
        <w:t>source type size is one.</w:t>
      </w:r>
      <w:r w:rsidR="00657FBF">
        <w:rPr>
          <w:highlight w:val="white"/>
        </w:rPr>
        <w:t xml:space="preserve"> We </w:t>
      </w:r>
      <w:r w:rsidR="00AB2CD7">
        <w:rPr>
          <w:highlight w:val="white"/>
        </w:rPr>
        <w:t>cast the one-byte value to a temporary integer value, which we in turn cast to a floating value.</w:t>
      </w:r>
    </w:p>
    <w:p w14:paraId="34EE31BD" w14:textId="4C968FA3" w:rsidR="00AD07EE" w:rsidRDefault="00AB5B3F" w:rsidP="00AB5B3F">
      <w:pPr>
        <w:pStyle w:val="Code"/>
        <w:rPr>
          <w:highlight w:val="white"/>
        </w:rPr>
      </w:pPr>
      <w:r w:rsidRPr="00AB5B3F">
        <w:rPr>
          <w:highlight w:val="white"/>
        </w:rPr>
        <w:t xml:space="preserve">      else if (sourceType.</w:t>
      </w:r>
      <w:r w:rsidR="00EA22A5" w:rsidRPr="00FF10D8">
        <w:rPr>
          <w:highlight w:val="white"/>
        </w:rPr>
        <w:t>Is</w:t>
      </w:r>
      <w:r w:rsidR="00EA22A5">
        <w:rPr>
          <w:highlight w:val="white"/>
        </w:rPr>
        <w:t>Integral</w:t>
      </w:r>
      <w:r w:rsidR="00EA22A5" w:rsidRPr="00FF10D8">
        <w:rPr>
          <w:highlight w:val="white"/>
        </w:rPr>
        <w:t>PointerArrayStringOrFunction</w:t>
      </w:r>
      <w:r w:rsidR="00EA22A5" w:rsidRPr="00AB5B3F">
        <w:rPr>
          <w:highlight w:val="white"/>
        </w:rPr>
        <w:t xml:space="preserve"> </w:t>
      </w:r>
      <w:r w:rsidRPr="00AB5B3F">
        <w:rPr>
          <w:highlight w:val="white"/>
        </w:rPr>
        <w:t>()</w:t>
      </w:r>
      <w:r w:rsidR="00AD07EE">
        <w:rPr>
          <w:highlight w:val="white"/>
        </w:rPr>
        <w:t xml:space="preserve"> &amp;&amp;</w:t>
      </w:r>
    </w:p>
    <w:p w14:paraId="64ABC46B" w14:textId="23C8EBC4" w:rsidR="00AB5B3F" w:rsidRPr="00AB5B3F" w:rsidRDefault="00AD07EE" w:rsidP="00AB5B3F">
      <w:pPr>
        <w:pStyle w:val="Code"/>
        <w:rPr>
          <w:highlight w:val="white"/>
        </w:rPr>
      </w:pPr>
      <w:r>
        <w:rPr>
          <w:highlight w:val="white"/>
        </w:rPr>
        <w:t xml:space="preserve">               </w:t>
      </w:r>
      <w:r w:rsidR="00AB5B3F" w:rsidRPr="00AB5B3F">
        <w:rPr>
          <w:highlight w:val="white"/>
        </w:rPr>
        <w:t>targetType.IsFloating()) {</w:t>
      </w:r>
    </w:p>
    <w:p w14:paraId="2C9B1F67" w14:textId="0A154842" w:rsidR="00AB5B3F" w:rsidRPr="00AB5B3F" w:rsidRDefault="00AB5B3F" w:rsidP="00AB5B3F">
      <w:pPr>
        <w:pStyle w:val="Code"/>
        <w:rPr>
          <w:highlight w:val="white"/>
        </w:rPr>
      </w:pPr>
      <w:r w:rsidRPr="00AB5B3F">
        <w:rPr>
          <w:highlight w:val="white"/>
        </w:rPr>
        <w:t xml:space="preserve">        targetSymbol = new Symbol(targetType);</w:t>
      </w:r>
    </w:p>
    <w:p w14:paraId="561086C9" w14:textId="77777777" w:rsidR="00AB5B3F" w:rsidRPr="00AB5B3F" w:rsidRDefault="00AB5B3F" w:rsidP="00AB5B3F">
      <w:pPr>
        <w:pStyle w:val="Code"/>
        <w:rPr>
          <w:highlight w:val="white"/>
        </w:rPr>
      </w:pPr>
    </w:p>
    <w:p w14:paraId="530FBB17" w14:textId="23771E9E" w:rsidR="00AB5B3F" w:rsidRPr="00AB5B3F" w:rsidRDefault="00AB5B3F" w:rsidP="00AB5B3F">
      <w:pPr>
        <w:pStyle w:val="Code"/>
        <w:rPr>
          <w:highlight w:val="white"/>
        </w:rPr>
      </w:pPr>
      <w:r w:rsidRPr="00AB5B3F">
        <w:rPr>
          <w:highlight w:val="white"/>
        </w:rPr>
        <w:t xml:space="preserve">        if (sourceType.Size() == 1) {</w:t>
      </w:r>
    </w:p>
    <w:p w14:paraId="1D8934AE" w14:textId="071B5854" w:rsidR="00AB5B3F" w:rsidRPr="00AB5B3F" w:rsidRDefault="00AB5B3F" w:rsidP="00AB5B3F">
      <w:pPr>
        <w:pStyle w:val="Code"/>
        <w:rPr>
          <w:highlight w:val="white"/>
        </w:rPr>
      </w:pPr>
      <w:r w:rsidRPr="00AB5B3F">
        <w:rPr>
          <w:highlight w:val="white"/>
        </w:rPr>
        <w:t xml:space="preserve">          Type tempType = sourceType.IsSigned() ? Type.SignedIntegerType</w:t>
      </w:r>
    </w:p>
    <w:p w14:paraId="33B6AA17" w14:textId="3230F969" w:rsidR="00AB5B3F" w:rsidRPr="00AB5B3F" w:rsidRDefault="00AB5B3F" w:rsidP="00AB5B3F">
      <w:pPr>
        <w:pStyle w:val="Code"/>
        <w:rPr>
          <w:highlight w:val="white"/>
        </w:rPr>
      </w:pPr>
      <w:r w:rsidRPr="00AB5B3F">
        <w:rPr>
          <w:highlight w:val="white"/>
        </w:rPr>
        <w:t xml:space="preserve">                                                : Type.UnsignedIntegerType;</w:t>
      </w:r>
    </w:p>
    <w:p w14:paraId="01A7F4A6" w14:textId="01FE2451" w:rsidR="00AB5B3F" w:rsidRPr="00AB5B3F" w:rsidRDefault="00AB5B3F" w:rsidP="00AB5B3F">
      <w:pPr>
        <w:pStyle w:val="Code"/>
        <w:rPr>
          <w:highlight w:val="white"/>
        </w:rPr>
      </w:pPr>
      <w:r w:rsidRPr="00AB5B3F">
        <w:rPr>
          <w:highlight w:val="white"/>
        </w:rPr>
        <w:t xml:space="preserve">          Symbol tempSymbol = new Symbol(tempType);</w:t>
      </w:r>
    </w:p>
    <w:p w14:paraId="236131F0" w14:textId="774EEE06" w:rsidR="00AB5B3F" w:rsidRPr="00AB5B3F" w:rsidRDefault="00AB5B3F" w:rsidP="00AB5B3F">
      <w:pPr>
        <w:pStyle w:val="Code"/>
        <w:rPr>
          <w:highlight w:val="white"/>
        </w:rPr>
      </w:pPr>
      <w:r w:rsidRPr="00AB5B3F">
        <w:rPr>
          <w:highlight w:val="white"/>
        </w:rPr>
        <w:t xml:space="preserve">          MiddleCodeGenerator.</w:t>
      </w:r>
    </w:p>
    <w:p w14:paraId="62C58F6A" w14:textId="3ACFB746" w:rsidR="00AB5B3F" w:rsidRPr="00AB5B3F" w:rsidRDefault="00AB5B3F" w:rsidP="00AB5B3F">
      <w:pPr>
        <w:pStyle w:val="Code"/>
        <w:rPr>
          <w:highlight w:val="white"/>
        </w:rPr>
      </w:pPr>
      <w:r w:rsidRPr="00AB5B3F">
        <w:rPr>
          <w:highlight w:val="white"/>
        </w:rPr>
        <w:t xml:space="preserve">            AddMiddleCode(longList, MiddleOperator.IntegralToIntegral,</w:t>
      </w:r>
    </w:p>
    <w:p w14:paraId="501BC8EF" w14:textId="0862205A" w:rsidR="00AB5B3F" w:rsidRPr="00AB5B3F" w:rsidRDefault="00AB5B3F" w:rsidP="00AB5B3F">
      <w:pPr>
        <w:pStyle w:val="Code"/>
        <w:rPr>
          <w:highlight w:val="white"/>
        </w:rPr>
      </w:pPr>
      <w:r w:rsidRPr="00AB5B3F">
        <w:rPr>
          <w:highlight w:val="white"/>
        </w:rPr>
        <w:t xml:space="preserve">                          tempSymbol, sourceSymbol);</w:t>
      </w:r>
    </w:p>
    <w:p w14:paraId="54F85EE0" w14:textId="65615C03" w:rsidR="00AB5B3F" w:rsidRPr="00AB5B3F" w:rsidRDefault="00AB5B3F" w:rsidP="00AB5B3F">
      <w:pPr>
        <w:pStyle w:val="Code"/>
        <w:rPr>
          <w:highlight w:val="white"/>
        </w:rPr>
      </w:pPr>
      <w:r w:rsidRPr="00AB5B3F">
        <w:rPr>
          <w:highlight w:val="white"/>
        </w:rPr>
        <w:t xml:space="preserve">          MiddleCodeGenerator.</w:t>
      </w:r>
    </w:p>
    <w:p w14:paraId="575CA059" w14:textId="3ED65DCC" w:rsidR="00AB5B3F" w:rsidRPr="00AB5B3F" w:rsidRDefault="00AB5B3F" w:rsidP="00AB5B3F">
      <w:pPr>
        <w:pStyle w:val="Code"/>
        <w:rPr>
          <w:highlight w:val="white"/>
        </w:rPr>
      </w:pPr>
      <w:r w:rsidRPr="00AB5B3F">
        <w:rPr>
          <w:highlight w:val="white"/>
        </w:rPr>
        <w:t xml:space="preserve">            AddMiddleCode(longList, MiddleOperator.IntegralToFloating,</w:t>
      </w:r>
    </w:p>
    <w:p w14:paraId="17806288" w14:textId="12510CEA" w:rsidR="00AB5B3F" w:rsidRPr="00AB5B3F" w:rsidRDefault="00AB5B3F" w:rsidP="00AB5B3F">
      <w:pPr>
        <w:pStyle w:val="Code"/>
        <w:rPr>
          <w:highlight w:val="white"/>
        </w:rPr>
      </w:pPr>
      <w:r w:rsidRPr="00AB5B3F">
        <w:rPr>
          <w:highlight w:val="white"/>
        </w:rPr>
        <w:t xml:space="preserve">                          targetSymbol, tempSymbol);</w:t>
      </w:r>
    </w:p>
    <w:p w14:paraId="3350B9F9" w14:textId="33E697B6" w:rsidR="00AB5B3F" w:rsidRPr="00AB5B3F" w:rsidRDefault="00AB5B3F" w:rsidP="00AB5B3F">
      <w:pPr>
        <w:pStyle w:val="Code"/>
        <w:rPr>
          <w:highlight w:val="white"/>
        </w:rPr>
      </w:pPr>
      <w:r w:rsidRPr="00AB5B3F">
        <w:rPr>
          <w:highlight w:val="white"/>
        </w:rPr>
        <w:t xml:space="preserve">        }</w:t>
      </w:r>
    </w:p>
    <w:p w14:paraId="20B57C09" w14:textId="48128F12" w:rsidR="00657FBF" w:rsidRPr="00AB5B3F" w:rsidRDefault="00657FBF" w:rsidP="00657FBF">
      <w:pPr>
        <w:rPr>
          <w:highlight w:val="white"/>
        </w:rPr>
      </w:pPr>
      <w:r>
        <w:rPr>
          <w:highlight w:val="white"/>
        </w:rPr>
        <w:t>If the target type size is more than one byte, we simply add an integral-to-floating instruction.</w:t>
      </w:r>
    </w:p>
    <w:p w14:paraId="3AFB52A2" w14:textId="61B2239D" w:rsidR="00AB5B3F" w:rsidRPr="00AB5B3F" w:rsidRDefault="00AB5B3F" w:rsidP="00AB5B3F">
      <w:pPr>
        <w:pStyle w:val="Code"/>
        <w:rPr>
          <w:highlight w:val="white"/>
        </w:rPr>
      </w:pPr>
      <w:r w:rsidRPr="00AB5B3F">
        <w:rPr>
          <w:highlight w:val="white"/>
        </w:rPr>
        <w:t xml:space="preserve">        else {</w:t>
      </w:r>
    </w:p>
    <w:p w14:paraId="569DEE23" w14:textId="0C39358E" w:rsidR="00AB5B3F" w:rsidRPr="00AB5B3F" w:rsidRDefault="00AB5B3F" w:rsidP="00AB5B3F">
      <w:pPr>
        <w:pStyle w:val="Code"/>
        <w:rPr>
          <w:highlight w:val="white"/>
        </w:rPr>
      </w:pPr>
      <w:r w:rsidRPr="00AB5B3F">
        <w:rPr>
          <w:highlight w:val="white"/>
        </w:rPr>
        <w:t xml:space="preserve">          MiddleCodeGenerator.</w:t>
      </w:r>
    </w:p>
    <w:p w14:paraId="03C59407" w14:textId="49884EE5" w:rsidR="00AB5B3F" w:rsidRPr="00AB5B3F" w:rsidRDefault="00AB5B3F" w:rsidP="00AB5B3F">
      <w:pPr>
        <w:pStyle w:val="Code"/>
        <w:rPr>
          <w:highlight w:val="white"/>
        </w:rPr>
      </w:pPr>
      <w:r w:rsidRPr="00AB5B3F">
        <w:rPr>
          <w:highlight w:val="white"/>
        </w:rPr>
        <w:t xml:space="preserve">            AddMiddleCode(longList, MiddleOperator.IntegralToFloating,</w:t>
      </w:r>
    </w:p>
    <w:p w14:paraId="4DCC85D1" w14:textId="7B9C69F8" w:rsidR="00AB5B3F" w:rsidRPr="00AB5B3F" w:rsidRDefault="00AB5B3F" w:rsidP="00AB5B3F">
      <w:pPr>
        <w:pStyle w:val="Code"/>
        <w:rPr>
          <w:highlight w:val="white"/>
        </w:rPr>
      </w:pPr>
      <w:r w:rsidRPr="00AB5B3F">
        <w:rPr>
          <w:highlight w:val="white"/>
        </w:rPr>
        <w:t xml:space="preserve">                          targetSymbol, sourceSymbol);</w:t>
      </w:r>
    </w:p>
    <w:p w14:paraId="3A368263" w14:textId="46D4FA4F" w:rsidR="00AB5B3F" w:rsidRPr="00AB5B3F" w:rsidRDefault="00AB5B3F" w:rsidP="00AB5B3F">
      <w:pPr>
        <w:pStyle w:val="Code"/>
        <w:rPr>
          <w:highlight w:val="white"/>
        </w:rPr>
      </w:pPr>
      <w:r w:rsidRPr="00AB5B3F">
        <w:rPr>
          <w:highlight w:val="white"/>
        </w:rPr>
        <w:t xml:space="preserve">        }</w:t>
      </w:r>
    </w:p>
    <w:p w14:paraId="5834D32D" w14:textId="190D4FF8" w:rsidR="00AB5B3F" w:rsidRDefault="00AB5B3F" w:rsidP="00AB5B3F">
      <w:pPr>
        <w:pStyle w:val="Code"/>
        <w:rPr>
          <w:highlight w:val="white"/>
        </w:rPr>
      </w:pPr>
      <w:r w:rsidRPr="00AB5B3F">
        <w:rPr>
          <w:highlight w:val="white"/>
        </w:rPr>
        <w:t xml:space="preserve">      }</w:t>
      </w:r>
    </w:p>
    <w:p w14:paraId="2EC19E95" w14:textId="59ABDC5F" w:rsidR="00015708" w:rsidRPr="009A5BFC" w:rsidRDefault="00015708" w:rsidP="00015708">
      <w:pPr>
        <w:rPr>
          <w:b/>
          <w:bCs/>
          <w:highlight w:val="white"/>
        </w:rPr>
      </w:pPr>
      <w:r>
        <w:rPr>
          <w:highlight w:val="white"/>
        </w:rPr>
        <w:t xml:space="preserve">If </w:t>
      </w:r>
      <w:r w:rsidR="002C4F32">
        <w:rPr>
          <w:highlight w:val="white"/>
        </w:rPr>
        <w:t xml:space="preserve">the </w:t>
      </w:r>
      <w:r>
        <w:rPr>
          <w:highlight w:val="white"/>
        </w:rPr>
        <w:t xml:space="preserve">source </w:t>
      </w:r>
      <w:r w:rsidR="002C4F32">
        <w:rPr>
          <w:highlight w:val="white"/>
        </w:rPr>
        <w:t xml:space="preserve">type is integral, pointer, array, string, or function, and </w:t>
      </w:r>
      <w:r w:rsidR="009A5BFC">
        <w:rPr>
          <w:highlight w:val="white"/>
        </w:rPr>
        <w:t xml:space="preserve">the </w:t>
      </w:r>
      <w:r>
        <w:rPr>
          <w:highlight w:val="white"/>
        </w:rPr>
        <w:t>target type</w:t>
      </w:r>
      <w:r w:rsidR="009A5BFC">
        <w:rPr>
          <w:highlight w:val="white"/>
        </w:rPr>
        <w:t xml:space="preserve"> is</w:t>
      </w:r>
      <w:r>
        <w:rPr>
          <w:highlight w:val="white"/>
        </w:rPr>
        <w:t xml:space="preserve"> integral, array, or pointer, we simply add an integral-to-integral </w:t>
      </w:r>
      <w:r w:rsidR="00EC6ED7">
        <w:rPr>
          <w:highlight w:val="white"/>
        </w:rPr>
        <w:t>instruction</w:t>
      </w:r>
      <w:r>
        <w:rPr>
          <w:highlight w:val="white"/>
        </w:rPr>
        <w:t>.</w:t>
      </w:r>
    </w:p>
    <w:p w14:paraId="5E28FCF0" w14:textId="014294B6" w:rsidR="00AD07EE" w:rsidRDefault="00AD07EE" w:rsidP="00AD07EE">
      <w:pPr>
        <w:pStyle w:val="Code"/>
        <w:rPr>
          <w:highlight w:val="white"/>
        </w:rPr>
      </w:pPr>
      <w:r w:rsidRPr="00AB5B3F">
        <w:rPr>
          <w:highlight w:val="white"/>
        </w:rPr>
        <w:t xml:space="preserve">      else if (sourceType.</w:t>
      </w:r>
      <w:r w:rsidR="001F26D3" w:rsidRPr="00FF10D8">
        <w:rPr>
          <w:highlight w:val="white"/>
        </w:rPr>
        <w:t>Is</w:t>
      </w:r>
      <w:r w:rsidR="001F26D3">
        <w:rPr>
          <w:highlight w:val="white"/>
        </w:rPr>
        <w:t>Integral</w:t>
      </w:r>
      <w:r w:rsidR="001F26D3" w:rsidRPr="00FF10D8">
        <w:rPr>
          <w:highlight w:val="white"/>
        </w:rPr>
        <w:t>PointerArrayStringOrFunction</w:t>
      </w:r>
      <w:r w:rsidR="001F26D3" w:rsidRPr="00AB5B3F">
        <w:rPr>
          <w:highlight w:val="white"/>
        </w:rPr>
        <w:t xml:space="preserve"> </w:t>
      </w:r>
      <w:r w:rsidRPr="00AB5B3F">
        <w:rPr>
          <w:highlight w:val="white"/>
        </w:rPr>
        <w:t>()</w:t>
      </w:r>
      <w:r>
        <w:rPr>
          <w:highlight w:val="white"/>
        </w:rPr>
        <w:t xml:space="preserve"> &amp;&amp;</w:t>
      </w:r>
    </w:p>
    <w:p w14:paraId="7D963C90" w14:textId="5A33854F" w:rsidR="00AB5B3F" w:rsidRPr="00AB5B3F" w:rsidRDefault="00AB5B3F" w:rsidP="00AB5B3F">
      <w:pPr>
        <w:pStyle w:val="Code"/>
        <w:rPr>
          <w:highlight w:val="white"/>
        </w:rPr>
      </w:pPr>
      <w:r w:rsidRPr="00AB5B3F">
        <w:rPr>
          <w:highlight w:val="white"/>
        </w:rPr>
        <w:t xml:space="preserve">        </w:t>
      </w:r>
      <w:r w:rsidR="00AD07EE">
        <w:rPr>
          <w:highlight w:val="white"/>
        </w:rPr>
        <w:t xml:space="preserve">       </w:t>
      </w:r>
      <w:r w:rsidRPr="00AB5B3F">
        <w:rPr>
          <w:highlight w:val="white"/>
        </w:rPr>
        <w:t>targetType.</w:t>
      </w:r>
      <w:r w:rsidR="002C4F32">
        <w:rPr>
          <w:highlight w:val="white"/>
        </w:rPr>
        <w:t>IsIntegralPointerOrArray</w:t>
      </w:r>
      <w:r w:rsidRPr="00AB5B3F">
        <w:rPr>
          <w:highlight w:val="white"/>
        </w:rPr>
        <w:t>()) {</w:t>
      </w:r>
    </w:p>
    <w:p w14:paraId="079E4AA4" w14:textId="7EB5A770" w:rsidR="00AB5B3F" w:rsidRPr="00AB5B3F" w:rsidRDefault="00AB5B3F" w:rsidP="00AB5B3F">
      <w:pPr>
        <w:pStyle w:val="Code"/>
        <w:rPr>
          <w:highlight w:val="white"/>
        </w:rPr>
      </w:pPr>
      <w:r w:rsidRPr="00AB5B3F">
        <w:rPr>
          <w:highlight w:val="white"/>
        </w:rPr>
        <w:t xml:space="preserve">        targetSymbol = new Symbol(targetType);</w:t>
      </w:r>
    </w:p>
    <w:p w14:paraId="5EA21F76" w14:textId="1B72C8E6" w:rsidR="00AB5B3F" w:rsidRPr="00AB5B3F" w:rsidRDefault="00AB5B3F" w:rsidP="00AB5B3F">
      <w:pPr>
        <w:pStyle w:val="Code"/>
        <w:rPr>
          <w:highlight w:val="white"/>
        </w:rPr>
      </w:pPr>
      <w:r w:rsidRPr="00AB5B3F">
        <w:rPr>
          <w:highlight w:val="white"/>
        </w:rPr>
        <w:t xml:space="preserve">        MiddleCodeGenerator.</w:t>
      </w:r>
    </w:p>
    <w:p w14:paraId="0C9DE051" w14:textId="13594FBC" w:rsidR="00AB5B3F" w:rsidRPr="00AB5B3F" w:rsidRDefault="00AB5B3F" w:rsidP="00AB5B3F">
      <w:pPr>
        <w:pStyle w:val="Code"/>
        <w:rPr>
          <w:highlight w:val="white"/>
        </w:rPr>
      </w:pPr>
      <w:r w:rsidRPr="00AB5B3F">
        <w:rPr>
          <w:highlight w:val="white"/>
        </w:rPr>
        <w:t xml:space="preserve">          AddMiddleCode(longList, MiddleOperator.IntegralToIntegral,</w:t>
      </w:r>
    </w:p>
    <w:p w14:paraId="1FB32CDD" w14:textId="4F031D7B" w:rsidR="00AB5B3F" w:rsidRPr="00AB5B3F" w:rsidRDefault="00AB5B3F" w:rsidP="00AB5B3F">
      <w:pPr>
        <w:pStyle w:val="Code"/>
        <w:rPr>
          <w:highlight w:val="white"/>
        </w:rPr>
      </w:pPr>
      <w:r w:rsidRPr="00AB5B3F">
        <w:rPr>
          <w:highlight w:val="white"/>
        </w:rPr>
        <w:t xml:space="preserve">                        targetSymbol, sourceSymbol);</w:t>
      </w:r>
    </w:p>
    <w:p w14:paraId="37CCDEEC" w14:textId="1F7241DC" w:rsidR="00AB5B3F" w:rsidRPr="00AB5B3F" w:rsidRDefault="00AB5B3F" w:rsidP="00AB5B3F">
      <w:pPr>
        <w:pStyle w:val="Code"/>
        <w:rPr>
          <w:highlight w:val="white"/>
        </w:rPr>
      </w:pPr>
      <w:r w:rsidRPr="00AB5B3F">
        <w:rPr>
          <w:highlight w:val="white"/>
        </w:rPr>
        <w:t xml:space="preserve">      }</w:t>
      </w:r>
    </w:p>
    <w:p w14:paraId="5204CAF1" w14:textId="0EC6720F" w:rsidR="00AB5B3F" w:rsidRPr="00AB5B3F" w:rsidRDefault="00814508" w:rsidP="00814508">
      <w:pPr>
        <w:rPr>
          <w:highlight w:val="white"/>
        </w:rPr>
      </w:pPr>
      <w:r>
        <w:rPr>
          <w:highlight w:val="white"/>
        </w:rPr>
        <w:t>In none of the cases above applies, the target symbol is still null</w:t>
      </w:r>
      <w:r w:rsidR="002C4F32">
        <w:rPr>
          <w:highlight w:val="white"/>
        </w:rPr>
        <w:t>,</w:t>
      </w:r>
      <w:r>
        <w:rPr>
          <w:highlight w:val="white"/>
        </w:rPr>
        <w:t xml:space="preserve"> and we report an error.</w:t>
      </w:r>
    </w:p>
    <w:p w14:paraId="1CEA56D8" w14:textId="77777777" w:rsidR="00AB5B3F" w:rsidRPr="00AB5B3F" w:rsidRDefault="00AB5B3F" w:rsidP="00AB5B3F">
      <w:pPr>
        <w:pStyle w:val="Code"/>
        <w:rPr>
          <w:highlight w:val="white"/>
        </w:rPr>
      </w:pPr>
      <w:r w:rsidRPr="00AB5B3F">
        <w:rPr>
          <w:highlight w:val="white"/>
        </w:rPr>
        <w:t xml:space="preserve">      Assert.Error(targetSymbol != null, sourceType + " to " +</w:t>
      </w:r>
    </w:p>
    <w:p w14:paraId="65126765" w14:textId="77777777" w:rsidR="00AB5B3F" w:rsidRPr="00AB5B3F" w:rsidRDefault="00AB5B3F" w:rsidP="00AB5B3F">
      <w:pPr>
        <w:pStyle w:val="Code"/>
        <w:rPr>
          <w:highlight w:val="white"/>
        </w:rPr>
      </w:pPr>
      <w:r w:rsidRPr="00AB5B3F">
        <w:rPr>
          <w:highlight w:val="white"/>
        </w:rPr>
        <w:t xml:space="preserve">                   targetType, Message.Invalid_type_cast);</w:t>
      </w:r>
    </w:p>
    <w:p w14:paraId="0E15801C" w14:textId="77777777" w:rsidR="00AB5B3F" w:rsidRPr="00AB5B3F" w:rsidRDefault="00AB5B3F" w:rsidP="00AB5B3F">
      <w:pPr>
        <w:pStyle w:val="Code"/>
        <w:rPr>
          <w:highlight w:val="white"/>
        </w:rPr>
      </w:pPr>
      <w:r w:rsidRPr="00AB5B3F">
        <w:rPr>
          <w:highlight w:val="white"/>
        </w:rPr>
        <w:t xml:space="preserve">      return (new Expression(targetSymbol, null, longList));</w:t>
      </w:r>
    </w:p>
    <w:p w14:paraId="286F2C1F" w14:textId="2F897DC3" w:rsidR="00AB5B3F" w:rsidRPr="00AB5B3F" w:rsidRDefault="00AB5B3F" w:rsidP="00AB5B3F">
      <w:pPr>
        <w:pStyle w:val="Code"/>
        <w:rPr>
          <w:highlight w:val="white"/>
        </w:rPr>
      </w:pPr>
      <w:r w:rsidRPr="00AB5B3F">
        <w:rPr>
          <w:highlight w:val="white"/>
        </w:rPr>
        <w:t xml:space="preserve">    }</w:t>
      </w:r>
    </w:p>
    <w:p w14:paraId="4BB72FB4" w14:textId="79DFE4B0" w:rsidR="00A47350" w:rsidRDefault="00A47350" w:rsidP="00A47350">
      <w:pPr>
        <w:pStyle w:val="Rubrik2"/>
      </w:pPr>
      <w:bookmarkStart w:id="386" w:name="_Toc54119916"/>
      <w:r>
        <w:lastRenderedPageBreak/>
        <w:t>Type Promotion</w:t>
      </w:r>
      <w:bookmarkEnd w:id="386"/>
    </w:p>
    <w:p w14:paraId="711F3ADD" w14:textId="77777777" w:rsidR="00BB78E9" w:rsidRDefault="00BB78E9" w:rsidP="00BB78E9">
      <w:r>
        <w:t xml:space="preserve">Type promotion is the process of converting the “smaller” type to the “larger” type in a binary expression. For instance, in the expression below, the integer </w:t>
      </w:r>
      <w:proofErr w:type="spellStart"/>
      <w:r>
        <w:rPr>
          <w:rStyle w:val="CodeInText0"/>
        </w:rPr>
        <w:t>i</w:t>
      </w:r>
      <w:proofErr w:type="spellEnd"/>
      <w:r>
        <w:t xml:space="preserve"> shall be converted to a double value:</w:t>
      </w:r>
    </w:p>
    <w:p w14:paraId="56222EEA" w14:textId="77777777" w:rsidR="00BB78E9" w:rsidRDefault="00BB78E9" w:rsidP="00BB78E9">
      <w:pPr>
        <w:pStyle w:val="Code"/>
      </w:pPr>
      <w:r>
        <w:t>int i = 3;</w:t>
      </w:r>
    </w:p>
    <w:p w14:paraId="786E9FF2" w14:textId="77777777" w:rsidR="00BB78E9" w:rsidRDefault="00BB78E9" w:rsidP="00BB78E9">
      <w:pPr>
        <w:pStyle w:val="Code"/>
      </w:pPr>
      <w:r>
        <w:t>double x = 3.14, y;</w:t>
      </w:r>
    </w:p>
    <w:p w14:paraId="46FAF80E" w14:textId="77777777" w:rsidR="00BB78E9" w:rsidRDefault="00BB78E9" w:rsidP="00BB78E9">
      <w:pPr>
        <w:pStyle w:val="Code"/>
      </w:pPr>
      <w:r>
        <w:t>y = x + i;</w:t>
      </w:r>
    </w:p>
    <w:p w14:paraId="250B15B7" w14:textId="77777777" w:rsidR="00BB78E9" w:rsidRDefault="00BB78E9" w:rsidP="00BB78E9">
      <w:r>
        <w:t xml:space="preserve">Below is a table holding the relations of the types. Note that </w:t>
      </w:r>
      <w:r>
        <w:rPr>
          <w:rStyle w:val="CodeInText0"/>
        </w:rPr>
        <w:t>float</w:t>
      </w:r>
      <w:r>
        <w:t xml:space="preserve"> </w:t>
      </w:r>
      <w:proofErr w:type="gramStart"/>
      <w:r>
        <w:t>is considered to be</w:t>
      </w:r>
      <w:proofErr w:type="gramEnd"/>
      <w:r>
        <w:t xml:space="preserve"> larger than </w:t>
      </w:r>
      <w:r>
        <w:rPr>
          <w:rStyle w:val="CodeInText0"/>
        </w:rPr>
        <w:t>long</w:t>
      </w:r>
      <w:r>
        <w:t xml:space="preserve">, event thought they have the same size. The same goes for </w:t>
      </w:r>
      <w:r>
        <w:rPr>
          <w:rStyle w:val="CodeInText0"/>
        </w:rPr>
        <w:t>short</w:t>
      </w:r>
      <w:r>
        <w:t xml:space="preserve"> and </w:t>
      </w:r>
      <w:r>
        <w:rPr>
          <w:rStyle w:val="CodeInText0"/>
        </w:rPr>
        <w:t>char</w:t>
      </w:r>
      <w:r>
        <w:t>.</w:t>
      </w:r>
    </w:p>
    <w:tbl>
      <w:tblPr>
        <w:tblStyle w:val="Tabellrutnt"/>
        <w:tblW w:w="0" w:type="auto"/>
        <w:tblLook w:val="04A0" w:firstRow="1" w:lastRow="0" w:firstColumn="1" w:lastColumn="0" w:noHBand="0" w:noVBand="1"/>
      </w:tblPr>
      <w:tblGrid>
        <w:gridCol w:w="3211"/>
        <w:gridCol w:w="3226"/>
        <w:gridCol w:w="2913"/>
      </w:tblGrid>
      <w:tr w:rsidR="00BB78E9"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Default="00BB78E9">
            <w:pPr>
              <w:pStyle w:val="NormalSingle"/>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Default="00BB78E9">
            <w:pPr>
              <w:pStyle w:val="NormalSingle"/>
            </w:pPr>
            <w:r>
              <w:t>Size</w:t>
            </w:r>
          </w:p>
        </w:tc>
      </w:tr>
      <w:tr w:rsidR="00BB78E9"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Default="00BB78E9">
            <w:pPr>
              <w:pStyle w:val="NormalSingle"/>
            </w:pPr>
            <w: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Default="00BB78E9">
            <w:pPr>
              <w:pStyle w:val="NormalSingle"/>
            </w:pPr>
            <w: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Default="00BB78E9">
            <w:pPr>
              <w:pStyle w:val="NormalSingle"/>
            </w:pPr>
            <w:r>
              <w:t>8</w:t>
            </w:r>
          </w:p>
        </w:tc>
      </w:tr>
      <w:tr w:rsidR="00BB78E9"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Default="00BB78E9">
            <w:pPr>
              <w:pStyle w:val="NormalSingle"/>
            </w:pPr>
            <w: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Default="00BB78E9">
            <w:pPr>
              <w:pStyle w:val="NormalSingle"/>
            </w:pPr>
            <w:r>
              <w:t>8</w:t>
            </w:r>
          </w:p>
        </w:tc>
      </w:tr>
      <w:tr w:rsidR="00BB78E9"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Default="00BB78E9">
            <w:pPr>
              <w:pStyle w:val="NormalSingle"/>
            </w:pPr>
            <w: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Default="00BB78E9">
            <w:pPr>
              <w:pStyle w:val="NormalSingle"/>
            </w:pPr>
            <w:r>
              <w:t>4</w:t>
            </w:r>
          </w:p>
        </w:tc>
      </w:tr>
      <w:tr w:rsidR="00BB78E9"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Default="00BB78E9">
            <w:pPr>
              <w:pStyle w:val="NormalSingle"/>
            </w:pPr>
            <w:r>
              <w:t>signed long int</w:t>
            </w:r>
          </w:p>
          <w:p w14:paraId="39C41758" w14:textId="77777777" w:rsidR="00BB78E9" w:rsidRDefault="00BB78E9">
            <w:pPr>
              <w:pStyle w:val="NormalSingle"/>
            </w:pPr>
            <w: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Default="00BB78E9">
            <w:pPr>
              <w:pStyle w:val="NormalSingle"/>
            </w:pPr>
            <w:r>
              <w:t>4</w:t>
            </w:r>
          </w:p>
        </w:tc>
      </w:tr>
      <w:tr w:rsidR="00BB78E9"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Default="00BB78E9">
            <w:pPr>
              <w:pStyle w:val="NormalSingle"/>
            </w:pPr>
            <w:r>
              <w:t>signed int</w:t>
            </w:r>
          </w:p>
          <w:p w14:paraId="1E2BE434" w14:textId="77777777" w:rsidR="00BB78E9" w:rsidRDefault="00BB78E9">
            <w:pPr>
              <w:pStyle w:val="NormalSingle"/>
            </w:pPr>
            <w: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Default="00BB78E9">
            <w:pPr>
              <w:pStyle w:val="NormalSingle"/>
            </w:pPr>
            <w:r>
              <w:t>2</w:t>
            </w:r>
          </w:p>
        </w:tc>
      </w:tr>
      <w:tr w:rsidR="00BB78E9"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Default="00BB78E9">
            <w:pPr>
              <w:pStyle w:val="NormalSingle"/>
            </w:pPr>
            <w:r>
              <w:t>signed short int</w:t>
            </w:r>
          </w:p>
          <w:p w14:paraId="12E0D1ED" w14:textId="77777777" w:rsidR="00BB78E9" w:rsidRDefault="00BB78E9">
            <w:pPr>
              <w:pStyle w:val="NormalSingle"/>
            </w:pPr>
            <w: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Default="00BB78E9">
            <w:pPr>
              <w:pStyle w:val="NormalSingle"/>
            </w:pPr>
            <w:r>
              <w:t>1</w:t>
            </w:r>
          </w:p>
        </w:tc>
      </w:tr>
      <w:tr w:rsidR="00BB78E9"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Default="00BB78E9">
            <w:pPr>
              <w:pStyle w:val="NormalSingle"/>
            </w:pPr>
            <w: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Default="00BB78E9">
            <w:pPr>
              <w:pStyle w:val="NormalSingle"/>
            </w:pPr>
            <w:r>
              <w:t>signed char</w:t>
            </w:r>
          </w:p>
          <w:p w14:paraId="73C03805" w14:textId="77777777" w:rsidR="00BB78E9" w:rsidRDefault="00BB78E9">
            <w:pPr>
              <w:pStyle w:val="NormalSingle"/>
            </w:pPr>
            <w: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Default="00BB78E9">
            <w:pPr>
              <w:pStyle w:val="NormalSingle"/>
            </w:pPr>
            <w:r>
              <w:t>1</w:t>
            </w:r>
          </w:p>
        </w:tc>
      </w:tr>
    </w:tbl>
    <w:p w14:paraId="6ADAA5CE" w14:textId="7259214E" w:rsidR="00BB78E9" w:rsidRDefault="00BB78E9" w:rsidP="00BB78E9">
      <w:r>
        <w:t xml:space="preserve">In accordance with the </w:t>
      </w:r>
      <w:proofErr w:type="spellStart"/>
      <w:r>
        <w:t>Ansi</w:t>
      </w:r>
      <w:proofErr w:type="spellEnd"/>
      <w:r>
        <w:t xml:space="preserve"> C standard the signed and unsigned values have the same size, and a character is always one byte. </w:t>
      </w:r>
      <w:r w:rsidR="00C17E06">
        <w:t xml:space="preserve">This due to historical reasons. In the early versions of C, there was no </w:t>
      </w:r>
      <w:r w:rsidR="00C17E06">
        <w:rPr>
          <w:rStyle w:val="CodeInText0"/>
        </w:rPr>
        <w:t>void</w:t>
      </w:r>
      <w:r w:rsidR="00C17E06">
        <w:t xml:space="preserve"> type. Instead, </w:t>
      </w:r>
      <w:r w:rsidR="00C17E06">
        <w:rPr>
          <w:rStyle w:val="CodeInText0"/>
        </w:rPr>
        <w:t>char</w:t>
      </w:r>
      <w:r w:rsidR="00C17E06">
        <w:t xml:space="preserve"> was used a generic type in pointer expressions. Therefore, it was (and still is) important that a char always holds one byte. </w:t>
      </w:r>
      <w: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Default="00BB78E9" w:rsidP="00BB78E9">
      <w:pPr>
        <w:pStyle w:val="Code"/>
      </w:pPr>
      <w:r>
        <w:t>signed int i = -3;</w:t>
      </w:r>
    </w:p>
    <w:p w14:paraId="68FF681A" w14:textId="77777777" w:rsidR="00BB78E9" w:rsidRDefault="00BB78E9" w:rsidP="00BB78E9">
      <w:pPr>
        <w:pStyle w:val="Code"/>
      </w:pPr>
      <w:r>
        <w:t>unsigned int u = 6;</w:t>
      </w:r>
    </w:p>
    <w:p w14:paraId="2949A449" w14:textId="77777777" w:rsidR="00BB78E9" w:rsidRDefault="00BB78E9" w:rsidP="00BB78E9">
      <w:pPr>
        <w:pStyle w:val="Code"/>
      </w:pPr>
      <w:r>
        <w:t>i + u;</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bookmarkStart w:id="387" w:name="_Ref54016854"/>
      <w:bookmarkStart w:id="388" w:name="_Toc54119917"/>
      <w:r>
        <w:lastRenderedPageBreak/>
        <w:t>Constant Expression</w:t>
      </w:r>
      <w:bookmarkEnd w:id="387"/>
      <w:bookmarkEnd w:id="388"/>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proofErr w:type="spellStart"/>
      <w:r>
        <w:t>ConstantExpression.cs</w:t>
      </w:r>
      <w:proofErr w:type="spellEnd"/>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44A59011"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w:t>
      </w:r>
      <w:r w:rsidR="00395E41">
        <w:rPr>
          <w:highlight w:val="white"/>
        </w:rPr>
        <w:t>either</w:t>
      </w:r>
      <w:r w:rsidR="00801F2B">
        <w:rPr>
          <w:highlight w:val="white"/>
        </w:rPr>
        <w:t xml:space="preserve"> the true set or the false set is empty</w:t>
      </w:r>
      <w:r w:rsidR="00395E41">
        <w:rPr>
          <w:highlight w:val="white"/>
        </w:rPr>
        <w:t xml:space="preserve"> (both sets cannot be empty)</w:t>
      </w:r>
      <w:r w:rsidR="00801F2B">
        <w:rPr>
          <w:highlight w:val="white"/>
        </w:rPr>
        <w:t xml:space="preserve">. </w:t>
      </w:r>
      <w:r w:rsidR="00A36B31">
        <w:rPr>
          <w:highlight w:val="white"/>
        </w:rPr>
        <w:t xml:space="preserve">If </w:t>
      </w:r>
      <w:r w:rsidR="0081276F">
        <w:rPr>
          <w:highlight w:val="white"/>
        </w:rPr>
        <w:t xml:space="preserve">one set is empty, the expression holds no </w:t>
      </w:r>
      <w:r w:rsidR="0081276F" w:rsidRPr="00984ADE">
        <w:rPr>
          <w:rStyle w:val="KeyWord0"/>
          <w:highlight w:val="white"/>
        </w:rPr>
        <w:t>if</w:t>
      </w:r>
      <w:r w:rsidR="00984ADE">
        <w:rPr>
          <w:highlight w:val="white"/>
        </w:rPr>
        <w:t xml:space="preserve"> </w:t>
      </w:r>
      <w:r w:rsidR="0081276F">
        <w:rPr>
          <w:highlight w:val="white"/>
        </w:rPr>
        <w:t xml:space="preserve">statement, only a </w:t>
      </w:r>
      <w:r w:rsidR="0081276F" w:rsidRPr="00984ADE">
        <w:rPr>
          <w:rStyle w:val="KeyWord0"/>
          <w:highlight w:val="white"/>
        </w:rPr>
        <w:t>goto</w:t>
      </w:r>
      <w:r w:rsidR="00984ADE">
        <w:rPr>
          <w:highlight w:val="white"/>
        </w:rPr>
        <w:t xml:space="preserve"> </w:t>
      </w:r>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2455CF72" w:rsidR="00CD295E" w:rsidRDefault="00CD295E" w:rsidP="005926A0">
      <w:pPr>
        <w:pStyle w:val="Code"/>
        <w:rPr>
          <w:highlight w:val="white"/>
        </w:rPr>
      </w:pPr>
      <w:r w:rsidRPr="005926A0">
        <w:rPr>
          <w:highlight w:val="white"/>
        </w:rPr>
        <w:t xml:space="preserve">    }</w:t>
      </w:r>
    </w:p>
    <w:p w14:paraId="0B0407E2" w14:textId="578FA7BD" w:rsidR="00AE1C44" w:rsidRPr="005926A0" w:rsidRDefault="00AE1C44" w:rsidP="00AE1C44">
      <w:pPr>
        <w:pStyle w:val="Rubrik2"/>
        <w:rPr>
          <w:highlight w:val="white"/>
        </w:rPr>
      </w:pPr>
      <w:bookmarkStart w:id="389" w:name="_Toc54119918"/>
      <w:r>
        <w:rPr>
          <w:highlight w:val="white"/>
        </w:rPr>
        <w:t>Relation Expressions</w:t>
      </w:r>
      <w:bookmarkEnd w:id="389"/>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lastRenderedPageBreak/>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5938C10"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TypeCast.LogicalToIntegral(</w:t>
      </w:r>
      <w:r w:rsidRPr="005926A0">
        <w:rPr>
          <w:highlight w:val="white"/>
        </w:rPr>
        <w:t>leftExpression);</w:t>
      </w:r>
    </w:p>
    <w:p w14:paraId="02DA0428" w14:textId="6932A57A"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TypeCast.LogicalToIntegral(</w:t>
      </w:r>
      <w:r w:rsidRPr="005926A0">
        <w:rPr>
          <w:highlight w:val="white"/>
        </w:rPr>
        <w:t>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lastRenderedPageBreak/>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3DB206D9"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TypeCast.LogicalToFloating(</w:t>
      </w:r>
      <w:r w:rsidRPr="005926A0">
        <w:rPr>
          <w:highlight w:val="white"/>
        </w:rPr>
        <w:t>leftExpression);</w:t>
      </w:r>
    </w:p>
    <w:p w14:paraId="59CD508B" w14:textId="0FDBB362"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TypeCast.LogicalToFloating(</w:t>
      </w:r>
      <w:r w:rsidRPr="005926A0">
        <w:rPr>
          <w:highlight w:val="white"/>
        </w:rPr>
        <w:t>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lastRenderedPageBreak/>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w:t>
      </w:r>
      <w:r w:rsidRPr="00ED7A66">
        <w:rPr>
          <w:rStyle w:val="KeyWord0"/>
          <w:highlight w:val="white"/>
        </w:rPr>
        <w:t>decimal</w:t>
      </w:r>
      <w:r>
        <w:rPr>
          <w:highlight w:val="white"/>
        </w:rPr>
        <w:t xml:space="preserve">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w:t>
      </w:r>
      <w:proofErr w:type="spellStart"/>
      <w:r w:rsidR="004B6C11">
        <w:rPr>
          <w:highlight w:val="white"/>
        </w:rPr>
        <w:t>or</w:t>
      </w:r>
      <w:proofErr w:type="spellEnd"/>
      <w:r w:rsidR="004B6C11">
        <w:rPr>
          <w:highlight w:val="white"/>
        </w:rPr>
        <w:t xml:space="preserve">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443B0072" w:rsidR="00CD295E" w:rsidRPr="0092263B" w:rsidRDefault="00CD295E" w:rsidP="0092263B">
      <w:pPr>
        <w:pStyle w:val="Code"/>
        <w:rPr>
          <w:highlight w:val="white"/>
        </w:rPr>
      </w:pPr>
      <w:r w:rsidRPr="0092263B">
        <w:rPr>
          <w:highlight w:val="white"/>
        </w:rPr>
        <w:t xml:space="preserve">      Expression leftLogicalExpression = </w:t>
      </w:r>
      <w:r w:rsidR="0047518E">
        <w:rPr>
          <w:highlight w:val="white"/>
        </w:rPr>
        <w:t>TypeCast.ToLogical(</w:t>
      </w:r>
      <w:r w:rsidRPr="0092263B">
        <w:rPr>
          <w:highlight w:val="white"/>
        </w:rPr>
        <w:t>leftExpression),</w:t>
      </w:r>
    </w:p>
    <w:p w14:paraId="02A7264D" w14:textId="063F53BF" w:rsidR="00CD295E" w:rsidRDefault="00CD295E" w:rsidP="0092263B">
      <w:pPr>
        <w:pStyle w:val="Code"/>
        <w:rPr>
          <w:highlight w:val="white"/>
        </w:rPr>
      </w:pPr>
      <w:r w:rsidRPr="0092263B">
        <w:rPr>
          <w:highlight w:val="white"/>
        </w:rPr>
        <w:t xml:space="preserve">                 rightLogicalExpression = </w:t>
      </w:r>
      <w:r w:rsidR="0047518E">
        <w:rPr>
          <w:highlight w:val="white"/>
        </w:rPr>
        <w:t>TypeCast.ToLogical(</w:t>
      </w:r>
      <w:r w:rsidRPr="0092263B">
        <w:rPr>
          <w:highlight w:val="white"/>
        </w:rPr>
        <w:t>rightExpression);</w:t>
      </w:r>
    </w:p>
    <w:p w14:paraId="2654D46F" w14:textId="59E72E88" w:rsidR="00987634" w:rsidRDefault="002E4A5A" w:rsidP="00987634">
      <w:pPr>
        <w:rPr>
          <w:highlight w:val="white"/>
        </w:rPr>
      </w:pPr>
      <w:r>
        <w:rPr>
          <w:highlight w:val="white"/>
        </w:rPr>
        <w:lastRenderedPageBreak/>
        <w:t>We decide the value of the expression by looking at their tr</w:t>
      </w:r>
      <w:r w:rsidR="00165AF0">
        <w:rPr>
          <w:highlight w:val="white"/>
        </w:rPr>
        <w:t>ue</w:t>
      </w:r>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2D88BC48" w:rsidR="00CD295E" w:rsidRPr="0092263B" w:rsidRDefault="004F3903" w:rsidP="002562D2">
      <w:pPr>
        <w:rPr>
          <w:highlight w:val="white"/>
        </w:rPr>
      </w:pPr>
      <w:r>
        <w:rPr>
          <w:highlight w:val="white"/>
        </w:rPr>
        <w:t xml:space="preserve">We compare the expression with the given </w:t>
      </w:r>
      <w:r w:rsidR="00964C6D">
        <w:rPr>
          <w:highlight w:val="white"/>
        </w:rPr>
        <w:t>operator and</w:t>
      </w:r>
      <w:r>
        <w:rPr>
          <w:highlight w:val="white"/>
        </w:rPr>
        <w:t xml:space="preserve">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512FBEF6" w:rsidR="00CD295E" w:rsidRDefault="00CD295E" w:rsidP="0092263B">
      <w:pPr>
        <w:pStyle w:val="Code"/>
        <w:rPr>
          <w:highlight w:val="white"/>
        </w:rPr>
      </w:pPr>
      <w:r w:rsidRPr="0092263B">
        <w:rPr>
          <w:highlight w:val="white"/>
        </w:rPr>
        <w:t xml:space="preserve">    }</w:t>
      </w:r>
    </w:p>
    <w:p w14:paraId="2FBDD75C" w14:textId="3FC8A87B" w:rsidR="00AE1C44" w:rsidRPr="00AE1C44" w:rsidRDefault="00AE1C44" w:rsidP="0092263B">
      <w:pPr>
        <w:pStyle w:val="Rubrik2"/>
        <w:rPr>
          <w:highlight w:val="white"/>
        </w:rPr>
      </w:pPr>
      <w:bookmarkStart w:id="390" w:name="_Toc54119919"/>
      <w:r>
        <w:rPr>
          <w:highlight w:val="white"/>
        </w:rPr>
        <w:t>Arithmetic Expressions</w:t>
      </w:r>
      <w:bookmarkEnd w:id="390"/>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lastRenderedPageBreak/>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2C9576F9"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TypeCast.LogicalToIntegral(</w:t>
      </w:r>
      <w:r w:rsidRPr="0092263B">
        <w:rPr>
          <w:highlight w:val="white"/>
        </w:rPr>
        <w:t>leftExpression);</w:t>
      </w:r>
    </w:p>
    <w:p w14:paraId="4B3C6D08" w14:textId="4F339DBE"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TypeCast.LogicalToIntegral(</w:t>
      </w:r>
      <w:r w:rsidRPr="0092263B">
        <w:rPr>
          <w:highlight w:val="white"/>
        </w:rPr>
        <w:t>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71ABF490" w:rsidR="00DC6329" w:rsidRDefault="00DC6329" w:rsidP="00DC6329">
      <w:pPr>
        <w:rPr>
          <w:highlight w:val="white"/>
        </w:rPr>
      </w:pPr>
      <w:r>
        <w:rPr>
          <w:highlight w:val="white"/>
        </w:rPr>
        <w:t>The integral arithmetic evaluation does not generate any middle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598E6756"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r w:rsidR="005753C5">
        <w:rPr>
          <w:highlight w:val="white"/>
        </w:rPr>
        <w:t>potential</w:t>
      </w:r>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lastRenderedPageBreak/>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lastRenderedPageBreak/>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34F83F2B"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 want</w:t>
      </w:r>
      <w:r w:rsidR="00277104">
        <w:rPr>
          <w:highlight w:val="white"/>
        </w:rPr>
        <w:t>s</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1138516F" w:rsidR="00CD295E" w:rsidRPr="0092263B" w:rsidRDefault="00BE2C60" w:rsidP="00CA5248">
      <w:pPr>
        <w:rPr>
          <w:highlight w:val="white"/>
        </w:rPr>
      </w:pPr>
      <w:r>
        <w:rPr>
          <w:highlight w:val="white"/>
        </w:rPr>
        <w:t xml:space="preserve">The evaluation of a floating constant expression is </w:t>
      </w:r>
      <w:proofErr w:type="gramStart"/>
      <w:r w:rsidR="0065171F">
        <w:rPr>
          <w:highlight w:val="white"/>
        </w:rPr>
        <w:t>more simple</w:t>
      </w:r>
      <w:proofErr w:type="gramEnd"/>
      <w:r w:rsidR="0065171F">
        <w:rPr>
          <w:highlight w:val="white"/>
        </w:rPr>
        <w:t xml:space="preserve"> </w:t>
      </w:r>
      <w:r>
        <w:rPr>
          <w:highlight w:val="white"/>
        </w:rPr>
        <w:t xml:space="preserve">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3A553C2D"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TypeCast.LogicalToFloating(</w:t>
      </w:r>
      <w:r w:rsidRPr="0092263B">
        <w:rPr>
          <w:highlight w:val="white"/>
        </w:rPr>
        <w:t>leftExpression);</w:t>
      </w:r>
    </w:p>
    <w:p w14:paraId="17BA6CB0" w14:textId="5878D16B"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TypeCast.LogicalToFloating(</w:t>
      </w:r>
      <w:r w:rsidRPr="0092263B">
        <w:rPr>
          <w:highlight w:val="white"/>
        </w:rPr>
        <w:t>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lastRenderedPageBreak/>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332D647F" w:rsidR="00D82885" w:rsidRDefault="00D82885" w:rsidP="00D82885">
      <w:pPr>
        <w:pStyle w:val="Code"/>
        <w:rPr>
          <w:highlight w:val="white"/>
        </w:rPr>
      </w:pPr>
      <w:r w:rsidRPr="00CD295E">
        <w:rPr>
          <w:highlight w:val="white"/>
        </w:rPr>
        <w:t xml:space="preserve">        expression = </w:t>
      </w:r>
      <w:r w:rsidR="0047518E">
        <w:rPr>
          <w:highlight w:val="white"/>
        </w:rPr>
        <w:t>TypeCast.ToLogical(</w:t>
      </w:r>
      <w:r w:rsidRPr="00CD295E">
        <w:rPr>
          <w:highlight w:val="white"/>
        </w:rPr>
        <w:t>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lastRenderedPageBreak/>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0698F5FC"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716500">
        <w:rPr>
          <w:highlight w:val="white"/>
        </w:rPr>
        <w:t xml:space="preserve">unary </w:t>
      </w:r>
      <w:r w:rsidR="00F87C07">
        <w:rPr>
          <w:highlight w:val="white"/>
        </w:rPr>
        <w:t xml:space="preserve">integral </w:t>
      </w:r>
      <w:r w:rsidR="00716500">
        <w:rPr>
          <w:highlight w:val="white"/>
        </w:rPr>
        <w:t>arithmetic operations</w:t>
      </w:r>
      <w:r w:rsidR="00F87C07">
        <w:rPr>
          <w:highlight w:val="white"/>
        </w:rPr>
        <w:t>: unary addition and subtraction as well as bitwise not.</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08870211"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TypeCast.LogicalToIntegral(</w:t>
      </w:r>
      <w:r w:rsidRPr="00CD295E">
        <w:rPr>
          <w:highlight w:val="white"/>
        </w:rPr>
        <w:t>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5A08CEDA" w:rsidR="00CD295E" w:rsidRPr="00CD295E" w:rsidRDefault="00F1471D" w:rsidP="00F1471D">
      <w:pPr>
        <w:rPr>
          <w:highlight w:val="white"/>
        </w:rPr>
      </w:pPr>
      <w:r>
        <w:rPr>
          <w:highlight w:val="white"/>
        </w:rPr>
        <w:t xml:space="preserve">The resulting symbol hold the type of the </w:t>
      </w:r>
      <w:r w:rsidR="00F87C07">
        <w:rPr>
          <w:highlight w:val="white"/>
        </w:rPr>
        <w:t>original</w:t>
      </w:r>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57E23933"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TypeCast.LogicalToFloating(</w:t>
      </w:r>
      <w:r w:rsidRPr="00CD295E">
        <w:rPr>
          <w:highlight w:val="white"/>
        </w:rPr>
        <w:t>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lastRenderedPageBreak/>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E16BC32" w:rsidR="00CD295E" w:rsidRDefault="00CD295E" w:rsidP="00CD295E">
      <w:pPr>
        <w:pStyle w:val="Code"/>
        <w:rPr>
          <w:highlight w:val="white"/>
        </w:rPr>
      </w:pPr>
      <w:r w:rsidRPr="00CD295E">
        <w:rPr>
          <w:highlight w:val="white"/>
        </w:rPr>
        <w:t xml:space="preserve">    }</w:t>
      </w:r>
    </w:p>
    <w:p w14:paraId="493EB6BC" w14:textId="3E291D7A" w:rsidR="0080006D" w:rsidRPr="0080006D" w:rsidRDefault="0080006D" w:rsidP="00CD295E">
      <w:pPr>
        <w:pStyle w:val="Rubrik2"/>
        <w:rPr>
          <w:highlight w:val="white"/>
        </w:rPr>
      </w:pPr>
      <w:bookmarkStart w:id="391" w:name="_Toc54119920"/>
      <w:r>
        <w:rPr>
          <w:highlight w:val="white"/>
        </w:rPr>
        <w:t>Type Cast</w:t>
      </w:r>
      <w:bookmarkEnd w:id="391"/>
    </w:p>
    <w:p w14:paraId="4F48746B" w14:textId="70801E49" w:rsidR="00CD295E" w:rsidRPr="00CD295E" w:rsidRDefault="00C22B75" w:rsidP="003D1228">
      <w:pPr>
        <w:rPr>
          <w:highlight w:val="white"/>
        </w:rPr>
      </w:pPr>
      <w:r>
        <w:rPr>
          <w:highlight w:val="white"/>
        </w:rPr>
        <w:t xml:space="preserve">The </w:t>
      </w:r>
      <w:r w:rsidRPr="00A8204F">
        <w:rPr>
          <w:rStyle w:val="KeyWord0"/>
          <w:highlight w:val="white"/>
        </w:rPr>
        <w:t>C</w:t>
      </w:r>
      <w:r w:rsidR="0080006D">
        <w:rPr>
          <w:rStyle w:val="KeyWord0"/>
          <w:highlight w:val="white"/>
        </w:rPr>
        <w:t>onstantC</w:t>
      </w:r>
      <w:r w:rsidRPr="00A8204F">
        <w:rPr>
          <w:rStyle w:val="KeyWord0"/>
          <w:highlight w:val="white"/>
        </w:rPr>
        <w:t>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44B04259" w14:textId="77777777" w:rsidR="00FC7B9E" w:rsidRPr="00EA70D8" w:rsidRDefault="00FC7B9E" w:rsidP="00EA70D8">
      <w:pPr>
        <w:pStyle w:val="Code"/>
        <w:rPr>
          <w:highlight w:val="white"/>
        </w:rPr>
      </w:pPr>
      <w:r w:rsidRPr="00EA70D8">
        <w:rPr>
          <w:highlight w:val="white"/>
        </w:rPr>
        <w:t xml:space="preserve">    public static Expression ConstantCast(Expression sourceExpression,</w:t>
      </w:r>
    </w:p>
    <w:p w14:paraId="38EE3470" w14:textId="77777777" w:rsidR="00FC7B9E" w:rsidRPr="00EA70D8" w:rsidRDefault="00FC7B9E" w:rsidP="00EA70D8">
      <w:pPr>
        <w:pStyle w:val="Code"/>
        <w:rPr>
          <w:highlight w:val="white"/>
        </w:rPr>
      </w:pPr>
      <w:r w:rsidRPr="00EA70D8">
        <w:rPr>
          <w:highlight w:val="white"/>
        </w:rPr>
        <w:t xml:space="preserve">                                          Type targetType) {</w:t>
      </w:r>
    </w:p>
    <w:p w14:paraId="255E79F1" w14:textId="77777777" w:rsidR="00FC7B9E" w:rsidRPr="00EA70D8" w:rsidRDefault="00FC7B9E" w:rsidP="00EA70D8">
      <w:pPr>
        <w:pStyle w:val="Code"/>
        <w:rPr>
          <w:highlight w:val="white"/>
        </w:rPr>
      </w:pPr>
      <w:r w:rsidRPr="00EA70D8">
        <w:rPr>
          <w:highlight w:val="white"/>
        </w:rPr>
        <w:t xml:space="preserve">      Symbol sourceSymbol = sourceExpression.Symbol, targetSymbol;</w:t>
      </w:r>
    </w:p>
    <w:p w14:paraId="3478D071" w14:textId="77777777" w:rsidR="00FC7B9E" w:rsidRPr="00EA70D8" w:rsidRDefault="00FC7B9E" w:rsidP="00EA70D8">
      <w:pPr>
        <w:pStyle w:val="Code"/>
        <w:rPr>
          <w:highlight w:val="white"/>
        </w:rPr>
      </w:pPr>
      <w:r w:rsidRPr="00EA70D8">
        <w:rPr>
          <w:highlight w:val="white"/>
        </w:rPr>
        <w:t xml:space="preserve">      Type sourceType = sourceSymbol.Type;</w:t>
      </w:r>
    </w:p>
    <w:p w14:paraId="19E15A3E" w14:textId="77777777" w:rsidR="00FC7B9E" w:rsidRPr="00EA70D8" w:rsidRDefault="00FC7B9E" w:rsidP="00EA70D8">
      <w:pPr>
        <w:pStyle w:val="Code"/>
        <w:rPr>
          <w:highlight w:val="white"/>
        </w:rPr>
      </w:pPr>
      <w:r w:rsidRPr="00EA70D8">
        <w:rPr>
          <w:highlight w:val="white"/>
        </w:rPr>
        <w:t xml:space="preserve">      </w:t>
      </w:r>
    </w:p>
    <w:p w14:paraId="754FB22B" w14:textId="77777777" w:rsidR="00FC7B9E" w:rsidRPr="00EA70D8" w:rsidRDefault="00FC7B9E" w:rsidP="00EA70D8">
      <w:pPr>
        <w:pStyle w:val="Code"/>
        <w:rPr>
          <w:highlight w:val="white"/>
        </w:rPr>
      </w:pPr>
      <w:r w:rsidRPr="00EA70D8">
        <w:rPr>
          <w:highlight w:val="white"/>
        </w:rPr>
        <w:t xml:space="preserve">      if (!IsConstant(sourceExpression) || sourceType.IsVoid()) {</w:t>
      </w:r>
    </w:p>
    <w:p w14:paraId="0D731DED" w14:textId="77777777" w:rsidR="00FC7B9E" w:rsidRPr="00EA70D8" w:rsidRDefault="00FC7B9E" w:rsidP="00EA70D8">
      <w:pPr>
        <w:pStyle w:val="Code"/>
        <w:rPr>
          <w:highlight w:val="white"/>
        </w:rPr>
      </w:pPr>
      <w:r w:rsidRPr="00EA70D8">
        <w:rPr>
          <w:highlight w:val="white"/>
        </w:rPr>
        <w:t xml:space="preserve">        return null;</w:t>
      </w:r>
    </w:p>
    <w:p w14:paraId="144FBBC8" w14:textId="77777777" w:rsidR="00FC7B9E" w:rsidRPr="00EA70D8" w:rsidRDefault="00FC7B9E" w:rsidP="00EA70D8">
      <w:pPr>
        <w:pStyle w:val="Code"/>
        <w:rPr>
          <w:highlight w:val="white"/>
        </w:rPr>
      </w:pPr>
      <w:r w:rsidRPr="00EA70D8">
        <w:rPr>
          <w:highlight w:val="white"/>
        </w:rPr>
        <w:t xml:space="preserve">      }</w:t>
      </w:r>
    </w:p>
    <w:p w14:paraId="51E3A15A" w14:textId="77777777" w:rsidR="00FC7B9E" w:rsidRPr="00EA70D8" w:rsidRDefault="00FC7B9E" w:rsidP="00EA70D8">
      <w:pPr>
        <w:pStyle w:val="Code"/>
        <w:rPr>
          <w:highlight w:val="white"/>
        </w:rPr>
      </w:pPr>
    </w:p>
    <w:p w14:paraId="24B1CE4B" w14:textId="77777777" w:rsidR="00FC7B9E" w:rsidRPr="00EA70D8" w:rsidRDefault="00FC7B9E" w:rsidP="00EA70D8">
      <w:pPr>
        <w:pStyle w:val="Code"/>
        <w:rPr>
          <w:highlight w:val="white"/>
        </w:rPr>
      </w:pPr>
      <w:r w:rsidRPr="00EA70D8">
        <w:rPr>
          <w:highlight w:val="white"/>
        </w:rPr>
        <w:t xml:space="preserve">      object sourceValue = sourceSymbol.Value;</w:t>
      </w:r>
    </w:p>
    <w:p w14:paraId="5443C97E" w14:textId="77777777" w:rsidR="00FC7B9E" w:rsidRPr="00EA70D8" w:rsidRDefault="00FC7B9E" w:rsidP="00EA70D8">
      <w:pPr>
        <w:pStyle w:val="Code"/>
        <w:rPr>
          <w:highlight w:val="white"/>
        </w:rPr>
      </w:pPr>
      <w:r w:rsidRPr="00EA70D8">
        <w:rPr>
          <w:highlight w:val="white"/>
        </w:rPr>
        <w:t xml:space="preserve">      List&lt;MiddleCode&gt; longList = new List&lt;MiddleCode&gt;();</w:t>
      </w:r>
    </w:p>
    <w:p w14:paraId="172EAF3A" w14:textId="02C8C1F7"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r w:rsidR="00412905">
        <w:rPr>
          <w:highlight w:val="white"/>
        </w:rPr>
        <w:t>original</w:t>
      </w:r>
      <w:r w:rsidR="007D18E4">
        <w:rPr>
          <w:highlight w:val="white"/>
        </w:rPr>
        <w:t xml:space="preserve"> expression.</w:t>
      </w:r>
    </w:p>
    <w:p w14:paraId="6C048606" w14:textId="77777777" w:rsidR="00FC7B9E" w:rsidRPr="00EA70D8" w:rsidRDefault="00FC7B9E" w:rsidP="00EA70D8">
      <w:pPr>
        <w:pStyle w:val="Code"/>
        <w:rPr>
          <w:highlight w:val="white"/>
        </w:rPr>
      </w:pPr>
      <w:r w:rsidRPr="00EA70D8">
        <w:rPr>
          <w:highlight w:val="white"/>
        </w:rPr>
        <w:t xml:space="preserve">      if (targetType.IsVoid()) {</w:t>
      </w:r>
    </w:p>
    <w:p w14:paraId="04968FBE" w14:textId="77777777" w:rsidR="00FC7B9E" w:rsidRPr="00EA70D8" w:rsidRDefault="00FC7B9E" w:rsidP="00EA70D8">
      <w:pPr>
        <w:pStyle w:val="Code"/>
        <w:rPr>
          <w:highlight w:val="white"/>
        </w:rPr>
      </w:pPr>
      <w:r w:rsidRPr="00EA70D8">
        <w:rPr>
          <w:highlight w:val="white"/>
        </w:rPr>
        <w:t xml:space="preserve">        targetSymbol = new Symbol(targetType);</w:t>
      </w:r>
    </w:p>
    <w:p w14:paraId="1F150D5E" w14:textId="77777777" w:rsidR="00FC7B9E" w:rsidRDefault="00FC7B9E" w:rsidP="00EA70D8">
      <w:pPr>
        <w:pStyle w:val="Code"/>
        <w:rPr>
          <w:highlight w:val="white"/>
          <w:lang w:val="sv-SE"/>
        </w:rPr>
      </w:pPr>
      <w:r>
        <w:rPr>
          <w:highlight w:val="white"/>
          <w:lang w:val="sv-S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F5ED3E" w14:textId="77777777" w:rsidR="00EA70D8" w:rsidRPr="00EA70D8" w:rsidRDefault="00EA70D8" w:rsidP="00EA70D8">
      <w:pPr>
        <w:pStyle w:val="Code"/>
        <w:rPr>
          <w:highlight w:val="white"/>
        </w:rPr>
      </w:pPr>
      <w:r w:rsidRPr="00EA70D8">
        <w:rPr>
          <w:highlight w:val="white"/>
        </w:rPr>
        <w:t xml:space="preserve">      else if (sourceType.IsIntegralPointerArrayStringOrFunction() &amp;&amp;</w:t>
      </w:r>
    </w:p>
    <w:p w14:paraId="159B2E9B" w14:textId="77777777" w:rsidR="00EA70D8" w:rsidRPr="00EA70D8" w:rsidRDefault="00EA70D8" w:rsidP="00EA70D8">
      <w:pPr>
        <w:pStyle w:val="Code"/>
        <w:rPr>
          <w:highlight w:val="white"/>
        </w:rPr>
      </w:pPr>
      <w:r w:rsidRPr="00EA70D8">
        <w:rPr>
          <w:highlight w:val="white"/>
        </w:rPr>
        <w:t xml:space="preserve">               targetType.IsFloating()) {</w:t>
      </w:r>
    </w:p>
    <w:p w14:paraId="7D57A3EE" w14:textId="77777777" w:rsidR="00EA70D8" w:rsidRPr="00EA70D8" w:rsidRDefault="00EA70D8" w:rsidP="00EA70D8">
      <w:pPr>
        <w:pStyle w:val="Code"/>
        <w:rPr>
          <w:highlight w:val="white"/>
        </w:rPr>
      </w:pPr>
      <w:r w:rsidRPr="00EA70D8">
        <w:rPr>
          <w:highlight w:val="white"/>
        </w:rPr>
        <w:t xml:space="preserve">        decimal targetValue = ((decimal) ((BigInteger) sourceValue));</w:t>
      </w:r>
    </w:p>
    <w:p w14:paraId="2638E76F"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70135E78" w14:textId="77777777" w:rsidR="00EA70D8" w:rsidRPr="00EA70D8" w:rsidRDefault="00EA70D8" w:rsidP="00EA70D8">
      <w:pPr>
        <w:pStyle w:val="Code"/>
        <w:rPr>
          <w:highlight w:val="white"/>
        </w:rPr>
      </w:pPr>
      <w:r w:rsidRPr="00EA70D8">
        <w:rPr>
          <w:highlight w:val="white"/>
        </w:rPr>
        <w:t xml:space="preserve">      }</w:t>
      </w:r>
    </w:p>
    <w:p w14:paraId="27952424" w14:textId="77777777" w:rsidR="002B25CE" w:rsidRDefault="00EA70D8" w:rsidP="00EA70D8">
      <w:pPr>
        <w:pStyle w:val="Code"/>
        <w:rPr>
          <w:highlight w:val="white"/>
        </w:rPr>
      </w:pPr>
      <w:r w:rsidRPr="00EA70D8">
        <w:rPr>
          <w:highlight w:val="white"/>
        </w:rPr>
        <w:t xml:space="preserve">      else if (sourceType.IsFloating() &amp;&amp;</w:t>
      </w:r>
    </w:p>
    <w:p w14:paraId="7AA893AE" w14:textId="1F983A0B" w:rsidR="00EA70D8" w:rsidRPr="00EA70D8" w:rsidRDefault="002B25CE" w:rsidP="00EA70D8">
      <w:pPr>
        <w:pStyle w:val="Code"/>
        <w:rPr>
          <w:highlight w:val="white"/>
        </w:rPr>
      </w:pPr>
      <w:r>
        <w:rPr>
          <w:highlight w:val="white"/>
        </w:rPr>
        <w:t xml:space="preserve"> </w:t>
      </w:r>
      <w:r w:rsidR="00EA70D8" w:rsidRPr="00EA70D8">
        <w:rPr>
          <w:highlight w:val="white"/>
        </w:rPr>
        <w:t xml:space="preserve">              targetType.IsIntegralPointer</w:t>
      </w:r>
      <w:r>
        <w:rPr>
          <w:highlight w:val="white"/>
        </w:rPr>
        <w:t>Or</w:t>
      </w:r>
      <w:r w:rsidR="00EA70D8" w:rsidRPr="00EA70D8">
        <w:rPr>
          <w:highlight w:val="white"/>
        </w:rPr>
        <w:t>Array()) {</w:t>
      </w:r>
    </w:p>
    <w:p w14:paraId="303677A4" w14:textId="77777777" w:rsidR="00EA70D8" w:rsidRPr="00EA70D8" w:rsidRDefault="00EA70D8" w:rsidP="00EA70D8">
      <w:pPr>
        <w:pStyle w:val="Code"/>
        <w:rPr>
          <w:highlight w:val="white"/>
        </w:rPr>
      </w:pPr>
      <w:r w:rsidRPr="00EA70D8">
        <w:rPr>
          <w:highlight w:val="white"/>
        </w:rPr>
        <w:t xml:space="preserve">        BigInteger targetValue = ((BigInteger) ((decimal) sourceValue));</w:t>
      </w:r>
    </w:p>
    <w:p w14:paraId="3498AB1E"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5FE95DE3" w14:textId="77777777" w:rsidR="00EA70D8" w:rsidRPr="00EA70D8" w:rsidRDefault="00EA70D8" w:rsidP="00EA70D8">
      <w:pPr>
        <w:pStyle w:val="Code"/>
        <w:rPr>
          <w:highlight w:val="white"/>
        </w:rPr>
      </w:pPr>
      <w:r w:rsidRPr="00EA70D8">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xml:space="preserve">, array, or pointer. We </w:t>
      </w:r>
      <w:proofErr w:type="gramStart"/>
      <w:r w:rsidR="00B904B5">
        <w:rPr>
          <w:highlight w:val="white"/>
        </w:rPr>
        <w:t>look into</w:t>
      </w:r>
      <w:proofErr w:type="gramEnd"/>
      <w:r w:rsidR="00B904B5">
        <w:rPr>
          <w:highlight w:val="white"/>
        </w:rPr>
        <w:t xml:space="preserve"> the true and false sets of the expression.</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 xml:space="preserve">expression is </w:t>
      </w:r>
      <w:proofErr w:type="gramStart"/>
      <w:r w:rsidR="00051D74">
        <w:rPr>
          <w:highlight w:val="white"/>
        </w:rPr>
        <w:t>true</w:t>
      </w:r>
      <w:proofErr w:type="gramEnd"/>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6E4AC218" w14:textId="0CAE5A79" w:rsidR="00107FC7" w:rsidRPr="00CD295E" w:rsidRDefault="00107FC7" w:rsidP="00107FC7">
      <w:pPr>
        <w:rPr>
          <w:highlight w:val="white"/>
        </w:rPr>
      </w:pPr>
      <w:r>
        <w:rPr>
          <w:highlight w:val="white"/>
        </w:rPr>
        <w:lastRenderedPageBreak/>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78D0401" w14:textId="77777777" w:rsidR="00EA70D8" w:rsidRPr="00EA70D8" w:rsidRDefault="00EA70D8" w:rsidP="00EA70D8">
      <w:pPr>
        <w:pStyle w:val="Code"/>
        <w:rPr>
          <w:highlight w:val="white"/>
        </w:rPr>
      </w:pPr>
      <w:r w:rsidRPr="00EA70D8">
        <w:rPr>
          <w:highlight w:val="white"/>
        </w:rPr>
        <w:t xml:space="preserve">      else if (sourceType.IsLogical() &amp;&amp;</w:t>
      </w:r>
    </w:p>
    <w:p w14:paraId="07DF70D6" w14:textId="5F93011E" w:rsidR="00EA70D8" w:rsidRPr="00EA70D8" w:rsidRDefault="00EA70D8" w:rsidP="00EA70D8">
      <w:pPr>
        <w:pStyle w:val="Code"/>
        <w:rPr>
          <w:highlight w:val="white"/>
        </w:rPr>
      </w:pPr>
      <w:r w:rsidRPr="00EA70D8">
        <w:rPr>
          <w:highlight w:val="white"/>
        </w:rPr>
        <w:t xml:space="preserve">               targetType.</w:t>
      </w:r>
      <w:r w:rsidR="002B25CE" w:rsidRPr="00EA70D8">
        <w:rPr>
          <w:highlight w:val="white"/>
        </w:rPr>
        <w:t>IsIntegralPointer</w:t>
      </w:r>
      <w:r w:rsidR="002B25CE">
        <w:rPr>
          <w:highlight w:val="white"/>
        </w:rPr>
        <w:t>Or</w:t>
      </w:r>
      <w:r w:rsidR="002B25CE" w:rsidRPr="00EA70D8">
        <w:rPr>
          <w:highlight w:val="white"/>
        </w:rPr>
        <w:t xml:space="preserve">Array </w:t>
      </w:r>
      <w:r w:rsidRPr="00EA70D8">
        <w:rPr>
          <w:highlight w:val="white"/>
        </w:rPr>
        <w:t>()) {</w:t>
      </w:r>
    </w:p>
    <w:p w14:paraId="21F86662" w14:textId="77777777" w:rsidR="00EA70D8" w:rsidRPr="00EA70D8" w:rsidRDefault="00EA70D8" w:rsidP="00EA70D8">
      <w:pPr>
        <w:pStyle w:val="Code"/>
        <w:rPr>
          <w:highlight w:val="white"/>
        </w:rPr>
      </w:pPr>
      <w:r w:rsidRPr="00EA70D8">
        <w:rPr>
          <w:highlight w:val="white"/>
        </w:rPr>
        <w:t xml:space="preserve">        bool isTrue = (sourceSymbol.TrueSet.Count &gt; 0);</w:t>
      </w:r>
    </w:p>
    <w:p w14:paraId="517C909F" w14:textId="77777777" w:rsidR="00EA70D8" w:rsidRPr="00EA70D8" w:rsidRDefault="00EA70D8" w:rsidP="00EA70D8">
      <w:pPr>
        <w:pStyle w:val="Code"/>
        <w:rPr>
          <w:highlight w:val="white"/>
        </w:rPr>
      </w:pPr>
      <w:r w:rsidRPr="00EA70D8">
        <w:rPr>
          <w:highlight w:val="white"/>
        </w:rPr>
        <w:t xml:space="preserve">        BigInteger targetValue = isTrue ? BigInteger.One : BigInteger.Zero;</w:t>
      </w:r>
    </w:p>
    <w:p w14:paraId="32C5077E"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4BBD3D8C" w14:textId="77777777" w:rsidR="00EA70D8" w:rsidRPr="00EA70D8" w:rsidRDefault="00EA70D8" w:rsidP="00EA70D8">
      <w:pPr>
        <w:pStyle w:val="Code"/>
        <w:rPr>
          <w:highlight w:val="white"/>
        </w:rPr>
      </w:pPr>
      <w:r w:rsidRPr="00EA70D8">
        <w:rPr>
          <w:highlight w:val="white"/>
        </w:rPr>
        <w:t xml:space="preserve">      }</w:t>
      </w:r>
    </w:p>
    <w:p w14:paraId="35EEF65B" w14:textId="77777777" w:rsidR="00EA70D8" w:rsidRPr="00EA70D8" w:rsidRDefault="00EA70D8" w:rsidP="00EA70D8">
      <w:pPr>
        <w:pStyle w:val="Code"/>
        <w:rPr>
          <w:highlight w:val="white"/>
        </w:rPr>
      </w:pPr>
      <w:r w:rsidRPr="00EA70D8">
        <w:rPr>
          <w:highlight w:val="white"/>
        </w:rPr>
        <w:t xml:space="preserve">      else if (sourceType.IsLogical() &amp;&amp; targetType.IsFloating()) {</w:t>
      </w:r>
    </w:p>
    <w:p w14:paraId="2B6DDA60" w14:textId="77777777" w:rsidR="00EA70D8" w:rsidRPr="00EA70D8" w:rsidRDefault="00EA70D8" w:rsidP="00EA70D8">
      <w:pPr>
        <w:pStyle w:val="Code"/>
        <w:rPr>
          <w:highlight w:val="white"/>
        </w:rPr>
      </w:pPr>
      <w:r w:rsidRPr="00EA70D8">
        <w:rPr>
          <w:highlight w:val="white"/>
        </w:rPr>
        <w:t xml:space="preserve">        bool isTrue = (sourceSymbol.TrueSet.Count &gt; 0);</w:t>
      </w:r>
    </w:p>
    <w:p w14:paraId="305F5C22" w14:textId="77777777" w:rsidR="00EA70D8" w:rsidRPr="00EA70D8" w:rsidRDefault="00EA70D8" w:rsidP="00EA70D8">
      <w:pPr>
        <w:pStyle w:val="Code"/>
        <w:rPr>
          <w:highlight w:val="white"/>
        </w:rPr>
      </w:pPr>
      <w:r w:rsidRPr="00EA70D8">
        <w:rPr>
          <w:highlight w:val="white"/>
        </w:rPr>
        <w:t xml:space="preserve">        decimal targetValue = isTrue ? decimal.One : decimal.Zero;</w:t>
      </w:r>
    </w:p>
    <w:p w14:paraId="555E5439"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1ED200AD" w14:textId="77777777" w:rsidR="00EA70D8" w:rsidRPr="00EA70D8" w:rsidRDefault="00EA70D8" w:rsidP="00EA70D8">
      <w:pPr>
        <w:pStyle w:val="Code"/>
        <w:rPr>
          <w:highlight w:val="white"/>
        </w:rPr>
      </w:pPr>
      <w:r w:rsidRPr="00EA70D8">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305C0279" w14:textId="77777777" w:rsidR="00EA70D8" w:rsidRPr="00EA70D8" w:rsidRDefault="00EA70D8" w:rsidP="00EA70D8">
      <w:pPr>
        <w:pStyle w:val="Code"/>
        <w:rPr>
          <w:highlight w:val="white"/>
        </w:rPr>
      </w:pPr>
      <w:r w:rsidRPr="00EA70D8">
        <w:rPr>
          <w:highlight w:val="white"/>
        </w:rPr>
        <w:t xml:space="preserve">      else if (sourceType.IsArithmeticPointerArrayStringOrFunction() &amp;&amp;</w:t>
      </w:r>
    </w:p>
    <w:p w14:paraId="54D7B1AD" w14:textId="77777777" w:rsidR="00EA70D8" w:rsidRPr="00EA70D8" w:rsidRDefault="00EA70D8" w:rsidP="00EA70D8">
      <w:pPr>
        <w:pStyle w:val="Code"/>
        <w:rPr>
          <w:highlight w:val="white"/>
        </w:rPr>
      </w:pPr>
      <w:r w:rsidRPr="00EA70D8">
        <w:rPr>
          <w:highlight w:val="white"/>
        </w:rPr>
        <w:t xml:space="preserve">               targetType.IsLogical()) {</w:t>
      </w:r>
    </w:p>
    <w:p w14:paraId="71C80BE4" w14:textId="77777777" w:rsidR="00EA70D8" w:rsidRPr="00EA70D8" w:rsidRDefault="00EA70D8" w:rsidP="00EA70D8">
      <w:pPr>
        <w:pStyle w:val="Code"/>
        <w:rPr>
          <w:highlight w:val="white"/>
        </w:rPr>
      </w:pPr>
      <w:r w:rsidRPr="00EA70D8">
        <w:rPr>
          <w:highlight w:val="white"/>
        </w:rPr>
        <w:t xml:space="preserve">        bool isTrue = !sourceValue.Equals(BigInteger.Zero) &amp;&amp;</w:t>
      </w:r>
    </w:p>
    <w:p w14:paraId="227D2610" w14:textId="77777777" w:rsidR="00EA70D8" w:rsidRPr="00EA70D8" w:rsidRDefault="00EA70D8" w:rsidP="00EA70D8">
      <w:pPr>
        <w:pStyle w:val="Code"/>
        <w:rPr>
          <w:highlight w:val="white"/>
        </w:rPr>
      </w:pPr>
      <w:r w:rsidRPr="00EA70D8">
        <w:rPr>
          <w:highlight w:val="white"/>
        </w:rPr>
        <w:t xml:space="preserve">                      !sourceValue.Equals(decimal.Zero);</w:t>
      </w:r>
    </w:p>
    <w:p w14:paraId="3629ED95" w14:textId="77777777" w:rsidR="00EA70D8" w:rsidRPr="00EA70D8" w:rsidRDefault="00EA70D8" w:rsidP="00EA70D8">
      <w:pPr>
        <w:pStyle w:val="Code"/>
        <w:rPr>
          <w:highlight w:val="white"/>
        </w:rPr>
      </w:pPr>
    </w:p>
    <w:p w14:paraId="018C48B2" w14:textId="77777777" w:rsidR="00EA70D8" w:rsidRPr="00EA70D8" w:rsidRDefault="00EA70D8" w:rsidP="00EA70D8">
      <w:pPr>
        <w:pStyle w:val="Code"/>
        <w:rPr>
          <w:highlight w:val="white"/>
        </w:rPr>
      </w:pPr>
      <w:r w:rsidRPr="00EA70D8">
        <w:rPr>
          <w:highlight w:val="white"/>
        </w:rPr>
        <w:t xml:space="preserve">        MiddleCode gotoCode = new MiddleCode(MiddleOperator.Goto);</w:t>
      </w:r>
    </w:p>
    <w:p w14:paraId="7DCD86CA" w14:textId="77777777" w:rsidR="00EA70D8" w:rsidRPr="00EA70D8" w:rsidRDefault="00EA70D8" w:rsidP="00EA70D8">
      <w:pPr>
        <w:pStyle w:val="Code"/>
        <w:rPr>
          <w:highlight w:val="white"/>
        </w:rPr>
      </w:pPr>
      <w:r w:rsidRPr="00EA70D8">
        <w:rPr>
          <w:highlight w:val="white"/>
        </w:rPr>
        <w:t xml:space="preserve">        longList.Add(gotoCode);</w:t>
      </w:r>
    </w:p>
    <w:p w14:paraId="50B8E114" w14:textId="77777777" w:rsidR="00EA70D8" w:rsidRPr="00EA70D8" w:rsidRDefault="00EA70D8" w:rsidP="00EA70D8">
      <w:pPr>
        <w:pStyle w:val="Code"/>
        <w:rPr>
          <w:highlight w:val="white"/>
        </w:rPr>
      </w:pPr>
    </w:p>
    <w:p w14:paraId="5F9F9EA5" w14:textId="77777777" w:rsidR="00EA70D8" w:rsidRPr="00EA70D8" w:rsidRDefault="00EA70D8" w:rsidP="00EA70D8">
      <w:pPr>
        <w:pStyle w:val="Code"/>
        <w:rPr>
          <w:highlight w:val="white"/>
        </w:rPr>
      </w:pPr>
      <w:r w:rsidRPr="00EA70D8">
        <w:rPr>
          <w:highlight w:val="white"/>
        </w:rPr>
        <w:t xml:space="preserve">        ISet&lt;MiddleCode&gt; trueSet = new HashSet&lt;MiddleCode&gt;(),</w:t>
      </w:r>
    </w:p>
    <w:p w14:paraId="09960CBE" w14:textId="77777777" w:rsidR="00EA70D8" w:rsidRPr="00EA70D8" w:rsidRDefault="00EA70D8" w:rsidP="00EA70D8">
      <w:pPr>
        <w:pStyle w:val="Code"/>
        <w:rPr>
          <w:highlight w:val="white"/>
        </w:rPr>
      </w:pPr>
      <w:r w:rsidRPr="00EA70D8">
        <w:rPr>
          <w:highlight w:val="white"/>
        </w:rPr>
        <w:t xml:space="preserve">                         falseSet = new HashSet&lt;MiddleCode&gt;();</w:t>
      </w:r>
    </w:p>
    <w:p w14:paraId="5C737E9B" w14:textId="77777777" w:rsidR="00EA70D8" w:rsidRPr="00EA70D8" w:rsidRDefault="00EA70D8" w:rsidP="00EA70D8">
      <w:pPr>
        <w:pStyle w:val="Code"/>
        <w:rPr>
          <w:highlight w:val="white"/>
        </w:rPr>
      </w:pPr>
      <w:r w:rsidRPr="00EA70D8">
        <w:rPr>
          <w:highlight w:val="white"/>
        </w:rPr>
        <w:t xml:space="preserve">        if (isTrue) {</w:t>
      </w:r>
    </w:p>
    <w:p w14:paraId="55CCF93E" w14:textId="77777777" w:rsidR="00EA70D8" w:rsidRPr="00EA70D8" w:rsidRDefault="00EA70D8" w:rsidP="00EA70D8">
      <w:pPr>
        <w:pStyle w:val="Code"/>
        <w:rPr>
          <w:highlight w:val="white"/>
        </w:rPr>
      </w:pPr>
      <w:r w:rsidRPr="00EA70D8">
        <w:rPr>
          <w:highlight w:val="white"/>
        </w:rPr>
        <w:t xml:space="preserve">          trueSet.Add(gotoCode);</w:t>
      </w:r>
    </w:p>
    <w:p w14:paraId="33829FCF" w14:textId="77777777" w:rsidR="00EA70D8" w:rsidRPr="00EA70D8" w:rsidRDefault="00EA70D8" w:rsidP="00EA70D8">
      <w:pPr>
        <w:pStyle w:val="Code"/>
        <w:rPr>
          <w:highlight w:val="white"/>
        </w:rPr>
      </w:pPr>
      <w:r w:rsidRPr="00EA70D8">
        <w:rPr>
          <w:highlight w:val="white"/>
        </w:rPr>
        <w:t xml:space="preserve">        }</w:t>
      </w:r>
    </w:p>
    <w:p w14:paraId="35398B56" w14:textId="77777777" w:rsidR="00EA70D8" w:rsidRPr="00EA70D8" w:rsidRDefault="00EA70D8" w:rsidP="00EA70D8">
      <w:pPr>
        <w:pStyle w:val="Code"/>
        <w:rPr>
          <w:highlight w:val="white"/>
        </w:rPr>
      </w:pPr>
      <w:r w:rsidRPr="00EA70D8">
        <w:rPr>
          <w:highlight w:val="white"/>
        </w:rPr>
        <w:t xml:space="preserve">        else {</w:t>
      </w:r>
    </w:p>
    <w:p w14:paraId="7BA3327D" w14:textId="77777777" w:rsidR="00EA70D8" w:rsidRPr="00EA70D8" w:rsidRDefault="00EA70D8" w:rsidP="00EA70D8">
      <w:pPr>
        <w:pStyle w:val="Code"/>
        <w:rPr>
          <w:highlight w:val="white"/>
        </w:rPr>
      </w:pPr>
      <w:r w:rsidRPr="00EA70D8">
        <w:rPr>
          <w:highlight w:val="white"/>
        </w:rPr>
        <w:t xml:space="preserve">          falseSet.Add(gotoCode);</w:t>
      </w:r>
    </w:p>
    <w:p w14:paraId="3ED4D3DB" w14:textId="77777777" w:rsidR="00EA70D8" w:rsidRPr="00EA70D8" w:rsidRDefault="00EA70D8" w:rsidP="00EA70D8">
      <w:pPr>
        <w:pStyle w:val="Code"/>
        <w:rPr>
          <w:highlight w:val="white"/>
        </w:rPr>
      </w:pPr>
      <w:r w:rsidRPr="00EA70D8">
        <w:rPr>
          <w:highlight w:val="white"/>
        </w:rPr>
        <w:t xml:space="preserve">        }</w:t>
      </w:r>
    </w:p>
    <w:p w14:paraId="05D04883" w14:textId="77777777" w:rsidR="00EA70D8" w:rsidRPr="00EA70D8" w:rsidRDefault="00EA70D8" w:rsidP="00EA70D8">
      <w:pPr>
        <w:pStyle w:val="Code"/>
        <w:rPr>
          <w:highlight w:val="white"/>
        </w:rPr>
      </w:pPr>
    </w:p>
    <w:p w14:paraId="227A75CD" w14:textId="77777777" w:rsidR="00EA70D8" w:rsidRPr="00EA70D8" w:rsidRDefault="00EA70D8" w:rsidP="00EA70D8">
      <w:pPr>
        <w:pStyle w:val="Code"/>
        <w:rPr>
          <w:highlight w:val="white"/>
        </w:rPr>
      </w:pPr>
      <w:r w:rsidRPr="00EA70D8">
        <w:rPr>
          <w:highlight w:val="white"/>
        </w:rPr>
        <w:t xml:space="preserve">        targetSymbol = new Symbol(trueSet, falseSet);</w:t>
      </w:r>
    </w:p>
    <w:p w14:paraId="4F05F364" w14:textId="42816A1B" w:rsidR="00EA70D8" w:rsidRPr="005E4B23" w:rsidRDefault="00EA70D8" w:rsidP="005E4B23">
      <w:pPr>
        <w:pStyle w:val="Code"/>
        <w:rPr>
          <w:highlight w:val="white"/>
        </w:rPr>
      </w:pPr>
      <w:r w:rsidRPr="005E4B23">
        <w:rPr>
          <w:highlight w:val="white"/>
        </w:rPr>
        <w:t xml:space="preserve">      }</w:t>
      </w:r>
    </w:p>
    <w:p w14:paraId="7492C11F" w14:textId="77777777" w:rsidR="005E4B23" w:rsidRPr="005E4B23" w:rsidRDefault="005E4B23" w:rsidP="005E4B23">
      <w:pPr>
        <w:pStyle w:val="Code"/>
        <w:rPr>
          <w:highlight w:val="white"/>
        </w:rPr>
      </w:pPr>
      <w:r w:rsidRPr="005E4B23">
        <w:rPr>
          <w:highlight w:val="white"/>
        </w:rPr>
        <w:t xml:space="preserve">      else {</w:t>
      </w:r>
    </w:p>
    <w:p w14:paraId="3D07CA68" w14:textId="77777777" w:rsidR="005E4B23" w:rsidRPr="005E4B23" w:rsidRDefault="005E4B23" w:rsidP="005E4B23">
      <w:pPr>
        <w:pStyle w:val="Code"/>
        <w:rPr>
          <w:highlight w:val="white"/>
        </w:rPr>
      </w:pPr>
      <w:r w:rsidRPr="005E4B23">
        <w:rPr>
          <w:highlight w:val="white"/>
        </w:rPr>
        <w:t xml:space="preserve">        targetSymbol = new Symbol(targetType, sourceValue);</w:t>
      </w:r>
    </w:p>
    <w:p w14:paraId="6EECD344" w14:textId="77777777" w:rsidR="005E4B23" w:rsidRPr="005E4B23" w:rsidRDefault="005E4B23" w:rsidP="005E4B23">
      <w:pPr>
        <w:pStyle w:val="Code"/>
        <w:rPr>
          <w:highlight w:val="white"/>
        </w:rPr>
      </w:pPr>
      <w:r w:rsidRPr="005E4B23">
        <w:rPr>
          <w:highlight w:val="white"/>
        </w:rPr>
        <w:t xml:space="preserve">      }</w:t>
      </w:r>
    </w:p>
    <w:p w14:paraId="0E71CF97" w14:textId="77777777" w:rsidR="005E4B23" w:rsidRPr="005E4B23" w:rsidRDefault="005E4B23" w:rsidP="005E4B23">
      <w:pPr>
        <w:pStyle w:val="Code"/>
        <w:rPr>
          <w:highlight w:val="white"/>
        </w:rPr>
      </w:pPr>
    </w:p>
    <w:p w14:paraId="3F359F4F" w14:textId="77777777" w:rsidR="005E4B23" w:rsidRPr="005E4B23" w:rsidRDefault="005E4B23" w:rsidP="005E4B23">
      <w:pPr>
        <w:pStyle w:val="Code"/>
        <w:rPr>
          <w:highlight w:val="white"/>
        </w:rPr>
      </w:pPr>
      <w:r w:rsidRPr="005E4B23">
        <w:rPr>
          <w:highlight w:val="white"/>
        </w:rPr>
        <w:t xml:space="preserve">      if (targetType.IsFloating()) {</w:t>
      </w:r>
    </w:p>
    <w:p w14:paraId="072D702C" w14:textId="77777777" w:rsidR="005E4B23" w:rsidRPr="005E4B23" w:rsidRDefault="005E4B23" w:rsidP="005E4B23">
      <w:pPr>
        <w:pStyle w:val="Code"/>
        <w:rPr>
          <w:highlight w:val="white"/>
        </w:rPr>
      </w:pPr>
      <w:r w:rsidRPr="005E4B23">
        <w:rPr>
          <w:highlight w:val="white"/>
        </w:rPr>
        <w:t xml:space="preserve">        longList.Add(new MiddleCode(MiddleOperator.PushFloat, targetSymbol));</w:t>
      </w:r>
    </w:p>
    <w:p w14:paraId="7534EC9F" w14:textId="77777777" w:rsidR="005E4B23" w:rsidRPr="005E4B23" w:rsidRDefault="005E4B23" w:rsidP="005E4B23">
      <w:pPr>
        <w:pStyle w:val="Code"/>
        <w:rPr>
          <w:highlight w:val="white"/>
        </w:rPr>
      </w:pPr>
      <w:r w:rsidRPr="005E4B23">
        <w:rPr>
          <w:highlight w:val="white"/>
        </w:rPr>
        <w:t xml:space="preserve">      }</w:t>
      </w:r>
    </w:p>
    <w:p w14:paraId="0A668926" w14:textId="77777777" w:rsidR="005E4B23" w:rsidRPr="005E4B23" w:rsidRDefault="005E4B23" w:rsidP="005E4B23">
      <w:pPr>
        <w:pStyle w:val="Code"/>
        <w:rPr>
          <w:highlight w:val="white"/>
        </w:rPr>
      </w:pPr>
    </w:p>
    <w:p w14:paraId="1AA8342C" w14:textId="77777777" w:rsidR="005E4B23" w:rsidRPr="005E4B23" w:rsidRDefault="005E4B23" w:rsidP="005E4B23">
      <w:pPr>
        <w:pStyle w:val="Code"/>
        <w:rPr>
          <w:highlight w:val="white"/>
        </w:rPr>
      </w:pPr>
      <w:r w:rsidRPr="005E4B23">
        <w:rPr>
          <w:highlight w:val="white"/>
        </w:rPr>
        <w:t xml:space="preserve">      return (new Expression(targetSymbol, null, longList));</w:t>
      </w:r>
    </w:p>
    <w:p w14:paraId="41E64CC2" w14:textId="77777777" w:rsidR="005E4B23" w:rsidRPr="005E4B23" w:rsidRDefault="005E4B23" w:rsidP="005E4B23">
      <w:pPr>
        <w:pStyle w:val="Code"/>
        <w:rPr>
          <w:highlight w:val="white"/>
        </w:rPr>
      </w:pPr>
      <w:r w:rsidRPr="005E4B23">
        <w:rPr>
          <w:highlight w:val="white"/>
        </w:rPr>
        <w:t xml:space="preserve">    }</w:t>
      </w:r>
    </w:p>
    <w:p w14:paraId="07D93073" w14:textId="1D64E3BC" w:rsidR="00373232" w:rsidRDefault="00871323" w:rsidP="005E4B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r w:rsidR="00373232" w:rsidRPr="00CD295E">
        <w:rPr>
          <w:highlight w:val="white"/>
        </w:rPr>
        <w:t xml:space="preserve">        </w:t>
      </w:r>
    </w:p>
    <w:p w14:paraId="32E58CEA" w14:textId="267129C9" w:rsidR="0059455C" w:rsidRPr="00CD295E" w:rsidRDefault="00962378" w:rsidP="0059455C">
      <w:pPr>
        <w:rPr>
          <w:highlight w:val="white"/>
        </w:rPr>
      </w:pPr>
      <w:r>
        <w:rPr>
          <w:highlight w:val="white"/>
        </w:rPr>
        <w:lastRenderedPageBreak/>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58F9A088" w14:textId="66F7DD30" w:rsidR="004B215F" w:rsidRDefault="00CD295E" w:rsidP="004B215F">
      <w:pPr>
        <w:pStyle w:val="Code"/>
        <w:rPr>
          <w:highlight w:val="white"/>
        </w:rPr>
      </w:pPr>
      <w:r w:rsidRPr="004B215F">
        <w:rPr>
          <w:highlight w:val="white"/>
        </w:rPr>
        <w:t xml:space="preserve">        if (</w:t>
      </w:r>
      <w:r w:rsidR="001A5A90" w:rsidRPr="004B215F">
        <w:rPr>
          <w:highlight w:val="white"/>
        </w:rPr>
        <w:t>source</w:t>
      </w:r>
      <w:r w:rsidRPr="004B215F">
        <w:rPr>
          <w:highlight w:val="white"/>
        </w:rPr>
        <w:t>Type.</w:t>
      </w:r>
      <w:r w:rsidR="004B215F" w:rsidRPr="004B215F">
        <w:rPr>
          <w:highlight w:val="white"/>
        </w:rPr>
        <w:t xml:space="preserve">IsIntegralPointerArrayStringOrFunction </w:t>
      </w:r>
      <w:r w:rsidRPr="004B215F">
        <w:rPr>
          <w:highlight w:val="white"/>
        </w:rPr>
        <w:t>() &amp;&amp;</w:t>
      </w:r>
    </w:p>
    <w:p w14:paraId="471991C4" w14:textId="3268FA6C" w:rsidR="00CD295E" w:rsidRPr="004B215F" w:rsidRDefault="004B215F" w:rsidP="004B215F">
      <w:pPr>
        <w:pStyle w:val="Code"/>
        <w:rPr>
          <w:highlight w:val="white"/>
        </w:rPr>
      </w:pPr>
      <w:r>
        <w:rPr>
          <w:highlight w:val="white"/>
        </w:rPr>
        <w:t xml:space="preserve">            </w:t>
      </w:r>
      <w:r w:rsidR="001A5A90" w:rsidRPr="004B215F">
        <w:rPr>
          <w:highlight w:val="white"/>
        </w:rPr>
        <w:t>target</w:t>
      </w:r>
      <w:r w:rsidR="00CD295E" w:rsidRPr="004B215F">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7FFF28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w:t>
      </w:r>
      <w:r w:rsidR="002C4F32">
        <w:rPr>
          <w:highlight w:val="white"/>
        </w:rPr>
        <w:t>IsIntegralPointerOrArray</w:t>
      </w:r>
      <w:r w:rsidR="00CD295E" w:rsidRPr="00CD295E">
        <w:rPr>
          <w:highlight w:val="white"/>
        </w:rPr>
        <w:t>())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w:t>
      </w:r>
      <w:proofErr w:type="spellStart"/>
      <w:r>
        <w:rPr>
          <w:highlight w:val="white"/>
        </w:rPr>
        <w:t>ero</w:t>
      </w:r>
      <w:proofErr w:type="spellEnd"/>
      <w:r>
        <w:rPr>
          <w:highlight w:val="white"/>
        </w:rPr>
        <w:t xml:space="preserve">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lastRenderedPageBreak/>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4068FF9F" w:rsidR="00CD295E" w:rsidRPr="00CD295E" w:rsidRDefault="00885B1B" w:rsidP="00B453B1">
      <w:pPr>
        <w:rPr>
          <w:highlight w:val="white"/>
        </w:rPr>
      </w:pPr>
      <w:r>
        <w:rPr>
          <w:highlight w:val="white"/>
        </w:rPr>
        <w:t xml:space="preserve">For the Linux target </w:t>
      </w:r>
      <w:r w:rsidR="0006462C">
        <w:rPr>
          <w:highlight w:val="white"/>
        </w:rPr>
        <w:t xml:space="preserve">machine, we generate a list of text holding the final assembly code. For Windows target code generation, se Chapter </w:t>
      </w:r>
      <w:r w:rsidR="00076546">
        <w:fldChar w:fldCharType="begin"/>
      </w:r>
      <w:r w:rsidR="00076546">
        <w:instrText xml:space="preserve"> REF _Ref54009755 \r \h </w:instrText>
      </w:r>
      <w:r w:rsidR="00076546">
        <w:fldChar w:fldCharType="separate"/>
      </w:r>
      <w:r w:rsidR="00207336">
        <w:t>14</w:t>
      </w:r>
      <w:r w:rsidR="00076546">
        <w:fldChar w:fldCharType="end"/>
      </w:r>
      <w:r w:rsidR="0006462C">
        <w:rPr>
          <w:highlight w:val="white"/>
        </w:rPr>
        <w:t>.</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215BD823" w14:textId="77777777" w:rsidR="00FB12D6" w:rsidRPr="00FB12D6" w:rsidRDefault="00FB12D6" w:rsidP="00FB12D6">
      <w:pPr>
        <w:pStyle w:val="Code"/>
        <w:rPr>
          <w:highlight w:val="white"/>
        </w:rPr>
      </w:pPr>
      <w:r w:rsidRPr="00FB12D6">
        <w:rPr>
          <w:highlight w:val="white"/>
        </w:rPr>
        <w:t xml:space="preserve">        textList.Add("section .data");</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50DE84B9" w14:textId="77777777" w:rsidR="00FF1D35"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w:t>
      </w:r>
    </w:p>
    <w:p w14:paraId="2BCEE39C" w14:textId="3C517FD2" w:rsidR="00D84B3D" w:rsidRPr="00D84B3D" w:rsidRDefault="00FF1D35" w:rsidP="00D84B3D">
      <w:pPr>
        <w:pStyle w:val="Code"/>
        <w:rPr>
          <w:highlight w:val="white"/>
        </w:rPr>
      </w:pPr>
      <w:r>
        <w:rPr>
          <w:highlight w:val="white"/>
        </w:rPr>
        <w:t xml:space="preserve">                                           </w:t>
      </w:r>
      <w:r w:rsidR="00D84B3D" w:rsidRPr="00D84B3D">
        <w:rPr>
          <w:highlight w:val="white"/>
        </w:rPr>
        <w:t xml:space="preserve"> externSet);</w:t>
      </w:r>
    </w:p>
    <w:p w14:paraId="446491B6" w14:textId="08E93FE8" w:rsidR="00CD295E" w:rsidRPr="00CD295E" w:rsidRDefault="00CD295E" w:rsidP="00CD295E">
      <w:pPr>
        <w:pStyle w:val="Code"/>
        <w:rPr>
          <w:highlight w:val="white"/>
        </w:rPr>
      </w:pPr>
      <w:r w:rsidRPr="00CD295E">
        <w:rPr>
          <w:highlight w:val="white"/>
        </w:rPr>
        <w:t xml:space="preserve">        return (new StaticSymbolLinux(uniqueName,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52094498" w:rsidR="0045597A" w:rsidRDefault="0045597A" w:rsidP="0045597A">
      <w:pPr>
        <w:pStyle w:val="Code"/>
        <w:rPr>
          <w:highlight w:val="white"/>
        </w:rPr>
      </w:pPr>
      <w:r w:rsidRPr="00CD295E">
        <w:rPr>
          <w:highlight w:val="white"/>
        </w:rPr>
        <w:t xml:space="preserve">      if (Start.Windows) {</w:t>
      </w:r>
    </w:p>
    <w:p w14:paraId="48996B50" w14:textId="1E70A6F0" w:rsidR="004C0EBE" w:rsidRPr="00CD295E" w:rsidRDefault="004C0EBE" w:rsidP="0045597A">
      <w:pPr>
        <w:pStyle w:val="Code"/>
        <w:rPr>
          <w:highlight w:val="white"/>
        </w:rPr>
      </w:pPr>
      <w:r>
        <w:rPr>
          <w:highlight w:val="white"/>
        </w:rPr>
        <w:t xml:space="preserve">        // ...</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bookmarkStart w:id="392" w:name="_Toc54119921"/>
      <w:r>
        <w:lastRenderedPageBreak/>
        <w:t xml:space="preserve">Static </w:t>
      </w:r>
      <w:r w:rsidR="00917F74">
        <w:t xml:space="preserve">Address </w:t>
      </w:r>
      <w:r>
        <w:t>Expression</w:t>
      </w:r>
      <w:bookmarkEnd w:id="392"/>
    </w:p>
    <w:p w14:paraId="1984430F" w14:textId="76727DDF" w:rsidR="007F289B" w:rsidRDefault="00CD6BA8" w:rsidP="00917F74">
      <w:r>
        <w:t>If an expression is not constant, the next step is to deci</w:t>
      </w:r>
      <w:r w:rsidR="00917F74">
        <w:t>de whether it is static.</w:t>
      </w:r>
      <w:r w:rsidR="001C41EE">
        <w:t xml:space="preserve"> </w:t>
      </w:r>
      <w:r w:rsidR="007F289B">
        <w:t xml:space="preserve">The </w:t>
      </w:r>
      <w:r w:rsidR="007F289B" w:rsidRPr="007F289B">
        <w:rPr>
          <w:rStyle w:val="KeyWord0"/>
        </w:rPr>
        <w:t>StaticValue</w:t>
      </w:r>
      <w:r w:rsidR="007F289B">
        <w:t xml:space="preserve"> and </w:t>
      </w:r>
      <w:r w:rsidR="007F289B" w:rsidRPr="007F289B">
        <w:rPr>
          <w:rStyle w:val="KeyWord0"/>
        </w:rPr>
        <w:t>StaticAddress</w:t>
      </w:r>
      <w:r w:rsidR="007F289B">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w:t>
      </w:r>
      <w:r w:rsidR="00F24AA0">
        <w:t xml:space="preserve"> during the parsing</w:t>
      </w:r>
      <w:r w:rsidR="00CD3466">
        <w:t xml:space="preserv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proofErr w:type="spellStart"/>
      <w:r>
        <w:t>StaticValue.cs</w:t>
      </w:r>
      <w:proofErr w:type="spellEnd"/>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5751620D"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64D96AAC"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D4D4B02"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proofErr w:type="spellStart"/>
      <w:r>
        <w:rPr>
          <w:lang w:val="sv-SE"/>
        </w:rPr>
        <w:t>StaticAddress.cs</w:t>
      </w:r>
      <w:proofErr w:type="spellEnd"/>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4F7E79A8"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2CD51393"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50D74296"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14932D37"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E52011">
        <w:t xml:space="preserve"> if there is one, or null </w:t>
      </w:r>
      <w:r w:rsidR="00804000">
        <w:t>if there is not</w:t>
      </w:r>
      <w:r w:rsidR="00E52011">
        <w:t>.</w:t>
      </w:r>
    </w:p>
    <w:p w14:paraId="6B353FE8" w14:textId="292D7FFF" w:rsidR="00614078" w:rsidRDefault="00614078" w:rsidP="00614078">
      <w:pPr>
        <w:pStyle w:val="CodeHeader"/>
      </w:pPr>
      <w:proofErr w:type="spellStart"/>
      <w:r>
        <w:t>StaticExpression.cs</w:t>
      </w:r>
      <w:proofErr w:type="spellEnd"/>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t>namespace CCompiler {</w:t>
      </w:r>
    </w:p>
    <w:p w14:paraId="40F81CFF" w14:textId="77777777" w:rsidR="00C8332E" w:rsidRPr="00C8332E" w:rsidRDefault="00C8332E" w:rsidP="00C8332E">
      <w:pPr>
        <w:pStyle w:val="Code"/>
        <w:rPr>
          <w:highlight w:val="white"/>
        </w:rPr>
      </w:pPr>
      <w:r w:rsidRPr="00C8332E">
        <w:rPr>
          <w:highlight w:val="white"/>
        </w:rPr>
        <w:lastRenderedPageBreak/>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80B4898"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w:t>
      </w:r>
      <w:proofErr w:type="gramStart"/>
      <w:r w:rsidR="00C706C2">
        <w:rPr>
          <w:highlight w:val="white"/>
        </w:rPr>
        <w:t>a</w:t>
      </w:r>
      <w:proofErr w:type="gramEnd"/>
      <w:r w:rsidR="00C706C2">
        <w:rPr>
          <w:highlight w:val="white"/>
        </w:rPr>
        <w:t xml:space="preserve">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BE1369">
        <w:rPr>
          <w:highlight w:val="white"/>
        </w:rPr>
        <w:t xml:space="preserve">, where </w:t>
      </w:r>
      <w:r w:rsidR="00BE1369" w:rsidRPr="00BE1369">
        <w:rPr>
          <w:rStyle w:val="KeyWord0"/>
          <w:highlight w:val="white"/>
        </w:rPr>
        <w:t>a</w:t>
      </w:r>
      <w:r w:rsidR="00BE1369">
        <w:rPr>
          <w:highlight w:val="white"/>
        </w:rPr>
        <w:t xml:space="preserve"> is an array and </w:t>
      </w:r>
      <w:r w:rsidR="00BE1369" w:rsidRPr="00BE1369">
        <w:rPr>
          <w:rStyle w:val="KeyWord0"/>
          <w:highlight w:val="white"/>
        </w:rPr>
        <w:t>i</w:t>
      </w:r>
      <w:r w:rsidR="00BE1369">
        <w:rPr>
          <w:highlight w:val="white"/>
        </w:rPr>
        <w:t xml:space="preserve"> an integer.</w:t>
      </w:r>
    </w:p>
    <w:p w14:paraId="7C294C3C" w14:textId="66E36CAB" w:rsidR="00EF5925" w:rsidRDefault="00EF5925" w:rsidP="00EF5925">
      <w:pPr>
        <w:rPr>
          <w:highlight w:val="white"/>
        </w:rPr>
      </w:pPr>
      <w:r>
        <w:rPr>
          <w:highlight w:val="white"/>
        </w:rPr>
        <w:t xml:space="preserve">In case of left array or static address and an integral right value, we </w:t>
      </w:r>
      <w:r w:rsidRPr="00EF5925">
        <w:rPr>
          <w:rStyle w:val="KeyWord0"/>
          <w:highlight w:val="white"/>
        </w:rPr>
        <w:t>GenerateAddition</w:t>
      </w:r>
      <w:r>
        <w:rPr>
          <w:highlight w:val="white"/>
        </w:rPr>
        <w:t xml:space="preserve"> to generate the resulting static address.</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2EE640C0" w:rsidR="00C8332E" w:rsidRDefault="00C8332E" w:rsidP="00C8332E">
      <w:pPr>
        <w:pStyle w:val="Code"/>
        <w:rPr>
          <w:highlight w:val="white"/>
        </w:rPr>
      </w:pPr>
      <w:r w:rsidRPr="00C8332E">
        <w:rPr>
          <w:highlight w:val="white"/>
        </w:rPr>
        <w:t xml:space="preserve">          }</w:t>
      </w:r>
    </w:p>
    <w:p w14:paraId="524ED3F9" w14:textId="60DB10CB" w:rsidR="00EF5925" w:rsidRPr="00C8332E" w:rsidRDefault="00EF5925" w:rsidP="00EF5925">
      <w:pPr>
        <w:rPr>
          <w:highlight w:val="white"/>
        </w:rPr>
      </w:pPr>
      <w:r>
        <w:rPr>
          <w:highlight w:val="white"/>
        </w:rPr>
        <w:t xml:space="preserve">In case of an integral left value and a right array or static address, we just swap the operands in the </w:t>
      </w:r>
      <w:r w:rsidRPr="00EF5925">
        <w:rPr>
          <w:rStyle w:val="KeyWord0"/>
          <w:highlight w:val="white"/>
        </w:rPr>
        <w:t>GenerateAddition</w:t>
      </w:r>
      <w:r>
        <w:rPr>
          <w:highlight w:val="white"/>
        </w:rPr>
        <w:t xml:space="preserve"> call.</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036726D2"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r w:rsidR="005B634F">
        <w:rPr>
          <w:highlight w:val="white"/>
        </w:rPr>
        <w:t xml:space="preserve"> We call </w:t>
      </w:r>
      <w:r w:rsidR="002B397C" w:rsidRPr="002B397C">
        <w:rPr>
          <w:rStyle w:val="KeyWord0"/>
          <w:highlight w:val="white"/>
        </w:rPr>
        <w:t>GenerateIndex</w:t>
      </w:r>
      <w:r w:rsidR="002B397C">
        <w:rPr>
          <w:highlight w:val="white"/>
        </w:rPr>
        <w:t xml:space="preserve"> to generate the static address.</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lastRenderedPageBreak/>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1FB058F0" w:rsidR="002D7262" w:rsidRDefault="002D7262" w:rsidP="002D7262">
      <w:pPr>
        <w:pStyle w:val="Code"/>
        <w:rPr>
          <w:highlight w:val="white"/>
        </w:rPr>
      </w:pPr>
      <w:r w:rsidRPr="002D7262">
        <w:rPr>
          <w:highlight w:val="white"/>
        </w:rPr>
        <w:t xml:space="preserve">          }</w:t>
      </w:r>
    </w:p>
    <w:p w14:paraId="4B50C342" w14:textId="0FE4811E" w:rsidR="00267DCC" w:rsidRPr="002D7262" w:rsidRDefault="00267DCC" w:rsidP="00267DCC">
      <w:pPr>
        <w:rPr>
          <w:highlight w:val="white"/>
        </w:rPr>
      </w:pPr>
      <w:r>
        <w:rPr>
          <w:highlight w:val="white"/>
        </w:rPr>
        <w:t xml:space="preserve">In C, where </w:t>
      </w:r>
      <w:proofErr w:type="gramStart"/>
      <w:r>
        <w:rPr>
          <w:highlight w:val="white"/>
        </w:rPr>
        <w:t>are allowed to</w:t>
      </w:r>
      <w:proofErr w:type="gramEnd"/>
      <w:r>
        <w:rPr>
          <w:highlight w:val="white"/>
        </w:rPr>
        <w:t xml:space="preserve"> write an array index as </w:t>
      </w:r>
      <w:r w:rsidRPr="00267DCC">
        <w:rPr>
          <w:rStyle w:val="KeyWord0"/>
          <w:highlight w:val="white"/>
        </w:rPr>
        <w:t>i[a]</w:t>
      </w:r>
      <w:r>
        <w:rPr>
          <w:highlight w:val="white"/>
        </w:rPr>
        <w:t xml:space="preserve">, where </w:t>
      </w:r>
      <w:r w:rsidRPr="00267DCC">
        <w:rPr>
          <w:rStyle w:val="KeyWord0"/>
          <w:highlight w:val="white"/>
        </w:rPr>
        <w:t>i</w:t>
      </w:r>
      <w:r>
        <w:rPr>
          <w:highlight w:val="white"/>
        </w:rPr>
        <w:t xml:space="preserve"> is an integer and </w:t>
      </w:r>
      <w:r w:rsidRPr="00267DCC">
        <w:rPr>
          <w:rStyle w:val="KeyWord0"/>
          <w:highlight w:val="white"/>
        </w:rPr>
        <w:t>a</w:t>
      </w:r>
      <w:r>
        <w:rPr>
          <w:highlight w:val="white"/>
        </w:rPr>
        <w:t xml:space="preserve"> is an array. In that case, we just </w:t>
      </w:r>
      <w:proofErr w:type="spellStart"/>
      <w:r>
        <w:rPr>
          <w:highlight w:val="white"/>
        </w:rPr>
        <w:t>swp</w:t>
      </w:r>
      <w:proofErr w:type="spellEnd"/>
      <w:r>
        <w:rPr>
          <w:highlight w:val="white"/>
        </w:rPr>
        <w:t xml:space="preserve"> the parameters in </w:t>
      </w:r>
      <w:r w:rsidRPr="00267DCC">
        <w:rPr>
          <w:rStyle w:val="KeyWord0"/>
          <w:highlight w:val="white"/>
        </w:rPr>
        <w:t>GenerateIndex</w:t>
      </w:r>
      <w:r>
        <w:rPr>
          <w:highlight w:val="white"/>
        </w:rPr>
        <w:t>.</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B1889C0" w14:textId="37630B8E" w:rsidR="00D14E64" w:rsidRPr="00C8332E" w:rsidRDefault="00D14E64" w:rsidP="00D14E64">
      <w:pPr>
        <w:rPr>
          <w:highlight w:val="white"/>
        </w:rPr>
      </w:pPr>
      <w:r>
        <w:rPr>
          <w:highlight w:val="white"/>
        </w:rPr>
        <w:t xml:space="preserve">In the </w:t>
      </w:r>
      <w:r w:rsidR="00BA56BE">
        <w:rPr>
          <w:highlight w:val="white"/>
        </w:rPr>
        <w:t>dot</w:t>
      </w:r>
      <w:r>
        <w:rPr>
          <w:highlight w:val="white"/>
        </w:rPr>
        <w:t xml:space="preserve"> case, the operands must be an extern or static struct or union, or a static address.</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4E6171B5" w:rsidR="00C8332E" w:rsidRPr="00C8332E" w:rsidRDefault="00C8332E" w:rsidP="00C8332E">
      <w:pPr>
        <w:pStyle w:val="Code"/>
        <w:rPr>
          <w:highlight w:val="white"/>
        </w:rPr>
      </w:pPr>
      <w:r w:rsidRPr="00C8332E">
        <w:rPr>
          <w:highlight w:val="white"/>
        </w:rPr>
        <w:t xml:space="preserve">          if (leftExpression.Symbol.IsExternOrStatic()) {</w:t>
      </w:r>
      <w:r w:rsidR="002B397C">
        <w:rPr>
          <w:highlight w:val="white"/>
        </w:rPr>
        <w:t xml:space="preserve"> // XXX</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1D8EE807" w:rsidR="00C8332E" w:rsidRPr="00F0216C" w:rsidRDefault="00BA56BE" w:rsidP="00BA56BE">
      <w:pPr>
        <w:rPr>
          <w:highlight w:val="white"/>
        </w:rPr>
      </w:pPr>
      <w:r>
        <w:rPr>
          <w:highlight w:val="white"/>
        </w:rPr>
        <w:t xml:space="preserve">The </w:t>
      </w:r>
      <w:r w:rsidRPr="00BA56BE">
        <w:rPr>
          <w:rStyle w:val="KeyWord0"/>
          <w:highlight w:val="white"/>
        </w:rPr>
        <w:t>GenerateAddition</w:t>
      </w:r>
      <w:r>
        <w:rPr>
          <w:highlight w:val="white"/>
        </w:rPr>
        <w:t xml:space="preserve"> method </w:t>
      </w:r>
      <w:r w:rsidR="00E37AFC">
        <w:rPr>
          <w:highlight w:val="white"/>
        </w:rPr>
        <w:t xml:space="preserve">generates </w:t>
      </w:r>
      <w:r w:rsidR="000B4C7E">
        <w:rPr>
          <w:highlight w:val="white"/>
        </w:rPr>
        <w:t>a static address for an addition expression.</w:t>
      </w: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308552CA" w:rsidR="00F0216C" w:rsidRPr="00F0216C" w:rsidRDefault="000B4C7E" w:rsidP="000B4C7E">
      <w:pPr>
        <w:rPr>
          <w:highlight w:val="white"/>
        </w:rPr>
      </w:pPr>
      <w:r>
        <w:rPr>
          <w:highlight w:val="white"/>
        </w:rPr>
        <w:t xml:space="preserve">The </w:t>
      </w:r>
      <w:r w:rsidRPr="00BA56BE">
        <w:rPr>
          <w:rStyle w:val="KeyWord0"/>
          <w:highlight w:val="white"/>
        </w:rPr>
        <w:t>Generate</w:t>
      </w:r>
      <w:r w:rsidR="00B95ABB">
        <w:rPr>
          <w:rStyle w:val="KeyWord0"/>
          <w:highlight w:val="white"/>
        </w:rPr>
        <w:t>Index</w:t>
      </w:r>
      <w:r>
        <w:rPr>
          <w:highlight w:val="white"/>
        </w:rPr>
        <w:t xml:space="preserve"> method generates the static address for an index expression.</w:t>
      </w: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lastRenderedPageBreak/>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bookmarkStart w:id="393" w:name="_Toc54119922"/>
      <w:r>
        <w:lastRenderedPageBreak/>
        <w:t>Initialization</w:t>
      </w:r>
      <w:bookmarkEnd w:id="393"/>
    </w:p>
    <w:p w14:paraId="099B3542" w14:textId="0AD5F12B"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match</w:t>
      </w:r>
      <w:r w:rsidR="00F817CD">
        <w:t>ing</w:t>
      </w:r>
      <w:r w:rsidR="00C85899">
        <w:t xml:space="preserve"> a type against an </w:t>
      </w:r>
      <w:r w:rsidR="002F35C1">
        <w:t>initializer</w:t>
      </w:r>
      <w:r w:rsidR="00FD53DC">
        <w:t>. The</w:t>
      </w:r>
      <w:r w:rsidR="00134566">
        <w:t xml:space="preserve"> initializer </w:t>
      </w:r>
      <w:r w:rsidR="00C85899">
        <w:t xml:space="preserve">may be </w:t>
      </w:r>
      <w:r w:rsidR="00E95889">
        <w:t xml:space="preserve">an expression or a </w:t>
      </w:r>
      <w:r w:rsidR="00F817CD">
        <w:t xml:space="preserve">recursive </w:t>
      </w:r>
      <w:r w:rsidR="00E95889">
        <w:t>list of expressions</w:t>
      </w:r>
      <w:r w:rsidR="00F817CD">
        <w:t>; that is, the list may hold sub lists.</w:t>
      </w:r>
    </w:p>
    <w:p w14:paraId="5187DC74" w14:textId="40410CD4" w:rsidR="002C3770" w:rsidRPr="00E03072" w:rsidRDefault="00E03072" w:rsidP="00E03072">
      <w:pPr>
        <w:pStyle w:val="CodeHeader"/>
      </w:pPr>
      <w:proofErr w:type="spellStart"/>
      <w:r>
        <w:rPr>
          <w:highlight w:val="white"/>
          <w:lang w:val="sv-SE"/>
        </w:rPr>
        <w:t>GenerateAuto</w:t>
      </w:r>
      <w:r w:rsidR="002F35C1">
        <w:rPr>
          <w:highlight w:val="white"/>
          <w:lang w:val="sv-SE"/>
        </w:rPr>
        <w:t>Initializer</w:t>
      </w:r>
      <w:r>
        <w:rPr>
          <w:lang w:val="sv-SE"/>
        </w:rPr>
        <w:t>.cs</w:t>
      </w:r>
      <w:proofErr w:type="spellEnd"/>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lastRenderedPageBreak/>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xml:space="preserve">, so that potential sub list </w:t>
      </w:r>
      <w:proofErr w:type="gramStart"/>
      <w:r w:rsidR="00820184">
        <w:rPr>
          <w:highlight w:val="white"/>
        </w:rPr>
        <w:t>are</w:t>
      </w:r>
      <w:proofErr w:type="gramEnd"/>
      <w:r w:rsidR="00820184">
        <w:rPr>
          <w:highlight w:val="white"/>
        </w:rPr>
        <w:t xml:space="preserv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7A3FA5A0"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lastRenderedPageBreak/>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AC2C76D" w:rsidR="007B6ED0" w:rsidRPr="007B6ED0" w:rsidRDefault="007B6ED0" w:rsidP="007B6ED0">
      <w:pPr>
        <w:pStyle w:val="Code"/>
        <w:rPr>
          <w:highlight w:val="white"/>
        </w:rPr>
      </w:pPr>
      <w:r w:rsidRPr="007B6ED0">
        <w:rPr>
          <w:highlight w:val="white"/>
        </w:rPr>
        <w:t xml:space="preserve">                Symbol subSymbol = new Symbol(memberSymbol.Type);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w:t>
      </w:r>
      <w:proofErr w:type="gramStart"/>
      <w:r>
        <w:rPr>
          <w:highlight w:val="white"/>
        </w:rPr>
        <w:t>same</w:t>
      </w:r>
      <w:r w:rsidR="00917F92">
        <w:rPr>
          <w:highlight w:val="white"/>
        </w:rPr>
        <w:t xml:space="preserve"> </w:t>
      </w:r>
      <w:r>
        <w:rPr>
          <w:highlight w:val="white"/>
        </w:rPr>
        <w:t>task</w:t>
      </w:r>
      <w:proofErr w:type="gramEnd"/>
      <w:r>
        <w:rPr>
          <w:highlight w:val="white"/>
        </w:rPr>
        <w:t xml:space="preserve">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proofErr w:type="spellStart"/>
      <w:r>
        <w:rPr>
          <w:highlight w:val="white"/>
          <w:lang w:val="sv-SE"/>
        </w:rPr>
        <w:t>GenerateStatic</w:t>
      </w:r>
      <w:r w:rsidR="002F35C1">
        <w:rPr>
          <w:highlight w:val="white"/>
          <w:lang w:val="sv-SE"/>
        </w:rPr>
        <w:t>Initializer</w:t>
      </w:r>
      <w:r>
        <w:rPr>
          <w:lang w:val="sv-SE"/>
        </w:rPr>
        <w:t>.cs</w:t>
      </w:r>
      <w:proofErr w:type="spellEnd"/>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w:t>
      </w:r>
      <w:r w:rsidR="001C2A70">
        <w:rPr>
          <w:highlight w:val="white"/>
        </w:rPr>
        <w:lastRenderedPageBreak/>
        <w:t>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lastRenderedPageBreak/>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5939E49A" w:rsidR="00517768" w:rsidRPr="00673567" w:rsidRDefault="008F4B53" w:rsidP="008F4B53">
      <w:pPr>
        <w:rPr>
          <w:highlight w:val="white"/>
        </w:rPr>
      </w:pPr>
      <w:r>
        <w:rPr>
          <w:highlight w:val="white"/>
        </w:rPr>
        <w:t>In case of an arr</w:t>
      </w:r>
      <w:r w:rsidR="006F330B">
        <w:rPr>
          <w:highlight w:val="white"/>
        </w:rPr>
        <w:t>a</w:t>
      </w:r>
      <w:r>
        <w:rPr>
          <w:highlight w:val="white"/>
        </w:rPr>
        <w:t xml:space="preserve">y, we set the array size to the list size if undefined. If the array is defined, we check </w:t>
      </w:r>
      <w:proofErr w:type="spellStart"/>
      <w:r>
        <w:rPr>
          <w:highlight w:val="white"/>
        </w:rPr>
        <w:t>thet</w:t>
      </w:r>
      <w:proofErr w:type="spellEnd"/>
      <w:r>
        <w:rPr>
          <w:highlight w:val="white"/>
        </w:rPr>
        <w:t xml:space="preserve">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4ECB56EA" w:rsidR="00517768" w:rsidRPr="00673567" w:rsidRDefault="0040348D" w:rsidP="00A72459">
      <w:pPr>
        <w:rPr>
          <w:highlight w:val="white"/>
        </w:rPr>
      </w:pPr>
      <w:r>
        <w:rPr>
          <w:highlight w:val="white"/>
        </w:rPr>
        <w:t xml:space="preserve">Like the auto case, we iterate </w:t>
      </w:r>
      <w:r w:rsidR="00A72459">
        <w:rPr>
          <w:highlight w:val="white"/>
        </w:rPr>
        <w:t>through the ini</w:t>
      </w:r>
      <w:r w:rsidR="006F330B">
        <w:rPr>
          <w:highlight w:val="white"/>
        </w:rPr>
        <w:t>tia</w:t>
      </w:r>
      <w:r w:rsidR="00A72459">
        <w:rPr>
          <w:highlight w:val="white"/>
        </w:rPr>
        <w:t xml:space="preserve">lization list and call </w:t>
      </w:r>
      <w:r w:rsidR="00A72459" w:rsidRPr="00A72459">
        <w:rPr>
          <w:rStyle w:val="KeyWord0"/>
          <w:highlight w:val="white"/>
        </w:rPr>
        <w:t>GenerateStatic</w:t>
      </w:r>
      <w:r w:rsidR="00A72459">
        <w:rPr>
          <w:highlight w:val="white"/>
        </w:rPr>
        <w:t xml:space="preserve"> </w:t>
      </w:r>
      <w:r w:rsidR="006F330B">
        <w:rPr>
          <w:highlight w:val="white"/>
        </w:rPr>
        <w:t>recursively</w:t>
      </w:r>
      <w:r w:rsidR="00A72459">
        <w:rPr>
          <w:highlight w:val="white"/>
        </w:rPr>
        <w:t xml:space="preserve">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w:t>
      </w:r>
      <w:proofErr w:type="gramStart"/>
      <w:r w:rsidR="00BA6140">
        <w:rPr>
          <w:highlight w:val="white"/>
        </w:rPr>
        <w:t>in order to</w:t>
      </w:r>
      <w:proofErr w:type="gramEnd"/>
      <w:r w:rsidR="00BA6140">
        <w:rPr>
          <w:highlight w:val="white"/>
        </w:rPr>
        <w:t xml:space="preserve">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lastRenderedPageBreak/>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645073A6" w:rsidR="00905979" w:rsidRPr="001C38A9" w:rsidRDefault="00BC2B71" w:rsidP="00BC2B71">
      <w:r w:rsidRPr="006F330B">
        <w:rPr>
          <w:highlight w:val="white"/>
        </w:rPr>
        <w:t xml:space="preserve">The </w:t>
      </w:r>
      <w:r w:rsidRPr="006F330B">
        <w:rPr>
          <w:rStyle w:val="KeyWord0"/>
          <w:highlight w:val="white"/>
        </w:rPr>
        <w:t>ModifyInitializer</w:t>
      </w:r>
      <w:r w:rsidRPr="006F330B">
        <w:t xml:space="preserve"> class </w:t>
      </w:r>
      <w:r w:rsidR="00905979" w:rsidRPr="006F330B">
        <w:t xml:space="preserve">changes an </w:t>
      </w:r>
      <w:r w:rsidR="006F330B" w:rsidRPr="006F330B">
        <w:t>initialization</w:t>
      </w:r>
      <w:r w:rsidR="00905979" w:rsidRPr="006F330B">
        <w:t xml:space="preserve"> list into the form of the defined type. For instance</w:t>
      </w:r>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proofErr w:type="spellStart"/>
      <w:r>
        <w:rPr>
          <w:highlight w:val="white"/>
          <w:lang w:val="sv-SE"/>
        </w:rPr>
        <w:t>Modify</w:t>
      </w:r>
      <w:r w:rsidR="002F35C1">
        <w:rPr>
          <w:highlight w:val="white"/>
          <w:lang w:val="sv-SE"/>
        </w:rPr>
        <w:t>Initializer</w:t>
      </w:r>
      <w:r>
        <w:rPr>
          <w:lang w:val="sv-SE"/>
        </w:rPr>
        <w:t>.cs</w:t>
      </w:r>
      <w:proofErr w:type="spellEnd"/>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1C8A0FDC" w:rsidR="00517768" w:rsidRPr="00083493" w:rsidRDefault="00EB5AC9" w:rsidP="00EB5AC9">
      <w:pPr>
        <w:rPr>
          <w:highlight w:val="white"/>
        </w:rPr>
      </w:pPr>
      <w:r>
        <w:rPr>
          <w:highlight w:val="white"/>
        </w:rPr>
        <w:t>Then we iterate through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lastRenderedPageBreak/>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233AEEE2" w:rsidR="00517768" w:rsidRPr="00083493" w:rsidRDefault="00B14A53" w:rsidP="006C7FBF">
      <w:pPr>
        <w:rPr>
          <w:highlight w:val="white"/>
        </w:rPr>
      </w:pPr>
      <w:r>
        <w:rPr>
          <w:highlight w:val="white"/>
        </w:rPr>
        <w:t xml:space="preserve">If the initializer is a list, we iterate </w:t>
      </w:r>
      <w:r w:rsidR="00145FEF">
        <w:rPr>
          <w:highlight w:val="white"/>
        </w:rPr>
        <w:t>through</w:t>
      </w:r>
      <w:r>
        <w:rPr>
          <w:highlight w:val="white"/>
        </w:rPr>
        <w:t xml:space="preserve"> the list, and assign the list </w:t>
      </w:r>
      <w:r w:rsidR="006C7FBF">
        <w:rPr>
          <w:highlight w:val="white"/>
        </w:rPr>
        <w:t xml:space="preserve">the </w:t>
      </w:r>
      <w:r w:rsidR="00145FEF">
        <w:rPr>
          <w:highlight w:val="white"/>
        </w:rPr>
        <w:t>dimension</w:t>
      </w:r>
      <w:r w:rsidR="006C7FBF">
        <w:rPr>
          <w:highlight w:val="white"/>
        </w:rPr>
        <w:t xml:space="preserve"> of the sub list with </w:t>
      </w:r>
      <w:r w:rsidR="00145FEF">
        <w:rPr>
          <w:highlight w:val="white"/>
        </w:rPr>
        <w:t>t</w:t>
      </w:r>
      <w:r w:rsidR="006C7FBF">
        <w:rPr>
          <w:highlight w:val="white"/>
        </w:rPr>
        <w:t>he hig</w:t>
      </w:r>
      <w:r w:rsidR="00145FEF">
        <w:rPr>
          <w:highlight w:val="white"/>
        </w:rPr>
        <w:t>h</w:t>
      </w:r>
      <w:r w:rsidR="006C7FBF">
        <w:rPr>
          <w:highlight w:val="white"/>
        </w:rPr>
        <w:t>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lastRenderedPageBreak/>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bookmarkStart w:id="394" w:name="_Ref54016586"/>
      <w:bookmarkStart w:id="395" w:name="_Ref54016644"/>
      <w:bookmarkStart w:id="396" w:name="_Toc54119923"/>
      <w:r w:rsidRPr="00EC76D5">
        <w:lastRenderedPageBreak/>
        <w:t>Middle Code Optimization</w:t>
      </w:r>
      <w:bookmarkEnd w:id="232"/>
      <w:bookmarkEnd w:id="394"/>
      <w:bookmarkEnd w:id="395"/>
      <w:bookmarkEnd w:id="396"/>
    </w:p>
    <w:p w14:paraId="779FB1F9" w14:textId="58962334"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r w:rsidR="00546F55" w:rsidRPr="00EC76D5">
        <w:t>several</w:t>
      </w:r>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 xml:space="preserve">We clear </w:t>
      </w:r>
      <w:proofErr w:type="spellStart"/>
      <w:r w:rsidRPr="00EC76D5">
        <w:t>goto</w:t>
      </w:r>
      <w:proofErr w:type="spellEnd"/>
      <w:r w:rsidRPr="00EC76D5">
        <w:t>-next-</w:t>
      </w:r>
      <w:proofErr w:type="gramStart"/>
      <w:r w:rsidRPr="00EC76D5">
        <w:t>statement</w:t>
      </w:r>
      <w:r w:rsidR="005B57BC" w:rsidRPr="00EC76D5">
        <w:t>s</w:t>
      </w:r>
      <w:r w:rsidR="000428CE" w:rsidRPr="00EC76D5">
        <w:t>:</w:t>
      </w:r>
      <w:proofErr w:type="gramEnd"/>
      <w:r w:rsidR="000428CE" w:rsidRPr="00EC76D5">
        <w:t xml:space="preserve"> jumps to the next line.</w:t>
      </w:r>
    </w:p>
    <w:p w14:paraId="26B7436A" w14:textId="77777777" w:rsidR="00AB644E" w:rsidRPr="00EC76D5" w:rsidRDefault="00AB644E" w:rsidP="00AB644E">
      <w:pPr>
        <w:pStyle w:val="Liststycke"/>
        <w:numPr>
          <w:ilvl w:val="0"/>
          <w:numId w:val="103"/>
        </w:numPr>
      </w:pPr>
      <w:r w:rsidRPr="00EC76D5">
        <w:t xml:space="preserve">We also modify </w:t>
      </w:r>
      <w:proofErr w:type="spellStart"/>
      <w:r w:rsidRPr="00EC76D5">
        <w:t>goto</w:t>
      </w:r>
      <w:proofErr w:type="spellEnd"/>
      <w:r w:rsidRPr="00EC76D5">
        <w:t>-next-double-statements:</w:t>
      </w:r>
      <w:r w:rsidR="002A41AC" w:rsidRPr="00EC76D5">
        <w:t xml:space="preserve"> </w:t>
      </w:r>
      <w:proofErr w:type="gramStart"/>
      <w:r w:rsidR="002A41AC" w:rsidRPr="00EC76D5">
        <w:t>an</w:t>
      </w:r>
      <w:proofErr w:type="gramEnd"/>
      <w:r w:rsidR="002A41AC" w:rsidRPr="00EC76D5">
        <w:t xml:space="preserve">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w:t>
      </w:r>
      <w:proofErr w:type="spellStart"/>
      <w:r w:rsidRPr="00EC76D5">
        <w:t>goto</w:t>
      </w:r>
      <w:proofErr w:type="spellEnd"/>
      <w:r w:rsidRPr="00EC76D5">
        <w:t xml:space="preserve">-chains: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proofErr w:type="gramStart"/>
      <w:r w:rsidR="00A61ED5" w:rsidRPr="00EC76D5">
        <w:t>opportunities</w:t>
      </w:r>
      <w:proofErr w:type="gramEnd"/>
      <w:r w:rsidRPr="00EC76D5">
        <w:t xml:space="preserve"> we need to repeat them </w:t>
      </w:r>
      <w:r w:rsidR="00BA6525" w:rsidRPr="00EC76D5">
        <w:t>until we do not detect any more opportunity.</w:t>
      </w:r>
      <w:r w:rsidR="00B42535" w:rsidRPr="00EC76D5">
        <w:t xml:space="preserve"> The field </w:t>
      </w:r>
      <w:proofErr w:type="spellStart"/>
      <w:r w:rsidR="00B42535" w:rsidRPr="00EC76D5">
        <w:rPr>
          <w:rStyle w:val="CodeInText"/>
        </w:rPr>
        <w:t>m_update</w:t>
      </w:r>
      <w:proofErr w:type="spellEnd"/>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proofErr w:type="spellStart"/>
      <w:r>
        <w:t>MiddleCodeOptimizor.cs</w:t>
      </w:r>
      <w:proofErr w:type="spellEnd"/>
    </w:p>
    <w:p w14:paraId="229ED5A7" w14:textId="77777777" w:rsidR="00F303A6" w:rsidRPr="00F303A6" w:rsidRDefault="00F303A6" w:rsidP="00F303A6">
      <w:pPr>
        <w:pStyle w:val="Code"/>
        <w:rPr>
          <w:highlight w:val="white"/>
        </w:rPr>
      </w:pPr>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bookmarkStart w:id="397" w:name="_Toc54119924"/>
      <w:r>
        <w:t>Object to Integer Addresses</w:t>
      </w:r>
      <w:bookmarkEnd w:id="397"/>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bookmarkStart w:id="398" w:name="_Toc54119925"/>
      <w:proofErr w:type="spellStart"/>
      <w:r>
        <w:t>Goto</w:t>
      </w:r>
      <w:proofErr w:type="spellEnd"/>
      <w:r>
        <w:t xml:space="preserve"> Next Instructions</w:t>
      </w:r>
      <w:bookmarkEnd w:id="398"/>
    </w:p>
    <w:p w14:paraId="7A9F02C3" w14:textId="4ACBDBB6" w:rsidR="001B6658" w:rsidRPr="001B6658" w:rsidRDefault="001B6658" w:rsidP="001B6658">
      <w:r>
        <w:t xml:space="preserve">In some cases, there may be </w:t>
      </w:r>
      <w:proofErr w:type="spellStart"/>
      <w:r>
        <w:t>goto</w:t>
      </w:r>
      <w:proofErr w:type="spellEnd"/>
      <w:r>
        <w:t xml:space="preserve">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7FD1F827" w14:textId="77777777" w:rsidR="000A0C51" w:rsidRDefault="000A0C51" w:rsidP="001550CF">
      <w:pPr>
        <w:pStyle w:val="Code"/>
        <w:rPr>
          <w:highlight w:val="white"/>
        </w:rPr>
      </w:pPr>
    </w:p>
    <w:p w14:paraId="2B2B3ECA" w14:textId="0EF24872"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lastRenderedPageBreak/>
        <w:t xml:space="preserve">    }</w:t>
      </w:r>
    </w:p>
    <w:p w14:paraId="11007EDD" w14:textId="6932B9D7" w:rsidR="001D1BEE" w:rsidRPr="00EC76D5" w:rsidRDefault="00223AD8" w:rsidP="00795872">
      <w:pPr>
        <w:pStyle w:val="Rubrik3"/>
      </w:pPr>
      <w:bookmarkStart w:id="399" w:name="_Toc54119926"/>
      <w:r w:rsidRPr="00EC76D5">
        <w:t>Next-</w:t>
      </w:r>
      <w:r w:rsidR="00795872" w:rsidRPr="00EC76D5">
        <w:t xml:space="preserve">Double </w:t>
      </w:r>
      <w:proofErr w:type="spellStart"/>
      <w:r w:rsidR="00036C5E" w:rsidRPr="00EC76D5">
        <w:t>Goto</w:t>
      </w:r>
      <w:proofErr w:type="spellEnd"/>
      <w:r w:rsidR="00036C5E" w:rsidRPr="00EC76D5">
        <w:t xml:space="preserve"> </w:t>
      </w:r>
      <w:r w:rsidR="00795872" w:rsidRPr="00EC76D5">
        <w:t>Statements</w:t>
      </w:r>
      <w:bookmarkEnd w:id="399"/>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583397E1" w14:textId="77777777" w:rsidR="00226452" w:rsidRPr="00226452" w:rsidRDefault="00226452" w:rsidP="00226452">
      <w:pPr>
        <w:pStyle w:val="Code"/>
        <w:rPr>
          <w:highlight w:val="white"/>
        </w:rPr>
      </w:pPr>
      <w:r w:rsidRPr="00226452">
        <w:rPr>
          <w:highlight w:val="white"/>
        </w:rPr>
        <w:t xml:space="preserve">    public static IDictionary&lt;MiddleOperator, MiddleOperator&gt; m_inverseMap =</w:t>
      </w:r>
    </w:p>
    <w:p w14:paraId="4E568348" w14:textId="77777777" w:rsidR="00226452" w:rsidRPr="00226452" w:rsidRDefault="00226452" w:rsidP="00226452">
      <w:pPr>
        <w:pStyle w:val="Code"/>
        <w:rPr>
          <w:highlight w:val="white"/>
        </w:rPr>
      </w:pPr>
      <w:r w:rsidRPr="00226452">
        <w:rPr>
          <w:highlight w:val="white"/>
        </w:rPr>
        <w:t xml:space="preserve">      new Dictionary&lt;MiddleOperator, MiddleOperator&gt;() {</w:t>
      </w:r>
    </w:p>
    <w:p w14:paraId="67F73440" w14:textId="77777777" w:rsidR="00226452" w:rsidRPr="00226452" w:rsidRDefault="00226452" w:rsidP="00226452">
      <w:pPr>
        <w:pStyle w:val="Code"/>
        <w:rPr>
          <w:highlight w:val="white"/>
        </w:rPr>
      </w:pPr>
      <w:r w:rsidRPr="00226452">
        <w:rPr>
          <w:highlight w:val="white"/>
        </w:rPr>
        <w:t xml:space="preserve">        {MiddleOperator.Equal, MiddleOperator.NotEqual},</w:t>
      </w:r>
    </w:p>
    <w:p w14:paraId="119C65F3" w14:textId="77777777" w:rsidR="00226452" w:rsidRPr="00226452" w:rsidRDefault="00226452" w:rsidP="00226452">
      <w:pPr>
        <w:pStyle w:val="Code"/>
        <w:rPr>
          <w:highlight w:val="white"/>
        </w:rPr>
      </w:pPr>
      <w:r w:rsidRPr="00226452">
        <w:rPr>
          <w:highlight w:val="white"/>
        </w:rPr>
        <w:t xml:space="preserve">        {MiddleOperator.NotEqual, MiddleOperator.Equal},</w:t>
      </w:r>
    </w:p>
    <w:p w14:paraId="37FFE7EE" w14:textId="77777777" w:rsidR="00226452" w:rsidRPr="00226452" w:rsidRDefault="00226452" w:rsidP="00226452">
      <w:pPr>
        <w:pStyle w:val="Code"/>
        <w:rPr>
          <w:highlight w:val="white"/>
        </w:rPr>
      </w:pPr>
      <w:r w:rsidRPr="00226452">
        <w:rPr>
          <w:highlight w:val="white"/>
        </w:rPr>
        <w:t xml:space="preserve">        {MiddleOperator.Carry, MiddleOperator.NotCarry},</w:t>
      </w:r>
    </w:p>
    <w:p w14:paraId="6F716854" w14:textId="77777777" w:rsidR="00226452" w:rsidRPr="00226452" w:rsidRDefault="00226452" w:rsidP="00226452">
      <w:pPr>
        <w:pStyle w:val="Code"/>
        <w:rPr>
          <w:highlight w:val="white"/>
        </w:rPr>
      </w:pPr>
      <w:r w:rsidRPr="00226452">
        <w:rPr>
          <w:highlight w:val="white"/>
        </w:rPr>
        <w:t xml:space="preserve">        {MiddleOperator.NotCarry, MiddleOperator.Carry},</w:t>
      </w:r>
    </w:p>
    <w:p w14:paraId="164A5E2F" w14:textId="77777777" w:rsidR="00226452" w:rsidRDefault="00226452" w:rsidP="00226452">
      <w:pPr>
        <w:pStyle w:val="Code"/>
        <w:rPr>
          <w:highlight w:val="white"/>
        </w:rPr>
      </w:pPr>
      <w:r w:rsidRPr="00226452">
        <w:rPr>
          <w:highlight w:val="white"/>
        </w:rPr>
        <w:t xml:space="preserve">        {MiddleOperator.SignedLessThan,</w:t>
      </w:r>
    </w:p>
    <w:p w14:paraId="6CBC5AAB" w14:textId="776A0A43" w:rsidR="00226452" w:rsidRPr="00226452" w:rsidRDefault="00226452" w:rsidP="00226452">
      <w:pPr>
        <w:pStyle w:val="Code"/>
        <w:rPr>
          <w:highlight w:val="white"/>
        </w:rPr>
      </w:pPr>
      <w:r>
        <w:rPr>
          <w:highlight w:val="white"/>
        </w:rPr>
        <w:t xml:space="preserve">        </w:t>
      </w:r>
      <w:r w:rsidRPr="00226452">
        <w:rPr>
          <w:highlight w:val="white"/>
        </w:rPr>
        <w:t xml:space="preserve"> MiddleOperator.SignedGreaterThanEqual},</w:t>
      </w:r>
    </w:p>
    <w:p w14:paraId="5EDAA893" w14:textId="77777777" w:rsidR="00226452" w:rsidRDefault="00226452" w:rsidP="00226452">
      <w:pPr>
        <w:pStyle w:val="Code"/>
        <w:rPr>
          <w:highlight w:val="white"/>
        </w:rPr>
      </w:pPr>
      <w:r w:rsidRPr="00226452">
        <w:rPr>
          <w:highlight w:val="white"/>
        </w:rPr>
        <w:t xml:space="preserve">        {MiddleOperator.SignedLessThanEqual,</w:t>
      </w:r>
    </w:p>
    <w:p w14:paraId="10EF5194" w14:textId="2C022031" w:rsidR="00226452" w:rsidRPr="00226452" w:rsidRDefault="00226452" w:rsidP="00226452">
      <w:pPr>
        <w:pStyle w:val="Code"/>
        <w:rPr>
          <w:highlight w:val="white"/>
        </w:rPr>
      </w:pPr>
      <w:r>
        <w:rPr>
          <w:highlight w:val="white"/>
        </w:rPr>
        <w:t xml:space="preserve">         </w:t>
      </w:r>
      <w:r w:rsidRPr="00226452">
        <w:rPr>
          <w:highlight w:val="white"/>
        </w:rPr>
        <w:t>MiddleOperator.SignedGreaterThan},</w:t>
      </w:r>
    </w:p>
    <w:p w14:paraId="168B1B4D" w14:textId="77777777" w:rsidR="00226452" w:rsidRDefault="00226452" w:rsidP="00226452">
      <w:pPr>
        <w:pStyle w:val="Code"/>
        <w:rPr>
          <w:highlight w:val="white"/>
        </w:rPr>
      </w:pPr>
      <w:r w:rsidRPr="00226452">
        <w:rPr>
          <w:highlight w:val="white"/>
        </w:rPr>
        <w:t xml:space="preserve">        {MiddleOperator.SignedGreaterThan,</w:t>
      </w:r>
    </w:p>
    <w:p w14:paraId="48194D31" w14:textId="7EFF9AEF" w:rsidR="00226452" w:rsidRPr="00226452" w:rsidRDefault="00226452" w:rsidP="00226452">
      <w:pPr>
        <w:pStyle w:val="Code"/>
        <w:rPr>
          <w:highlight w:val="white"/>
        </w:rPr>
      </w:pPr>
      <w:r>
        <w:rPr>
          <w:highlight w:val="white"/>
        </w:rPr>
        <w:t xml:space="preserve">         </w:t>
      </w:r>
      <w:r w:rsidRPr="00226452">
        <w:rPr>
          <w:highlight w:val="white"/>
        </w:rPr>
        <w:t>MiddleOperator.SignedLessThanEqual},</w:t>
      </w:r>
    </w:p>
    <w:p w14:paraId="0DAA4FD1" w14:textId="77777777" w:rsidR="00226452" w:rsidRDefault="00226452" w:rsidP="00226452">
      <w:pPr>
        <w:pStyle w:val="Code"/>
        <w:rPr>
          <w:highlight w:val="white"/>
        </w:rPr>
      </w:pPr>
      <w:r w:rsidRPr="00226452">
        <w:rPr>
          <w:highlight w:val="white"/>
        </w:rPr>
        <w:t xml:space="preserve">        {MiddleOperator.SignedGreaterThanEqual,</w:t>
      </w:r>
    </w:p>
    <w:p w14:paraId="0DB33402" w14:textId="6800761B" w:rsidR="00226452" w:rsidRPr="00226452" w:rsidRDefault="00226452" w:rsidP="00226452">
      <w:pPr>
        <w:pStyle w:val="Code"/>
        <w:rPr>
          <w:highlight w:val="white"/>
        </w:rPr>
      </w:pPr>
      <w:r>
        <w:rPr>
          <w:highlight w:val="white"/>
        </w:rPr>
        <w:t xml:space="preserve">        </w:t>
      </w:r>
      <w:r w:rsidRPr="00226452">
        <w:rPr>
          <w:highlight w:val="white"/>
        </w:rPr>
        <w:t xml:space="preserve"> MiddleOperator.SignedLessThan},</w:t>
      </w:r>
    </w:p>
    <w:p w14:paraId="00B25014" w14:textId="77777777" w:rsidR="00226452" w:rsidRDefault="00226452" w:rsidP="00226452">
      <w:pPr>
        <w:pStyle w:val="Code"/>
        <w:rPr>
          <w:highlight w:val="white"/>
        </w:rPr>
      </w:pPr>
      <w:r w:rsidRPr="00226452">
        <w:rPr>
          <w:highlight w:val="white"/>
        </w:rPr>
        <w:t xml:space="preserve">        {MiddleOperator.UnsignedLessThan,</w:t>
      </w:r>
    </w:p>
    <w:p w14:paraId="2EDEF716" w14:textId="23923472"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MiddleOperator.UnsignedGreaterThanEqual},</w:t>
      </w:r>
    </w:p>
    <w:p w14:paraId="0CD0C221" w14:textId="77777777" w:rsidR="00226452" w:rsidRDefault="00226452" w:rsidP="00226452">
      <w:pPr>
        <w:pStyle w:val="Code"/>
        <w:rPr>
          <w:highlight w:val="white"/>
        </w:rPr>
      </w:pPr>
      <w:r w:rsidRPr="00226452">
        <w:rPr>
          <w:highlight w:val="white"/>
        </w:rPr>
        <w:t xml:space="preserve">        {MiddleOperator.UnsignedLessThanEqual,</w:t>
      </w:r>
    </w:p>
    <w:p w14:paraId="3AB9CFF9" w14:textId="3A1C3ECE"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w:t>
      </w:r>
    </w:p>
    <w:p w14:paraId="2FB03206" w14:textId="77777777" w:rsidR="00226452" w:rsidRDefault="00226452" w:rsidP="00226452">
      <w:pPr>
        <w:pStyle w:val="Code"/>
        <w:rPr>
          <w:highlight w:val="white"/>
        </w:rPr>
      </w:pPr>
      <w:r w:rsidRPr="00226452">
        <w:rPr>
          <w:highlight w:val="white"/>
        </w:rPr>
        <w:t xml:space="preserve">        {MiddleOperator.UnsignedGreaterThan,</w:t>
      </w:r>
    </w:p>
    <w:p w14:paraId="056C5A27" w14:textId="7E8309CC"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MiddleOperator.UnsignedLessThanEqual},</w:t>
      </w:r>
    </w:p>
    <w:p w14:paraId="3C78DA4A" w14:textId="77777777" w:rsidR="00226452" w:rsidRDefault="00226452" w:rsidP="00226452">
      <w:pPr>
        <w:pStyle w:val="Code"/>
        <w:rPr>
          <w:highlight w:val="white"/>
        </w:rPr>
      </w:pPr>
      <w:r w:rsidRPr="00226452">
        <w:rPr>
          <w:highlight w:val="white"/>
        </w:rPr>
        <w:t xml:space="preserve">        {MiddleOperator.UnsignedGreaterThanEqual,</w:t>
      </w:r>
    </w:p>
    <w:p w14:paraId="28CB43B7" w14:textId="2B62B596"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w:t>
      </w:r>
    </w:p>
    <w:p w14:paraId="18F18A24" w14:textId="77777777" w:rsidR="00226452" w:rsidRPr="00226452" w:rsidRDefault="00226452" w:rsidP="00226452">
      <w:pPr>
        <w:pStyle w:val="Code"/>
        <w:rPr>
          <w:highlight w:val="white"/>
        </w:rPr>
      </w:pPr>
      <w:r w:rsidRPr="00226452">
        <w:rPr>
          <w:highlight w:val="white"/>
        </w:rPr>
        <w:t xml:space="preserve">      };</w:t>
      </w:r>
    </w:p>
    <w:p w14:paraId="6E98787B" w14:textId="68AB4623" w:rsidR="00833EE9" w:rsidRDefault="00E455A9" w:rsidP="00E455A9">
      <w:pPr>
        <w:rPr>
          <w:highlight w:val="white"/>
        </w:rPr>
      </w:pPr>
      <w:r>
        <w:rPr>
          <w:highlight w:val="white"/>
        </w:rPr>
        <w:t xml:space="preserve">We iterate through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lastRenderedPageBreak/>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bookmarkStart w:id="400" w:name="_Toc54119927"/>
      <w:proofErr w:type="spellStart"/>
      <w:r w:rsidRPr="00EC76D5">
        <w:t>Goto</w:t>
      </w:r>
      <w:proofErr w:type="spellEnd"/>
      <w:r w:rsidRPr="00EC76D5">
        <w:t xml:space="preserve"> Chains</w:t>
      </w:r>
      <w:bookmarkEnd w:id="400"/>
    </w:p>
    <w:p w14:paraId="0879AD9F" w14:textId="242FC810" w:rsidR="00134AB7" w:rsidRPr="00EC76D5" w:rsidRDefault="00134AB7" w:rsidP="00134AB7">
      <w:r w:rsidRPr="00EC76D5">
        <w:t xml:space="preserve">A </w:t>
      </w:r>
      <w:proofErr w:type="spellStart"/>
      <w:r w:rsidRPr="00EC76D5">
        <w:t>goto</w:t>
      </w:r>
      <w:proofErr w:type="spellEnd"/>
      <w:r w:rsidRPr="00EC76D5">
        <w:t xml:space="preserve"> chain is a sequence of unconditional jump </w:t>
      </w:r>
      <w:r w:rsidR="00526139" w:rsidRPr="00EC76D5">
        <w:t>instructions where each instruction in the chain</w:t>
      </w:r>
      <w:r w:rsidR="0008717E">
        <w:t>,</w:t>
      </w:r>
      <w:r w:rsidR="00526139" w:rsidRPr="00EC76D5">
        <w:t xml:space="preserve"> except the last one</w:t>
      </w:r>
      <w:r w:rsidR="0008717E">
        <w:t>,</w:t>
      </w:r>
      <w:r w:rsidR="00526139" w:rsidRPr="00EC76D5">
        <w:t xml:space="preserv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12411853" w14:textId="77777777" w:rsidR="003048B8" w:rsidRPr="003048B8" w:rsidRDefault="003048B8" w:rsidP="003048B8">
      <w:pPr>
        <w:pStyle w:val="Code"/>
        <w:rPr>
          <w:highlight w:val="white"/>
        </w:rPr>
      </w:pPr>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 xml:space="preserve">trace the </w:t>
      </w:r>
      <w:proofErr w:type="spellStart"/>
      <w:r w:rsidR="003C4673">
        <w:rPr>
          <w:highlight w:val="white"/>
        </w:rPr>
        <w:t>goto</w:t>
      </w:r>
      <w:proofErr w:type="spellEnd"/>
      <w:r w:rsidR="003C4673">
        <w:rPr>
          <w:highlight w:val="white"/>
        </w:rPr>
        <w:t xml:space="preserve">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w:t>
      </w:r>
      <w:proofErr w:type="gramStart"/>
      <w:r w:rsidR="001861F5">
        <w:rPr>
          <w:highlight w:val="white"/>
        </w:rPr>
        <w:t>as long as</w:t>
      </w:r>
      <w:proofErr w:type="gramEnd"/>
      <w:r w:rsidR="001861F5">
        <w:rPr>
          <w:highlight w:val="white"/>
        </w:rPr>
        <w:t xml:space="preserve">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lastRenderedPageBreak/>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bookmarkStart w:id="401" w:name="_Toc54119928"/>
      <w:r>
        <w:t>Remove</w:t>
      </w:r>
      <w:r w:rsidR="00036C5E" w:rsidRPr="00EC76D5">
        <w:t xml:space="preserve"> Unreachable Code</w:t>
      </w:r>
      <w:bookmarkEnd w:id="401"/>
    </w:p>
    <w:p w14:paraId="5FEB95F3" w14:textId="07DFD86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t>
      </w:r>
      <w:r w:rsidR="0008717E">
        <w:t>report an error</w:t>
      </w:r>
      <w:r w:rsidR="00075980" w:rsidRPr="00D97E30">
        <w:t xml:space="preserve"> if we reach the last instruction of a function that do not return void.</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42C694D2" w14:textId="7C8EBF69" w:rsidR="00275A17" w:rsidRPr="00275A17" w:rsidRDefault="00275A17" w:rsidP="00325AD9">
      <w:pPr>
        <w:pStyle w:val="Code"/>
        <w:rPr>
          <w:highlight w:val="white"/>
        </w:rPr>
      </w:pPr>
      <w:r w:rsidRPr="00275A17">
        <w:rPr>
          <w:highlight w:val="white"/>
        </w:rPr>
        <w:t xml:space="preserve">        else if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27DBBDDF" w14:textId="77777777" w:rsidR="00E33CCC" w:rsidRDefault="00E33CCC" w:rsidP="00E33CCC">
      <w:pPr>
        <w:pStyle w:val="Rubrik3"/>
        <w:numPr>
          <w:ilvl w:val="2"/>
          <w:numId w:val="128"/>
        </w:numPr>
      </w:pPr>
      <w:bookmarkStart w:id="402" w:name="_Toc54119929"/>
      <w:r>
        <w:t>Remove Push-Pop Chains</w:t>
      </w:r>
      <w:bookmarkEnd w:id="402"/>
    </w:p>
    <w:p w14:paraId="340FD427" w14:textId="77777777" w:rsidR="00E33CCC" w:rsidRPr="00CF0EA0" w:rsidRDefault="00E33CCC" w:rsidP="00E33CCC">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22361FAC" w14:textId="77777777" w:rsidTr="00E33CCC">
        <w:tc>
          <w:tcPr>
            <w:tcW w:w="3116" w:type="dxa"/>
          </w:tcPr>
          <w:p w14:paraId="5E4AA239" w14:textId="77777777" w:rsidR="00E33CCC" w:rsidRDefault="00E33CCC" w:rsidP="00E33CCC">
            <w:pPr>
              <w:pStyle w:val="Code"/>
            </w:pPr>
            <w:r w:rsidRPr="00EC76D5">
              <w:t xml:space="preserve">1. </w:t>
            </w:r>
            <w:r>
              <w:t>push x</w:t>
            </w:r>
          </w:p>
          <w:p w14:paraId="703E5E8A" w14:textId="77777777" w:rsidR="00E33CCC" w:rsidRDefault="00E33CCC" w:rsidP="00E33CCC">
            <w:pPr>
              <w:pStyle w:val="Code"/>
            </w:pPr>
            <w:r w:rsidRPr="00EC76D5">
              <w:t xml:space="preserve">2. </w:t>
            </w:r>
            <w:r>
              <w:t>pop x</w:t>
            </w:r>
          </w:p>
          <w:p w14:paraId="23BDBB50" w14:textId="77777777" w:rsidR="00E33CCC" w:rsidRDefault="00E33CCC" w:rsidP="00E33CCC">
            <w:pPr>
              <w:pStyle w:val="Code"/>
            </w:pPr>
          </w:p>
          <w:p w14:paraId="40C7A42F" w14:textId="77777777" w:rsidR="00E33CCC" w:rsidRDefault="00E33CCC" w:rsidP="00E33CCC">
            <w:pPr>
              <w:pStyle w:val="Code"/>
            </w:pPr>
            <w:r w:rsidRPr="00EC76D5">
              <w:t xml:space="preserve">1. </w:t>
            </w:r>
            <w:r>
              <w:t>push x</w:t>
            </w:r>
          </w:p>
          <w:p w14:paraId="45F27AC9" w14:textId="77777777" w:rsidR="00E33CCC" w:rsidRPr="00EC76D5" w:rsidRDefault="00E33CCC" w:rsidP="00E33CCC">
            <w:pPr>
              <w:pStyle w:val="Code"/>
            </w:pPr>
            <w:r w:rsidRPr="00EC76D5">
              <w:t xml:space="preserve">2. </w:t>
            </w:r>
            <w:r>
              <w:t>pop</w:t>
            </w:r>
          </w:p>
        </w:tc>
        <w:tc>
          <w:tcPr>
            <w:tcW w:w="3117" w:type="dxa"/>
          </w:tcPr>
          <w:p w14:paraId="025D5773" w14:textId="77777777" w:rsidR="00E33CCC" w:rsidRPr="00EC76D5" w:rsidRDefault="00E33CCC" w:rsidP="00E33CCC">
            <w:pPr>
              <w:pStyle w:val="Code"/>
            </w:pPr>
            <w:r w:rsidRPr="00EC76D5">
              <w:t xml:space="preserve">1. </w:t>
            </w:r>
            <w:r>
              <w:rPr>
                <w:i/>
                <w:iCs/>
              </w:rPr>
              <w:t>removed</w:t>
            </w:r>
          </w:p>
          <w:p w14:paraId="51F095DE" w14:textId="77777777" w:rsidR="00E33CCC" w:rsidRDefault="00E33CCC" w:rsidP="00E33CCC">
            <w:pPr>
              <w:pStyle w:val="Code"/>
              <w:rPr>
                <w:i/>
                <w:iCs/>
              </w:rPr>
            </w:pPr>
            <w:r w:rsidRPr="00EC76D5">
              <w:t xml:space="preserve">2. </w:t>
            </w:r>
            <w:r>
              <w:rPr>
                <w:i/>
                <w:iCs/>
              </w:rPr>
              <w:t>removed</w:t>
            </w:r>
          </w:p>
          <w:p w14:paraId="15B23D3F" w14:textId="77777777" w:rsidR="00E33CCC" w:rsidRDefault="00E33CCC" w:rsidP="00E33CCC">
            <w:pPr>
              <w:pStyle w:val="Code"/>
              <w:rPr>
                <w:i/>
                <w:iCs/>
              </w:rPr>
            </w:pPr>
          </w:p>
          <w:p w14:paraId="71E44AF6" w14:textId="77777777" w:rsidR="00E33CCC" w:rsidRPr="00EC76D5" w:rsidRDefault="00E33CCC" w:rsidP="00E33CCC">
            <w:pPr>
              <w:pStyle w:val="Code"/>
            </w:pPr>
            <w:r w:rsidRPr="00EC76D5">
              <w:t xml:space="preserve">1. </w:t>
            </w:r>
            <w:r>
              <w:rPr>
                <w:i/>
                <w:iCs/>
              </w:rPr>
              <w:t>removed</w:t>
            </w:r>
          </w:p>
          <w:p w14:paraId="5E1CBE98" w14:textId="77777777" w:rsidR="00E33CCC" w:rsidRPr="00EC76D5" w:rsidRDefault="00E33CCC" w:rsidP="00E33CCC">
            <w:pPr>
              <w:pStyle w:val="Code"/>
            </w:pPr>
            <w:r w:rsidRPr="00EC76D5">
              <w:t xml:space="preserve">2. </w:t>
            </w:r>
            <w:r>
              <w:rPr>
                <w:i/>
                <w:iCs/>
              </w:rPr>
              <w:t>removed</w:t>
            </w:r>
          </w:p>
        </w:tc>
        <w:tc>
          <w:tcPr>
            <w:tcW w:w="3117" w:type="dxa"/>
          </w:tcPr>
          <w:p w14:paraId="0FC8B78C" w14:textId="77777777" w:rsidR="00E33CCC" w:rsidRPr="00EC76D5" w:rsidRDefault="00E33CCC" w:rsidP="00E33CCC">
            <w:pPr>
              <w:pStyle w:val="Code"/>
            </w:pPr>
          </w:p>
        </w:tc>
      </w:tr>
    </w:tbl>
    <w:p w14:paraId="1169CA9A" w14:textId="77777777" w:rsidR="00E33CCC" w:rsidRDefault="00E33CCC" w:rsidP="00E33CCC">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00EC1DB9" w14:textId="77777777" w:rsidTr="00E33CCC">
        <w:tc>
          <w:tcPr>
            <w:tcW w:w="3116" w:type="dxa"/>
          </w:tcPr>
          <w:p w14:paraId="228E2381" w14:textId="77777777" w:rsidR="00E33CCC" w:rsidRDefault="00E33CCC" w:rsidP="00E33CCC">
            <w:pPr>
              <w:pStyle w:val="Code"/>
            </w:pPr>
            <w:r w:rsidRPr="00EC76D5">
              <w:t xml:space="preserve">1. </w:t>
            </w:r>
            <w:r>
              <w:t>push x</w:t>
            </w:r>
          </w:p>
          <w:p w14:paraId="0A5B502C" w14:textId="77777777" w:rsidR="00E33CCC" w:rsidRDefault="00E33CCC" w:rsidP="00E33CCC">
            <w:pPr>
              <w:pStyle w:val="Code"/>
            </w:pPr>
            <w:r w:rsidRPr="00EC76D5">
              <w:t xml:space="preserve">2. </w:t>
            </w:r>
            <w:r>
              <w:t>pop y</w:t>
            </w:r>
          </w:p>
          <w:p w14:paraId="41F4D020" w14:textId="608285FE" w:rsidR="00765FE8" w:rsidRPr="00EC76D5" w:rsidRDefault="00765FE8" w:rsidP="00E33CCC">
            <w:pPr>
              <w:pStyle w:val="Code"/>
            </w:pPr>
          </w:p>
        </w:tc>
        <w:tc>
          <w:tcPr>
            <w:tcW w:w="3117" w:type="dxa"/>
          </w:tcPr>
          <w:p w14:paraId="67E1214E" w14:textId="77777777" w:rsidR="00E33CCC" w:rsidRPr="00EC76D5" w:rsidRDefault="00E33CCC" w:rsidP="00E33CCC">
            <w:pPr>
              <w:pStyle w:val="Code"/>
            </w:pPr>
          </w:p>
        </w:tc>
        <w:tc>
          <w:tcPr>
            <w:tcW w:w="3117" w:type="dxa"/>
          </w:tcPr>
          <w:p w14:paraId="42C7AAB1" w14:textId="77777777" w:rsidR="00E33CCC" w:rsidRPr="00EC76D5" w:rsidRDefault="00E33CCC" w:rsidP="00E33CCC">
            <w:pPr>
              <w:pStyle w:val="Code"/>
            </w:pPr>
          </w:p>
        </w:tc>
      </w:tr>
    </w:tbl>
    <w:p w14:paraId="768769B4" w14:textId="77777777" w:rsidR="00765FE8" w:rsidRPr="00765FE8" w:rsidRDefault="00765FE8" w:rsidP="00765FE8">
      <w:pPr>
        <w:pStyle w:val="Code"/>
        <w:rPr>
          <w:highlight w:val="white"/>
        </w:rPr>
      </w:pPr>
      <w:r w:rsidRPr="00765FE8">
        <w:rPr>
          <w:highlight w:val="white"/>
        </w:rPr>
        <w:t xml:space="preserve">    public void RemovePushPop() {</w:t>
      </w:r>
    </w:p>
    <w:p w14:paraId="43EF1288" w14:textId="77777777" w:rsidR="00765FE8" w:rsidRPr="00765FE8" w:rsidRDefault="00765FE8" w:rsidP="00765FE8">
      <w:pPr>
        <w:pStyle w:val="Code"/>
        <w:rPr>
          <w:highlight w:val="white"/>
        </w:rPr>
      </w:pPr>
      <w:r w:rsidRPr="00765FE8">
        <w:rPr>
          <w:highlight w:val="white"/>
        </w:rPr>
        <w:t xml:space="preserve">      for (int index = 0; index &lt; (m_middleCodeList.Count - 1); ++index) {</w:t>
      </w:r>
    </w:p>
    <w:p w14:paraId="45A6B3DD" w14:textId="77777777" w:rsidR="00765FE8" w:rsidRPr="00765FE8" w:rsidRDefault="00765FE8" w:rsidP="00765FE8">
      <w:pPr>
        <w:pStyle w:val="Code"/>
        <w:rPr>
          <w:highlight w:val="white"/>
        </w:rPr>
      </w:pPr>
      <w:r w:rsidRPr="00765FE8">
        <w:rPr>
          <w:highlight w:val="white"/>
        </w:rPr>
        <w:t xml:space="preserve">        MiddleCode thisCode = m_middleCodeList[index],</w:t>
      </w:r>
    </w:p>
    <w:p w14:paraId="274EF190" w14:textId="77777777" w:rsidR="00765FE8" w:rsidRPr="00765FE8" w:rsidRDefault="00765FE8" w:rsidP="00765FE8">
      <w:pPr>
        <w:pStyle w:val="Code"/>
        <w:rPr>
          <w:highlight w:val="white"/>
        </w:rPr>
      </w:pPr>
      <w:r w:rsidRPr="00765FE8">
        <w:rPr>
          <w:highlight w:val="white"/>
        </w:rPr>
        <w:t xml:space="preserve">                   nextCode = m_middleCodeList[index + 1];</w:t>
      </w:r>
    </w:p>
    <w:p w14:paraId="1A95F7B5" w14:textId="77777777" w:rsidR="00765FE8" w:rsidRPr="00765FE8" w:rsidRDefault="00765FE8" w:rsidP="00765FE8">
      <w:pPr>
        <w:pStyle w:val="Code"/>
        <w:rPr>
          <w:highlight w:val="white"/>
        </w:rPr>
      </w:pPr>
      <w:r w:rsidRPr="00765FE8">
        <w:rPr>
          <w:highlight w:val="white"/>
        </w:rPr>
        <w:t xml:space="preserve">        if ((thisCode.Operator == MiddleOperator.PushFloat) &amp;&amp;</w:t>
      </w:r>
    </w:p>
    <w:p w14:paraId="064C9ECB" w14:textId="77777777" w:rsidR="00765FE8" w:rsidRPr="00765FE8" w:rsidRDefault="00765FE8" w:rsidP="00765FE8">
      <w:pPr>
        <w:pStyle w:val="Code"/>
        <w:rPr>
          <w:highlight w:val="white"/>
        </w:rPr>
      </w:pPr>
      <w:r w:rsidRPr="00765FE8">
        <w:rPr>
          <w:highlight w:val="white"/>
        </w:rPr>
        <w:t xml:space="preserve">            (nextCode.Operator == MiddleOperator.PopFloat) &amp;&amp;</w:t>
      </w:r>
    </w:p>
    <w:p w14:paraId="44748286" w14:textId="77777777" w:rsidR="00765FE8" w:rsidRPr="00765FE8" w:rsidRDefault="00765FE8" w:rsidP="00765FE8">
      <w:pPr>
        <w:pStyle w:val="Code"/>
        <w:rPr>
          <w:highlight w:val="white"/>
        </w:rPr>
      </w:pPr>
      <w:r w:rsidRPr="00765FE8">
        <w:rPr>
          <w:highlight w:val="white"/>
        </w:rPr>
        <w:t xml:space="preserve">            ((thisCode[0] == nextCode[0]) || (nextCode[0] == null))) {</w:t>
      </w:r>
    </w:p>
    <w:p w14:paraId="44C03209" w14:textId="77777777" w:rsidR="00765FE8" w:rsidRPr="00765FE8" w:rsidRDefault="00765FE8" w:rsidP="00765FE8">
      <w:pPr>
        <w:pStyle w:val="Code"/>
        <w:rPr>
          <w:highlight w:val="white"/>
        </w:rPr>
      </w:pPr>
      <w:r w:rsidRPr="00765FE8">
        <w:rPr>
          <w:highlight w:val="white"/>
        </w:rPr>
        <w:t xml:space="preserve">          thisCode.Clear();</w:t>
      </w:r>
    </w:p>
    <w:p w14:paraId="1C4C5791" w14:textId="77777777" w:rsidR="00765FE8" w:rsidRPr="00765FE8" w:rsidRDefault="00765FE8" w:rsidP="00765FE8">
      <w:pPr>
        <w:pStyle w:val="Code"/>
        <w:rPr>
          <w:highlight w:val="white"/>
        </w:rPr>
      </w:pPr>
      <w:r w:rsidRPr="00765FE8">
        <w:rPr>
          <w:highlight w:val="white"/>
        </w:rPr>
        <w:t xml:space="preserve">          nextCode.Clear();</w:t>
      </w:r>
    </w:p>
    <w:p w14:paraId="37C8166A" w14:textId="77777777" w:rsidR="00765FE8" w:rsidRPr="00765FE8" w:rsidRDefault="00765FE8" w:rsidP="00765FE8">
      <w:pPr>
        <w:pStyle w:val="Code"/>
        <w:rPr>
          <w:highlight w:val="white"/>
        </w:rPr>
      </w:pPr>
      <w:r w:rsidRPr="00765FE8">
        <w:rPr>
          <w:highlight w:val="white"/>
        </w:rPr>
        <w:t xml:space="preserve">          m_update = true;</w:t>
      </w:r>
    </w:p>
    <w:p w14:paraId="1210B7F4" w14:textId="77777777" w:rsidR="00765FE8" w:rsidRPr="00765FE8" w:rsidRDefault="00765FE8" w:rsidP="00765FE8">
      <w:pPr>
        <w:pStyle w:val="Code"/>
        <w:rPr>
          <w:highlight w:val="white"/>
        </w:rPr>
      </w:pPr>
      <w:r w:rsidRPr="00765FE8">
        <w:rPr>
          <w:highlight w:val="white"/>
        </w:rPr>
        <w:t xml:space="preserve">        }</w:t>
      </w:r>
    </w:p>
    <w:p w14:paraId="266DBE25" w14:textId="77777777" w:rsidR="00765FE8" w:rsidRPr="00765FE8" w:rsidRDefault="00765FE8" w:rsidP="00765FE8">
      <w:pPr>
        <w:pStyle w:val="Code"/>
        <w:rPr>
          <w:highlight w:val="white"/>
        </w:rPr>
      </w:pPr>
      <w:r w:rsidRPr="00765FE8">
        <w:rPr>
          <w:highlight w:val="white"/>
        </w:rPr>
        <w:t xml:space="preserve">      }</w:t>
      </w:r>
    </w:p>
    <w:p w14:paraId="5B245540" w14:textId="77777777" w:rsidR="00765FE8" w:rsidRPr="00765FE8" w:rsidRDefault="00765FE8" w:rsidP="00765FE8">
      <w:pPr>
        <w:pStyle w:val="Code"/>
        <w:rPr>
          <w:highlight w:val="white"/>
        </w:rPr>
      </w:pPr>
      <w:r w:rsidRPr="00765FE8">
        <w:rPr>
          <w:highlight w:val="white"/>
        </w:rPr>
        <w:t xml:space="preserve">    }</w:t>
      </w:r>
    </w:p>
    <w:p w14:paraId="1BE760DA" w14:textId="77777777" w:rsidR="00765FE8" w:rsidRPr="00765FE8" w:rsidRDefault="00765FE8" w:rsidP="00765FE8">
      <w:pPr>
        <w:pStyle w:val="Code"/>
        <w:rPr>
          <w:highlight w:val="white"/>
        </w:rPr>
      </w:pPr>
      <w:r w:rsidRPr="00765FE8">
        <w:rPr>
          <w:highlight w:val="white"/>
        </w:rPr>
        <w:t xml:space="preserve">  </w:t>
      </w:r>
    </w:p>
    <w:p w14:paraId="63998D5C" w14:textId="41B4ACE6" w:rsidR="00E33CCC" w:rsidRDefault="00C068DA" w:rsidP="00E33CCC">
      <w:pPr>
        <w:pStyle w:val="Rubrik3"/>
        <w:numPr>
          <w:ilvl w:val="2"/>
          <w:numId w:val="155"/>
        </w:numPr>
      </w:pPr>
      <w:bookmarkStart w:id="403" w:name="_Toc54119930"/>
      <w:r>
        <w:t>Merge</w:t>
      </w:r>
      <w:r w:rsidR="00E33CCC">
        <w:t xml:space="preserve"> Pop-Push Chains</w:t>
      </w:r>
      <w:bookmarkEnd w:id="403"/>
    </w:p>
    <w:p w14:paraId="14D0F6CA" w14:textId="7D445CD9" w:rsidR="00E33CCC" w:rsidRPr="00CF0EA0" w:rsidRDefault="00E33CCC" w:rsidP="00E33CCC">
      <w: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13DE970F" w14:textId="77777777" w:rsidTr="00E33CCC">
        <w:tc>
          <w:tcPr>
            <w:tcW w:w="3116" w:type="dxa"/>
          </w:tcPr>
          <w:p w14:paraId="2F985A3B" w14:textId="714EABCA" w:rsidR="00E33CCC" w:rsidRDefault="00E33CCC" w:rsidP="00E33CCC">
            <w:pPr>
              <w:pStyle w:val="Code"/>
            </w:pPr>
            <w:r w:rsidRPr="00EC76D5">
              <w:t xml:space="preserve">1. </w:t>
            </w:r>
            <w:r w:rsidR="00E11609">
              <w:t>pop</w:t>
            </w:r>
            <w:r>
              <w:t xml:space="preserve"> x</w:t>
            </w:r>
          </w:p>
          <w:p w14:paraId="5A6BAEEA" w14:textId="46580349" w:rsidR="00E33CCC" w:rsidRPr="00EC76D5" w:rsidRDefault="00E33CCC" w:rsidP="00E33CCC">
            <w:pPr>
              <w:pStyle w:val="Code"/>
            </w:pPr>
            <w:r w:rsidRPr="00EC76D5">
              <w:t xml:space="preserve">2. </w:t>
            </w:r>
            <w:r>
              <w:t>p</w:t>
            </w:r>
            <w:r w:rsidR="00E11609">
              <w:t>ush</w:t>
            </w:r>
            <w:r>
              <w:t xml:space="preserve"> x</w:t>
            </w:r>
          </w:p>
        </w:tc>
        <w:tc>
          <w:tcPr>
            <w:tcW w:w="3117" w:type="dxa"/>
          </w:tcPr>
          <w:p w14:paraId="702229C3" w14:textId="41BEEF38" w:rsidR="00E33CCC" w:rsidRPr="00EC76D5" w:rsidRDefault="00E33CCC" w:rsidP="00E33CCC">
            <w:pPr>
              <w:pStyle w:val="Code"/>
            </w:pPr>
            <w:r w:rsidRPr="00EC76D5">
              <w:t xml:space="preserve">1. </w:t>
            </w:r>
            <w:r w:rsidR="00E11609">
              <w:t>top x</w:t>
            </w:r>
          </w:p>
          <w:p w14:paraId="4A12F5A9" w14:textId="2E2D18FF" w:rsidR="00E33CCC" w:rsidRPr="00E11609" w:rsidRDefault="00E33CCC" w:rsidP="00E33CCC">
            <w:pPr>
              <w:pStyle w:val="Code"/>
              <w:rPr>
                <w:i/>
                <w:iCs/>
              </w:rPr>
            </w:pPr>
            <w:r w:rsidRPr="00EC76D5">
              <w:t xml:space="preserve">2. </w:t>
            </w:r>
            <w:r>
              <w:rPr>
                <w:i/>
                <w:iCs/>
              </w:rPr>
              <w:t>remove</w:t>
            </w:r>
            <w:r w:rsidR="00E11609">
              <w:rPr>
                <w:i/>
                <w:iCs/>
              </w:rPr>
              <w:t>d</w:t>
            </w:r>
          </w:p>
        </w:tc>
        <w:tc>
          <w:tcPr>
            <w:tcW w:w="3117" w:type="dxa"/>
          </w:tcPr>
          <w:p w14:paraId="5467240B" w14:textId="77777777" w:rsidR="00E33CCC" w:rsidRPr="00EC76D5" w:rsidRDefault="00E33CCC" w:rsidP="00E33CCC">
            <w:pPr>
              <w:pStyle w:val="Code"/>
            </w:pPr>
          </w:p>
        </w:tc>
      </w:tr>
    </w:tbl>
    <w:p w14:paraId="274D235C" w14:textId="77777777" w:rsidR="000A0C51" w:rsidRDefault="000A0C51" w:rsidP="00AD7D34">
      <w:pPr>
        <w:pStyle w:val="Code"/>
        <w:rPr>
          <w:highlight w:val="white"/>
        </w:rPr>
      </w:pPr>
    </w:p>
    <w:p w14:paraId="07ED62FC" w14:textId="3529FFF5"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bookmarkStart w:id="404" w:name="_Toc54119931"/>
      <w:r>
        <w:t>Change Top-Pop to Pop</w:t>
      </w:r>
      <w:bookmarkEnd w:id="404"/>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lastRenderedPageBreak/>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525DB985" w14:textId="77777777" w:rsidR="000A0C51" w:rsidRDefault="000A0C51" w:rsidP="00D701DF">
      <w:pPr>
        <w:pStyle w:val="Code"/>
        <w:rPr>
          <w:highlight w:val="white"/>
        </w:rPr>
      </w:pPr>
    </w:p>
    <w:p w14:paraId="5661F762" w14:textId="5552539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bookmarkStart w:id="405" w:name="_Toc54119932"/>
      <w:proofErr w:type="spellStart"/>
      <w:r>
        <w:rPr>
          <w:highlight w:val="white"/>
          <w:lang w:val="sv-SE"/>
        </w:rPr>
        <w:t>Sematic</w:t>
      </w:r>
      <w:proofErr w:type="spellEnd"/>
      <w:r>
        <w:rPr>
          <w:highlight w:val="white"/>
          <w:lang w:val="sv-SE"/>
        </w:rPr>
        <w:t xml:space="preserve"> </w:t>
      </w:r>
      <w:proofErr w:type="spellStart"/>
      <w:r>
        <w:rPr>
          <w:highlight w:val="white"/>
          <w:lang w:val="sv-SE"/>
        </w:rPr>
        <w:t>Optimization</w:t>
      </w:r>
      <w:bookmarkEnd w:id="405"/>
      <w:proofErr w:type="spellEnd"/>
    </w:p>
    <w:p w14:paraId="08F62FF6" w14:textId="0F186A26" w:rsidR="00D33BAF" w:rsidRDefault="00D33BAF" w:rsidP="00C858E7">
      <w:pPr>
        <w:rPr>
          <w:highlight w:val="white"/>
          <w:lang w:val="sv-SE"/>
        </w:rPr>
      </w:pPr>
      <w:r>
        <w:rPr>
          <w:highlight w:val="white"/>
          <w:lang w:val="sv-SE"/>
        </w:rPr>
        <w:t xml:space="preserve">The </w:t>
      </w:r>
      <w:proofErr w:type="spellStart"/>
      <w:r>
        <w:rPr>
          <w:highlight w:val="white"/>
          <w:lang w:val="sv-SE"/>
        </w:rPr>
        <w:t>semantic</w:t>
      </w:r>
      <w:proofErr w:type="spellEnd"/>
      <w:r>
        <w:rPr>
          <w:highlight w:val="white"/>
          <w:lang w:val="sv-SE"/>
        </w:rPr>
        <w:t xml:space="preserve"> </w:t>
      </w:r>
      <w:proofErr w:type="spellStart"/>
      <w:r>
        <w:rPr>
          <w:highlight w:val="white"/>
          <w:lang w:val="sv-SE"/>
        </w:rPr>
        <w:t>opimization</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w:t>
      </w:r>
      <w:r w:rsidR="00E121ED">
        <w:rPr>
          <w:highlight w:val="white"/>
          <w:lang w:val="sv-SE"/>
        </w:rPr>
        <w:t xml:space="preserve">a </w:t>
      </w:r>
      <w:proofErr w:type="spellStart"/>
      <w:r w:rsidR="00E121ED">
        <w:rPr>
          <w:highlight w:val="white"/>
          <w:lang w:val="sv-SE"/>
        </w:rPr>
        <w:t>number</w:t>
      </w:r>
      <w:proofErr w:type="spellEnd"/>
      <w:r w:rsidR="00E121ED">
        <w:rPr>
          <w:highlight w:val="white"/>
          <w:lang w:val="sv-SE"/>
        </w:rPr>
        <w:t xml:space="preserve"> </w:t>
      </w:r>
      <w:proofErr w:type="spellStart"/>
      <w:r w:rsidR="00E121ED">
        <w:rPr>
          <w:highlight w:val="white"/>
          <w:lang w:val="sv-SE"/>
        </w:rPr>
        <w:t>of</w:t>
      </w:r>
      <w:proofErr w:type="spellEnd"/>
      <w:r w:rsidR="00E121ED">
        <w:rPr>
          <w:highlight w:val="white"/>
          <w:lang w:val="sv-SE"/>
        </w:rPr>
        <w:t xml:space="preserve"> situations</w:t>
      </w:r>
      <w:r w:rsidR="00C858E7">
        <w:rPr>
          <w:highlight w:val="white"/>
          <w:lang w:val="sv-SE"/>
        </w:rPr>
        <w:t>:</w:t>
      </w:r>
    </w:p>
    <w:tbl>
      <w:tblPr>
        <w:tblStyle w:val="Tabellrutnt"/>
        <w:tblW w:w="0" w:type="auto"/>
        <w:tblLook w:val="04A0" w:firstRow="1" w:lastRow="0" w:firstColumn="1" w:lastColumn="0" w:noHBand="0" w:noVBand="1"/>
      </w:tblPr>
      <w:tblGrid>
        <w:gridCol w:w="3116"/>
        <w:gridCol w:w="3117"/>
        <w:gridCol w:w="3117"/>
      </w:tblGrid>
      <w:tr w:rsidR="00626651" w14:paraId="2293980D" w14:textId="77777777" w:rsidTr="00626651">
        <w:tc>
          <w:tcPr>
            <w:tcW w:w="3116" w:type="dxa"/>
          </w:tcPr>
          <w:p w14:paraId="5AEF2F98" w14:textId="4B7DA214" w:rsidR="00626651" w:rsidRPr="00A45E3D" w:rsidRDefault="00A45E3D" w:rsidP="00C858E7">
            <w:pPr>
              <w:rPr>
                <w:b/>
                <w:bCs/>
                <w:highlight w:val="white"/>
                <w:lang w:val="sv-SE"/>
              </w:rPr>
            </w:pPr>
            <w:proofErr w:type="spellStart"/>
            <w:r w:rsidRPr="00A45E3D">
              <w:rPr>
                <w:b/>
                <w:bCs/>
                <w:highlight w:val="white"/>
                <w:lang w:val="sv-SE"/>
              </w:rPr>
              <w:t>Category</w:t>
            </w:r>
            <w:proofErr w:type="spellEnd"/>
          </w:p>
        </w:tc>
        <w:tc>
          <w:tcPr>
            <w:tcW w:w="3117" w:type="dxa"/>
          </w:tcPr>
          <w:p w14:paraId="2501C020" w14:textId="61B94F22" w:rsidR="00626651" w:rsidRPr="00A45E3D" w:rsidRDefault="00626651" w:rsidP="00C858E7">
            <w:pPr>
              <w:rPr>
                <w:b/>
                <w:bCs/>
                <w:highlight w:val="white"/>
                <w:lang w:val="sv-SE"/>
              </w:rPr>
            </w:pPr>
            <w:proofErr w:type="spellStart"/>
            <w:r w:rsidRPr="00A45E3D">
              <w:rPr>
                <w:b/>
                <w:bCs/>
                <w:highlight w:val="white"/>
                <w:lang w:val="sv-SE"/>
              </w:rPr>
              <w:t>Example</w:t>
            </w:r>
            <w:proofErr w:type="spellEnd"/>
          </w:p>
        </w:tc>
        <w:tc>
          <w:tcPr>
            <w:tcW w:w="3117" w:type="dxa"/>
          </w:tcPr>
          <w:p w14:paraId="4F34404D" w14:textId="3292DF23" w:rsidR="00626651" w:rsidRPr="00A45E3D" w:rsidRDefault="00626651" w:rsidP="00C858E7">
            <w:pPr>
              <w:rPr>
                <w:b/>
                <w:bCs/>
                <w:highlight w:val="white"/>
                <w:lang w:val="sv-SE"/>
              </w:rPr>
            </w:pPr>
            <w:proofErr w:type="spellStart"/>
            <w:r w:rsidRPr="00A45E3D">
              <w:rPr>
                <w:b/>
                <w:bCs/>
                <w:highlight w:val="white"/>
                <w:lang w:val="sv-SE"/>
              </w:rPr>
              <w:t>Result</w:t>
            </w:r>
            <w:proofErr w:type="spellEnd"/>
          </w:p>
        </w:tc>
      </w:tr>
      <w:tr w:rsidR="00626651" w14:paraId="1321A695" w14:textId="77777777" w:rsidTr="00626651">
        <w:tc>
          <w:tcPr>
            <w:tcW w:w="3116" w:type="dxa"/>
          </w:tcPr>
          <w:p w14:paraId="133CE88B" w14:textId="47E00457" w:rsidR="00626651" w:rsidRDefault="00626651" w:rsidP="00C858E7">
            <w:pPr>
              <w:rPr>
                <w:highlight w:val="white"/>
                <w:lang w:val="sv-SE"/>
              </w:rPr>
            </w:pPr>
            <w:proofErr w:type="spellStart"/>
            <w:r>
              <w:rPr>
                <w:highlight w:val="white"/>
                <w:lang w:val="sv-SE"/>
              </w:rPr>
              <w:t>Constant</w:t>
            </w:r>
            <w:proofErr w:type="spellEnd"/>
            <w:r>
              <w:rPr>
                <w:highlight w:val="white"/>
                <w:lang w:val="sv-SE"/>
              </w:rPr>
              <w:t xml:space="preserve"> Expression</w:t>
            </w:r>
          </w:p>
        </w:tc>
        <w:tc>
          <w:tcPr>
            <w:tcW w:w="3117" w:type="dxa"/>
          </w:tcPr>
          <w:p w14:paraId="22B1CA5B" w14:textId="4DA7D506" w:rsidR="00626651" w:rsidRDefault="00626651" w:rsidP="00C858E7">
            <w:pPr>
              <w:rPr>
                <w:highlight w:val="white"/>
                <w:lang w:val="sv-SE"/>
              </w:rPr>
            </w:pPr>
            <w:r>
              <w:rPr>
                <w:highlight w:val="white"/>
                <w:lang w:val="sv-SE"/>
              </w:rPr>
              <w:t>2 * 3</w:t>
            </w:r>
          </w:p>
        </w:tc>
        <w:tc>
          <w:tcPr>
            <w:tcW w:w="3117" w:type="dxa"/>
          </w:tcPr>
          <w:p w14:paraId="19ACBED5" w14:textId="3AA42E0F" w:rsidR="00626651" w:rsidRDefault="00626651" w:rsidP="00C858E7">
            <w:pPr>
              <w:rPr>
                <w:highlight w:val="white"/>
                <w:lang w:val="sv-SE"/>
              </w:rPr>
            </w:pPr>
            <w:r>
              <w:rPr>
                <w:highlight w:val="white"/>
                <w:lang w:val="sv-SE"/>
              </w:rPr>
              <w:t>6</w:t>
            </w:r>
          </w:p>
        </w:tc>
      </w:tr>
      <w:tr w:rsidR="00626651" w14:paraId="71735BFA" w14:textId="77777777" w:rsidTr="00626651">
        <w:tc>
          <w:tcPr>
            <w:tcW w:w="3116" w:type="dxa"/>
          </w:tcPr>
          <w:p w14:paraId="0D005442" w14:textId="394C3796" w:rsidR="00626651" w:rsidRDefault="001A32BA" w:rsidP="00C858E7">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Addtition</w:t>
            </w:r>
            <w:proofErr w:type="spellEnd"/>
          </w:p>
        </w:tc>
        <w:tc>
          <w:tcPr>
            <w:tcW w:w="3117" w:type="dxa"/>
          </w:tcPr>
          <w:p w14:paraId="436B5C43" w14:textId="77777777" w:rsidR="00626651" w:rsidRDefault="009540AE" w:rsidP="00C858E7">
            <w:pPr>
              <w:rPr>
                <w:highlight w:val="white"/>
                <w:lang w:val="sv-SE"/>
              </w:rPr>
            </w:pPr>
            <w:r>
              <w:rPr>
                <w:highlight w:val="white"/>
                <w:lang w:val="sv-SE"/>
              </w:rPr>
              <w:t>0 + i</w:t>
            </w:r>
          </w:p>
          <w:p w14:paraId="60AD2F4E" w14:textId="6F9D55B6" w:rsidR="00A45E3D" w:rsidRDefault="00A45E3D" w:rsidP="00C858E7">
            <w:pPr>
              <w:rPr>
                <w:highlight w:val="white"/>
                <w:lang w:val="sv-SE"/>
              </w:rPr>
            </w:pPr>
            <w:r>
              <w:rPr>
                <w:highlight w:val="white"/>
                <w:lang w:val="sv-SE"/>
              </w:rPr>
              <w:t>i + 0</w:t>
            </w:r>
          </w:p>
        </w:tc>
        <w:tc>
          <w:tcPr>
            <w:tcW w:w="3117" w:type="dxa"/>
          </w:tcPr>
          <w:p w14:paraId="6F506207" w14:textId="77777777" w:rsidR="00626651" w:rsidRDefault="009540AE" w:rsidP="00C858E7">
            <w:pPr>
              <w:rPr>
                <w:highlight w:val="white"/>
                <w:lang w:val="sv-SE"/>
              </w:rPr>
            </w:pPr>
            <w:r>
              <w:rPr>
                <w:highlight w:val="white"/>
                <w:lang w:val="sv-SE"/>
              </w:rPr>
              <w:t>i</w:t>
            </w:r>
          </w:p>
          <w:p w14:paraId="6EFCC08A" w14:textId="79CDA65E" w:rsidR="00A45E3D" w:rsidRDefault="00A45E3D" w:rsidP="00C858E7">
            <w:pPr>
              <w:rPr>
                <w:highlight w:val="white"/>
                <w:lang w:val="sv-SE"/>
              </w:rPr>
            </w:pPr>
            <w:r>
              <w:rPr>
                <w:highlight w:val="white"/>
                <w:lang w:val="sv-SE"/>
              </w:rPr>
              <w:t>i</w:t>
            </w:r>
          </w:p>
        </w:tc>
      </w:tr>
      <w:tr w:rsidR="009540AE" w14:paraId="106AACFD" w14:textId="77777777" w:rsidTr="00626651">
        <w:tc>
          <w:tcPr>
            <w:tcW w:w="3116" w:type="dxa"/>
          </w:tcPr>
          <w:p w14:paraId="678CFA88" w14:textId="77777777" w:rsidR="009540AE" w:rsidRDefault="009540AE" w:rsidP="009540AE">
            <w:pPr>
              <w:rPr>
                <w:highlight w:val="white"/>
                <w:lang w:val="sv-SE"/>
              </w:rPr>
            </w:pPr>
          </w:p>
        </w:tc>
        <w:tc>
          <w:tcPr>
            <w:tcW w:w="3117" w:type="dxa"/>
          </w:tcPr>
          <w:p w14:paraId="26741A82" w14:textId="15A0EB67" w:rsidR="009540AE" w:rsidRDefault="009540AE" w:rsidP="009540AE">
            <w:pPr>
              <w:rPr>
                <w:highlight w:val="white"/>
                <w:lang w:val="sv-SE"/>
              </w:rPr>
            </w:pPr>
          </w:p>
        </w:tc>
        <w:tc>
          <w:tcPr>
            <w:tcW w:w="3117" w:type="dxa"/>
          </w:tcPr>
          <w:p w14:paraId="4F29C4AB" w14:textId="61745FDA" w:rsidR="009540AE" w:rsidRDefault="009540AE" w:rsidP="009540AE">
            <w:pPr>
              <w:rPr>
                <w:highlight w:val="white"/>
                <w:lang w:val="sv-SE"/>
              </w:rPr>
            </w:pPr>
          </w:p>
        </w:tc>
      </w:tr>
      <w:tr w:rsidR="009540AE" w14:paraId="53A9C9AC" w14:textId="77777777" w:rsidTr="00626651">
        <w:tc>
          <w:tcPr>
            <w:tcW w:w="3116" w:type="dxa"/>
          </w:tcPr>
          <w:p w14:paraId="719C6ABF" w14:textId="6210690A" w:rsidR="009540AE" w:rsidRDefault="001A32BA" w:rsidP="009540AE">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Subtraction</w:t>
            </w:r>
            <w:proofErr w:type="spellEnd"/>
          </w:p>
        </w:tc>
        <w:tc>
          <w:tcPr>
            <w:tcW w:w="3117" w:type="dxa"/>
          </w:tcPr>
          <w:p w14:paraId="42BD7829" w14:textId="77777777" w:rsidR="009540AE" w:rsidRDefault="001A32BA" w:rsidP="009540AE">
            <w:pPr>
              <w:rPr>
                <w:highlight w:val="white"/>
                <w:lang w:val="sv-SE"/>
              </w:rPr>
            </w:pPr>
            <w:r>
              <w:rPr>
                <w:highlight w:val="white"/>
                <w:lang w:val="sv-SE"/>
              </w:rPr>
              <w:t>0 - i</w:t>
            </w:r>
          </w:p>
          <w:p w14:paraId="18B81501" w14:textId="41C6A0EB" w:rsidR="00A45E3D" w:rsidRDefault="00A45E3D" w:rsidP="009540AE">
            <w:pPr>
              <w:rPr>
                <w:highlight w:val="white"/>
                <w:lang w:val="sv-SE"/>
              </w:rPr>
            </w:pPr>
            <w:r>
              <w:rPr>
                <w:highlight w:val="white"/>
                <w:lang w:val="sv-SE"/>
              </w:rPr>
              <w:t>i - 0</w:t>
            </w:r>
          </w:p>
        </w:tc>
        <w:tc>
          <w:tcPr>
            <w:tcW w:w="3117" w:type="dxa"/>
          </w:tcPr>
          <w:p w14:paraId="01F34DAD" w14:textId="77777777" w:rsidR="009540AE" w:rsidRDefault="001A32BA" w:rsidP="009540AE">
            <w:pPr>
              <w:rPr>
                <w:highlight w:val="white"/>
                <w:lang w:val="sv-SE"/>
              </w:rPr>
            </w:pPr>
            <w:r>
              <w:rPr>
                <w:highlight w:val="white"/>
                <w:lang w:val="sv-SE"/>
              </w:rPr>
              <w:t>-i</w:t>
            </w:r>
          </w:p>
          <w:p w14:paraId="690A8554" w14:textId="6DF7A3A9" w:rsidR="00A45E3D" w:rsidRDefault="00A45E3D" w:rsidP="009540AE">
            <w:pPr>
              <w:rPr>
                <w:highlight w:val="white"/>
                <w:lang w:val="sv-SE"/>
              </w:rPr>
            </w:pPr>
            <w:r>
              <w:rPr>
                <w:highlight w:val="white"/>
                <w:lang w:val="sv-SE"/>
              </w:rPr>
              <w:t>i</w:t>
            </w:r>
          </w:p>
        </w:tc>
      </w:tr>
      <w:tr w:rsidR="004975C3" w14:paraId="7B5428F2" w14:textId="77777777" w:rsidTr="00626651">
        <w:tc>
          <w:tcPr>
            <w:tcW w:w="3116" w:type="dxa"/>
          </w:tcPr>
          <w:p w14:paraId="33AAA360" w14:textId="4C549886" w:rsidR="004975C3" w:rsidRDefault="004975C3" w:rsidP="004975C3">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Multiplication</w:t>
            </w:r>
            <w:proofErr w:type="spellEnd"/>
          </w:p>
        </w:tc>
        <w:tc>
          <w:tcPr>
            <w:tcW w:w="3117" w:type="dxa"/>
          </w:tcPr>
          <w:p w14:paraId="646C2A7D" w14:textId="77777777" w:rsidR="004975C3" w:rsidRDefault="004975C3" w:rsidP="004975C3">
            <w:pPr>
              <w:rPr>
                <w:highlight w:val="white"/>
                <w:lang w:val="sv-SE"/>
              </w:rPr>
            </w:pPr>
            <w:r>
              <w:rPr>
                <w:highlight w:val="white"/>
                <w:lang w:val="sv-SE"/>
              </w:rPr>
              <w:t>0 * i</w:t>
            </w:r>
          </w:p>
          <w:p w14:paraId="24A6E723" w14:textId="77777777" w:rsidR="004975C3" w:rsidRDefault="004975C3" w:rsidP="004975C3">
            <w:pPr>
              <w:rPr>
                <w:highlight w:val="white"/>
                <w:lang w:val="sv-SE"/>
              </w:rPr>
            </w:pPr>
            <w:r>
              <w:rPr>
                <w:highlight w:val="white"/>
                <w:lang w:val="sv-SE"/>
              </w:rPr>
              <w:t>1 * i</w:t>
            </w:r>
          </w:p>
          <w:p w14:paraId="31FDE882" w14:textId="77777777" w:rsidR="004975C3" w:rsidRDefault="004975C3" w:rsidP="004975C3">
            <w:pPr>
              <w:rPr>
                <w:highlight w:val="white"/>
                <w:lang w:val="sv-SE"/>
              </w:rPr>
            </w:pPr>
            <w:r>
              <w:rPr>
                <w:highlight w:val="white"/>
                <w:lang w:val="sv-SE"/>
              </w:rPr>
              <w:t>i * 0</w:t>
            </w:r>
          </w:p>
          <w:p w14:paraId="344A7630" w14:textId="74CD7EF1" w:rsidR="004975C3" w:rsidRDefault="004975C3" w:rsidP="004975C3">
            <w:pPr>
              <w:rPr>
                <w:highlight w:val="white"/>
                <w:lang w:val="sv-SE"/>
              </w:rPr>
            </w:pPr>
            <w:r>
              <w:rPr>
                <w:highlight w:val="white"/>
                <w:lang w:val="sv-SE"/>
              </w:rPr>
              <w:t>i * 1</w:t>
            </w:r>
          </w:p>
        </w:tc>
        <w:tc>
          <w:tcPr>
            <w:tcW w:w="3117" w:type="dxa"/>
          </w:tcPr>
          <w:p w14:paraId="0A8BDAD7" w14:textId="77777777" w:rsidR="004975C3" w:rsidRDefault="004975C3" w:rsidP="004975C3">
            <w:pPr>
              <w:rPr>
                <w:highlight w:val="white"/>
                <w:lang w:val="sv-SE"/>
              </w:rPr>
            </w:pPr>
            <w:r>
              <w:rPr>
                <w:highlight w:val="white"/>
                <w:lang w:val="sv-SE"/>
              </w:rPr>
              <w:t>0</w:t>
            </w:r>
          </w:p>
          <w:p w14:paraId="3257242D" w14:textId="77777777" w:rsidR="004975C3" w:rsidRDefault="004975C3" w:rsidP="004975C3">
            <w:pPr>
              <w:rPr>
                <w:highlight w:val="white"/>
                <w:lang w:val="sv-SE"/>
              </w:rPr>
            </w:pPr>
            <w:r>
              <w:rPr>
                <w:highlight w:val="white"/>
                <w:lang w:val="sv-SE"/>
              </w:rPr>
              <w:t>i</w:t>
            </w:r>
          </w:p>
          <w:p w14:paraId="5413A36B" w14:textId="77777777" w:rsidR="004975C3" w:rsidRDefault="004975C3" w:rsidP="004975C3">
            <w:pPr>
              <w:rPr>
                <w:highlight w:val="white"/>
                <w:lang w:val="sv-SE"/>
              </w:rPr>
            </w:pPr>
            <w:r>
              <w:rPr>
                <w:highlight w:val="white"/>
                <w:lang w:val="sv-SE"/>
              </w:rPr>
              <w:t>0</w:t>
            </w:r>
          </w:p>
          <w:p w14:paraId="27A4E0E3" w14:textId="10712E3E" w:rsidR="004975C3" w:rsidRDefault="004975C3" w:rsidP="004975C3">
            <w:pPr>
              <w:rPr>
                <w:highlight w:val="white"/>
                <w:lang w:val="sv-SE"/>
              </w:rPr>
            </w:pPr>
            <w:r>
              <w:rPr>
                <w:highlight w:val="white"/>
                <w:lang w:val="sv-SE"/>
              </w:rPr>
              <w:t>i</w:t>
            </w:r>
          </w:p>
        </w:tc>
      </w:tr>
      <w:tr w:rsidR="004975C3" w14:paraId="0323341C" w14:textId="77777777" w:rsidTr="00626651">
        <w:tc>
          <w:tcPr>
            <w:tcW w:w="3116" w:type="dxa"/>
          </w:tcPr>
          <w:p w14:paraId="66B3CCDD" w14:textId="0BBED61D" w:rsidR="004975C3" w:rsidRDefault="004975C3" w:rsidP="004975C3">
            <w:pPr>
              <w:rPr>
                <w:highlight w:val="white"/>
                <w:lang w:val="sv-SE"/>
              </w:rPr>
            </w:pPr>
            <w:proofErr w:type="spellStart"/>
            <w:r>
              <w:rPr>
                <w:highlight w:val="white"/>
                <w:lang w:val="sv-SE"/>
              </w:rPr>
              <w:t>Binary</w:t>
            </w:r>
            <w:proofErr w:type="spellEnd"/>
            <w:r>
              <w:rPr>
                <w:highlight w:val="white"/>
                <w:lang w:val="sv-SE"/>
              </w:rPr>
              <w:t xml:space="preserve"> Division and </w:t>
            </w:r>
            <w:proofErr w:type="spellStart"/>
            <w:r>
              <w:rPr>
                <w:highlight w:val="white"/>
                <w:lang w:val="sv-SE"/>
              </w:rPr>
              <w:t>Modulo</w:t>
            </w:r>
            <w:proofErr w:type="spellEnd"/>
          </w:p>
        </w:tc>
        <w:tc>
          <w:tcPr>
            <w:tcW w:w="3117" w:type="dxa"/>
          </w:tcPr>
          <w:p w14:paraId="3328CBA9" w14:textId="77777777" w:rsidR="004975C3" w:rsidRDefault="004975C3" w:rsidP="004975C3">
            <w:pPr>
              <w:rPr>
                <w:highlight w:val="white"/>
                <w:lang w:val="sv-SE"/>
              </w:rPr>
            </w:pPr>
            <w:r>
              <w:rPr>
                <w:highlight w:val="white"/>
                <w:lang w:val="sv-SE"/>
              </w:rPr>
              <w:t>i / 1</w:t>
            </w:r>
          </w:p>
          <w:p w14:paraId="1AC72B5B" w14:textId="3F19E3EB" w:rsidR="004975C3" w:rsidRDefault="004975C3" w:rsidP="004975C3">
            <w:pPr>
              <w:rPr>
                <w:highlight w:val="white"/>
                <w:lang w:val="sv-SE"/>
              </w:rPr>
            </w:pPr>
            <w:r>
              <w:rPr>
                <w:highlight w:val="white"/>
                <w:lang w:val="sv-SE"/>
              </w:rPr>
              <w:t>i % 1</w:t>
            </w:r>
          </w:p>
        </w:tc>
        <w:tc>
          <w:tcPr>
            <w:tcW w:w="3117" w:type="dxa"/>
          </w:tcPr>
          <w:p w14:paraId="5F4979D3" w14:textId="77777777" w:rsidR="004975C3" w:rsidRDefault="004975C3" w:rsidP="004975C3">
            <w:pPr>
              <w:rPr>
                <w:highlight w:val="white"/>
                <w:lang w:val="sv-SE"/>
              </w:rPr>
            </w:pPr>
            <w:r>
              <w:rPr>
                <w:highlight w:val="white"/>
                <w:lang w:val="sv-SE"/>
              </w:rPr>
              <w:t>i</w:t>
            </w:r>
          </w:p>
          <w:p w14:paraId="65D6F934" w14:textId="20D36A1F" w:rsidR="004975C3" w:rsidRDefault="004975C3" w:rsidP="004975C3">
            <w:pPr>
              <w:rPr>
                <w:highlight w:val="white"/>
                <w:lang w:val="sv-SE"/>
              </w:rPr>
            </w:pPr>
            <w:r>
              <w:rPr>
                <w:highlight w:val="white"/>
                <w:lang w:val="sv-SE"/>
              </w:rPr>
              <w:t>i</w:t>
            </w:r>
          </w:p>
        </w:tc>
      </w:tr>
    </w:tbl>
    <w:p w14:paraId="56232AD0" w14:textId="77777777" w:rsidR="009540AE" w:rsidRDefault="009540AE" w:rsidP="00CF2F9E">
      <w:pPr>
        <w:pStyle w:val="Code"/>
        <w:rPr>
          <w:highlight w:val="white"/>
        </w:rPr>
      </w:pPr>
    </w:p>
    <w:p w14:paraId="2D3560F7" w14:textId="5A8908CB"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711896B3" w:rsidR="0074376E" w:rsidRPr="00CF2F9E" w:rsidRDefault="00CB56C2" w:rsidP="00353BA8">
      <w:pPr>
        <w:rPr>
          <w:highlight w:val="white"/>
        </w:rPr>
      </w:pPr>
      <w:r>
        <w:rPr>
          <w:highlight w:val="white"/>
        </w:rPr>
        <w:lastRenderedPageBreak/>
        <w:t xml:space="preserve">Even though the </w:t>
      </w:r>
      <w:r w:rsidRPr="00CB56C2">
        <w:rPr>
          <w:rStyle w:val="KeyWord0"/>
          <w:highlight w:val="white"/>
        </w:rPr>
        <w:t>ConstantExpression</w:t>
      </w:r>
      <w:r>
        <w:rPr>
          <w:highlight w:val="white"/>
        </w:rPr>
        <w:t xml:space="preserve"> class evaluates all constant expressions caused by the programmer, t</w:t>
      </w:r>
      <w:r w:rsidR="005704E8">
        <w:rPr>
          <w:highlight w:val="white"/>
        </w:rPr>
        <w:t xml:space="preserve">he </w:t>
      </w:r>
      <w:r w:rsidR="00353BA8">
        <w:rPr>
          <w:highlight w:val="white"/>
        </w:rPr>
        <w:t xml:space="preserve">pointer </w:t>
      </w:r>
      <w:r w:rsidR="00E121ED">
        <w:rPr>
          <w:highlight w:val="white"/>
        </w:rPr>
        <w:t>arithmetic</w:t>
      </w:r>
      <w:r w:rsidR="00353BA8">
        <w:rPr>
          <w:highlight w:val="white"/>
        </w:rPr>
        <w:t xml:space="preserve"> during the parsing may have cause</w:t>
      </w:r>
      <w:r>
        <w:rPr>
          <w:highlight w:val="white"/>
        </w:rPr>
        <w:t xml:space="preserve"> more</w:t>
      </w:r>
      <w:r w:rsidR="00353BA8">
        <w:rPr>
          <w:highlight w:val="white"/>
        </w:rPr>
        <w:t xml:space="preserve"> constant expression</w:t>
      </w:r>
      <w:r>
        <w:rPr>
          <w:highlight w:val="white"/>
        </w:rPr>
        <w:t>s</w:t>
      </w:r>
      <w:r w:rsidR="00353BA8">
        <w:rPr>
          <w:highlight w:val="white"/>
        </w:rPr>
        <w:t>, expression</w:t>
      </w:r>
      <w:r w:rsidR="00EA1421">
        <w:rPr>
          <w:highlight w:val="white"/>
        </w:rPr>
        <w:t>s</w:t>
      </w:r>
      <w:r w:rsidR="00353BA8">
        <w:rPr>
          <w:highlight w:val="white"/>
        </w:rPr>
        <w:t xml:space="preserve"> where both operand</w:t>
      </w:r>
      <w:r w:rsidR="0086289F">
        <w:rPr>
          <w:highlight w:val="white"/>
        </w:rPr>
        <w:t>s</w:t>
      </w:r>
      <w:r w:rsidR="00353BA8">
        <w:rPr>
          <w:highlight w:val="white"/>
        </w:rPr>
        <w:t xml:space="preserve"> are constant values.</w:t>
      </w:r>
      <w:r w:rsidR="0086289F">
        <w:rPr>
          <w:highlight w:val="white"/>
        </w:rPr>
        <w:t xml:space="preserve"> In that case </w:t>
      </w:r>
      <w:r w:rsidR="00C858E7">
        <w:rPr>
          <w:highlight w:val="white"/>
        </w:rPr>
        <w:t xml:space="preserve">we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 xml:space="preserve">0 + </w:t>
      </w:r>
      <w:proofErr w:type="spellStart"/>
      <w:r w:rsidR="009073A9">
        <w:rPr>
          <w:highlight w:val="white"/>
        </w:rPr>
        <w:t>i</w:t>
      </w:r>
      <w:proofErr w:type="spellEnd"/>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31DF9BA3" w14:textId="4B164A76" w:rsidR="009B4D04" w:rsidRPr="00CF2F9E" w:rsidRDefault="009B4D04" w:rsidP="009B4D04">
      <w:pPr>
        <w:pStyle w:val="Code"/>
        <w:rPr>
          <w:highlight w:val="white"/>
        </w:rPr>
      </w:pPr>
      <w:r>
        <w:rPr>
          <w:highlight w:val="white"/>
        </w:rPr>
        <w:t xml:space="preserve">          </w:t>
      </w:r>
      <w:r w:rsidRPr="00CF2F9E">
        <w:rPr>
          <w:highlight w:val="white"/>
        </w:rPr>
        <w:t xml:space="preserve">// t0 = 0 </w:t>
      </w:r>
      <w:r>
        <w:rPr>
          <w:highlight w:val="white"/>
        </w:rPr>
        <w:t>-</w:t>
      </w:r>
      <w:r w:rsidRPr="00CF2F9E">
        <w:rPr>
          <w:highlight w:val="white"/>
        </w:rPr>
        <w:t xml:space="preserve"> </w:t>
      </w:r>
      <w:r w:rsidR="00E71EA6">
        <w:rPr>
          <w:highlight w:val="white"/>
        </w:rPr>
        <w:t>i; t0 = -i</w:t>
      </w:r>
    </w:p>
    <w:p w14:paraId="6A62772E" w14:textId="4C9859C3" w:rsidR="009B4D04" w:rsidRPr="00CF2F9E" w:rsidRDefault="009B4D04" w:rsidP="009B4D04">
      <w:pPr>
        <w:pStyle w:val="Code"/>
        <w:rPr>
          <w:highlight w:val="white"/>
        </w:rPr>
      </w:pPr>
      <w:r w:rsidRPr="00CF2F9E">
        <w:rPr>
          <w:highlight w:val="white"/>
        </w:rPr>
        <w:t xml:space="preserve">          else if ((thisCode.Operator == MiddleOperator.Binary</w:t>
      </w:r>
      <w:r>
        <w:rPr>
          <w:highlight w:val="white"/>
        </w:rPr>
        <w:t>Subtract</w:t>
      </w:r>
      <w:r w:rsidRPr="00CF2F9E">
        <w:rPr>
          <w:highlight w:val="white"/>
        </w:rPr>
        <w:t>) &amp;&amp;</w:t>
      </w:r>
    </w:p>
    <w:p w14:paraId="5E831E0A" w14:textId="77777777" w:rsidR="009B4D04" w:rsidRPr="00CF2F9E" w:rsidRDefault="009B4D04" w:rsidP="009B4D04">
      <w:pPr>
        <w:pStyle w:val="Code"/>
        <w:rPr>
          <w:highlight w:val="white"/>
        </w:rPr>
      </w:pPr>
      <w:r w:rsidRPr="00CF2F9E">
        <w:rPr>
          <w:highlight w:val="white"/>
        </w:rPr>
        <w:t xml:space="preserve">                    (leftSymbol.Value is BigInteger) &amp;&amp;</w:t>
      </w:r>
    </w:p>
    <w:p w14:paraId="5D95BECA" w14:textId="2E8FFB13" w:rsidR="00090FA4" w:rsidRDefault="009B4D04" w:rsidP="009B4D04">
      <w:pPr>
        <w:pStyle w:val="Code"/>
        <w:rPr>
          <w:highlight w:val="white"/>
        </w:rPr>
      </w:pPr>
      <w:r w:rsidRPr="00CF2F9E">
        <w:rPr>
          <w:highlight w:val="white"/>
        </w:rPr>
        <w:t xml:space="preserve">                    (leftSymbol.Value.Equals(BigInteger.Zero))) {</w:t>
      </w:r>
    </w:p>
    <w:p w14:paraId="649FC318" w14:textId="25AC0C6D" w:rsidR="00090FA4" w:rsidRDefault="00090FA4" w:rsidP="009B4D04">
      <w:pPr>
        <w:pStyle w:val="Code"/>
        <w:rPr>
          <w:highlight w:val="white"/>
        </w:rPr>
      </w:pPr>
      <w:r>
        <w:rPr>
          <w:highlight w:val="white"/>
        </w:rPr>
        <w:t xml:space="preserve">            thisCode.Operator = MiddleOperator.UnarySubtract;</w:t>
      </w:r>
    </w:p>
    <w:p w14:paraId="546570FC" w14:textId="210EFE98" w:rsidR="00992CE2" w:rsidRDefault="00992CE2" w:rsidP="009B4D04">
      <w:pPr>
        <w:pStyle w:val="Code"/>
        <w:rPr>
          <w:highlight w:val="white"/>
        </w:rPr>
      </w:pPr>
      <w:r>
        <w:rPr>
          <w:highlight w:val="white"/>
        </w:rPr>
        <w:t xml:space="preserve">            thisCode[</w:t>
      </w:r>
      <w:r w:rsidR="00E71EA6">
        <w:rPr>
          <w:highlight w:val="white"/>
        </w:rPr>
        <w:t>0] = thisCode[1];</w:t>
      </w:r>
    </w:p>
    <w:p w14:paraId="0CC2404B" w14:textId="6E4B2AF3" w:rsidR="00E71EA6" w:rsidRDefault="00E71EA6" w:rsidP="00E71EA6">
      <w:pPr>
        <w:pStyle w:val="Code"/>
        <w:rPr>
          <w:highlight w:val="white"/>
        </w:rPr>
      </w:pPr>
      <w:r>
        <w:rPr>
          <w:highlight w:val="white"/>
        </w:rPr>
        <w:t xml:space="preserve">            thisCode[1] = null;</w:t>
      </w:r>
    </w:p>
    <w:p w14:paraId="1315D61B" w14:textId="77777777" w:rsidR="009B4D04" w:rsidRPr="00CF2F9E" w:rsidRDefault="009B4D04" w:rsidP="009B4D04">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proofErr w:type="spellStart"/>
      <w:r w:rsidR="009C25B9">
        <w:rPr>
          <w:highlight w:val="white"/>
        </w:rPr>
        <w:t>i</w:t>
      </w:r>
      <w:proofErr w:type="spellEnd"/>
      <w:r w:rsidR="009C25B9">
        <w:rPr>
          <w:highlight w:val="white"/>
        </w:rPr>
        <w:t xml:space="preserve"> + 0 or </w:t>
      </w:r>
      <w:proofErr w:type="spellStart"/>
      <w:r w:rsidR="009C25B9">
        <w:rPr>
          <w:highlight w:val="white"/>
        </w:rPr>
        <w:t>i</w:t>
      </w:r>
      <w:proofErr w:type="spellEnd"/>
      <w:r w:rsidR="009C25B9">
        <w:rPr>
          <w:highlight w:val="white"/>
        </w:rPr>
        <w:t xml:space="preserve">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lastRenderedPageBreak/>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4A3B9DE2" w14:textId="77777777" w:rsidR="00C54B67" w:rsidRPr="00CF2F9E" w:rsidRDefault="00C54B67" w:rsidP="00C54B67">
      <w:pPr>
        <w:pStyle w:val="Code"/>
        <w:rPr>
          <w:highlight w:val="white"/>
        </w:rPr>
      </w:pPr>
      <w:r w:rsidRPr="00CF2F9E">
        <w:rPr>
          <w:highlight w:val="white"/>
        </w:rPr>
        <w:t xml:space="preserve">                    (thisCode.Operator == MiddleOperator.SignedDivide) ||</w:t>
      </w:r>
    </w:p>
    <w:p w14:paraId="6C24D23F" w14:textId="3E6F5A38" w:rsidR="00C54B67" w:rsidRPr="00CF2F9E" w:rsidRDefault="00C54B67" w:rsidP="00C54B67">
      <w:pPr>
        <w:pStyle w:val="Code"/>
        <w:rPr>
          <w:highlight w:val="white"/>
        </w:rPr>
      </w:pPr>
      <w:r w:rsidRPr="00CF2F9E">
        <w:rPr>
          <w:highlight w:val="white"/>
        </w:rPr>
        <w:t xml:space="preserve">                    (thisCode.Operator == MiddleOperator.UnsignedDivide)</w:t>
      </w:r>
      <w:r>
        <w:rPr>
          <w:highlight w:val="white"/>
        </w:rPr>
        <w:t xml:space="preserve"> ||</w:t>
      </w:r>
    </w:p>
    <w:p w14:paraId="5BA2B159" w14:textId="2669FCF8" w:rsidR="00C54B67" w:rsidRPr="00CF2F9E" w:rsidRDefault="00C54B67" w:rsidP="00C54B67">
      <w:pPr>
        <w:pStyle w:val="Code"/>
        <w:rPr>
          <w:highlight w:val="white"/>
        </w:rPr>
      </w:pPr>
      <w:r w:rsidRPr="00CF2F9E">
        <w:rPr>
          <w:highlight w:val="white"/>
        </w:rPr>
        <w:t xml:space="preserve">                    (thisCode.Operator == MiddleOperator.Signed</w:t>
      </w:r>
      <w:r>
        <w:rPr>
          <w:highlight w:val="white"/>
        </w:rPr>
        <w:t>Modulo</w:t>
      </w:r>
      <w:r w:rsidRPr="00CF2F9E">
        <w:rPr>
          <w:highlight w:val="white"/>
        </w:rPr>
        <w:t>) ||</w:t>
      </w:r>
    </w:p>
    <w:p w14:paraId="0B7A83EB" w14:textId="2F76C607" w:rsidR="00C54B67" w:rsidRPr="00CF2F9E" w:rsidRDefault="00C54B67" w:rsidP="00C54B67">
      <w:pPr>
        <w:pStyle w:val="Code"/>
        <w:rPr>
          <w:highlight w:val="white"/>
        </w:rPr>
      </w:pPr>
      <w:r w:rsidRPr="00CF2F9E">
        <w:rPr>
          <w:highlight w:val="white"/>
        </w:rPr>
        <w:t xml:space="preserve">                    (thisCode.Operator == MiddleOperator.Unsigned</w:t>
      </w:r>
      <w:r>
        <w:rPr>
          <w:highlight w:val="white"/>
        </w:rPr>
        <w:t>Modulo</w:t>
      </w:r>
      <w:r w:rsidRPr="00CF2F9E">
        <w:rPr>
          <w:highlight w:val="white"/>
        </w:rPr>
        <w:t>))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59384747" w:rsidR="008B7EFC" w:rsidRDefault="008B7EFC" w:rsidP="008B7EFC">
      <w:pPr>
        <w:rPr>
          <w:highlight w:val="white"/>
        </w:rPr>
      </w:pPr>
      <w:r>
        <w:rPr>
          <w:highlight w:val="white"/>
        </w:rPr>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r w:rsidR="005D5DC4">
        <w:rPr>
          <w:highlight w:val="white"/>
        </w:rPr>
        <w:t>accessed and</w:t>
      </w:r>
      <w:r w:rsidR="00FB58FE">
        <w:rPr>
          <w:highlight w:val="white"/>
        </w:rPr>
        <w:t xml:space="preserve"> replace the result symbol with the new symbol at that place.</w:t>
      </w:r>
      <w:r w:rsidR="00EF6577">
        <w:rPr>
          <w:highlight w:val="white"/>
        </w:rPr>
        <w:t xml:space="preserve"> For instance, the following sequence</w:t>
      </w:r>
    </w:p>
    <w:p w14:paraId="6950B800" w14:textId="274A5D86" w:rsidR="00EF6577" w:rsidRDefault="00EF6577" w:rsidP="00EF6577">
      <w:pPr>
        <w:pStyle w:val="Code"/>
        <w:rPr>
          <w:highlight w:val="white"/>
        </w:rPr>
      </w:pPr>
      <w:r>
        <w:rPr>
          <w:highlight w:val="white"/>
        </w:rPr>
        <w:t>t1 = i + 0</w:t>
      </w:r>
    </w:p>
    <w:p w14:paraId="6AF2A190" w14:textId="7C11761E" w:rsidR="00EF6577" w:rsidRDefault="00EF6577" w:rsidP="00EF6577">
      <w:pPr>
        <w:pStyle w:val="Code"/>
        <w:rPr>
          <w:highlight w:val="white"/>
        </w:rPr>
      </w:pPr>
      <w:r>
        <w:rPr>
          <w:highlight w:val="white"/>
        </w:rPr>
        <w:t>j = t1</w:t>
      </w:r>
    </w:p>
    <w:p w14:paraId="44ED675E" w14:textId="23876102" w:rsidR="00EF6577" w:rsidRDefault="00EF6577" w:rsidP="00EF6577">
      <w:pPr>
        <w:pStyle w:val="Code"/>
        <w:rPr>
          <w:highlight w:val="white"/>
        </w:rPr>
      </w:pPr>
      <w:r>
        <w:rPr>
          <w:highlight w:val="white"/>
        </w:rPr>
        <w:t>k = t1</w:t>
      </w:r>
    </w:p>
    <w:p w14:paraId="4948CA57" w14:textId="7236BC1D" w:rsidR="00EF6577" w:rsidRDefault="00EF6577" w:rsidP="00EF6577">
      <w:pPr>
        <w:rPr>
          <w:highlight w:val="white"/>
        </w:rPr>
      </w:pPr>
      <w:r>
        <w:rPr>
          <w:highlight w:val="white"/>
        </w:rPr>
        <w:t xml:space="preserve">will be changed to </w:t>
      </w:r>
    </w:p>
    <w:p w14:paraId="5AE44DA3" w14:textId="2DE63AA3" w:rsidR="00EF6577" w:rsidRDefault="00EF6577" w:rsidP="00EF6577">
      <w:pPr>
        <w:pStyle w:val="Code"/>
        <w:rPr>
          <w:highlight w:val="white"/>
        </w:rPr>
      </w:pPr>
      <w:r>
        <w:rPr>
          <w:highlight w:val="white"/>
        </w:rPr>
        <w:t>j = i</w:t>
      </w:r>
    </w:p>
    <w:p w14:paraId="03834920" w14:textId="50C229A5" w:rsidR="00EF6577" w:rsidRDefault="00EF6577" w:rsidP="00EF6577">
      <w:pPr>
        <w:pStyle w:val="Code"/>
        <w:rPr>
          <w:highlight w:val="white"/>
        </w:rPr>
      </w:pPr>
      <w:r>
        <w:rPr>
          <w:highlight w:val="white"/>
        </w:rPr>
        <w:t>k = i</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4F783CAD" w:rsidR="0074376E" w:rsidRPr="00CF2F9E" w:rsidRDefault="0074376E" w:rsidP="00CF2F9E">
      <w:pPr>
        <w:pStyle w:val="Code"/>
        <w:rPr>
          <w:highlight w:val="white"/>
        </w:rPr>
      </w:pPr>
      <w:r w:rsidRPr="00CF2F9E">
        <w:rPr>
          <w:highlight w:val="white"/>
        </w:rPr>
        <w:t xml:space="preserve">            if (resultSymbol.</w:t>
      </w:r>
      <w:r w:rsidR="00A3530F">
        <w:rPr>
          <w:highlight w:val="white"/>
        </w:rPr>
        <w:t>Is</w:t>
      </w:r>
      <w:r w:rsidRPr="00CF2F9E">
        <w:rPr>
          <w:highlight w:val="white"/>
        </w:rPr>
        <w:t>Temporary</w:t>
      </w:r>
      <w:r w:rsidR="00A3530F">
        <w:rPr>
          <w:highlight w:val="white"/>
        </w:rPr>
        <w:t>()</w:t>
      </w:r>
      <w:r w:rsidRPr="00CF2F9E">
        <w:rPr>
          <w:highlight w:val="white"/>
        </w:rPr>
        <w:t>)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71C9233B" w:rsidR="00EE1F48" w:rsidRPr="00CF2F9E" w:rsidRDefault="00EE1F48" w:rsidP="00F5219F">
      <w:pPr>
        <w:rPr>
          <w:highlight w:val="white"/>
        </w:rPr>
      </w:pPr>
      <w:r>
        <w:rPr>
          <w:highlight w:val="white"/>
        </w:rPr>
        <w:lastRenderedPageBreak/>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r w:rsidR="00E24DDF">
        <w:rPr>
          <w:highlight w:val="white"/>
        </w:rPr>
        <w:t xml:space="preserve"> For instance, we change </w:t>
      </w:r>
      <w:r w:rsidR="00E24DDF" w:rsidRPr="00E24DDF">
        <w:rPr>
          <w:rStyle w:val="KeyWord0"/>
          <w:highlight w:val="white"/>
        </w:rPr>
        <w:t>i</w:t>
      </w:r>
      <w:r w:rsidR="00E24DDF">
        <w:rPr>
          <w:highlight w:val="white"/>
        </w:rPr>
        <w:t xml:space="preserve"> = </w:t>
      </w:r>
      <w:r w:rsidR="00E24DDF" w:rsidRPr="00E24DDF">
        <w:rPr>
          <w:rStyle w:val="KeyWord0"/>
          <w:highlight w:val="white"/>
        </w:rPr>
        <w:t>0</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 xml:space="preserve"> to </w:t>
      </w:r>
      <w:r w:rsidR="00E24DDF" w:rsidRPr="00E24DDF">
        <w:rPr>
          <w:rStyle w:val="KeyWord0"/>
          <w:highlight w:val="white"/>
        </w:rPr>
        <w:t>i</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bookmarkStart w:id="406" w:name="_Toc54119933"/>
      <w:r>
        <w:rPr>
          <w:highlight w:val="white"/>
        </w:rPr>
        <w:t>Optimize Relation Expression</w:t>
      </w:r>
      <w:bookmarkEnd w:id="406"/>
    </w:p>
    <w:p w14:paraId="1D7AF0F5" w14:textId="21B8EB16" w:rsidR="0099303B" w:rsidRPr="0099303B" w:rsidRDefault="00E1756D" w:rsidP="0099303B">
      <w:pPr>
        <w:rPr>
          <w:highlight w:val="white"/>
        </w:rPr>
      </w:pPr>
      <w:proofErr w:type="gramStart"/>
      <w:r>
        <w:rPr>
          <w:highlight w:val="white"/>
        </w:rPr>
        <w:t>In order to</w:t>
      </w:r>
      <w:proofErr w:type="gramEnd"/>
      <w:r>
        <w:rPr>
          <w:highlight w:val="white"/>
        </w:rPr>
        <w:t xml:space="preserve"> optimize the final assembly code generation, we shall swap the operator in expression where the left operand is a value.</w:t>
      </w:r>
      <w:r w:rsidR="003C28D6">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3053CBCA" w14:textId="41DD89D9" w:rsidR="00D15334" w:rsidRDefault="008F3479" w:rsidP="008F3479">
      <w:pPr>
        <w:rPr>
          <w:highlight w:val="white"/>
        </w:rPr>
      </w:pPr>
      <w:r>
        <w:rPr>
          <w:highlight w:val="white"/>
        </w:rPr>
        <w:t xml:space="preserve">When generating the final assembly code, we cannot have </w:t>
      </w:r>
      <w:r w:rsidR="00610130">
        <w:rPr>
          <w:highlight w:val="white"/>
        </w:rPr>
        <w:t xml:space="preserve">an integer value as the left </w:t>
      </w:r>
      <w:r w:rsidR="00A94B77">
        <w:rPr>
          <w:highlight w:val="white"/>
        </w:rPr>
        <w:t xml:space="preserve">expression </w:t>
      </w:r>
      <w:r w:rsidR="00BC5841">
        <w:rPr>
          <w:highlight w:val="white"/>
        </w:rPr>
        <w:t>in a relational expression</w:t>
      </w:r>
      <w:r w:rsidR="00610130">
        <w:rPr>
          <w:highlight w:val="white"/>
        </w:rPr>
        <w:t xml:space="preserve">. Therefore, we swap the operands </w:t>
      </w:r>
      <w:r w:rsidR="00BC5841">
        <w:rPr>
          <w:highlight w:val="white"/>
        </w:rPr>
        <w:t xml:space="preserve">if the left operand holds an integer value. The expression cannot hold two integer values, in that case the </w:t>
      </w:r>
      <w:r w:rsidR="00BC5841" w:rsidRPr="00BC5841">
        <w:rPr>
          <w:rStyle w:val="KeyWord0"/>
          <w:highlight w:val="white"/>
        </w:rPr>
        <w:t>ConstantExpression</w:t>
      </w:r>
      <w:r w:rsidR="00BC5841">
        <w:rPr>
          <w:highlight w:val="white"/>
        </w:rPr>
        <w:t xml:space="preserve"> class of </w:t>
      </w:r>
      <w:r w:rsidR="006818B4">
        <w:rPr>
          <w:highlight w:val="white"/>
        </w:rPr>
        <w:t>Chapter</w:t>
      </w:r>
      <w:r w:rsidR="00BC5841">
        <w:rPr>
          <w:highlight w:val="white"/>
        </w:rPr>
        <w:t xml:space="preserve"> </w:t>
      </w:r>
      <w:r w:rsidR="006818B4">
        <w:rPr>
          <w:highlight w:val="white"/>
        </w:rPr>
        <w:fldChar w:fldCharType="begin"/>
      </w:r>
      <w:r w:rsidR="006818B4">
        <w:rPr>
          <w:highlight w:val="white"/>
        </w:rPr>
        <w:instrText xml:space="preserve"> REF _Ref54016854 \r \h </w:instrText>
      </w:r>
      <w:r w:rsidR="006818B4">
        <w:rPr>
          <w:highlight w:val="white"/>
        </w:rPr>
      </w:r>
      <w:r w:rsidR="006818B4">
        <w:rPr>
          <w:highlight w:val="white"/>
        </w:rPr>
        <w:fldChar w:fldCharType="separate"/>
      </w:r>
      <w:r w:rsidR="00207336">
        <w:rPr>
          <w:highlight w:val="white"/>
        </w:rPr>
        <w:t>9</w:t>
      </w:r>
      <w:r w:rsidR="006818B4">
        <w:rPr>
          <w:highlight w:val="white"/>
        </w:rPr>
        <w:fldChar w:fldCharType="end"/>
      </w:r>
      <w:r w:rsidR="00BC5841">
        <w:rPr>
          <w:highlight w:val="white"/>
        </w:rPr>
        <w:t xml:space="preserve"> would have reduced the expression to its resulting value.</w:t>
      </w:r>
    </w:p>
    <w:p w14:paraId="68477FD2" w14:textId="1B0EB001" w:rsidR="008F3479" w:rsidRDefault="00A94B77" w:rsidP="008F3479">
      <w:pPr>
        <w:rPr>
          <w:highlight w:val="white"/>
        </w:rPr>
      </w:pPr>
      <w:r>
        <w:rPr>
          <w:highlight w:val="white"/>
        </w:rPr>
        <w:t xml:space="preserve">Moreover, </w:t>
      </w:r>
      <w:r w:rsidR="009B1268">
        <w:rPr>
          <w:highlight w:val="white"/>
        </w:rPr>
        <w:t>if the left expression is a</w:t>
      </w:r>
      <w:r w:rsidR="00A27850">
        <w:rPr>
          <w:highlight w:val="white"/>
        </w:rPr>
        <w:t xml:space="preserve">n array, function, or string, we want to use its address rather than its value. </w:t>
      </w:r>
      <w:proofErr w:type="gramStart"/>
      <w:r w:rsidR="00A27850">
        <w:rPr>
          <w:highlight w:val="white"/>
        </w:rPr>
        <w:t>Similar to</w:t>
      </w:r>
      <w:proofErr w:type="gramEnd"/>
      <w:r w:rsidR="00A27850">
        <w:rPr>
          <w:highlight w:val="white"/>
        </w:rPr>
        <w:t xml:space="preserve"> the integer value case, we can</w:t>
      </w:r>
      <w:r w:rsidR="00076CB8">
        <w:rPr>
          <w:highlight w:val="white"/>
        </w:rPr>
        <w:t>not use</w:t>
      </w:r>
      <w:r w:rsidR="00A27850">
        <w:rPr>
          <w:highlight w:val="white"/>
        </w:rPr>
        <w:t xml:space="preserve"> the address directly </w:t>
      </w:r>
      <w:r w:rsidR="00076CB8">
        <w:rPr>
          <w:highlight w:val="white"/>
        </w:rPr>
        <w:t xml:space="preserve">in </w:t>
      </w:r>
      <w:r w:rsidR="00A27850">
        <w:rPr>
          <w:highlight w:val="white"/>
        </w:rPr>
        <w:t xml:space="preserve">the assembly code. </w:t>
      </w:r>
      <w:r>
        <w:rPr>
          <w:highlight w:val="white"/>
        </w:rPr>
        <w:t xml:space="preserve">Therefore, if the left expression is an array, function or string, and the right expression is not an array, function, or string, </w:t>
      </w:r>
      <w:r w:rsidR="00D15334">
        <w:rPr>
          <w:highlight w:val="white"/>
        </w:rPr>
        <w:t xml:space="preserve">or </w:t>
      </w:r>
      <w:r>
        <w:rPr>
          <w:highlight w:val="white"/>
        </w:rPr>
        <w:t xml:space="preserve">an integer value, we </w:t>
      </w:r>
      <w:r w:rsidR="00A27850">
        <w:rPr>
          <w:highlight w:val="white"/>
        </w:rPr>
        <w:t xml:space="preserve">also </w:t>
      </w:r>
      <w:r>
        <w:rPr>
          <w:highlight w:val="white"/>
        </w:rPr>
        <w:t>swap the expressions.</w:t>
      </w:r>
    </w:p>
    <w:p w14:paraId="1D82E21E" w14:textId="70A31235" w:rsidR="00877372" w:rsidRPr="008F3479" w:rsidRDefault="00877372" w:rsidP="008F3479">
      <w:pPr>
        <w:rPr>
          <w:highlight w:val="white"/>
        </w:rPr>
      </w:pPr>
      <w:r>
        <w:rPr>
          <w:highlight w:val="white"/>
        </w:rPr>
        <w:t xml:space="preserve">We use the </w:t>
      </w:r>
      <w:r w:rsidRPr="008C2B1C">
        <w:rPr>
          <w:rStyle w:val="KeyWord0"/>
          <w:highlight w:val="white"/>
        </w:rPr>
        <w:t>m_swapMap</w:t>
      </w:r>
      <w:r w:rsidR="00273499">
        <w:rPr>
          <w:highlight w:val="white"/>
        </w:rPr>
        <w:t xml:space="preserve"> map to swap the </w:t>
      </w:r>
      <w:r w:rsidR="008C2B1C">
        <w:rPr>
          <w:highlight w:val="white"/>
        </w:rPr>
        <w:t>operator. Not</w:t>
      </w:r>
      <w:r w:rsidR="000F50D2">
        <w:rPr>
          <w:highlight w:val="white"/>
        </w:rPr>
        <w:t xml:space="preserve">e </w:t>
      </w:r>
      <w:r w:rsidR="008C2B1C">
        <w:rPr>
          <w:highlight w:val="white"/>
        </w:rPr>
        <w:t>that th</w:t>
      </w:r>
      <w:r w:rsidR="003C28D6">
        <w:rPr>
          <w:highlight w:val="white"/>
        </w:rPr>
        <w:t>at map</w:t>
      </w:r>
      <w:r w:rsidR="008C2B1C">
        <w:rPr>
          <w:highlight w:val="white"/>
        </w:rPr>
        <w:t xml:space="preserve"> is not the same </w:t>
      </w:r>
      <w:r w:rsidR="003C28D6">
        <w:rPr>
          <w:highlight w:val="white"/>
        </w:rPr>
        <w:t>map</w:t>
      </w:r>
      <w:r w:rsidR="000F50D2">
        <w:rPr>
          <w:highlight w:val="white"/>
        </w:rPr>
        <w:t xml:space="preserve"> </w:t>
      </w:r>
      <w:r w:rsidR="008C2B1C">
        <w:rPr>
          <w:highlight w:val="white"/>
        </w:rPr>
        <w:t xml:space="preserve">as the </w:t>
      </w:r>
      <w:r w:rsidR="000F50D2" w:rsidRPr="000F50D2">
        <w:rPr>
          <w:rStyle w:val="KeyWord0"/>
        </w:rPr>
        <w:t>m_inverseMap</w:t>
      </w:r>
      <w:r w:rsidR="000F50D2">
        <w:t xml:space="preserve"> we used in the Next-</w:t>
      </w:r>
      <w:proofErr w:type="spellStart"/>
      <w:r w:rsidR="000F50D2">
        <w:t>Goto</w:t>
      </w:r>
      <w:proofErr w:type="spellEnd"/>
      <w:r w:rsidR="000F50D2">
        <w:t xml:space="preserve">-Double case above. When inversing an expression, we change its </w:t>
      </w:r>
      <w:r w:rsidR="00871D21">
        <w:t>meaning, when we swap the expression it still has the same meaning, we just arrange the operands so that we can generate more efficient assembly code.</w:t>
      </w:r>
    </w:p>
    <w:p w14:paraId="6571F53D" w14:textId="77777777" w:rsidR="006C2BC5" w:rsidRPr="006C2BC5" w:rsidRDefault="006C2BC5" w:rsidP="006C2BC5">
      <w:pPr>
        <w:pStyle w:val="Code"/>
        <w:rPr>
          <w:highlight w:val="white"/>
        </w:rPr>
      </w:pPr>
      <w:r w:rsidRPr="006C2BC5">
        <w:rPr>
          <w:highlight w:val="white"/>
        </w:rPr>
        <w:t xml:space="preserve">    public static IDictionary&lt;MiddleOperator, MiddleOperator&gt; m_swapMap =</w:t>
      </w:r>
    </w:p>
    <w:p w14:paraId="5FDA225D" w14:textId="77777777" w:rsidR="006C2BC5" w:rsidRPr="006C2BC5" w:rsidRDefault="006C2BC5" w:rsidP="006C2BC5">
      <w:pPr>
        <w:pStyle w:val="Code"/>
        <w:rPr>
          <w:highlight w:val="white"/>
        </w:rPr>
      </w:pPr>
      <w:r w:rsidRPr="006C2BC5">
        <w:rPr>
          <w:highlight w:val="white"/>
        </w:rPr>
        <w:t xml:space="preserve">       new Dictionary&lt;MiddleOperator, MiddleOperator&gt;() {</w:t>
      </w:r>
    </w:p>
    <w:p w14:paraId="4E6537A1" w14:textId="77777777" w:rsidR="006C2BC5" w:rsidRPr="006C2BC5" w:rsidRDefault="006C2BC5" w:rsidP="006C2BC5">
      <w:pPr>
        <w:pStyle w:val="Code"/>
        <w:rPr>
          <w:highlight w:val="white"/>
        </w:rPr>
      </w:pPr>
      <w:r w:rsidRPr="006C2BC5">
        <w:rPr>
          <w:highlight w:val="white"/>
        </w:rPr>
        <w:t xml:space="preserve">        {MiddleOperator.Equal, MiddleOperator.Equal},</w:t>
      </w:r>
    </w:p>
    <w:p w14:paraId="1C140045" w14:textId="77777777" w:rsidR="006C2BC5" w:rsidRPr="006C2BC5" w:rsidRDefault="006C2BC5" w:rsidP="006C2BC5">
      <w:pPr>
        <w:pStyle w:val="Code"/>
        <w:rPr>
          <w:highlight w:val="white"/>
        </w:rPr>
      </w:pPr>
      <w:r w:rsidRPr="006C2BC5">
        <w:rPr>
          <w:highlight w:val="white"/>
        </w:rPr>
        <w:t xml:space="preserve">        {MiddleOperator.NotEqual, MiddleOperator.NotEqual},</w:t>
      </w:r>
    </w:p>
    <w:p w14:paraId="465B164E" w14:textId="77777777" w:rsidR="006C2BC5" w:rsidRPr="006C2BC5" w:rsidRDefault="006C2BC5" w:rsidP="006C2BC5">
      <w:pPr>
        <w:pStyle w:val="Code"/>
        <w:rPr>
          <w:highlight w:val="white"/>
        </w:rPr>
      </w:pPr>
      <w:r w:rsidRPr="006C2BC5">
        <w:rPr>
          <w:highlight w:val="white"/>
        </w:rPr>
        <w:t xml:space="preserve">        {MiddleOperator.SignedLessThan, MiddleOperator.SignedGreaterThan},</w:t>
      </w:r>
    </w:p>
    <w:p w14:paraId="2F7393DD" w14:textId="77777777" w:rsidR="006C2BC5" w:rsidRPr="006C2BC5" w:rsidRDefault="006C2BC5" w:rsidP="006C2BC5">
      <w:pPr>
        <w:pStyle w:val="Code"/>
        <w:rPr>
          <w:highlight w:val="white"/>
        </w:rPr>
      </w:pPr>
      <w:r w:rsidRPr="006C2BC5">
        <w:rPr>
          <w:highlight w:val="white"/>
        </w:rPr>
        <w:t xml:space="preserve">        {MiddleOperator.SignedGreaterThan, MiddleOperator.SignedLessThan},</w:t>
      </w:r>
    </w:p>
    <w:p w14:paraId="272EE50C" w14:textId="77777777" w:rsidR="006C2BC5" w:rsidRDefault="006C2BC5" w:rsidP="006C2BC5">
      <w:pPr>
        <w:pStyle w:val="Code"/>
        <w:rPr>
          <w:highlight w:val="white"/>
        </w:rPr>
      </w:pPr>
      <w:r w:rsidRPr="006C2BC5">
        <w:rPr>
          <w:highlight w:val="white"/>
        </w:rPr>
        <w:t xml:space="preserve">        {MiddleOperator.SignedLessThanEqual,</w:t>
      </w:r>
    </w:p>
    <w:p w14:paraId="7FFC63D7" w14:textId="32042345" w:rsidR="006C2BC5" w:rsidRPr="006C2BC5" w:rsidRDefault="006C2BC5" w:rsidP="006C2BC5">
      <w:pPr>
        <w:pStyle w:val="Code"/>
        <w:rPr>
          <w:highlight w:val="white"/>
        </w:rPr>
      </w:pPr>
      <w:r>
        <w:rPr>
          <w:highlight w:val="white"/>
        </w:rPr>
        <w:t xml:space="preserve">         </w:t>
      </w:r>
      <w:r w:rsidRPr="006C2BC5">
        <w:rPr>
          <w:highlight w:val="white"/>
        </w:rPr>
        <w:t>MiddleOperator.SignedGreaterThanEqual},</w:t>
      </w:r>
    </w:p>
    <w:p w14:paraId="52C44D1C" w14:textId="77777777" w:rsidR="006C2BC5" w:rsidRDefault="006C2BC5" w:rsidP="006C2BC5">
      <w:pPr>
        <w:pStyle w:val="Code"/>
        <w:rPr>
          <w:highlight w:val="white"/>
        </w:rPr>
      </w:pPr>
      <w:r w:rsidRPr="006C2BC5">
        <w:rPr>
          <w:highlight w:val="white"/>
        </w:rPr>
        <w:t xml:space="preserve">        {MiddleOperator.SignedGreaterThanEqual,</w:t>
      </w:r>
    </w:p>
    <w:p w14:paraId="108F3827" w14:textId="19EFA629" w:rsidR="006C2BC5" w:rsidRPr="006C2BC5" w:rsidRDefault="006C2BC5" w:rsidP="006C2BC5">
      <w:pPr>
        <w:pStyle w:val="Code"/>
        <w:rPr>
          <w:highlight w:val="white"/>
        </w:rPr>
      </w:pPr>
      <w:r>
        <w:rPr>
          <w:highlight w:val="white"/>
        </w:rPr>
        <w:t xml:space="preserve">        </w:t>
      </w:r>
      <w:r w:rsidRPr="006C2BC5">
        <w:rPr>
          <w:highlight w:val="white"/>
        </w:rPr>
        <w:t xml:space="preserve"> MiddleOperator.SignedLessThanEqual},</w:t>
      </w:r>
    </w:p>
    <w:p w14:paraId="6169EC2F" w14:textId="77777777" w:rsidR="006C2BC5" w:rsidRPr="006C2BC5" w:rsidRDefault="006C2BC5" w:rsidP="006C2BC5">
      <w:pPr>
        <w:pStyle w:val="Code"/>
        <w:rPr>
          <w:highlight w:val="white"/>
        </w:rPr>
      </w:pPr>
      <w:r w:rsidRPr="006C2BC5">
        <w:rPr>
          <w:highlight w:val="white"/>
        </w:rPr>
        <w:t xml:space="preserve">        {MiddleOperator.UnsignedLessThan, MiddleOperator.UnsignedGreaterThan},</w:t>
      </w:r>
    </w:p>
    <w:p w14:paraId="3796B3DF" w14:textId="77777777" w:rsidR="006C2BC5" w:rsidRPr="006C2BC5" w:rsidRDefault="006C2BC5" w:rsidP="006C2BC5">
      <w:pPr>
        <w:pStyle w:val="Code"/>
        <w:rPr>
          <w:highlight w:val="white"/>
        </w:rPr>
      </w:pPr>
      <w:r w:rsidRPr="006C2BC5">
        <w:rPr>
          <w:highlight w:val="white"/>
        </w:rPr>
        <w:t xml:space="preserve">        {MiddleOperator.UnsignedGreaterThan, MiddleOperator.UnsignedLessThan},</w:t>
      </w:r>
    </w:p>
    <w:p w14:paraId="65F68B6D" w14:textId="77777777" w:rsidR="006C2BC5" w:rsidRDefault="006C2BC5" w:rsidP="006C2BC5">
      <w:pPr>
        <w:pStyle w:val="Code"/>
        <w:rPr>
          <w:highlight w:val="white"/>
        </w:rPr>
      </w:pPr>
      <w:r w:rsidRPr="006C2BC5">
        <w:rPr>
          <w:highlight w:val="white"/>
        </w:rPr>
        <w:t xml:space="preserve">        {MiddleOperator.UnsignedLessThanEqual,</w:t>
      </w:r>
    </w:p>
    <w:p w14:paraId="2B7F41F6" w14:textId="4DAC984B"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MiddleOperator.UnsignedGreaterThanEqual},</w:t>
      </w:r>
    </w:p>
    <w:p w14:paraId="55EA7CB1" w14:textId="77777777" w:rsidR="006C2BC5" w:rsidRDefault="006C2BC5" w:rsidP="006C2BC5">
      <w:pPr>
        <w:pStyle w:val="Code"/>
        <w:rPr>
          <w:highlight w:val="white"/>
        </w:rPr>
      </w:pPr>
      <w:r w:rsidRPr="006C2BC5">
        <w:rPr>
          <w:highlight w:val="white"/>
        </w:rPr>
        <w:t xml:space="preserve">        {MiddleOperator.UnsignedGreaterThanEqual,</w:t>
      </w:r>
    </w:p>
    <w:p w14:paraId="4C124CF0" w14:textId="25EA0789"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MiddleOperator.UnsignedLessThanEqual}</w:t>
      </w:r>
    </w:p>
    <w:p w14:paraId="751E7378" w14:textId="77777777" w:rsidR="006C2BC5" w:rsidRPr="006C2BC5" w:rsidRDefault="006C2BC5" w:rsidP="006C2BC5">
      <w:pPr>
        <w:pStyle w:val="Code"/>
        <w:rPr>
          <w:highlight w:val="white"/>
        </w:rPr>
      </w:pPr>
      <w:r w:rsidRPr="006C2BC5">
        <w:rPr>
          <w:highlight w:val="white"/>
        </w:rPr>
        <w:t xml:space="preserve">      };</w:t>
      </w:r>
    </w:p>
    <w:p w14:paraId="2C40AC18" w14:textId="77777777" w:rsidR="006C2BC5" w:rsidRPr="006C2BC5" w:rsidRDefault="006C2BC5" w:rsidP="006C2BC5">
      <w:pPr>
        <w:pStyle w:val="Code"/>
        <w:rPr>
          <w:highlight w:val="white"/>
        </w:rPr>
      </w:pPr>
    </w:p>
    <w:p w14:paraId="02717C26" w14:textId="77777777" w:rsidR="006C2BC5" w:rsidRPr="006C2BC5" w:rsidRDefault="006C2BC5" w:rsidP="006C2BC5">
      <w:pPr>
        <w:pStyle w:val="Code"/>
        <w:rPr>
          <w:highlight w:val="white"/>
        </w:rPr>
      </w:pPr>
      <w:r w:rsidRPr="006C2BC5">
        <w:rPr>
          <w:highlight w:val="white"/>
        </w:rPr>
        <w:t xml:space="preserve">    private void SwapRelation() {</w:t>
      </w:r>
    </w:p>
    <w:p w14:paraId="56B48270" w14:textId="77777777" w:rsidR="006C2BC5" w:rsidRPr="006C2BC5" w:rsidRDefault="006C2BC5" w:rsidP="006C2BC5">
      <w:pPr>
        <w:pStyle w:val="Code"/>
        <w:rPr>
          <w:highlight w:val="white"/>
        </w:rPr>
      </w:pPr>
      <w:r w:rsidRPr="006C2BC5">
        <w:rPr>
          <w:highlight w:val="white"/>
        </w:rPr>
        <w:t xml:space="preserve">      foreach (MiddleCode middleCode in m_middleCodeList) {</w:t>
      </w:r>
    </w:p>
    <w:p w14:paraId="65FCEB36" w14:textId="77777777" w:rsidR="006C2BC5" w:rsidRPr="006C2BC5" w:rsidRDefault="006C2BC5" w:rsidP="006C2BC5">
      <w:pPr>
        <w:pStyle w:val="Code"/>
        <w:rPr>
          <w:highlight w:val="white"/>
        </w:rPr>
      </w:pPr>
      <w:r w:rsidRPr="006C2BC5">
        <w:rPr>
          <w:highlight w:val="white"/>
        </w:rPr>
        <w:t xml:space="preserve">        if (middleCode.IsRelation()) {</w:t>
      </w:r>
    </w:p>
    <w:p w14:paraId="32D8765F" w14:textId="77777777" w:rsidR="006C2BC5" w:rsidRPr="006C2BC5" w:rsidRDefault="006C2BC5" w:rsidP="006C2BC5">
      <w:pPr>
        <w:pStyle w:val="Code"/>
        <w:rPr>
          <w:highlight w:val="white"/>
        </w:rPr>
      </w:pPr>
      <w:r w:rsidRPr="006C2BC5">
        <w:rPr>
          <w:highlight w:val="white"/>
        </w:rPr>
        <w:t xml:space="preserve">          Symbol leftSymbol = (Symbol) middleCode[1],</w:t>
      </w:r>
    </w:p>
    <w:p w14:paraId="3541E8BD" w14:textId="77777777" w:rsidR="006C2BC5" w:rsidRPr="006C2BC5" w:rsidRDefault="006C2BC5" w:rsidP="006C2BC5">
      <w:pPr>
        <w:pStyle w:val="Code"/>
        <w:rPr>
          <w:highlight w:val="white"/>
        </w:rPr>
      </w:pPr>
      <w:r w:rsidRPr="006C2BC5">
        <w:rPr>
          <w:highlight w:val="white"/>
        </w:rPr>
        <w:t xml:space="preserve">                 rightSymbol = (Symbol) middleCode[2];</w:t>
      </w:r>
    </w:p>
    <w:p w14:paraId="3C8A666A" w14:textId="77777777" w:rsidR="006C2BC5" w:rsidRPr="006C2BC5" w:rsidRDefault="006C2BC5" w:rsidP="006C2BC5">
      <w:pPr>
        <w:pStyle w:val="Code"/>
        <w:rPr>
          <w:highlight w:val="white"/>
        </w:rPr>
      </w:pPr>
      <w:r w:rsidRPr="006C2BC5">
        <w:rPr>
          <w:highlight w:val="white"/>
        </w:rPr>
        <w:t xml:space="preserve">          if ((leftSymbol.Value is BigInteger) ||</w:t>
      </w:r>
    </w:p>
    <w:p w14:paraId="2487BC7D" w14:textId="77777777" w:rsidR="006C2BC5" w:rsidRPr="006C2BC5" w:rsidRDefault="006C2BC5" w:rsidP="006C2BC5">
      <w:pPr>
        <w:pStyle w:val="Code"/>
        <w:rPr>
          <w:highlight w:val="white"/>
        </w:rPr>
      </w:pPr>
      <w:r w:rsidRPr="006C2BC5">
        <w:rPr>
          <w:highlight w:val="white"/>
        </w:rPr>
        <w:t xml:space="preserve">              (leftSymbol.Type.IsArrayFunctionOrString()) &amp;&amp;</w:t>
      </w:r>
    </w:p>
    <w:p w14:paraId="0656C1EF" w14:textId="77777777" w:rsidR="006C2BC5" w:rsidRPr="006C2BC5" w:rsidRDefault="006C2BC5" w:rsidP="006C2BC5">
      <w:pPr>
        <w:pStyle w:val="Code"/>
        <w:rPr>
          <w:highlight w:val="white"/>
        </w:rPr>
      </w:pPr>
      <w:r w:rsidRPr="006C2BC5">
        <w:rPr>
          <w:highlight w:val="white"/>
        </w:rPr>
        <w:t xml:space="preserve">              !rightSymbol.Type.IsArrayFunctionOrString() &amp;&amp;</w:t>
      </w:r>
    </w:p>
    <w:p w14:paraId="495A9BFB" w14:textId="77777777" w:rsidR="006C2BC5" w:rsidRPr="006C2BC5" w:rsidRDefault="006C2BC5" w:rsidP="006C2BC5">
      <w:pPr>
        <w:pStyle w:val="Code"/>
        <w:rPr>
          <w:highlight w:val="white"/>
        </w:rPr>
      </w:pPr>
      <w:r w:rsidRPr="006C2BC5">
        <w:rPr>
          <w:highlight w:val="white"/>
        </w:rPr>
        <w:t xml:space="preserve">              !(rightSymbol.Value is BigInteger)) {</w:t>
      </w:r>
    </w:p>
    <w:p w14:paraId="341EC1D4" w14:textId="77777777" w:rsidR="006C2BC5" w:rsidRPr="006C2BC5" w:rsidRDefault="006C2BC5" w:rsidP="006C2BC5">
      <w:pPr>
        <w:pStyle w:val="Code"/>
        <w:rPr>
          <w:highlight w:val="white"/>
        </w:rPr>
      </w:pPr>
      <w:r w:rsidRPr="006C2BC5">
        <w:rPr>
          <w:highlight w:val="white"/>
        </w:rPr>
        <w:t xml:space="preserve">            middleCode.Operator = m_swapMap[middleCode.Operator];</w:t>
      </w:r>
    </w:p>
    <w:p w14:paraId="1AFEAD19" w14:textId="77777777" w:rsidR="006C2BC5" w:rsidRPr="006C2BC5" w:rsidRDefault="006C2BC5" w:rsidP="006C2BC5">
      <w:pPr>
        <w:pStyle w:val="Code"/>
        <w:rPr>
          <w:highlight w:val="white"/>
        </w:rPr>
      </w:pPr>
      <w:r w:rsidRPr="006C2BC5">
        <w:rPr>
          <w:highlight w:val="white"/>
        </w:rPr>
        <w:t xml:space="preserve">            middleCode[1] = rightSymbol;</w:t>
      </w:r>
    </w:p>
    <w:p w14:paraId="37434BB5" w14:textId="77777777" w:rsidR="006C2BC5" w:rsidRPr="006C2BC5" w:rsidRDefault="006C2BC5" w:rsidP="006C2BC5">
      <w:pPr>
        <w:pStyle w:val="Code"/>
        <w:rPr>
          <w:highlight w:val="white"/>
        </w:rPr>
      </w:pPr>
      <w:r w:rsidRPr="006C2BC5">
        <w:rPr>
          <w:highlight w:val="white"/>
        </w:rPr>
        <w:t xml:space="preserve">            middleCode[2] = leftSymbol;</w:t>
      </w:r>
    </w:p>
    <w:p w14:paraId="2BBC3E5D" w14:textId="77777777" w:rsidR="006C2BC5" w:rsidRPr="006C2BC5" w:rsidRDefault="006C2BC5" w:rsidP="006C2BC5">
      <w:pPr>
        <w:pStyle w:val="Code"/>
        <w:rPr>
          <w:highlight w:val="white"/>
        </w:rPr>
      </w:pPr>
      <w:r w:rsidRPr="006C2BC5">
        <w:rPr>
          <w:highlight w:val="white"/>
        </w:rPr>
        <w:t xml:space="preserve">          }</w:t>
      </w:r>
    </w:p>
    <w:p w14:paraId="6FB146EE" w14:textId="77777777" w:rsidR="006C2BC5" w:rsidRPr="006C2BC5" w:rsidRDefault="006C2BC5" w:rsidP="006C2BC5">
      <w:pPr>
        <w:pStyle w:val="Code"/>
        <w:rPr>
          <w:highlight w:val="white"/>
        </w:rPr>
      </w:pPr>
      <w:r w:rsidRPr="006C2BC5">
        <w:rPr>
          <w:highlight w:val="white"/>
        </w:rPr>
        <w:t xml:space="preserve">        }</w:t>
      </w:r>
    </w:p>
    <w:p w14:paraId="7EFB0DCC" w14:textId="77777777" w:rsidR="006C2BC5" w:rsidRPr="006C2BC5" w:rsidRDefault="006C2BC5" w:rsidP="006C2BC5">
      <w:pPr>
        <w:pStyle w:val="Code"/>
        <w:rPr>
          <w:highlight w:val="white"/>
        </w:rPr>
      </w:pPr>
      <w:r w:rsidRPr="006C2BC5">
        <w:rPr>
          <w:highlight w:val="white"/>
        </w:rPr>
        <w:t xml:space="preserve">      }</w:t>
      </w:r>
    </w:p>
    <w:p w14:paraId="08CD0B24" w14:textId="6044F3AA" w:rsidR="00CB763B" w:rsidRDefault="006C2BC5" w:rsidP="00CF2F9E">
      <w:pPr>
        <w:pStyle w:val="Code"/>
        <w:rPr>
          <w:highlight w:val="white"/>
        </w:rPr>
      </w:pPr>
      <w:r w:rsidRPr="006C2BC5">
        <w:rPr>
          <w:highlight w:val="white"/>
        </w:rPr>
        <w:t xml:space="preserve">    }</w:t>
      </w:r>
    </w:p>
    <w:p w14:paraId="6B3F7C15" w14:textId="5CC69F8A" w:rsidR="009D3B17" w:rsidRPr="009D3B17" w:rsidRDefault="009D3B17" w:rsidP="009D3B17">
      <w:pPr>
        <w:pStyle w:val="Rubrik3"/>
        <w:numPr>
          <w:ilvl w:val="2"/>
          <w:numId w:val="129"/>
        </w:numPr>
        <w:rPr>
          <w:highlight w:val="white"/>
        </w:rPr>
      </w:pPr>
      <w:bookmarkStart w:id="407" w:name="_Toc54119934"/>
      <w:r w:rsidRPr="009D3B17">
        <w:rPr>
          <w:highlight w:val="white"/>
        </w:rPr>
        <w:t xml:space="preserve">Optimize </w:t>
      </w:r>
      <w:r w:rsidR="001278F9">
        <w:rPr>
          <w:highlight w:val="white"/>
        </w:rPr>
        <w:t>Communicative</w:t>
      </w:r>
      <w:r w:rsidRPr="009D3B17">
        <w:rPr>
          <w:highlight w:val="white"/>
        </w:rPr>
        <w:t xml:space="preserve"> Expression</w:t>
      </w:r>
      <w:bookmarkEnd w:id="407"/>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bookmarkStart w:id="408" w:name="_Toc54119935"/>
      <w:r>
        <w:t>Remove Trivial Assignment</w:t>
      </w:r>
      <w:bookmarkEnd w:id="408"/>
    </w:p>
    <w:p w14:paraId="3E4059C5" w14:textId="5AC77349" w:rsidR="009F35D4" w:rsidRDefault="009F35D4" w:rsidP="009F35D4">
      <w:r>
        <w:t>Trivial assignment, where a symbol is assigned the value of the same symbol, shall be removed.</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bookmarkStart w:id="409" w:name="_Toc54119936"/>
      <w:r w:rsidRPr="00EC76D5">
        <w:lastRenderedPageBreak/>
        <w:t xml:space="preserve">Remove </w:t>
      </w:r>
      <w:r w:rsidR="00F03A18" w:rsidRPr="00EC76D5">
        <w:t>Cleared</w:t>
      </w:r>
      <w:r w:rsidRPr="00EC76D5">
        <w:t xml:space="preserve"> Code</w:t>
      </w:r>
      <w:bookmarkEnd w:id="409"/>
    </w:p>
    <w:p w14:paraId="37E1B19C" w14:textId="7B1ED394"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3060AC">
        <w:t xml:space="preserve">it </w:t>
      </w:r>
      <w:r w:rsidR="007B0D93">
        <w:t>simplif</w:t>
      </w:r>
      <w:r w:rsidR="003060AC">
        <w:t>ies</w:t>
      </w:r>
      <w:r w:rsidR="007B0D93">
        <w:t xml:space="preserve"> the </w:t>
      </w:r>
      <w:r w:rsidRPr="00EC76D5">
        <w:t>optimization methods</w:t>
      </w:r>
      <w:r w:rsidR="003060AC">
        <w:t xml:space="preserve"> of this section.</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410" w:name="_Ref54016612"/>
      <w:bookmarkStart w:id="411" w:name="_Ref54016688"/>
      <w:bookmarkStart w:id="412" w:name="_Toc54119937"/>
      <w:r>
        <w:lastRenderedPageBreak/>
        <w:t>Assembly Code Generation</w:t>
      </w:r>
      <w:bookmarkEnd w:id="410"/>
      <w:bookmarkEnd w:id="411"/>
      <w:bookmarkEnd w:id="412"/>
    </w:p>
    <w:p w14:paraId="70E477B9" w14:textId="277CFAE1" w:rsidR="009E30F3" w:rsidRDefault="009E30F3" w:rsidP="00B157D0">
      <w:r>
        <w:t xml:space="preserve">When we have generated and optimized the middle code, </w:t>
      </w:r>
      <w:r w:rsidR="00756A35">
        <w:t xml:space="preserve">we continue </w:t>
      </w:r>
      <w:r w:rsidR="003C351D">
        <w:t>to</w:t>
      </w:r>
      <w:r w:rsidR="00756A35">
        <w:t xml:space="preserve"> </w:t>
      </w:r>
      <w:r>
        <w:t>generat</w:t>
      </w:r>
      <w:r w:rsidR="003C351D">
        <w:t>e</w:t>
      </w:r>
      <w:r>
        <w:t xml:space="preserve"> the final assembly code.</w:t>
      </w:r>
      <w:r w:rsidR="00ED302B">
        <w:t xml:space="preserve"> The first step is to generate the assembly code with </w:t>
      </w:r>
      <w:r w:rsidR="00ED302B" w:rsidRPr="008562B1">
        <w:rPr>
          <w:rStyle w:val="Italic"/>
        </w:rPr>
        <w:t>tracks</w:t>
      </w:r>
      <w:r w:rsidR="00ED302B">
        <w:t xml:space="preserve">. </w:t>
      </w:r>
      <w:r w:rsidR="008562B1">
        <w:t>A track is a place hold</w:t>
      </w:r>
      <w:r w:rsidR="0014723C">
        <w:t>er</w:t>
      </w:r>
      <w:r w:rsidR="008562B1">
        <w:t xml:space="preserve"> for a register </w:t>
      </w:r>
      <w:r w:rsidR="00220FF7">
        <w:t>and</w:t>
      </w:r>
      <w:r w:rsidR="008562B1">
        <w:t xml:space="preserve"> follows the (yet unknown) register through the code. The track is then replaced by a proper register by the register allocato</w:t>
      </w:r>
      <w:r w:rsidR="0014723C">
        <w:t>r</w:t>
      </w:r>
      <w:r w:rsidR="008562B1">
        <w:t>. Finally, the assembly code instruction</w:t>
      </w:r>
      <w:r w:rsidR="00220FF7">
        <w:t>s</w:t>
      </w:r>
      <w:r w:rsidR="008562B1">
        <w:t xml:space="preserve"> are written in plain text.</w:t>
      </w:r>
    </w:p>
    <w:p w14:paraId="4C71FC1D" w14:textId="4259987D" w:rsidR="006C5851" w:rsidRDefault="004E1BBC" w:rsidP="00B25DBF">
      <w:pPr>
        <w:pStyle w:val="Rubrik2"/>
      </w:pPr>
      <w:bookmarkStart w:id="413" w:name="_Toc54119938"/>
      <w:r>
        <w:t>Runtime Management</w:t>
      </w:r>
      <w:bookmarkEnd w:id="413"/>
    </w:p>
    <w:p w14:paraId="023BD772" w14:textId="477EF4ED" w:rsidR="00B26610" w:rsidRDefault="00B26610" w:rsidP="00B26610">
      <w:r>
        <w:t>When it comes to runtime management</w:t>
      </w:r>
      <w:r w:rsidR="000C3F22">
        <w:t>,</w:t>
      </w:r>
      <w:r>
        <w:t xml:space="preserve"> we use the classic style where we allocate </w:t>
      </w:r>
      <w:r w:rsidR="007635EF">
        <w:t>an activation record for each function call, beginning with the initi</w:t>
      </w:r>
      <w:r w:rsidR="000C3F22">
        <w:t xml:space="preserve">al call to </w:t>
      </w:r>
      <w:r w:rsidR="000C3F22" w:rsidRPr="000C3F22">
        <w:rPr>
          <w:rStyle w:val="KeyWord0"/>
        </w:rPr>
        <w:t>main</w:t>
      </w:r>
      <w:r w:rsidR="000C3F22">
        <w:t>. Each activation record holds the data for the functions’ parameters and local variables and constants.</w:t>
      </w:r>
      <w:r w:rsidR="00710D99">
        <w:t xml:space="preserve"> We use </w:t>
      </w:r>
      <w:r w:rsidR="00B52600">
        <w:t xml:space="preserve">the </w:t>
      </w:r>
      <w:r w:rsidR="00B52600" w:rsidRPr="00B52600">
        <w:rPr>
          <w:rStyle w:val="KeyWord0"/>
        </w:rPr>
        <w:t>regular</w:t>
      </w:r>
      <w:r w:rsidR="00710D99">
        <w:t xml:space="preserve"> </w:t>
      </w:r>
      <w:r w:rsidR="00710D99" w:rsidRPr="00710D99">
        <w:rPr>
          <w:rStyle w:val="KeyWord0"/>
        </w:rPr>
        <w:t>frame</w:t>
      </w:r>
      <w:r w:rsidR="00710D99">
        <w:t xml:space="preserve"> </w:t>
      </w:r>
      <w:r w:rsidR="00710D99" w:rsidRPr="00710D99">
        <w:rPr>
          <w:rStyle w:val="KeyWord0"/>
        </w:rPr>
        <w:t>pointer</w:t>
      </w:r>
      <w:r w:rsidR="00710D99">
        <w:t xml:space="preserve"> to hold the address of the current function call. The activation record also holds the</w:t>
      </w:r>
      <w:r w:rsidR="004664C2">
        <w:t xml:space="preserve"> frame pointer of the previous activation record and the return address; that is, the</w:t>
      </w:r>
      <w:r w:rsidR="009344BA">
        <w:t xml:space="preserve"> address to jump to when the execution</w:t>
      </w:r>
      <w:r w:rsidR="00992332">
        <w:t xml:space="preserve"> of the current function</w:t>
      </w:r>
      <w:r w:rsidR="009344BA">
        <w:t xml:space="preserve"> returns to the calling function</w:t>
      </w:r>
      <w:r w:rsidR="006B7466">
        <w:t>. More specifically: the address of the instruction following the call in the calling function.</w:t>
      </w:r>
    </w:p>
    <w:p w14:paraId="7F8569E6" w14:textId="69035DC7" w:rsidR="00992332" w:rsidRDefault="00F650C4" w:rsidP="00B26610">
      <w:r>
        <w:t xml:space="preserve">What makes it </w:t>
      </w:r>
      <w:r w:rsidR="00992332">
        <w:t xml:space="preserve">a little bit more complicated is </w:t>
      </w:r>
      <w:r>
        <w:t xml:space="preserve">that a </w:t>
      </w:r>
      <w:r w:rsidR="00992332">
        <w:t>function may be elliptic; that is, i</w:t>
      </w:r>
      <w:r>
        <w:t>t</w:t>
      </w:r>
      <w:r w:rsidR="00992332">
        <w:t xml:space="preserve"> has a variable number of parameters, like </w:t>
      </w:r>
      <w:r w:rsidR="00992332" w:rsidRPr="00992332">
        <w:rPr>
          <w:rStyle w:val="KeyWord0"/>
        </w:rPr>
        <w:t>printf</w:t>
      </w:r>
      <w:r w:rsidR="00992332">
        <w:t xml:space="preserve"> and </w:t>
      </w:r>
      <w:r w:rsidR="00992332" w:rsidRPr="00992332">
        <w:rPr>
          <w:rStyle w:val="KeyWord0"/>
        </w:rPr>
        <w:t>scanf</w:t>
      </w:r>
      <w:r w:rsidR="00992332">
        <w:t>.</w:t>
      </w:r>
      <w:r w:rsidR="00DC619F">
        <w:t xml:space="preserve"> We introduc</w:t>
      </w:r>
      <w:r>
        <w:t xml:space="preserve">e </w:t>
      </w:r>
      <w:r w:rsidR="00DC619F">
        <w:t xml:space="preserve">a second frame pointer: </w:t>
      </w:r>
      <w:r>
        <w:t xml:space="preserve">the </w:t>
      </w:r>
      <w:r w:rsidRPr="00B52600">
        <w:rPr>
          <w:rStyle w:val="KeyWord0"/>
        </w:rPr>
        <w:t>elliptic</w:t>
      </w:r>
      <w:r>
        <w:t xml:space="preserve"> </w:t>
      </w:r>
      <w:r w:rsidRPr="00B52600">
        <w:rPr>
          <w:rStyle w:val="KeyWord0"/>
        </w:rPr>
        <w:t>frame</w:t>
      </w:r>
      <w:r>
        <w:t xml:space="preserve"> </w:t>
      </w:r>
      <w:r w:rsidRPr="00B52600">
        <w:rPr>
          <w:rStyle w:val="KeyWord0"/>
        </w:rPr>
        <w:t>pointer</w:t>
      </w:r>
      <w:r w:rsidR="00B52600">
        <w:t xml:space="preserve"> for elliptic functions. </w:t>
      </w:r>
      <w:r w:rsidR="00DA39EA">
        <w:t>It holds the address of the activation record plus the size of the extra parameters in the call to an elliptic function.</w:t>
      </w:r>
    </w:p>
    <w:p w14:paraId="65E84F62" w14:textId="01698F55" w:rsidR="007C3461" w:rsidRDefault="0054288A" w:rsidP="00B26610">
      <w:r>
        <w:t>To sum it up: the activation record holds the return address, regular frame pointer,</w:t>
      </w:r>
      <w:r w:rsidR="00617E3E">
        <w:t xml:space="preserve"> and</w:t>
      </w:r>
      <w:r>
        <w:t xml:space="preserve"> elliptic frame pointer</w:t>
      </w:r>
      <w:r w:rsidR="00A00F1B">
        <w:t xml:space="preserve"> </w:t>
      </w:r>
      <w:r w:rsidR="00617E3E">
        <w:t xml:space="preserve">of the calling function as well as </w:t>
      </w:r>
      <w:r w:rsidR="00FC2AC1">
        <w:t xml:space="preserve">the parameters, potential extra parameter in case of an </w:t>
      </w:r>
      <w:r w:rsidR="00617E3E">
        <w:t>elliptic</w:t>
      </w:r>
      <w:r w:rsidR="00FC2AC1">
        <w:t xml:space="preserve"> function, and local variables and constants</w:t>
      </w:r>
      <w:r w:rsidR="00617E3E">
        <w:t xml:space="preserve"> of the current function.</w:t>
      </w:r>
      <w:r w:rsidR="00A00F1B">
        <w:t xml:space="preserve"> The elliptic frame pointer is undefined in case of a non-elliptic calling function</w:t>
      </w:r>
      <w:r w:rsidR="00254F81">
        <w:t>.</w:t>
      </w:r>
      <w:r w:rsidR="00097230">
        <w:t xml:space="preserve"> However, we must always have the elliptic frame pointer in the activation </w:t>
      </w:r>
      <w:r w:rsidR="004A0724">
        <w:t>record since</w:t>
      </w:r>
      <w:r w:rsidR="00097230">
        <w:t xml:space="preserve"> the same function can be called by both elliptic and non-elliptic functions.</w:t>
      </w:r>
    </w:p>
    <w:p w14:paraId="278CA7F9" w14:textId="694B4415" w:rsidR="007D46D3" w:rsidRDefault="007D46D3" w:rsidP="00B26610">
      <w:r>
        <w:t>When a function cal</w:t>
      </w:r>
      <w:r w:rsidR="003265E8">
        <w:t xml:space="preserve">ls another function (or itself recursively) </w:t>
      </w:r>
      <w:r w:rsidR="002A0293">
        <w:t>the activation record of the called function is located at the address above the activation record of the calling function</w:t>
      </w:r>
      <w:r w:rsidR="008A4999">
        <w:t xml:space="preserve">. </w:t>
      </w:r>
      <w:r w:rsidR="002566E3">
        <w:t>The return address, regular and frame pointers of the calling function are stored at the beginning of the activation record of the called function.</w:t>
      </w:r>
    </w:p>
    <w:p w14:paraId="6C7FDC26" w14:textId="6068172D" w:rsidR="00C07C4D" w:rsidRDefault="002566E3" w:rsidP="00B26610">
      <w:r>
        <w:t>When a function returns to the calling function</w:t>
      </w:r>
      <w:r w:rsidR="00DC782D">
        <w:t>, the regular and elliptic frame pointers are restored to the values of the calling function</w:t>
      </w:r>
      <w:r w:rsidR="003265E8">
        <w:t>,</w:t>
      </w:r>
      <w:r w:rsidR="00DC782D">
        <w:t xml:space="preserve"> and </w:t>
      </w:r>
      <w:r w:rsidR="003265E8">
        <w:t xml:space="preserve">a </w:t>
      </w:r>
      <w:r w:rsidR="006B7466">
        <w:t>jump back to the return address</w:t>
      </w:r>
      <w:r w:rsidR="007D46D3">
        <w:t xml:space="preserve"> occurs.</w:t>
      </w:r>
    </w:p>
    <w:p w14:paraId="144DFB95" w14:textId="389D0C93" w:rsidR="000A7263" w:rsidRDefault="000A7263" w:rsidP="00B26610">
      <w: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Default="006429E2" w:rsidP="00B26610">
      <w:r>
        <w:t xml:space="preserve">The return address of the activation record for the initial </w:t>
      </w:r>
      <w:r w:rsidRPr="006429E2">
        <w:rPr>
          <w:rStyle w:val="KeyWord0"/>
        </w:rPr>
        <w:t>main</w:t>
      </w:r>
      <w:r>
        <w:t xml:space="preserve"> call is initialized to zero. When main return and the return address is zero, an exit of the execution occurs instead of a return. But only for the first call, subsequent recursive calls to </w:t>
      </w:r>
      <w:r w:rsidRPr="006429E2">
        <w:rPr>
          <w:rStyle w:val="KeyWord0"/>
        </w:rPr>
        <w:t>main</w:t>
      </w:r>
      <w:r>
        <w:t xml:space="preserve"> have their own </w:t>
      </w:r>
      <w:r w:rsidR="00045B1F">
        <w:t xml:space="preserve">regular </w:t>
      </w:r>
      <w:r>
        <w:t xml:space="preserve">return addresses since it is quite possible to make recursive calls to </w:t>
      </w:r>
      <w:r w:rsidRPr="006429E2">
        <w:rPr>
          <w:rStyle w:val="KeyWord0"/>
        </w:rPr>
        <w:t>main</w:t>
      </w:r>
      <w:r>
        <w:t>. The following program writes the number one to ten.</w:t>
      </w:r>
    </w:p>
    <w:p w14:paraId="0A6BE69A" w14:textId="77777777" w:rsidR="00940436" w:rsidRPr="00940436" w:rsidRDefault="00940436" w:rsidP="00940436">
      <w:pPr>
        <w:pStyle w:val="Code"/>
        <w:rPr>
          <w:highlight w:val="white"/>
        </w:rPr>
      </w:pPr>
      <w:r w:rsidRPr="00940436">
        <w:rPr>
          <w:highlight w:val="white"/>
        </w:rPr>
        <w:t>void main() {</w:t>
      </w:r>
    </w:p>
    <w:p w14:paraId="687A5A24" w14:textId="77777777" w:rsidR="00940436" w:rsidRPr="00940436" w:rsidRDefault="00940436" w:rsidP="00940436">
      <w:pPr>
        <w:pStyle w:val="Code"/>
        <w:rPr>
          <w:highlight w:val="white"/>
        </w:rPr>
      </w:pPr>
      <w:r w:rsidRPr="00940436">
        <w:rPr>
          <w:highlight w:val="white"/>
        </w:rPr>
        <w:t xml:space="preserve">  static count = 1;</w:t>
      </w:r>
    </w:p>
    <w:p w14:paraId="38E0F9C2" w14:textId="77777777" w:rsidR="00940436" w:rsidRPr="00940436" w:rsidRDefault="00940436" w:rsidP="00940436">
      <w:pPr>
        <w:pStyle w:val="Code"/>
        <w:rPr>
          <w:highlight w:val="white"/>
        </w:rPr>
      </w:pPr>
    </w:p>
    <w:p w14:paraId="29DA69C9" w14:textId="77777777" w:rsidR="00940436" w:rsidRPr="00940436" w:rsidRDefault="00940436" w:rsidP="00940436">
      <w:pPr>
        <w:pStyle w:val="Code"/>
        <w:rPr>
          <w:highlight w:val="white"/>
        </w:rPr>
      </w:pPr>
      <w:r w:rsidRPr="00940436">
        <w:rPr>
          <w:highlight w:val="white"/>
        </w:rPr>
        <w:t xml:space="preserve">  if (count &lt;= 10) {</w:t>
      </w:r>
    </w:p>
    <w:p w14:paraId="3B19037C" w14:textId="77777777" w:rsidR="00940436" w:rsidRPr="00940436" w:rsidRDefault="00940436" w:rsidP="00940436">
      <w:pPr>
        <w:pStyle w:val="Code"/>
        <w:rPr>
          <w:highlight w:val="white"/>
        </w:rPr>
      </w:pPr>
      <w:r w:rsidRPr="00940436">
        <w:rPr>
          <w:highlight w:val="white"/>
        </w:rPr>
        <w:t xml:space="preserve">    printf("%d ", count++);</w:t>
      </w:r>
    </w:p>
    <w:p w14:paraId="49A7801E" w14:textId="77777777" w:rsidR="00940436" w:rsidRPr="00940436" w:rsidRDefault="00940436" w:rsidP="00940436">
      <w:pPr>
        <w:pStyle w:val="Code"/>
        <w:rPr>
          <w:highlight w:val="white"/>
        </w:rPr>
      </w:pPr>
      <w:r w:rsidRPr="00940436">
        <w:rPr>
          <w:highlight w:val="white"/>
        </w:rPr>
        <w:t xml:space="preserve">    main();</w:t>
      </w:r>
    </w:p>
    <w:p w14:paraId="39EAD118" w14:textId="77777777" w:rsidR="00940436" w:rsidRPr="00940436" w:rsidRDefault="00940436" w:rsidP="00940436">
      <w:pPr>
        <w:pStyle w:val="Code"/>
        <w:rPr>
          <w:highlight w:val="white"/>
        </w:rPr>
      </w:pPr>
      <w:r w:rsidRPr="00940436">
        <w:rPr>
          <w:highlight w:val="white"/>
        </w:rPr>
        <w:t xml:space="preserve">  }</w:t>
      </w:r>
    </w:p>
    <w:p w14:paraId="3CB9D3D9" w14:textId="00646987" w:rsidR="006429E2" w:rsidRPr="00940436" w:rsidRDefault="00940436" w:rsidP="00940436">
      <w:pPr>
        <w:pStyle w:val="Code"/>
      </w:pPr>
      <w:r w:rsidRPr="00940436">
        <w:rPr>
          <w:highlight w:val="white"/>
        </w:rPr>
        <w:lastRenderedPageBreak/>
        <w:t>}</w:t>
      </w:r>
    </w:p>
    <w:p w14:paraId="480A1FDD" w14:textId="2E224CA6" w:rsidR="00F05868" w:rsidRDefault="00F05868" w:rsidP="00B26610">
      <w:r>
        <w:t xml:space="preserve">Let us look at the following </w:t>
      </w:r>
      <w:r w:rsidR="00D65976">
        <w:t>example</w:t>
      </w:r>
      <w:r>
        <w:t>.</w:t>
      </w:r>
    </w:p>
    <w:p w14:paraId="2CD34192" w14:textId="0F84F255" w:rsidR="00F05868" w:rsidRDefault="00F05868" w:rsidP="00F05868">
      <w:pPr>
        <w:pStyle w:val="Code"/>
      </w:pPr>
      <w:r>
        <w:t>void main() {</w:t>
      </w:r>
    </w:p>
    <w:p w14:paraId="7A515CD3" w14:textId="5C969254" w:rsidR="00F05868" w:rsidRDefault="00F05868" w:rsidP="00F05868">
      <w:pPr>
        <w:pStyle w:val="Code"/>
      </w:pPr>
      <w:r>
        <w:t xml:space="preserve">  int a</w:t>
      </w:r>
      <w:r w:rsidR="00D65976">
        <w:t xml:space="preserve"> = 1</w:t>
      </w:r>
      <w:r w:rsidR="00FF6A84">
        <w:t>, b</w:t>
      </w:r>
      <w:r w:rsidR="00D65976">
        <w:t xml:space="preserve"> = 2</w:t>
      </w:r>
      <w:r>
        <w:t>;</w:t>
      </w:r>
    </w:p>
    <w:p w14:paraId="56B38B51" w14:textId="053F981F" w:rsidR="00F05868" w:rsidRDefault="00F05868" w:rsidP="00F05868">
      <w:pPr>
        <w:pStyle w:val="Code"/>
      </w:pPr>
      <w:r>
        <w:t xml:space="preserve">  f(1</w:t>
      </w:r>
      <w:r w:rsidR="00D65976">
        <w:t>1</w:t>
      </w:r>
      <w:r w:rsidR="00FF6A84">
        <w:t xml:space="preserve">, </w:t>
      </w:r>
      <w:r w:rsidR="00D65976">
        <w:t>1</w:t>
      </w:r>
      <w:r w:rsidR="00FF6A84">
        <w:t>2</w:t>
      </w:r>
      <w:r>
        <w:t>);</w:t>
      </w:r>
    </w:p>
    <w:p w14:paraId="4C475B4E" w14:textId="723EB601" w:rsidR="00E30AC4" w:rsidRDefault="00E30AC4" w:rsidP="00F05868">
      <w:pPr>
        <w:pStyle w:val="Code"/>
      </w:pPr>
      <w:r>
        <w:t xml:space="preserve">  // </w:t>
      </w:r>
      <w:r w:rsidR="005D7821">
        <w:t>point 1</w:t>
      </w:r>
    </w:p>
    <w:p w14:paraId="44CAC6A8" w14:textId="14F6DC92" w:rsidR="00F05868" w:rsidRDefault="00F05868" w:rsidP="00F05868">
      <w:pPr>
        <w:pStyle w:val="Code"/>
      </w:pPr>
      <w:r>
        <w:t>}</w:t>
      </w:r>
    </w:p>
    <w:p w14:paraId="5D788B4E" w14:textId="74850700" w:rsidR="00F05868" w:rsidRDefault="00F05868" w:rsidP="00F05868">
      <w:pPr>
        <w:pStyle w:val="Code"/>
      </w:pPr>
    </w:p>
    <w:p w14:paraId="2E6A78C5" w14:textId="68E0C28A" w:rsidR="00F05868" w:rsidRDefault="00A6175E" w:rsidP="00F05868">
      <w:pPr>
        <w:pStyle w:val="Code"/>
      </w:pPr>
      <w:r>
        <w:t>v</w:t>
      </w:r>
      <w:r w:rsidR="00F05868">
        <w:t>oid</w:t>
      </w:r>
      <w:r>
        <w:t xml:space="preserve"> f(int i, int j) {</w:t>
      </w:r>
    </w:p>
    <w:p w14:paraId="11940E7D" w14:textId="18CD771C" w:rsidR="00FF6A84" w:rsidRDefault="00FF6A84" w:rsidP="00F05868">
      <w:pPr>
        <w:pStyle w:val="Code"/>
      </w:pPr>
      <w:r>
        <w:t xml:space="preserve">  int c</w:t>
      </w:r>
      <w:r w:rsidR="00D65976">
        <w:t xml:space="preserve"> = 3</w:t>
      </w:r>
      <w:r>
        <w:t>, d</w:t>
      </w:r>
      <w:r w:rsidR="00D65976">
        <w:t xml:space="preserve"> = 4</w:t>
      </w:r>
      <w:r>
        <w:t>;</w:t>
      </w:r>
    </w:p>
    <w:p w14:paraId="2092C4FF" w14:textId="668B256E" w:rsidR="00A6175E" w:rsidRDefault="00A6175E" w:rsidP="00F05868">
      <w:pPr>
        <w:pStyle w:val="Code"/>
      </w:pPr>
      <w:r>
        <w:t xml:space="preserve">  g(</w:t>
      </w:r>
      <w:r w:rsidR="00D65976">
        <w:t>1</w:t>
      </w:r>
      <w:r w:rsidR="00FF6A84">
        <w:t xml:space="preserve">3, </w:t>
      </w:r>
      <w:r w:rsidR="00D65976">
        <w:t>1</w:t>
      </w:r>
      <w:r w:rsidR="00FF6A84">
        <w:t>4)</w:t>
      </w:r>
      <w:r w:rsidR="00E30AC4">
        <w:t>;</w:t>
      </w:r>
    </w:p>
    <w:p w14:paraId="1EE98DD0" w14:textId="53C2065D" w:rsidR="00E30AC4" w:rsidRDefault="00E30AC4" w:rsidP="00F05868">
      <w:pPr>
        <w:pStyle w:val="Code"/>
      </w:pPr>
      <w:r>
        <w:t xml:space="preserve">  // </w:t>
      </w:r>
      <w:r w:rsidR="005D7821">
        <w:t>point 2</w:t>
      </w:r>
    </w:p>
    <w:p w14:paraId="428D2C9C" w14:textId="4A5FAE39" w:rsidR="00A6175E" w:rsidRDefault="00A6175E" w:rsidP="00F05868">
      <w:pPr>
        <w:pStyle w:val="Code"/>
      </w:pPr>
      <w:r>
        <w:t>}</w:t>
      </w:r>
    </w:p>
    <w:p w14:paraId="53ABA470" w14:textId="7AD02D75" w:rsidR="00A6175E" w:rsidRDefault="00A6175E" w:rsidP="00F05868">
      <w:pPr>
        <w:pStyle w:val="Code"/>
      </w:pPr>
    </w:p>
    <w:p w14:paraId="1F6CDA5E" w14:textId="7279F6C9" w:rsidR="00A6175E" w:rsidRDefault="00A6175E" w:rsidP="00F05868">
      <w:pPr>
        <w:pStyle w:val="Code"/>
      </w:pPr>
      <w:r>
        <w:t xml:space="preserve">void g(int </w:t>
      </w:r>
      <w:r w:rsidR="00FF6A84">
        <w:t>k, int l</w:t>
      </w:r>
      <w:r>
        <w:t>) {</w:t>
      </w:r>
    </w:p>
    <w:p w14:paraId="4BFD7834" w14:textId="63C09620" w:rsidR="00FF6A84" w:rsidRDefault="00FF6A84" w:rsidP="00F05868">
      <w:pPr>
        <w:pStyle w:val="Code"/>
      </w:pPr>
      <w:r>
        <w:t xml:space="preserve">  int e</w:t>
      </w:r>
      <w:r w:rsidR="00D65976">
        <w:t xml:space="preserve"> = 5</w:t>
      </w:r>
      <w:r>
        <w:t>, f</w:t>
      </w:r>
      <w:r w:rsidR="00D65976">
        <w:t xml:space="preserve"> = 6</w:t>
      </w:r>
      <w:r>
        <w:t>;</w:t>
      </w:r>
    </w:p>
    <w:p w14:paraId="2A800184" w14:textId="4D790933" w:rsidR="00E745F5" w:rsidRDefault="00A6175E" w:rsidP="00D65976">
      <w:pPr>
        <w:pStyle w:val="Code"/>
      </w:pPr>
      <w:r>
        <w:t>}</w:t>
      </w:r>
    </w:p>
    <w:p w14:paraId="67585AE6" w14:textId="068D6695" w:rsidR="00E745F5" w:rsidRDefault="00E745F5" w:rsidP="00E11100">
      <w:r>
        <w:rPr>
          <w:noProof/>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59420E" w:rsidRPr="00D2146B" w:rsidRDefault="0059420E"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59420E" w:rsidRPr="00D2146B" w:rsidRDefault="0059420E"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59420E" w:rsidRPr="00D2146B" w:rsidRDefault="0059420E"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59420E" w:rsidRPr="00D2146B" w:rsidRDefault="0059420E"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59420E" w:rsidRPr="00D2146B" w:rsidRDefault="0059420E" w:rsidP="00D2146B">
                              <w:pPr>
                                <w:spacing w:before="0" w:after="0"/>
                                <w:rPr>
                                  <w:sz w:val="18"/>
                                  <w:szCs w:val="18"/>
                                  <w:lang w:val="sv-SE"/>
                                </w:rPr>
                              </w:pPr>
                              <w:r w:rsidRPr="00D2146B">
                                <w:rPr>
                                  <w:sz w:val="18"/>
                                  <w:szCs w:val="18"/>
                                  <w:lang w:val="sv-SE"/>
                                </w:rPr>
                                <w:t>Ellipse Frame Pointer</w:t>
                              </w:r>
                            </w:p>
                            <w:p w14:paraId="366E1AE1" w14:textId="757FAE9A" w:rsidR="0059420E" w:rsidRPr="00D2146B" w:rsidRDefault="0059420E" w:rsidP="00D2146B">
                              <w:pPr>
                                <w:spacing w:before="0" w:after="0"/>
                                <w:rPr>
                                  <w:sz w:val="18"/>
                                  <w:szCs w:val="18"/>
                                  <w:lang w:val="sv-SE"/>
                                </w:rPr>
                              </w:pPr>
                              <w:r w:rsidRPr="00D2146B">
                                <w:rPr>
                                  <w:sz w:val="18"/>
                                  <w:szCs w:val="18"/>
                                  <w:lang w:val="sv-SE"/>
                                </w:rPr>
                                <w:t>Regular Frame Pointer</w:t>
                              </w:r>
                            </w:p>
                            <w:p w14:paraId="3E5A4966" w14:textId="38836501" w:rsidR="0059420E" w:rsidRPr="00D2146B" w:rsidRDefault="0059420E"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59420E" w:rsidRPr="00D2146B" w:rsidRDefault="0059420E" w:rsidP="00D2146B">
                              <w:pPr>
                                <w:spacing w:before="0" w:after="0"/>
                                <w:rPr>
                                  <w:sz w:val="18"/>
                                  <w:szCs w:val="18"/>
                                  <w:lang w:val="sv-SE"/>
                                </w:rPr>
                              </w:pPr>
                            </w:p>
                            <w:p w14:paraId="48B5950A" w14:textId="77777777" w:rsidR="0059420E" w:rsidRPr="00D2146B" w:rsidRDefault="0059420E"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59420E" w:rsidRPr="00D2146B" w:rsidRDefault="0059420E"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59420E" w:rsidRPr="00D2146B" w:rsidRDefault="0059420E"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59420E" w:rsidRPr="00D2146B" w:rsidRDefault="0059420E"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59420E" w:rsidRPr="00D2146B" w:rsidRDefault="0059420E"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59420E" w:rsidRPr="00D2146B" w:rsidRDefault="0059420E"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59420E" w:rsidRPr="00D2146B" w:rsidRDefault="0059420E"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59420E" w:rsidRPr="00D2146B" w:rsidRDefault="0059420E"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59420E" w:rsidRPr="00D2146B" w:rsidRDefault="0059420E"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59420E" w:rsidRPr="00D2146B" w:rsidRDefault="0059420E" w:rsidP="00D2146B">
                              <w:pPr>
                                <w:spacing w:before="0" w:after="0" w:line="256" w:lineRule="auto"/>
                                <w:rPr>
                                  <w:sz w:val="18"/>
                                  <w:szCs w:val="18"/>
                                </w:rPr>
                              </w:pPr>
                              <w:r w:rsidRPr="00D2146B">
                                <w:rPr>
                                  <w:rFonts w:eastAsia="Calibri"/>
                                  <w:color w:val="000000"/>
                                  <w:sz w:val="18"/>
                                  <w:szCs w:val="18"/>
                                </w:rPr>
                                <w:t> </w:t>
                              </w:r>
                            </w:p>
                            <w:p w14:paraId="2924CD49" w14:textId="77777777" w:rsidR="0059420E" w:rsidRPr="00D2146B" w:rsidRDefault="0059420E"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59420E" w:rsidRPr="00D2146B" w:rsidRDefault="0059420E"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59420E" w:rsidRPr="00D2146B" w:rsidRDefault="0059420E"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59420E" w:rsidRPr="00D2146B" w:rsidRDefault="0059420E"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59420E" w:rsidRPr="00D2146B" w:rsidRDefault="0059420E"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59420E" w:rsidRPr="00D2146B" w:rsidRDefault="0059420E"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59420E" w:rsidRPr="00D2146B" w:rsidRDefault="0059420E"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59420E" w:rsidRPr="00D2146B" w:rsidRDefault="0059420E" w:rsidP="00D2146B">
                              <w:pPr>
                                <w:spacing w:before="0" w:after="0" w:line="254" w:lineRule="auto"/>
                                <w:rPr>
                                  <w:sz w:val="18"/>
                                  <w:szCs w:val="18"/>
                                </w:rPr>
                              </w:pPr>
                              <w:r w:rsidRPr="00D2146B">
                                <w:rPr>
                                  <w:rFonts w:eastAsia="Calibri"/>
                                  <w:color w:val="000000"/>
                                  <w:sz w:val="18"/>
                                  <w:szCs w:val="18"/>
                                </w:rPr>
                                <w:t> </w:t>
                              </w:r>
                            </w:p>
                            <w:p w14:paraId="1ECBE518" w14:textId="77777777" w:rsidR="0059420E" w:rsidRPr="00D2146B" w:rsidRDefault="0059420E"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59420E" w:rsidRPr="00D2146B" w:rsidRDefault="0059420E"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59420E" w:rsidRPr="00D2146B" w:rsidRDefault="0059420E"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59420E" w:rsidRPr="00D2146B" w:rsidRDefault="0059420E"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59420E" w:rsidRPr="00D2146B" w:rsidRDefault="0059420E"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59420E" w:rsidRPr="00D2146B" w:rsidRDefault="0059420E"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59420E" w:rsidRPr="00D2146B" w:rsidRDefault="0059420E" w:rsidP="00D2146B">
                        <w:pPr>
                          <w:spacing w:before="0" w:after="0"/>
                          <w:rPr>
                            <w:sz w:val="18"/>
                            <w:szCs w:val="18"/>
                            <w:lang w:val="sv-SE"/>
                          </w:rPr>
                        </w:pPr>
                        <w:r w:rsidRPr="00D2146B">
                          <w:rPr>
                            <w:sz w:val="18"/>
                            <w:szCs w:val="18"/>
                            <w:lang w:val="sv-SE"/>
                          </w:rPr>
                          <w:t>Ellipse Frame Pointer</w:t>
                        </w:r>
                      </w:p>
                      <w:p w14:paraId="366E1AE1" w14:textId="757FAE9A" w:rsidR="0059420E" w:rsidRPr="00D2146B" w:rsidRDefault="0059420E" w:rsidP="00D2146B">
                        <w:pPr>
                          <w:spacing w:before="0" w:after="0"/>
                          <w:rPr>
                            <w:sz w:val="18"/>
                            <w:szCs w:val="18"/>
                            <w:lang w:val="sv-SE"/>
                          </w:rPr>
                        </w:pPr>
                        <w:r w:rsidRPr="00D2146B">
                          <w:rPr>
                            <w:sz w:val="18"/>
                            <w:szCs w:val="18"/>
                            <w:lang w:val="sv-SE"/>
                          </w:rPr>
                          <w:t>Regular Frame Pointer</w:t>
                        </w:r>
                      </w:p>
                      <w:p w14:paraId="3E5A4966" w14:textId="38836501" w:rsidR="0059420E" w:rsidRPr="00D2146B" w:rsidRDefault="0059420E"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59420E" w:rsidRPr="00D2146B" w:rsidRDefault="0059420E" w:rsidP="00D2146B">
                        <w:pPr>
                          <w:spacing w:before="0" w:after="0"/>
                          <w:rPr>
                            <w:sz w:val="18"/>
                            <w:szCs w:val="18"/>
                            <w:lang w:val="sv-SE"/>
                          </w:rPr>
                        </w:pPr>
                      </w:p>
                      <w:p w14:paraId="48B5950A" w14:textId="77777777" w:rsidR="0059420E" w:rsidRPr="00D2146B" w:rsidRDefault="0059420E"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59420E" w:rsidRPr="00D2146B" w:rsidRDefault="0059420E"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59420E" w:rsidRPr="00D2146B" w:rsidRDefault="0059420E"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59420E" w:rsidRPr="00D2146B" w:rsidRDefault="0059420E"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59420E" w:rsidRPr="00D2146B" w:rsidRDefault="0059420E"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59420E" w:rsidRPr="00D2146B" w:rsidRDefault="0059420E"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59420E" w:rsidRPr="00D2146B" w:rsidRDefault="0059420E"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59420E" w:rsidRPr="00D2146B" w:rsidRDefault="0059420E"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59420E" w:rsidRPr="00D2146B" w:rsidRDefault="0059420E"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59420E" w:rsidRPr="00D2146B" w:rsidRDefault="0059420E" w:rsidP="00D2146B">
                        <w:pPr>
                          <w:spacing w:before="0" w:after="0" w:line="256" w:lineRule="auto"/>
                          <w:rPr>
                            <w:sz w:val="18"/>
                            <w:szCs w:val="18"/>
                          </w:rPr>
                        </w:pPr>
                        <w:r w:rsidRPr="00D2146B">
                          <w:rPr>
                            <w:rFonts w:eastAsia="Calibri"/>
                            <w:color w:val="000000"/>
                            <w:sz w:val="18"/>
                            <w:szCs w:val="18"/>
                          </w:rPr>
                          <w:t> </w:t>
                        </w:r>
                      </w:p>
                      <w:p w14:paraId="2924CD49" w14:textId="77777777" w:rsidR="0059420E" w:rsidRPr="00D2146B" w:rsidRDefault="0059420E"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59420E" w:rsidRPr="00D2146B" w:rsidRDefault="0059420E"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59420E" w:rsidRPr="00D2146B" w:rsidRDefault="0059420E"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59420E" w:rsidRPr="00D2146B" w:rsidRDefault="0059420E"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59420E" w:rsidRPr="00D2146B" w:rsidRDefault="0059420E"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59420E" w:rsidRPr="00D2146B" w:rsidRDefault="0059420E"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59420E" w:rsidRPr="00D2146B" w:rsidRDefault="0059420E"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59420E" w:rsidRPr="00D2146B" w:rsidRDefault="0059420E" w:rsidP="00D2146B">
                        <w:pPr>
                          <w:spacing w:before="0" w:after="0" w:line="254" w:lineRule="auto"/>
                          <w:rPr>
                            <w:sz w:val="18"/>
                            <w:szCs w:val="18"/>
                          </w:rPr>
                        </w:pPr>
                        <w:r w:rsidRPr="00D2146B">
                          <w:rPr>
                            <w:rFonts w:eastAsia="Calibri"/>
                            <w:color w:val="000000"/>
                            <w:sz w:val="18"/>
                            <w:szCs w:val="18"/>
                          </w:rPr>
                          <w:t> </w:t>
                        </w:r>
                      </w:p>
                      <w:p w14:paraId="1ECBE518" w14:textId="77777777" w:rsidR="0059420E" w:rsidRPr="00D2146B" w:rsidRDefault="0059420E"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59420E" w:rsidRPr="00D2146B" w:rsidRDefault="0059420E"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Default="001E3F1F" w:rsidP="00B26610">
      <w:r>
        <w:t xml:space="preserve">In the example above, the ellipse frame pointer is ignored. In the following example, however, we </w:t>
      </w:r>
      <w:r w:rsidR="005A5D2F">
        <w:t xml:space="preserve">let </w:t>
      </w:r>
      <w:r w:rsidR="005A5D2F" w:rsidRPr="005A5D2F">
        <w:rPr>
          <w:rStyle w:val="KeyWord0"/>
        </w:rPr>
        <w:t>f</w:t>
      </w:r>
      <w:r w:rsidR="005A5D2F">
        <w:t xml:space="preserve"> and </w:t>
      </w:r>
      <w:r w:rsidR="005A5D2F" w:rsidRPr="005A5D2F">
        <w:rPr>
          <w:rStyle w:val="KeyWord0"/>
        </w:rPr>
        <w:t>g</w:t>
      </w:r>
      <w:r w:rsidR="005A5D2F">
        <w:t xml:space="preserve"> be elliptic functions.</w:t>
      </w:r>
      <w:r w:rsidR="00225D5C">
        <w:t xml:space="preserve"> The elliptic status is marked by three dots (‘…’).</w:t>
      </w:r>
    </w:p>
    <w:p w14:paraId="39042993" w14:textId="77777777" w:rsidR="00B95260" w:rsidRDefault="00B95260" w:rsidP="00B95260">
      <w:pPr>
        <w:pStyle w:val="Code"/>
      </w:pPr>
      <w:r>
        <w:t>void main() {</w:t>
      </w:r>
    </w:p>
    <w:p w14:paraId="6FBBCBA2" w14:textId="77777777" w:rsidR="00B95260" w:rsidRDefault="00B95260" w:rsidP="00B95260">
      <w:pPr>
        <w:pStyle w:val="Code"/>
      </w:pPr>
      <w:r>
        <w:t xml:space="preserve">  int a = 1, b = 2;</w:t>
      </w:r>
    </w:p>
    <w:p w14:paraId="128000E3" w14:textId="74AD6D90" w:rsidR="00B95260" w:rsidRDefault="00B95260" w:rsidP="00B95260">
      <w:pPr>
        <w:pStyle w:val="Code"/>
      </w:pPr>
      <w:r>
        <w:t xml:space="preserve">  f(11, 12</w:t>
      </w:r>
      <w:r w:rsidR="00C1450F">
        <w:t>, 21</w:t>
      </w:r>
      <w:r>
        <w:t>);</w:t>
      </w:r>
    </w:p>
    <w:p w14:paraId="53AEC1D5" w14:textId="77777777" w:rsidR="00B95260" w:rsidRDefault="00B95260" w:rsidP="00B95260">
      <w:pPr>
        <w:pStyle w:val="Code"/>
      </w:pPr>
      <w:r>
        <w:t xml:space="preserve">  // point 1</w:t>
      </w:r>
    </w:p>
    <w:p w14:paraId="724ED926" w14:textId="77777777" w:rsidR="00B95260" w:rsidRDefault="00B95260" w:rsidP="00B95260">
      <w:pPr>
        <w:pStyle w:val="Code"/>
      </w:pPr>
      <w:r>
        <w:t>}</w:t>
      </w:r>
    </w:p>
    <w:p w14:paraId="55ED7FAA" w14:textId="77777777" w:rsidR="00B95260" w:rsidRDefault="00B95260" w:rsidP="00B95260">
      <w:pPr>
        <w:pStyle w:val="Code"/>
      </w:pPr>
    </w:p>
    <w:p w14:paraId="13477626" w14:textId="654F084A" w:rsidR="00B95260" w:rsidRDefault="00B95260" w:rsidP="00B95260">
      <w:pPr>
        <w:pStyle w:val="Code"/>
      </w:pPr>
      <w:r>
        <w:t>void f(int i, int j, ...) {</w:t>
      </w:r>
    </w:p>
    <w:p w14:paraId="378C5E08" w14:textId="77777777" w:rsidR="00B95260" w:rsidRDefault="00B95260" w:rsidP="00B95260">
      <w:pPr>
        <w:pStyle w:val="Code"/>
      </w:pPr>
      <w:r>
        <w:t xml:space="preserve">  int c = 3, d = 4;</w:t>
      </w:r>
    </w:p>
    <w:p w14:paraId="1F0024A9" w14:textId="2D269295" w:rsidR="00B95260" w:rsidRDefault="00B95260" w:rsidP="00B95260">
      <w:pPr>
        <w:pStyle w:val="Code"/>
      </w:pPr>
      <w:r>
        <w:t xml:space="preserve">  g(13, 14</w:t>
      </w:r>
      <w:r w:rsidR="00C1450F">
        <w:t>, 22, 23, 24</w:t>
      </w:r>
      <w:r>
        <w:t>);</w:t>
      </w:r>
    </w:p>
    <w:p w14:paraId="638B335F" w14:textId="77777777" w:rsidR="00B95260" w:rsidRDefault="00B95260" w:rsidP="00B95260">
      <w:pPr>
        <w:pStyle w:val="Code"/>
      </w:pPr>
      <w:r>
        <w:t xml:space="preserve">  // point 2</w:t>
      </w:r>
    </w:p>
    <w:p w14:paraId="6E3EA464" w14:textId="77777777" w:rsidR="00B95260" w:rsidRDefault="00B95260" w:rsidP="00B95260">
      <w:pPr>
        <w:pStyle w:val="Code"/>
      </w:pPr>
      <w:r>
        <w:t>}</w:t>
      </w:r>
    </w:p>
    <w:p w14:paraId="74358B35" w14:textId="77777777" w:rsidR="00B95260" w:rsidRDefault="00B95260" w:rsidP="00B95260">
      <w:pPr>
        <w:pStyle w:val="Code"/>
      </w:pPr>
    </w:p>
    <w:p w14:paraId="452A6C43" w14:textId="09F5577E" w:rsidR="00B95260" w:rsidRDefault="00B95260" w:rsidP="00B95260">
      <w:pPr>
        <w:pStyle w:val="Code"/>
      </w:pPr>
      <w:r>
        <w:lastRenderedPageBreak/>
        <w:t>void g(int k, int l, ...) {</w:t>
      </w:r>
    </w:p>
    <w:p w14:paraId="0788117F" w14:textId="77777777" w:rsidR="00B95260" w:rsidRDefault="00B95260" w:rsidP="00B95260">
      <w:pPr>
        <w:pStyle w:val="Code"/>
      </w:pPr>
      <w:r>
        <w:t xml:space="preserve">  int e = 5, f = 6;</w:t>
      </w:r>
    </w:p>
    <w:p w14:paraId="6F3E02F3" w14:textId="07D27263" w:rsidR="00B95260" w:rsidRDefault="00B95260" w:rsidP="00B95260">
      <w:pPr>
        <w:pStyle w:val="Code"/>
      </w:pPr>
      <w:r>
        <w:t>}</w:t>
      </w:r>
    </w:p>
    <w:p w14:paraId="2F7AE55B" w14:textId="6AB190C3" w:rsidR="002903DF" w:rsidRPr="00B26610" w:rsidRDefault="002903DF" w:rsidP="00B95260">
      <w:pPr>
        <w:pStyle w:val="Code"/>
      </w:pPr>
      <w: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59420E" w:rsidRPr="00D2146B" w:rsidRDefault="0059420E"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59420E" w:rsidRDefault="0059420E"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59420E" w:rsidRDefault="0059420E"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59420E" w:rsidRPr="00D2146B" w:rsidRDefault="0059420E"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59420E" w:rsidRPr="00D2146B" w:rsidRDefault="0059420E"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59420E" w:rsidRPr="00D2146B" w:rsidRDefault="0059420E"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59420E" w:rsidRPr="00D2146B" w:rsidRDefault="0059420E"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59420E" w:rsidRPr="00D2146B" w:rsidRDefault="0059420E" w:rsidP="002903DF">
                              <w:pPr>
                                <w:spacing w:before="0" w:after="0"/>
                                <w:rPr>
                                  <w:sz w:val="18"/>
                                  <w:szCs w:val="18"/>
                                  <w:lang w:val="sv-SE"/>
                                </w:rPr>
                              </w:pPr>
                              <w:r w:rsidRPr="00D2146B">
                                <w:rPr>
                                  <w:sz w:val="18"/>
                                  <w:szCs w:val="18"/>
                                  <w:lang w:val="sv-SE"/>
                                </w:rPr>
                                <w:t>Ellipse Frame Pointer</w:t>
                              </w:r>
                            </w:p>
                            <w:p w14:paraId="5718813E" w14:textId="77777777" w:rsidR="0059420E" w:rsidRPr="00D2146B" w:rsidRDefault="0059420E" w:rsidP="002903DF">
                              <w:pPr>
                                <w:spacing w:before="0" w:after="0"/>
                                <w:rPr>
                                  <w:sz w:val="18"/>
                                  <w:szCs w:val="18"/>
                                  <w:lang w:val="sv-SE"/>
                                </w:rPr>
                              </w:pPr>
                              <w:r w:rsidRPr="00D2146B">
                                <w:rPr>
                                  <w:sz w:val="18"/>
                                  <w:szCs w:val="18"/>
                                  <w:lang w:val="sv-SE"/>
                                </w:rPr>
                                <w:t>Regular Frame Pointer</w:t>
                              </w:r>
                            </w:p>
                            <w:p w14:paraId="62230721" w14:textId="77777777" w:rsidR="0059420E" w:rsidRPr="00D2146B" w:rsidRDefault="0059420E"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59420E" w:rsidRPr="00D2146B" w:rsidRDefault="0059420E" w:rsidP="002903DF">
                              <w:pPr>
                                <w:spacing w:before="0" w:after="0"/>
                                <w:rPr>
                                  <w:sz w:val="18"/>
                                  <w:szCs w:val="18"/>
                                  <w:lang w:val="sv-SE"/>
                                </w:rPr>
                              </w:pPr>
                            </w:p>
                            <w:p w14:paraId="3BE3217A" w14:textId="77777777" w:rsidR="0059420E" w:rsidRPr="00D2146B" w:rsidRDefault="0059420E"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59420E" w:rsidRPr="00D2146B" w:rsidRDefault="0059420E"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59420E" w:rsidRPr="00D2146B" w:rsidRDefault="0059420E"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59420E" w:rsidRDefault="0059420E"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59420E" w:rsidRPr="00D2146B" w:rsidRDefault="0059420E" w:rsidP="002903DF">
                              <w:pPr>
                                <w:spacing w:before="0" w:after="0" w:line="256" w:lineRule="auto"/>
                                <w:rPr>
                                  <w:sz w:val="18"/>
                                  <w:szCs w:val="18"/>
                                </w:rPr>
                              </w:pPr>
                              <w:r>
                                <w:rPr>
                                  <w:rFonts w:eastAsia="Calibri"/>
                                  <w:color w:val="000000"/>
                                  <w:sz w:val="18"/>
                                  <w:szCs w:val="18"/>
                                </w:rPr>
                                <w:t>Elliptic parameter: 21</w:t>
                              </w:r>
                            </w:p>
                            <w:p w14:paraId="0F8126A1" w14:textId="77777777" w:rsidR="0059420E" w:rsidRPr="00D2146B" w:rsidRDefault="0059420E"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59420E" w:rsidRPr="00D2146B" w:rsidRDefault="0059420E"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59420E" w:rsidRPr="00D2146B" w:rsidRDefault="0059420E"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59420E" w:rsidRPr="00D2146B" w:rsidRDefault="0059420E"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59420E" w:rsidRPr="00D2146B" w:rsidRDefault="0059420E"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59420E" w:rsidRPr="00D2146B" w:rsidRDefault="0059420E" w:rsidP="002903DF">
                              <w:pPr>
                                <w:spacing w:before="0" w:after="0" w:line="256" w:lineRule="auto"/>
                                <w:rPr>
                                  <w:sz w:val="18"/>
                                  <w:szCs w:val="18"/>
                                </w:rPr>
                              </w:pPr>
                              <w:r w:rsidRPr="00D2146B">
                                <w:rPr>
                                  <w:rFonts w:eastAsia="Calibri"/>
                                  <w:color w:val="000000"/>
                                  <w:sz w:val="18"/>
                                  <w:szCs w:val="18"/>
                                </w:rPr>
                                <w:t> </w:t>
                              </w:r>
                            </w:p>
                            <w:p w14:paraId="28313E96" w14:textId="77777777" w:rsidR="0059420E" w:rsidRPr="00D2146B" w:rsidRDefault="0059420E"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59420E" w:rsidRPr="00D2146B" w:rsidRDefault="0059420E"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59420E" w:rsidRPr="00D2146B" w:rsidRDefault="0059420E"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59420E" w:rsidRPr="00D2146B" w:rsidRDefault="0059420E"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59420E" w:rsidRPr="00D2146B" w:rsidRDefault="0059420E"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59420E" w:rsidRPr="00D2146B" w:rsidRDefault="0059420E"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59420E" w:rsidRPr="00D2146B" w:rsidRDefault="0059420E"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59420E" w:rsidRPr="00D2146B" w:rsidRDefault="0059420E" w:rsidP="002903DF">
                              <w:pPr>
                                <w:spacing w:before="0" w:after="0" w:line="254" w:lineRule="auto"/>
                                <w:rPr>
                                  <w:sz w:val="18"/>
                                  <w:szCs w:val="18"/>
                                </w:rPr>
                              </w:pPr>
                              <w:r w:rsidRPr="00D2146B">
                                <w:rPr>
                                  <w:rFonts w:eastAsia="Calibri"/>
                                  <w:color w:val="000000"/>
                                  <w:sz w:val="18"/>
                                  <w:szCs w:val="18"/>
                                </w:rPr>
                                <w:t> </w:t>
                              </w:r>
                            </w:p>
                            <w:p w14:paraId="48FC4ABF" w14:textId="77777777" w:rsidR="0059420E" w:rsidRPr="00D2146B" w:rsidRDefault="0059420E"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59420E" w:rsidRPr="00D2146B" w:rsidRDefault="0059420E"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59420E" w:rsidRPr="00D2146B" w:rsidRDefault="0059420E"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59420E" w:rsidRDefault="0059420E"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59420E" w:rsidRDefault="0059420E"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59420E" w:rsidRPr="00D2146B" w:rsidRDefault="0059420E"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59420E" w:rsidRPr="00D2146B" w:rsidRDefault="0059420E"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59420E" w:rsidRPr="00D2146B" w:rsidRDefault="0059420E"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59420E" w:rsidRPr="00D2146B" w:rsidRDefault="0059420E"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59420E" w:rsidRPr="00D2146B" w:rsidRDefault="0059420E" w:rsidP="002903DF">
                        <w:pPr>
                          <w:spacing w:before="0" w:after="0"/>
                          <w:rPr>
                            <w:sz w:val="18"/>
                            <w:szCs w:val="18"/>
                            <w:lang w:val="sv-SE"/>
                          </w:rPr>
                        </w:pPr>
                        <w:r w:rsidRPr="00D2146B">
                          <w:rPr>
                            <w:sz w:val="18"/>
                            <w:szCs w:val="18"/>
                            <w:lang w:val="sv-SE"/>
                          </w:rPr>
                          <w:t>Ellipse Frame Pointer</w:t>
                        </w:r>
                      </w:p>
                      <w:p w14:paraId="5718813E" w14:textId="77777777" w:rsidR="0059420E" w:rsidRPr="00D2146B" w:rsidRDefault="0059420E" w:rsidP="002903DF">
                        <w:pPr>
                          <w:spacing w:before="0" w:after="0"/>
                          <w:rPr>
                            <w:sz w:val="18"/>
                            <w:szCs w:val="18"/>
                            <w:lang w:val="sv-SE"/>
                          </w:rPr>
                        </w:pPr>
                        <w:r w:rsidRPr="00D2146B">
                          <w:rPr>
                            <w:sz w:val="18"/>
                            <w:szCs w:val="18"/>
                            <w:lang w:val="sv-SE"/>
                          </w:rPr>
                          <w:t>Regular Frame Pointer</w:t>
                        </w:r>
                      </w:p>
                      <w:p w14:paraId="62230721" w14:textId="77777777" w:rsidR="0059420E" w:rsidRPr="00D2146B" w:rsidRDefault="0059420E"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59420E" w:rsidRPr="00D2146B" w:rsidRDefault="0059420E" w:rsidP="002903DF">
                        <w:pPr>
                          <w:spacing w:before="0" w:after="0"/>
                          <w:rPr>
                            <w:sz w:val="18"/>
                            <w:szCs w:val="18"/>
                            <w:lang w:val="sv-SE"/>
                          </w:rPr>
                        </w:pPr>
                      </w:p>
                      <w:p w14:paraId="3BE3217A" w14:textId="77777777" w:rsidR="0059420E" w:rsidRPr="00D2146B" w:rsidRDefault="0059420E"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59420E" w:rsidRPr="00D2146B" w:rsidRDefault="0059420E"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59420E" w:rsidRPr="00D2146B" w:rsidRDefault="0059420E"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59420E" w:rsidRDefault="0059420E"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59420E" w:rsidRPr="00D2146B" w:rsidRDefault="0059420E" w:rsidP="002903DF">
                        <w:pPr>
                          <w:spacing w:before="0" w:after="0" w:line="256" w:lineRule="auto"/>
                          <w:rPr>
                            <w:sz w:val="18"/>
                            <w:szCs w:val="18"/>
                          </w:rPr>
                        </w:pPr>
                        <w:r>
                          <w:rPr>
                            <w:rFonts w:eastAsia="Calibri"/>
                            <w:color w:val="000000"/>
                            <w:sz w:val="18"/>
                            <w:szCs w:val="18"/>
                          </w:rPr>
                          <w:t>Elliptic parameter: 21</w:t>
                        </w:r>
                      </w:p>
                      <w:p w14:paraId="0F8126A1" w14:textId="77777777" w:rsidR="0059420E" w:rsidRPr="00D2146B" w:rsidRDefault="0059420E"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59420E" w:rsidRPr="00D2146B" w:rsidRDefault="0059420E"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59420E" w:rsidRPr="00D2146B" w:rsidRDefault="0059420E"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59420E" w:rsidRPr="00D2146B" w:rsidRDefault="0059420E"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59420E" w:rsidRPr="00D2146B" w:rsidRDefault="0059420E"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59420E" w:rsidRPr="00D2146B" w:rsidRDefault="0059420E" w:rsidP="002903DF">
                        <w:pPr>
                          <w:spacing w:before="0" w:after="0" w:line="256" w:lineRule="auto"/>
                          <w:rPr>
                            <w:sz w:val="18"/>
                            <w:szCs w:val="18"/>
                          </w:rPr>
                        </w:pPr>
                        <w:r w:rsidRPr="00D2146B">
                          <w:rPr>
                            <w:rFonts w:eastAsia="Calibri"/>
                            <w:color w:val="000000"/>
                            <w:sz w:val="18"/>
                            <w:szCs w:val="18"/>
                          </w:rPr>
                          <w:t> </w:t>
                        </w:r>
                      </w:p>
                      <w:p w14:paraId="28313E96" w14:textId="77777777" w:rsidR="0059420E" w:rsidRPr="00D2146B" w:rsidRDefault="0059420E"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59420E" w:rsidRPr="00D2146B" w:rsidRDefault="0059420E"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59420E" w:rsidRPr="00D2146B" w:rsidRDefault="0059420E"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59420E" w:rsidRPr="00D2146B" w:rsidRDefault="0059420E"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59420E" w:rsidRPr="00D2146B" w:rsidRDefault="0059420E"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59420E" w:rsidRPr="00D2146B" w:rsidRDefault="0059420E"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59420E" w:rsidRPr="00D2146B" w:rsidRDefault="0059420E"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59420E" w:rsidRPr="00D2146B" w:rsidRDefault="0059420E" w:rsidP="002903DF">
                        <w:pPr>
                          <w:spacing w:before="0" w:after="0" w:line="254" w:lineRule="auto"/>
                          <w:rPr>
                            <w:sz w:val="18"/>
                            <w:szCs w:val="18"/>
                          </w:rPr>
                        </w:pPr>
                        <w:r w:rsidRPr="00D2146B">
                          <w:rPr>
                            <w:rFonts w:eastAsia="Calibri"/>
                            <w:color w:val="000000"/>
                            <w:sz w:val="18"/>
                            <w:szCs w:val="18"/>
                          </w:rPr>
                          <w:t> </w:t>
                        </w:r>
                      </w:p>
                      <w:p w14:paraId="48FC4ABF" w14:textId="77777777" w:rsidR="0059420E" w:rsidRPr="00D2146B" w:rsidRDefault="0059420E"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59420E" w:rsidRPr="00D2146B" w:rsidRDefault="0059420E"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Default="00DA7E64" w:rsidP="00DA7E64">
      <w:r w:rsidRPr="0063589A">
        <w:t xml:space="preserve">The </w:t>
      </w:r>
      <w:r w:rsidR="0063589A">
        <w:t>e</w:t>
      </w:r>
      <w:r w:rsidR="0063589A" w:rsidRPr="0063589A">
        <w:t xml:space="preserve">lliptic </w:t>
      </w:r>
      <w:r w:rsidRPr="0063589A">
        <w:t>p</w:t>
      </w:r>
      <w:r>
        <w:t xml:space="preserve">arameters are stored after the </w:t>
      </w:r>
      <w:r w:rsidR="0063589A">
        <w:t xml:space="preserve">regular parameters in the activation record. </w:t>
      </w:r>
      <w:proofErr w:type="gramStart"/>
      <w:r w:rsidR="001C40D2">
        <w:t>Similar to</w:t>
      </w:r>
      <w:proofErr w:type="gramEnd"/>
      <w:r w:rsidR="001C40D2">
        <w:t xml:space="preserve"> the </w:t>
      </w:r>
      <w:r w:rsidR="001A2322">
        <w:t>previous</w:t>
      </w:r>
      <w:r w:rsidR="001C40D2">
        <w:t xml:space="preserve"> example, t</w:t>
      </w:r>
      <w:r w:rsidR="0063589A">
        <w:t xml:space="preserve">he </w:t>
      </w:r>
      <w:r w:rsidR="004A5367">
        <w:t xml:space="preserve">regular frame pointers point at the beginning of the </w:t>
      </w:r>
      <w:r w:rsidR="001C40D2">
        <w:t xml:space="preserve">activation record of the </w:t>
      </w:r>
      <w:r w:rsidR="001A2322">
        <w:t>calling</w:t>
      </w:r>
      <w:r w:rsidR="001C40D2">
        <w:t xml:space="preserve"> </w:t>
      </w:r>
      <w:r w:rsidR="001A2322">
        <w:t>function</w:t>
      </w:r>
      <w:r w:rsidR="001C40D2">
        <w:t xml:space="preserve">. However, the ellipse frame pointers </w:t>
      </w:r>
      <w:proofErr w:type="gramStart"/>
      <w:r w:rsidR="001C40D2">
        <w:t>poin</w:t>
      </w:r>
      <w:r w:rsidR="001A2322">
        <w:t>ts</w:t>
      </w:r>
      <w:proofErr w:type="gramEnd"/>
      <w:r w:rsidR="001C40D2">
        <w:t xml:space="preserve"> at the beginning of the </w:t>
      </w:r>
      <w:r w:rsidR="001A2322">
        <w:t xml:space="preserve">activation record of the calling function, plus the size of the elliptic parameters. </w:t>
      </w:r>
      <w:r w:rsidR="00FA2BB3">
        <w:t>For the sake of argument, l</w:t>
      </w:r>
      <w:r w:rsidR="001A2322">
        <w:t>et us assume that an integer value allocates four bytes</w:t>
      </w:r>
      <w:r w:rsidR="00FA2BB3">
        <w:t xml:space="preserve">. </w:t>
      </w:r>
      <w:r w:rsidR="00D40D96">
        <w:t xml:space="preserve">Then </w:t>
      </w:r>
      <w:r w:rsidR="00FA2BB3">
        <w:t xml:space="preserve">the ellipse frame pointer </w:t>
      </w:r>
      <w:proofErr w:type="spellStart"/>
      <w:r w:rsidR="00FA2BB3">
        <w:t xml:space="preserve">of </w:t>
      </w:r>
      <w:r w:rsidR="00FA2BB3" w:rsidRPr="00FA2BB3">
        <w:rPr>
          <w:rStyle w:val="KeyWord0"/>
        </w:rPr>
        <w:t>f</w:t>
      </w:r>
      <w:proofErr w:type="spellEnd"/>
      <w:r w:rsidR="00FA2BB3">
        <w:t xml:space="preserve"> is the regular frame pointer plus four bytes (one integer value). The ellipse frame pointer of </w:t>
      </w:r>
      <w:r w:rsidR="00FA2BB3" w:rsidRPr="00FA2BB3">
        <w:rPr>
          <w:rStyle w:val="KeyWord0"/>
        </w:rPr>
        <w:t>g</w:t>
      </w:r>
      <w:r w:rsidR="00FA2BB3">
        <w:t xml:space="preserve"> </w:t>
      </w:r>
      <w:r w:rsidR="00D40D96">
        <w:t>the regular frame pointer plus twelve bytes (three integer values).</w:t>
      </w:r>
      <w:r w:rsidR="00551130">
        <w:t xml:space="preserve"> When refereeing to parameters in an ecliptic function, the regular frame pointer is used, and when refereeing to variables, the ellipse frame pointer is used.</w:t>
      </w:r>
      <w:r w:rsidR="00201895">
        <w:t xml:space="preserve"> The ellipse parameters </w:t>
      </w:r>
      <w:r w:rsidR="00E63AE7">
        <w:t>are</w:t>
      </w:r>
      <w:r w:rsidR="00201895">
        <w:t xml:space="preserve"> </w:t>
      </w:r>
      <w:r w:rsidR="00E63AE7">
        <w:t xml:space="preserve">accessible by using address of the last regular parameter (it has to be at least one) and reading the values by increase the address, which is </w:t>
      </w:r>
      <w:r w:rsidR="00C347ED">
        <w:t xml:space="preserve">the task of </w:t>
      </w:r>
      <w:r w:rsidR="00E63AE7">
        <w:t xml:space="preserve">the macros </w:t>
      </w:r>
      <w:r w:rsidR="007B7478" w:rsidRPr="00C347ED">
        <w:rPr>
          <w:rStyle w:val="KeyWord0"/>
        </w:rPr>
        <w:t>va_list</w:t>
      </w:r>
      <w:r w:rsidR="007B7478">
        <w:t xml:space="preserve">, </w:t>
      </w:r>
      <w:r w:rsidR="007B7478" w:rsidRPr="00C347ED">
        <w:rPr>
          <w:rStyle w:val="KeyWord0"/>
        </w:rPr>
        <w:t>va_start</w:t>
      </w:r>
      <w:r w:rsidR="007B7478">
        <w:t xml:space="preserve">, and </w:t>
      </w:r>
      <w:r w:rsidR="007B7478" w:rsidRPr="00C347ED">
        <w:rPr>
          <w:rStyle w:val="KeyWord0"/>
        </w:rPr>
        <w:t>va_arg</w:t>
      </w:r>
      <w:r w:rsidR="007B7478">
        <w:t xml:space="preserve"> in the </w:t>
      </w:r>
      <w:r w:rsidR="007B7478" w:rsidRPr="00C347ED">
        <w:rPr>
          <w:rStyle w:val="KeyWord0"/>
        </w:rPr>
        <w:t>stdarg</w:t>
      </w:r>
      <w:r w:rsidR="007B7478">
        <w:t xml:space="preserve"> </w:t>
      </w:r>
      <w:r w:rsidR="00C347ED">
        <w:t>standard library.</w:t>
      </w:r>
    </w:p>
    <w:p w14:paraId="185BB847" w14:textId="49996A08" w:rsidR="00694D32" w:rsidRPr="00694D32" w:rsidRDefault="00694D32" w:rsidP="00B25DBF">
      <w:pPr>
        <w:pStyle w:val="Rubrik2"/>
      </w:pPr>
      <w:bookmarkStart w:id="414" w:name="_Toc54119939"/>
      <w:r>
        <w:t>Assembly Operator</w:t>
      </w:r>
      <w:bookmarkEnd w:id="414"/>
    </w:p>
    <w:p w14:paraId="75530511" w14:textId="5DF70300" w:rsidR="00EF68C0" w:rsidRDefault="00234E9D" w:rsidP="005D6FD0">
      <w:r>
        <w:t>Like the middle code operators, we also have the assembly code operators.</w:t>
      </w:r>
      <w:r w:rsidR="00F05642">
        <w:t xml:space="preserve"> </w:t>
      </w:r>
      <w:r w:rsidR="00665408">
        <w:t xml:space="preserve">Several operators come in </w:t>
      </w:r>
      <w:r w:rsidR="00F05642">
        <w:t xml:space="preserve">several </w:t>
      </w:r>
      <w:r w:rsidR="00284871">
        <w:t>varieties</w:t>
      </w:r>
      <w:r w:rsidR="00F05642">
        <w:t xml:space="preserve">. For instance, </w:t>
      </w:r>
      <w:r w:rsidR="00D41DFA">
        <w:t xml:space="preserve">the </w:t>
      </w:r>
      <w:r w:rsidR="00D41DFA" w:rsidRPr="00F33118">
        <w:rPr>
          <w:rStyle w:val="KeyWord0"/>
        </w:rPr>
        <w:t>add</w:t>
      </w:r>
      <w:r w:rsidR="00D41DFA">
        <w:t xml:space="preserve"> instruction comes in the base form, which is used when a register is </w:t>
      </w:r>
      <w:r w:rsidR="00BE4698">
        <w:t>involved</w:t>
      </w:r>
      <w:r w:rsidR="00D41DFA">
        <w:t xml:space="preserve">, like </w:t>
      </w:r>
      <w:r w:rsidR="00D41DFA" w:rsidRPr="00D41DFA">
        <w:rPr>
          <w:rStyle w:val="KeyWord0"/>
        </w:rPr>
        <w:t>add</w:t>
      </w:r>
      <w:r w:rsidR="00D41DFA">
        <w:t xml:space="preserve"> </w:t>
      </w:r>
      <w:r w:rsidR="00D41DFA" w:rsidRPr="00D41DFA">
        <w:rPr>
          <w:rStyle w:val="KeyWord0"/>
        </w:rPr>
        <w:t>ax,</w:t>
      </w:r>
      <w:r w:rsidR="00D41DFA">
        <w:t xml:space="preserve"> </w:t>
      </w:r>
      <w:r w:rsidR="00D41DFA" w:rsidRPr="00D41DFA">
        <w:rPr>
          <w:rStyle w:val="KeyWord0"/>
        </w:rPr>
        <w:t>123</w:t>
      </w:r>
      <w:r w:rsidR="00853286">
        <w:t xml:space="preserve">, </w:t>
      </w:r>
      <w:r w:rsidR="00853286">
        <w:rPr>
          <w:rStyle w:val="KeyWord0"/>
        </w:rPr>
        <w:t>sub</w:t>
      </w:r>
      <w:r w:rsidR="00853286">
        <w:t xml:space="preserve"> </w:t>
      </w:r>
      <w:r w:rsidR="00853286" w:rsidRPr="00D41DFA">
        <w:rPr>
          <w:rStyle w:val="KeyWord0"/>
        </w:rPr>
        <w:t>ax,</w:t>
      </w:r>
      <w:r w:rsidR="00853286">
        <w:t xml:space="preserve"> </w:t>
      </w:r>
      <w:r w:rsidR="00853286">
        <w:rPr>
          <w:rStyle w:val="KeyWord0"/>
        </w:rPr>
        <w:t>[bp + 2]</w:t>
      </w:r>
      <w:r w:rsidR="00853286">
        <w:t xml:space="preserve"> or </w:t>
      </w:r>
      <w:r w:rsidR="00853286">
        <w:rPr>
          <w:rStyle w:val="KeyWord0"/>
        </w:rPr>
        <w:t>xor</w:t>
      </w:r>
      <w:r w:rsidR="00853286">
        <w:t xml:space="preserve"> </w:t>
      </w:r>
      <w:r w:rsidR="00853286">
        <w:rPr>
          <w:rStyle w:val="KeyWord0"/>
        </w:rPr>
        <w:t>[count], bx</w:t>
      </w:r>
      <w:r w:rsidR="00853286">
        <w:t xml:space="preserve">. </w:t>
      </w:r>
      <w:r w:rsidR="00D41DFA">
        <w:t xml:space="preserve">The other varieties are used when there is no register </w:t>
      </w:r>
      <w:r w:rsidR="00BE4698">
        <w:t>involved</w:t>
      </w:r>
      <w:r w:rsidR="00D41DFA">
        <w:t xml:space="preserve">, </w:t>
      </w:r>
      <w:r w:rsidR="008B1AF3">
        <w:t xml:space="preserve">and we therefore </w:t>
      </w:r>
      <w:proofErr w:type="gramStart"/>
      <w:r w:rsidR="00D41DFA">
        <w:t>have to</w:t>
      </w:r>
      <w:proofErr w:type="gramEnd"/>
      <w:r w:rsidR="00D41DFA">
        <w:t xml:space="preserve"> </w:t>
      </w:r>
      <w:r w:rsidR="00665408">
        <w:t>specify</w:t>
      </w:r>
      <w:r w:rsidR="00D41DFA">
        <w:t xml:space="preserve"> the size of the value to be assigned, like </w:t>
      </w:r>
      <w:r w:rsidR="00D41DFA" w:rsidRPr="00D41DFA">
        <w:rPr>
          <w:rStyle w:val="KeyWord0"/>
        </w:rPr>
        <w:t>add</w:t>
      </w:r>
      <w:r w:rsidR="00D41DFA">
        <w:t xml:space="preserve"> </w:t>
      </w:r>
      <w:r w:rsidR="00D41DFA" w:rsidRPr="00D41DFA">
        <w:rPr>
          <w:rStyle w:val="KeyWord0"/>
        </w:rPr>
        <w:t>word</w:t>
      </w:r>
      <w:r w:rsidR="00D41DFA">
        <w:t xml:space="preserve"> </w:t>
      </w:r>
      <w:r w:rsidR="00D41DFA" w:rsidRPr="00D41DFA">
        <w:rPr>
          <w:rStyle w:val="KeyWord0"/>
        </w:rPr>
        <w:t>[bp</w:t>
      </w:r>
      <w:r w:rsidR="00D41DFA">
        <w:t xml:space="preserve"> </w:t>
      </w:r>
      <w:r w:rsidR="00D41DFA" w:rsidRPr="00D41DFA">
        <w:rPr>
          <w:rStyle w:val="KeyWord0"/>
        </w:rPr>
        <w:t>+</w:t>
      </w:r>
      <w:r w:rsidR="00D41DFA">
        <w:t xml:space="preserve"> </w:t>
      </w:r>
      <w:r w:rsidR="00D41DFA" w:rsidRPr="00D41DFA">
        <w:rPr>
          <w:rStyle w:val="KeyWord0"/>
        </w:rPr>
        <w:t>2],</w:t>
      </w:r>
      <w:r w:rsidR="00D41DFA">
        <w:t xml:space="preserve"> </w:t>
      </w:r>
      <w:r w:rsidR="00D41DFA" w:rsidRPr="00D41DFA">
        <w:rPr>
          <w:rStyle w:val="KeyWord0"/>
        </w:rPr>
        <w:t>123</w:t>
      </w:r>
      <w:r w:rsidR="00D41DFA">
        <w:t>.</w:t>
      </w:r>
    </w:p>
    <w:p w14:paraId="14C7434E" w14:textId="69425247" w:rsidR="00234E9D" w:rsidRDefault="00234E9D" w:rsidP="00234E9D">
      <w:pPr>
        <w:pStyle w:val="CodeHeader"/>
      </w:pPr>
      <w:proofErr w:type="spellStart"/>
      <w:r>
        <w:t>AssemblyOperator.cs</w:t>
      </w:r>
      <w:proofErr w:type="spellEnd"/>
    </w:p>
    <w:p w14:paraId="5D6B1FBE" w14:textId="77777777" w:rsidR="00F05642" w:rsidRPr="00F05642" w:rsidRDefault="00F05642" w:rsidP="00F05642">
      <w:pPr>
        <w:pStyle w:val="Code"/>
        <w:rPr>
          <w:highlight w:val="white"/>
        </w:rPr>
      </w:pPr>
      <w:r w:rsidRPr="00F05642">
        <w:rPr>
          <w:highlight w:val="white"/>
        </w:rPr>
        <w:t>namespace CCompiler {</w:t>
      </w:r>
    </w:p>
    <w:p w14:paraId="71AD921D" w14:textId="77777777" w:rsidR="00F05642" w:rsidRPr="00F05642" w:rsidRDefault="00F05642" w:rsidP="00F05642">
      <w:pPr>
        <w:pStyle w:val="Code"/>
        <w:rPr>
          <w:highlight w:val="white"/>
        </w:rPr>
      </w:pPr>
      <w:r w:rsidRPr="00F05642">
        <w:rPr>
          <w:highlight w:val="white"/>
        </w:rPr>
        <w:t xml:space="preserve">  public enum AssemblyOperator {</w:t>
      </w:r>
    </w:p>
    <w:p w14:paraId="2ACB576D" w14:textId="5F67EEAC" w:rsidR="00F05642" w:rsidRPr="00F05642" w:rsidRDefault="00F05642" w:rsidP="00F05642">
      <w:pPr>
        <w:pStyle w:val="Code"/>
        <w:rPr>
          <w:highlight w:val="white"/>
        </w:rPr>
      </w:pPr>
      <w:r w:rsidRPr="00F05642">
        <w:rPr>
          <w:highlight w:val="white"/>
        </w:rPr>
        <w:t xml:space="preserve">    add, add_byte, add_dword, add_qword, add_word, </w:t>
      </w:r>
      <w:r w:rsidR="007E5B53">
        <w:rPr>
          <w:highlight w:val="white"/>
        </w:rPr>
        <w:t>return_address</w:t>
      </w:r>
      <w:r w:rsidRPr="00F05642">
        <w:rPr>
          <w:highlight w:val="white"/>
        </w:rPr>
        <w:t>,</w:t>
      </w:r>
    </w:p>
    <w:p w14:paraId="55E5B1DC" w14:textId="77777777" w:rsidR="00F05642" w:rsidRPr="00F05642" w:rsidRDefault="00F05642" w:rsidP="00F05642">
      <w:pPr>
        <w:pStyle w:val="Code"/>
        <w:rPr>
          <w:highlight w:val="white"/>
        </w:rPr>
      </w:pPr>
      <w:r w:rsidRPr="00F05642">
        <w:rPr>
          <w:highlight w:val="white"/>
        </w:rPr>
        <w:lastRenderedPageBreak/>
        <w:t xml:space="preserve">    and, and_byte, and_dword, and_qword, and_word, call,</w:t>
      </w:r>
    </w:p>
    <w:p w14:paraId="67E526C7" w14:textId="77777777" w:rsidR="00F05642" w:rsidRPr="00F05642" w:rsidRDefault="00F05642" w:rsidP="00F05642">
      <w:pPr>
        <w:pStyle w:val="Code"/>
        <w:rPr>
          <w:highlight w:val="white"/>
        </w:rPr>
      </w:pPr>
      <w:r w:rsidRPr="00F05642">
        <w:rPr>
          <w:highlight w:val="white"/>
        </w:rPr>
        <w:t xml:space="preserve">    cmp, cmp_byte, cmp_dword, cmp_qword, cmp_word, comment,</w:t>
      </w:r>
    </w:p>
    <w:p w14:paraId="5D0D82AC" w14:textId="77777777" w:rsidR="00F05642" w:rsidRPr="00F05642" w:rsidRDefault="00F05642" w:rsidP="00F05642">
      <w:pPr>
        <w:pStyle w:val="Code"/>
        <w:rPr>
          <w:highlight w:val="white"/>
        </w:rPr>
      </w:pPr>
      <w:r w:rsidRPr="00F05642">
        <w:rPr>
          <w:highlight w:val="white"/>
        </w:rPr>
        <w:t xml:space="preserve">    dec, dec_byte, dec_dword, dec_qword, dec_word,</w:t>
      </w:r>
    </w:p>
    <w:p w14:paraId="6A5AED47" w14:textId="77777777" w:rsidR="00F05642" w:rsidRPr="00F05642" w:rsidRDefault="00F05642" w:rsidP="00F05642">
      <w:pPr>
        <w:pStyle w:val="Code"/>
        <w:rPr>
          <w:highlight w:val="white"/>
        </w:rPr>
      </w:pPr>
      <w:r w:rsidRPr="00F05642">
        <w:rPr>
          <w:highlight w:val="white"/>
        </w:rPr>
        <w:t xml:space="preserve">    define_address, define_value, define_zero_sequence,</w:t>
      </w:r>
    </w:p>
    <w:p w14:paraId="3D4DB31B" w14:textId="77777777" w:rsidR="00F05642" w:rsidRPr="00F05642" w:rsidRDefault="00F05642" w:rsidP="00F05642">
      <w:pPr>
        <w:pStyle w:val="Code"/>
        <w:rPr>
          <w:highlight w:val="white"/>
        </w:rPr>
      </w:pPr>
      <w:r w:rsidRPr="00F05642">
        <w:rPr>
          <w:highlight w:val="white"/>
        </w:rPr>
        <w:t xml:space="preserve">    div, div_byte, div_dword, div_qword, div_word, empty,</w:t>
      </w:r>
    </w:p>
    <w:p w14:paraId="68DCE561" w14:textId="77777777" w:rsidR="00F05642" w:rsidRPr="00F05642" w:rsidRDefault="00F05642" w:rsidP="00F05642">
      <w:pPr>
        <w:pStyle w:val="Code"/>
        <w:rPr>
          <w:highlight w:val="white"/>
        </w:rPr>
      </w:pPr>
      <w:r w:rsidRPr="00F05642">
        <w:rPr>
          <w:highlight w:val="white"/>
        </w:rPr>
        <w:t xml:space="preserve">    fabs, fadd, faddp, fchs, fcompp, fdiv, fdivp, fdivr,</w:t>
      </w:r>
    </w:p>
    <w:p w14:paraId="7D589A85" w14:textId="77777777" w:rsidR="00F05642" w:rsidRPr="00F05642" w:rsidRDefault="00F05642" w:rsidP="00F05642">
      <w:pPr>
        <w:pStyle w:val="Code"/>
        <w:rPr>
          <w:highlight w:val="white"/>
        </w:rPr>
      </w:pPr>
      <w:r w:rsidRPr="00F05642">
        <w:rPr>
          <w:highlight w:val="white"/>
        </w:rPr>
        <w:t xml:space="preserve">    fdivrp, fild_dword, fild_qword, fild_word,</w:t>
      </w:r>
    </w:p>
    <w:p w14:paraId="4B2CC9D1" w14:textId="77777777" w:rsidR="00F05642" w:rsidRPr="00F05642" w:rsidRDefault="00F05642" w:rsidP="00F05642">
      <w:pPr>
        <w:pStyle w:val="Code"/>
        <w:rPr>
          <w:highlight w:val="white"/>
        </w:rPr>
      </w:pPr>
      <w:r w:rsidRPr="00F05642">
        <w:rPr>
          <w:highlight w:val="white"/>
        </w:rPr>
        <w:t xml:space="preserve">    fist_dword, fist_qword, fist_word,</w:t>
      </w:r>
    </w:p>
    <w:p w14:paraId="1047272D" w14:textId="77777777" w:rsidR="00F05642" w:rsidRPr="00F05642" w:rsidRDefault="00F05642" w:rsidP="00F05642">
      <w:pPr>
        <w:pStyle w:val="Code"/>
        <w:rPr>
          <w:highlight w:val="white"/>
        </w:rPr>
      </w:pPr>
      <w:r w:rsidRPr="00F05642">
        <w:rPr>
          <w:highlight w:val="white"/>
        </w:rPr>
        <w:t xml:space="preserve">    fistp_dword, fistp_qword, fistp_word,</w:t>
      </w:r>
    </w:p>
    <w:p w14:paraId="14B6B16F" w14:textId="77777777" w:rsidR="00F05642" w:rsidRPr="00F05642" w:rsidRDefault="00F05642" w:rsidP="00F05642">
      <w:pPr>
        <w:pStyle w:val="Code"/>
        <w:rPr>
          <w:highlight w:val="white"/>
        </w:rPr>
      </w:pPr>
      <w:r w:rsidRPr="00F05642">
        <w:rPr>
          <w:highlight w:val="white"/>
        </w:rPr>
        <w:t xml:space="preserve">    fld1, fld_dword, fld_qword, fldcw, fldz,</w:t>
      </w:r>
    </w:p>
    <w:p w14:paraId="3FC198C3" w14:textId="77777777" w:rsidR="00F05642" w:rsidRPr="00F05642" w:rsidRDefault="00F05642" w:rsidP="00F05642">
      <w:pPr>
        <w:pStyle w:val="Code"/>
        <w:rPr>
          <w:highlight w:val="white"/>
        </w:rPr>
      </w:pPr>
      <w:r w:rsidRPr="00F05642">
        <w:rPr>
          <w:highlight w:val="white"/>
        </w:rPr>
        <w:t xml:space="preserve">    fmul, fmulp, fst_dword, fst_qword, fstcw,</w:t>
      </w:r>
    </w:p>
    <w:p w14:paraId="010E357A" w14:textId="77777777" w:rsidR="00F05642" w:rsidRPr="00F05642" w:rsidRDefault="00F05642" w:rsidP="00F05642">
      <w:pPr>
        <w:pStyle w:val="Code"/>
        <w:rPr>
          <w:highlight w:val="white"/>
        </w:rPr>
      </w:pPr>
      <w:r w:rsidRPr="00F05642">
        <w:rPr>
          <w:highlight w:val="white"/>
        </w:rPr>
        <w:t xml:space="preserve">    fstp_dword, fstp_qword, fstsw,</w:t>
      </w:r>
    </w:p>
    <w:p w14:paraId="19264B7C" w14:textId="77777777" w:rsidR="00F05642" w:rsidRPr="00F05642" w:rsidRDefault="00F05642" w:rsidP="00F05642">
      <w:pPr>
        <w:pStyle w:val="Code"/>
        <w:rPr>
          <w:highlight w:val="white"/>
        </w:rPr>
      </w:pPr>
      <w:r w:rsidRPr="00F05642">
        <w:rPr>
          <w:highlight w:val="white"/>
        </w:rPr>
        <w:t xml:space="preserve">    fsub, fsubp, fsubr, fsubrp, ftst,</w:t>
      </w:r>
    </w:p>
    <w:p w14:paraId="6D2A966F" w14:textId="77777777" w:rsidR="00F05642" w:rsidRPr="00F05642" w:rsidRDefault="00F05642" w:rsidP="00F05642">
      <w:pPr>
        <w:pStyle w:val="Code"/>
        <w:rPr>
          <w:highlight w:val="white"/>
        </w:rPr>
      </w:pPr>
      <w:r w:rsidRPr="00F05642">
        <w:rPr>
          <w:highlight w:val="white"/>
        </w:rPr>
        <w:t xml:space="preserve">    idiv, idiv_byte, idiv_dword, idiv_qword, idiv_word,</w:t>
      </w:r>
    </w:p>
    <w:p w14:paraId="15DA031F" w14:textId="77777777" w:rsidR="00F05642" w:rsidRPr="00F05642" w:rsidRDefault="00F05642" w:rsidP="00F05642">
      <w:pPr>
        <w:pStyle w:val="Code"/>
        <w:rPr>
          <w:highlight w:val="white"/>
        </w:rPr>
      </w:pPr>
      <w:r w:rsidRPr="00F05642">
        <w:rPr>
          <w:highlight w:val="white"/>
        </w:rPr>
        <w:t xml:space="preserve">    imul, imul_byte, imul_dword, imul_qword, imul_word,</w:t>
      </w:r>
    </w:p>
    <w:p w14:paraId="67B66F96" w14:textId="77777777" w:rsidR="00F05642" w:rsidRPr="00F05642" w:rsidRDefault="00F05642" w:rsidP="00F05642">
      <w:pPr>
        <w:pStyle w:val="Code"/>
        <w:rPr>
          <w:highlight w:val="white"/>
        </w:rPr>
      </w:pPr>
      <w:r w:rsidRPr="00F05642">
        <w:rPr>
          <w:highlight w:val="white"/>
        </w:rPr>
        <w:t xml:space="preserve">    inc, inc_byte, inc_dword, inc_qword, inc_word, interrupt,</w:t>
      </w:r>
    </w:p>
    <w:p w14:paraId="5CE3B797" w14:textId="77777777" w:rsidR="00F05642" w:rsidRPr="00F05642" w:rsidRDefault="00F05642" w:rsidP="00F05642">
      <w:pPr>
        <w:pStyle w:val="Code"/>
        <w:rPr>
          <w:highlight w:val="white"/>
        </w:rPr>
      </w:pPr>
      <w:r w:rsidRPr="00F05642">
        <w:rPr>
          <w:highlight w:val="white"/>
        </w:rPr>
        <w:t xml:space="preserve">    ja, jae, jb, jbe, jc, je, jg, jge, jl, jle, jmp, jnc, jne, jnz, jz,</w:t>
      </w:r>
    </w:p>
    <w:p w14:paraId="2706FD7D" w14:textId="77777777" w:rsidR="00F05642" w:rsidRPr="00F05642" w:rsidRDefault="00F05642" w:rsidP="00F05642">
      <w:pPr>
        <w:pStyle w:val="Code"/>
        <w:rPr>
          <w:highlight w:val="white"/>
        </w:rPr>
      </w:pPr>
      <w:r w:rsidRPr="00F05642">
        <w:rPr>
          <w:highlight w:val="white"/>
        </w:rPr>
        <w:t xml:space="preserve">    label, lahf, mov, mov_byte, mov_dword, mov_qword, mov_word,</w:t>
      </w:r>
    </w:p>
    <w:p w14:paraId="523771E3" w14:textId="77777777" w:rsidR="00F05642" w:rsidRPr="00F05642" w:rsidRDefault="00F05642" w:rsidP="00F05642">
      <w:pPr>
        <w:pStyle w:val="Code"/>
        <w:rPr>
          <w:highlight w:val="white"/>
        </w:rPr>
      </w:pPr>
      <w:r w:rsidRPr="00F05642">
        <w:rPr>
          <w:highlight w:val="white"/>
        </w:rPr>
        <w:t xml:space="preserve">    mul, mul_byte, mul_dword, mul_qword, mul_word,</w:t>
      </w:r>
    </w:p>
    <w:p w14:paraId="3418E443" w14:textId="77777777" w:rsidR="00F05642" w:rsidRPr="00F05642" w:rsidRDefault="00F05642" w:rsidP="00F05642">
      <w:pPr>
        <w:pStyle w:val="Code"/>
        <w:rPr>
          <w:highlight w:val="white"/>
        </w:rPr>
      </w:pPr>
      <w:r w:rsidRPr="00F05642">
        <w:rPr>
          <w:highlight w:val="white"/>
        </w:rPr>
        <w:t xml:space="preserve">    neg, neg_byte, neg_dword, neg_qword, neg_word, new_middle_code,</w:t>
      </w:r>
    </w:p>
    <w:p w14:paraId="39F9AD2A" w14:textId="77777777" w:rsidR="00F05642" w:rsidRPr="00F05642" w:rsidRDefault="00F05642" w:rsidP="00F05642">
      <w:pPr>
        <w:pStyle w:val="Code"/>
        <w:rPr>
          <w:highlight w:val="white"/>
        </w:rPr>
      </w:pPr>
      <w:r w:rsidRPr="00F05642">
        <w:rPr>
          <w:highlight w:val="white"/>
        </w:rPr>
        <w:t xml:space="preserve">    nop, not, not_byte, not_dword, not_qword, not_word,</w:t>
      </w:r>
    </w:p>
    <w:p w14:paraId="3A750165" w14:textId="77777777" w:rsidR="00F05642" w:rsidRPr="00F05642" w:rsidRDefault="00F05642" w:rsidP="00F05642">
      <w:pPr>
        <w:pStyle w:val="Code"/>
        <w:rPr>
          <w:highlight w:val="white"/>
        </w:rPr>
      </w:pPr>
      <w:r w:rsidRPr="00F05642">
        <w:rPr>
          <w:highlight w:val="white"/>
        </w:rPr>
        <w:t xml:space="preserve">    or, or_byte, or_dword, or_qword, or_word, pop, ret, sahf, set_track_size,</w:t>
      </w:r>
    </w:p>
    <w:p w14:paraId="35C35111" w14:textId="77777777" w:rsidR="00F05642" w:rsidRPr="00F05642" w:rsidRDefault="00F05642" w:rsidP="00F05642">
      <w:pPr>
        <w:pStyle w:val="Code"/>
        <w:rPr>
          <w:highlight w:val="white"/>
        </w:rPr>
      </w:pPr>
      <w:r w:rsidRPr="00F05642">
        <w:rPr>
          <w:highlight w:val="white"/>
        </w:rPr>
        <w:t xml:space="preserve">    shl, shl_byte, shl_dword, shl_qword, shl_word,</w:t>
      </w:r>
    </w:p>
    <w:p w14:paraId="2109B6B2" w14:textId="77777777" w:rsidR="00F05642" w:rsidRPr="00F05642" w:rsidRDefault="00F05642" w:rsidP="00F05642">
      <w:pPr>
        <w:pStyle w:val="Code"/>
        <w:rPr>
          <w:highlight w:val="white"/>
        </w:rPr>
      </w:pPr>
      <w:r w:rsidRPr="00F05642">
        <w:rPr>
          <w:highlight w:val="white"/>
        </w:rPr>
        <w:t xml:space="preserve">    shr, shr_byte, shr_dword, shr_qword, shr_word,</w:t>
      </w:r>
    </w:p>
    <w:p w14:paraId="0CB28303" w14:textId="77777777" w:rsidR="00F05642" w:rsidRPr="00F05642" w:rsidRDefault="00F05642" w:rsidP="00F05642">
      <w:pPr>
        <w:pStyle w:val="Code"/>
        <w:rPr>
          <w:highlight w:val="white"/>
        </w:rPr>
      </w:pPr>
      <w:r w:rsidRPr="00F05642">
        <w:rPr>
          <w:highlight w:val="white"/>
        </w:rPr>
        <w:t xml:space="preserve">    sub, sub_byte, sub_dword, sub_qword, sub_word, syscall,</w:t>
      </w:r>
    </w:p>
    <w:p w14:paraId="3758D458" w14:textId="77777777" w:rsidR="00F05642" w:rsidRPr="00F05642" w:rsidRDefault="00F05642" w:rsidP="00F05642">
      <w:pPr>
        <w:pStyle w:val="Code"/>
        <w:rPr>
          <w:highlight w:val="white"/>
        </w:rPr>
      </w:pPr>
      <w:r w:rsidRPr="00F05642">
        <w:rPr>
          <w:highlight w:val="white"/>
        </w:rPr>
        <w:t xml:space="preserve">    xor, xor_byte, xor_dword, xor_qword, xor_word</w:t>
      </w:r>
    </w:p>
    <w:p w14:paraId="65D70E08" w14:textId="77777777" w:rsidR="00F05642" w:rsidRPr="00F05642" w:rsidRDefault="00F05642" w:rsidP="00F05642">
      <w:pPr>
        <w:pStyle w:val="Code"/>
        <w:rPr>
          <w:highlight w:val="white"/>
        </w:rPr>
      </w:pPr>
      <w:r w:rsidRPr="00F05642">
        <w:rPr>
          <w:highlight w:val="white"/>
        </w:rPr>
        <w:t xml:space="preserve">  };</w:t>
      </w:r>
    </w:p>
    <w:p w14:paraId="06422F7D" w14:textId="77777777" w:rsidR="00F05642" w:rsidRPr="00F05642" w:rsidRDefault="00F05642" w:rsidP="00F05642">
      <w:pPr>
        <w:pStyle w:val="Code"/>
        <w:rPr>
          <w:highlight w:val="white"/>
        </w:rPr>
      </w:pPr>
      <w:r w:rsidRPr="00F05642">
        <w:rPr>
          <w:highlight w:val="white"/>
        </w:rPr>
        <w:t>};</w:t>
      </w:r>
    </w:p>
    <w:p w14:paraId="1F765370" w14:textId="68EB60F7" w:rsidR="00E444C3" w:rsidRPr="00E444C3" w:rsidRDefault="00E444C3" w:rsidP="00E444C3">
      <w:pPr>
        <w:pStyle w:val="Code"/>
        <w:rPr>
          <w:highlight w:val="white"/>
        </w:rPr>
      </w:pPr>
    </w:p>
    <w:p w14:paraId="2CF7A52D" w14:textId="255406E0" w:rsidR="00EF68C0" w:rsidRDefault="00EF68C0" w:rsidP="00EF68C0">
      <w:pPr>
        <w:pStyle w:val="Rubrik2"/>
      </w:pPr>
      <w:bookmarkStart w:id="415" w:name="_Toc54119940"/>
      <w:r>
        <w:t>Assembly Code</w:t>
      </w:r>
      <w:bookmarkEnd w:id="415"/>
    </w:p>
    <w:p w14:paraId="239891A6" w14:textId="1F6B72C1" w:rsidR="00087EC8" w:rsidRPr="00087EC8" w:rsidRDefault="00087EC8" w:rsidP="00087EC8">
      <w:r>
        <w:t xml:space="preserve">The </w:t>
      </w:r>
      <w:r w:rsidR="00665408" w:rsidRPr="00665408">
        <w:rPr>
          <w:rStyle w:val="KeyWord0"/>
        </w:rPr>
        <w:t>A</w:t>
      </w:r>
      <w:r w:rsidRPr="00665408">
        <w:rPr>
          <w:rStyle w:val="KeyWord0"/>
        </w:rPr>
        <w:t>ssembly</w:t>
      </w:r>
      <w:r w:rsidR="00665408" w:rsidRPr="00665408">
        <w:rPr>
          <w:rStyle w:val="KeyWord0"/>
        </w:rPr>
        <w:t>C</w:t>
      </w:r>
      <w:r w:rsidRPr="00665408">
        <w:rPr>
          <w:rStyle w:val="KeyWord0"/>
        </w:rPr>
        <w:t>ode</w:t>
      </w:r>
      <w:r>
        <w:t xml:space="preserve"> </w:t>
      </w:r>
      <w:r w:rsidR="009705C3">
        <w:t>class handles one assembly code instruction.</w:t>
      </w:r>
      <w:r w:rsidR="00730708">
        <w:t xml:space="preserve"> It holds methods for initialization and optimization of a single instruction, a set of methods for testing and conversion of values and register, and </w:t>
      </w:r>
      <w:r w:rsidR="00C2089A">
        <w:t xml:space="preserve">the </w:t>
      </w:r>
      <w:r w:rsidR="00C2089A" w:rsidRPr="00C2089A">
        <w:rPr>
          <w:rStyle w:val="KeyWord0"/>
        </w:rPr>
        <w:t>ToString</w:t>
      </w:r>
      <w:r w:rsidR="00C2089A">
        <w:t xml:space="preserve"> method that writes the instruction in plain text.</w:t>
      </w:r>
    </w:p>
    <w:p w14:paraId="3CF6DD35" w14:textId="210DE08B" w:rsidR="007E07E9" w:rsidRDefault="007E07E9" w:rsidP="007E07E9">
      <w:pPr>
        <w:pStyle w:val="CodeHeader"/>
      </w:pPr>
      <w:proofErr w:type="spellStart"/>
      <w:r>
        <w:t>AssemblyCode.cs</w:t>
      </w:r>
      <w:proofErr w:type="spellEnd"/>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2A6A9E63" w:rsidR="002B63B5" w:rsidRDefault="00D52AED" w:rsidP="00D52AED">
      <w:pPr>
        <w:rPr>
          <w:highlight w:val="white"/>
        </w:rPr>
      </w:pPr>
      <w:r>
        <w:rPr>
          <w:highlight w:val="white"/>
        </w:rPr>
        <w:t>First, there is a set of special registers:</w:t>
      </w:r>
    </w:p>
    <w:p w14:paraId="429BB708" w14:textId="74C6D87B" w:rsidR="00C6682C" w:rsidRDefault="00C6682C" w:rsidP="00C6682C">
      <w:pPr>
        <w:pStyle w:val="Liststycke"/>
        <w:numPr>
          <w:ilvl w:val="0"/>
          <w:numId w:val="141"/>
        </w:numPr>
        <w:rPr>
          <w:highlight w:val="white"/>
        </w:rPr>
      </w:pPr>
      <w:r w:rsidRPr="00C6682C">
        <w:rPr>
          <w:rStyle w:val="KeyWord0"/>
          <w:highlight w:val="white"/>
        </w:rPr>
        <w:t>Fram</w:t>
      </w:r>
      <w:r w:rsidR="004547FE">
        <w:rPr>
          <w:rStyle w:val="KeyWord0"/>
          <w:highlight w:val="white"/>
        </w:rPr>
        <w:t>e</w:t>
      </w:r>
      <w:r w:rsidRPr="00C6682C">
        <w:rPr>
          <w:rStyle w:val="KeyWord0"/>
          <w:highlight w:val="white"/>
        </w:rPr>
        <w:t>Register</w:t>
      </w:r>
      <w:r>
        <w:rPr>
          <w:highlight w:val="white"/>
        </w:rPr>
        <w:t xml:space="preserve">. </w:t>
      </w:r>
      <w:r w:rsidR="00766F7D">
        <w:rPr>
          <w:highlight w:val="white"/>
        </w:rPr>
        <w:t>T</w:t>
      </w:r>
      <w:r>
        <w:rPr>
          <w:highlight w:val="white"/>
        </w:rPr>
        <w:t xml:space="preserve">he </w:t>
      </w:r>
      <w:r w:rsidR="00766F7D">
        <w:rPr>
          <w:highlight w:val="white"/>
        </w:rPr>
        <w:t xml:space="preserve">regular frame pointer: the address of the beginning of </w:t>
      </w:r>
      <w:r>
        <w:rPr>
          <w:highlight w:val="white"/>
        </w:rPr>
        <w:t>the current activation record.</w:t>
      </w:r>
    </w:p>
    <w:p w14:paraId="5681F8C8" w14:textId="77777777" w:rsidR="001A45D1" w:rsidRDefault="00C6682C" w:rsidP="00DF23BC">
      <w:pPr>
        <w:pStyle w:val="Liststycke"/>
        <w:numPr>
          <w:ilvl w:val="0"/>
          <w:numId w:val="141"/>
        </w:numPr>
        <w:rPr>
          <w:highlight w:val="white"/>
        </w:rPr>
      </w:pPr>
      <w:r w:rsidRPr="001A45D1">
        <w:rPr>
          <w:rStyle w:val="KeyWord0"/>
          <w:highlight w:val="white"/>
        </w:rPr>
        <w:t>EllipseRegister</w:t>
      </w:r>
      <w:r w:rsidRPr="001A45D1">
        <w:rPr>
          <w:highlight w:val="white"/>
        </w:rPr>
        <w:t xml:space="preserve">. </w:t>
      </w:r>
      <w:r w:rsidR="00766F7D" w:rsidRPr="001A45D1">
        <w:rPr>
          <w:highlight w:val="white"/>
        </w:rPr>
        <w:t>The ellipse frame pointer: the address of the beginning of the current activation record plus the size (in bytes) of the elliptic parameters</w:t>
      </w:r>
      <w:r w:rsidR="00225DDC" w:rsidRPr="001A45D1">
        <w:rPr>
          <w:highlight w:val="white"/>
        </w:rPr>
        <w:t>, in order to correctly access the local variables of the function, which are located after the elliptic parameters. Ignored in non-elliptic functions.</w:t>
      </w:r>
    </w:p>
    <w:p w14:paraId="5A675D84" w14:textId="36304E1B" w:rsidR="001A45D1" w:rsidRPr="001A45D1" w:rsidRDefault="00B66FC6" w:rsidP="00DF23BC">
      <w:pPr>
        <w:pStyle w:val="Liststycke"/>
        <w:numPr>
          <w:ilvl w:val="0"/>
          <w:numId w:val="141"/>
        </w:numPr>
        <w:rPr>
          <w:highlight w:val="white"/>
        </w:rPr>
      </w:pPr>
      <w:r w:rsidRPr="001A45D1">
        <w:rPr>
          <w:rStyle w:val="KeyWord0"/>
          <w:highlight w:val="white"/>
        </w:rPr>
        <w:t>ReturnValueRegister</w:t>
      </w:r>
      <w:r w:rsidRPr="001A45D1">
        <w:rPr>
          <w:highlight w:val="white"/>
        </w:rPr>
        <w:t xml:space="preserve">. </w:t>
      </w:r>
      <w:r w:rsidR="00720FEB" w:rsidRPr="001A45D1">
        <w:rPr>
          <w:highlight w:val="white"/>
        </w:rPr>
        <w:t xml:space="preserve">Holds the function return value in case of integral </w:t>
      </w:r>
      <w:r w:rsidR="00AC4F90" w:rsidRPr="001A45D1">
        <w:rPr>
          <w:highlight w:val="white"/>
        </w:rPr>
        <w:t xml:space="preserve">or </w:t>
      </w:r>
      <w:r w:rsidR="00225DDC" w:rsidRPr="001A45D1">
        <w:rPr>
          <w:highlight w:val="white"/>
        </w:rPr>
        <w:t>pointer</w:t>
      </w:r>
      <w:r w:rsidR="00AC4F90" w:rsidRPr="001A45D1">
        <w:rPr>
          <w:highlight w:val="white"/>
        </w:rPr>
        <w:t xml:space="preserve"> </w:t>
      </w:r>
      <w:r w:rsidR="00720FEB" w:rsidRPr="001A45D1">
        <w:rPr>
          <w:highlight w:val="white"/>
        </w:rPr>
        <w:t>type</w:t>
      </w:r>
      <w:r w:rsidR="001A45D1">
        <w:rPr>
          <w:highlight w:val="white"/>
        </w:rPr>
        <w:t>, or</w:t>
      </w:r>
      <w:r w:rsidR="001A45D1" w:rsidRPr="001A45D1">
        <w:rPr>
          <w:highlight w:val="white"/>
        </w:rPr>
        <w:t xml:space="preserve"> its address in case of struct or union type. </w:t>
      </w:r>
      <w:r w:rsidR="001A45D1">
        <w:rPr>
          <w:highlight w:val="white"/>
        </w:rPr>
        <w:t>R</w:t>
      </w:r>
      <w:r w:rsidR="001A45D1" w:rsidRPr="001A45D1">
        <w:rPr>
          <w:highlight w:val="white"/>
        </w:rPr>
        <w:t>eturn values of floating types are not stored in</w:t>
      </w:r>
      <w:r w:rsidR="001A45D1">
        <w:rPr>
          <w:highlight w:val="white"/>
        </w:rPr>
        <w:t xml:space="preserve"> a</w:t>
      </w:r>
      <w:r w:rsidR="001A45D1" w:rsidRPr="001A45D1">
        <w:rPr>
          <w:highlight w:val="white"/>
        </w:rPr>
        <w:t xml:space="preserve"> register or on the activation record, but rather at the floating-point stack.</w:t>
      </w:r>
      <w:r w:rsidR="001A45D1">
        <w:rPr>
          <w:highlight w:val="white"/>
        </w:rPr>
        <w:t xml:space="preserve"> In C, it is not allowed to return values o</w:t>
      </w:r>
      <w:r w:rsidR="00F01DD4">
        <w:rPr>
          <w:highlight w:val="white"/>
        </w:rPr>
        <w:t>r</w:t>
      </w:r>
      <w:r w:rsidR="001A45D1">
        <w:rPr>
          <w:highlight w:val="white"/>
        </w:rPr>
        <w:t xml:space="preserve"> array of function types.</w:t>
      </w:r>
    </w:p>
    <w:p w14:paraId="6780DB86" w14:textId="1733C058" w:rsidR="00720FEB" w:rsidRDefault="00720FEB" w:rsidP="00720FEB">
      <w:pPr>
        <w:pStyle w:val="Liststycke"/>
        <w:numPr>
          <w:ilvl w:val="0"/>
          <w:numId w:val="141"/>
        </w:numPr>
        <w:rPr>
          <w:highlight w:val="white"/>
        </w:rPr>
      </w:pPr>
      <w:r w:rsidRPr="00720FEB">
        <w:rPr>
          <w:rStyle w:val="KeyWord0"/>
          <w:highlight w:val="white"/>
        </w:rPr>
        <w:lastRenderedPageBreak/>
        <w:t>ReturnPointerRegister</w:t>
      </w:r>
      <w:r>
        <w:rPr>
          <w:highlight w:val="white"/>
        </w:rPr>
        <w:t>.</w:t>
      </w:r>
      <w:r w:rsidRPr="00720FEB">
        <w:rPr>
          <w:highlight w:val="white"/>
        </w:rPr>
        <w:t xml:space="preserve"> </w:t>
      </w:r>
      <w:r>
        <w:rPr>
          <w:highlight w:val="white"/>
        </w:rPr>
        <w:t xml:space="preserve">Holds the address </w:t>
      </w:r>
      <w:r w:rsidR="00AC4F90">
        <w:rPr>
          <w:highlight w:val="white"/>
        </w:rPr>
        <w:t xml:space="preserve">of the </w:t>
      </w:r>
      <w:r>
        <w:rPr>
          <w:highlight w:val="white"/>
        </w:rPr>
        <w:t xml:space="preserve">function return value in case of </w:t>
      </w:r>
      <w:r w:rsidR="00AC4F90">
        <w:rPr>
          <w:highlight w:val="white"/>
        </w:rPr>
        <w:t>struct or union</w:t>
      </w:r>
      <w:r>
        <w:rPr>
          <w:highlight w:val="white"/>
        </w:rPr>
        <w:t xml:space="preserve"> type.</w:t>
      </w:r>
    </w:p>
    <w:p w14:paraId="19F7E5E2" w14:textId="78E69AE3" w:rsidR="00720FEB" w:rsidRDefault="00720FEB" w:rsidP="00D52AED">
      <w:pPr>
        <w:pStyle w:val="Liststycke"/>
        <w:numPr>
          <w:ilvl w:val="0"/>
          <w:numId w:val="141"/>
        </w:numPr>
        <w:rPr>
          <w:highlight w:val="white"/>
        </w:rPr>
      </w:pPr>
      <w:r w:rsidRPr="00720FEB">
        <w:rPr>
          <w:rStyle w:val="KeyWord0"/>
          <w:highlight w:val="white"/>
        </w:rPr>
        <w:t>ShiftRegister</w:t>
      </w:r>
      <w:r>
        <w:rPr>
          <w:highlight w:val="white"/>
        </w:rPr>
        <w:t>.</w:t>
      </w:r>
      <w:r w:rsidR="00015EDE">
        <w:rPr>
          <w:highlight w:val="white"/>
        </w:rPr>
        <w:t xml:space="preserve"> Holds the value of the right operand in a sh</w:t>
      </w:r>
      <w:r w:rsidR="001A45D1">
        <w:rPr>
          <w:highlight w:val="white"/>
        </w:rPr>
        <w:t>ift</w:t>
      </w:r>
      <w:r w:rsidR="00015EDE">
        <w:rPr>
          <w:highlight w:val="white"/>
        </w:rPr>
        <w:t xml:space="preserve"> operation, </w:t>
      </w:r>
      <w:r w:rsidR="0091002F">
        <w:rPr>
          <w:highlight w:val="white"/>
        </w:rPr>
        <w:t>must always be</w:t>
      </w:r>
      <w:r w:rsidR="00015EDE">
        <w:rPr>
          <w:highlight w:val="white"/>
        </w:rPr>
        <w:t xml:space="preserve"> </w:t>
      </w:r>
      <w:r w:rsidR="00015EDE" w:rsidRPr="00015EDE">
        <w:rPr>
          <w:rStyle w:val="KeyWord0"/>
          <w:highlight w:val="white"/>
        </w:rPr>
        <w:t>cl</w:t>
      </w:r>
      <w:r w:rsidR="00015EDE">
        <w:rPr>
          <w:highlight w:val="white"/>
        </w:rPr>
        <w:t>.</w:t>
      </w: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167D351B" w:rsidR="002B63B5" w:rsidRPr="00DB788F" w:rsidRDefault="00C1007D" w:rsidP="00C1007D">
      <w:pPr>
        <w:rPr>
          <w:highlight w:val="white"/>
        </w:rPr>
      </w:pPr>
      <w:r>
        <w:rPr>
          <w:highlight w:val="white"/>
        </w:rPr>
        <w:t xml:space="preserve">We chose </w:t>
      </w:r>
      <w:r w:rsidRPr="00C1007D">
        <w:rPr>
          <w:rStyle w:val="KeyWord0"/>
          <w:highlight w:val="white"/>
        </w:rPr>
        <w:t>bp</w:t>
      </w:r>
      <w:r>
        <w:rPr>
          <w:highlight w:val="white"/>
        </w:rPr>
        <w:t xml:space="preserve">, </w:t>
      </w:r>
      <w:r w:rsidRPr="00C1007D">
        <w:rPr>
          <w:rStyle w:val="KeyWord0"/>
          <w:highlight w:val="white"/>
        </w:rPr>
        <w:t>di</w:t>
      </w:r>
      <w:r>
        <w:rPr>
          <w:highlight w:val="white"/>
        </w:rPr>
        <w:t xml:space="preserve">, and </w:t>
      </w:r>
      <w:r w:rsidRPr="00C1007D">
        <w:rPr>
          <w:rStyle w:val="KeyWord0"/>
          <w:highlight w:val="white"/>
        </w:rPr>
        <w:t>bx</w:t>
      </w:r>
      <w:r>
        <w:rPr>
          <w:highlight w:val="white"/>
        </w:rPr>
        <w:t xml:space="preserve"> as the registers for the regular frame pointer, ellipse frame pointer, and return value, since they (together with </w:t>
      </w:r>
      <w:r w:rsidRPr="00C1007D">
        <w:rPr>
          <w:rStyle w:val="KeyWord0"/>
          <w:highlight w:val="white"/>
        </w:rPr>
        <w:t>si</w:t>
      </w:r>
      <w:r>
        <w:rPr>
          <w:highlight w:val="white"/>
        </w:rPr>
        <w:t>) can be used as addresses in assembly operations.</w:t>
      </w: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6B8ABF41" w:rsidR="002B63B5" w:rsidRPr="00DB788F" w:rsidRDefault="0023583E" w:rsidP="0023583E">
      <w:pPr>
        <w:rPr>
          <w:highlight w:val="white"/>
        </w:rPr>
      </w:pPr>
      <w:r>
        <w:rPr>
          <w:highlight w:val="white"/>
        </w:rPr>
        <w:t>An assembly instruction is made up by an operator and at most three operands.</w:t>
      </w:r>
      <w:r w:rsidR="00DF23BC">
        <w:rPr>
          <w:highlight w:val="white"/>
        </w:rPr>
        <w:t xml:space="preserve"> The operands are defined as objects, and they can be </w:t>
      </w:r>
      <w:r w:rsidR="00A23E0B" w:rsidRPr="00A23E0B">
        <w:rPr>
          <w:rStyle w:val="KeyWord0"/>
          <w:highlight w:val="white"/>
        </w:rPr>
        <w:t>Register</w:t>
      </w:r>
      <w:r w:rsidR="00A23E0B">
        <w:rPr>
          <w:highlight w:val="white"/>
        </w:rPr>
        <w:t xml:space="preserve">, </w:t>
      </w:r>
      <w:r w:rsidR="00A23E0B" w:rsidRPr="00A23E0B">
        <w:rPr>
          <w:rStyle w:val="KeyWord0"/>
          <w:highlight w:val="white"/>
        </w:rPr>
        <w:t>int</w:t>
      </w:r>
      <w:r w:rsidR="00A23E0B">
        <w:rPr>
          <w:highlight w:val="white"/>
        </w:rPr>
        <w:t xml:space="preserve">, </w:t>
      </w:r>
      <w:r w:rsidR="00A23E0B" w:rsidRPr="00A23E0B">
        <w:rPr>
          <w:rStyle w:val="KeyWord0"/>
          <w:highlight w:val="white"/>
        </w:rPr>
        <w:t>string</w:t>
      </w:r>
      <w:r w:rsidR="00A23E0B">
        <w:rPr>
          <w:highlight w:val="white"/>
        </w:rPr>
        <w:t xml:space="preserve"> and </w:t>
      </w:r>
      <w:r w:rsidR="00A23E0B" w:rsidRPr="00A23E0B">
        <w:rPr>
          <w:rStyle w:val="KeyWord0"/>
          <w:highlight w:val="white"/>
        </w:rPr>
        <w:t>BigInteger</w:t>
      </w:r>
      <w:r w:rsidR="00A23E0B">
        <w:rPr>
          <w:highlight w:val="white"/>
        </w:rPr>
        <w:t xml:space="preserve">. All offsets are </w:t>
      </w:r>
      <w:r w:rsidR="00A23E0B" w:rsidRPr="00A23E0B">
        <w:rPr>
          <w:rStyle w:val="KeyWord0"/>
          <w:highlight w:val="white"/>
        </w:rPr>
        <w:t>int</w:t>
      </w:r>
      <w:r w:rsidR="00927FE5">
        <w:rPr>
          <w:highlight w:val="white"/>
        </w:rPr>
        <w:t>, and</w:t>
      </w:r>
      <w:r w:rsidR="00A23E0B">
        <w:rPr>
          <w:highlight w:val="white"/>
        </w:rPr>
        <w:t xml:space="preserve"> all integer values are </w:t>
      </w:r>
      <w:r w:rsidR="00A23E0B" w:rsidRPr="00A23E0B">
        <w:rPr>
          <w:rStyle w:val="KeyWord0"/>
          <w:highlight w:val="white"/>
        </w:rPr>
        <w:t>BigInteger</w:t>
      </w:r>
      <w:r w:rsidR="00A23E0B">
        <w:rPr>
          <w:highlight w:val="white"/>
        </w:rPr>
        <w:t>.</w:t>
      </w: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5F60F1CA" w:rsidR="002B63B5" w:rsidRPr="00DB788F" w:rsidRDefault="001942B6" w:rsidP="001942B6">
      <w:pPr>
        <w:rPr>
          <w:highlight w:val="white"/>
        </w:rPr>
      </w:pPr>
      <w:r>
        <w:rPr>
          <w:highlight w:val="white"/>
        </w:rPr>
        <w:t xml:space="preserve">The constructor initializes the instruction, and calls </w:t>
      </w:r>
      <w:r w:rsidRPr="00E70E22">
        <w:rPr>
          <w:rStyle w:val="KeyWord0"/>
          <w:highlight w:val="white"/>
        </w:rPr>
        <w:t>FromAdditionToIncrement</w:t>
      </w:r>
      <w:r w:rsidR="00F44415">
        <w:rPr>
          <w:highlight w:val="white"/>
        </w:rPr>
        <w:t xml:space="preserve">, which </w:t>
      </w:r>
      <w:r w:rsidR="00AE79B1">
        <w:rPr>
          <w:highlight w:val="white"/>
        </w:rPr>
        <w:t xml:space="preserve">changes addition and subtraction to increment and decrement, </w:t>
      </w:r>
      <w:r>
        <w:rPr>
          <w:highlight w:val="white"/>
        </w:rPr>
        <w:t xml:space="preserve">and </w:t>
      </w:r>
      <w:r w:rsidRPr="00E70E22">
        <w:rPr>
          <w:rStyle w:val="KeyWord0"/>
          <w:highlight w:val="white"/>
        </w:rPr>
        <w:t>CheckSize</w:t>
      </w:r>
      <w:r>
        <w:rPr>
          <w:highlight w:val="white"/>
        </w:rPr>
        <w:t xml:space="preserve">, which </w:t>
      </w:r>
      <w:r w:rsidR="00E70E22">
        <w:rPr>
          <w:highlight w:val="white"/>
        </w:rPr>
        <w:t>changes the operators in accordance with the size of the values of the instruction.</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4108C01C" w14:textId="77777777" w:rsidR="005D12A7" w:rsidRDefault="002B63B5" w:rsidP="00DB788F">
      <w:pPr>
        <w:pStyle w:val="Code"/>
        <w:rPr>
          <w:highlight w:val="white"/>
        </w:rPr>
      </w:pPr>
      <w:r w:rsidRPr="00DB788F">
        <w:rPr>
          <w:highlight w:val="white"/>
        </w:rPr>
        <w:t xml:space="preserve">                        object operand1, object operand2 = null,</w:t>
      </w:r>
    </w:p>
    <w:p w14:paraId="3BD4003B" w14:textId="46341AD8" w:rsidR="002B63B5" w:rsidRPr="00DB788F" w:rsidRDefault="005D12A7" w:rsidP="00DB788F">
      <w:pPr>
        <w:pStyle w:val="Code"/>
        <w:rPr>
          <w:highlight w:val="white"/>
        </w:rPr>
      </w:pPr>
      <w:r>
        <w:rPr>
          <w:highlight w:val="white"/>
        </w:rPr>
        <w:t xml:space="preserve">                       </w:t>
      </w:r>
      <w:r w:rsidR="002B63B5" w:rsidRPr="00DB788F">
        <w:rPr>
          <w:highlight w:val="white"/>
        </w:rPr>
        <w:t xml:space="preserve"> int size = 0)</w:t>
      </w:r>
      <w:r w:rsidR="001942B6">
        <w:rPr>
          <w:highlight w:val="white"/>
        </w:rPr>
        <w:t xml:space="preserve"> </w:t>
      </w:r>
      <w:r w:rsidR="002B63B5" w:rsidRPr="00DB788F">
        <w:rPr>
          <w:highlight w:val="white"/>
        </w:rPr>
        <w:t>{</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60EA4610" w14:textId="77777777" w:rsidR="00AE79B1" w:rsidRPr="00DB788F" w:rsidRDefault="00AE79B1" w:rsidP="00AE79B1">
      <w:pPr>
        <w:pStyle w:val="Code"/>
        <w:rPr>
          <w:highlight w:val="white"/>
        </w:rPr>
      </w:pPr>
      <w:r w:rsidRPr="00DB788F">
        <w:rPr>
          <w:highlight w:val="white"/>
        </w:rPr>
        <w:t xml:space="preserve">    public AssemblyOperator Operator {</w:t>
      </w:r>
    </w:p>
    <w:p w14:paraId="168EC27C" w14:textId="77777777" w:rsidR="00AE79B1" w:rsidRPr="00DB788F" w:rsidRDefault="00AE79B1" w:rsidP="00AE79B1">
      <w:pPr>
        <w:pStyle w:val="Code"/>
        <w:rPr>
          <w:highlight w:val="white"/>
        </w:rPr>
      </w:pPr>
      <w:r w:rsidRPr="00DB788F">
        <w:rPr>
          <w:highlight w:val="white"/>
        </w:rPr>
        <w:t xml:space="preserve">      get { return m_operator; }</w:t>
      </w:r>
    </w:p>
    <w:p w14:paraId="7DC7CD62" w14:textId="77777777" w:rsidR="00AE79B1" w:rsidRPr="00DB788F" w:rsidRDefault="00AE79B1" w:rsidP="00AE79B1">
      <w:pPr>
        <w:pStyle w:val="Code"/>
        <w:rPr>
          <w:highlight w:val="white"/>
        </w:rPr>
      </w:pPr>
      <w:r w:rsidRPr="00DB788F">
        <w:rPr>
          <w:highlight w:val="white"/>
        </w:rPr>
        <w:t xml:space="preserve">      set { m_operator = value; }</w:t>
      </w:r>
    </w:p>
    <w:p w14:paraId="751F2D99" w14:textId="77777777" w:rsidR="00AE79B1" w:rsidRPr="00DB788F" w:rsidRDefault="00AE79B1" w:rsidP="00AE79B1">
      <w:pPr>
        <w:pStyle w:val="Code"/>
        <w:rPr>
          <w:highlight w:val="white"/>
        </w:rPr>
      </w:pPr>
      <w:r w:rsidRPr="00DB788F">
        <w:rPr>
          <w:highlight w:val="white"/>
        </w:rPr>
        <w:t xml:space="preserve">    }</w:t>
      </w:r>
    </w:p>
    <w:p w14:paraId="4825304E" w14:textId="77777777" w:rsidR="00AE79B1" w:rsidRPr="00DB788F" w:rsidRDefault="00AE79B1" w:rsidP="00AE79B1">
      <w:pPr>
        <w:pStyle w:val="Code"/>
        <w:rPr>
          <w:highlight w:val="white"/>
        </w:rPr>
      </w:pPr>
    </w:p>
    <w:p w14:paraId="665640AB" w14:textId="77777777" w:rsidR="00AE79B1" w:rsidRPr="00DB788F" w:rsidRDefault="00AE79B1" w:rsidP="00AE79B1">
      <w:pPr>
        <w:pStyle w:val="Code"/>
        <w:rPr>
          <w:highlight w:val="white"/>
        </w:rPr>
      </w:pPr>
      <w:r w:rsidRPr="00DB788F">
        <w:rPr>
          <w:highlight w:val="white"/>
        </w:rPr>
        <w:t xml:space="preserve">    public object this[int index] {</w:t>
      </w:r>
    </w:p>
    <w:p w14:paraId="15FBDDB4" w14:textId="77777777" w:rsidR="00AE79B1" w:rsidRPr="00DB788F" w:rsidRDefault="00AE79B1" w:rsidP="00AE79B1">
      <w:pPr>
        <w:pStyle w:val="Code"/>
        <w:rPr>
          <w:highlight w:val="white"/>
        </w:rPr>
      </w:pPr>
      <w:r w:rsidRPr="00DB788F">
        <w:rPr>
          <w:highlight w:val="white"/>
        </w:rPr>
        <w:t xml:space="preserve">      get { return m_operandArray[index]; }</w:t>
      </w:r>
    </w:p>
    <w:p w14:paraId="7A750659" w14:textId="77777777" w:rsidR="00AE79B1" w:rsidRPr="00DB788F" w:rsidRDefault="00AE79B1" w:rsidP="00AE79B1">
      <w:pPr>
        <w:pStyle w:val="Code"/>
        <w:rPr>
          <w:highlight w:val="white"/>
        </w:rPr>
      </w:pPr>
      <w:r w:rsidRPr="00DB788F">
        <w:rPr>
          <w:highlight w:val="white"/>
        </w:rPr>
        <w:t xml:space="preserve">      set { m_operandArray[index] = value; }</w:t>
      </w:r>
    </w:p>
    <w:p w14:paraId="76817ADE" w14:textId="5B1DC53C" w:rsidR="00AE79B1" w:rsidRDefault="00AE79B1" w:rsidP="00AE79B1">
      <w:pPr>
        <w:pStyle w:val="Code"/>
        <w:rPr>
          <w:highlight w:val="white"/>
        </w:rPr>
      </w:pPr>
      <w:r w:rsidRPr="00207C0A">
        <w:rPr>
          <w:highlight w:val="white"/>
        </w:rPr>
        <w:t xml:space="preserve">    }</w:t>
      </w:r>
    </w:p>
    <w:p w14:paraId="20247B4C" w14:textId="11D278C8" w:rsidR="00CA5764" w:rsidRDefault="00352478" w:rsidP="00352478">
      <w:pPr>
        <w:pStyle w:val="Rubrik3"/>
        <w:rPr>
          <w:highlight w:val="white"/>
        </w:rPr>
      </w:pPr>
      <w:bookmarkStart w:id="416" w:name="_Toc54119941"/>
      <w:r>
        <w:rPr>
          <w:highlight w:val="white"/>
        </w:rPr>
        <w:t>Assembly Code Optimization</w:t>
      </w:r>
      <w:bookmarkEnd w:id="416"/>
    </w:p>
    <w:p w14:paraId="60537E46" w14:textId="33E4A110" w:rsidR="00AE79B1" w:rsidRPr="00207C0A" w:rsidRDefault="001D1EC5" w:rsidP="00034040">
      <w:pPr>
        <w:rPr>
          <w:highlight w:val="white"/>
        </w:rPr>
      </w:pPr>
      <w:proofErr w:type="gramStart"/>
      <w:r>
        <w:rPr>
          <w:highlight w:val="white"/>
        </w:rPr>
        <w:t>Similar</w:t>
      </w:r>
      <w:proofErr w:type="gramEnd"/>
      <w:r>
        <w:rPr>
          <w:highlight w:val="white"/>
        </w:rPr>
        <w:t xml:space="preserve"> the middle code optimization in </w:t>
      </w:r>
      <w:r w:rsidR="00076546">
        <w:rPr>
          <w:highlight w:val="white"/>
        </w:rPr>
        <w:t>C</w:t>
      </w:r>
      <w:r>
        <w:rPr>
          <w:highlight w:val="white"/>
        </w:rPr>
        <w:t xml:space="preserve">hapter </w:t>
      </w:r>
      <w:r w:rsidR="00115AE9">
        <w:rPr>
          <w:highlight w:val="white"/>
        </w:rPr>
        <w:fldChar w:fldCharType="begin"/>
      </w:r>
      <w:r w:rsidR="00115AE9">
        <w:rPr>
          <w:highlight w:val="white"/>
        </w:rPr>
        <w:instrText xml:space="preserve"> REF _Ref54016644 \r \h </w:instrText>
      </w:r>
      <w:r w:rsidR="00115AE9">
        <w:rPr>
          <w:highlight w:val="white"/>
        </w:rPr>
      </w:r>
      <w:r w:rsidR="00115AE9">
        <w:rPr>
          <w:highlight w:val="white"/>
        </w:rPr>
        <w:fldChar w:fldCharType="separate"/>
      </w:r>
      <w:r w:rsidR="00207336">
        <w:rPr>
          <w:highlight w:val="white"/>
        </w:rPr>
        <w:t>12</w:t>
      </w:r>
      <w:r w:rsidR="00115AE9">
        <w:rPr>
          <w:highlight w:val="white"/>
        </w:rPr>
        <w:fldChar w:fldCharType="end"/>
      </w:r>
      <w:r>
        <w:rPr>
          <w:highlight w:val="white"/>
        </w:rPr>
        <w:t xml:space="preserve">, </w:t>
      </w:r>
      <w:r w:rsidR="00553ABB">
        <w:rPr>
          <w:highlight w:val="white"/>
        </w:rPr>
        <w:t xml:space="preserve">there is also some optimization of the assembly code. </w:t>
      </w:r>
      <w:r w:rsidR="00034040">
        <w:rPr>
          <w:highlight w:val="white"/>
        </w:rPr>
        <w:t xml:space="preserve">The </w:t>
      </w:r>
      <w:r w:rsidR="00034040" w:rsidRPr="00034040">
        <w:rPr>
          <w:rStyle w:val="KeyWord0"/>
          <w:highlight w:val="white"/>
        </w:rPr>
        <w:t>FromAdditionToIncrement</w:t>
      </w:r>
      <w:r w:rsidR="00034040">
        <w:rPr>
          <w:highlight w:val="white"/>
        </w:rPr>
        <w:t xml:space="preserve"> metho</w:t>
      </w:r>
      <w:r w:rsidR="00666B2A">
        <w:rPr>
          <w:highlight w:val="white"/>
        </w:rPr>
        <w:t xml:space="preserve">d changes the addition of one or subtraction of minus one to </w:t>
      </w:r>
      <w:r w:rsidR="00666B2A">
        <w:rPr>
          <w:highlight w:val="white"/>
        </w:rPr>
        <w:lastRenderedPageBreak/>
        <w:t>increment, and subtraction of one and addition of minus on to decrement.</w:t>
      </w:r>
      <w:r w:rsidR="00A54CAD">
        <w:rPr>
          <w:highlight w:val="white"/>
        </w:rPr>
        <w:t xml:space="preserve"> The first condition is that operator indeed is addition or subtraction and that the first operand is a track, register, or string.</w:t>
      </w:r>
    </w:p>
    <w:p w14:paraId="7BD87B8D" w14:textId="764B5CC6" w:rsidR="00F26B83" w:rsidRPr="00F26B83" w:rsidRDefault="00F26B83" w:rsidP="00F26B83">
      <w:pPr>
        <w:pStyle w:val="Code"/>
        <w:rPr>
          <w:highlight w:val="white"/>
        </w:rPr>
      </w:pPr>
      <w:r w:rsidRPr="00F26B83">
        <w:rPr>
          <w:highlight w:val="white"/>
        </w:rPr>
        <w:t xml:space="preserve">    </w:t>
      </w:r>
      <w:r w:rsidR="00321DF0">
        <w:rPr>
          <w:highlight w:val="white"/>
        </w:rPr>
        <w:t>private</w:t>
      </w:r>
      <w:r w:rsidRPr="00F26B83">
        <w:rPr>
          <w:highlight w:val="white"/>
        </w:rPr>
        <w:t xml:space="preserve"> void FromAdditionToIncrement() {</w:t>
      </w:r>
    </w:p>
    <w:p w14:paraId="60EBA939" w14:textId="77777777" w:rsidR="00F26B83" w:rsidRDefault="00F26B83" w:rsidP="00F26B83">
      <w:pPr>
        <w:pStyle w:val="Code"/>
        <w:rPr>
          <w:highlight w:val="white"/>
        </w:rPr>
      </w:pPr>
      <w:r w:rsidRPr="00F26B83">
        <w:rPr>
          <w:highlight w:val="white"/>
        </w:rPr>
        <w:t xml:space="preserve">      if (((Operator == AssemblyOperator.add) ||</w:t>
      </w:r>
    </w:p>
    <w:p w14:paraId="5B398277" w14:textId="37E49648" w:rsidR="00F26B83" w:rsidRPr="00F26B83" w:rsidRDefault="00A51FF8" w:rsidP="00F26B83">
      <w:pPr>
        <w:pStyle w:val="Code"/>
        <w:rPr>
          <w:highlight w:val="white"/>
        </w:rPr>
      </w:pPr>
      <w:r>
        <w:rPr>
          <w:highlight w:val="white"/>
        </w:rPr>
        <w:t xml:space="preserve"> </w:t>
      </w:r>
      <w:r w:rsidR="00F26B83">
        <w:rPr>
          <w:highlight w:val="white"/>
        </w:rPr>
        <w:t xml:space="preserve">     </w:t>
      </w:r>
      <w:r w:rsidR="00F26B83" w:rsidRPr="00F26B83">
        <w:rPr>
          <w:highlight w:val="white"/>
        </w:rPr>
        <w:t xml:space="preserve">     (Operator == AssemblyOperator.sub)) &amp;&amp;</w:t>
      </w:r>
    </w:p>
    <w:p w14:paraId="484EF8BB" w14:textId="77777777" w:rsidR="00F26B83" w:rsidRPr="00F26B83" w:rsidRDefault="00F26B83" w:rsidP="00F26B83">
      <w:pPr>
        <w:pStyle w:val="Code"/>
        <w:rPr>
          <w:highlight w:val="white"/>
        </w:rPr>
      </w:pPr>
      <w:r w:rsidRPr="00F26B83">
        <w:rPr>
          <w:highlight w:val="white"/>
        </w:rPr>
        <w:t xml:space="preserve">          ((m_operandArray[0] is Track) || (m_operandArray[0] is Register) ||</w:t>
      </w:r>
    </w:p>
    <w:p w14:paraId="18A8EE2F" w14:textId="6EF2B52E" w:rsidR="00F26B83" w:rsidRDefault="00F26B83" w:rsidP="00F26B83">
      <w:pPr>
        <w:pStyle w:val="Code"/>
        <w:rPr>
          <w:highlight w:val="white"/>
        </w:rPr>
      </w:pPr>
      <w:r w:rsidRPr="00F26B83">
        <w:rPr>
          <w:highlight w:val="white"/>
        </w:rPr>
        <w:t xml:space="preserve">           (m_operandArray[0] is string))) {</w:t>
      </w:r>
    </w:p>
    <w:p w14:paraId="701DA0E4" w14:textId="6172A20A" w:rsidR="00A54CAD" w:rsidRPr="00F26B83" w:rsidRDefault="00A54CAD" w:rsidP="00A54CAD">
      <w:pPr>
        <w:rPr>
          <w:highlight w:val="white"/>
        </w:rPr>
      </w:pPr>
      <w:r>
        <w:rPr>
          <w:highlight w:val="white"/>
        </w:rPr>
        <w:t xml:space="preserve">Then we check </w:t>
      </w:r>
      <w:r w:rsidR="00855BE9">
        <w:rPr>
          <w:highlight w:val="white"/>
        </w:rPr>
        <w:t xml:space="preserve">whether </w:t>
      </w:r>
      <w:r w:rsidR="007E6EF5">
        <w:rPr>
          <w:highlight w:val="white"/>
        </w:rPr>
        <w:t xml:space="preserve">the second operand is a </w:t>
      </w:r>
      <w:r w:rsidR="007E6EF5" w:rsidRPr="0049614B">
        <w:rPr>
          <w:rStyle w:val="KeyWord0"/>
          <w:highlight w:val="white"/>
        </w:rPr>
        <w:t>BigInteger</w:t>
      </w:r>
      <w:r w:rsidR="007E6EF5">
        <w:rPr>
          <w:highlight w:val="white"/>
        </w:rPr>
        <w:t xml:space="preserve"> and the </w:t>
      </w:r>
      <w:r w:rsidR="0049614B">
        <w:rPr>
          <w:highlight w:val="white"/>
        </w:rPr>
        <w:t>third operand is null.</w:t>
      </w:r>
      <w:r w:rsidR="004340F7">
        <w:rPr>
          <w:highlight w:val="white"/>
        </w:rPr>
        <w:t xml:space="preserve"> In that case the value to be inspected has index one</w:t>
      </w:r>
      <w:r w:rsidR="00C75789">
        <w:rPr>
          <w:highlight w:val="white"/>
        </w:rPr>
        <w:t xml:space="preserve"> and we</w:t>
      </w:r>
      <w:r w:rsidR="004340F7">
        <w:rPr>
          <w:highlight w:val="white"/>
        </w:rPr>
        <w:t xml:space="preserve"> call </w:t>
      </w:r>
      <w:r w:rsidR="004340F7" w:rsidRPr="004340F7">
        <w:rPr>
          <w:rStyle w:val="KeyWord0"/>
          <w:highlight w:val="white"/>
        </w:rPr>
        <w:t>CheckIncrement</w:t>
      </w:r>
      <w:r w:rsidR="004340F7">
        <w:rPr>
          <w:highlight w:val="white"/>
        </w:rPr>
        <w:t xml:space="preserve"> for further processing.</w:t>
      </w:r>
    </w:p>
    <w:p w14:paraId="56E4E2B9" w14:textId="36E08FAE" w:rsidR="00785C18" w:rsidRPr="00F26B83" w:rsidRDefault="00785C18" w:rsidP="00785C18">
      <w:pPr>
        <w:pStyle w:val="Code"/>
        <w:rPr>
          <w:highlight w:val="white"/>
        </w:rPr>
      </w:pPr>
      <w:r w:rsidRPr="00F26B83">
        <w:rPr>
          <w:highlight w:val="white"/>
        </w:rPr>
        <w:t xml:space="preserve">        if ((m_operandArray[1] is BigInteger) &amp;&amp; (m_operandArray[2] == null)){</w:t>
      </w:r>
    </w:p>
    <w:p w14:paraId="25DAA52E" w14:textId="77777777" w:rsidR="00785C18" w:rsidRPr="00F26B83" w:rsidRDefault="00785C18" w:rsidP="00785C18">
      <w:pPr>
        <w:pStyle w:val="Code"/>
        <w:rPr>
          <w:highlight w:val="white"/>
        </w:rPr>
      </w:pPr>
      <w:r w:rsidRPr="00F26B83">
        <w:rPr>
          <w:highlight w:val="white"/>
        </w:rPr>
        <w:t xml:space="preserve">          CheckIncrement(1);</w:t>
      </w:r>
    </w:p>
    <w:p w14:paraId="4FFFA49C" w14:textId="77777777" w:rsidR="00785C18" w:rsidRPr="00F26B83" w:rsidRDefault="00785C18" w:rsidP="00785C18">
      <w:pPr>
        <w:pStyle w:val="Code"/>
        <w:rPr>
          <w:highlight w:val="white"/>
        </w:rPr>
      </w:pPr>
      <w:r w:rsidRPr="00F26B83">
        <w:rPr>
          <w:highlight w:val="white"/>
        </w:rPr>
        <w:t xml:space="preserve">        }</w:t>
      </w:r>
    </w:p>
    <w:p w14:paraId="7193B7C4" w14:textId="666A8357" w:rsidR="004340F7" w:rsidRPr="00F26B83" w:rsidRDefault="004340F7" w:rsidP="004340F7">
      <w:pPr>
        <w:rPr>
          <w:highlight w:val="white"/>
        </w:rPr>
      </w:pPr>
      <w:r>
        <w:rPr>
          <w:highlight w:val="white"/>
        </w:rPr>
        <w:t xml:space="preserve">If the second operand is an integer and </w:t>
      </w:r>
      <w:r w:rsidR="001F6620">
        <w:rPr>
          <w:highlight w:val="white"/>
        </w:rPr>
        <w:t>operand is a</w:t>
      </w:r>
      <w:r>
        <w:rPr>
          <w:highlight w:val="white"/>
        </w:rPr>
        <w:t xml:space="preserve"> </w:t>
      </w:r>
      <w:r w:rsidRPr="0049614B">
        <w:rPr>
          <w:rStyle w:val="KeyWord0"/>
          <w:highlight w:val="white"/>
        </w:rPr>
        <w:t>BigInteger</w:t>
      </w:r>
      <w:r w:rsidR="001F6620">
        <w:rPr>
          <w:highlight w:val="white"/>
        </w:rPr>
        <w:t>, t</w:t>
      </w:r>
      <w:r>
        <w:rPr>
          <w:highlight w:val="white"/>
        </w:rPr>
        <w:t xml:space="preserve">he value to be inspected has index </w:t>
      </w:r>
      <w:r w:rsidR="001F6620">
        <w:rPr>
          <w:highlight w:val="white"/>
        </w:rPr>
        <w:t>two</w:t>
      </w:r>
      <w:r>
        <w:rPr>
          <w:highlight w:val="white"/>
        </w:rPr>
        <w:t>.</w:t>
      </w:r>
    </w:p>
    <w:p w14:paraId="562AF968" w14:textId="77777777" w:rsidR="00785C18" w:rsidRDefault="00F26B83" w:rsidP="00F26B83">
      <w:pPr>
        <w:pStyle w:val="Code"/>
        <w:rPr>
          <w:highlight w:val="white"/>
        </w:rPr>
      </w:pPr>
      <w:r w:rsidRPr="00F26B83">
        <w:rPr>
          <w:highlight w:val="white"/>
        </w:rPr>
        <w:t xml:space="preserve">        </w:t>
      </w:r>
      <w:r w:rsidR="00785C18">
        <w:rPr>
          <w:highlight w:val="white"/>
        </w:rPr>
        <w:t xml:space="preserve">else </w:t>
      </w:r>
      <w:r w:rsidRPr="00F26B83">
        <w:rPr>
          <w:highlight w:val="white"/>
        </w:rPr>
        <w:t>if ((m_operandArray[1] is int) &amp;&amp;</w:t>
      </w:r>
    </w:p>
    <w:p w14:paraId="08F15355" w14:textId="2BC60555" w:rsidR="00F26B83" w:rsidRPr="00F26B83" w:rsidRDefault="00785C18" w:rsidP="00F26B83">
      <w:pPr>
        <w:pStyle w:val="Code"/>
        <w:rPr>
          <w:highlight w:val="white"/>
        </w:rPr>
      </w:pPr>
      <w:r>
        <w:rPr>
          <w:highlight w:val="white"/>
        </w:rPr>
        <w:t xml:space="preserve">                </w:t>
      </w:r>
      <w:r w:rsidR="00F26B83" w:rsidRPr="00F26B83">
        <w:rPr>
          <w:highlight w:val="white"/>
        </w:rPr>
        <w:t xml:space="preserve"> (m_operandArray[2] is BigInteger)) {</w:t>
      </w:r>
    </w:p>
    <w:p w14:paraId="2D16A884" w14:textId="77777777" w:rsidR="00F26B83" w:rsidRPr="00F26B83" w:rsidRDefault="00F26B83" w:rsidP="00F26B83">
      <w:pPr>
        <w:pStyle w:val="Code"/>
        <w:rPr>
          <w:highlight w:val="white"/>
        </w:rPr>
      </w:pPr>
      <w:r w:rsidRPr="00F26B83">
        <w:rPr>
          <w:highlight w:val="white"/>
        </w:rPr>
        <w:t xml:space="preserve">          CheckIncrement(2);</w:t>
      </w:r>
    </w:p>
    <w:p w14:paraId="594B921D" w14:textId="77777777" w:rsidR="00F26B83" w:rsidRPr="00F26B83" w:rsidRDefault="00F26B83" w:rsidP="00F26B83">
      <w:pPr>
        <w:pStyle w:val="Code"/>
        <w:rPr>
          <w:highlight w:val="white"/>
        </w:rPr>
      </w:pPr>
      <w:r w:rsidRPr="00F26B83">
        <w:rPr>
          <w:highlight w:val="white"/>
        </w:rPr>
        <w:t xml:space="preserve">        }</w:t>
      </w:r>
    </w:p>
    <w:p w14:paraId="2DD8A381" w14:textId="77777777" w:rsidR="00F26B83" w:rsidRPr="00F26B83" w:rsidRDefault="00F26B83" w:rsidP="00F26B83">
      <w:pPr>
        <w:pStyle w:val="Code"/>
        <w:rPr>
          <w:highlight w:val="white"/>
        </w:rPr>
      </w:pPr>
      <w:r w:rsidRPr="00F26B83">
        <w:rPr>
          <w:highlight w:val="white"/>
        </w:rPr>
        <w:t xml:space="preserve">      }</w:t>
      </w:r>
    </w:p>
    <w:p w14:paraId="6B055C69" w14:textId="77777777" w:rsidR="00F26B83" w:rsidRPr="00F26B83" w:rsidRDefault="00F26B83" w:rsidP="00F26B83">
      <w:pPr>
        <w:pStyle w:val="Code"/>
        <w:rPr>
          <w:highlight w:val="white"/>
        </w:rPr>
      </w:pPr>
      <w:r w:rsidRPr="00F26B83">
        <w:rPr>
          <w:highlight w:val="white"/>
        </w:rPr>
        <w:t xml:space="preserve">    }</w:t>
      </w:r>
    </w:p>
    <w:p w14:paraId="47B70C19" w14:textId="36A78851" w:rsidR="00F26B83" w:rsidRPr="00F26B83" w:rsidRDefault="001F6620" w:rsidP="001F6620">
      <w:pPr>
        <w:rPr>
          <w:highlight w:val="white"/>
        </w:rPr>
      </w:pPr>
      <w:r>
        <w:rPr>
          <w:highlight w:val="white"/>
        </w:rPr>
        <w:t xml:space="preserve">The </w:t>
      </w:r>
      <w:r w:rsidRPr="001F6620">
        <w:rPr>
          <w:rStyle w:val="KeyWord0"/>
          <w:highlight w:val="white"/>
        </w:rPr>
        <w:t>CheckIncrement</w:t>
      </w:r>
      <w:r>
        <w:rPr>
          <w:highlight w:val="white"/>
        </w:rPr>
        <w:t xml:space="preserve"> method </w:t>
      </w:r>
      <w:r w:rsidR="00C75789">
        <w:rPr>
          <w:highlight w:val="white"/>
        </w:rPr>
        <w:t>inspects the value to be added or subtracted</w:t>
      </w:r>
      <w:r w:rsidR="003F764D">
        <w:rPr>
          <w:highlight w:val="white"/>
        </w:rPr>
        <w:t xml:space="preserve">. If the operation is addition </w:t>
      </w:r>
      <w:r w:rsidR="007C7989">
        <w:rPr>
          <w:highlight w:val="white"/>
        </w:rPr>
        <w:t xml:space="preserve">of </w:t>
      </w:r>
      <w:r w:rsidR="003F764D">
        <w:rPr>
          <w:highlight w:val="white"/>
        </w:rPr>
        <w:t xml:space="preserve">one or </w:t>
      </w:r>
      <w:r w:rsidR="00830D14">
        <w:rPr>
          <w:highlight w:val="white"/>
        </w:rPr>
        <w:t xml:space="preserve">subtraction </w:t>
      </w:r>
      <w:r w:rsidR="007C7989">
        <w:rPr>
          <w:highlight w:val="white"/>
        </w:rPr>
        <w:t xml:space="preserve">of </w:t>
      </w:r>
      <w:r w:rsidR="00830D14">
        <w:rPr>
          <w:highlight w:val="white"/>
        </w:rPr>
        <w:t>minus one, we replace the operator with increment.</w:t>
      </w:r>
    </w:p>
    <w:p w14:paraId="545800E9" w14:textId="77777777" w:rsidR="00F26B83" w:rsidRPr="00F26B83" w:rsidRDefault="00F26B83" w:rsidP="00F26B83">
      <w:pPr>
        <w:pStyle w:val="Code"/>
        <w:rPr>
          <w:highlight w:val="white"/>
        </w:rPr>
      </w:pPr>
      <w:r w:rsidRPr="00F26B83">
        <w:rPr>
          <w:highlight w:val="white"/>
        </w:rPr>
        <w:t xml:space="preserve">    private void CheckIncrement(int valueIndex) {</w:t>
      </w:r>
    </w:p>
    <w:p w14:paraId="4F27BEB7" w14:textId="77777777" w:rsidR="00F26B83" w:rsidRPr="00F26B83" w:rsidRDefault="00F26B83" w:rsidP="00F26B83">
      <w:pPr>
        <w:pStyle w:val="Code"/>
        <w:rPr>
          <w:highlight w:val="white"/>
        </w:rPr>
      </w:pPr>
      <w:r w:rsidRPr="00F26B83">
        <w:rPr>
          <w:highlight w:val="white"/>
        </w:rPr>
        <w:t xml:space="preserve">      int value = (int) ((BigInteger) m_operandArray[valueIndex]);</w:t>
      </w:r>
    </w:p>
    <w:p w14:paraId="42CC44AD" w14:textId="77777777" w:rsidR="00F26B83" w:rsidRPr="00F26B83" w:rsidRDefault="00F26B83" w:rsidP="00F26B83">
      <w:pPr>
        <w:pStyle w:val="Code"/>
        <w:rPr>
          <w:highlight w:val="white"/>
        </w:rPr>
      </w:pPr>
    </w:p>
    <w:p w14:paraId="317384A7" w14:textId="77777777" w:rsidR="00F26B83" w:rsidRPr="00F26B83" w:rsidRDefault="00F26B83" w:rsidP="00F26B83">
      <w:pPr>
        <w:pStyle w:val="Code"/>
        <w:rPr>
          <w:highlight w:val="white"/>
        </w:rPr>
      </w:pPr>
      <w:r w:rsidRPr="00F26B83">
        <w:rPr>
          <w:highlight w:val="white"/>
        </w:rPr>
        <w:t xml:space="preserve">      if (((Operator == AssemblyOperator.add) &amp;&amp; (value == 1)) ||</w:t>
      </w:r>
    </w:p>
    <w:p w14:paraId="37B4D269"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2EF8D485" w14:textId="77777777" w:rsidR="00F26B83" w:rsidRPr="00F26B83" w:rsidRDefault="00F26B83" w:rsidP="00F26B83">
      <w:pPr>
        <w:pStyle w:val="Code"/>
        <w:rPr>
          <w:highlight w:val="white"/>
        </w:rPr>
      </w:pPr>
      <w:r w:rsidRPr="00F26B83">
        <w:rPr>
          <w:highlight w:val="white"/>
        </w:rPr>
        <w:t xml:space="preserve">        m_operator = AssemblyOperator.inc;</w:t>
      </w:r>
    </w:p>
    <w:p w14:paraId="1AFDCC02" w14:textId="77777777" w:rsidR="00F26B83" w:rsidRPr="00F26B83" w:rsidRDefault="00F26B83" w:rsidP="00F26B83">
      <w:pPr>
        <w:pStyle w:val="Code"/>
        <w:rPr>
          <w:highlight w:val="white"/>
        </w:rPr>
      </w:pPr>
      <w:r w:rsidRPr="00F26B83">
        <w:rPr>
          <w:highlight w:val="white"/>
        </w:rPr>
        <w:t xml:space="preserve">        m_operandArray[valueIndex] = null;</w:t>
      </w:r>
    </w:p>
    <w:p w14:paraId="15882C77" w14:textId="0C60DFBD" w:rsidR="00F26B83" w:rsidRDefault="00F26B83" w:rsidP="00F26B83">
      <w:pPr>
        <w:pStyle w:val="Code"/>
        <w:rPr>
          <w:highlight w:val="white"/>
        </w:rPr>
      </w:pPr>
      <w:r w:rsidRPr="00F26B83">
        <w:rPr>
          <w:highlight w:val="white"/>
        </w:rPr>
        <w:t xml:space="preserve">      }</w:t>
      </w:r>
    </w:p>
    <w:p w14:paraId="7B73FB59" w14:textId="5404DBED" w:rsidR="00830D14" w:rsidRPr="00F26B83" w:rsidRDefault="00447861" w:rsidP="00830D14">
      <w:pPr>
        <w:rPr>
          <w:highlight w:val="white"/>
        </w:rPr>
      </w:pPr>
      <w:r>
        <w:rPr>
          <w:highlight w:val="white"/>
        </w:rPr>
        <w:t>In the same way, i</w:t>
      </w:r>
      <w:r w:rsidR="00830D14">
        <w:rPr>
          <w:highlight w:val="white"/>
        </w:rPr>
        <w:t xml:space="preserve">f the operation is addition </w:t>
      </w:r>
      <w:r w:rsidR="00927FE5">
        <w:rPr>
          <w:highlight w:val="white"/>
        </w:rPr>
        <w:t>of</w:t>
      </w:r>
      <w:r w:rsidR="00830D14">
        <w:rPr>
          <w:highlight w:val="white"/>
        </w:rPr>
        <w:t xml:space="preserve"> </w:t>
      </w:r>
      <w:r>
        <w:rPr>
          <w:highlight w:val="white"/>
        </w:rPr>
        <w:t xml:space="preserve">minus </w:t>
      </w:r>
      <w:r w:rsidR="00830D14">
        <w:rPr>
          <w:highlight w:val="white"/>
        </w:rPr>
        <w:t xml:space="preserve">one subtraction </w:t>
      </w:r>
      <w:r w:rsidR="007C7989">
        <w:rPr>
          <w:highlight w:val="white"/>
        </w:rPr>
        <w:t xml:space="preserve">of </w:t>
      </w:r>
      <w:r w:rsidR="00830D14">
        <w:rPr>
          <w:highlight w:val="white"/>
        </w:rPr>
        <w:t xml:space="preserve">one, we replace the operator with </w:t>
      </w:r>
      <w:r>
        <w:rPr>
          <w:highlight w:val="white"/>
        </w:rPr>
        <w:t>de</w:t>
      </w:r>
      <w:r w:rsidR="00830D14">
        <w:rPr>
          <w:highlight w:val="white"/>
        </w:rPr>
        <w:t>crement.</w:t>
      </w:r>
    </w:p>
    <w:p w14:paraId="241E8C80" w14:textId="77777777" w:rsidR="00F26B83" w:rsidRPr="00F26B83" w:rsidRDefault="00F26B83" w:rsidP="00F26B83">
      <w:pPr>
        <w:pStyle w:val="Code"/>
        <w:rPr>
          <w:highlight w:val="white"/>
        </w:rPr>
      </w:pPr>
      <w:r w:rsidRPr="00F26B83">
        <w:rPr>
          <w:highlight w:val="white"/>
        </w:rPr>
        <w:t xml:space="preserve">      else if (((Operator == AssemblyOperator.add) &amp;&amp; (value == -1)) ||</w:t>
      </w:r>
    </w:p>
    <w:p w14:paraId="4300D7FA"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126A649F" w14:textId="77777777" w:rsidR="00F26B83" w:rsidRPr="00F26B83" w:rsidRDefault="00F26B83" w:rsidP="00F26B83">
      <w:pPr>
        <w:pStyle w:val="Code"/>
        <w:rPr>
          <w:highlight w:val="white"/>
        </w:rPr>
      </w:pPr>
      <w:r w:rsidRPr="00F26B83">
        <w:rPr>
          <w:highlight w:val="white"/>
        </w:rPr>
        <w:t xml:space="preserve">        m_operator = AssemblyOperator.dec;</w:t>
      </w:r>
    </w:p>
    <w:p w14:paraId="16A2D03A" w14:textId="77777777" w:rsidR="00F26B83" w:rsidRPr="00F26B83" w:rsidRDefault="00F26B83" w:rsidP="00F26B83">
      <w:pPr>
        <w:pStyle w:val="Code"/>
        <w:rPr>
          <w:highlight w:val="white"/>
        </w:rPr>
      </w:pPr>
      <w:r w:rsidRPr="00F26B83">
        <w:rPr>
          <w:highlight w:val="white"/>
        </w:rPr>
        <w:t xml:space="preserve">        m_operandArray[valueIndex] = null;</w:t>
      </w:r>
    </w:p>
    <w:p w14:paraId="7F1AF7D7" w14:textId="77777777" w:rsidR="00F26B83" w:rsidRPr="00F26B83" w:rsidRDefault="00F26B83" w:rsidP="00F26B83">
      <w:pPr>
        <w:pStyle w:val="Code"/>
        <w:rPr>
          <w:highlight w:val="white"/>
        </w:rPr>
      </w:pPr>
      <w:r w:rsidRPr="00F26B83">
        <w:rPr>
          <w:highlight w:val="white"/>
        </w:rPr>
        <w:t xml:space="preserve">      }</w:t>
      </w:r>
    </w:p>
    <w:p w14:paraId="48A2EAD7" w14:textId="77777777" w:rsidR="00F26B83" w:rsidRPr="00F26B83" w:rsidRDefault="00F26B83" w:rsidP="00F26B83">
      <w:pPr>
        <w:pStyle w:val="Code"/>
        <w:rPr>
          <w:highlight w:val="white"/>
        </w:rPr>
      </w:pPr>
      <w:r w:rsidRPr="00F26B83">
        <w:rPr>
          <w:highlight w:val="white"/>
        </w:rPr>
        <w:t xml:space="preserve">    }</w:t>
      </w:r>
    </w:p>
    <w:p w14:paraId="25021122" w14:textId="532014F2" w:rsidR="002B63B5" w:rsidRPr="00B01231" w:rsidRDefault="00385372" w:rsidP="00385372">
      <w:pPr>
        <w:rPr>
          <w:highlight w:val="white"/>
        </w:rPr>
      </w:pPr>
      <w:r>
        <w:rPr>
          <w:highlight w:val="white"/>
        </w:rPr>
        <w:t xml:space="preserve">The </w:t>
      </w:r>
      <w:r w:rsidRPr="002F4D01">
        <w:rPr>
          <w:rStyle w:val="KeyWord0"/>
          <w:highlight w:val="white"/>
        </w:rPr>
        <w:t>CheckSize</w:t>
      </w:r>
      <w:r>
        <w:rPr>
          <w:highlight w:val="white"/>
        </w:rPr>
        <w:t xml:space="preserve"> method changes the operator to a size operator.</w:t>
      </w:r>
      <w:r w:rsidR="000D5F67">
        <w:rPr>
          <w:highlight w:val="white"/>
        </w:rPr>
        <w:t xml:space="preserve"> For instance, </w:t>
      </w:r>
      <w:r w:rsidR="00B645E5" w:rsidRPr="00B645E5">
        <w:rPr>
          <w:rStyle w:val="KeyWord0"/>
          <w:highlight w:val="white"/>
        </w:rPr>
        <w:t>add [bp + 2], 3</w:t>
      </w:r>
      <w:r w:rsidR="00B645E5">
        <w:rPr>
          <w:highlight w:val="white"/>
        </w:rPr>
        <w:t xml:space="preserve"> shall be changed to </w:t>
      </w:r>
      <w:r w:rsidR="00B645E5" w:rsidRPr="00B645E5">
        <w:rPr>
          <w:rStyle w:val="KeyWord0"/>
          <w:highlight w:val="white"/>
        </w:rPr>
        <w:t>add_word [bp + 2], 3</w:t>
      </w:r>
      <w:r w:rsidR="00B645E5">
        <w:rPr>
          <w:highlight w:val="white"/>
        </w:rPr>
        <w:t xml:space="preserve"> if the</w:t>
      </w:r>
      <w:r w:rsidR="00C218F6">
        <w:rPr>
          <w:highlight w:val="white"/>
        </w:rPr>
        <w:t xml:space="preserve"> </w:t>
      </w:r>
      <w:r w:rsidR="00B645E5">
        <w:rPr>
          <w:highlight w:val="white"/>
        </w:rPr>
        <w:t>address represent</w:t>
      </w:r>
      <w:r w:rsidR="00C218F6">
        <w:rPr>
          <w:highlight w:val="white"/>
        </w:rPr>
        <w:t>s</w:t>
      </w:r>
      <w:r w:rsidR="00B645E5">
        <w:rPr>
          <w:highlight w:val="white"/>
        </w:rPr>
        <w:t xml:space="preserve"> a 2-byte value</w:t>
      </w:r>
      <w:r w:rsidR="000B0E2D">
        <w:rPr>
          <w:highlight w:val="white"/>
        </w:rPr>
        <w:t xml:space="preserve"> (</w:t>
      </w:r>
      <w:r w:rsidR="000B0E2D" w:rsidRPr="000B0E2D">
        <w:rPr>
          <w:rStyle w:val="KeyWord0"/>
          <w:highlight w:val="white"/>
        </w:rPr>
        <w:t>size</w:t>
      </w:r>
      <w:r w:rsidR="000B0E2D">
        <w:rPr>
          <w:highlight w:val="white"/>
        </w:rPr>
        <w:t xml:space="preserve"> is two)</w:t>
      </w:r>
      <w:r w:rsidR="00B645E5">
        <w:rPr>
          <w:highlight w:val="white"/>
        </w:rPr>
        <w:t xml:space="preserve">. </w:t>
      </w:r>
      <w:r w:rsidR="000D5F67">
        <w:rPr>
          <w:highlight w:val="white"/>
        </w:rPr>
        <w:t>However, this method does not perform optimization, it just set the correct operator.</w:t>
      </w:r>
    </w:p>
    <w:p w14:paraId="659D1BC8" w14:textId="77777777" w:rsidR="00B01231" w:rsidRPr="00B01231" w:rsidRDefault="00B01231" w:rsidP="00B01231">
      <w:pPr>
        <w:pStyle w:val="Code"/>
        <w:rPr>
          <w:highlight w:val="white"/>
        </w:rPr>
      </w:pPr>
      <w:r w:rsidRPr="00B01231">
        <w:rPr>
          <w:highlight w:val="white"/>
        </w:rPr>
        <w:t xml:space="preserve">    private void CheckSize(int size) {</w:t>
      </w:r>
    </w:p>
    <w:p w14:paraId="2D09B976" w14:textId="2B58CCAF" w:rsidR="00863337" w:rsidRDefault="00B01231" w:rsidP="00B01231">
      <w:pPr>
        <w:pStyle w:val="Code"/>
        <w:rPr>
          <w:highlight w:val="white"/>
        </w:rPr>
      </w:pPr>
      <w:r w:rsidRPr="00B01231">
        <w:rPr>
          <w:highlight w:val="white"/>
        </w:rPr>
        <w:t xml:space="preserve">      if (</w:t>
      </w:r>
      <w:r w:rsidR="00863337" w:rsidRPr="00B01231">
        <w:rPr>
          <w:highlight w:val="white"/>
        </w:rPr>
        <w:t xml:space="preserve">(size != 0) </w:t>
      </w:r>
      <w:r w:rsidR="00863337">
        <w:rPr>
          <w:highlight w:val="white"/>
        </w:rPr>
        <w:t xml:space="preserve">&amp;&amp; </w:t>
      </w:r>
      <w:r w:rsidRPr="00B01231">
        <w:rPr>
          <w:highlight w:val="white"/>
        </w:rPr>
        <w:t>((m_operandArray[0] is Register) ||</w:t>
      </w:r>
    </w:p>
    <w:p w14:paraId="3F2636AE" w14:textId="4F52434E" w:rsidR="00B01231" w:rsidRPr="00B01231" w:rsidRDefault="00863337" w:rsidP="00B01231">
      <w:pPr>
        <w:pStyle w:val="Code"/>
        <w:rPr>
          <w:highlight w:val="white"/>
        </w:rPr>
      </w:pPr>
      <w:r>
        <w:rPr>
          <w:highlight w:val="white"/>
        </w:rPr>
        <w:t xml:space="preserve">          </w:t>
      </w:r>
      <w:r w:rsidR="00B01231" w:rsidRPr="00B01231">
        <w:rPr>
          <w:highlight w:val="white"/>
        </w:rPr>
        <w:t xml:space="preserve"> (m_operandArray[0] is Track)</w:t>
      </w:r>
      <w:r w:rsidR="0060211B">
        <w:rPr>
          <w:highlight w:val="white"/>
        </w:rPr>
        <w:t xml:space="preserve"> </w:t>
      </w:r>
      <w:r w:rsidR="00B01231" w:rsidRPr="00B01231">
        <w:rPr>
          <w:highlight w:val="white"/>
        </w:rPr>
        <w:t>||</w:t>
      </w:r>
      <w:r>
        <w:rPr>
          <w:highlight w:val="white"/>
        </w:rPr>
        <w:t xml:space="preserve"> </w:t>
      </w:r>
      <w:r w:rsidR="00B01231" w:rsidRPr="00B01231">
        <w:rPr>
          <w:highlight w:val="white"/>
        </w:rPr>
        <w:t>(m_operandArray[0] is String)) &amp;&amp;</w:t>
      </w:r>
    </w:p>
    <w:p w14:paraId="011E85C2" w14:textId="3413F55A" w:rsidR="00B01231" w:rsidRDefault="00B01231" w:rsidP="00B01231">
      <w:pPr>
        <w:pStyle w:val="Code"/>
        <w:rPr>
          <w:highlight w:val="white"/>
        </w:rPr>
      </w:pPr>
      <w:r w:rsidRPr="00B01231">
        <w:rPr>
          <w:highlight w:val="white"/>
        </w:rPr>
        <w:t xml:space="preserve">          (m_operandArray[1] is int) &amp;&amp;</w:t>
      </w:r>
    </w:p>
    <w:p w14:paraId="14F12E2D" w14:textId="47A3ED33" w:rsidR="00B01231" w:rsidRDefault="00863337" w:rsidP="00B01231">
      <w:pPr>
        <w:pStyle w:val="Code"/>
        <w:rPr>
          <w:highlight w:val="white"/>
        </w:rPr>
      </w:pPr>
      <w:r>
        <w:rPr>
          <w:highlight w:val="white"/>
        </w:rPr>
        <w:t xml:space="preserve">          (IsUnary() || </w:t>
      </w:r>
      <w:r w:rsidR="00B01231" w:rsidRPr="00B01231">
        <w:rPr>
          <w:highlight w:val="white"/>
        </w:rPr>
        <w:t>((m_operandArray[2] is BigInteger)</w:t>
      </w:r>
      <w:r w:rsidR="00B01231">
        <w:rPr>
          <w:highlight w:val="white"/>
        </w:rPr>
        <w:t xml:space="preserve"> </w:t>
      </w:r>
      <w:r w:rsidR="00B01231" w:rsidRPr="00B01231">
        <w:rPr>
          <w:highlight w:val="white"/>
        </w:rPr>
        <w:t>||</w:t>
      </w:r>
    </w:p>
    <w:p w14:paraId="380C867B" w14:textId="14CC4460" w:rsidR="00B01231" w:rsidRPr="00B01231" w:rsidRDefault="00863337" w:rsidP="00B01231">
      <w:pPr>
        <w:pStyle w:val="Code"/>
        <w:rPr>
          <w:highlight w:val="white"/>
        </w:rPr>
      </w:pPr>
      <w:r>
        <w:rPr>
          <w:highlight w:val="white"/>
        </w:rPr>
        <w:t xml:space="preserve">           </w:t>
      </w:r>
      <w:r w:rsidR="00B01231">
        <w:rPr>
          <w:highlight w:val="white"/>
        </w:rPr>
        <w:t xml:space="preserve"> </w:t>
      </w:r>
      <w:r>
        <w:rPr>
          <w:highlight w:val="white"/>
        </w:rPr>
        <w:t xml:space="preserve"> </w:t>
      </w:r>
      <w:r w:rsidR="00B01231">
        <w:rPr>
          <w:highlight w:val="white"/>
        </w:rPr>
        <w:t xml:space="preserve">            </w:t>
      </w:r>
      <w:r w:rsidR="00B01231" w:rsidRPr="00B01231">
        <w:rPr>
          <w:highlight w:val="white"/>
        </w:rPr>
        <w:t>(m_operandArray[2] is String)))</w:t>
      </w:r>
      <w:r>
        <w:rPr>
          <w:highlight w:val="white"/>
        </w:rPr>
        <w:t>)</w:t>
      </w:r>
      <w:r w:rsidR="00B01231" w:rsidRPr="00B01231">
        <w:rPr>
          <w:highlight w:val="white"/>
        </w:rPr>
        <w:t xml:space="preserve"> {</w:t>
      </w:r>
    </w:p>
    <w:p w14:paraId="538FEB48" w14:textId="59689DBE" w:rsidR="00B01231" w:rsidRPr="00B01231" w:rsidRDefault="00B01231" w:rsidP="00B01231">
      <w:pPr>
        <w:pStyle w:val="Code"/>
        <w:rPr>
          <w:highlight w:val="white"/>
        </w:rPr>
      </w:pPr>
      <w:r w:rsidRPr="00B01231">
        <w:rPr>
          <w:highlight w:val="white"/>
        </w:rPr>
        <w:t xml:space="preserve">        m_operator = OperatorToSize(m_operator, size);</w:t>
      </w:r>
    </w:p>
    <w:p w14:paraId="534217C0" w14:textId="306B5C4D" w:rsidR="00B01231" w:rsidRPr="00B01231" w:rsidRDefault="00B01231" w:rsidP="00B01231">
      <w:pPr>
        <w:pStyle w:val="Code"/>
        <w:rPr>
          <w:highlight w:val="white"/>
        </w:rPr>
      </w:pPr>
      <w:r w:rsidRPr="00B01231">
        <w:rPr>
          <w:highlight w:val="white"/>
        </w:rPr>
        <w:t xml:space="preserve">      }</w:t>
      </w:r>
    </w:p>
    <w:p w14:paraId="4DE9D7D3" w14:textId="629B934B" w:rsidR="00B01231" w:rsidRDefault="00B01231" w:rsidP="00B01231">
      <w:pPr>
        <w:pStyle w:val="Code"/>
        <w:rPr>
          <w:highlight w:val="white"/>
        </w:rPr>
      </w:pPr>
      <w:r w:rsidRPr="00B01231">
        <w:rPr>
          <w:highlight w:val="white"/>
        </w:rPr>
        <w:lastRenderedPageBreak/>
        <w:t xml:space="preserve">    }</w:t>
      </w:r>
    </w:p>
    <w:p w14:paraId="056E9B50" w14:textId="0A4FC941" w:rsidR="00CA5764" w:rsidRPr="00B01231" w:rsidRDefault="00BF4EEA" w:rsidP="00CA5764">
      <w:pPr>
        <w:pStyle w:val="Rubrik3"/>
        <w:rPr>
          <w:highlight w:val="white"/>
        </w:rPr>
      </w:pPr>
      <w:bookmarkStart w:id="417" w:name="_Toc54119942"/>
      <w:r>
        <w:rPr>
          <w:highlight w:val="white"/>
        </w:rPr>
        <w:t xml:space="preserve">Operator </w:t>
      </w:r>
      <w:r w:rsidR="00CA5764">
        <w:rPr>
          <w:highlight w:val="white"/>
        </w:rPr>
        <w:t>Test Methods</w:t>
      </w:r>
      <w:bookmarkEnd w:id="417"/>
    </w:p>
    <w:p w14:paraId="76947895" w14:textId="218E14BD" w:rsidR="00AE79B1" w:rsidRPr="00B01231" w:rsidRDefault="00BF4EEA" w:rsidP="0060211B">
      <w:pPr>
        <w:rPr>
          <w:highlight w:val="white"/>
        </w:rPr>
      </w:pPr>
      <w:r>
        <w:rPr>
          <w:highlight w:val="white"/>
        </w:rPr>
        <w:t xml:space="preserve">There is a set of methods that test whether the operator holds certain properties. </w:t>
      </w:r>
      <w:r w:rsidR="0060211B">
        <w:rPr>
          <w:highlight w:val="white"/>
        </w:rPr>
        <w:t xml:space="preserve">The </w:t>
      </w:r>
      <w:r w:rsidR="0060211B" w:rsidRPr="0060211B">
        <w:rPr>
          <w:rStyle w:val="KeyWord0"/>
          <w:highlight w:val="white"/>
        </w:rPr>
        <w:t>IsUnary</w:t>
      </w:r>
      <w:r w:rsidR="0060211B">
        <w:rPr>
          <w:highlight w:val="white"/>
        </w:rPr>
        <w:t xml:space="preserve"> method </w:t>
      </w:r>
      <w:r w:rsidR="009D5ED3">
        <w:rPr>
          <w:highlight w:val="white"/>
        </w:rPr>
        <w:t>return true is the operator is unary</w:t>
      </w:r>
      <w:r w:rsidR="00D94B2A">
        <w:rPr>
          <w:highlight w:val="white"/>
        </w:rPr>
        <w:t xml:space="preserve">; that is, </w:t>
      </w:r>
      <w:r w:rsidR="0021172F">
        <w:rPr>
          <w:highlight w:val="white"/>
        </w:rPr>
        <w:t>it</w:t>
      </w:r>
      <w:r w:rsidR="009D5ED3">
        <w:rPr>
          <w:highlight w:val="white"/>
        </w:rPr>
        <w:t xml:space="preserve"> takes one operand.</w:t>
      </w:r>
      <w:r w:rsidR="00F22EBD">
        <w:rPr>
          <w:highlight w:val="white"/>
        </w:rPr>
        <w:t xml:space="preserve"> Note that we regard multiplication and division as una</w:t>
      </w:r>
      <w:r w:rsidR="009B442D">
        <w:rPr>
          <w:highlight w:val="white"/>
        </w:rPr>
        <w:t>r</w:t>
      </w:r>
      <w:r w:rsidR="00F22EBD">
        <w:rPr>
          <w:highlight w:val="white"/>
        </w:rPr>
        <w:t xml:space="preserve">y operators, </w:t>
      </w:r>
      <w:r w:rsidR="009B442D">
        <w:rPr>
          <w:highlight w:val="white"/>
        </w:rPr>
        <w:t>even though it takes two operands.</w:t>
      </w:r>
      <w:r w:rsidR="00710BF8">
        <w:rPr>
          <w:highlight w:val="white"/>
        </w:rPr>
        <w:t xml:space="preserve"> That is because </w:t>
      </w:r>
      <w:r w:rsidR="000E1834">
        <w:rPr>
          <w:highlight w:val="white"/>
        </w:rPr>
        <w:t xml:space="preserve">the left operand is stored in a register, only the second operand is explicitly stated. </w:t>
      </w:r>
      <w:r w:rsidR="00710BF8">
        <w:rPr>
          <w:highlight w:val="white"/>
        </w:rPr>
        <w:t xml:space="preserve">We </w:t>
      </w:r>
      <w:r w:rsidR="000E1834">
        <w:rPr>
          <w:highlight w:val="white"/>
        </w:rPr>
        <w:t>also regard loading and storing of floating-point values as unary operators.</w:t>
      </w: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66475C2D" w:rsidR="00207C0A" w:rsidRPr="00207C0A" w:rsidRDefault="000E1834" w:rsidP="000E1834">
      <w:pPr>
        <w:rPr>
          <w:highlight w:val="white"/>
        </w:rPr>
      </w:pPr>
      <w:r>
        <w:rPr>
          <w:highlight w:val="white"/>
        </w:rPr>
        <w:t xml:space="preserve">The jump and call test methods </w:t>
      </w:r>
      <w:r w:rsidR="00EE492B">
        <w:rPr>
          <w:highlight w:val="white"/>
        </w:rPr>
        <w:t>tests whether the first operand is a register</w:t>
      </w:r>
      <w:r w:rsidR="00BE2FC3">
        <w:rPr>
          <w:highlight w:val="white"/>
        </w:rPr>
        <w:t xml:space="preserve">. The jump instruction </w:t>
      </w:r>
      <w:r w:rsidR="006032E5">
        <w:rPr>
          <w:highlight w:val="white"/>
        </w:rPr>
        <w:t>usually jumps to a specifically stated address. However, when returning from a function call, the address is stored in a register.</w:t>
      </w: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BB850CA" w:rsidR="002B63B5" w:rsidRPr="00DB788F" w:rsidRDefault="0034088F" w:rsidP="0034088F">
      <w:pPr>
        <w:rPr>
          <w:highlight w:val="white"/>
        </w:rPr>
      </w:pPr>
      <w:r>
        <w:rPr>
          <w:highlight w:val="white"/>
        </w:rPr>
        <w:t>A regular function call is to a specifically stated address. However, it is also possible to call a function</w:t>
      </w:r>
      <w:r w:rsidR="00526E5C">
        <w:rPr>
          <w:highlight w:val="white"/>
        </w:rPr>
        <w:t xml:space="preserve"> whose address is stored in a function pointer.</w:t>
      </w: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50FB5A12" w:rsidR="002B63B5" w:rsidRPr="00DB788F" w:rsidRDefault="008C59C7" w:rsidP="00E431C3">
      <w:pPr>
        <w:rPr>
          <w:highlight w:val="white"/>
        </w:rPr>
      </w:pPr>
      <w:r>
        <w:rPr>
          <w:highlight w:val="white"/>
        </w:rPr>
        <w:t xml:space="preserve">The </w:t>
      </w:r>
      <w:r w:rsidRPr="008C59C7">
        <w:rPr>
          <w:rStyle w:val="KeyWord0"/>
          <w:highlight w:val="white"/>
        </w:rPr>
        <w:t>IsRelationNotRegister</w:t>
      </w:r>
      <w:r>
        <w:rPr>
          <w:highlight w:val="white"/>
        </w:rPr>
        <w:t xml:space="preserve"> method </w:t>
      </w:r>
      <w:r w:rsidR="00F22EBD">
        <w:rPr>
          <w:highlight w:val="white"/>
        </w:rPr>
        <w:t xml:space="preserve">returns true if the operator is a relational jump operator. </w:t>
      </w:r>
      <w:r w:rsidR="00E431C3">
        <w:rPr>
          <w:highlight w:val="white"/>
        </w:rPr>
        <w:t xml:space="preserve">Note that there is no </w:t>
      </w:r>
      <w:r w:rsidR="00E431C3" w:rsidRPr="007E1950">
        <w:rPr>
          <w:rStyle w:val="KeyWord0"/>
          <w:highlight w:val="white"/>
        </w:rPr>
        <w:t>IsRelationRegister</w:t>
      </w:r>
      <w:r w:rsidR="00E431C3">
        <w:rPr>
          <w:highlight w:val="white"/>
        </w:rPr>
        <w:t xml:space="preserve">, since </w:t>
      </w:r>
      <w:r>
        <w:rPr>
          <w:highlight w:val="white"/>
        </w:rPr>
        <w:t>there are only jumps to specific addresses, not to addresses stored in registers.</w:t>
      </w: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lastRenderedPageBreak/>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63AEA3A3" w:rsidR="002B63B5" w:rsidRDefault="002B63B5" w:rsidP="00DB788F">
      <w:pPr>
        <w:pStyle w:val="Code"/>
        <w:rPr>
          <w:highlight w:val="white"/>
        </w:rPr>
      </w:pPr>
      <w:r w:rsidRPr="00DB788F">
        <w:rPr>
          <w:highlight w:val="white"/>
        </w:rPr>
        <w:t xml:space="preserve">    }</w:t>
      </w:r>
    </w:p>
    <w:p w14:paraId="3DC8840C" w14:textId="22CB12CF" w:rsidR="00037430" w:rsidRPr="00DB788F" w:rsidRDefault="00037430" w:rsidP="00037430">
      <w:pPr>
        <w:pStyle w:val="Rubrik3"/>
        <w:rPr>
          <w:highlight w:val="white"/>
        </w:rPr>
      </w:pPr>
      <w:bookmarkStart w:id="418" w:name="_Toc54119943"/>
      <w:r>
        <w:rPr>
          <w:highlight w:val="white"/>
        </w:rPr>
        <w:t>Register Overlapping</w:t>
      </w:r>
      <w:bookmarkEnd w:id="418"/>
    </w:p>
    <w:p w14:paraId="4DAC2A82" w14:textId="1C8F4EA3" w:rsidR="004A1E3D" w:rsidRDefault="00784F22" w:rsidP="004A1E3D">
      <w:pPr>
        <w:rPr>
          <w:highlight w:val="white"/>
        </w:rPr>
      </w:pPr>
      <w:r>
        <w:rPr>
          <w:highlight w:val="white"/>
        </w:rPr>
        <w:t xml:space="preserve">When allocating registers, we </w:t>
      </w:r>
      <w:proofErr w:type="gramStart"/>
      <w:r>
        <w:rPr>
          <w:highlight w:val="white"/>
        </w:rPr>
        <w:t>have to</w:t>
      </w:r>
      <w:proofErr w:type="gramEnd"/>
      <w:r>
        <w:rPr>
          <w:highlight w:val="white"/>
        </w:rPr>
        <w:t xml:space="preserve"> make sure the registers do not overlap. </w:t>
      </w:r>
      <w:r w:rsidR="004A1E3D">
        <w:rPr>
          <w:highlight w:val="white"/>
        </w:rPr>
        <w:t>T</w:t>
      </w:r>
      <w:r w:rsidR="00AA0446">
        <w:rPr>
          <w:highlight w:val="white"/>
        </w:rPr>
        <w:t>o begin with, t</w:t>
      </w:r>
      <w:r w:rsidR="004A1E3D">
        <w:rPr>
          <w:highlight w:val="white"/>
        </w:rPr>
        <w:t xml:space="preserve">he </w:t>
      </w:r>
      <w:r w:rsidR="004A1E3D" w:rsidRPr="00205F92">
        <w:rPr>
          <w:rStyle w:val="KeyWord0"/>
          <w:highlight w:val="white"/>
        </w:rPr>
        <w:t>m_registerOverlapSet</w:t>
      </w:r>
      <w:r w:rsidR="004A1E3D">
        <w:rPr>
          <w:highlight w:val="white"/>
        </w:rPr>
        <w:t xml:space="preserve"> set holds sets of </w:t>
      </w:r>
      <w:r w:rsidR="00A26A53">
        <w:rPr>
          <w:highlight w:val="white"/>
        </w:rPr>
        <w:t xml:space="preserve">all </w:t>
      </w:r>
      <w:r w:rsidR="004A1E3D">
        <w:rPr>
          <w:highlight w:val="white"/>
        </w:rPr>
        <w:t>overlapping registers.</w:t>
      </w:r>
      <w:r w:rsidR="00AA0446">
        <w:rPr>
          <w:highlight w:val="white"/>
        </w:rPr>
        <w:t xml:space="preserve"> Note that the </w:t>
      </w:r>
      <w:r w:rsidR="00AA0446" w:rsidRPr="00AA0446">
        <w:rPr>
          <w:rStyle w:val="KeyWord0"/>
          <w:highlight w:val="white"/>
        </w:rPr>
        <w:t>al</w:t>
      </w:r>
      <w:r w:rsidR="00AA0446">
        <w:rPr>
          <w:highlight w:val="white"/>
        </w:rPr>
        <w:t xml:space="preserve"> and </w:t>
      </w:r>
      <w:r w:rsidR="00AA0446" w:rsidRPr="00AA0446">
        <w:rPr>
          <w:rStyle w:val="KeyWord0"/>
          <w:highlight w:val="white"/>
        </w:rPr>
        <w:t>ah</w:t>
      </w:r>
      <w:r w:rsidR="00AA0446">
        <w:rPr>
          <w:highlight w:val="white"/>
        </w:rPr>
        <w:t xml:space="preserve"> registers are stored in separate sets, since they do not overlap.</w:t>
      </w:r>
    </w:p>
    <w:p w14:paraId="60E79783" w14:textId="77777777" w:rsidR="004A1E3D" w:rsidRPr="00A20FEF" w:rsidRDefault="004A1E3D" w:rsidP="004A1E3D">
      <w:pPr>
        <w:pStyle w:val="Code"/>
        <w:rPr>
          <w:highlight w:val="white"/>
        </w:rPr>
      </w:pPr>
      <w:r w:rsidRPr="00A20FEF">
        <w:rPr>
          <w:highlight w:val="white"/>
        </w:rPr>
        <w:t xml:space="preserve">    private static ISet&lt;ISet&lt;Register&gt;&gt; m_registerOverlapSet =</w:t>
      </w:r>
    </w:p>
    <w:p w14:paraId="2FAC7813" w14:textId="77777777" w:rsidR="004A1E3D" w:rsidRPr="00A20FEF" w:rsidRDefault="004A1E3D" w:rsidP="004A1E3D">
      <w:pPr>
        <w:pStyle w:val="Code"/>
        <w:rPr>
          <w:highlight w:val="white"/>
        </w:rPr>
      </w:pPr>
      <w:r w:rsidRPr="00A20FEF">
        <w:rPr>
          <w:highlight w:val="white"/>
        </w:rPr>
        <w:t xml:space="preserve">      new HashSet&lt;ISet&lt;Register&gt;&gt;() {</w:t>
      </w:r>
    </w:p>
    <w:p w14:paraId="06873192" w14:textId="77777777" w:rsidR="004A1E3D" w:rsidRPr="00A20FEF" w:rsidRDefault="004A1E3D" w:rsidP="004A1E3D">
      <w:pPr>
        <w:pStyle w:val="Code"/>
        <w:rPr>
          <w:highlight w:val="white"/>
        </w:rPr>
      </w:pPr>
      <w:r w:rsidRPr="00A20FEF">
        <w:rPr>
          <w:highlight w:val="white"/>
        </w:rPr>
        <w:t xml:space="preserve">        new HashSet&lt;Register&gt;() {Register.al, Register.ax,</w:t>
      </w:r>
    </w:p>
    <w:p w14:paraId="0B855827" w14:textId="77777777" w:rsidR="004A1E3D" w:rsidRPr="00A20FEF" w:rsidRDefault="004A1E3D" w:rsidP="004A1E3D">
      <w:pPr>
        <w:pStyle w:val="Code"/>
        <w:rPr>
          <w:highlight w:val="white"/>
        </w:rPr>
      </w:pPr>
      <w:r w:rsidRPr="00A20FEF">
        <w:rPr>
          <w:highlight w:val="white"/>
        </w:rPr>
        <w:t xml:space="preserve">                                 Register.eax, Register.rax},</w:t>
      </w:r>
    </w:p>
    <w:p w14:paraId="159386CB" w14:textId="77777777" w:rsidR="004A1E3D" w:rsidRPr="00A20FEF" w:rsidRDefault="004A1E3D" w:rsidP="004A1E3D">
      <w:pPr>
        <w:pStyle w:val="Code"/>
        <w:rPr>
          <w:highlight w:val="white"/>
        </w:rPr>
      </w:pPr>
      <w:r w:rsidRPr="00A20FEF">
        <w:rPr>
          <w:highlight w:val="white"/>
        </w:rPr>
        <w:t xml:space="preserve">        new HashSet&lt;Register&gt;() {Register.ah, Register.ax,</w:t>
      </w:r>
    </w:p>
    <w:p w14:paraId="57A6DD2E" w14:textId="77777777" w:rsidR="004A1E3D" w:rsidRPr="00A20FEF" w:rsidRDefault="004A1E3D" w:rsidP="004A1E3D">
      <w:pPr>
        <w:pStyle w:val="Code"/>
        <w:rPr>
          <w:highlight w:val="white"/>
        </w:rPr>
      </w:pPr>
      <w:r w:rsidRPr="00A20FEF">
        <w:rPr>
          <w:highlight w:val="white"/>
        </w:rPr>
        <w:t xml:space="preserve">                                 Register.eax, Register.rax},</w:t>
      </w:r>
    </w:p>
    <w:p w14:paraId="378019D5" w14:textId="77777777" w:rsidR="004A1E3D" w:rsidRPr="00A20FEF" w:rsidRDefault="004A1E3D" w:rsidP="004A1E3D">
      <w:pPr>
        <w:pStyle w:val="Code"/>
        <w:rPr>
          <w:highlight w:val="white"/>
        </w:rPr>
      </w:pPr>
      <w:r w:rsidRPr="00A20FEF">
        <w:rPr>
          <w:highlight w:val="white"/>
        </w:rPr>
        <w:t xml:space="preserve">        new HashSet&lt;Register&gt;() {Register.bl, Register.bx,</w:t>
      </w:r>
    </w:p>
    <w:p w14:paraId="486BDE57" w14:textId="77777777" w:rsidR="004A1E3D" w:rsidRPr="00A20FEF" w:rsidRDefault="004A1E3D" w:rsidP="004A1E3D">
      <w:pPr>
        <w:pStyle w:val="Code"/>
        <w:rPr>
          <w:highlight w:val="white"/>
        </w:rPr>
      </w:pPr>
      <w:r w:rsidRPr="00A20FEF">
        <w:rPr>
          <w:highlight w:val="white"/>
        </w:rPr>
        <w:t xml:space="preserve">                                 Register.ebx, Register.rbx},</w:t>
      </w:r>
    </w:p>
    <w:p w14:paraId="6D3D80E6" w14:textId="77777777" w:rsidR="004A1E3D" w:rsidRPr="00A20FEF" w:rsidRDefault="004A1E3D" w:rsidP="004A1E3D">
      <w:pPr>
        <w:pStyle w:val="Code"/>
        <w:rPr>
          <w:highlight w:val="white"/>
        </w:rPr>
      </w:pPr>
      <w:r w:rsidRPr="00A20FEF">
        <w:rPr>
          <w:highlight w:val="white"/>
        </w:rPr>
        <w:t xml:space="preserve">        new HashSet&lt;Register&gt;() {Register.bh, Register.bx,</w:t>
      </w:r>
    </w:p>
    <w:p w14:paraId="6B86FAD4" w14:textId="77777777" w:rsidR="004A1E3D" w:rsidRPr="00A20FEF" w:rsidRDefault="004A1E3D" w:rsidP="004A1E3D">
      <w:pPr>
        <w:pStyle w:val="Code"/>
        <w:rPr>
          <w:highlight w:val="white"/>
        </w:rPr>
      </w:pPr>
      <w:r w:rsidRPr="00A20FEF">
        <w:rPr>
          <w:highlight w:val="white"/>
        </w:rPr>
        <w:t xml:space="preserve">                                 Register.ebx, Register.rbx},</w:t>
      </w:r>
    </w:p>
    <w:p w14:paraId="345179D9" w14:textId="77777777" w:rsidR="004A1E3D" w:rsidRPr="00A20FEF" w:rsidRDefault="004A1E3D" w:rsidP="004A1E3D">
      <w:pPr>
        <w:pStyle w:val="Code"/>
        <w:rPr>
          <w:highlight w:val="white"/>
        </w:rPr>
      </w:pPr>
      <w:r w:rsidRPr="00A20FEF">
        <w:rPr>
          <w:highlight w:val="white"/>
        </w:rPr>
        <w:t xml:space="preserve">        new HashSet&lt;Register&gt;() {Register.cl, Register.cx,</w:t>
      </w:r>
    </w:p>
    <w:p w14:paraId="34BC43CA" w14:textId="77777777" w:rsidR="004A1E3D" w:rsidRPr="00A20FEF" w:rsidRDefault="004A1E3D" w:rsidP="004A1E3D">
      <w:pPr>
        <w:pStyle w:val="Code"/>
        <w:rPr>
          <w:highlight w:val="white"/>
        </w:rPr>
      </w:pPr>
      <w:r w:rsidRPr="00A20FEF">
        <w:rPr>
          <w:highlight w:val="white"/>
        </w:rPr>
        <w:t xml:space="preserve">                                 Register.ecx, Register.rcx},</w:t>
      </w:r>
    </w:p>
    <w:p w14:paraId="35815A93" w14:textId="77777777" w:rsidR="004A1E3D" w:rsidRPr="00A20FEF" w:rsidRDefault="004A1E3D" w:rsidP="004A1E3D">
      <w:pPr>
        <w:pStyle w:val="Code"/>
        <w:rPr>
          <w:highlight w:val="white"/>
        </w:rPr>
      </w:pPr>
      <w:r w:rsidRPr="00A20FEF">
        <w:rPr>
          <w:highlight w:val="white"/>
        </w:rPr>
        <w:t xml:space="preserve">        new HashSet&lt;Register&gt;() {Register.ch, Register.cx,</w:t>
      </w:r>
    </w:p>
    <w:p w14:paraId="3E7C8A1A" w14:textId="77777777" w:rsidR="004A1E3D" w:rsidRPr="00A20FEF" w:rsidRDefault="004A1E3D" w:rsidP="004A1E3D">
      <w:pPr>
        <w:pStyle w:val="Code"/>
        <w:rPr>
          <w:highlight w:val="white"/>
        </w:rPr>
      </w:pPr>
      <w:r w:rsidRPr="00A20FEF">
        <w:rPr>
          <w:highlight w:val="white"/>
        </w:rPr>
        <w:t xml:space="preserve">                                 Register.ecx, Register.rcx},</w:t>
      </w:r>
    </w:p>
    <w:p w14:paraId="4ACAD2F9" w14:textId="77777777" w:rsidR="004A1E3D" w:rsidRPr="00A20FEF" w:rsidRDefault="004A1E3D" w:rsidP="004A1E3D">
      <w:pPr>
        <w:pStyle w:val="Code"/>
        <w:rPr>
          <w:highlight w:val="white"/>
        </w:rPr>
      </w:pPr>
      <w:r w:rsidRPr="00A20FEF">
        <w:rPr>
          <w:highlight w:val="white"/>
        </w:rPr>
        <w:t xml:space="preserve">        new HashSet&lt;Register&gt;() {Register.dl, Register.dx,</w:t>
      </w:r>
    </w:p>
    <w:p w14:paraId="620C77E4" w14:textId="77777777" w:rsidR="004A1E3D" w:rsidRPr="00A20FEF" w:rsidRDefault="004A1E3D" w:rsidP="004A1E3D">
      <w:pPr>
        <w:pStyle w:val="Code"/>
        <w:rPr>
          <w:highlight w:val="white"/>
        </w:rPr>
      </w:pPr>
      <w:r w:rsidRPr="00A20FEF">
        <w:rPr>
          <w:highlight w:val="white"/>
        </w:rPr>
        <w:t xml:space="preserve">                                 Register.edx, Register.rdx},</w:t>
      </w:r>
    </w:p>
    <w:p w14:paraId="13605314" w14:textId="77777777" w:rsidR="004A1E3D" w:rsidRPr="00A20FEF" w:rsidRDefault="004A1E3D" w:rsidP="004A1E3D">
      <w:pPr>
        <w:pStyle w:val="Code"/>
        <w:rPr>
          <w:highlight w:val="white"/>
        </w:rPr>
      </w:pPr>
      <w:r w:rsidRPr="00A20FEF">
        <w:rPr>
          <w:highlight w:val="white"/>
        </w:rPr>
        <w:t xml:space="preserve">        new HashSet&lt;Register&gt;() {Register.dh, Register.dx,</w:t>
      </w:r>
    </w:p>
    <w:p w14:paraId="715FD34B" w14:textId="77777777" w:rsidR="004A1E3D" w:rsidRPr="00A20FEF" w:rsidRDefault="004A1E3D" w:rsidP="004A1E3D">
      <w:pPr>
        <w:pStyle w:val="Code"/>
        <w:rPr>
          <w:highlight w:val="white"/>
        </w:rPr>
      </w:pPr>
      <w:r w:rsidRPr="00A20FEF">
        <w:rPr>
          <w:highlight w:val="white"/>
        </w:rPr>
        <w:t xml:space="preserve">                                 Register.edx, Register.rdx},</w:t>
      </w:r>
    </w:p>
    <w:p w14:paraId="0439EAD2" w14:textId="77777777" w:rsidR="004A1E3D" w:rsidRPr="00A20FEF" w:rsidRDefault="004A1E3D" w:rsidP="004A1E3D">
      <w:pPr>
        <w:pStyle w:val="Code"/>
        <w:rPr>
          <w:highlight w:val="white"/>
        </w:rPr>
      </w:pPr>
      <w:r w:rsidRPr="00A20FEF">
        <w:rPr>
          <w:highlight w:val="white"/>
        </w:rPr>
        <w:t xml:space="preserve">        new HashSet&lt;Register&gt;() {Register.si, Register.esi, Register.rsi},</w:t>
      </w:r>
    </w:p>
    <w:p w14:paraId="3CF23675" w14:textId="77777777" w:rsidR="004A1E3D" w:rsidRPr="00A20FEF" w:rsidRDefault="004A1E3D" w:rsidP="004A1E3D">
      <w:pPr>
        <w:pStyle w:val="Code"/>
        <w:rPr>
          <w:highlight w:val="white"/>
        </w:rPr>
      </w:pPr>
      <w:r w:rsidRPr="00A20FEF">
        <w:rPr>
          <w:highlight w:val="white"/>
        </w:rPr>
        <w:t xml:space="preserve">        new HashSet&lt;Register&gt;() {Register.di, Register.edi, Register.rdi},</w:t>
      </w:r>
    </w:p>
    <w:p w14:paraId="331FFAE0" w14:textId="77777777" w:rsidR="004A1E3D" w:rsidRPr="00A20FEF" w:rsidRDefault="004A1E3D" w:rsidP="004A1E3D">
      <w:pPr>
        <w:pStyle w:val="Code"/>
        <w:rPr>
          <w:highlight w:val="white"/>
        </w:rPr>
      </w:pPr>
      <w:r w:rsidRPr="00A20FEF">
        <w:rPr>
          <w:highlight w:val="white"/>
        </w:rPr>
        <w:t xml:space="preserve">        new HashSet&lt;Register&gt;() {Register.bp, Register.ebp, Register.rbp},</w:t>
      </w:r>
    </w:p>
    <w:p w14:paraId="6CE82B14" w14:textId="77777777" w:rsidR="004A1E3D" w:rsidRPr="00A20FEF" w:rsidRDefault="004A1E3D" w:rsidP="004A1E3D">
      <w:pPr>
        <w:pStyle w:val="Code"/>
        <w:rPr>
          <w:highlight w:val="white"/>
        </w:rPr>
      </w:pPr>
      <w:r w:rsidRPr="00A20FEF">
        <w:rPr>
          <w:highlight w:val="white"/>
        </w:rPr>
        <w:t xml:space="preserve">        new HashSet&lt;Register&gt;() {Register.sp, Register.esp, Register.rsp}</w:t>
      </w:r>
    </w:p>
    <w:p w14:paraId="21C997F4" w14:textId="77777777" w:rsidR="004A1E3D" w:rsidRPr="00A20FEF" w:rsidRDefault="004A1E3D" w:rsidP="004A1E3D">
      <w:pPr>
        <w:pStyle w:val="Code"/>
        <w:rPr>
          <w:highlight w:val="white"/>
        </w:rPr>
      </w:pPr>
      <w:r w:rsidRPr="00A20FEF">
        <w:rPr>
          <w:highlight w:val="white"/>
        </w:rPr>
        <w:t xml:space="preserve">      };</w:t>
      </w:r>
    </w:p>
    <w:p w14:paraId="4DD71E84" w14:textId="6B6CFDCD" w:rsidR="004A1E3D" w:rsidRPr="00A20FEF" w:rsidRDefault="004A1E3D" w:rsidP="004A1E3D">
      <w:pPr>
        <w:rPr>
          <w:highlight w:val="white"/>
        </w:rPr>
      </w:pPr>
      <w:r>
        <w:rPr>
          <w:highlight w:val="white"/>
        </w:rPr>
        <w:t xml:space="preserve">The </w:t>
      </w:r>
      <w:r w:rsidRPr="00205F92">
        <w:rPr>
          <w:rStyle w:val="KeyWord0"/>
          <w:highlight w:val="white"/>
        </w:rPr>
        <w:t>RegisterOverlaps</w:t>
      </w:r>
      <w:r>
        <w:rPr>
          <w:highlight w:val="white"/>
        </w:rPr>
        <w:t xml:space="preserve"> methods returns true if the two registers </w:t>
      </w:r>
      <w:proofErr w:type="gramStart"/>
      <w:r>
        <w:rPr>
          <w:highlight w:val="white"/>
        </w:rPr>
        <w:t>overlaps</w:t>
      </w:r>
      <w:proofErr w:type="gramEnd"/>
      <w:r>
        <w:rPr>
          <w:highlight w:val="white"/>
        </w:rPr>
        <w:t>. If at least one</w:t>
      </w:r>
      <w:r w:rsidR="00A829AD">
        <w:rPr>
          <w:highlight w:val="white"/>
        </w:rPr>
        <w:t xml:space="preserve"> </w:t>
      </w:r>
      <w:r>
        <w:rPr>
          <w:highlight w:val="white"/>
        </w:rPr>
        <w:t xml:space="preserve">register is null, they do not </w:t>
      </w:r>
      <w:proofErr w:type="gramStart"/>
      <w:r>
        <w:rPr>
          <w:highlight w:val="white"/>
        </w:rPr>
        <w:t>overlap</w:t>
      </w:r>
      <w:proofErr w:type="gramEnd"/>
      <w:r>
        <w:rPr>
          <w:highlight w:val="white"/>
        </w:rPr>
        <w:t xml:space="preserve"> and we return false.</w:t>
      </w:r>
    </w:p>
    <w:p w14:paraId="50BA949B" w14:textId="77777777" w:rsidR="004A1E3D" w:rsidRPr="00A20FEF" w:rsidRDefault="004A1E3D" w:rsidP="004A1E3D">
      <w:pPr>
        <w:pStyle w:val="Code"/>
        <w:rPr>
          <w:highlight w:val="white"/>
        </w:rPr>
      </w:pPr>
      <w:r w:rsidRPr="00A20FEF">
        <w:rPr>
          <w:highlight w:val="white"/>
        </w:rPr>
        <w:t xml:space="preserve">    public static bool RegisterOverlap(Register? register1,</w:t>
      </w:r>
    </w:p>
    <w:p w14:paraId="20E3D24E" w14:textId="77777777" w:rsidR="004A1E3D" w:rsidRPr="00A20FEF" w:rsidRDefault="004A1E3D" w:rsidP="004A1E3D">
      <w:pPr>
        <w:pStyle w:val="Code"/>
        <w:rPr>
          <w:highlight w:val="white"/>
        </w:rPr>
      </w:pPr>
      <w:r w:rsidRPr="00A20FEF">
        <w:rPr>
          <w:highlight w:val="white"/>
        </w:rPr>
        <w:t xml:space="preserve">                                       Register? register2) {</w:t>
      </w:r>
    </w:p>
    <w:p w14:paraId="5F07C590" w14:textId="77777777" w:rsidR="004A1E3D" w:rsidRPr="00A20FEF" w:rsidRDefault="004A1E3D" w:rsidP="004A1E3D">
      <w:pPr>
        <w:pStyle w:val="Code"/>
        <w:rPr>
          <w:highlight w:val="white"/>
        </w:rPr>
      </w:pPr>
      <w:r w:rsidRPr="00A20FEF">
        <w:rPr>
          <w:highlight w:val="white"/>
        </w:rPr>
        <w:t xml:space="preserve">      if ((register1 == null) || (register2 == null)) {</w:t>
      </w:r>
    </w:p>
    <w:p w14:paraId="48330D3D" w14:textId="77777777" w:rsidR="004A1E3D" w:rsidRPr="00A20FEF" w:rsidRDefault="004A1E3D" w:rsidP="004A1E3D">
      <w:pPr>
        <w:pStyle w:val="Code"/>
        <w:rPr>
          <w:highlight w:val="white"/>
        </w:rPr>
      </w:pPr>
      <w:r w:rsidRPr="00A20FEF">
        <w:rPr>
          <w:highlight w:val="white"/>
        </w:rPr>
        <w:t xml:space="preserve">        return false;</w:t>
      </w:r>
    </w:p>
    <w:p w14:paraId="698FB486" w14:textId="77777777" w:rsidR="004A1E3D" w:rsidRPr="00A20FEF" w:rsidRDefault="004A1E3D" w:rsidP="004A1E3D">
      <w:pPr>
        <w:pStyle w:val="Code"/>
        <w:rPr>
          <w:highlight w:val="white"/>
        </w:rPr>
      </w:pPr>
      <w:r w:rsidRPr="00A20FEF">
        <w:rPr>
          <w:highlight w:val="white"/>
        </w:rPr>
        <w:t xml:space="preserve">      }</w:t>
      </w:r>
    </w:p>
    <w:p w14:paraId="490D70F0" w14:textId="77777777" w:rsidR="004A1E3D" w:rsidRPr="00A20FEF" w:rsidRDefault="004A1E3D" w:rsidP="004A1E3D">
      <w:pPr>
        <w:rPr>
          <w:highlight w:val="white"/>
        </w:rPr>
      </w:pPr>
      <w:r>
        <w:rPr>
          <w:highlight w:val="white"/>
        </w:rPr>
        <w:lastRenderedPageBreak/>
        <w:t xml:space="preserve">Otherwise, we iterate through the </w:t>
      </w:r>
      <w:r w:rsidRPr="00237F9D">
        <w:rPr>
          <w:rStyle w:val="KeyWord0"/>
          <w:highlight w:val="white"/>
        </w:rPr>
        <w:t>m_registerOverlapSet</w:t>
      </w:r>
      <w:r>
        <w:rPr>
          <w:highlight w:val="white"/>
        </w:rPr>
        <w:t xml:space="preserve">. If one of the register sets holds both the registers, they </w:t>
      </w:r>
      <w:proofErr w:type="gramStart"/>
      <w:r>
        <w:rPr>
          <w:highlight w:val="white"/>
        </w:rPr>
        <w:t>overlap</w:t>
      </w:r>
      <w:proofErr w:type="gramEnd"/>
      <w:r>
        <w:rPr>
          <w:highlight w:val="white"/>
        </w:rPr>
        <w:t xml:space="preserve"> and we return true.</w:t>
      </w:r>
    </w:p>
    <w:p w14:paraId="23B2957C" w14:textId="77777777" w:rsidR="004A1E3D" w:rsidRPr="00A20FEF" w:rsidRDefault="004A1E3D" w:rsidP="004A1E3D">
      <w:pPr>
        <w:pStyle w:val="Code"/>
        <w:rPr>
          <w:highlight w:val="white"/>
        </w:rPr>
      </w:pPr>
      <w:r w:rsidRPr="00A20FEF">
        <w:rPr>
          <w:highlight w:val="white"/>
        </w:rPr>
        <w:t xml:space="preserve">      foreach (ISet&lt;Register&gt; registerSet in m_registerOverlapSet) {</w:t>
      </w:r>
    </w:p>
    <w:p w14:paraId="151D77E9" w14:textId="77777777" w:rsidR="004A1E3D" w:rsidRPr="00A20FEF" w:rsidRDefault="004A1E3D" w:rsidP="004A1E3D">
      <w:pPr>
        <w:pStyle w:val="Code"/>
        <w:rPr>
          <w:highlight w:val="white"/>
        </w:rPr>
      </w:pPr>
      <w:r w:rsidRPr="00A20FEF">
        <w:rPr>
          <w:highlight w:val="white"/>
        </w:rPr>
        <w:t xml:space="preserve">        if (registerSet.Contains(register1.Value) &amp;&amp;</w:t>
      </w:r>
    </w:p>
    <w:p w14:paraId="268DF286" w14:textId="77777777" w:rsidR="004A1E3D" w:rsidRPr="00A20FEF" w:rsidRDefault="004A1E3D" w:rsidP="004A1E3D">
      <w:pPr>
        <w:pStyle w:val="Code"/>
        <w:rPr>
          <w:highlight w:val="white"/>
        </w:rPr>
      </w:pPr>
      <w:r w:rsidRPr="00A20FEF">
        <w:rPr>
          <w:highlight w:val="white"/>
        </w:rPr>
        <w:t xml:space="preserve">            registerSet.Contains(register2.Value)) {</w:t>
      </w:r>
    </w:p>
    <w:p w14:paraId="2E9DC018" w14:textId="77777777" w:rsidR="004A1E3D" w:rsidRPr="00A20FEF" w:rsidRDefault="004A1E3D" w:rsidP="004A1E3D">
      <w:pPr>
        <w:pStyle w:val="Code"/>
        <w:rPr>
          <w:highlight w:val="white"/>
        </w:rPr>
      </w:pPr>
      <w:r w:rsidRPr="00A20FEF">
        <w:rPr>
          <w:highlight w:val="white"/>
        </w:rPr>
        <w:t xml:space="preserve">          return true;</w:t>
      </w:r>
    </w:p>
    <w:p w14:paraId="74DF2225" w14:textId="77777777" w:rsidR="004A1E3D" w:rsidRPr="00A20FEF" w:rsidRDefault="004A1E3D" w:rsidP="004A1E3D">
      <w:pPr>
        <w:pStyle w:val="Code"/>
        <w:rPr>
          <w:highlight w:val="white"/>
        </w:rPr>
      </w:pPr>
      <w:r w:rsidRPr="00A20FEF">
        <w:rPr>
          <w:highlight w:val="white"/>
        </w:rPr>
        <w:t xml:space="preserve">        }</w:t>
      </w:r>
    </w:p>
    <w:p w14:paraId="2F2DE5F2" w14:textId="77777777" w:rsidR="004A1E3D" w:rsidRPr="00A20FEF" w:rsidRDefault="004A1E3D" w:rsidP="004A1E3D">
      <w:pPr>
        <w:pStyle w:val="Code"/>
        <w:rPr>
          <w:highlight w:val="white"/>
        </w:rPr>
      </w:pPr>
      <w:r w:rsidRPr="00A20FEF">
        <w:rPr>
          <w:highlight w:val="white"/>
        </w:rPr>
        <w:t xml:space="preserve">      }</w:t>
      </w:r>
    </w:p>
    <w:p w14:paraId="0EDB3C2D" w14:textId="77777777" w:rsidR="004A1E3D" w:rsidRPr="00A20FEF" w:rsidRDefault="004A1E3D" w:rsidP="004A1E3D">
      <w:pPr>
        <w:rPr>
          <w:highlight w:val="white"/>
        </w:rPr>
      </w:pPr>
      <w:r>
        <w:rPr>
          <w:highlight w:val="white"/>
        </w:rPr>
        <w:t xml:space="preserve">If we have iterated through the </w:t>
      </w:r>
      <w:r w:rsidRPr="00237F9D">
        <w:rPr>
          <w:rStyle w:val="KeyWord0"/>
          <w:highlight w:val="white"/>
        </w:rPr>
        <w:t>m_registerOverlapSet</w:t>
      </w:r>
      <w:r>
        <w:rPr>
          <w:highlight w:val="white"/>
        </w:rPr>
        <w:t xml:space="preserve"> without finding a set holding both the registers, the registers do not </w:t>
      </w:r>
      <w:proofErr w:type="gramStart"/>
      <w:r>
        <w:rPr>
          <w:highlight w:val="white"/>
        </w:rPr>
        <w:t>overlap</w:t>
      </w:r>
      <w:proofErr w:type="gramEnd"/>
      <w:r>
        <w:rPr>
          <w:highlight w:val="white"/>
        </w:rPr>
        <w:t xml:space="preserve"> and we return false.</w:t>
      </w:r>
    </w:p>
    <w:p w14:paraId="0BA033DD" w14:textId="77777777" w:rsidR="004A1E3D" w:rsidRPr="00A20FEF" w:rsidRDefault="004A1E3D" w:rsidP="004A1E3D">
      <w:pPr>
        <w:pStyle w:val="Code"/>
        <w:rPr>
          <w:highlight w:val="white"/>
        </w:rPr>
      </w:pPr>
      <w:r w:rsidRPr="00A20FEF">
        <w:rPr>
          <w:highlight w:val="white"/>
        </w:rPr>
        <w:t xml:space="preserve">      return false;</w:t>
      </w:r>
    </w:p>
    <w:p w14:paraId="1BF24A87" w14:textId="475C13E5" w:rsidR="004A1E3D" w:rsidRDefault="004A1E3D" w:rsidP="004A1E3D">
      <w:pPr>
        <w:pStyle w:val="Code"/>
        <w:rPr>
          <w:highlight w:val="white"/>
        </w:rPr>
      </w:pPr>
      <w:r w:rsidRPr="00A20FEF">
        <w:rPr>
          <w:highlight w:val="white"/>
        </w:rPr>
        <w:t xml:space="preserve">    }</w:t>
      </w:r>
    </w:p>
    <w:p w14:paraId="3274193A" w14:textId="769B72C4" w:rsidR="00A405D4" w:rsidRPr="00A20FEF" w:rsidRDefault="00A405D4" w:rsidP="00A405D4">
      <w:pPr>
        <w:pStyle w:val="Rubrik3"/>
        <w:rPr>
          <w:highlight w:val="white"/>
        </w:rPr>
      </w:pPr>
      <w:bookmarkStart w:id="419" w:name="_Toc54119944"/>
      <w:r>
        <w:rPr>
          <w:highlight w:val="white"/>
        </w:rPr>
        <w:t>Register Size</w:t>
      </w:r>
      <w:bookmarkEnd w:id="419"/>
    </w:p>
    <w:p w14:paraId="21208FC1" w14:textId="5648658B" w:rsidR="002563E3" w:rsidRDefault="002563E3" w:rsidP="002563E3">
      <w:pPr>
        <w:rPr>
          <w:highlight w:val="white"/>
        </w:rPr>
      </w:pPr>
      <w:r>
        <w:rPr>
          <w:highlight w:val="white"/>
        </w:rPr>
        <w:t xml:space="preserve">The </w:t>
      </w:r>
      <w:r w:rsidRPr="00FB3339">
        <w:rPr>
          <w:rStyle w:val="KeyWord0"/>
          <w:highlight w:val="white"/>
        </w:rPr>
        <w:t>SizeOfRegister</w:t>
      </w:r>
      <w:r>
        <w:rPr>
          <w:highlight w:val="white"/>
        </w:rPr>
        <w:t xml:space="preserve"> method uses the </w:t>
      </w:r>
      <w:r w:rsidRPr="00FC44ED">
        <w:rPr>
          <w:rStyle w:val="KeyWord0"/>
          <w:highlight w:val="white"/>
        </w:rPr>
        <w:t>m_registerSizeMap</w:t>
      </w:r>
      <w:r>
        <w:rPr>
          <w:highlight w:val="white"/>
        </w:rPr>
        <w:t xml:space="preserve"> map to look up and return the size of the register.</w:t>
      </w:r>
    </w:p>
    <w:p w14:paraId="31194B54" w14:textId="77777777" w:rsidR="00F273B3" w:rsidRPr="00F273B3" w:rsidRDefault="00F273B3" w:rsidP="00F273B3">
      <w:pPr>
        <w:pStyle w:val="Code"/>
        <w:rPr>
          <w:highlight w:val="white"/>
        </w:rPr>
      </w:pPr>
      <w:r w:rsidRPr="00F273B3">
        <w:rPr>
          <w:highlight w:val="white"/>
        </w:rPr>
        <w:t xml:space="preserve">    private static IDictionary&lt;Register,int&gt; m_registerSizeMap =</w:t>
      </w:r>
    </w:p>
    <w:p w14:paraId="326B998D" w14:textId="77777777" w:rsidR="00F273B3" w:rsidRPr="00F273B3" w:rsidRDefault="00F273B3" w:rsidP="00F273B3">
      <w:pPr>
        <w:pStyle w:val="Code"/>
        <w:rPr>
          <w:highlight w:val="white"/>
        </w:rPr>
      </w:pPr>
      <w:r w:rsidRPr="00F273B3">
        <w:rPr>
          <w:highlight w:val="white"/>
        </w:rPr>
        <w:t xml:space="preserve">      new Dictionary&lt;Register,int&gt;() {</w:t>
      </w:r>
    </w:p>
    <w:p w14:paraId="64EE8D5D" w14:textId="77777777" w:rsidR="00F273B3" w:rsidRPr="00F273B3" w:rsidRDefault="00F273B3" w:rsidP="00F273B3">
      <w:pPr>
        <w:pStyle w:val="Code"/>
        <w:rPr>
          <w:highlight w:val="white"/>
        </w:rPr>
      </w:pPr>
      <w:r w:rsidRPr="00F273B3">
        <w:rPr>
          <w:highlight w:val="white"/>
        </w:rPr>
        <w:t xml:space="preserve">       {Register.al, 1}, {Register.bl, 1}, {Register.cl, 1}, {Register.dl, 1},</w:t>
      </w:r>
    </w:p>
    <w:p w14:paraId="2EB20C24" w14:textId="77777777" w:rsidR="00F273B3" w:rsidRPr="00F273B3" w:rsidRDefault="00F273B3" w:rsidP="00F273B3">
      <w:pPr>
        <w:pStyle w:val="Code"/>
        <w:rPr>
          <w:highlight w:val="white"/>
        </w:rPr>
      </w:pPr>
      <w:r w:rsidRPr="00F273B3">
        <w:rPr>
          <w:highlight w:val="white"/>
        </w:rPr>
        <w:t xml:space="preserve">       {Register.ah, 1}, {Register.bh, 1}, {Register.ch, 1}, {Register.dh, 1},</w:t>
      </w:r>
    </w:p>
    <w:p w14:paraId="7F88955E" w14:textId="77777777" w:rsidR="00F273B3" w:rsidRPr="00F273B3" w:rsidRDefault="00F273B3" w:rsidP="00F273B3">
      <w:pPr>
        <w:pStyle w:val="Code"/>
        <w:rPr>
          <w:highlight w:val="white"/>
        </w:rPr>
      </w:pPr>
      <w:r w:rsidRPr="00F273B3">
        <w:rPr>
          <w:highlight w:val="white"/>
        </w:rPr>
        <w:t xml:space="preserve">       {Register.ax, 2}, {Register.bx, 2}, {Register.cx, 2}, {Register.dx, 2},</w:t>
      </w:r>
    </w:p>
    <w:p w14:paraId="35D7449D" w14:textId="0041FA11" w:rsidR="00F273B3" w:rsidRPr="00F273B3" w:rsidRDefault="00F273B3" w:rsidP="00F273B3">
      <w:pPr>
        <w:pStyle w:val="Code"/>
        <w:rPr>
          <w:highlight w:val="white"/>
        </w:rPr>
      </w:pPr>
      <w:r w:rsidRPr="00F273B3">
        <w:rPr>
          <w:highlight w:val="white"/>
        </w:rPr>
        <w:t xml:space="preserve">       {Register.eax,4}, {Register.ebx,4}, {Register.ecx,4}, {Register.edx,4},</w:t>
      </w:r>
    </w:p>
    <w:p w14:paraId="1E70127B" w14:textId="78372011" w:rsidR="00F273B3" w:rsidRPr="00F273B3" w:rsidRDefault="00F273B3" w:rsidP="00F273B3">
      <w:pPr>
        <w:pStyle w:val="Code"/>
        <w:rPr>
          <w:highlight w:val="white"/>
        </w:rPr>
      </w:pPr>
      <w:r w:rsidRPr="00F273B3">
        <w:rPr>
          <w:highlight w:val="white"/>
        </w:rPr>
        <w:t xml:space="preserve">       {Register.rax,8}, {Register.rbx,8}, {Register.rcx,8}, {Register.rdx,8},</w:t>
      </w:r>
    </w:p>
    <w:p w14:paraId="4C81AB2F" w14:textId="77777777" w:rsidR="00F273B3" w:rsidRPr="00F273B3" w:rsidRDefault="00F273B3" w:rsidP="00F273B3">
      <w:pPr>
        <w:pStyle w:val="Code"/>
        <w:rPr>
          <w:highlight w:val="white"/>
        </w:rPr>
      </w:pPr>
      <w:r w:rsidRPr="00F273B3">
        <w:rPr>
          <w:highlight w:val="white"/>
        </w:rPr>
        <w:t xml:space="preserve">       {Register.si, 2}, {Register.di, 2}, {Register.sp, 2}, {Register.bp, 2},</w:t>
      </w:r>
    </w:p>
    <w:p w14:paraId="25911440" w14:textId="3CF14BE4" w:rsidR="00F273B3" w:rsidRPr="00F273B3" w:rsidRDefault="00F273B3" w:rsidP="00F273B3">
      <w:pPr>
        <w:pStyle w:val="Code"/>
        <w:rPr>
          <w:highlight w:val="white"/>
        </w:rPr>
      </w:pPr>
      <w:r w:rsidRPr="00F273B3">
        <w:rPr>
          <w:highlight w:val="white"/>
        </w:rPr>
        <w:t xml:space="preserve">       {Register.esi,4}, {Register.edi,4}, {Register.esp,4}, {Register.ebp,4},</w:t>
      </w:r>
    </w:p>
    <w:p w14:paraId="49C29D7D" w14:textId="37136690" w:rsidR="00F273B3" w:rsidRPr="00F273B3" w:rsidRDefault="00F273B3" w:rsidP="00F273B3">
      <w:pPr>
        <w:pStyle w:val="Code"/>
        <w:rPr>
          <w:highlight w:val="white"/>
        </w:rPr>
      </w:pPr>
      <w:r w:rsidRPr="00F273B3">
        <w:rPr>
          <w:highlight w:val="white"/>
        </w:rPr>
        <w:t xml:space="preserve">       {Register.rsi,8}, {Register.rdi,8}, {Register.rsp,8}, {Register.rbp,</w:t>
      </w:r>
      <w:r w:rsidR="002563E3">
        <w:rPr>
          <w:highlight w:val="white"/>
        </w:rPr>
        <w:t xml:space="preserve"> </w:t>
      </w:r>
      <w:r w:rsidRPr="00F273B3">
        <w:rPr>
          <w:highlight w:val="white"/>
        </w:rPr>
        <w:t>8}</w:t>
      </w:r>
    </w:p>
    <w:p w14:paraId="4A208DC4" w14:textId="77777777" w:rsidR="00F273B3" w:rsidRPr="00F273B3" w:rsidRDefault="00F273B3" w:rsidP="00F273B3">
      <w:pPr>
        <w:pStyle w:val="Code"/>
        <w:rPr>
          <w:highlight w:val="white"/>
        </w:rPr>
      </w:pPr>
      <w:r w:rsidRPr="00F273B3">
        <w:rPr>
          <w:highlight w:val="white"/>
        </w:rPr>
        <w:t xml:space="preserve">      };</w:t>
      </w:r>
    </w:p>
    <w:p w14:paraId="5DEB6B5F" w14:textId="77777777" w:rsidR="00F273B3" w:rsidRPr="00F273B3" w:rsidRDefault="00F273B3" w:rsidP="00F273B3">
      <w:pPr>
        <w:pStyle w:val="Code"/>
        <w:rPr>
          <w:highlight w:val="white"/>
        </w:rPr>
      </w:pPr>
    </w:p>
    <w:p w14:paraId="2B830D2E" w14:textId="77777777" w:rsidR="00F273B3" w:rsidRPr="00F273B3" w:rsidRDefault="00F273B3" w:rsidP="00F273B3">
      <w:pPr>
        <w:pStyle w:val="Code"/>
        <w:rPr>
          <w:highlight w:val="white"/>
        </w:rPr>
      </w:pPr>
      <w:r w:rsidRPr="00F273B3">
        <w:rPr>
          <w:highlight w:val="white"/>
        </w:rPr>
        <w:t xml:space="preserve">    public static int SizeOfRegister(Register register) {</w:t>
      </w:r>
    </w:p>
    <w:p w14:paraId="5D9D663D" w14:textId="77777777" w:rsidR="00F273B3" w:rsidRPr="00F273B3" w:rsidRDefault="00F273B3" w:rsidP="00F273B3">
      <w:pPr>
        <w:pStyle w:val="Code"/>
        <w:rPr>
          <w:highlight w:val="white"/>
        </w:rPr>
      </w:pPr>
      <w:r w:rsidRPr="00F273B3">
        <w:rPr>
          <w:highlight w:val="white"/>
        </w:rPr>
        <w:t xml:space="preserve">      return m_registerSizeMap[register];</w:t>
      </w:r>
    </w:p>
    <w:p w14:paraId="7A682BC4" w14:textId="77777777" w:rsidR="00F273B3" w:rsidRPr="00F273B3" w:rsidRDefault="00F273B3" w:rsidP="00F273B3">
      <w:pPr>
        <w:pStyle w:val="Code"/>
        <w:rPr>
          <w:highlight w:val="white"/>
        </w:rPr>
      </w:pPr>
      <w:r w:rsidRPr="00F273B3">
        <w:rPr>
          <w:highlight w:val="white"/>
        </w:rPr>
        <w:t xml:space="preserve">    }</w:t>
      </w:r>
    </w:p>
    <w:p w14:paraId="578CF480" w14:textId="7F01AC54" w:rsidR="00DF0E0B" w:rsidRPr="00DB788F" w:rsidRDefault="00DF0E0B" w:rsidP="0042441A">
      <w:pPr>
        <w:rPr>
          <w:highlight w:val="white"/>
        </w:rPr>
      </w:pPr>
      <w:r>
        <w:rPr>
          <w:highlight w:val="white"/>
        </w:rPr>
        <w:t xml:space="preserve">The </w:t>
      </w:r>
      <w:r w:rsidRPr="0054127F">
        <w:rPr>
          <w:rStyle w:val="KeyWord0"/>
          <w:highlight w:val="white"/>
        </w:rPr>
        <w:t>RegisterToSize</w:t>
      </w:r>
      <w:r>
        <w:rPr>
          <w:highlight w:val="white"/>
        </w:rPr>
        <w:t xml:space="preserve"> method converts a register to the given size.</w:t>
      </w:r>
      <w:r w:rsidR="0042441A">
        <w:rPr>
          <w:highlight w:val="white"/>
        </w:rPr>
        <w:t xml:space="preserve"> The </w:t>
      </w:r>
      <w:r w:rsidR="0042441A" w:rsidRPr="0042441A">
        <w:rPr>
          <w:rStyle w:val="KeyWord0"/>
          <w:highlight w:val="white"/>
        </w:rPr>
        <w:t>m_registerListSet</w:t>
      </w:r>
      <w:r w:rsidR="003D7574">
        <w:rPr>
          <w:highlight w:val="white"/>
        </w:rPr>
        <w:t xml:space="preserve"> set holds lists of registers of increasing sizes. Note that there are lists rather than </w:t>
      </w:r>
      <w:proofErr w:type="gramStart"/>
      <w:r w:rsidR="003D7574">
        <w:rPr>
          <w:highlight w:val="white"/>
        </w:rPr>
        <w:t>sets</w:t>
      </w:r>
      <w:r w:rsidR="00C26D8B">
        <w:rPr>
          <w:highlight w:val="white"/>
        </w:rPr>
        <w:t>,</w:t>
      </w:r>
      <w:r w:rsidR="003D7574">
        <w:rPr>
          <w:highlight w:val="white"/>
        </w:rPr>
        <w:t xml:space="preserve"> because</w:t>
      </w:r>
      <w:proofErr w:type="gramEnd"/>
      <w:r w:rsidR="003D7574">
        <w:rPr>
          <w:highlight w:val="white"/>
        </w:rPr>
        <w:t xml:space="preserve"> </w:t>
      </w:r>
      <w:r w:rsidR="00AA4FA6">
        <w:rPr>
          <w:highlight w:val="white"/>
        </w:rPr>
        <w:t>the order of the registers is important.</w:t>
      </w:r>
    </w:p>
    <w:p w14:paraId="02D6AC1E" w14:textId="77777777" w:rsidR="00DF0E0B" w:rsidRPr="00DF0E0B" w:rsidRDefault="00DF0E0B" w:rsidP="00DF0E0B">
      <w:pPr>
        <w:pStyle w:val="Code"/>
        <w:rPr>
          <w:highlight w:val="white"/>
        </w:rPr>
      </w:pPr>
      <w:r w:rsidRPr="00DF0E0B">
        <w:rPr>
          <w:highlight w:val="white"/>
        </w:rPr>
        <w:t xml:space="preserve">    private static ISet&lt;IList&lt;Register&gt;&gt; m_registerListSet =</w:t>
      </w:r>
    </w:p>
    <w:p w14:paraId="0095B4F9" w14:textId="77777777" w:rsidR="00DF0E0B" w:rsidRPr="00DF0E0B" w:rsidRDefault="00DF0E0B" w:rsidP="00DF0E0B">
      <w:pPr>
        <w:pStyle w:val="Code"/>
        <w:rPr>
          <w:highlight w:val="white"/>
        </w:rPr>
      </w:pPr>
      <w:r w:rsidRPr="00DF0E0B">
        <w:rPr>
          <w:highlight w:val="white"/>
        </w:rPr>
        <w:t xml:space="preserve">      new HashSet&lt;IList&lt;Register&gt;&gt;() {</w:t>
      </w:r>
    </w:p>
    <w:p w14:paraId="0A4C5F2C" w14:textId="77777777" w:rsidR="00DF0E0B" w:rsidRPr="00DF0E0B" w:rsidRDefault="00DF0E0B" w:rsidP="00DF0E0B">
      <w:pPr>
        <w:pStyle w:val="Code"/>
        <w:rPr>
          <w:highlight w:val="white"/>
        </w:rPr>
      </w:pPr>
      <w:r w:rsidRPr="00DF0E0B">
        <w:rPr>
          <w:highlight w:val="white"/>
        </w:rPr>
        <w:t xml:space="preserve">        new Register[] {Register.al, Register.ax, Register.eax, Register.rax},</w:t>
      </w:r>
    </w:p>
    <w:p w14:paraId="2EEBD3A0" w14:textId="77777777" w:rsidR="00DF0E0B" w:rsidRPr="00DF0E0B" w:rsidRDefault="00DF0E0B" w:rsidP="00DF0E0B">
      <w:pPr>
        <w:pStyle w:val="Code"/>
        <w:rPr>
          <w:highlight w:val="white"/>
        </w:rPr>
      </w:pPr>
      <w:r w:rsidRPr="00DF0E0B">
        <w:rPr>
          <w:highlight w:val="white"/>
        </w:rPr>
        <w:t xml:space="preserve">        new Register[] {Register.bl, Register.bx, Register.ebx, Register.rbx},</w:t>
      </w:r>
    </w:p>
    <w:p w14:paraId="28227421" w14:textId="77777777" w:rsidR="00DF0E0B" w:rsidRPr="00DF0E0B" w:rsidRDefault="00DF0E0B" w:rsidP="00DF0E0B">
      <w:pPr>
        <w:pStyle w:val="Code"/>
        <w:rPr>
          <w:highlight w:val="white"/>
        </w:rPr>
      </w:pPr>
      <w:r w:rsidRPr="00DF0E0B">
        <w:rPr>
          <w:highlight w:val="white"/>
        </w:rPr>
        <w:t xml:space="preserve">        new Register[] {Register.cl, Register.cx, Register.ecx, Register.rcx},</w:t>
      </w:r>
    </w:p>
    <w:p w14:paraId="4CCDDB39" w14:textId="77777777" w:rsidR="00DF0E0B" w:rsidRPr="00DF0E0B" w:rsidRDefault="00DF0E0B" w:rsidP="00DF0E0B">
      <w:pPr>
        <w:pStyle w:val="Code"/>
        <w:rPr>
          <w:highlight w:val="white"/>
        </w:rPr>
      </w:pPr>
      <w:r w:rsidRPr="00DF0E0B">
        <w:rPr>
          <w:highlight w:val="white"/>
        </w:rPr>
        <w:t xml:space="preserve">        new Register[] {Register.dl, Register.dx, Register.edx, Register.rdx},</w:t>
      </w:r>
    </w:p>
    <w:p w14:paraId="092027D5" w14:textId="77777777" w:rsidR="00DF0E0B" w:rsidRDefault="00DF0E0B" w:rsidP="00DF0E0B">
      <w:pPr>
        <w:pStyle w:val="Code"/>
        <w:rPr>
          <w:highlight w:val="white"/>
        </w:rPr>
      </w:pPr>
      <w:r w:rsidRPr="00DF0E0B">
        <w:rPr>
          <w:highlight w:val="white"/>
        </w:rPr>
        <w:t xml:space="preserve">        new Register[] {default(Register), Register.si,</w:t>
      </w:r>
    </w:p>
    <w:p w14:paraId="105FED41" w14:textId="7A3C3822" w:rsidR="00DF0E0B" w:rsidRPr="00DF0E0B" w:rsidRDefault="00DF0E0B" w:rsidP="00DF0E0B">
      <w:pPr>
        <w:pStyle w:val="Code"/>
        <w:rPr>
          <w:highlight w:val="white"/>
        </w:rPr>
      </w:pPr>
      <w:r>
        <w:rPr>
          <w:highlight w:val="white"/>
        </w:rPr>
        <w:t xml:space="preserve">                       </w:t>
      </w:r>
      <w:r w:rsidRPr="00DF0E0B">
        <w:rPr>
          <w:highlight w:val="white"/>
        </w:rPr>
        <w:t xml:space="preserve"> Register.esi, Register.rsi},</w:t>
      </w:r>
    </w:p>
    <w:p w14:paraId="535E31F1" w14:textId="77777777" w:rsidR="00DF0E0B" w:rsidRDefault="00DF0E0B" w:rsidP="00DF0E0B">
      <w:pPr>
        <w:pStyle w:val="Code"/>
        <w:rPr>
          <w:highlight w:val="white"/>
        </w:rPr>
      </w:pPr>
      <w:r w:rsidRPr="00DF0E0B">
        <w:rPr>
          <w:highlight w:val="white"/>
        </w:rPr>
        <w:t xml:space="preserve">        new Register[] {default(Register), Register.di,</w:t>
      </w:r>
    </w:p>
    <w:p w14:paraId="4B1D9E65" w14:textId="67606B39" w:rsidR="00DF0E0B" w:rsidRPr="00DF0E0B" w:rsidRDefault="00DF0E0B" w:rsidP="00DF0E0B">
      <w:pPr>
        <w:pStyle w:val="Code"/>
        <w:rPr>
          <w:highlight w:val="white"/>
        </w:rPr>
      </w:pPr>
      <w:r>
        <w:rPr>
          <w:highlight w:val="white"/>
        </w:rPr>
        <w:t xml:space="preserve">                       </w:t>
      </w:r>
      <w:r w:rsidRPr="00DF0E0B">
        <w:rPr>
          <w:highlight w:val="white"/>
        </w:rPr>
        <w:t xml:space="preserve"> Register.edi, Register.rdi},</w:t>
      </w:r>
    </w:p>
    <w:p w14:paraId="51B0B2A5" w14:textId="77777777" w:rsidR="00DF0E0B" w:rsidRDefault="00DF0E0B" w:rsidP="00DF0E0B">
      <w:pPr>
        <w:pStyle w:val="Code"/>
        <w:rPr>
          <w:highlight w:val="white"/>
        </w:rPr>
      </w:pPr>
      <w:r w:rsidRPr="00DF0E0B">
        <w:rPr>
          <w:highlight w:val="white"/>
        </w:rPr>
        <w:t xml:space="preserve">        new Register[] {default(Register), Register.bp,</w:t>
      </w:r>
    </w:p>
    <w:p w14:paraId="4A5262FB" w14:textId="6CFED91C" w:rsidR="00DF0E0B" w:rsidRPr="00DF0E0B" w:rsidRDefault="00DF0E0B" w:rsidP="00DF0E0B">
      <w:pPr>
        <w:pStyle w:val="Code"/>
        <w:rPr>
          <w:highlight w:val="white"/>
        </w:rPr>
      </w:pPr>
      <w:r>
        <w:rPr>
          <w:highlight w:val="white"/>
        </w:rPr>
        <w:t xml:space="preserve">                       </w:t>
      </w:r>
      <w:r w:rsidRPr="00DF0E0B">
        <w:rPr>
          <w:highlight w:val="white"/>
        </w:rPr>
        <w:t xml:space="preserve"> Register.ebp, Register.rbp},</w:t>
      </w:r>
    </w:p>
    <w:p w14:paraId="1FA6591A" w14:textId="77777777" w:rsidR="00DF0E0B" w:rsidRDefault="00DF0E0B" w:rsidP="00DF0E0B">
      <w:pPr>
        <w:pStyle w:val="Code"/>
        <w:rPr>
          <w:highlight w:val="white"/>
        </w:rPr>
      </w:pPr>
      <w:r w:rsidRPr="00DF0E0B">
        <w:rPr>
          <w:highlight w:val="white"/>
        </w:rPr>
        <w:t xml:space="preserve">        new Register[] {default(Register), Register.sp,</w:t>
      </w:r>
    </w:p>
    <w:p w14:paraId="55AC0C4D" w14:textId="767B7976" w:rsidR="00DF0E0B" w:rsidRPr="00DF0E0B" w:rsidRDefault="00DF0E0B" w:rsidP="00DF0E0B">
      <w:pPr>
        <w:pStyle w:val="Code"/>
        <w:rPr>
          <w:highlight w:val="white"/>
        </w:rPr>
      </w:pPr>
      <w:r>
        <w:rPr>
          <w:highlight w:val="white"/>
        </w:rPr>
        <w:t xml:space="preserve">                       </w:t>
      </w:r>
      <w:r w:rsidRPr="00DF0E0B">
        <w:rPr>
          <w:highlight w:val="white"/>
        </w:rPr>
        <w:t xml:space="preserve"> Register.esp, Register.rsp}</w:t>
      </w:r>
    </w:p>
    <w:p w14:paraId="4460CD00" w14:textId="77777777" w:rsidR="00DF0E0B" w:rsidRPr="00DF0E0B" w:rsidRDefault="00DF0E0B" w:rsidP="00DF0E0B">
      <w:pPr>
        <w:pStyle w:val="Code"/>
        <w:rPr>
          <w:highlight w:val="white"/>
        </w:rPr>
      </w:pPr>
      <w:r w:rsidRPr="00DF0E0B">
        <w:rPr>
          <w:highlight w:val="white"/>
        </w:rPr>
        <w:t xml:space="preserve">      };</w:t>
      </w:r>
    </w:p>
    <w:p w14:paraId="50A54979" w14:textId="1366FA46" w:rsidR="00DF0E0B" w:rsidRPr="00DF0E0B" w:rsidRDefault="00AA4FA6" w:rsidP="00AA4FA6">
      <w:pPr>
        <w:rPr>
          <w:highlight w:val="white"/>
        </w:rPr>
      </w:pPr>
      <w:r>
        <w:rPr>
          <w:highlight w:val="white"/>
        </w:rPr>
        <w:t xml:space="preserve">The </w:t>
      </w:r>
      <w:r w:rsidRPr="00AA4FA6">
        <w:rPr>
          <w:rStyle w:val="KeyWord0"/>
          <w:highlight w:val="white"/>
        </w:rPr>
        <w:t>m_sizeToIndexMap</w:t>
      </w:r>
      <w:r>
        <w:rPr>
          <w:highlight w:val="white"/>
        </w:rPr>
        <w:t xml:space="preserve"> </w:t>
      </w:r>
      <w:r w:rsidR="00F26FD1">
        <w:rPr>
          <w:highlight w:val="white"/>
        </w:rPr>
        <w:t xml:space="preserve">map maps the size of the registers to the index in the register lists of the </w:t>
      </w:r>
      <w:r w:rsidR="00F26FD1" w:rsidRPr="0042441A">
        <w:rPr>
          <w:rStyle w:val="KeyWord0"/>
          <w:highlight w:val="white"/>
        </w:rPr>
        <w:t>m_registerListSet</w:t>
      </w:r>
      <w:r w:rsidR="00F26FD1">
        <w:rPr>
          <w:highlight w:val="white"/>
        </w:rPr>
        <w:t xml:space="preserve"> set above.</w:t>
      </w:r>
    </w:p>
    <w:p w14:paraId="700083F1" w14:textId="77777777" w:rsidR="00DF0E0B" w:rsidRPr="00DF0E0B" w:rsidRDefault="00DF0E0B" w:rsidP="00DF0E0B">
      <w:pPr>
        <w:pStyle w:val="Code"/>
        <w:rPr>
          <w:highlight w:val="white"/>
        </w:rPr>
      </w:pPr>
      <w:r w:rsidRPr="00DF0E0B">
        <w:rPr>
          <w:highlight w:val="white"/>
        </w:rPr>
        <w:lastRenderedPageBreak/>
        <w:t xml:space="preserve">    private static IDictionary&lt;int,int&gt; m_sizeToIndexMap =</w:t>
      </w:r>
    </w:p>
    <w:p w14:paraId="5ED29E59" w14:textId="77777777" w:rsidR="00DF0E0B" w:rsidRPr="00DF0E0B" w:rsidRDefault="00DF0E0B" w:rsidP="00DF0E0B">
      <w:pPr>
        <w:pStyle w:val="Code"/>
        <w:rPr>
          <w:highlight w:val="white"/>
        </w:rPr>
      </w:pPr>
      <w:r w:rsidRPr="00DF0E0B">
        <w:rPr>
          <w:highlight w:val="white"/>
        </w:rPr>
        <w:t xml:space="preserve">      new Dictionary&lt;int, int&gt;() {{1, 0}, {2, 1}, {4, 2}, {8, 3}};</w:t>
      </w:r>
    </w:p>
    <w:p w14:paraId="5111A874" w14:textId="5275CDCE" w:rsidR="00DF0E0B" w:rsidRPr="00DF0E0B" w:rsidRDefault="00D573CF" w:rsidP="002B21D0">
      <w:pPr>
        <w:rPr>
          <w:highlight w:val="white"/>
        </w:rPr>
      </w:pPr>
      <w:r>
        <w:rPr>
          <w:highlight w:val="white"/>
        </w:rPr>
        <w:t xml:space="preserve">The </w:t>
      </w:r>
      <w:r w:rsidRPr="00D573CF">
        <w:rPr>
          <w:rStyle w:val="KeyWord0"/>
          <w:highlight w:val="white"/>
        </w:rPr>
        <w:t>RegisterToSize</w:t>
      </w:r>
      <w:r>
        <w:rPr>
          <w:highlight w:val="white"/>
        </w:rPr>
        <w:t xml:space="preserve"> method returns the register with the given size. </w:t>
      </w:r>
      <w:r w:rsidR="002B21D0">
        <w:rPr>
          <w:highlight w:val="white"/>
        </w:rPr>
        <w:t>If the register already hold</w:t>
      </w:r>
      <w:r w:rsidR="0042441A">
        <w:rPr>
          <w:highlight w:val="white"/>
        </w:rPr>
        <w:t>s</w:t>
      </w:r>
      <w:r w:rsidR="002B21D0">
        <w:rPr>
          <w:highlight w:val="white"/>
        </w:rPr>
        <w:t xml:space="preserve"> the given size, we just return the register.</w:t>
      </w:r>
    </w:p>
    <w:p w14:paraId="2D78481A" w14:textId="77777777" w:rsidR="00DF0E0B" w:rsidRPr="00DF0E0B" w:rsidRDefault="00DF0E0B" w:rsidP="00DF0E0B">
      <w:pPr>
        <w:pStyle w:val="Code"/>
        <w:rPr>
          <w:highlight w:val="white"/>
        </w:rPr>
      </w:pPr>
      <w:r w:rsidRPr="00DF0E0B">
        <w:rPr>
          <w:highlight w:val="white"/>
        </w:rPr>
        <w:t xml:space="preserve">    public static Register RegisterToSize(Register register, int size) {</w:t>
      </w:r>
    </w:p>
    <w:p w14:paraId="7A72DEBD" w14:textId="77777777" w:rsidR="00DF0E0B" w:rsidRPr="00DF0E0B" w:rsidRDefault="00DF0E0B" w:rsidP="00DF0E0B">
      <w:pPr>
        <w:pStyle w:val="Code"/>
        <w:rPr>
          <w:highlight w:val="white"/>
        </w:rPr>
      </w:pPr>
      <w:r w:rsidRPr="00DF0E0B">
        <w:rPr>
          <w:highlight w:val="white"/>
        </w:rPr>
        <w:t xml:space="preserve">      if (m_registerSizeMap[register] == size) {</w:t>
      </w:r>
    </w:p>
    <w:p w14:paraId="23D7FBF0" w14:textId="77777777" w:rsidR="00DF0E0B" w:rsidRPr="00DF0E0B" w:rsidRDefault="00DF0E0B" w:rsidP="00DF0E0B">
      <w:pPr>
        <w:pStyle w:val="Code"/>
        <w:rPr>
          <w:highlight w:val="white"/>
        </w:rPr>
      </w:pPr>
      <w:r w:rsidRPr="00DF0E0B">
        <w:rPr>
          <w:highlight w:val="white"/>
        </w:rPr>
        <w:t xml:space="preserve">        return register;</w:t>
      </w:r>
    </w:p>
    <w:p w14:paraId="2FE8E2A8" w14:textId="77777777" w:rsidR="00DF0E0B" w:rsidRPr="00DF0E0B" w:rsidRDefault="00DF0E0B" w:rsidP="00DF0E0B">
      <w:pPr>
        <w:pStyle w:val="Code"/>
        <w:rPr>
          <w:highlight w:val="white"/>
        </w:rPr>
      </w:pPr>
      <w:r w:rsidRPr="00DF0E0B">
        <w:rPr>
          <w:highlight w:val="white"/>
        </w:rPr>
        <w:t xml:space="preserve">      }</w:t>
      </w:r>
    </w:p>
    <w:p w14:paraId="7E2586B7" w14:textId="61F8431A" w:rsidR="002B21D0" w:rsidRPr="00DF0E0B" w:rsidRDefault="002B21D0" w:rsidP="002B21D0">
      <w:pPr>
        <w:rPr>
          <w:highlight w:val="white"/>
        </w:rPr>
      </w:pPr>
      <w:r>
        <w:rPr>
          <w:highlight w:val="white"/>
        </w:rPr>
        <w:t xml:space="preserve">Otherwise, we iterate through the </w:t>
      </w:r>
      <w:r w:rsidRPr="002B21D0">
        <w:rPr>
          <w:rStyle w:val="KeyWord0"/>
          <w:highlight w:val="white"/>
        </w:rPr>
        <w:t>m_registerListSet</w:t>
      </w:r>
      <w:r>
        <w:rPr>
          <w:highlight w:val="white"/>
        </w:rPr>
        <w:t xml:space="preserve"> set, </w:t>
      </w:r>
      <w:r w:rsidR="0042441A">
        <w:rPr>
          <w:highlight w:val="white"/>
        </w:rPr>
        <w:t xml:space="preserve">and check </w:t>
      </w:r>
      <w:r w:rsidR="00F26FD1">
        <w:rPr>
          <w:highlight w:val="white"/>
        </w:rPr>
        <w:t xml:space="preserve">if </w:t>
      </w:r>
      <w:r w:rsidR="0042441A">
        <w:rPr>
          <w:highlight w:val="white"/>
        </w:rPr>
        <w:t xml:space="preserve">any of the register sets contains the register. If it </w:t>
      </w:r>
      <w:r w:rsidR="00F26FD1">
        <w:rPr>
          <w:highlight w:val="white"/>
        </w:rPr>
        <w:t>contains the register</w:t>
      </w:r>
      <w:r w:rsidR="00C12FE7">
        <w:rPr>
          <w:highlight w:val="white"/>
        </w:rPr>
        <w:t>,</w:t>
      </w:r>
      <w:r w:rsidR="00F26FD1">
        <w:rPr>
          <w:highlight w:val="white"/>
        </w:rPr>
        <w:t xml:space="preserve"> we </w:t>
      </w:r>
      <w:r w:rsidR="00303A7B">
        <w:rPr>
          <w:highlight w:val="white"/>
        </w:rPr>
        <w:t xml:space="preserve">return the register on the index in the list </w:t>
      </w:r>
      <w:r w:rsidR="00F26FD1">
        <w:rPr>
          <w:highlight w:val="white"/>
        </w:rPr>
        <w:t>corre</w:t>
      </w:r>
      <w:r w:rsidR="00303A7B">
        <w:rPr>
          <w:highlight w:val="white"/>
        </w:rPr>
        <w:t>s</w:t>
      </w:r>
      <w:r w:rsidR="00F26FD1">
        <w:rPr>
          <w:highlight w:val="white"/>
        </w:rPr>
        <w:t xml:space="preserve">ponding to the size </w:t>
      </w:r>
      <w:r w:rsidR="00303A7B">
        <w:rPr>
          <w:highlight w:val="white"/>
        </w:rPr>
        <w:t>of the register.</w:t>
      </w:r>
    </w:p>
    <w:p w14:paraId="4531983B" w14:textId="77777777" w:rsidR="00DF0E0B" w:rsidRPr="00DF0E0B" w:rsidRDefault="00DF0E0B" w:rsidP="00DF0E0B">
      <w:pPr>
        <w:pStyle w:val="Code"/>
        <w:rPr>
          <w:highlight w:val="white"/>
        </w:rPr>
      </w:pPr>
      <w:r w:rsidRPr="00DF0E0B">
        <w:rPr>
          <w:highlight w:val="white"/>
        </w:rPr>
        <w:t xml:space="preserve">      foreach (IList&lt;Register&gt; registerList in m_registerListSet) {</w:t>
      </w:r>
    </w:p>
    <w:p w14:paraId="1AA9E441" w14:textId="77777777" w:rsidR="00DF0E0B" w:rsidRPr="00DF0E0B" w:rsidRDefault="00DF0E0B" w:rsidP="00DF0E0B">
      <w:pPr>
        <w:pStyle w:val="Code"/>
        <w:rPr>
          <w:highlight w:val="white"/>
        </w:rPr>
      </w:pPr>
      <w:r w:rsidRPr="00DF0E0B">
        <w:rPr>
          <w:highlight w:val="white"/>
        </w:rPr>
        <w:t xml:space="preserve">        if (registerList.Contains(register)) {</w:t>
      </w:r>
    </w:p>
    <w:p w14:paraId="02A65CC5" w14:textId="77777777" w:rsidR="00DF0E0B" w:rsidRPr="00DF0E0B" w:rsidRDefault="00DF0E0B" w:rsidP="00DF0E0B">
      <w:pPr>
        <w:pStyle w:val="Code"/>
        <w:rPr>
          <w:highlight w:val="white"/>
        </w:rPr>
      </w:pPr>
      <w:r w:rsidRPr="00DF0E0B">
        <w:rPr>
          <w:highlight w:val="white"/>
        </w:rPr>
        <w:t xml:space="preserve">          int index = m_sizeToIndexMap[size];</w:t>
      </w:r>
    </w:p>
    <w:p w14:paraId="4341AC29" w14:textId="77777777" w:rsidR="00DF0E0B" w:rsidRPr="00DF0E0B" w:rsidRDefault="00DF0E0B" w:rsidP="00DF0E0B">
      <w:pPr>
        <w:pStyle w:val="Code"/>
        <w:rPr>
          <w:highlight w:val="white"/>
        </w:rPr>
      </w:pPr>
      <w:r w:rsidRPr="00DF0E0B">
        <w:rPr>
          <w:highlight w:val="white"/>
        </w:rPr>
        <w:t xml:space="preserve">          Assert.ErrorXXX((index &gt;= 0) &amp;&amp; (index &lt; registerList.Count));</w:t>
      </w:r>
    </w:p>
    <w:p w14:paraId="49767C62" w14:textId="77777777" w:rsidR="00DF0E0B" w:rsidRPr="00DF0E0B" w:rsidRDefault="00DF0E0B" w:rsidP="00DF0E0B">
      <w:pPr>
        <w:pStyle w:val="Code"/>
        <w:rPr>
          <w:highlight w:val="white"/>
        </w:rPr>
      </w:pPr>
      <w:r w:rsidRPr="00DF0E0B">
        <w:rPr>
          <w:highlight w:val="white"/>
        </w:rPr>
        <w:t xml:space="preserve">          return registerList[index];</w:t>
      </w:r>
    </w:p>
    <w:p w14:paraId="618EA420" w14:textId="77777777" w:rsidR="00DF0E0B" w:rsidRPr="00DF0E0B" w:rsidRDefault="00DF0E0B" w:rsidP="00DF0E0B">
      <w:pPr>
        <w:pStyle w:val="Code"/>
        <w:rPr>
          <w:highlight w:val="white"/>
        </w:rPr>
      </w:pPr>
      <w:r w:rsidRPr="00DF0E0B">
        <w:rPr>
          <w:highlight w:val="white"/>
        </w:rPr>
        <w:t xml:space="preserve">        }</w:t>
      </w:r>
    </w:p>
    <w:p w14:paraId="383B4860" w14:textId="77777777" w:rsidR="00DF0E0B" w:rsidRPr="00DF0E0B" w:rsidRDefault="00DF0E0B" w:rsidP="00DF0E0B">
      <w:pPr>
        <w:pStyle w:val="Code"/>
        <w:rPr>
          <w:highlight w:val="white"/>
        </w:rPr>
      </w:pPr>
      <w:r w:rsidRPr="00DF0E0B">
        <w:rPr>
          <w:highlight w:val="white"/>
        </w:rPr>
        <w:t xml:space="preserve">      }</w:t>
      </w:r>
    </w:p>
    <w:p w14:paraId="5554622A" w14:textId="77777777" w:rsidR="00DF0E0B" w:rsidRPr="00DF0E0B" w:rsidRDefault="00DF0E0B" w:rsidP="00DF0E0B">
      <w:pPr>
        <w:pStyle w:val="Code"/>
        <w:rPr>
          <w:highlight w:val="white"/>
        </w:rPr>
      </w:pPr>
    </w:p>
    <w:p w14:paraId="2146D68D" w14:textId="77777777" w:rsidR="00DF0E0B" w:rsidRPr="00DF0E0B" w:rsidRDefault="00DF0E0B" w:rsidP="00DF0E0B">
      <w:pPr>
        <w:pStyle w:val="Code"/>
        <w:rPr>
          <w:highlight w:val="white"/>
        </w:rPr>
      </w:pPr>
      <w:r w:rsidRPr="00DF0E0B">
        <w:rPr>
          <w:highlight w:val="white"/>
        </w:rPr>
        <w:t xml:space="preserve">      Assert.ErrorXXX(false);</w:t>
      </w:r>
    </w:p>
    <w:p w14:paraId="35A1AB47" w14:textId="77777777" w:rsidR="00DF0E0B" w:rsidRPr="00DF0E0B" w:rsidRDefault="00DF0E0B" w:rsidP="00DF0E0B">
      <w:pPr>
        <w:pStyle w:val="Code"/>
        <w:rPr>
          <w:highlight w:val="white"/>
        </w:rPr>
      </w:pPr>
      <w:r w:rsidRPr="00DF0E0B">
        <w:rPr>
          <w:highlight w:val="white"/>
        </w:rPr>
        <w:t xml:space="preserve">      return default(Register);</w:t>
      </w:r>
    </w:p>
    <w:p w14:paraId="16348448" w14:textId="77777777" w:rsidR="00DF0E0B" w:rsidRPr="00DF0E0B" w:rsidRDefault="00DF0E0B" w:rsidP="00DF0E0B">
      <w:pPr>
        <w:pStyle w:val="Code"/>
        <w:rPr>
          <w:highlight w:val="white"/>
        </w:rPr>
      </w:pPr>
      <w:r w:rsidRPr="00DF0E0B">
        <w:rPr>
          <w:highlight w:val="white"/>
        </w:rPr>
        <w:t xml:space="preserve">    }</w:t>
      </w:r>
    </w:p>
    <w:p w14:paraId="036C7658" w14:textId="544BB547" w:rsidR="002B63B5" w:rsidRPr="00DB788F" w:rsidRDefault="0094375E" w:rsidP="0097122C">
      <w:pPr>
        <w:rPr>
          <w:highlight w:val="white"/>
        </w:rPr>
      </w:pPr>
      <w:r>
        <w:rPr>
          <w:highlight w:val="white"/>
        </w:rPr>
        <w:t>T</w:t>
      </w:r>
      <w:r w:rsidR="0097122C">
        <w:rPr>
          <w:highlight w:val="white"/>
        </w:rPr>
        <w:t xml:space="preserve">he </w:t>
      </w:r>
      <w:r w:rsidR="0097122C" w:rsidRPr="0097122C">
        <w:rPr>
          <w:rStyle w:val="KeyWord0"/>
          <w:highlight w:val="white"/>
        </w:rPr>
        <w:t>SizeOfOperator</w:t>
      </w:r>
      <w:r w:rsidR="0097122C">
        <w:rPr>
          <w:highlight w:val="white"/>
        </w:rPr>
        <w:t xml:space="preserve"> method returns the size of the operator.</w:t>
      </w:r>
      <w:r>
        <w:rPr>
          <w:highlight w:val="white"/>
        </w:rPr>
        <w:t xml:space="preserve"> We </w:t>
      </w:r>
      <w:r w:rsidR="00902D36">
        <w:rPr>
          <w:highlight w:val="white"/>
        </w:rPr>
        <w:t>obtain</w:t>
      </w:r>
      <w:r>
        <w:rPr>
          <w:highlight w:val="white"/>
        </w:rPr>
        <w:t xml:space="preserve"> the name of the operator</w:t>
      </w:r>
      <w:r w:rsidR="00902D36">
        <w:rPr>
          <w:highlight w:val="white"/>
        </w:rPr>
        <w:t xml:space="preserve"> by calling the </w:t>
      </w:r>
      <w:r w:rsidR="00902D36" w:rsidRPr="00902D36">
        <w:rPr>
          <w:rStyle w:val="KeyWord0"/>
          <w:highlight w:val="white"/>
        </w:rPr>
        <w:t>GetName</w:t>
      </w:r>
      <w:r w:rsidR="00902D36">
        <w:rPr>
          <w:highlight w:val="white"/>
        </w:rPr>
        <w:t xml:space="preserve"> method in the </w:t>
      </w:r>
      <w:r w:rsidR="00902D36" w:rsidRPr="00902D36">
        <w:rPr>
          <w:rStyle w:val="KeyWord0"/>
          <w:highlight w:val="white"/>
        </w:rPr>
        <w:t>Enum</w:t>
      </w:r>
      <w:r w:rsidR="00902D36">
        <w:rPr>
          <w:highlight w:val="white"/>
        </w:rPr>
        <w:t xml:space="preserve"> class, </w:t>
      </w:r>
      <w:r>
        <w:rPr>
          <w:highlight w:val="white"/>
        </w:rPr>
        <w:t xml:space="preserve">and test whether is holds </w:t>
      </w:r>
      <w:r w:rsidR="00902D36">
        <w:rPr>
          <w:highlight w:val="white"/>
        </w:rPr>
        <w:t>the suffix “byte”, “word”, “</w:t>
      </w:r>
      <w:proofErr w:type="spellStart"/>
      <w:r w:rsidR="00902D36">
        <w:rPr>
          <w:highlight w:val="white"/>
        </w:rPr>
        <w:t>dword</w:t>
      </w:r>
      <w:proofErr w:type="spellEnd"/>
      <w:r w:rsidR="00902D36">
        <w:rPr>
          <w:highlight w:val="white"/>
        </w:rPr>
        <w:t>”, or “qword”.</w:t>
      </w:r>
      <w:r w:rsidR="00102EEF">
        <w:rPr>
          <w:highlight w:val="white"/>
        </w:rPr>
        <w:t xml:space="preserve">, in which cases the operator size is one, two, four, or </w:t>
      </w:r>
      <w:r w:rsidR="00E41CC8">
        <w:rPr>
          <w:highlight w:val="white"/>
        </w:rPr>
        <w:t>e</w:t>
      </w:r>
      <w:r w:rsidR="00102EEF">
        <w:rPr>
          <w:highlight w:val="white"/>
        </w:rPr>
        <w:t>ight bytes.</w:t>
      </w:r>
    </w:p>
    <w:p w14:paraId="4E7160F3" w14:textId="77777777" w:rsidR="00E41CC8" w:rsidRPr="00E41CC8" w:rsidRDefault="00E41CC8" w:rsidP="00E41CC8">
      <w:pPr>
        <w:pStyle w:val="Code"/>
        <w:rPr>
          <w:highlight w:val="white"/>
        </w:rPr>
      </w:pPr>
      <w:r w:rsidRPr="00E41CC8">
        <w:rPr>
          <w:highlight w:val="white"/>
        </w:rPr>
        <w:t xml:space="preserve">    public static int SizeOfOperator(AssemblyOperator objectOp) {</w:t>
      </w:r>
    </w:p>
    <w:p w14:paraId="6EA12C48" w14:textId="77777777" w:rsidR="00E41CC8" w:rsidRPr="00E41CC8" w:rsidRDefault="00E41CC8" w:rsidP="00E41CC8">
      <w:pPr>
        <w:pStyle w:val="Code"/>
        <w:rPr>
          <w:highlight w:val="white"/>
        </w:rPr>
      </w:pPr>
      <w:r w:rsidRPr="00E41CC8">
        <w:rPr>
          <w:highlight w:val="white"/>
        </w:rPr>
        <w:t xml:space="preserve">      string name = Enum.GetName(typeof(AssemblyOperator), objectOp);</w:t>
      </w:r>
    </w:p>
    <w:p w14:paraId="382CB679" w14:textId="77777777" w:rsidR="00E41CC8" w:rsidRPr="00E41CC8" w:rsidRDefault="00E41CC8" w:rsidP="00E41CC8">
      <w:pPr>
        <w:pStyle w:val="Code"/>
        <w:rPr>
          <w:highlight w:val="white"/>
        </w:rPr>
      </w:pPr>
      <w:r w:rsidRPr="00E41CC8">
        <w:rPr>
          <w:highlight w:val="white"/>
        </w:rPr>
        <w:t xml:space="preserve">      string suffix = name.Substring(name.IndexOf("_") + 1);</w:t>
      </w:r>
    </w:p>
    <w:p w14:paraId="26612496" w14:textId="77777777" w:rsidR="00E41CC8" w:rsidRPr="00E41CC8" w:rsidRDefault="00E41CC8" w:rsidP="00E41CC8">
      <w:pPr>
        <w:pStyle w:val="Code"/>
        <w:rPr>
          <w:highlight w:val="white"/>
        </w:rPr>
      </w:pPr>
    </w:p>
    <w:p w14:paraId="77C56628" w14:textId="77777777" w:rsidR="00E41CC8" w:rsidRPr="00E41CC8" w:rsidRDefault="00E41CC8" w:rsidP="00E41CC8">
      <w:pPr>
        <w:pStyle w:val="Code"/>
        <w:rPr>
          <w:highlight w:val="white"/>
        </w:rPr>
      </w:pPr>
      <w:r w:rsidRPr="00E41CC8">
        <w:rPr>
          <w:highlight w:val="white"/>
        </w:rPr>
        <w:t xml:space="preserve">      switch (suffix) {</w:t>
      </w:r>
    </w:p>
    <w:p w14:paraId="6AECFA4D" w14:textId="77777777" w:rsidR="00E41CC8" w:rsidRPr="00E41CC8" w:rsidRDefault="00E41CC8" w:rsidP="00E41CC8">
      <w:pPr>
        <w:pStyle w:val="Code"/>
        <w:rPr>
          <w:highlight w:val="white"/>
        </w:rPr>
      </w:pPr>
      <w:r w:rsidRPr="00E41CC8">
        <w:rPr>
          <w:highlight w:val="white"/>
        </w:rPr>
        <w:t xml:space="preserve">        case "byte":</w:t>
      </w:r>
    </w:p>
    <w:p w14:paraId="204B39DC" w14:textId="77777777" w:rsidR="00E41CC8" w:rsidRPr="00E41CC8" w:rsidRDefault="00E41CC8" w:rsidP="00E41CC8">
      <w:pPr>
        <w:pStyle w:val="Code"/>
        <w:rPr>
          <w:highlight w:val="white"/>
        </w:rPr>
      </w:pPr>
      <w:r w:rsidRPr="00E41CC8">
        <w:rPr>
          <w:highlight w:val="white"/>
        </w:rPr>
        <w:t xml:space="preserve">          return 1;</w:t>
      </w:r>
    </w:p>
    <w:p w14:paraId="00F77754" w14:textId="77777777" w:rsidR="00E41CC8" w:rsidRPr="00E41CC8" w:rsidRDefault="00E41CC8" w:rsidP="00E41CC8">
      <w:pPr>
        <w:pStyle w:val="Code"/>
        <w:rPr>
          <w:highlight w:val="white"/>
        </w:rPr>
      </w:pPr>
    </w:p>
    <w:p w14:paraId="30A99327" w14:textId="77777777" w:rsidR="00E41CC8" w:rsidRPr="00E41CC8" w:rsidRDefault="00E41CC8" w:rsidP="00E41CC8">
      <w:pPr>
        <w:pStyle w:val="Code"/>
        <w:rPr>
          <w:highlight w:val="white"/>
        </w:rPr>
      </w:pPr>
      <w:r w:rsidRPr="00E41CC8">
        <w:rPr>
          <w:highlight w:val="white"/>
        </w:rPr>
        <w:t xml:space="preserve">        case "word":</w:t>
      </w:r>
    </w:p>
    <w:p w14:paraId="747F1D80" w14:textId="77777777" w:rsidR="00E41CC8" w:rsidRPr="00E41CC8" w:rsidRDefault="00E41CC8" w:rsidP="00E41CC8">
      <w:pPr>
        <w:pStyle w:val="Code"/>
        <w:rPr>
          <w:highlight w:val="white"/>
        </w:rPr>
      </w:pPr>
      <w:r w:rsidRPr="00E41CC8">
        <w:rPr>
          <w:highlight w:val="white"/>
        </w:rPr>
        <w:t xml:space="preserve">          return 2;</w:t>
      </w:r>
    </w:p>
    <w:p w14:paraId="4B9BB724" w14:textId="77777777" w:rsidR="00E41CC8" w:rsidRPr="00E41CC8" w:rsidRDefault="00E41CC8" w:rsidP="00E41CC8">
      <w:pPr>
        <w:pStyle w:val="Code"/>
        <w:rPr>
          <w:highlight w:val="white"/>
        </w:rPr>
      </w:pPr>
    </w:p>
    <w:p w14:paraId="2FCDB712" w14:textId="77777777" w:rsidR="00E41CC8" w:rsidRPr="00E41CC8" w:rsidRDefault="00E41CC8" w:rsidP="00E41CC8">
      <w:pPr>
        <w:pStyle w:val="Code"/>
        <w:rPr>
          <w:highlight w:val="white"/>
        </w:rPr>
      </w:pPr>
      <w:r w:rsidRPr="00E41CC8">
        <w:rPr>
          <w:highlight w:val="white"/>
        </w:rPr>
        <w:t xml:space="preserve">        case "dword":</w:t>
      </w:r>
    </w:p>
    <w:p w14:paraId="01F502F6" w14:textId="77777777" w:rsidR="00E41CC8" w:rsidRPr="00E41CC8" w:rsidRDefault="00E41CC8" w:rsidP="00E41CC8">
      <w:pPr>
        <w:pStyle w:val="Code"/>
        <w:rPr>
          <w:highlight w:val="white"/>
        </w:rPr>
      </w:pPr>
      <w:r w:rsidRPr="00E41CC8">
        <w:rPr>
          <w:highlight w:val="white"/>
        </w:rPr>
        <w:t xml:space="preserve">          return 4;</w:t>
      </w:r>
    </w:p>
    <w:p w14:paraId="2F7F4D8B" w14:textId="77777777" w:rsidR="00E41CC8" w:rsidRPr="00E41CC8" w:rsidRDefault="00E41CC8" w:rsidP="00E41CC8">
      <w:pPr>
        <w:pStyle w:val="Code"/>
        <w:rPr>
          <w:highlight w:val="white"/>
        </w:rPr>
      </w:pPr>
    </w:p>
    <w:p w14:paraId="41CE8D7D" w14:textId="77777777" w:rsidR="00E41CC8" w:rsidRPr="00E41CC8" w:rsidRDefault="00E41CC8" w:rsidP="00E41CC8">
      <w:pPr>
        <w:pStyle w:val="Code"/>
        <w:rPr>
          <w:highlight w:val="white"/>
        </w:rPr>
      </w:pPr>
      <w:r w:rsidRPr="00E41CC8">
        <w:rPr>
          <w:highlight w:val="white"/>
        </w:rPr>
        <w:t xml:space="preserve">        default: // "qword":</w:t>
      </w:r>
    </w:p>
    <w:p w14:paraId="2C16C389" w14:textId="77777777" w:rsidR="00E41CC8" w:rsidRPr="00E41CC8" w:rsidRDefault="00E41CC8" w:rsidP="00E41CC8">
      <w:pPr>
        <w:pStyle w:val="Code"/>
        <w:rPr>
          <w:highlight w:val="white"/>
        </w:rPr>
      </w:pPr>
      <w:r w:rsidRPr="00E41CC8">
        <w:rPr>
          <w:highlight w:val="white"/>
        </w:rPr>
        <w:t xml:space="preserve">          return 8;</w:t>
      </w:r>
    </w:p>
    <w:p w14:paraId="0058316B" w14:textId="77777777" w:rsidR="00E41CC8" w:rsidRPr="00E41CC8" w:rsidRDefault="00E41CC8" w:rsidP="00E41CC8">
      <w:pPr>
        <w:pStyle w:val="Code"/>
        <w:rPr>
          <w:highlight w:val="white"/>
        </w:rPr>
      </w:pPr>
      <w:r w:rsidRPr="00E41CC8">
        <w:rPr>
          <w:highlight w:val="white"/>
        </w:rPr>
        <w:t xml:space="preserve">      }</w:t>
      </w:r>
    </w:p>
    <w:p w14:paraId="526C96C2" w14:textId="77777777" w:rsidR="00E41CC8" w:rsidRPr="00E41CC8" w:rsidRDefault="00E41CC8" w:rsidP="00E41CC8">
      <w:pPr>
        <w:pStyle w:val="Code"/>
        <w:rPr>
          <w:highlight w:val="white"/>
        </w:rPr>
      </w:pPr>
      <w:r w:rsidRPr="00E41CC8">
        <w:rPr>
          <w:highlight w:val="white"/>
        </w:rPr>
        <w:t xml:space="preserve">    }</w:t>
      </w:r>
    </w:p>
    <w:p w14:paraId="0939C666" w14:textId="0E30731B" w:rsidR="002B63B5" w:rsidRPr="00DB788F" w:rsidRDefault="00E23E19" w:rsidP="00E23E19">
      <w:pPr>
        <w:rPr>
          <w:highlight w:val="white"/>
        </w:rPr>
      </w:pPr>
      <w:r>
        <w:rPr>
          <w:highlight w:val="white"/>
        </w:rPr>
        <w:t xml:space="preserve">The </w:t>
      </w:r>
      <w:r w:rsidRPr="00E23E19">
        <w:rPr>
          <w:rStyle w:val="KeyWord0"/>
          <w:highlight w:val="white"/>
        </w:rPr>
        <w:t>OperatorToSize</w:t>
      </w:r>
      <w:r>
        <w:rPr>
          <w:highlight w:val="white"/>
        </w:rPr>
        <w:t xml:space="preserve"> method </w:t>
      </w:r>
      <w:r w:rsidR="00717F58">
        <w:rPr>
          <w:highlight w:val="white"/>
        </w:rPr>
        <w:t>changes a plain operator to a size operator.</w:t>
      </w:r>
      <w:r w:rsidR="005F7B77">
        <w:rPr>
          <w:highlight w:val="white"/>
        </w:rPr>
        <w:t xml:space="preserve"> If the operator size is one, two, </w:t>
      </w:r>
      <w:r w:rsidR="00C46603">
        <w:rPr>
          <w:highlight w:val="white"/>
        </w:rPr>
        <w:t>four, or eight, it</w:t>
      </w:r>
      <w:r w:rsidR="005A0D4F">
        <w:rPr>
          <w:highlight w:val="white"/>
        </w:rPr>
        <w:t>s name</w:t>
      </w:r>
      <w:r w:rsidR="00C46603">
        <w:rPr>
          <w:highlight w:val="white"/>
        </w:rPr>
        <w:t xml:space="preserve"> shall </w:t>
      </w:r>
      <w:proofErr w:type="gramStart"/>
      <w:r w:rsidR="00157DE4">
        <w:rPr>
          <w:highlight w:val="white"/>
        </w:rPr>
        <w:t>suffixed</w:t>
      </w:r>
      <w:proofErr w:type="gramEnd"/>
      <w:r w:rsidR="00157DE4">
        <w:rPr>
          <w:highlight w:val="white"/>
        </w:rPr>
        <w:t xml:space="preserve"> by the word “_byte”, “_word”, “_</w:t>
      </w:r>
      <w:proofErr w:type="spellStart"/>
      <w:r w:rsidR="00157DE4">
        <w:rPr>
          <w:highlight w:val="white"/>
        </w:rPr>
        <w:t>dword</w:t>
      </w:r>
      <w:proofErr w:type="spellEnd"/>
      <w:r w:rsidR="00157DE4">
        <w:rPr>
          <w:highlight w:val="white"/>
        </w:rPr>
        <w:t>”, or “_qw</w:t>
      </w:r>
      <w:r w:rsidR="00814430">
        <w:rPr>
          <w:highlight w:val="white"/>
        </w:rPr>
        <w:t>o</w:t>
      </w:r>
      <w:r w:rsidR="00157DE4">
        <w:rPr>
          <w:highlight w:val="white"/>
        </w:rPr>
        <w:t>rd”.</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lastRenderedPageBreak/>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545D0DBD" w:rsidR="002B63B5" w:rsidRPr="00DB788F" w:rsidRDefault="005A0D4F" w:rsidP="005A0D4F">
      <w:pPr>
        <w:rPr>
          <w:highlight w:val="white"/>
        </w:rPr>
      </w:pPr>
      <w:r>
        <w:rPr>
          <w:highlight w:val="white"/>
        </w:rPr>
        <w:t xml:space="preserve">We use the </w:t>
      </w:r>
      <w:proofErr w:type="spellStart"/>
      <w:r>
        <w:rPr>
          <w:highlight w:val="white"/>
        </w:rPr>
        <w:t>the</w:t>
      </w:r>
      <w:proofErr w:type="spellEnd"/>
      <w:r>
        <w:rPr>
          <w:highlight w:val="white"/>
        </w:rPr>
        <w:t xml:space="preserve"> </w:t>
      </w:r>
      <w:r w:rsidRPr="005A0D4F">
        <w:rPr>
          <w:rStyle w:val="KeyWord0"/>
          <w:highlight w:val="white"/>
        </w:rPr>
        <w:t>Parse</w:t>
      </w:r>
      <w:r>
        <w:rPr>
          <w:highlight w:val="white"/>
        </w:rPr>
        <w:t xml:space="preserve"> method of the </w:t>
      </w:r>
      <w:r w:rsidRPr="005A0D4F">
        <w:rPr>
          <w:rStyle w:val="KeyWord0"/>
          <w:highlight w:val="white"/>
        </w:rPr>
        <w:t>Enum</w:t>
      </w:r>
      <w:r>
        <w:rPr>
          <w:highlight w:val="white"/>
        </w:rPr>
        <w:t xml:space="preserve"> class to obtain the resulting operator from the name.</w:t>
      </w: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123700B5" w:rsidR="002B63B5" w:rsidRPr="00DB788F" w:rsidRDefault="00956AB6" w:rsidP="00956AB6">
      <w:pPr>
        <w:rPr>
          <w:highlight w:val="white"/>
        </w:rPr>
      </w:pPr>
      <w:r>
        <w:rPr>
          <w:highlight w:val="white"/>
        </w:rPr>
        <w:t xml:space="preserve">The </w:t>
      </w:r>
      <w:r w:rsidRPr="00956AB6">
        <w:rPr>
          <w:rStyle w:val="KeyWord0"/>
          <w:highlight w:val="white"/>
        </w:rPr>
        <w:t>SizeOfValue</w:t>
      </w:r>
      <w:r>
        <w:rPr>
          <w:highlight w:val="white"/>
        </w:rPr>
        <w:t xml:space="preserve"> method </w:t>
      </w:r>
      <w:r w:rsidR="00617A14">
        <w:rPr>
          <w:highlight w:val="white"/>
        </w:rPr>
        <w:t xml:space="preserve">return a size of a value, with </w:t>
      </w:r>
      <w:r w:rsidR="00392CAA">
        <w:rPr>
          <w:highlight w:val="white"/>
        </w:rPr>
        <w:t>two</w:t>
      </w:r>
      <w:r w:rsidR="00617A14">
        <w:rPr>
          <w:highlight w:val="white"/>
        </w:rPr>
        <w:t xml:space="preserve"> exceptions.</w:t>
      </w:r>
      <w:r w:rsidR="00B53F04">
        <w:rPr>
          <w:highlight w:val="white"/>
        </w:rPr>
        <w:t xml:space="preserve"> In case of a </w:t>
      </w:r>
      <w:r w:rsidR="00B53F04" w:rsidRPr="00673AF4">
        <w:rPr>
          <w:rStyle w:val="KeyWord0"/>
          <w:highlight w:val="white"/>
        </w:rPr>
        <w:t>mov</w:t>
      </w:r>
      <w:r w:rsidR="00673AF4">
        <w:rPr>
          <w:highlight w:val="white"/>
        </w:rPr>
        <w:t xml:space="preserve"> o</w:t>
      </w:r>
      <w:r w:rsidR="00B53F04">
        <w:rPr>
          <w:highlight w:val="white"/>
        </w:rPr>
        <w:t>perator, the size is given by the operator, and in case of a</w:t>
      </w:r>
      <w:r w:rsidR="00673AF4">
        <w:rPr>
          <w:highlight w:val="white"/>
        </w:rPr>
        <w:t xml:space="preserve"> </w:t>
      </w:r>
      <w:r w:rsidR="00673AF4" w:rsidRPr="00673AF4">
        <w:rPr>
          <w:rStyle w:val="KeyWord0"/>
          <w:highlight w:val="white"/>
        </w:rPr>
        <w:t>cmp</w:t>
      </w:r>
      <w:r w:rsidR="00673AF4">
        <w:rPr>
          <w:highlight w:val="white"/>
        </w:rPr>
        <w:t xml:space="preserve"> </w:t>
      </w:r>
      <w:r w:rsidR="00B53F04">
        <w:rPr>
          <w:highlight w:val="white"/>
        </w:rPr>
        <w:t>operator with value zero</w:t>
      </w:r>
      <w:r w:rsidR="00673AF4">
        <w:rPr>
          <w:highlight w:val="white"/>
        </w:rPr>
        <w:t>,</w:t>
      </w:r>
      <w:r w:rsidR="00B53F04">
        <w:rPr>
          <w:highlight w:val="white"/>
        </w:rPr>
        <w:t xml:space="preserve"> the size is one. Otherwise, we just call the second </w:t>
      </w:r>
      <w:r w:rsidR="00B53F04" w:rsidRPr="00B53F04">
        <w:rPr>
          <w:rStyle w:val="KeyWord0"/>
          <w:highlight w:val="white"/>
        </w:rPr>
        <w:t>SizeOfValue</w:t>
      </w:r>
      <w:r w:rsidR="00B53F04">
        <w:rPr>
          <w:highlight w:val="white"/>
        </w:rPr>
        <w:t xml:space="preserve"> to get the value size.</w:t>
      </w: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1A4022AF" w14:textId="40D9B2EB" w:rsidR="00F55A33" w:rsidRDefault="007846EC" w:rsidP="007846EC">
      <w:pPr>
        <w:rPr>
          <w:highlight w:val="white"/>
        </w:rPr>
      </w:pPr>
      <w:r>
        <w:rPr>
          <w:highlight w:val="white"/>
        </w:rPr>
        <w:t xml:space="preserve">The second version of </w:t>
      </w:r>
      <w:r w:rsidRPr="007846EC">
        <w:rPr>
          <w:rStyle w:val="KeyWord0"/>
          <w:highlight w:val="white"/>
        </w:rPr>
        <w:t>SizeOfValue</w:t>
      </w:r>
      <w:r>
        <w:rPr>
          <w:highlight w:val="white"/>
        </w:rPr>
        <w:t xml:space="preserve"> return the size of a value.</w:t>
      </w:r>
      <w:r w:rsidR="00664E17">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Pr>
          <w:rFonts w:eastAsiaTheme="minorEastAsia"/>
        </w:rPr>
        <w:t xml:space="preserve">, where </w:t>
      </w:r>
      <m:oMath>
        <m:r>
          <w:rPr>
            <w:rFonts w:ascii="Cambria Math" w:hAnsi="Cambria Math"/>
          </w:rPr>
          <m:t>b</m:t>
        </m:r>
      </m:oMath>
      <w:r w:rsidR="00F71786">
        <w:rPr>
          <w:rFonts w:eastAsiaTheme="minorEastAsia"/>
        </w:rPr>
        <w:t xml:space="preserve"> is the number of bits.</w:t>
      </w:r>
    </w:p>
    <w:p w14:paraId="5B48CF26" w14:textId="77777777" w:rsidR="002C4D53" w:rsidRPr="002C4D53" w:rsidRDefault="002C4D53" w:rsidP="002C4D53">
      <w:pPr>
        <w:pStyle w:val="Code"/>
        <w:rPr>
          <w:highlight w:val="white"/>
        </w:rPr>
      </w:pPr>
      <w:r w:rsidRPr="002C4D53">
        <w:rPr>
          <w:highlight w:val="white"/>
        </w:rPr>
        <w:t xml:space="preserve">    public static int SizeOfValue(BigInteger value) {</w:t>
      </w:r>
    </w:p>
    <w:p w14:paraId="133FD43A" w14:textId="77777777" w:rsidR="002C4D53" w:rsidRPr="002C4D53" w:rsidRDefault="002C4D53" w:rsidP="002C4D53">
      <w:pPr>
        <w:pStyle w:val="Code"/>
        <w:rPr>
          <w:highlight w:val="white"/>
        </w:rPr>
      </w:pPr>
      <w:r w:rsidRPr="002C4D53">
        <w:rPr>
          <w:highlight w:val="white"/>
        </w:rPr>
        <w:t xml:space="preserve">      if (value == 0) {</w:t>
      </w:r>
    </w:p>
    <w:p w14:paraId="12BD6C5F" w14:textId="77777777" w:rsidR="002C4D53" w:rsidRPr="002C4D53" w:rsidRDefault="002C4D53" w:rsidP="002C4D53">
      <w:pPr>
        <w:pStyle w:val="Code"/>
        <w:rPr>
          <w:highlight w:val="white"/>
        </w:rPr>
      </w:pPr>
      <w:r w:rsidRPr="002C4D53">
        <w:rPr>
          <w:highlight w:val="white"/>
        </w:rPr>
        <w:t xml:space="preserve">        return 0;</w:t>
      </w:r>
    </w:p>
    <w:p w14:paraId="07F32DF0" w14:textId="77777777" w:rsidR="002C4D53" w:rsidRPr="002C4D53" w:rsidRDefault="002C4D53" w:rsidP="002C4D53">
      <w:pPr>
        <w:pStyle w:val="Code"/>
        <w:rPr>
          <w:highlight w:val="white"/>
        </w:rPr>
      </w:pPr>
      <w:r w:rsidRPr="002C4D53">
        <w:rPr>
          <w:highlight w:val="white"/>
        </w:rPr>
        <w:t xml:space="preserve">      }</w:t>
      </w:r>
    </w:p>
    <w:p w14:paraId="17361739" w14:textId="77777777" w:rsidR="002C4D53" w:rsidRPr="002C4D53" w:rsidRDefault="002C4D53" w:rsidP="002C4D53">
      <w:pPr>
        <w:pStyle w:val="Code"/>
        <w:rPr>
          <w:highlight w:val="white"/>
        </w:rPr>
      </w:pPr>
      <w:r w:rsidRPr="002C4D53">
        <w:rPr>
          <w:highlight w:val="white"/>
        </w:rPr>
        <w:t xml:space="preserve">      else if ((-128 &lt;= value) &amp;&amp; (value &lt;= 127)) {</w:t>
      </w:r>
    </w:p>
    <w:p w14:paraId="1125A0AE" w14:textId="77777777" w:rsidR="002C4D53" w:rsidRPr="002C4D53" w:rsidRDefault="002C4D53" w:rsidP="002C4D53">
      <w:pPr>
        <w:pStyle w:val="Code"/>
        <w:rPr>
          <w:highlight w:val="white"/>
        </w:rPr>
      </w:pPr>
      <w:r w:rsidRPr="002C4D53">
        <w:rPr>
          <w:highlight w:val="white"/>
        </w:rPr>
        <w:t xml:space="preserve">        return 1;</w:t>
      </w:r>
    </w:p>
    <w:p w14:paraId="6B91E4D0" w14:textId="77777777" w:rsidR="002C4D53" w:rsidRPr="002C4D53" w:rsidRDefault="002C4D53" w:rsidP="002C4D53">
      <w:pPr>
        <w:pStyle w:val="Code"/>
        <w:rPr>
          <w:highlight w:val="white"/>
        </w:rPr>
      </w:pPr>
      <w:r w:rsidRPr="002C4D53">
        <w:rPr>
          <w:highlight w:val="white"/>
        </w:rPr>
        <w:t xml:space="preserve">      }</w:t>
      </w:r>
    </w:p>
    <w:p w14:paraId="5703E2D7" w14:textId="77777777" w:rsidR="002C4D53" w:rsidRPr="002C4D53" w:rsidRDefault="002C4D53" w:rsidP="002C4D53">
      <w:pPr>
        <w:pStyle w:val="Code"/>
        <w:rPr>
          <w:highlight w:val="white"/>
        </w:rPr>
      </w:pPr>
      <w:r w:rsidRPr="002C4D53">
        <w:rPr>
          <w:highlight w:val="white"/>
        </w:rPr>
        <w:t xml:space="preserve">      else if ((-32768 &lt;= value) &amp;&amp; (value &lt;= 32767)) {</w:t>
      </w:r>
    </w:p>
    <w:p w14:paraId="4B2245DF" w14:textId="77777777" w:rsidR="002C4D53" w:rsidRPr="002C4D53" w:rsidRDefault="002C4D53" w:rsidP="002C4D53">
      <w:pPr>
        <w:pStyle w:val="Code"/>
        <w:rPr>
          <w:highlight w:val="white"/>
        </w:rPr>
      </w:pPr>
      <w:r w:rsidRPr="002C4D53">
        <w:rPr>
          <w:highlight w:val="white"/>
        </w:rPr>
        <w:t xml:space="preserve">        return 2;</w:t>
      </w:r>
    </w:p>
    <w:p w14:paraId="7CDF47D6" w14:textId="77777777" w:rsidR="002C4D53" w:rsidRPr="002C4D53" w:rsidRDefault="002C4D53" w:rsidP="002C4D53">
      <w:pPr>
        <w:pStyle w:val="Code"/>
        <w:rPr>
          <w:highlight w:val="white"/>
        </w:rPr>
      </w:pPr>
      <w:r w:rsidRPr="002C4D53">
        <w:rPr>
          <w:highlight w:val="white"/>
        </w:rPr>
        <w:t xml:space="preserve">      }</w:t>
      </w:r>
    </w:p>
    <w:p w14:paraId="1CD3D60E" w14:textId="77777777" w:rsidR="002C4D53" w:rsidRPr="002C4D53" w:rsidRDefault="002C4D53" w:rsidP="002C4D53">
      <w:pPr>
        <w:pStyle w:val="Code"/>
        <w:rPr>
          <w:highlight w:val="white"/>
        </w:rPr>
      </w:pPr>
      <w:r w:rsidRPr="002C4D53">
        <w:rPr>
          <w:highlight w:val="white"/>
        </w:rPr>
        <w:t xml:space="preserve">      else if ((-2147483648 &lt;= value) &amp;&amp; (value &lt;= 2147483647)) {</w:t>
      </w:r>
    </w:p>
    <w:p w14:paraId="05C78D90" w14:textId="77777777" w:rsidR="002C4D53" w:rsidRPr="002C4D53" w:rsidRDefault="002C4D53" w:rsidP="002C4D53">
      <w:pPr>
        <w:pStyle w:val="Code"/>
        <w:rPr>
          <w:highlight w:val="white"/>
        </w:rPr>
      </w:pPr>
      <w:r w:rsidRPr="002C4D53">
        <w:rPr>
          <w:highlight w:val="white"/>
        </w:rPr>
        <w:t xml:space="preserve">        return 4;</w:t>
      </w:r>
    </w:p>
    <w:p w14:paraId="538E82CF" w14:textId="77777777" w:rsidR="002C4D53" w:rsidRPr="002C4D53" w:rsidRDefault="002C4D53" w:rsidP="002C4D53">
      <w:pPr>
        <w:pStyle w:val="Code"/>
        <w:rPr>
          <w:highlight w:val="white"/>
        </w:rPr>
      </w:pPr>
      <w:r w:rsidRPr="002C4D53">
        <w:rPr>
          <w:highlight w:val="white"/>
        </w:rPr>
        <w:t xml:space="preserve">      }</w:t>
      </w:r>
    </w:p>
    <w:p w14:paraId="1D3D3391" w14:textId="77777777" w:rsidR="002C4D53" w:rsidRPr="002C4D53" w:rsidRDefault="002C4D53" w:rsidP="002C4D53">
      <w:pPr>
        <w:pStyle w:val="Code"/>
        <w:rPr>
          <w:highlight w:val="white"/>
        </w:rPr>
      </w:pPr>
      <w:r w:rsidRPr="002C4D53">
        <w:rPr>
          <w:highlight w:val="white"/>
        </w:rPr>
        <w:lastRenderedPageBreak/>
        <w:t xml:space="preserve">      else {</w:t>
      </w:r>
    </w:p>
    <w:p w14:paraId="4FEFF886" w14:textId="77777777" w:rsidR="002C4D53" w:rsidRPr="002C4D53" w:rsidRDefault="002C4D53" w:rsidP="002C4D53">
      <w:pPr>
        <w:pStyle w:val="Code"/>
        <w:rPr>
          <w:highlight w:val="white"/>
        </w:rPr>
      </w:pPr>
      <w:r w:rsidRPr="002C4D53">
        <w:rPr>
          <w:highlight w:val="white"/>
        </w:rPr>
        <w:t xml:space="preserve">        return 8;</w:t>
      </w:r>
    </w:p>
    <w:p w14:paraId="441E0505" w14:textId="77777777" w:rsidR="002C4D53" w:rsidRPr="002C4D53" w:rsidRDefault="002C4D53" w:rsidP="002C4D53">
      <w:pPr>
        <w:pStyle w:val="Code"/>
        <w:rPr>
          <w:highlight w:val="white"/>
        </w:rPr>
      </w:pPr>
      <w:r w:rsidRPr="002C4D53">
        <w:rPr>
          <w:highlight w:val="white"/>
        </w:rPr>
        <w:t xml:space="preserve">      }</w:t>
      </w:r>
    </w:p>
    <w:p w14:paraId="1A8F84E8" w14:textId="580650E6" w:rsidR="002B63B5" w:rsidRPr="002C4D53" w:rsidRDefault="002C4D53" w:rsidP="002C4D53">
      <w:pPr>
        <w:pStyle w:val="Code"/>
        <w:rPr>
          <w:highlight w:val="white"/>
        </w:rPr>
      </w:pPr>
      <w:r w:rsidRPr="002C4D53">
        <w:rPr>
          <w:highlight w:val="white"/>
        </w:rPr>
        <w:t xml:space="preserve">    }</w:t>
      </w:r>
    </w:p>
    <w:p w14:paraId="74C15C38" w14:textId="57C260F1" w:rsidR="00441DDC" w:rsidRPr="00DB788F" w:rsidRDefault="00441DDC" w:rsidP="00441DDC">
      <w:pPr>
        <w:pStyle w:val="Rubrik3"/>
        <w:rPr>
          <w:highlight w:val="white"/>
        </w:rPr>
      </w:pPr>
      <w:bookmarkStart w:id="420" w:name="_Toc54119945"/>
      <w:proofErr w:type="spellStart"/>
      <w:r>
        <w:rPr>
          <w:highlight w:val="white"/>
        </w:rPr>
        <w:t>ToString</w:t>
      </w:r>
      <w:bookmarkEnd w:id="420"/>
      <w:proofErr w:type="spellEnd"/>
    </w:p>
    <w:p w14:paraId="54D903EC" w14:textId="29B58484" w:rsidR="00E11A33" w:rsidRPr="00DB788F" w:rsidRDefault="00496922" w:rsidP="00B53F04">
      <w:pPr>
        <w:rPr>
          <w:highlight w:val="white"/>
        </w:rPr>
      </w:pPr>
      <w:r>
        <w:rPr>
          <w:highlight w:val="white"/>
        </w:rPr>
        <w:t>T</w:t>
      </w:r>
      <w:r w:rsidR="00B53F04">
        <w:rPr>
          <w:highlight w:val="white"/>
        </w:rPr>
        <w:t xml:space="preserve">he </w:t>
      </w:r>
      <w:r w:rsidR="00B53F04" w:rsidRPr="004759A0">
        <w:rPr>
          <w:rStyle w:val="KeyWord0"/>
          <w:highlight w:val="white"/>
        </w:rPr>
        <w:t>ToString</w:t>
      </w:r>
      <w:r w:rsidR="00B53F04">
        <w:rPr>
          <w:highlight w:val="white"/>
        </w:rPr>
        <w:t xml:space="preserve"> method returns the instruction in plain text.</w:t>
      </w:r>
      <w:r w:rsidR="00E11A33">
        <w:rPr>
          <w:highlight w:val="white"/>
        </w:rPr>
        <w:t xml:space="preserve"> We have six categories of operations:</w:t>
      </w:r>
    </w:p>
    <w:p w14:paraId="694203CB" w14:textId="77777777" w:rsidR="00097076" w:rsidRPr="00097076" w:rsidRDefault="00097076" w:rsidP="00097076">
      <w:pPr>
        <w:pStyle w:val="Code"/>
        <w:rPr>
          <w:highlight w:val="white"/>
        </w:rPr>
      </w:pPr>
      <w:r w:rsidRPr="00097076">
        <w:rPr>
          <w:highlight w:val="white"/>
        </w:rPr>
        <w:t xml:space="preserve">    public override string ToString() {</w:t>
      </w:r>
    </w:p>
    <w:p w14:paraId="24987397" w14:textId="77777777" w:rsidR="00097076" w:rsidRPr="00097076" w:rsidRDefault="00097076" w:rsidP="00097076">
      <w:pPr>
        <w:pStyle w:val="Code"/>
        <w:rPr>
          <w:highlight w:val="white"/>
        </w:rPr>
      </w:pPr>
      <w:r w:rsidRPr="00097076">
        <w:rPr>
          <w:highlight w:val="white"/>
        </w:rPr>
        <w:t xml:space="preserve">      object operand0 = m_operandArray[0],</w:t>
      </w:r>
    </w:p>
    <w:p w14:paraId="07973077" w14:textId="77777777" w:rsidR="00097076" w:rsidRPr="00097076" w:rsidRDefault="00097076" w:rsidP="00097076">
      <w:pPr>
        <w:pStyle w:val="Code"/>
        <w:rPr>
          <w:highlight w:val="white"/>
        </w:rPr>
      </w:pPr>
      <w:r w:rsidRPr="00097076">
        <w:rPr>
          <w:highlight w:val="white"/>
        </w:rPr>
        <w:t xml:space="preserve">             operand1 = m_operandArray[1],</w:t>
      </w:r>
    </w:p>
    <w:p w14:paraId="4E2AF915" w14:textId="77777777" w:rsidR="00097076" w:rsidRPr="00097076" w:rsidRDefault="00097076" w:rsidP="00097076">
      <w:pPr>
        <w:pStyle w:val="Code"/>
        <w:rPr>
          <w:highlight w:val="white"/>
        </w:rPr>
      </w:pPr>
      <w:r w:rsidRPr="00097076">
        <w:rPr>
          <w:highlight w:val="white"/>
        </w:rPr>
        <w:t xml:space="preserve">             operand2 = m_operandArray[2];</w:t>
      </w:r>
    </w:p>
    <w:p w14:paraId="61A268C7" w14:textId="77777777" w:rsidR="00097076" w:rsidRPr="00097076" w:rsidRDefault="00097076" w:rsidP="00097076">
      <w:pPr>
        <w:pStyle w:val="Code"/>
        <w:rPr>
          <w:highlight w:val="white"/>
        </w:rPr>
      </w:pPr>
      <w:r w:rsidRPr="00097076">
        <w:rPr>
          <w:highlight w:val="white"/>
        </w:rPr>
        <w:t xml:space="preserve">      string operatorName = Enum.GetName(typeof(AssemblyOperator),</w:t>
      </w:r>
    </w:p>
    <w:p w14:paraId="2E9A8571" w14:textId="77777777" w:rsidR="00097076" w:rsidRPr="00097076" w:rsidRDefault="00097076" w:rsidP="00097076">
      <w:pPr>
        <w:pStyle w:val="Code"/>
        <w:rPr>
          <w:highlight w:val="white"/>
        </w:rPr>
      </w:pPr>
      <w:r w:rsidRPr="00097076">
        <w:rPr>
          <w:highlight w:val="white"/>
        </w:rPr>
        <w:t xml:space="preserve">                                         Operator).Replace("_", " ");</w:t>
      </w:r>
    </w:p>
    <w:p w14:paraId="0DCDFEED" w14:textId="0C374C8C" w:rsidR="00654532" w:rsidRPr="00E42FEE" w:rsidRDefault="00545E32" w:rsidP="00654532">
      <w:pPr>
        <w:rPr>
          <w:b/>
          <w:bCs/>
          <w:highlight w:val="white"/>
        </w:rPr>
      </w:pPr>
      <w:r>
        <w:rPr>
          <w:highlight w:val="white"/>
        </w:rPr>
        <w:t>I</w:t>
      </w:r>
      <w:r w:rsidR="00654532">
        <w:rPr>
          <w:highlight w:val="white"/>
        </w:rPr>
        <w:t>nstructions that perform computations</w:t>
      </w:r>
      <w:r>
        <w:rPr>
          <w:highlight w:val="white"/>
        </w:rPr>
        <w:t xml:space="preserve"> </w:t>
      </w:r>
      <w:r w:rsidR="00D20C5F">
        <w:rPr>
          <w:highlight w:val="white"/>
        </w:rPr>
        <w:t>are</w:t>
      </w:r>
      <w:r>
        <w:rPr>
          <w:highlight w:val="white"/>
        </w:rPr>
        <w:t xml:space="preserve"> nullary</w:t>
      </w:r>
      <w:r w:rsidR="00D20C5F">
        <w:rPr>
          <w:highlight w:val="white"/>
        </w:rPr>
        <w:t xml:space="preserve"> (without operands)</w:t>
      </w:r>
      <w:r>
        <w:rPr>
          <w:highlight w:val="white"/>
        </w:rPr>
        <w:t>, unary</w:t>
      </w:r>
      <w:r w:rsidR="00D20C5F">
        <w:rPr>
          <w:highlight w:val="white"/>
        </w:rPr>
        <w:t xml:space="preserve"> (with one operand)</w:t>
      </w:r>
      <w:r>
        <w:rPr>
          <w:highlight w:val="white"/>
        </w:rPr>
        <w:t xml:space="preserve">, </w:t>
      </w:r>
      <w:r w:rsidR="00D20C5F">
        <w:rPr>
          <w:highlight w:val="white"/>
        </w:rPr>
        <w:t>or</w:t>
      </w:r>
      <w:r>
        <w:rPr>
          <w:highlight w:val="white"/>
        </w:rPr>
        <w:t xml:space="preserve"> binary </w:t>
      </w:r>
      <w:r w:rsidR="00D20C5F">
        <w:rPr>
          <w:highlight w:val="white"/>
        </w:rPr>
        <w:t>(with two operands)</w:t>
      </w:r>
      <w:r w:rsidR="00654532">
        <w:rPr>
          <w:highlight w:val="white"/>
        </w:rPr>
        <w:t xml:space="preserve">. </w:t>
      </w:r>
      <w:r>
        <w:rPr>
          <w:highlight w:val="white"/>
        </w:rPr>
        <w:t>In binary operations, t</w:t>
      </w:r>
      <w:r w:rsidR="00654532">
        <w:rPr>
          <w:highlight w:val="white"/>
        </w:rPr>
        <w:t>he left operand must be a register or an address</w:t>
      </w:r>
      <w:r w:rsidR="00D20C5F">
        <w:rPr>
          <w:highlight w:val="white"/>
        </w:rPr>
        <w:t>; a</w:t>
      </w:r>
      <w:r w:rsidR="00654532">
        <w:rPr>
          <w:highlight w:val="white"/>
        </w:rPr>
        <w:t xml:space="preserve"> static name or an integer value is not allowed. The</w:t>
      </w:r>
      <w:r>
        <w:rPr>
          <w:highlight w:val="white"/>
        </w:rPr>
        <w:t xml:space="preserve"> operations can be further divided into </w:t>
      </w:r>
      <w:r w:rsidR="00654532">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E42FEE" w14:paraId="2A89CF9A" w14:textId="77777777" w:rsidTr="00654532">
        <w:tc>
          <w:tcPr>
            <w:tcW w:w="1078" w:type="dxa"/>
          </w:tcPr>
          <w:p w14:paraId="3AD3BFD9" w14:textId="76C63344" w:rsidR="00654532" w:rsidRPr="00BF5180" w:rsidRDefault="00654532" w:rsidP="00654532">
            <w:pPr>
              <w:spacing w:before="0" w:after="40"/>
              <w:rPr>
                <w:b/>
                <w:bCs/>
                <w:highlight w:val="white"/>
              </w:rPr>
            </w:pPr>
            <w:r>
              <w:rPr>
                <w:b/>
                <w:bCs/>
                <w:highlight w:val="white"/>
              </w:rPr>
              <w:t>Type</w:t>
            </w:r>
          </w:p>
        </w:tc>
        <w:tc>
          <w:tcPr>
            <w:tcW w:w="1236" w:type="dxa"/>
          </w:tcPr>
          <w:p w14:paraId="32B9867E" w14:textId="522D9C58" w:rsidR="00654532" w:rsidRPr="00BF5180" w:rsidRDefault="00654532" w:rsidP="00654532">
            <w:pPr>
              <w:spacing w:before="0" w:after="40"/>
              <w:rPr>
                <w:b/>
                <w:bCs/>
                <w:highlight w:val="white"/>
              </w:rPr>
            </w:pPr>
            <w:r w:rsidRPr="00BF5180">
              <w:rPr>
                <w:b/>
                <w:bCs/>
                <w:highlight w:val="white"/>
              </w:rPr>
              <w:t>Category</w:t>
            </w:r>
          </w:p>
        </w:tc>
        <w:tc>
          <w:tcPr>
            <w:tcW w:w="4979" w:type="dxa"/>
          </w:tcPr>
          <w:p w14:paraId="126952B0" w14:textId="77777777" w:rsidR="00654532" w:rsidRPr="00BF5180" w:rsidRDefault="00654532" w:rsidP="00654532">
            <w:pPr>
              <w:spacing w:before="0" w:after="40"/>
              <w:rPr>
                <w:b/>
                <w:bCs/>
                <w:highlight w:val="white"/>
              </w:rPr>
            </w:pPr>
            <w:r w:rsidRPr="00BF5180">
              <w:rPr>
                <w:b/>
                <w:bCs/>
                <w:highlight w:val="white"/>
              </w:rPr>
              <w:t>Description</w:t>
            </w:r>
          </w:p>
        </w:tc>
        <w:tc>
          <w:tcPr>
            <w:tcW w:w="2057" w:type="dxa"/>
          </w:tcPr>
          <w:p w14:paraId="6D95E547" w14:textId="77777777" w:rsidR="00654532" w:rsidRPr="00BF5180" w:rsidRDefault="00654532" w:rsidP="00654532">
            <w:pPr>
              <w:spacing w:before="0" w:after="40"/>
              <w:rPr>
                <w:b/>
                <w:bCs/>
                <w:highlight w:val="white"/>
              </w:rPr>
            </w:pPr>
            <w:r w:rsidRPr="00BF5180">
              <w:rPr>
                <w:b/>
                <w:bCs/>
                <w:highlight w:val="white"/>
              </w:rPr>
              <w:t>Examples</w:t>
            </w:r>
          </w:p>
        </w:tc>
      </w:tr>
      <w:tr w:rsidR="00313A2C" w14:paraId="60CFA1DB" w14:textId="77777777" w:rsidTr="00654532">
        <w:tc>
          <w:tcPr>
            <w:tcW w:w="1078" w:type="dxa"/>
          </w:tcPr>
          <w:p w14:paraId="2802C263" w14:textId="713B307F" w:rsidR="00313A2C" w:rsidRDefault="00F027BF" w:rsidP="00313A2C">
            <w:pPr>
              <w:spacing w:before="0" w:after="40"/>
              <w:rPr>
                <w:highlight w:val="white"/>
              </w:rPr>
            </w:pPr>
            <w:r>
              <w:rPr>
                <w:highlight w:val="white"/>
              </w:rPr>
              <w:t>Nullary</w:t>
            </w:r>
          </w:p>
        </w:tc>
        <w:tc>
          <w:tcPr>
            <w:tcW w:w="1236" w:type="dxa"/>
          </w:tcPr>
          <w:p w14:paraId="0CE81FEB" w14:textId="0C949A16" w:rsidR="00313A2C" w:rsidRDefault="00F027BF" w:rsidP="00313A2C">
            <w:pPr>
              <w:spacing w:before="0" w:after="40"/>
              <w:rPr>
                <w:highlight w:val="white"/>
              </w:rPr>
            </w:pPr>
            <w:r>
              <w:rPr>
                <w:highlight w:val="white"/>
              </w:rPr>
              <w:t>1</w:t>
            </w:r>
          </w:p>
        </w:tc>
        <w:tc>
          <w:tcPr>
            <w:tcW w:w="4979" w:type="dxa"/>
          </w:tcPr>
          <w:p w14:paraId="401D2694" w14:textId="32EBE2E2" w:rsidR="00313A2C" w:rsidRDefault="00A45E17" w:rsidP="00313A2C">
            <w:pPr>
              <w:spacing w:before="0" w:after="40"/>
            </w:pPr>
            <w:r>
              <w:t>operator</w:t>
            </w:r>
          </w:p>
        </w:tc>
        <w:tc>
          <w:tcPr>
            <w:tcW w:w="2057" w:type="dxa"/>
          </w:tcPr>
          <w:p w14:paraId="395DDC0D" w14:textId="329223B4" w:rsidR="00313A2C" w:rsidRDefault="00597C19" w:rsidP="00313A2C">
            <w:pPr>
              <w:spacing w:before="0" w:after="40"/>
              <w:rPr>
                <w:highlight w:val="white"/>
              </w:rPr>
            </w:pPr>
            <w:proofErr w:type="spellStart"/>
            <w:r>
              <w:rPr>
                <w:highlight w:val="white"/>
              </w:rPr>
              <w:t>fadd</w:t>
            </w:r>
            <w:proofErr w:type="spellEnd"/>
          </w:p>
        </w:tc>
      </w:tr>
      <w:tr w:rsidR="00F027BF" w14:paraId="5A0A61AA" w14:textId="77777777" w:rsidTr="00654532">
        <w:tc>
          <w:tcPr>
            <w:tcW w:w="1078" w:type="dxa"/>
            <w:vMerge w:val="restart"/>
          </w:tcPr>
          <w:p w14:paraId="1881452C" w14:textId="760A1089" w:rsidR="00F027BF" w:rsidRDefault="00F027BF" w:rsidP="00A45E17">
            <w:pPr>
              <w:spacing w:before="0" w:after="40"/>
              <w:rPr>
                <w:highlight w:val="white"/>
              </w:rPr>
            </w:pPr>
            <w:r>
              <w:rPr>
                <w:highlight w:val="white"/>
              </w:rPr>
              <w:t>Unary</w:t>
            </w:r>
          </w:p>
        </w:tc>
        <w:tc>
          <w:tcPr>
            <w:tcW w:w="1236" w:type="dxa"/>
          </w:tcPr>
          <w:p w14:paraId="32477111" w14:textId="3BE7F2AB" w:rsidR="00F027BF" w:rsidRDefault="00F027BF" w:rsidP="00A45E17">
            <w:pPr>
              <w:spacing w:before="0" w:after="40"/>
              <w:rPr>
                <w:highlight w:val="white"/>
              </w:rPr>
            </w:pPr>
            <w:r>
              <w:rPr>
                <w:highlight w:val="white"/>
              </w:rPr>
              <w:t>2</w:t>
            </w:r>
          </w:p>
        </w:tc>
        <w:tc>
          <w:tcPr>
            <w:tcW w:w="4979" w:type="dxa"/>
          </w:tcPr>
          <w:p w14:paraId="79C968F9" w14:textId="6E8EBFE0" w:rsidR="00F027BF" w:rsidRDefault="00F027BF" w:rsidP="00A45E17">
            <w:pPr>
              <w:spacing w:before="0" w:after="40"/>
            </w:pPr>
            <w:r w:rsidRPr="005D7FBB">
              <w:t xml:space="preserve">operator </w:t>
            </w:r>
            <w:r>
              <w:t>register</w:t>
            </w:r>
          </w:p>
        </w:tc>
        <w:tc>
          <w:tcPr>
            <w:tcW w:w="2057" w:type="dxa"/>
          </w:tcPr>
          <w:p w14:paraId="3ECD0374" w14:textId="11CB065A" w:rsidR="00F027BF" w:rsidRDefault="00F027BF" w:rsidP="00A45E17">
            <w:pPr>
              <w:spacing w:before="0" w:after="40"/>
              <w:rPr>
                <w:highlight w:val="white"/>
              </w:rPr>
            </w:pPr>
            <w:r>
              <w:rPr>
                <w:highlight w:val="white"/>
              </w:rPr>
              <w:t>neg ax</w:t>
            </w:r>
          </w:p>
        </w:tc>
      </w:tr>
      <w:tr w:rsidR="00F027BF" w14:paraId="5DC05509" w14:textId="77777777" w:rsidTr="00654532">
        <w:tc>
          <w:tcPr>
            <w:tcW w:w="1078" w:type="dxa"/>
            <w:vMerge/>
          </w:tcPr>
          <w:p w14:paraId="5B519F82" w14:textId="77777777" w:rsidR="00F027BF" w:rsidRDefault="00F027BF" w:rsidP="00A45E17">
            <w:pPr>
              <w:spacing w:before="0" w:after="40"/>
              <w:rPr>
                <w:highlight w:val="white"/>
              </w:rPr>
            </w:pPr>
          </w:p>
        </w:tc>
        <w:tc>
          <w:tcPr>
            <w:tcW w:w="1236" w:type="dxa"/>
          </w:tcPr>
          <w:p w14:paraId="65611584" w14:textId="4C555832" w:rsidR="00F027BF" w:rsidRDefault="00F027BF" w:rsidP="00A45E17">
            <w:pPr>
              <w:spacing w:before="0" w:after="40"/>
              <w:rPr>
                <w:highlight w:val="white"/>
              </w:rPr>
            </w:pPr>
            <w:r>
              <w:rPr>
                <w:highlight w:val="white"/>
              </w:rPr>
              <w:t>3</w:t>
            </w:r>
          </w:p>
        </w:tc>
        <w:tc>
          <w:tcPr>
            <w:tcW w:w="4979" w:type="dxa"/>
          </w:tcPr>
          <w:p w14:paraId="34BF560B" w14:textId="7563F04E" w:rsidR="00F027BF" w:rsidRDefault="00F027BF" w:rsidP="00A45E17">
            <w:pPr>
              <w:spacing w:before="0" w:after="40"/>
            </w:pPr>
            <w:r w:rsidRPr="005D7FBB">
              <w:t>operator [</w:t>
            </w:r>
            <w:r>
              <w:t>register + offset</w:t>
            </w:r>
            <w:r w:rsidRPr="005D7FBB">
              <w:t>]</w:t>
            </w:r>
          </w:p>
          <w:p w14:paraId="58835A3E" w14:textId="1606CAF6" w:rsidR="00F027BF" w:rsidRDefault="00F027BF" w:rsidP="00A45E17">
            <w:pPr>
              <w:spacing w:before="0" w:after="40"/>
            </w:pPr>
            <w:r w:rsidRPr="005D7FBB">
              <w:t>operator [</w:t>
            </w:r>
            <w:r>
              <w:t>static name + offset</w:t>
            </w:r>
            <w:r w:rsidRPr="005D7FBB">
              <w:t>]</w:t>
            </w:r>
          </w:p>
        </w:tc>
        <w:tc>
          <w:tcPr>
            <w:tcW w:w="2057" w:type="dxa"/>
          </w:tcPr>
          <w:p w14:paraId="6A981848" w14:textId="77777777" w:rsidR="00F027BF" w:rsidRDefault="00F027BF" w:rsidP="00A45E17">
            <w:pPr>
              <w:spacing w:before="0" w:after="40"/>
              <w:rPr>
                <w:highlight w:val="white"/>
              </w:rPr>
            </w:pPr>
            <w:proofErr w:type="spellStart"/>
            <w:r>
              <w:rPr>
                <w:highlight w:val="white"/>
              </w:rPr>
              <w:t>inc</w:t>
            </w:r>
            <w:proofErr w:type="spellEnd"/>
            <w:r>
              <w:rPr>
                <w:highlight w:val="white"/>
              </w:rPr>
              <w:t xml:space="preserve"> [bp + 2]</w:t>
            </w:r>
          </w:p>
          <w:p w14:paraId="4229EEF0" w14:textId="67E87475" w:rsidR="00F027BF" w:rsidRDefault="00F027BF" w:rsidP="00A45E17">
            <w:pPr>
              <w:spacing w:before="0" w:after="40"/>
              <w:rPr>
                <w:highlight w:val="white"/>
              </w:rPr>
            </w:pPr>
            <w:r>
              <w:rPr>
                <w:highlight w:val="white"/>
              </w:rPr>
              <w:t>dec [stdin + 4]</w:t>
            </w:r>
          </w:p>
        </w:tc>
      </w:tr>
      <w:tr w:rsidR="00F027BF" w14:paraId="474D562A" w14:textId="77777777" w:rsidTr="00654532">
        <w:tc>
          <w:tcPr>
            <w:tcW w:w="1078" w:type="dxa"/>
            <w:vMerge w:val="restart"/>
          </w:tcPr>
          <w:p w14:paraId="3C948CC0" w14:textId="6C911011" w:rsidR="00F027BF" w:rsidRDefault="00F027BF" w:rsidP="00A45E17">
            <w:pPr>
              <w:spacing w:before="0" w:after="40"/>
              <w:rPr>
                <w:highlight w:val="white"/>
              </w:rPr>
            </w:pPr>
            <w:r>
              <w:rPr>
                <w:highlight w:val="white"/>
              </w:rPr>
              <w:t>Binary</w:t>
            </w:r>
          </w:p>
        </w:tc>
        <w:tc>
          <w:tcPr>
            <w:tcW w:w="1236" w:type="dxa"/>
          </w:tcPr>
          <w:p w14:paraId="03EE15B3" w14:textId="1107B631" w:rsidR="00F027BF" w:rsidRDefault="00F027BF" w:rsidP="00A45E17">
            <w:pPr>
              <w:spacing w:before="0" w:after="40"/>
              <w:rPr>
                <w:highlight w:val="white"/>
              </w:rPr>
            </w:pPr>
            <w:r>
              <w:rPr>
                <w:highlight w:val="white"/>
              </w:rPr>
              <w:t>5</w:t>
            </w:r>
          </w:p>
        </w:tc>
        <w:tc>
          <w:tcPr>
            <w:tcW w:w="4979" w:type="dxa"/>
          </w:tcPr>
          <w:p w14:paraId="5FC323D4" w14:textId="1DA50521" w:rsidR="00F027BF" w:rsidRDefault="00F027BF" w:rsidP="00A45E17">
            <w:pPr>
              <w:spacing w:before="0" w:after="40"/>
            </w:pPr>
            <w:r w:rsidRPr="005D7FBB">
              <w:t xml:space="preserve">operator register, </w:t>
            </w:r>
            <w:r>
              <w:t>register</w:t>
            </w:r>
          </w:p>
          <w:p w14:paraId="5C4277DF" w14:textId="5EC27A95" w:rsidR="00F027BF" w:rsidRDefault="00F027BF" w:rsidP="00A45E17">
            <w:pPr>
              <w:spacing w:before="0" w:after="40"/>
            </w:pPr>
            <w:r w:rsidRPr="005D7FBB">
              <w:t xml:space="preserve">operator register, </w:t>
            </w:r>
            <w:r>
              <w:t>static name</w:t>
            </w:r>
          </w:p>
          <w:p w14:paraId="7CFD8983" w14:textId="65E59DCA" w:rsidR="00F027BF" w:rsidRPr="00E5786A" w:rsidRDefault="00F027BF" w:rsidP="00A45E17">
            <w:pPr>
              <w:spacing w:before="0" w:after="40"/>
            </w:pPr>
            <w:r w:rsidRPr="005D7FBB">
              <w:t>operator register,</w:t>
            </w:r>
            <w:r>
              <w:t xml:space="preserve"> integer value</w:t>
            </w:r>
          </w:p>
        </w:tc>
        <w:tc>
          <w:tcPr>
            <w:tcW w:w="2057" w:type="dxa"/>
          </w:tcPr>
          <w:p w14:paraId="25916F30" w14:textId="77777777" w:rsidR="00F027BF" w:rsidRDefault="00F027BF" w:rsidP="00A45E17">
            <w:pPr>
              <w:spacing w:before="0" w:after="40"/>
              <w:rPr>
                <w:highlight w:val="white"/>
              </w:rPr>
            </w:pPr>
            <w:r>
              <w:rPr>
                <w:highlight w:val="white"/>
              </w:rPr>
              <w:t>mov ax, bx</w:t>
            </w:r>
          </w:p>
          <w:p w14:paraId="57633D02" w14:textId="77777777" w:rsidR="00F027BF" w:rsidRDefault="00F027BF" w:rsidP="00A45E17">
            <w:pPr>
              <w:spacing w:before="0" w:after="40"/>
              <w:rPr>
                <w:highlight w:val="white"/>
              </w:rPr>
            </w:pPr>
            <w:r>
              <w:rPr>
                <w:highlight w:val="white"/>
              </w:rPr>
              <w:t>add ax, stdin</w:t>
            </w:r>
          </w:p>
          <w:p w14:paraId="152854E3" w14:textId="77777777" w:rsidR="00F027BF" w:rsidRDefault="00F027BF" w:rsidP="00A45E17">
            <w:pPr>
              <w:spacing w:before="0" w:after="40"/>
              <w:rPr>
                <w:highlight w:val="white"/>
              </w:rPr>
            </w:pPr>
            <w:r>
              <w:rPr>
                <w:highlight w:val="white"/>
              </w:rPr>
              <w:t>sub ax, 123</w:t>
            </w:r>
          </w:p>
        </w:tc>
      </w:tr>
      <w:tr w:rsidR="00F027BF" w14:paraId="39A207DB" w14:textId="77777777" w:rsidTr="00654532">
        <w:tc>
          <w:tcPr>
            <w:tcW w:w="1078" w:type="dxa"/>
            <w:vMerge/>
          </w:tcPr>
          <w:p w14:paraId="56E2C123" w14:textId="77777777" w:rsidR="00F027BF" w:rsidRDefault="00F027BF" w:rsidP="00A45E17">
            <w:pPr>
              <w:spacing w:before="0" w:after="40"/>
              <w:rPr>
                <w:highlight w:val="white"/>
              </w:rPr>
            </w:pPr>
          </w:p>
        </w:tc>
        <w:tc>
          <w:tcPr>
            <w:tcW w:w="1236" w:type="dxa"/>
          </w:tcPr>
          <w:p w14:paraId="7CEF70F5" w14:textId="465EDB1A" w:rsidR="00F027BF" w:rsidRDefault="00F027BF" w:rsidP="00A45E17">
            <w:pPr>
              <w:spacing w:before="0" w:after="40"/>
              <w:rPr>
                <w:highlight w:val="white"/>
              </w:rPr>
            </w:pPr>
            <w:r>
              <w:rPr>
                <w:highlight w:val="white"/>
              </w:rPr>
              <w:t>6</w:t>
            </w:r>
          </w:p>
        </w:tc>
        <w:tc>
          <w:tcPr>
            <w:tcW w:w="4979" w:type="dxa"/>
          </w:tcPr>
          <w:p w14:paraId="08CD4FD5" w14:textId="34E32B4B" w:rsidR="00F027BF" w:rsidRDefault="00F027BF" w:rsidP="00A45E17">
            <w:pPr>
              <w:spacing w:before="0" w:after="40"/>
            </w:pPr>
            <w:r w:rsidRPr="005D7FBB">
              <w:t>operator [</w:t>
            </w:r>
            <w:r>
              <w:t>register + offset</w:t>
            </w:r>
            <w:r w:rsidRPr="005D7FBB">
              <w:t xml:space="preserve">], </w:t>
            </w:r>
            <w:r>
              <w:t>register</w:t>
            </w:r>
          </w:p>
          <w:p w14:paraId="477C565A" w14:textId="0A00BF15" w:rsidR="00F027BF" w:rsidRDefault="00F027BF" w:rsidP="00A45E17">
            <w:pPr>
              <w:spacing w:before="0" w:after="40"/>
            </w:pPr>
            <w:r w:rsidRPr="005D7FBB">
              <w:t>operator [</w:t>
            </w:r>
            <w:r>
              <w:t>register + offset</w:t>
            </w:r>
            <w:r w:rsidRPr="005D7FBB">
              <w:t xml:space="preserve">], </w:t>
            </w:r>
            <w:r>
              <w:t>static name</w:t>
            </w:r>
          </w:p>
          <w:p w14:paraId="0809887A" w14:textId="59AF2C25" w:rsidR="00F027BF" w:rsidRDefault="00F027BF" w:rsidP="00A45E17">
            <w:pPr>
              <w:spacing w:before="0" w:after="40"/>
            </w:pPr>
            <w:r w:rsidRPr="005D7FBB">
              <w:t>operator [</w:t>
            </w:r>
            <w:r>
              <w:t>register + offset</w:t>
            </w:r>
            <w:r w:rsidRPr="005D7FBB">
              <w:t xml:space="preserve">], </w:t>
            </w:r>
            <w:r>
              <w:t>integer value</w:t>
            </w:r>
          </w:p>
          <w:p w14:paraId="70C55243" w14:textId="303D6507" w:rsidR="00F027BF" w:rsidRDefault="00F027BF" w:rsidP="00A45E17">
            <w:pPr>
              <w:spacing w:before="0" w:after="40"/>
            </w:pPr>
            <w:r w:rsidRPr="005D7FBB">
              <w:t>operator [</w:t>
            </w:r>
            <w:r>
              <w:t>static name + offset</w:t>
            </w:r>
            <w:r w:rsidRPr="005D7FBB">
              <w:t xml:space="preserve">], </w:t>
            </w:r>
            <w:r>
              <w:t>register</w:t>
            </w:r>
          </w:p>
          <w:p w14:paraId="5CF1B90B" w14:textId="3E59925D" w:rsidR="00F027BF" w:rsidRDefault="00F027BF" w:rsidP="00A45E17">
            <w:pPr>
              <w:spacing w:before="0" w:after="40"/>
            </w:pPr>
            <w:r w:rsidRPr="005D7FBB">
              <w:t>operator [</w:t>
            </w:r>
            <w:r>
              <w:t>static name + offset</w:t>
            </w:r>
            <w:r w:rsidRPr="005D7FBB">
              <w:t xml:space="preserve">], </w:t>
            </w:r>
            <w:r>
              <w:t>static name</w:t>
            </w:r>
          </w:p>
          <w:p w14:paraId="4054B9A1" w14:textId="0D50C4F1" w:rsidR="00F027BF" w:rsidRPr="00A63B27" w:rsidRDefault="00F027BF" w:rsidP="00A45E17">
            <w:pPr>
              <w:spacing w:before="0" w:after="40"/>
            </w:pPr>
            <w:r w:rsidRPr="005D7FBB">
              <w:t>operator [</w:t>
            </w:r>
            <w:r>
              <w:t>static name + offset</w:t>
            </w:r>
            <w:r w:rsidRPr="005D7FBB">
              <w:t xml:space="preserve">], </w:t>
            </w:r>
            <w:r>
              <w:t>integer value</w:t>
            </w:r>
          </w:p>
        </w:tc>
        <w:tc>
          <w:tcPr>
            <w:tcW w:w="2057" w:type="dxa"/>
          </w:tcPr>
          <w:p w14:paraId="0D623F24" w14:textId="77777777" w:rsidR="00F027BF" w:rsidRDefault="00F027BF" w:rsidP="00A45E17">
            <w:pPr>
              <w:spacing w:before="0" w:after="40"/>
              <w:rPr>
                <w:highlight w:val="white"/>
              </w:rPr>
            </w:pPr>
            <w:r>
              <w:rPr>
                <w:highlight w:val="white"/>
              </w:rPr>
              <w:t>mov [bp + 2], bx</w:t>
            </w:r>
          </w:p>
          <w:p w14:paraId="0D1CFFE7" w14:textId="77777777" w:rsidR="00F027BF" w:rsidRDefault="00F027BF" w:rsidP="00A45E17">
            <w:pPr>
              <w:spacing w:before="0" w:after="40"/>
              <w:rPr>
                <w:highlight w:val="white"/>
              </w:rPr>
            </w:pPr>
            <w:r>
              <w:rPr>
                <w:highlight w:val="white"/>
              </w:rPr>
              <w:t>add [bp + 2], stdin</w:t>
            </w:r>
          </w:p>
          <w:p w14:paraId="2C9200C2" w14:textId="77777777" w:rsidR="00F027BF" w:rsidRDefault="00F027BF" w:rsidP="00A45E17">
            <w:pPr>
              <w:spacing w:before="0" w:after="40"/>
              <w:rPr>
                <w:highlight w:val="white"/>
              </w:rPr>
            </w:pPr>
            <w:r>
              <w:rPr>
                <w:highlight w:val="white"/>
              </w:rPr>
              <w:t>sub [bp + 2], 123</w:t>
            </w:r>
          </w:p>
          <w:p w14:paraId="7833E305" w14:textId="77777777" w:rsidR="00F027BF" w:rsidRDefault="00F027BF" w:rsidP="00A45E17">
            <w:pPr>
              <w:spacing w:before="0" w:after="40"/>
              <w:rPr>
                <w:highlight w:val="white"/>
              </w:rPr>
            </w:pPr>
            <w:r>
              <w:rPr>
                <w:highlight w:val="white"/>
              </w:rPr>
              <w:t>mov [stdin + 4], bx</w:t>
            </w:r>
          </w:p>
          <w:p w14:paraId="79994121" w14:textId="77777777" w:rsidR="00F027BF" w:rsidRDefault="00F027BF" w:rsidP="00A45E17">
            <w:pPr>
              <w:spacing w:before="0" w:after="40"/>
              <w:rPr>
                <w:highlight w:val="white"/>
              </w:rPr>
            </w:pPr>
            <w:r>
              <w:rPr>
                <w:highlight w:val="white"/>
              </w:rPr>
              <w:t>add [stdin + 4], stdin</w:t>
            </w:r>
          </w:p>
          <w:p w14:paraId="07649B2F" w14:textId="77777777" w:rsidR="00F027BF" w:rsidRDefault="00F027BF" w:rsidP="00A45E17">
            <w:pPr>
              <w:spacing w:before="0" w:after="40"/>
              <w:rPr>
                <w:highlight w:val="white"/>
              </w:rPr>
            </w:pPr>
            <w:r>
              <w:rPr>
                <w:highlight w:val="white"/>
              </w:rPr>
              <w:t>sub [stdin + 4], 123</w:t>
            </w:r>
          </w:p>
        </w:tc>
      </w:tr>
      <w:tr w:rsidR="00F027BF" w14:paraId="53C0DF47" w14:textId="77777777" w:rsidTr="00654532">
        <w:tc>
          <w:tcPr>
            <w:tcW w:w="1078" w:type="dxa"/>
            <w:vMerge/>
          </w:tcPr>
          <w:p w14:paraId="439F8E28" w14:textId="77777777" w:rsidR="00F027BF" w:rsidRDefault="00F027BF" w:rsidP="00A45E17">
            <w:pPr>
              <w:spacing w:before="0" w:after="40"/>
              <w:rPr>
                <w:highlight w:val="white"/>
              </w:rPr>
            </w:pPr>
          </w:p>
        </w:tc>
        <w:tc>
          <w:tcPr>
            <w:tcW w:w="1236" w:type="dxa"/>
          </w:tcPr>
          <w:p w14:paraId="181435BA" w14:textId="50BA8F1E" w:rsidR="00F027BF" w:rsidRDefault="00F027BF" w:rsidP="00A45E17">
            <w:pPr>
              <w:spacing w:before="0" w:after="40"/>
              <w:rPr>
                <w:highlight w:val="white"/>
              </w:rPr>
            </w:pPr>
            <w:r>
              <w:rPr>
                <w:highlight w:val="white"/>
              </w:rPr>
              <w:t>6</w:t>
            </w:r>
          </w:p>
        </w:tc>
        <w:tc>
          <w:tcPr>
            <w:tcW w:w="4979" w:type="dxa"/>
          </w:tcPr>
          <w:p w14:paraId="5A5DD9E4" w14:textId="6EA00C24" w:rsidR="00F027BF" w:rsidRDefault="00F027BF" w:rsidP="00A45E17">
            <w:pPr>
              <w:spacing w:before="0" w:after="40"/>
            </w:pPr>
            <w:r w:rsidRPr="005D7FBB">
              <w:t xml:space="preserve">operator </w:t>
            </w:r>
            <w:r>
              <w:t xml:space="preserve">register, </w:t>
            </w:r>
            <w:r w:rsidRPr="005D7FBB">
              <w:t>[</w:t>
            </w:r>
            <w:r>
              <w:t>register + offset</w:t>
            </w:r>
            <w:r w:rsidRPr="005D7FBB">
              <w:t>]</w:t>
            </w:r>
          </w:p>
          <w:p w14:paraId="5D7CD7F1" w14:textId="0CFEC2EF" w:rsidR="00F027BF" w:rsidRPr="00840C24" w:rsidRDefault="00F027BF" w:rsidP="00A45E17">
            <w:pPr>
              <w:spacing w:before="0" w:after="40"/>
            </w:pPr>
            <w:r w:rsidRPr="005D7FBB">
              <w:t xml:space="preserve">operator </w:t>
            </w:r>
            <w:r>
              <w:t xml:space="preserve">register, </w:t>
            </w:r>
            <w:r w:rsidRPr="005D7FBB">
              <w:t>[</w:t>
            </w:r>
            <w:r>
              <w:t>static name + offset</w:t>
            </w:r>
            <w:r w:rsidRPr="005D7FBB">
              <w:t>]</w:t>
            </w:r>
          </w:p>
        </w:tc>
        <w:tc>
          <w:tcPr>
            <w:tcW w:w="2057" w:type="dxa"/>
          </w:tcPr>
          <w:p w14:paraId="197529C5" w14:textId="77777777" w:rsidR="00F027BF" w:rsidRDefault="00F027BF" w:rsidP="00A45E17">
            <w:pPr>
              <w:spacing w:before="0" w:after="40"/>
              <w:rPr>
                <w:highlight w:val="white"/>
              </w:rPr>
            </w:pPr>
            <w:r>
              <w:rPr>
                <w:highlight w:val="white"/>
              </w:rPr>
              <w:t>mov ax, [bp + 2]</w:t>
            </w:r>
          </w:p>
          <w:p w14:paraId="3ED02FA7" w14:textId="77777777" w:rsidR="00F027BF" w:rsidRDefault="00F027BF" w:rsidP="00A45E17">
            <w:pPr>
              <w:spacing w:before="0" w:after="40"/>
              <w:rPr>
                <w:highlight w:val="white"/>
              </w:rPr>
            </w:pPr>
            <w:r>
              <w:rPr>
                <w:highlight w:val="white"/>
              </w:rPr>
              <w:t>add ax, [stdin +4]</w:t>
            </w:r>
          </w:p>
        </w:tc>
      </w:tr>
    </w:tbl>
    <w:p w14:paraId="78FE1025" w14:textId="77777777" w:rsidR="00097076" w:rsidRPr="00097076" w:rsidRDefault="00097076" w:rsidP="00097076">
      <w:pPr>
        <w:pStyle w:val="Code"/>
        <w:rPr>
          <w:highlight w:val="white"/>
        </w:rPr>
      </w:pPr>
    </w:p>
    <w:p w14:paraId="7C66D23D" w14:textId="0C8192B1" w:rsidR="00A12F90" w:rsidRPr="00F259DA" w:rsidRDefault="00744609" w:rsidP="00A12F90">
      <w:pPr>
        <w:rPr>
          <w:highlight w:val="white"/>
        </w:rPr>
      </w:pPr>
      <w:r>
        <w:rPr>
          <w:highlight w:val="white"/>
        </w:rPr>
        <w:t>In case of a nullary operator, we simply return its name.</w:t>
      </w:r>
    </w:p>
    <w:p w14:paraId="0F49C0C6" w14:textId="77777777" w:rsidR="00BB1C53" w:rsidRPr="00BB1C53" w:rsidRDefault="00BB1C53" w:rsidP="00BB1C53">
      <w:pPr>
        <w:pStyle w:val="Code"/>
        <w:rPr>
          <w:highlight w:val="white"/>
        </w:rPr>
      </w:pPr>
      <w:r w:rsidRPr="00BB1C53">
        <w:rPr>
          <w:highlight w:val="white"/>
        </w:rPr>
        <w:t xml:space="preserve">      if (IsNullary()) {</w:t>
      </w:r>
    </w:p>
    <w:p w14:paraId="76348D9C" w14:textId="77777777" w:rsidR="00BB1C53" w:rsidRPr="00BB1C53" w:rsidRDefault="00BB1C53" w:rsidP="00BB1C53">
      <w:pPr>
        <w:pStyle w:val="Code"/>
        <w:rPr>
          <w:highlight w:val="white"/>
        </w:rPr>
      </w:pPr>
      <w:r w:rsidRPr="00BB1C53">
        <w:rPr>
          <w:highlight w:val="white"/>
        </w:rPr>
        <w:t xml:space="preserve">        return "\t" + operatorName;</w:t>
      </w:r>
    </w:p>
    <w:p w14:paraId="5929941A" w14:textId="77777777" w:rsidR="00BB1C53" w:rsidRPr="00BB1C53" w:rsidRDefault="00BB1C53" w:rsidP="00BB1C53">
      <w:pPr>
        <w:pStyle w:val="Code"/>
        <w:rPr>
          <w:highlight w:val="white"/>
        </w:rPr>
      </w:pPr>
      <w:r w:rsidRPr="00BB1C53">
        <w:rPr>
          <w:highlight w:val="white"/>
        </w:rPr>
        <w:t xml:space="preserve">      }</w:t>
      </w:r>
    </w:p>
    <w:p w14:paraId="6F57E108" w14:textId="77777777" w:rsidR="00AE6BCE" w:rsidRDefault="00117715" w:rsidP="00AE6BCE">
      <w:pPr>
        <w:rPr>
          <w:highlight w:val="white"/>
        </w:rPr>
      </w:pPr>
      <w:r>
        <w:rPr>
          <w:highlight w:val="white"/>
        </w:rPr>
        <w:t>U</w:t>
      </w:r>
      <w:r w:rsidR="00A12F90">
        <w:rPr>
          <w:highlight w:val="white"/>
        </w:rPr>
        <w:t xml:space="preserve">nary operations </w:t>
      </w:r>
      <w:r w:rsidR="00244FA5">
        <w:rPr>
          <w:highlight w:val="white"/>
        </w:rPr>
        <w:t xml:space="preserve">of category </w:t>
      </w:r>
      <w:r>
        <w:rPr>
          <w:highlight w:val="white"/>
        </w:rPr>
        <w:t>two and three</w:t>
      </w:r>
      <w:r w:rsidR="00244FA5">
        <w:rPr>
          <w:highlight w:val="white"/>
        </w:rPr>
        <w:t>, where the operand is an address</w:t>
      </w:r>
      <w:r w:rsidR="00F8051B">
        <w:rPr>
          <w:highlight w:val="white"/>
        </w:rPr>
        <w:t xml:space="preserve"> or a register. In case of an address, the first operand is a register or a string (static name), the second operand is an integer (offset), and the third operand is null. </w:t>
      </w:r>
      <w:r w:rsidR="00AE6BCE">
        <w:rPr>
          <w:highlight w:val="white"/>
        </w:rPr>
        <w:t>In case of a register, the second and third operands are null.</w:t>
      </w:r>
    </w:p>
    <w:p w14:paraId="1209996C" w14:textId="77777777" w:rsidR="00744609" w:rsidRPr="00744609" w:rsidRDefault="00744609" w:rsidP="00744609">
      <w:pPr>
        <w:pStyle w:val="Code"/>
        <w:rPr>
          <w:highlight w:val="white"/>
        </w:rPr>
      </w:pPr>
      <w:r w:rsidRPr="00744609">
        <w:rPr>
          <w:highlight w:val="white"/>
        </w:rPr>
        <w:t xml:space="preserve">      else if (IsUnary()) {</w:t>
      </w:r>
    </w:p>
    <w:p w14:paraId="273FB54E" w14:textId="77777777" w:rsidR="00744609" w:rsidRPr="00744609" w:rsidRDefault="00744609" w:rsidP="00744609">
      <w:pPr>
        <w:pStyle w:val="Code"/>
        <w:rPr>
          <w:highlight w:val="white"/>
        </w:rPr>
      </w:pPr>
      <w:r w:rsidRPr="00744609">
        <w:rPr>
          <w:highlight w:val="white"/>
        </w:rPr>
        <w:t xml:space="preserve">        if (((operand0 is Register) || (operand0 is string)) &amp;&amp;</w:t>
      </w:r>
    </w:p>
    <w:p w14:paraId="521B37D8" w14:textId="77777777" w:rsidR="00744609" w:rsidRPr="00744609" w:rsidRDefault="00744609" w:rsidP="00744609">
      <w:pPr>
        <w:pStyle w:val="Code"/>
        <w:rPr>
          <w:highlight w:val="white"/>
        </w:rPr>
      </w:pPr>
      <w:r w:rsidRPr="00744609">
        <w:rPr>
          <w:highlight w:val="white"/>
        </w:rPr>
        <w:t xml:space="preserve">                 (operand1 is int) &amp;&amp; (operand2 == null)) {</w:t>
      </w:r>
    </w:p>
    <w:p w14:paraId="793A3062" w14:textId="77777777" w:rsidR="00744609" w:rsidRPr="00744609" w:rsidRDefault="00744609" w:rsidP="00744609">
      <w:pPr>
        <w:pStyle w:val="Code"/>
        <w:rPr>
          <w:highlight w:val="white"/>
        </w:rPr>
      </w:pPr>
      <w:r w:rsidRPr="00744609">
        <w:rPr>
          <w:highlight w:val="white"/>
        </w:rPr>
        <w:t xml:space="preserve">          return "\t" + operatorName + " [" + operand0 +</w:t>
      </w:r>
    </w:p>
    <w:p w14:paraId="485F146A" w14:textId="77777777" w:rsidR="00744609" w:rsidRPr="00744609" w:rsidRDefault="00744609" w:rsidP="00744609">
      <w:pPr>
        <w:pStyle w:val="Code"/>
        <w:rPr>
          <w:highlight w:val="white"/>
        </w:rPr>
      </w:pPr>
      <w:r w:rsidRPr="00744609">
        <w:rPr>
          <w:highlight w:val="white"/>
        </w:rPr>
        <w:t xml:space="preserve">                 WithSign(operand1) + "]";</w:t>
      </w:r>
    </w:p>
    <w:p w14:paraId="029F073F" w14:textId="77777777" w:rsidR="00744609" w:rsidRPr="00744609" w:rsidRDefault="00744609" w:rsidP="00744609">
      <w:pPr>
        <w:pStyle w:val="Code"/>
        <w:rPr>
          <w:highlight w:val="white"/>
        </w:rPr>
      </w:pPr>
      <w:r w:rsidRPr="00744609">
        <w:rPr>
          <w:highlight w:val="white"/>
        </w:rPr>
        <w:t xml:space="preserve">        }</w:t>
      </w:r>
    </w:p>
    <w:p w14:paraId="364AE613" w14:textId="1B90EBB1" w:rsidR="00744609" w:rsidRPr="00744609" w:rsidRDefault="00744609" w:rsidP="00744609">
      <w:pPr>
        <w:pStyle w:val="Code"/>
        <w:rPr>
          <w:highlight w:val="white"/>
        </w:rPr>
      </w:pPr>
      <w:r w:rsidRPr="00744609">
        <w:rPr>
          <w:highlight w:val="white"/>
        </w:rPr>
        <w:lastRenderedPageBreak/>
        <w:t xml:space="preserve">        else if ((operand0 is Register) &amp;&amp; (operand1 == null) &amp;&amp;</w:t>
      </w:r>
    </w:p>
    <w:p w14:paraId="72694370" w14:textId="77777777" w:rsidR="00744609" w:rsidRPr="00744609" w:rsidRDefault="00744609" w:rsidP="00744609">
      <w:pPr>
        <w:pStyle w:val="Code"/>
        <w:rPr>
          <w:highlight w:val="white"/>
        </w:rPr>
      </w:pPr>
      <w:r w:rsidRPr="00744609">
        <w:rPr>
          <w:highlight w:val="white"/>
        </w:rPr>
        <w:t xml:space="preserve">                 (operand2 == null)) {</w:t>
      </w:r>
    </w:p>
    <w:p w14:paraId="64ED8C44" w14:textId="77777777" w:rsidR="00744609" w:rsidRPr="00744609" w:rsidRDefault="00744609" w:rsidP="00744609">
      <w:pPr>
        <w:pStyle w:val="Code"/>
        <w:rPr>
          <w:highlight w:val="white"/>
        </w:rPr>
      </w:pPr>
      <w:r w:rsidRPr="00744609">
        <w:rPr>
          <w:highlight w:val="white"/>
        </w:rPr>
        <w:t xml:space="preserve">          return "\t" + operatorName + " " + operand0;</w:t>
      </w:r>
    </w:p>
    <w:p w14:paraId="082AF65B" w14:textId="77777777" w:rsidR="00744609" w:rsidRPr="00744609" w:rsidRDefault="00744609" w:rsidP="00744609">
      <w:pPr>
        <w:pStyle w:val="Code"/>
        <w:rPr>
          <w:highlight w:val="white"/>
        </w:rPr>
      </w:pPr>
      <w:r w:rsidRPr="00744609">
        <w:rPr>
          <w:highlight w:val="white"/>
        </w:rPr>
        <w:t xml:space="preserve">        }</w:t>
      </w:r>
    </w:p>
    <w:p w14:paraId="3000D057" w14:textId="73D6D879" w:rsidR="00832410" w:rsidRPr="00BA028E" w:rsidRDefault="00BC3573" w:rsidP="00832410">
      <w:pPr>
        <w:rPr>
          <w:b/>
          <w:noProof/>
        </w:rPr>
      </w:pPr>
      <w:r>
        <w:rPr>
          <w:highlight w:val="white"/>
        </w:rPr>
        <w:t>Next</w:t>
      </w:r>
      <w:r w:rsidR="000C1583">
        <w:rPr>
          <w:highlight w:val="white"/>
        </w:rPr>
        <w:t>,</w:t>
      </w:r>
      <w:r>
        <w:rPr>
          <w:highlight w:val="white"/>
        </w:rPr>
        <w:t xml:space="preserve"> we handle </w:t>
      </w:r>
      <w:r w:rsidR="000C1583">
        <w:rPr>
          <w:highlight w:val="white"/>
        </w:rPr>
        <w:t>binary</w:t>
      </w:r>
      <w:r>
        <w:rPr>
          <w:highlight w:val="white"/>
        </w:rPr>
        <w:t xml:space="preserve"> opera</w:t>
      </w:r>
      <w:r w:rsidR="000C1583">
        <w:rPr>
          <w:highlight w:val="white"/>
        </w:rPr>
        <w:t xml:space="preserve">tions. </w:t>
      </w:r>
      <w:r w:rsidR="006F6581">
        <w:rPr>
          <w:highlight w:val="white"/>
        </w:rPr>
        <w:t xml:space="preserve">In category </w:t>
      </w:r>
      <w:r w:rsidR="00F60D27">
        <w:rPr>
          <w:highlight w:val="white"/>
        </w:rPr>
        <w:t>four</w:t>
      </w:r>
      <w:r w:rsidR="006F6581">
        <w:rPr>
          <w:highlight w:val="white"/>
        </w:rPr>
        <w:t xml:space="preserve">, the first operand is a </w:t>
      </w:r>
      <w:proofErr w:type="gramStart"/>
      <w:r w:rsidR="006F6581">
        <w:rPr>
          <w:highlight w:val="white"/>
        </w:rPr>
        <w:t>register</w:t>
      </w:r>
      <w:proofErr w:type="gramEnd"/>
      <w:r w:rsidR="003874C8">
        <w:rPr>
          <w:highlight w:val="white"/>
        </w:rPr>
        <w:t xml:space="preserve"> and </w:t>
      </w:r>
      <w:r w:rsidR="006F6581">
        <w:rPr>
          <w:highlight w:val="white"/>
        </w:rPr>
        <w:t>the second operand</w:t>
      </w:r>
      <w:r w:rsidR="006112F5">
        <w:rPr>
          <w:highlight w:val="white"/>
        </w:rPr>
        <w:t xml:space="preserve"> is a </w:t>
      </w:r>
      <w:r w:rsidR="003874C8">
        <w:rPr>
          <w:highlight w:val="white"/>
        </w:rPr>
        <w:t xml:space="preserve">register, a </w:t>
      </w:r>
      <w:r w:rsidR="006112F5">
        <w:rPr>
          <w:highlight w:val="white"/>
        </w:rPr>
        <w:t xml:space="preserve">string (static name), </w:t>
      </w:r>
      <w:r w:rsidR="003874C8">
        <w:rPr>
          <w:highlight w:val="white"/>
        </w:rPr>
        <w:t xml:space="preserve">or a </w:t>
      </w:r>
      <w:r w:rsidR="003874C8" w:rsidRPr="002313BB">
        <w:rPr>
          <w:rStyle w:val="KeyWord0"/>
          <w:highlight w:val="white"/>
        </w:rPr>
        <w:t>BigInteger</w:t>
      </w:r>
      <w:r w:rsidR="003874C8">
        <w:rPr>
          <w:highlight w:val="white"/>
        </w:rPr>
        <w:t xml:space="preserve"> (integer value).</w:t>
      </w:r>
    </w:p>
    <w:p w14:paraId="078B1010" w14:textId="77777777" w:rsidR="00F9114B" w:rsidRPr="00F9114B" w:rsidRDefault="00F9114B" w:rsidP="00F9114B">
      <w:pPr>
        <w:pStyle w:val="Code"/>
        <w:rPr>
          <w:highlight w:val="white"/>
        </w:rPr>
      </w:pPr>
      <w:r w:rsidRPr="00F9114B">
        <w:rPr>
          <w:highlight w:val="white"/>
        </w:rPr>
        <w:t xml:space="preserve">      else if (IsBinary()) {</w:t>
      </w:r>
    </w:p>
    <w:p w14:paraId="0ADAE3AD" w14:textId="77777777" w:rsidR="003F0CBB" w:rsidRPr="003F0CBB" w:rsidRDefault="003F0CBB" w:rsidP="003F0CBB">
      <w:pPr>
        <w:pStyle w:val="Code"/>
        <w:rPr>
          <w:highlight w:val="white"/>
        </w:rPr>
      </w:pPr>
      <w:r w:rsidRPr="003F0CBB">
        <w:rPr>
          <w:highlight w:val="white"/>
        </w:rPr>
        <w:t xml:space="preserve">        if ((operand0 is Register) &amp;&amp; ((operand1 is Register) ||</w:t>
      </w:r>
    </w:p>
    <w:p w14:paraId="0A5D28EF" w14:textId="77777777" w:rsidR="003F0CBB" w:rsidRPr="003F0CBB" w:rsidRDefault="003F0CBB" w:rsidP="003F0CBB">
      <w:pPr>
        <w:pStyle w:val="Code"/>
        <w:rPr>
          <w:highlight w:val="white"/>
        </w:rPr>
      </w:pPr>
      <w:r w:rsidRPr="003F0CBB">
        <w:rPr>
          <w:highlight w:val="white"/>
        </w:rPr>
        <w:t xml:space="preserve">            (operand1 is string) || (operand1 is BigInteger)) &amp;&amp;</w:t>
      </w:r>
    </w:p>
    <w:p w14:paraId="32F81E6F" w14:textId="77777777" w:rsidR="003F0CBB" w:rsidRPr="003F0CBB" w:rsidRDefault="003F0CBB" w:rsidP="003F0CBB">
      <w:pPr>
        <w:pStyle w:val="Code"/>
        <w:rPr>
          <w:highlight w:val="white"/>
        </w:rPr>
      </w:pPr>
      <w:r w:rsidRPr="003F0CBB">
        <w:rPr>
          <w:highlight w:val="white"/>
        </w:rPr>
        <w:t xml:space="preserve">            (operand2 == null)) {</w:t>
      </w:r>
    </w:p>
    <w:p w14:paraId="73B45858" w14:textId="77777777" w:rsidR="003F0CBB" w:rsidRPr="003F0CBB" w:rsidRDefault="003F0CBB" w:rsidP="003F0CBB">
      <w:pPr>
        <w:pStyle w:val="Code"/>
        <w:rPr>
          <w:highlight w:val="white"/>
        </w:rPr>
      </w:pPr>
      <w:r w:rsidRPr="003F0CBB">
        <w:rPr>
          <w:highlight w:val="white"/>
        </w:rPr>
        <w:t xml:space="preserve">          Assert.ErrorXXX(!(operand0 is string));</w:t>
      </w:r>
    </w:p>
    <w:p w14:paraId="68AE27DF" w14:textId="77777777" w:rsidR="003F0CBB" w:rsidRPr="003F0CBB" w:rsidRDefault="003F0CBB" w:rsidP="003F0CBB">
      <w:pPr>
        <w:pStyle w:val="Code"/>
        <w:rPr>
          <w:highlight w:val="white"/>
        </w:rPr>
      </w:pPr>
      <w:r w:rsidRPr="003F0CBB">
        <w:rPr>
          <w:highlight w:val="white"/>
        </w:rPr>
        <w:t xml:space="preserve">          return "\t" + operatorName + " " + operand0 + ", " + operand1;</w:t>
      </w:r>
    </w:p>
    <w:p w14:paraId="7C3C723F" w14:textId="77777777" w:rsidR="003F0CBB" w:rsidRPr="003F0CBB" w:rsidRDefault="003F0CBB" w:rsidP="003F0CBB">
      <w:pPr>
        <w:pStyle w:val="Code"/>
        <w:rPr>
          <w:highlight w:val="white"/>
        </w:rPr>
      </w:pPr>
      <w:r w:rsidRPr="003F0CBB">
        <w:rPr>
          <w:highlight w:val="white"/>
        </w:rPr>
        <w:t xml:space="preserve">        }</w:t>
      </w:r>
    </w:p>
    <w:p w14:paraId="6DFBB3A7" w14:textId="27963505" w:rsidR="007C4F8F" w:rsidRPr="00BA028E" w:rsidRDefault="007C4F8F" w:rsidP="007C4F8F">
      <w:pPr>
        <w:rPr>
          <w:b/>
          <w:noProof/>
        </w:rPr>
      </w:pPr>
      <w:r>
        <w:rPr>
          <w:highlight w:val="white"/>
        </w:rPr>
        <w:t xml:space="preserve">In category </w:t>
      </w:r>
      <w:r w:rsidR="000708FA">
        <w:rPr>
          <w:highlight w:val="white"/>
        </w:rPr>
        <w:t>five</w:t>
      </w:r>
      <w:r>
        <w:rPr>
          <w:highlight w:val="white"/>
        </w:rPr>
        <w:t xml:space="preserve">, the first operand is a register or a string (static name), the second operand is an integer (offset), and the third operand is register, a string (static name), or a </w:t>
      </w:r>
      <w:r w:rsidRPr="002313BB">
        <w:rPr>
          <w:rStyle w:val="KeyWord0"/>
          <w:highlight w:val="white"/>
        </w:rPr>
        <w:t>BigInteger</w:t>
      </w:r>
      <w:r>
        <w:rPr>
          <w:highlight w:val="white"/>
        </w:rPr>
        <w:t xml:space="preserve"> (integer value).</w:t>
      </w:r>
    </w:p>
    <w:p w14:paraId="3A484186" w14:textId="77777777" w:rsidR="009C3AAD" w:rsidRPr="009C3AAD" w:rsidRDefault="009C3AAD" w:rsidP="009C3AAD">
      <w:pPr>
        <w:pStyle w:val="Code"/>
        <w:rPr>
          <w:highlight w:val="white"/>
        </w:rPr>
      </w:pPr>
      <w:r w:rsidRPr="009C3AAD">
        <w:rPr>
          <w:highlight w:val="white"/>
        </w:rPr>
        <w:t xml:space="preserve">        else if (((operand0 is Register) || (operand0 is string)) &amp;&amp;</w:t>
      </w:r>
    </w:p>
    <w:p w14:paraId="01067E30" w14:textId="77777777" w:rsidR="009C3AAD" w:rsidRPr="009C3AAD" w:rsidRDefault="009C3AAD" w:rsidP="009C3AAD">
      <w:pPr>
        <w:pStyle w:val="Code"/>
        <w:rPr>
          <w:highlight w:val="white"/>
        </w:rPr>
      </w:pPr>
      <w:r w:rsidRPr="009C3AAD">
        <w:rPr>
          <w:highlight w:val="white"/>
        </w:rPr>
        <w:t xml:space="preserve">                 (operand1 is int) &amp;&amp; ((operand2 is Register) ||</w:t>
      </w:r>
    </w:p>
    <w:p w14:paraId="71239601" w14:textId="77777777" w:rsidR="009C3AAD" w:rsidRPr="009C3AAD" w:rsidRDefault="009C3AAD" w:rsidP="009C3AAD">
      <w:pPr>
        <w:pStyle w:val="Code"/>
        <w:rPr>
          <w:highlight w:val="white"/>
        </w:rPr>
      </w:pPr>
      <w:r w:rsidRPr="009C3AAD">
        <w:rPr>
          <w:highlight w:val="white"/>
        </w:rPr>
        <w:t xml:space="preserve">                  (operand2 is string) || (operand2 is BigInteger))) {</w:t>
      </w:r>
    </w:p>
    <w:p w14:paraId="7D3EA8C2" w14:textId="77777777" w:rsidR="009C3AAD" w:rsidRPr="009C3AAD" w:rsidRDefault="009C3AAD" w:rsidP="009C3AAD">
      <w:pPr>
        <w:pStyle w:val="Code"/>
        <w:rPr>
          <w:highlight w:val="white"/>
        </w:rPr>
      </w:pPr>
      <w:r w:rsidRPr="009C3AAD">
        <w:rPr>
          <w:highlight w:val="white"/>
        </w:rPr>
        <w:t xml:space="preserve">          return "\t" + operatorName +</w:t>
      </w:r>
    </w:p>
    <w:p w14:paraId="67DD24B8" w14:textId="77777777" w:rsidR="009C3AAD" w:rsidRPr="009C3AAD" w:rsidRDefault="009C3AAD" w:rsidP="009C3AAD">
      <w:pPr>
        <w:pStyle w:val="Code"/>
        <w:rPr>
          <w:highlight w:val="white"/>
        </w:rPr>
      </w:pPr>
      <w:r w:rsidRPr="009C3AAD">
        <w:rPr>
          <w:highlight w:val="white"/>
        </w:rPr>
        <w:t xml:space="preserve">                 " [" + operand0 + WithSign(operand1) + "], " + operand2;</w:t>
      </w:r>
    </w:p>
    <w:p w14:paraId="29D685A1" w14:textId="77777777" w:rsidR="009C3AAD" w:rsidRPr="009C3AAD" w:rsidRDefault="009C3AAD" w:rsidP="009C3AAD">
      <w:pPr>
        <w:pStyle w:val="Code"/>
        <w:rPr>
          <w:highlight w:val="white"/>
        </w:rPr>
      </w:pPr>
      <w:r w:rsidRPr="009C3AAD">
        <w:rPr>
          <w:highlight w:val="white"/>
        </w:rPr>
        <w:t xml:space="preserve">        }</w:t>
      </w:r>
    </w:p>
    <w:p w14:paraId="12E033C0" w14:textId="744B58E1" w:rsidR="000708FA" w:rsidRPr="00BA028E" w:rsidRDefault="000708FA" w:rsidP="000708FA">
      <w:pPr>
        <w:rPr>
          <w:b/>
          <w:noProof/>
        </w:rPr>
      </w:pPr>
      <w:r>
        <w:rPr>
          <w:highlight w:val="white"/>
        </w:rPr>
        <w:t>In category six, the first operand is a register, the second operand is register or string (static name), and the third operand is an integer (offset).</w:t>
      </w:r>
    </w:p>
    <w:p w14:paraId="3E2E17E7" w14:textId="77777777" w:rsidR="000708FA" w:rsidRPr="003F0CBB" w:rsidRDefault="000708FA" w:rsidP="000708FA">
      <w:pPr>
        <w:pStyle w:val="Code"/>
        <w:rPr>
          <w:highlight w:val="white"/>
        </w:rPr>
      </w:pPr>
      <w:r w:rsidRPr="003F0CBB">
        <w:rPr>
          <w:highlight w:val="white"/>
        </w:rPr>
        <w:t xml:space="preserve">        else if ((operand0 is Register) &amp;&amp; ((operand1 is Register) ||</w:t>
      </w:r>
    </w:p>
    <w:p w14:paraId="0957D9E1" w14:textId="77777777" w:rsidR="000708FA" w:rsidRPr="003F0CBB" w:rsidRDefault="000708FA" w:rsidP="000708FA">
      <w:pPr>
        <w:pStyle w:val="Code"/>
        <w:rPr>
          <w:highlight w:val="white"/>
        </w:rPr>
      </w:pPr>
      <w:r w:rsidRPr="003F0CBB">
        <w:rPr>
          <w:highlight w:val="white"/>
        </w:rPr>
        <w:t xml:space="preserve">                 (operand1 is string)) &amp;&amp; (operand2 is int)) {</w:t>
      </w:r>
    </w:p>
    <w:p w14:paraId="0A4E41DE" w14:textId="77777777" w:rsidR="000708FA" w:rsidRPr="003F0CBB" w:rsidRDefault="000708FA" w:rsidP="000708FA">
      <w:pPr>
        <w:pStyle w:val="Code"/>
        <w:rPr>
          <w:highlight w:val="white"/>
        </w:rPr>
      </w:pPr>
      <w:r w:rsidRPr="003F0CBB">
        <w:rPr>
          <w:highlight w:val="white"/>
        </w:rPr>
        <w:t xml:space="preserve">          return "\t" + operatorName + " " + operand0 +</w:t>
      </w:r>
    </w:p>
    <w:p w14:paraId="77418CCE" w14:textId="77777777" w:rsidR="000708FA" w:rsidRPr="003F0CBB" w:rsidRDefault="000708FA" w:rsidP="000708FA">
      <w:pPr>
        <w:pStyle w:val="Code"/>
        <w:rPr>
          <w:highlight w:val="white"/>
        </w:rPr>
      </w:pPr>
      <w:r w:rsidRPr="003F0CBB">
        <w:rPr>
          <w:highlight w:val="white"/>
        </w:rPr>
        <w:t xml:space="preserve">                 ", [" + operand1 + WithSign(operand2) + "]";</w:t>
      </w:r>
    </w:p>
    <w:p w14:paraId="28C3ACA7" w14:textId="77777777" w:rsidR="000708FA" w:rsidRPr="003F0CBB" w:rsidRDefault="000708FA" w:rsidP="000708FA">
      <w:pPr>
        <w:pStyle w:val="Code"/>
        <w:rPr>
          <w:highlight w:val="white"/>
        </w:rPr>
      </w:pPr>
      <w:r w:rsidRPr="003F0CBB">
        <w:rPr>
          <w:highlight w:val="white"/>
        </w:rPr>
        <w:t xml:space="preserve">        }</w:t>
      </w:r>
    </w:p>
    <w:p w14:paraId="25D142B6" w14:textId="022C3235" w:rsidR="009C3AAD" w:rsidRDefault="009C3AAD" w:rsidP="009C3AAD">
      <w:pPr>
        <w:pStyle w:val="Code"/>
        <w:rPr>
          <w:highlight w:val="white"/>
        </w:rPr>
      </w:pPr>
      <w:r w:rsidRPr="009C3AAD">
        <w:rPr>
          <w:highlight w:val="white"/>
        </w:rPr>
        <w:t xml:space="preserve">      }</w:t>
      </w:r>
    </w:p>
    <w:p w14:paraId="748ED3E6" w14:textId="297DDE82" w:rsidR="00212F79" w:rsidRPr="009C3AAD" w:rsidRDefault="004F6538" w:rsidP="004F6538">
      <w:pPr>
        <w:rPr>
          <w:highlight w:val="white"/>
        </w:rPr>
      </w:pPr>
      <w:r>
        <w:rPr>
          <w:highlight w:val="white"/>
        </w:rPr>
        <w:t xml:space="preserve">In case of a label or comment, we simple return them. Note that we </w:t>
      </w:r>
      <w:r w:rsidR="00EF5E34">
        <w:rPr>
          <w:highlight w:val="white"/>
        </w:rPr>
        <w:t xml:space="preserve">add a colon (‘:’) to the label and </w:t>
      </w:r>
      <w:r>
        <w:rPr>
          <w:highlight w:val="white"/>
        </w:rPr>
        <w:t>insert a semicolon (‘;’).</w:t>
      </w:r>
    </w:p>
    <w:p w14:paraId="34A7633F" w14:textId="77777777" w:rsidR="00097076" w:rsidRPr="00097076" w:rsidRDefault="00097076" w:rsidP="00097076">
      <w:pPr>
        <w:pStyle w:val="Code"/>
        <w:rPr>
          <w:highlight w:val="white"/>
        </w:rPr>
      </w:pPr>
      <w:r w:rsidRPr="00097076">
        <w:rPr>
          <w:highlight w:val="white"/>
        </w:rPr>
        <w:t xml:space="preserve">      else if (Operator == AssemblyOperator.label) {</w:t>
      </w:r>
    </w:p>
    <w:p w14:paraId="14973B6F" w14:textId="77777777" w:rsidR="00097076" w:rsidRPr="00097076" w:rsidRDefault="00097076" w:rsidP="00097076">
      <w:pPr>
        <w:pStyle w:val="Code"/>
        <w:rPr>
          <w:highlight w:val="white"/>
        </w:rPr>
      </w:pPr>
      <w:r w:rsidRPr="00097076">
        <w:rPr>
          <w:highlight w:val="white"/>
        </w:rPr>
        <w:t xml:space="preserve">        return "\n " + operand0 + ":";</w:t>
      </w:r>
    </w:p>
    <w:p w14:paraId="08CFD91C" w14:textId="77777777" w:rsidR="00097076" w:rsidRPr="00097076" w:rsidRDefault="00097076" w:rsidP="00097076">
      <w:pPr>
        <w:pStyle w:val="Code"/>
        <w:rPr>
          <w:highlight w:val="white"/>
        </w:rPr>
      </w:pPr>
      <w:r w:rsidRPr="00097076">
        <w:rPr>
          <w:highlight w:val="white"/>
        </w:rPr>
        <w:t xml:space="preserve">      }</w:t>
      </w:r>
    </w:p>
    <w:p w14:paraId="28C8BB19" w14:textId="77777777" w:rsidR="00097076" w:rsidRPr="00097076" w:rsidRDefault="00097076" w:rsidP="00097076">
      <w:pPr>
        <w:pStyle w:val="Code"/>
        <w:rPr>
          <w:highlight w:val="white"/>
        </w:rPr>
      </w:pPr>
      <w:r w:rsidRPr="00097076">
        <w:rPr>
          <w:highlight w:val="white"/>
        </w:rPr>
        <w:t xml:space="preserve">      else if (Operator == AssemblyOperator.comment) {</w:t>
      </w:r>
    </w:p>
    <w:p w14:paraId="37BE8334" w14:textId="77777777" w:rsidR="00097076" w:rsidRPr="00097076" w:rsidRDefault="00097076" w:rsidP="00097076">
      <w:pPr>
        <w:pStyle w:val="Code"/>
        <w:rPr>
          <w:highlight w:val="white"/>
        </w:rPr>
      </w:pPr>
      <w:r w:rsidRPr="00097076">
        <w:rPr>
          <w:highlight w:val="white"/>
        </w:rPr>
        <w:t xml:space="preserve">        return "\t; " + operand0;</w:t>
      </w:r>
    </w:p>
    <w:p w14:paraId="22BC228E" w14:textId="602FC9A7" w:rsidR="00097076" w:rsidRDefault="00097076" w:rsidP="00097076">
      <w:pPr>
        <w:pStyle w:val="Code"/>
        <w:rPr>
          <w:highlight w:val="white"/>
        </w:rPr>
      </w:pPr>
      <w:r w:rsidRPr="00097076">
        <w:rPr>
          <w:highlight w:val="white"/>
        </w:rPr>
        <w:t xml:space="preserve">      }</w:t>
      </w:r>
    </w:p>
    <w:p w14:paraId="06DE8397" w14:textId="6631668F" w:rsidR="00374859" w:rsidRPr="00097076" w:rsidRDefault="00374859" w:rsidP="00374859">
      <w:pPr>
        <w:rPr>
          <w:highlight w:val="white"/>
        </w:rPr>
      </w:pPr>
      <w:r>
        <w:rPr>
          <w:highlight w:val="white"/>
        </w:rPr>
        <w:t xml:space="preserve">When defining a value, we call the </w:t>
      </w:r>
      <w:r w:rsidRPr="0024224C">
        <w:rPr>
          <w:rStyle w:val="KeyWord0"/>
          <w:highlight w:val="white"/>
        </w:rPr>
        <w:t>ToVisibleString</w:t>
      </w:r>
      <w:r>
        <w:rPr>
          <w:highlight w:val="white"/>
        </w:rPr>
        <w:t xml:space="preserve"> method in case of a string.</w:t>
      </w:r>
      <w:r w:rsidR="00E85B63">
        <w:rPr>
          <w:highlight w:val="white"/>
        </w:rPr>
        <w:t xml:space="preserve"> </w:t>
      </w:r>
    </w:p>
    <w:p w14:paraId="7AE6B59E" w14:textId="77777777" w:rsidR="00097076" w:rsidRPr="00097076" w:rsidRDefault="00097076" w:rsidP="00097076">
      <w:pPr>
        <w:pStyle w:val="Code"/>
        <w:rPr>
          <w:highlight w:val="white"/>
        </w:rPr>
      </w:pPr>
      <w:r w:rsidRPr="00097076">
        <w:rPr>
          <w:highlight w:val="white"/>
        </w:rPr>
        <w:t xml:space="preserve">      else if (Operator == AssemblyOperator.define_value) {</w:t>
      </w:r>
    </w:p>
    <w:p w14:paraId="7FD26A07" w14:textId="77777777" w:rsidR="00097076" w:rsidRPr="00097076" w:rsidRDefault="00097076" w:rsidP="00097076">
      <w:pPr>
        <w:pStyle w:val="Code"/>
        <w:rPr>
          <w:highlight w:val="white"/>
        </w:rPr>
      </w:pPr>
      <w:r w:rsidRPr="00097076">
        <w:rPr>
          <w:highlight w:val="white"/>
        </w:rPr>
        <w:t xml:space="preserve">        Sort sort = (Sort) operand0;</w:t>
      </w:r>
    </w:p>
    <w:p w14:paraId="463A83A8" w14:textId="77777777" w:rsidR="00097076" w:rsidRPr="00097076" w:rsidRDefault="00097076" w:rsidP="00097076">
      <w:pPr>
        <w:pStyle w:val="Code"/>
        <w:rPr>
          <w:highlight w:val="white"/>
        </w:rPr>
      </w:pPr>
      <w:r w:rsidRPr="00097076">
        <w:rPr>
          <w:highlight w:val="white"/>
        </w:rPr>
        <w:t xml:space="preserve">        object value = operand1;</w:t>
      </w:r>
    </w:p>
    <w:p w14:paraId="4DD99A46" w14:textId="77777777" w:rsidR="00097076" w:rsidRPr="00097076" w:rsidRDefault="00097076" w:rsidP="00097076">
      <w:pPr>
        <w:pStyle w:val="Code"/>
        <w:rPr>
          <w:highlight w:val="white"/>
        </w:rPr>
      </w:pPr>
    </w:p>
    <w:p w14:paraId="30004BE4" w14:textId="77777777" w:rsidR="00097076" w:rsidRPr="00097076" w:rsidRDefault="00097076" w:rsidP="00097076">
      <w:pPr>
        <w:pStyle w:val="Code"/>
        <w:rPr>
          <w:highlight w:val="white"/>
        </w:rPr>
      </w:pPr>
      <w:r w:rsidRPr="00097076">
        <w:rPr>
          <w:highlight w:val="white"/>
        </w:rPr>
        <w:t xml:space="preserve">        if (sort == Sort.String) {</w:t>
      </w:r>
    </w:p>
    <w:p w14:paraId="166C4937" w14:textId="77777777" w:rsidR="00097076" w:rsidRPr="00097076" w:rsidRDefault="00097076" w:rsidP="00097076">
      <w:pPr>
        <w:pStyle w:val="Code"/>
        <w:rPr>
          <w:highlight w:val="white"/>
        </w:rPr>
      </w:pPr>
      <w:r w:rsidRPr="00097076">
        <w:rPr>
          <w:highlight w:val="white"/>
        </w:rPr>
        <w:t xml:space="preserve">          return "\tdb " + ToVisibleString((string) operand1);</w:t>
      </w:r>
    </w:p>
    <w:p w14:paraId="53417F39" w14:textId="1038623B" w:rsidR="00097076" w:rsidRDefault="00097076" w:rsidP="00097076">
      <w:pPr>
        <w:pStyle w:val="Code"/>
        <w:rPr>
          <w:highlight w:val="white"/>
        </w:rPr>
      </w:pPr>
      <w:r w:rsidRPr="00097076">
        <w:rPr>
          <w:highlight w:val="white"/>
        </w:rPr>
        <w:t xml:space="preserve">        }</w:t>
      </w:r>
    </w:p>
    <w:p w14:paraId="1EC4B454" w14:textId="19382203" w:rsidR="00E85B63" w:rsidRPr="00097076" w:rsidRDefault="00E85B63" w:rsidP="00E85B63">
      <w:pPr>
        <w:rPr>
          <w:highlight w:val="white"/>
        </w:rPr>
      </w:pPr>
      <w:r>
        <w:rPr>
          <w:highlight w:val="white"/>
        </w:rPr>
        <w:t>If the value is not a string, it is an integral or floating value. In case of floating value, we add a dot (‘.’), unless it already has a dot.</w:t>
      </w:r>
    </w:p>
    <w:p w14:paraId="12BA890C" w14:textId="77777777" w:rsidR="00097076" w:rsidRPr="00097076" w:rsidRDefault="00097076" w:rsidP="00097076">
      <w:pPr>
        <w:pStyle w:val="Code"/>
        <w:rPr>
          <w:highlight w:val="white"/>
        </w:rPr>
      </w:pPr>
      <w:r w:rsidRPr="00097076">
        <w:rPr>
          <w:highlight w:val="white"/>
        </w:rPr>
        <w:t xml:space="preserve">        else {</w:t>
      </w:r>
    </w:p>
    <w:p w14:paraId="192854F3" w14:textId="77777777" w:rsidR="00097076" w:rsidRPr="00097076" w:rsidRDefault="00097076" w:rsidP="00097076">
      <w:pPr>
        <w:pStyle w:val="Code"/>
        <w:rPr>
          <w:highlight w:val="white"/>
        </w:rPr>
      </w:pPr>
      <w:r w:rsidRPr="00097076">
        <w:rPr>
          <w:highlight w:val="white"/>
        </w:rPr>
        <w:lastRenderedPageBreak/>
        <w:t xml:space="preserve">          string text = operand1.ToString();</w:t>
      </w:r>
    </w:p>
    <w:p w14:paraId="3B4F9B9C" w14:textId="77777777" w:rsidR="00097076" w:rsidRPr="00097076" w:rsidRDefault="00097076" w:rsidP="00097076">
      <w:pPr>
        <w:pStyle w:val="Code"/>
        <w:rPr>
          <w:highlight w:val="white"/>
        </w:rPr>
      </w:pPr>
    </w:p>
    <w:p w14:paraId="78118563" w14:textId="77777777" w:rsidR="00097076" w:rsidRPr="00097076" w:rsidRDefault="00097076" w:rsidP="00097076">
      <w:pPr>
        <w:pStyle w:val="Code"/>
        <w:rPr>
          <w:highlight w:val="white"/>
        </w:rPr>
      </w:pPr>
      <w:r w:rsidRPr="00097076">
        <w:rPr>
          <w:highlight w:val="white"/>
        </w:rPr>
        <w:t xml:space="preserve">          if (((sort == Sort.Float) || (sort == Sort.Double) ||</w:t>
      </w:r>
    </w:p>
    <w:p w14:paraId="53371F60" w14:textId="117281F4" w:rsidR="00097076" w:rsidRPr="00097076" w:rsidRDefault="00097076" w:rsidP="00097076">
      <w:pPr>
        <w:pStyle w:val="Code"/>
        <w:rPr>
          <w:highlight w:val="white"/>
        </w:rPr>
      </w:pPr>
      <w:r w:rsidRPr="00097076">
        <w:rPr>
          <w:highlight w:val="white"/>
        </w:rPr>
        <w:t xml:space="preserve">              (sort == Sort.</w:t>
      </w:r>
      <w:r w:rsidR="001220BA">
        <w:rPr>
          <w:highlight w:val="white"/>
        </w:rPr>
        <w:t>LongDouble</w:t>
      </w:r>
      <w:r w:rsidRPr="00097076">
        <w:rPr>
          <w:highlight w:val="white"/>
        </w:rPr>
        <w:t>)) &amp;&amp; !text.Contains(".")) {</w:t>
      </w:r>
    </w:p>
    <w:p w14:paraId="04BB7BD2" w14:textId="77777777" w:rsidR="00097076" w:rsidRPr="00097076" w:rsidRDefault="00097076" w:rsidP="00097076">
      <w:pPr>
        <w:pStyle w:val="Code"/>
        <w:rPr>
          <w:highlight w:val="white"/>
        </w:rPr>
      </w:pPr>
      <w:r w:rsidRPr="00097076">
        <w:rPr>
          <w:highlight w:val="white"/>
        </w:rPr>
        <w:t xml:space="preserve">            text += ".0";</w:t>
      </w:r>
    </w:p>
    <w:p w14:paraId="2789E7E1" w14:textId="77777777" w:rsidR="00097076" w:rsidRPr="00097076" w:rsidRDefault="00097076" w:rsidP="00097076">
      <w:pPr>
        <w:pStyle w:val="Code"/>
        <w:rPr>
          <w:highlight w:val="white"/>
        </w:rPr>
      </w:pPr>
      <w:r w:rsidRPr="00097076">
        <w:rPr>
          <w:highlight w:val="white"/>
        </w:rPr>
        <w:t xml:space="preserve">          }</w:t>
      </w:r>
    </w:p>
    <w:p w14:paraId="70916C3E" w14:textId="507A5D87" w:rsidR="00097076" w:rsidRPr="00097076" w:rsidRDefault="00E85B63" w:rsidP="00E85B63">
      <w:pPr>
        <w:rPr>
          <w:highlight w:val="white"/>
        </w:rPr>
      </w:pPr>
      <w:r>
        <w:rPr>
          <w:highlight w:val="white"/>
        </w:rPr>
        <w:t xml:space="preserve">When we define the value, we use different directives depending on the size of the value: </w:t>
      </w:r>
      <w:r w:rsidRPr="00E85B63">
        <w:rPr>
          <w:rStyle w:val="KeyWord0"/>
          <w:highlight w:val="white"/>
        </w:rPr>
        <w:t>db</w:t>
      </w:r>
      <w:r>
        <w:rPr>
          <w:highlight w:val="white"/>
        </w:rPr>
        <w:t xml:space="preserve"> (define byte) for one byte, </w:t>
      </w:r>
      <w:r w:rsidRPr="00E85B63">
        <w:rPr>
          <w:rStyle w:val="KeyWord0"/>
          <w:highlight w:val="white"/>
        </w:rPr>
        <w:t>dw</w:t>
      </w:r>
      <w:r>
        <w:rPr>
          <w:highlight w:val="white"/>
        </w:rPr>
        <w:t xml:space="preserve"> (define word) for two bytes, </w:t>
      </w:r>
      <w:r w:rsidRPr="00E85B63">
        <w:rPr>
          <w:rStyle w:val="KeyWord0"/>
          <w:highlight w:val="white"/>
        </w:rPr>
        <w:t>dd</w:t>
      </w:r>
      <w:r>
        <w:rPr>
          <w:highlight w:val="white"/>
        </w:rPr>
        <w:t xml:space="preserve"> (define double-word) for four bytes, and </w:t>
      </w:r>
      <w:r w:rsidRPr="00EF6EC1">
        <w:rPr>
          <w:rStyle w:val="KeyWord0"/>
          <w:highlight w:val="white"/>
        </w:rPr>
        <w:t>dq</w:t>
      </w:r>
      <w:r>
        <w:rPr>
          <w:highlight w:val="white"/>
        </w:rPr>
        <w:t xml:space="preserve"> (define </w:t>
      </w:r>
      <w:r w:rsidR="00EF6EC1">
        <w:rPr>
          <w:highlight w:val="white"/>
        </w:rPr>
        <w:t>quarto) for eight bytes.</w:t>
      </w:r>
    </w:p>
    <w:p w14:paraId="15F267A2" w14:textId="77777777" w:rsidR="00097076" w:rsidRPr="00097076" w:rsidRDefault="00097076" w:rsidP="00097076">
      <w:pPr>
        <w:pStyle w:val="Code"/>
        <w:rPr>
          <w:highlight w:val="white"/>
        </w:rPr>
      </w:pPr>
      <w:r w:rsidRPr="00097076">
        <w:rPr>
          <w:highlight w:val="white"/>
        </w:rPr>
        <w:t xml:space="preserve">          switch (TypeSize.Size(sort)) {</w:t>
      </w:r>
    </w:p>
    <w:p w14:paraId="0F7E74EA" w14:textId="77777777" w:rsidR="00097076" w:rsidRPr="00097076" w:rsidRDefault="00097076" w:rsidP="00097076">
      <w:pPr>
        <w:pStyle w:val="Code"/>
        <w:rPr>
          <w:highlight w:val="white"/>
        </w:rPr>
      </w:pPr>
      <w:r w:rsidRPr="00097076">
        <w:rPr>
          <w:highlight w:val="white"/>
        </w:rPr>
        <w:t xml:space="preserve">            case 1:</w:t>
      </w:r>
    </w:p>
    <w:p w14:paraId="0157FE4B" w14:textId="77777777" w:rsidR="00097076" w:rsidRPr="00097076" w:rsidRDefault="00097076" w:rsidP="00097076">
      <w:pPr>
        <w:pStyle w:val="Code"/>
        <w:rPr>
          <w:highlight w:val="white"/>
        </w:rPr>
      </w:pPr>
      <w:r w:rsidRPr="00097076">
        <w:rPr>
          <w:highlight w:val="white"/>
        </w:rPr>
        <w:t xml:space="preserve">              return "\tdb " + text;</w:t>
      </w:r>
    </w:p>
    <w:p w14:paraId="27C32916" w14:textId="77777777" w:rsidR="00097076" w:rsidRPr="00097076" w:rsidRDefault="00097076" w:rsidP="00097076">
      <w:pPr>
        <w:pStyle w:val="Code"/>
        <w:rPr>
          <w:highlight w:val="white"/>
        </w:rPr>
      </w:pPr>
    </w:p>
    <w:p w14:paraId="050C006C" w14:textId="77777777" w:rsidR="00097076" w:rsidRPr="00097076" w:rsidRDefault="00097076" w:rsidP="00097076">
      <w:pPr>
        <w:pStyle w:val="Code"/>
        <w:rPr>
          <w:highlight w:val="white"/>
        </w:rPr>
      </w:pPr>
      <w:r w:rsidRPr="00097076">
        <w:rPr>
          <w:highlight w:val="white"/>
        </w:rPr>
        <w:t xml:space="preserve">            case 2:</w:t>
      </w:r>
    </w:p>
    <w:p w14:paraId="3878DC88" w14:textId="77777777" w:rsidR="00097076" w:rsidRPr="00097076" w:rsidRDefault="00097076" w:rsidP="00097076">
      <w:pPr>
        <w:pStyle w:val="Code"/>
        <w:rPr>
          <w:highlight w:val="white"/>
        </w:rPr>
      </w:pPr>
      <w:r w:rsidRPr="00097076">
        <w:rPr>
          <w:highlight w:val="white"/>
        </w:rPr>
        <w:t xml:space="preserve">              return "\tdw " + text;</w:t>
      </w:r>
    </w:p>
    <w:p w14:paraId="0FB10C76" w14:textId="77777777" w:rsidR="00097076" w:rsidRPr="00097076" w:rsidRDefault="00097076" w:rsidP="00097076">
      <w:pPr>
        <w:pStyle w:val="Code"/>
        <w:rPr>
          <w:highlight w:val="white"/>
        </w:rPr>
      </w:pPr>
    </w:p>
    <w:p w14:paraId="1637CBC2" w14:textId="77777777" w:rsidR="00097076" w:rsidRPr="00097076" w:rsidRDefault="00097076" w:rsidP="00097076">
      <w:pPr>
        <w:pStyle w:val="Code"/>
        <w:rPr>
          <w:highlight w:val="white"/>
        </w:rPr>
      </w:pPr>
      <w:r w:rsidRPr="00097076">
        <w:rPr>
          <w:highlight w:val="white"/>
        </w:rPr>
        <w:t xml:space="preserve">            case 4:</w:t>
      </w:r>
    </w:p>
    <w:p w14:paraId="7590907D" w14:textId="77777777" w:rsidR="00097076" w:rsidRPr="00097076" w:rsidRDefault="00097076" w:rsidP="00097076">
      <w:pPr>
        <w:pStyle w:val="Code"/>
        <w:rPr>
          <w:highlight w:val="white"/>
        </w:rPr>
      </w:pPr>
      <w:r w:rsidRPr="00097076">
        <w:rPr>
          <w:highlight w:val="white"/>
        </w:rPr>
        <w:t xml:space="preserve">              return "\tdd " + text;</w:t>
      </w:r>
    </w:p>
    <w:p w14:paraId="46040265" w14:textId="77777777" w:rsidR="00097076" w:rsidRPr="00097076" w:rsidRDefault="00097076" w:rsidP="00097076">
      <w:pPr>
        <w:pStyle w:val="Code"/>
        <w:rPr>
          <w:highlight w:val="white"/>
        </w:rPr>
      </w:pPr>
    </w:p>
    <w:p w14:paraId="22DCC79E" w14:textId="3F23FCCE" w:rsidR="00097076" w:rsidRPr="00097076" w:rsidRDefault="00097076" w:rsidP="00097076">
      <w:pPr>
        <w:pStyle w:val="Code"/>
        <w:rPr>
          <w:highlight w:val="white"/>
        </w:rPr>
      </w:pPr>
      <w:r w:rsidRPr="00097076">
        <w:rPr>
          <w:highlight w:val="white"/>
        </w:rPr>
        <w:t xml:space="preserve">            </w:t>
      </w:r>
      <w:r w:rsidR="00D319AD">
        <w:rPr>
          <w:highlight w:val="white"/>
        </w:rPr>
        <w:t>case 8:</w:t>
      </w:r>
    </w:p>
    <w:p w14:paraId="0AE2B398" w14:textId="77777777" w:rsidR="00097076" w:rsidRPr="00097076" w:rsidRDefault="00097076" w:rsidP="00097076">
      <w:pPr>
        <w:pStyle w:val="Code"/>
        <w:rPr>
          <w:highlight w:val="white"/>
        </w:rPr>
      </w:pPr>
      <w:r w:rsidRPr="00097076">
        <w:rPr>
          <w:highlight w:val="white"/>
        </w:rPr>
        <w:t xml:space="preserve">              return "\tdq " + text;</w:t>
      </w:r>
    </w:p>
    <w:p w14:paraId="361094BA" w14:textId="77777777" w:rsidR="00097076" w:rsidRPr="00097076" w:rsidRDefault="00097076" w:rsidP="00097076">
      <w:pPr>
        <w:pStyle w:val="Code"/>
        <w:rPr>
          <w:highlight w:val="white"/>
        </w:rPr>
      </w:pPr>
      <w:r w:rsidRPr="00097076">
        <w:rPr>
          <w:highlight w:val="white"/>
        </w:rPr>
        <w:t xml:space="preserve">          }</w:t>
      </w:r>
    </w:p>
    <w:p w14:paraId="35267A7D" w14:textId="77777777" w:rsidR="00097076" w:rsidRPr="00097076" w:rsidRDefault="00097076" w:rsidP="00097076">
      <w:pPr>
        <w:pStyle w:val="Code"/>
        <w:rPr>
          <w:highlight w:val="white"/>
        </w:rPr>
      </w:pPr>
      <w:r w:rsidRPr="00097076">
        <w:rPr>
          <w:highlight w:val="white"/>
        </w:rPr>
        <w:t xml:space="preserve">        }</w:t>
      </w:r>
    </w:p>
    <w:p w14:paraId="2035DBDD" w14:textId="77777777" w:rsidR="00097076" w:rsidRPr="00097076" w:rsidRDefault="00097076" w:rsidP="00097076">
      <w:pPr>
        <w:pStyle w:val="Code"/>
        <w:rPr>
          <w:highlight w:val="white"/>
        </w:rPr>
      </w:pPr>
      <w:r w:rsidRPr="00097076">
        <w:rPr>
          <w:highlight w:val="white"/>
        </w:rPr>
        <w:t xml:space="preserve">      }</w:t>
      </w:r>
    </w:p>
    <w:p w14:paraId="29D09D98" w14:textId="487FC02E" w:rsidR="00A06DFC" w:rsidRPr="00097076" w:rsidRDefault="00A06DFC" w:rsidP="00A06DFC">
      <w:pPr>
        <w:rPr>
          <w:highlight w:val="white"/>
        </w:rPr>
      </w:pPr>
      <w:r>
        <w:rPr>
          <w:highlight w:val="white"/>
        </w:rPr>
        <w:t>When defining an address, w</w:t>
      </w:r>
      <w:r w:rsidR="00120DE0">
        <w:rPr>
          <w:highlight w:val="white"/>
        </w:rPr>
        <w:t>e</w:t>
      </w:r>
      <w:r>
        <w:rPr>
          <w:highlight w:val="white"/>
        </w:rPr>
        <w:t xml:space="preserve"> use the </w:t>
      </w:r>
      <w:r w:rsidRPr="0022237B">
        <w:rPr>
          <w:rStyle w:val="KeyWord0"/>
          <w:highlight w:val="white"/>
        </w:rPr>
        <w:t>dq</w:t>
      </w:r>
      <w:r>
        <w:rPr>
          <w:highlight w:val="white"/>
        </w:rPr>
        <w:t xml:space="preserve"> directive, since the size of addresses is eight bytes.</w:t>
      </w:r>
      <w:r w:rsidR="00120DE0">
        <w:rPr>
          <w:highlight w:val="white"/>
        </w:rPr>
        <w:t xml:space="preserve"> The </w:t>
      </w:r>
      <w:r w:rsidR="00120DE0" w:rsidRPr="00120DE0">
        <w:rPr>
          <w:rStyle w:val="KeyWord0"/>
          <w:highlight w:val="white"/>
        </w:rPr>
        <w:t>WithSign</w:t>
      </w:r>
      <w:r w:rsidR="00120DE0">
        <w:rPr>
          <w:highlight w:val="white"/>
        </w:rPr>
        <w:t xml:space="preserve"> method write a positive or negative </w:t>
      </w:r>
      <w:proofErr w:type="gramStart"/>
      <w:r w:rsidR="00120DE0">
        <w:rPr>
          <w:highlight w:val="white"/>
        </w:rPr>
        <w:t>offset, unless</w:t>
      </w:r>
      <w:proofErr w:type="gramEnd"/>
      <w:r w:rsidR="00120DE0">
        <w:rPr>
          <w:highlight w:val="white"/>
        </w:rPr>
        <w:t xml:space="preserve"> the offset is zero.</w:t>
      </w:r>
    </w:p>
    <w:p w14:paraId="433AA184" w14:textId="77777777" w:rsidR="00A06DFC" w:rsidRPr="00097076" w:rsidRDefault="00A06DFC" w:rsidP="00A06DFC">
      <w:pPr>
        <w:pStyle w:val="Code"/>
        <w:rPr>
          <w:highlight w:val="white"/>
        </w:rPr>
      </w:pPr>
      <w:r w:rsidRPr="00097076">
        <w:rPr>
          <w:highlight w:val="white"/>
        </w:rPr>
        <w:t xml:space="preserve">      else if (Operator == AssemblyOperator.define_address) {</w:t>
      </w:r>
    </w:p>
    <w:p w14:paraId="3B5321DD" w14:textId="77777777" w:rsidR="00A06DFC" w:rsidRPr="00097076" w:rsidRDefault="00A06DFC" w:rsidP="00A06DFC">
      <w:pPr>
        <w:pStyle w:val="Code"/>
        <w:rPr>
          <w:highlight w:val="white"/>
        </w:rPr>
      </w:pPr>
      <w:r w:rsidRPr="00097076">
        <w:rPr>
          <w:highlight w:val="white"/>
        </w:rPr>
        <w:t xml:space="preserve">        string name = (string) operand0;</w:t>
      </w:r>
    </w:p>
    <w:p w14:paraId="7F46FE1D" w14:textId="77777777" w:rsidR="00A06DFC" w:rsidRPr="00097076" w:rsidRDefault="00A06DFC" w:rsidP="00A06DFC">
      <w:pPr>
        <w:pStyle w:val="Code"/>
        <w:rPr>
          <w:highlight w:val="white"/>
        </w:rPr>
      </w:pPr>
      <w:r w:rsidRPr="00097076">
        <w:rPr>
          <w:highlight w:val="white"/>
        </w:rPr>
        <w:t xml:space="preserve">        int offset = (int) operand1;</w:t>
      </w:r>
    </w:p>
    <w:p w14:paraId="618F8EC7" w14:textId="77777777" w:rsidR="00A06DFC" w:rsidRPr="00097076" w:rsidRDefault="00A06DFC" w:rsidP="00A06DFC">
      <w:pPr>
        <w:pStyle w:val="Code"/>
        <w:rPr>
          <w:highlight w:val="white"/>
        </w:rPr>
      </w:pPr>
      <w:r w:rsidRPr="00097076">
        <w:rPr>
          <w:highlight w:val="white"/>
        </w:rPr>
        <w:t xml:space="preserve">        return "\tdq " + name + WithSign(offset);</w:t>
      </w:r>
    </w:p>
    <w:p w14:paraId="5B654607" w14:textId="77777777" w:rsidR="00A06DFC" w:rsidRDefault="00A06DFC" w:rsidP="00A06DFC">
      <w:pPr>
        <w:pStyle w:val="Code"/>
        <w:rPr>
          <w:highlight w:val="white"/>
        </w:rPr>
      </w:pPr>
      <w:r w:rsidRPr="00097076">
        <w:rPr>
          <w:highlight w:val="white"/>
        </w:rPr>
        <w:t xml:space="preserve">      }</w:t>
      </w:r>
    </w:p>
    <w:p w14:paraId="573C5D4C" w14:textId="77777777" w:rsidR="00A06DFC" w:rsidRPr="00097076" w:rsidRDefault="00A06DFC" w:rsidP="00A06DFC">
      <w:pPr>
        <w:rPr>
          <w:highlight w:val="white"/>
        </w:rPr>
      </w:pPr>
      <w:r>
        <w:rPr>
          <w:highlight w:val="white"/>
        </w:rPr>
        <w:t xml:space="preserve">When defining a sequence of zeros, we use the </w:t>
      </w:r>
      <w:r w:rsidRPr="00002BA2">
        <w:rPr>
          <w:rStyle w:val="KeyWord0"/>
          <w:highlight w:val="white"/>
        </w:rPr>
        <w:t>times</w:t>
      </w:r>
      <w:r>
        <w:rPr>
          <w:highlight w:val="white"/>
        </w:rPr>
        <w:t xml:space="preserve"> and </w:t>
      </w:r>
      <w:r w:rsidRPr="009B558D">
        <w:rPr>
          <w:rStyle w:val="KeyWord0"/>
          <w:highlight w:val="white"/>
        </w:rPr>
        <w:t>db</w:t>
      </w:r>
      <w:r>
        <w:rPr>
          <w:highlight w:val="white"/>
        </w:rPr>
        <w:t xml:space="preserve"> directive, which repeats the following definition, which is the zero value of one-byte size.</w:t>
      </w:r>
    </w:p>
    <w:p w14:paraId="41D415E2" w14:textId="77777777" w:rsidR="00A06DFC" w:rsidRPr="00097076" w:rsidRDefault="00A06DFC" w:rsidP="00A06DFC">
      <w:pPr>
        <w:pStyle w:val="Code"/>
        <w:rPr>
          <w:highlight w:val="white"/>
        </w:rPr>
      </w:pPr>
      <w:r w:rsidRPr="00097076">
        <w:rPr>
          <w:highlight w:val="white"/>
        </w:rPr>
        <w:t xml:space="preserve">      else if (Operator == AssemblyOperator.define_zero_sequence) {</w:t>
      </w:r>
    </w:p>
    <w:p w14:paraId="005860D0" w14:textId="77777777" w:rsidR="00A06DFC" w:rsidRPr="00097076" w:rsidRDefault="00A06DFC" w:rsidP="00A06DFC">
      <w:pPr>
        <w:pStyle w:val="Code"/>
        <w:rPr>
          <w:highlight w:val="white"/>
        </w:rPr>
      </w:pPr>
      <w:r w:rsidRPr="00097076">
        <w:rPr>
          <w:highlight w:val="white"/>
        </w:rPr>
        <w:t xml:space="preserve">        int size = (int) operand0;</w:t>
      </w:r>
    </w:p>
    <w:p w14:paraId="5986B9A4" w14:textId="77777777" w:rsidR="00A06DFC" w:rsidRPr="00097076" w:rsidRDefault="00A06DFC" w:rsidP="00A06DFC">
      <w:pPr>
        <w:pStyle w:val="Code"/>
        <w:rPr>
          <w:highlight w:val="white"/>
        </w:rPr>
      </w:pPr>
      <w:r w:rsidRPr="00097076">
        <w:rPr>
          <w:highlight w:val="white"/>
        </w:rPr>
        <w:t xml:space="preserve">        return "\ttimes " + size + " db 0";</w:t>
      </w:r>
    </w:p>
    <w:p w14:paraId="208CBD9F" w14:textId="67FC8358" w:rsidR="00A06DFC" w:rsidRDefault="00A06DFC" w:rsidP="00A06DFC">
      <w:pPr>
        <w:pStyle w:val="Code"/>
        <w:rPr>
          <w:highlight w:val="white"/>
        </w:rPr>
      </w:pPr>
      <w:r w:rsidRPr="00097076">
        <w:rPr>
          <w:highlight w:val="white"/>
        </w:rPr>
        <w:t xml:space="preserve">      }</w:t>
      </w:r>
    </w:p>
    <w:p w14:paraId="5D47B09E" w14:textId="0653A02B" w:rsidR="00120DE0" w:rsidRDefault="00120DE0" w:rsidP="00120DE0">
      <w:pPr>
        <w:rPr>
          <w:highlight w:val="white"/>
        </w:rPr>
      </w:pPr>
      <w:r>
        <w:rPr>
          <w:highlight w:val="white"/>
        </w:rPr>
        <w:t xml:space="preserve">For a jump or function call, we use the </w:t>
      </w:r>
      <w:r w:rsidRPr="00120DE0">
        <w:rPr>
          <w:rStyle w:val="KeyWord0"/>
          <w:highlight w:val="white"/>
        </w:rPr>
        <w:t>jmp</w:t>
      </w:r>
      <w:r>
        <w:rPr>
          <w:highlight w:val="white"/>
        </w:rPr>
        <w:t xml:space="preserve"> instruction.</w:t>
      </w:r>
    </w:p>
    <w:p w14:paraId="4D406794" w14:textId="77777777" w:rsidR="00097076" w:rsidRPr="00097076" w:rsidRDefault="00097076" w:rsidP="00097076">
      <w:pPr>
        <w:pStyle w:val="Code"/>
        <w:rPr>
          <w:highlight w:val="white"/>
        </w:rPr>
      </w:pPr>
      <w:r w:rsidRPr="00097076">
        <w:rPr>
          <w:highlight w:val="white"/>
        </w:rPr>
        <w:t xml:space="preserve">      else if (IsJumpRegister() || IsCallRegister() ||</w:t>
      </w:r>
    </w:p>
    <w:p w14:paraId="3AD27EBE" w14:textId="77777777" w:rsidR="00097076" w:rsidRPr="00097076" w:rsidRDefault="00097076" w:rsidP="00097076">
      <w:pPr>
        <w:pStyle w:val="Code"/>
        <w:rPr>
          <w:highlight w:val="white"/>
        </w:rPr>
      </w:pPr>
      <w:r w:rsidRPr="00097076">
        <w:rPr>
          <w:highlight w:val="white"/>
        </w:rPr>
        <w:t xml:space="preserve">               IsCallNotRegister()) {</w:t>
      </w:r>
    </w:p>
    <w:p w14:paraId="38552108" w14:textId="77777777" w:rsidR="00097076" w:rsidRPr="00097076" w:rsidRDefault="00097076" w:rsidP="00097076">
      <w:pPr>
        <w:pStyle w:val="Code"/>
        <w:rPr>
          <w:highlight w:val="white"/>
        </w:rPr>
      </w:pPr>
      <w:r w:rsidRPr="00097076">
        <w:rPr>
          <w:highlight w:val="white"/>
        </w:rPr>
        <w:t xml:space="preserve">        return "\tjmp " + operand0;</w:t>
      </w:r>
    </w:p>
    <w:p w14:paraId="34E0F9DD" w14:textId="0216E7D8" w:rsidR="00097076" w:rsidRDefault="00097076" w:rsidP="00097076">
      <w:pPr>
        <w:pStyle w:val="Code"/>
        <w:rPr>
          <w:highlight w:val="white"/>
        </w:rPr>
      </w:pPr>
      <w:r w:rsidRPr="00097076">
        <w:rPr>
          <w:highlight w:val="white"/>
        </w:rPr>
        <w:t xml:space="preserve">      }</w:t>
      </w:r>
    </w:p>
    <w:p w14:paraId="43C90C15" w14:textId="402BCB39" w:rsidR="00120DE0" w:rsidRPr="00097076" w:rsidRDefault="00120DE0" w:rsidP="003F58A9">
      <w:pPr>
        <w:rPr>
          <w:highlight w:val="white"/>
        </w:rPr>
      </w:pPr>
      <w:r>
        <w:rPr>
          <w:highlight w:val="white"/>
        </w:rPr>
        <w:t xml:space="preserve">For </w:t>
      </w:r>
      <w:r w:rsidR="003F58A9">
        <w:rPr>
          <w:highlight w:val="white"/>
        </w:rPr>
        <w:t xml:space="preserve">address return, we load the </w:t>
      </w:r>
      <w:r w:rsidR="001E6DE8">
        <w:rPr>
          <w:highlight w:val="white"/>
        </w:rPr>
        <w:t>target into the address.</w:t>
      </w:r>
    </w:p>
    <w:p w14:paraId="35DE517A" w14:textId="244C4948" w:rsidR="00097076" w:rsidRPr="00097076" w:rsidRDefault="00097076" w:rsidP="00097076">
      <w:pPr>
        <w:pStyle w:val="Code"/>
        <w:rPr>
          <w:highlight w:val="white"/>
        </w:rPr>
      </w:pPr>
      <w:r w:rsidRPr="00097076">
        <w:rPr>
          <w:highlight w:val="white"/>
        </w:rPr>
        <w:t xml:space="preserve">      else if (Operator == AssemblyOperator.</w:t>
      </w:r>
      <w:r w:rsidR="007E5B53">
        <w:rPr>
          <w:highlight w:val="white"/>
        </w:rPr>
        <w:t>return_address</w:t>
      </w:r>
      <w:r w:rsidRPr="00097076">
        <w:rPr>
          <w:highlight w:val="white"/>
        </w:rPr>
        <w:t>) {</w:t>
      </w:r>
    </w:p>
    <w:p w14:paraId="2CE88605" w14:textId="77777777" w:rsidR="00097076" w:rsidRPr="00097076" w:rsidRDefault="00097076" w:rsidP="00097076">
      <w:pPr>
        <w:pStyle w:val="Code"/>
        <w:rPr>
          <w:highlight w:val="white"/>
        </w:rPr>
      </w:pPr>
      <w:r w:rsidRPr="00097076">
        <w:rPr>
          <w:highlight w:val="white"/>
        </w:rPr>
        <w:t xml:space="preserve">        string target = SymbolTable.CurrentFunction.UniqueName +</w:t>
      </w:r>
    </w:p>
    <w:p w14:paraId="6F6A3957" w14:textId="77777777" w:rsidR="00097076" w:rsidRPr="00097076" w:rsidRDefault="00097076" w:rsidP="00097076">
      <w:pPr>
        <w:pStyle w:val="Code"/>
        <w:rPr>
          <w:highlight w:val="white"/>
        </w:rPr>
      </w:pPr>
      <w:r w:rsidRPr="00097076">
        <w:rPr>
          <w:highlight w:val="white"/>
        </w:rPr>
        <w:t xml:space="preserve">                        Symbol.SeparatorId + operand2;</w:t>
      </w:r>
    </w:p>
    <w:p w14:paraId="5926C267" w14:textId="77777777" w:rsidR="00097076" w:rsidRPr="00097076" w:rsidRDefault="00097076" w:rsidP="00097076">
      <w:pPr>
        <w:pStyle w:val="Code"/>
        <w:rPr>
          <w:highlight w:val="white"/>
        </w:rPr>
      </w:pPr>
      <w:r w:rsidRPr="00097076">
        <w:rPr>
          <w:highlight w:val="white"/>
        </w:rPr>
        <w:t xml:space="preserve">        return "\tmov qword [" + operand0 + WithSign(operand1) + "], " +</w:t>
      </w:r>
    </w:p>
    <w:p w14:paraId="3EFCD6BD" w14:textId="77777777" w:rsidR="00097076" w:rsidRPr="00097076" w:rsidRDefault="00097076" w:rsidP="00097076">
      <w:pPr>
        <w:pStyle w:val="Code"/>
        <w:rPr>
          <w:highlight w:val="white"/>
        </w:rPr>
      </w:pPr>
      <w:r w:rsidRPr="00097076">
        <w:rPr>
          <w:highlight w:val="white"/>
        </w:rPr>
        <w:t xml:space="preserve">               target;</w:t>
      </w:r>
    </w:p>
    <w:p w14:paraId="04C6EB07" w14:textId="6B20329B" w:rsidR="00097076" w:rsidRDefault="00097076" w:rsidP="00097076">
      <w:pPr>
        <w:pStyle w:val="Code"/>
        <w:rPr>
          <w:highlight w:val="white"/>
        </w:rPr>
      </w:pPr>
      <w:r w:rsidRPr="00097076">
        <w:rPr>
          <w:highlight w:val="white"/>
        </w:rPr>
        <w:t xml:space="preserve">      }</w:t>
      </w:r>
    </w:p>
    <w:p w14:paraId="4D424989" w14:textId="4E043D83" w:rsidR="001E6DE8" w:rsidRPr="00097076" w:rsidRDefault="001E6DE8" w:rsidP="00205DE5">
      <w:pPr>
        <w:rPr>
          <w:highlight w:val="white"/>
        </w:rPr>
      </w:pPr>
      <w:r>
        <w:rPr>
          <w:highlight w:val="white"/>
        </w:rPr>
        <w:lastRenderedPageBreak/>
        <w:t xml:space="preserve">In case of </w:t>
      </w:r>
      <w:r w:rsidR="00152FCB">
        <w:rPr>
          <w:highlight w:val="white"/>
        </w:rPr>
        <w:t>conditional</w:t>
      </w:r>
      <w:r>
        <w:rPr>
          <w:highlight w:val="white"/>
        </w:rPr>
        <w:t xml:space="preserve"> and uncondition</w:t>
      </w:r>
      <w:r w:rsidR="00152FCB">
        <w:rPr>
          <w:highlight w:val="white"/>
        </w:rPr>
        <w:t>al</w:t>
      </w:r>
      <w:r>
        <w:rPr>
          <w:highlight w:val="white"/>
        </w:rPr>
        <w:t xml:space="preserve"> jump instructions</w:t>
      </w:r>
      <w:r w:rsidR="00EF3244">
        <w:rPr>
          <w:highlight w:val="white"/>
        </w:rPr>
        <w:t>, we have three cases. If the third operand (</w:t>
      </w:r>
      <w:proofErr w:type="spellStart"/>
      <w:r w:rsidR="00EF3244" w:rsidRPr="00152FCB">
        <w:rPr>
          <w:rStyle w:val="KeyWord0"/>
          <w:highlight w:val="white"/>
        </w:rPr>
        <w:t>operand2</w:t>
      </w:r>
      <w:proofErr w:type="spellEnd"/>
      <w:r w:rsidR="00EF3244">
        <w:rPr>
          <w:highlight w:val="white"/>
        </w:rPr>
        <w:t xml:space="preserve">) is an integer, </w:t>
      </w:r>
      <w:r w:rsidR="00F42015">
        <w:rPr>
          <w:highlight w:val="white"/>
        </w:rPr>
        <w:t xml:space="preserve">we jump to the address of a middle code instruction. More specific, </w:t>
      </w:r>
      <w:r w:rsidR="0058403E">
        <w:rPr>
          <w:highlight w:val="white"/>
        </w:rPr>
        <w:t>we jump to a</w:t>
      </w:r>
      <w:r w:rsidR="00EF3244">
        <w:rPr>
          <w:highlight w:val="white"/>
        </w:rPr>
        <w:t xml:space="preserve"> </w:t>
      </w:r>
      <w:r w:rsidR="0058403E">
        <w:rPr>
          <w:highlight w:val="white"/>
        </w:rPr>
        <w:t>label</w:t>
      </w:r>
      <w:r w:rsidR="00EF3244">
        <w:rPr>
          <w:highlight w:val="white"/>
        </w:rPr>
        <w:t xml:space="preserve">, which is </w:t>
      </w:r>
      <w:r w:rsidR="0058403E">
        <w:rPr>
          <w:highlight w:val="white"/>
        </w:rPr>
        <w:t xml:space="preserve">made up by </w:t>
      </w:r>
      <w:r w:rsidR="00EF3244">
        <w:rPr>
          <w:highlight w:val="white"/>
        </w:rPr>
        <w:t xml:space="preserve">the name of the current function, and the </w:t>
      </w:r>
      <w:r w:rsidR="00F42015">
        <w:rPr>
          <w:highlight w:val="white"/>
        </w:rPr>
        <w:t xml:space="preserve">middle code </w:t>
      </w:r>
      <w:r w:rsidR="00EF3244">
        <w:rPr>
          <w:highlight w:val="white"/>
        </w:rPr>
        <w:t>index given by the third operand</w:t>
      </w:r>
      <w:r w:rsidR="00F42015">
        <w:rPr>
          <w:highlight w:val="white"/>
        </w:rPr>
        <w:t>.</w:t>
      </w:r>
    </w:p>
    <w:p w14:paraId="5E332144" w14:textId="77777777" w:rsidR="00097076" w:rsidRPr="00097076" w:rsidRDefault="00097076" w:rsidP="00097076">
      <w:pPr>
        <w:pStyle w:val="Code"/>
        <w:rPr>
          <w:highlight w:val="white"/>
        </w:rPr>
      </w:pPr>
      <w:r w:rsidRPr="00097076">
        <w:rPr>
          <w:highlight w:val="white"/>
        </w:rPr>
        <w:t xml:space="preserve">      else if (IsRelationNotRegister() || IsJumpNotRegister()) {</w:t>
      </w:r>
    </w:p>
    <w:p w14:paraId="6A90109B" w14:textId="77777777" w:rsidR="00097076" w:rsidRPr="00097076" w:rsidRDefault="00097076" w:rsidP="00097076">
      <w:pPr>
        <w:pStyle w:val="Code"/>
        <w:rPr>
          <w:highlight w:val="white"/>
        </w:rPr>
      </w:pPr>
      <w:r w:rsidRPr="00097076">
        <w:rPr>
          <w:highlight w:val="white"/>
        </w:rPr>
        <w:t xml:space="preserve">        if (operand2 is int) {</w:t>
      </w:r>
    </w:p>
    <w:p w14:paraId="33DA0185" w14:textId="77777777" w:rsidR="00097076" w:rsidRPr="00097076" w:rsidRDefault="00097076" w:rsidP="00097076">
      <w:pPr>
        <w:pStyle w:val="Code"/>
        <w:rPr>
          <w:highlight w:val="white"/>
        </w:rPr>
      </w:pPr>
      <w:r w:rsidRPr="00097076">
        <w:rPr>
          <w:highlight w:val="white"/>
        </w:rPr>
        <w:t xml:space="preserve">          string label = SymbolTable.CurrentFunction.UniqueName +</w:t>
      </w:r>
    </w:p>
    <w:p w14:paraId="4D7924C8" w14:textId="77777777" w:rsidR="00097076" w:rsidRPr="00097076" w:rsidRDefault="00097076" w:rsidP="00097076">
      <w:pPr>
        <w:pStyle w:val="Code"/>
        <w:rPr>
          <w:highlight w:val="white"/>
        </w:rPr>
      </w:pPr>
      <w:r w:rsidRPr="00097076">
        <w:rPr>
          <w:highlight w:val="white"/>
        </w:rPr>
        <w:t xml:space="preserve">                          Symbol.SeparatorId + operand2;</w:t>
      </w:r>
    </w:p>
    <w:p w14:paraId="3B84E1DA" w14:textId="77777777" w:rsidR="00097076" w:rsidRPr="00097076" w:rsidRDefault="00097076" w:rsidP="00097076">
      <w:pPr>
        <w:pStyle w:val="Code"/>
        <w:rPr>
          <w:highlight w:val="white"/>
        </w:rPr>
      </w:pPr>
      <w:r w:rsidRPr="00097076">
        <w:rPr>
          <w:highlight w:val="white"/>
        </w:rPr>
        <w:t xml:space="preserve">          return "\t" + operatorName + " " + label;</w:t>
      </w:r>
    </w:p>
    <w:p w14:paraId="73D92FD3" w14:textId="395DB282" w:rsidR="00097076" w:rsidRDefault="00097076" w:rsidP="00097076">
      <w:pPr>
        <w:pStyle w:val="Code"/>
        <w:rPr>
          <w:highlight w:val="white"/>
        </w:rPr>
      </w:pPr>
      <w:r w:rsidRPr="00097076">
        <w:rPr>
          <w:highlight w:val="white"/>
        </w:rPr>
        <w:t xml:space="preserve">        }</w:t>
      </w:r>
    </w:p>
    <w:p w14:paraId="5A95F480" w14:textId="4DCCEB16" w:rsidR="00F42015" w:rsidRPr="00097076" w:rsidRDefault="00F42015" w:rsidP="00F42015">
      <w:pPr>
        <w:rPr>
          <w:highlight w:val="white"/>
        </w:rPr>
      </w:pPr>
      <w:r>
        <w:rPr>
          <w:highlight w:val="white"/>
        </w:rPr>
        <w:t xml:space="preserve">If the third operand is string, </w:t>
      </w:r>
      <w:r w:rsidR="00140333">
        <w:rPr>
          <w:highlight w:val="white"/>
        </w:rPr>
        <w:t xml:space="preserve">we have a special case: the jump instruction is part of the handling of the command line arguments. </w:t>
      </w:r>
      <w:r w:rsidR="00832C1C">
        <w:rPr>
          <w:highlight w:val="white"/>
        </w:rPr>
        <w:t>W</w:t>
      </w:r>
      <w:r>
        <w:rPr>
          <w:highlight w:val="white"/>
        </w:rPr>
        <w:t>e simply jump to the address given by the string.</w:t>
      </w:r>
    </w:p>
    <w:p w14:paraId="6E0CA45D" w14:textId="77777777" w:rsidR="00097076" w:rsidRPr="00097076" w:rsidRDefault="00097076" w:rsidP="00097076">
      <w:pPr>
        <w:pStyle w:val="Code"/>
        <w:rPr>
          <w:highlight w:val="white"/>
        </w:rPr>
      </w:pPr>
      <w:r w:rsidRPr="00097076">
        <w:rPr>
          <w:highlight w:val="white"/>
        </w:rPr>
        <w:t xml:space="preserve">        else if (operand2 is string) {</w:t>
      </w:r>
    </w:p>
    <w:p w14:paraId="760A8795" w14:textId="77777777" w:rsidR="00097076" w:rsidRPr="00097076" w:rsidRDefault="00097076" w:rsidP="00097076">
      <w:pPr>
        <w:pStyle w:val="Code"/>
        <w:rPr>
          <w:highlight w:val="white"/>
        </w:rPr>
      </w:pPr>
      <w:r w:rsidRPr="00097076">
        <w:rPr>
          <w:highlight w:val="white"/>
        </w:rPr>
        <w:t xml:space="preserve">          return "\t" + operatorName + " " + operand2;</w:t>
      </w:r>
    </w:p>
    <w:p w14:paraId="0D004C74" w14:textId="49638821" w:rsidR="00097076" w:rsidRDefault="00097076" w:rsidP="00097076">
      <w:pPr>
        <w:pStyle w:val="Code"/>
        <w:rPr>
          <w:highlight w:val="white"/>
        </w:rPr>
      </w:pPr>
      <w:r w:rsidRPr="00097076">
        <w:rPr>
          <w:highlight w:val="white"/>
        </w:rPr>
        <w:t xml:space="preserve">        }</w:t>
      </w:r>
    </w:p>
    <w:p w14:paraId="0A6A2B5D" w14:textId="3FE4658B" w:rsidR="00832C1C" w:rsidRPr="00097076" w:rsidRDefault="006A0607" w:rsidP="00832C1C">
      <w:pPr>
        <w:rPr>
          <w:highlight w:val="white"/>
        </w:rPr>
      </w:pPr>
      <w:r>
        <w:rPr>
          <w:highlight w:val="white"/>
        </w:rPr>
        <w:t xml:space="preserve">Otherwise, </w:t>
      </w:r>
      <w:r w:rsidR="00EA734C">
        <w:rPr>
          <w:highlight w:val="white"/>
        </w:rPr>
        <w:t>we have jump in a memory copy of a struct or union.</w:t>
      </w:r>
    </w:p>
    <w:p w14:paraId="5F81B237" w14:textId="77777777" w:rsidR="00097076" w:rsidRPr="00097076" w:rsidRDefault="00097076" w:rsidP="00097076">
      <w:pPr>
        <w:pStyle w:val="Code"/>
        <w:rPr>
          <w:highlight w:val="white"/>
        </w:rPr>
      </w:pPr>
      <w:r w:rsidRPr="00097076">
        <w:rPr>
          <w:highlight w:val="white"/>
        </w:rPr>
        <w:t xml:space="preserve">        else {</w:t>
      </w:r>
    </w:p>
    <w:p w14:paraId="0D9ECB0A" w14:textId="77777777" w:rsidR="00097076" w:rsidRPr="00097076" w:rsidRDefault="00097076" w:rsidP="00097076">
      <w:pPr>
        <w:pStyle w:val="Code"/>
        <w:rPr>
          <w:highlight w:val="white"/>
        </w:rPr>
      </w:pPr>
      <w:r w:rsidRPr="00097076">
        <w:rPr>
          <w:highlight w:val="white"/>
        </w:rPr>
        <w:t xml:space="preserve">          int labelIndex = (int) operand1;</w:t>
      </w:r>
    </w:p>
    <w:p w14:paraId="1FDFF70E" w14:textId="1639B901" w:rsidR="00097076" w:rsidRPr="00097076" w:rsidRDefault="00097076" w:rsidP="00097076">
      <w:pPr>
        <w:pStyle w:val="Code"/>
        <w:rPr>
          <w:highlight w:val="white"/>
        </w:rPr>
      </w:pPr>
      <w:r w:rsidRPr="00097076">
        <w:rPr>
          <w:highlight w:val="white"/>
        </w:rPr>
        <w:t xml:space="preserve">          string labelText = MakeLabel(labelIndex);</w:t>
      </w:r>
    </w:p>
    <w:p w14:paraId="6E15A54E" w14:textId="77777777" w:rsidR="00097076" w:rsidRPr="00097076" w:rsidRDefault="00097076" w:rsidP="00097076">
      <w:pPr>
        <w:pStyle w:val="Code"/>
        <w:rPr>
          <w:highlight w:val="white"/>
        </w:rPr>
      </w:pPr>
      <w:r w:rsidRPr="00097076">
        <w:rPr>
          <w:highlight w:val="white"/>
        </w:rPr>
        <w:t xml:space="preserve">          return "\t" + operatorName + " " + labelText;</w:t>
      </w:r>
    </w:p>
    <w:p w14:paraId="4F739DA4" w14:textId="77777777" w:rsidR="00097076" w:rsidRPr="00097076" w:rsidRDefault="00097076" w:rsidP="00097076">
      <w:pPr>
        <w:pStyle w:val="Code"/>
        <w:rPr>
          <w:highlight w:val="white"/>
        </w:rPr>
      </w:pPr>
      <w:r w:rsidRPr="00097076">
        <w:rPr>
          <w:highlight w:val="white"/>
        </w:rPr>
        <w:t xml:space="preserve">        }</w:t>
      </w:r>
    </w:p>
    <w:p w14:paraId="2173839B" w14:textId="44801FF2" w:rsidR="00097076" w:rsidRDefault="00097076" w:rsidP="00097076">
      <w:pPr>
        <w:pStyle w:val="Code"/>
        <w:rPr>
          <w:highlight w:val="white"/>
        </w:rPr>
      </w:pPr>
      <w:r w:rsidRPr="00097076">
        <w:rPr>
          <w:highlight w:val="white"/>
        </w:rPr>
        <w:t xml:space="preserve">      }</w:t>
      </w:r>
    </w:p>
    <w:p w14:paraId="615C3FCE" w14:textId="77777777" w:rsidR="00097076" w:rsidRPr="00F259DA" w:rsidRDefault="00097076" w:rsidP="00F259DA">
      <w:pPr>
        <w:pStyle w:val="Code"/>
        <w:rPr>
          <w:highlight w:val="white"/>
        </w:rPr>
      </w:pPr>
      <w:r w:rsidRPr="00F259DA">
        <w:rPr>
          <w:highlight w:val="white"/>
        </w:rPr>
        <w:t xml:space="preserve">    }</w:t>
      </w:r>
    </w:p>
    <w:p w14:paraId="2B08AEC9" w14:textId="5B1FAEE8" w:rsidR="00097076" w:rsidRPr="00F259DA" w:rsidRDefault="00717D98" w:rsidP="00717D98">
      <w:pPr>
        <w:rPr>
          <w:highlight w:val="white"/>
        </w:rPr>
      </w:pPr>
      <w:r>
        <w:rPr>
          <w:highlight w:val="white"/>
        </w:rPr>
        <w:t xml:space="preserve">The </w:t>
      </w:r>
      <w:r w:rsidRPr="00717D98">
        <w:rPr>
          <w:rStyle w:val="KeyWord0"/>
          <w:highlight w:val="white"/>
        </w:rPr>
        <w:t>ToVisibleString</w:t>
      </w:r>
      <w:r>
        <w:rPr>
          <w:highlight w:val="white"/>
        </w:rPr>
        <w:t xml:space="preserve"> method returns the </w:t>
      </w:r>
      <w:r w:rsidR="002F69EF">
        <w:rPr>
          <w:highlight w:val="white"/>
        </w:rPr>
        <w:t xml:space="preserve">text with non-graphical character written </w:t>
      </w:r>
      <w:r w:rsidR="00AE1268">
        <w:rPr>
          <w:highlight w:val="white"/>
        </w:rPr>
        <w:t>with their ascii numbers. For instance, the text “Hello\</w:t>
      </w:r>
      <w:proofErr w:type="spellStart"/>
      <w:r w:rsidR="00AE1268">
        <w:rPr>
          <w:highlight w:val="white"/>
        </w:rPr>
        <w:t>nWorld</w:t>
      </w:r>
      <w:proofErr w:type="spellEnd"/>
      <w:r w:rsidR="00AE1268">
        <w:rPr>
          <w:highlight w:val="white"/>
        </w:rPr>
        <w:t>\</w:t>
      </w:r>
      <w:r w:rsidR="00552E70">
        <w:rPr>
          <w:highlight w:val="white"/>
        </w:rPr>
        <w:t>r</w:t>
      </w:r>
      <w:r w:rsidR="00AE1268">
        <w:rPr>
          <w:highlight w:val="white"/>
        </w:rPr>
        <w:t xml:space="preserve">”, will be translated to “Hello”, 10, “World”, </w:t>
      </w:r>
      <w:r w:rsidR="00552E70">
        <w:rPr>
          <w:highlight w:val="white"/>
        </w:rPr>
        <w:t>13</w:t>
      </w:r>
      <w:r w:rsidR="00AE1268">
        <w:rPr>
          <w:highlight w:val="white"/>
        </w:rPr>
        <w:t>.</w:t>
      </w:r>
    </w:p>
    <w:p w14:paraId="07260C8C" w14:textId="77777777" w:rsidR="00097076" w:rsidRPr="00097076" w:rsidRDefault="00097076" w:rsidP="00097076">
      <w:pPr>
        <w:pStyle w:val="Code"/>
        <w:rPr>
          <w:highlight w:val="white"/>
        </w:rPr>
      </w:pPr>
      <w:r w:rsidRPr="00097076">
        <w:rPr>
          <w:highlight w:val="white"/>
        </w:rPr>
        <w:t xml:space="preserve">    private static string ToVisibleString(string text) {</w:t>
      </w:r>
    </w:p>
    <w:p w14:paraId="59BBFAD3" w14:textId="2CD59E03" w:rsidR="00097076" w:rsidRDefault="00097076" w:rsidP="00097076">
      <w:pPr>
        <w:pStyle w:val="Code"/>
        <w:rPr>
          <w:highlight w:val="white"/>
        </w:rPr>
      </w:pPr>
      <w:r w:rsidRPr="00097076">
        <w:rPr>
          <w:highlight w:val="white"/>
        </w:rPr>
        <w:t xml:space="preserve">      StringBuilder buffer = new StringBuilder();</w:t>
      </w:r>
    </w:p>
    <w:p w14:paraId="1A1BA85E" w14:textId="15E0D000" w:rsidR="004C1FEB" w:rsidRPr="00097076" w:rsidRDefault="004C1FEB" w:rsidP="004C1FEB">
      <w:pPr>
        <w:rPr>
          <w:highlight w:val="white"/>
        </w:rPr>
      </w:pPr>
      <w:r>
        <w:rPr>
          <w:highlight w:val="white"/>
        </w:rPr>
        <w:t xml:space="preserve">The </w:t>
      </w:r>
      <w:r w:rsidRPr="004C1FEB">
        <w:rPr>
          <w:rStyle w:val="KeyWord0"/>
          <w:highlight w:val="white"/>
        </w:rPr>
        <w:t>insideString</w:t>
      </w:r>
      <w:r>
        <w:rPr>
          <w:highlight w:val="white"/>
        </w:rPr>
        <w:t xml:space="preserve"> variable is true </w:t>
      </w:r>
      <w:proofErr w:type="gramStart"/>
      <w:r>
        <w:rPr>
          <w:highlight w:val="white"/>
        </w:rPr>
        <w:t>as long as</w:t>
      </w:r>
      <w:proofErr w:type="gramEnd"/>
      <w:r>
        <w:rPr>
          <w:highlight w:val="white"/>
        </w:rPr>
        <w:t xml:space="preserve"> the current character is </w:t>
      </w:r>
      <w:proofErr w:type="spellStart"/>
      <w:r>
        <w:rPr>
          <w:highlight w:val="white"/>
        </w:rPr>
        <w:t>locaed</w:t>
      </w:r>
      <w:proofErr w:type="spellEnd"/>
      <w:r>
        <w:rPr>
          <w:highlight w:val="white"/>
        </w:rPr>
        <w:t xml:space="preserve"> inside a string. </w:t>
      </w:r>
    </w:p>
    <w:p w14:paraId="1B9251B0" w14:textId="77777777" w:rsidR="00097076" w:rsidRPr="00097076" w:rsidRDefault="00097076" w:rsidP="00097076">
      <w:pPr>
        <w:pStyle w:val="Code"/>
        <w:rPr>
          <w:highlight w:val="white"/>
        </w:rPr>
      </w:pPr>
      <w:r w:rsidRPr="00097076">
        <w:rPr>
          <w:highlight w:val="white"/>
        </w:rPr>
        <w:t xml:space="preserve">      bool insideString = false;</w:t>
      </w:r>
    </w:p>
    <w:p w14:paraId="57548907" w14:textId="591A506E" w:rsidR="00097076" w:rsidRPr="00097076" w:rsidRDefault="004C1FEB" w:rsidP="00F842E6">
      <w:pPr>
        <w:rPr>
          <w:highlight w:val="white"/>
        </w:rPr>
      </w:pPr>
      <w:r>
        <w:rPr>
          <w:highlight w:val="white"/>
        </w:rPr>
        <w:t xml:space="preserve">We iterate </w:t>
      </w:r>
      <w:proofErr w:type="spellStart"/>
      <w:r>
        <w:rPr>
          <w:highlight w:val="white"/>
        </w:rPr>
        <w:t>throught</w:t>
      </w:r>
      <w:proofErr w:type="spellEnd"/>
      <w:r>
        <w:rPr>
          <w:highlight w:val="white"/>
        </w:rPr>
        <w:t xml:space="preserve"> the text and, for each character, check if it is not </w:t>
      </w:r>
      <w:r w:rsidR="00F842E6">
        <w:rPr>
          <w:highlight w:val="white"/>
        </w:rPr>
        <w:t xml:space="preserve">a graphical character. In that case we </w:t>
      </w:r>
      <w:r w:rsidR="004801C1">
        <w:rPr>
          <w:highlight w:val="white"/>
        </w:rPr>
        <w:t>end</w:t>
      </w:r>
      <w:r w:rsidR="00F842E6">
        <w:rPr>
          <w:highlight w:val="white"/>
        </w:rPr>
        <w:t xml:space="preserve"> the string, if necessary, and add the ascii value of the character.</w:t>
      </w:r>
    </w:p>
    <w:p w14:paraId="6119C54E" w14:textId="77777777" w:rsidR="00097076" w:rsidRPr="00097076" w:rsidRDefault="00097076" w:rsidP="00097076">
      <w:pPr>
        <w:pStyle w:val="Code"/>
        <w:rPr>
          <w:highlight w:val="white"/>
        </w:rPr>
      </w:pPr>
      <w:r w:rsidRPr="00097076">
        <w:rPr>
          <w:highlight w:val="white"/>
        </w:rPr>
        <w:t xml:space="preserve">      foreach (char c in text) {</w:t>
      </w:r>
    </w:p>
    <w:p w14:paraId="34B33387" w14:textId="77777777" w:rsidR="00097076" w:rsidRPr="00097076" w:rsidRDefault="00097076" w:rsidP="00097076">
      <w:pPr>
        <w:pStyle w:val="Code"/>
        <w:rPr>
          <w:highlight w:val="white"/>
        </w:rPr>
      </w:pPr>
      <w:r w:rsidRPr="00097076">
        <w:rPr>
          <w:highlight w:val="white"/>
        </w:rPr>
        <w:t xml:space="preserve">        if (Char.IsControl(c) || (c == '\"') || (c == '\'')) {</w:t>
      </w:r>
    </w:p>
    <w:p w14:paraId="59CC94FD" w14:textId="77777777" w:rsidR="00097076" w:rsidRPr="00097076" w:rsidRDefault="00097076" w:rsidP="00097076">
      <w:pPr>
        <w:pStyle w:val="Code"/>
        <w:rPr>
          <w:highlight w:val="white"/>
        </w:rPr>
      </w:pPr>
      <w:r w:rsidRPr="00097076">
        <w:rPr>
          <w:highlight w:val="white"/>
        </w:rPr>
        <w:t xml:space="preserve">          if (insideString) {</w:t>
      </w:r>
    </w:p>
    <w:p w14:paraId="187C8AAD" w14:textId="77777777" w:rsidR="00097076" w:rsidRPr="00097076" w:rsidRDefault="00097076" w:rsidP="00097076">
      <w:pPr>
        <w:pStyle w:val="Code"/>
        <w:rPr>
          <w:highlight w:val="white"/>
        </w:rPr>
      </w:pPr>
      <w:r w:rsidRPr="00097076">
        <w:rPr>
          <w:highlight w:val="white"/>
        </w:rPr>
        <w:t xml:space="preserve">            buffer.Append("\", " + ((int) c).ToString() + ", ");</w:t>
      </w:r>
    </w:p>
    <w:p w14:paraId="7CE0BD60" w14:textId="77777777" w:rsidR="00097076" w:rsidRPr="00097076" w:rsidRDefault="00097076" w:rsidP="00097076">
      <w:pPr>
        <w:pStyle w:val="Code"/>
        <w:rPr>
          <w:highlight w:val="white"/>
        </w:rPr>
      </w:pPr>
      <w:r w:rsidRPr="00097076">
        <w:rPr>
          <w:highlight w:val="white"/>
        </w:rPr>
        <w:t xml:space="preserve">            insideString = false;</w:t>
      </w:r>
    </w:p>
    <w:p w14:paraId="54CE045C" w14:textId="77777777" w:rsidR="00097076" w:rsidRPr="00097076" w:rsidRDefault="00097076" w:rsidP="00097076">
      <w:pPr>
        <w:pStyle w:val="Code"/>
        <w:rPr>
          <w:highlight w:val="white"/>
        </w:rPr>
      </w:pPr>
      <w:r w:rsidRPr="00097076">
        <w:rPr>
          <w:highlight w:val="white"/>
        </w:rPr>
        <w:t xml:space="preserve">          }</w:t>
      </w:r>
    </w:p>
    <w:p w14:paraId="7E8A1A41" w14:textId="77777777" w:rsidR="00097076" w:rsidRPr="00097076" w:rsidRDefault="00097076" w:rsidP="00097076">
      <w:pPr>
        <w:pStyle w:val="Code"/>
        <w:rPr>
          <w:highlight w:val="white"/>
        </w:rPr>
      </w:pPr>
      <w:r w:rsidRPr="00097076">
        <w:rPr>
          <w:highlight w:val="white"/>
        </w:rPr>
        <w:t xml:space="preserve">          else {</w:t>
      </w:r>
    </w:p>
    <w:p w14:paraId="131E31D7" w14:textId="77777777" w:rsidR="00097076" w:rsidRPr="00097076" w:rsidRDefault="00097076" w:rsidP="00097076">
      <w:pPr>
        <w:pStyle w:val="Code"/>
        <w:rPr>
          <w:highlight w:val="white"/>
        </w:rPr>
      </w:pPr>
      <w:r w:rsidRPr="00097076">
        <w:rPr>
          <w:highlight w:val="white"/>
        </w:rPr>
        <w:t xml:space="preserve">            buffer.Append(((int) c).ToString() + ", ");</w:t>
      </w:r>
    </w:p>
    <w:p w14:paraId="086AD342" w14:textId="77777777" w:rsidR="00097076" w:rsidRPr="00097076" w:rsidRDefault="00097076" w:rsidP="00097076">
      <w:pPr>
        <w:pStyle w:val="Code"/>
        <w:rPr>
          <w:highlight w:val="white"/>
        </w:rPr>
      </w:pPr>
      <w:r w:rsidRPr="00097076">
        <w:rPr>
          <w:highlight w:val="white"/>
        </w:rPr>
        <w:t xml:space="preserve">          }</w:t>
      </w:r>
    </w:p>
    <w:p w14:paraId="05374FC4" w14:textId="77777777" w:rsidR="00097076" w:rsidRPr="00097076" w:rsidRDefault="00097076" w:rsidP="00097076">
      <w:pPr>
        <w:pStyle w:val="Code"/>
        <w:rPr>
          <w:highlight w:val="white"/>
        </w:rPr>
      </w:pPr>
      <w:r w:rsidRPr="00097076">
        <w:rPr>
          <w:highlight w:val="white"/>
        </w:rPr>
        <w:t xml:space="preserve">        }</w:t>
      </w:r>
    </w:p>
    <w:p w14:paraId="181F95E0" w14:textId="3B3B4E87" w:rsidR="00F842E6" w:rsidRPr="00097076" w:rsidRDefault="00F842E6" w:rsidP="00F842E6">
      <w:pPr>
        <w:rPr>
          <w:highlight w:val="white"/>
        </w:rPr>
      </w:pPr>
      <w:r>
        <w:rPr>
          <w:highlight w:val="white"/>
        </w:rPr>
        <w:t xml:space="preserve">If the character is a graphical character, we </w:t>
      </w:r>
      <w:r w:rsidR="004801C1">
        <w:rPr>
          <w:highlight w:val="white"/>
        </w:rPr>
        <w:t>begin the string, if necessary,</w:t>
      </w:r>
      <w:r>
        <w:rPr>
          <w:highlight w:val="white"/>
        </w:rPr>
        <w:t xml:space="preserve"> and add the </w:t>
      </w:r>
      <w:r w:rsidR="004801C1">
        <w:rPr>
          <w:highlight w:val="white"/>
        </w:rPr>
        <w:t>character to the string.</w:t>
      </w:r>
    </w:p>
    <w:p w14:paraId="35FBBBF0" w14:textId="77777777" w:rsidR="00097076" w:rsidRPr="00097076" w:rsidRDefault="00097076" w:rsidP="00097076">
      <w:pPr>
        <w:pStyle w:val="Code"/>
        <w:rPr>
          <w:highlight w:val="white"/>
        </w:rPr>
      </w:pPr>
      <w:r w:rsidRPr="00097076">
        <w:rPr>
          <w:highlight w:val="white"/>
        </w:rPr>
        <w:t xml:space="preserve">        else {</w:t>
      </w:r>
    </w:p>
    <w:p w14:paraId="1565C6B3" w14:textId="77777777" w:rsidR="00097076" w:rsidRPr="00097076" w:rsidRDefault="00097076" w:rsidP="00097076">
      <w:pPr>
        <w:pStyle w:val="Code"/>
        <w:rPr>
          <w:highlight w:val="white"/>
        </w:rPr>
      </w:pPr>
      <w:r w:rsidRPr="00097076">
        <w:rPr>
          <w:highlight w:val="white"/>
        </w:rPr>
        <w:t xml:space="preserve">          if (insideString) {</w:t>
      </w:r>
    </w:p>
    <w:p w14:paraId="7C8472B4" w14:textId="77777777" w:rsidR="00097076" w:rsidRPr="00097076" w:rsidRDefault="00097076" w:rsidP="00097076">
      <w:pPr>
        <w:pStyle w:val="Code"/>
        <w:rPr>
          <w:highlight w:val="white"/>
        </w:rPr>
      </w:pPr>
      <w:r w:rsidRPr="00097076">
        <w:rPr>
          <w:highlight w:val="white"/>
        </w:rPr>
        <w:t xml:space="preserve">            buffer.Append(c);</w:t>
      </w:r>
    </w:p>
    <w:p w14:paraId="00314DA5" w14:textId="77777777" w:rsidR="00097076" w:rsidRPr="00097076" w:rsidRDefault="00097076" w:rsidP="00097076">
      <w:pPr>
        <w:pStyle w:val="Code"/>
        <w:rPr>
          <w:highlight w:val="white"/>
        </w:rPr>
      </w:pPr>
      <w:r w:rsidRPr="00097076">
        <w:rPr>
          <w:highlight w:val="white"/>
        </w:rPr>
        <w:t xml:space="preserve">          }</w:t>
      </w:r>
    </w:p>
    <w:p w14:paraId="7E7C55EE" w14:textId="77777777" w:rsidR="00097076" w:rsidRPr="00097076" w:rsidRDefault="00097076" w:rsidP="00097076">
      <w:pPr>
        <w:pStyle w:val="Code"/>
        <w:rPr>
          <w:highlight w:val="white"/>
        </w:rPr>
      </w:pPr>
      <w:r w:rsidRPr="00097076">
        <w:rPr>
          <w:highlight w:val="white"/>
        </w:rPr>
        <w:t xml:space="preserve">          else {</w:t>
      </w:r>
    </w:p>
    <w:p w14:paraId="02F98500" w14:textId="77777777" w:rsidR="00097076" w:rsidRPr="00097076" w:rsidRDefault="00097076" w:rsidP="00097076">
      <w:pPr>
        <w:pStyle w:val="Code"/>
        <w:rPr>
          <w:highlight w:val="white"/>
        </w:rPr>
      </w:pPr>
      <w:r w:rsidRPr="00097076">
        <w:rPr>
          <w:highlight w:val="white"/>
        </w:rPr>
        <w:lastRenderedPageBreak/>
        <w:t xml:space="preserve">            buffer.Append("\"" + c.ToString());</w:t>
      </w:r>
    </w:p>
    <w:p w14:paraId="39700454" w14:textId="77777777" w:rsidR="00097076" w:rsidRPr="00097076" w:rsidRDefault="00097076" w:rsidP="00097076">
      <w:pPr>
        <w:pStyle w:val="Code"/>
        <w:rPr>
          <w:highlight w:val="white"/>
        </w:rPr>
      </w:pPr>
      <w:r w:rsidRPr="00097076">
        <w:rPr>
          <w:highlight w:val="white"/>
        </w:rPr>
        <w:t xml:space="preserve">            insideString = true;</w:t>
      </w:r>
    </w:p>
    <w:p w14:paraId="1962CE41" w14:textId="77777777" w:rsidR="00097076" w:rsidRPr="00097076" w:rsidRDefault="00097076" w:rsidP="00097076">
      <w:pPr>
        <w:pStyle w:val="Code"/>
        <w:rPr>
          <w:highlight w:val="white"/>
        </w:rPr>
      </w:pPr>
      <w:r w:rsidRPr="00097076">
        <w:rPr>
          <w:highlight w:val="white"/>
        </w:rPr>
        <w:t xml:space="preserve">          }</w:t>
      </w:r>
    </w:p>
    <w:p w14:paraId="7E8F65E2" w14:textId="77777777" w:rsidR="00097076" w:rsidRPr="00097076" w:rsidRDefault="00097076" w:rsidP="00097076">
      <w:pPr>
        <w:pStyle w:val="Code"/>
        <w:rPr>
          <w:highlight w:val="white"/>
        </w:rPr>
      </w:pPr>
      <w:r w:rsidRPr="00097076">
        <w:rPr>
          <w:highlight w:val="white"/>
        </w:rPr>
        <w:t xml:space="preserve">        }</w:t>
      </w:r>
    </w:p>
    <w:p w14:paraId="5E4479DF" w14:textId="77777777" w:rsidR="00097076" w:rsidRPr="00097076" w:rsidRDefault="00097076" w:rsidP="00097076">
      <w:pPr>
        <w:pStyle w:val="Code"/>
        <w:rPr>
          <w:highlight w:val="white"/>
        </w:rPr>
      </w:pPr>
      <w:r w:rsidRPr="00097076">
        <w:rPr>
          <w:highlight w:val="white"/>
        </w:rPr>
        <w:t xml:space="preserve">      }</w:t>
      </w:r>
    </w:p>
    <w:p w14:paraId="04045A13" w14:textId="49FD6562" w:rsidR="00097076" w:rsidRPr="00097076" w:rsidRDefault="004801C1" w:rsidP="00C36E87">
      <w:pPr>
        <w:rPr>
          <w:highlight w:val="white"/>
        </w:rPr>
      </w:pPr>
      <w:r>
        <w:rPr>
          <w:highlight w:val="white"/>
        </w:rPr>
        <w:t>We end the string by</w:t>
      </w:r>
      <w:r w:rsidR="00C36E87">
        <w:rPr>
          <w:highlight w:val="white"/>
        </w:rPr>
        <w:t xml:space="preserve"> adding the terminating zero character.</w:t>
      </w:r>
    </w:p>
    <w:p w14:paraId="36003A42" w14:textId="77777777" w:rsidR="00097076" w:rsidRPr="00097076" w:rsidRDefault="00097076" w:rsidP="00097076">
      <w:pPr>
        <w:pStyle w:val="Code"/>
        <w:rPr>
          <w:highlight w:val="white"/>
        </w:rPr>
      </w:pPr>
      <w:r w:rsidRPr="00097076">
        <w:rPr>
          <w:highlight w:val="white"/>
        </w:rPr>
        <w:t xml:space="preserve">      if (insideString) {</w:t>
      </w:r>
    </w:p>
    <w:p w14:paraId="41C7C806" w14:textId="77777777" w:rsidR="00097076" w:rsidRPr="00097076" w:rsidRDefault="00097076" w:rsidP="00097076">
      <w:pPr>
        <w:pStyle w:val="Code"/>
        <w:rPr>
          <w:highlight w:val="white"/>
        </w:rPr>
      </w:pPr>
      <w:r w:rsidRPr="00097076">
        <w:rPr>
          <w:highlight w:val="white"/>
        </w:rPr>
        <w:t xml:space="preserve">        buffer.Append("\", 0");</w:t>
      </w:r>
    </w:p>
    <w:p w14:paraId="2851640D" w14:textId="77777777" w:rsidR="00097076" w:rsidRPr="00097076" w:rsidRDefault="00097076" w:rsidP="00097076">
      <w:pPr>
        <w:pStyle w:val="Code"/>
        <w:rPr>
          <w:highlight w:val="white"/>
        </w:rPr>
      </w:pPr>
      <w:r w:rsidRPr="00097076">
        <w:rPr>
          <w:highlight w:val="white"/>
        </w:rPr>
        <w:t xml:space="preserve">      }</w:t>
      </w:r>
    </w:p>
    <w:p w14:paraId="55780057" w14:textId="77777777" w:rsidR="00097076" w:rsidRPr="00097076" w:rsidRDefault="00097076" w:rsidP="00097076">
      <w:pPr>
        <w:pStyle w:val="Code"/>
        <w:rPr>
          <w:highlight w:val="white"/>
        </w:rPr>
      </w:pPr>
      <w:r w:rsidRPr="00097076">
        <w:rPr>
          <w:highlight w:val="white"/>
        </w:rPr>
        <w:t xml:space="preserve">      else {</w:t>
      </w:r>
    </w:p>
    <w:p w14:paraId="77B1FD97" w14:textId="77777777" w:rsidR="00097076" w:rsidRPr="00097076" w:rsidRDefault="00097076" w:rsidP="00097076">
      <w:pPr>
        <w:pStyle w:val="Code"/>
        <w:rPr>
          <w:highlight w:val="white"/>
        </w:rPr>
      </w:pPr>
      <w:r w:rsidRPr="00097076">
        <w:rPr>
          <w:highlight w:val="white"/>
        </w:rPr>
        <w:t xml:space="preserve">        buffer.Append("0");</w:t>
      </w:r>
    </w:p>
    <w:p w14:paraId="025A90F5" w14:textId="77777777" w:rsidR="00097076" w:rsidRPr="00097076" w:rsidRDefault="00097076" w:rsidP="00097076">
      <w:pPr>
        <w:pStyle w:val="Code"/>
        <w:rPr>
          <w:highlight w:val="white"/>
        </w:rPr>
      </w:pPr>
      <w:r w:rsidRPr="00097076">
        <w:rPr>
          <w:highlight w:val="white"/>
        </w:rPr>
        <w:t xml:space="preserve">      }</w:t>
      </w:r>
    </w:p>
    <w:p w14:paraId="6777A74C" w14:textId="77777777" w:rsidR="00097076" w:rsidRPr="00097076" w:rsidRDefault="00097076" w:rsidP="00097076">
      <w:pPr>
        <w:pStyle w:val="Code"/>
        <w:rPr>
          <w:highlight w:val="white"/>
        </w:rPr>
      </w:pPr>
    </w:p>
    <w:p w14:paraId="7459F376" w14:textId="77777777" w:rsidR="00097076" w:rsidRPr="00097076" w:rsidRDefault="00097076" w:rsidP="00097076">
      <w:pPr>
        <w:pStyle w:val="Code"/>
        <w:rPr>
          <w:highlight w:val="white"/>
        </w:rPr>
      </w:pPr>
      <w:r w:rsidRPr="00097076">
        <w:rPr>
          <w:highlight w:val="white"/>
        </w:rPr>
        <w:t xml:space="preserve">      return buffer.ToString();</w:t>
      </w:r>
    </w:p>
    <w:p w14:paraId="39DDF971" w14:textId="77777777" w:rsidR="00097076" w:rsidRPr="00097076" w:rsidRDefault="00097076" w:rsidP="00097076">
      <w:pPr>
        <w:pStyle w:val="Code"/>
        <w:rPr>
          <w:highlight w:val="white"/>
        </w:rPr>
      </w:pPr>
      <w:r w:rsidRPr="00097076">
        <w:rPr>
          <w:highlight w:val="white"/>
        </w:rPr>
        <w:t xml:space="preserve">    }</w:t>
      </w:r>
    </w:p>
    <w:p w14:paraId="394D9FDA" w14:textId="14154DC8" w:rsidR="002B63B5" w:rsidRPr="00097076" w:rsidRDefault="002B63B5" w:rsidP="00C36E87">
      <w:pPr>
        <w:rPr>
          <w:highlight w:val="white"/>
        </w:rPr>
      </w:pPr>
      <w:r w:rsidRPr="00097076">
        <w:rPr>
          <w:highlight w:val="white"/>
        </w:rPr>
        <w:t xml:space="preserve">  </w:t>
      </w:r>
      <w:r w:rsidR="00C36E87">
        <w:rPr>
          <w:highlight w:val="white"/>
        </w:rPr>
        <w:t xml:space="preserve">The </w:t>
      </w:r>
      <w:r w:rsidR="00C36E87" w:rsidRPr="00C36E87">
        <w:rPr>
          <w:rStyle w:val="KeyWord0"/>
          <w:highlight w:val="white"/>
        </w:rPr>
        <w:t>MakeMemory</w:t>
      </w:r>
      <w:r w:rsidR="00C36E87">
        <w:rPr>
          <w:highlight w:val="white"/>
        </w:rPr>
        <w:t xml:space="preserve"> method </w:t>
      </w:r>
      <w:r w:rsidR="00D5402B">
        <w:rPr>
          <w:highlight w:val="white"/>
        </w:rPr>
        <w:t>return a label for the memory copy method.</w:t>
      </w:r>
    </w:p>
    <w:p w14:paraId="71FA518C" w14:textId="6FC32E3D" w:rsidR="002B63B5" w:rsidRPr="00F801ED" w:rsidRDefault="002B63B5" w:rsidP="00DB788F">
      <w:pPr>
        <w:pStyle w:val="Code"/>
        <w:rPr>
          <w:b/>
          <w:bCs/>
          <w:highlight w:val="white"/>
        </w:rPr>
      </w:pPr>
      <w:r w:rsidRPr="00DB788F">
        <w:rPr>
          <w:highlight w:val="white"/>
        </w:rPr>
        <w:t xml:space="preserve">    public static string MakeLabel(int labelIndex) {</w:t>
      </w:r>
    </w:p>
    <w:p w14:paraId="1A1AB9D8" w14:textId="77777777" w:rsidR="0013036F" w:rsidRPr="0013036F" w:rsidRDefault="0013036F" w:rsidP="0013036F">
      <w:pPr>
        <w:pStyle w:val="Code"/>
        <w:rPr>
          <w:highlight w:val="white"/>
        </w:rPr>
      </w:pPr>
      <w:r w:rsidRPr="0013036F">
        <w:rPr>
          <w:highlight w:val="white"/>
        </w:rPr>
        <w:t xml:space="preserve">      return "label" + Symbol.SeparatorId + labelIndex;</w:t>
      </w:r>
    </w:p>
    <w:p w14:paraId="3B2B4921" w14:textId="77777777" w:rsidR="002B63B5" w:rsidRPr="00DB788F" w:rsidRDefault="002B63B5" w:rsidP="00DB788F">
      <w:pPr>
        <w:pStyle w:val="Code"/>
        <w:rPr>
          <w:highlight w:val="white"/>
        </w:rPr>
      </w:pPr>
      <w:r w:rsidRPr="00DB788F">
        <w:rPr>
          <w:highlight w:val="white"/>
        </w:rPr>
        <w:t xml:space="preserve">    }</w:t>
      </w:r>
    </w:p>
    <w:p w14:paraId="06A15567" w14:textId="4980CA0E" w:rsidR="002B63B5" w:rsidRPr="00DB788F" w:rsidRDefault="00D5402B" w:rsidP="00D5402B">
      <w:pPr>
        <w:rPr>
          <w:highlight w:val="white"/>
        </w:rPr>
      </w:pPr>
      <w:r>
        <w:rPr>
          <w:highlight w:val="white"/>
        </w:rPr>
        <w:t xml:space="preserve">The </w:t>
      </w:r>
      <w:r w:rsidRPr="00D5402B">
        <w:rPr>
          <w:rStyle w:val="KeyWord0"/>
          <w:highlight w:val="white"/>
        </w:rPr>
        <w:t>WithSign</w:t>
      </w:r>
      <w:r>
        <w:rPr>
          <w:highlight w:val="white"/>
        </w:rPr>
        <w:t xml:space="preserve"> method returns </w:t>
      </w:r>
      <w:r w:rsidR="008937D3">
        <w:rPr>
          <w:highlight w:val="white"/>
        </w:rPr>
        <w:t xml:space="preserve">the offset of an address preceded by a plus or minus sign. In case of a zero value, an empty string is returned. </w:t>
      </w: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35405183" w14:textId="4CEF3886" w:rsidR="00B616B1" w:rsidRDefault="00B616B1" w:rsidP="00565A0A">
      <w:pPr>
        <w:pStyle w:val="Rubrik2"/>
      </w:pPr>
      <w:bookmarkStart w:id="421" w:name="_Toc54119946"/>
      <w:r>
        <w:t>Tracks</w:t>
      </w:r>
      <w:bookmarkEnd w:id="421"/>
    </w:p>
    <w:p w14:paraId="105850DD" w14:textId="3B72D91E" w:rsidR="00A40BA8" w:rsidRDefault="00A40BA8" w:rsidP="00A40BA8">
      <w:r>
        <w:t>A track is a place holder for a register through the assembly code.</w:t>
      </w:r>
      <w:r w:rsidR="00303B3B">
        <w:t xml:space="preserve"> Let us look</w:t>
      </w:r>
      <w:r w:rsidR="00EC1062">
        <w:t xml:space="preserve"> at the following C code</w:t>
      </w:r>
      <w:r w:rsidR="00303B3B">
        <w:t>.</w:t>
      </w:r>
    </w:p>
    <w:p w14:paraId="30A4BB69" w14:textId="037451CE" w:rsidR="00303B3B" w:rsidRDefault="00CA4F69" w:rsidP="00303B3B">
      <w:pPr>
        <w:pStyle w:val="Code"/>
      </w:pPr>
      <w:r>
        <w:t>return a + b &amp; c - d;</w:t>
      </w:r>
    </w:p>
    <w:p w14:paraId="618B8178" w14:textId="1CCA299A" w:rsidR="00EC1062" w:rsidRPr="00EC1062" w:rsidRDefault="00E445CA" w:rsidP="00E445CA">
      <w:r>
        <w:t>The following middle code is generated.</w:t>
      </w:r>
    </w:p>
    <w:p w14:paraId="6373DBDE" w14:textId="0A1FE66B" w:rsidR="0040312D" w:rsidRDefault="004E71D8" w:rsidP="0040312D">
      <w:pPr>
        <w:pStyle w:val="Code"/>
      </w:pPr>
      <w:r>
        <w:t>t</w:t>
      </w:r>
      <w:r w:rsidR="00C54EFD">
        <w:t>emporary</w:t>
      </w:r>
      <w:r>
        <w:t>0</w:t>
      </w:r>
      <w:r w:rsidR="0040312D">
        <w:t xml:space="preserve"> = </w:t>
      </w:r>
      <w:r w:rsidR="00CA4F69">
        <w:t>a + b</w:t>
      </w:r>
    </w:p>
    <w:p w14:paraId="6EC6B6C7" w14:textId="3FCC61AF" w:rsidR="0040312D" w:rsidRDefault="004E71D8" w:rsidP="0040312D">
      <w:pPr>
        <w:pStyle w:val="Code"/>
      </w:pPr>
      <w:r>
        <w:t>t</w:t>
      </w:r>
      <w:r w:rsidR="00C54EFD">
        <w:t>emporary</w:t>
      </w:r>
      <w:r>
        <w:t>1</w:t>
      </w:r>
      <w:r w:rsidR="0040312D">
        <w:t xml:space="preserve"> = </w:t>
      </w:r>
      <w:r w:rsidR="00CA4F69">
        <w:t>c - d</w:t>
      </w:r>
    </w:p>
    <w:p w14:paraId="439AA7AB" w14:textId="5A9D04AB" w:rsidR="0040312D" w:rsidRDefault="004E71D8" w:rsidP="00303B3B">
      <w:pPr>
        <w:pStyle w:val="Code"/>
      </w:pPr>
      <w:r>
        <w:t>t</w:t>
      </w:r>
      <w:r w:rsidR="00C54EFD">
        <w:t>emporary</w:t>
      </w:r>
      <w:r>
        <w:t>2</w:t>
      </w:r>
      <w:r w:rsidR="0040312D">
        <w:t xml:space="preserve"> = </w:t>
      </w:r>
      <w:r>
        <w:t>t</w:t>
      </w:r>
      <w:r w:rsidR="00C54EFD">
        <w:t>emporary</w:t>
      </w:r>
      <w:r>
        <w:t>0</w:t>
      </w:r>
      <w:r w:rsidR="0040312D">
        <w:t xml:space="preserve"> </w:t>
      </w:r>
      <w:r w:rsidR="00FD3DC9">
        <w:t>&amp;</w:t>
      </w:r>
      <w:r w:rsidR="0040312D">
        <w:t xml:space="preserve"> </w:t>
      </w:r>
      <w:r>
        <w:t>t</w:t>
      </w:r>
      <w:r w:rsidR="00C54EFD">
        <w:t>emporary</w:t>
      </w:r>
      <w:r>
        <w:t>1</w:t>
      </w:r>
    </w:p>
    <w:p w14:paraId="5782330C" w14:textId="54C90569" w:rsidR="000B3D5A" w:rsidRDefault="00CA4F69" w:rsidP="00303B3B">
      <w:pPr>
        <w:pStyle w:val="Code"/>
      </w:pPr>
      <w:r>
        <w:t xml:space="preserve">return </w:t>
      </w:r>
      <w:r w:rsidR="004E71D8">
        <w:t>t</w:t>
      </w:r>
      <w:r w:rsidR="00C54EFD">
        <w:t>emporary</w:t>
      </w:r>
      <w:r w:rsidR="004E71D8">
        <w:t>2</w:t>
      </w:r>
    </w:p>
    <w:p w14:paraId="7E061C7F" w14:textId="63E1DF98" w:rsidR="00651F24" w:rsidRDefault="00651F24" w:rsidP="00E445CA">
      <w:r>
        <w:t xml:space="preserve">Let us assume that a, b, c, d, and </w:t>
      </w:r>
      <w:proofErr w:type="spellStart"/>
      <w:r>
        <w:t>e</w:t>
      </w:r>
      <w:proofErr w:type="spellEnd"/>
      <w:r>
        <w:t xml:space="preserve"> are placed on the current activation record </w:t>
      </w:r>
      <w:r w:rsidR="004174EC">
        <w:t xml:space="preserve">of a non-elliptic function </w:t>
      </w:r>
      <w:r>
        <w:t xml:space="preserve">with offsets 6, 8, 10, </w:t>
      </w:r>
      <w:r w:rsidR="00CA4F69">
        <w:t xml:space="preserve">and </w:t>
      </w:r>
      <w:r>
        <w:t xml:space="preserve">12, and the </w:t>
      </w:r>
      <w:r w:rsidRPr="004F2465">
        <w:rPr>
          <w:rStyle w:val="KeyWord0"/>
        </w:rPr>
        <w:t>bp</w:t>
      </w:r>
      <w:r>
        <w:t xml:space="preserve"> </w:t>
      </w:r>
      <w:r w:rsidR="005C26C4">
        <w:t xml:space="preserve">and </w:t>
      </w:r>
      <w:r w:rsidR="005C26C4" w:rsidRPr="005C26C4">
        <w:rPr>
          <w:rStyle w:val="KeyWord0"/>
        </w:rPr>
        <w:t>di</w:t>
      </w:r>
      <w:r w:rsidR="005C26C4">
        <w:t xml:space="preserve"> </w:t>
      </w:r>
      <w:r>
        <w:t>register</w:t>
      </w:r>
      <w:r w:rsidR="005C26C4">
        <w:t>s are</w:t>
      </w:r>
      <w:r>
        <w:t xml:space="preserve"> the regular frame pointer</w:t>
      </w:r>
      <w:r w:rsidR="005C26C4">
        <w:t xml:space="preserve"> and the ellipse frame pointer.</w:t>
      </w:r>
    </w:p>
    <w:p w14:paraId="424AC986" w14:textId="1AAB6949" w:rsidR="00472ABE" w:rsidRDefault="005D5EA2" w:rsidP="00E445CA">
      <w:r>
        <w:lastRenderedPageBreak/>
        <w:t xml:space="preserve">The following assembly code is generated, with </w:t>
      </w:r>
      <w:r w:rsidR="00FD3DC9">
        <w:t>the</w:t>
      </w:r>
      <w:r>
        <w:t xml:space="preserve"> track</w:t>
      </w:r>
      <w:r w:rsidR="00FD3DC9">
        <w:t>s</w:t>
      </w:r>
      <w:r>
        <w:t xml:space="preserve"> </w:t>
      </w:r>
      <w:r w:rsidR="004E71D8">
        <w:rPr>
          <w:rStyle w:val="KeyWord0"/>
        </w:rPr>
        <w:t>t</w:t>
      </w:r>
      <w:r w:rsidR="00E82A57">
        <w:rPr>
          <w:rStyle w:val="KeyWord0"/>
        </w:rPr>
        <w:t>rack</w:t>
      </w:r>
      <w:r w:rsidR="004E71D8">
        <w:rPr>
          <w:rStyle w:val="KeyWord0"/>
        </w:rPr>
        <w:t>0</w:t>
      </w:r>
      <w:r w:rsidR="005C26C4">
        <w:t xml:space="preserve">, </w:t>
      </w:r>
      <w:r w:rsidR="004E71D8">
        <w:rPr>
          <w:rStyle w:val="KeyWord0"/>
        </w:rPr>
        <w:t>t</w:t>
      </w:r>
      <w:r w:rsidR="00E82A57">
        <w:rPr>
          <w:rStyle w:val="KeyWord0"/>
        </w:rPr>
        <w:t>rack</w:t>
      </w:r>
      <w:r w:rsidR="004E71D8">
        <w:rPr>
          <w:rStyle w:val="KeyWord0"/>
        </w:rPr>
        <w:t>1</w:t>
      </w:r>
      <w:r w:rsidR="005C26C4">
        <w:t xml:space="preserve">, </w:t>
      </w:r>
      <w:r w:rsidR="00FD3DC9">
        <w:t xml:space="preserve">and </w:t>
      </w:r>
      <w:r w:rsidR="004E71D8">
        <w:rPr>
          <w:rStyle w:val="KeyWord0"/>
        </w:rPr>
        <w:t>t</w:t>
      </w:r>
      <w:r w:rsidR="00E82A57">
        <w:rPr>
          <w:rStyle w:val="KeyWord0"/>
        </w:rPr>
        <w:t>rack</w:t>
      </w:r>
      <w:r w:rsidR="004E71D8">
        <w:rPr>
          <w:rStyle w:val="KeyWord0"/>
        </w:rPr>
        <w:t>2</w:t>
      </w:r>
      <w:r w:rsidR="00FD3DC9">
        <w:t xml:space="preserve"> </w:t>
      </w:r>
      <w:r w:rsidR="00A57E2E">
        <w:t>as</w:t>
      </w:r>
      <w:r>
        <w:t xml:space="preserve"> place </w:t>
      </w:r>
      <w:r w:rsidR="00A57E2E">
        <w:t xml:space="preserve">holders for the </w:t>
      </w:r>
      <w:r>
        <w:t>register</w:t>
      </w:r>
      <w:r w:rsidR="00A57E2E">
        <w:t>s</w:t>
      </w:r>
      <w:r>
        <w:t>.</w:t>
      </w:r>
      <w:r w:rsidR="00A57E2E">
        <w:t xml:space="preserve"> Each track represents a register, but we do not yet know which </w:t>
      </w:r>
      <w:r w:rsidR="005C26C4">
        <w:t>one</w:t>
      </w:r>
      <w:r w:rsidR="00A57E2E">
        <w:t>.</w:t>
      </w:r>
    </w:p>
    <w:p w14:paraId="1A2CB9D2" w14:textId="5777912B" w:rsidR="000824A1" w:rsidRPr="00F93CE4" w:rsidRDefault="000824A1" w:rsidP="000824A1">
      <w:pPr>
        <w:pStyle w:val="Code"/>
      </w:pPr>
      <w:r>
        <w:t>m</w:t>
      </w:r>
      <w:r w:rsidRPr="00F93CE4">
        <w:t>ov</w:t>
      </w:r>
      <w:r>
        <w:t xml:space="preserve"> </w:t>
      </w:r>
      <w:r w:rsidR="004E71D8">
        <w:rPr>
          <w:rStyle w:val="KeyWord0"/>
        </w:rPr>
        <w:t>t</w:t>
      </w:r>
      <w:r w:rsidR="00E82A57">
        <w:rPr>
          <w:rStyle w:val="KeyWord0"/>
        </w:rPr>
        <w:t>rack</w:t>
      </w:r>
      <w:r w:rsidR="004E71D8">
        <w:rPr>
          <w:rStyle w:val="KeyWord0"/>
        </w:rPr>
        <w:t>0</w:t>
      </w:r>
      <w:r>
        <w:t>,</w:t>
      </w:r>
      <w:r w:rsidRPr="00F93CE4">
        <w:t xml:space="preserve">[bp + </w:t>
      </w:r>
      <w:r w:rsidR="009B3D3D">
        <w:t>6</w:t>
      </w:r>
      <w:r w:rsidRPr="00F93CE4">
        <w:t>]</w:t>
      </w:r>
    </w:p>
    <w:p w14:paraId="40E161F7" w14:textId="7929CD68" w:rsidR="000824A1" w:rsidRPr="00F93CE4" w:rsidRDefault="00FD3DC9" w:rsidP="000824A1">
      <w:pPr>
        <w:pStyle w:val="Code"/>
      </w:pPr>
      <w:r>
        <w:t>add</w:t>
      </w:r>
      <w:r w:rsidR="000824A1">
        <w:t xml:space="preserve"> </w:t>
      </w:r>
      <w:r w:rsidR="004E71D8">
        <w:rPr>
          <w:rStyle w:val="KeyWord0"/>
        </w:rPr>
        <w:t>t</w:t>
      </w:r>
      <w:r w:rsidR="00E82A57">
        <w:rPr>
          <w:rStyle w:val="KeyWord0"/>
        </w:rPr>
        <w:t>rack</w:t>
      </w:r>
      <w:r w:rsidR="004E71D8">
        <w:rPr>
          <w:rStyle w:val="KeyWord0"/>
        </w:rPr>
        <w:t>0</w:t>
      </w:r>
      <w:r w:rsidR="000824A1">
        <w:t>,</w:t>
      </w:r>
      <w:r w:rsidR="000824A1" w:rsidRPr="00F93CE4">
        <w:t>[bp +</w:t>
      </w:r>
      <w:r w:rsidR="004174EC">
        <w:t xml:space="preserve"> </w:t>
      </w:r>
      <w:r w:rsidR="009B3D3D">
        <w:t>8</w:t>
      </w:r>
      <w:r w:rsidR="000824A1" w:rsidRPr="00F93CE4">
        <w:t>]</w:t>
      </w:r>
    </w:p>
    <w:p w14:paraId="11B8D6FB" w14:textId="7B1C1939" w:rsidR="000942DA" w:rsidRDefault="000942DA" w:rsidP="00F93CE4">
      <w:pPr>
        <w:pStyle w:val="Code"/>
      </w:pPr>
    </w:p>
    <w:p w14:paraId="31376C07" w14:textId="53BA053E" w:rsidR="000824A1" w:rsidRPr="00F93CE4" w:rsidRDefault="000824A1" w:rsidP="000824A1">
      <w:pPr>
        <w:pStyle w:val="Code"/>
      </w:pPr>
      <w:r>
        <w:t>m</w:t>
      </w:r>
      <w:r w:rsidRPr="00F93CE4">
        <w:t>ov</w:t>
      </w:r>
      <w:r>
        <w:t xml:space="preserve"> </w:t>
      </w:r>
      <w:r w:rsidR="004E71D8">
        <w:rPr>
          <w:rStyle w:val="KeyWord0"/>
        </w:rPr>
        <w:t>t</w:t>
      </w:r>
      <w:r w:rsidR="00E82A57">
        <w:rPr>
          <w:rStyle w:val="KeyWord0"/>
        </w:rPr>
        <w:t>rack</w:t>
      </w:r>
      <w:r w:rsidR="004E71D8">
        <w:rPr>
          <w:rStyle w:val="KeyWord0"/>
        </w:rPr>
        <w:t>1</w:t>
      </w:r>
      <w:r>
        <w:t>,</w:t>
      </w:r>
      <w:r w:rsidRPr="00F93CE4">
        <w:t xml:space="preserve">[bp + </w:t>
      </w:r>
      <w:r w:rsidR="009B3D3D">
        <w:t>10</w:t>
      </w:r>
      <w:r w:rsidRPr="00F93CE4">
        <w:t>]</w:t>
      </w:r>
    </w:p>
    <w:p w14:paraId="3638223C" w14:textId="2267FC1C" w:rsidR="000824A1" w:rsidRPr="00F93CE4" w:rsidRDefault="00FD3DC9" w:rsidP="000824A1">
      <w:pPr>
        <w:pStyle w:val="Code"/>
      </w:pPr>
      <w:r>
        <w:t>sub</w:t>
      </w:r>
      <w:r w:rsidR="000824A1">
        <w:t xml:space="preserve"> </w:t>
      </w:r>
      <w:r w:rsidR="004E71D8">
        <w:rPr>
          <w:rStyle w:val="KeyWord0"/>
        </w:rPr>
        <w:t>t</w:t>
      </w:r>
      <w:r w:rsidR="00E82A57">
        <w:rPr>
          <w:rStyle w:val="KeyWord0"/>
        </w:rPr>
        <w:t>rack</w:t>
      </w:r>
      <w:r w:rsidR="004E71D8">
        <w:rPr>
          <w:rStyle w:val="KeyWord0"/>
        </w:rPr>
        <w:t>1</w:t>
      </w:r>
      <w:r w:rsidR="000824A1">
        <w:t>,</w:t>
      </w:r>
      <w:r w:rsidR="000824A1" w:rsidRPr="00F93CE4">
        <w:t xml:space="preserve">[bp + </w:t>
      </w:r>
      <w:r w:rsidR="009B3D3D">
        <w:t>12</w:t>
      </w:r>
      <w:r w:rsidR="000824A1" w:rsidRPr="00F93CE4">
        <w:t>]</w:t>
      </w:r>
    </w:p>
    <w:p w14:paraId="22861B89" w14:textId="65A6CF5F" w:rsidR="000824A1" w:rsidRDefault="000824A1" w:rsidP="000824A1">
      <w:pPr>
        <w:pStyle w:val="Code"/>
      </w:pPr>
    </w:p>
    <w:p w14:paraId="35EC2A97" w14:textId="3FBE160E" w:rsidR="000824A1" w:rsidRDefault="00FD3DC9" w:rsidP="000942DA">
      <w:pPr>
        <w:pStyle w:val="Code"/>
        <w:rPr>
          <w:rStyle w:val="KeyWord0"/>
        </w:rPr>
      </w:pPr>
      <w:r>
        <w:t>and</w:t>
      </w:r>
      <w:r w:rsidR="000824A1">
        <w:t xml:space="preserve"> </w:t>
      </w:r>
      <w:r w:rsidR="004E71D8">
        <w:rPr>
          <w:rStyle w:val="KeyWord0"/>
        </w:rPr>
        <w:t>t</w:t>
      </w:r>
      <w:r w:rsidR="00E82A57">
        <w:rPr>
          <w:rStyle w:val="KeyWord0"/>
        </w:rPr>
        <w:t>rack</w:t>
      </w:r>
      <w:r w:rsidR="004E71D8">
        <w:rPr>
          <w:rStyle w:val="KeyWord0"/>
        </w:rPr>
        <w:t>0</w:t>
      </w:r>
      <w:r w:rsidR="000824A1">
        <w:t>,</w:t>
      </w:r>
      <w:r w:rsidR="000824A1" w:rsidRPr="000824A1">
        <w:rPr>
          <w:rStyle w:val="KeyWord0"/>
        </w:rPr>
        <w:t xml:space="preserve"> </w:t>
      </w:r>
      <w:r w:rsidR="004E71D8">
        <w:rPr>
          <w:rStyle w:val="KeyWord0"/>
        </w:rPr>
        <w:t>t</w:t>
      </w:r>
      <w:r w:rsidR="00E82A57">
        <w:rPr>
          <w:rStyle w:val="KeyWord0"/>
        </w:rPr>
        <w:t>rack</w:t>
      </w:r>
      <w:r w:rsidR="004E71D8">
        <w:rPr>
          <w:rStyle w:val="KeyWord0"/>
        </w:rPr>
        <w:t>1</w:t>
      </w:r>
    </w:p>
    <w:p w14:paraId="596066C8" w14:textId="447EB14C" w:rsidR="00573C1A" w:rsidRPr="005611AF" w:rsidRDefault="007E333A" w:rsidP="007E333A">
      <w:pPr>
        <w:rPr>
          <w:highlight w:val="white"/>
        </w:rPr>
      </w:pPr>
      <w:r>
        <w:rPr>
          <w:highlight w:val="white"/>
        </w:rPr>
        <w:t xml:space="preserve">In the return sequence, we </w:t>
      </w:r>
      <w:r w:rsidR="00405820">
        <w:rPr>
          <w:highlight w:val="white"/>
        </w:rPr>
        <w:t xml:space="preserve">reset the ellipse and regular frame pointers to the values of the calling function, which </w:t>
      </w:r>
      <w:r w:rsidR="001C00F5">
        <w:rPr>
          <w:highlight w:val="white"/>
        </w:rPr>
        <w:t>is</w:t>
      </w:r>
      <w:r w:rsidR="00405820">
        <w:rPr>
          <w:highlight w:val="white"/>
        </w:rPr>
        <w:t xml:space="preserve"> placed at offset 4 and 2 on the activation record</w:t>
      </w:r>
      <w:r w:rsidR="001C00F5">
        <w:rPr>
          <w:highlight w:val="white"/>
        </w:rPr>
        <w:t>,</w:t>
      </w:r>
      <w:r w:rsidR="00405820">
        <w:rPr>
          <w:highlight w:val="white"/>
        </w:rPr>
        <w:t xml:space="preserve"> and then jump to the return address</w:t>
      </w:r>
      <w:r w:rsidR="001C00F5">
        <w:rPr>
          <w:highlight w:val="white"/>
        </w:rPr>
        <w:t xml:space="preserve">, which is placed at the beginning of the activation record. Note the order between the two middle lines. We cannot swap them, since </w:t>
      </w:r>
      <w:r w:rsidR="001C00F5" w:rsidRPr="001C00F5">
        <w:rPr>
          <w:rStyle w:val="KeyWord0"/>
          <w:highlight w:val="white"/>
        </w:rPr>
        <w:t>bp</w:t>
      </w:r>
      <w:r w:rsidR="001C00F5">
        <w:rPr>
          <w:highlight w:val="white"/>
        </w:rPr>
        <w:t xml:space="preserve"> is set on the third line.</w:t>
      </w:r>
    </w:p>
    <w:p w14:paraId="5536A4F5" w14:textId="7A60E0AA" w:rsidR="00342B3D" w:rsidRPr="005611AF" w:rsidRDefault="00342B3D" w:rsidP="005611AF">
      <w:pPr>
        <w:pStyle w:val="Code"/>
        <w:rPr>
          <w:highlight w:val="white"/>
        </w:rPr>
      </w:pPr>
      <w:r w:rsidRPr="005611AF">
        <w:rPr>
          <w:highlight w:val="white"/>
        </w:rPr>
        <w:t xml:space="preserve">mov </w:t>
      </w:r>
      <w:r w:rsidR="004E71D8">
        <w:rPr>
          <w:rStyle w:val="KeyWord0"/>
        </w:rPr>
        <w:t>t</w:t>
      </w:r>
      <w:r w:rsidR="00E82A57">
        <w:rPr>
          <w:rStyle w:val="KeyWord0"/>
        </w:rPr>
        <w:t>rack</w:t>
      </w:r>
      <w:r w:rsidR="004E71D8">
        <w:rPr>
          <w:rStyle w:val="KeyWord0"/>
        </w:rPr>
        <w:t>2</w:t>
      </w:r>
      <w:r w:rsidRPr="005611AF">
        <w:rPr>
          <w:highlight w:val="white"/>
        </w:rPr>
        <w:t>, [bp]</w:t>
      </w:r>
    </w:p>
    <w:p w14:paraId="2C631E1A" w14:textId="44EB3007" w:rsidR="00342B3D" w:rsidRPr="005611AF" w:rsidRDefault="00342B3D" w:rsidP="005611AF">
      <w:pPr>
        <w:pStyle w:val="Code"/>
        <w:rPr>
          <w:highlight w:val="white"/>
        </w:rPr>
      </w:pPr>
      <w:r w:rsidRPr="005611AF">
        <w:rPr>
          <w:highlight w:val="white"/>
        </w:rPr>
        <w:t xml:space="preserve">mov di, [bp + </w:t>
      </w:r>
      <w:r w:rsidR="005611AF">
        <w:rPr>
          <w:highlight w:val="white"/>
        </w:rPr>
        <w:t>4</w:t>
      </w:r>
      <w:r w:rsidRPr="005611AF">
        <w:rPr>
          <w:highlight w:val="white"/>
        </w:rPr>
        <w:t>]</w:t>
      </w:r>
    </w:p>
    <w:p w14:paraId="71868FC7" w14:textId="0D9E447A" w:rsidR="00342B3D" w:rsidRPr="005611AF" w:rsidRDefault="00342B3D" w:rsidP="005611AF">
      <w:pPr>
        <w:pStyle w:val="Code"/>
        <w:rPr>
          <w:highlight w:val="white"/>
        </w:rPr>
      </w:pPr>
      <w:r w:rsidRPr="005611AF">
        <w:rPr>
          <w:highlight w:val="white"/>
        </w:rPr>
        <w:t xml:space="preserve">mov bp, [bp + </w:t>
      </w:r>
      <w:r w:rsidR="005611AF">
        <w:rPr>
          <w:highlight w:val="white"/>
        </w:rPr>
        <w:t>2</w:t>
      </w:r>
      <w:r w:rsidRPr="005611AF">
        <w:rPr>
          <w:highlight w:val="white"/>
        </w:rPr>
        <w:t>]</w:t>
      </w:r>
    </w:p>
    <w:p w14:paraId="5246B84F" w14:textId="7197C1D5" w:rsidR="00342B3D" w:rsidRPr="005611AF" w:rsidRDefault="00342B3D" w:rsidP="005611AF">
      <w:pPr>
        <w:pStyle w:val="Code"/>
        <w:rPr>
          <w:highlight w:val="white"/>
        </w:rPr>
      </w:pPr>
      <w:r w:rsidRPr="005611AF">
        <w:rPr>
          <w:highlight w:val="white"/>
        </w:rPr>
        <w:t xml:space="preserve">jmp </w:t>
      </w:r>
      <w:r w:rsidR="004E71D8">
        <w:rPr>
          <w:rStyle w:val="KeyWord0"/>
        </w:rPr>
        <w:t>t</w:t>
      </w:r>
      <w:r w:rsidR="00E82A57">
        <w:rPr>
          <w:rStyle w:val="KeyWord0"/>
        </w:rPr>
        <w:t>rack</w:t>
      </w:r>
      <w:r w:rsidR="004E71D8">
        <w:rPr>
          <w:rStyle w:val="KeyWord0"/>
        </w:rPr>
        <w:t>2</w:t>
      </w:r>
    </w:p>
    <w:p w14:paraId="77050597" w14:textId="59F4FC2C" w:rsidR="009D7AF0" w:rsidRDefault="009D7AF0" w:rsidP="005D5EA2">
      <w:r>
        <w:t xml:space="preserve">The return value </w:t>
      </w:r>
      <w:r w:rsidR="00EC1A4B">
        <w:t xml:space="preserve">is stored in </w:t>
      </w:r>
      <w:proofErr w:type="gramStart"/>
      <w:r w:rsidR="004E71D8">
        <w:rPr>
          <w:rStyle w:val="KeyWord0"/>
        </w:rPr>
        <w:t>t</w:t>
      </w:r>
      <w:r w:rsidR="00E82A57">
        <w:rPr>
          <w:rStyle w:val="KeyWord0"/>
        </w:rPr>
        <w:t>rack</w:t>
      </w:r>
      <w:r w:rsidR="004E71D8">
        <w:rPr>
          <w:rStyle w:val="KeyWord0"/>
        </w:rPr>
        <w:t>0</w:t>
      </w:r>
      <w:r w:rsidR="00EC1A4B">
        <w:t>,</w:t>
      </w:r>
      <w:r w:rsidR="00B17A36">
        <w:t xml:space="preserve"> </w:t>
      </w:r>
      <w:r w:rsidR="00EC1A4B">
        <w:t>and</w:t>
      </w:r>
      <w:proofErr w:type="gramEnd"/>
      <w:r w:rsidR="00EC1A4B">
        <w:t xml:space="preserve"> </w:t>
      </w:r>
      <w:r w:rsidR="00BE5569">
        <w:t xml:space="preserve">shall thereby be assigned the return value register. I have chosen </w:t>
      </w:r>
      <w:r w:rsidR="00BE5569" w:rsidRPr="0082618B">
        <w:rPr>
          <w:rStyle w:val="KeyWord0"/>
        </w:rPr>
        <w:t>bx</w:t>
      </w:r>
      <w:r w:rsidR="00BE5569">
        <w:t xml:space="preserve"> </w:t>
      </w:r>
      <w:r w:rsidR="0082618B">
        <w:t>for</w:t>
      </w:r>
      <w:r w:rsidR="00BE5569">
        <w:t xml:space="preserve"> the return value </w:t>
      </w:r>
      <w:proofErr w:type="gramStart"/>
      <w:r w:rsidR="00BE5569">
        <w:t>register, since</w:t>
      </w:r>
      <w:proofErr w:type="gramEnd"/>
      <w:r w:rsidR="00BE5569">
        <w:t xml:space="preserve"> it can be used both as an operand in </w:t>
      </w:r>
      <w:r w:rsidR="00B17A36">
        <w:t xml:space="preserve">arithmetic operations and as an address register. So </w:t>
      </w:r>
      <w:r w:rsidR="004E71D8">
        <w:rPr>
          <w:rStyle w:val="KeyWord0"/>
        </w:rPr>
        <w:t>t</w:t>
      </w:r>
      <w:r w:rsidR="00E82A57">
        <w:rPr>
          <w:rStyle w:val="KeyWord0"/>
        </w:rPr>
        <w:t>rack</w:t>
      </w:r>
      <w:r w:rsidR="004E71D8">
        <w:rPr>
          <w:rStyle w:val="KeyWord0"/>
        </w:rPr>
        <w:t>0</w:t>
      </w:r>
      <w:r w:rsidR="00B17A36">
        <w:t xml:space="preserve"> is assigned </w:t>
      </w:r>
      <w:r w:rsidR="00B17A36" w:rsidRPr="00B17A36">
        <w:rPr>
          <w:rStyle w:val="KeyWord0"/>
        </w:rPr>
        <w:t>bx</w:t>
      </w:r>
      <w:r w:rsidR="0082618B">
        <w:t xml:space="preserve"> when the return instruction is added to the code.</w:t>
      </w:r>
    </w:p>
    <w:p w14:paraId="58140295" w14:textId="1F826572" w:rsidR="00B17A36" w:rsidRDefault="00B17A36" w:rsidP="005D5EA2">
      <w:r>
        <w:t xml:space="preserve">The </w:t>
      </w:r>
      <w:r w:rsidR="002F7BF6">
        <w:t>register allocator assigns the remaining track</w:t>
      </w:r>
      <w:r w:rsidR="002B7282">
        <w:t>s</w:t>
      </w:r>
      <w:r w:rsidR="002F7BF6">
        <w:t xml:space="preserve"> </w:t>
      </w:r>
      <w:r w:rsidR="004E71D8">
        <w:rPr>
          <w:rStyle w:val="KeyWord0"/>
        </w:rPr>
        <w:t>t</w:t>
      </w:r>
      <w:r w:rsidR="00E82A57">
        <w:rPr>
          <w:rStyle w:val="KeyWord0"/>
        </w:rPr>
        <w:t>rack</w:t>
      </w:r>
      <w:r w:rsidR="004E71D8">
        <w:rPr>
          <w:rStyle w:val="KeyWord0"/>
        </w:rPr>
        <w:t>1</w:t>
      </w:r>
      <w:r w:rsidR="002F7BF6">
        <w:t xml:space="preserve"> and </w:t>
      </w:r>
      <w:r w:rsidR="004E71D8">
        <w:rPr>
          <w:rStyle w:val="KeyWord0"/>
        </w:rPr>
        <w:t>t</w:t>
      </w:r>
      <w:r w:rsidR="00E82A57">
        <w:rPr>
          <w:rStyle w:val="KeyWord0"/>
        </w:rPr>
        <w:t>rack</w:t>
      </w:r>
      <w:r w:rsidR="004E71D8">
        <w:rPr>
          <w:rStyle w:val="KeyWord0"/>
        </w:rPr>
        <w:t>2</w:t>
      </w:r>
      <w:r w:rsidR="002F7BF6">
        <w:t xml:space="preserve"> to suitable registers. Since </w:t>
      </w:r>
      <w:r w:rsidR="004E71D8">
        <w:rPr>
          <w:rStyle w:val="KeyWord0"/>
        </w:rPr>
        <w:t>t0</w:t>
      </w:r>
      <w:r w:rsidR="002F7BF6">
        <w:t xml:space="preserve"> and </w:t>
      </w:r>
      <w:r w:rsidR="004E71D8">
        <w:rPr>
          <w:rStyle w:val="KeyWord0"/>
        </w:rPr>
        <w:t>t</w:t>
      </w:r>
      <w:r w:rsidR="00E82A57">
        <w:rPr>
          <w:rStyle w:val="KeyWord0"/>
        </w:rPr>
        <w:t>rack</w:t>
      </w:r>
      <w:r w:rsidR="004E71D8">
        <w:rPr>
          <w:rStyle w:val="KeyWord0"/>
        </w:rPr>
        <w:t>2</w:t>
      </w:r>
      <w:r w:rsidR="002F7BF6">
        <w:t xml:space="preserve"> do not overlap, it is quite possible to assign them the same register, </w:t>
      </w:r>
      <w:r w:rsidR="002B7282">
        <w:t>such as</w:t>
      </w:r>
      <w:r w:rsidR="002F7BF6">
        <w:t xml:space="preserve"> </w:t>
      </w:r>
      <w:r w:rsidR="002F7BF6" w:rsidRPr="002F7BF6">
        <w:rPr>
          <w:rStyle w:val="KeyWord0"/>
        </w:rPr>
        <w:t>ax</w:t>
      </w:r>
      <w:r w:rsidR="002F7BF6">
        <w:t>.</w:t>
      </w:r>
    </w:p>
    <w:p w14:paraId="37F288C1" w14:textId="325489E0" w:rsidR="002F7BF6" w:rsidRPr="00F93CE4" w:rsidRDefault="002F7BF6" w:rsidP="002F7BF6">
      <w:pPr>
        <w:pStyle w:val="Code"/>
      </w:pPr>
      <w:r>
        <w:t>m</w:t>
      </w:r>
      <w:r w:rsidRPr="00F93CE4">
        <w:t>ov</w:t>
      </w:r>
      <w:r>
        <w:t xml:space="preserve"> </w:t>
      </w:r>
      <w:r w:rsidR="002B7282">
        <w:rPr>
          <w:rStyle w:val="KeyWord0"/>
        </w:rPr>
        <w:t>bx</w:t>
      </w:r>
      <w:r>
        <w:t>,</w:t>
      </w:r>
      <w:r w:rsidRPr="00F93CE4">
        <w:t xml:space="preserve">[bp + </w:t>
      </w:r>
      <w:r>
        <w:t>6</w:t>
      </w:r>
      <w:r w:rsidRPr="00F93CE4">
        <w:t>]</w:t>
      </w:r>
    </w:p>
    <w:p w14:paraId="6E751DEA" w14:textId="0061B8CD" w:rsidR="002F7BF6" w:rsidRPr="00F93CE4" w:rsidRDefault="002F7BF6" w:rsidP="002F7BF6">
      <w:pPr>
        <w:pStyle w:val="Code"/>
      </w:pPr>
      <w:r>
        <w:t xml:space="preserve">add </w:t>
      </w:r>
      <w:r w:rsidR="002B7282">
        <w:rPr>
          <w:rStyle w:val="KeyWord0"/>
        </w:rPr>
        <w:t>bx</w:t>
      </w:r>
      <w:r>
        <w:t>,</w:t>
      </w:r>
      <w:r w:rsidRPr="00F93CE4">
        <w:t>[bp +</w:t>
      </w:r>
      <w:r>
        <w:t xml:space="preserve"> 8</w:t>
      </w:r>
      <w:r w:rsidRPr="00F93CE4">
        <w:t>]</w:t>
      </w:r>
    </w:p>
    <w:p w14:paraId="1E0996FE" w14:textId="77777777" w:rsidR="002F7BF6" w:rsidRDefault="002F7BF6" w:rsidP="002F7BF6">
      <w:pPr>
        <w:pStyle w:val="Code"/>
      </w:pPr>
    </w:p>
    <w:p w14:paraId="70F240D9" w14:textId="09E67A48" w:rsidR="002F7BF6" w:rsidRPr="00F93CE4" w:rsidRDefault="002F7BF6" w:rsidP="002F7BF6">
      <w:pPr>
        <w:pStyle w:val="Code"/>
      </w:pPr>
      <w:r>
        <w:t>m</w:t>
      </w:r>
      <w:r w:rsidRPr="00F93CE4">
        <w:t>ov</w:t>
      </w:r>
      <w:r>
        <w:t xml:space="preserve"> </w:t>
      </w:r>
      <w:r w:rsidR="002B7282">
        <w:rPr>
          <w:rStyle w:val="KeyWord0"/>
        </w:rPr>
        <w:t>ax</w:t>
      </w:r>
      <w:r>
        <w:t>,</w:t>
      </w:r>
      <w:r w:rsidRPr="00F93CE4">
        <w:t xml:space="preserve">[bp + </w:t>
      </w:r>
      <w:r>
        <w:t>10</w:t>
      </w:r>
      <w:r w:rsidRPr="00F93CE4">
        <w:t>]</w:t>
      </w:r>
    </w:p>
    <w:p w14:paraId="18AEB5FA" w14:textId="6171ABF9" w:rsidR="002F7BF6" w:rsidRPr="00F93CE4" w:rsidRDefault="002F7BF6" w:rsidP="002F7BF6">
      <w:pPr>
        <w:pStyle w:val="Code"/>
      </w:pPr>
      <w:r>
        <w:t xml:space="preserve">sub </w:t>
      </w:r>
      <w:r w:rsidR="002B7282">
        <w:rPr>
          <w:rStyle w:val="KeyWord0"/>
        </w:rPr>
        <w:t>ax</w:t>
      </w:r>
      <w:r>
        <w:t>,</w:t>
      </w:r>
      <w:r w:rsidRPr="00F93CE4">
        <w:t xml:space="preserve">[bp + </w:t>
      </w:r>
      <w:r>
        <w:t>12</w:t>
      </w:r>
      <w:r w:rsidRPr="00F93CE4">
        <w:t>]</w:t>
      </w:r>
    </w:p>
    <w:p w14:paraId="0187F617" w14:textId="77777777" w:rsidR="002F7BF6" w:rsidRDefault="002F7BF6" w:rsidP="002F7BF6">
      <w:pPr>
        <w:pStyle w:val="Code"/>
      </w:pPr>
    </w:p>
    <w:p w14:paraId="57F881A8" w14:textId="757B2732" w:rsidR="002F7BF6" w:rsidRDefault="002F7BF6" w:rsidP="002F7BF6">
      <w:pPr>
        <w:pStyle w:val="Code"/>
        <w:rPr>
          <w:rStyle w:val="KeyWord0"/>
        </w:rPr>
      </w:pPr>
      <w:r>
        <w:t xml:space="preserve">and </w:t>
      </w:r>
      <w:r w:rsidR="002B7282">
        <w:rPr>
          <w:rStyle w:val="KeyWord0"/>
        </w:rPr>
        <w:t>bx</w:t>
      </w:r>
      <w:r>
        <w:t>,</w:t>
      </w:r>
      <w:r w:rsidRPr="000824A1">
        <w:rPr>
          <w:rStyle w:val="KeyWord0"/>
        </w:rPr>
        <w:t xml:space="preserve"> </w:t>
      </w:r>
      <w:r w:rsidR="002B7282">
        <w:rPr>
          <w:rStyle w:val="KeyWord0"/>
        </w:rPr>
        <w:t>ax</w:t>
      </w:r>
    </w:p>
    <w:p w14:paraId="147CD609" w14:textId="77777777" w:rsidR="002F7BF6" w:rsidRDefault="002F7BF6" w:rsidP="002F7BF6">
      <w:pPr>
        <w:pStyle w:val="Code"/>
        <w:rPr>
          <w:highlight w:val="white"/>
        </w:rPr>
      </w:pPr>
    </w:p>
    <w:p w14:paraId="68395CBF" w14:textId="3C30CA2E" w:rsidR="002F7BF6" w:rsidRPr="005611AF" w:rsidRDefault="002F7BF6" w:rsidP="002F7BF6">
      <w:pPr>
        <w:pStyle w:val="Code"/>
        <w:rPr>
          <w:highlight w:val="white"/>
        </w:rPr>
      </w:pPr>
      <w:r w:rsidRPr="005611AF">
        <w:rPr>
          <w:highlight w:val="white"/>
        </w:rPr>
        <w:t xml:space="preserve">mov </w:t>
      </w:r>
      <w:r w:rsidR="002B7282">
        <w:rPr>
          <w:rStyle w:val="KeyWord0"/>
        </w:rPr>
        <w:t>ax</w:t>
      </w:r>
      <w:r w:rsidRPr="005611AF">
        <w:rPr>
          <w:highlight w:val="white"/>
        </w:rPr>
        <w:t>, [bp]</w:t>
      </w:r>
    </w:p>
    <w:p w14:paraId="7BA7ED2A" w14:textId="77777777" w:rsidR="002F7BF6" w:rsidRPr="005611AF" w:rsidRDefault="002F7BF6" w:rsidP="002F7BF6">
      <w:pPr>
        <w:pStyle w:val="Code"/>
        <w:rPr>
          <w:highlight w:val="white"/>
        </w:rPr>
      </w:pPr>
      <w:r w:rsidRPr="005611AF">
        <w:rPr>
          <w:highlight w:val="white"/>
        </w:rPr>
        <w:t xml:space="preserve">mov di, [bp + </w:t>
      </w:r>
      <w:r>
        <w:rPr>
          <w:highlight w:val="white"/>
        </w:rPr>
        <w:t>4</w:t>
      </w:r>
      <w:r w:rsidRPr="005611AF">
        <w:rPr>
          <w:highlight w:val="white"/>
        </w:rPr>
        <w:t>]</w:t>
      </w:r>
    </w:p>
    <w:p w14:paraId="74426608" w14:textId="77777777" w:rsidR="002F7BF6" w:rsidRPr="005611AF" w:rsidRDefault="002F7BF6" w:rsidP="002F7BF6">
      <w:pPr>
        <w:pStyle w:val="Code"/>
        <w:rPr>
          <w:highlight w:val="white"/>
        </w:rPr>
      </w:pPr>
      <w:r w:rsidRPr="005611AF">
        <w:rPr>
          <w:highlight w:val="white"/>
        </w:rPr>
        <w:t xml:space="preserve">mov bp, [bp + </w:t>
      </w:r>
      <w:r>
        <w:rPr>
          <w:highlight w:val="white"/>
        </w:rPr>
        <w:t>2</w:t>
      </w:r>
      <w:r w:rsidRPr="005611AF">
        <w:rPr>
          <w:highlight w:val="white"/>
        </w:rPr>
        <w:t>]</w:t>
      </w:r>
    </w:p>
    <w:p w14:paraId="325131D3" w14:textId="5957DC68" w:rsidR="002F7BF6" w:rsidRPr="005611AF" w:rsidRDefault="002F7BF6" w:rsidP="002F7BF6">
      <w:pPr>
        <w:pStyle w:val="Code"/>
        <w:rPr>
          <w:highlight w:val="white"/>
        </w:rPr>
      </w:pPr>
      <w:r w:rsidRPr="005611AF">
        <w:rPr>
          <w:highlight w:val="white"/>
        </w:rPr>
        <w:t xml:space="preserve">jmp </w:t>
      </w:r>
      <w:r w:rsidR="002B7282">
        <w:rPr>
          <w:rStyle w:val="KeyWord0"/>
        </w:rPr>
        <w:t>ax</w:t>
      </w:r>
    </w:p>
    <w:p w14:paraId="68DD47DB" w14:textId="4E7680E5" w:rsidR="00B616B1" w:rsidRDefault="00B616B1" w:rsidP="00283127">
      <w:pPr>
        <w:pStyle w:val="CodeHeader"/>
      </w:pPr>
      <w:proofErr w:type="spellStart"/>
      <w:r>
        <w:t>Track.cs</w:t>
      </w:r>
      <w:proofErr w:type="spellEnd"/>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EDB1CE2" w:rsidR="004D41A8" w:rsidRPr="00132D4E" w:rsidRDefault="00CE25A3" w:rsidP="00CE25A3">
      <w:pPr>
        <w:rPr>
          <w:highlight w:val="white"/>
        </w:rPr>
      </w:pPr>
      <w:r>
        <w:rPr>
          <w:highlight w:val="white"/>
        </w:rPr>
        <w:t xml:space="preserve">The </w:t>
      </w:r>
      <w:r w:rsidRPr="004D14B3">
        <w:rPr>
          <w:rStyle w:val="KeyWord0"/>
          <w:highlight w:val="white"/>
        </w:rPr>
        <w:t>Track</w:t>
      </w:r>
      <w:r>
        <w:rPr>
          <w:highlight w:val="white"/>
        </w:rPr>
        <w:t xml:space="preserve"> class holds </w:t>
      </w:r>
      <w:r w:rsidR="003D2098">
        <w:rPr>
          <w:highlight w:val="white"/>
        </w:rPr>
        <w:t>a track representing a known or unknown register.</w:t>
      </w:r>
      <w:r w:rsidR="0082618B">
        <w:rPr>
          <w:highlight w:val="white"/>
        </w:rPr>
        <w:t xml:space="preserve"> It holds a list of entries, where each entry </w:t>
      </w:r>
      <w:r w:rsidR="001E6B8C">
        <w:rPr>
          <w:highlight w:val="white"/>
        </w:rPr>
        <w:t xml:space="preserve">refers to an instruction where the track occur. </w:t>
      </w: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3FB41C1B" w:rsidR="004D41A8" w:rsidRDefault="004D41A8" w:rsidP="00132D4E">
      <w:pPr>
        <w:pStyle w:val="Code"/>
        <w:rPr>
          <w:highlight w:val="white"/>
        </w:rPr>
      </w:pPr>
      <w:r w:rsidRPr="00132D4E">
        <w:rPr>
          <w:highlight w:val="white"/>
        </w:rPr>
        <w:t xml:space="preserve">    private List&lt;TrackEntry&gt; m_entryList = new List&lt;TrackEntry&gt;();</w:t>
      </w:r>
    </w:p>
    <w:p w14:paraId="7BA71876" w14:textId="788057C6" w:rsidR="003B0233" w:rsidRPr="00132D4E" w:rsidRDefault="003B0233" w:rsidP="003B0233">
      <w:pPr>
        <w:rPr>
          <w:highlight w:val="white"/>
        </w:rPr>
      </w:pPr>
      <w:r>
        <w:rPr>
          <w:highlight w:val="white"/>
        </w:rPr>
        <w:t xml:space="preserve">If the track is </w:t>
      </w:r>
      <w:proofErr w:type="spellStart"/>
      <w:r>
        <w:rPr>
          <w:highlight w:val="white"/>
        </w:rPr>
        <w:t>ised</w:t>
      </w:r>
      <w:proofErr w:type="spellEnd"/>
      <w:r>
        <w:rPr>
          <w:highlight w:val="white"/>
        </w:rPr>
        <w:t xml:space="preserve"> as a pointer, a reduced set of registers are </w:t>
      </w:r>
      <w:r w:rsidR="000F260C">
        <w:rPr>
          <w:highlight w:val="white"/>
        </w:rPr>
        <w:t>available</w:t>
      </w:r>
      <w:r>
        <w:rPr>
          <w:highlight w:val="white"/>
        </w:rPr>
        <w:t>.</w:t>
      </w:r>
    </w:p>
    <w:p w14:paraId="14D6F4C8" w14:textId="62F1DEB1" w:rsidR="004D41A8" w:rsidRDefault="004D41A8" w:rsidP="00132D4E">
      <w:pPr>
        <w:pStyle w:val="Code"/>
        <w:rPr>
          <w:highlight w:val="white"/>
        </w:rPr>
      </w:pPr>
      <w:r w:rsidRPr="00132D4E">
        <w:rPr>
          <w:highlight w:val="white"/>
        </w:rPr>
        <w:t xml:space="preserve">    private bool m_pointer;</w:t>
      </w:r>
    </w:p>
    <w:p w14:paraId="73F90E01" w14:textId="68387CDC" w:rsidR="00D232DF" w:rsidRPr="00132D4E" w:rsidRDefault="00D232DF" w:rsidP="00D232DF">
      <w:pPr>
        <w:rPr>
          <w:highlight w:val="white"/>
        </w:rPr>
      </w:pPr>
      <w:r>
        <w:rPr>
          <w:highlight w:val="white"/>
        </w:rPr>
        <w:lastRenderedPageBreak/>
        <w:t xml:space="preserve">A track has a current size and a maximal size. </w:t>
      </w:r>
      <w:r w:rsidR="00FA4F19">
        <w:rPr>
          <w:highlight w:val="white"/>
        </w:rPr>
        <w:t>The current size may vary between entries</w:t>
      </w:r>
      <w:r w:rsidR="003B0233">
        <w:rPr>
          <w:highlight w:val="white"/>
        </w:rPr>
        <w:t>, and each entry is given the current size</w:t>
      </w:r>
      <w:r w:rsidR="000F260C">
        <w:rPr>
          <w:highlight w:val="white"/>
        </w:rPr>
        <w:t xml:space="preserve"> so that it is given a register of correct size</w:t>
      </w:r>
      <w:r w:rsidR="00FA4F19">
        <w:rPr>
          <w:highlight w:val="white"/>
        </w:rPr>
        <w:t xml:space="preserve">. </w:t>
      </w:r>
      <w:r w:rsidR="003B0233">
        <w:rPr>
          <w:highlight w:val="white"/>
        </w:rPr>
        <w:t xml:space="preserve">We need the maximal </w:t>
      </w:r>
      <w:r w:rsidR="000F260C">
        <w:rPr>
          <w:highlight w:val="white"/>
        </w:rPr>
        <w:t xml:space="preserve">size </w:t>
      </w:r>
      <w:r w:rsidR="003B0233">
        <w:rPr>
          <w:highlight w:val="white"/>
        </w:rPr>
        <w:t>for the register allocator</w:t>
      </w:r>
      <w:r w:rsidR="000F260C">
        <w:rPr>
          <w:highlight w:val="white"/>
        </w:rPr>
        <w:t xml:space="preserve">. It the size </w:t>
      </w:r>
      <w:r w:rsidR="003B0233">
        <w:rPr>
          <w:highlight w:val="white"/>
        </w:rPr>
        <w:t>more than one</w:t>
      </w:r>
      <w:r w:rsidR="000F260C">
        <w:rPr>
          <w:highlight w:val="white"/>
        </w:rPr>
        <w:t xml:space="preserve"> byte, a reduced set of register is available.</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10586355" w:rsidR="004D41A8" w:rsidRPr="00132D4E" w:rsidRDefault="000F260C" w:rsidP="000F260C">
      <w:pPr>
        <w:rPr>
          <w:highlight w:val="white"/>
        </w:rPr>
      </w:pPr>
      <w:r>
        <w:rPr>
          <w:highlight w:val="white"/>
        </w:rPr>
        <w:t xml:space="preserve">The first constructor </w:t>
      </w:r>
      <w:r w:rsidR="005A0A77">
        <w:rPr>
          <w:highlight w:val="white"/>
        </w:rPr>
        <w:t xml:space="preserve">takes a symbol and a potential register as </w:t>
      </w:r>
      <w:proofErr w:type="gramStart"/>
      <w:r w:rsidR="005A0A77">
        <w:rPr>
          <w:highlight w:val="white"/>
        </w:rPr>
        <w:t>parameters, and</w:t>
      </w:r>
      <w:proofErr w:type="gramEnd"/>
      <w:r w:rsidR="005A0A77">
        <w:rPr>
          <w:highlight w:val="white"/>
        </w:rPr>
        <w:t xml:space="preserve"> initializes the current and maximum sizes.</w:t>
      </w: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40C6312C" w14:textId="23F5CDEE" w:rsidR="0063443C" w:rsidRPr="00132D4E" w:rsidRDefault="0063443C" w:rsidP="0063443C">
      <w:pPr>
        <w:rPr>
          <w:highlight w:val="white"/>
        </w:rPr>
      </w:pPr>
      <w:r>
        <w:rPr>
          <w:highlight w:val="white"/>
        </w:rPr>
        <w:t xml:space="preserve">The second constructor takes a </w:t>
      </w:r>
      <w:r w:rsidR="00754673">
        <w:rPr>
          <w:highlight w:val="white"/>
        </w:rPr>
        <w:t>type and</w:t>
      </w:r>
      <w:r>
        <w:rPr>
          <w:highlight w:val="white"/>
        </w:rPr>
        <w:t xml:space="preserve"> initializes the current and maximum sizes.</w:t>
      </w: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48A926AC" w:rsidR="004D41A8" w:rsidRPr="00132D4E" w:rsidRDefault="00056E13" w:rsidP="00056E13">
      <w:pPr>
        <w:rPr>
          <w:highlight w:val="white"/>
        </w:rPr>
      </w:pPr>
      <w:r>
        <w:rPr>
          <w:highlight w:val="white"/>
        </w:rPr>
        <w:t xml:space="preserve">The </w:t>
      </w:r>
      <w:r w:rsidRPr="00056E13">
        <w:rPr>
          <w:rStyle w:val="KeyWord0"/>
          <w:highlight w:val="white"/>
        </w:rPr>
        <w:t>Replace</w:t>
      </w:r>
      <w:r>
        <w:rPr>
          <w:highlight w:val="white"/>
        </w:rPr>
        <w:t xml:space="preserve"> method </w:t>
      </w:r>
      <w:r w:rsidR="003D1593">
        <w:rPr>
          <w:highlight w:val="white"/>
        </w:rPr>
        <w:t xml:space="preserve">replaces the entries in this track so that the </w:t>
      </w:r>
      <w:r w:rsidR="00CA73EC">
        <w:rPr>
          <w:highlight w:val="white"/>
        </w:rPr>
        <w:t>assembly code instruction hold the new track instead.</w:t>
      </w: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t xml:space="preserve">      set {</w:t>
      </w:r>
    </w:p>
    <w:p w14:paraId="481CB9BF" w14:textId="77777777" w:rsidR="004D41A8" w:rsidRPr="00132D4E" w:rsidRDefault="004D41A8" w:rsidP="00132D4E">
      <w:pPr>
        <w:pStyle w:val="Code"/>
        <w:rPr>
          <w:highlight w:val="white"/>
        </w:rPr>
      </w:pPr>
      <w:r w:rsidRPr="00132D4E">
        <w:rPr>
          <w:highlight w:val="white"/>
        </w:rPr>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0F0686F0" w:rsidR="004D41A8" w:rsidRPr="00132D4E" w:rsidRDefault="00976E5D" w:rsidP="00976E5D">
      <w:pPr>
        <w:rPr>
          <w:highlight w:val="white"/>
        </w:rPr>
      </w:pPr>
      <w:r>
        <w:rPr>
          <w:highlight w:val="white"/>
        </w:rPr>
        <w:t>Although the idea is that a track does not hold a register but is rather assigned a register by the</w:t>
      </w:r>
      <w:r w:rsidR="00ED550A">
        <w:rPr>
          <w:highlight w:val="white"/>
        </w:rPr>
        <w:t xml:space="preserve"> register allocator, there are some cases where the track is assigned a register from the beginning. </w:t>
      </w:r>
      <w:r>
        <w:rPr>
          <w:highlight w:val="white"/>
        </w:rPr>
        <w:t xml:space="preserve">A track can hold a specific register. </w:t>
      </w:r>
      <w:r w:rsidR="00ED550A">
        <w:rPr>
          <w:highlight w:val="white"/>
        </w:rPr>
        <w:t>I</w:t>
      </w:r>
      <w:r>
        <w:rPr>
          <w:highlight w:val="white"/>
        </w:rPr>
        <w:t xml:space="preserve">n multiplication and division, the </w:t>
      </w:r>
      <w:r w:rsidR="00ED550A">
        <w:rPr>
          <w:highlight w:val="white"/>
        </w:rPr>
        <w:t xml:space="preserve">left operands must be stored in a specific register. </w:t>
      </w:r>
      <w:r w:rsidR="00F466D5">
        <w:rPr>
          <w:highlight w:val="white"/>
        </w:rPr>
        <w:t xml:space="preserve">In left or right shift, the right operands must be stored in the </w:t>
      </w:r>
      <w:r w:rsidR="00F466D5" w:rsidRPr="00F466D5">
        <w:rPr>
          <w:rStyle w:val="KeyWord0"/>
          <w:highlight w:val="white"/>
        </w:rPr>
        <w:t>cl</w:t>
      </w:r>
      <w:r w:rsidR="00F466D5">
        <w:rPr>
          <w:highlight w:val="white"/>
        </w:rPr>
        <w:t xml:space="preserve"> register. When returning a value, it must be stored in a specific register.</w:t>
      </w: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lastRenderedPageBreak/>
        <w:t xml:space="preserve">      get { return m_register; }</w:t>
      </w:r>
    </w:p>
    <w:p w14:paraId="39DA95B4" w14:textId="0A3BB627" w:rsidR="004D41A8" w:rsidRPr="00132D4E" w:rsidRDefault="004D41A8" w:rsidP="00132D4E">
      <w:pPr>
        <w:pStyle w:val="Code"/>
        <w:rPr>
          <w:highlight w:val="white"/>
        </w:rPr>
      </w:pPr>
      <w:r w:rsidRPr="00132D4E">
        <w:rPr>
          <w:highlight w:val="white"/>
        </w:rPr>
        <w:t xml:space="preserve">      set { m_register = value;</w:t>
      </w:r>
      <w:r w:rsidR="0084652D">
        <w:rPr>
          <w:highlight w:val="white"/>
        </w:rPr>
        <w:t xml:space="preserve"> </w:t>
      </w:r>
      <w:r w:rsidRPr="00132D4E">
        <w:rPr>
          <w:highlight w:val="white"/>
        </w:rPr>
        <w:t>}</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2CF6F9EC" w:rsidR="004D41A8" w:rsidRPr="00132D4E" w:rsidRDefault="00275405" w:rsidP="00275405">
      <w:pPr>
        <w:rPr>
          <w:highlight w:val="white"/>
        </w:rPr>
      </w:pPr>
      <w:r>
        <w:rPr>
          <w:highlight w:val="white"/>
        </w:rPr>
        <w:t>If a track holds the pointer property, it can be allocated to a reduced set or registers</w:t>
      </w:r>
      <w:r w:rsidR="0084652D">
        <w:rPr>
          <w:highlight w:val="white"/>
        </w:rPr>
        <w:t xml:space="preserve"> only</w:t>
      </w:r>
      <w:r>
        <w:rPr>
          <w:highlight w:val="white"/>
        </w:rPr>
        <w:t>.</w:t>
      </w: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6016403D" w14:textId="5A2473EC" w:rsidR="00903B85" w:rsidRDefault="00B50668" w:rsidP="00B50668">
      <w:pPr>
        <w:rPr>
          <w:highlight w:val="white"/>
        </w:rPr>
      </w:pPr>
      <w:r>
        <w:rPr>
          <w:highlight w:val="white"/>
        </w:rPr>
        <w:t xml:space="preserve">The </w:t>
      </w:r>
      <w:r w:rsidRPr="00F2138C">
        <w:rPr>
          <w:rStyle w:val="KeyWord0"/>
          <w:highlight w:val="white"/>
        </w:rPr>
        <w:t>Overlaps</w:t>
      </w:r>
      <w:r>
        <w:rPr>
          <w:highlight w:val="white"/>
        </w:rPr>
        <w:t xml:space="preserve"> method </w:t>
      </w:r>
      <w:r w:rsidR="00F206F4">
        <w:rPr>
          <w:highlight w:val="white"/>
        </w:rPr>
        <w:t>returns true if the tracks overlaps.</w:t>
      </w:r>
      <w:r w:rsidR="00BF0311">
        <w:rPr>
          <w:highlight w:val="white"/>
        </w:rPr>
        <w:t xml:space="preserve"> Two tracks overlap if the</w:t>
      </w:r>
      <w:r w:rsidR="00883C09">
        <w:rPr>
          <w:highlight w:val="white"/>
        </w:rPr>
        <w:t xml:space="preserve"> line numbers of their entry lists overlap.</w:t>
      </w:r>
      <w:r w:rsidR="00F206F4">
        <w:rPr>
          <w:highlight w:val="white"/>
        </w:rPr>
        <w:t xml:space="preserve"> </w:t>
      </w:r>
      <w:r w:rsidR="00885BC4">
        <w:rPr>
          <w:highlight w:val="white"/>
        </w:rPr>
        <w:t xml:space="preserve">If at least one of the tracks’ entry lists is empty, the tracks does not </w:t>
      </w:r>
      <w:proofErr w:type="gramStart"/>
      <w:r w:rsidR="00885BC4">
        <w:rPr>
          <w:highlight w:val="white"/>
        </w:rPr>
        <w:t>overlap</w:t>
      </w:r>
      <w:proofErr w:type="gramEnd"/>
      <w:r w:rsidR="00885BC4">
        <w:rPr>
          <w:highlight w:val="white"/>
        </w:rPr>
        <w:t xml:space="preserve"> and we return false.</w:t>
      </w:r>
    </w:p>
    <w:p w14:paraId="05DEB517" w14:textId="4EC7BFCF"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351FA82" w:rsidR="004D41A8" w:rsidRPr="004D41A8" w:rsidRDefault="00BF0311" w:rsidP="0086209C">
      <w:pPr>
        <w:rPr>
          <w:highlight w:val="white"/>
        </w:rPr>
      </w:pPr>
      <w:r>
        <w:rPr>
          <w:highlight w:val="white"/>
        </w:rPr>
        <w:t xml:space="preserve">Otherwise, we look </w:t>
      </w:r>
      <w:r w:rsidR="0086209C">
        <w:rPr>
          <w:highlight w:val="white"/>
        </w:rPr>
        <w:t>up the first and last entry of each track</w:t>
      </w:r>
      <w:r w:rsidR="00DA5AD3">
        <w:rPr>
          <w:highlight w:val="white"/>
        </w:rPr>
        <w:t>, and check if the</w:t>
      </w:r>
      <w:r w:rsidR="00032939">
        <w:rPr>
          <w:highlight w:val="white"/>
        </w:rPr>
        <w:t xml:space="preserve"> tracks overlaps. If the </w:t>
      </w:r>
      <w:proofErr w:type="gramStart"/>
      <w:r w:rsidR="00032939">
        <w:rPr>
          <w:highlight w:val="white"/>
        </w:rPr>
        <w:t>maximum  line</w:t>
      </w:r>
      <w:proofErr w:type="gramEnd"/>
      <w:r w:rsidR="00032939">
        <w:rPr>
          <w:highlight w:val="white"/>
        </w:rPr>
        <w:t xml:space="preserve"> number of one track is smaller </w:t>
      </w:r>
      <w:proofErr w:type="spellStart"/>
      <w:r w:rsidR="00032939">
        <w:rPr>
          <w:highlight w:val="white"/>
        </w:rPr>
        <w:t>that</w:t>
      </w:r>
      <w:proofErr w:type="spellEnd"/>
      <w:r w:rsidR="00032939">
        <w:rPr>
          <w:highlight w:val="white"/>
        </w:rPr>
        <w:t xml:space="preserve"> the minimum line number of the other track, they do not overlap.</w:t>
      </w: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57C54ABD" w:rsidR="004D41A8" w:rsidRPr="004D41A8" w:rsidRDefault="00126333" w:rsidP="00126333">
      <w:pPr>
        <w:rPr>
          <w:highlight w:val="white"/>
        </w:rPr>
      </w:pPr>
      <w:r>
        <w:rPr>
          <w:highlight w:val="white"/>
        </w:rPr>
        <w:t xml:space="preserve">The </w:t>
      </w:r>
      <w:r w:rsidRPr="001F43B6">
        <w:rPr>
          <w:rStyle w:val="KeyWord0"/>
          <w:highlight w:val="white"/>
        </w:rPr>
        <w:t>Generate</w:t>
      </w:r>
      <w:r>
        <w:rPr>
          <w:highlight w:val="white"/>
        </w:rPr>
        <w:t xml:space="preserve"> method is called after the tracks have been assigned registers</w:t>
      </w:r>
      <w:r w:rsidR="00512DD6">
        <w:rPr>
          <w:highlight w:val="white"/>
        </w:rPr>
        <w:t xml:space="preserve">. We iterate through the entries and assign them the given register. Note that the entries may have different sizes, why we </w:t>
      </w:r>
      <w:proofErr w:type="gramStart"/>
      <w:r w:rsidR="00512DD6">
        <w:rPr>
          <w:highlight w:val="white"/>
        </w:rPr>
        <w:t>have to</w:t>
      </w:r>
      <w:proofErr w:type="gramEnd"/>
      <w:r w:rsidR="00512DD6">
        <w:rPr>
          <w:highlight w:val="white"/>
        </w:rPr>
        <w:t xml:space="preserve"> </w:t>
      </w:r>
      <w:r w:rsidR="009F71A1">
        <w:rPr>
          <w:highlight w:val="white"/>
        </w:rPr>
        <w:t>convert the register to the size of each entry.</w:t>
      </w: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t>}</w:t>
      </w:r>
    </w:p>
    <w:p w14:paraId="7D2895AF" w14:textId="743E0CB0" w:rsidR="00EB37CC" w:rsidRPr="00AF58B6" w:rsidRDefault="00EB37CC" w:rsidP="00EB37CC">
      <w:r>
        <w:t>A track entry represent</w:t>
      </w:r>
      <w:r w:rsidR="00132D4E">
        <w:t>s</w:t>
      </w:r>
      <w:r>
        <w:t xml:space="preserve"> one occurrence of a register in the assembly code. In hold the line number of the assembly code instruction, the position (</w:t>
      </w:r>
      <w:r w:rsidR="00067664">
        <w:t>left, middle, right</w:t>
      </w:r>
      <w:r>
        <w:t xml:space="preserve">), and the </w:t>
      </w:r>
      <w:r w:rsidR="00C02847">
        <w:t>size of the register.</w:t>
      </w:r>
    </w:p>
    <w:p w14:paraId="5CA6F53D" w14:textId="0CDC8AE3" w:rsidR="00283127" w:rsidRDefault="00283127" w:rsidP="00283127">
      <w:pPr>
        <w:pStyle w:val="CodeHeader"/>
      </w:pPr>
      <w:proofErr w:type="spellStart"/>
      <w:r>
        <w:t>TrackEntry.cs</w:t>
      </w:r>
      <w:proofErr w:type="spellEnd"/>
    </w:p>
    <w:p w14:paraId="4FEBBA2D" w14:textId="77777777" w:rsidR="00132D4E" w:rsidRPr="00132D4E" w:rsidRDefault="00132D4E" w:rsidP="00132D4E">
      <w:pPr>
        <w:pStyle w:val="Code"/>
        <w:rPr>
          <w:highlight w:val="white"/>
        </w:rPr>
      </w:pPr>
      <w:r w:rsidRPr="00132D4E">
        <w:rPr>
          <w:highlight w:val="white"/>
        </w:rPr>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lastRenderedPageBreak/>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t xml:space="preserve">  }</w:t>
      </w:r>
    </w:p>
    <w:p w14:paraId="42665F6D" w14:textId="77777777" w:rsidR="0071772C" w:rsidRDefault="00132D4E" w:rsidP="00132D4E">
      <w:pPr>
        <w:pStyle w:val="Code"/>
      </w:pPr>
      <w:r w:rsidRPr="00132D4E">
        <w:rPr>
          <w:highlight w:val="white"/>
        </w:rPr>
        <w:t>}</w:t>
      </w:r>
    </w:p>
    <w:p w14:paraId="1F4E6E7C" w14:textId="2B60FA12" w:rsidR="00283127" w:rsidRDefault="00C36173" w:rsidP="009D541A">
      <w:pPr>
        <w:pStyle w:val="Rubrik2"/>
      </w:pPr>
      <w:bookmarkStart w:id="422" w:name="_Toc54119947"/>
      <w:r>
        <w:t>Register Allocation</w:t>
      </w:r>
      <w:bookmarkEnd w:id="422"/>
    </w:p>
    <w:p w14:paraId="6D9EAF1D" w14:textId="65A3E5F1" w:rsid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6C3214C3" w14:textId="77777777" w:rsidR="00E31ED1" w:rsidRPr="00EC76D5" w:rsidRDefault="00E31ED1" w:rsidP="00E31ED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xml:space="preserve">, where we sort the vertices into a list and for each </w:t>
      </w:r>
      <w:proofErr w:type="gramStart"/>
      <w:r w:rsidRPr="00EC76D5">
        <w:t>vertices</w:t>
      </w:r>
      <w:proofErr w:type="gramEnd"/>
      <w:r w:rsidRPr="00EC76D5">
        <w:t xml:space="preserve"> try to found a register not already allocated by any of its neighbors. If we cannot find such </w:t>
      </w:r>
      <w:proofErr w:type="gramStart"/>
      <w:r w:rsidRPr="00EC76D5">
        <w:t>register</w:t>
      </w:r>
      <w:proofErr w:type="gramEnd"/>
      <w:r w:rsidRPr="00EC76D5">
        <w:t xml:space="preserve"> we backtrack and try another combination. If we finally find a solution where each vertex is mapped to a register not mapped by any of its neighbors, we have found an optimal solution.</w:t>
      </w:r>
    </w:p>
    <w:p w14:paraId="5BB93BA5" w14:textId="5853654A" w:rsidR="00E31ED1" w:rsidRPr="00730167" w:rsidRDefault="00E31ED1" w:rsidP="00E31ED1">
      <w:pPr>
        <w:rPr>
          <w:highlight w:val="white"/>
        </w:rPr>
      </w:pPr>
      <w:r w:rsidRPr="00EC76D5">
        <w:t xml:space="preserve">If the deep search does not </w:t>
      </w:r>
      <w:proofErr w:type="gramStart"/>
      <w:r w:rsidRPr="00EC76D5">
        <w:t>found</w:t>
      </w:r>
      <w:proofErr w:type="gramEnd"/>
      <w:r w:rsidRPr="00EC76D5">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EC76D5">
        <w:t>have to</w:t>
      </w:r>
      <w:proofErr w:type="gramEnd"/>
      <w:r w:rsidRPr="00EC76D5">
        <w:t xml:space="preserve"> share we one register and that we have to add store and load instruction for the code to work. When we need to remove an </w:t>
      </w:r>
      <w:proofErr w:type="gramStart"/>
      <w:r w:rsidRPr="00EC76D5">
        <w:t>edge</w:t>
      </w:r>
      <w:proofErr w:type="gramEnd"/>
      <w:r w:rsidRPr="00EC76D5">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Default="003958DE" w:rsidP="003958DE">
      <w:pPr>
        <w:pStyle w:val="CodeHeader"/>
      </w:pPr>
      <w:proofErr w:type="spellStart"/>
      <w:r>
        <w:t>RegisterAllocator.cs</w:t>
      </w:r>
      <w:proofErr w:type="spellEnd"/>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193C18DE" w:rsidR="00730167" w:rsidRPr="00730167" w:rsidRDefault="00456724" w:rsidP="00456724">
      <w:pPr>
        <w:rPr>
          <w:highlight w:val="white"/>
        </w:rPr>
      </w:pPr>
      <w:r>
        <w:rPr>
          <w:highlight w:val="white"/>
        </w:rPr>
        <w:t>First</w:t>
      </w:r>
      <w:r w:rsidR="007B7A13">
        <w:rPr>
          <w:highlight w:val="white"/>
        </w:rPr>
        <w:t>,</w:t>
      </w:r>
      <w:r>
        <w:rPr>
          <w:highlight w:val="white"/>
        </w:rPr>
        <w:t xml:space="preserve"> we build the </w:t>
      </w:r>
      <w:r w:rsidR="00AA66BF">
        <w:rPr>
          <w:highlight w:val="white"/>
        </w:rPr>
        <w:t xml:space="preserve">total track graph, with all track as vertices and an edge between two vertices if the </w:t>
      </w:r>
      <w:r w:rsidR="007B7A13">
        <w:rPr>
          <w:highlight w:val="white"/>
        </w:rPr>
        <w:t xml:space="preserve">tracks </w:t>
      </w:r>
      <w:r w:rsidR="00AA66BF">
        <w:rPr>
          <w:highlight w:val="white"/>
        </w:rPr>
        <w:t xml:space="preserve">overlaps. </w:t>
      </w:r>
      <w:r w:rsidR="007B7A13">
        <w:rPr>
          <w:highlight w:val="white"/>
        </w:rPr>
        <w:t>Two tracks that overlap shall not be assigned the same register (or two register</w:t>
      </w:r>
      <w:r w:rsidR="00F540A1">
        <w:rPr>
          <w:highlight w:val="white"/>
        </w:rPr>
        <w:t>s</w:t>
      </w:r>
      <w:r w:rsidR="007B7A13">
        <w:rPr>
          <w:highlight w:val="white"/>
        </w:rPr>
        <w:t xml:space="preserve"> that overlap).</w:t>
      </w: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lastRenderedPageBreak/>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05341D4B" w:rsidR="00730167" w:rsidRPr="00730167" w:rsidRDefault="00F540A1" w:rsidP="00F540A1">
      <w:pPr>
        <w:rPr>
          <w:highlight w:val="white"/>
        </w:rPr>
      </w:pPr>
      <w:r>
        <w:rPr>
          <w:highlight w:val="white"/>
        </w:rPr>
        <w:t xml:space="preserve">Then we split the total graph into independent </w:t>
      </w:r>
      <w:proofErr w:type="spellStart"/>
      <w:r>
        <w:rPr>
          <w:highlight w:val="white"/>
        </w:rPr>
        <w:t>subgrphs</w:t>
      </w:r>
      <w:proofErr w:type="spellEnd"/>
      <w:r>
        <w:rPr>
          <w:highlight w:val="white"/>
        </w:rPr>
        <w:t>, of performance reasons. It takes less time to evaluate a set of smaller graphs then one large graph.</w:t>
      </w:r>
    </w:p>
    <w:p w14:paraId="1A27F06C" w14:textId="24D80FF6" w:rsidR="00730167" w:rsidRDefault="00730167" w:rsidP="00730167">
      <w:pPr>
        <w:pStyle w:val="Code"/>
        <w:rPr>
          <w:highlight w:val="white"/>
        </w:rPr>
      </w:pPr>
      <w:r w:rsidRPr="00730167">
        <w:rPr>
          <w:highlight w:val="white"/>
        </w:rPr>
        <w:t xml:space="preserve">      ISet&lt;Graph&lt;Track&gt;&gt; split = totalTrackGraph.Split();</w:t>
      </w:r>
    </w:p>
    <w:p w14:paraId="0FE92710" w14:textId="3D637E03" w:rsidR="004A7C41" w:rsidRPr="00730167" w:rsidRDefault="004A7C41" w:rsidP="0003006A">
      <w:pPr>
        <w:rPr>
          <w:highlight w:val="white"/>
        </w:rPr>
      </w:pPr>
      <w:r>
        <w:rPr>
          <w:highlight w:val="white"/>
        </w:rPr>
        <w:t xml:space="preserve">When the graph has been split, we iterate through the </w:t>
      </w:r>
      <w:r w:rsidR="0003006A">
        <w:rPr>
          <w:highlight w:val="white"/>
        </w:rPr>
        <w:t xml:space="preserve">subgraphs and perform a deep-first search </w:t>
      </w:r>
      <w:r w:rsidR="003C5BD2">
        <w:rPr>
          <w:highlight w:val="white"/>
        </w:rPr>
        <w:t xml:space="preserve">on each of them. If the </w:t>
      </w:r>
      <w:r w:rsidR="003C5BD2" w:rsidRPr="007E30E7">
        <w:rPr>
          <w:rStyle w:val="KeyWord0"/>
          <w:highlight w:val="white"/>
        </w:rPr>
        <w:t>DeepFirstSearch</w:t>
      </w:r>
      <w:r w:rsidR="003C5BD2">
        <w:rPr>
          <w:highlight w:val="white"/>
        </w:rPr>
        <w:t xml:space="preserve"> method returns true, we have a graph coloring; that is, the tracks have been assigned registers that do not overlap. </w:t>
      </w:r>
      <w:r w:rsidR="007E30E7">
        <w:rPr>
          <w:highlight w:val="white"/>
        </w:rPr>
        <w:t xml:space="preserve">If </w:t>
      </w:r>
      <w:r w:rsidR="007E30E7" w:rsidRPr="007E30E7">
        <w:rPr>
          <w:rStyle w:val="KeyWord0"/>
          <w:highlight w:val="white"/>
        </w:rPr>
        <w:t>DeepFirstSearch</w:t>
      </w:r>
      <w:r w:rsidR="007E30E7">
        <w:rPr>
          <w:highlight w:val="white"/>
        </w:rPr>
        <w:t xml:space="preserve"> return false, we have not found a graph coloring, and we report an error, that we are out of registers.</w:t>
      </w:r>
      <w:r w:rsidR="007E30E7">
        <w:rPr>
          <w:rStyle w:val="KeyWord0"/>
          <w:highlight w:val="white"/>
        </w:rPr>
        <w:t xml:space="preserve"> </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0B53D46A" w14:textId="716144DD" w:rsidR="003D79E4" w:rsidRPr="00730167" w:rsidRDefault="003D79E4" w:rsidP="003D79E4">
      <w:pPr>
        <w:rPr>
          <w:highlight w:val="white"/>
        </w:rPr>
      </w:pPr>
      <w:r>
        <w:rPr>
          <w:highlight w:val="white"/>
        </w:rPr>
        <w:t xml:space="preserve">If we have iterated through the track graphs without encountering shortage of register, we iterate through the </w:t>
      </w:r>
      <w:r w:rsidR="002D2FF6">
        <w:rPr>
          <w:highlight w:val="white"/>
        </w:rPr>
        <w:t xml:space="preserve">tracks and calls </w:t>
      </w:r>
      <w:r w:rsidR="002D2FF6" w:rsidRPr="002D2FF6">
        <w:rPr>
          <w:rStyle w:val="KeyWord0"/>
          <w:highlight w:val="white"/>
        </w:rPr>
        <w:t>Generate</w:t>
      </w:r>
      <w:r w:rsidR="002D2FF6">
        <w:rPr>
          <w:highlight w:val="white"/>
        </w:rPr>
        <w:t xml:space="preserve"> for each track, which load the assigned register to the assembly code of the track.</w:t>
      </w:r>
    </w:p>
    <w:p w14:paraId="2A08A54D" w14:textId="6A5B26C1"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foreach (Track track in </w:t>
      </w:r>
      <w:r>
        <w:rPr>
          <w:highlight w:val="white"/>
        </w:rPr>
        <w:t>trackGraph.Ve</w:t>
      </w:r>
      <w:r w:rsidR="002D2FF6">
        <w:rPr>
          <w:highlight w:val="white"/>
        </w:rPr>
        <w:t>rtexSet</w:t>
      </w:r>
      <w:r w:rsidRPr="00730167">
        <w:rPr>
          <w:highlight w:val="white"/>
        </w:rPr>
        <w:t>) {</w:t>
      </w:r>
    </w:p>
    <w:p w14:paraId="28BA4232" w14:textId="03D12C07"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track.Generate(assemblyCodeList);</w:t>
      </w:r>
    </w:p>
    <w:p w14:paraId="0C8A3160" w14:textId="1641475B" w:rsidR="003D79E4" w:rsidRPr="00730167" w:rsidRDefault="003D79E4" w:rsidP="003D79E4">
      <w:pPr>
        <w:pStyle w:val="Code"/>
        <w:rPr>
          <w:highlight w:val="white"/>
        </w:rPr>
      </w:pPr>
      <w:r>
        <w:rPr>
          <w:highlight w:val="white"/>
        </w:rPr>
        <w:t xml:space="preserve">  </w:t>
      </w:r>
      <w:r w:rsidRPr="00730167">
        <w:rPr>
          <w:highlight w:val="white"/>
        </w:rPr>
        <w:t xml:space="preserve">      }</w:t>
      </w:r>
    </w:p>
    <w:p w14:paraId="42064307" w14:textId="67EF8946"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lastRenderedPageBreak/>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298643F8"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w:t>
      </w:r>
      <w:proofErr w:type="gramStart"/>
      <w:r w:rsidR="00625E52">
        <w:rPr>
          <w:highlight w:val="white"/>
        </w:rPr>
        <w:t>an</w:t>
      </w:r>
      <w:proofErr w:type="gramEnd"/>
      <w:r w:rsidR="00625E52">
        <w:rPr>
          <w:highlight w:val="white"/>
        </w:rPr>
        <w:t xml:space="preserve">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r w:rsidR="00380D3F">
        <w:rPr>
          <w:highlight w:val="white"/>
        </w:rPr>
        <w:t>set</w:t>
      </w:r>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491872B2" w14:textId="77777777" w:rsidR="00CA2B9C" w:rsidRPr="00CA2B9C" w:rsidRDefault="00CA2B9C" w:rsidP="00CA2B9C">
      <w:pPr>
        <w:pStyle w:val="Code"/>
        <w:rPr>
          <w:highlight w:val="white"/>
        </w:rPr>
      </w:pPr>
      <w:r w:rsidRPr="00CA2B9C">
        <w:rPr>
          <w:highlight w:val="white"/>
        </w:rPr>
        <w:t xml:space="preserve">    public static ISet&lt;Register&gt;</w:t>
      </w:r>
    </w:p>
    <w:p w14:paraId="49F4FAFE" w14:textId="77777777" w:rsidR="00CA2B9C" w:rsidRPr="00CA2B9C" w:rsidRDefault="00CA2B9C" w:rsidP="00CA2B9C">
      <w:pPr>
        <w:pStyle w:val="Code"/>
        <w:rPr>
          <w:highlight w:val="white"/>
        </w:rPr>
      </w:pPr>
      <w:r w:rsidRPr="00CA2B9C">
        <w:rPr>
          <w:highlight w:val="white"/>
        </w:rPr>
        <w:t xml:space="preserve">      PointerRegisterSetWithEllipse = new HashSet&lt;Register&gt;() {</w:t>
      </w:r>
    </w:p>
    <w:p w14:paraId="564DC46E" w14:textId="77777777" w:rsidR="00CA2B9C" w:rsidRPr="00CA2B9C" w:rsidRDefault="00CA2B9C" w:rsidP="00CA2B9C">
      <w:pPr>
        <w:pStyle w:val="Code"/>
        <w:rPr>
          <w:highlight w:val="white"/>
        </w:rPr>
      </w:pPr>
      <w:r w:rsidRPr="00CA2B9C">
        <w:rPr>
          <w:highlight w:val="white"/>
        </w:rPr>
        <w:t xml:space="preserve">        AssemblyCode.RegisterToSize(Register.bp, TypeSize.PointerSize),</w:t>
      </w:r>
    </w:p>
    <w:p w14:paraId="007587DB" w14:textId="77777777" w:rsidR="00CA2B9C" w:rsidRPr="00CA2B9C" w:rsidRDefault="00CA2B9C" w:rsidP="00CA2B9C">
      <w:pPr>
        <w:pStyle w:val="Code"/>
        <w:rPr>
          <w:highlight w:val="white"/>
        </w:rPr>
      </w:pPr>
      <w:r w:rsidRPr="00CA2B9C">
        <w:rPr>
          <w:highlight w:val="white"/>
        </w:rPr>
        <w:t xml:space="preserve">        AssemblyCode.RegisterToSize(Register.si, TypeSize.PointerSize),</w:t>
      </w:r>
    </w:p>
    <w:p w14:paraId="37E99282" w14:textId="77777777" w:rsidR="00CA2B9C" w:rsidRPr="00CA2B9C" w:rsidRDefault="00CA2B9C" w:rsidP="00CA2B9C">
      <w:pPr>
        <w:pStyle w:val="Code"/>
        <w:rPr>
          <w:highlight w:val="white"/>
        </w:rPr>
      </w:pPr>
      <w:r w:rsidRPr="00CA2B9C">
        <w:rPr>
          <w:highlight w:val="white"/>
        </w:rPr>
        <w:t xml:space="preserve">        AssemblyCode.RegisterToSize(Register.di, TypeSize.PointerSize),</w:t>
      </w:r>
    </w:p>
    <w:p w14:paraId="16A656AD" w14:textId="77777777" w:rsidR="00CA2B9C" w:rsidRPr="00CA2B9C" w:rsidRDefault="00CA2B9C" w:rsidP="00CA2B9C">
      <w:pPr>
        <w:pStyle w:val="Code"/>
        <w:rPr>
          <w:highlight w:val="white"/>
        </w:rPr>
      </w:pPr>
      <w:r w:rsidRPr="00CA2B9C">
        <w:rPr>
          <w:highlight w:val="white"/>
        </w:rPr>
        <w:t xml:space="preserve">        AssemblyCode.RegisterToSize(Register.bx, TypeSize.PointerSize)</w:t>
      </w:r>
    </w:p>
    <w:p w14:paraId="0657FACD" w14:textId="77777777" w:rsidR="00CA2B9C" w:rsidRPr="00CA2B9C" w:rsidRDefault="00CA2B9C" w:rsidP="00CA2B9C">
      <w:pPr>
        <w:pStyle w:val="Code"/>
        <w:rPr>
          <w:highlight w:val="white"/>
        </w:rPr>
      </w:pPr>
      <w:r w:rsidRPr="00CA2B9C">
        <w:rPr>
          <w:highlight w:val="white"/>
        </w:rPr>
        <w:t xml:space="preserve">      },</w:t>
      </w:r>
    </w:p>
    <w:p w14:paraId="694F5D09" w14:textId="77777777" w:rsidR="00720D19" w:rsidRDefault="00720D19" w:rsidP="00720D19">
      <w:pPr>
        <w:pStyle w:val="Code"/>
        <w:rPr>
          <w:highlight w:val="white"/>
        </w:rPr>
      </w:pPr>
      <w:r w:rsidRPr="00720D19">
        <w:rPr>
          <w:highlight w:val="white"/>
        </w:rPr>
        <w:t xml:space="preserve">      PointerRegisterSetWithoutEllipse =</w:t>
      </w:r>
    </w:p>
    <w:p w14:paraId="187088BA" w14:textId="0369365A" w:rsidR="00720D19" w:rsidRPr="00720D19" w:rsidRDefault="00720D19" w:rsidP="00720D19">
      <w:pPr>
        <w:pStyle w:val="Code"/>
        <w:rPr>
          <w:highlight w:val="white"/>
        </w:rPr>
      </w:pPr>
      <w:r>
        <w:rPr>
          <w:highlight w:val="white"/>
        </w:rPr>
        <w:t xml:space="preserve">        </w:t>
      </w:r>
      <w:r w:rsidRPr="00720D19">
        <w:rPr>
          <w:highlight w:val="white"/>
        </w:rPr>
        <w:t>new HashSet&lt;Register&gt;(PointerRegisterSetWithEllipse),</w:t>
      </w:r>
    </w:p>
    <w:p w14:paraId="63268D5C" w14:textId="77777777" w:rsidR="00CA2B9C" w:rsidRPr="00CA2B9C" w:rsidRDefault="00CA2B9C" w:rsidP="00CA2B9C">
      <w:pPr>
        <w:pStyle w:val="Code"/>
        <w:rPr>
          <w:highlight w:val="white"/>
        </w:rPr>
      </w:pPr>
      <w:r w:rsidRPr="00CA2B9C">
        <w:rPr>
          <w:highlight w:val="white"/>
        </w:rPr>
        <w:t xml:space="preserve">      Byte1RegisterSet = new HashSet&lt;Register&gt;() {</w:t>
      </w:r>
    </w:p>
    <w:p w14:paraId="5909FCB4" w14:textId="77777777" w:rsidR="00CA2B9C" w:rsidRPr="00CA2B9C" w:rsidRDefault="00CA2B9C" w:rsidP="00CA2B9C">
      <w:pPr>
        <w:pStyle w:val="Code"/>
        <w:rPr>
          <w:highlight w:val="white"/>
        </w:rPr>
      </w:pPr>
      <w:r w:rsidRPr="00CA2B9C">
        <w:rPr>
          <w:highlight w:val="white"/>
        </w:rPr>
        <w:t xml:space="preserve">        Register.al,Register.ah, Register.bl, Register.bh, </w:t>
      </w:r>
    </w:p>
    <w:p w14:paraId="6F307003" w14:textId="77777777" w:rsidR="00CA2B9C" w:rsidRPr="00CA2B9C" w:rsidRDefault="00CA2B9C" w:rsidP="00CA2B9C">
      <w:pPr>
        <w:pStyle w:val="Code"/>
        <w:rPr>
          <w:highlight w:val="white"/>
        </w:rPr>
      </w:pPr>
      <w:r w:rsidRPr="00CA2B9C">
        <w:rPr>
          <w:highlight w:val="white"/>
        </w:rPr>
        <w:t xml:space="preserve">        Register.cl, Register.ch, Register.dl, Register.dh</w:t>
      </w:r>
    </w:p>
    <w:p w14:paraId="30460F23" w14:textId="77777777" w:rsidR="00CA2B9C" w:rsidRPr="00CA2B9C" w:rsidRDefault="00CA2B9C" w:rsidP="00CA2B9C">
      <w:pPr>
        <w:pStyle w:val="Code"/>
        <w:rPr>
          <w:highlight w:val="white"/>
        </w:rPr>
      </w:pPr>
      <w:r w:rsidRPr="00CA2B9C">
        <w:rPr>
          <w:highlight w:val="white"/>
        </w:rPr>
        <w:t xml:space="preserve">      },</w:t>
      </w:r>
    </w:p>
    <w:p w14:paraId="0ABF88DC" w14:textId="77777777" w:rsidR="00CA2B9C" w:rsidRPr="00CA2B9C" w:rsidRDefault="00CA2B9C" w:rsidP="00CA2B9C">
      <w:pPr>
        <w:pStyle w:val="Code"/>
        <w:rPr>
          <w:highlight w:val="white"/>
        </w:rPr>
      </w:pPr>
      <w:r w:rsidRPr="00CA2B9C">
        <w:rPr>
          <w:highlight w:val="white"/>
        </w:rPr>
        <w:t xml:space="preserve">      Byte2RegisterSet = new HashSet&lt;Register&gt;() {</w:t>
      </w:r>
    </w:p>
    <w:p w14:paraId="70F21CE9" w14:textId="77777777" w:rsidR="00CA2B9C" w:rsidRPr="00CA2B9C" w:rsidRDefault="00CA2B9C" w:rsidP="00CA2B9C">
      <w:pPr>
        <w:pStyle w:val="Code"/>
        <w:rPr>
          <w:highlight w:val="white"/>
        </w:rPr>
      </w:pPr>
      <w:r w:rsidRPr="00CA2B9C">
        <w:rPr>
          <w:highlight w:val="white"/>
        </w:rPr>
        <w:t xml:space="preserve">        Register.ax, Register.bx, Register.cx, Register.dx</w:t>
      </w:r>
    </w:p>
    <w:p w14:paraId="134C114E" w14:textId="77777777" w:rsidR="00CA2B9C" w:rsidRPr="00CA2B9C" w:rsidRDefault="00CA2B9C" w:rsidP="00CA2B9C">
      <w:pPr>
        <w:pStyle w:val="Code"/>
        <w:rPr>
          <w:highlight w:val="white"/>
        </w:rPr>
      </w:pPr>
      <w:r w:rsidRPr="00CA2B9C">
        <w:rPr>
          <w:highlight w:val="white"/>
        </w:rPr>
        <w:lastRenderedPageBreak/>
        <w:t xml:space="preserve">      };</w:t>
      </w:r>
    </w:p>
    <w:p w14:paraId="7F64B6DC" w14:textId="01D0F8C0" w:rsidR="00CA2B9C" w:rsidRPr="00636B1C" w:rsidRDefault="00D43F83" w:rsidP="00CA2B9C">
      <w:pPr>
        <w:rPr>
          <w:highlight w:val="white"/>
        </w:rPr>
      </w:pPr>
      <w:r>
        <w:rPr>
          <w:highlight w:val="white"/>
        </w:rPr>
        <w:t xml:space="preserve">We remove the frame register from </w:t>
      </w:r>
      <w:r w:rsidR="00CA2B9C" w:rsidRPr="00F91594">
        <w:rPr>
          <w:rStyle w:val="KeyWord0"/>
          <w:highlight w:val="white"/>
        </w:rPr>
        <w:t>PointerRegisterSetWithoutEllips</w:t>
      </w:r>
      <w:r>
        <w:rPr>
          <w:rStyle w:val="KeyWord0"/>
          <w:highlight w:val="white"/>
        </w:rPr>
        <w:t xml:space="preserve">e </w:t>
      </w:r>
      <w:r w:rsidR="008A6229">
        <w:rPr>
          <w:highlight w:val="white"/>
        </w:rPr>
        <w:t xml:space="preserve">and </w:t>
      </w:r>
      <w:proofErr w:type="gramStart"/>
      <w:r w:rsidR="008A6229" w:rsidRPr="00F91594">
        <w:rPr>
          <w:rStyle w:val="KeyWord0"/>
          <w:highlight w:val="white"/>
        </w:rPr>
        <w:t>PointerRegisterSetWithEllipse</w:t>
      </w:r>
      <w:r w:rsidR="008A6229">
        <w:rPr>
          <w:highlight w:val="white"/>
        </w:rPr>
        <w:t>, since</w:t>
      </w:r>
      <w:proofErr w:type="gramEnd"/>
      <w:r w:rsidR="008A6229">
        <w:rPr>
          <w:highlight w:val="white"/>
        </w:rPr>
        <w:t xml:space="preserve"> we need it to point at the current activation record. We </w:t>
      </w:r>
      <w:r>
        <w:rPr>
          <w:highlight w:val="white"/>
        </w:rPr>
        <w:t xml:space="preserve">also remove the ellipse register from </w:t>
      </w:r>
      <w:r w:rsidR="00CA2B9C" w:rsidRPr="00F91594">
        <w:rPr>
          <w:rStyle w:val="KeyWord0"/>
          <w:highlight w:val="white"/>
        </w:rPr>
        <w:t>PointerRegisterSetWithEllipse</w:t>
      </w:r>
      <w:r w:rsidR="00302A38">
        <w:rPr>
          <w:highlight w:val="white"/>
        </w:rPr>
        <w:t>, since we need it to point at the activation record in an elliptic function.</w:t>
      </w:r>
    </w:p>
    <w:p w14:paraId="11FFF638" w14:textId="77777777" w:rsidR="00CA2B9C" w:rsidRPr="00CA2B9C" w:rsidRDefault="00CA2B9C" w:rsidP="00CA2B9C">
      <w:pPr>
        <w:pStyle w:val="Code"/>
        <w:rPr>
          <w:highlight w:val="white"/>
        </w:rPr>
      </w:pPr>
      <w:r w:rsidRPr="00CA2B9C">
        <w:rPr>
          <w:highlight w:val="white"/>
        </w:rPr>
        <w:t xml:space="preserve">    static RegisterAllocator() {</w:t>
      </w:r>
    </w:p>
    <w:p w14:paraId="239570BA" w14:textId="77777777" w:rsidR="00CA2B9C" w:rsidRPr="00CA2B9C" w:rsidRDefault="00CA2B9C" w:rsidP="00CA2B9C">
      <w:pPr>
        <w:pStyle w:val="Code"/>
        <w:rPr>
          <w:highlight w:val="white"/>
        </w:rPr>
      </w:pPr>
      <w:r w:rsidRPr="00CA2B9C">
        <w:rPr>
          <w:highlight w:val="white"/>
        </w:rPr>
        <w:t xml:space="preserve">      PointerRegisterSetWithEllipse.Remove(AssemblyCode.FrameRegister);</w:t>
      </w:r>
    </w:p>
    <w:p w14:paraId="371253C2" w14:textId="77777777" w:rsidR="00CA2B9C" w:rsidRPr="00CA2B9C" w:rsidRDefault="00CA2B9C" w:rsidP="00CA2B9C">
      <w:pPr>
        <w:pStyle w:val="Code"/>
        <w:rPr>
          <w:highlight w:val="white"/>
        </w:rPr>
      </w:pPr>
      <w:r w:rsidRPr="00CA2B9C">
        <w:rPr>
          <w:highlight w:val="white"/>
        </w:rPr>
        <w:t xml:space="preserve">      PointerRegisterSetWithoutEllipse.Remove(AssemblyCode.FrameRegister);</w:t>
      </w:r>
    </w:p>
    <w:p w14:paraId="5523F831" w14:textId="77777777" w:rsidR="00CA2B9C" w:rsidRPr="00CA2B9C" w:rsidRDefault="00CA2B9C" w:rsidP="00CA2B9C">
      <w:pPr>
        <w:pStyle w:val="Code"/>
        <w:rPr>
          <w:highlight w:val="white"/>
        </w:rPr>
      </w:pPr>
      <w:r w:rsidRPr="00CA2B9C">
        <w:rPr>
          <w:highlight w:val="white"/>
        </w:rPr>
        <w:t xml:space="preserve">      PointerRegisterSetWithoutEllipse.Remove(AssemblyCode.EllipseRegister);</w:t>
      </w:r>
    </w:p>
    <w:p w14:paraId="5FF54AE9" w14:textId="77777777" w:rsidR="00CA2B9C" w:rsidRPr="00CA2B9C" w:rsidRDefault="00CA2B9C" w:rsidP="00CA2B9C">
      <w:pPr>
        <w:pStyle w:val="Code"/>
        <w:rPr>
          <w:highlight w:val="white"/>
        </w:rPr>
      </w:pPr>
      <w:r w:rsidRPr="00CA2B9C">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w:t>
      </w:r>
      <w:proofErr w:type="gramStart"/>
      <w:r w:rsidR="0034309C">
        <w:rPr>
          <w:highlight w:val="white"/>
        </w:rPr>
        <w:t>is</w:t>
      </w:r>
      <w:proofErr w:type="gramEnd"/>
      <w:r w:rsidR="0034309C">
        <w:rPr>
          <w:highlight w:val="white"/>
        </w:rPr>
        <w:t xml:space="preserve">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w:t>
      </w:r>
      <w:proofErr w:type="gramStart"/>
      <w:r>
        <w:rPr>
          <w:highlight w:val="white"/>
        </w:rPr>
        <w:t>actually larger</w:t>
      </w:r>
      <w:proofErr w:type="gramEnd"/>
      <w:r>
        <w:rPr>
          <w:highlight w:val="white"/>
        </w:rPr>
        <w:t xml:space="preserve">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48D08956" w:rsidR="00E920BB" w:rsidRDefault="00A11FF1" w:rsidP="00565A0A">
      <w:pPr>
        <w:pStyle w:val="Rubrik2"/>
      </w:pPr>
      <w:bookmarkStart w:id="423" w:name="_Toc54119948"/>
      <w:r>
        <w:t>Assembly Code Generation</w:t>
      </w:r>
      <w:bookmarkEnd w:id="423"/>
    </w:p>
    <w:p w14:paraId="033185E8" w14:textId="7B590BE4" w:rsidR="00EE209C" w:rsidRPr="00EE209C" w:rsidRDefault="00EE209C" w:rsidP="00EE209C">
      <w:r>
        <w:t xml:space="preserve">The </w:t>
      </w:r>
      <w:r w:rsidRPr="005C09BD">
        <w:rPr>
          <w:rStyle w:val="KeyWord0"/>
          <w:highlight w:val="white"/>
        </w:rPr>
        <w:t>AssemblyCodeGenerator</w:t>
      </w:r>
      <w:r>
        <w:t xml:space="preserve"> class holds </w:t>
      </w:r>
      <w:r w:rsidR="00037BA8">
        <w:t>methods for generating the final assembly code.</w:t>
      </w:r>
      <w:r w:rsidR="004332E6">
        <w:t xml:space="preserve"> When a value is stored in a register, to be used by a later instruction, its symbol and track is added to the </w:t>
      </w:r>
      <w:r w:rsidR="004332E6" w:rsidRPr="004332E6">
        <w:rPr>
          <w:rStyle w:val="KeyWord0"/>
        </w:rPr>
        <w:t>m_trackMap</w:t>
      </w:r>
      <w:r w:rsidR="004332E6">
        <w:t xml:space="preserve"> map.</w:t>
      </w:r>
      <w:r w:rsidR="00297453">
        <w:t xml:space="preserve"> The generated assembly code instructions are stored in the </w:t>
      </w:r>
      <w:r w:rsidR="00297453" w:rsidRPr="00297453">
        <w:rPr>
          <w:rStyle w:val="KeyWord0"/>
          <w:highlight w:val="white"/>
        </w:rPr>
        <w:t>m_assemblyCodeList</w:t>
      </w:r>
      <w:r w:rsidR="00297453">
        <w:t xml:space="preserve"> list.</w:t>
      </w:r>
    </w:p>
    <w:p w14:paraId="4E4A0DBD" w14:textId="26F1EC74" w:rsidR="00A11FF1" w:rsidRDefault="00A11FF1" w:rsidP="00D935A0">
      <w:pPr>
        <w:pStyle w:val="CodeHeader"/>
      </w:pPr>
      <w:proofErr w:type="spellStart"/>
      <w:r>
        <w:t>AssemblyCodeGenerator.cs</w:t>
      </w:r>
      <w:proofErr w:type="spellEnd"/>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04738E2E" w:rsidR="0057414B" w:rsidRPr="001950E8" w:rsidRDefault="0057414B" w:rsidP="001950E8">
      <w:pPr>
        <w:pStyle w:val="Code"/>
        <w:rPr>
          <w:highlight w:val="white"/>
        </w:rPr>
      </w:pPr>
      <w:r w:rsidRPr="001950E8">
        <w:rPr>
          <w:highlight w:val="white"/>
        </w:rPr>
        <w:t xml:space="preserve">      new </w:t>
      </w:r>
      <w:r w:rsidR="00297453">
        <w:rPr>
          <w:highlight w:val="white"/>
        </w:rPr>
        <w:t>Dictionary</w:t>
      </w:r>
      <w:r w:rsidRPr="001950E8">
        <w:rPr>
          <w:highlight w:val="white"/>
        </w:rPr>
        <w:t>&lt;Symbol,Track&gt;();</w:t>
      </w:r>
    </w:p>
    <w:p w14:paraId="09FCD89E" w14:textId="77777777" w:rsidR="0057414B" w:rsidRPr="001950E8" w:rsidRDefault="0057414B" w:rsidP="001950E8">
      <w:pPr>
        <w:pStyle w:val="Code"/>
        <w:rPr>
          <w:highlight w:val="white"/>
        </w:rPr>
      </w:pPr>
      <w:r w:rsidRPr="001950E8">
        <w:rPr>
          <w:highlight w:val="white"/>
        </w:rPr>
        <w:lastRenderedPageBreak/>
        <w:t xml:space="preserve">    public List&lt;AssemblyCode&gt; m_assemblyCodeList;</w:t>
      </w:r>
    </w:p>
    <w:p w14:paraId="109456AA" w14:textId="1142E296" w:rsidR="007B2E31" w:rsidRPr="001950E8" w:rsidRDefault="003C0310" w:rsidP="003C0310">
      <w:pPr>
        <w:rPr>
          <w:highlight w:val="white"/>
        </w:rPr>
      </w:pPr>
      <w:r>
        <w:rPr>
          <w:highlight w:val="white"/>
        </w:rPr>
        <w:t xml:space="preserve">The </w:t>
      </w:r>
      <w:r w:rsidRPr="00DF482C">
        <w:rPr>
          <w:rStyle w:val="KeyWord0"/>
          <w:highlight w:val="white"/>
        </w:rPr>
        <w:t>m_floatStackSize</w:t>
      </w:r>
      <w:r>
        <w:rPr>
          <w:highlight w:val="white"/>
        </w:rPr>
        <w:t xml:space="preserve"> field keeps track of the size of the current floating-point stack. It can hold at most seven values.</w:t>
      </w: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5C60955E" w:rsidR="0057414B" w:rsidRPr="001950E8" w:rsidRDefault="00DA60EB" w:rsidP="00DA60EB">
      <w:pPr>
        <w:rPr>
          <w:highlight w:val="white"/>
        </w:rPr>
      </w:pPr>
      <w:r>
        <w:rPr>
          <w:highlight w:val="white"/>
        </w:rPr>
        <w:t xml:space="preserve">The </w:t>
      </w:r>
      <w:proofErr w:type="spellStart"/>
      <w:r>
        <w:rPr>
          <w:highlight w:val="white"/>
        </w:rPr>
        <w:t>MainName</w:t>
      </w:r>
      <w:proofErr w:type="spellEnd"/>
      <w:r>
        <w:rPr>
          <w:highlight w:val="white"/>
        </w:rPr>
        <w:t xml:space="preserve"> field holds the name of the main function. </w:t>
      </w: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316422F5" w14:textId="17C2F2D1" w:rsidR="0057414B" w:rsidRPr="001950E8" w:rsidRDefault="0057414B" w:rsidP="00DF1802">
      <w:pPr>
        <w:rPr>
          <w:highlight w:val="white"/>
        </w:rPr>
      </w:pPr>
      <w:r w:rsidRPr="001950E8">
        <w:rPr>
          <w:highlight w:val="white"/>
        </w:rPr>
        <w:t xml:space="preserve">  </w:t>
      </w:r>
      <w:r w:rsidR="00DF1802">
        <w:rPr>
          <w:highlight w:val="white"/>
        </w:rPr>
        <w:t>The constructor takes the assembly code list.</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3ADCCF68" w:rsidR="0057414B" w:rsidRPr="001950E8" w:rsidRDefault="00DF1802" w:rsidP="00DF1802">
      <w:pPr>
        <w:rPr>
          <w:highlight w:val="white"/>
        </w:rPr>
      </w:pPr>
      <w:r>
        <w:rPr>
          <w:highlight w:val="white"/>
        </w:rPr>
        <w:t xml:space="preserve">The </w:t>
      </w:r>
      <w:r w:rsidRPr="00DF1802">
        <w:rPr>
          <w:rStyle w:val="KeyWord0"/>
          <w:highlight w:val="white"/>
        </w:rPr>
        <w:t>RegisterAllocation</w:t>
      </w:r>
      <w:r>
        <w:rPr>
          <w:highlight w:val="white"/>
        </w:rPr>
        <w:t xml:space="preserve"> method </w:t>
      </w:r>
      <w:r w:rsidR="004F2544">
        <w:rPr>
          <w:highlight w:val="white"/>
        </w:rPr>
        <w:t xml:space="preserve">performs the register allocation by create an object if the </w:t>
      </w:r>
      <w:r w:rsidR="004F2544" w:rsidRPr="004F2544">
        <w:rPr>
          <w:rStyle w:val="KeyWord0"/>
          <w:highlight w:val="white"/>
        </w:rPr>
        <w:t>RegisterAllocator</w:t>
      </w:r>
      <w:r w:rsidR="004F2544">
        <w:rPr>
          <w:highlight w:val="white"/>
        </w:rPr>
        <w:t xml:space="preserve"> class.  It may seem </w:t>
      </w:r>
      <w:proofErr w:type="gramStart"/>
      <w:r w:rsidR="004F2544">
        <w:rPr>
          <w:highlight w:val="white"/>
        </w:rPr>
        <w:t>strange</w:t>
      </w:r>
      <w:proofErr w:type="gramEnd"/>
      <w:r w:rsidR="004F2544">
        <w:rPr>
          <w:highlight w:val="white"/>
        </w:rPr>
        <w:t xml:space="preserve"> but it actually works, since the constructor performs the register allocation and </w:t>
      </w:r>
      <w:r w:rsidR="0023020C">
        <w:rPr>
          <w:highlight w:val="white"/>
        </w:rPr>
        <w:t>adds the register to the assembly code list.</w:t>
      </w: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625506AE" w:rsidR="0057414B" w:rsidRPr="001950E8" w:rsidRDefault="0057414B" w:rsidP="001950E8">
      <w:pPr>
        <w:pStyle w:val="Code"/>
        <w:rPr>
          <w:highlight w:val="white"/>
        </w:rPr>
      </w:pPr>
      <w:r w:rsidRPr="001950E8">
        <w:rPr>
          <w:highlight w:val="white"/>
        </w:rPr>
        <w:t xml:space="preserve">   </w:t>
      </w:r>
      <w:r w:rsidR="0079649C">
        <w:rPr>
          <w:highlight w:val="white"/>
        </w:rPr>
        <w:t xml:space="preserve"> </w:t>
      </w: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04FD3B8D" w:rsidR="0057414B" w:rsidRPr="001950E8" w:rsidRDefault="008E02AD" w:rsidP="008E02AD">
      <w:pPr>
        <w:rPr>
          <w:highlight w:val="white"/>
        </w:rPr>
      </w:pPr>
      <w:r>
        <w:rPr>
          <w:highlight w:val="white"/>
        </w:rPr>
        <w:t>The</w:t>
      </w:r>
      <w:r w:rsidR="00B26CEE">
        <w:rPr>
          <w:highlight w:val="white"/>
        </w:rPr>
        <w:t xml:space="preserve"> static</w:t>
      </w:r>
      <w:r>
        <w:rPr>
          <w:highlight w:val="white"/>
        </w:rPr>
        <w:t xml:space="preserve"> </w:t>
      </w:r>
      <w:r w:rsidRPr="008E02AD">
        <w:rPr>
          <w:rStyle w:val="KeyWord0"/>
          <w:highlight w:val="white"/>
        </w:rPr>
        <w:t>GenerateAssembly</w:t>
      </w:r>
      <w:r>
        <w:rPr>
          <w:highlight w:val="white"/>
        </w:rPr>
        <w:t xml:space="preserve"> method </w:t>
      </w:r>
      <w:r w:rsidR="00B26CEE">
        <w:rPr>
          <w:highlight w:val="white"/>
        </w:rPr>
        <w:t xml:space="preserve">generates the assembly code by creating an object of the </w:t>
      </w:r>
      <w:r w:rsidR="00B26CEE" w:rsidRPr="00B26CEE">
        <w:rPr>
          <w:rStyle w:val="KeyWord0"/>
          <w:highlight w:val="white"/>
        </w:rPr>
        <w:t>AssemblyCodeGenerator</w:t>
      </w:r>
      <w:r w:rsidR="00B26CEE">
        <w:rPr>
          <w:highlight w:val="white"/>
        </w:rPr>
        <w:t xml:space="preserve"> class that </w:t>
      </w:r>
      <w:r w:rsidR="008B1E37">
        <w:rPr>
          <w:highlight w:val="white"/>
        </w:rPr>
        <w:t xml:space="preserve">generates the assembly code with </w:t>
      </w:r>
      <w:proofErr w:type="gramStart"/>
      <w:r w:rsidR="008B1E37">
        <w:rPr>
          <w:highlight w:val="white"/>
        </w:rPr>
        <w:t>tracks, and</w:t>
      </w:r>
      <w:proofErr w:type="gramEnd"/>
      <w:r w:rsidR="008B1E37">
        <w:rPr>
          <w:highlight w:val="white"/>
        </w:rPr>
        <w:t xml:space="preserve"> replacing the tracks with proper registers by performing register allocation.</w:t>
      </w: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6EE92D87" w:rsidR="0057414B" w:rsidRPr="001950E8" w:rsidRDefault="0057414B" w:rsidP="001950E8">
      <w:pPr>
        <w:pStyle w:val="Code"/>
        <w:rPr>
          <w:highlight w:val="white"/>
        </w:rPr>
      </w:pPr>
      <w:r w:rsidRPr="001950E8">
        <w:rPr>
          <w:highlight w:val="white"/>
        </w:rPr>
        <w:t xml:space="preserve">                              </w:t>
      </w:r>
      <w:r w:rsidR="00037BA8">
        <w:rPr>
          <w:highlight w:val="white"/>
        </w:rPr>
        <w:t xml:space="preserve">     </w:t>
      </w: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15696D30" w14:textId="61FCEF4A"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15730B22" w14:textId="77777777" w:rsidR="008D196B" w:rsidRDefault="0016661E" w:rsidP="0016661E">
      <w:pPr>
        <w:pStyle w:val="Code"/>
        <w:rPr>
          <w:highlight w:val="white"/>
        </w:rPr>
      </w:pPr>
      <w:r w:rsidRPr="0016661E">
        <w:rPr>
          <w:highlight w:val="white"/>
        </w:rPr>
        <w:lastRenderedPageBreak/>
        <w:t xml:space="preserve">                    object operand1 = null, object operand2 = null</w:t>
      </w:r>
      <w:r w:rsidR="008D196B">
        <w:rPr>
          <w:highlight w:val="white"/>
        </w:rPr>
        <w:t>,</w:t>
      </w:r>
    </w:p>
    <w:p w14:paraId="77FEE88B" w14:textId="4B76F8CF" w:rsidR="0016661E" w:rsidRPr="0016661E" w:rsidRDefault="008D196B" w:rsidP="0016661E">
      <w:pPr>
        <w:pStyle w:val="Code"/>
        <w:rPr>
          <w:highlight w:val="white"/>
        </w:rPr>
      </w:pPr>
      <w:r>
        <w:rPr>
          <w:highlight w:val="white"/>
        </w:rPr>
        <w:t xml:space="preserve">                    int size = 0</w:t>
      </w:r>
      <w:r w:rsidR="0016661E" w:rsidRPr="0016661E">
        <w:rPr>
          <w:highlight w:val="white"/>
        </w:rPr>
        <w:t>)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420F06F6" w:rsidR="0016661E" w:rsidRPr="0016661E" w:rsidRDefault="0016661E" w:rsidP="0016661E">
      <w:pPr>
        <w:pStyle w:val="Code"/>
        <w:rPr>
          <w:highlight w:val="white"/>
        </w:rPr>
      </w:pPr>
      <w:r w:rsidRPr="0016661E">
        <w:rPr>
          <w:highlight w:val="white"/>
        </w:rPr>
        <w:t xml:space="preserve">        new AssemblyCode(objectOp, operand0, operand1, operand2</w:t>
      </w:r>
      <w:r w:rsidR="008D196B">
        <w:rPr>
          <w:highlight w:val="white"/>
        </w:rPr>
        <w:t>, size</w:t>
      </w:r>
      <w:r w:rsidRPr="0016661E">
        <w:rPr>
          <w:highlight w:val="white"/>
        </w:rPr>
        <w:t>);</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bookmarkStart w:id="424" w:name="_Toc54119949"/>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bookmarkEnd w:id="424"/>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lastRenderedPageBreak/>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lastRenderedPageBreak/>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w:t>
      </w:r>
      <w:proofErr w:type="gramStart"/>
      <w:r>
        <w:rPr>
          <w:highlight w:val="white"/>
        </w:rPr>
        <w:t>type</w:t>
      </w:r>
      <w:proofErr w:type="gramEnd"/>
      <w:r>
        <w:rPr>
          <w:highlight w:val="white"/>
        </w:rPr>
        <w:t xml:space="preserv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lastRenderedPageBreak/>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bookmarkStart w:id="425" w:name="_Toc54119950"/>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bookmarkEnd w:id="425"/>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lastRenderedPageBreak/>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bookmarkStart w:id="426" w:name="_Toc54119951"/>
      <w:r>
        <w:rPr>
          <w:highlight w:val="white"/>
        </w:rPr>
        <w:t>Function Calls</w:t>
      </w:r>
      <w:bookmarkEnd w:id="426"/>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w:t>
      </w:r>
      <w:r w:rsidR="00BC3E20">
        <w:rPr>
          <w:highlight w:val="white"/>
        </w:rPr>
        <w:lastRenderedPageBreak/>
        <w:t xml:space="preserve">and sum the record sizes to find the total record size. However, we include </w:t>
      </w:r>
      <w:r w:rsidR="006E0307">
        <w:rPr>
          <w:rStyle w:val="KeyWord0"/>
          <w:highlight w:val="white"/>
        </w:rPr>
        <w:t>m_totalExtraSize</w:t>
      </w:r>
      <w:r w:rsidR="00390A79" w:rsidRPr="00390A79">
        <w:rPr>
          <w:highlight w:val="white"/>
        </w:rPr>
        <w:t xml:space="preserve"> for </w:t>
      </w:r>
      <w:proofErr w:type="spellStart"/>
      <w:r w:rsidR="00390A79" w:rsidRPr="00390A79">
        <w:rPr>
          <w:highlight w:val="white"/>
        </w:rPr>
        <w:t>effency</w:t>
      </w:r>
      <w:proofErr w:type="spellEnd"/>
      <w:r w:rsidR="00390A79" w:rsidRPr="00390A79">
        <w:rPr>
          <w:highlight w:val="white"/>
        </w:rPr>
        <w:t xml:space="preserve">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lastRenderedPageBreak/>
        <w:t xml:space="preserve">The track map is pushed on the stack, and a new object is </w:t>
      </w:r>
      <w:proofErr w:type="spellStart"/>
      <w:r>
        <w:rPr>
          <w:highlight w:val="white"/>
        </w:rPr>
        <w:t>instanciated</w:t>
      </w:r>
      <w:proofErr w:type="spellEnd"/>
      <w:r>
        <w:rPr>
          <w:highlight w:val="white"/>
        </w:rPr>
        <w:t xml:space="preserve">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427"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62C910BF" w:rsidR="00041417" w:rsidRPr="00041417" w:rsidRDefault="00041417" w:rsidP="00041417">
      <w:pPr>
        <w:pStyle w:val="Code"/>
        <w:rPr>
          <w:highlight w:val="white"/>
        </w:rPr>
      </w:pPr>
      <w:r w:rsidRPr="00041417">
        <w:rPr>
          <w:highlight w:val="white"/>
        </w:rPr>
        <w:t xml:space="preserve">      AddAssemblyCode(AssemblyOperator.</w:t>
      </w:r>
      <w:r w:rsidR="007E5B53">
        <w:rPr>
          <w:highlight w:val="white"/>
        </w:rPr>
        <w:t>return_address</w:t>
      </w:r>
      <w:r w:rsidRPr="00041417">
        <w:rPr>
          <w:highlight w:val="white"/>
        </w:rPr>
        <w:t>,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lastRenderedPageBreak/>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427"/>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lastRenderedPageBreak/>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bookmarkStart w:id="428" w:name="_Toc54119952"/>
      <w:r>
        <w:rPr>
          <w:highlight w:val="white"/>
        </w:rPr>
        <w:t>Loading Values into Registers</w:t>
      </w:r>
      <w:bookmarkEnd w:id="428"/>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lastRenderedPageBreak/>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 xml:space="preserve">If there is no non-overlapping </w:t>
      </w:r>
      <w:proofErr w:type="gramStart"/>
      <w:r>
        <w:rPr>
          <w:highlight w:val="white"/>
        </w:rPr>
        <w:t>register</w:t>
      </w:r>
      <w:proofErr w:type="gramEnd"/>
      <w:r>
        <w:rPr>
          <w:highlight w:val="white"/>
        </w:rPr>
        <w:t xml:space="preserve">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lastRenderedPageBreak/>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w:t>
      </w:r>
      <w:proofErr w:type="gramStart"/>
      <w:r w:rsidR="00BE6101">
        <w:rPr>
          <w:highlight w:val="white"/>
        </w:rPr>
        <w:t>At the moment</w:t>
      </w:r>
      <w:proofErr w:type="gramEnd"/>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lastRenderedPageBreak/>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0CC9BF26" w14:textId="77777777" w:rsidR="001D7EC0" w:rsidRDefault="003734EF" w:rsidP="003734EF">
      <w:pPr>
        <w:pStyle w:val="Code"/>
        <w:rPr>
          <w:highlight w:val="white"/>
        </w:rPr>
      </w:pPr>
      <w:r w:rsidRPr="003734EF">
        <w:rPr>
          <w:highlight w:val="white"/>
        </w:rPr>
        <w:t xml:space="preserve">          AddAssemblyCode(AssemblyOperator.add, addressTrack,</w:t>
      </w:r>
    </w:p>
    <w:p w14:paraId="2FA6D1D8" w14:textId="3DFA3D2D" w:rsidR="003734EF" w:rsidRPr="003734EF" w:rsidRDefault="001D7EC0" w:rsidP="003734EF">
      <w:pPr>
        <w:pStyle w:val="Code"/>
        <w:rPr>
          <w:highlight w:val="white"/>
        </w:rPr>
      </w:pPr>
      <w:r>
        <w:rPr>
          <w:highlight w:val="white"/>
        </w:rPr>
        <w:t xml:space="preserve">                         </w:t>
      </w:r>
      <w:r w:rsidR="003734EF" w:rsidRPr="003734EF">
        <w:rPr>
          <w:highlight w:val="white"/>
        </w:rPr>
        <w:t xml:space="preserve"> </w:t>
      </w:r>
      <w:r>
        <w:rPr>
          <w:highlight w:val="white"/>
        </w:rPr>
        <w:t xml:space="preserve">(BigInteger) </w:t>
      </w:r>
      <w:r w:rsidR="003734EF" w:rsidRPr="003734EF">
        <w:rPr>
          <w:highlight w:val="white"/>
        </w:rPr>
        <w:t>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lastRenderedPageBreak/>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bookmarkStart w:id="429" w:name="_Toc54119953"/>
      <w:r>
        <w:rPr>
          <w:highlight w:val="white"/>
        </w:rPr>
        <w:t>Return</w:t>
      </w:r>
      <w:r w:rsidR="0066666A">
        <w:rPr>
          <w:highlight w:val="white"/>
        </w:rPr>
        <w:t>,</w:t>
      </w:r>
      <w:r>
        <w:rPr>
          <w:highlight w:val="white"/>
        </w:rPr>
        <w:t xml:space="preserve"> Exit</w:t>
      </w:r>
      <w:r w:rsidR="0066666A">
        <w:rPr>
          <w:highlight w:val="white"/>
        </w:rPr>
        <w:t xml:space="preserve">, and </w:t>
      </w:r>
      <w:proofErr w:type="spellStart"/>
      <w:r w:rsidR="0066666A">
        <w:rPr>
          <w:highlight w:val="white"/>
        </w:rPr>
        <w:t>Goto</w:t>
      </w:r>
      <w:bookmarkEnd w:id="429"/>
      <w:proofErr w:type="spellEnd"/>
    </w:p>
    <w:p w14:paraId="2C5AA6DF" w14:textId="0D9FB8B9"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2F188FFC" w14:textId="77777777" w:rsidR="00C953A1" w:rsidRPr="00941019" w:rsidRDefault="00C953A1" w:rsidP="00941019">
      <w:pPr>
        <w:pStyle w:val="Code"/>
        <w:rPr>
          <w:highlight w:val="white"/>
        </w:rPr>
      </w:pPr>
      <w:r w:rsidRPr="00941019">
        <w:rPr>
          <w:highlight w:val="white"/>
        </w:rPr>
        <w:t xml:space="preserve">    public void Return(MiddleCode middleCode) {</w:t>
      </w:r>
    </w:p>
    <w:p w14:paraId="5819E310" w14:textId="77777777" w:rsidR="00941019" w:rsidRPr="00941019" w:rsidRDefault="00C953A1" w:rsidP="00941019">
      <w:pPr>
        <w:pStyle w:val="Code"/>
        <w:rPr>
          <w:highlight w:val="white"/>
        </w:rPr>
      </w:pPr>
      <w:r w:rsidRPr="00941019">
        <w:rPr>
          <w:highlight w:val="white"/>
        </w:rPr>
        <w:t xml:space="preserve">      if (SymbolTable.CurrentFunction.UniqueName.Equals</w:t>
      </w:r>
    </w:p>
    <w:p w14:paraId="5C589195" w14:textId="636B44BE" w:rsidR="00C953A1" w:rsidRPr="00941019" w:rsidRDefault="00941019" w:rsidP="00941019">
      <w:pPr>
        <w:pStyle w:val="Code"/>
        <w:rPr>
          <w:highlight w:val="white"/>
        </w:rPr>
      </w:pPr>
      <w:r w:rsidRPr="00941019">
        <w:rPr>
          <w:highlight w:val="white"/>
        </w:rPr>
        <w:t xml:space="preserve">                      </w:t>
      </w:r>
      <w:r w:rsidR="00C953A1" w:rsidRPr="00941019">
        <w:rPr>
          <w:highlight w:val="white"/>
        </w:rPr>
        <w:t>(AssemblyCodeGenerator.MainName)) {</w:t>
      </w:r>
    </w:p>
    <w:p w14:paraId="4CD5F591" w14:textId="77777777" w:rsidR="00C953A1" w:rsidRPr="00941019" w:rsidRDefault="00C953A1" w:rsidP="00941019">
      <w:pPr>
        <w:pStyle w:val="Code"/>
        <w:rPr>
          <w:highlight w:val="white"/>
        </w:rPr>
      </w:pPr>
      <w:r w:rsidRPr="00941019">
        <w:rPr>
          <w:highlight w:val="white"/>
        </w:rPr>
        <w:t xml:space="preserve">        Assert.ErrorXXX(m_floatStackSize == 0);</w:t>
      </w:r>
    </w:p>
    <w:p w14:paraId="473A9FDB" w14:textId="77777777" w:rsidR="00C953A1" w:rsidRPr="00941019" w:rsidRDefault="00C953A1" w:rsidP="00941019">
      <w:pPr>
        <w:pStyle w:val="Code"/>
        <w:rPr>
          <w:highlight w:val="white"/>
        </w:rPr>
      </w:pPr>
      <w:r w:rsidRPr="00941019">
        <w:rPr>
          <w:highlight w:val="white"/>
        </w:rPr>
        <w:t xml:space="preserve">        AddAssemblyCode(AssemblyOperator.cmp, AssemblyCode.FrameRegister,</w:t>
      </w:r>
    </w:p>
    <w:p w14:paraId="19196ED4" w14:textId="77777777" w:rsidR="00941019" w:rsidRPr="00941019" w:rsidRDefault="00C953A1" w:rsidP="00941019">
      <w:pPr>
        <w:pStyle w:val="Code"/>
        <w:rPr>
          <w:highlight w:val="white"/>
        </w:rPr>
      </w:pPr>
      <w:r w:rsidRPr="00941019">
        <w:rPr>
          <w:highlight w:val="white"/>
        </w:rPr>
        <w:t xml:space="preserve">                        SymbolTable.ReturnAddressOffset, BigInteger.Zero,</w:t>
      </w:r>
    </w:p>
    <w:p w14:paraId="2F1368C8" w14:textId="056994B3"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TypeSize.PointerSize);</w:t>
      </w:r>
    </w:p>
    <w:p w14:paraId="16A77A6E" w14:textId="77777777" w:rsidR="00C953A1" w:rsidRPr="00941019" w:rsidRDefault="00C953A1" w:rsidP="00941019">
      <w:pPr>
        <w:pStyle w:val="Code"/>
        <w:rPr>
          <w:highlight w:val="white"/>
        </w:rPr>
      </w:pPr>
      <w:r w:rsidRPr="00941019">
        <w:rPr>
          <w:highlight w:val="white"/>
        </w:rPr>
        <w:t xml:space="preserve">        int labelIndex = m_labelCount++;</w:t>
      </w:r>
    </w:p>
    <w:p w14:paraId="32108329" w14:textId="77777777" w:rsidR="00C953A1" w:rsidRPr="00941019" w:rsidRDefault="00C953A1" w:rsidP="00941019">
      <w:pPr>
        <w:pStyle w:val="Code"/>
        <w:rPr>
          <w:highlight w:val="white"/>
        </w:rPr>
      </w:pPr>
      <w:r w:rsidRPr="00941019">
        <w:rPr>
          <w:highlight w:val="white"/>
        </w:rPr>
        <w:t xml:space="preserve">        string labelText = AssemblyCode.MakeLabel(labelIndex);</w:t>
      </w:r>
    </w:p>
    <w:p w14:paraId="3E849463" w14:textId="77777777" w:rsidR="00C953A1" w:rsidRPr="00941019" w:rsidRDefault="00C953A1" w:rsidP="00941019">
      <w:pPr>
        <w:pStyle w:val="Code"/>
        <w:rPr>
          <w:highlight w:val="white"/>
        </w:rPr>
      </w:pPr>
    </w:p>
    <w:p w14:paraId="75693E72" w14:textId="77777777" w:rsidR="00941019" w:rsidRPr="00941019" w:rsidRDefault="00C953A1" w:rsidP="00941019">
      <w:pPr>
        <w:pStyle w:val="Code"/>
        <w:rPr>
          <w:highlight w:val="white"/>
        </w:rPr>
      </w:pPr>
      <w:r w:rsidRPr="00941019">
        <w:rPr>
          <w:highlight w:val="white"/>
        </w:rPr>
        <w:t xml:space="preserve">        AssemblyCode jumpCode =</w:t>
      </w:r>
    </w:p>
    <w:p w14:paraId="7F3D614B" w14:textId="25FD675B"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AddAssemblyCode(AssemblyOperator.je, null, null, labelText);</w:t>
      </w:r>
    </w:p>
    <w:p w14:paraId="70CA7773" w14:textId="77777777" w:rsidR="00C953A1" w:rsidRPr="00941019" w:rsidRDefault="00C953A1" w:rsidP="00941019">
      <w:pPr>
        <w:pStyle w:val="Code"/>
        <w:rPr>
          <w:highlight w:val="white"/>
        </w:rPr>
      </w:pPr>
      <w:r w:rsidRPr="00941019">
        <w:rPr>
          <w:highlight w:val="white"/>
        </w:rPr>
        <w:t xml:space="preserve">        Return();</w:t>
      </w:r>
    </w:p>
    <w:p w14:paraId="225564B3" w14:textId="77777777" w:rsidR="00C953A1" w:rsidRPr="00941019" w:rsidRDefault="00C953A1" w:rsidP="00941019">
      <w:pPr>
        <w:pStyle w:val="Code"/>
        <w:rPr>
          <w:highlight w:val="white"/>
        </w:rPr>
      </w:pPr>
      <w:r w:rsidRPr="00941019">
        <w:rPr>
          <w:highlight w:val="white"/>
        </w:rPr>
        <w:t xml:space="preserve">        jumpCode[1] = m_assemblyCodeList.Count;</w:t>
      </w:r>
    </w:p>
    <w:p w14:paraId="4104EC7C" w14:textId="77777777" w:rsidR="00C953A1" w:rsidRPr="00941019" w:rsidRDefault="00C953A1" w:rsidP="00941019">
      <w:pPr>
        <w:pStyle w:val="Code"/>
        <w:rPr>
          <w:highlight w:val="white"/>
        </w:rPr>
      </w:pPr>
      <w:r w:rsidRPr="00941019">
        <w:rPr>
          <w:highlight w:val="white"/>
        </w:rPr>
        <w:t xml:space="preserve">        AddAssemblyCode(AssemblyOperator.label, labelText);</w:t>
      </w:r>
    </w:p>
    <w:p w14:paraId="74F1397E" w14:textId="77777777" w:rsidR="00C953A1" w:rsidRPr="00941019" w:rsidRDefault="00C953A1" w:rsidP="00941019">
      <w:pPr>
        <w:pStyle w:val="Code"/>
        <w:rPr>
          <w:highlight w:val="white"/>
        </w:rPr>
      </w:pPr>
      <w:r w:rsidRPr="00941019">
        <w:rPr>
          <w:highlight w:val="white"/>
        </w:rPr>
        <w:t xml:space="preserve">        Exit(middleCode);</w:t>
      </w:r>
    </w:p>
    <w:p w14:paraId="65379EEB" w14:textId="77777777" w:rsidR="00C953A1" w:rsidRPr="00941019" w:rsidRDefault="00C953A1" w:rsidP="00941019">
      <w:pPr>
        <w:pStyle w:val="Code"/>
        <w:rPr>
          <w:highlight w:val="white"/>
        </w:rPr>
      </w:pPr>
      <w:r w:rsidRPr="00941019">
        <w:rPr>
          <w:highlight w:val="white"/>
        </w:rPr>
        <w:t xml:space="preserve">      }</w:t>
      </w:r>
    </w:p>
    <w:p w14:paraId="21D878DC" w14:textId="77777777" w:rsidR="00C953A1" w:rsidRPr="00941019" w:rsidRDefault="00C953A1" w:rsidP="00941019">
      <w:pPr>
        <w:pStyle w:val="Code"/>
        <w:rPr>
          <w:highlight w:val="white"/>
        </w:rPr>
      </w:pPr>
      <w:r w:rsidRPr="00941019">
        <w:rPr>
          <w:highlight w:val="white"/>
        </w:rPr>
        <w:t xml:space="preserve">      else {</w:t>
      </w:r>
    </w:p>
    <w:p w14:paraId="08A16173" w14:textId="77777777" w:rsidR="00C953A1" w:rsidRPr="00941019" w:rsidRDefault="00C953A1" w:rsidP="00941019">
      <w:pPr>
        <w:pStyle w:val="Code"/>
        <w:rPr>
          <w:highlight w:val="white"/>
        </w:rPr>
      </w:pPr>
      <w:r w:rsidRPr="00941019">
        <w:rPr>
          <w:highlight w:val="white"/>
        </w:rPr>
        <w:t xml:space="preserve">        SetReturnValue(middleCode);</w:t>
      </w:r>
    </w:p>
    <w:p w14:paraId="32241DDE" w14:textId="77777777" w:rsidR="00C953A1" w:rsidRPr="00941019" w:rsidRDefault="00C953A1" w:rsidP="00941019">
      <w:pPr>
        <w:pStyle w:val="Code"/>
        <w:rPr>
          <w:highlight w:val="white"/>
        </w:rPr>
      </w:pPr>
      <w:r w:rsidRPr="00941019">
        <w:rPr>
          <w:highlight w:val="white"/>
        </w:rPr>
        <w:t xml:space="preserve">        Assert.ErrorXXX(m_floatStackSize == 0);</w:t>
      </w:r>
    </w:p>
    <w:p w14:paraId="2E9AA41E" w14:textId="77777777" w:rsidR="00C953A1" w:rsidRPr="00941019" w:rsidRDefault="00C953A1" w:rsidP="00941019">
      <w:pPr>
        <w:pStyle w:val="Code"/>
        <w:rPr>
          <w:highlight w:val="white"/>
        </w:rPr>
      </w:pPr>
      <w:r w:rsidRPr="00941019">
        <w:rPr>
          <w:highlight w:val="white"/>
        </w:rPr>
        <w:t xml:space="preserve">        Return();</w:t>
      </w:r>
    </w:p>
    <w:p w14:paraId="7D96DDE6" w14:textId="77777777" w:rsidR="00C953A1" w:rsidRPr="00941019" w:rsidRDefault="00C953A1" w:rsidP="00941019">
      <w:pPr>
        <w:pStyle w:val="Code"/>
        <w:rPr>
          <w:highlight w:val="white"/>
        </w:rPr>
      </w:pPr>
      <w:r w:rsidRPr="00941019">
        <w:rPr>
          <w:highlight w:val="white"/>
        </w:rPr>
        <w:t xml:space="preserve">      }</w:t>
      </w:r>
    </w:p>
    <w:p w14:paraId="1FCBB9F1" w14:textId="77777777" w:rsidR="00C953A1" w:rsidRPr="00941019" w:rsidRDefault="00C953A1" w:rsidP="00941019">
      <w:pPr>
        <w:pStyle w:val="Code"/>
        <w:rPr>
          <w:highlight w:val="white"/>
        </w:rPr>
      </w:pPr>
      <w:r w:rsidRPr="00941019">
        <w:rPr>
          <w:highlight w:val="white"/>
        </w:rPr>
        <w:t xml:space="preserve">    }</w:t>
      </w:r>
    </w:p>
    <w:p w14:paraId="65A90FEA" w14:textId="7ED13FAF" w:rsidR="00C953A1" w:rsidRPr="00941019" w:rsidRDefault="007416FE" w:rsidP="007416FE">
      <w:pPr>
        <w:rPr>
          <w:highlight w:val="white"/>
        </w:rPr>
      </w:pPr>
      <w:r>
        <w:rPr>
          <w:highlight w:val="white"/>
        </w:rPr>
        <w:t xml:space="preserve">The </w:t>
      </w:r>
      <w:r w:rsidRPr="00690F79">
        <w:rPr>
          <w:rStyle w:val="KeyWord0"/>
          <w:highlight w:val="white"/>
        </w:rPr>
        <w:t>SetReturnValue</w:t>
      </w:r>
      <w:r>
        <w:rPr>
          <w:highlight w:val="white"/>
        </w:rPr>
        <w:t xml:space="preserve"> method </w:t>
      </w:r>
      <w:r w:rsidR="00E67F3C">
        <w:rPr>
          <w:highlight w:val="white"/>
        </w:rPr>
        <w:t xml:space="preserve">calls </w:t>
      </w:r>
      <w:r w:rsidR="00E67F3C" w:rsidRPr="00D40CCA">
        <w:rPr>
          <w:rStyle w:val="KeyWord0"/>
          <w:highlight w:val="white"/>
        </w:rPr>
        <w:t>StructUnionSetReturnValue</w:t>
      </w:r>
      <w:r w:rsidR="00E67F3C">
        <w:rPr>
          <w:highlight w:val="white"/>
        </w:rPr>
        <w:t xml:space="preserve"> or </w:t>
      </w:r>
      <w:r w:rsidR="00D40CCA" w:rsidRPr="00D40CCA">
        <w:rPr>
          <w:rStyle w:val="KeyWord0"/>
          <w:highlight w:val="white"/>
        </w:rPr>
        <w:t>IntegralSetReturnValue</w:t>
      </w:r>
      <w:r w:rsidR="004213DF">
        <w:rPr>
          <w:highlight w:val="white"/>
        </w:rPr>
        <w:t xml:space="preserve"> </w:t>
      </w:r>
      <w:r w:rsidR="00831E92">
        <w:rPr>
          <w:highlight w:val="white"/>
        </w:rPr>
        <w:t>in case of a struc</w:t>
      </w:r>
      <w:r w:rsidR="00E7704A">
        <w:rPr>
          <w:highlight w:val="white"/>
        </w:rPr>
        <w:t>t</w:t>
      </w:r>
      <w:r w:rsidR="00831E92">
        <w:rPr>
          <w:highlight w:val="white"/>
        </w:rPr>
        <w:t xml:space="preserve"> or union value, or an integral value. In case of a floating-point value we do </w:t>
      </w:r>
      <w:proofErr w:type="gramStart"/>
      <w:r w:rsidR="00831E92">
        <w:rPr>
          <w:highlight w:val="white"/>
        </w:rPr>
        <w:t>not</w:t>
      </w:r>
      <w:r w:rsidR="001E3A59">
        <w:rPr>
          <w:highlight w:val="white"/>
        </w:rPr>
        <w:t>h</w:t>
      </w:r>
      <w:r w:rsidR="00831E92">
        <w:rPr>
          <w:highlight w:val="white"/>
        </w:rPr>
        <w:t>ing</w:t>
      </w:r>
      <w:r w:rsidR="00E7704A">
        <w:rPr>
          <w:highlight w:val="white"/>
        </w:rPr>
        <w:t>, since</w:t>
      </w:r>
      <w:proofErr w:type="gramEnd"/>
      <w:r w:rsidR="00E7704A">
        <w:rPr>
          <w:highlight w:val="white"/>
        </w:rPr>
        <w:t xml:space="preserve"> the return value is already</w:t>
      </w:r>
      <w:r w:rsidR="00767FA9">
        <w:rPr>
          <w:highlight w:val="white"/>
        </w:rPr>
        <w:t xml:space="preserve"> properly placed on the top of the floating-point stack.</w:t>
      </w:r>
    </w:p>
    <w:p w14:paraId="21D47B25" w14:textId="77777777" w:rsidR="00C953A1" w:rsidRPr="00941019" w:rsidRDefault="00C953A1" w:rsidP="00941019">
      <w:pPr>
        <w:pStyle w:val="Code"/>
        <w:rPr>
          <w:highlight w:val="white"/>
        </w:rPr>
      </w:pPr>
      <w:r w:rsidRPr="00941019">
        <w:rPr>
          <w:highlight w:val="white"/>
        </w:rPr>
        <w:t xml:space="preserve">    private void SetReturnValue(MiddleCode middleCode) {</w:t>
      </w:r>
    </w:p>
    <w:p w14:paraId="6F850CEF" w14:textId="77777777" w:rsidR="00C953A1" w:rsidRPr="00C953A1" w:rsidRDefault="00C953A1" w:rsidP="00C953A1">
      <w:pPr>
        <w:pStyle w:val="Code"/>
        <w:rPr>
          <w:highlight w:val="white"/>
        </w:rPr>
      </w:pPr>
      <w:r w:rsidRPr="00C953A1">
        <w:rPr>
          <w:highlight w:val="white"/>
        </w:rPr>
        <w:t xml:space="preserve">      if (middleCode[1] != null) {</w:t>
      </w:r>
    </w:p>
    <w:p w14:paraId="5E4E2C80" w14:textId="77777777" w:rsidR="00C953A1" w:rsidRPr="00C953A1" w:rsidRDefault="00C953A1" w:rsidP="00C953A1">
      <w:pPr>
        <w:pStyle w:val="Code"/>
        <w:rPr>
          <w:highlight w:val="white"/>
        </w:rPr>
      </w:pPr>
      <w:r w:rsidRPr="00C953A1">
        <w:rPr>
          <w:highlight w:val="white"/>
        </w:rPr>
        <w:t xml:space="preserve">        Symbol returnSymbol = (Symbol) middleCode[1];</w:t>
      </w:r>
    </w:p>
    <w:p w14:paraId="780E181E" w14:textId="77777777" w:rsidR="00C953A1" w:rsidRPr="00C953A1" w:rsidRDefault="00C953A1" w:rsidP="00C953A1">
      <w:pPr>
        <w:pStyle w:val="Code"/>
        <w:rPr>
          <w:highlight w:val="white"/>
        </w:rPr>
      </w:pPr>
    </w:p>
    <w:p w14:paraId="4FC02D22" w14:textId="77777777" w:rsidR="00C953A1" w:rsidRPr="00C953A1" w:rsidRDefault="00C953A1" w:rsidP="00C953A1">
      <w:pPr>
        <w:pStyle w:val="Code"/>
        <w:rPr>
          <w:highlight w:val="white"/>
        </w:rPr>
      </w:pPr>
      <w:r w:rsidRPr="00C953A1">
        <w:rPr>
          <w:highlight w:val="white"/>
        </w:rPr>
        <w:t xml:space="preserve">        if (returnSymbol.Type.IsStructOrUnion()) {</w:t>
      </w:r>
    </w:p>
    <w:p w14:paraId="1A906378" w14:textId="77777777" w:rsidR="00C953A1" w:rsidRPr="00C953A1" w:rsidRDefault="00C953A1" w:rsidP="00C953A1">
      <w:pPr>
        <w:pStyle w:val="Code"/>
        <w:rPr>
          <w:highlight w:val="white"/>
        </w:rPr>
      </w:pPr>
      <w:r w:rsidRPr="00C953A1">
        <w:rPr>
          <w:highlight w:val="white"/>
        </w:rPr>
        <w:t xml:space="preserve">          StructUnionSetReturnValue(middleCode);</w:t>
      </w:r>
    </w:p>
    <w:p w14:paraId="3044BE93" w14:textId="77777777" w:rsidR="00C953A1" w:rsidRPr="00C953A1" w:rsidRDefault="00C953A1" w:rsidP="00C953A1">
      <w:pPr>
        <w:pStyle w:val="Code"/>
        <w:rPr>
          <w:highlight w:val="white"/>
        </w:rPr>
      </w:pPr>
      <w:r w:rsidRPr="00C953A1">
        <w:rPr>
          <w:highlight w:val="white"/>
        </w:rPr>
        <w:t xml:space="preserve">        }</w:t>
      </w:r>
    </w:p>
    <w:p w14:paraId="584FC7EC" w14:textId="77777777" w:rsidR="00C953A1" w:rsidRPr="00C953A1" w:rsidRDefault="00C953A1" w:rsidP="00C953A1">
      <w:pPr>
        <w:pStyle w:val="Code"/>
        <w:rPr>
          <w:highlight w:val="white"/>
        </w:rPr>
      </w:pPr>
      <w:r w:rsidRPr="00C953A1">
        <w:rPr>
          <w:highlight w:val="white"/>
        </w:rPr>
        <w:t xml:space="preserve">        else if (returnSymbol.Type.IsFloating()) {</w:t>
      </w:r>
    </w:p>
    <w:p w14:paraId="07B57D42" w14:textId="77777777" w:rsidR="00C953A1" w:rsidRPr="00C953A1" w:rsidRDefault="00C953A1" w:rsidP="00C953A1">
      <w:pPr>
        <w:pStyle w:val="Code"/>
        <w:rPr>
          <w:highlight w:val="white"/>
        </w:rPr>
      </w:pPr>
      <w:r w:rsidRPr="00C953A1">
        <w:rPr>
          <w:highlight w:val="white"/>
        </w:rPr>
        <w:t xml:space="preserve">          Assert.ErrorXXX((--m_floatStackSize) == 0);</w:t>
      </w:r>
    </w:p>
    <w:p w14:paraId="5892FC41" w14:textId="77777777" w:rsidR="00C953A1" w:rsidRPr="00C953A1" w:rsidRDefault="00C953A1" w:rsidP="00C953A1">
      <w:pPr>
        <w:pStyle w:val="Code"/>
        <w:rPr>
          <w:highlight w:val="white"/>
        </w:rPr>
      </w:pPr>
      <w:r w:rsidRPr="00C953A1">
        <w:rPr>
          <w:highlight w:val="white"/>
        </w:rPr>
        <w:t xml:space="preserve">        }</w:t>
      </w:r>
    </w:p>
    <w:p w14:paraId="19E43B0F" w14:textId="77777777" w:rsidR="00C953A1" w:rsidRPr="00C953A1" w:rsidRDefault="00C953A1" w:rsidP="00C953A1">
      <w:pPr>
        <w:pStyle w:val="Code"/>
        <w:rPr>
          <w:highlight w:val="white"/>
        </w:rPr>
      </w:pPr>
      <w:r w:rsidRPr="00C953A1">
        <w:rPr>
          <w:highlight w:val="white"/>
        </w:rPr>
        <w:t xml:space="preserve">        else {</w:t>
      </w:r>
    </w:p>
    <w:p w14:paraId="63BA6213" w14:textId="77777777" w:rsidR="00C953A1" w:rsidRPr="00C953A1" w:rsidRDefault="00C953A1" w:rsidP="00C953A1">
      <w:pPr>
        <w:pStyle w:val="Code"/>
        <w:rPr>
          <w:highlight w:val="white"/>
        </w:rPr>
      </w:pPr>
      <w:r w:rsidRPr="00C953A1">
        <w:rPr>
          <w:highlight w:val="white"/>
        </w:rPr>
        <w:t xml:space="preserve">          IntegralSetReturnValue(middleCode);</w:t>
      </w:r>
    </w:p>
    <w:p w14:paraId="00515284" w14:textId="77777777" w:rsidR="00C953A1" w:rsidRPr="00C953A1" w:rsidRDefault="00C953A1" w:rsidP="00C953A1">
      <w:pPr>
        <w:pStyle w:val="Code"/>
        <w:rPr>
          <w:highlight w:val="white"/>
        </w:rPr>
      </w:pPr>
      <w:r w:rsidRPr="00C953A1">
        <w:rPr>
          <w:highlight w:val="white"/>
        </w:rPr>
        <w:t xml:space="preserve">        }</w:t>
      </w:r>
    </w:p>
    <w:p w14:paraId="4AD73CBD" w14:textId="77777777" w:rsidR="00C953A1" w:rsidRPr="00C953A1" w:rsidRDefault="00C953A1" w:rsidP="00C953A1">
      <w:pPr>
        <w:pStyle w:val="Code"/>
        <w:rPr>
          <w:highlight w:val="white"/>
        </w:rPr>
      </w:pPr>
      <w:r w:rsidRPr="00C953A1">
        <w:rPr>
          <w:highlight w:val="white"/>
        </w:rPr>
        <w:t xml:space="preserve">      }</w:t>
      </w:r>
    </w:p>
    <w:p w14:paraId="3E41EDA3" w14:textId="77777777" w:rsidR="00C953A1" w:rsidRPr="00C953A1" w:rsidRDefault="00C953A1" w:rsidP="00C953A1">
      <w:pPr>
        <w:pStyle w:val="Code"/>
        <w:rPr>
          <w:highlight w:val="white"/>
        </w:rPr>
      </w:pPr>
      <w:r w:rsidRPr="00C953A1">
        <w:rPr>
          <w:highlight w:val="white"/>
        </w:rPr>
        <w:t xml:space="preserve">    }</w:t>
      </w:r>
    </w:p>
    <w:p w14:paraId="02465950" w14:textId="34C2AD56" w:rsidR="00C953A1" w:rsidRPr="00C953A1" w:rsidRDefault="001E3A59" w:rsidP="001E3A59">
      <w:pPr>
        <w:rPr>
          <w:highlight w:val="white"/>
        </w:rPr>
      </w:pPr>
      <w:r>
        <w:rPr>
          <w:highlight w:val="white"/>
        </w:rPr>
        <w:t xml:space="preserve">The </w:t>
      </w:r>
      <w:r w:rsidRPr="0045213C">
        <w:rPr>
          <w:rStyle w:val="KeyWord0"/>
          <w:highlight w:val="white"/>
        </w:rPr>
        <w:t>Return</w:t>
      </w:r>
      <w:r>
        <w:rPr>
          <w:highlight w:val="white"/>
        </w:rPr>
        <w:t xml:space="preserve"> method </w:t>
      </w:r>
      <w:r w:rsidR="00536DCA">
        <w:rPr>
          <w:highlight w:val="white"/>
        </w:rPr>
        <w:t>adds assembly code for return control back to the calling function.</w:t>
      </w:r>
      <w:r w:rsidR="002B7057">
        <w:rPr>
          <w:highlight w:val="white"/>
        </w:rPr>
        <w:t xml:space="preserve"> We restore</w:t>
      </w:r>
      <w:r w:rsidR="00EB7F51">
        <w:rPr>
          <w:highlight w:val="white"/>
        </w:rPr>
        <w:t xml:space="preserve"> </w:t>
      </w:r>
      <w:r w:rsidR="002B7057">
        <w:rPr>
          <w:highlight w:val="white"/>
        </w:rPr>
        <w:t>the frame and ellipse pointers</w:t>
      </w:r>
      <w:r w:rsidR="00EB7F51">
        <w:rPr>
          <w:highlight w:val="white"/>
        </w:rPr>
        <w:t xml:space="preserve"> of the calling function and jump back to the calling function. Note that we </w:t>
      </w:r>
      <w:proofErr w:type="gramStart"/>
      <w:r w:rsidR="00EB7F51">
        <w:rPr>
          <w:highlight w:val="white"/>
        </w:rPr>
        <w:t>have to</w:t>
      </w:r>
      <w:proofErr w:type="gramEnd"/>
      <w:r w:rsidR="00EB7F51">
        <w:rPr>
          <w:highlight w:val="white"/>
        </w:rPr>
        <w:t xml:space="preserve"> load the return jump address into register before we restore the </w:t>
      </w:r>
      <w:r w:rsidR="00035673">
        <w:rPr>
          <w:highlight w:val="white"/>
        </w:rPr>
        <w:t>frame pointer, otherwise we would obtain the return address of the calling function.</w:t>
      </w:r>
    </w:p>
    <w:p w14:paraId="5FDD1665" w14:textId="77777777" w:rsidR="00C953A1" w:rsidRPr="00C953A1" w:rsidRDefault="00C953A1" w:rsidP="00C953A1">
      <w:pPr>
        <w:pStyle w:val="Code"/>
        <w:rPr>
          <w:highlight w:val="white"/>
        </w:rPr>
      </w:pPr>
      <w:r w:rsidRPr="00C953A1">
        <w:rPr>
          <w:highlight w:val="white"/>
        </w:rPr>
        <w:lastRenderedPageBreak/>
        <w:t xml:space="preserve">    private void Return() {</w:t>
      </w:r>
    </w:p>
    <w:p w14:paraId="3FB113B6" w14:textId="77777777" w:rsidR="00C953A1" w:rsidRPr="00C953A1" w:rsidRDefault="00C953A1" w:rsidP="00C953A1">
      <w:pPr>
        <w:pStyle w:val="Code"/>
        <w:rPr>
          <w:highlight w:val="white"/>
        </w:rPr>
      </w:pPr>
      <w:r w:rsidRPr="00C953A1">
        <w:rPr>
          <w:highlight w:val="white"/>
        </w:rPr>
        <w:t xml:space="preserve">      Track track = new Track(Type.VoidPointerType);</w:t>
      </w:r>
    </w:p>
    <w:p w14:paraId="074DF0A2" w14:textId="77777777" w:rsidR="00C953A1" w:rsidRPr="00C953A1" w:rsidRDefault="00C953A1" w:rsidP="00C953A1">
      <w:pPr>
        <w:pStyle w:val="Code"/>
        <w:rPr>
          <w:highlight w:val="white"/>
        </w:rPr>
      </w:pPr>
      <w:r w:rsidRPr="00C953A1">
        <w:rPr>
          <w:highlight w:val="white"/>
        </w:rPr>
        <w:t xml:space="preserve">      AddAssemblyCode(AssemblyOperator.mov, track,</w:t>
      </w:r>
    </w:p>
    <w:p w14:paraId="54151D37" w14:textId="77777777" w:rsidR="00C953A1" w:rsidRPr="00C953A1" w:rsidRDefault="00C953A1" w:rsidP="00C953A1">
      <w:pPr>
        <w:pStyle w:val="Code"/>
        <w:rPr>
          <w:highlight w:val="white"/>
        </w:rPr>
      </w:pPr>
      <w:r w:rsidRPr="00C953A1">
        <w:rPr>
          <w:highlight w:val="white"/>
        </w:rPr>
        <w:t xml:space="preserve">                  AssemblyCode.FrameRegister,</w:t>
      </w:r>
    </w:p>
    <w:p w14:paraId="490EA0D2" w14:textId="77777777" w:rsidR="00C953A1" w:rsidRPr="00C953A1" w:rsidRDefault="00C953A1" w:rsidP="00C953A1">
      <w:pPr>
        <w:pStyle w:val="Code"/>
        <w:rPr>
          <w:highlight w:val="white"/>
        </w:rPr>
      </w:pPr>
      <w:r w:rsidRPr="00C953A1">
        <w:rPr>
          <w:highlight w:val="white"/>
        </w:rPr>
        <w:t xml:space="preserve">                  SymbolTable.ReturnAddressOffset);</w:t>
      </w:r>
    </w:p>
    <w:p w14:paraId="513C69F6" w14:textId="77777777" w:rsidR="00C953A1" w:rsidRPr="00C953A1" w:rsidRDefault="00C953A1" w:rsidP="00C953A1">
      <w:pPr>
        <w:pStyle w:val="Code"/>
        <w:rPr>
          <w:highlight w:val="white"/>
        </w:rPr>
      </w:pPr>
      <w:r w:rsidRPr="00C953A1">
        <w:rPr>
          <w:highlight w:val="white"/>
        </w:rPr>
        <w:t xml:space="preserve">      AddAssemblyCode(AssemblyOperator.mov, AssemblyCode.EllipseRegister,</w:t>
      </w:r>
    </w:p>
    <w:p w14:paraId="15B9DBC2" w14:textId="77777777" w:rsidR="00C953A1" w:rsidRPr="00C953A1" w:rsidRDefault="00C953A1" w:rsidP="00C953A1">
      <w:pPr>
        <w:pStyle w:val="Code"/>
        <w:rPr>
          <w:highlight w:val="white"/>
        </w:rPr>
      </w:pPr>
      <w:r w:rsidRPr="00C953A1">
        <w:rPr>
          <w:highlight w:val="white"/>
        </w:rPr>
        <w:t xml:space="preserve">                      AssemblyCode.FrameRegister,</w:t>
      </w:r>
    </w:p>
    <w:p w14:paraId="16306FB4" w14:textId="77777777" w:rsidR="00C953A1" w:rsidRPr="00C953A1" w:rsidRDefault="00C953A1" w:rsidP="00C953A1">
      <w:pPr>
        <w:pStyle w:val="Code"/>
        <w:rPr>
          <w:highlight w:val="white"/>
        </w:rPr>
      </w:pPr>
      <w:r w:rsidRPr="00C953A1">
        <w:rPr>
          <w:highlight w:val="white"/>
        </w:rPr>
        <w:t xml:space="preserve">                      SymbolTable.EllipseFrameOffset);</w:t>
      </w:r>
    </w:p>
    <w:p w14:paraId="5B3A1824" w14:textId="77777777" w:rsidR="00C953A1" w:rsidRPr="00C953A1" w:rsidRDefault="00C953A1" w:rsidP="00C953A1">
      <w:pPr>
        <w:pStyle w:val="Code"/>
        <w:rPr>
          <w:highlight w:val="white"/>
        </w:rPr>
      </w:pPr>
      <w:r w:rsidRPr="00C953A1">
        <w:rPr>
          <w:highlight w:val="white"/>
        </w:rPr>
        <w:t xml:space="preserve">      AddAssemblyCode(AssemblyOperator.mov, AssemblyCode.FrameRegister,</w:t>
      </w:r>
    </w:p>
    <w:p w14:paraId="5EBD0F6B" w14:textId="77777777" w:rsidR="00C953A1" w:rsidRPr="00C953A1" w:rsidRDefault="00C953A1" w:rsidP="00C953A1">
      <w:pPr>
        <w:pStyle w:val="Code"/>
        <w:rPr>
          <w:highlight w:val="white"/>
        </w:rPr>
      </w:pPr>
      <w:r w:rsidRPr="00C953A1">
        <w:rPr>
          <w:highlight w:val="white"/>
        </w:rPr>
        <w:t xml:space="preserve">                      AssemblyCode.FrameRegister,</w:t>
      </w:r>
    </w:p>
    <w:p w14:paraId="16055CC2" w14:textId="77777777" w:rsidR="00C953A1" w:rsidRPr="00C953A1" w:rsidRDefault="00C953A1" w:rsidP="00C953A1">
      <w:pPr>
        <w:pStyle w:val="Code"/>
        <w:rPr>
          <w:highlight w:val="white"/>
        </w:rPr>
      </w:pPr>
      <w:r w:rsidRPr="00C953A1">
        <w:rPr>
          <w:highlight w:val="white"/>
        </w:rPr>
        <w:t xml:space="preserve">                      SymbolTable.RegularFrameOffset);</w:t>
      </w:r>
    </w:p>
    <w:p w14:paraId="66C42CA1" w14:textId="77777777" w:rsidR="00C953A1" w:rsidRPr="00C953A1" w:rsidRDefault="00C953A1" w:rsidP="00C953A1">
      <w:pPr>
        <w:pStyle w:val="Code"/>
        <w:rPr>
          <w:highlight w:val="white"/>
        </w:rPr>
      </w:pPr>
      <w:r w:rsidRPr="00C953A1">
        <w:rPr>
          <w:highlight w:val="white"/>
        </w:rPr>
        <w:t xml:space="preserve">      AddAssemblyCode(AssemblyOperator.jmp, track);</w:t>
      </w:r>
    </w:p>
    <w:p w14:paraId="0EF1187F" w14:textId="77777777" w:rsidR="00C953A1" w:rsidRPr="00C953A1" w:rsidRDefault="00C953A1" w:rsidP="00C953A1">
      <w:pPr>
        <w:pStyle w:val="Code"/>
        <w:rPr>
          <w:highlight w:val="white"/>
        </w:rPr>
      </w:pPr>
      <w:r w:rsidRPr="00C953A1">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550DAFC" w:rsidR="005F3BC8" w:rsidRPr="000E343D" w:rsidRDefault="00035673" w:rsidP="005F3BC8">
      <w:pPr>
        <w:rPr>
          <w:highlight w:val="white"/>
        </w:rPr>
      </w:pPr>
      <w:r>
        <w:rPr>
          <w:highlight w:val="white"/>
        </w:rPr>
        <w:t xml:space="preserve">We </w:t>
      </w:r>
      <w:r w:rsidR="005F3BC8">
        <w:rPr>
          <w:highlight w:val="white"/>
        </w:rPr>
        <w:t xml:space="preserve">call </w:t>
      </w:r>
      <w:r w:rsidR="005F3BC8" w:rsidRPr="003E3966">
        <w:rPr>
          <w:rStyle w:val="KeyWord0"/>
          <w:highlight w:val="white"/>
        </w:rPr>
        <w:t>CheckRegister</w:t>
      </w:r>
      <w:r w:rsidR="005F3BC8">
        <w:rPr>
          <w:highlight w:val="white"/>
        </w:rPr>
        <w:t xml:space="preserve"> </w:t>
      </w:r>
      <w:r>
        <w:rPr>
          <w:highlight w:val="white"/>
        </w:rPr>
        <w:t xml:space="preserve">to </w:t>
      </w:r>
      <w:r w:rsidR="005F3BC8">
        <w:rPr>
          <w:highlight w:val="white"/>
        </w:rPr>
        <w:t xml:space="preserve">make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0E533D9E" w:rsidR="000E343D" w:rsidRPr="000E343D" w:rsidRDefault="000E343D" w:rsidP="000E343D">
      <w:pPr>
        <w:pStyle w:val="Code"/>
        <w:rPr>
          <w:highlight w:val="white"/>
        </w:rPr>
      </w:pPr>
      <w:r w:rsidRPr="000E343D">
        <w:rPr>
          <w:highlight w:val="white"/>
        </w:rPr>
        <w:t xml:space="preserve">                                    returnSymbol.Type.</w:t>
      </w:r>
      <w:r w:rsidR="0058084A">
        <w:rPr>
          <w:highlight w:val="white"/>
        </w:rPr>
        <w:t>SizeArray</w:t>
      </w:r>
      <w:r w:rsidRPr="000E343D">
        <w:rPr>
          <w:highlight w:val="white"/>
        </w:rPr>
        <w:t>());</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0C6A24FF" w:rsidR="000E343D" w:rsidRDefault="000E343D" w:rsidP="000E343D">
      <w:pPr>
        <w:pStyle w:val="Code"/>
        <w:rPr>
          <w:highlight w:val="white"/>
        </w:rPr>
      </w:pPr>
      <w:r w:rsidRPr="000E343D">
        <w:rPr>
          <w:highlight w:val="white"/>
        </w:rPr>
        <w:t xml:space="preserve">    }</w:t>
      </w:r>
    </w:p>
    <w:p w14:paraId="3B4D1F6A" w14:textId="4625DCBC"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lastRenderedPageBreak/>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79591085" w14:textId="77777777" w:rsidR="00710964" w:rsidRDefault="00710964" w:rsidP="00EC4BC5">
      <w:pPr>
        <w:pStyle w:val="Code"/>
        <w:rPr>
          <w:highlight w:val="white"/>
        </w:rPr>
      </w:pPr>
    </w:p>
    <w:p w14:paraId="3F867295" w14:textId="1D88DF93" w:rsidR="00EC4BC5" w:rsidRDefault="00EC4BC5" w:rsidP="00EC4BC5">
      <w:pPr>
        <w:pStyle w:val="Code"/>
        <w:rPr>
          <w:highlight w:val="white"/>
        </w:rPr>
      </w:pPr>
      <w:r w:rsidRPr="007B4210">
        <w:rPr>
          <w:highlight w:val="white"/>
        </w:rPr>
        <w:t xml:space="preserve">      if (Start.Windows) {</w:t>
      </w:r>
    </w:p>
    <w:p w14:paraId="26F5BA6F" w14:textId="794911C4" w:rsidR="00710964" w:rsidRPr="007B4210" w:rsidRDefault="00710964" w:rsidP="00EC4BC5">
      <w:pPr>
        <w:pStyle w:val="Code"/>
        <w:rPr>
          <w:highlight w:val="white"/>
        </w:rPr>
      </w:pPr>
      <w:r>
        <w:rPr>
          <w:highlight w:val="white"/>
        </w:rPr>
        <w:t xml:space="preserve">        // ...</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0EE034E7"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bookmarkStart w:id="430" w:name="_Toc54119954"/>
      <w:r>
        <w:rPr>
          <w:highlight w:val="white"/>
        </w:rPr>
        <w:t>Load and Inspect Registers</w:t>
      </w:r>
      <w:bookmarkEnd w:id="430"/>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lastRenderedPageBreak/>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bookmarkStart w:id="431" w:name="_Toc54119955"/>
      <w:r>
        <w:rPr>
          <w:highlight w:val="white"/>
        </w:rPr>
        <w:t>Initialization</w:t>
      </w:r>
      <w:bookmarkEnd w:id="431"/>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lastRenderedPageBreak/>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5AE46892" w14:textId="1FAD5CDD" w:rsidR="000E4DA6" w:rsidRPr="00533A30" w:rsidRDefault="000E4DA6" w:rsidP="000E4DA6">
      <w:pPr>
        <w:pStyle w:val="Rubrik3"/>
        <w:rPr>
          <w:highlight w:val="white"/>
        </w:rPr>
      </w:pPr>
      <w:bookmarkStart w:id="432" w:name="_Toc54119956"/>
      <w:r>
        <w:rPr>
          <w:highlight w:val="white"/>
        </w:rPr>
        <w:t>Integral Multipl</w:t>
      </w:r>
      <w:r w:rsidR="00285456">
        <w:rPr>
          <w:highlight w:val="white"/>
        </w:rPr>
        <w:t>i</w:t>
      </w:r>
      <w:r>
        <w:rPr>
          <w:highlight w:val="white"/>
        </w:rPr>
        <w:t>cation, Division, and Modulo</w:t>
      </w:r>
      <w:bookmarkEnd w:id="432"/>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 xml:space="preserve">integral </w:t>
      </w:r>
      <w:proofErr w:type="gramStart"/>
      <w:r w:rsidR="009E53E4">
        <w:rPr>
          <w:highlight w:val="white"/>
        </w:rPr>
        <w:t>operators</w:t>
      </w:r>
      <w:proofErr w:type="gramEnd"/>
      <w:r w:rsidR="009E53E4">
        <w:rPr>
          <w:highlight w:val="white"/>
        </w:rPr>
        <w:t xml:space="preserve">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 xml:space="preserve">integral operations, we cannot give an integer value directly. Instead, we </w:t>
      </w:r>
      <w:proofErr w:type="gramStart"/>
      <w:r w:rsidR="0011692D">
        <w:rPr>
          <w:highlight w:val="white"/>
        </w:rPr>
        <w:t>have to</w:t>
      </w:r>
      <w:proofErr w:type="gramEnd"/>
      <w:r w:rsidR="0011692D">
        <w:rPr>
          <w:highlight w:val="white"/>
        </w:rPr>
        <w:t xml:space="preserve">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34A1EA0B" w:rsidR="008D520A" w:rsidRPr="00BF638D" w:rsidRDefault="00955B86" w:rsidP="00955B86">
      <w:pPr>
        <w:rPr>
          <w:highlight w:val="white"/>
        </w:rPr>
      </w:pPr>
      <w:r>
        <w:rPr>
          <w:highlight w:val="white"/>
        </w:rPr>
        <w:lastRenderedPageBreak/>
        <w:t xml:space="preserve">Then we clear the zero register by </w:t>
      </w:r>
      <w:r w:rsidR="00E9358C">
        <w:rPr>
          <w:highlight w:val="white"/>
        </w:rPr>
        <w:t>perform</w:t>
      </w:r>
      <w:r>
        <w:rPr>
          <w:highlight w:val="white"/>
        </w:rPr>
        <w:t xml:space="preserve"> the </w:t>
      </w:r>
      <w:r w:rsidR="00E9358C">
        <w:rPr>
          <w:highlight w:val="white"/>
        </w:rPr>
        <w:t>exclusive</w:t>
      </w:r>
      <w:r>
        <w:rPr>
          <w:highlight w:val="white"/>
        </w:rPr>
        <w:t xml:space="preserve"> operation on itself, which is an </w:t>
      </w:r>
      <w:r w:rsidR="00E9358C">
        <w:rPr>
          <w:highlight w:val="white"/>
        </w:rPr>
        <w:t>effective</w:t>
      </w:r>
      <w:r>
        <w:rPr>
          <w:highlight w:val="white"/>
        </w:rPr>
        <w:t xml:space="preserve"> way to clear a register</w:t>
      </w:r>
      <w:r w:rsidR="00871B84">
        <w:rPr>
          <w:highlight w:val="white"/>
        </w:rPr>
        <w:t xml:space="preserve">, </w:t>
      </w:r>
      <w:proofErr w:type="gramStart"/>
      <w:r w:rsidR="00871B84">
        <w:rPr>
          <w:highlight w:val="white"/>
        </w:rPr>
        <w:t>in order to</w:t>
      </w:r>
      <w:proofErr w:type="gramEnd"/>
      <w:r w:rsidR="00871B84">
        <w:rPr>
          <w:highlight w:val="white"/>
        </w:rPr>
        <w:t xml:space="preserve">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D59DCE0" w:rsidR="00BE3EA8" w:rsidRDefault="00F078AC" w:rsidP="00B6354B">
      <w:pPr>
        <w:rPr>
          <w:highlight w:val="white"/>
        </w:rPr>
      </w:pPr>
      <w:r>
        <w:rPr>
          <w:highlight w:val="white"/>
        </w:rPr>
        <w:t xml:space="preserve">When the operation is done, we need to </w:t>
      </w:r>
      <w:r w:rsidR="00B6354B">
        <w:rPr>
          <w:highlight w:val="white"/>
        </w:rPr>
        <w:t xml:space="preserve">find out </w:t>
      </w:r>
      <w:r w:rsidR="004C73C1">
        <w:rPr>
          <w:highlight w:val="white"/>
        </w:rPr>
        <w:t>which</w:t>
      </w:r>
      <w:r w:rsidR="00B6354B">
        <w:rPr>
          <w:highlight w:val="white"/>
        </w:rPr>
        <w:t xml:space="preserve">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5DF591FE" w:rsidR="00E622E4" w:rsidRPr="00E622E4" w:rsidRDefault="00E622E4" w:rsidP="00E622E4">
      <w:pPr>
        <w:pStyle w:val="Code"/>
        <w:rPr>
          <w:highlight w:val="white"/>
        </w:rPr>
      </w:pPr>
      <w:r w:rsidRPr="00E622E4">
        <w:rPr>
          <w:highlight w:val="white"/>
        </w:rPr>
        <w:t xml:space="preserve">      if (resultSymbol.</w:t>
      </w:r>
      <w:r w:rsidR="005D1A38">
        <w:rPr>
          <w:highlight w:val="white"/>
        </w:rPr>
        <w:t>Is</w:t>
      </w:r>
      <w:r w:rsidR="00986125">
        <w:rPr>
          <w:highlight w:val="white"/>
        </w:rPr>
        <w:t>Temporary</w:t>
      </w:r>
      <w:r w:rsidR="005D1A38">
        <w:rPr>
          <w:highlight w:val="white"/>
        </w:rPr>
        <w:t>()</w:t>
      </w:r>
      <w:r w:rsidRPr="00E622E4">
        <w:rPr>
          <w:highlight w:val="white"/>
        </w:rPr>
        <w:t>)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bookmarkStart w:id="433" w:name="_Toc54119957"/>
      <w:r w:rsidRPr="002F73EF">
        <w:rPr>
          <w:highlight w:val="white"/>
        </w:rPr>
        <w:lastRenderedPageBreak/>
        <w:t>Integral Assignment and Parameters</w:t>
      </w:r>
      <w:bookmarkEnd w:id="433"/>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 xml:space="preserve">If the result symbol is temporary and its address symbol is null, we are facing the assignment of a conditional expression. The only other cases when a temporary symbol is assigned is in case of a </w:t>
      </w:r>
      <w:proofErr w:type="spellStart"/>
      <w:r>
        <w:rPr>
          <w:highlight w:val="white"/>
        </w:rPr>
        <w:t>dereferred</w:t>
      </w:r>
      <w:proofErr w:type="spellEnd"/>
      <w:r>
        <w:rPr>
          <w:highlight w:val="white"/>
        </w:rPr>
        <w:t>, index, or arrow expression. However, in those cases, the address symbol is not null.</w:t>
      </w:r>
    </w:p>
    <w:p w14:paraId="44D82F5D" w14:textId="218EAD6E" w:rsidR="007D3487" w:rsidRPr="007D3487" w:rsidRDefault="007D3487" w:rsidP="007D3487">
      <w:pPr>
        <w:pStyle w:val="Code"/>
        <w:rPr>
          <w:highlight w:val="white"/>
        </w:rPr>
      </w:pPr>
      <w:r w:rsidRPr="007D3487">
        <w:rPr>
          <w:highlight w:val="white"/>
        </w:rPr>
        <w:t xml:space="preserve">      if (resultSymbol.</w:t>
      </w:r>
      <w:r w:rsidR="00380086">
        <w:rPr>
          <w:highlight w:val="white"/>
        </w:rPr>
        <w:t>Is</w:t>
      </w:r>
      <w:r w:rsidR="00986125">
        <w:rPr>
          <w:highlight w:val="white"/>
        </w:rPr>
        <w:t>Temporary</w:t>
      </w:r>
      <w:r w:rsidR="00380086">
        <w:rPr>
          <w:highlight w:val="white"/>
        </w:rPr>
        <w:t>()</w:t>
      </w:r>
      <w:r w:rsidRPr="007D3487">
        <w:rPr>
          <w:highlight w:val="white"/>
        </w:rPr>
        <w:t>)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lastRenderedPageBreak/>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 xml:space="preserve">If the assign symbol is an array, function, string, or static address, we move its address rather than </w:t>
      </w:r>
      <w:proofErr w:type="spellStart"/>
      <w:r>
        <w:rPr>
          <w:highlight w:val="white"/>
        </w:rPr>
        <w:t>ist</w:t>
      </w:r>
      <w:proofErr w:type="spellEnd"/>
      <w:r>
        <w:rPr>
          <w:highlight w:val="white"/>
        </w:rPr>
        <w:t xml:space="preserve">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 xml:space="preserve">In case of an integer value, there is a special case due to technical limitations if the size is eight bytes. In that case we </w:t>
      </w:r>
      <w:proofErr w:type="gramStart"/>
      <w:r>
        <w:rPr>
          <w:highlight w:val="white"/>
        </w:rPr>
        <w:t>have to</w:t>
      </w:r>
      <w:proofErr w:type="gramEnd"/>
      <w:r>
        <w:rPr>
          <w:highlight w:val="white"/>
        </w:rPr>
        <w:t xml:space="preserve">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6E51EFB7" w14:textId="77777777" w:rsidR="00184AA8" w:rsidRPr="00533A30" w:rsidRDefault="00184AA8" w:rsidP="00184AA8">
      <w:pPr>
        <w:pStyle w:val="Rubrik3"/>
        <w:rPr>
          <w:highlight w:val="white"/>
        </w:rPr>
      </w:pPr>
      <w:bookmarkStart w:id="434" w:name="_Toc54119958"/>
      <w:r>
        <w:rPr>
          <w:highlight w:val="white"/>
        </w:rPr>
        <w:t>Unary Integral Operations</w:t>
      </w:r>
      <w:bookmarkEnd w:id="434"/>
    </w:p>
    <w:p w14:paraId="58663A23" w14:textId="77777777" w:rsidR="00184AA8" w:rsidRPr="00533A30" w:rsidRDefault="00184AA8" w:rsidP="00184AA8">
      <w:pPr>
        <w:rPr>
          <w:highlight w:val="white"/>
        </w:rPr>
      </w:pPr>
      <w:r>
        <w:rPr>
          <w:highlight w:val="white"/>
        </w:rPr>
        <w:t xml:space="preserve">The </w:t>
      </w:r>
      <w:r w:rsidRPr="00E1130D">
        <w:rPr>
          <w:rStyle w:val="KeyWord0"/>
          <w:highlight w:val="white"/>
        </w:rPr>
        <w:t>Unary</w:t>
      </w:r>
      <w:r>
        <w:rPr>
          <w:highlight w:val="white"/>
        </w:rPr>
        <w:t xml:space="preserve"> method is called to add code for </w:t>
      </w:r>
      <w:r w:rsidRPr="00500281">
        <w:rPr>
          <w:highlight w:val="white"/>
        </w:rPr>
        <w:t xml:space="preserve">unary </w:t>
      </w:r>
      <w:r>
        <w:rPr>
          <w:highlight w:val="white"/>
        </w:rPr>
        <w:t>subtraction</w:t>
      </w:r>
      <w:r w:rsidRPr="00500281">
        <w:rPr>
          <w:highlight w:val="white"/>
        </w:rPr>
        <w:t xml:space="preserve"> and bitwise not</w:t>
      </w:r>
      <w:r>
        <w:rPr>
          <w:highlight w:val="white"/>
        </w:rPr>
        <w:t>. There is also unary addition, but it generates no code.</w:t>
      </w:r>
    </w:p>
    <w:p w14:paraId="64D137E4" w14:textId="77777777" w:rsidR="00184AA8" w:rsidRDefault="00184AA8" w:rsidP="00184AA8">
      <w:pPr>
        <w:rPr>
          <w:highlight w:val="white"/>
        </w:rPr>
      </w:pPr>
      <w:r>
        <w:rPr>
          <w:highlight w:val="white"/>
        </w:rPr>
        <w:lastRenderedPageBreak/>
        <w:t xml:space="preserve">First, we need a map from middle code operators to assembly code operators for integral types. We will use the map in the </w:t>
      </w:r>
      <w:r w:rsidRPr="00F91C11">
        <w:rPr>
          <w:rStyle w:val="KeyWord0"/>
          <w:highlight w:val="white"/>
        </w:rPr>
        <w:t>IntegralUnary</w:t>
      </w:r>
      <w:r>
        <w:rPr>
          <w:highlight w:val="white"/>
        </w:rPr>
        <w:t xml:space="preserve"> and </w:t>
      </w:r>
      <w:r w:rsidRPr="00F91C11">
        <w:rPr>
          <w:rStyle w:val="KeyWord0"/>
          <w:highlight w:val="white"/>
        </w:rPr>
        <w:t>IntegralBinary</w:t>
      </w:r>
      <w:r>
        <w:rPr>
          <w:highlight w:val="white"/>
        </w:rPr>
        <w:t xml:space="preserve"> methods.</w:t>
      </w:r>
    </w:p>
    <w:p w14:paraId="495A043D" w14:textId="77777777" w:rsidR="00184AA8" w:rsidRPr="006E4B59" w:rsidRDefault="00184AA8" w:rsidP="00184AA8">
      <w:pPr>
        <w:pStyle w:val="Code"/>
        <w:rPr>
          <w:highlight w:val="white"/>
        </w:rPr>
      </w:pPr>
      <w:r w:rsidRPr="006E4B59">
        <w:rPr>
          <w:highlight w:val="white"/>
        </w:rPr>
        <w:t xml:space="preserve">    public static IDictionary&lt;MiddleOperator,AssemblyOperator&gt;</w:t>
      </w:r>
    </w:p>
    <w:p w14:paraId="1D616CE8" w14:textId="77777777" w:rsidR="00184AA8" w:rsidRPr="006E4B59" w:rsidRDefault="00184AA8" w:rsidP="00184AA8">
      <w:pPr>
        <w:pStyle w:val="Code"/>
        <w:rPr>
          <w:highlight w:val="white"/>
        </w:rPr>
      </w:pPr>
      <w:r w:rsidRPr="006E4B59">
        <w:rPr>
          <w:highlight w:val="white"/>
        </w:rPr>
        <w:t xml:space="preserve">      m_middleToIntegralMap =</w:t>
      </w:r>
    </w:p>
    <w:p w14:paraId="3D9BC477" w14:textId="77777777" w:rsidR="00184AA8" w:rsidRPr="006E4B59" w:rsidRDefault="00184AA8" w:rsidP="00184AA8">
      <w:pPr>
        <w:pStyle w:val="Code"/>
        <w:rPr>
          <w:highlight w:val="white"/>
        </w:rPr>
      </w:pPr>
      <w:r w:rsidRPr="006E4B59">
        <w:rPr>
          <w:highlight w:val="white"/>
        </w:rPr>
        <w:t xml:space="preserve">      new Dictionary&lt;MiddleOperator,AssemblyOperator&gt;() {</w:t>
      </w:r>
    </w:p>
    <w:p w14:paraId="1BCCEE50" w14:textId="77777777" w:rsidR="00184AA8" w:rsidRPr="006E4B59" w:rsidRDefault="00184AA8" w:rsidP="00184AA8">
      <w:pPr>
        <w:pStyle w:val="Code"/>
        <w:rPr>
          <w:highlight w:val="white"/>
        </w:rPr>
      </w:pPr>
      <w:r w:rsidRPr="006E4B59">
        <w:rPr>
          <w:highlight w:val="white"/>
        </w:rPr>
        <w:t xml:space="preserve">        {MiddleOperator.BitwiseNot, AssemblyOperator.not},</w:t>
      </w:r>
    </w:p>
    <w:p w14:paraId="1FDF27D0" w14:textId="77777777" w:rsidR="00184AA8" w:rsidRPr="006E4B59" w:rsidRDefault="00184AA8" w:rsidP="00184AA8">
      <w:pPr>
        <w:pStyle w:val="Code"/>
        <w:rPr>
          <w:highlight w:val="white"/>
        </w:rPr>
      </w:pPr>
      <w:r w:rsidRPr="006E4B59">
        <w:rPr>
          <w:highlight w:val="white"/>
        </w:rPr>
        <w:t xml:space="preserve">        {MiddleOperator.UnarySubtract, AssemblyOperator.neg},</w:t>
      </w:r>
    </w:p>
    <w:p w14:paraId="4F072B9B" w14:textId="77777777" w:rsidR="00184AA8" w:rsidRPr="006E4B59" w:rsidRDefault="00184AA8" w:rsidP="00184AA8">
      <w:pPr>
        <w:pStyle w:val="Code"/>
        <w:rPr>
          <w:highlight w:val="white"/>
        </w:rPr>
      </w:pPr>
      <w:r w:rsidRPr="006E4B59">
        <w:rPr>
          <w:highlight w:val="white"/>
        </w:rPr>
        <w:t xml:space="preserve">        {MiddleOperator.SignedMultiply, AssemblyOperator.imul},</w:t>
      </w:r>
    </w:p>
    <w:p w14:paraId="6120B95D" w14:textId="77777777" w:rsidR="00184AA8" w:rsidRPr="006E4B59" w:rsidRDefault="00184AA8" w:rsidP="00184AA8">
      <w:pPr>
        <w:pStyle w:val="Code"/>
        <w:rPr>
          <w:highlight w:val="white"/>
        </w:rPr>
      </w:pPr>
      <w:r w:rsidRPr="006E4B59">
        <w:rPr>
          <w:highlight w:val="white"/>
        </w:rPr>
        <w:t xml:space="preserve">        {MiddleOperator.SignedDivide, AssemblyOperator.idiv},</w:t>
      </w:r>
    </w:p>
    <w:p w14:paraId="3F741FBE" w14:textId="77777777" w:rsidR="00184AA8" w:rsidRPr="006E4B59" w:rsidRDefault="00184AA8" w:rsidP="00184AA8">
      <w:pPr>
        <w:pStyle w:val="Code"/>
        <w:rPr>
          <w:highlight w:val="white"/>
        </w:rPr>
      </w:pPr>
      <w:r w:rsidRPr="006E4B59">
        <w:rPr>
          <w:highlight w:val="white"/>
        </w:rPr>
        <w:t xml:space="preserve">        {MiddleOperator.SignedModulo, AssemblyOperator.idiv},</w:t>
      </w:r>
    </w:p>
    <w:p w14:paraId="64F298A2" w14:textId="77777777" w:rsidR="00184AA8" w:rsidRPr="006E4B59" w:rsidRDefault="00184AA8" w:rsidP="00184AA8">
      <w:pPr>
        <w:pStyle w:val="Code"/>
        <w:rPr>
          <w:highlight w:val="white"/>
        </w:rPr>
      </w:pPr>
      <w:r w:rsidRPr="006E4B59">
        <w:rPr>
          <w:highlight w:val="white"/>
        </w:rPr>
        <w:t xml:space="preserve">        {MiddleOperator.UnsignedMultiply, AssemblyOperator.mul},</w:t>
      </w:r>
    </w:p>
    <w:p w14:paraId="49D66C2C" w14:textId="77777777" w:rsidR="00184AA8" w:rsidRPr="006E4B59" w:rsidRDefault="00184AA8" w:rsidP="00184AA8">
      <w:pPr>
        <w:pStyle w:val="Code"/>
        <w:rPr>
          <w:highlight w:val="white"/>
        </w:rPr>
      </w:pPr>
      <w:r w:rsidRPr="006E4B59">
        <w:rPr>
          <w:highlight w:val="white"/>
        </w:rPr>
        <w:t xml:space="preserve">        {MiddleOperator.UnsignedDivide, AssemblyOperator.div},</w:t>
      </w:r>
    </w:p>
    <w:p w14:paraId="4200AE59" w14:textId="77777777" w:rsidR="00184AA8" w:rsidRPr="006E4B59" w:rsidRDefault="00184AA8" w:rsidP="00184AA8">
      <w:pPr>
        <w:pStyle w:val="Code"/>
        <w:rPr>
          <w:highlight w:val="white"/>
        </w:rPr>
      </w:pPr>
      <w:r w:rsidRPr="006E4B59">
        <w:rPr>
          <w:highlight w:val="white"/>
        </w:rPr>
        <w:t xml:space="preserve">        {MiddleOperator.UnsignedModulo, AssemblyOperator.div},</w:t>
      </w:r>
    </w:p>
    <w:p w14:paraId="2F2D686C" w14:textId="77777777" w:rsidR="00184AA8" w:rsidRPr="006E4B59" w:rsidRDefault="00184AA8" w:rsidP="00184AA8">
      <w:pPr>
        <w:pStyle w:val="Code"/>
        <w:rPr>
          <w:highlight w:val="white"/>
        </w:rPr>
      </w:pPr>
      <w:r w:rsidRPr="006E4B59">
        <w:rPr>
          <w:highlight w:val="white"/>
        </w:rPr>
        <w:t xml:space="preserve">        {MiddleOperator.Assign, AssemblyOperator.mov},</w:t>
      </w:r>
    </w:p>
    <w:p w14:paraId="7C0BB3C6" w14:textId="77777777" w:rsidR="00184AA8" w:rsidRPr="006E4B59" w:rsidRDefault="00184AA8" w:rsidP="00184AA8">
      <w:pPr>
        <w:pStyle w:val="Code"/>
        <w:rPr>
          <w:highlight w:val="white"/>
        </w:rPr>
      </w:pPr>
      <w:r w:rsidRPr="006E4B59">
        <w:rPr>
          <w:highlight w:val="white"/>
        </w:rPr>
        <w:t xml:space="preserve">        {MiddleOperator.BinaryAdd, AssemblyOperator.add},</w:t>
      </w:r>
    </w:p>
    <w:p w14:paraId="67FCAA23" w14:textId="77777777" w:rsidR="00184AA8" w:rsidRPr="006E4B59" w:rsidRDefault="00184AA8" w:rsidP="00184AA8">
      <w:pPr>
        <w:pStyle w:val="Code"/>
        <w:rPr>
          <w:highlight w:val="white"/>
        </w:rPr>
      </w:pPr>
      <w:r w:rsidRPr="006E4B59">
        <w:rPr>
          <w:highlight w:val="white"/>
        </w:rPr>
        <w:t xml:space="preserve">        {MiddleOperator.BinarySubtract, AssemblyOperator.sub},</w:t>
      </w:r>
    </w:p>
    <w:p w14:paraId="6318009E" w14:textId="77777777" w:rsidR="00184AA8" w:rsidRPr="006E4B59" w:rsidRDefault="00184AA8" w:rsidP="00184AA8">
      <w:pPr>
        <w:pStyle w:val="Code"/>
        <w:rPr>
          <w:highlight w:val="white"/>
        </w:rPr>
      </w:pPr>
      <w:r w:rsidRPr="006E4B59">
        <w:rPr>
          <w:highlight w:val="white"/>
        </w:rPr>
        <w:t xml:space="preserve">        {MiddleOperator.BitwiseAnd, AssemblyOperator.and},</w:t>
      </w:r>
    </w:p>
    <w:p w14:paraId="2ADC8990" w14:textId="77777777" w:rsidR="00184AA8" w:rsidRPr="006E4B59" w:rsidRDefault="00184AA8" w:rsidP="00184AA8">
      <w:pPr>
        <w:pStyle w:val="Code"/>
        <w:rPr>
          <w:highlight w:val="white"/>
        </w:rPr>
      </w:pPr>
      <w:r w:rsidRPr="006E4B59">
        <w:rPr>
          <w:highlight w:val="white"/>
        </w:rPr>
        <w:t xml:space="preserve">        {MiddleOperator.BitwiseOr, AssemblyOperator.or},</w:t>
      </w:r>
    </w:p>
    <w:p w14:paraId="69961CD2" w14:textId="77777777" w:rsidR="00184AA8" w:rsidRPr="006E4B59" w:rsidRDefault="00184AA8" w:rsidP="00184AA8">
      <w:pPr>
        <w:pStyle w:val="Code"/>
        <w:rPr>
          <w:highlight w:val="white"/>
        </w:rPr>
      </w:pPr>
      <w:r w:rsidRPr="006E4B59">
        <w:rPr>
          <w:highlight w:val="white"/>
        </w:rPr>
        <w:t xml:space="preserve">        {MiddleOperator.BitwiseXOr, AssemblyOperator.xor},</w:t>
      </w:r>
    </w:p>
    <w:p w14:paraId="3EDC9761" w14:textId="77777777" w:rsidR="00184AA8" w:rsidRPr="006E4B59" w:rsidRDefault="00184AA8" w:rsidP="00184AA8">
      <w:pPr>
        <w:pStyle w:val="Code"/>
        <w:rPr>
          <w:highlight w:val="white"/>
        </w:rPr>
      </w:pPr>
      <w:r w:rsidRPr="006E4B59">
        <w:rPr>
          <w:highlight w:val="white"/>
        </w:rPr>
        <w:t xml:space="preserve">        {MiddleOperator.ShiftLeft, AssemblyOperator.shl},</w:t>
      </w:r>
    </w:p>
    <w:p w14:paraId="2FA83E14" w14:textId="77777777" w:rsidR="00184AA8" w:rsidRPr="006E4B59" w:rsidRDefault="00184AA8" w:rsidP="00184AA8">
      <w:pPr>
        <w:pStyle w:val="Code"/>
        <w:rPr>
          <w:highlight w:val="white"/>
        </w:rPr>
      </w:pPr>
      <w:r w:rsidRPr="006E4B59">
        <w:rPr>
          <w:highlight w:val="white"/>
        </w:rPr>
        <w:t xml:space="preserve">        {MiddleOperator.ShiftRight, AssemblyOperator.shr},</w:t>
      </w:r>
    </w:p>
    <w:p w14:paraId="646256F0" w14:textId="77777777" w:rsidR="00184AA8" w:rsidRPr="006E4B59" w:rsidRDefault="00184AA8" w:rsidP="00184AA8">
      <w:pPr>
        <w:pStyle w:val="Code"/>
        <w:rPr>
          <w:highlight w:val="white"/>
        </w:rPr>
      </w:pPr>
      <w:r w:rsidRPr="006E4B59">
        <w:rPr>
          <w:highlight w:val="white"/>
        </w:rPr>
        <w:t xml:space="preserve">        {MiddleOperator.Equal, AssemblyOperator.je},</w:t>
      </w:r>
    </w:p>
    <w:p w14:paraId="2BAE0E94" w14:textId="77777777" w:rsidR="00184AA8" w:rsidRPr="006E4B59" w:rsidRDefault="00184AA8" w:rsidP="00184AA8">
      <w:pPr>
        <w:pStyle w:val="Code"/>
        <w:rPr>
          <w:highlight w:val="white"/>
        </w:rPr>
      </w:pPr>
      <w:r w:rsidRPr="006E4B59">
        <w:rPr>
          <w:highlight w:val="white"/>
        </w:rPr>
        <w:t xml:space="preserve">        {MiddleOperator.NotEqual, AssemblyOperator.jne},</w:t>
      </w:r>
    </w:p>
    <w:p w14:paraId="4F7211FD" w14:textId="77777777" w:rsidR="00184AA8" w:rsidRPr="006E4B59" w:rsidRDefault="00184AA8" w:rsidP="00184AA8">
      <w:pPr>
        <w:pStyle w:val="Code"/>
        <w:rPr>
          <w:highlight w:val="white"/>
        </w:rPr>
      </w:pPr>
      <w:r w:rsidRPr="006E4B59">
        <w:rPr>
          <w:highlight w:val="white"/>
        </w:rPr>
        <w:t xml:space="preserve">        {MiddleOperator.Carry, AssemblyOperator.jc},</w:t>
      </w:r>
    </w:p>
    <w:p w14:paraId="66290906" w14:textId="77777777" w:rsidR="00184AA8" w:rsidRPr="006E4B59" w:rsidRDefault="00184AA8" w:rsidP="00184AA8">
      <w:pPr>
        <w:pStyle w:val="Code"/>
        <w:rPr>
          <w:highlight w:val="white"/>
        </w:rPr>
      </w:pPr>
      <w:r w:rsidRPr="006E4B59">
        <w:rPr>
          <w:highlight w:val="white"/>
        </w:rPr>
        <w:t xml:space="preserve">        {MiddleOperator.NotCarry, AssemblyOperator.jnc},</w:t>
      </w:r>
    </w:p>
    <w:p w14:paraId="4F4C1D85" w14:textId="77777777" w:rsidR="00184AA8" w:rsidRPr="006E4B59" w:rsidRDefault="00184AA8" w:rsidP="00184AA8">
      <w:pPr>
        <w:pStyle w:val="Code"/>
        <w:rPr>
          <w:highlight w:val="white"/>
        </w:rPr>
      </w:pPr>
      <w:r w:rsidRPr="006E4B59">
        <w:rPr>
          <w:highlight w:val="white"/>
        </w:rPr>
        <w:t xml:space="preserve">        {MiddleOperator.Compare, AssemblyOperator.cmp},</w:t>
      </w:r>
    </w:p>
    <w:p w14:paraId="36155833" w14:textId="77777777" w:rsidR="00184AA8" w:rsidRPr="006E4B59" w:rsidRDefault="00184AA8" w:rsidP="00184AA8">
      <w:pPr>
        <w:pStyle w:val="Code"/>
        <w:rPr>
          <w:highlight w:val="white"/>
        </w:rPr>
      </w:pPr>
      <w:r w:rsidRPr="006E4B59">
        <w:rPr>
          <w:highlight w:val="white"/>
        </w:rPr>
        <w:t xml:space="preserve">        {MiddleOperator.SignedLessThan, AssemblyOperator.jl},</w:t>
      </w:r>
    </w:p>
    <w:p w14:paraId="6BE5710B" w14:textId="77777777" w:rsidR="00184AA8" w:rsidRPr="006E4B59" w:rsidRDefault="00184AA8" w:rsidP="00184AA8">
      <w:pPr>
        <w:pStyle w:val="Code"/>
        <w:rPr>
          <w:highlight w:val="white"/>
        </w:rPr>
      </w:pPr>
      <w:r w:rsidRPr="006E4B59">
        <w:rPr>
          <w:highlight w:val="white"/>
        </w:rPr>
        <w:t xml:space="preserve">        {MiddleOperator.SignedLessThanEqual,AssemblyOperator.jle},</w:t>
      </w:r>
    </w:p>
    <w:p w14:paraId="5C2EAF00" w14:textId="77777777" w:rsidR="00184AA8" w:rsidRPr="006E4B59" w:rsidRDefault="00184AA8" w:rsidP="00184AA8">
      <w:pPr>
        <w:pStyle w:val="Code"/>
        <w:rPr>
          <w:highlight w:val="white"/>
        </w:rPr>
      </w:pPr>
      <w:r w:rsidRPr="006E4B59">
        <w:rPr>
          <w:highlight w:val="white"/>
        </w:rPr>
        <w:t xml:space="preserve">        {MiddleOperator.SignedGreaterThan, AssemblyOperator.jg},</w:t>
      </w:r>
    </w:p>
    <w:p w14:paraId="05FC8485" w14:textId="77777777" w:rsidR="00184AA8" w:rsidRPr="006E4B59" w:rsidRDefault="00184AA8" w:rsidP="00184AA8">
      <w:pPr>
        <w:pStyle w:val="Code"/>
        <w:rPr>
          <w:highlight w:val="white"/>
        </w:rPr>
      </w:pPr>
      <w:r w:rsidRPr="006E4B59">
        <w:rPr>
          <w:highlight w:val="white"/>
        </w:rPr>
        <w:t xml:space="preserve">        {MiddleOperator.SignedGreaterThanEqual, AssemblyOperator.jge},</w:t>
      </w:r>
    </w:p>
    <w:p w14:paraId="43749CE9" w14:textId="77777777" w:rsidR="00184AA8" w:rsidRPr="006E4B59" w:rsidRDefault="00184AA8" w:rsidP="00184AA8">
      <w:pPr>
        <w:pStyle w:val="Code"/>
        <w:rPr>
          <w:highlight w:val="white"/>
        </w:rPr>
      </w:pPr>
      <w:r w:rsidRPr="006E4B59">
        <w:rPr>
          <w:highlight w:val="white"/>
        </w:rPr>
        <w:t xml:space="preserve">        {MiddleOperator.UnsignedLessThan, AssemblyOperator.jb},</w:t>
      </w:r>
    </w:p>
    <w:p w14:paraId="6BB47221" w14:textId="77777777" w:rsidR="00184AA8" w:rsidRPr="006E4B59" w:rsidRDefault="00184AA8" w:rsidP="00184AA8">
      <w:pPr>
        <w:pStyle w:val="Code"/>
        <w:rPr>
          <w:highlight w:val="white"/>
        </w:rPr>
      </w:pPr>
      <w:r w:rsidRPr="006E4B59">
        <w:rPr>
          <w:highlight w:val="white"/>
        </w:rPr>
        <w:t xml:space="preserve">        {MiddleOperator.UnsignedLessThanEqual, AssemblyOperator.jbe},</w:t>
      </w:r>
    </w:p>
    <w:p w14:paraId="048B53E1" w14:textId="77777777" w:rsidR="00184AA8" w:rsidRPr="006E4B59" w:rsidRDefault="00184AA8" w:rsidP="00184AA8">
      <w:pPr>
        <w:pStyle w:val="Code"/>
        <w:rPr>
          <w:highlight w:val="white"/>
        </w:rPr>
      </w:pPr>
      <w:r w:rsidRPr="006E4B59">
        <w:rPr>
          <w:highlight w:val="white"/>
        </w:rPr>
        <w:t xml:space="preserve">        {MiddleOperator.UnsignedGreaterThan, AssemblyOperator.ja},</w:t>
      </w:r>
    </w:p>
    <w:p w14:paraId="701D83D3" w14:textId="77777777" w:rsidR="00184AA8" w:rsidRPr="006E4B59" w:rsidRDefault="00184AA8" w:rsidP="00184AA8">
      <w:pPr>
        <w:pStyle w:val="Code"/>
        <w:rPr>
          <w:highlight w:val="white"/>
        </w:rPr>
      </w:pPr>
      <w:r w:rsidRPr="006E4B59">
        <w:rPr>
          <w:highlight w:val="white"/>
        </w:rPr>
        <w:t xml:space="preserve">        {MiddleOperator.UnsignedGreaterThanEqual, AssemblyOperator.jae}};</w:t>
      </w:r>
    </w:p>
    <w:p w14:paraId="3757327C" w14:textId="77777777" w:rsidR="00184AA8" w:rsidRPr="006E4B59" w:rsidRDefault="00184AA8" w:rsidP="00184AA8">
      <w:pPr>
        <w:pStyle w:val="Code"/>
        <w:rPr>
          <w:highlight w:val="white"/>
        </w:rPr>
      </w:pPr>
    </w:p>
    <w:p w14:paraId="27388A34" w14:textId="77777777" w:rsidR="00184AA8" w:rsidRPr="006E4B59" w:rsidRDefault="00184AA8" w:rsidP="00184AA8">
      <w:pPr>
        <w:pStyle w:val="Code"/>
        <w:rPr>
          <w:highlight w:val="white"/>
        </w:rPr>
      </w:pPr>
      <w:r w:rsidRPr="006E4B59">
        <w:rPr>
          <w:highlight w:val="white"/>
        </w:rPr>
        <w:t xml:space="preserve">    public void IntegralUnary(MiddleCode middleCode) {</w:t>
      </w:r>
    </w:p>
    <w:p w14:paraId="3F1AA77C" w14:textId="77777777" w:rsidR="00184AA8" w:rsidRPr="006E4B59" w:rsidRDefault="00184AA8" w:rsidP="00184AA8">
      <w:pPr>
        <w:pStyle w:val="Code"/>
        <w:rPr>
          <w:highlight w:val="white"/>
        </w:rPr>
      </w:pPr>
      <w:r w:rsidRPr="006E4B59">
        <w:rPr>
          <w:highlight w:val="white"/>
        </w:rPr>
        <w:t xml:space="preserve">      Symbol resultSymbol = (Symbol)middleCode[0],</w:t>
      </w:r>
    </w:p>
    <w:p w14:paraId="7C981B88" w14:textId="77777777" w:rsidR="00184AA8" w:rsidRPr="006E4B59" w:rsidRDefault="00184AA8" w:rsidP="00184AA8">
      <w:pPr>
        <w:pStyle w:val="Code"/>
        <w:rPr>
          <w:highlight w:val="white"/>
        </w:rPr>
      </w:pPr>
      <w:r w:rsidRPr="006E4B59">
        <w:rPr>
          <w:highlight w:val="white"/>
        </w:rPr>
        <w:t xml:space="preserve">             unarySymbol = (Symbol)middleCode[1];</w:t>
      </w:r>
    </w:p>
    <w:p w14:paraId="7265284A" w14:textId="77777777" w:rsidR="00184AA8" w:rsidRPr="006E4B59" w:rsidRDefault="00184AA8" w:rsidP="00184AA8">
      <w:pPr>
        <w:pStyle w:val="Code"/>
        <w:rPr>
          <w:highlight w:val="white"/>
        </w:rPr>
      </w:pPr>
      <w:r w:rsidRPr="006E4B59">
        <w:rPr>
          <w:highlight w:val="white"/>
        </w:rPr>
        <w:t xml:space="preserve">      IntegralUnary(middleCode.Operator, resultSymbol, unarySymbol);</w:t>
      </w:r>
    </w:p>
    <w:p w14:paraId="2DC790B3" w14:textId="77777777" w:rsidR="00184AA8" w:rsidRPr="006E4B59" w:rsidRDefault="00184AA8" w:rsidP="00184AA8">
      <w:pPr>
        <w:pStyle w:val="Code"/>
        <w:rPr>
          <w:highlight w:val="white"/>
        </w:rPr>
      </w:pPr>
      <w:r w:rsidRPr="006E4B59">
        <w:rPr>
          <w:highlight w:val="white"/>
        </w:rPr>
        <w:t xml:space="preserve">    }</w:t>
      </w:r>
    </w:p>
    <w:p w14:paraId="5C06F991" w14:textId="77777777" w:rsidR="00184AA8" w:rsidRDefault="00184AA8" w:rsidP="00184AA8">
      <w:pPr>
        <w:pStyle w:val="Code"/>
        <w:rPr>
          <w:highlight w:val="white"/>
        </w:rPr>
      </w:pPr>
    </w:p>
    <w:p w14:paraId="12A12804" w14:textId="77777777" w:rsidR="00184AA8" w:rsidRPr="006E4B59" w:rsidRDefault="00184AA8" w:rsidP="00184AA8">
      <w:pPr>
        <w:pStyle w:val="Code"/>
        <w:rPr>
          <w:highlight w:val="white"/>
        </w:rPr>
      </w:pPr>
      <w:r w:rsidRPr="006E4B59">
        <w:rPr>
          <w:highlight w:val="white"/>
        </w:rPr>
        <w:t xml:space="preserve">    public void IntegralUnary(MiddleOperator middleOperator,</w:t>
      </w:r>
    </w:p>
    <w:p w14:paraId="4B88C9FD" w14:textId="77777777" w:rsidR="00184AA8" w:rsidRPr="006E4B59" w:rsidRDefault="00184AA8" w:rsidP="00184AA8">
      <w:pPr>
        <w:pStyle w:val="Code"/>
        <w:rPr>
          <w:highlight w:val="white"/>
        </w:rPr>
      </w:pPr>
      <w:r w:rsidRPr="006E4B59">
        <w:rPr>
          <w:highlight w:val="white"/>
        </w:rPr>
        <w:t xml:space="preserve">                              Symbol resultSymbol, Symbol unarySymbol) {</w:t>
      </w:r>
    </w:p>
    <w:p w14:paraId="59B9D303" w14:textId="77777777" w:rsidR="00184AA8" w:rsidRPr="006E4B59" w:rsidRDefault="00184AA8" w:rsidP="00184AA8">
      <w:pPr>
        <w:pStyle w:val="Code"/>
        <w:rPr>
          <w:highlight w:val="white"/>
        </w:rPr>
      </w:pPr>
      <w:r w:rsidRPr="006E4B59">
        <w:rPr>
          <w:highlight w:val="white"/>
        </w:rPr>
        <w:t xml:space="preserve">      AssemblyOperator objectOperator =</w:t>
      </w:r>
    </w:p>
    <w:p w14:paraId="48E10DB4" w14:textId="77777777" w:rsidR="00184AA8" w:rsidRPr="006E4B59" w:rsidRDefault="00184AA8" w:rsidP="00184AA8">
      <w:pPr>
        <w:pStyle w:val="Code"/>
        <w:rPr>
          <w:highlight w:val="white"/>
        </w:rPr>
      </w:pPr>
      <w:r w:rsidRPr="006E4B59">
        <w:rPr>
          <w:highlight w:val="white"/>
        </w:rPr>
        <w:t xml:space="preserve">        m_middleToIntegralMap[middleOperator];</w:t>
      </w:r>
    </w:p>
    <w:p w14:paraId="7CD796A4" w14:textId="77777777" w:rsidR="00184AA8" w:rsidRPr="006E4B59" w:rsidRDefault="00184AA8" w:rsidP="00184AA8">
      <w:pPr>
        <w:pStyle w:val="Code"/>
        <w:rPr>
          <w:highlight w:val="white"/>
        </w:rPr>
      </w:pPr>
      <w:r w:rsidRPr="006E4B59">
        <w:rPr>
          <w:highlight w:val="white"/>
        </w:rPr>
        <w:t xml:space="preserve">      int typeSize = unarySymbol.Type.SizeArray();</w:t>
      </w:r>
    </w:p>
    <w:p w14:paraId="75BB1320" w14:textId="77777777" w:rsidR="00184AA8" w:rsidRPr="006E4B59" w:rsidRDefault="00184AA8" w:rsidP="00184AA8">
      <w:pPr>
        <w:pStyle w:val="Code"/>
        <w:rPr>
          <w:highlight w:val="white"/>
        </w:rPr>
      </w:pPr>
    </w:p>
    <w:p w14:paraId="24D9B514" w14:textId="77777777" w:rsidR="00184AA8" w:rsidRPr="006E4B59" w:rsidRDefault="00184AA8" w:rsidP="00184AA8">
      <w:pPr>
        <w:pStyle w:val="Code"/>
        <w:rPr>
          <w:highlight w:val="white"/>
        </w:rPr>
      </w:pPr>
      <w:r w:rsidRPr="006E4B59">
        <w:rPr>
          <w:highlight w:val="white"/>
        </w:rPr>
        <w:t xml:space="preserve">      Track unaryTrack = null;</w:t>
      </w:r>
    </w:p>
    <w:p w14:paraId="4F047CE2" w14:textId="77777777" w:rsidR="00184AA8" w:rsidRPr="006E4B59" w:rsidRDefault="00184AA8" w:rsidP="00184AA8">
      <w:pPr>
        <w:pStyle w:val="Code"/>
        <w:rPr>
          <w:highlight w:val="white"/>
        </w:rPr>
      </w:pPr>
      <w:r w:rsidRPr="006E4B59">
        <w:rPr>
          <w:highlight w:val="white"/>
        </w:rPr>
        <w:t xml:space="preserve">      m_trackMap.TryGetValue(unarySymbol, out unaryTrack);</w:t>
      </w:r>
    </w:p>
    <w:p w14:paraId="7A37C1EA" w14:textId="77777777" w:rsidR="00184AA8" w:rsidRDefault="00184AA8" w:rsidP="00184AA8">
      <w:pPr>
        <w:pStyle w:val="Code"/>
        <w:rPr>
          <w:highlight w:val="white"/>
        </w:rPr>
      </w:pPr>
    </w:p>
    <w:p w14:paraId="481729B7" w14:textId="77777777" w:rsidR="00184AA8" w:rsidRPr="006E4B59" w:rsidRDefault="00184AA8" w:rsidP="00184AA8">
      <w:pPr>
        <w:pStyle w:val="Code"/>
        <w:rPr>
          <w:highlight w:val="white"/>
        </w:rPr>
      </w:pPr>
      <w:r w:rsidRPr="006E4B59">
        <w:rPr>
          <w:highlight w:val="white"/>
        </w:rPr>
        <w:t xml:space="preserve">      if (unarySymbol.Value is BigInteger) {</w:t>
      </w:r>
    </w:p>
    <w:p w14:paraId="3BA82720" w14:textId="77777777" w:rsidR="00184AA8" w:rsidRPr="006E4B59" w:rsidRDefault="00184AA8" w:rsidP="00184AA8">
      <w:pPr>
        <w:pStyle w:val="Code"/>
        <w:rPr>
          <w:highlight w:val="white"/>
        </w:rPr>
      </w:pPr>
      <w:r w:rsidRPr="006E4B59">
        <w:rPr>
          <w:highlight w:val="white"/>
        </w:rPr>
        <w:t xml:space="preserve">        SymbolTable.StaticSet.Add(ConstantExpression.Value(unarySymbol));</w:t>
      </w:r>
    </w:p>
    <w:p w14:paraId="3CF1C1B4" w14:textId="77777777" w:rsidR="00184AA8" w:rsidRDefault="00184AA8" w:rsidP="00184AA8">
      <w:pPr>
        <w:pStyle w:val="Code"/>
        <w:rPr>
          <w:highlight w:val="white"/>
        </w:rPr>
      </w:pPr>
      <w:r w:rsidRPr="006E4B59">
        <w:rPr>
          <w:highlight w:val="white"/>
        </w:rPr>
        <w:t xml:space="preserve">        AddAssemblyCode(objectOperator, unarySymbol.UniqueName,</w:t>
      </w:r>
    </w:p>
    <w:p w14:paraId="21A0F062" w14:textId="77777777" w:rsidR="00184AA8" w:rsidRPr="006E4B59" w:rsidRDefault="00184AA8" w:rsidP="00184AA8">
      <w:pPr>
        <w:pStyle w:val="Code"/>
        <w:rPr>
          <w:highlight w:val="white"/>
        </w:rPr>
      </w:pPr>
      <w:r>
        <w:rPr>
          <w:highlight w:val="white"/>
        </w:rPr>
        <w:t xml:space="preserve">                       </w:t>
      </w:r>
      <w:r w:rsidRPr="006E4B59">
        <w:rPr>
          <w:highlight w:val="white"/>
        </w:rPr>
        <w:t xml:space="preserve"> 0, null, typeSize);</w:t>
      </w:r>
    </w:p>
    <w:p w14:paraId="363298D9" w14:textId="77777777" w:rsidR="00184AA8" w:rsidRPr="006E4B59" w:rsidRDefault="00184AA8" w:rsidP="00184AA8">
      <w:pPr>
        <w:pStyle w:val="Code"/>
        <w:rPr>
          <w:highlight w:val="white"/>
        </w:rPr>
      </w:pPr>
      <w:r w:rsidRPr="006E4B59">
        <w:rPr>
          <w:highlight w:val="white"/>
        </w:rPr>
        <w:t xml:space="preserve">      }</w:t>
      </w:r>
    </w:p>
    <w:p w14:paraId="4E1E8DFB" w14:textId="77777777" w:rsidR="00184AA8" w:rsidRPr="00536DDA" w:rsidRDefault="00184AA8" w:rsidP="00184AA8">
      <w:pPr>
        <w:rPr>
          <w:highlight w:val="white"/>
        </w:rPr>
      </w:pPr>
      <w:r>
        <w:rPr>
          <w:highlight w:val="white"/>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1E3C9F" w:rsidRDefault="00184AA8" w:rsidP="00184AA8">
      <w:pPr>
        <w:pStyle w:val="Code"/>
        <w:rPr>
          <w:highlight w:val="white"/>
        </w:rPr>
      </w:pPr>
      <w:r w:rsidRPr="001E3C9F">
        <w:rPr>
          <w:highlight w:val="white"/>
        </w:rPr>
        <w:t xml:space="preserve">      else if (resultSymbol == unarySymbol) {</w:t>
      </w:r>
    </w:p>
    <w:p w14:paraId="0F81DA9B" w14:textId="77777777" w:rsidR="00184AA8" w:rsidRPr="001E3C9F" w:rsidRDefault="00184AA8" w:rsidP="00184AA8">
      <w:pPr>
        <w:pStyle w:val="Code"/>
        <w:rPr>
          <w:highlight w:val="white"/>
        </w:rPr>
      </w:pPr>
      <w:r w:rsidRPr="001E3C9F">
        <w:rPr>
          <w:highlight w:val="white"/>
        </w:rPr>
        <w:t xml:space="preserve">        Assert.ErrorXXX(unaryTrack == null);</w:t>
      </w:r>
    </w:p>
    <w:p w14:paraId="03AC3571" w14:textId="77777777" w:rsidR="00184AA8" w:rsidRPr="001E3C9F" w:rsidRDefault="00184AA8" w:rsidP="00184AA8">
      <w:pPr>
        <w:pStyle w:val="Code"/>
        <w:rPr>
          <w:highlight w:val="white"/>
        </w:rPr>
      </w:pPr>
      <w:r w:rsidRPr="001E3C9F">
        <w:rPr>
          <w:highlight w:val="white"/>
        </w:rPr>
        <w:t xml:space="preserve">        if (middleOperator != MiddleOperator.UnaryAdd) {</w:t>
      </w:r>
    </w:p>
    <w:p w14:paraId="008AEE52" w14:textId="77777777" w:rsidR="00184AA8" w:rsidRPr="001E3C9F" w:rsidRDefault="00184AA8" w:rsidP="00184AA8">
      <w:pPr>
        <w:pStyle w:val="Code"/>
        <w:rPr>
          <w:highlight w:val="white"/>
        </w:rPr>
      </w:pPr>
      <w:r w:rsidRPr="001E3C9F">
        <w:rPr>
          <w:highlight w:val="white"/>
        </w:rPr>
        <w:t xml:space="preserve">          AddAssemblyCode(objectOperator, Base(unarySymbol),</w:t>
      </w:r>
    </w:p>
    <w:p w14:paraId="6CE57117" w14:textId="77777777" w:rsidR="00184AA8" w:rsidRPr="001E3C9F" w:rsidRDefault="00184AA8" w:rsidP="00184AA8">
      <w:pPr>
        <w:pStyle w:val="Code"/>
        <w:rPr>
          <w:highlight w:val="white"/>
        </w:rPr>
      </w:pPr>
      <w:r w:rsidRPr="001E3C9F">
        <w:rPr>
          <w:highlight w:val="white"/>
        </w:rPr>
        <w:t xml:space="preserve">                          Offset(unarySymbol), null, typeSize);</w:t>
      </w:r>
    </w:p>
    <w:p w14:paraId="39306D21" w14:textId="77777777" w:rsidR="00184AA8" w:rsidRPr="001E3C9F" w:rsidRDefault="00184AA8" w:rsidP="00184AA8">
      <w:pPr>
        <w:pStyle w:val="Code"/>
        <w:rPr>
          <w:highlight w:val="white"/>
        </w:rPr>
      </w:pPr>
      <w:r w:rsidRPr="001E3C9F">
        <w:rPr>
          <w:highlight w:val="white"/>
        </w:rPr>
        <w:t xml:space="preserve">        }</w:t>
      </w:r>
    </w:p>
    <w:p w14:paraId="11D74E0D" w14:textId="77777777" w:rsidR="00184AA8" w:rsidRPr="001E3C9F" w:rsidRDefault="00184AA8" w:rsidP="00184AA8">
      <w:pPr>
        <w:pStyle w:val="Code"/>
        <w:rPr>
          <w:highlight w:val="white"/>
        </w:rPr>
      </w:pPr>
      <w:r w:rsidRPr="001E3C9F">
        <w:rPr>
          <w:highlight w:val="white"/>
        </w:rPr>
        <w:t xml:space="preserve">      }</w:t>
      </w:r>
    </w:p>
    <w:p w14:paraId="0BDA1202" w14:textId="77777777" w:rsidR="00184AA8" w:rsidRDefault="00184AA8" w:rsidP="00184AA8">
      <w:pPr>
        <w:rPr>
          <w:highlight w:val="white"/>
        </w:rPr>
      </w:pPr>
      <w:r>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536DDA" w:rsidRDefault="00184AA8" w:rsidP="00184AA8">
      <w:pPr>
        <w:pStyle w:val="Code"/>
        <w:rPr>
          <w:highlight w:val="white"/>
        </w:rPr>
      </w:pPr>
      <w:r w:rsidRPr="00536DDA">
        <w:rPr>
          <w:highlight w:val="white"/>
        </w:rPr>
        <w:t xml:space="preserve">      else {</w:t>
      </w:r>
    </w:p>
    <w:p w14:paraId="1644961A" w14:textId="77777777" w:rsidR="00184AA8" w:rsidRDefault="00184AA8" w:rsidP="00184AA8">
      <w:pPr>
        <w:pStyle w:val="Code"/>
        <w:rPr>
          <w:highlight w:val="white"/>
        </w:rPr>
      </w:pPr>
      <w:r w:rsidRPr="00536DDA">
        <w:rPr>
          <w:highlight w:val="white"/>
        </w:rPr>
        <w:t xml:space="preserve">        unaryTrack = LoadValueToRegister(unarySymbol);</w:t>
      </w:r>
    </w:p>
    <w:p w14:paraId="603F2B9A" w14:textId="77777777" w:rsidR="00184AA8" w:rsidRPr="00536DDA" w:rsidRDefault="00184AA8" w:rsidP="00184AA8">
      <w:pPr>
        <w:pStyle w:val="Code"/>
        <w:rPr>
          <w:highlight w:val="white"/>
        </w:rPr>
      </w:pPr>
    </w:p>
    <w:p w14:paraId="727889B6" w14:textId="77777777" w:rsidR="00184AA8" w:rsidRDefault="00184AA8" w:rsidP="00184AA8">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1547F1FF" w14:textId="77777777" w:rsidR="00184AA8" w:rsidRDefault="00184AA8" w:rsidP="00184AA8">
      <w:pPr>
        <w:pStyle w:val="Code"/>
        <w:rPr>
          <w:highlight w:val="white"/>
        </w:rPr>
      </w:pPr>
      <w:r>
        <w:rPr>
          <w:highlight w:val="white"/>
        </w:rPr>
        <w:t xml:space="preserve">  </w:t>
      </w:r>
      <w:r w:rsidRPr="00536DDA">
        <w:rPr>
          <w:highlight w:val="white"/>
        </w:rPr>
        <w:t xml:space="preserve">        AddAssemblyCode(objectOperator, unaryTrack);</w:t>
      </w:r>
    </w:p>
    <w:p w14:paraId="041B8641" w14:textId="77777777" w:rsidR="00184AA8" w:rsidRPr="00536DDA" w:rsidRDefault="00184AA8" w:rsidP="00184AA8">
      <w:pPr>
        <w:pStyle w:val="Code"/>
        <w:rPr>
          <w:highlight w:val="white"/>
        </w:rPr>
      </w:pPr>
      <w:r>
        <w:rPr>
          <w:highlight w:val="white"/>
        </w:rPr>
        <w:t xml:space="preserve">        }</w:t>
      </w:r>
    </w:p>
    <w:p w14:paraId="2EFA0B16" w14:textId="77777777" w:rsidR="00184AA8" w:rsidRPr="00536DDA" w:rsidRDefault="00184AA8" w:rsidP="00184AA8">
      <w:pPr>
        <w:rPr>
          <w:highlight w:val="white"/>
        </w:rPr>
      </w:pPr>
      <w:r>
        <w:rPr>
          <w:highlight w:val="white"/>
        </w:rPr>
        <w:t>If the result symbol is a temporary variable, we add the unary track to the result symbol in the track map.</w:t>
      </w:r>
    </w:p>
    <w:p w14:paraId="4988098F" w14:textId="63D4D962" w:rsidR="00184AA8" w:rsidRPr="00BA7F09" w:rsidRDefault="00184AA8" w:rsidP="00184AA8">
      <w:pPr>
        <w:pStyle w:val="Code"/>
        <w:rPr>
          <w:highlight w:val="white"/>
        </w:rPr>
      </w:pPr>
      <w:r w:rsidRPr="00BA7F09">
        <w:rPr>
          <w:highlight w:val="white"/>
        </w:rPr>
        <w:t xml:space="preserve">        if (resultSymbol.</w:t>
      </w:r>
      <w:r w:rsidR="00380086">
        <w:rPr>
          <w:highlight w:val="white"/>
        </w:rPr>
        <w:t>Is</w:t>
      </w:r>
      <w:r w:rsidR="00986125">
        <w:rPr>
          <w:highlight w:val="white"/>
        </w:rPr>
        <w:t>Temporary</w:t>
      </w:r>
      <w:r w:rsidR="00380086">
        <w:rPr>
          <w:highlight w:val="white"/>
        </w:rPr>
        <w:t>()</w:t>
      </w:r>
      <w:r w:rsidRPr="00BA7F09">
        <w:rPr>
          <w:highlight w:val="white"/>
        </w:rPr>
        <w:t>) {</w:t>
      </w:r>
    </w:p>
    <w:p w14:paraId="02E38021" w14:textId="77777777" w:rsidR="00184AA8" w:rsidRPr="00BA7F09" w:rsidRDefault="00184AA8" w:rsidP="00184AA8">
      <w:pPr>
        <w:pStyle w:val="Code"/>
        <w:rPr>
          <w:highlight w:val="white"/>
        </w:rPr>
      </w:pPr>
      <w:r w:rsidRPr="00BA7F09">
        <w:rPr>
          <w:highlight w:val="white"/>
        </w:rPr>
        <w:t xml:space="preserve">          Assert.ErrorXXX(resultSymbol.AddressSymbol == null);</w:t>
      </w:r>
    </w:p>
    <w:p w14:paraId="6CB728E9" w14:textId="77777777" w:rsidR="00184AA8" w:rsidRPr="00536DDA" w:rsidRDefault="00184AA8" w:rsidP="00184AA8">
      <w:pPr>
        <w:pStyle w:val="Code"/>
        <w:rPr>
          <w:highlight w:val="white"/>
        </w:rPr>
      </w:pPr>
      <w:r w:rsidRPr="00536DDA">
        <w:rPr>
          <w:highlight w:val="white"/>
        </w:rPr>
        <w:t xml:space="preserve">          m_trackMap.Add(resultSymbol, unaryTrack);</w:t>
      </w:r>
    </w:p>
    <w:p w14:paraId="49A951F5" w14:textId="77777777" w:rsidR="00184AA8" w:rsidRPr="00536DDA" w:rsidRDefault="00184AA8" w:rsidP="00184AA8">
      <w:pPr>
        <w:pStyle w:val="Code"/>
        <w:rPr>
          <w:highlight w:val="white"/>
        </w:rPr>
      </w:pPr>
      <w:r w:rsidRPr="00536DDA">
        <w:rPr>
          <w:highlight w:val="white"/>
        </w:rPr>
        <w:t xml:space="preserve">        }</w:t>
      </w:r>
    </w:p>
    <w:p w14:paraId="7FB9F05A" w14:textId="77777777" w:rsidR="00184AA8" w:rsidRPr="00536DDA" w:rsidRDefault="00184AA8" w:rsidP="00184AA8">
      <w:pPr>
        <w:rPr>
          <w:highlight w:val="white"/>
        </w:rPr>
      </w:pPr>
      <w:r>
        <w:rPr>
          <w:highlight w:val="white"/>
        </w:rPr>
        <w:t>If the result symbol is a regular variable, we store the resulting value of the register on its address.</w:t>
      </w:r>
    </w:p>
    <w:p w14:paraId="1B46B06C" w14:textId="77777777" w:rsidR="00184AA8" w:rsidRPr="00536DDA" w:rsidRDefault="00184AA8" w:rsidP="00184AA8">
      <w:pPr>
        <w:pStyle w:val="Code"/>
        <w:rPr>
          <w:highlight w:val="white"/>
        </w:rPr>
      </w:pPr>
      <w:r w:rsidRPr="00536DDA">
        <w:rPr>
          <w:highlight w:val="white"/>
        </w:rPr>
        <w:t xml:space="preserve">        else {</w:t>
      </w:r>
    </w:p>
    <w:p w14:paraId="01EADF4D" w14:textId="77777777" w:rsidR="00184AA8" w:rsidRPr="00536DDA" w:rsidRDefault="00184AA8" w:rsidP="00184AA8">
      <w:pPr>
        <w:pStyle w:val="Code"/>
        <w:rPr>
          <w:highlight w:val="white"/>
        </w:rPr>
      </w:pPr>
      <w:r w:rsidRPr="00536DDA">
        <w:rPr>
          <w:highlight w:val="white"/>
        </w:rPr>
        <w:t xml:space="preserve">          AddAssemblyCode(AssemblyOperator.mov, Base(resultSymbol),</w:t>
      </w:r>
    </w:p>
    <w:p w14:paraId="2A854C10" w14:textId="77777777" w:rsidR="00184AA8" w:rsidRPr="00536DDA" w:rsidRDefault="00184AA8" w:rsidP="00184AA8">
      <w:pPr>
        <w:pStyle w:val="Code"/>
        <w:rPr>
          <w:highlight w:val="white"/>
        </w:rPr>
      </w:pPr>
      <w:r w:rsidRPr="00536DDA">
        <w:rPr>
          <w:highlight w:val="white"/>
        </w:rPr>
        <w:t xml:space="preserve">                          Offset(resultSymbol), unaryTrack);</w:t>
      </w:r>
    </w:p>
    <w:p w14:paraId="56C3D968" w14:textId="77777777" w:rsidR="00184AA8" w:rsidRPr="00536DDA" w:rsidRDefault="00184AA8" w:rsidP="00184AA8">
      <w:pPr>
        <w:pStyle w:val="Code"/>
        <w:rPr>
          <w:highlight w:val="white"/>
        </w:rPr>
      </w:pPr>
      <w:r w:rsidRPr="00536DDA">
        <w:rPr>
          <w:highlight w:val="white"/>
        </w:rPr>
        <w:t xml:space="preserve">        }</w:t>
      </w:r>
    </w:p>
    <w:p w14:paraId="32784239" w14:textId="77777777" w:rsidR="00184AA8" w:rsidRDefault="00184AA8" w:rsidP="00184AA8">
      <w:pPr>
        <w:pStyle w:val="Code"/>
        <w:rPr>
          <w:highlight w:val="white"/>
        </w:rPr>
      </w:pPr>
    </w:p>
    <w:p w14:paraId="4A915D92" w14:textId="77777777" w:rsidR="00184AA8" w:rsidRPr="00536DDA" w:rsidRDefault="00184AA8" w:rsidP="00184AA8">
      <w:pPr>
        <w:pStyle w:val="Code"/>
        <w:rPr>
          <w:highlight w:val="white"/>
        </w:rPr>
      </w:pPr>
      <w:r>
        <w:rPr>
          <w:highlight w:val="white"/>
        </w:rPr>
        <w:t xml:space="preserve">  </w:t>
      </w:r>
      <w:r w:rsidRPr="00536DDA">
        <w:rPr>
          <w:highlight w:val="white"/>
        </w:rPr>
        <w:t xml:space="preserve">      m_trackMap.Remove(unarySymbol);</w:t>
      </w:r>
    </w:p>
    <w:p w14:paraId="45BF9436" w14:textId="77777777" w:rsidR="00184AA8" w:rsidRPr="00536DDA" w:rsidRDefault="00184AA8" w:rsidP="00184AA8">
      <w:pPr>
        <w:pStyle w:val="Code"/>
        <w:rPr>
          <w:highlight w:val="white"/>
        </w:rPr>
      </w:pPr>
      <w:r w:rsidRPr="00536DDA">
        <w:rPr>
          <w:highlight w:val="white"/>
        </w:rPr>
        <w:t xml:space="preserve">      }</w:t>
      </w:r>
    </w:p>
    <w:p w14:paraId="61A5C437" w14:textId="77777777" w:rsidR="00184AA8" w:rsidRPr="00536DDA" w:rsidRDefault="00184AA8" w:rsidP="00184AA8">
      <w:pPr>
        <w:pStyle w:val="Code"/>
        <w:rPr>
          <w:highlight w:val="white"/>
        </w:rPr>
      </w:pPr>
      <w:r w:rsidRPr="00536DDA">
        <w:rPr>
          <w:highlight w:val="white"/>
        </w:rPr>
        <w:t xml:space="preserve">    }</w:t>
      </w:r>
    </w:p>
    <w:p w14:paraId="210F3F9B" w14:textId="448C8041" w:rsidR="002F73EF" w:rsidRDefault="002F73EF" w:rsidP="002F73EF">
      <w:pPr>
        <w:pStyle w:val="Rubrik3"/>
        <w:rPr>
          <w:highlight w:val="white"/>
        </w:rPr>
      </w:pPr>
      <w:bookmarkStart w:id="435" w:name="_Toc54119959"/>
      <w:r>
        <w:rPr>
          <w:highlight w:val="white"/>
        </w:rPr>
        <w:t>Integral Binary</w:t>
      </w:r>
      <w:bookmarkEnd w:id="435"/>
    </w:p>
    <w:p w14:paraId="5D21094A" w14:textId="5F329B7A" w:rsidR="00F00DE2" w:rsidRDefault="00F00DE2" w:rsidP="00F00DE2">
      <w:pPr>
        <w:rPr>
          <w:highlight w:val="white"/>
        </w:rPr>
      </w:pPr>
      <w:r>
        <w:rPr>
          <w:highlight w:val="white"/>
        </w:rPr>
        <w:t xml:space="preserve">The binary integral </w:t>
      </w:r>
      <w:r w:rsidR="0041393E">
        <w:rPr>
          <w:highlight w:val="white"/>
        </w:rPr>
        <w:t>addition</w:t>
      </w:r>
      <w:r w:rsidR="00CF52E0">
        <w:rPr>
          <w:highlight w:val="white"/>
        </w:rPr>
        <w:t xml:space="preserve"> and </w:t>
      </w:r>
      <w:r w:rsidR="0041393E">
        <w:rPr>
          <w:highlight w:val="white"/>
        </w:rPr>
        <w:t>subtraction</w:t>
      </w:r>
      <w:r w:rsidR="00CF52E0">
        <w:rPr>
          <w:highlight w:val="white"/>
        </w:rPr>
        <w:t xml:space="preserve"> as well as the bitwise and, or, and </w:t>
      </w:r>
      <w:proofErr w:type="spellStart"/>
      <w:r w:rsidR="00CF52E0">
        <w:rPr>
          <w:highlight w:val="white"/>
        </w:rPr>
        <w:t>xor</w:t>
      </w:r>
      <w:proofErr w:type="spellEnd"/>
      <w:r w:rsidR="00CF52E0">
        <w:rPr>
          <w:highlight w:val="white"/>
        </w:rPr>
        <w:t xml:space="preserve"> operations are rather straightforward. </w:t>
      </w:r>
      <w:r w:rsidR="00F237E9">
        <w:rPr>
          <w:highlight w:val="white"/>
        </w:rPr>
        <w:t xml:space="preserve">They take two values stored in registers, on memory addresses, or as integer values. </w:t>
      </w:r>
      <w:r w:rsidR="00CF52E0">
        <w:rPr>
          <w:highlight w:val="white"/>
        </w:rPr>
        <w:t xml:space="preserve">However, </w:t>
      </w:r>
      <w:r w:rsidR="009C5120">
        <w:rPr>
          <w:highlight w:val="white"/>
        </w:rPr>
        <w:t xml:space="preserve">the left and right shift operation demands that the right operands is stored in a specific register. </w:t>
      </w:r>
      <w:r w:rsidR="00832336">
        <w:rPr>
          <w:highlight w:val="white"/>
        </w:rPr>
        <w:t>T</w:t>
      </w:r>
      <w:r w:rsidR="00CF52E0">
        <w:rPr>
          <w:highlight w:val="white"/>
        </w:rPr>
        <w:t xml:space="preserve">he multiplication, division, and modulo operations </w:t>
      </w:r>
      <w:r w:rsidR="00832336">
        <w:rPr>
          <w:highlight w:val="white"/>
        </w:rPr>
        <w:t xml:space="preserve">demands that </w:t>
      </w:r>
      <w:r w:rsidR="00F237E9">
        <w:rPr>
          <w:highlight w:val="white"/>
        </w:rPr>
        <w:t>the left operands must be stored in a specific register</w:t>
      </w:r>
      <w:r w:rsidR="00832336">
        <w:rPr>
          <w:highlight w:val="white"/>
        </w:rPr>
        <w:t xml:space="preserve"> before the operation. In this way, the operation itself takes only the right operands. </w:t>
      </w:r>
    </w:p>
    <w:p w14:paraId="4955F43F" w14:textId="2332B11A" w:rsidR="00F237E9" w:rsidRPr="00F00DE2" w:rsidRDefault="009C7769" w:rsidP="00F00DE2">
      <w:pPr>
        <w:rPr>
          <w:highlight w:val="white"/>
        </w:rPr>
      </w:pPr>
      <w:r>
        <w:rPr>
          <w:highlight w:val="white"/>
        </w:rPr>
        <w:t xml:space="preserve">The </w:t>
      </w:r>
      <w:r w:rsidRPr="009C7769">
        <w:rPr>
          <w:rStyle w:val="KeyWord0"/>
          <w:highlight w:val="white"/>
        </w:rPr>
        <w:t>IntegralBinary</w:t>
      </w:r>
      <w:r>
        <w:rPr>
          <w:highlight w:val="white"/>
        </w:rPr>
        <w:t xml:space="preserve"> method calls the second </w:t>
      </w:r>
      <w:r w:rsidRPr="009C7769">
        <w:rPr>
          <w:rStyle w:val="KeyWord0"/>
          <w:highlight w:val="white"/>
        </w:rPr>
        <w:t>IntegralBinary</w:t>
      </w:r>
      <w:r>
        <w:rPr>
          <w:highlight w:val="white"/>
        </w:rPr>
        <w:t xml:space="preserve"> method with the operator and the operands.</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lastRenderedPageBreak/>
        <w:t xml:space="preserve">    }</w:t>
      </w:r>
    </w:p>
    <w:p w14:paraId="1C0678FF" w14:textId="5B7B5608" w:rsidR="009C7769" w:rsidRPr="00F00DE2" w:rsidRDefault="009C7769" w:rsidP="009C7769">
      <w:pPr>
        <w:rPr>
          <w:highlight w:val="white"/>
        </w:rPr>
      </w:pPr>
      <w:r>
        <w:rPr>
          <w:highlight w:val="white"/>
        </w:rPr>
        <w:t xml:space="preserve">The </w:t>
      </w:r>
      <w:r w:rsidRPr="008110A8">
        <w:rPr>
          <w:rStyle w:val="KeyWord0"/>
          <w:highlight w:val="white"/>
        </w:rPr>
        <w:t>IntegralRelation</w:t>
      </w:r>
      <w:r>
        <w:rPr>
          <w:highlight w:val="white"/>
        </w:rPr>
        <w:t xml:space="preserve"> method also calls the </w:t>
      </w:r>
      <w:r w:rsidRPr="009C7769">
        <w:rPr>
          <w:rStyle w:val="KeyWord0"/>
          <w:highlight w:val="white"/>
        </w:rPr>
        <w:t>IntegralBinary</w:t>
      </w:r>
      <w:r>
        <w:rPr>
          <w:highlight w:val="white"/>
        </w:rPr>
        <w:t xml:space="preserve"> with </w:t>
      </w:r>
      <w:r w:rsidR="002B3131">
        <w:rPr>
          <w:highlight w:val="white"/>
        </w:rPr>
        <w:t>comparation</w:t>
      </w:r>
      <w:r>
        <w:rPr>
          <w:highlight w:val="white"/>
        </w:rPr>
        <w:t xml:space="preserve"> operator and the operands.</w:t>
      </w:r>
      <w:r w:rsidR="002B3131">
        <w:rPr>
          <w:highlight w:val="white"/>
        </w:rPr>
        <w:t xml:space="preserve"> Note that the result symbol is null in this case. We do not expect a result value of the comparations. Instead, the </w:t>
      </w:r>
      <w:r w:rsidR="001312F5">
        <w:rPr>
          <w:highlight w:val="white"/>
        </w:rPr>
        <w:t xml:space="preserve">result is placed in flags that the following jump instruction catches. The assembly code operator corresponding to the middle code operator is </w:t>
      </w:r>
      <w:r w:rsidR="006A4185">
        <w:rPr>
          <w:highlight w:val="white"/>
        </w:rPr>
        <w:t xml:space="preserve">looked up in </w:t>
      </w:r>
      <w:r w:rsidR="001312F5">
        <w:rPr>
          <w:highlight w:val="white"/>
        </w:rPr>
        <w:t xml:space="preserve">the </w:t>
      </w:r>
      <w:r w:rsidR="001312F5" w:rsidRPr="001312F5">
        <w:rPr>
          <w:rStyle w:val="KeyWord0"/>
          <w:highlight w:val="white"/>
        </w:rPr>
        <w:t>m_middleToIntegralMap</w:t>
      </w:r>
      <w:r w:rsidR="001312F5">
        <w:rPr>
          <w:highlight w:val="white"/>
        </w:rPr>
        <w:t xml:space="preserve"> map.</w:t>
      </w: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64901881"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4F70BF9B"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7446407D" w14:textId="10730AD2" w:rsidR="00E91165" w:rsidRDefault="00F04854" w:rsidP="0004552B">
      <w:pPr>
        <w:rPr>
          <w:highlight w:val="white"/>
        </w:rPr>
      </w:pPr>
      <w:proofErr w:type="gramStart"/>
      <w:r>
        <w:rPr>
          <w:highlight w:val="white"/>
        </w:rPr>
        <w:t>Generally speaking, we</w:t>
      </w:r>
      <w:proofErr w:type="gramEnd"/>
      <w:r>
        <w:rPr>
          <w:highlight w:val="white"/>
        </w:rPr>
        <w:t xml:space="preserve"> try to keep the values in their current form as long as possible</w:t>
      </w:r>
      <w:r w:rsidR="00FC5873">
        <w:rPr>
          <w:highlight w:val="white"/>
        </w:rPr>
        <w:t xml:space="preserve"> in order to generate as effective code as possible.</w:t>
      </w:r>
      <w:r>
        <w:rPr>
          <w:highlight w:val="white"/>
        </w:rPr>
        <w:t xml:space="preserve"> However, there are some cases where</w:t>
      </w:r>
      <w:r w:rsidR="00FC5873">
        <w:rPr>
          <w:highlight w:val="white"/>
        </w:rPr>
        <w:t xml:space="preserve"> we </w:t>
      </w:r>
      <w:proofErr w:type="gramStart"/>
      <w:r w:rsidR="00FC5873">
        <w:rPr>
          <w:highlight w:val="white"/>
        </w:rPr>
        <w:t>have to</w:t>
      </w:r>
      <w:proofErr w:type="gramEnd"/>
      <w:r w:rsidR="00FC5873">
        <w:rPr>
          <w:highlight w:val="white"/>
        </w:rPr>
        <w:t xml:space="preserve"> load the value into a register. </w:t>
      </w:r>
      <w:r w:rsidR="008328B4">
        <w:rPr>
          <w:highlight w:val="white"/>
        </w:rPr>
        <w:t xml:space="preserve">More specifically, </w:t>
      </w:r>
      <w:r w:rsidR="0004552B">
        <w:rPr>
          <w:highlight w:val="white"/>
        </w:rPr>
        <w:t xml:space="preserve">if the result </w:t>
      </w:r>
      <w:r w:rsidR="008E104B">
        <w:rPr>
          <w:highlight w:val="white"/>
        </w:rPr>
        <w:t>symbol is not null</w:t>
      </w:r>
      <w:r w:rsidR="00B67F9B">
        <w:rPr>
          <w:highlight w:val="white"/>
        </w:rPr>
        <w:t xml:space="preserve"> (</w:t>
      </w:r>
      <w:r w:rsidR="008E104B">
        <w:rPr>
          <w:highlight w:val="white"/>
        </w:rPr>
        <w:t>which it is in comparations</w:t>
      </w:r>
      <w:r w:rsidR="00B67F9B">
        <w:rPr>
          <w:highlight w:val="white"/>
        </w:rPr>
        <w:t>)</w:t>
      </w:r>
      <w:r w:rsidR="008E104B">
        <w:rPr>
          <w:highlight w:val="white"/>
        </w:rPr>
        <w:t xml:space="preserve"> and it does not equal the left symbol</w:t>
      </w:r>
      <w:r w:rsidR="00B67F9B">
        <w:rPr>
          <w:highlight w:val="white"/>
        </w:rPr>
        <w:t xml:space="preserve"> (</w:t>
      </w:r>
      <w:r w:rsidR="008E104B">
        <w:rPr>
          <w:highlight w:val="white"/>
        </w:rPr>
        <w:t xml:space="preserve">which it does </w:t>
      </w:r>
      <w:r w:rsidR="00276911">
        <w:rPr>
          <w:highlight w:val="white"/>
        </w:rPr>
        <w:t>in compound assignment)</w:t>
      </w:r>
      <w:r w:rsidR="0004552B">
        <w:rPr>
          <w:highlight w:val="white"/>
        </w:rPr>
        <w:t>, we load its value into a register.</w:t>
      </w:r>
    </w:p>
    <w:p w14:paraId="51E0C0F8" w14:textId="77777777" w:rsidR="00BE5C16" w:rsidRPr="00BE5C16" w:rsidRDefault="00BE5C16" w:rsidP="00BE5C16">
      <w:pPr>
        <w:pStyle w:val="Code"/>
        <w:rPr>
          <w:highlight w:val="white"/>
        </w:rPr>
      </w:pPr>
      <w:r w:rsidRPr="00BE5C16">
        <w:rPr>
          <w:highlight w:val="white"/>
        </w:rPr>
        <w:t xml:space="preserve">      if ((leftTrack == null) &amp;&amp;</w:t>
      </w:r>
    </w:p>
    <w:p w14:paraId="3657C4FC" w14:textId="77777777" w:rsidR="00BE5C16" w:rsidRPr="00BE5C16" w:rsidRDefault="00BE5C16" w:rsidP="00BE5C16">
      <w:pPr>
        <w:pStyle w:val="Code"/>
        <w:rPr>
          <w:highlight w:val="white"/>
        </w:rPr>
      </w:pPr>
      <w:r w:rsidRPr="00BE5C16">
        <w:rPr>
          <w:highlight w:val="white"/>
        </w:rPr>
        <w:t xml:space="preserve">          (resultSymbol != null) &amp;&amp; (resultSymbol != leftSymbol)) {</w:t>
      </w:r>
    </w:p>
    <w:p w14:paraId="602CB7AF" w14:textId="77777777" w:rsidR="00BE5C16" w:rsidRPr="00BE5C16" w:rsidRDefault="00BE5C16" w:rsidP="00BE5C16">
      <w:pPr>
        <w:pStyle w:val="Code"/>
        <w:rPr>
          <w:highlight w:val="white"/>
        </w:rPr>
      </w:pPr>
      <w:r w:rsidRPr="00BE5C16">
        <w:rPr>
          <w:highlight w:val="white"/>
        </w:rPr>
        <w:t xml:space="preserve">        leftTrack = LoadValueToRegister(leftSymbol);</w:t>
      </w:r>
    </w:p>
    <w:p w14:paraId="2E8FA0FF" w14:textId="77777777" w:rsidR="00BE5C16" w:rsidRPr="00BE5C16" w:rsidRDefault="00BE5C16" w:rsidP="00BE5C16">
      <w:pPr>
        <w:pStyle w:val="Code"/>
        <w:rPr>
          <w:highlight w:val="white"/>
        </w:rPr>
      </w:pPr>
      <w:r w:rsidRPr="00BE5C16">
        <w:rPr>
          <w:highlight w:val="white"/>
        </w:rPr>
        <w:t xml:space="preserve">      }</w:t>
      </w:r>
    </w:p>
    <w:p w14:paraId="464A8235" w14:textId="0CF0330B" w:rsidR="000041E1" w:rsidRDefault="000041E1" w:rsidP="00E74B27">
      <w:pPr>
        <w:rPr>
          <w:highlight w:val="white"/>
        </w:rPr>
      </w:pPr>
      <w:r>
        <w:rPr>
          <w:highlight w:val="white"/>
        </w:rPr>
        <w:t xml:space="preserve">Another condition is </w:t>
      </w:r>
      <w:r w:rsidR="003F553D">
        <w:rPr>
          <w:highlight w:val="white"/>
        </w:rPr>
        <w:t>that the left symbol may be an array, a function, or a string, or a static address. If their offset is non-zero, we must load its value into a register.</w:t>
      </w:r>
    </w:p>
    <w:p w14:paraId="4C475968" w14:textId="77777777" w:rsidR="003F553D" w:rsidRPr="003F553D" w:rsidRDefault="003F553D" w:rsidP="003F553D">
      <w:pPr>
        <w:pStyle w:val="Code"/>
        <w:rPr>
          <w:highlight w:val="white"/>
        </w:rPr>
      </w:pPr>
      <w:r w:rsidRPr="003F553D">
        <w:rPr>
          <w:highlight w:val="white"/>
        </w:rPr>
        <w:t xml:space="preserve">      if ((leftTrack == null) &amp;&amp;</w:t>
      </w:r>
    </w:p>
    <w:p w14:paraId="683DC9DD" w14:textId="77777777" w:rsidR="003F553D" w:rsidRPr="003F553D" w:rsidRDefault="003F553D" w:rsidP="003F553D">
      <w:pPr>
        <w:pStyle w:val="Code"/>
        <w:rPr>
          <w:highlight w:val="white"/>
        </w:rPr>
      </w:pPr>
      <w:r w:rsidRPr="003F553D">
        <w:rPr>
          <w:highlight w:val="white"/>
        </w:rPr>
        <w:t xml:space="preserve">          ((leftSymbol.Type.IsArrayFunctionOrString() &amp;&amp;</w:t>
      </w:r>
    </w:p>
    <w:p w14:paraId="25761062" w14:textId="77777777" w:rsidR="003F553D" w:rsidRPr="003F553D" w:rsidRDefault="003F553D" w:rsidP="003F553D">
      <w:pPr>
        <w:pStyle w:val="Code"/>
        <w:rPr>
          <w:highlight w:val="white"/>
        </w:rPr>
      </w:pPr>
      <w:r w:rsidRPr="003F553D">
        <w:rPr>
          <w:highlight w:val="white"/>
        </w:rPr>
        <w:t xml:space="preserve">           (leftSymbol.Offset != 0)) ||</w:t>
      </w:r>
    </w:p>
    <w:p w14:paraId="3D5F4510" w14:textId="77777777" w:rsidR="003F553D" w:rsidRPr="003F553D" w:rsidRDefault="003F553D" w:rsidP="003F553D">
      <w:pPr>
        <w:pStyle w:val="Code"/>
        <w:rPr>
          <w:highlight w:val="white"/>
        </w:rPr>
      </w:pPr>
      <w:r w:rsidRPr="003F553D">
        <w:rPr>
          <w:highlight w:val="white"/>
        </w:rPr>
        <w:t xml:space="preserve">           ((leftSymbol.Value is StaticAddress) &amp;&amp;</w:t>
      </w:r>
    </w:p>
    <w:p w14:paraId="0AE938E7" w14:textId="77777777" w:rsidR="003F553D" w:rsidRPr="003F553D" w:rsidRDefault="003F553D" w:rsidP="003F553D">
      <w:pPr>
        <w:pStyle w:val="Code"/>
        <w:rPr>
          <w:highlight w:val="white"/>
        </w:rPr>
      </w:pPr>
      <w:r w:rsidRPr="003F553D">
        <w:rPr>
          <w:highlight w:val="white"/>
        </w:rPr>
        <w:t xml:space="preserve">           (((StaticAddress) leftSymbol.Value).Offset != 0)))) {</w:t>
      </w:r>
    </w:p>
    <w:p w14:paraId="3038B156" w14:textId="77777777" w:rsidR="003F553D" w:rsidRPr="003F553D" w:rsidRDefault="003F553D" w:rsidP="003F553D">
      <w:pPr>
        <w:pStyle w:val="Code"/>
        <w:rPr>
          <w:highlight w:val="white"/>
        </w:rPr>
      </w:pPr>
      <w:r w:rsidRPr="003F553D">
        <w:rPr>
          <w:highlight w:val="white"/>
        </w:rPr>
        <w:t xml:space="preserve">        leftTrack = LoadValueToRegister(leftSymbol);</w:t>
      </w:r>
    </w:p>
    <w:p w14:paraId="09F80BA9" w14:textId="77777777" w:rsidR="003F553D" w:rsidRPr="003F553D" w:rsidRDefault="003F553D" w:rsidP="003F553D">
      <w:pPr>
        <w:pStyle w:val="Code"/>
        <w:rPr>
          <w:highlight w:val="white"/>
        </w:rPr>
      </w:pPr>
      <w:r w:rsidRPr="003F553D">
        <w:rPr>
          <w:highlight w:val="white"/>
        </w:rPr>
        <w:t xml:space="preserve">      }</w:t>
      </w:r>
    </w:p>
    <w:p w14:paraId="24C0CC54" w14:textId="049C185E" w:rsidR="006F472B" w:rsidRDefault="006F472B" w:rsidP="00E74B27">
      <w:pPr>
        <w:rPr>
          <w:highlight w:val="white"/>
        </w:rPr>
      </w:pPr>
      <w:r>
        <w:rPr>
          <w:highlight w:val="white"/>
        </w:rPr>
        <w:t xml:space="preserve">If the same conditions apply on the right symbol, </w:t>
      </w:r>
      <w:proofErr w:type="gramStart"/>
      <w:r w:rsidR="003F553D">
        <w:rPr>
          <w:highlight w:val="white"/>
        </w:rPr>
        <w:t>with the exception of</w:t>
      </w:r>
      <w:proofErr w:type="gramEnd"/>
      <w:r w:rsidR="003F553D">
        <w:rPr>
          <w:highlight w:val="white"/>
        </w:rPr>
        <w:t xml:space="preserve"> the assignment, addition, or subtraction operator. </w:t>
      </w:r>
      <w:r w:rsidR="00C741EF">
        <w:rPr>
          <w:highlight w:val="white"/>
        </w:rPr>
        <w:t>For those operators we can handle the value with or without an offset.</w:t>
      </w:r>
    </w:p>
    <w:p w14:paraId="2DF2A7F4" w14:textId="77777777" w:rsidR="003F553D" w:rsidRPr="003F553D" w:rsidRDefault="003F553D" w:rsidP="003F553D">
      <w:pPr>
        <w:pStyle w:val="Code"/>
        <w:rPr>
          <w:highlight w:val="white"/>
        </w:rPr>
      </w:pPr>
      <w:r w:rsidRPr="003F553D">
        <w:rPr>
          <w:highlight w:val="white"/>
        </w:rPr>
        <w:t xml:space="preserve">      if ((rightTrack == null) &amp;&amp;</w:t>
      </w:r>
    </w:p>
    <w:p w14:paraId="51220478" w14:textId="77777777" w:rsidR="003F553D" w:rsidRPr="003F553D" w:rsidRDefault="003F553D" w:rsidP="003F553D">
      <w:pPr>
        <w:pStyle w:val="Code"/>
        <w:rPr>
          <w:highlight w:val="white"/>
        </w:rPr>
      </w:pPr>
      <w:r w:rsidRPr="003F553D">
        <w:rPr>
          <w:highlight w:val="white"/>
        </w:rPr>
        <w:t xml:space="preserve">          (middleOperator != MiddleOperator.Assign) &amp;&amp;</w:t>
      </w:r>
    </w:p>
    <w:p w14:paraId="21125EB7" w14:textId="77777777" w:rsidR="003F553D" w:rsidRPr="003F553D" w:rsidRDefault="003F553D" w:rsidP="003F553D">
      <w:pPr>
        <w:pStyle w:val="Code"/>
        <w:rPr>
          <w:highlight w:val="white"/>
        </w:rPr>
      </w:pPr>
      <w:r w:rsidRPr="003F553D">
        <w:rPr>
          <w:highlight w:val="white"/>
        </w:rPr>
        <w:t xml:space="preserve">          (middleOperator != MiddleOperator.BinaryAdd) &amp;&amp;</w:t>
      </w:r>
    </w:p>
    <w:p w14:paraId="58C85444" w14:textId="77777777" w:rsidR="003F553D" w:rsidRPr="003F553D" w:rsidRDefault="003F553D" w:rsidP="003F553D">
      <w:pPr>
        <w:pStyle w:val="Code"/>
        <w:rPr>
          <w:highlight w:val="white"/>
        </w:rPr>
      </w:pPr>
      <w:r w:rsidRPr="003F553D">
        <w:rPr>
          <w:highlight w:val="white"/>
        </w:rPr>
        <w:t xml:space="preserve">          (middleOperator != MiddleOperator.BinarySubtract) &amp;&amp;</w:t>
      </w:r>
    </w:p>
    <w:p w14:paraId="1855A0FA" w14:textId="77777777" w:rsidR="003F553D" w:rsidRPr="003F553D" w:rsidRDefault="003F553D" w:rsidP="003F553D">
      <w:pPr>
        <w:pStyle w:val="Code"/>
        <w:rPr>
          <w:highlight w:val="white"/>
        </w:rPr>
      </w:pPr>
      <w:r w:rsidRPr="003F553D">
        <w:rPr>
          <w:highlight w:val="white"/>
        </w:rPr>
        <w:t xml:space="preserve">          ((rightSymbol.Type.IsArrayFunctionOrString() &amp;&amp;</w:t>
      </w:r>
    </w:p>
    <w:p w14:paraId="280D5C5B" w14:textId="77777777" w:rsidR="003F553D" w:rsidRPr="003F553D" w:rsidRDefault="003F553D" w:rsidP="003F553D">
      <w:pPr>
        <w:pStyle w:val="Code"/>
        <w:rPr>
          <w:highlight w:val="white"/>
        </w:rPr>
      </w:pPr>
      <w:r w:rsidRPr="003F553D">
        <w:rPr>
          <w:highlight w:val="white"/>
        </w:rPr>
        <w:lastRenderedPageBreak/>
        <w:t xml:space="preserve">           (rightSymbol.Offset != 0)) ||</w:t>
      </w:r>
    </w:p>
    <w:p w14:paraId="239CD81E" w14:textId="77777777" w:rsidR="003F553D" w:rsidRPr="003F553D" w:rsidRDefault="003F553D" w:rsidP="003F553D">
      <w:pPr>
        <w:pStyle w:val="Code"/>
        <w:rPr>
          <w:highlight w:val="white"/>
        </w:rPr>
      </w:pPr>
      <w:r w:rsidRPr="003F553D">
        <w:rPr>
          <w:highlight w:val="white"/>
        </w:rPr>
        <w:t xml:space="preserve">           ((rightSymbol.Value is StaticAddress) &amp;&amp;</w:t>
      </w:r>
    </w:p>
    <w:p w14:paraId="531BAE32" w14:textId="77777777" w:rsidR="003F553D" w:rsidRPr="003F553D" w:rsidRDefault="003F553D" w:rsidP="003F553D">
      <w:pPr>
        <w:pStyle w:val="Code"/>
        <w:rPr>
          <w:highlight w:val="white"/>
        </w:rPr>
      </w:pPr>
      <w:r w:rsidRPr="003F553D">
        <w:rPr>
          <w:highlight w:val="white"/>
        </w:rPr>
        <w:t xml:space="preserve">            (((StaticAddress) rightSymbol.Value).Offset != 0)))) {</w:t>
      </w:r>
    </w:p>
    <w:p w14:paraId="67F68FF3" w14:textId="77777777" w:rsidR="003F553D" w:rsidRPr="003F553D" w:rsidRDefault="003F553D" w:rsidP="003F553D">
      <w:pPr>
        <w:pStyle w:val="Code"/>
        <w:rPr>
          <w:highlight w:val="white"/>
        </w:rPr>
      </w:pPr>
      <w:r w:rsidRPr="003F553D">
        <w:rPr>
          <w:highlight w:val="white"/>
        </w:rPr>
        <w:t xml:space="preserve">        rightTrack = LoadValueToRegister(rightSymbol);</w:t>
      </w:r>
    </w:p>
    <w:p w14:paraId="78FD4AAB" w14:textId="77777777" w:rsidR="003F553D" w:rsidRPr="003F553D" w:rsidRDefault="003F553D" w:rsidP="003F553D">
      <w:pPr>
        <w:pStyle w:val="Code"/>
        <w:rPr>
          <w:highlight w:val="white"/>
        </w:rPr>
      </w:pPr>
      <w:r w:rsidRPr="003F553D">
        <w:rPr>
          <w:highlight w:val="white"/>
        </w:rPr>
        <w:t xml:space="preserve">      }</w:t>
      </w:r>
    </w:p>
    <w:p w14:paraId="0CBDEFEB" w14:textId="64C578B0" w:rsidR="005A193E" w:rsidRPr="00DE4827" w:rsidRDefault="00DE4827" w:rsidP="003D30E7">
      <w:pPr>
        <w:rPr>
          <w:highlight w:val="white"/>
        </w:rPr>
      </w:pPr>
      <w:r>
        <w:rPr>
          <w:highlight w:val="white"/>
        </w:rPr>
        <w:t xml:space="preserve">Another condition </w:t>
      </w:r>
      <w:r w:rsidR="003D30E7">
        <w:rPr>
          <w:highlight w:val="white"/>
        </w:rPr>
        <w:t>we need to check is whether the right symbol holds a large value. Due to technical limitation of the architecture, we must load the value into a register if it exceeds 31 bits</w:t>
      </w:r>
      <w:r w:rsidR="00782546">
        <w:rPr>
          <w:highlight w:val="white"/>
        </w:rPr>
        <w:t xml:space="preserve">. In that case, the value will be loaded to the register with the </w:t>
      </w:r>
      <w:r w:rsidR="00782546" w:rsidRPr="00110333">
        <w:rPr>
          <w:rStyle w:val="KeyWord0"/>
          <w:highlight w:val="white"/>
        </w:rPr>
        <w:t>mov</w:t>
      </w:r>
      <w:r w:rsidR="00782546">
        <w:rPr>
          <w:highlight w:val="white"/>
        </w:rPr>
        <w:t xml:space="preserve"> instruction, which is the only allowed instruction for values exceeding 31 bits. </w:t>
      </w:r>
      <w:proofErr w:type="gramStart"/>
      <w:r w:rsidR="00782546">
        <w:rPr>
          <w:highlight w:val="white"/>
        </w:rPr>
        <w:t>With the exception of</w:t>
      </w:r>
      <w:proofErr w:type="gramEnd"/>
      <w:r w:rsidR="00782546">
        <w:rPr>
          <w:highlight w:val="white"/>
        </w:rPr>
        <w:t xml:space="preserve"> </w:t>
      </w:r>
      <w:r w:rsidR="00110333">
        <w:rPr>
          <w:highlight w:val="white"/>
        </w:rPr>
        <w:t xml:space="preserve">the </w:t>
      </w:r>
      <w:r w:rsidR="00782546">
        <w:rPr>
          <w:highlight w:val="white"/>
        </w:rPr>
        <w:t>assignment</w:t>
      </w:r>
      <w:r w:rsidR="00110333">
        <w:rPr>
          <w:highlight w:val="white"/>
        </w:rPr>
        <w:t xml:space="preserve"> operator</w:t>
      </w:r>
      <w:r w:rsidR="00782546">
        <w:rPr>
          <w:highlight w:val="white"/>
        </w:rPr>
        <w:t xml:space="preserve">, in which case we will use the </w:t>
      </w:r>
      <w:r w:rsidR="00110333" w:rsidRPr="00110333">
        <w:rPr>
          <w:rStyle w:val="KeyWord0"/>
          <w:highlight w:val="white"/>
        </w:rPr>
        <w:t>mov</w:t>
      </w:r>
      <w:r w:rsidR="00110333">
        <w:rPr>
          <w:highlight w:val="white"/>
        </w:rPr>
        <w:t xml:space="preserve"> instruction anyway. We do not need to check the left symbol in the same way, since the middle code optimizer has reduced the expression </w:t>
      </w:r>
      <w:r w:rsidR="00596D62">
        <w:rPr>
          <w:highlight w:val="white"/>
        </w:rPr>
        <w:t xml:space="preserve">or </w:t>
      </w:r>
      <w:r w:rsidR="00110333">
        <w:rPr>
          <w:highlight w:val="white"/>
        </w:rPr>
        <w:t>swapped the operands if the left operand holds an integer value.</w:t>
      </w:r>
    </w:p>
    <w:p w14:paraId="2DA2EDAA" w14:textId="77777777" w:rsidR="00DE4827" w:rsidRPr="00DE4827" w:rsidRDefault="00DE4827" w:rsidP="00DE4827">
      <w:pPr>
        <w:pStyle w:val="Code"/>
        <w:rPr>
          <w:highlight w:val="white"/>
        </w:rPr>
      </w:pPr>
      <w:r w:rsidRPr="00DE4827">
        <w:rPr>
          <w:highlight w:val="white"/>
        </w:rPr>
        <w:t xml:space="preserve">      if ((rightTrack == null) &amp;&amp; (rightSymbol.Value is BigInteger) &amp;&amp;</w:t>
      </w:r>
    </w:p>
    <w:p w14:paraId="5E84500C" w14:textId="77777777" w:rsidR="00DE4827" w:rsidRPr="00DE4827" w:rsidRDefault="00DE4827" w:rsidP="00DE4827">
      <w:pPr>
        <w:pStyle w:val="Code"/>
        <w:rPr>
          <w:highlight w:val="white"/>
        </w:rPr>
      </w:pPr>
      <w:r w:rsidRPr="00DE4827">
        <w:rPr>
          <w:highlight w:val="white"/>
        </w:rPr>
        <w:t xml:space="preserve">          ((middleOperator != MiddleOperator.Assign) ||</w:t>
      </w:r>
    </w:p>
    <w:p w14:paraId="14FFCC88" w14:textId="77777777" w:rsidR="00DE4827" w:rsidRPr="00DE4827" w:rsidRDefault="00DE4827" w:rsidP="00DE4827">
      <w:pPr>
        <w:pStyle w:val="Code"/>
        <w:rPr>
          <w:highlight w:val="white"/>
        </w:rPr>
      </w:pPr>
      <w:r w:rsidRPr="00DE4827">
        <w:rPr>
          <w:highlight w:val="white"/>
        </w:rPr>
        <w:t xml:space="preserve">           (leftTrack == null))) {</w:t>
      </w:r>
    </w:p>
    <w:p w14:paraId="34562DA9" w14:textId="77777777" w:rsidR="00DE4827" w:rsidRPr="00DE4827" w:rsidRDefault="00DE4827" w:rsidP="00DE4827">
      <w:pPr>
        <w:pStyle w:val="Code"/>
        <w:rPr>
          <w:highlight w:val="white"/>
        </w:rPr>
      </w:pPr>
      <w:r w:rsidRPr="00DE4827">
        <w:rPr>
          <w:highlight w:val="white"/>
        </w:rPr>
        <w:t xml:space="preserve">        BigInteger bigValue = (BigInteger) rightSymbol.Value;</w:t>
      </w:r>
    </w:p>
    <w:p w14:paraId="69228555" w14:textId="77777777" w:rsidR="00DE4827" w:rsidRPr="00DE4827" w:rsidRDefault="00DE4827" w:rsidP="00DE4827">
      <w:pPr>
        <w:pStyle w:val="Code"/>
        <w:rPr>
          <w:highlight w:val="white"/>
        </w:rPr>
      </w:pPr>
      <w:r w:rsidRPr="00DE4827">
        <w:rPr>
          <w:highlight w:val="white"/>
        </w:rPr>
        <w:t xml:space="preserve">        if (!((-2147483648 &lt;= bigValue) &amp;&amp; (bigValue &lt;= 2147483647))) {</w:t>
      </w:r>
    </w:p>
    <w:p w14:paraId="6C61FF05" w14:textId="77777777" w:rsidR="00DE4827" w:rsidRPr="00DE4827" w:rsidRDefault="00DE4827" w:rsidP="00DE4827">
      <w:pPr>
        <w:pStyle w:val="Code"/>
        <w:rPr>
          <w:highlight w:val="white"/>
        </w:rPr>
      </w:pPr>
      <w:r w:rsidRPr="00DE4827">
        <w:rPr>
          <w:highlight w:val="white"/>
        </w:rPr>
        <w:t xml:space="preserve">          rightTrack = LoadValueToRegister(rightSymbol);</w:t>
      </w:r>
    </w:p>
    <w:p w14:paraId="0681474D" w14:textId="77777777" w:rsidR="00DE4827" w:rsidRPr="00DE4827" w:rsidRDefault="00DE4827" w:rsidP="00DE4827">
      <w:pPr>
        <w:pStyle w:val="Code"/>
        <w:rPr>
          <w:highlight w:val="white"/>
        </w:rPr>
      </w:pPr>
      <w:r w:rsidRPr="00DE4827">
        <w:rPr>
          <w:highlight w:val="white"/>
        </w:rPr>
        <w:t xml:space="preserve">        }</w:t>
      </w:r>
    </w:p>
    <w:p w14:paraId="2898F86A" w14:textId="77777777" w:rsidR="00DE4827" w:rsidRPr="00DE4827" w:rsidRDefault="00DE4827" w:rsidP="00DE4827">
      <w:pPr>
        <w:pStyle w:val="Code"/>
        <w:rPr>
          <w:highlight w:val="white"/>
        </w:rPr>
      </w:pPr>
      <w:r w:rsidRPr="00DE4827">
        <w:rPr>
          <w:highlight w:val="white"/>
        </w:rPr>
        <w:t xml:space="preserve">      }</w:t>
      </w:r>
    </w:p>
    <w:p w14:paraId="560CC73D" w14:textId="67D75008" w:rsidR="002F73EF" w:rsidRPr="00304E69" w:rsidRDefault="002F73EF" w:rsidP="002F73EF">
      <w:pPr>
        <w:rPr>
          <w:highlight w:val="white"/>
        </w:rPr>
      </w:pPr>
      <w:r>
        <w:rPr>
          <w:highlight w:val="white"/>
        </w:rPr>
        <w:t>In case of the shift operator, we need to load the right symbol into a specific register</w:t>
      </w:r>
      <w:r w:rsidR="00596D62">
        <w:rPr>
          <w:highlight w:val="white"/>
        </w:rPr>
        <w:t xml:space="preserve"> (which is always </w:t>
      </w:r>
      <w:r w:rsidR="00596D62" w:rsidRPr="00596D62">
        <w:rPr>
          <w:rStyle w:val="KeyWord0"/>
          <w:highlight w:val="white"/>
        </w:rPr>
        <w:t>cl</w:t>
      </w:r>
      <w:r w:rsidR="00596D62">
        <w:rPr>
          <w:highlight w:val="white"/>
        </w:rPr>
        <w:t>)</w:t>
      </w:r>
      <w:r>
        <w:rPr>
          <w:highlight w:val="white"/>
        </w:rPr>
        <w:t xml:space="preserve"> due to technical limitations</w:t>
      </w:r>
      <w:r w:rsidR="008C50C3">
        <w:rPr>
          <w:highlight w:val="white"/>
        </w:rPr>
        <w:t xml:space="preserve"> of the architecture.</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72E62DDA" w14:textId="798D7E77" w:rsidR="00E9212B" w:rsidRDefault="00E9212B" w:rsidP="00213C9A">
      <w:pPr>
        <w:rPr>
          <w:highlight w:val="white"/>
        </w:rPr>
      </w:pPr>
      <w:r>
        <w:rPr>
          <w:highlight w:val="white"/>
        </w:rPr>
        <w:t xml:space="preserve">In this section, we call the </w:t>
      </w:r>
      <w:r w:rsidRPr="00E9212B">
        <w:rPr>
          <w:rStyle w:val="KeyWord0"/>
          <w:highlight w:val="white"/>
        </w:rPr>
        <w:t>Base</w:t>
      </w:r>
      <w:r>
        <w:rPr>
          <w:highlight w:val="white"/>
        </w:rPr>
        <w:t xml:space="preserve"> and </w:t>
      </w:r>
      <w:r w:rsidRPr="00E9212B">
        <w:rPr>
          <w:rStyle w:val="KeyWord0"/>
          <w:highlight w:val="white"/>
        </w:rPr>
        <w:t>Offset</w:t>
      </w:r>
      <w:r>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F12BF" w:rsidRDefault="002F73EF" w:rsidP="00213C9A">
      <w:pPr>
        <w:rPr>
          <w:highlight w:val="white"/>
        </w:rPr>
      </w:pPr>
      <w:r>
        <w:rPr>
          <w:highlight w:val="white"/>
        </w:rPr>
        <w:t xml:space="preserve">If the </w:t>
      </w:r>
      <w:r w:rsidR="00213C9A">
        <w:rPr>
          <w:highlight w:val="white"/>
        </w:rPr>
        <w:t xml:space="preserve">value of </w:t>
      </w:r>
      <w:r>
        <w:rPr>
          <w:highlight w:val="white"/>
        </w:rPr>
        <w:t>left symbol i</w:t>
      </w:r>
      <w:r w:rsidR="00213C9A">
        <w:rPr>
          <w:highlight w:val="white"/>
        </w:rPr>
        <w:t>s</w:t>
      </w:r>
      <w:r>
        <w:rPr>
          <w:highlight w:val="white"/>
        </w:rPr>
        <w:t xml:space="preserve"> stored in a register </w:t>
      </w:r>
      <w:r w:rsidR="00213C9A">
        <w:rPr>
          <w:highlight w:val="white"/>
        </w:rPr>
        <w:t>(</w:t>
      </w:r>
      <w:proofErr w:type="spellStart"/>
      <w:r w:rsidR="00213C9A" w:rsidRPr="00213C9A">
        <w:rPr>
          <w:rStyle w:val="KeyWord0"/>
          <w:highlight w:val="white"/>
        </w:rPr>
        <w:t>leftTrack</w:t>
      </w:r>
      <w:proofErr w:type="spellEnd"/>
      <w:r w:rsidR="00213C9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D37F7C" w:rsidRDefault="00D37F7C" w:rsidP="00D37F7C">
      <w:pPr>
        <w:pStyle w:val="Code"/>
        <w:rPr>
          <w:highlight w:val="white"/>
        </w:rPr>
      </w:pPr>
      <w:r w:rsidRPr="00D37F7C">
        <w:rPr>
          <w:highlight w:val="white"/>
        </w:rPr>
        <w:t xml:space="preserve">      if (leftTrack != null) {</w:t>
      </w:r>
    </w:p>
    <w:p w14:paraId="0BEC6A29" w14:textId="77777777" w:rsidR="00D37F7C" w:rsidRPr="00D37F7C" w:rsidRDefault="00D37F7C" w:rsidP="00D37F7C">
      <w:pPr>
        <w:pStyle w:val="Code"/>
        <w:rPr>
          <w:highlight w:val="white"/>
        </w:rPr>
      </w:pPr>
      <w:r w:rsidRPr="00D37F7C">
        <w:rPr>
          <w:highlight w:val="white"/>
        </w:rPr>
        <w:t xml:space="preserve">        if (rightTrack != null) {</w:t>
      </w:r>
    </w:p>
    <w:p w14:paraId="07B160AB" w14:textId="77777777" w:rsidR="00D37F7C" w:rsidRPr="00D37F7C" w:rsidRDefault="00D37F7C" w:rsidP="00D37F7C">
      <w:pPr>
        <w:pStyle w:val="Code"/>
        <w:rPr>
          <w:highlight w:val="white"/>
        </w:rPr>
      </w:pPr>
      <w:r w:rsidRPr="00D37F7C">
        <w:rPr>
          <w:highlight w:val="white"/>
        </w:rPr>
        <w:t xml:space="preserve">          AddAssemblyCode(objectOperator, leftTrack, rightTrack);</w:t>
      </w:r>
    </w:p>
    <w:p w14:paraId="3AD63552" w14:textId="77777777" w:rsidR="00D37F7C" w:rsidRPr="00D37F7C" w:rsidRDefault="00D37F7C" w:rsidP="00D37F7C">
      <w:pPr>
        <w:pStyle w:val="Code"/>
        <w:rPr>
          <w:highlight w:val="white"/>
        </w:rPr>
      </w:pPr>
      <w:r w:rsidRPr="00D37F7C">
        <w:rPr>
          <w:highlight w:val="white"/>
        </w:rPr>
        <w:t xml:space="preserve">        }</w:t>
      </w:r>
    </w:p>
    <w:p w14:paraId="2BB9882D" w14:textId="2CF8033E" w:rsidR="002F73EF" w:rsidRPr="00DF12BF" w:rsidRDefault="002F73EF" w:rsidP="002F73EF">
      <w:pPr>
        <w:rPr>
          <w:highlight w:val="white"/>
        </w:rPr>
      </w:pPr>
      <w:r>
        <w:rPr>
          <w:highlight w:val="white"/>
        </w:rPr>
        <w:t>If the right symbol is an integer value, we use that value directly.</w:t>
      </w:r>
      <w:r w:rsidR="00DE44D7">
        <w:rPr>
          <w:highlight w:val="white"/>
        </w:rPr>
        <w:t xml:space="preserve"> Note that the integer value does not exceed 31 bits</w:t>
      </w:r>
      <w:r w:rsidR="00CC4389">
        <w:rPr>
          <w:highlight w:val="white"/>
        </w:rPr>
        <w:t>. I</w:t>
      </w:r>
      <w:r w:rsidR="00030A18">
        <w:rPr>
          <w:highlight w:val="white"/>
        </w:rPr>
        <w:t>f</w:t>
      </w:r>
      <w:r w:rsidR="00CC4389">
        <w:rPr>
          <w:highlight w:val="white"/>
        </w:rPr>
        <w:t xml:space="preserve"> it d</w:t>
      </w:r>
      <w:r w:rsidR="004A033E">
        <w:rPr>
          <w:highlight w:val="white"/>
        </w:rPr>
        <w:t>oes</w:t>
      </w:r>
      <w:r w:rsidR="00CC4389">
        <w:rPr>
          <w:highlight w:val="white"/>
        </w:rPr>
        <w:t>, the value would have already been loaded int a register.</w:t>
      </w:r>
    </w:p>
    <w:p w14:paraId="3E04A5BD" w14:textId="77777777" w:rsidR="00D37F7C" w:rsidRPr="00D37F7C" w:rsidRDefault="00D37F7C" w:rsidP="00D37F7C">
      <w:pPr>
        <w:pStyle w:val="Code"/>
        <w:rPr>
          <w:highlight w:val="white"/>
        </w:rPr>
      </w:pPr>
      <w:r w:rsidRPr="00D37F7C">
        <w:rPr>
          <w:highlight w:val="white"/>
        </w:rPr>
        <w:t xml:space="preserve">        else if (rightSymbol.Value is BigInteger) {</w:t>
      </w:r>
    </w:p>
    <w:p w14:paraId="53572930" w14:textId="77777777" w:rsidR="00D37F7C" w:rsidRPr="00D37F7C" w:rsidRDefault="00D37F7C" w:rsidP="00D37F7C">
      <w:pPr>
        <w:pStyle w:val="Code"/>
        <w:rPr>
          <w:highlight w:val="white"/>
        </w:rPr>
      </w:pPr>
      <w:r w:rsidRPr="00D37F7C">
        <w:rPr>
          <w:highlight w:val="white"/>
        </w:rPr>
        <w:t xml:space="preserve">          AddAssemblyCode(objectOperator, leftTrack, rightSymbol.Value);</w:t>
      </w:r>
    </w:p>
    <w:p w14:paraId="51D3F4FF" w14:textId="77777777" w:rsidR="00D37F7C" w:rsidRPr="00D37F7C" w:rsidRDefault="00D37F7C" w:rsidP="00D37F7C">
      <w:pPr>
        <w:pStyle w:val="Code"/>
        <w:rPr>
          <w:highlight w:val="white"/>
        </w:rPr>
      </w:pPr>
      <w:r w:rsidRPr="00D37F7C">
        <w:rPr>
          <w:highlight w:val="white"/>
        </w:rPr>
        <w:t xml:space="preserve">        }</w:t>
      </w:r>
    </w:p>
    <w:p w14:paraId="53E1AFFE" w14:textId="25513FF7" w:rsidR="002F73EF" w:rsidRPr="00DF12BF" w:rsidRDefault="0062696B" w:rsidP="002F73EF">
      <w:pPr>
        <w:rPr>
          <w:highlight w:val="white"/>
        </w:rPr>
      </w:pPr>
      <w:r>
        <w:rPr>
          <w:highlight w:val="white"/>
        </w:rPr>
        <w:t>If the right symbol is an array, function, string, or static value, we use its address rather than its value. W</w:t>
      </w:r>
      <w:r w:rsidR="002C7231">
        <w:rPr>
          <w:highlight w:val="white"/>
        </w:rPr>
        <w:t xml:space="preserve">e start by </w:t>
      </w:r>
      <w:r w:rsidR="0019159E">
        <w:rPr>
          <w:highlight w:val="white"/>
        </w:rPr>
        <w:t>applying the operator</w:t>
      </w:r>
      <w:r>
        <w:rPr>
          <w:highlight w:val="white"/>
        </w:rPr>
        <w:t>, t</w:t>
      </w:r>
      <w:r w:rsidR="002C7231">
        <w:rPr>
          <w:highlight w:val="white"/>
        </w:rPr>
        <w:t xml:space="preserve">he call to </w:t>
      </w:r>
      <w:r w:rsidR="002C7231" w:rsidRPr="002C7231">
        <w:rPr>
          <w:rStyle w:val="KeyWord0"/>
          <w:highlight w:val="white"/>
        </w:rPr>
        <w:t>Base</w:t>
      </w:r>
      <w:r w:rsidR="002C7231">
        <w:rPr>
          <w:highlight w:val="white"/>
        </w:rPr>
        <w:t xml:space="preserve"> gives </w:t>
      </w:r>
      <w:r w:rsidR="003F7277">
        <w:rPr>
          <w:highlight w:val="white"/>
        </w:rPr>
        <w:t xml:space="preserve">the </w:t>
      </w:r>
      <w:r w:rsidR="002C7231">
        <w:rPr>
          <w:highlight w:val="white"/>
        </w:rPr>
        <w:t>name</w:t>
      </w:r>
      <w:r w:rsidR="003F7277">
        <w:rPr>
          <w:highlight w:val="white"/>
        </w:rPr>
        <w:t xml:space="preserve"> of the symbol</w:t>
      </w:r>
      <w:r w:rsidR="002C7231">
        <w:rPr>
          <w:highlight w:val="white"/>
        </w:rPr>
        <w:t>.</w:t>
      </w:r>
    </w:p>
    <w:p w14:paraId="6174188A" w14:textId="77777777" w:rsidR="00D37F7C" w:rsidRPr="00D37F7C" w:rsidRDefault="00D37F7C" w:rsidP="00D37F7C">
      <w:pPr>
        <w:pStyle w:val="Code"/>
        <w:rPr>
          <w:highlight w:val="white"/>
        </w:rPr>
      </w:pPr>
      <w:r w:rsidRPr="00D37F7C">
        <w:rPr>
          <w:highlight w:val="white"/>
        </w:rPr>
        <w:lastRenderedPageBreak/>
        <w:t xml:space="preserve">        else if (rightSymbol.Type.IsArrayFunctionOrString() ||</w:t>
      </w:r>
    </w:p>
    <w:p w14:paraId="3DDE48AA" w14:textId="77777777" w:rsidR="00D37F7C" w:rsidRPr="00D37F7C" w:rsidRDefault="00D37F7C" w:rsidP="00D37F7C">
      <w:pPr>
        <w:pStyle w:val="Code"/>
        <w:rPr>
          <w:highlight w:val="white"/>
        </w:rPr>
      </w:pPr>
      <w:r w:rsidRPr="00D37F7C">
        <w:rPr>
          <w:highlight w:val="white"/>
        </w:rPr>
        <w:t xml:space="preserve">                 (rightSymbol.Value is StaticAddress)) {</w:t>
      </w:r>
    </w:p>
    <w:p w14:paraId="13967621" w14:textId="77777777" w:rsidR="00D37F7C" w:rsidRPr="00D37F7C" w:rsidRDefault="00D37F7C" w:rsidP="00D37F7C">
      <w:pPr>
        <w:pStyle w:val="Code"/>
        <w:rPr>
          <w:highlight w:val="white"/>
        </w:rPr>
      </w:pPr>
      <w:r w:rsidRPr="00D37F7C">
        <w:rPr>
          <w:highlight w:val="white"/>
        </w:rPr>
        <w:t xml:space="preserve">          AddAssemblyCode(objectOperator, leftTrack, Base(rightSymbol));</w:t>
      </w:r>
    </w:p>
    <w:p w14:paraId="0E6EA695" w14:textId="45F94977" w:rsidR="00B01D3E" w:rsidRDefault="00B01D3E" w:rsidP="00B01D3E">
      <w:pPr>
        <w:rPr>
          <w:highlight w:val="white"/>
        </w:rPr>
      </w:pPr>
      <w:r>
        <w:rPr>
          <w:highlight w:val="white"/>
        </w:rPr>
        <w:t xml:space="preserve">Then we need to </w:t>
      </w:r>
      <w:proofErr w:type="gramStart"/>
      <w:r>
        <w:rPr>
          <w:highlight w:val="white"/>
        </w:rPr>
        <w:t>look into</w:t>
      </w:r>
      <w:proofErr w:type="gramEnd"/>
      <w:r>
        <w:rPr>
          <w:highlight w:val="white"/>
        </w:rPr>
        <w:t xml:space="preserve"> the offset. Remember that there can only be addition, subtraction, or assignment if the offset is non-zero. Otherwise, the address would have been loaded into a register. In case of assignment, we add the offset to the address. Otherwise, we just apply the operator (</w:t>
      </w:r>
      <w:r w:rsidRPr="00B01D3E">
        <w:rPr>
          <w:rStyle w:val="KeyWord0"/>
          <w:highlight w:val="white"/>
        </w:rPr>
        <w:t>add</w:t>
      </w:r>
      <w:r>
        <w:rPr>
          <w:highlight w:val="white"/>
        </w:rPr>
        <w:t xml:space="preserve"> or </w:t>
      </w:r>
      <w:r w:rsidRPr="00B01D3E">
        <w:rPr>
          <w:rStyle w:val="KeyWord0"/>
          <w:highlight w:val="white"/>
        </w:rPr>
        <w:t>sub</w:t>
      </w:r>
      <w:r>
        <w:rPr>
          <w:highlight w:val="white"/>
        </w:rPr>
        <w:t>).</w:t>
      </w:r>
    </w:p>
    <w:p w14:paraId="124E5AFD" w14:textId="77777777" w:rsidR="00D37F7C" w:rsidRPr="00D37F7C" w:rsidRDefault="00D37F7C" w:rsidP="00D37F7C">
      <w:pPr>
        <w:pStyle w:val="Code"/>
        <w:rPr>
          <w:highlight w:val="white"/>
        </w:rPr>
      </w:pPr>
      <w:r w:rsidRPr="00D37F7C">
        <w:rPr>
          <w:highlight w:val="white"/>
        </w:rPr>
        <w:t xml:space="preserve">          int rightOffset = Offset(rightSymbol);</w:t>
      </w:r>
    </w:p>
    <w:p w14:paraId="63054EC9" w14:textId="77777777" w:rsidR="00D37F7C" w:rsidRPr="00D37F7C" w:rsidRDefault="00D37F7C" w:rsidP="00D37F7C">
      <w:pPr>
        <w:pStyle w:val="Code"/>
        <w:rPr>
          <w:highlight w:val="white"/>
        </w:rPr>
      </w:pPr>
      <w:r w:rsidRPr="00D37F7C">
        <w:rPr>
          <w:highlight w:val="white"/>
        </w:rPr>
        <w:t xml:space="preserve">          if (rightOffset != 0) {</w:t>
      </w:r>
    </w:p>
    <w:p w14:paraId="5DAC5BAB" w14:textId="77777777" w:rsidR="00D37F7C" w:rsidRPr="00D37F7C" w:rsidRDefault="00D37F7C" w:rsidP="00D37F7C">
      <w:pPr>
        <w:pStyle w:val="Code"/>
        <w:rPr>
          <w:highlight w:val="white"/>
        </w:rPr>
      </w:pPr>
      <w:r w:rsidRPr="00D37F7C">
        <w:rPr>
          <w:highlight w:val="white"/>
        </w:rPr>
        <w:t xml:space="preserve">            if (middleOperator == MiddleOperator.Assign) {</w:t>
      </w:r>
    </w:p>
    <w:p w14:paraId="3845A97B" w14:textId="77777777" w:rsidR="00D37F7C" w:rsidRPr="00D37F7C" w:rsidRDefault="00D37F7C" w:rsidP="00D37F7C">
      <w:pPr>
        <w:pStyle w:val="Code"/>
        <w:rPr>
          <w:highlight w:val="white"/>
        </w:rPr>
      </w:pPr>
      <w:r w:rsidRPr="00D37F7C">
        <w:rPr>
          <w:highlight w:val="white"/>
        </w:rPr>
        <w:t xml:space="preserve">              AddAssemblyCode(AssemblyOperator.add, leftTrack,</w:t>
      </w:r>
    </w:p>
    <w:p w14:paraId="63839EE9" w14:textId="77777777" w:rsidR="00D37F7C" w:rsidRPr="00D37F7C" w:rsidRDefault="00D37F7C" w:rsidP="00D37F7C">
      <w:pPr>
        <w:pStyle w:val="Code"/>
        <w:rPr>
          <w:highlight w:val="white"/>
        </w:rPr>
      </w:pPr>
      <w:r w:rsidRPr="00D37F7C">
        <w:rPr>
          <w:highlight w:val="white"/>
        </w:rPr>
        <w:t xml:space="preserve">                              (BigInteger) rightOffset);</w:t>
      </w:r>
    </w:p>
    <w:p w14:paraId="4B743892" w14:textId="77777777" w:rsidR="00D37F7C" w:rsidRPr="00D37F7C" w:rsidRDefault="00D37F7C" w:rsidP="00D37F7C">
      <w:pPr>
        <w:pStyle w:val="Code"/>
        <w:rPr>
          <w:highlight w:val="white"/>
        </w:rPr>
      </w:pPr>
      <w:r w:rsidRPr="00D37F7C">
        <w:rPr>
          <w:highlight w:val="white"/>
        </w:rPr>
        <w:t xml:space="preserve">            }</w:t>
      </w:r>
    </w:p>
    <w:p w14:paraId="44AB1068" w14:textId="77777777" w:rsidR="00D37F7C" w:rsidRPr="00D37F7C" w:rsidRDefault="00D37F7C" w:rsidP="00D37F7C">
      <w:pPr>
        <w:pStyle w:val="Code"/>
        <w:rPr>
          <w:highlight w:val="white"/>
        </w:rPr>
      </w:pPr>
      <w:r w:rsidRPr="00D37F7C">
        <w:rPr>
          <w:highlight w:val="white"/>
        </w:rPr>
        <w:t xml:space="preserve">            else {</w:t>
      </w:r>
    </w:p>
    <w:p w14:paraId="71A137AD" w14:textId="77777777" w:rsidR="00D37F7C" w:rsidRPr="00D37F7C" w:rsidRDefault="00D37F7C" w:rsidP="00D37F7C">
      <w:pPr>
        <w:pStyle w:val="Code"/>
        <w:rPr>
          <w:highlight w:val="white"/>
        </w:rPr>
      </w:pPr>
      <w:r w:rsidRPr="00D37F7C">
        <w:rPr>
          <w:highlight w:val="white"/>
        </w:rPr>
        <w:t xml:space="preserve">              AddAssemblyCode(objectOperator, leftTrack,</w:t>
      </w:r>
    </w:p>
    <w:p w14:paraId="50E1D624" w14:textId="77777777" w:rsidR="00D37F7C" w:rsidRPr="00D37F7C" w:rsidRDefault="00D37F7C" w:rsidP="00D37F7C">
      <w:pPr>
        <w:pStyle w:val="Code"/>
        <w:rPr>
          <w:highlight w:val="white"/>
        </w:rPr>
      </w:pPr>
      <w:r w:rsidRPr="00D37F7C">
        <w:rPr>
          <w:highlight w:val="white"/>
        </w:rPr>
        <w:t xml:space="preserve">                              (BigInteger) rightOffset);</w:t>
      </w:r>
    </w:p>
    <w:p w14:paraId="02E10B4F" w14:textId="77777777" w:rsidR="00D37F7C" w:rsidRPr="00D37F7C" w:rsidRDefault="00D37F7C" w:rsidP="00D37F7C">
      <w:pPr>
        <w:pStyle w:val="Code"/>
        <w:rPr>
          <w:highlight w:val="white"/>
        </w:rPr>
      </w:pPr>
      <w:r w:rsidRPr="00D37F7C">
        <w:rPr>
          <w:highlight w:val="white"/>
        </w:rPr>
        <w:t xml:space="preserve">            }</w:t>
      </w:r>
    </w:p>
    <w:p w14:paraId="0E7B7C37" w14:textId="77777777" w:rsidR="00D37F7C" w:rsidRPr="00D37F7C" w:rsidRDefault="00D37F7C" w:rsidP="00D37F7C">
      <w:pPr>
        <w:pStyle w:val="Code"/>
        <w:rPr>
          <w:highlight w:val="white"/>
        </w:rPr>
      </w:pPr>
      <w:r w:rsidRPr="00D37F7C">
        <w:rPr>
          <w:highlight w:val="white"/>
        </w:rPr>
        <w:t xml:space="preserve">          }</w:t>
      </w:r>
    </w:p>
    <w:p w14:paraId="32590B65" w14:textId="77777777" w:rsidR="00D37F7C" w:rsidRPr="00D37F7C" w:rsidRDefault="00D37F7C" w:rsidP="00D37F7C">
      <w:pPr>
        <w:pStyle w:val="Code"/>
        <w:rPr>
          <w:highlight w:val="white"/>
        </w:rPr>
      </w:pPr>
      <w:r w:rsidRPr="00D37F7C">
        <w:rPr>
          <w:highlight w:val="white"/>
        </w:rPr>
        <w:t xml:space="preserve">        }</w:t>
      </w:r>
    </w:p>
    <w:p w14:paraId="32EFE82C" w14:textId="39F7338F" w:rsidR="002F73EF" w:rsidRPr="00DF12BF" w:rsidRDefault="002F73EF" w:rsidP="002F73EF">
      <w:pPr>
        <w:rPr>
          <w:highlight w:val="white"/>
        </w:rPr>
      </w:pPr>
      <w:r>
        <w:rPr>
          <w:highlight w:val="white"/>
        </w:rPr>
        <w:t xml:space="preserve">If none of the above cases apply, we </w:t>
      </w:r>
      <w:r w:rsidR="00744236">
        <w:rPr>
          <w:highlight w:val="white"/>
        </w:rPr>
        <w:t>use the base and offset of the left symbol.</w:t>
      </w:r>
    </w:p>
    <w:p w14:paraId="26392629" w14:textId="77777777" w:rsidR="00D37F7C" w:rsidRPr="00D37F7C" w:rsidRDefault="00D37F7C" w:rsidP="00D37F7C">
      <w:pPr>
        <w:pStyle w:val="Code"/>
        <w:rPr>
          <w:highlight w:val="white"/>
        </w:rPr>
      </w:pPr>
      <w:r w:rsidRPr="00D37F7C">
        <w:rPr>
          <w:highlight w:val="white"/>
        </w:rPr>
        <w:t xml:space="preserve">        else {</w:t>
      </w:r>
    </w:p>
    <w:p w14:paraId="7979B9EC" w14:textId="77777777" w:rsidR="00D37F7C" w:rsidRPr="00D37F7C" w:rsidRDefault="00D37F7C" w:rsidP="00D37F7C">
      <w:pPr>
        <w:pStyle w:val="Code"/>
        <w:rPr>
          <w:highlight w:val="white"/>
        </w:rPr>
      </w:pPr>
      <w:r w:rsidRPr="00D37F7C">
        <w:rPr>
          <w:highlight w:val="white"/>
        </w:rPr>
        <w:t xml:space="preserve">          if (middleOperator == MiddleOperator.Assign) {</w:t>
      </w:r>
    </w:p>
    <w:p w14:paraId="4DDE9A6E" w14:textId="77777777" w:rsidR="00D37F7C" w:rsidRPr="00D37F7C" w:rsidRDefault="00D37F7C" w:rsidP="00D37F7C">
      <w:pPr>
        <w:pStyle w:val="Code"/>
        <w:rPr>
          <w:highlight w:val="white"/>
        </w:rPr>
      </w:pPr>
      <w:r w:rsidRPr="00D37F7C">
        <w:rPr>
          <w:highlight w:val="white"/>
        </w:rPr>
        <w:t xml:space="preserve">            leftTrack = new Track(resultSymbol);</w:t>
      </w:r>
    </w:p>
    <w:p w14:paraId="6FD74600" w14:textId="77777777" w:rsidR="00D37F7C" w:rsidRPr="00D37F7C" w:rsidRDefault="00D37F7C" w:rsidP="00D37F7C">
      <w:pPr>
        <w:pStyle w:val="Code"/>
        <w:rPr>
          <w:highlight w:val="white"/>
        </w:rPr>
      </w:pPr>
      <w:r w:rsidRPr="00D37F7C">
        <w:rPr>
          <w:highlight w:val="white"/>
        </w:rPr>
        <w:t xml:space="preserve">          }</w:t>
      </w:r>
    </w:p>
    <w:p w14:paraId="30A55840" w14:textId="77777777" w:rsidR="00D37F7C" w:rsidRPr="00D37F7C" w:rsidRDefault="00D37F7C" w:rsidP="00D37F7C">
      <w:pPr>
        <w:pStyle w:val="Code"/>
        <w:rPr>
          <w:highlight w:val="white"/>
        </w:rPr>
      </w:pPr>
    </w:p>
    <w:p w14:paraId="5237589B" w14:textId="77777777" w:rsidR="00D37F7C" w:rsidRPr="00D37F7C" w:rsidRDefault="00D37F7C" w:rsidP="00D37F7C">
      <w:pPr>
        <w:pStyle w:val="Code"/>
        <w:rPr>
          <w:highlight w:val="white"/>
        </w:rPr>
      </w:pPr>
      <w:r w:rsidRPr="00D37F7C">
        <w:rPr>
          <w:highlight w:val="white"/>
        </w:rPr>
        <w:t xml:space="preserve">          AddAssemblyCode(objectOperator, leftTrack,</w:t>
      </w:r>
    </w:p>
    <w:p w14:paraId="304F057B" w14:textId="77777777" w:rsidR="00D37F7C" w:rsidRPr="00D37F7C" w:rsidRDefault="00D37F7C" w:rsidP="00D37F7C">
      <w:pPr>
        <w:pStyle w:val="Code"/>
        <w:rPr>
          <w:highlight w:val="white"/>
        </w:rPr>
      </w:pPr>
      <w:r w:rsidRPr="00D37F7C">
        <w:rPr>
          <w:highlight w:val="white"/>
        </w:rPr>
        <w:t xml:space="preserve">                          Base(rightSymbol), Offset(rightSymbol));</w:t>
      </w:r>
    </w:p>
    <w:p w14:paraId="62920AFC" w14:textId="77777777" w:rsidR="00D37F7C" w:rsidRPr="00D37F7C" w:rsidRDefault="00D37F7C" w:rsidP="00D37F7C">
      <w:pPr>
        <w:pStyle w:val="Code"/>
        <w:rPr>
          <w:highlight w:val="white"/>
        </w:rPr>
      </w:pPr>
      <w:r w:rsidRPr="00D37F7C">
        <w:rPr>
          <w:highlight w:val="white"/>
        </w:rPr>
        <w:t xml:space="preserve">        }</w:t>
      </w:r>
    </w:p>
    <w:p w14:paraId="28CBC266" w14:textId="65A3D4BC" w:rsidR="002F73EF" w:rsidRPr="00DF12BF" w:rsidRDefault="002F73EF" w:rsidP="002F73EF">
      <w:pPr>
        <w:rPr>
          <w:highlight w:val="white"/>
        </w:rPr>
      </w:pPr>
      <w:r>
        <w:rPr>
          <w:highlight w:val="white"/>
        </w:rPr>
        <w:t xml:space="preserve">The only remaining </w:t>
      </w:r>
      <w:r w:rsidR="001C7103">
        <w:rPr>
          <w:highlight w:val="white"/>
        </w:rPr>
        <w:t>issue</w:t>
      </w:r>
      <w:r>
        <w:rPr>
          <w:highlight w:val="white"/>
        </w:rPr>
        <w:t xml:space="preserve"> is what to do with the resulting </w:t>
      </w:r>
      <w:proofErr w:type="gramStart"/>
      <w:r>
        <w:rPr>
          <w:highlight w:val="white"/>
        </w:rPr>
        <w:t>value</w:t>
      </w:r>
      <w:r w:rsidR="002F6651">
        <w:rPr>
          <w:highlight w:val="white"/>
        </w:rPr>
        <w:t>, if</w:t>
      </w:r>
      <w:proofErr w:type="gramEnd"/>
      <w:r w:rsidR="002F6651">
        <w:rPr>
          <w:highlight w:val="white"/>
        </w:rPr>
        <w:t xml:space="preserve"> there is one</w:t>
      </w:r>
      <w:r>
        <w:rPr>
          <w:highlight w:val="white"/>
        </w:rPr>
        <w:t xml:space="preserve">. If the result is a temporary </w:t>
      </w:r>
      <w:r w:rsidR="007A2911">
        <w:rPr>
          <w:highlight w:val="white"/>
        </w:rPr>
        <w:t>variable,</w:t>
      </w:r>
      <w:r>
        <w:rPr>
          <w:highlight w:val="white"/>
        </w:rPr>
        <w:t xml:space="preserve"> we add it to the track map to be used by succeeding instructions.</w:t>
      </w:r>
    </w:p>
    <w:p w14:paraId="54A89CCA" w14:textId="77777777" w:rsidR="00D37F7C" w:rsidRPr="00D37F7C" w:rsidRDefault="00D37F7C" w:rsidP="00D37F7C">
      <w:pPr>
        <w:pStyle w:val="Code"/>
        <w:rPr>
          <w:highlight w:val="white"/>
        </w:rPr>
      </w:pPr>
      <w:r w:rsidRPr="00D37F7C">
        <w:rPr>
          <w:highlight w:val="white"/>
        </w:rPr>
        <w:t xml:space="preserve">        if (resultSymbol != null) {</w:t>
      </w:r>
    </w:p>
    <w:p w14:paraId="6393D0C4" w14:textId="7A476790" w:rsidR="00D37F7C" w:rsidRPr="00D37F7C" w:rsidRDefault="00D37F7C" w:rsidP="00D37F7C">
      <w:pPr>
        <w:pStyle w:val="Code"/>
        <w:rPr>
          <w:highlight w:val="white"/>
        </w:rPr>
      </w:pPr>
      <w:r w:rsidRPr="00D37F7C">
        <w:rPr>
          <w:highlight w:val="white"/>
        </w:rPr>
        <w:t xml:space="preserve">          if (resultSymbol.</w:t>
      </w:r>
      <w:r w:rsidR="00D1346A">
        <w:rPr>
          <w:highlight w:val="white"/>
        </w:rPr>
        <w:t>Is</w:t>
      </w:r>
      <w:r w:rsidR="00986125">
        <w:rPr>
          <w:highlight w:val="white"/>
        </w:rPr>
        <w:t>Temporary</w:t>
      </w:r>
      <w:r w:rsidR="00D1346A">
        <w:rPr>
          <w:highlight w:val="white"/>
        </w:rPr>
        <w:t>()</w:t>
      </w:r>
      <w:r w:rsidRPr="00D37F7C">
        <w:rPr>
          <w:highlight w:val="white"/>
        </w:rPr>
        <w:t>) {</w:t>
      </w:r>
    </w:p>
    <w:p w14:paraId="38BCD1CF" w14:textId="77777777" w:rsidR="00D37F7C" w:rsidRPr="00D37F7C" w:rsidRDefault="00D37F7C" w:rsidP="00D37F7C">
      <w:pPr>
        <w:pStyle w:val="Code"/>
        <w:rPr>
          <w:highlight w:val="white"/>
        </w:rPr>
      </w:pPr>
      <w:r w:rsidRPr="00D37F7C">
        <w:rPr>
          <w:highlight w:val="white"/>
        </w:rPr>
        <w:t xml:space="preserve">            Assert.ErrorXXX(resultSymbol.AddressSymbol == null);</w:t>
      </w:r>
    </w:p>
    <w:p w14:paraId="3EC9CD8A" w14:textId="77777777" w:rsidR="00D37F7C" w:rsidRPr="00D37F7C" w:rsidRDefault="00D37F7C" w:rsidP="00D37F7C">
      <w:pPr>
        <w:pStyle w:val="Code"/>
        <w:rPr>
          <w:highlight w:val="white"/>
        </w:rPr>
      </w:pPr>
      <w:r w:rsidRPr="00D37F7C">
        <w:rPr>
          <w:highlight w:val="white"/>
        </w:rPr>
        <w:t xml:space="preserve">            m_trackMap.Add(resultSymbol, leftTrack);</w:t>
      </w:r>
    </w:p>
    <w:p w14:paraId="5EDEEAB7" w14:textId="77777777" w:rsidR="00D37F7C" w:rsidRPr="00D37F7C" w:rsidRDefault="00D37F7C" w:rsidP="00D37F7C">
      <w:pPr>
        <w:pStyle w:val="Code"/>
        <w:rPr>
          <w:highlight w:val="white"/>
        </w:rPr>
      </w:pPr>
      <w:r w:rsidRPr="00D37F7C">
        <w:rPr>
          <w:highlight w:val="white"/>
        </w:rPr>
        <w:t xml:space="preserve">          }</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06086D11" w14:textId="77777777" w:rsidR="00D37F7C" w:rsidRPr="00D37F7C" w:rsidRDefault="00D37F7C" w:rsidP="00D37F7C">
      <w:pPr>
        <w:pStyle w:val="Code"/>
        <w:rPr>
          <w:highlight w:val="white"/>
        </w:rPr>
      </w:pPr>
      <w:r w:rsidRPr="00D37F7C">
        <w:rPr>
          <w:highlight w:val="white"/>
        </w:rPr>
        <w:t xml:space="preserve">          else {</w:t>
      </w:r>
    </w:p>
    <w:p w14:paraId="0C4CC938" w14:textId="77777777" w:rsidR="00D37F7C" w:rsidRPr="00D37F7C" w:rsidRDefault="00D37F7C" w:rsidP="00D37F7C">
      <w:pPr>
        <w:pStyle w:val="Code"/>
        <w:rPr>
          <w:highlight w:val="white"/>
        </w:rPr>
      </w:pPr>
      <w:r w:rsidRPr="00D37F7C">
        <w:rPr>
          <w:highlight w:val="white"/>
        </w:rPr>
        <w:t xml:space="preserve">            AddAssemblyCode(AssemblyOperator.mov, Base(resultSymbol),</w:t>
      </w:r>
    </w:p>
    <w:p w14:paraId="78D02AFA" w14:textId="77777777" w:rsidR="00D37F7C" w:rsidRPr="00D37F7C" w:rsidRDefault="00D37F7C" w:rsidP="00D37F7C">
      <w:pPr>
        <w:pStyle w:val="Code"/>
        <w:rPr>
          <w:highlight w:val="white"/>
        </w:rPr>
      </w:pPr>
      <w:r w:rsidRPr="00D37F7C">
        <w:rPr>
          <w:highlight w:val="white"/>
        </w:rPr>
        <w:t xml:space="preserve">                            Offset(resultSymbol), leftTrack);</w:t>
      </w:r>
    </w:p>
    <w:p w14:paraId="650DBD84" w14:textId="77777777" w:rsidR="00D37F7C" w:rsidRPr="00D37F7C" w:rsidRDefault="00D37F7C" w:rsidP="00D37F7C">
      <w:pPr>
        <w:pStyle w:val="Code"/>
        <w:rPr>
          <w:highlight w:val="white"/>
        </w:rPr>
      </w:pPr>
      <w:r w:rsidRPr="00D37F7C">
        <w:rPr>
          <w:highlight w:val="white"/>
        </w:rPr>
        <w:t xml:space="preserve">          }</w:t>
      </w:r>
    </w:p>
    <w:p w14:paraId="5B2C652A" w14:textId="77777777" w:rsidR="00D37F7C" w:rsidRPr="00D37F7C" w:rsidRDefault="00D37F7C" w:rsidP="00D37F7C">
      <w:pPr>
        <w:pStyle w:val="Code"/>
        <w:rPr>
          <w:highlight w:val="white"/>
        </w:rPr>
      </w:pPr>
      <w:r w:rsidRPr="00D37F7C">
        <w:rPr>
          <w:highlight w:val="white"/>
        </w:rPr>
        <w:t xml:space="preserve">        }</w:t>
      </w:r>
    </w:p>
    <w:p w14:paraId="5131F1E5" w14:textId="77777777" w:rsidR="00D37F7C" w:rsidRPr="00D37F7C" w:rsidRDefault="00D37F7C" w:rsidP="00D37F7C">
      <w:pPr>
        <w:pStyle w:val="Code"/>
        <w:rPr>
          <w:highlight w:val="white"/>
        </w:rPr>
      </w:pPr>
      <w:r w:rsidRPr="00D37F7C">
        <w:rPr>
          <w:highlight w:val="white"/>
        </w:rPr>
        <w:t xml:space="preserve">      }</w:t>
      </w:r>
    </w:p>
    <w:p w14:paraId="068EF98D" w14:textId="41F32819" w:rsidR="002F73EF" w:rsidRPr="00DF12BF" w:rsidRDefault="00E9212B" w:rsidP="002F73EF">
      <w:pPr>
        <w:rPr>
          <w:highlight w:val="white"/>
        </w:rPr>
      </w:pPr>
      <w:r>
        <w:rPr>
          <w:highlight w:val="white"/>
        </w:rPr>
        <w:t>If the left symbol is not stored in a register, we have a</w:t>
      </w:r>
      <w:r w:rsidR="004B5FD9">
        <w:rPr>
          <w:highlight w:val="white"/>
        </w:rPr>
        <w:t xml:space="preserve"> </w:t>
      </w:r>
      <w:r>
        <w:rPr>
          <w:highlight w:val="white"/>
        </w:rPr>
        <w:t xml:space="preserve">new sequence of cases to consider. </w:t>
      </w:r>
      <w:r w:rsidR="002F73EF">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04A3598E" w:rsidR="002F73EF" w:rsidRPr="00DF12BF" w:rsidRDefault="002F73EF" w:rsidP="002F73EF">
      <w:pPr>
        <w:rPr>
          <w:highlight w:val="white"/>
        </w:rPr>
      </w:pPr>
      <w:r>
        <w:rPr>
          <w:highlight w:val="white"/>
        </w:rPr>
        <w:lastRenderedPageBreak/>
        <w:t>If the right symbol is an integer value, we simply use it.</w:t>
      </w:r>
      <w:r w:rsidR="00820F58">
        <w:rPr>
          <w:highlight w:val="white"/>
        </w:rPr>
        <w:t xml:space="preserve"> Again, note that the </w:t>
      </w:r>
      <w:r w:rsidR="004A033E">
        <w:rPr>
          <w:highlight w:val="white"/>
        </w:rPr>
        <w:t xml:space="preserve">value does not exceeds 31 bits. If it does, </w:t>
      </w:r>
      <w:r w:rsidR="00E1133C">
        <w:rPr>
          <w:highlight w:val="white"/>
        </w:rPr>
        <w:t>it would have been loaded into a register.</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38DFFF41" w14:textId="77777777" w:rsidR="001258D6" w:rsidRPr="00133CD0" w:rsidRDefault="001258D6" w:rsidP="00133CD0">
      <w:pPr>
        <w:pStyle w:val="Code"/>
        <w:rPr>
          <w:highlight w:val="white"/>
        </w:rPr>
      </w:pPr>
      <w:r w:rsidRPr="00133CD0">
        <w:rPr>
          <w:highlight w:val="white"/>
        </w:rPr>
        <w:t xml:space="preserve">          AddAssemblyCode(objectOperator, Base(leftSymbol),</w:t>
      </w:r>
    </w:p>
    <w:p w14:paraId="0450257A" w14:textId="77777777" w:rsidR="001258D6" w:rsidRPr="00133CD0" w:rsidRDefault="001258D6" w:rsidP="00133CD0">
      <w:pPr>
        <w:pStyle w:val="Code"/>
        <w:rPr>
          <w:highlight w:val="white"/>
        </w:rPr>
      </w:pPr>
      <w:r w:rsidRPr="00133CD0">
        <w:rPr>
          <w:highlight w:val="white"/>
        </w:rPr>
        <w:t xml:space="preserve">                          Offset(leftSymbol), rightSymbol.Value, typeSize);</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571E6E1F" w:rsidR="002F73EF" w:rsidRPr="00DF12BF" w:rsidRDefault="002F73EF" w:rsidP="002F73EF">
      <w:pPr>
        <w:rPr>
          <w:highlight w:val="white"/>
        </w:rPr>
      </w:pPr>
      <w:r>
        <w:rPr>
          <w:highlight w:val="white"/>
        </w:rPr>
        <w:t>If the right symbol is an array, function, string, or static value, we use its address</w:t>
      </w:r>
      <w:r w:rsidR="00AB1C79">
        <w:rPr>
          <w:highlight w:val="white"/>
        </w:rPr>
        <w:t xml:space="preserve"> and apply the operators in the same way as above.</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29CAF0F0" w14:textId="77777777" w:rsidR="000D67DA" w:rsidRDefault="002F73EF" w:rsidP="002F73EF">
      <w:pPr>
        <w:pStyle w:val="Code"/>
        <w:rPr>
          <w:highlight w:val="white"/>
        </w:rPr>
      </w:pPr>
      <w:r w:rsidRPr="00304E69">
        <w:rPr>
          <w:highlight w:val="white"/>
        </w:rPr>
        <w:t xml:space="preserve">                          Offset(leftSymbol), Base(rightSymbol),</w:t>
      </w:r>
    </w:p>
    <w:p w14:paraId="70725E44" w14:textId="4F5A00D6" w:rsidR="002F73EF" w:rsidRPr="00304E69" w:rsidRDefault="000D67DA" w:rsidP="002F73EF">
      <w:pPr>
        <w:pStyle w:val="Code"/>
        <w:rPr>
          <w:highlight w:val="white"/>
        </w:rPr>
      </w:pPr>
      <w:r>
        <w:rPr>
          <w:highlight w:val="white"/>
        </w:rPr>
        <w:t xml:space="preserve">                         </w:t>
      </w:r>
      <w:r w:rsidR="002F73EF" w:rsidRPr="00304E69">
        <w:rPr>
          <w:highlight w:val="white"/>
        </w:rPr>
        <w:t xml:space="preserve"> </w:t>
      </w:r>
      <w:r>
        <w:rPr>
          <w:highlight w:val="white"/>
        </w:rPr>
        <w:t>T</w:t>
      </w:r>
      <w:r w:rsidR="002F73EF" w:rsidRPr="00304E69">
        <w:rPr>
          <w:highlight w:val="white"/>
        </w:rPr>
        <w:t>ypeSize</w:t>
      </w:r>
      <w:r>
        <w:rPr>
          <w:highlight w:val="white"/>
        </w:rPr>
        <w:t>.PointerSize</w:t>
      </w:r>
      <w:r w:rsidR="002F73EF" w:rsidRPr="00304E69">
        <w:rPr>
          <w:highlight w:val="white"/>
        </w:rPr>
        <w:t>);</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085BAD34" w:rsidR="002F73EF" w:rsidRPr="00304E69" w:rsidRDefault="002F73EF" w:rsidP="002F73EF">
      <w:pPr>
        <w:rPr>
          <w:highlight w:val="white"/>
        </w:rPr>
      </w:pPr>
      <w:r>
        <w:rPr>
          <w:highlight w:val="white"/>
        </w:rPr>
        <w:t xml:space="preserve">If none of the above cases apply, we </w:t>
      </w:r>
      <w:r w:rsidR="002C7231">
        <w:rPr>
          <w:highlight w:val="white"/>
        </w:rPr>
        <w:t xml:space="preserve">load the value of the right symbol into a register and </w:t>
      </w:r>
      <w:r>
        <w:rPr>
          <w:highlight w:val="white"/>
        </w:rPr>
        <w:t xml:space="preserve">use the base and offset of the </w:t>
      </w:r>
      <w:r w:rsidR="002C7231">
        <w:rPr>
          <w:highlight w:val="white"/>
        </w:rPr>
        <w:t>left</w:t>
      </w:r>
      <w:r>
        <w:rPr>
          <w:highlight w:val="white"/>
        </w:rPr>
        <w:t xml:space="preserve">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57AE9FF8" w14:textId="77777777" w:rsidR="00184AA8" w:rsidRPr="00C64273" w:rsidRDefault="00184AA8" w:rsidP="00184AA8">
      <w:pPr>
        <w:pStyle w:val="Rubrik3"/>
        <w:numPr>
          <w:ilvl w:val="2"/>
          <w:numId w:val="133"/>
        </w:numPr>
        <w:rPr>
          <w:highlight w:val="white"/>
        </w:rPr>
      </w:pPr>
      <w:bookmarkStart w:id="436" w:name="_Toc54119960"/>
      <w:r w:rsidRPr="00C64273">
        <w:rPr>
          <w:highlight w:val="white"/>
        </w:rPr>
        <w:t>Base and Offset</w:t>
      </w:r>
      <w:bookmarkEnd w:id="436"/>
    </w:p>
    <w:p w14:paraId="613BC4AF" w14:textId="77777777" w:rsidR="00184AA8" w:rsidRPr="00533A30" w:rsidRDefault="00184AA8" w:rsidP="00184AA8">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892C59" w:rsidRDefault="00184AA8" w:rsidP="00184AA8">
      <w:pPr>
        <w:pStyle w:val="Code"/>
        <w:rPr>
          <w:highlight w:val="white"/>
        </w:rPr>
      </w:pPr>
      <w:r w:rsidRPr="00892C59">
        <w:rPr>
          <w:highlight w:val="white"/>
        </w:rPr>
        <w:t xml:space="preserve">    private object Base(Symbol symbol) {</w:t>
      </w:r>
    </w:p>
    <w:p w14:paraId="7AB2C8CE" w14:textId="77777777" w:rsidR="00184AA8" w:rsidRPr="00892C59" w:rsidRDefault="00184AA8" w:rsidP="00184AA8">
      <w:pPr>
        <w:pStyle w:val="Code"/>
        <w:rPr>
          <w:highlight w:val="white"/>
        </w:rPr>
      </w:pPr>
      <w:r w:rsidRPr="00892C59">
        <w:rPr>
          <w:highlight w:val="white"/>
        </w:rPr>
        <w:t xml:space="preserve">      Assert.ErrorXXX(!(symbol.Value is BigInteger));</w:t>
      </w:r>
    </w:p>
    <w:p w14:paraId="37CE7030" w14:textId="77777777" w:rsidR="00184AA8" w:rsidRPr="00892C59" w:rsidRDefault="00184AA8" w:rsidP="00184AA8">
      <w:pPr>
        <w:pStyle w:val="Code"/>
        <w:rPr>
          <w:highlight w:val="white"/>
        </w:rPr>
      </w:pPr>
    </w:p>
    <w:p w14:paraId="05B2A3E7" w14:textId="77777777" w:rsidR="00184AA8" w:rsidRPr="00892C59" w:rsidRDefault="00184AA8" w:rsidP="00184AA8">
      <w:pPr>
        <w:pStyle w:val="Code"/>
        <w:rPr>
          <w:highlight w:val="white"/>
        </w:rPr>
      </w:pPr>
      <w:r w:rsidRPr="00892C59">
        <w:rPr>
          <w:highlight w:val="white"/>
        </w:rPr>
        <w:t xml:space="preserve">      if (symbol.Value is StaticAddress) {</w:t>
      </w:r>
    </w:p>
    <w:p w14:paraId="31468CD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7A94F4BB" w14:textId="77777777" w:rsidR="00184AA8" w:rsidRPr="00892C59" w:rsidRDefault="00184AA8" w:rsidP="00184AA8">
      <w:pPr>
        <w:pStyle w:val="Code"/>
        <w:rPr>
          <w:highlight w:val="white"/>
        </w:rPr>
      </w:pPr>
      <w:r w:rsidRPr="00892C59">
        <w:rPr>
          <w:highlight w:val="white"/>
        </w:rPr>
        <w:lastRenderedPageBreak/>
        <w:t xml:space="preserve">        return staticAddress.UniqueName;</w:t>
      </w:r>
    </w:p>
    <w:p w14:paraId="3F7D9CB9" w14:textId="77777777" w:rsidR="00184AA8" w:rsidRPr="00892C59" w:rsidRDefault="00184AA8" w:rsidP="00184AA8">
      <w:pPr>
        <w:pStyle w:val="Code"/>
        <w:rPr>
          <w:highlight w:val="white"/>
        </w:rPr>
      </w:pPr>
      <w:r w:rsidRPr="00892C59">
        <w:rPr>
          <w:highlight w:val="white"/>
        </w:rPr>
        <w:t xml:space="preserve">      }</w:t>
      </w:r>
    </w:p>
    <w:p w14:paraId="50F24989" w14:textId="77777777" w:rsidR="00184AA8" w:rsidRPr="00533A30" w:rsidRDefault="00184AA8" w:rsidP="00184AA8">
      <w:pPr>
        <w:rPr>
          <w:highlight w:val="white"/>
        </w:rPr>
      </w:pPr>
      <w:r>
        <w:rPr>
          <w:highlight w:val="white"/>
        </w:rPr>
        <w:t xml:space="preserve">If the symbol’s address symbol is not null, the symbol represents a </w:t>
      </w:r>
      <w:proofErr w:type="spellStart"/>
      <w:r>
        <w:rPr>
          <w:highlight w:val="white"/>
        </w:rPr>
        <w:t>dereferred</w:t>
      </w:r>
      <w:proofErr w:type="spellEnd"/>
      <w:r>
        <w:rPr>
          <w:highlight w:val="white"/>
        </w:rPr>
        <w:t xml:space="preserve">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892C59" w:rsidRDefault="00184AA8" w:rsidP="00184AA8">
      <w:pPr>
        <w:pStyle w:val="Code"/>
        <w:rPr>
          <w:highlight w:val="white"/>
        </w:rPr>
      </w:pPr>
      <w:r w:rsidRPr="00892C59">
        <w:rPr>
          <w:highlight w:val="white"/>
        </w:rPr>
        <w:t xml:space="preserve">      else if (symbol.AddressSymbol != null) {</w:t>
      </w:r>
    </w:p>
    <w:p w14:paraId="5109D1FD" w14:textId="77777777" w:rsidR="00184AA8" w:rsidRPr="00892C59" w:rsidRDefault="00184AA8" w:rsidP="00184AA8">
      <w:pPr>
        <w:pStyle w:val="Code"/>
        <w:rPr>
          <w:highlight w:val="white"/>
        </w:rPr>
      </w:pPr>
      <w:r w:rsidRPr="00892C59">
        <w:rPr>
          <w:highlight w:val="white"/>
        </w:rPr>
        <w:t xml:space="preserve">        Track addressTrack = LoadValueToRegister(symbol.AddressSymbol);</w:t>
      </w:r>
    </w:p>
    <w:p w14:paraId="00C9B34D" w14:textId="77777777" w:rsidR="00184AA8" w:rsidRPr="00892C59" w:rsidRDefault="00184AA8" w:rsidP="00184AA8">
      <w:pPr>
        <w:pStyle w:val="Code"/>
        <w:rPr>
          <w:highlight w:val="white"/>
        </w:rPr>
      </w:pPr>
      <w:r w:rsidRPr="00892C59">
        <w:rPr>
          <w:highlight w:val="white"/>
        </w:rPr>
        <w:t xml:space="preserve">        Assert.ErrorXXX((addressTrack.Register == null) ||</w:t>
      </w:r>
    </w:p>
    <w:p w14:paraId="54F04306" w14:textId="77777777" w:rsidR="00184AA8" w:rsidRPr="00892C59" w:rsidRDefault="00184AA8" w:rsidP="00184AA8">
      <w:pPr>
        <w:pStyle w:val="Code"/>
        <w:rPr>
          <w:highlight w:val="white"/>
        </w:rPr>
      </w:pPr>
      <w:r w:rsidRPr="00892C59">
        <w:rPr>
          <w:highlight w:val="white"/>
        </w:rPr>
        <w:t xml:space="preserve">                        RegisterAllocator.PointerRegisterSetWithEllipse.</w:t>
      </w:r>
    </w:p>
    <w:p w14:paraId="204823E9" w14:textId="77777777" w:rsidR="00184AA8" w:rsidRPr="00892C59" w:rsidRDefault="00184AA8" w:rsidP="00184AA8">
      <w:pPr>
        <w:pStyle w:val="Code"/>
        <w:rPr>
          <w:highlight w:val="white"/>
        </w:rPr>
      </w:pPr>
      <w:r w:rsidRPr="00892C59">
        <w:rPr>
          <w:highlight w:val="white"/>
        </w:rPr>
        <w:t xml:space="preserve">                        Contains(addressTrack.Register.Value));</w:t>
      </w:r>
    </w:p>
    <w:p w14:paraId="0A9661B6" w14:textId="77777777" w:rsidR="00184AA8" w:rsidRPr="00892C59" w:rsidRDefault="00184AA8" w:rsidP="00184AA8">
      <w:pPr>
        <w:pStyle w:val="Code"/>
        <w:rPr>
          <w:highlight w:val="white"/>
        </w:rPr>
      </w:pPr>
      <w:r w:rsidRPr="00892C59">
        <w:rPr>
          <w:highlight w:val="white"/>
        </w:rPr>
        <w:t xml:space="preserve">        addressTrack.Pointer = true;</w:t>
      </w:r>
    </w:p>
    <w:p w14:paraId="462F4235" w14:textId="77777777" w:rsidR="00184AA8" w:rsidRPr="00892C59" w:rsidRDefault="00184AA8" w:rsidP="00184AA8">
      <w:pPr>
        <w:pStyle w:val="Code"/>
        <w:rPr>
          <w:highlight w:val="white"/>
        </w:rPr>
      </w:pPr>
      <w:r w:rsidRPr="00892C59">
        <w:rPr>
          <w:highlight w:val="white"/>
        </w:rPr>
        <w:t xml:space="preserve">        m_trackMap.Remove(symbol.AddressSymbol);</w:t>
      </w:r>
    </w:p>
    <w:p w14:paraId="1E0BC2D9" w14:textId="77777777" w:rsidR="00184AA8" w:rsidRPr="00892C59" w:rsidRDefault="00184AA8" w:rsidP="00184AA8">
      <w:pPr>
        <w:pStyle w:val="Code"/>
        <w:rPr>
          <w:highlight w:val="white"/>
        </w:rPr>
      </w:pPr>
      <w:r w:rsidRPr="00892C59">
        <w:rPr>
          <w:highlight w:val="white"/>
        </w:rPr>
        <w:t xml:space="preserve">        return addressTrack;</w:t>
      </w:r>
    </w:p>
    <w:p w14:paraId="443EBF45" w14:textId="77777777" w:rsidR="00184AA8" w:rsidRPr="00892C59" w:rsidRDefault="00184AA8" w:rsidP="00184AA8">
      <w:pPr>
        <w:pStyle w:val="Code"/>
        <w:rPr>
          <w:highlight w:val="white"/>
        </w:rPr>
      </w:pPr>
      <w:r w:rsidRPr="00892C59">
        <w:rPr>
          <w:highlight w:val="white"/>
        </w:rPr>
        <w:t xml:space="preserve">      }</w:t>
      </w:r>
    </w:p>
    <w:p w14:paraId="363C9C00" w14:textId="77777777" w:rsidR="00184AA8" w:rsidRPr="00533A30" w:rsidRDefault="00184AA8" w:rsidP="00184AA8">
      <w:pPr>
        <w:rPr>
          <w:highlight w:val="white"/>
        </w:rPr>
      </w:pPr>
      <w:r>
        <w:rPr>
          <w:highlight w:val="white"/>
        </w:rPr>
        <w:t>If the symbol is extern or static, we return its unique name, which will later be replaced by a proper address by the linker.</w:t>
      </w:r>
    </w:p>
    <w:p w14:paraId="4E396EFC" w14:textId="77777777" w:rsidR="00184AA8" w:rsidRPr="00892C59" w:rsidRDefault="00184AA8" w:rsidP="00184AA8">
      <w:pPr>
        <w:pStyle w:val="Code"/>
        <w:rPr>
          <w:highlight w:val="white"/>
        </w:rPr>
      </w:pPr>
      <w:r w:rsidRPr="00892C59">
        <w:rPr>
          <w:highlight w:val="white"/>
        </w:rPr>
        <w:t xml:space="preserve">      else if (symbol.IsExternOrStatic()) {</w:t>
      </w:r>
    </w:p>
    <w:p w14:paraId="0C63A23A" w14:textId="77777777" w:rsidR="00184AA8" w:rsidRPr="00892C59" w:rsidRDefault="00184AA8" w:rsidP="00184AA8">
      <w:pPr>
        <w:pStyle w:val="Code"/>
        <w:rPr>
          <w:highlight w:val="white"/>
        </w:rPr>
      </w:pPr>
      <w:r w:rsidRPr="00892C59">
        <w:rPr>
          <w:highlight w:val="white"/>
        </w:rPr>
        <w:t xml:space="preserve">        return symbol.UniqueName;</w:t>
      </w:r>
    </w:p>
    <w:p w14:paraId="65533507" w14:textId="77777777" w:rsidR="00184AA8" w:rsidRPr="00892C59" w:rsidRDefault="00184AA8" w:rsidP="00184AA8">
      <w:pPr>
        <w:pStyle w:val="Code"/>
        <w:rPr>
          <w:highlight w:val="white"/>
        </w:rPr>
      </w:pPr>
      <w:r w:rsidRPr="00892C59">
        <w:rPr>
          <w:highlight w:val="white"/>
        </w:rPr>
        <w:t xml:space="preserve">      }</w:t>
      </w:r>
    </w:p>
    <w:p w14:paraId="442642F5" w14:textId="77777777" w:rsidR="00184AA8" w:rsidRPr="00533A30" w:rsidRDefault="00184AA8" w:rsidP="00184AA8">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0AE37CAF" w14:textId="77777777" w:rsidR="00184AA8" w:rsidRPr="00892C59" w:rsidRDefault="00184AA8" w:rsidP="00184AA8">
      <w:pPr>
        <w:pStyle w:val="Code"/>
        <w:rPr>
          <w:highlight w:val="white"/>
        </w:rPr>
      </w:pPr>
      <w:r w:rsidRPr="00892C59">
        <w:rPr>
          <w:highlight w:val="white"/>
        </w:rPr>
        <w:t xml:space="preserve">      else { //resultSymbol.IsAutoOrRegister()</w:t>
      </w:r>
    </w:p>
    <w:p w14:paraId="54330A95" w14:textId="77777777" w:rsidR="00184AA8" w:rsidRPr="00892C59" w:rsidRDefault="00184AA8" w:rsidP="00184AA8">
      <w:pPr>
        <w:pStyle w:val="Code"/>
        <w:rPr>
          <w:highlight w:val="white"/>
        </w:rPr>
      </w:pPr>
      <w:r w:rsidRPr="00892C59">
        <w:rPr>
          <w:highlight w:val="white"/>
        </w:rPr>
        <w:t xml:space="preserve">        return BaseRegister(symbol);</w:t>
      </w:r>
    </w:p>
    <w:p w14:paraId="4529DB22" w14:textId="77777777" w:rsidR="00184AA8" w:rsidRPr="00892C59" w:rsidRDefault="00184AA8" w:rsidP="00184AA8">
      <w:pPr>
        <w:pStyle w:val="Code"/>
        <w:rPr>
          <w:highlight w:val="white"/>
        </w:rPr>
      </w:pPr>
      <w:r w:rsidRPr="00892C59">
        <w:rPr>
          <w:highlight w:val="white"/>
        </w:rPr>
        <w:t xml:space="preserve">      }</w:t>
      </w:r>
    </w:p>
    <w:p w14:paraId="71C87B7E" w14:textId="77777777" w:rsidR="00184AA8" w:rsidRPr="00892C59" w:rsidRDefault="00184AA8" w:rsidP="00184AA8">
      <w:pPr>
        <w:pStyle w:val="Code"/>
        <w:rPr>
          <w:highlight w:val="white"/>
        </w:rPr>
      </w:pPr>
      <w:r w:rsidRPr="00892C59">
        <w:rPr>
          <w:highlight w:val="white"/>
        </w:rPr>
        <w:t xml:space="preserve">    }</w:t>
      </w:r>
    </w:p>
    <w:p w14:paraId="3336904D" w14:textId="77777777" w:rsidR="00184AA8" w:rsidRPr="00533A30" w:rsidRDefault="00184AA8" w:rsidP="00184AA8">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4F4AB9CE" w14:textId="77777777" w:rsidR="00184AA8" w:rsidRPr="00892C59" w:rsidRDefault="00184AA8" w:rsidP="00184AA8">
      <w:pPr>
        <w:pStyle w:val="Code"/>
        <w:rPr>
          <w:highlight w:val="white"/>
        </w:rPr>
      </w:pPr>
      <w:r w:rsidRPr="00892C59">
        <w:rPr>
          <w:highlight w:val="white"/>
        </w:rPr>
        <w:t xml:space="preserve">    private int Offset(Symbol symbol) {</w:t>
      </w:r>
    </w:p>
    <w:p w14:paraId="00C6F9E4" w14:textId="77777777" w:rsidR="00184AA8" w:rsidRPr="00892C59" w:rsidRDefault="00184AA8" w:rsidP="00184AA8">
      <w:pPr>
        <w:pStyle w:val="Code"/>
        <w:rPr>
          <w:highlight w:val="white"/>
        </w:rPr>
      </w:pPr>
      <w:r w:rsidRPr="00892C59">
        <w:rPr>
          <w:highlight w:val="white"/>
        </w:rPr>
        <w:t xml:space="preserve">      Assert.ErrorXXX(!(symbol.Value is BigInteger));</w:t>
      </w:r>
    </w:p>
    <w:p w14:paraId="6C6D6270" w14:textId="77777777" w:rsidR="00184AA8" w:rsidRPr="00892C59" w:rsidRDefault="00184AA8" w:rsidP="00184AA8">
      <w:pPr>
        <w:pStyle w:val="Code"/>
        <w:rPr>
          <w:highlight w:val="white"/>
        </w:rPr>
      </w:pPr>
    </w:p>
    <w:p w14:paraId="3B664EE3" w14:textId="77777777" w:rsidR="00184AA8" w:rsidRPr="00892C59" w:rsidRDefault="00184AA8" w:rsidP="00184AA8">
      <w:pPr>
        <w:pStyle w:val="Code"/>
        <w:rPr>
          <w:highlight w:val="white"/>
        </w:rPr>
      </w:pPr>
      <w:r w:rsidRPr="00892C59">
        <w:rPr>
          <w:highlight w:val="white"/>
        </w:rPr>
        <w:t xml:space="preserve">      if (symbol.Value is StaticAddress) {</w:t>
      </w:r>
    </w:p>
    <w:p w14:paraId="5EED249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4AA0C12A" w14:textId="77777777" w:rsidR="00184AA8" w:rsidRPr="00892C59" w:rsidRDefault="00184AA8" w:rsidP="00184AA8">
      <w:pPr>
        <w:pStyle w:val="Code"/>
        <w:rPr>
          <w:highlight w:val="white"/>
        </w:rPr>
      </w:pPr>
      <w:r w:rsidRPr="00892C59">
        <w:rPr>
          <w:highlight w:val="white"/>
        </w:rPr>
        <w:t xml:space="preserve">        return staticAddress.Offset;</w:t>
      </w:r>
    </w:p>
    <w:p w14:paraId="141F5714" w14:textId="77777777" w:rsidR="00184AA8" w:rsidRPr="00892C59" w:rsidRDefault="00184AA8" w:rsidP="00184AA8">
      <w:pPr>
        <w:pStyle w:val="Code"/>
        <w:rPr>
          <w:highlight w:val="white"/>
        </w:rPr>
      </w:pPr>
      <w:r w:rsidRPr="00892C59">
        <w:rPr>
          <w:highlight w:val="white"/>
        </w:rPr>
        <w:t xml:space="preserve">      }</w:t>
      </w:r>
    </w:p>
    <w:p w14:paraId="115C668C" w14:textId="77777777" w:rsidR="00184AA8" w:rsidRPr="00533A30" w:rsidRDefault="00184AA8" w:rsidP="00184AA8">
      <w:pPr>
        <w:rPr>
          <w:highlight w:val="white"/>
        </w:rPr>
      </w:pPr>
      <w:r>
        <w:rPr>
          <w:highlight w:val="white"/>
        </w:rPr>
        <w:t>If the symbol’s address symbol is not null, we return the offset of the address symbol.</w:t>
      </w:r>
    </w:p>
    <w:p w14:paraId="20D6B8E4" w14:textId="77777777" w:rsidR="00184AA8" w:rsidRPr="00892C59" w:rsidRDefault="00184AA8" w:rsidP="00184AA8">
      <w:pPr>
        <w:pStyle w:val="Code"/>
        <w:rPr>
          <w:highlight w:val="white"/>
        </w:rPr>
      </w:pPr>
      <w:r w:rsidRPr="00892C59">
        <w:rPr>
          <w:highlight w:val="white"/>
        </w:rPr>
        <w:t xml:space="preserve">      else if (symbol.AddressSymbol != null) {</w:t>
      </w:r>
    </w:p>
    <w:p w14:paraId="687FC6DC" w14:textId="77777777" w:rsidR="00184AA8" w:rsidRPr="00892C59" w:rsidRDefault="00184AA8" w:rsidP="00184AA8">
      <w:pPr>
        <w:pStyle w:val="Code"/>
        <w:rPr>
          <w:highlight w:val="white"/>
        </w:rPr>
      </w:pPr>
      <w:r w:rsidRPr="00892C59">
        <w:rPr>
          <w:highlight w:val="white"/>
        </w:rPr>
        <w:t xml:space="preserve">        return symbol.AddressOffset;</w:t>
      </w:r>
    </w:p>
    <w:p w14:paraId="08FCE36E" w14:textId="77777777" w:rsidR="00184AA8" w:rsidRPr="00892C59" w:rsidRDefault="00184AA8" w:rsidP="00184AA8">
      <w:pPr>
        <w:pStyle w:val="Code"/>
        <w:rPr>
          <w:highlight w:val="white"/>
        </w:rPr>
      </w:pPr>
      <w:r w:rsidRPr="00892C59">
        <w:rPr>
          <w:highlight w:val="white"/>
        </w:rPr>
        <w:t xml:space="preserve">      }</w:t>
      </w:r>
    </w:p>
    <w:p w14:paraId="68ADAFF3" w14:textId="77777777" w:rsidR="00184AA8" w:rsidRPr="00533A30" w:rsidRDefault="00184AA8" w:rsidP="00184AA8">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892C59" w:rsidRDefault="00184AA8" w:rsidP="00184AA8">
      <w:pPr>
        <w:pStyle w:val="Code"/>
        <w:rPr>
          <w:highlight w:val="white"/>
        </w:rPr>
      </w:pPr>
      <w:r w:rsidRPr="00892C59">
        <w:rPr>
          <w:highlight w:val="white"/>
        </w:rPr>
        <w:t xml:space="preserve">      else {</w:t>
      </w:r>
    </w:p>
    <w:p w14:paraId="4C8B72ED" w14:textId="77777777" w:rsidR="00184AA8" w:rsidRPr="00892C59" w:rsidRDefault="00184AA8" w:rsidP="00184AA8">
      <w:pPr>
        <w:pStyle w:val="Code"/>
        <w:rPr>
          <w:highlight w:val="white"/>
        </w:rPr>
      </w:pPr>
      <w:r w:rsidRPr="00892C59">
        <w:rPr>
          <w:highlight w:val="white"/>
        </w:rPr>
        <w:t xml:space="preserve">        return symbol.Offset;</w:t>
      </w:r>
    </w:p>
    <w:p w14:paraId="1CC4C58B" w14:textId="77777777" w:rsidR="00184AA8" w:rsidRPr="00892C59" w:rsidRDefault="00184AA8" w:rsidP="00184AA8">
      <w:pPr>
        <w:pStyle w:val="Code"/>
        <w:rPr>
          <w:highlight w:val="white"/>
        </w:rPr>
      </w:pPr>
      <w:r w:rsidRPr="00892C59">
        <w:rPr>
          <w:highlight w:val="white"/>
        </w:rPr>
        <w:t xml:space="preserve">      }</w:t>
      </w:r>
    </w:p>
    <w:p w14:paraId="43DB17FF" w14:textId="77777777" w:rsidR="00184AA8" w:rsidRPr="00892C59" w:rsidRDefault="00184AA8" w:rsidP="00184AA8">
      <w:pPr>
        <w:pStyle w:val="Code"/>
        <w:rPr>
          <w:highlight w:val="white"/>
        </w:rPr>
      </w:pPr>
      <w:r w:rsidRPr="00892C59">
        <w:rPr>
          <w:highlight w:val="white"/>
        </w:rPr>
        <w:t xml:space="preserve">    }</w:t>
      </w:r>
    </w:p>
    <w:p w14:paraId="7AF1EC0E" w14:textId="44894349" w:rsidR="00D935A0" w:rsidRDefault="00791AEE" w:rsidP="00791AEE">
      <w:pPr>
        <w:pStyle w:val="Rubrik3"/>
        <w:rPr>
          <w:highlight w:val="white"/>
        </w:rPr>
      </w:pPr>
      <w:bookmarkStart w:id="437" w:name="_Toc54119961"/>
      <w:r>
        <w:rPr>
          <w:highlight w:val="white"/>
        </w:rPr>
        <w:lastRenderedPageBreak/>
        <w:t>Case</w:t>
      </w:r>
      <w:bookmarkEnd w:id="437"/>
    </w:p>
    <w:p w14:paraId="60E72913" w14:textId="00924B20" w:rsidR="00542755" w:rsidRPr="00542755" w:rsidRDefault="00542755" w:rsidP="00542755">
      <w:pPr>
        <w:rPr>
          <w:highlight w:val="white"/>
        </w:rPr>
      </w:pPr>
      <w:r>
        <w:rPr>
          <w:highlight w:val="white"/>
        </w:rPr>
        <w:t xml:space="preserve">The </w:t>
      </w:r>
      <w:r w:rsidRPr="005F4213">
        <w:rPr>
          <w:rStyle w:val="KeyWord0"/>
          <w:highlight w:val="white"/>
        </w:rPr>
        <w:t>Case</w:t>
      </w:r>
      <w:r>
        <w:rPr>
          <w:highlight w:val="white"/>
        </w:rPr>
        <w:t xml:space="preserve"> is method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w:t>
      </w:r>
      <w:r w:rsidR="006C6B5A">
        <w:rPr>
          <w:highlight w:val="white"/>
        </w:rPr>
        <w:t xml:space="preserve">when dealing with </w:t>
      </w:r>
      <w:r w:rsidR="00DE762C">
        <w:rPr>
          <w:highlight w:val="white"/>
        </w:rPr>
        <w:t xml:space="preserve">a sequence of case statements, we load </w:t>
      </w:r>
      <w:r w:rsidR="00182F96">
        <w:rPr>
          <w:highlight w:val="white"/>
        </w:rPr>
        <w:t xml:space="preserve">the value of the switch symbol into a register, and then we keep </w:t>
      </w:r>
      <w:r w:rsidR="006C6B5A">
        <w:rPr>
          <w:highlight w:val="white"/>
        </w:rPr>
        <w:t>the value</w:t>
      </w:r>
      <w:r w:rsidR="00182F96">
        <w:rPr>
          <w:highlight w:val="white"/>
        </w:rPr>
        <w:t xml:space="preserve">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xml:space="preserve">, </w:t>
      </w:r>
      <w:proofErr w:type="gramStart"/>
      <w:r w:rsidR="00953190">
        <w:rPr>
          <w:highlight w:val="white"/>
        </w:rPr>
        <w:t>in order to</w:t>
      </w:r>
      <w:proofErr w:type="gramEnd"/>
      <w:r w:rsidR="00953190">
        <w:rPr>
          <w:highlight w:val="white"/>
        </w:rPr>
        <w:t xml:space="preserve">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5D5DEF9E"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xml:space="preserve">. We only remove the switch symbol from the track </w:t>
      </w:r>
      <w:proofErr w:type="gramStart"/>
      <w:r>
        <w:rPr>
          <w:highlight w:val="white"/>
        </w:rPr>
        <w:t>map</w:t>
      </w:r>
      <w:r w:rsidR="00B419FE">
        <w:rPr>
          <w:highlight w:val="white"/>
        </w:rPr>
        <w:t>, since</w:t>
      </w:r>
      <w:proofErr w:type="gramEnd"/>
      <w:r w:rsidR="00B419FE">
        <w:rPr>
          <w:highlight w:val="white"/>
        </w:rPr>
        <w:t xml:space="preserve"> we </w:t>
      </w:r>
      <w:r w:rsidR="0078678B">
        <w:rPr>
          <w:highlight w:val="white"/>
        </w:rPr>
        <w:t xml:space="preserve">shall not </w:t>
      </w:r>
      <w:r w:rsidR="00B419FE">
        <w:rPr>
          <w:highlight w:val="white"/>
        </w:rPr>
        <w:t>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bookmarkStart w:id="438" w:name="_Toc54119962"/>
      <w:r>
        <w:rPr>
          <w:highlight w:val="white"/>
        </w:rPr>
        <w:t>Address</w:t>
      </w:r>
      <w:bookmarkEnd w:id="438"/>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w:t>
      </w:r>
      <w:proofErr w:type="gramStart"/>
      <w:r w:rsidR="00745599">
        <w:rPr>
          <w:highlight w:val="white"/>
        </w:rPr>
        <w:t>actually quite</w:t>
      </w:r>
      <w:proofErr w:type="gramEnd"/>
      <w:r w:rsidR="00745599">
        <w:rPr>
          <w:highlight w:val="white"/>
        </w:rPr>
        <w:t xml:space="preserv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w:t>
      </w:r>
      <w:proofErr w:type="spellStart"/>
      <w:r>
        <w:rPr>
          <w:highlight w:val="white"/>
        </w:rPr>
        <w:t>de</w:t>
      </w:r>
      <w:r w:rsidR="006114E0">
        <w:rPr>
          <w:highlight w:val="white"/>
        </w:rPr>
        <w:t>refereeing</w:t>
      </w:r>
      <w:proofErr w:type="spellEnd"/>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w:t>
      </w:r>
      <w:proofErr w:type="gramStart"/>
      <w:r w:rsidR="006114E0">
        <w:rPr>
          <w:highlight w:val="white"/>
        </w:rPr>
        <w:t>have to</w:t>
      </w:r>
      <w:proofErr w:type="gramEnd"/>
      <w:r w:rsidR="006114E0">
        <w:rPr>
          <w:highlight w:val="white"/>
        </w:rPr>
        <w:t xml:space="preserve">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w:t>
      </w:r>
      <w:proofErr w:type="spellStart"/>
      <w:r w:rsidR="002200BD">
        <w:rPr>
          <w:highlight w:val="white"/>
        </w:rPr>
        <w:t>derefereing</w:t>
      </w:r>
      <w:proofErr w:type="spellEnd"/>
      <w:r w:rsidR="002200BD">
        <w:rPr>
          <w:highlight w:val="white"/>
        </w:rPr>
        <w:t xml:space="preserve"> a pointer to a floating value. </w:t>
      </w:r>
    </w:p>
    <w:p w14:paraId="48626CBC" w14:textId="77777777" w:rsidR="00D935A0" w:rsidRPr="00E30569" w:rsidRDefault="00D935A0" w:rsidP="00E30569">
      <w:pPr>
        <w:pStyle w:val="Code"/>
        <w:rPr>
          <w:highlight w:val="white"/>
        </w:rPr>
      </w:pPr>
      <w:r w:rsidRPr="00E30569">
        <w:rPr>
          <w:highlight w:val="white"/>
        </w:rPr>
        <w:lastRenderedPageBreak/>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bookmarkStart w:id="439" w:name="_Toc54119963"/>
      <w:r w:rsidRPr="00CF4437">
        <w:rPr>
          <w:highlight w:val="white"/>
        </w:rPr>
        <w:t>Floating Binary</w:t>
      </w:r>
      <w:bookmarkEnd w:id="439"/>
    </w:p>
    <w:p w14:paraId="7862C5D9" w14:textId="6922FC87" w:rsidR="00673D57" w:rsidRPr="00673D57" w:rsidRDefault="00673D57" w:rsidP="00673D57">
      <w:pPr>
        <w:rPr>
          <w:highlight w:val="white"/>
        </w:rPr>
      </w:pPr>
      <w:proofErr w:type="gramStart"/>
      <w:r>
        <w:rPr>
          <w:highlight w:val="white"/>
        </w:rPr>
        <w:t>Similar to</w:t>
      </w:r>
      <w:proofErr w:type="gramEnd"/>
      <w:r>
        <w:rPr>
          <w:highlight w:val="white"/>
        </w:rPr>
        <w:t xml:space="preserve">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441389A9"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point operations are in fact mu</w:t>
      </w:r>
      <w:r w:rsidR="00335270">
        <w:rPr>
          <w:highlight w:val="white"/>
        </w:rPr>
        <w:t>c</w:t>
      </w:r>
      <w:r>
        <w:rPr>
          <w:highlight w:val="white"/>
        </w:rPr>
        <w:t xml:space="preserve">h </w:t>
      </w:r>
      <w:proofErr w:type="gramStart"/>
      <w:r w:rsidR="00335270">
        <w:rPr>
          <w:highlight w:val="white"/>
        </w:rPr>
        <w:t>more simple</w:t>
      </w:r>
      <w:proofErr w:type="gramEnd"/>
      <w:r>
        <w:rPr>
          <w:highlight w:val="white"/>
        </w:rPr>
        <w:t xml:space="preserve">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w:t>
      </w:r>
      <w:proofErr w:type="gramStart"/>
      <w:r>
        <w:rPr>
          <w:highlight w:val="white"/>
        </w:rPr>
        <w:t>symbol, since</w:t>
      </w:r>
      <w:proofErr w:type="gramEnd"/>
      <w:r>
        <w:rPr>
          <w:highlight w:val="white"/>
        </w:rPr>
        <w:t xml:space="preserv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bookmarkStart w:id="440" w:name="_Toc54119964"/>
      <w:r w:rsidRPr="00924172">
        <w:rPr>
          <w:highlight w:val="white"/>
        </w:rPr>
        <w:lastRenderedPageBreak/>
        <w:t>Floating Relation</w:t>
      </w:r>
      <w:bookmarkEnd w:id="440"/>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21CF54CA" w:rsidR="00D935A0" w:rsidRDefault="0017732E" w:rsidP="0017732E">
      <w:pPr>
        <w:pStyle w:val="Rubrik3"/>
        <w:rPr>
          <w:highlight w:val="white"/>
        </w:rPr>
      </w:pPr>
      <w:bookmarkStart w:id="441" w:name="_Toc54119965"/>
      <w:r>
        <w:rPr>
          <w:highlight w:val="white"/>
        </w:rPr>
        <w:t>Floating Push and Pop</w:t>
      </w:r>
      <w:bookmarkEnd w:id="441"/>
    </w:p>
    <w:p w14:paraId="7984E4D9" w14:textId="214086C5" w:rsidR="00803EA4" w:rsidRDefault="00803EA4" w:rsidP="00803EA4">
      <w:pPr>
        <w:rPr>
          <w:highlight w:val="white"/>
        </w:rPr>
      </w:pPr>
      <w:r>
        <w:rPr>
          <w:highlight w:val="white"/>
        </w:rPr>
        <w:t xml:space="preserve">When pushing floating values to the floating-point stack, we need the </w:t>
      </w:r>
      <w:r w:rsidRPr="00BD28D4">
        <w:rPr>
          <w:rStyle w:val="KeyWord0"/>
          <w:highlight w:val="white"/>
        </w:rPr>
        <w:t>m_</w:t>
      </w:r>
      <w:r w:rsidR="000254F7">
        <w:rPr>
          <w:rStyle w:val="KeyWord0"/>
          <w:highlight w:val="white"/>
        </w:rPr>
        <w:t>floatP</w:t>
      </w:r>
      <w:r w:rsidR="00BD28D4" w:rsidRPr="00BD28D4">
        <w:rPr>
          <w:rStyle w:val="KeyWord0"/>
          <w:highlight w:val="white"/>
        </w:rPr>
        <w:t>ushMap</w:t>
      </w:r>
      <w:r w:rsidR="000254F7">
        <w:rPr>
          <w:rStyle w:val="KeyWord0"/>
          <w:highlight w:val="white"/>
        </w:rPr>
        <w:t xml:space="preserve"> </w:t>
      </w:r>
      <w:r>
        <w:rPr>
          <w:highlight w:val="white"/>
        </w:rPr>
        <w:t>map</w:t>
      </w:r>
      <w:r w:rsidR="00DF7E57">
        <w:rPr>
          <w:highlight w:val="white"/>
        </w:rPr>
        <w:t xml:space="preserve"> that </w:t>
      </w:r>
      <w:r w:rsidR="002E44D3">
        <w:rPr>
          <w:highlight w:val="white"/>
        </w:rPr>
        <w:t>map</w:t>
      </w:r>
      <w:r w:rsidR="00CF3F93">
        <w:rPr>
          <w:highlight w:val="white"/>
        </w:rPr>
        <w:t>s</w:t>
      </w:r>
      <w:r w:rsidR="002E44D3">
        <w:rPr>
          <w:highlight w:val="white"/>
        </w:rPr>
        <w:t xml:space="preserve"> the </w:t>
      </w:r>
      <w:r w:rsidR="00842DEE">
        <w:rPr>
          <w:highlight w:val="white"/>
        </w:rPr>
        <w:t xml:space="preserve">whether the type is logical and the </w:t>
      </w:r>
      <w:r w:rsidR="00F02EA2">
        <w:rPr>
          <w:highlight w:val="white"/>
        </w:rPr>
        <w:t xml:space="preserve">type </w:t>
      </w:r>
      <w:r w:rsidR="003732B2">
        <w:rPr>
          <w:highlight w:val="white"/>
        </w:rPr>
        <w:t xml:space="preserve">size </w:t>
      </w:r>
      <w:r w:rsidR="002E44D3">
        <w:rPr>
          <w:highlight w:val="white"/>
        </w:rPr>
        <w:t xml:space="preserve">to </w:t>
      </w:r>
      <w:r w:rsidR="00DF7E57">
        <w:rPr>
          <w:highlight w:val="white"/>
        </w:rPr>
        <w:t>assembly code operators.</w:t>
      </w:r>
    </w:p>
    <w:p w14:paraId="411D20BB" w14:textId="77777777" w:rsidR="000254F7" w:rsidRPr="000254F7" w:rsidRDefault="000254F7" w:rsidP="000254F7">
      <w:pPr>
        <w:pStyle w:val="Code"/>
        <w:rPr>
          <w:highlight w:val="white"/>
        </w:rPr>
      </w:pPr>
      <w:r w:rsidRPr="000254F7">
        <w:rPr>
          <w:highlight w:val="white"/>
        </w:rPr>
        <w:t xml:space="preserve">    public static IDictionary&lt;Pair&lt;bool, int&gt;, AssemblyOperator&gt;</w:t>
      </w:r>
    </w:p>
    <w:p w14:paraId="157D8984" w14:textId="77777777" w:rsidR="000254F7" w:rsidRPr="000254F7" w:rsidRDefault="000254F7" w:rsidP="000254F7">
      <w:pPr>
        <w:pStyle w:val="Code"/>
        <w:rPr>
          <w:highlight w:val="white"/>
        </w:rPr>
      </w:pPr>
      <w:r w:rsidRPr="000254F7">
        <w:rPr>
          <w:highlight w:val="white"/>
        </w:rPr>
        <w:t xml:space="preserve">      m_floatPushMap = new Dictionary&lt;Pair&lt;bool, int&gt;, AssemblyOperator&gt;() {</w:t>
      </w:r>
    </w:p>
    <w:p w14:paraId="0C114FCB" w14:textId="77777777" w:rsidR="000254F7" w:rsidRPr="000254F7" w:rsidRDefault="000254F7" w:rsidP="000254F7">
      <w:pPr>
        <w:pStyle w:val="Code"/>
        <w:rPr>
          <w:highlight w:val="white"/>
        </w:rPr>
      </w:pPr>
      <w:r w:rsidRPr="000254F7">
        <w:rPr>
          <w:highlight w:val="white"/>
        </w:rPr>
        <w:t xml:space="preserve">        {new Pair&lt;bool,int&gt;(false, 2), AssemblyOperator.fild_word},</w:t>
      </w:r>
    </w:p>
    <w:p w14:paraId="0F2ED320" w14:textId="77777777" w:rsidR="000254F7" w:rsidRPr="000254F7" w:rsidRDefault="000254F7" w:rsidP="000254F7">
      <w:pPr>
        <w:pStyle w:val="Code"/>
        <w:rPr>
          <w:highlight w:val="white"/>
        </w:rPr>
      </w:pPr>
      <w:r w:rsidRPr="000254F7">
        <w:rPr>
          <w:highlight w:val="white"/>
        </w:rPr>
        <w:t xml:space="preserve">        {new Pair&lt;bool,int&gt;(false, 4), AssemblyOperator.fild_dword},</w:t>
      </w:r>
    </w:p>
    <w:p w14:paraId="126624D4" w14:textId="77777777" w:rsidR="000254F7" w:rsidRPr="000254F7" w:rsidRDefault="000254F7" w:rsidP="000254F7">
      <w:pPr>
        <w:pStyle w:val="Code"/>
        <w:rPr>
          <w:highlight w:val="white"/>
        </w:rPr>
      </w:pPr>
      <w:r w:rsidRPr="000254F7">
        <w:rPr>
          <w:highlight w:val="white"/>
        </w:rPr>
        <w:t xml:space="preserve">        {new Pair&lt;bool,int&gt;(false, 8), AssemblyOperator.fild_qword},</w:t>
      </w:r>
    </w:p>
    <w:p w14:paraId="739FA750" w14:textId="77777777" w:rsidR="000254F7" w:rsidRPr="000254F7" w:rsidRDefault="000254F7" w:rsidP="000254F7">
      <w:pPr>
        <w:pStyle w:val="Code"/>
        <w:rPr>
          <w:highlight w:val="white"/>
        </w:rPr>
      </w:pPr>
      <w:r w:rsidRPr="000254F7">
        <w:rPr>
          <w:highlight w:val="white"/>
        </w:rPr>
        <w:t xml:space="preserve">        {new Pair&lt;bool,int&gt;(true, 4), AssemblyOperator.fld_dword},</w:t>
      </w:r>
    </w:p>
    <w:p w14:paraId="4EE2A125" w14:textId="77777777" w:rsidR="000254F7" w:rsidRPr="000254F7" w:rsidRDefault="000254F7" w:rsidP="000254F7">
      <w:pPr>
        <w:pStyle w:val="Code"/>
        <w:rPr>
          <w:highlight w:val="white"/>
        </w:rPr>
      </w:pPr>
      <w:r w:rsidRPr="000254F7">
        <w:rPr>
          <w:highlight w:val="white"/>
        </w:rPr>
        <w:t xml:space="preserve">        {new Pair&lt;bool,int&gt;(true, 8), AssemblyOperator.fld_qword}</w:t>
      </w:r>
    </w:p>
    <w:p w14:paraId="674CF6A9" w14:textId="77777777" w:rsidR="000254F7" w:rsidRPr="000254F7" w:rsidRDefault="000254F7" w:rsidP="000254F7">
      <w:pPr>
        <w:pStyle w:val="Code"/>
        <w:rPr>
          <w:highlight w:val="white"/>
        </w:rPr>
      </w:pPr>
      <w:r w:rsidRPr="000254F7">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2225813B" w14:textId="77777777" w:rsidR="00170065" w:rsidRPr="00170065" w:rsidRDefault="00170065" w:rsidP="00170065">
      <w:pPr>
        <w:pStyle w:val="Code"/>
        <w:rPr>
          <w:highlight w:val="white"/>
        </w:rPr>
      </w:pPr>
      <w:r w:rsidRPr="00170065">
        <w:rPr>
          <w:highlight w:val="white"/>
        </w:rPr>
        <w:t xml:space="preserve">    public void PushSymbol(Symbol symbol) {</w:t>
      </w:r>
    </w:p>
    <w:p w14:paraId="13DB6B22" w14:textId="77777777" w:rsidR="00170065" w:rsidRPr="00170065" w:rsidRDefault="00170065" w:rsidP="00170065">
      <w:pPr>
        <w:pStyle w:val="Code"/>
        <w:rPr>
          <w:highlight w:val="white"/>
        </w:rPr>
      </w:pPr>
      <w:r w:rsidRPr="00170065">
        <w:rPr>
          <w:highlight w:val="white"/>
        </w:rPr>
        <w:t xml:space="preserve">      Assert.ErrorXXX((++m_floatStackSize) &lt;= FloatingStackMaxSize);</w:t>
      </w:r>
    </w:p>
    <w:p w14:paraId="63A9C1C1" w14:textId="77777777" w:rsidR="00170065" w:rsidRPr="00170065" w:rsidRDefault="00170065" w:rsidP="00170065">
      <w:pPr>
        <w:pStyle w:val="Code"/>
        <w:rPr>
          <w:highlight w:val="white"/>
        </w:rPr>
      </w:pPr>
      <w:r w:rsidRPr="00170065">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69C57796" w14:textId="77777777" w:rsidR="00170065" w:rsidRPr="00170065" w:rsidRDefault="00170065" w:rsidP="00170065">
      <w:pPr>
        <w:pStyle w:val="Code"/>
        <w:rPr>
          <w:highlight w:val="white"/>
        </w:rPr>
      </w:pPr>
      <w:r w:rsidRPr="00170065">
        <w:rPr>
          <w:highlight w:val="white"/>
        </w:rPr>
        <w:t xml:space="preserve">      if (((symbol.Value is BigInteger) &amp;&amp;</w:t>
      </w:r>
    </w:p>
    <w:p w14:paraId="5789A50F" w14:textId="77777777" w:rsidR="00170065" w:rsidRPr="00170065" w:rsidRDefault="00170065" w:rsidP="00170065">
      <w:pPr>
        <w:pStyle w:val="Code"/>
        <w:rPr>
          <w:highlight w:val="white"/>
        </w:rPr>
      </w:pPr>
      <w:r w:rsidRPr="00170065">
        <w:rPr>
          <w:highlight w:val="white"/>
        </w:rPr>
        <w:t xml:space="preserve">          (((BigInteger) symbol.Value).IsZero)) ||</w:t>
      </w:r>
    </w:p>
    <w:p w14:paraId="568E1C0C" w14:textId="77777777" w:rsidR="00170065" w:rsidRPr="00170065" w:rsidRDefault="00170065" w:rsidP="00170065">
      <w:pPr>
        <w:pStyle w:val="Code"/>
        <w:rPr>
          <w:highlight w:val="white"/>
        </w:rPr>
      </w:pPr>
      <w:r w:rsidRPr="00170065">
        <w:rPr>
          <w:highlight w:val="white"/>
        </w:rPr>
        <w:t xml:space="preserve">          ((symbol.Value is decimal) &amp;&amp; (((decimal) symbol.Value) == 0))) {</w:t>
      </w:r>
    </w:p>
    <w:p w14:paraId="24D6CBE8" w14:textId="77777777" w:rsidR="00170065" w:rsidRPr="00170065" w:rsidRDefault="00170065" w:rsidP="00170065">
      <w:pPr>
        <w:pStyle w:val="Code"/>
        <w:rPr>
          <w:highlight w:val="white"/>
        </w:rPr>
      </w:pPr>
      <w:r w:rsidRPr="00170065">
        <w:rPr>
          <w:highlight w:val="white"/>
        </w:rPr>
        <w:t xml:space="preserve">        AddAssemblyCode(AssemblyOperator.fldz);</w:t>
      </w:r>
    </w:p>
    <w:p w14:paraId="5F594B10" w14:textId="77777777" w:rsidR="00170065" w:rsidRPr="00170065" w:rsidRDefault="00170065" w:rsidP="00170065">
      <w:pPr>
        <w:pStyle w:val="Code"/>
        <w:rPr>
          <w:highlight w:val="white"/>
        </w:rPr>
      </w:pPr>
      <w:r w:rsidRPr="00170065">
        <w:rPr>
          <w:highlight w:val="white"/>
        </w:rPr>
        <w:t xml:space="preserve">      }</w:t>
      </w:r>
    </w:p>
    <w:p w14:paraId="7FA17F19" w14:textId="77777777" w:rsidR="00170065" w:rsidRPr="00170065" w:rsidRDefault="00170065" w:rsidP="00170065">
      <w:pPr>
        <w:pStyle w:val="Code"/>
        <w:rPr>
          <w:highlight w:val="white"/>
        </w:rPr>
      </w:pPr>
      <w:r w:rsidRPr="00170065">
        <w:rPr>
          <w:highlight w:val="white"/>
        </w:rPr>
        <w:t xml:space="preserve">      else if (((symbol.Value is BigInteger) &amp;&amp;</w:t>
      </w:r>
    </w:p>
    <w:p w14:paraId="7195DD90" w14:textId="77777777" w:rsidR="00170065" w:rsidRPr="00170065" w:rsidRDefault="00170065" w:rsidP="00170065">
      <w:pPr>
        <w:pStyle w:val="Code"/>
        <w:rPr>
          <w:highlight w:val="white"/>
        </w:rPr>
      </w:pPr>
      <w:r w:rsidRPr="00170065">
        <w:rPr>
          <w:highlight w:val="white"/>
        </w:rPr>
        <w:t xml:space="preserve">                (((BigInteger) symbol.Value).IsOne)) ||</w:t>
      </w:r>
    </w:p>
    <w:p w14:paraId="1D61C457" w14:textId="77777777" w:rsidR="00170065" w:rsidRPr="00170065" w:rsidRDefault="00170065" w:rsidP="00170065">
      <w:pPr>
        <w:pStyle w:val="Code"/>
        <w:rPr>
          <w:highlight w:val="white"/>
        </w:rPr>
      </w:pPr>
      <w:r w:rsidRPr="00170065">
        <w:rPr>
          <w:highlight w:val="white"/>
        </w:rPr>
        <w:t xml:space="preserve">               ((symbol.Value is decimal) &amp;&amp;</w:t>
      </w:r>
    </w:p>
    <w:p w14:paraId="4AB60E27" w14:textId="77777777" w:rsidR="00170065" w:rsidRPr="00170065" w:rsidRDefault="00170065" w:rsidP="00170065">
      <w:pPr>
        <w:pStyle w:val="Code"/>
        <w:rPr>
          <w:highlight w:val="white"/>
        </w:rPr>
      </w:pPr>
      <w:r w:rsidRPr="00170065">
        <w:rPr>
          <w:highlight w:val="white"/>
        </w:rPr>
        <w:t xml:space="preserve">                (((decimal) symbol.Value) == 1))) {</w:t>
      </w:r>
    </w:p>
    <w:p w14:paraId="4549D21F" w14:textId="77777777" w:rsidR="00170065" w:rsidRPr="00170065" w:rsidRDefault="00170065" w:rsidP="00170065">
      <w:pPr>
        <w:pStyle w:val="Code"/>
        <w:rPr>
          <w:highlight w:val="white"/>
        </w:rPr>
      </w:pPr>
      <w:r w:rsidRPr="00170065">
        <w:rPr>
          <w:highlight w:val="white"/>
        </w:rPr>
        <w:t xml:space="preserve">        AddAssemblyCode(AssemblyOperator.fld1);</w:t>
      </w:r>
    </w:p>
    <w:p w14:paraId="3C0ED4F1" w14:textId="77777777" w:rsidR="00170065" w:rsidRPr="00170065" w:rsidRDefault="00170065" w:rsidP="00170065">
      <w:pPr>
        <w:pStyle w:val="Code"/>
        <w:rPr>
          <w:highlight w:val="white"/>
        </w:rPr>
      </w:pPr>
      <w:r w:rsidRPr="00170065">
        <w:rPr>
          <w:highlight w:val="white"/>
        </w:rPr>
        <w:t xml:space="preserve">      }</w:t>
      </w:r>
    </w:p>
    <w:p w14:paraId="61D18CD7" w14:textId="6B687708" w:rsidR="004224B0" w:rsidRPr="00530CE4" w:rsidRDefault="00857422" w:rsidP="00C2308A">
      <w:pPr>
        <w:rPr>
          <w:highlight w:val="white"/>
        </w:rPr>
      </w:pPr>
      <w:r>
        <w:rPr>
          <w:highlight w:val="white"/>
        </w:rPr>
        <w:lastRenderedPageBreak/>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2A1D2BAB" w14:textId="2ED8646B" w:rsidR="008F2D38" w:rsidRDefault="008F2D38" w:rsidP="008F2D38">
      <w:pPr>
        <w:pStyle w:val="Code"/>
        <w:rPr>
          <w:highlight w:val="white"/>
        </w:rPr>
      </w:pPr>
      <w:r w:rsidRPr="008F2D38">
        <w:rPr>
          <w:highlight w:val="white"/>
        </w:rPr>
        <w:t xml:space="preserve">      else {</w:t>
      </w:r>
    </w:p>
    <w:p w14:paraId="5705FC7F" w14:textId="77777777" w:rsidR="002214C9" w:rsidRDefault="002214C9" w:rsidP="008F2D38">
      <w:pPr>
        <w:pStyle w:val="Code"/>
        <w:rPr>
          <w:highlight w:val="white"/>
        </w:rPr>
      </w:pPr>
      <w:r>
        <w:rPr>
          <w:highlight w:val="white"/>
        </w:rPr>
        <w:t xml:space="preserve">        Pair&lt;bool,int&gt; pair =</w:t>
      </w:r>
    </w:p>
    <w:p w14:paraId="3E912A92" w14:textId="261A8568" w:rsidR="002214C9" w:rsidRPr="008F2D38" w:rsidRDefault="002214C9" w:rsidP="008F2D38">
      <w:pPr>
        <w:pStyle w:val="Code"/>
        <w:rPr>
          <w:highlight w:val="white"/>
        </w:rPr>
      </w:pPr>
      <w:r>
        <w:rPr>
          <w:highlight w:val="white"/>
        </w:rPr>
        <w:t xml:space="preserve">          new Pair</w:t>
      </w:r>
      <w:r w:rsidR="00F81FD1">
        <w:rPr>
          <w:highlight w:val="white"/>
        </w:rPr>
        <w:t>&lt;bool,int&gt;</w:t>
      </w:r>
      <w:r>
        <w:rPr>
          <w:highlight w:val="white"/>
        </w:rPr>
        <w:t>(symbol.</w:t>
      </w:r>
      <w:r w:rsidR="00F81FD1">
        <w:rPr>
          <w:highlight w:val="white"/>
        </w:rPr>
        <w:t>T</w:t>
      </w:r>
      <w:r>
        <w:rPr>
          <w:highlight w:val="white"/>
        </w:rPr>
        <w:t>ype.Is</w:t>
      </w:r>
      <w:r w:rsidR="00620A87">
        <w:rPr>
          <w:highlight w:val="white"/>
        </w:rPr>
        <w:t>Floating</w:t>
      </w:r>
      <w:r>
        <w:rPr>
          <w:highlight w:val="white"/>
        </w:rPr>
        <w:t xml:space="preserve">(), </w:t>
      </w:r>
      <w:r w:rsidRPr="008F2D38">
        <w:rPr>
          <w:highlight w:val="white"/>
        </w:rPr>
        <w:t>symbol.Type.Size()</w:t>
      </w:r>
      <w:r>
        <w:rPr>
          <w:highlight w:val="white"/>
        </w:rPr>
        <w:t>);</w:t>
      </w:r>
    </w:p>
    <w:p w14:paraId="1236FA37" w14:textId="3F42AB83" w:rsidR="008F2D38" w:rsidRPr="008F2D38" w:rsidRDefault="008F2D38" w:rsidP="008F2D38">
      <w:pPr>
        <w:pStyle w:val="Code"/>
        <w:rPr>
          <w:highlight w:val="white"/>
        </w:rPr>
      </w:pPr>
      <w:r w:rsidRPr="008F2D38">
        <w:rPr>
          <w:highlight w:val="white"/>
        </w:rPr>
        <w:t xml:space="preserve">        AssemblyOperator objectOperator</w:t>
      </w:r>
      <w:r w:rsidR="00040B8D">
        <w:rPr>
          <w:highlight w:val="white"/>
        </w:rPr>
        <w:t xml:space="preserve"> </w:t>
      </w:r>
      <w:r w:rsidRPr="008F2D38">
        <w:rPr>
          <w:highlight w:val="white"/>
        </w:rPr>
        <w:t>=</w:t>
      </w:r>
      <w:r w:rsidR="002214C9">
        <w:rPr>
          <w:highlight w:val="white"/>
        </w:rPr>
        <w:t xml:space="preserve"> </w:t>
      </w:r>
      <w:r w:rsidRPr="008F2D38">
        <w:rPr>
          <w:highlight w:val="white"/>
        </w:rPr>
        <w:t>m_</w:t>
      </w:r>
      <w:r w:rsidR="00040B8D">
        <w:rPr>
          <w:highlight w:val="white"/>
        </w:rPr>
        <w:t>floatPush</w:t>
      </w:r>
      <w:r w:rsidRPr="008F2D38">
        <w:rPr>
          <w:highlight w:val="white"/>
        </w:rPr>
        <w:t>Map[</w:t>
      </w:r>
      <w:r w:rsidR="002214C9">
        <w:rPr>
          <w:highlight w:val="white"/>
        </w:rPr>
        <w:t>pair</w:t>
      </w:r>
      <w:r w:rsidRPr="008F2D38">
        <w:rPr>
          <w:highlight w:val="white"/>
        </w:rPr>
        <w:t>];</w:t>
      </w:r>
    </w:p>
    <w:p w14:paraId="1F3D40C9" w14:textId="77777777" w:rsidR="002214C9" w:rsidRDefault="002214C9" w:rsidP="008F2D38">
      <w:pPr>
        <w:pStyle w:val="Code"/>
        <w:rPr>
          <w:highlight w:val="white"/>
        </w:rPr>
      </w:pPr>
    </w:p>
    <w:p w14:paraId="5E79774D" w14:textId="1A71EA7B" w:rsidR="008F2D38" w:rsidRPr="008F2D38" w:rsidRDefault="008F2D38" w:rsidP="008F2D38">
      <w:pPr>
        <w:pStyle w:val="Code"/>
        <w:rPr>
          <w:highlight w:val="white"/>
        </w:rPr>
      </w:pPr>
      <w:r w:rsidRPr="008F2D38">
        <w:rPr>
          <w:highlight w:val="white"/>
        </w:rPr>
        <w:t xml:space="preserve">        if ((symbol.Value is BigInteger) || (symbol.Value is decimal)) {</w:t>
      </w:r>
    </w:p>
    <w:p w14:paraId="74E2A27B" w14:textId="77777777" w:rsidR="008F2D38" w:rsidRPr="008F2D38" w:rsidRDefault="008F2D38" w:rsidP="008F2D38">
      <w:pPr>
        <w:pStyle w:val="Code"/>
        <w:rPr>
          <w:highlight w:val="white"/>
        </w:rPr>
      </w:pPr>
      <w:r w:rsidRPr="008F2D38">
        <w:rPr>
          <w:highlight w:val="white"/>
        </w:rPr>
        <w:t xml:space="preserve">          SymbolTable.StaticSet.Add(ConstantExpression.Value(symbol));</w:t>
      </w:r>
    </w:p>
    <w:p w14:paraId="35803CE6" w14:textId="77777777" w:rsidR="008F2D38" w:rsidRPr="008F2D38" w:rsidRDefault="008F2D38" w:rsidP="008F2D38">
      <w:pPr>
        <w:pStyle w:val="Code"/>
        <w:rPr>
          <w:highlight w:val="white"/>
        </w:rPr>
      </w:pPr>
      <w:r w:rsidRPr="008F2D38">
        <w:rPr>
          <w:highlight w:val="white"/>
        </w:rPr>
        <w:t xml:space="preserve">          AddAssemblyCode(objectOperator, symbol.UniqueName, 0);</w:t>
      </w:r>
    </w:p>
    <w:p w14:paraId="13AD12E8" w14:textId="77777777" w:rsidR="008F2D38" w:rsidRPr="008F2D38" w:rsidRDefault="008F2D38" w:rsidP="008F2D38">
      <w:pPr>
        <w:pStyle w:val="Code"/>
        <w:rPr>
          <w:highlight w:val="white"/>
        </w:rPr>
      </w:pPr>
      <w:r w:rsidRPr="008F2D38">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3E119497" w14:textId="77777777" w:rsidR="008F2D38" w:rsidRPr="008F2D38" w:rsidRDefault="008F2D38" w:rsidP="008F2D38">
      <w:pPr>
        <w:pStyle w:val="Code"/>
        <w:rPr>
          <w:highlight w:val="white"/>
        </w:rPr>
      </w:pPr>
      <w:r w:rsidRPr="008F2D38">
        <w:rPr>
          <w:highlight w:val="white"/>
        </w:rPr>
        <w:t xml:space="preserve">        else if (m_trackMap.TryGetValue(symbol, out track)) {</w:t>
      </w:r>
    </w:p>
    <w:p w14:paraId="437E3853" w14:textId="77777777" w:rsidR="008F2D38" w:rsidRPr="008F2D38" w:rsidRDefault="008F2D38" w:rsidP="008F2D38">
      <w:pPr>
        <w:pStyle w:val="Code"/>
        <w:rPr>
          <w:highlight w:val="white"/>
        </w:rPr>
      </w:pPr>
      <w:r w:rsidRPr="008F2D38">
        <w:rPr>
          <w:highlight w:val="white"/>
        </w:rPr>
        <w:t xml:space="preserve">          m_trackMap.Remove(symbol);</w:t>
      </w:r>
    </w:p>
    <w:p w14:paraId="5C43AF54"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2BAA07ED" w14:textId="77777777" w:rsidR="008F2D38" w:rsidRPr="008F2D38" w:rsidRDefault="008F2D38" w:rsidP="008F2D38">
      <w:pPr>
        <w:pStyle w:val="Code"/>
        <w:rPr>
          <w:highlight w:val="white"/>
        </w:rPr>
      </w:pPr>
      <w:r w:rsidRPr="008F2D38">
        <w:rPr>
          <w:highlight w:val="white"/>
        </w:rPr>
        <w:t xml:space="preserve">          AddAssemblyCode(AssemblyOperator.mov, containerName, 0, track);</w:t>
      </w:r>
    </w:p>
    <w:p w14:paraId="34FEE3D8"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317799A8" w14:textId="77777777" w:rsidR="008F2D38" w:rsidRPr="008F2D38" w:rsidRDefault="008F2D38" w:rsidP="008F2D38">
      <w:pPr>
        <w:pStyle w:val="Code"/>
        <w:rPr>
          <w:highlight w:val="white"/>
        </w:rPr>
      </w:pPr>
      <w:r w:rsidRPr="008F2D38">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 xml:space="preserve">loading the base address of the symbol to the integral storage. Then we add its </w:t>
      </w:r>
      <w:proofErr w:type="gramStart"/>
      <w:r w:rsidR="00631791">
        <w:rPr>
          <w:highlight w:val="white"/>
        </w:rPr>
        <w:t>offset, unless</w:t>
      </w:r>
      <w:proofErr w:type="gramEnd"/>
      <w:r w:rsidR="00631791">
        <w:rPr>
          <w:highlight w:val="white"/>
        </w:rPr>
        <w:t xml:space="preserve"> it is zero.</w:t>
      </w:r>
    </w:p>
    <w:p w14:paraId="02B577E6" w14:textId="77777777" w:rsidR="008F2D38" w:rsidRPr="008F2D38" w:rsidRDefault="008F2D38" w:rsidP="008F2D38">
      <w:pPr>
        <w:pStyle w:val="Code"/>
        <w:rPr>
          <w:highlight w:val="white"/>
        </w:rPr>
      </w:pPr>
      <w:r w:rsidRPr="008F2D38">
        <w:rPr>
          <w:highlight w:val="white"/>
        </w:rPr>
        <w:t xml:space="preserve">        else if (symbol.Type.IsArrayFunctionOrString()) {</w:t>
      </w:r>
    </w:p>
    <w:p w14:paraId="06C5729F"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5FCAFCDA" w14:textId="77777777" w:rsidR="008F2D38" w:rsidRPr="008F2D38" w:rsidRDefault="008F2D38" w:rsidP="008F2D38">
      <w:pPr>
        <w:pStyle w:val="Code"/>
        <w:rPr>
          <w:highlight w:val="white"/>
        </w:rPr>
      </w:pPr>
      <w:r w:rsidRPr="008F2D38">
        <w:rPr>
          <w:highlight w:val="white"/>
        </w:rPr>
        <w:t xml:space="preserve">          AddAssemblyCode(AssemblyOperator.mov, containerName, 0,</w:t>
      </w:r>
    </w:p>
    <w:p w14:paraId="095325C9" w14:textId="77777777" w:rsidR="008F2D38" w:rsidRPr="008F2D38" w:rsidRDefault="008F2D38" w:rsidP="008F2D38">
      <w:pPr>
        <w:pStyle w:val="Code"/>
        <w:rPr>
          <w:highlight w:val="white"/>
        </w:rPr>
      </w:pPr>
      <w:r w:rsidRPr="008F2D38">
        <w:rPr>
          <w:highlight w:val="white"/>
        </w:rPr>
        <w:t xml:space="preserve">                          Base(symbol), TypeSize.PointerSize);</w:t>
      </w:r>
    </w:p>
    <w:p w14:paraId="55DD381B" w14:textId="77777777" w:rsidR="008F2D38" w:rsidRPr="008F2D38" w:rsidRDefault="008F2D38" w:rsidP="008F2D38">
      <w:pPr>
        <w:pStyle w:val="Code"/>
        <w:rPr>
          <w:highlight w:val="white"/>
        </w:rPr>
      </w:pPr>
    </w:p>
    <w:p w14:paraId="22BE4478" w14:textId="77777777" w:rsidR="008F2D38" w:rsidRPr="008F2D38" w:rsidRDefault="008F2D38" w:rsidP="008F2D38">
      <w:pPr>
        <w:pStyle w:val="Code"/>
        <w:rPr>
          <w:highlight w:val="white"/>
        </w:rPr>
      </w:pPr>
      <w:r w:rsidRPr="008F2D38">
        <w:rPr>
          <w:highlight w:val="white"/>
        </w:rPr>
        <w:t xml:space="preserve">          int offset = Offset(symbol);</w:t>
      </w:r>
    </w:p>
    <w:p w14:paraId="78556F34" w14:textId="77777777" w:rsidR="008F2D38" w:rsidRPr="008F2D38" w:rsidRDefault="008F2D38" w:rsidP="008F2D38">
      <w:pPr>
        <w:pStyle w:val="Code"/>
        <w:rPr>
          <w:highlight w:val="white"/>
        </w:rPr>
      </w:pPr>
      <w:r w:rsidRPr="008F2D38">
        <w:rPr>
          <w:highlight w:val="white"/>
        </w:rPr>
        <w:t xml:space="preserve">          if (offset != 0) {</w:t>
      </w:r>
    </w:p>
    <w:p w14:paraId="00982644" w14:textId="77777777" w:rsidR="008F2D38" w:rsidRPr="008F2D38" w:rsidRDefault="008F2D38" w:rsidP="008F2D38">
      <w:pPr>
        <w:pStyle w:val="Code"/>
        <w:rPr>
          <w:highlight w:val="white"/>
        </w:rPr>
      </w:pPr>
      <w:r w:rsidRPr="008F2D38">
        <w:rPr>
          <w:highlight w:val="white"/>
        </w:rPr>
        <w:t xml:space="preserve">            AddAssemblyCode(AssemblyOperator.add, containerName, 0,</w:t>
      </w:r>
    </w:p>
    <w:p w14:paraId="6800A24B" w14:textId="77777777" w:rsidR="008F2D38" w:rsidRPr="008F2D38" w:rsidRDefault="008F2D38" w:rsidP="008F2D38">
      <w:pPr>
        <w:pStyle w:val="Code"/>
        <w:rPr>
          <w:highlight w:val="white"/>
        </w:rPr>
      </w:pPr>
      <w:r w:rsidRPr="008F2D38">
        <w:rPr>
          <w:highlight w:val="white"/>
        </w:rPr>
        <w:t xml:space="preserve">                            (BigInteger) offset, TypeSize.PointerSize);</w:t>
      </w:r>
    </w:p>
    <w:p w14:paraId="7B5EFBCC" w14:textId="77777777" w:rsidR="008F2D38" w:rsidRPr="008F2D38" w:rsidRDefault="008F2D38" w:rsidP="008F2D38">
      <w:pPr>
        <w:pStyle w:val="Code"/>
        <w:rPr>
          <w:highlight w:val="white"/>
        </w:rPr>
      </w:pPr>
      <w:r w:rsidRPr="008F2D38">
        <w:rPr>
          <w:highlight w:val="white"/>
        </w:rPr>
        <w:t xml:space="preserve">          }</w:t>
      </w:r>
    </w:p>
    <w:p w14:paraId="05EEC3A3" w14:textId="77777777" w:rsidR="008F2D38" w:rsidRPr="008F2D38" w:rsidRDefault="008F2D38" w:rsidP="008F2D38">
      <w:pPr>
        <w:pStyle w:val="Code"/>
        <w:rPr>
          <w:highlight w:val="white"/>
        </w:rPr>
      </w:pPr>
    </w:p>
    <w:p w14:paraId="33D407E0"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683EF709" w14:textId="77777777" w:rsidR="008F2D38" w:rsidRPr="008F2D38" w:rsidRDefault="008F2D38" w:rsidP="008F2D38">
      <w:pPr>
        <w:pStyle w:val="Code"/>
        <w:rPr>
          <w:highlight w:val="white"/>
        </w:rPr>
      </w:pPr>
      <w:r w:rsidRPr="008F2D38">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6B7EE4CA" w14:textId="77777777" w:rsidR="008F2D38" w:rsidRPr="008F2D38" w:rsidRDefault="008F2D38" w:rsidP="008F2D38">
      <w:pPr>
        <w:pStyle w:val="Code"/>
        <w:rPr>
          <w:highlight w:val="white"/>
        </w:rPr>
      </w:pPr>
      <w:r w:rsidRPr="008F2D38">
        <w:rPr>
          <w:highlight w:val="white"/>
        </w:rPr>
        <w:t xml:space="preserve">        else {</w:t>
      </w:r>
    </w:p>
    <w:p w14:paraId="7E1BFEE8" w14:textId="77777777" w:rsidR="008F2D38" w:rsidRPr="008F2D38" w:rsidRDefault="008F2D38" w:rsidP="008F2D38">
      <w:pPr>
        <w:pStyle w:val="Code"/>
        <w:rPr>
          <w:highlight w:val="white"/>
        </w:rPr>
      </w:pPr>
      <w:r w:rsidRPr="008F2D38">
        <w:rPr>
          <w:highlight w:val="white"/>
        </w:rPr>
        <w:t xml:space="preserve">          AddAssemblyCode(objectOperator, Base(symbol), Offset(symbol));</w:t>
      </w:r>
    </w:p>
    <w:p w14:paraId="130F0F48" w14:textId="77777777" w:rsidR="008F2D38" w:rsidRPr="008F2D38" w:rsidRDefault="008F2D38" w:rsidP="008F2D38">
      <w:pPr>
        <w:pStyle w:val="Code"/>
        <w:rPr>
          <w:highlight w:val="white"/>
        </w:rPr>
      </w:pPr>
      <w:r w:rsidRPr="008F2D38">
        <w:rPr>
          <w:highlight w:val="white"/>
        </w:rPr>
        <w:t xml:space="preserve">        }</w:t>
      </w:r>
    </w:p>
    <w:p w14:paraId="43CA0084" w14:textId="77777777" w:rsidR="008F2D38" w:rsidRPr="008F2D38" w:rsidRDefault="008F2D38" w:rsidP="008F2D38">
      <w:pPr>
        <w:pStyle w:val="Code"/>
        <w:rPr>
          <w:highlight w:val="white"/>
        </w:rPr>
      </w:pPr>
      <w:r w:rsidRPr="008F2D38">
        <w:rPr>
          <w:highlight w:val="white"/>
        </w:rPr>
        <w:t xml:space="preserve">      }</w:t>
      </w:r>
    </w:p>
    <w:p w14:paraId="3782AD1B" w14:textId="77777777" w:rsidR="008F2D38" w:rsidRPr="008F2D38" w:rsidRDefault="008F2D38" w:rsidP="008F2D38">
      <w:pPr>
        <w:pStyle w:val="Code"/>
        <w:rPr>
          <w:highlight w:val="white"/>
        </w:rPr>
      </w:pPr>
      <w:r w:rsidRPr="008F2D38">
        <w:rPr>
          <w:highlight w:val="white"/>
        </w:rPr>
        <w:t xml:space="preserve">    }</w:t>
      </w:r>
    </w:p>
    <w:p w14:paraId="10D21B26" w14:textId="77777777" w:rsidR="008F2D38" w:rsidRPr="008F2D38" w:rsidRDefault="008F2D38" w:rsidP="008F2D38">
      <w:pPr>
        <w:pStyle w:val="Code"/>
        <w:rPr>
          <w:highlight w:val="white"/>
        </w:rPr>
      </w:pPr>
    </w:p>
    <w:p w14:paraId="2E59EE62" w14:textId="4A754B2F"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lastRenderedPageBreak/>
        <w:t xml:space="preserve">    }</w:t>
      </w:r>
    </w:p>
    <w:p w14:paraId="5CC85F9D" w14:textId="47EE50F2" w:rsidR="006F3439" w:rsidRPr="00530CE4" w:rsidRDefault="00546C2B" w:rsidP="002E44D3">
      <w:pPr>
        <w:rPr>
          <w:highlight w:val="white"/>
        </w:rPr>
      </w:pPr>
      <w:r>
        <w:rPr>
          <w:highlight w:val="white"/>
        </w:rPr>
        <w:t xml:space="preserve">When </w:t>
      </w:r>
      <w:r w:rsidR="002E44D3">
        <w:rPr>
          <w:highlight w:val="white"/>
        </w:rPr>
        <w:t xml:space="preserve">popping or topping a value from the floating-point stack, we also need </w:t>
      </w:r>
      <w:r w:rsidR="006F3439">
        <w:rPr>
          <w:highlight w:val="white"/>
        </w:rPr>
        <w:t>the</w:t>
      </w:r>
      <w:r w:rsidR="002A382D" w:rsidRPr="002A382D">
        <w:rPr>
          <w:highlight w:val="white"/>
        </w:rPr>
        <w:t xml:space="preserve"> </w:t>
      </w:r>
      <w:r w:rsidR="002A382D" w:rsidRPr="002A382D">
        <w:rPr>
          <w:rStyle w:val="KeyWord0"/>
          <w:highlight w:val="white"/>
        </w:rPr>
        <w:t>m_floatPopMap</w:t>
      </w:r>
      <w:r w:rsidR="002A382D">
        <w:rPr>
          <w:highlight w:val="white"/>
        </w:rPr>
        <w:t xml:space="preserve"> and </w:t>
      </w:r>
      <w:r w:rsidR="0016107B">
        <w:rPr>
          <w:highlight w:val="white"/>
        </w:rPr>
        <w:t xml:space="preserve"> </w:t>
      </w:r>
      <w:r w:rsidR="00D702CD">
        <w:rPr>
          <w:highlight w:val="white"/>
        </w:rPr>
        <w:t xml:space="preserve"> </w:t>
      </w:r>
      <w:r w:rsidR="002A382D" w:rsidRPr="002A382D">
        <w:rPr>
          <w:rStyle w:val="KeyWord0"/>
          <w:highlight w:val="white"/>
        </w:rPr>
        <w:t>m_floatTopMap</w:t>
      </w:r>
      <w:r w:rsidR="002A382D" w:rsidRPr="00A34AC4">
        <w:rPr>
          <w:highlight w:val="white"/>
        </w:rPr>
        <w:t xml:space="preserve"> </w:t>
      </w:r>
      <w:r w:rsidR="002A382D">
        <w:rPr>
          <w:highlight w:val="white"/>
        </w:rPr>
        <w:t>maps</w:t>
      </w:r>
      <w:r w:rsidR="002E44D3">
        <w:rPr>
          <w:highlight w:val="white"/>
        </w:rPr>
        <w:t xml:space="preserve"> </w:t>
      </w:r>
      <w:r w:rsidR="00D702CD">
        <w:rPr>
          <w:highlight w:val="white"/>
        </w:rPr>
        <w:t>that map</w:t>
      </w:r>
      <w:r w:rsidR="00CF3F93">
        <w:rPr>
          <w:highlight w:val="white"/>
        </w:rPr>
        <w:t xml:space="preserve"> whether the type is logical and the type size to </w:t>
      </w:r>
      <w:r w:rsidR="00A925C8" w:rsidRPr="00A925C8">
        <w:rPr>
          <w:rStyle w:val="KeyWord0"/>
          <w:highlight w:val="white"/>
        </w:rPr>
        <w:t>pop</w:t>
      </w:r>
      <w:r w:rsidR="00A925C8">
        <w:rPr>
          <w:highlight w:val="white"/>
        </w:rPr>
        <w:t xml:space="preserve"> and </w:t>
      </w:r>
      <w:r w:rsidR="00A925C8" w:rsidRPr="00A925C8">
        <w:rPr>
          <w:rStyle w:val="KeyWord0"/>
          <w:highlight w:val="white"/>
        </w:rPr>
        <w:t>top</w:t>
      </w:r>
      <w:r w:rsidR="00A925C8">
        <w:rPr>
          <w:highlight w:val="white"/>
        </w:rPr>
        <w:t xml:space="preserve"> </w:t>
      </w:r>
      <w:r w:rsidR="00D702CD">
        <w:rPr>
          <w:highlight w:val="white"/>
        </w:rPr>
        <w:t>assembly code instructions.</w:t>
      </w:r>
    </w:p>
    <w:p w14:paraId="3CCF77CF"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7E340727" w14:textId="77777777" w:rsidR="007B5B99" w:rsidRPr="007B5B99" w:rsidRDefault="007B5B99" w:rsidP="007B5B99">
      <w:pPr>
        <w:pStyle w:val="Code"/>
        <w:rPr>
          <w:highlight w:val="white"/>
        </w:rPr>
      </w:pPr>
      <w:r w:rsidRPr="007B5B99">
        <w:rPr>
          <w:highlight w:val="white"/>
        </w:rPr>
        <w:t xml:space="preserve">      m_floatPopMap = new Dictionary&lt;Pair&lt;bool,int&gt;, AssemblyOperator&gt;() {</w:t>
      </w:r>
    </w:p>
    <w:p w14:paraId="2D0363E5" w14:textId="77777777" w:rsidR="007B5B99" w:rsidRPr="007B5B99" w:rsidRDefault="007B5B99" w:rsidP="007B5B99">
      <w:pPr>
        <w:pStyle w:val="Code"/>
        <w:rPr>
          <w:highlight w:val="white"/>
        </w:rPr>
      </w:pPr>
      <w:r w:rsidRPr="007B5B99">
        <w:rPr>
          <w:highlight w:val="white"/>
        </w:rPr>
        <w:t xml:space="preserve">        {new Pair&lt;bool,int&gt;(false, 2), AssemblyOperator.fistp_word},</w:t>
      </w:r>
    </w:p>
    <w:p w14:paraId="761C246D" w14:textId="77777777" w:rsidR="007B5B99" w:rsidRPr="007B5B99" w:rsidRDefault="007B5B99" w:rsidP="007B5B99">
      <w:pPr>
        <w:pStyle w:val="Code"/>
        <w:rPr>
          <w:highlight w:val="white"/>
        </w:rPr>
      </w:pPr>
      <w:r w:rsidRPr="007B5B99">
        <w:rPr>
          <w:highlight w:val="white"/>
        </w:rPr>
        <w:t xml:space="preserve">        {new Pair&lt;bool,int&gt;(false, 4), AssemblyOperator.fistp_dword},</w:t>
      </w:r>
    </w:p>
    <w:p w14:paraId="30AE5A71" w14:textId="77777777" w:rsidR="007B5B99" w:rsidRPr="007B5B99" w:rsidRDefault="007B5B99" w:rsidP="007B5B99">
      <w:pPr>
        <w:pStyle w:val="Code"/>
        <w:rPr>
          <w:highlight w:val="white"/>
        </w:rPr>
      </w:pPr>
      <w:r w:rsidRPr="007B5B99">
        <w:rPr>
          <w:highlight w:val="white"/>
        </w:rPr>
        <w:t xml:space="preserve">        {new Pair&lt;bool,int&gt;(false, 8), AssemblyOperator.fistp_qword},</w:t>
      </w:r>
    </w:p>
    <w:p w14:paraId="2BD069CF" w14:textId="77777777" w:rsidR="007B5B99" w:rsidRPr="007B5B99" w:rsidRDefault="007B5B99" w:rsidP="007B5B99">
      <w:pPr>
        <w:pStyle w:val="Code"/>
        <w:rPr>
          <w:highlight w:val="white"/>
        </w:rPr>
      </w:pPr>
      <w:r w:rsidRPr="007B5B99">
        <w:rPr>
          <w:highlight w:val="white"/>
        </w:rPr>
        <w:t xml:space="preserve">        {new Pair&lt;bool,int&gt;(true, 4), AssemblyOperator.fstp_dword},</w:t>
      </w:r>
    </w:p>
    <w:p w14:paraId="7577EBFC" w14:textId="77777777" w:rsidR="007B5B99" w:rsidRPr="007B5B99" w:rsidRDefault="007B5B99" w:rsidP="007B5B99">
      <w:pPr>
        <w:pStyle w:val="Code"/>
        <w:rPr>
          <w:highlight w:val="white"/>
        </w:rPr>
      </w:pPr>
      <w:r w:rsidRPr="007B5B99">
        <w:rPr>
          <w:highlight w:val="white"/>
        </w:rPr>
        <w:t xml:space="preserve">        {new Pair&lt;bool,int&gt;(true, 8), AssemblyOperator.fstp_qword}</w:t>
      </w:r>
    </w:p>
    <w:p w14:paraId="14A50ED2" w14:textId="77777777" w:rsidR="007B5B99" w:rsidRPr="007B5B99" w:rsidRDefault="007B5B99" w:rsidP="007B5B99">
      <w:pPr>
        <w:pStyle w:val="Code"/>
        <w:rPr>
          <w:highlight w:val="white"/>
        </w:rPr>
      </w:pPr>
      <w:r w:rsidRPr="007B5B99">
        <w:rPr>
          <w:highlight w:val="white"/>
        </w:rPr>
        <w:t xml:space="preserve">      };</w:t>
      </w:r>
    </w:p>
    <w:p w14:paraId="1B3653E6" w14:textId="77777777" w:rsidR="007B5B99" w:rsidRPr="007B5B99" w:rsidRDefault="007B5B99" w:rsidP="007B5B99">
      <w:pPr>
        <w:pStyle w:val="Code"/>
        <w:rPr>
          <w:highlight w:val="white"/>
        </w:rPr>
      </w:pPr>
    </w:p>
    <w:p w14:paraId="0E3D6E95"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65C7FD4E" w14:textId="77777777" w:rsidR="007B5B99" w:rsidRPr="007B5B99" w:rsidRDefault="007B5B99" w:rsidP="007B5B99">
      <w:pPr>
        <w:pStyle w:val="Code"/>
        <w:rPr>
          <w:highlight w:val="white"/>
        </w:rPr>
      </w:pPr>
      <w:r w:rsidRPr="007B5B99">
        <w:rPr>
          <w:highlight w:val="white"/>
        </w:rPr>
        <w:t xml:space="preserve">      m_floatTopMap = new Dictionary&lt;Pair&lt;bool,int&gt;, AssemblyOperator&gt;() {</w:t>
      </w:r>
    </w:p>
    <w:p w14:paraId="444D757F" w14:textId="77777777" w:rsidR="007B5B99" w:rsidRPr="007B5B99" w:rsidRDefault="007B5B99" w:rsidP="007B5B99">
      <w:pPr>
        <w:pStyle w:val="Code"/>
        <w:rPr>
          <w:highlight w:val="white"/>
        </w:rPr>
      </w:pPr>
      <w:r w:rsidRPr="007B5B99">
        <w:rPr>
          <w:highlight w:val="white"/>
        </w:rPr>
        <w:t xml:space="preserve">        {new Pair&lt;bool,int&gt;(false, 2), AssemblyOperator.fist_word},</w:t>
      </w:r>
    </w:p>
    <w:p w14:paraId="6AA17302" w14:textId="77777777" w:rsidR="007B5B99" w:rsidRPr="007B5B99" w:rsidRDefault="007B5B99" w:rsidP="007B5B99">
      <w:pPr>
        <w:pStyle w:val="Code"/>
        <w:rPr>
          <w:highlight w:val="white"/>
        </w:rPr>
      </w:pPr>
      <w:r w:rsidRPr="007B5B99">
        <w:rPr>
          <w:highlight w:val="white"/>
        </w:rPr>
        <w:t xml:space="preserve">        {new Pair&lt;bool,int&gt;(false, 4), AssemblyOperator.fist_dword},</w:t>
      </w:r>
    </w:p>
    <w:p w14:paraId="4EC606D1" w14:textId="77777777" w:rsidR="007B5B99" w:rsidRPr="007B5B99" w:rsidRDefault="007B5B99" w:rsidP="007B5B99">
      <w:pPr>
        <w:pStyle w:val="Code"/>
        <w:rPr>
          <w:highlight w:val="white"/>
        </w:rPr>
      </w:pPr>
      <w:r w:rsidRPr="007B5B99">
        <w:rPr>
          <w:highlight w:val="white"/>
        </w:rPr>
        <w:t xml:space="preserve">        {new Pair&lt;bool,int&gt;(false, 8), AssemblyOperator.fist_qword},</w:t>
      </w:r>
    </w:p>
    <w:p w14:paraId="1E0059C4" w14:textId="77777777" w:rsidR="007B5B99" w:rsidRPr="007B5B99" w:rsidRDefault="007B5B99" w:rsidP="007B5B99">
      <w:pPr>
        <w:pStyle w:val="Code"/>
        <w:rPr>
          <w:highlight w:val="white"/>
        </w:rPr>
      </w:pPr>
      <w:r w:rsidRPr="007B5B99">
        <w:rPr>
          <w:highlight w:val="white"/>
        </w:rPr>
        <w:t xml:space="preserve">        {new Pair&lt;bool,int&gt;(true, 4), AssemblyOperator.fst_dword},</w:t>
      </w:r>
    </w:p>
    <w:p w14:paraId="0E8085E1" w14:textId="77777777" w:rsidR="007B5B99" w:rsidRPr="007B5B99" w:rsidRDefault="007B5B99" w:rsidP="007B5B99">
      <w:pPr>
        <w:pStyle w:val="Code"/>
        <w:rPr>
          <w:highlight w:val="white"/>
        </w:rPr>
      </w:pPr>
      <w:r w:rsidRPr="007B5B99">
        <w:rPr>
          <w:highlight w:val="white"/>
        </w:rPr>
        <w:t xml:space="preserve">        {new Pair&lt;bool,int&gt;(true, 8), AssemblyOperator.fst_qword}</w:t>
      </w:r>
    </w:p>
    <w:p w14:paraId="739CBBC3" w14:textId="77777777" w:rsidR="007B5B99" w:rsidRPr="007B5B99" w:rsidRDefault="007B5B99" w:rsidP="007B5B99">
      <w:pPr>
        <w:pStyle w:val="Code"/>
        <w:rPr>
          <w:highlight w:val="white"/>
        </w:rPr>
      </w:pPr>
      <w:r w:rsidRPr="007B5B99">
        <w:rPr>
          <w:highlight w:val="white"/>
        </w:rPr>
        <w:t xml:space="preserve">      };</w:t>
      </w:r>
    </w:p>
    <w:p w14:paraId="092498B2" w14:textId="77777777" w:rsidR="007B5B99" w:rsidRDefault="007B5B99" w:rsidP="00530CE4">
      <w:pPr>
        <w:pStyle w:val="Code"/>
        <w:rPr>
          <w:highlight w:val="white"/>
        </w:rPr>
      </w:pPr>
    </w:p>
    <w:p w14:paraId="20EBF24A" w14:textId="31AB067C"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 xml:space="preserve">because we </w:t>
      </w:r>
      <w:proofErr w:type="gramStart"/>
      <w:r w:rsidR="009845E6">
        <w:rPr>
          <w:highlight w:val="white"/>
        </w:rPr>
        <w:t>have to</w:t>
      </w:r>
      <w:proofErr w:type="gramEnd"/>
      <w:r w:rsidR="009845E6">
        <w:rPr>
          <w:highlight w:val="white"/>
        </w:rPr>
        <w:t xml:space="preserve">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476D4555" w14:textId="77777777" w:rsidR="007B5B99" w:rsidRPr="007B5B99" w:rsidRDefault="007B5B99" w:rsidP="007B5B99">
      <w:pPr>
        <w:pStyle w:val="Code"/>
        <w:rPr>
          <w:highlight w:val="white"/>
        </w:rPr>
      </w:pPr>
      <w:r w:rsidRPr="007B5B99">
        <w:rPr>
          <w:highlight w:val="white"/>
        </w:rPr>
        <w:t xml:space="preserve">      Pair&lt;bool,int&gt; pair =</w:t>
      </w:r>
    </w:p>
    <w:p w14:paraId="685D283A" w14:textId="5AD46C20" w:rsidR="007B5B99" w:rsidRPr="007B5B99" w:rsidRDefault="007B5B99" w:rsidP="007B5B99">
      <w:pPr>
        <w:pStyle w:val="Code"/>
        <w:rPr>
          <w:highlight w:val="white"/>
        </w:rPr>
      </w:pPr>
      <w:r w:rsidRPr="007B5B99">
        <w:rPr>
          <w:highlight w:val="white"/>
        </w:rPr>
        <w:t xml:space="preserve">        new Pair&lt;bool,int&gt;(symbol.Type.Is</w:t>
      </w:r>
      <w:r w:rsidR="00620A87">
        <w:rPr>
          <w:highlight w:val="white"/>
        </w:rPr>
        <w:t>Floating</w:t>
      </w:r>
      <w:r w:rsidRPr="007B5B99">
        <w:rPr>
          <w:highlight w:val="white"/>
        </w:rPr>
        <w:t>(), symbol.Type.Size());</w:t>
      </w:r>
    </w:p>
    <w:p w14:paraId="1F4ED42C" w14:textId="77777777" w:rsidR="00620A87" w:rsidRPr="00530CE4" w:rsidRDefault="00620A87" w:rsidP="00620A87">
      <w:pPr>
        <w:pStyle w:val="Code"/>
        <w:rPr>
          <w:highlight w:val="white"/>
        </w:rPr>
      </w:pPr>
      <w:r w:rsidRPr="00530CE4">
        <w:rPr>
          <w:highlight w:val="white"/>
        </w:rPr>
        <w:t xml:space="preserve">      AssemblyOperator objectOperator;</w:t>
      </w:r>
    </w:p>
    <w:p w14:paraId="3BE3892B" w14:textId="246C2AE1" w:rsidR="003D7D04" w:rsidRDefault="00234B87" w:rsidP="00234B87">
      <w:pPr>
        <w:rPr>
          <w:highlight w:val="white"/>
        </w:rPr>
      </w:pPr>
      <w:r>
        <w:rPr>
          <w:highlight w:val="white"/>
        </w:rPr>
        <w:t xml:space="preserve">Depending on the value of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A925C8" w:rsidRPr="003D7D04">
        <w:rPr>
          <w:rStyle w:val="KeyWord0"/>
          <w:highlight w:val="white"/>
        </w:rPr>
        <w:t>m_</w:t>
      </w:r>
      <w:r w:rsidR="00EF7778">
        <w:rPr>
          <w:rStyle w:val="KeyWord0"/>
          <w:highlight w:val="white"/>
        </w:rPr>
        <w:t>floatPop</w:t>
      </w:r>
      <w:r w:rsidR="00A925C8" w:rsidRPr="003D7D04">
        <w:rPr>
          <w:rStyle w:val="KeyWord0"/>
          <w:highlight w:val="white"/>
        </w:rPr>
        <w:t>Map</w:t>
      </w:r>
      <w:r w:rsidR="00A925C8">
        <w:rPr>
          <w:highlight w:val="white"/>
        </w:rPr>
        <w:t xml:space="preserve"> and </w:t>
      </w:r>
      <w:r w:rsidR="00A925C8" w:rsidRPr="003D7D04">
        <w:rPr>
          <w:rStyle w:val="KeyWord0"/>
          <w:highlight w:val="white"/>
        </w:rPr>
        <w:t>m_</w:t>
      </w:r>
      <w:r w:rsidR="00EF7778">
        <w:rPr>
          <w:rStyle w:val="KeyWord0"/>
          <w:highlight w:val="white"/>
        </w:rPr>
        <w:t>floatTop</w:t>
      </w:r>
      <w:r w:rsidR="00A925C8" w:rsidRPr="003D7D04">
        <w:rPr>
          <w:rStyle w:val="KeyWord0"/>
          <w:highlight w:val="white"/>
        </w:rPr>
        <w:t>Map</w:t>
      </w:r>
      <w:r w:rsidR="003D7D04">
        <w:rPr>
          <w:highlight w:val="white"/>
        </w:rPr>
        <w:t xml:space="preserve"> maps</w:t>
      </w:r>
      <w:r w:rsidR="00EF7778">
        <w:rPr>
          <w:highlight w:val="white"/>
        </w:rPr>
        <w:t>.</w:t>
      </w:r>
    </w:p>
    <w:p w14:paraId="07F34B34" w14:textId="77777777" w:rsidR="007B5B99" w:rsidRPr="007B5B99" w:rsidRDefault="007B5B99" w:rsidP="007B5B99">
      <w:pPr>
        <w:pStyle w:val="Code"/>
        <w:rPr>
          <w:highlight w:val="white"/>
        </w:rPr>
      </w:pPr>
      <w:r w:rsidRPr="007B5B99">
        <w:rPr>
          <w:highlight w:val="white"/>
        </w:rPr>
        <w:t xml:space="preserve">      if (topOrPop == TopOrPop.Pop) {</w:t>
      </w:r>
    </w:p>
    <w:p w14:paraId="1B98AC5C" w14:textId="77777777" w:rsidR="007B5B99" w:rsidRPr="007B5B99" w:rsidRDefault="007B5B99" w:rsidP="007B5B99">
      <w:pPr>
        <w:pStyle w:val="Code"/>
        <w:rPr>
          <w:highlight w:val="white"/>
        </w:rPr>
      </w:pPr>
      <w:r w:rsidRPr="007B5B99">
        <w:rPr>
          <w:highlight w:val="white"/>
        </w:rPr>
        <w:t xml:space="preserve">        objectOperator = m_floatPopMap[pair];</w:t>
      </w:r>
    </w:p>
    <w:p w14:paraId="4B190E2D" w14:textId="77777777" w:rsidR="007B5B99" w:rsidRPr="007B5B99" w:rsidRDefault="007B5B99" w:rsidP="007B5B99">
      <w:pPr>
        <w:pStyle w:val="Code"/>
        <w:rPr>
          <w:highlight w:val="white"/>
        </w:rPr>
      </w:pPr>
      <w:r w:rsidRPr="007B5B99">
        <w:rPr>
          <w:highlight w:val="white"/>
        </w:rPr>
        <w:t xml:space="preserve">        Assert.ErrorXXX((--m_floatStackSize) &gt;= 0);</w:t>
      </w:r>
    </w:p>
    <w:p w14:paraId="1B41BC80" w14:textId="77777777" w:rsidR="007B5B99" w:rsidRPr="007B5B99" w:rsidRDefault="007B5B99" w:rsidP="007B5B99">
      <w:pPr>
        <w:pStyle w:val="Code"/>
        <w:rPr>
          <w:highlight w:val="white"/>
        </w:rPr>
      </w:pPr>
      <w:r w:rsidRPr="007B5B99">
        <w:rPr>
          <w:highlight w:val="white"/>
        </w:rPr>
        <w:t xml:space="preserve">      }</w:t>
      </w:r>
    </w:p>
    <w:p w14:paraId="43E94068" w14:textId="77777777" w:rsidR="007B5B99" w:rsidRPr="007B5B99" w:rsidRDefault="007B5B99" w:rsidP="007B5B99">
      <w:pPr>
        <w:pStyle w:val="Code"/>
        <w:rPr>
          <w:highlight w:val="white"/>
        </w:rPr>
      </w:pPr>
      <w:r w:rsidRPr="007B5B99">
        <w:rPr>
          <w:highlight w:val="white"/>
        </w:rPr>
        <w:t xml:space="preserve">      else {</w:t>
      </w:r>
    </w:p>
    <w:p w14:paraId="6658C1AD" w14:textId="77777777" w:rsidR="007B5B99" w:rsidRPr="007B5B99" w:rsidRDefault="007B5B99" w:rsidP="007B5B99">
      <w:pPr>
        <w:pStyle w:val="Code"/>
        <w:rPr>
          <w:highlight w:val="white"/>
        </w:rPr>
      </w:pPr>
      <w:r w:rsidRPr="007B5B99">
        <w:rPr>
          <w:highlight w:val="white"/>
        </w:rPr>
        <w:t xml:space="preserve">        objectOperator = m_floatTopMap[pair];</w:t>
      </w:r>
    </w:p>
    <w:p w14:paraId="760AF943" w14:textId="77777777" w:rsidR="007B5B99" w:rsidRPr="007B5B99" w:rsidRDefault="007B5B99" w:rsidP="007B5B99">
      <w:pPr>
        <w:pStyle w:val="Code"/>
        <w:rPr>
          <w:highlight w:val="white"/>
        </w:rPr>
      </w:pPr>
      <w:r w:rsidRPr="007B5B99">
        <w:rPr>
          <w:highlight w:val="white"/>
        </w:rPr>
        <w:t xml:space="preserve">      }</w:t>
      </w:r>
    </w:p>
    <w:p w14:paraId="5FEBAAEC" w14:textId="2DAC7B43" w:rsidR="001924B9" w:rsidRDefault="00B16EE9" w:rsidP="00B16EE9">
      <w:pPr>
        <w:rPr>
          <w:highlight w:val="white"/>
        </w:rPr>
      </w:pPr>
      <w:r>
        <w:rPr>
          <w:highlight w:val="white"/>
        </w:rPr>
        <w:t xml:space="preserve">If the symbol is a temporary variable, we store </w:t>
      </w:r>
      <w:proofErr w:type="gramStart"/>
      <w:r>
        <w:rPr>
          <w:highlight w:val="white"/>
        </w:rPr>
        <w:t>it</w:t>
      </w:r>
      <w:r w:rsidR="004F2926">
        <w:rPr>
          <w:highlight w:val="white"/>
        </w:rPr>
        <w:t>s</w:t>
      </w:r>
      <w:proofErr w:type="gramEnd"/>
      <w:r>
        <w:rPr>
          <w:highlight w:val="white"/>
        </w:rPr>
        <w:t xml:space="preserve"> value in a register. </w:t>
      </w:r>
      <w:r w:rsidR="003E5B2E">
        <w:rPr>
          <w:highlight w:val="white"/>
        </w:rPr>
        <w:t xml:space="preserve"> However, we cannot store the value directly in a register. Therefore, </w:t>
      </w:r>
      <w:r w:rsidR="00010BA1">
        <w:rPr>
          <w:highlight w:val="white"/>
        </w:rPr>
        <w:t>we pop or top the value to the integral storage and loads the value from there into the register.</w:t>
      </w:r>
    </w:p>
    <w:p w14:paraId="21174511" w14:textId="59D83DD9" w:rsidR="008566DD" w:rsidRPr="008566DD" w:rsidRDefault="008566DD" w:rsidP="008566DD">
      <w:pPr>
        <w:pStyle w:val="Code"/>
        <w:rPr>
          <w:highlight w:val="white"/>
        </w:rPr>
      </w:pPr>
      <w:r w:rsidRPr="008566DD">
        <w:rPr>
          <w:highlight w:val="white"/>
        </w:rPr>
        <w:t xml:space="preserve">      if (symbol.Type.</w:t>
      </w:r>
      <w:r w:rsidR="002C4F32">
        <w:rPr>
          <w:highlight w:val="white"/>
        </w:rPr>
        <w:t>IsIntegralPointerOrArray</w:t>
      </w:r>
      <w:r w:rsidRPr="008566DD">
        <w:rPr>
          <w:highlight w:val="white"/>
        </w:rPr>
        <w:t xml:space="preserve">() &amp;&amp; symbol.IsTemporary()) {        </w:t>
      </w:r>
    </w:p>
    <w:p w14:paraId="3C842183" w14:textId="77777777" w:rsidR="008072C8" w:rsidRPr="000242A0" w:rsidRDefault="008072C8" w:rsidP="008072C8">
      <w:pPr>
        <w:pStyle w:val="Code"/>
        <w:rPr>
          <w:highlight w:val="white"/>
        </w:rPr>
      </w:pPr>
      <w:r w:rsidRPr="000242A0">
        <w:rPr>
          <w:highlight w:val="white"/>
        </w:rPr>
        <w:lastRenderedPageBreak/>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bookmarkStart w:id="442" w:name="_Toc54119966"/>
      <w:r>
        <w:rPr>
          <w:highlight w:val="white"/>
        </w:rPr>
        <w:t>Type Conversion</w:t>
      </w:r>
      <w:bookmarkEnd w:id="442"/>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w:t>
      </w:r>
      <w:proofErr w:type="gramStart"/>
      <w:r w:rsidR="00B20D15">
        <w:rPr>
          <w:highlight w:val="white"/>
        </w:rPr>
        <w:t>register, and</w:t>
      </w:r>
      <w:proofErr w:type="gramEnd"/>
      <w:r w:rsidR="00B20D15">
        <w:rPr>
          <w:highlight w:val="white"/>
        </w:rPr>
        <w:t xml:space="preserve">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lastRenderedPageBreak/>
        <w:t xml:space="preserve">If both the source type and target type is signed, we need to preserve the signed status </w:t>
      </w:r>
      <w:proofErr w:type="spellStart"/>
      <w:r>
        <w:rPr>
          <w:highlight w:val="white"/>
        </w:rPr>
        <w:t>throught</w:t>
      </w:r>
      <w:proofErr w:type="spellEnd"/>
      <w:r>
        <w:rPr>
          <w:highlight w:val="white"/>
        </w:rPr>
        <w:t xml:space="preserve">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w:t>
      </w:r>
      <w:proofErr w:type="gramStart"/>
      <w:r w:rsidR="00116411">
        <w:rPr>
          <w:highlight w:val="white"/>
        </w:rPr>
        <w:t>holds</w:t>
      </w:r>
      <w:proofErr w:type="gramEnd"/>
      <w:r w:rsidR="00116411">
        <w:rPr>
          <w:highlight w:val="white"/>
        </w:rPr>
        <w:t xml:space="preserve">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bookmarkStart w:id="443" w:name="_Toc54119967"/>
      <w:r>
        <w:rPr>
          <w:highlight w:val="white"/>
        </w:rPr>
        <w:t>Struct and Union</w:t>
      </w:r>
      <w:bookmarkEnd w:id="443"/>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lastRenderedPageBreak/>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464F8E9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 xml:space="preserve">In this way, is the value of the address symbol of the struct or union stored in the </w:t>
      </w:r>
      <w:r w:rsidR="009278B7">
        <w:rPr>
          <w:highlight w:val="white"/>
        </w:rPr>
        <w:t>track and</w:t>
      </w:r>
      <w:r w:rsidR="008801EC">
        <w:rPr>
          <w:highlight w:val="white"/>
        </w:rPr>
        <w:t xml:space="preserve">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20A5D6F1"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w:t>
      </w:r>
      <w:r w:rsidR="00B95009">
        <w:rPr>
          <w:highlight w:val="white"/>
        </w:rPr>
        <w:t>one</w:t>
      </w:r>
      <w:r w:rsidR="00F3192C">
        <w:rPr>
          <w:highlight w:val="white"/>
        </w:rPr>
        <w:t xml:space="preserve"> byte)</w:t>
      </w:r>
      <w:r w:rsidR="002E5628">
        <w:rPr>
          <w:highlight w:val="white"/>
        </w:rPr>
        <w:t xml:space="preserve"> for the </w:t>
      </w:r>
      <w:proofErr w:type="spellStart"/>
      <w:r w:rsidR="002E5628">
        <w:rPr>
          <w:highlight w:val="white"/>
        </w:rPr>
        <w:t>count</w:t>
      </w:r>
      <w:proofErr w:type="spellEnd"/>
      <w:r w:rsidR="002E5628">
        <w:rPr>
          <w:highlight w:val="white"/>
        </w:rPr>
        <w:t xml:space="preserve"> register, otherwise we use the integer type (</w:t>
      </w:r>
      <w:r w:rsidR="00C54051">
        <w:rPr>
          <w:highlight w:val="white"/>
        </w:rPr>
        <w:t>four bytes for Linux, two bytes for Windows</w:t>
      </w:r>
      <w:r w:rsidR="002E5628">
        <w:rPr>
          <w:highlight w:val="white"/>
        </w:rPr>
        <w:t>)</w:t>
      </w:r>
      <w:r w:rsidR="00C54051">
        <w:rPr>
          <w:highlight w:val="white"/>
        </w:rPr>
        <w:t>.</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 xml:space="preserve">We start by loading the size of the data block into the </w:t>
      </w:r>
      <w:proofErr w:type="spellStart"/>
      <w:r>
        <w:rPr>
          <w:highlight w:val="white"/>
        </w:rPr>
        <w:t>count</w:t>
      </w:r>
      <w:proofErr w:type="spellEnd"/>
      <w:r>
        <w:rPr>
          <w:highlight w:val="white"/>
        </w:rPr>
        <w:t xml:space="preserve">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lastRenderedPageBreak/>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 xml:space="preserve">We decrement the </w:t>
      </w:r>
      <w:proofErr w:type="spellStart"/>
      <w:r>
        <w:rPr>
          <w:highlight w:val="white"/>
        </w:rPr>
        <w:t>count</w:t>
      </w:r>
      <w:proofErr w:type="spellEnd"/>
      <w:r>
        <w:rPr>
          <w:highlight w:val="white"/>
        </w:rPr>
        <w:t xml:space="preserve">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27DC3896" w:rsidR="006E5A84" w:rsidRPr="00BB5595" w:rsidRDefault="006E5A84" w:rsidP="006E5A84">
      <w:pPr>
        <w:rPr>
          <w:highlight w:val="white"/>
        </w:rPr>
      </w:pPr>
      <w:r>
        <w:rPr>
          <w:highlight w:val="white"/>
        </w:rPr>
        <w:t xml:space="preserve">If the </w:t>
      </w:r>
      <w:proofErr w:type="spellStart"/>
      <w:r>
        <w:rPr>
          <w:highlight w:val="white"/>
        </w:rPr>
        <w:t>count</w:t>
      </w:r>
      <w:proofErr w:type="spellEnd"/>
      <w:r>
        <w:rPr>
          <w:highlight w:val="white"/>
        </w:rPr>
        <w:t xml:space="preserve"> register does not </w:t>
      </w:r>
      <w:r w:rsidR="00995B7B">
        <w:rPr>
          <w:highlight w:val="white"/>
        </w:rPr>
        <w:t>equal</w:t>
      </w:r>
      <w:r>
        <w:rPr>
          <w:highlight w:val="white"/>
        </w:rPr>
        <w:t xml:space="preserve">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bookmarkStart w:id="444" w:name="_Toc54119968"/>
      <w:r>
        <w:rPr>
          <w:highlight w:val="white"/>
        </w:rPr>
        <w:t>Initialization Code</w:t>
      </w:r>
      <w:bookmarkEnd w:id="444"/>
    </w:p>
    <w:p w14:paraId="4A5AAFA6" w14:textId="574753EE" w:rsidR="001C492E" w:rsidRPr="001C492E" w:rsidRDefault="00510899" w:rsidP="00B70491">
      <w:pPr>
        <w:rPr>
          <w:highlight w:val="white"/>
        </w:rPr>
      </w:pPr>
      <w:r>
        <w:rPr>
          <w:highlight w:val="white"/>
        </w:rPr>
        <w:t>The initialization of data blocks differs between the Linux and Windows environment.</w:t>
      </w:r>
      <w:r w:rsidR="00995B7B">
        <w:rPr>
          <w:highlight w:val="white"/>
        </w:rPr>
        <w:t xml:space="preserve"> In this section we </w:t>
      </w:r>
      <w:proofErr w:type="gramStart"/>
      <w:r w:rsidR="00995B7B">
        <w:rPr>
          <w:highlight w:val="white"/>
        </w:rPr>
        <w:t>look into</w:t>
      </w:r>
      <w:proofErr w:type="gramEnd"/>
      <w:r w:rsidR="00995B7B">
        <w:rPr>
          <w:highlight w:val="white"/>
        </w:rPr>
        <w:t xml:space="preserve"> the Linux environment</w:t>
      </w:r>
      <w:r w:rsidR="00BA5FFA">
        <w:rPr>
          <w:highlight w:val="white"/>
        </w:rPr>
        <w:t>, t</w:t>
      </w:r>
      <w:r w:rsidR="00995B7B">
        <w:rPr>
          <w:highlight w:val="white"/>
        </w:rPr>
        <w:t xml:space="preserve">he Windows environment is described in </w:t>
      </w:r>
      <w:r w:rsidR="00BA5FFA">
        <w:rPr>
          <w:highlight w:val="white"/>
        </w:rPr>
        <w:t>C</w:t>
      </w:r>
      <w:r w:rsidR="00FB0A98">
        <w:rPr>
          <w:highlight w:val="white"/>
        </w:rPr>
        <w:t>hapter</w:t>
      </w:r>
      <w:r w:rsidR="00995B7B">
        <w:rPr>
          <w:highlight w:val="white"/>
        </w:rPr>
        <w:t xml:space="preserve"> </w:t>
      </w:r>
      <w:r w:rsidR="00076546">
        <w:fldChar w:fldCharType="begin"/>
      </w:r>
      <w:r w:rsidR="00076546">
        <w:instrText xml:space="preserve"> REF _Ref54009755 \r \h </w:instrText>
      </w:r>
      <w:r w:rsidR="00076546">
        <w:fldChar w:fldCharType="separate"/>
      </w:r>
      <w:r w:rsidR="00207336">
        <w:t>14</w:t>
      </w:r>
      <w:r w:rsidR="00076546">
        <w:fldChar w:fldCharType="end"/>
      </w:r>
      <w:r w:rsidR="00995B7B">
        <w:rPr>
          <w:highlight w:val="white"/>
        </w:rPr>
        <w:t>.</w:t>
      </w:r>
    </w:p>
    <w:p w14:paraId="4FCC748A" w14:textId="696A3127" w:rsidR="00B84346" w:rsidRPr="00510899" w:rsidRDefault="001C492E" w:rsidP="001C492E">
      <w:pPr>
        <w:pStyle w:val="CodeHeader"/>
        <w:rPr>
          <w:highlight w:val="white"/>
        </w:rPr>
      </w:pPr>
      <w:proofErr w:type="spellStart"/>
      <w:r>
        <w:rPr>
          <w:highlight w:val="white"/>
        </w:rPr>
        <w:t>AssemblyCodeGenerator.cs</w:t>
      </w:r>
      <w:proofErr w:type="spellEnd"/>
    </w:p>
    <w:p w14:paraId="7AE9206A" w14:textId="0816FAD4" w:rsidR="00BA61C9" w:rsidRPr="00BA61C9" w:rsidRDefault="00BA61C9" w:rsidP="00BA61C9">
      <w:pPr>
        <w:pStyle w:val="Code"/>
        <w:rPr>
          <w:highlight w:val="white"/>
        </w:rPr>
      </w:pPr>
      <w:r w:rsidRPr="00BA61C9">
        <w:rPr>
          <w:highlight w:val="white"/>
        </w:rPr>
        <w:t xml:space="preserve">    public static void </w:t>
      </w:r>
      <w:r w:rsidR="00B92C63">
        <w:rPr>
          <w:highlight w:val="white"/>
        </w:rPr>
        <w:t>Initialization</w:t>
      </w:r>
      <w:r w:rsidRPr="00BA61C9">
        <w:rPr>
          <w:highlight w:val="white"/>
        </w:rPr>
        <w:t>CodeList() {</w:t>
      </w:r>
    </w:p>
    <w:p w14:paraId="5C8D8841" w14:textId="77777777" w:rsidR="00BA61C9" w:rsidRPr="00BA61C9" w:rsidRDefault="00BA61C9" w:rsidP="00BA61C9">
      <w:pPr>
        <w:pStyle w:val="Code"/>
        <w:rPr>
          <w:highlight w:val="white"/>
        </w:rPr>
      </w:pPr>
      <w:r w:rsidRPr="00BA61C9">
        <w:rPr>
          <w:highlight w:val="white"/>
        </w:rPr>
        <w:t xml:space="preserve">      List&lt;AssemblyCode&gt; assemblyCodeList = new List&lt;AssemblyCode&gt;();</w:t>
      </w:r>
    </w:p>
    <w:p w14:paraId="1476F554" w14:textId="77777777" w:rsidR="0024310F" w:rsidRPr="0024310F" w:rsidRDefault="0024310F" w:rsidP="0024310F">
      <w:pPr>
        <w:pStyle w:val="Code"/>
        <w:rPr>
          <w:highlight w:val="white"/>
        </w:rPr>
      </w:pPr>
      <w:r w:rsidRPr="0024310F">
        <w:rPr>
          <w:highlight w:val="white"/>
        </w:rPr>
        <w:t xml:space="preserve">      AddAssemblyCode(assemblyCodeList, AssemblyOperator.label, "_start");</w:t>
      </w:r>
    </w:p>
    <w:p w14:paraId="3CB1084B"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6E98078D" w14:textId="77777777" w:rsidR="00BA61C9" w:rsidRPr="00BA61C9" w:rsidRDefault="00BA61C9" w:rsidP="00BA61C9">
      <w:pPr>
        <w:pStyle w:val="Code"/>
        <w:rPr>
          <w:highlight w:val="white"/>
        </w:rPr>
      </w:pPr>
      <w:r w:rsidRPr="00BA61C9">
        <w:rPr>
          <w:highlight w:val="white"/>
        </w:rPr>
        <w:t xml:space="preserve">                      "Initializerialize Stack Pointer");</w:t>
      </w:r>
    </w:p>
    <w:p w14:paraId="5966920D" w14:textId="4EC97234" w:rsidR="00BA61C9" w:rsidRPr="00BA61C9" w:rsidRDefault="00FB433F" w:rsidP="00FB433F">
      <w:pPr>
        <w:rPr>
          <w:highlight w:val="white"/>
        </w:rPr>
      </w:pPr>
      <w:r>
        <w:rPr>
          <w:highlight w:val="white"/>
        </w:rPr>
        <w:t xml:space="preserve">We begin by </w:t>
      </w:r>
      <w:r w:rsidR="007C21DA">
        <w:rPr>
          <w:highlight w:val="white"/>
        </w:rPr>
        <w:t>initializ</w:t>
      </w:r>
      <w:r w:rsidR="00F12254">
        <w:rPr>
          <w:highlight w:val="white"/>
        </w:rPr>
        <w:t>e</w:t>
      </w:r>
      <w:r>
        <w:rPr>
          <w:highlight w:val="white"/>
        </w:rPr>
        <w:t xml:space="preserve"> the frame pointer</w:t>
      </w:r>
      <w:r w:rsidR="007C21DA">
        <w:rPr>
          <w:highlight w:val="white"/>
        </w:rPr>
        <w:t>. It set to the address of the stack</w:t>
      </w:r>
      <w:r w:rsidR="00F12254">
        <w:rPr>
          <w:highlight w:val="white"/>
        </w:rPr>
        <w:t>, which is the address directly after the code and static data. We do not need to set the ellipse pointer, since the main function is not elliptic.</w:t>
      </w:r>
    </w:p>
    <w:p w14:paraId="4EFDD0DE"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7A42ADCF" w14:textId="6E70DCAF" w:rsidR="00BA61C9" w:rsidRPr="00BA61C9" w:rsidRDefault="00BA61C9" w:rsidP="00BA61C9">
      <w:pPr>
        <w:pStyle w:val="Code"/>
        <w:rPr>
          <w:highlight w:val="white"/>
        </w:rPr>
      </w:pPr>
      <w:r w:rsidRPr="00BA61C9">
        <w:rPr>
          <w:highlight w:val="white"/>
        </w:rPr>
        <w:t xml:space="preserve">                      AssemblyCode.FrameRegister, Linker.</w:t>
      </w:r>
      <w:r w:rsidR="00601724">
        <w:rPr>
          <w:highlight w:val="white"/>
        </w:rPr>
        <w:t>CallStackStart</w:t>
      </w:r>
      <w:r w:rsidRPr="00BA61C9">
        <w:rPr>
          <w:highlight w:val="white"/>
        </w:rPr>
        <w:t>);</w:t>
      </w:r>
    </w:p>
    <w:p w14:paraId="6B12E43E" w14:textId="209DA3C8" w:rsidR="00BA61C9" w:rsidRPr="00BA61C9" w:rsidRDefault="008A1E65" w:rsidP="002B05B1">
      <w:pPr>
        <w:rPr>
          <w:highlight w:val="white"/>
        </w:rPr>
      </w:pPr>
      <w:r>
        <w:rPr>
          <w:highlight w:val="white"/>
        </w:rPr>
        <w:t>We initialize the heap to 64 kilobytes (65536 bytes)</w:t>
      </w:r>
      <w:r w:rsidR="001627E4">
        <w:rPr>
          <w:highlight w:val="white"/>
        </w:rPr>
        <w:t xml:space="preserve"> and set the heap pointer at address 65534 to zero, since the heap is empty at the beginning of the execution.</w:t>
      </w:r>
    </w:p>
    <w:p w14:paraId="4ECB1D14" w14:textId="77777777" w:rsidR="00BA61C9" w:rsidRPr="00BA61C9" w:rsidRDefault="00BA61C9" w:rsidP="00BA61C9">
      <w:pPr>
        <w:pStyle w:val="Code"/>
        <w:rPr>
          <w:highlight w:val="white"/>
        </w:rPr>
      </w:pPr>
      <w:r w:rsidRPr="00BA61C9">
        <w:rPr>
          <w:highlight w:val="white"/>
        </w:rPr>
        <w:t xml:space="preserve">      if (Start.Linux) {</w:t>
      </w:r>
    </w:p>
    <w:p w14:paraId="61275A29"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3DBAC530" w14:textId="77777777" w:rsidR="00BA61C9" w:rsidRPr="00BA61C9" w:rsidRDefault="00BA61C9" w:rsidP="00BA61C9">
      <w:pPr>
        <w:pStyle w:val="Code"/>
        <w:rPr>
          <w:highlight w:val="white"/>
        </w:rPr>
      </w:pPr>
      <w:r w:rsidRPr="00BA61C9">
        <w:rPr>
          <w:highlight w:val="white"/>
        </w:rPr>
        <w:t xml:space="preserve">                        "Initializerialize Heap Pointer");</w:t>
      </w:r>
    </w:p>
    <w:p w14:paraId="412BAAAA" w14:textId="77777777" w:rsidR="00BA61C9" w:rsidRPr="00BA61C9" w:rsidRDefault="00BA61C9" w:rsidP="00BA61C9">
      <w:pPr>
        <w:pStyle w:val="Code"/>
        <w:rPr>
          <w:highlight w:val="white"/>
        </w:rPr>
      </w:pPr>
      <w:r w:rsidRPr="00BA61C9">
        <w:rPr>
          <w:highlight w:val="white"/>
        </w:rPr>
        <w:t xml:space="preserve">        AddAssemblyCode(assemblyCodeList, AssemblyOperator.mov_dword,</w:t>
      </w:r>
    </w:p>
    <w:p w14:paraId="433F08A2" w14:textId="738AE76B" w:rsidR="00BA61C9" w:rsidRPr="00BA61C9" w:rsidRDefault="00BA61C9" w:rsidP="00BA61C9">
      <w:pPr>
        <w:pStyle w:val="Code"/>
        <w:rPr>
          <w:highlight w:val="white"/>
        </w:rPr>
      </w:pPr>
      <w:r w:rsidRPr="00BA61C9">
        <w:rPr>
          <w:highlight w:val="white"/>
        </w:rPr>
        <w:t xml:space="preserve">                        Linker.</w:t>
      </w:r>
      <w:r w:rsidR="00601724">
        <w:rPr>
          <w:highlight w:val="white"/>
        </w:rPr>
        <w:t>CallStackStart</w:t>
      </w:r>
      <w:r w:rsidRPr="00BA61C9">
        <w:rPr>
          <w:highlight w:val="white"/>
        </w:rPr>
        <w:t>, 65534,</w:t>
      </w:r>
    </w:p>
    <w:p w14:paraId="643B16A0" w14:textId="625B4556" w:rsidR="00BA61C9" w:rsidRPr="00BA61C9" w:rsidRDefault="00BA61C9" w:rsidP="00BA61C9">
      <w:pPr>
        <w:pStyle w:val="Code"/>
        <w:rPr>
          <w:highlight w:val="white"/>
        </w:rPr>
      </w:pPr>
      <w:r w:rsidRPr="00BA61C9">
        <w:rPr>
          <w:highlight w:val="white"/>
        </w:rPr>
        <w:t xml:space="preserve">                        Linker.</w:t>
      </w:r>
      <w:r w:rsidR="00601724">
        <w:rPr>
          <w:highlight w:val="white"/>
        </w:rPr>
        <w:t>CallStackStart</w:t>
      </w:r>
      <w:r w:rsidRPr="00BA61C9">
        <w:rPr>
          <w:highlight w:val="white"/>
        </w:rPr>
        <w:t>);</w:t>
      </w:r>
    </w:p>
    <w:p w14:paraId="49DFE7EB" w14:textId="77777777" w:rsidR="00BA61C9" w:rsidRPr="00BA61C9" w:rsidRDefault="00BA61C9" w:rsidP="00BA61C9">
      <w:pPr>
        <w:pStyle w:val="Code"/>
        <w:rPr>
          <w:highlight w:val="white"/>
        </w:rPr>
      </w:pPr>
      <w:r w:rsidRPr="00BA61C9">
        <w:rPr>
          <w:highlight w:val="white"/>
        </w:rPr>
        <w:t xml:space="preserve">        AddAssemblyCode(assemblyCodeList, AssemblyOperator.add_dword,</w:t>
      </w:r>
    </w:p>
    <w:p w14:paraId="2DD0FC83" w14:textId="5E92D076" w:rsidR="00BA61C9" w:rsidRPr="00BA61C9" w:rsidRDefault="00BA61C9" w:rsidP="00BA61C9">
      <w:pPr>
        <w:pStyle w:val="Code"/>
        <w:rPr>
          <w:highlight w:val="white"/>
        </w:rPr>
      </w:pPr>
      <w:r w:rsidRPr="00BA61C9">
        <w:rPr>
          <w:highlight w:val="white"/>
        </w:rPr>
        <w:t xml:space="preserve">                        Linker.</w:t>
      </w:r>
      <w:r w:rsidR="00601724">
        <w:rPr>
          <w:highlight w:val="white"/>
        </w:rPr>
        <w:t>CallStackStart</w:t>
      </w:r>
      <w:r w:rsidRPr="00BA61C9">
        <w:rPr>
          <w:highlight w:val="white"/>
        </w:rPr>
        <w:t>, 65534,</w:t>
      </w:r>
    </w:p>
    <w:p w14:paraId="4573F4C6" w14:textId="5AA0E707" w:rsidR="00BA61C9" w:rsidRDefault="00BA61C9" w:rsidP="00BA61C9">
      <w:pPr>
        <w:pStyle w:val="Code"/>
        <w:rPr>
          <w:highlight w:val="white"/>
        </w:rPr>
      </w:pPr>
      <w:r w:rsidRPr="00BA61C9">
        <w:rPr>
          <w:highlight w:val="white"/>
        </w:rPr>
        <w:t xml:space="preserve">                        (BigInteger) 65534);</w:t>
      </w:r>
    </w:p>
    <w:p w14:paraId="69CBDA4C" w14:textId="78FC6EF7" w:rsidR="001627E4" w:rsidRPr="00BA61C9" w:rsidRDefault="00E37FF7" w:rsidP="00E37FF7">
      <w:pPr>
        <w:rPr>
          <w:highlight w:val="white"/>
        </w:rPr>
      </w:pPr>
      <w:r>
        <w:rPr>
          <w:highlight w:val="white"/>
        </w:rPr>
        <w:t xml:space="preserve">We also need to </w:t>
      </w:r>
      <w:r w:rsidR="00FC07A4">
        <w:rPr>
          <w:highlight w:val="white"/>
        </w:rPr>
        <w:t>initialize the floating-point unit control word so that floating point operations truncates.</w:t>
      </w:r>
    </w:p>
    <w:p w14:paraId="0C8218D7"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75FF9977" w14:textId="77777777" w:rsidR="00BA61C9" w:rsidRPr="00BA61C9" w:rsidRDefault="00BA61C9" w:rsidP="00BA61C9">
      <w:pPr>
        <w:pStyle w:val="Code"/>
        <w:rPr>
          <w:highlight w:val="white"/>
        </w:rPr>
      </w:pPr>
      <w:r w:rsidRPr="00BA61C9">
        <w:rPr>
          <w:highlight w:val="white"/>
        </w:rPr>
        <w:t xml:space="preserve">                        "Initializerialize FPU Control Word, truncate mode " +</w:t>
      </w:r>
    </w:p>
    <w:p w14:paraId="69AF4E42" w14:textId="77777777" w:rsidR="00BA61C9" w:rsidRPr="00BA61C9" w:rsidRDefault="00BA61C9" w:rsidP="00BA61C9">
      <w:pPr>
        <w:pStyle w:val="Code"/>
        <w:rPr>
          <w:highlight w:val="white"/>
        </w:rPr>
      </w:pPr>
      <w:r w:rsidRPr="00BA61C9">
        <w:rPr>
          <w:highlight w:val="white"/>
        </w:rPr>
        <w:t xml:space="preserve">                        "=&gt; set bit 10 and 11.");</w:t>
      </w:r>
    </w:p>
    <w:p w14:paraId="055A26B4" w14:textId="77777777" w:rsidR="00BA61C9" w:rsidRPr="00BA61C9" w:rsidRDefault="00BA61C9" w:rsidP="00BA61C9">
      <w:pPr>
        <w:pStyle w:val="Code"/>
        <w:rPr>
          <w:highlight w:val="white"/>
        </w:rPr>
      </w:pPr>
      <w:r w:rsidRPr="00BA61C9">
        <w:rPr>
          <w:highlight w:val="white"/>
        </w:rPr>
        <w:t xml:space="preserve">        AddAssemblyCode(assemblyCodeList, AssemblyOperator.fstcw,</w:t>
      </w:r>
    </w:p>
    <w:p w14:paraId="6E8B6A01" w14:textId="77777777" w:rsidR="00BA61C9" w:rsidRPr="00BA61C9" w:rsidRDefault="00BA61C9" w:rsidP="00BA61C9">
      <w:pPr>
        <w:pStyle w:val="Code"/>
        <w:rPr>
          <w:highlight w:val="white"/>
        </w:rPr>
      </w:pPr>
      <w:r w:rsidRPr="00BA61C9">
        <w:rPr>
          <w:highlight w:val="white"/>
        </w:rPr>
        <w:lastRenderedPageBreak/>
        <w:t xml:space="preserve">                        AssemblyCode.FrameRegister, 0);</w:t>
      </w:r>
    </w:p>
    <w:p w14:paraId="756EA56A" w14:textId="77777777" w:rsidR="00BA61C9" w:rsidRPr="00BA61C9" w:rsidRDefault="00BA61C9" w:rsidP="00BA61C9">
      <w:pPr>
        <w:pStyle w:val="Code"/>
        <w:rPr>
          <w:highlight w:val="white"/>
        </w:rPr>
      </w:pPr>
      <w:r w:rsidRPr="00BA61C9">
        <w:rPr>
          <w:highlight w:val="white"/>
        </w:rPr>
        <w:t xml:space="preserve">        AddAssemblyCode(assemblyCodeList, AssemblyOperator.or_word,</w:t>
      </w:r>
    </w:p>
    <w:p w14:paraId="30CCD9DB" w14:textId="77777777" w:rsidR="00BA61C9" w:rsidRPr="00BA61C9" w:rsidRDefault="00BA61C9" w:rsidP="00BA61C9">
      <w:pPr>
        <w:pStyle w:val="Code"/>
        <w:rPr>
          <w:highlight w:val="white"/>
        </w:rPr>
      </w:pPr>
      <w:r w:rsidRPr="00BA61C9">
        <w:rPr>
          <w:highlight w:val="white"/>
        </w:rPr>
        <w:t xml:space="preserve">                        AssemblyCode.FrameRegister, 0, (BigInteger) 0x0C00);</w:t>
      </w:r>
    </w:p>
    <w:p w14:paraId="3DCE7442" w14:textId="77777777" w:rsidR="00BA61C9" w:rsidRPr="00BA61C9" w:rsidRDefault="00BA61C9" w:rsidP="00BA61C9">
      <w:pPr>
        <w:pStyle w:val="Code"/>
        <w:rPr>
          <w:highlight w:val="white"/>
        </w:rPr>
      </w:pPr>
      <w:r w:rsidRPr="00BA61C9">
        <w:rPr>
          <w:highlight w:val="white"/>
        </w:rPr>
        <w:t xml:space="preserve">        AddAssemblyCode(assemblyCodeList, AssemblyOperator.fldcw,</w:t>
      </w:r>
    </w:p>
    <w:p w14:paraId="344EEFAE" w14:textId="77777777" w:rsidR="00BA61C9" w:rsidRPr="00BA61C9" w:rsidRDefault="00BA61C9" w:rsidP="00BA61C9">
      <w:pPr>
        <w:pStyle w:val="Code"/>
        <w:rPr>
          <w:highlight w:val="white"/>
        </w:rPr>
      </w:pPr>
      <w:r w:rsidRPr="00BA61C9">
        <w:rPr>
          <w:highlight w:val="white"/>
        </w:rPr>
        <w:t xml:space="preserve">                        AssemblyCode.FrameRegister, 0);</w:t>
      </w:r>
    </w:p>
    <w:p w14:paraId="534DA8AC"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174A2222" w14:textId="5275873A" w:rsidR="008E3DC4" w:rsidRDefault="00BA61C9" w:rsidP="00BA61C9">
      <w:pPr>
        <w:pStyle w:val="Code"/>
        <w:rPr>
          <w:highlight w:val="white"/>
        </w:rPr>
      </w:pPr>
      <w:r w:rsidRPr="00BA61C9">
        <w:rPr>
          <w:highlight w:val="white"/>
        </w:rPr>
        <w:t xml:space="preserve">                        Linker.</w:t>
      </w:r>
      <w:r w:rsidR="00601724">
        <w:rPr>
          <w:highlight w:val="white"/>
        </w:rPr>
        <w:t>CallStackStart</w:t>
      </w:r>
      <w:r w:rsidRPr="00BA61C9">
        <w:rPr>
          <w:highlight w:val="white"/>
        </w:rPr>
        <w:t>, 0, BigInteger.Zero,</w:t>
      </w:r>
    </w:p>
    <w:p w14:paraId="654CACBE" w14:textId="76114030" w:rsidR="00BA61C9" w:rsidRPr="00BA61C9" w:rsidRDefault="008E3DC4" w:rsidP="00BA61C9">
      <w:pPr>
        <w:pStyle w:val="Code"/>
        <w:rPr>
          <w:highlight w:val="white"/>
        </w:rPr>
      </w:pPr>
      <w:r>
        <w:rPr>
          <w:highlight w:val="white"/>
        </w:rPr>
        <w:t xml:space="preserve">                       </w:t>
      </w:r>
      <w:r w:rsidR="00BA61C9" w:rsidRPr="00BA61C9">
        <w:rPr>
          <w:highlight w:val="white"/>
        </w:rPr>
        <w:t xml:space="preserve"> TypeSize.PointerSize);</w:t>
      </w:r>
    </w:p>
    <w:p w14:paraId="498BE232" w14:textId="77777777" w:rsidR="00BA61C9" w:rsidRPr="00BA61C9" w:rsidRDefault="00BA61C9" w:rsidP="00BA61C9">
      <w:pPr>
        <w:pStyle w:val="Code"/>
        <w:rPr>
          <w:highlight w:val="white"/>
        </w:rPr>
      </w:pPr>
    </w:p>
    <w:p w14:paraId="16716498" w14:textId="77777777" w:rsidR="00BA61C9" w:rsidRPr="00BA61C9" w:rsidRDefault="00BA61C9" w:rsidP="00BA61C9">
      <w:pPr>
        <w:pStyle w:val="Code"/>
        <w:rPr>
          <w:highlight w:val="white"/>
        </w:rPr>
      </w:pPr>
      <w:r w:rsidRPr="00BA61C9">
        <w:rPr>
          <w:highlight w:val="white"/>
        </w:rPr>
        <w:t xml:space="preserve">        List&lt;string&gt; textList = new List&lt;string&gt;();</w:t>
      </w:r>
    </w:p>
    <w:p w14:paraId="6CD34263" w14:textId="77777777" w:rsidR="00742B96" w:rsidRPr="00742B96" w:rsidRDefault="00742B96" w:rsidP="00742B96">
      <w:pPr>
        <w:pStyle w:val="Code"/>
        <w:rPr>
          <w:highlight w:val="white"/>
        </w:rPr>
      </w:pPr>
      <w:r w:rsidRPr="00742B96">
        <w:rPr>
          <w:highlight w:val="white"/>
        </w:rPr>
        <w:t xml:space="preserve">        textList.Add("section .text");</w:t>
      </w:r>
    </w:p>
    <w:p w14:paraId="172CD930" w14:textId="77777777" w:rsidR="00BA61C9" w:rsidRPr="00BA61C9" w:rsidRDefault="00BA61C9" w:rsidP="00BA61C9">
      <w:pPr>
        <w:pStyle w:val="Code"/>
        <w:rPr>
          <w:highlight w:val="white"/>
        </w:rPr>
      </w:pPr>
      <w:r w:rsidRPr="00BA61C9">
        <w:rPr>
          <w:highlight w:val="white"/>
        </w:rPr>
        <w:t xml:space="preserve">        ISet&lt;string&gt; externSet = new HashSet&lt;string&gt;();</w:t>
      </w:r>
    </w:p>
    <w:p w14:paraId="2E94C23B" w14:textId="77777777" w:rsidR="00BA61C9" w:rsidRPr="00BA61C9" w:rsidRDefault="00BA61C9" w:rsidP="00BA61C9">
      <w:pPr>
        <w:pStyle w:val="Code"/>
        <w:rPr>
          <w:highlight w:val="white"/>
        </w:rPr>
      </w:pPr>
      <w:r w:rsidRPr="00BA61C9">
        <w:rPr>
          <w:highlight w:val="white"/>
        </w:rPr>
        <w:t xml:space="preserve">        AssemblyCodeGenerator.LinuxTextList(assemblyCodeList, textList,</w:t>
      </w:r>
    </w:p>
    <w:p w14:paraId="1BEC2954" w14:textId="77777777" w:rsidR="00BA61C9" w:rsidRPr="00BA61C9" w:rsidRDefault="00BA61C9" w:rsidP="00BA61C9">
      <w:pPr>
        <w:pStyle w:val="Code"/>
        <w:rPr>
          <w:highlight w:val="white"/>
        </w:rPr>
      </w:pPr>
      <w:r w:rsidRPr="00BA61C9">
        <w:rPr>
          <w:highlight w:val="white"/>
        </w:rPr>
        <w:t xml:space="preserve">                                            externSet);</w:t>
      </w:r>
    </w:p>
    <w:p w14:paraId="1BE18CDD" w14:textId="77777777" w:rsidR="000D3056" w:rsidRDefault="00BA61C9" w:rsidP="00BA61C9">
      <w:pPr>
        <w:pStyle w:val="Code"/>
        <w:rPr>
          <w:highlight w:val="white"/>
        </w:rPr>
      </w:pPr>
      <w:r w:rsidRPr="00BA61C9">
        <w:rPr>
          <w:highlight w:val="white"/>
        </w:rPr>
        <w:t xml:space="preserve">        SymbolTable.</w:t>
      </w:r>
      <w:r w:rsidR="000D3056">
        <w:rPr>
          <w:highlight w:val="white"/>
        </w:rPr>
        <w:t>InitSymbol =</w:t>
      </w:r>
    </w:p>
    <w:p w14:paraId="1BE2DF0A" w14:textId="77777777" w:rsidR="000D3056" w:rsidRDefault="000D3056" w:rsidP="00742B96">
      <w:pPr>
        <w:pStyle w:val="Code"/>
        <w:rPr>
          <w:highlight w:val="white"/>
        </w:rPr>
      </w:pPr>
      <w:r>
        <w:rPr>
          <w:highlight w:val="white"/>
        </w:rPr>
        <w:t xml:space="preserve">          </w:t>
      </w:r>
      <w:r w:rsidR="00BA61C9" w:rsidRPr="00BA61C9">
        <w:rPr>
          <w:highlight w:val="white"/>
        </w:rPr>
        <w:t>new StaticSymbolLinux(AssemblyCodeGenerator.InitializerName,</w:t>
      </w:r>
    </w:p>
    <w:p w14:paraId="008A9EB3" w14:textId="145EF18D" w:rsidR="00BA61C9" w:rsidRDefault="000D3056" w:rsidP="00742B96">
      <w:pPr>
        <w:pStyle w:val="Code"/>
        <w:rPr>
          <w:highlight w:val="white"/>
        </w:rPr>
      </w:pPr>
      <w:r>
        <w:rPr>
          <w:highlight w:val="white"/>
        </w:rPr>
        <w:t xml:space="preserve">                               </w:t>
      </w:r>
      <w:r w:rsidR="00BA61C9" w:rsidRPr="00BA61C9">
        <w:rPr>
          <w:highlight w:val="white"/>
        </w:rPr>
        <w:t xml:space="preserve"> textList, externSet);</w:t>
      </w:r>
    </w:p>
    <w:p w14:paraId="60F6ED40" w14:textId="77777777" w:rsidR="00BA61C9" w:rsidRPr="00BA61C9" w:rsidRDefault="00BA61C9" w:rsidP="00BA61C9">
      <w:pPr>
        <w:pStyle w:val="Code"/>
        <w:rPr>
          <w:highlight w:val="white"/>
        </w:rPr>
      </w:pPr>
      <w:r w:rsidRPr="00BA61C9">
        <w:rPr>
          <w:highlight w:val="white"/>
        </w:rPr>
        <w:t xml:space="preserve">      }</w:t>
      </w:r>
    </w:p>
    <w:p w14:paraId="7BF8A13D" w14:textId="77777777" w:rsidR="00BA61C9" w:rsidRPr="00BA61C9" w:rsidRDefault="00BA61C9" w:rsidP="00BA61C9">
      <w:pPr>
        <w:pStyle w:val="Code"/>
        <w:rPr>
          <w:highlight w:val="white"/>
        </w:rPr>
      </w:pPr>
    </w:p>
    <w:p w14:paraId="0C4EA988" w14:textId="04EF01F4" w:rsidR="00BA61C9" w:rsidRDefault="00BA61C9" w:rsidP="00BA61C9">
      <w:pPr>
        <w:pStyle w:val="Code"/>
        <w:rPr>
          <w:highlight w:val="white"/>
        </w:rPr>
      </w:pPr>
      <w:r w:rsidRPr="00BA61C9">
        <w:rPr>
          <w:highlight w:val="white"/>
        </w:rPr>
        <w:t xml:space="preserve">      if (Start.Windows) {</w:t>
      </w:r>
    </w:p>
    <w:p w14:paraId="602A9EF1" w14:textId="4DFE9F1C" w:rsidR="0041373F" w:rsidRPr="00BA61C9" w:rsidRDefault="0041373F" w:rsidP="00BA61C9">
      <w:pPr>
        <w:pStyle w:val="Code"/>
        <w:rPr>
          <w:highlight w:val="white"/>
        </w:rPr>
      </w:pPr>
      <w:r>
        <w:rPr>
          <w:highlight w:val="white"/>
        </w:rPr>
        <w:t xml:space="preserve">        // ...</w:t>
      </w:r>
    </w:p>
    <w:p w14:paraId="3C4ECA5D" w14:textId="77777777" w:rsidR="00BA61C9" w:rsidRPr="00BA61C9" w:rsidRDefault="00BA61C9" w:rsidP="00BA61C9">
      <w:pPr>
        <w:pStyle w:val="Code"/>
        <w:rPr>
          <w:highlight w:val="white"/>
        </w:rPr>
      </w:pPr>
      <w:r w:rsidRPr="00BA61C9">
        <w:rPr>
          <w:highlight w:val="white"/>
        </w:rPr>
        <w:t xml:space="preserve">      }</w:t>
      </w:r>
    </w:p>
    <w:p w14:paraId="35B63092" w14:textId="77777777" w:rsidR="00BA61C9" w:rsidRPr="00BA61C9" w:rsidRDefault="00BA61C9" w:rsidP="00BA61C9">
      <w:pPr>
        <w:pStyle w:val="Code"/>
        <w:rPr>
          <w:highlight w:val="white"/>
        </w:rPr>
      </w:pPr>
      <w:r w:rsidRPr="00BA61C9">
        <w:rPr>
          <w:highlight w:val="white"/>
        </w:rPr>
        <w:t xml:space="preserve">    }</w:t>
      </w:r>
    </w:p>
    <w:p w14:paraId="2C64163B" w14:textId="2D177E88" w:rsidR="00D935A0" w:rsidRDefault="00B84658" w:rsidP="00B84658">
      <w:pPr>
        <w:pStyle w:val="Rubrik3"/>
        <w:rPr>
          <w:highlight w:val="white"/>
        </w:rPr>
      </w:pPr>
      <w:bookmarkStart w:id="445" w:name="_Toc54119969"/>
      <w:r>
        <w:rPr>
          <w:highlight w:val="white"/>
        </w:rPr>
        <w:t>Command Line Arguments</w:t>
      </w:r>
      <w:bookmarkEnd w:id="445"/>
    </w:p>
    <w:p w14:paraId="55A537A4" w14:textId="77777777" w:rsidR="00B70491" w:rsidRDefault="00B70491" w:rsidP="00B70491">
      <w:pPr>
        <w:rPr>
          <w:highlight w:val="white"/>
        </w:rPr>
      </w:pPr>
      <w:r>
        <w:rPr>
          <w:highlight w:val="white"/>
        </w:rPr>
        <w:t xml:space="preserve">Assuming that the </w:t>
      </w:r>
      <w:r w:rsidRPr="00A55CCA">
        <w:rPr>
          <w:rStyle w:val="KeyWord0"/>
          <w:highlight w:val="white"/>
        </w:rPr>
        <w:t>main</w:t>
      </w:r>
      <w:r>
        <w:rPr>
          <w:highlight w:val="white"/>
        </w:rPr>
        <w:t xml:space="preserve"> function is declared as </w:t>
      </w:r>
      <w:r w:rsidRPr="00A55CCA">
        <w:rPr>
          <w:rStyle w:val="KeyWord0"/>
          <w:highlight w:val="white"/>
        </w:rPr>
        <w:t>void main(int argc, char* argv[]);</w:t>
      </w:r>
      <w:r>
        <w:rPr>
          <w:highlight w:val="white"/>
        </w:rPr>
        <w:t xml:space="preserve"> and that we start the execution with the command line </w:t>
      </w:r>
      <w:r w:rsidRPr="00A55CCA">
        <w:rPr>
          <w:rStyle w:val="KeyWord0"/>
          <w:highlight w:val="white"/>
        </w:rPr>
        <w:t>main Hello World</w:t>
      </w:r>
      <w:r>
        <w:rPr>
          <w:highlight w:val="white"/>
        </w:rPr>
        <w:t xml:space="preserve"> the following structure becomes generated:</w:t>
      </w:r>
    </w:p>
    <w:p w14:paraId="1CE18C3F" w14:textId="77777777" w:rsidR="002436D9" w:rsidRDefault="00B70491" w:rsidP="00B70491">
      <w:pPr>
        <w:rPr>
          <w:highlight w:val="white"/>
        </w:rPr>
      </w:pPr>
      <w:r>
        <w:rPr>
          <w:noProof/>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59420E" w:rsidRPr="00DF14A9" w:rsidRDefault="0059420E"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59420E" w:rsidRPr="00490BCB" w:rsidRDefault="0059420E"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59420E" w:rsidRPr="00490BCB" w:rsidRDefault="0059420E"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59420E" w:rsidRPr="00490BCB" w:rsidRDefault="0059420E"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59420E" w:rsidRPr="00490BCB" w:rsidRDefault="0059420E"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59420E" w:rsidRPr="00490BCB" w:rsidRDefault="0059420E"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59420E" w:rsidRPr="00490BCB" w:rsidRDefault="0059420E"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59420E" w:rsidRPr="00490BCB" w:rsidRDefault="0059420E"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59420E" w:rsidRPr="00490BCB" w:rsidRDefault="0059420E"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59420E" w:rsidRPr="00490BCB" w:rsidRDefault="0059420E"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59420E" w:rsidRPr="00490BCB" w:rsidRDefault="0059420E"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59420E" w:rsidRPr="00490BCB" w:rsidRDefault="0059420E"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59420E" w:rsidRPr="00490BCB" w:rsidRDefault="0059420E"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59420E" w:rsidRPr="00490BCB" w:rsidRDefault="0059420E"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59420E" w:rsidRPr="00490BCB" w:rsidRDefault="0059420E"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59420E" w:rsidRPr="00490BCB" w:rsidRDefault="0059420E"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59420E" w:rsidRPr="00490BCB" w:rsidRDefault="0059420E"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59420E" w:rsidRPr="00490BCB" w:rsidRDefault="0059420E"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59420E" w:rsidRPr="00090144" w:rsidRDefault="0059420E"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59420E" w:rsidRPr="00090144" w:rsidRDefault="0059420E" w:rsidP="00B70491">
                              <w:pPr>
                                <w:spacing w:before="0" w:after="0" w:line="240" w:lineRule="auto"/>
                                <w:rPr>
                                  <w:rFonts w:eastAsia="Calibri"/>
                                  <w:color w:val="000000"/>
                                </w:rPr>
                              </w:pPr>
                              <w:r w:rsidRPr="00090144">
                                <w:rPr>
                                  <w:rFonts w:eastAsia="Calibri"/>
                                  <w:color w:val="000000"/>
                                </w:rPr>
                                <w:t>Frame pointer of</w:t>
                              </w:r>
                            </w:p>
                            <w:p w14:paraId="77E191A3" w14:textId="77777777" w:rsidR="0059420E" w:rsidRPr="00090144" w:rsidRDefault="0059420E"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59420E" w:rsidRPr="00090144" w:rsidRDefault="0059420E"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59420E" w:rsidRPr="00090144" w:rsidRDefault="0059420E"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59420E" w:rsidRPr="00090144" w:rsidRDefault="0059420E"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59420E" w:rsidRPr="00090144" w:rsidRDefault="0059420E"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59420E" w:rsidRDefault="0059420E"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59420E" w:rsidRDefault="0059420E"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59420E" w:rsidRDefault="0059420E"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59420E" w:rsidRDefault="0059420E"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59420E" w:rsidRPr="00DF14A9" w:rsidRDefault="0059420E"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59420E" w:rsidRPr="00490BCB" w:rsidRDefault="0059420E"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59420E" w:rsidRPr="00490BCB" w:rsidRDefault="0059420E"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59420E" w:rsidRPr="00490BCB" w:rsidRDefault="0059420E"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59420E" w:rsidRPr="00490BCB" w:rsidRDefault="0059420E"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59420E" w:rsidRPr="00490BCB" w:rsidRDefault="0059420E"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59420E" w:rsidRPr="00490BCB" w:rsidRDefault="0059420E"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59420E" w:rsidRPr="00490BCB" w:rsidRDefault="0059420E"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59420E" w:rsidRPr="00490BCB" w:rsidRDefault="0059420E"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59420E" w:rsidRPr="00490BCB" w:rsidRDefault="0059420E"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59420E" w:rsidRPr="00490BCB" w:rsidRDefault="0059420E"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59420E" w:rsidRPr="00490BCB" w:rsidRDefault="0059420E"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59420E" w:rsidRPr="00490BCB" w:rsidRDefault="0059420E"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59420E" w:rsidRPr="00490BCB" w:rsidRDefault="0059420E"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59420E" w:rsidRPr="00490BCB" w:rsidRDefault="0059420E"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59420E" w:rsidRPr="00490BCB" w:rsidRDefault="0059420E"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59420E" w:rsidRPr="00490BCB" w:rsidRDefault="0059420E"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59420E" w:rsidRPr="00490BCB" w:rsidRDefault="0059420E"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59420E" w:rsidRPr="00090144" w:rsidRDefault="0059420E"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59420E" w:rsidRPr="00090144" w:rsidRDefault="0059420E" w:rsidP="00B70491">
                        <w:pPr>
                          <w:spacing w:before="0" w:after="0" w:line="240" w:lineRule="auto"/>
                          <w:rPr>
                            <w:rFonts w:eastAsia="Calibri"/>
                            <w:color w:val="000000"/>
                          </w:rPr>
                        </w:pPr>
                        <w:r w:rsidRPr="00090144">
                          <w:rPr>
                            <w:rFonts w:eastAsia="Calibri"/>
                            <w:color w:val="000000"/>
                          </w:rPr>
                          <w:t>Frame pointer of</w:t>
                        </w:r>
                      </w:p>
                      <w:p w14:paraId="77E191A3" w14:textId="77777777" w:rsidR="0059420E" w:rsidRPr="00090144" w:rsidRDefault="0059420E"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59420E" w:rsidRPr="00090144" w:rsidRDefault="0059420E"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59420E" w:rsidRPr="00090144" w:rsidRDefault="0059420E"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59420E" w:rsidRPr="00090144" w:rsidRDefault="0059420E"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59420E" w:rsidRPr="00090144" w:rsidRDefault="0059420E"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59420E" w:rsidRDefault="0059420E"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59420E" w:rsidRDefault="0059420E"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59420E" w:rsidRDefault="0059420E"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59420E" w:rsidRDefault="0059420E"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49960F9B" w:rsidR="00B70491" w:rsidRDefault="00B70491" w:rsidP="00B70491">
      <w:pPr>
        <w:rPr>
          <w:highlight w:val="white"/>
        </w:rPr>
      </w:pPr>
      <w:r>
        <w:rPr>
          <w:highlight w:val="white"/>
        </w:rPr>
        <w:t xml:space="preserve">The initialization code looks as follows. We begin by popping the system stack to </w:t>
      </w:r>
      <w:r w:rsidRPr="00647B19">
        <w:rPr>
          <w:rStyle w:val="KeyWord0"/>
          <w:highlight w:val="white"/>
        </w:rPr>
        <w:t>rbx</w:t>
      </w:r>
      <w:r>
        <w:rPr>
          <w:highlight w:val="white"/>
        </w:rPr>
        <w:t xml:space="preserve"> to obtain the number of arguments, which is three in the example above. We also copy the value to </w:t>
      </w:r>
      <w:r w:rsidRPr="00537E70">
        <w:rPr>
          <w:rStyle w:val="KeyWord0"/>
          <w:highlight w:val="white"/>
        </w:rPr>
        <w:t>rax</w:t>
      </w:r>
      <w:r>
        <w:rPr>
          <w:highlight w:val="white"/>
        </w:rPr>
        <w:t xml:space="preserve">. We will use </w:t>
      </w:r>
      <w:r w:rsidRPr="00B7035D">
        <w:rPr>
          <w:rStyle w:val="KeyWord0"/>
          <w:highlight w:val="white"/>
        </w:rPr>
        <w:t>rbx</w:t>
      </w:r>
      <w:r>
        <w:rPr>
          <w:highlight w:val="white"/>
        </w:rPr>
        <w:t xml:space="preserve"> to count down the number or arguments, and </w:t>
      </w:r>
      <w:r w:rsidRPr="00B7035D">
        <w:rPr>
          <w:rStyle w:val="KeyWord0"/>
          <w:highlight w:val="white"/>
        </w:rPr>
        <w:t>rax</w:t>
      </w:r>
      <w:r>
        <w:rPr>
          <w:highlight w:val="white"/>
        </w:rPr>
        <w:t xml:space="preserve"> to store the number on the activation record. Moreover, we use </w:t>
      </w:r>
      <w:r w:rsidRPr="00DA1E1E">
        <w:rPr>
          <w:rStyle w:val="KeyWord0"/>
          <w:highlight w:val="white"/>
        </w:rPr>
        <w:t>rbp</w:t>
      </w:r>
      <w:r>
        <w:rPr>
          <w:highlight w:val="white"/>
        </w:rPr>
        <w:t xml:space="preserve"> as the frame pointer and copy its value in </w:t>
      </w:r>
      <w:r w:rsidRPr="00DA1E1E">
        <w:rPr>
          <w:rStyle w:val="KeyWord0"/>
          <w:highlight w:val="white"/>
        </w:rPr>
        <w:t>rdx</w:t>
      </w:r>
      <w:r>
        <w:rPr>
          <w:highlight w:val="white"/>
        </w:rPr>
        <w:t xml:space="preserve">.  We will put the pointer to the argument directly above the code and data part of the code, and directly below the activation record for the first </w:t>
      </w:r>
      <w:r w:rsidRPr="00DE7455">
        <w:rPr>
          <w:rStyle w:val="KeyWord0"/>
          <w:highlight w:val="white"/>
        </w:rPr>
        <w:t>main</w:t>
      </w:r>
      <w:r>
        <w:rPr>
          <w:highlight w:val="white"/>
        </w:rPr>
        <w:t xml:space="preserve"> call.</w:t>
      </w:r>
    </w:p>
    <w:p w14:paraId="06102B8E" w14:textId="77777777" w:rsidR="00B70491" w:rsidRPr="001C492E" w:rsidRDefault="00B70491" w:rsidP="00B70491">
      <w:pPr>
        <w:pStyle w:val="Code"/>
        <w:rPr>
          <w:highlight w:val="white"/>
        </w:rPr>
      </w:pPr>
      <w:r w:rsidRPr="001C492E">
        <w:rPr>
          <w:highlight w:val="white"/>
        </w:rPr>
        <w:tab/>
        <w:t>pop rbx</w:t>
      </w:r>
    </w:p>
    <w:p w14:paraId="3563A8C0" w14:textId="77777777" w:rsidR="00B70491" w:rsidRPr="001C492E" w:rsidRDefault="00B70491" w:rsidP="00B70491">
      <w:pPr>
        <w:pStyle w:val="Code"/>
        <w:rPr>
          <w:highlight w:val="white"/>
        </w:rPr>
      </w:pPr>
      <w:r w:rsidRPr="001C492E">
        <w:rPr>
          <w:highlight w:val="white"/>
        </w:rPr>
        <w:tab/>
        <w:t>mov rax, rbx</w:t>
      </w:r>
    </w:p>
    <w:p w14:paraId="4B4D9023" w14:textId="77777777" w:rsidR="00B70491" w:rsidRPr="001C492E" w:rsidRDefault="00B70491" w:rsidP="00B70491">
      <w:pPr>
        <w:pStyle w:val="Code"/>
        <w:rPr>
          <w:highlight w:val="white"/>
        </w:rPr>
      </w:pPr>
      <w:r w:rsidRPr="001C492E">
        <w:rPr>
          <w:highlight w:val="white"/>
        </w:rPr>
        <w:tab/>
        <w:t>mov rdx, rbp</w:t>
      </w:r>
    </w:p>
    <w:p w14:paraId="799F6601" w14:textId="77777777" w:rsidR="00B70491" w:rsidRPr="001C492E" w:rsidRDefault="00B70491" w:rsidP="00B70491">
      <w:pPr>
        <w:rPr>
          <w:highlight w:val="white"/>
        </w:rPr>
      </w:pPr>
      <w:r>
        <w:rPr>
          <w:highlight w:val="white"/>
        </w:rPr>
        <w:t xml:space="preserve">We count down the number of arguments in </w:t>
      </w:r>
      <w:r w:rsidRPr="007150AC">
        <w:rPr>
          <w:rStyle w:val="KeyWord0"/>
          <w:highlight w:val="white"/>
        </w:rPr>
        <w:t>rbx</w:t>
      </w:r>
      <w:r>
        <w:rPr>
          <w:highlight w:val="white"/>
        </w:rPr>
        <w:t xml:space="preserve">. When it has reached zero, we quit the loop. Each pointer to e new argument is popped from the system stack, added to memory with </w:t>
      </w:r>
      <w:r w:rsidRPr="00084014">
        <w:rPr>
          <w:rStyle w:val="KeyWord0"/>
          <w:highlight w:val="white"/>
        </w:rPr>
        <w:t>rbp</w:t>
      </w:r>
      <w:r>
        <w:rPr>
          <w:highlight w:val="white"/>
        </w:rPr>
        <w:t xml:space="preserve">. The </w:t>
      </w:r>
      <w:r w:rsidRPr="00084014">
        <w:rPr>
          <w:rStyle w:val="KeyWord0"/>
          <w:highlight w:val="white"/>
        </w:rPr>
        <w:t>rbp</w:t>
      </w:r>
      <w:r>
        <w:rPr>
          <w:highlight w:val="white"/>
        </w:rPr>
        <w:t xml:space="preserve"> is increased by eight bytes, and </w:t>
      </w:r>
      <w:r w:rsidRPr="00084014">
        <w:rPr>
          <w:rStyle w:val="KeyWord0"/>
          <w:highlight w:val="white"/>
        </w:rPr>
        <w:t>rbx</w:t>
      </w:r>
      <w:r>
        <w:rPr>
          <w:highlight w:val="white"/>
        </w:rPr>
        <w:t xml:space="preserve"> is decreased by one. </w:t>
      </w:r>
    </w:p>
    <w:p w14:paraId="731925A7" w14:textId="77777777" w:rsidR="00B70491" w:rsidRPr="001C492E" w:rsidRDefault="00B70491" w:rsidP="00B70491">
      <w:pPr>
        <w:pStyle w:val="Code"/>
        <w:rPr>
          <w:highlight w:val="white"/>
        </w:rPr>
      </w:pPr>
      <w:r w:rsidRPr="001C492E">
        <w:rPr>
          <w:highlight w:val="white"/>
        </w:rPr>
        <w:t xml:space="preserve"> $args$loop:</w:t>
      </w:r>
    </w:p>
    <w:p w14:paraId="26C66A16" w14:textId="77777777" w:rsidR="00B70491" w:rsidRPr="001C492E" w:rsidRDefault="00B70491" w:rsidP="00B70491">
      <w:pPr>
        <w:pStyle w:val="Code"/>
        <w:rPr>
          <w:highlight w:val="white"/>
        </w:rPr>
      </w:pPr>
      <w:r w:rsidRPr="001C492E">
        <w:rPr>
          <w:highlight w:val="white"/>
        </w:rPr>
        <w:tab/>
        <w:t>cmp rbx, 0</w:t>
      </w:r>
    </w:p>
    <w:p w14:paraId="24E08F8E" w14:textId="77777777" w:rsidR="00B70491" w:rsidRPr="001C492E" w:rsidRDefault="00B70491" w:rsidP="00B70491">
      <w:pPr>
        <w:pStyle w:val="Code"/>
        <w:rPr>
          <w:highlight w:val="white"/>
        </w:rPr>
      </w:pPr>
      <w:r w:rsidRPr="001C492E">
        <w:rPr>
          <w:highlight w:val="white"/>
        </w:rPr>
        <w:tab/>
        <w:t>je $args$exit</w:t>
      </w:r>
    </w:p>
    <w:p w14:paraId="55F011F4" w14:textId="77777777" w:rsidR="00B70491" w:rsidRPr="001C492E" w:rsidRDefault="00B70491" w:rsidP="00B70491">
      <w:pPr>
        <w:pStyle w:val="Code"/>
        <w:rPr>
          <w:highlight w:val="white"/>
        </w:rPr>
      </w:pPr>
      <w:r w:rsidRPr="001C492E">
        <w:rPr>
          <w:highlight w:val="white"/>
        </w:rPr>
        <w:tab/>
        <w:t>pop rsi</w:t>
      </w:r>
    </w:p>
    <w:p w14:paraId="75ED8F89" w14:textId="77777777" w:rsidR="00B70491" w:rsidRPr="001C492E" w:rsidRDefault="00B70491" w:rsidP="00B70491">
      <w:pPr>
        <w:pStyle w:val="Code"/>
        <w:rPr>
          <w:highlight w:val="white"/>
        </w:rPr>
      </w:pPr>
      <w:r w:rsidRPr="001C492E">
        <w:rPr>
          <w:highlight w:val="white"/>
        </w:rPr>
        <w:tab/>
        <w:t>mov [rbp], rsi</w:t>
      </w:r>
    </w:p>
    <w:p w14:paraId="35A86911" w14:textId="77777777" w:rsidR="00B70491" w:rsidRPr="001C492E" w:rsidRDefault="00B70491" w:rsidP="00B70491">
      <w:pPr>
        <w:pStyle w:val="Code"/>
        <w:rPr>
          <w:highlight w:val="white"/>
        </w:rPr>
      </w:pPr>
      <w:r w:rsidRPr="001C492E">
        <w:rPr>
          <w:highlight w:val="white"/>
        </w:rPr>
        <w:tab/>
        <w:t>add rbp, 8</w:t>
      </w:r>
    </w:p>
    <w:p w14:paraId="18D3730A" w14:textId="77777777" w:rsidR="00B70491" w:rsidRPr="001C492E" w:rsidRDefault="00B70491" w:rsidP="00B70491">
      <w:pPr>
        <w:pStyle w:val="Code"/>
        <w:rPr>
          <w:highlight w:val="white"/>
        </w:rPr>
      </w:pPr>
      <w:r w:rsidRPr="001C492E">
        <w:rPr>
          <w:highlight w:val="white"/>
        </w:rPr>
        <w:tab/>
        <w:t>dec rbx</w:t>
      </w:r>
    </w:p>
    <w:p w14:paraId="02F11383" w14:textId="77777777" w:rsidR="00B70491" w:rsidRPr="001C492E" w:rsidRDefault="00B70491" w:rsidP="00B70491">
      <w:pPr>
        <w:pStyle w:val="Code"/>
        <w:rPr>
          <w:highlight w:val="white"/>
        </w:rPr>
      </w:pPr>
      <w:r w:rsidRPr="001C492E">
        <w:rPr>
          <w:highlight w:val="white"/>
        </w:rPr>
        <w:tab/>
        <w:t>jmp $args$loop</w:t>
      </w:r>
    </w:p>
    <w:p w14:paraId="75864A00" w14:textId="77777777" w:rsidR="00B70491" w:rsidRPr="001C492E" w:rsidRDefault="00B70491" w:rsidP="00B70491">
      <w:pPr>
        <w:rPr>
          <w:highlight w:val="white"/>
        </w:rPr>
      </w:pPr>
      <w:r>
        <w:rPr>
          <w:highlight w:val="white"/>
        </w:rPr>
        <w:t xml:space="preserve">When all argument pointers have been added, we add the final null pointer and increase </w:t>
      </w:r>
      <w:r w:rsidRPr="006433E7">
        <w:rPr>
          <w:rStyle w:val="KeyWord0"/>
          <w:highlight w:val="white"/>
        </w:rPr>
        <w:t>rbp</w:t>
      </w:r>
      <w:r>
        <w:rPr>
          <w:highlight w:val="white"/>
        </w:rPr>
        <w:t>. By then the argument list has been properly added to the memory.</w:t>
      </w:r>
    </w:p>
    <w:p w14:paraId="3BD1D1CC" w14:textId="77777777" w:rsidR="00B70491" w:rsidRPr="001C492E" w:rsidRDefault="00B70491" w:rsidP="00B70491">
      <w:pPr>
        <w:pStyle w:val="Code"/>
        <w:rPr>
          <w:highlight w:val="white"/>
        </w:rPr>
      </w:pPr>
      <w:r w:rsidRPr="001C492E">
        <w:rPr>
          <w:highlight w:val="white"/>
        </w:rPr>
        <w:lastRenderedPageBreak/>
        <w:t xml:space="preserve"> $args$exit:</w:t>
      </w:r>
    </w:p>
    <w:p w14:paraId="7B6A49F6" w14:textId="77777777" w:rsidR="00B70491" w:rsidRPr="001C492E" w:rsidRDefault="00B70491" w:rsidP="00B70491">
      <w:pPr>
        <w:pStyle w:val="Code"/>
        <w:rPr>
          <w:highlight w:val="white"/>
        </w:rPr>
      </w:pPr>
      <w:r w:rsidRPr="001C492E">
        <w:rPr>
          <w:highlight w:val="white"/>
        </w:rPr>
        <w:tab/>
        <w:t>mov qword [rbp], 0</w:t>
      </w:r>
    </w:p>
    <w:p w14:paraId="37A44DD1" w14:textId="77777777" w:rsidR="00B70491" w:rsidRDefault="00B70491" w:rsidP="00B70491">
      <w:pPr>
        <w:pStyle w:val="Code"/>
        <w:rPr>
          <w:highlight w:val="white"/>
        </w:rPr>
      </w:pPr>
      <w:r w:rsidRPr="001C492E">
        <w:rPr>
          <w:highlight w:val="white"/>
        </w:rPr>
        <w:tab/>
        <w:t>add rbp, 8</w:t>
      </w:r>
    </w:p>
    <w:p w14:paraId="354A10AF" w14:textId="77777777" w:rsidR="00B70491" w:rsidRPr="001C492E" w:rsidRDefault="00B70491" w:rsidP="00B70491">
      <w:pPr>
        <w:rPr>
          <w:highlight w:val="white"/>
        </w:rPr>
      </w:pPr>
      <w:r>
        <w:rPr>
          <w:highlight w:val="white"/>
        </w:rPr>
        <w:t xml:space="preserve">The </w:t>
      </w:r>
      <w:r w:rsidRPr="004066D2">
        <w:rPr>
          <w:rStyle w:val="KeyWord0"/>
          <w:highlight w:val="white"/>
        </w:rPr>
        <w:t>rbp</w:t>
      </w:r>
      <w:r>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73182A">
        <w:rPr>
          <w:rStyle w:val="KeyWord0"/>
          <w:highlight w:val="white"/>
        </w:rPr>
        <w:t>argc</w:t>
      </w:r>
      <w:r>
        <w:rPr>
          <w:highlight w:val="white"/>
        </w:rPr>
        <w:t xml:space="preserve"> parameter (at offset 24) to the value </w:t>
      </w:r>
      <w:r w:rsidRPr="002648A1">
        <w:rPr>
          <w:rStyle w:val="KeyWord0"/>
          <w:highlight w:val="white"/>
        </w:rPr>
        <w:t>eax</w:t>
      </w:r>
      <w:r>
        <w:rPr>
          <w:highlight w:val="white"/>
        </w:rPr>
        <w:t xml:space="preserve">, holding the number of arguments, and the </w:t>
      </w:r>
      <w:r w:rsidRPr="001F6A77">
        <w:rPr>
          <w:rStyle w:val="KeyWord0"/>
          <w:highlight w:val="white"/>
        </w:rPr>
        <w:t>argv</w:t>
      </w:r>
      <w:r>
        <w:rPr>
          <w:highlight w:val="white"/>
        </w:rPr>
        <w:t xml:space="preserve"> parameter (at offset 28) the value of </w:t>
      </w:r>
      <w:r w:rsidRPr="002648A1">
        <w:rPr>
          <w:rStyle w:val="KeyWord0"/>
          <w:highlight w:val="white"/>
        </w:rPr>
        <w:t>rdx</w:t>
      </w:r>
      <w:r>
        <w:rPr>
          <w:highlight w:val="white"/>
        </w:rPr>
        <w:t>, holding the value of the first argument pointer.</w:t>
      </w:r>
    </w:p>
    <w:p w14:paraId="43A650F1" w14:textId="77777777" w:rsidR="00E17F5D" w:rsidRPr="001C492E" w:rsidRDefault="00E17F5D" w:rsidP="00E17F5D">
      <w:pPr>
        <w:pStyle w:val="Code"/>
        <w:rPr>
          <w:highlight w:val="white"/>
        </w:rPr>
      </w:pPr>
      <w:r w:rsidRPr="001C492E">
        <w:rPr>
          <w:highlight w:val="white"/>
        </w:rPr>
        <w:tab/>
        <w:t>mov qword [rbp], 0</w:t>
      </w:r>
    </w:p>
    <w:p w14:paraId="3AB54411" w14:textId="77777777" w:rsidR="00B70491" w:rsidRPr="001C492E" w:rsidRDefault="00B70491" w:rsidP="00B70491">
      <w:pPr>
        <w:pStyle w:val="Code"/>
        <w:rPr>
          <w:highlight w:val="white"/>
        </w:rPr>
      </w:pPr>
      <w:r w:rsidRPr="001C492E">
        <w:rPr>
          <w:highlight w:val="white"/>
        </w:rPr>
        <w:tab/>
        <w:t>mov [rbp + 24], eax</w:t>
      </w:r>
    </w:p>
    <w:p w14:paraId="57011D29" w14:textId="77777777" w:rsidR="00B70491" w:rsidRPr="001C492E" w:rsidRDefault="00B70491" w:rsidP="00B70491">
      <w:pPr>
        <w:pStyle w:val="Code"/>
        <w:rPr>
          <w:highlight w:val="white"/>
        </w:rPr>
      </w:pPr>
      <w:r w:rsidRPr="001C492E">
        <w:rPr>
          <w:highlight w:val="white"/>
        </w:rPr>
        <w:tab/>
        <w:t>mov [rbp + 28], rdx</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548A447B" w14:textId="77777777" w:rsidR="00CC34B1" w:rsidRPr="00CC34B1" w:rsidRDefault="00CC34B1" w:rsidP="00CC34B1">
      <w:pPr>
        <w:pStyle w:val="Code"/>
        <w:rPr>
          <w:highlight w:val="white"/>
        </w:rPr>
      </w:pPr>
      <w:r w:rsidRPr="00CC34B1">
        <w:rPr>
          <w:highlight w:val="white"/>
        </w:rPr>
        <w:t xml:space="preserve">    public static void ArgumentCodeList() {</w:t>
      </w:r>
    </w:p>
    <w:p w14:paraId="57720870" w14:textId="77777777" w:rsidR="00CC34B1" w:rsidRPr="00CC34B1" w:rsidRDefault="00CC34B1" w:rsidP="00CC34B1">
      <w:pPr>
        <w:pStyle w:val="Code"/>
        <w:rPr>
          <w:highlight w:val="white"/>
        </w:rPr>
      </w:pPr>
      <w:r w:rsidRPr="00CC34B1">
        <w:rPr>
          <w:highlight w:val="white"/>
        </w:rPr>
        <w:t xml:space="preserve">      List&lt;AssemblyCode&gt; assemblyCodeList = new List&lt;AssemblyCode&gt;();</w:t>
      </w:r>
    </w:p>
    <w:p w14:paraId="39925318" w14:textId="78162591" w:rsidR="00B4734E" w:rsidRPr="00B4734E" w:rsidRDefault="006326FE" w:rsidP="00901C05">
      <w:pPr>
        <w:rPr>
          <w:highlight w:val="white"/>
        </w:rPr>
      </w:pPr>
      <w:r>
        <w:rPr>
          <w:highlight w:val="white"/>
        </w:rPr>
        <w:t>When to execution starts, the</w:t>
      </w:r>
      <w:r w:rsidR="00341CBF">
        <w:rPr>
          <w:highlight w:val="white"/>
        </w:rPr>
        <w:t xml:space="preserve"> system</w:t>
      </w:r>
      <w:r>
        <w:rPr>
          <w:highlight w:val="white"/>
        </w:rPr>
        <w:t xml:space="preserve"> stack is loaded with values corresponding to the command line arguments. </w:t>
      </w:r>
      <w:r w:rsidR="00065A43">
        <w:rPr>
          <w:highlight w:val="white"/>
        </w:rPr>
        <w:t xml:space="preserve">We pop the stack </w:t>
      </w:r>
      <w:r w:rsidR="00E30148">
        <w:rPr>
          <w:highlight w:val="white"/>
        </w:rPr>
        <w:t xml:space="preserve">to the </w:t>
      </w:r>
      <w:r w:rsidR="00E30148" w:rsidRPr="00E30148">
        <w:rPr>
          <w:rStyle w:val="KeyWord0"/>
          <w:highlight w:val="white"/>
        </w:rPr>
        <w:t>rbx</w:t>
      </w:r>
      <w:r w:rsidR="00E30148">
        <w:rPr>
          <w:highlight w:val="white"/>
        </w:rPr>
        <w:t xml:space="preserve"> register</w:t>
      </w:r>
      <w:r w:rsidR="00065A43">
        <w:rPr>
          <w:highlight w:val="white"/>
        </w:rPr>
        <w:t xml:space="preserve"> to obtain the number of </w:t>
      </w:r>
      <w:r w:rsidR="00DA2000">
        <w:rPr>
          <w:highlight w:val="white"/>
        </w:rPr>
        <w:t>arguments</w:t>
      </w:r>
      <w:r w:rsidR="00E30148">
        <w:rPr>
          <w:highlight w:val="white"/>
        </w:rPr>
        <w:t>.</w:t>
      </w:r>
    </w:p>
    <w:p w14:paraId="2B807893" w14:textId="77777777" w:rsidR="00CC34B1" w:rsidRPr="00CC34B1" w:rsidRDefault="00CC34B1" w:rsidP="00CC34B1">
      <w:pPr>
        <w:pStyle w:val="Code"/>
        <w:rPr>
          <w:highlight w:val="white"/>
        </w:rPr>
      </w:pPr>
      <w:r w:rsidRPr="00CC34B1">
        <w:rPr>
          <w:highlight w:val="white"/>
        </w:rPr>
        <w:t xml:space="preserve">      if (Start.Linux) {</w:t>
      </w:r>
    </w:p>
    <w:p w14:paraId="67830C1A" w14:textId="7C8E5797" w:rsidR="00A629D5" w:rsidRPr="001C492E" w:rsidRDefault="00A629D5" w:rsidP="00A629D5">
      <w:pPr>
        <w:pStyle w:val="Code"/>
        <w:rPr>
          <w:highlight w:val="white"/>
        </w:rPr>
      </w:pPr>
      <w:r>
        <w:rPr>
          <w:highlight w:val="white"/>
        </w:rPr>
        <w:t xml:space="preserve">        /*</w:t>
      </w:r>
      <w:r w:rsidR="00C3664E">
        <w:rPr>
          <w:highlight w:val="white"/>
        </w:rPr>
        <w:t xml:space="preserve">  </w:t>
      </w:r>
      <w:r w:rsidRPr="001C492E">
        <w:rPr>
          <w:highlight w:val="white"/>
        </w:rPr>
        <w:t>pop rbx</w:t>
      </w:r>
    </w:p>
    <w:p w14:paraId="297435BC" w14:textId="63122C01" w:rsidR="00A629D5" w:rsidRPr="001C492E" w:rsidRDefault="00A629D5" w:rsidP="00A629D5">
      <w:pPr>
        <w:pStyle w:val="Code"/>
        <w:rPr>
          <w:highlight w:val="white"/>
        </w:rPr>
      </w:pPr>
      <w:r>
        <w:rPr>
          <w:highlight w:val="white"/>
        </w:rPr>
        <w:t xml:space="preserve">            </w:t>
      </w:r>
      <w:r w:rsidRPr="001C492E">
        <w:rPr>
          <w:highlight w:val="white"/>
        </w:rPr>
        <w:t>mov rax, rbx</w:t>
      </w:r>
    </w:p>
    <w:p w14:paraId="6A3E4389" w14:textId="7BC348DE" w:rsidR="00A629D5" w:rsidRDefault="00A629D5" w:rsidP="00A629D5">
      <w:pPr>
        <w:pStyle w:val="Code"/>
        <w:rPr>
          <w:highlight w:val="white"/>
        </w:rPr>
      </w:pPr>
      <w:r>
        <w:rPr>
          <w:highlight w:val="white"/>
        </w:rPr>
        <w:t xml:space="preserve">            </w:t>
      </w:r>
      <w:r w:rsidRPr="001C492E">
        <w:rPr>
          <w:highlight w:val="white"/>
        </w:rPr>
        <w:t>mov rdx, rbp</w:t>
      </w:r>
      <w:r>
        <w:rPr>
          <w:highlight w:val="white"/>
        </w:rPr>
        <w:t xml:space="preserve"> */</w:t>
      </w:r>
    </w:p>
    <w:p w14:paraId="0DCF6729" w14:textId="77777777" w:rsidR="00C3664E" w:rsidRPr="001C492E" w:rsidRDefault="00C3664E" w:rsidP="00A629D5">
      <w:pPr>
        <w:pStyle w:val="Code"/>
        <w:rPr>
          <w:highlight w:val="white"/>
        </w:rPr>
      </w:pPr>
    </w:p>
    <w:p w14:paraId="7A9E7903" w14:textId="71B1E197" w:rsidR="00CC34B1" w:rsidRPr="00CC34B1" w:rsidRDefault="00CC34B1" w:rsidP="00CC34B1">
      <w:pPr>
        <w:pStyle w:val="Code"/>
        <w:rPr>
          <w:highlight w:val="white"/>
        </w:rPr>
      </w:pPr>
      <w:r w:rsidRPr="00CC34B1">
        <w:rPr>
          <w:highlight w:val="white"/>
        </w:rPr>
        <w:t xml:space="preserve">        AddAssemblyCode(assemblyCodeList, AssemblyOperator.comment,</w:t>
      </w:r>
    </w:p>
    <w:p w14:paraId="2C957196" w14:textId="206F9CDD" w:rsidR="00CC34B1" w:rsidRPr="00CC34B1" w:rsidRDefault="00CC34B1" w:rsidP="00CC34B1">
      <w:pPr>
        <w:pStyle w:val="Code"/>
        <w:rPr>
          <w:highlight w:val="white"/>
        </w:rPr>
      </w:pPr>
      <w:r w:rsidRPr="00CC34B1">
        <w:rPr>
          <w:highlight w:val="white"/>
        </w:rPr>
        <w:t xml:space="preserve">                        "</w:t>
      </w:r>
      <w:r w:rsidR="00631D4D">
        <w:rPr>
          <w:highlight w:val="white"/>
        </w:rPr>
        <w:t>Initialize</w:t>
      </w:r>
      <w:r w:rsidRPr="00CC34B1">
        <w:rPr>
          <w:highlight w:val="white"/>
        </w:rPr>
        <w:t xml:space="preserve"> Command Line Arguments");</w:t>
      </w:r>
    </w:p>
    <w:p w14:paraId="7C3346F4" w14:textId="77777777" w:rsidR="00CC34B1" w:rsidRPr="00CC34B1" w:rsidRDefault="00CC34B1" w:rsidP="00CC34B1">
      <w:pPr>
        <w:pStyle w:val="Code"/>
        <w:rPr>
          <w:highlight w:val="white"/>
        </w:rPr>
      </w:pPr>
      <w:r w:rsidRPr="00CC34B1">
        <w:rPr>
          <w:highlight w:val="white"/>
        </w:rPr>
        <w:t xml:space="preserve">        AddAssemblyCode(assemblyCodeList, AssemblyOperator.pop, Register.rbx);</w:t>
      </w:r>
    </w:p>
    <w:p w14:paraId="5635F913"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6FA1203F" w14:textId="77777777" w:rsidR="00CC34B1" w:rsidRPr="00CC34B1" w:rsidRDefault="00CC34B1" w:rsidP="00CC34B1">
      <w:pPr>
        <w:pStyle w:val="Code"/>
        <w:rPr>
          <w:highlight w:val="white"/>
        </w:rPr>
      </w:pPr>
      <w:r w:rsidRPr="00CC34B1">
        <w:rPr>
          <w:highlight w:val="white"/>
        </w:rPr>
        <w:t xml:space="preserve">                        Register.rax, Register.rbx);</w:t>
      </w:r>
    </w:p>
    <w:p w14:paraId="135F02A2"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3EF4AA23" w14:textId="77777777" w:rsidR="00CC34B1" w:rsidRPr="00CC34B1" w:rsidRDefault="00CC34B1" w:rsidP="00CC34B1">
      <w:pPr>
        <w:pStyle w:val="Code"/>
        <w:rPr>
          <w:highlight w:val="white"/>
        </w:rPr>
      </w:pPr>
      <w:r w:rsidRPr="00CC34B1">
        <w:rPr>
          <w:highlight w:val="white"/>
        </w:rPr>
        <w:t xml:space="preserve">                        Register.rdx, Register.rbp);</w:t>
      </w:r>
    </w:p>
    <w:p w14:paraId="4B2FDDC7" w14:textId="493691E7" w:rsidR="00CC34B1" w:rsidRDefault="00CC34B1" w:rsidP="00CC34B1">
      <w:pPr>
        <w:pStyle w:val="Code"/>
        <w:rPr>
          <w:highlight w:val="white"/>
        </w:rPr>
      </w:pPr>
    </w:p>
    <w:p w14:paraId="7BFF6C3F" w14:textId="0FAEBC97" w:rsidR="00F27D7C" w:rsidRPr="001C492E" w:rsidRDefault="000A26DD" w:rsidP="00F27D7C">
      <w:pPr>
        <w:pStyle w:val="Code"/>
        <w:rPr>
          <w:highlight w:val="white"/>
        </w:rPr>
      </w:pPr>
      <w:r>
        <w:rPr>
          <w:highlight w:val="white"/>
        </w:rPr>
        <w:t xml:space="preserve">        /* </w:t>
      </w:r>
      <w:r w:rsidR="00F27D7C" w:rsidRPr="001C492E">
        <w:rPr>
          <w:highlight w:val="white"/>
        </w:rPr>
        <w:t>$args$loop:</w:t>
      </w:r>
    </w:p>
    <w:p w14:paraId="10E8B123" w14:textId="40495F8E" w:rsidR="00F27D7C" w:rsidRPr="001C492E" w:rsidRDefault="000A26DD" w:rsidP="00F27D7C">
      <w:pPr>
        <w:pStyle w:val="Code"/>
        <w:rPr>
          <w:highlight w:val="white"/>
        </w:rPr>
      </w:pPr>
      <w:r>
        <w:rPr>
          <w:highlight w:val="white"/>
        </w:rPr>
        <w:t xml:space="preserve">             </w:t>
      </w:r>
      <w:r w:rsidR="00F27D7C" w:rsidRPr="001C492E">
        <w:rPr>
          <w:highlight w:val="white"/>
        </w:rPr>
        <w:t>cmp rbx, 0</w:t>
      </w:r>
    </w:p>
    <w:p w14:paraId="49E0561E" w14:textId="50CDEE20" w:rsidR="00F27D7C" w:rsidRPr="001C492E" w:rsidRDefault="000A26DD" w:rsidP="00F27D7C">
      <w:pPr>
        <w:pStyle w:val="Code"/>
        <w:rPr>
          <w:highlight w:val="white"/>
        </w:rPr>
      </w:pPr>
      <w:r>
        <w:rPr>
          <w:highlight w:val="white"/>
        </w:rPr>
        <w:t xml:space="preserve">             </w:t>
      </w:r>
      <w:r w:rsidR="00F27D7C" w:rsidRPr="001C492E">
        <w:rPr>
          <w:highlight w:val="white"/>
        </w:rPr>
        <w:t>je $args$exit</w:t>
      </w:r>
    </w:p>
    <w:p w14:paraId="3E54A4E6" w14:textId="33BA05C7" w:rsidR="00F27D7C" w:rsidRPr="001C492E" w:rsidRDefault="000A26DD" w:rsidP="00F27D7C">
      <w:pPr>
        <w:pStyle w:val="Code"/>
        <w:rPr>
          <w:highlight w:val="white"/>
        </w:rPr>
      </w:pPr>
      <w:r>
        <w:rPr>
          <w:highlight w:val="white"/>
        </w:rPr>
        <w:t xml:space="preserve">             </w:t>
      </w:r>
      <w:r w:rsidR="00F27D7C" w:rsidRPr="001C492E">
        <w:rPr>
          <w:highlight w:val="white"/>
        </w:rPr>
        <w:t>pop rsi</w:t>
      </w:r>
    </w:p>
    <w:p w14:paraId="5046E9E4" w14:textId="6D2CD1BB" w:rsidR="00F27D7C" w:rsidRPr="001C492E" w:rsidRDefault="000A26DD" w:rsidP="00F27D7C">
      <w:pPr>
        <w:pStyle w:val="Code"/>
        <w:rPr>
          <w:highlight w:val="white"/>
        </w:rPr>
      </w:pPr>
      <w:r>
        <w:rPr>
          <w:highlight w:val="white"/>
        </w:rPr>
        <w:t xml:space="preserve">             </w:t>
      </w:r>
      <w:r w:rsidR="00F27D7C" w:rsidRPr="001C492E">
        <w:rPr>
          <w:highlight w:val="white"/>
        </w:rPr>
        <w:t>mov [rbp], rsi</w:t>
      </w:r>
    </w:p>
    <w:p w14:paraId="4B879D9A" w14:textId="571338CC" w:rsidR="00F27D7C" w:rsidRPr="001C492E" w:rsidRDefault="000A26DD" w:rsidP="00F27D7C">
      <w:pPr>
        <w:pStyle w:val="Code"/>
        <w:rPr>
          <w:highlight w:val="white"/>
        </w:rPr>
      </w:pPr>
      <w:r>
        <w:rPr>
          <w:highlight w:val="white"/>
        </w:rPr>
        <w:t xml:space="preserve">             </w:t>
      </w:r>
      <w:r w:rsidR="00F27D7C" w:rsidRPr="001C492E">
        <w:rPr>
          <w:highlight w:val="white"/>
        </w:rPr>
        <w:t>add rbp, 8</w:t>
      </w:r>
    </w:p>
    <w:p w14:paraId="2CB60B9E" w14:textId="2190DB1A" w:rsidR="00F27D7C" w:rsidRPr="001C492E" w:rsidRDefault="000A26DD" w:rsidP="00F27D7C">
      <w:pPr>
        <w:pStyle w:val="Code"/>
        <w:rPr>
          <w:highlight w:val="white"/>
        </w:rPr>
      </w:pPr>
      <w:r>
        <w:rPr>
          <w:highlight w:val="white"/>
        </w:rPr>
        <w:t xml:space="preserve">             </w:t>
      </w:r>
      <w:r w:rsidR="00F27D7C" w:rsidRPr="001C492E">
        <w:rPr>
          <w:highlight w:val="white"/>
        </w:rPr>
        <w:t>dec rbx</w:t>
      </w:r>
    </w:p>
    <w:p w14:paraId="5EE86ABD" w14:textId="0D1A3F90" w:rsidR="00F27D7C" w:rsidRPr="001C492E" w:rsidRDefault="000A26DD" w:rsidP="00F27D7C">
      <w:pPr>
        <w:pStyle w:val="Code"/>
        <w:rPr>
          <w:highlight w:val="white"/>
        </w:rPr>
      </w:pPr>
      <w:r>
        <w:rPr>
          <w:highlight w:val="white"/>
        </w:rPr>
        <w:t xml:space="preserve">             </w:t>
      </w:r>
      <w:r w:rsidR="00F27D7C" w:rsidRPr="001C492E">
        <w:rPr>
          <w:highlight w:val="white"/>
        </w:rPr>
        <w:t>jmp $args$loop</w:t>
      </w:r>
      <w:r>
        <w:rPr>
          <w:highlight w:val="white"/>
        </w:rPr>
        <w:t xml:space="preserve"> */</w:t>
      </w:r>
    </w:p>
    <w:p w14:paraId="4D882BA6" w14:textId="77777777" w:rsidR="00F27D7C" w:rsidRPr="00CC34B1" w:rsidRDefault="00F27D7C" w:rsidP="00CC34B1">
      <w:pPr>
        <w:pStyle w:val="Code"/>
        <w:rPr>
          <w:highlight w:val="white"/>
        </w:rPr>
      </w:pPr>
    </w:p>
    <w:p w14:paraId="796089C3" w14:textId="77777777" w:rsidR="00825462" w:rsidRDefault="00CC34B1" w:rsidP="00CC34B1">
      <w:pPr>
        <w:pStyle w:val="Code"/>
        <w:rPr>
          <w:highlight w:val="white"/>
        </w:rPr>
      </w:pPr>
      <w:r w:rsidRPr="00CC34B1">
        <w:rPr>
          <w:highlight w:val="white"/>
        </w:rPr>
        <w:t xml:space="preserve">        AddAssemblyCode(assemblyCodeList, AssemblyOperator.label,</w:t>
      </w:r>
    </w:p>
    <w:p w14:paraId="065BE5B3" w14:textId="27D0E2F7" w:rsidR="00CC34B1" w:rsidRPr="00CC34B1" w:rsidRDefault="00825462" w:rsidP="00CC34B1">
      <w:pPr>
        <w:pStyle w:val="Code"/>
        <w:rPr>
          <w:highlight w:val="white"/>
        </w:rPr>
      </w:pPr>
      <w:r>
        <w:rPr>
          <w:highlight w:val="white"/>
        </w:rPr>
        <w:t xml:space="preserve">                       </w:t>
      </w:r>
      <w:r w:rsidR="00CC34B1" w:rsidRPr="00CC34B1">
        <w:rPr>
          <w:highlight w:val="white"/>
        </w:rPr>
        <w:t xml:space="preserve"> "$args$loop");</w:t>
      </w:r>
    </w:p>
    <w:p w14:paraId="0E87C5AB" w14:textId="77777777" w:rsidR="00CC34B1" w:rsidRPr="00CC34B1" w:rsidRDefault="00CC34B1" w:rsidP="00CC34B1">
      <w:pPr>
        <w:pStyle w:val="Code"/>
        <w:rPr>
          <w:highlight w:val="white"/>
        </w:rPr>
      </w:pPr>
      <w:r w:rsidRPr="00CC34B1">
        <w:rPr>
          <w:highlight w:val="white"/>
        </w:rPr>
        <w:t xml:space="preserve">        AddAssemblyCode(assemblyCodeList, AssemblyOperator.cmp,</w:t>
      </w:r>
    </w:p>
    <w:p w14:paraId="09B6E919" w14:textId="77777777" w:rsidR="00CC34B1" w:rsidRPr="00CC34B1" w:rsidRDefault="00CC34B1" w:rsidP="00CC34B1">
      <w:pPr>
        <w:pStyle w:val="Code"/>
        <w:rPr>
          <w:highlight w:val="white"/>
        </w:rPr>
      </w:pPr>
      <w:r w:rsidRPr="00CC34B1">
        <w:rPr>
          <w:highlight w:val="white"/>
        </w:rPr>
        <w:t xml:space="preserve">                        Register.rbx, BigInteger.Zero);</w:t>
      </w:r>
    </w:p>
    <w:p w14:paraId="49190B7E"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0DACF71" w14:textId="77777777" w:rsidR="00CC34B1" w:rsidRPr="00CC34B1" w:rsidRDefault="00CC34B1" w:rsidP="00CC34B1">
      <w:pPr>
        <w:pStyle w:val="Code"/>
        <w:rPr>
          <w:highlight w:val="white"/>
        </w:rPr>
      </w:pPr>
      <w:r w:rsidRPr="00CC34B1">
        <w:rPr>
          <w:highlight w:val="white"/>
        </w:rPr>
        <w:t xml:space="preserve">                        null, null, "$args$exit");</w:t>
      </w:r>
    </w:p>
    <w:p w14:paraId="69F0F8BF" w14:textId="77777777" w:rsidR="00CC34B1" w:rsidRPr="00CC34B1" w:rsidRDefault="00CC34B1" w:rsidP="00CC34B1">
      <w:pPr>
        <w:pStyle w:val="Code"/>
        <w:rPr>
          <w:highlight w:val="white"/>
        </w:rPr>
      </w:pPr>
      <w:r w:rsidRPr="00CC34B1">
        <w:rPr>
          <w:highlight w:val="white"/>
        </w:rPr>
        <w:t xml:space="preserve">        AddAssemblyCode(assemblyCodeList, AssemblyOperator.pop, Register.rsi);</w:t>
      </w:r>
    </w:p>
    <w:p w14:paraId="5C83A109"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0C5B474" w14:textId="77777777" w:rsidR="00CC34B1" w:rsidRPr="00CC34B1" w:rsidRDefault="00CC34B1" w:rsidP="00CC34B1">
      <w:pPr>
        <w:pStyle w:val="Code"/>
        <w:rPr>
          <w:highlight w:val="white"/>
        </w:rPr>
      </w:pPr>
      <w:r w:rsidRPr="00CC34B1">
        <w:rPr>
          <w:highlight w:val="white"/>
        </w:rPr>
        <w:t xml:space="preserve">                        Register.rbp, 0, Register.rsi);</w:t>
      </w:r>
    </w:p>
    <w:p w14:paraId="7BA8AC57"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0E87C85" w14:textId="77777777" w:rsidR="00CC34B1" w:rsidRPr="00CC34B1" w:rsidRDefault="00CC34B1" w:rsidP="00CC34B1">
      <w:pPr>
        <w:pStyle w:val="Code"/>
        <w:rPr>
          <w:highlight w:val="white"/>
        </w:rPr>
      </w:pPr>
      <w:r w:rsidRPr="00CC34B1">
        <w:rPr>
          <w:highlight w:val="white"/>
        </w:rPr>
        <w:t xml:space="preserve">                        (BigInteger) TypeSize.PointerSize);</w:t>
      </w:r>
    </w:p>
    <w:p w14:paraId="41FDB7FC" w14:textId="77777777" w:rsidR="00CC34B1" w:rsidRPr="00CC34B1" w:rsidRDefault="00CC34B1" w:rsidP="00CC34B1">
      <w:pPr>
        <w:pStyle w:val="Code"/>
        <w:rPr>
          <w:highlight w:val="white"/>
        </w:rPr>
      </w:pPr>
      <w:r w:rsidRPr="00CC34B1">
        <w:rPr>
          <w:highlight w:val="white"/>
        </w:rPr>
        <w:t xml:space="preserve">        AddAssemblyCode(assemblyCodeList, AssemblyOperator.dec, Register.rbx);</w:t>
      </w:r>
    </w:p>
    <w:p w14:paraId="3D8804D5"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262E2165" w14:textId="77777777" w:rsidR="00CC34B1" w:rsidRPr="00CC34B1" w:rsidRDefault="00CC34B1" w:rsidP="00CC34B1">
      <w:pPr>
        <w:pStyle w:val="Code"/>
        <w:rPr>
          <w:highlight w:val="white"/>
        </w:rPr>
      </w:pPr>
      <w:r w:rsidRPr="00CC34B1">
        <w:rPr>
          <w:highlight w:val="white"/>
        </w:rPr>
        <w:t xml:space="preserve">                        null, null, "$args$loop");</w:t>
      </w:r>
    </w:p>
    <w:p w14:paraId="52C3D424" w14:textId="77777777" w:rsidR="00CC34B1" w:rsidRPr="00CC34B1" w:rsidRDefault="00CC34B1" w:rsidP="00CC34B1">
      <w:pPr>
        <w:pStyle w:val="Code"/>
        <w:rPr>
          <w:highlight w:val="white"/>
        </w:rPr>
      </w:pPr>
    </w:p>
    <w:p w14:paraId="3DAE489D" w14:textId="77777777" w:rsidR="00CC34B1" w:rsidRPr="00CC34B1" w:rsidRDefault="00CC34B1" w:rsidP="00CC34B1">
      <w:pPr>
        <w:pStyle w:val="Code"/>
        <w:rPr>
          <w:highlight w:val="white"/>
        </w:rPr>
      </w:pPr>
      <w:r w:rsidRPr="00CC34B1">
        <w:rPr>
          <w:highlight w:val="white"/>
        </w:rPr>
        <w:t xml:space="preserve">        AddAssemblyCode(assemblyCodeList, AssemblyOperator.label,</w:t>
      </w:r>
    </w:p>
    <w:p w14:paraId="62247936" w14:textId="77777777" w:rsidR="00CC34B1" w:rsidRPr="00CC34B1" w:rsidRDefault="00CC34B1" w:rsidP="00CC34B1">
      <w:pPr>
        <w:pStyle w:val="Code"/>
        <w:rPr>
          <w:highlight w:val="white"/>
        </w:rPr>
      </w:pPr>
      <w:r w:rsidRPr="00CC34B1">
        <w:rPr>
          <w:highlight w:val="white"/>
        </w:rPr>
        <w:t xml:space="preserve">                        "$args$exit");</w:t>
      </w:r>
    </w:p>
    <w:p w14:paraId="2C4B0614" w14:textId="77777777" w:rsidR="00CC34B1" w:rsidRPr="00CC34B1" w:rsidRDefault="00CC34B1" w:rsidP="00CC34B1">
      <w:pPr>
        <w:pStyle w:val="Code"/>
        <w:rPr>
          <w:highlight w:val="white"/>
        </w:rPr>
      </w:pPr>
      <w:r w:rsidRPr="00CC34B1">
        <w:rPr>
          <w:highlight w:val="white"/>
        </w:rPr>
        <w:t xml:space="preserve">        AddAssemblyCode(assemblyCodeList, AssemblyOperator.mov_qword,</w:t>
      </w:r>
    </w:p>
    <w:p w14:paraId="5534F199" w14:textId="77777777" w:rsidR="00CC34B1" w:rsidRPr="00CC34B1" w:rsidRDefault="00CC34B1" w:rsidP="00CC34B1">
      <w:pPr>
        <w:pStyle w:val="Code"/>
        <w:rPr>
          <w:highlight w:val="white"/>
        </w:rPr>
      </w:pPr>
      <w:r w:rsidRPr="00CC34B1">
        <w:rPr>
          <w:highlight w:val="white"/>
        </w:rPr>
        <w:t xml:space="preserve">                        Register.rbp, 0, BigInteger.Zero);</w:t>
      </w:r>
    </w:p>
    <w:p w14:paraId="6B256D98"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5EA5975" w14:textId="77777777" w:rsidR="00CC34B1" w:rsidRPr="00CC34B1" w:rsidRDefault="00CC34B1" w:rsidP="00CC34B1">
      <w:pPr>
        <w:pStyle w:val="Code"/>
        <w:rPr>
          <w:highlight w:val="white"/>
        </w:rPr>
      </w:pPr>
      <w:r w:rsidRPr="00CC34B1">
        <w:rPr>
          <w:highlight w:val="white"/>
        </w:rPr>
        <w:t xml:space="preserve">                        (BigInteger) TypeSize.PointerSize);</w:t>
      </w:r>
    </w:p>
    <w:p w14:paraId="779F0B65" w14:textId="77777777" w:rsidR="00382797" w:rsidRDefault="007A03A1" w:rsidP="00970D66">
      <w:pPr>
        <w:pStyle w:val="Code"/>
        <w:rPr>
          <w:highlight w:val="white"/>
        </w:rPr>
      </w:pPr>
      <w:r w:rsidRPr="00CC34B1">
        <w:rPr>
          <w:highlight w:val="white"/>
        </w:rPr>
        <w:t xml:space="preserve">        AddAssemblyCode(assemblyCodeList, AssemblyOperator.mov,</w:t>
      </w:r>
    </w:p>
    <w:p w14:paraId="63FEB4A5" w14:textId="6CAF5B6A" w:rsidR="007A03A1" w:rsidRPr="00CC34B1" w:rsidRDefault="00382797" w:rsidP="00382797">
      <w:pPr>
        <w:pStyle w:val="Code"/>
        <w:rPr>
          <w:highlight w:val="white"/>
        </w:rPr>
      </w:pPr>
      <w:r>
        <w:rPr>
          <w:highlight w:val="white"/>
        </w:rPr>
        <w:t xml:space="preserve">                        </w:t>
      </w:r>
      <w:r w:rsidR="007A03A1" w:rsidRPr="00CC34B1">
        <w:rPr>
          <w:highlight w:val="white"/>
        </w:rPr>
        <w:t>Register.rbp,</w:t>
      </w:r>
      <w:r w:rsidR="00970D66">
        <w:rPr>
          <w:highlight w:val="white"/>
        </w:rPr>
        <w:t>0,</w:t>
      </w:r>
      <w:r w:rsidR="00FC178C">
        <w:rPr>
          <w:highlight w:val="white"/>
        </w:rPr>
        <w:t xml:space="preserve"> </w:t>
      </w:r>
      <w:r>
        <w:rPr>
          <w:highlight w:val="white"/>
        </w:rPr>
        <w:t>BigInteger.Zero</w:t>
      </w:r>
      <w:r w:rsidR="00FC178C">
        <w:rPr>
          <w:highlight w:val="white"/>
        </w:rPr>
        <w:t>,TypeSize.PointerSize</w:t>
      </w:r>
      <w:r w:rsidR="00970D66">
        <w:rPr>
          <w:highlight w:val="white"/>
        </w:rPr>
        <w:t>);</w:t>
      </w:r>
    </w:p>
    <w:p w14:paraId="5A768D15"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110F4595" w14:textId="77777777" w:rsidR="00CC34B1" w:rsidRPr="00CC34B1" w:rsidRDefault="00CC34B1" w:rsidP="00CC34B1">
      <w:pPr>
        <w:pStyle w:val="Code"/>
        <w:rPr>
          <w:highlight w:val="white"/>
        </w:rPr>
      </w:pPr>
      <w:r w:rsidRPr="00CC34B1">
        <w:rPr>
          <w:highlight w:val="white"/>
        </w:rPr>
        <w:t xml:space="preserve">                        SymbolTable.FunctionHeaderSize, Register.eax);</w:t>
      </w:r>
    </w:p>
    <w:p w14:paraId="11ED2EA3"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5322DDF5" w14:textId="77777777" w:rsidR="00CC34B1" w:rsidRPr="00CC34B1" w:rsidRDefault="00CC34B1" w:rsidP="00CC34B1">
      <w:pPr>
        <w:pStyle w:val="Code"/>
        <w:rPr>
          <w:highlight w:val="white"/>
        </w:rPr>
      </w:pPr>
      <w:r w:rsidRPr="00CC34B1">
        <w:rPr>
          <w:highlight w:val="white"/>
        </w:rPr>
        <w:t xml:space="preserve">                        SymbolTable.FunctionHeaderSize +</w:t>
      </w:r>
    </w:p>
    <w:p w14:paraId="7BA9E96D" w14:textId="77777777" w:rsidR="00CC34B1" w:rsidRPr="00CC34B1" w:rsidRDefault="00CC34B1" w:rsidP="00CC34B1">
      <w:pPr>
        <w:pStyle w:val="Code"/>
        <w:rPr>
          <w:highlight w:val="white"/>
        </w:rPr>
      </w:pPr>
      <w:r w:rsidRPr="00CC34B1">
        <w:rPr>
          <w:highlight w:val="white"/>
        </w:rPr>
        <w:t xml:space="preserve">                        TypeSize.SignedIntegerSize, Register.rdx);</w:t>
      </w:r>
    </w:p>
    <w:p w14:paraId="406CEA3E" w14:textId="7D52ED53" w:rsidR="00CC34B1" w:rsidRDefault="00CC34B1" w:rsidP="00CC34B1">
      <w:pPr>
        <w:pStyle w:val="Code"/>
        <w:rPr>
          <w:highlight w:val="white"/>
        </w:rPr>
      </w:pPr>
    </w:p>
    <w:p w14:paraId="2B1324FC" w14:textId="637E3836" w:rsidR="00F27D7C" w:rsidRPr="001C492E" w:rsidRDefault="00F27D7C" w:rsidP="00F27D7C">
      <w:pPr>
        <w:pStyle w:val="Code"/>
        <w:rPr>
          <w:highlight w:val="white"/>
        </w:rPr>
      </w:pPr>
      <w:r>
        <w:rPr>
          <w:highlight w:val="white"/>
        </w:rPr>
        <w:t xml:space="preserve">        /* </w:t>
      </w:r>
      <w:r w:rsidRPr="001C492E">
        <w:rPr>
          <w:highlight w:val="white"/>
        </w:rPr>
        <w:t>$args$exit:</w:t>
      </w:r>
    </w:p>
    <w:p w14:paraId="73259CC1" w14:textId="77777777" w:rsidR="00F27D7C" w:rsidRDefault="00F27D7C" w:rsidP="00F27D7C">
      <w:pPr>
        <w:pStyle w:val="Code"/>
        <w:rPr>
          <w:highlight w:val="white"/>
        </w:rPr>
      </w:pPr>
      <w:r>
        <w:rPr>
          <w:highlight w:val="white"/>
        </w:rPr>
        <w:t xml:space="preserve">             </w:t>
      </w:r>
      <w:r w:rsidRPr="001C492E">
        <w:rPr>
          <w:highlight w:val="white"/>
        </w:rPr>
        <w:t>mov qword [rbp], 0</w:t>
      </w:r>
    </w:p>
    <w:p w14:paraId="4B96A09B" w14:textId="5D145F86" w:rsidR="00F27D7C" w:rsidRDefault="00F27D7C" w:rsidP="00F27D7C">
      <w:pPr>
        <w:pStyle w:val="Code"/>
        <w:rPr>
          <w:highlight w:val="white"/>
        </w:rPr>
      </w:pPr>
      <w:r>
        <w:rPr>
          <w:highlight w:val="white"/>
        </w:rPr>
        <w:t xml:space="preserve">             </w:t>
      </w:r>
      <w:r w:rsidRPr="001C492E">
        <w:rPr>
          <w:highlight w:val="white"/>
        </w:rPr>
        <w:t>add rbp, 8</w:t>
      </w:r>
      <w:r>
        <w:rPr>
          <w:highlight w:val="white"/>
        </w:rPr>
        <w:t xml:space="preserve"> */</w:t>
      </w:r>
    </w:p>
    <w:p w14:paraId="716782D5" w14:textId="77777777" w:rsidR="00F27D7C" w:rsidRPr="00CC34B1" w:rsidRDefault="00F27D7C" w:rsidP="00CC34B1">
      <w:pPr>
        <w:pStyle w:val="Code"/>
        <w:rPr>
          <w:highlight w:val="white"/>
        </w:rPr>
      </w:pPr>
    </w:p>
    <w:p w14:paraId="2D6318E0" w14:textId="77777777" w:rsidR="00CC34B1" w:rsidRPr="00CC34B1" w:rsidRDefault="00CC34B1" w:rsidP="00CC34B1">
      <w:pPr>
        <w:pStyle w:val="Code"/>
        <w:rPr>
          <w:highlight w:val="white"/>
        </w:rPr>
      </w:pPr>
      <w:r w:rsidRPr="00CC34B1">
        <w:rPr>
          <w:highlight w:val="white"/>
        </w:rPr>
        <w:t xml:space="preserve">        List&lt;string&gt; textList = new List&lt;string&gt;();</w:t>
      </w:r>
    </w:p>
    <w:p w14:paraId="4DBE26BC" w14:textId="77777777" w:rsidR="00CC34B1" w:rsidRPr="00CC34B1" w:rsidRDefault="00CC34B1" w:rsidP="00CC34B1">
      <w:pPr>
        <w:pStyle w:val="Code"/>
        <w:rPr>
          <w:highlight w:val="white"/>
        </w:rPr>
      </w:pPr>
      <w:r w:rsidRPr="00CC34B1">
        <w:rPr>
          <w:highlight w:val="white"/>
        </w:rPr>
        <w:t xml:space="preserve">        ISet&lt;string&gt; externSet = new HashSet&lt;string&gt;();</w:t>
      </w:r>
    </w:p>
    <w:p w14:paraId="12E0E094" w14:textId="77777777" w:rsidR="00CC34B1" w:rsidRPr="00CC34B1" w:rsidRDefault="00CC34B1" w:rsidP="00CC34B1">
      <w:pPr>
        <w:pStyle w:val="Code"/>
        <w:rPr>
          <w:highlight w:val="white"/>
        </w:rPr>
      </w:pPr>
      <w:r w:rsidRPr="00CC34B1">
        <w:rPr>
          <w:highlight w:val="white"/>
        </w:rPr>
        <w:t xml:space="preserve">        AssemblyCodeGenerator.LinuxTextList(assemblyCodeList, textList,</w:t>
      </w:r>
    </w:p>
    <w:p w14:paraId="58143EEB" w14:textId="63CB09D7" w:rsidR="00CC34B1" w:rsidRPr="00CC34B1" w:rsidRDefault="00CC34B1" w:rsidP="00CC34B1">
      <w:pPr>
        <w:pStyle w:val="Code"/>
        <w:rPr>
          <w:highlight w:val="white"/>
        </w:rPr>
      </w:pPr>
      <w:r w:rsidRPr="00CC34B1">
        <w:rPr>
          <w:highlight w:val="white"/>
        </w:rPr>
        <w:t xml:space="preserve">    </w:t>
      </w:r>
      <w:r w:rsidR="00075FCE">
        <w:rPr>
          <w:highlight w:val="white"/>
        </w:rPr>
        <w:t xml:space="preserve">            </w:t>
      </w:r>
      <w:r w:rsidRPr="00CC34B1">
        <w:rPr>
          <w:highlight w:val="white"/>
        </w:rPr>
        <w:t xml:space="preserve">                            externSet);</w:t>
      </w:r>
    </w:p>
    <w:p w14:paraId="719E1BCA" w14:textId="77777777" w:rsidR="000D3056" w:rsidRDefault="00CC34B1" w:rsidP="000D3056">
      <w:pPr>
        <w:pStyle w:val="Code"/>
        <w:rPr>
          <w:highlight w:val="white"/>
        </w:rPr>
      </w:pPr>
      <w:r w:rsidRPr="00CC34B1">
        <w:rPr>
          <w:highlight w:val="white"/>
        </w:rPr>
        <w:t xml:space="preserve">        SymbolTable.</w:t>
      </w:r>
      <w:r w:rsidR="000D3056">
        <w:rPr>
          <w:highlight w:val="white"/>
        </w:rPr>
        <w:t xml:space="preserve">ArgsSymbol = </w:t>
      </w:r>
    </w:p>
    <w:p w14:paraId="0DC25600" w14:textId="77777777" w:rsidR="000D3056" w:rsidRDefault="000D3056" w:rsidP="00CC34B1">
      <w:pPr>
        <w:pStyle w:val="Code"/>
        <w:rPr>
          <w:highlight w:val="white"/>
        </w:rPr>
      </w:pPr>
      <w:r>
        <w:rPr>
          <w:highlight w:val="white"/>
        </w:rPr>
        <w:t xml:space="preserve">          </w:t>
      </w:r>
      <w:r w:rsidR="00CC34B1" w:rsidRPr="00CC34B1">
        <w:rPr>
          <w:highlight w:val="white"/>
        </w:rPr>
        <w:t>new StaticSymbolLinux(AssemblyCodeGenerator.ArgsName,</w:t>
      </w:r>
    </w:p>
    <w:p w14:paraId="29673B87" w14:textId="02E2BECC" w:rsidR="00CC34B1" w:rsidRPr="00CC34B1" w:rsidRDefault="000D3056" w:rsidP="00CC34B1">
      <w:pPr>
        <w:pStyle w:val="Code"/>
        <w:rPr>
          <w:highlight w:val="white"/>
        </w:rPr>
      </w:pPr>
      <w:r>
        <w:rPr>
          <w:highlight w:val="white"/>
        </w:rPr>
        <w:t xml:space="preserve">   </w:t>
      </w:r>
      <w:r w:rsidR="00742B96">
        <w:rPr>
          <w:highlight w:val="white"/>
        </w:rPr>
        <w:t xml:space="preserve">                            </w:t>
      </w:r>
      <w:r w:rsidR="00CC34B1" w:rsidRPr="00CC34B1">
        <w:rPr>
          <w:highlight w:val="white"/>
        </w:rPr>
        <w:t xml:space="preserve"> textList, externSet);</w:t>
      </w:r>
    </w:p>
    <w:p w14:paraId="78636FF3" w14:textId="77E01B38" w:rsidR="00CC34B1" w:rsidRDefault="00CC34B1" w:rsidP="00CC34B1">
      <w:pPr>
        <w:pStyle w:val="Code"/>
        <w:rPr>
          <w:highlight w:val="white"/>
        </w:rPr>
      </w:pPr>
      <w:r w:rsidRPr="00CC34B1">
        <w:rPr>
          <w:highlight w:val="white"/>
        </w:rPr>
        <w:t xml:space="preserve">      }</w:t>
      </w:r>
    </w:p>
    <w:p w14:paraId="546A2D36" w14:textId="77777777" w:rsidR="0000392B" w:rsidRDefault="0000392B" w:rsidP="0000392B">
      <w:pPr>
        <w:pStyle w:val="Code"/>
        <w:rPr>
          <w:highlight w:val="white"/>
        </w:rPr>
      </w:pPr>
    </w:p>
    <w:p w14:paraId="08555B65" w14:textId="77777777" w:rsidR="0000392B" w:rsidRDefault="0000392B" w:rsidP="0000392B">
      <w:pPr>
        <w:pStyle w:val="Code"/>
        <w:rPr>
          <w:highlight w:val="white"/>
        </w:rPr>
      </w:pPr>
      <w:r w:rsidRPr="007B4210">
        <w:rPr>
          <w:highlight w:val="white"/>
        </w:rPr>
        <w:t xml:space="preserve">      if (Start.Windows) {</w:t>
      </w:r>
    </w:p>
    <w:p w14:paraId="4D9FDEF3" w14:textId="77777777" w:rsidR="0000392B" w:rsidRPr="007B4210" w:rsidRDefault="0000392B" w:rsidP="0000392B">
      <w:pPr>
        <w:pStyle w:val="Code"/>
        <w:rPr>
          <w:highlight w:val="white"/>
        </w:rPr>
      </w:pPr>
      <w:r>
        <w:rPr>
          <w:highlight w:val="white"/>
        </w:rPr>
        <w:t xml:space="preserve">        // ...</w:t>
      </w:r>
    </w:p>
    <w:p w14:paraId="6B8124B5" w14:textId="65D0E5B5" w:rsidR="0000392B" w:rsidRPr="00CC34B1" w:rsidRDefault="0000392B" w:rsidP="00CC34B1">
      <w:pPr>
        <w:pStyle w:val="Code"/>
        <w:rPr>
          <w:highlight w:val="white"/>
        </w:rPr>
      </w:pPr>
      <w:r w:rsidRPr="007B4210">
        <w:rPr>
          <w:highlight w:val="white"/>
        </w:rPr>
        <w:t xml:space="preserve">      }</w:t>
      </w:r>
    </w:p>
    <w:p w14:paraId="4303E2BF" w14:textId="77777777" w:rsidR="00CC34B1" w:rsidRPr="00CC34B1" w:rsidRDefault="00CC34B1" w:rsidP="00CC34B1">
      <w:pPr>
        <w:pStyle w:val="Code"/>
        <w:rPr>
          <w:highlight w:val="white"/>
        </w:rPr>
      </w:pPr>
      <w:r w:rsidRPr="00CC34B1">
        <w:rPr>
          <w:highlight w:val="white"/>
        </w:rPr>
        <w:t xml:space="preserve">    }</w:t>
      </w:r>
    </w:p>
    <w:p w14:paraId="160C648D" w14:textId="0731E164" w:rsidR="003C15D9" w:rsidRDefault="003C15D9" w:rsidP="003C15D9">
      <w:pPr>
        <w:pStyle w:val="Rubrik3"/>
        <w:numPr>
          <w:ilvl w:val="2"/>
          <w:numId w:val="139"/>
        </w:numPr>
        <w:rPr>
          <w:highlight w:val="white"/>
        </w:rPr>
      </w:pPr>
      <w:bookmarkStart w:id="446" w:name="_Toc54119970"/>
      <w:r w:rsidRPr="003C15D9">
        <w:rPr>
          <w:highlight w:val="white"/>
        </w:rPr>
        <w:t>Text List</w:t>
      </w:r>
      <w:bookmarkEnd w:id="446"/>
    </w:p>
    <w:p w14:paraId="3945A52B" w14:textId="432ACA2C" w:rsidR="001A1639" w:rsidRPr="001A1639" w:rsidRDefault="001A1639" w:rsidP="001A1639">
      <w:pPr>
        <w:rPr>
          <w:highlight w:val="white"/>
        </w:rPr>
      </w:pPr>
      <w:r>
        <w:rPr>
          <w:highlight w:val="white"/>
        </w:rPr>
        <w:t xml:space="preserve">When the assembly code has been generated, </w:t>
      </w:r>
      <w:r w:rsidR="001F2B2C">
        <w:rPr>
          <w:highlight w:val="white"/>
        </w:rPr>
        <w:t>we</w:t>
      </w:r>
      <w:r>
        <w:rPr>
          <w:highlight w:val="white"/>
        </w:rPr>
        <w:t xml:space="preserve"> need to be </w:t>
      </w:r>
      <w:r w:rsidR="00AA1F95">
        <w:rPr>
          <w:highlight w:val="white"/>
        </w:rPr>
        <w:t>written</w:t>
      </w:r>
      <w:r w:rsidR="0095458E">
        <w:rPr>
          <w:highlight w:val="white"/>
        </w:rPr>
        <w:t xml:space="preserve">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lastRenderedPageBreak/>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5FE951CD" w14:textId="232709F4" w:rsidR="007F292F" w:rsidRPr="007F292F" w:rsidRDefault="003C15D9" w:rsidP="007F292F">
      <w:pPr>
        <w:pStyle w:val="Code"/>
        <w:rPr>
          <w:highlight w:val="white"/>
        </w:rPr>
      </w:pPr>
      <w:r w:rsidRPr="00B4734E">
        <w:rPr>
          <w:highlight w:val="white"/>
        </w:rPr>
        <w:t xml:space="preserve">    }</w:t>
      </w:r>
    </w:p>
    <w:p w14:paraId="66ADD6F5" w14:textId="670EA4F3" w:rsidR="008C2C53" w:rsidRDefault="008C2C53" w:rsidP="00AD7B52">
      <w:pPr>
        <w:pStyle w:val="Rubrik1"/>
      </w:pPr>
      <w:bookmarkStart w:id="447" w:name="_Ref54009755"/>
      <w:bookmarkStart w:id="448" w:name="_Ref420874022"/>
      <w:bookmarkStart w:id="449" w:name="_Toc54119971"/>
      <w:r>
        <w:lastRenderedPageBreak/>
        <w:t>Executable Code Generation</w:t>
      </w:r>
      <w:bookmarkEnd w:id="447"/>
      <w:bookmarkEnd w:id="449"/>
    </w:p>
    <w:p w14:paraId="37DAF005" w14:textId="279135BE" w:rsidR="008C2C53" w:rsidRDefault="0033098A" w:rsidP="008C2C53">
      <w:r>
        <w:t>So far i</w:t>
      </w:r>
      <w:r w:rsidR="00DF3D11">
        <w:t xml:space="preserve">n this book, the </w:t>
      </w:r>
      <w:r>
        <w:t xml:space="preserve">compiler has generated </w:t>
      </w:r>
      <w:r w:rsidR="00DF3D11">
        <w:t xml:space="preserve">assembly code </w:t>
      </w:r>
      <w:r>
        <w:t>files and a make file.</w:t>
      </w:r>
      <w:r w:rsidR="00DF3D11">
        <w:t xml:space="preserve"> </w:t>
      </w:r>
      <w:r w:rsidR="00F1702D">
        <w:t>I</w:t>
      </w:r>
      <w:r w:rsidR="00DF3D11">
        <w:t>n this chapter</w:t>
      </w:r>
      <w:r>
        <w:t xml:space="preserve">, the compiler </w:t>
      </w:r>
      <w:r w:rsidR="00E14164">
        <w:t>instead</w:t>
      </w:r>
      <w:r w:rsidR="00DF3D11">
        <w:t xml:space="preserve"> </w:t>
      </w:r>
      <w:r w:rsidR="000839DC">
        <w:t>generate</w:t>
      </w:r>
      <w:r>
        <w:t>s</w:t>
      </w:r>
      <w:r w:rsidR="000839DC">
        <w:t xml:space="preserve"> </w:t>
      </w:r>
      <w:r>
        <w:t xml:space="preserve">an </w:t>
      </w:r>
      <w:r w:rsidR="000839DC">
        <w:t xml:space="preserve">executable file. I have chosen the 16-bit .com format, which is a simple file format. </w:t>
      </w:r>
      <w:r w:rsidR="004702AD">
        <w:t xml:space="preserve">Unfortunately, the format is no longer supported by Windows. Therefore, we need </w:t>
      </w:r>
      <w:r w:rsidR="00AA2195">
        <w:t xml:space="preserve">use a </w:t>
      </w:r>
      <w:r w:rsidR="00C14D7C">
        <w:t xml:space="preserve">simulator the supports the format. </w:t>
      </w:r>
      <w:r w:rsidR="00AA2195">
        <w:t xml:space="preserve">I have chosen </w:t>
      </w:r>
      <w:r w:rsidR="00942E51">
        <w:rPr>
          <w:rStyle w:val="KeyWord0"/>
        </w:rPr>
        <w:t>DosBox</w:t>
      </w:r>
      <w:r w:rsidR="00C14D7C">
        <w:t>, which is a simple simulator</w:t>
      </w:r>
      <w:r w:rsidR="00B30073">
        <w:t xml:space="preserve"> capable of executing files in the </w:t>
      </w:r>
      <w:r w:rsidR="00942E51">
        <w:rPr>
          <w:rStyle w:val="KeyWord0"/>
        </w:rPr>
        <w:t>.com</w:t>
      </w:r>
      <w:r w:rsidR="00942E51">
        <w:t xml:space="preserve"> </w:t>
      </w:r>
      <w:r w:rsidR="00B30073">
        <w:t>format.</w:t>
      </w:r>
    </w:p>
    <w:p w14:paraId="26FE0DEB" w14:textId="1E92E72F" w:rsidR="009D716B" w:rsidRDefault="009D716B" w:rsidP="009D716B">
      <w:pPr>
        <w:pStyle w:val="Rubrik2"/>
      </w:pPr>
      <w:bookmarkStart w:id="450" w:name="_Toc54119972"/>
      <w:r>
        <w:t xml:space="preserve">The </w:t>
      </w:r>
      <w:r w:rsidR="00E6483C">
        <w:t>Windows Mode</w:t>
      </w:r>
      <w:bookmarkEnd w:id="450"/>
    </w:p>
    <w:p w14:paraId="58367745" w14:textId="37137E23" w:rsidR="00C14D7C" w:rsidRDefault="00786AFE" w:rsidP="008C2C53">
      <w:r>
        <w:t xml:space="preserve">In the book so far, we have </w:t>
      </w:r>
      <w:r w:rsidR="007F767B">
        <w:t>regarded</w:t>
      </w:r>
      <w:r>
        <w:t xml:space="preserve"> the </w:t>
      </w:r>
      <w:r w:rsidRPr="00AC700B">
        <w:rPr>
          <w:rStyle w:val="KeyWord0"/>
        </w:rPr>
        <w:t>Start.Linux</w:t>
      </w:r>
      <w:r>
        <w:t xml:space="preserve"> condition on several occasion</w:t>
      </w:r>
      <w:r w:rsidR="00C97215">
        <w:t xml:space="preserve">s, indicating code specific for the Linux target machine. </w:t>
      </w:r>
      <w:r w:rsidR="007F767B">
        <w:t xml:space="preserve">In this chapter we go the outer way around and regard the </w:t>
      </w:r>
      <w:r w:rsidR="007F767B" w:rsidRPr="00AC700B">
        <w:rPr>
          <w:rStyle w:val="KeyWord0"/>
        </w:rPr>
        <w:t>Start.</w:t>
      </w:r>
      <w:r w:rsidR="007F767B">
        <w:rPr>
          <w:rStyle w:val="KeyWord0"/>
        </w:rPr>
        <w:t>Windows</w:t>
      </w:r>
      <w:r w:rsidR="007F767B">
        <w:t xml:space="preserve"> condition, which indicates </w:t>
      </w:r>
      <w:r w:rsidR="00CC21E0">
        <w:t>code specific for the Windows target machine</w:t>
      </w:r>
      <w:r w:rsidR="007F767B">
        <w:t>.</w:t>
      </w:r>
    </w:p>
    <w:p w14:paraId="01DAC66E" w14:textId="7D428577" w:rsidR="00065716" w:rsidRDefault="00065716" w:rsidP="008C2C53">
      <w:r>
        <w:t>The difference between Linus and Windows mode</w:t>
      </w:r>
      <w:r w:rsidR="00D5337C">
        <w:t xml:space="preserve"> is:</w:t>
      </w:r>
    </w:p>
    <w:p w14:paraId="7C072229" w14:textId="7C630569" w:rsidR="00D5337C" w:rsidRDefault="00D5337C" w:rsidP="00D5337C">
      <w:pPr>
        <w:pStyle w:val="Liststycke"/>
        <w:numPr>
          <w:ilvl w:val="0"/>
          <w:numId w:val="159"/>
        </w:numPr>
      </w:pPr>
      <w:r>
        <w:t xml:space="preserve">The types </w:t>
      </w:r>
      <w:r w:rsidR="00415A13">
        <w:t>hold</w:t>
      </w:r>
      <w:r>
        <w:t xml:space="preserve"> different sizes.</w:t>
      </w:r>
    </w:p>
    <w:p w14:paraId="57F48727" w14:textId="30ADF9D2" w:rsidR="00D5337C" w:rsidRDefault="00256A4B" w:rsidP="00D5337C">
      <w:pPr>
        <w:pStyle w:val="Liststycke"/>
        <w:numPr>
          <w:ilvl w:val="0"/>
          <w:numId w:val="159"/>
        </w:numPr>
      </w:pPr>
      <w:r>
        <w:t>A s</w:t>
      </w:r>
      <w:r w:rsidR="00CE106F">
        <w:t xml:space="preserve">tatic value </w:t>
      </w:r>
      <w:r>
        <w:t>is</w:t>
      </w:r>
      <w:r w:rsidR="00CE106F">
        <w:t xml:space="preserve"> stored as </w:t>
      </w:r>
      <w:r>
        <w:t xml:space="preserve">a </w:t>
      </w:r>
      <w:r w:rsidR="00354D48">
        <w:t xml:space="preserve">byte list rather than </w:t>
      </w:r>
      <w:r>
        <w:t xml:space="preserve">a </w:t>
      </w:r>
      <w:r w:rsidR="00354D48">
        <w:t>text list</w:t>
      </w:r>
      <w:r>
        <w:t xml:space="preserve">, with </w:t>
      </w:r>
      <w:r w:rsidR="009B515E">
        <w:t>an access map</w:t>
      </w:r>
      <w:r w:rsidR="0044096F">
        <w:t xml:space="preserve"> that keep track of </w:t>
      </w:r>
      <w:r w:rsidR="00A71679">
        <w:t>the accesses of other static values.</w:t>
      </w:r>
    </w:p>
    <w:p w14:paraId="624CE661" w14:textId="5CE29FE9" w:rsidR="00A71679" w:rsidRDefault="00256A4B" w:rsidP="00D5337C">
      <w:pPr>
        <w:pStyle w:val="Liststycke"/>
        <w:numPr>
          <w:ilvl w:val="0"/>
          <w:numId w:val="159"/>
        </w:numPr>
      </w:pPr>
      <w:r>
        <w:t>A f</w:t>
      </w:r>
      <w:r w:rsidR="00A71679">
        <w:t>unction</w:t>
      </w:r>
      <w:r>
        <w:t xml:space="preserve"> is</w:t>
      </w:r>
      <w:r w:rsidR="00A71679">
        <w:t xml:space="preserve"> also stored as</w:t>
      </w:r>
      <w:r>
        <w:t xml:space="preserve"> a</w:t>
      </w:r>
      <w:r w:rsidR="00A71679">
        <w:t xml:space="preserve"> byte list</w:t>
      </w:r>
      <w:r w:rsidR="00C239B6">
        <w:t>, w</w:t>
      </w:r>
      <w:r>
        <w:t>ith an access map</w:t>
      </w:r>
      <w:r w:rsidR="00C239B6">
        <w:t>.</w:t>
      </w:r>
      <w:r w:rsidR="00094066">
        <w:t xml:space="preserve"> A function also holds a call map to keep track </w:t>
      </w:r>
      <w:r w:rsidR="00730E52">
        <w:t>of functions calls and a return set to keep track of the return addresses of the calls.</w:t>
      </w:r>
    </w:p>
    <w:p w14:paraId="7D1D8947" w14:textId="2FF1EF8E" w:rsidR="009835FC" w:rsidRDefault="009835FC" w:rsidP="00D5337C">
      <w:pPr>
        <w:pStyle w:val="Liststycke"/>
        <w:numPr>
          <w:ilvl w:val="0"/>
          <w:numId w:val="159"/>
        </w:numPr>
      </w:pPr>
      <w:r>
        <w:t>To exit the execution</w:t>
      </w:r>
      <w:r w:rsidR="00A05B2C">
        <w:t>,</w:t>
      </w:r>
      <w:r>
        <w:t xml:space="preserve"> we perform an </w:t>
      </w:r>
      <w:r w:rsidR="00E94939">
        <w:t>interrupt call rather than a system call.</w:t>
      </w:r>
    </w:p>
    <w:p w14:paraId="770C5A52" w14:textId="1406E0FC" w:rsidR="00A05B2C" w:rsidRDefault="00A05B2C" w:rsidP="00D5337C">
      <w:pPr>
        <w:pStyle w:val="Liststycke"/>
        <w:numPr>
          <w:ilvl w:val="0"/>
          <w:numId w:val="159"/>
        </w:numPr>
      </w:pPr>
      <w:r>
        <w:t>The initialization code is different</w:t>
      </w:r>
      <w:r w:rsidR="003766CF">
        <w:t xml:space="preserve">. The total code, including code, static values, call stack and heap, is stored </w:t>
      </w:r>
      <w:r w:rsidR="00FF2E94">
        <w:t>in</w:t>
      </w:r>
      <w:r w:rsidR="003766CF">
        <w:t xml:space="preserve"> 64 kilobytes.</w:t>
      </w:r>
    </w:p>
    <w:p w14:paraId="148E0B13" w14:textId="172CDB77" w:rsidR="003766CF" w:rsidRDefault="006A35C6" w:rsidP="00D5337C">
      <w:pPr>
        <w:pStyle w:val="Liststycke"/>
        <w:numPr>
          <w:ilvl w:val="0"/>
          <w:numId w:val="159"/>
        </w:numPr>
      </w:pPr>
      <w:r>
        <w:t>The command line arguments</w:t>
      </w:r>
      <w:r w:rsidR="00A36C5C">
        <w:t xml:space="preserve"> code</w:t>
      </w:r>
      <w:r>
        <w:t xml:space="preserve"> is also different. </w:t>
      </w:r>
      <w:r w:rsidR="00092F20">
        <w:t>The command line is stored in the first 256 bytes of the segment.</w:t>
      </w:r>
    </w:p>
    <w:p w14:paraId="0FA7813B" w14:textId="1114E9D3" w:rsidR="00B70AD4" w:rsidRDefault="00B70AD4" w:rsidP="00D5337C">
      <w:pPr>
        <w:pStyle w:val="Liststycke"/>
        <w:numPr>
          <w:ilvl w:val="0"/>
          <w:numId w:val="159"/>
        </w:numPr>
      </w:pPr>
      <w:r>
        <w:t>In the standard library, we use interrupts instead of system calls to access the surrounding operating system.</w:t>
      </w:r>
    </w:p>
    <w:p w14:paraId="238B12A8" w14:textId="64BAD923" w:rsidR="00730E52" w:rsidRDefault="00730E52" w:rsidP="00BA3773">
      <w:pPr>
        <w:jc w:val="left"/>
      </w:pPr>
      <w:r>
        <w:t>The access and calls are stored with their unique names</w:t>
      </w:r>
      <w:r w:rsidR="00C55029">
        <w:t xml:space="preserve">, they are replaced by proper address by the linker in the next step. </w:t>
      </w:r>
      <w:r w:rsidR="004B7A67">
        <w:t>The return addresses are stored as the address relative the beginning of the function and will be replaced by the corresponding global address by the linker.</w:t>
      </w:r>
      <w:r>
        <w:t xml:space="preserve"> </w:t>
      </w:r>
      <w:r w:rsidR="004B7A67">
        <w:t>The reason we keep the access an</w:t>
      </w:r>
      <w:r w:rsidR="00FE01E2">
        <w:t>d</w:t>
      </w:r>
      <w:r w:rsidR="004B7A67">
        <w:t xml:space="preserve"> calls in separate maps is </w:t>
      </w:r>
      <w:r w:rsidR="00D72ED6">
        <w:t xml:space="preserve">that an </w:t>
      </w:r>
      <w:r w:rsidR="00FE01E2">
        <w:t xml:space="preserve">access </w:t>
      </w:r>
      <w:r w:rsidR="00D72ED6">
        <w:t>is</w:t>
      </w:r>
      <w:r w:rsidR="00FE01E2">
        <w:t xml:space="preserve"> replaced by </w:t>
      </w:r>
      <w:r w:rsidR="009835FC">
        <w:t xml:space="preserve">an </w:t>
      </w:r>
      <w:r w:rsidR="00FE01E2">
        <w:t xml:space="preserve">absolute </w:t>
      </w:r>
      <w:r w:rsidR="00D72ED6">
        <w:t>global address while a call is replaced by a</w:t>
      </w:r>
      <w:r w:rsidR="000F61FC">
        <w:t>n</w:t>
      </w:r>
      <w:r w:rsidR="00D72ED6">
        <w:t xml:space="preserve"> address relative </w:t>
      </w:r>
      <w:r w:rsidR="000F61FC">
        <w:t xml:space="preserve">to </w:t>
      </w:r>
      <w:r w:rsidR="00D72ED6">
        <w:t>the call.</w:t>
      </w:r>
    </w:p>
    <w:p w14:paraId="7F9BCDFE" w14:textId="173A8DE6" w:rsidR="00F65204" w:rsidRDefault="00F65204" w:rsidP="00571855">
      <w:pPr>
        <w:pStyle w:val="Rubrik3"/>
        <w:numPr>
          <w:ilvl w:val="2"/>
          <w:numId w:val="156"/>
        </w:numPr>
        <w:rPr>
          <w:highlight w:val="white"/>
        </w:rPr>
      </w:pPr>
      <w:bookmarkStart w:id="451" w:name="_Toc54119973"/>
      <w:r>
        <w:rPr>
          <w:highlight w:val="white"/>
        </w:rPr>
        <w:t>Main</w:t>
      </w:r>
      <w:bookmarkEnd w:id="451"/>
    </w:p>
    <w:p w14:paraId="3C627783" w14:textId="6CE6492F" w:rsidR="00F65204" w:rsidRDefault="00F65204" w:rsidP="00F65204">
      <w:pPr>
        <w:pStyle w:val="CodeHeader"/>
        <w:rPr>
          <w:highlight w:val="white"/>
        </w:rPr>
      </w:pPr>
      <w:proofErr w:type="spellStart"/>
      <w:r>
        <w:rPr>
          <w:highlight w:val="white"/>
        </w:rPr>
        <w:t>Main.cs</w:t>
      </w:r>
      <w:proofErr w:type="spellEnd"/>
    </w:p>
    <w:p w14:paraId="5888865B" w14:textId="77777777" w:rsidR="00F65204" w:rsidRPr="00F65204" w:rsidRDefault="00F65204" w:rsidP="00F65204">
      <w:pPr>
        <w:pStyle w:val="Code"/>
        <w:rPr>
          <w:highlight w:val="white"/>
        </w:rPr>
      </w:pPr>
      <w:r w:rsidRPr="00F65204">
        <w:rPr>
          <w:highlight w:val="white"/>
        </w:rPr>
        <w:t>using System;</w:t>
      </w:r>
    </w:p>
    <w:p w14:paraId="08972D26" w14:textId="77777777" w:rsidR="00F65204" w:rsidRPr="00F65204" w:rsidRDefault="00F65204" w:rsidP="00F65204">
      <w:pPr>
        <w:pStyle w:val="Code"/>
        <w:rPr>
          <w:highlight w:val="white"/>
        </w:rPr>
      </w:pPr>
      <w:r w:rsidRPr="00F65204">
        <w:rPr>
          <w:highlight w:val="white"/>
        </w:rPr>
        <w:t>using System.IO;</w:t>
      </w:r>
    </w:p>
    <w:p w14:paraId="2AABC759" w14:textId="77777777" w:rsidR="00F65204" w:rsidRPr="00F65204" w:rsidRDefault="00F65204" w:rsidP="00F65204">
      <w:pPr>
        <w:pStyle w:val="Code"/>
        <w:rPr>
          <w:highlight w:val="white"/>
        </w:rPr>
      </w:pPr>
      <w:r w:rsidRPr="00F65204">
        <w:rPr>
          <w:highlight w:val="white"/>
        </w:rPr>
        <w:t>using System.Text;</w:t>
      </w:r>
    </w:p>
    <w:p w14:paraId="1B0B722F" w14:textId="77777777" w:rsidR="00F65204" w:rsidRPr="00F65204" w:rsidRDefault="00F65204" w:rsidP="00F65204">
      <w:pPr>
        <w:pStyle w:val="Code"/>
        <w:rPr>
          <w:highlight w:val="white"/>
        </w:rPr>
      </w:pPr>
      <w:r w:rsidRPr="00F65204">
        <w:rPr>
          <w:highlight w:val="white"/>
        </w:rPr>
        <w:t>using System.Globalization;</w:t>
      </w:r>
    </w:p>
    <w:p w14:paraId="2128282D" w14:textId="77777777" w:rsidR="00F65204" w:rsidRPr="00F65204" w:rsidRDefault="00F65204" w:rsidP="00F65204">
      <w:pPr>
        <w:pStyle w:val="Code"/>
        <w:rPr>
          <w:highlight w:val="white"/>
        </w:rPr>
      </w:pPr>
      <w:r w:rsidRPr="00F65204">
        <w:rPr>
          <w:highlight w:val="white"/>
        </w:rPr>
        <w:t>using System.Collections.Generic;</w:t>
      </w:r>
    </w:p>
    <w:p w14:paraId="1C9A1B8B" w14:textId="77777777" w:rsidR="00F65204" w:rsidRPr="00F65204" w:rsidRDefault="00F65204" w:rsidP="00F65204">
      <w:pPr>
        <w:pStyle w:val="Code"/>
        <w:rPr>
          <w:highlight w:val="white"/>
        </w:rPr>
      </w:pPr>
    </w:p>
    <w:p w14:paraId="5F1F6B20" w14:textId="77777777" w:rsidR="00F65204" w:rsidRPr="00F65204" w:rsidRDefault="00F65204" w:rsidP="00F65204">
      <w:pPr>
        <w:pStyle w:val="Code"/>
        <w:rPr>
          <w:highlight w:val="white"/>
        </w:rPr>
      </w:pPr>
      <w:r w:rsidRPr="00F65204">
        <w:rPr>
          <w:highlight w:val="white"/>
        </w:rPr>
        <w:t>namespace CCompiler {</w:t>
      </w:r>
    </w:p>
    <w:p w14:paraId="535D9D57" w14:textId="699F07B0" w:rsidR="00F65204" w:rsidRDefault="00F65204" w:rsidP="00F65204">
      <w:pPr>
        <w:pStyle w:val="Code"/>
        <w:rPr>
          <w:highlight w:val="white"/>
        </w:rPr>
      </w:pPr>
      <w:r w:rsidRPr="00F65204">
        <w:rPr>
          <w:highlight w:val="white"/>
        </w:rPr>
        <w:t xml:space="preserve">  public class Start {</w:t>
      </w:r>
    </w:p>
    <w:p w14:paraId="14F6DE7B" w14:textId="131229A1" w:rsidR="00F65204" w:rsidRPr="00F65204" w:rsidRDefault="00F65204" w:rsidP="00F65204">
      <w:pPr>
        <w:pStyle w:val="Code"/>
        <w:rPr>
          <w:highlight w:val="white"/>
        </w:rPr>
      </w:pPr>
      <w:r>
        <w:rPr>
          <w:highlight w:val="white"/>
        </w:rPr>
        <w:t xml:space="preserve">    // ...</w:t>
      </w:r>
    </w:p>
    <w:p w14:paraId="5CB7CE7A" w14:textId="77777777" w:rsidR="00F65204" w:rsidRPr="00F65204" w:rsidRDefault="00F65204" w:rsidP="00F65204">
      <w:pPr>
        <w:pStyle w:val="Code"/>
        <w:rPr>
          <w:highlight w:val="white"/>
        </w:rPr>
      </w:pPr>
    </w:p>
    <w:p w14:paraId="4BA53DAC" w14:textId="77777777" w:rsidR="00F65204" w:rsidRPr="00F65204" w:rsidRDefault="00F65204" w:rsidP="00F65204">
      <w:pPr>
        <w:pStyle w:val="Code"/>
        <w:rPr>
          <w:highlight w:val="white"/>
        </w:rPr>
      </w:pPr>
      <w:r w:rsidRPr="00F65204">
        <w:rPr>
          <w:highlight w:val="white"/>
        </w:rPr>
        <w:t xml:space="preserve">    public static void Main(string[] args){</w:t>
      </w:r>
    </w:p>
    <w:p w14:paraId="1D3610F0" w14:textId="29CB0582" w:rsidR="00F65204" w:rsidRDefault="00F65204" w:rsidP="00F65204">
      <w:pPr>
        <w:pStyle w:val="Code"/>
        <w:rPr>
          <w:highlight w:val="white"/>
        </w:rPr>
      </w:pPr>
      <w:r>
        <w:rPr>
          <w:highlight w:val="white"/>
        </w:rPr>
        <w:t xml:space="preserve">      // ...</w:t>
      </w:r>
    </w:p>
    <w:p w14:paraId="6C9F1175" w14:textId="77777777" w:rsidR="00F65204" w:rsidRDefault="00F65204" w:rsidP="00F65204">
      <w:pPr>
        <w:pStyle w:val="Code"/>
        <w:rPr>
          <w:highlight w:val="white"/>
        </w:rPr>
      </w:pPr>
    </w:p>
    <w:p w14:paraId="3143F9C9" w14:textId="5E51FA87" w:rsidR="00F65204" w:rsidRPr="00F65204" w:rsidRDefault="00F65204" w:rsidP="00C92EA6">
      <w:pPr>
        <w:pStyle w:val="Code"/>
        <w:rPr>
          <w:highlight w:val="white"/>
        </w:rPr>
      </w:pPr>
      <w:r w:rsidRPr="00F65204">
        <w:rPr>
          <w:highlight w:val="white"/>
        </w:rPr>
        <w:lastRenderedPageBreak/>
        <w:t xml:space="preserve">      if (</w:t>
      </w:r>
      <w:r w:rsidR="00731647">
        <w:rPr>
          <w:highlight w:val="white"/>
        </w:rPr>
        <w:t>Start.Windows</w:t>
      </w:r>
      <w:r w:rsidRPr="00F65204">
        <w:rPr>
          <w:highlight w:val="white"/>
        </w:rPr>
        <w:t>) {</w:t>
      </w:r>
    </w:p>
    <w:p w14:paraId="17D25416" w14:textId="77777777" w:rsidR="00F65204" w:rsidRPr="00F65204" w:rsidRDefault="00F65204" w:rsidP="00C92EA6">
      <w:pPr>
        <w:pStyle w:val="Code"/>
        <w:rPr>
          <w:highlight w:val="white"/>
        </w:rPr>
      </w:pPr>
      <w:r w:rsidRPr="00F65204">
        <w:rPr>
          <w:highlight w:val="white"/>
        </w:rPr>
        <w:t xml:space="preserve">        ObjectCodeTable.Initializer();</w:t>
      </w:r>
    </w:p>
    <w:p w14:paraId="7AF08F14" w14:textId="0A46F32A" w:rsidR="00F65204" w:rsidRDefault="00F65204" w:rsidP="00C92EA6">
      <w:pPr>
        <w:pStyle w:val="Code"/>
        <w:rPr>
          <w:highlight w:val="white"/>
        </w:rPr>
      </w:pPr>
      <w:r w:rsidRPr="00F65204">
        <w:rPr>
          <w:highlight w:val="white"/>
        </w:rPr>
        <w:t xml:space="preserve">      }</w:t>
      </w:r>
    </w:p>
    <w:p w14:paraId="5EEB4ECC" w14:textId="043ADF53" w:rsidR="00C92EA6" w:rsidRDefault="00C92EA6" w:rsidP="00C92EA6">
      <w:pPr>
        <w:pStyle w:val="Code"/>
        <w:rPr>
          <w:highlight w:val="white"/>
        </w:rPr>
      </w:pPr>
    </w:p>
    <w:p w14:paraId="61962640" w14:textId="29A54F35" w:rsidR="00C92EA6" w:rsidRDefault="00C92EA6" w:rsidP="00C92EA6">
      <w:pPr>
        <w:pStyle w:val="Code"/>
        <w:rPr>
          <w:highlight w:val="white"/>
        </w:rPr>
      </w:pPr>
      <w:r>
        <w:rPr>
          <w:highlight w:val="white"/>
        </w:rPr>
        <w:t xml:space="preserve">      // ...</w:t>
      </w:r>
    </w:p>
    <w:p w14:paraId="45DC7B52" w14:textId="3673D52D" w:rsidR="00C92EA6" w:rsidRDefault="00C92EA6" w:rsidP="00C92EA6">
      <w:pPr>
        <w:pStyle w:val="Code"/>
        <w:rPr>
          <w:highlight w:val="white"/>
        </w:rPr>
      </w:pPr>
    </w:p>
    <w:p w14:paraId="63EF3D5D" w14:textId="5AC99DCA" w:rsidR="00F65204" w:rsidRDefault="00C92EA6" w:rsidP="00C92EA6">
      <w:pPr>
        <w:pStyle w:val="Code"/>
        <w:rPr>
          <w:highlight w:val="white"/>
        </w:rPr>
      </w:pPr>
      <w:r>
        <w:rPr>
          <w:highlight w:val="white"/>
        </w:rPr>
        <w:t xml:space="preserve">      try {</w:t>
      </w:r>
    </w:p>
    <w:p w14:paraId="03B723CE" w14:textId="74580844" w:rsidR="00C92EA6" w:rsidRDefault="00C92EA6" w:rsidP="00C92EA6">
      <w:pPr>
        <w:pStyle w:val="Code"/>
        <w:rPr>
          <w:highlight w:val="white"/>
        </w:rPr>
      </w:pPr>
      <w:r>
        <w:rPr>
          <w:highlight w:val="white"/>
        </w:rPr>
        <w:t xml:space="preserve">        // ...</w:t>
      </w:r>
    </w:p>
    <w:p w14:paraId="70420D4B" w14:textId="77777777" w:rsidR="00C92EA6" w:rsidRPr="00C92EA6" w:rsidRDefault="00C92EA6" w:rsidP="00C92EA6">
      <w:pPr>
        <w:pStyle w:val="Code"/>
        <w:rPr>
          <w:highlight w:val="white"/>
        </w:rPr>
      </w:pPr>
    </w:p>
    <w:p w14:paraId="7EC11114" w14:textId="466700EB" w:rsidR="00C92EA6" w:rsidRPr="00C92EA6" w:rsidRDefault="00C92EA6" w:rsidP="00C92EA6">
      <w:pPr>
        <w:pStyle w:val="Code"/>
        <w:rPr>
          <w:highlight w:val="white"/>
        </w:rPr>
      </w:pPr>
      <w:r w:rsidRPr="00C92EA6">
        <w:rPr>
          <w:highlight w:val="white"/>
        </w:rPr>
        <w:t xml:space="preserve">        if (</w:t>
      </w:r>
      <w:r w:rsidR="00731647">
        <w:rPr>
          <w:highlight w:val="white"/>
        </w:rPr>
        <w:t>Start.Linux</w:t>
      </w:r>
      <w:r w:rsidRPr="00C92EA6">
        <w:rPr>
          <w:highlight w:val="white"/>
        </w:rPr>
        <w:t>) {</w:t>
      </w:r>
    </w:p>
    <w:p w14:paraId="1C3421C2" w14:textId="2FC9074D" w:rsidR="00C92EA6" w:rsidRPr="00C92EA6" w:rsidRDefault="00C92EA6" w:rsidP="00C92EA6">
      <w:pPr>
        <w:pStyle w:val="Code"/>
        <w:rPr>
          <w:highlight w:val="white"/>
        </w:rPr>
      </w:pPr>
      <w:r w:rsidRPr="00C92EA6">
        <w:rPr>
          <w:highlight w:val="white"/>
        </w:rPr>
        <w:t xml:space="preserve">          // ...</w:t>
      </w:r>
    </w:p>
    <w:p w14:paraId="3034986C" w14:textId="77777777" w:rsidR="00C92EA6" w:rsidRPr="00C92EA6" w:rsidRDefault="00C92EA6" w:rsidP="00C92EA6">
      <w:pPr>
        <w:pStyle w:val="Code"/>
        <w:rPr>
          <w:highlight w:val="white"/>
        </w:rPr>
      </w:pPr>
      <w:r w:rsidRPr="00C92EA6">
        <w:rPr>
          <w:highlight w:val="white"/>
        </w:rPr>
        <w:t xml:space="preserve">        }</w:t>
      </w:r>
    </w:p>
    <w:p w14:paraId="6CC826D9" w14:textId="4E94183E" w:rsidR="00C92EA6" w:rsidRPr="00C92EA6" w:rsidRDefault="009117EB" w:rsidP="009117EB">
      <w:pPr>
        <w:rPr>
          <w:highlight w:val="white"/>
        </w:rPr>
      </w:pPr>
      <w:r>
        <w:rPr>
          <w:highlight w:val="white"/>
        </w:rPr>
        <w:t xml:space="preserve">We iterate through the command line arguments in the same way as in Chapter </w:t>
      </w:r>
      <w:r w:rsidR="00115AE9">
        <w:rPr>
          <w:highlight w:val="white"/>
        </w:rPr>
        <w:fldChar w:fldCharType="begin"/>
      </w:r>
      <w:r w:rsidR="00115AE9">
        <w:rPr>
          <w:highlight w:val="white"/>
        </w:rPr>
        <w:instrText xml:space="preserve"> REF _Ref54016688 \r \h </w:instrText>
      </w:r>
      <w:r w:rsidR="00115AE9">
        <w:rPr>
          <w:highlight w:val="white"/>
        </w:rPr>
      </w:r>
      <w:r w:rsidR="00115AE9">
        <w:rPr>
          <w:highlight w:val="white"/>
        </w:rPr>
        <w:fldChar w:fldCharType="separate"/>
      </w:r>
      <w:r w:rsidR="00207336">
        <w:rPr>
          <w:highlight w:val="white"/>
        </w:rPr>
        <w:t>13</w:t>
      </w:r>
      <w:r w:rsidR="00115AE9">
        <w:rPr>
          <w:highlight w:val="white"/>
        </w:rPr>
        <w:fldChar w:fldCharType="end"/>
      </w:r>
      <w:r>
        <w:rPr>
          <w:highlight w:val="white"/>
        </w:rPr>
        <w:t xml:space="preserve">. However, </w:t>
      </w:r>
      <w:r w:rsidR="007F5ED1">
        <w:rPr>
          <w:highlight w:val="white"/>
        </w:rPr>
        <w:t>w</w:t>
      </w:r>
      <w:r>
        <w:rPr>
          <w:highlight w:val="white"/>
        </w:rPr>
        <w:t xml:space="preserve">e add the </w:t>
      </w:r>
      <w:r w:rsidRPr="00253885">
        <w:rPr>
          <w:rStyle w:val="KeyWord0"/>
          <w:highlight w:val="white"/>
        </w:rPr>
        <w:t>doLink</w:t>
      </w:r>
      <w:r>
        <w:rPr>
          <w:highlight w:val="white"/>
        </w:rPr>
        <w:t xml:space="preserve"> variable that is set to true if at least one </w:t>
      </w:r>
      <w:r w:rsidR="00253885">
        <w:rPr>
          <w:highlight w:val="white"/>
        </w:rPr>
        <w:t xml:space="preserve">source file becomes </w:t>
      </w:r>
      <w:r w:rsidR="007F5ED1">
        <w:rPr>
          <w:highlight w:val="white"/>
        </w:rPr>
        <w:t>recompiled and we thereby shall link the files into an executable file.</w:t>
      </w:r>
      <w:r w:rsidR="001603C3">
        <w:rPr>
          <w:highlight w:val="white"/>
        </w:rPr>
        <w:t xml:space="preserve"> We also state the file suffix as “.obj” rather than “.</w:t>
      </w:r>
      <w:proofErr w:type="spellStart"/>
      <w:r w:rsidR="001603C3">
        <w:rPr>
          <w:highlight w:val="white"/>
        </w:rPr>
        <w:t>asm</w:t>
      </w:r>
      <w:proofErr w:type="spellEnd"/>
      <w:r w:rsidR="001603C3">
        <w:rPr>
          <w:highlight w:val="white"/>
        </w:rPr>
        <w:t>”.</w:t>
      </w:r>
    </w:p>
    <w:p w14:paraId="558734D6" w14:textId="63C37982" w:rsidR="00C92EA6" w:rsidRDefault="00C92EA6" w:rsidP="00C92EA6">
      <w:pPr>
        <w:pStyle w:val="Code"/>
        <w:rPr>
          <w:highlight w:val="white"/>
        </w:rPr>
      </w:pPr>
      <w:r w:rsidRPr="00C92EA6">
        <w:rPr>
          <w:highlight w:val="white"/>
        </w:rPr>
        <w:t xml:space="preserve">        if (</w:t>
      </w:r>
      <w:r w:rsidR="00731647">
        <w:rPr>
          <w:highlight w:val="white"/>
        </w:rPr>
        <w:t>Start.Windows</w:t>
      </w:r>
      <w:r w:rsidRPr="00C92EA6">
        <w:rPr>
          <w:highlight w:val="white"/>
        </w:rPr>
        <w:t>) {</w:t>
      </w:r>
    </w:p>
    <w:p w14:paraId="24824B9D" w14:textId="77777777" w:rsidR="009F5ECB" w:rsidRPr="000848EB" w:rsidRDefault="009F5ECB" w:rsidP="009F5ECB">
      <w:pPr>
        <w:pStyle w:val="Code"/>
        <w:rPr>
          <w:highlight w:val="white"/>
        </w:rPr>
      </w:pPr>
      <w:r>
        <w:rPr>
          <w:highlight w:val="white"/>
        </w:rPr>
        <w:t xml:space="preserve">  </w:t>
      </w:r>
      <w:r w:rsidRPr="000848EB">
        <w:rPr>
          <w:highlight w:val="white"/>
        </w:rPr>
        <w:t xml:space="preserve">        bool doLink = false;</w:t>
      </w:r>
    </w:p>
    <w:p w14:paraId="359B9CF4" w14:textId="77777777" w:rsidR="009F5ECB" w:rsidRPr="000848EB" w:rsidRDefault="009F5ECB" w:rsidP="009F5ECB">
      <w:pPr>
        <w:pStyle w:val="Code"/>
        <w:rPr>
          <w:highlight w:val="white"/>
        </w:rPr>
      </w:pPr>
    </w:p>
    <w:p w14:paraId="2DE10B18" w14:textId="77777777" w:rsidR="009F5ECB" w:rsidRPr="000848E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foreach (string arg in argList) {</w:t>
      </w:r>
    </w:p>
    <w:p w14:paraId="2D735204" w14:textId="77777777" w:rsidR="009F5ECB" w:rsidRPr="000848E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FileInfo file =</w:t>
      </w:r>
      <w:r>
        <w:rPr>
          <w:highlight w:val="white"/>
        </w:rPr>
        <w:t xml:space="preserve"> </w:t>
      </w:r>
      <w:r w:rsidRPr="000848EB">
        <w:rPr>
          <w:highlight w:val="white"/>
        </w:rPr>
        <w:t>new FileInfo(</w:t>
      </w:r>
      <w:r>
        <w:rPr>
          <w:highlight w:val="white"/>
        </w:rPr>
        <w:t xml:space="preserve">SourcePath + </w:t>
      </w:r>
      <w:r w:rsidRPr="000848EB">
        <w:rPr>
          <w:highlight w:val="white"/>
        </w:rPr>
        <w:t>arg);</w:t>
      </w:r>
    </w:p>
    <w:p w14:paraId="2B30D4B1" w14:textId="77777777" w:rsidR="001603C3" w:rsidRDefault="001603C3" w:rsidP="009F5ECB">
      <w:pPr>
        <w:pStyle w:val="Code"/>
        <w:rPr>
          <w:highlight w:val="white"/>
        </w:rPr>
      </w:pPr>
    </w:p>
    <w:p w14:paraId="6B34252E" w14:textId="7F093AE6" w:rsidR="009F5ECB" w:rsidRPr="000848E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if (rebuild || !</w:t>
      </w:r>
      <w:r w:rsidR="008E74E1">
        <w:rPr>
          <w:highlight w:val="white"/>
        </w:rPr>
        <w:t>IsGeneratedFile</w:t>
      </w:r>
      <w:r w:rsidR="00FA5797">
        <w:rPr>
          <w:highlight w:val="white"/>
        </w:rPr>
        <w:t>Fresh</w:t>
      </w:r>
      <w:r w:rsidRPr="000848EB">
        <w:rPr>
          <w:highlight w:val="white"/>
        </w:rPr>
        <w:t>(file</w:t>
      </w:r>
      <w:r>
        <w:rPr>
          <w:highlight w:val="white"/>
        </w:rPr>
        <w:t>, ".</w:t>
      </w:r>
      <w:r w:rsidR="00791F52">
        <w:rPr>
          <w:highlight w:val="white"/>
        </w:rPr>
        <w:t>obj</w:t>
      </w:r>
      <w:r>
        <w:rPr>
          <w:highlight w:val="white"/>
        </w:rPr>
        <w:t>"</w:t>
      </w:r>
      <w:r w:rsidRPr="000848EB">
        <w:rPr>
          <w:highlight w:val="white"/>
        </w:rPr>
        <w:t>)) {</w:t>
      </w:r>
    </w:p>
    <w:p w14:paraId="4A834607" w14:textId="77777777" w:rsidR="009F5ECB" w:rsidRPr="000848E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if (print) {</w:t>
      </w:r>
    </w:p>
    <w:p w14:paraId="29225F2C" w14:textId="77777777" w:rsidR="009F5EC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Console.Out.WriteLine("Compiling \"" +</w:t>
      </w:r>
    </w:p>
    <w:p w14:paraId="26A9F2A7" w14:textId="77777777" w:rsidR="009F5ECB" w:rsidRPr="000848EB" w:rsidRDefault="009F5ECB" w:rsidP="009F5ECB">
      <w:pPr>
        <w:pStyle w:val="Code"/>
        <w:rPr>
          <w:highlight w:val="white"/>
        </w:rPr>
      </w:pPr>
      <w:r>
        <w:rPr>
          <w:highlight w:val="white"/>
        </w:rPr>
        <w:t xml:space="preserve">                                     </w:t>
      </w:r>
      <w:r w:rsidRPr="000848EB">
        <w:rPr>
          <w:highlight w:val="white"/>
        </w:rPr>
        <w:t xml:space="preserve"> file.FullName + ".c\"."); </w:t>
      </w:r>
      <w:r>
        <w:rPr>
          <w:highlight w:val="white"/>
        </w:rPr>
        <w:t xml:space="preserve"> </w:t>
      </w:r>
    </w:p>
    <w:p w14:paraId="60CEB813" w14:textId="77777777" w:rsidR="009F5ECB" w:rsidRPr="000848E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w:t>
      </w:r>
    </w:p>
    <w:p w14:paraId="75788EB6" w14:textId="77777777" w:rsidR="009F5ECB" w:rsidRPr="000848EB" w:rsidRDefault="009F5ECB" w:rsidP="009F5ECB">
      <w:pPr>
        <w:pStyle w:val="Code"/>
        <w:rPr>
          <w:highlight w:val="white"/>
        </w:rPr>
      </w:pPr>
    </w:p>
    <w:p w14:paraId="2D07C5D8" w14:textId="77777777" w:rsidR="009F5ECB" w:rsidRDefault="009F5ECB" w:rsidP="009F5ECB">
      <w:pPr>
        <w:pStyle w:val="Code"/>
        <w:rPr>
          <w:highlight w:val="white"/>
        </w:rPr>
      </w:pPr>
      <w:r>
        <w:rPr>
          <w:highlight w:val="white"/>
        </w:rPr>
        <w:t xml:space="preserve">  </w:t>
      </w:r>
      <w:r w:rsidRPr="000848EB">
        <w:rPr>
          <w:highlight w:val="white"/>
        </w:rPr>
        <w:t xml:space="preserve">            </w:t>
      </w:r>
      <w:r>
        <w:rPr>
          <w:highlight w:val="white"/>
        </w:rPr>
        <w:t>CompileSourceFile</w:t>
      </w:r>
      <w:r w:rsidRPr="000848EB">
        <w:rPr>
          <w:highlight w:val="white"/>
        </w:rPr>
        <w:t>(file);</w:t>
      </w:r>
    </w:p>
    <w:p w14:paraId="3F55DBEE" w14:textId="77777777" w:rsidR="009F5ECB" w:rsidRPr="000848E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doLink = true;</w:t>
      </w:r>
    </w:p>
    <w:p w14:paraId="5BE30643" w14:textId="62604ABF" w:rsidR="009F5EC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w:t>
      </w:r>
    </w:p>
    <w:p w14:paraId="23205EF9" w14:textId="2DDA7ED7" w:rsidR="00731647" w:rsidRPr="000848EB" w:rsidRDefault="00731647" w:rsidP="009F5ECB">
      <w:pPr>
        <w:pStyle w:val="Code"/>
        <w:rPr>
          <w:highlight w:val="white"/>
        </w:rPr>
      </w:pPr>
      <w:r>
        <w:rPr>
          <w:highlight w:val="white"/>
        </w:rPr>
        <w:t xml:space="preserve">          }</w:t>
      </w:r>
    </w:p>
    <w:p w14:paraId="7A8CC8E5" w14:textId="77777777" w:rsidR="00731647" w:rsidRDefault="00731647" w:rsidP="00C92EA6">
      <w:pPr>
        <w:pStyle w:val="Code"/>
        <w:rPr>
          <w:highlight w:val="white"/>
        </w:rPr>
      </w:pPr>
    </w:p>
    <w:p w14:paraId="3F02E60F" w14:textId="3240C9DC" w:rsidR="00C92EA6" w:rsidRPr="00C92EA6" w:rsidRDefault="00C92EA6" w:rsidP="00C92EA6">
      <w:pPr>
        <w:pStyle w:val="Code"/>
        <w:rPr>
          <w:highlight w:val="white"/>
        </w:rPr>
      </w:pPr>
      <w:r w:rsidRPr="00C92EA6">
        <w:rPr>
          <w:highlight w:val="white"/>
        </w:rPr>
        <w:t xml:space="preserve">          if (doLink) {</w:t>
      </w:r>
    </w:p>
    <w:p w14:paraId="6D40B200" w14:textId="77777777" w:rsidR="00C92EA6" w:rsidRPr="00C92EA6" w:rsidRDefault="00C92EA6" w:rsidP="00C92EA6">
      <w:pPr>
        <w:pStyle w:val="Code"/>
        <w:rPr>
          <w:highlight w:val="white"/>
        </w:rPr>
      </w:pPr>
      <w:r w:rsidRPr="00C92EA6">
        <w:rPr>
          <w:highlight w:val="white"/>
        </w:rPr>
        <w:t xml:space="preserve">            FileInfo targetFile =</w:t>
      </w:r>
    </w:p>
    <w:p w14:paraId="65F9A10F" w14:textId="77777777" w:rsidR="00C92EA6" w:rsidRPr="00C92EA6" w:rsidRDefault="00C92EA6" w:rsidP="00C92EA6">
      <w:pPr>
        <w:pStyle w:val="Code"/>
        <w:rPr>
          <w:highlight w:val="white"/>
        </w:rPr>
      </w:pPr>
      <w:r w:rsidRPr="00C92EA6">
        <w:rPr>
          <w:highlight w:val="white"/>
        </w:rPr>
        <w:t xml:space="preserve">              new FileInfo(TargetPath + argList[0] + ".com");</w:t>
      </w:r>
    </w:p>
    <w:p w14:paraId="34A4AE6B" w14:textId="77777777" w:rsidR="00C92EA6" w:rsidRPr="00C92EA6" w:rsidRDefault="00C92EA6" w:rsidP="00C92EA6">
      <w:pPr>
        <w:pStyle w:val="Code"/>
        <w:rPr>
          <w:highlight w:val="white"/>
        </w:rPr>
      </w:pPr>
      <w:r w:rsidRPr="00C92EA6">
        <w:rPr>
          <w:highlight w:val="white"/>
        </w:rPr>
        <w:t xml:space="preserve">            Linker linker = new Linker();</w:t>
      </w:r>
    </w:p>
    <w:p w14:paraId="2CC3FCEA" w14:textId="77777777" w:rsidR="00C92EA6" w:rsidRPr="00C92EA6" w:rsidRDefault="00C92EA6" w:rsidP="00C92EA6">
      <w:pPr>
        <w:pStyle w:val="Code"/>
        <w:rPr>
          <w:highlight w:val="white"/>
        </w:rPr>
      </w:pPr>
    </w:p>
    <w:p w14:paraId="75CA5FC4" w14:textId="77777777" w:rsidR="00C92EA6" w:rsidRPr="00C92EA6" w:rsidRDefault="00C92EA6" w:rsidP="00C92EA6">
      <w:pPr>
        <w:pStyle w:val="Code"/>
        <w:rPr>
          <w:highlight w:val="white"/>
        </w:rPr>
      </w:pPr>
      <w:r w:rsidRPr="00C92EA6">
        <w:rPr>
          <w:highlight w:val="white"/>
        </w:rPr>
        <w:t xml:space="preserve">            CCompiler_Main.Scanner.Path = null;</w:t>
      </w:r>
    </w:p>
    <w:p w14:paraId="6FC8DC55" w14:textId="77777777" w:rsidR="00C92EA6" w:rsidRPr="00C92EA6" w:rsidRDefault="00C92EA6" w:rsidP="00C92EA6">
      <w:pPr>
        <w:pStyle w:val="Code"/>
        <w:rPr>
          <w:highlight w:val="white"/>
        </w:rPr>
      </w:pPr>
      <w:r w:rsidRPr="00C92EA6">
        <w:rPr>
          <w:highlight w:val="white"/>
        </w:rPr>
        <w:t xml:space="preserve">            foreach (string arg in argList) {</w:t>
      </w:r>
    </w:p>
    <w:p w14:paraId="07B9AC15" w14:textId="77777777" w:rsidR="00C92EA6" w:rsidRPr="00C92EA6" w:rsidRDefault="00C92EA6" w:rsidP="00C92EA6">
      <w:pPr>
        <w:pStyle w:val="Code"/>
        <w:rPr>
          <w:highlight w:val="white"/>
        </w:rPr>
      </w:pPr>
      <w:r w:rsidRPr="00C92EA6">
        <w:rPr>
          <w:highlight w:val="white"/>
        </w:rPr>
        <w:t xml:space="preserve">              FileInfo file = new FileInfo(SourcePath + arg);</w:t>
      </w:r>
    </w:p>
    <w:p w14:paraId="790B5733" w14:textId="77777777" w:rsidR="00C92EA6" w:rsidRPr="00C92EA6" w:rsidRDefault="00C92EA6" w:rsidP="00C92EA6">
      <w:pPr>
        <w:pStyle w:val="Code"/>
        <w:rPr>
          <w:highlight w:val="white"/>
        </w:rPr>
      </w:pPr>
    </w:p>
    <w:p w14:paraId="431D3ADC" w14:textId="77777777" w:rsidR="00C92EA6" w:rsidRPr="00C92EA6" w:rsidRDefault="00C92EA6" w:rsidP="00C92EA6">
      <w:pPr>
        <w:pStyle w:val="Code"/>
        <w:rPr>
          <w:highlight w:val="white"/>
        </w:rPr>
      </w:pPr>
      <w:r w:rsidRPr="00C92EA6">
        <w:rPr>
          <w:highlight w:val="white"/>
        </w:rPr>
        <w:t xml:space="preserve">              if (print) {</w:t>
      </w:r>
    </w:p>
    <w:p w14:paraId="5367E329" w14:textId="77777777" w:rsidR="00C92EA6" w:rsidRPr="00C92EA6" w:rsidRDefault="00C92EA6" w:rsidP="00C92EA6">
      <w:pPr>
        <w:pStyle w:val="Code"/>
        <w:rPr>
          <w:highlight w:val="white"/>
        </w:rPr>
      </w:pPr>
      <w:r w:rsidRPr="00C92EA6">
        <w:rPr>
          <w:highlight w:val="white"/>
        </w:rPr>
        <w:t xml:space="preserve">                Console.Out.WriteLine("Loading \"" + file.FullName +</w:t>
      </w:r>
    </w:p>
    <w:p w14:paraId="5382828C" w14:textId="4733CD48" w:rsidR="00C92EA6" w:rsidRPr="00C92EA6" w:rsidRDefault="00C92EA6" w:rsidP="00C92EA6">
      <w:pPr>
        <w:pStyle w:val="Code"/>
        <w:rPr>
          <w:highlight w:val="white"/>
        </w:rPr>
      </w:pPr>
      <w:r w:rsidRPr="00C92EA6">
        <w:rPr>
          <w:highlight w:val="white"/>
        </w:rPr>
        <w:t xml:space="preserve">                                      ".o</w:t>
      </w:r>
      <w:r w:rsidR="00FF114A">
        <w:rPr>
          <w:highlight w:val="white"/>
        </w:rPr>
        <w:t>bj</w:t>
      </w:r>
      <w:r w:rsidRPr="00C92EA6">
        <w:rPr>
          <w:highlight w:val="white"/>
        </w:rPr>
        <w:t xml:space="preserve">\".");  </w:t>
      </w:r>
    </w:p>
    <w:p w14:paraId="50D708DA" w14:textId="77777777" w:rsidR="00C92EA6" w:rsidRPr="00C92EA6" w:rsidRDefault="00C92EA6" w:rsidP="00C92EA6">
      <w:pPr>
        <w:pStyle w:val="Code"/>
        <w:rPr>
          <w:highlight w:val="white"/>
        </w:rPr>
      </w:pPr>
      <w:r w:rsidRPr="00C92EA6">
        <w:rPr>
          <w:highlight w:val="white"/>
        </w:rPr>
        <w:t xml:space="preserve">              }</w:t>
      </w:r>
    </w:p>
    <w:p w14:paraId="647B84C9" w14:textId="77777777" w:rsidR="00C92EA6" w:rsidRPr="00C92EA6" w:rsidRDefault="00C92EA6" w:rsidP="00C92EA6">
      <w:pPr>
        <w:pStyle w:val="Code"/>
        <w:rPr>
          <w:highlight w:val="white"/>
        </w:rPr>
      </w:pPr>
      <w:r w:rsidRPr="00C92EA6">
        <w:rPr>
          <w:highlight w:val="white"/>
        </w:rPr>
        <w:t xml:space="preserve">          </w:t>
      </w:r>
    </w:p>
    <w:p w14:paraId="71A1FAF1" w14:textId="77777777" w:rsidR="00C92EA6" w:rsidRPr="00C92EA6" w:rsidRDefault="00C92EA6" w:rsidP="00C92EA6">
      <w:pPr>
        <w:pStyle w:val="Code"/>
        <w:rPr>
          <w:highlight w:val="white"/>
        </w:rPr>
      </w:pPr>
      <w:r w:rsidRPr="00C92EA6">
        <w:rPr>
          <w:highlight w:val="white"/>
        </w:rPr>
        <w:t xml:space="preserve">              ReadObjectFile(file, linker);</w:t>
      </w:r>
    </w:p>
    <w:p w14:paraId="6E24ED47" w14:textId="77777777" w:rsidR="00C92EA6" w:rsidRPr="00C92EA6" w:rsidRDefault="00C92EA6" w:rsidP="00C92EA6">
      <w:pPr>
        <w:pStyle w:val="Code"/>
        <w:rPr>
          <w:highlight w:val="white"/>
        </w:rPr>
      </w:pPr>
      <w:r w:rsidRPr="00C92EA6">
        <w:rPr>
          <w:highlight w:val="white"/>
        </w:rPr>
        <w:t xml:space="preserve">            }</w:t>
      </w:r>
    </w:p>
    <w:p w14:paraId="19AFB535" w14:textId="77777777" w:rsidR="00C92EA6" w:rsidRPr="00C92EA6" w:rsidRDefault="00C92EA6" w:rsidP="00C92EA6">
      <w:pPr>
        <w:pStyle w:val="Code"/>
        <w:rPr>
          <w:highlight w:val="white"/>
        </w:rPr>
      </w:pPr>
    </w:p>
    <w:p w14:paraId="04C761D6" w14:textId="77777777" w:rsidR="00C92EA6" w:rsidRPr="00C92EA6" w:rsidRDefault="00C92EA6" w:rsidP="00C92EA6">
      <w:pPr>
        <w:pStyle w:val="Code"/>
        <w:rPr>
          <w:highlight w:val="white"/>
        </w:rPr>
      </w:pPr>
      <w:r w:rsidRPr="00C92EA6">
        <w:rPr>
          <w:highlight w:val="white"/>
        </w:rPr>
        <w:t xml:space="preserve">            linker.Generate(targetFile);</w:t>
      </w:r>
    </w:p>
    <w:p w14:paraId="70010F54" w14:textId="77777777" w:rsidR="00C92EA6" w:rsidRPr="00C92EA6" w:rsidRDefault="00C92EA6" w:rsidP="00C92EA6">
      <w:pPr>
        <w:pStyle w:val="Code"/>
        <w:rPr>
          <w:highlight w:val="white"/>
        </w:rPr>
      </w:pPr>
      <w:r w:rsidRPr="00C92EA6">
        <w:rPr>
          <w:highlight w:val="white"/>
        </w:rPr>
        <w:t xml:space="preserve">          }</w:t>
      </w:r>
    </w:p>
    <w:p w14:paraId="73B5F961" w14:textId="77777777" w:rsidR="00C92EA6" w:rsidRPr="00C92EA6" w:rsidRDefault="00C92EA6" w:rsidP="00C92EA6">
      <w:pPr>
        <w:pStyle w:val="Code"/>
        <w:rPr>
          <w:highlight w:val="white"/>
        </w:rPr>
      </w:pPr>
      <w:r w:rsidRPr="00C92EA6">
        <w:rPr>
          <w:highlight w:val="white"/>
        </w:rPr>
        <w:t xml:space="preserve">          else if (print) {</w:t>
      </w:r>
    </w:p>
    <w:p w14:paraId="272D05C9" w14:textId="77777777" w:rsidR="00C92EA6" w:rsidRPr="00C92EA6" w:rsidRDefault="00C92EA6" w:rsidP="00C92EA6">
      <w:pPr>
        <w:pStyle w:val="Code"/>
        <w:rPr>
          <w:highlight w:val="white"/>
        </w:rPr>
      </w:pPr>
      <w:r w:rsidRPr="00C92EA6">
        <w:rPr>
          <w:highlight w:val="white"/>
        </w:rPr>
        <w:t xml:space="preserve">            Console.Out.WriteLine(SourcePath + argList[0] +</w:t>
      </w:r>
    </w:p>
    <w:p w14:paraId="0543BA21" w14:textId="77777777" w:rsidR="00C92EA6" w:rsidRPr="00C92EA6" w:rsidRDefault="00C92EA6" w:rsidP="00C92EA6">
      <w:pPr>
        <w:pStyle w:val="Code"/>
        <w:rPr>
          <w:highlight w:val="white"/>
        </w:rPr>
      </w:pPr>
      <w:r w:rsidRPr="00C92EA6">
        <w:rPr>
          <w:highlight w:val="white"/>
        </w:rPr>
        <w:t xml:space="preserve">                                  ".com is up-to-date.");</w:t>
      </w:r>
    </w:p>
    <w:p w14:paraId="124829C1" w14:textId="77777777" w:rsidR="00C92EA6" w:rsidRPr="00C92EA6" w:rsidRDefault="00C92EA6" w:rsidP="00C92EA6">
      <w:pPr>
        <w:pStyle w:val="Code"/>
        <w:rPr>
          <w:highlight w:val="white"/>
        </w:rPr>
      </w:pPr>
      <w:r w:rsidRPr="00C92EA6">
        <w:rPr>
          <w:highlight w:val="white"/>
        </w:rPr>
        <w:t xml:space="preserve">          }</w:t>
      </w:r>
    </w:p>
    <w:p w14:paraId="75769991" w14:textId="3104D914" w:rsidR="00C92EA6" w:rsidRDefault="00C92EA6" w:rsidP="00C92EA6">
      <w:pPr>
        <w:pStyle w:val="Code"/>
        <w:rPr>
          <w:highlight w:val="white"/>
        </w:rPr>
      </w:pPr>
      <w:r w:rsidRPr="00C92EA6">
        <w:rPr>
          <w:highlight w:val="white"/>
        </w:rPr>
        <w:lastRenderedPageBreak/>
        <w:t xml:space="preserve">        }</w:t>
      </w:r>
    </w:p>
    <w:p w14:paraId="22089E39" w14:textId="3FAAAEE6" w:rsidR="00C92EA6" w:rsidRDefault="00C92EA6" w:rsidP="00C92EA6">
      <w:pPr>
        <w:pStyle w:val="Code"/>
        <w:rPr>
          <w:highlight w:val="white"/>
        </w:rPr>
      </w:pPr>
    </w:p>
    <w:p w14:paraId="12047E41" w14:textId="612F4FBB" w:rsidR="00C92EA6" w:rsidRDefault="00C92EA6" w:rsidP="00C92EA6">
      <w:pPr>
        <w:pStyle w:val="Code"/>
        <w:rPr>
          <w:highlight w:val="white"/>
        </w:rPr>
      </w:pPr>
      <w:r>
        <w:rPr>
          <w:highlight w:val="white"/>
        </w:rPr>
        <w:t xml:space="preserve">        // ...</w:t>
      </w:r>
    </w:p>
    <w:p w14:paraId="6F129458" w14:textId="3B70C3F1" w:rsidR="00C92EA6" w:rsidRPr="00C92EA6" w:rsidRDefault="00C92EA6" w:rsidP="00C92EA6">
      <w:pPr>
        <w:pStyle w:val="Code"/>
        <w:rPr>
          <w:highlight w:val="white"/>
        </w:rPr>
      </w:pPr>
      <w:r>
        <w:rPr>
          <w:highlight w:val="white"/>
        </w:rPr>
        <w:t xml:space="preserve">      }</w:t>
      </w:r>
    </w:p>
    <w:p w14:paraId="02B74397" w14:textId="69B40BAC" w:rsidR="00F65204" w:rsidRDefault="00F65204" w:rsidP="00C92EA6">
      <w:pPr>
        <w:pStyle w:val="Code"/>
        <w:rPr>
          <w:highlight w:val="white"/>
        </w:rPr>
      </w:pPr>
      <w:r w:rsidRPr="00C92EA6">
        <w:rPr>
          <w:highlight w:val="white"/>
        </w:rPr>
        <w:t xml:space="preserve">    }</w:t>
      </w:r>
    </w:p>
    <w:p w14:paraId="3B30C1F1" w14:textId="2B18E513" w:rsidR="00F01798" w:rsidRDefault="00F01798" w:rsidP="00F01798">
      <w:pPr>
        <w:pStyle w:val="Code"/>
        <w:rPr>
          <w:highlight w:val="white"/>
        </w:rPr>
      </w:pPr>
    </w:p>
    <w:p w14:paraId="7518E563" w14:textId="7DC02A6C" w:rsidR="00F01798" w:rsidRDefault="00F01798" w:rsidP="00F01798">
      <w:pPr>
        <w:pStyle w:val="Code"/>
        <w:rPr>
          <w:highlight w:val="white"/>
        </w:rPr>
      </w:pPr>
      <w:r>
        <w:rPr>
          <w:highlight w:val="white"/>
        </w:rPr>
        <w:t xml:space="preserve">    // ...</w:t>
      </w:r>
    </w:p>
    <w:p w14:paraId="50285C88" w14:textId="77777777" w:rsidR="00F01798" w:rsidRPr="00F01798" w:rsidRDefault="00F01798" w:rsidP="00F01798">
      <w:pPr>
        <w:pStyle w:val="Code"/>
        <w:rPr>
          <w:highlight w:val="white"/>
        </w:rPr>
      </w:pPr>
    </w:p>
    <w:p w14:paraId="750E69D4" w14:textId="77777777" w:rsidR="00F01798" w:rsidRPr="00F01798" w:rsidRDefault="00F01798" w:rsidP="00F01798">
      <w:pPr>
        <w:pStyle w:val="Code"/>
        <w:rPr>
          <w:highlight w:val="white"/>
        </w:rPr>
      </w:pPr>
      <w:r w:rsidRPr="00F01798">
        <w:rPr>
          <w:highlight w:val="white"/>
        </w:rPr>
        <w:t xml:space="preserve">    public static void CompileSourceFile(FileInfo file) {</w:t>
      </w:r>
    </w:p>
    <w:p w14:paraId="29DAC6E2" w14:textId="77777777" w:rsidR="00F01798" w:rsidRPr="00F01798" w:rsidRDefault="00F01798" w:rsidP="00F01798">
      <w:pPr>
        <w:pStyle w:val="Code"/>
        <w:rPr>
          <w:highlight w:val="white"/>
        </w:rPr>
      </w:pPr>
      <w:r>
        <w:rPr>
          <w:highlight w:val="white"/>
        </w:rPr>
        <w:t xml:space="preserve">      // ...</w:t>
      </w:r>
    </w:p>
    <w:p w14:paraId="3E801C41" w14:textId="7B1FF81F" w:rsidR="00F01798" w:rsidRDefault="00F01798" w:rsidP="00F01798">
      <w:pPr>
        <w:pStyle w:val="Code"/>
        <w:rPr>
          <w:highlight w:val="white"/>
        </w:rPr>
      </w:pPr>
    </w:p>
    <w:p w14:paraId="4D6B340E" w14:textId="34D0446E" w:rsidR="00F86C24" w:rsidRDefault="00F86C24" w:rsidP="00F86C24">
      <w:pPr>
        <w:pStyle w:val="Code"/>
        <w:rPr>
          <w:highlight w:val="white"/>
        </w:rPr>
      </w:pPr>
      <w:r>
        <w:rPr>
          <w:highlight w:val="white"/>
          <w:lang w:val="sv-SE"/>
        </w:rPr>
        <w:t xml:space="preserve">     </w:t>
      </w:r>
      <w:r w:rsidRPr="00F86C24">
        <w:rPr>
          <w:highlight w:val="white"/>
        </w:rPr>
        <w:t xml:space="preserve"> if (</w:t>
      </w:r>
      <w:r w:rsidR="00731647">
        <w:rPr>
          <w:highlight w:val="white"/>
        </w:rPr>
        <w:t>Start.Linux</w:t>
      </w:r>
      <w:r w:rsidRPr="00F86C24">
        <w:rPr>
          <w:highlight w:val="white"/>
        </w:rPr>
        <w:t>) {</w:t>
      </w:r>
    </w:p>
    <w:p w14:paraId="42731BF2" w14:textId="5A77DC0E" w:rsidR="00F86C24" w:rsidRPr="00F86C24" w:rsidRDefault="00F86C24" w:rsidP="00F86C24">
      <w:pPr>
        <w:pStyle w:val="Code"/>
        <w:rPr>
          <w:highlight w:val="white"/>
        </w:rPr>
      </w:pPr>
      <w:r>
        <w:rPr>
          <w:highlight w:val="white"/>
        </w:rPr>
        <w:t xml:space="preserve">        // ...</w:t>
      </w:r>
    </w:p>
    <w:p w14:paraId="147EC1AA" w14:textId="474FD1DC" w:rsidR="00F86C24" w:rsidRDefault="00F86C24" w:rsidP="00F86C24">
      <w:pPr>
        <w:pStyle w:val="Code"/>
        <w:rPr>
          <w:highlight w:val="white"/>
        </w:rPr>
      </w:pPr>
      <w:r w:rsidRPr="00F86C24">
        <w:rPr>
          <w:highlight w:val="white"/>
        </w:rPr>
        <w:t xml:space="preserve">      }</w:t>
      </w:r>
    </w:p>
    <w:p w14:paraId="5C32B000" w14:textId="1F96C9FE" w:rsidR="00F86C24" w:rsidRDefault="00F86C24" w:rsidP="00F86C24">
      <w:pPr>
        <w:pStyle w:val="Code"/>
        <w:rPr>
          <w:highlight w:val="white"/>
        </w:rPr>
      </w:pPr>
    </w:p>
    <w:p w14:paraId="76CFCE84" w14:textId="472FE698" w:rsidR="00F86C24" w:rsidRDefault="00F86C24" w:rsidP="00F86C24">
      <w:pPr>
        <w:pStyle w:val="Code"/>
        <w:rPr>
          <w:highlight w:val="white"/>
        </w:rPr>
      </w:pPr>
      <w:r>
        <w:rPr>
          <w:highlight w:val="white"/>
        </w:rPr>
        <w:t xml:space="preserve">      // ...</w:t>
      </w:r>
    </w:p>
    <w:p w14:paraId="13AE2279" w14:textId="77777777" w:rsidR="00F86C24" w:rsidRPr="00F86C24" w:rsidRDefault="00F86C24" w:rsidP="00F86C24">
      <w:pPr>
        <w:pStyle w:val="Code"/>
        <w:rPr>
          <w:highlight w:val="white"/>
        </w:rPr>
      </w:pPr>
    </w:p>
    <w:p w14:paraId="3BBDDC84" w14:textId="7ECA414D" w:rsidR="00F86C24" w:rsidRPr="00F86C24" w:rsidRDefault="00F86C24" w:rsidP="00F86C24">
      <w:pPr>
        <w:pStyle w:val="Code"/>
        <w:rPr>
          <w:highlight w:val="white"/>
        </w:rPr>
      </w:pPr>
      <w:r w:rsidRPr="00F86C24">
        <w:rPr>
          <w:highlight w:val="white"/>
        </w:rPr>
        <w:t xml:space="preserve">      if (</w:t>
      </w:r>
      <w:r w:rsidR="00731647">
        <w:rPr>
          <w:highlight w:val="white"/>
        </w:rPr>
        <w:t>Start.Windows</w:t>
      </w:r>
      <w:r w:rsidRPr="00F86C24">
        <w:rPr>
          <w:highlight w:val="white"/>
        </w:rPr>
        <w:t>) {</w:t>
      </w:r>
    </w:p>
    <w:p w14:paraId="7DC188FE" w14:textId="77777777" w:rsidR="00F86C24" w:rsidRPr="00F86C24" w:rsidRDefault="00F86C24" w:rsidP="00F86C24">
      <w:pPr>
        <w:pStyle w:val="Code"/>
        <w:rPr>
          <w:highlight w:val="white"/>
        </w:rPr>
      </w:pPr>
      <w:r w:rsidRPr="00F86C24">
        <w:rPr>
          <w:highlight w:val="white"/>
        </w:rPr>
        <w:t xml:space="preserve">        FileInfo objectFile = new FileInfo(file.FullName + ".obj");</w:t>
      </w:r>
    </w:p>
    <w:p w14:paraId="04B17EB3" w14:textId="77777777" w:rsidR="00F86C24" w:rsidRPr="00F86C24" w:rsidRDefault="00F86C24" w:rsidP="00F86C24">
      <w:pPr>
        <w:pStyle w:val="Code"/>
        <w:rPr>
          <w:highlight w:val="white"/>
        </w:rPr>
      </w:pPr>
      <w:r w:rsidRPr="00F86C24">
        <w:rPr>
          <w:highlight w:val="white"/>
        </w:rPr>
        <w:t xml:space="preserve">        BinaryWriter binaryWriter =</w:t>
      </w:r>
    </w:p>
    <w:p w14:paraId="28564769" w14:textId="77777777" w:rsidR="00F86C24" w:rsidRPr="00F86C24" w:rsidRDefault="00F86C24" w:rsidP="00F86C24">
      <w:pPr>
        <w:pStyle w:val="Code"/>
        <w:rPr>
          <w:highlight w:val="white"/>
        </w:rPr>
      </w:pPr>
      <w:r w:rsidRPr="00F86C24">
        <w:rPr>
          <w:highlight w:val="white"/>
        </w:rPr>
        <w:t xml:space="preserve">          new BinaryWriter(File.Open(objectFile.FullName, FileMode.Create));</w:t>
      </w:r>
    </w:p>
    <w:p w14:paraId="10FE4B55" w14:textId="77777777" w:rsidR="00F86C24" w:rsidRPr="00F86C24" w:rsidRDefault="00F86C24" w:rsidP="00F86C24">
      <w:pPr>
        <w:pStyle w:val="Code"/>
        <w:rPr>
          <w:highlight w:val="white"/>
        </w:rPr>
      </w:pPr>
    </w:p>
    <w:p w14:paraId="069CBA99" w14:textId="77777777" w:rsidR="00F86C24" w:rsidRPr="00F86C24" w:rsidRDefault="00F86C24" w:rsidP="00F86C24">
      <w:pPr>
        <w:pStyle w:val="Code"/>
        <w:rPr>
          <w:highlight w:val="white"/>
        </w:rPr>
      </w:pPr>
      <w:r w:rsidRPr="00F86C24">
        <w:rPr>
          <w:highlight w:val="white"/>
        </w:rPr>
        <w:t xml:space="preserve">        binaryWriter.Write(SymbolTable.StaticSet.Count);    </w:t>
      </w:r>
    </w:p>
    <w:p w14:paraId="45AF3455" w14:textId="77777777" w:rsidR="00F86C24" w:rsidRPr="00F86C24" w:rsidRDefault="00F86C24" w:rsidP="00F86C24">
      <w:pPr>
        <w:pStyle w:val="Code"/>
        <w:rPr>
          <w:highlight w:val="white"/>
        </w:rPr>
      </w:pPr>
      <w:r w:rsidRPr="00F86C24">
        <w:rPr>
          <w:highlight w:val="white"/>
        </w:rPr>
        <w:t xml:space="preserve">        foreach (StaticSymbol staticSymbol in SymbolTable.StaticSet) {</w:t>
      </w:r>
    </w:p>
    <w:p w14:paraId="6D7775EC" w14:textId="77777777" w:rsidR="00F86C24" w:rsidRPr="00F86C24" w:rsidRDefault="00F86C24" w:rsidP="00F86C24">
      <w:pPr>
        <w:pStyle w:val="Code"/>
        <w:rPr>
          <w:highlight w:val="white"/>
        </w:rPr>
      </w:pPr>
      <w:r w:rsidRPr="00F86C24">
        <w:rPr>
          <w:highlight w:val="white"/>
        </w:rPr>
        <w:t xml:space="preserve">          staticSymbol.Save(binaryWriter);</w:t>
      </w:r>
    </w:p>
    <w:p w14:paraId="1AF3BECC" w14:textId="77777777" w:rsidR="00F86C24" w:rsidRPr="00F86C24" w:rsidRDefault="00F86C24" w:rsidP="00F86C24">
      <w:pPr>
        <w:pStyle w:val="Code"/>
        <w:rPr>
          <w:highlight w:val="white"/>
        </w:rPr>
      </w:pPr>
      <w:r w:rsidRPr="00F86C24">
        <w:rPr>
          <w:highlight w:val="white"/>
        </w:rPr>
        <w:t xml:space="preserve">        }</w:t>
      </w:r>
    </w:p>
    <w:p w14:paraId="13EB467E" w14:textId="77777777" w:rsidR="00F86C24" w:rsidRPr="00F86C24" w:rsidRDefault="00F86C24" w:rsidP="00F86C24">
      <w:pPr>
        <w:pStyle w:val="Code"/>
        <w:rPr>
          <w:highlight w:val="white"/>
        </w:rPr>
      </w:pPr>
    </w:p>
    <w:p w14:paraId="43FC13F5" w14:textId="77777777" w:rsidR="00F86C24" w:rsidRPr="00F86C24" w:rsidRDefault="00F86C24" w:rsidP="00F86C24">
      <w:pPr>
        <w:pStyle w:val="Code"/>
        <w:rPr>
          <w:highlight w:val="white"/>
        </w:rPr>
      </w:pPr>
      <w:r w:rsidRPr="00F86C24">
        <w:rPr>
          <w:highlight w:val="white"/>
        </w:rPr>
        <w:t xml:space="preserve">        binaryWriter.Close();</w:t>
      </w:r>
    </w:p>
    <w:p w14:paraId="38968315" w14:textId="77777777" w:rsidR="00F86C24" w:rsidRPr="00F86C24" w:rsidRDefault="00F86C24" w:rsidP="00F86C24">
      <w:pPr>
        <w:pStyle w:val="Code"/>
        <w:rPr>
          <w:highlight w:val="white"/>
        </w:rPr>
      </w:pPr>
      <w:r w:rsidRPr="00F86C24">
        <w:rPr>
          <w:highlight w:val="white"/>
        </w:rPr>
        <w:t xml:space="preserve">      }</w:t>
      </w:r>
    </w:p>
    <w:p w14:paraId="35A20587" w14:textId="4120CBFA" w:rsidR="00F01798" w:rsidRPr="00C92EA6" w:rsidRDefault="00F01798" w:rsidP="00C92EA6">
      <w:pPr>
        <w:pStyle w:val="Code"/>
        <w:rPr>
          <w:highlight w:val="white"/>
        </w:rPr>
      </w:pPr>
      <w:r>
        <w:rPr>
          <w:highlight w:val="white"/>
        </w:rPr>
        <w:t xml:space="preserve">    }</w:t>
      </w:r>
    </w:p>
    <w:p w14:paraId="2C57EFB4" w14:textId="5487B89F" w:rsidR="00F65204" w:rsidRPr="00F65204" w:rsidRDefault="00F65204" w:rsidP="00C92EA6">
      <w:pPr>
        <w:pStyle w:val="Code"/>
        <w:rPr>
          <w:highlight w:val="white"/>
        </w:rPr>
      </w:pPr>
      <w:r>
        <w:rPr>
          <w:highlight w:val="white"/>
        </w:rPr>
        <w:t xml:space="preserve">  }</w:t>
      </w:r>
    </w:p>
    <w:p w14:paraId="5992949F" w14:textId="78D8FB58" w:rsidR="00F65204" w:rsidRPr="00F65204" w:rsidRDefault="00F65204" w:rsidP="00F65204">
      <w:pPr>
        <w:pStyle w:val="Code"/>
        <w:rPr>
          <w:highlight w:val="white"/>
        </w:rPr>
      </w:pPr>
      <w:r>
        <w:rPr>
          <w:highlight w:val="white"/>
        </w:rPr>
        <w:t>}</w:t>
      </w:r>
    </w:p>
    <w:p w14:paraId="5383C72A" w14:textId="5190B1B7" w:rsidR="00CF7245" w:rsidRPr="00F10501" w:rsidRDefault="00CF7245" w:rsidP="00CF7245">
      <w:pPr>
        <w:rPr>
          <w:highlight w:val="white"/>
        </w:rPr>
      </w:pPr>
      <w:r>
        <w:rPr>
          <w:highlight w:val="white"/>
        </w:rPr>
        <w:t xml:space="preserve">The </w:t>
      </w:r>
      <w:r w:rsidRPr="00F10501">
        <w:rPr>
          <w:rStyle w:val="KeyWord0"/>
          <w:highlight w:val="white"/>
        </w:rPr>
        <w:t>ReadObjectFile</w:t>
      </w:r>
      <w:r>
        <w:rPr>
          <w:highlight w:val="white"/>
        </w:rPr>
        <w:t xml:space="preserve"> method is called for reading an object file when it is not necessary to recompile the source file. An object file is made up by static object, and we read </w:t>
      </w:r>
      <w:r w:rsidR="00F72D22">
        <w:rPr>
          <w:highlight w:val="white"/>
        </w:rPr>
        <w:t>the object and add them to the linker.</w:t>
      </w:r>
      <w:r>
        <w:rPr>
          <w:highlight w:val="white"/>
        </w:rPr>
        <w:t xml:space="preserve"> </w:t>
      </w:r>
    </w:p>
    <w:p w14:paraId="017C847B" w14:textId="77777777" w:rsidR="00CF7245" w:rsidRPr="000848EB" w:rsidRDefault="00CF7245" w:rsidP="00CF7245">
      <w:pPr>
        <w:pStyle w:val="Code"/>
        <w:rPr>
          <w:highlight w:val="white"/>
        </w:rPr>
      </w:pPr>
      <w:r w:rsidRPr="000848EB">
        <w:rPr>
          <w:highlight w:val="white"/>
        </w:rPr>
        <w:t xml:space="preserve">    public static void ReadObjectFile(FileInfo file, Linker linker) {</w:t>
      </w:r>
    </w:p>
    <w:p w14:paraId="20F31D94" w14:textId="77777777" w:rsidR="00CF7245" w:rsidRPr="000848EB" w:rsidRDefault="00CF7245" w:rsidP="00CF7245">
      <w:pPr>
        <w:pStyle w:val="Code"/>
        <w:rPr>
          <w:highlight w:val="white"/>
        </w:rPr>
      </w:pPr>
      <w:r w:rsidRPr="000848EB">
        <w:rPr>
          <w:highlight w:val="white"/>
        </w:rPr>
        <w:t xml:space="preserve">      FileInfo objectFile = new FileInfo(file.FullName + ".o</w:t>
      </w:r>
      <w:r>
        <w:rPr>
          <w:highlight w:val="white"/>
        </w:rPr>
        <w:t>bj</w:t>
      </w:r>
      <w:r w:rsidRPr="000848EB">
        <w:rPr>
          <w:highlight w:val="white"/>
        </w:rPr>
        <w:t>");</w:t>
      </w:r>
    </w:p>
    <w:p w14:paraId="29C287C4" w14:textId="77777777" w:rsidR="00CF7245" w:rsidRPr="000848EB" w:rsidRDefault="00CF7245" w:rsidP="00CF7245">
      <w:pPr>
        <w:pStyle w:val="Code"/>
        <w:rPr>
          <w:highlight w:val="white"/>
        </w:rPr>
      </w:pPr>
    </w:p>
    <w:p w14:paraId="26DF36BF" w14:textId="77777777" w:rsidR="00CF7245" w:rsidRPr="000848EB" w:rsidRDefault="00CF7245" w:rsidP="00CF7245">
      <w:pPr>
        <w:pStyle w:val="Code"/>
        <w:rPr>
          <w:highlight w:val="white"/>
        </w:rPr>
      </w:pPr>
      <w:r w:rsidRPr="000848EB">
        <w:rPr>
          <w:highlight w:val="white"/>
        </w:rPr>
        <w:t xml:space="preserve">      try {</w:t>
      </w:r>
    </w:p>
    <w:p w14:paraId="5C43F29F" w14:textId="77777777" w:rsidR="00CF7245" w:rsidRDefault="00CF7245" w:rsidP="00CF7245">
      <w:pPr>
        <w:pStyle w:val="Code"/>
        <w:rPr>
          <w:highlight w:val="white"/>
        </w:rPr>
      </w:pPr>
      <w:r w:rsidRPr="000848EB">
        <w:rPr>
          <w:highlight w:val="white"/>
        </w:rPr>
        <w:t xml:space="preserve">        BinaryReader dataInputStream =</w:t>
      </w:r>
    </w:p>
    <w:p w14:paraId="35BFACEB" w14:textId="77777777" w:rsidR="00CF7245" w:rsidRPr="000848EB" w:rsidRDefault="00CF7245" w:rsidP="00CF7245">
      <w:pPr>
        <w:pStyle w:val="Code"/>
        <w:rPr>
          <w:highlight w:val="white"/>
        </w:rPr>
      </w:pPr>
      <w:r>
        <w:rPr>
          <w:highlight w:val="white"/>
        </w:rPr>
        <w:t xml:space="preserve">          </w:t>
      </w:r>
      <w:r w:rsidRPr="000848EB">
        <w:rPr>
          <w:highlight w:val="white"/>
        </w:rPr>
        <w:t>new BinaryReader(File.OpenRead(objectFile.FullName));</w:t>
      </w:r>
    </w:p>
    <w:p w14:paraId="15598BCA" w14:textId="2304488F" w:rsidR="00CF7245" w:rsidRPr="000848EB" w:rsidRDefault="00FE60F5" w:rsidP="00FE60F5">
      <w:pPr>
        <w:rPr>
          <w:highlight w:val="white"/>
        </w:rPr>
      </w:pPr>
      <w:r>
        <w:rPr>
          <w:highlight w:val="white"/>
        </w:rPr>
        <w:t>The first value of the file is the number of static objects.</w:t>
      </w:r>
      <w:r w:rsidR="001454D4">
        <w:rPr>
          <w:highlight w:val="white"/>
        </w:rPr>
        <w:t xml:space="preserve"> For each object we call the Load method of the </w:t>
      </w:r>
      <w:r w:rsidR="001454D4" w:rsidRPr="001454D4">
        <w:rPr>
          <w:rStyle w:val="KeyWord0"/>
          <w:highlight w:val="white"/>
        </w:rPr>
        <w:t>StaticSymbolWindows</w:t>
      </w:r>
      <w:r w:rsidR="001454D4">
        <w:rPr>
          <w:highlight w:val="white"/>
        </w:rPr>
        <w:t xml:space="preserve"> class and the </w:t>
      </w:r>
      <w:r w:rsidR="001454D4" w:rsidRPr="001454D4">
        <w:rPr>
          <w:rStyle w:val="KeyWord0"/>
          <w:highlight w:val="white"/>
        </w:rPr>
        <w:t>Add</w:t>
      </w:r>
      <w:r w:rsidR="001454D4">
        <w:rPr>
          <w:highlight w:val="white"/>
        </w:rPr>
        <w:t xml:space="preserve"> method of the </w:t>
      </w:r>
      <w:r w:rsidR="001454D4" w:rsidRPr="001454D4">
        <w:rPr>
          <w:rStyle w:val="KeyWord0"/>
          <w:highlight w:val="white"/>
        </w:rPr>
        <w:t>Linker</w:t>
      </w:r>
      <w:r w:rsidR="001454D4">
        <w:rPr>
          <w:highlight w:val="white"/>
        </w:rPr>
        <w:t xml:space="preserve"> class.</w:t>
      </w:r>
    </w:p>
    <w:p w14:paraId="275484C0" w14:textId="77777777" w:rsidR="00CF7245" w:rsidRPr="000848EB" w:rsidRDefault="00CF7245" w:rsidP="00CF7245">
      <w:pPr>
        <w:pStyle w:val="Code"/>
        <w:rPr>
          <w:highlight w:val="white"/>
        </w:rPr>
      </w:pPr>
      <w:r w:rsidRPr="000848EB">
        <w:rPr>
          <w:highlight w:val="white"/>
        </w:rPr>
        <w:t xml:space="preserve">        int linkerSetSize = dataInputStream.ReadInt32();</w:t>
      </w:r>
    </w:p>
    <w:p w14:paraId="70756E59" w14:textId="77777777" w:rsidR="00CF7245" w:rsidRPr="000848EB" w:rsidRDefault="00CF7245" w:rsidP="00CF7245">
      <w:pPr>
        <w:pStyle w:val="Code"/>
        <w:rPr>
          <w:highlight w:val="white"/>
        </w:rPr>
      </w:pPr>
      <w:r w:rsidRPr="000848EB">
        <w:rPr>
          <w:highlight w:val="white"/>
        </w:rPr>
        <w:t xml:space="preserve">        for (int count = 0; count &lt; linkerSetSize; ++count) {</w:t>
      </w:r>
    </w:p>
    <w:p w14:paraId="641739CD" w14:textId="77777777" w:rsidR="00CF7245" w:rsidRPr="000848EB" w:rsidRDefault="00CF7245" w:rsidP="00CF7245">
      <w:pPr>
        <w:pStyle w:val="Code"/>
        <w:rPr>
          <w:highlight w:val="white"/>
        </w:rPr>
      </w:pPr>
      <w:r w:rsidRPr="000848EB">
        <w:rPr>
          <w:highlight w:val="white"/>
        </w:rPr>
        <w:t xml:space="preserve">          StaticSymbolWindows staticSymbol = new StaticSymbolWindows();</w:t>
      </w:r>
    </w:p>
    <w:p w14:paraId="6A1155D8" w14:textId="77777777" w:rsidR="00CF7245" w:rsidRPr="000848EB" w:rsidRDefault="00CF7245" w:rsidP="00CF7245">
      <w:pPr>
        <w:pStyle w:val="Code"/>
        <w:rPr>
          <w:highlight w:val="white"/>
        </w:rPr>
      </w:pPr>
      <w:r w:rsidRPr="000848EB">
        <w:rPr>
          <w:highlight w:val="white"/>
        </w:rPr>
        <w:t xml:space="preserve">          staticSymbol.Load(dataInputStream);</w:t>
      </w:r>
    </w:p>
    <w:p w14:paraId="361740A5" w14:textId="77777777" w:rsidR="00CF7245" w:rsidRPr="000848EB" w:rsidRDefault="00CF7245" w:rsidP="00CF7245">
      <w:pPr>
        <w:pStyle w:val="Code"/>
        <w:rPr>
          <w:highlight w:val="white"/>
        </w:rPr>
      </w:pPr>
      <w:r w:rsidRPr="000848EB">
        <w:rPr>
          <w:highlight w:val="white"/>
        </w:rPr>
        <w:t xml:space="preserve">          linker.Add(staticSymbol);</w:t>
      </w:r>
    </w:p>
    <w:p w14:paraId="3517D97A" w14:textId="77777777" w:rsidR="00CF7245" w:rsidRPr="000848EB" w:rsidRDefault="00CF7245" w:rsidP="00CF7245">
      <w:pPr>
        <w:pStyle w:val="Code"/>
        <w:rPr>
          <w:highlight w:val="white"/>
        </w:rPr>
      </w:pPr>
      <w:r w:rsidRPr="000848EB">
        <w:rPr>
          <w:highlight w:val="white"/>
        </w:rPr>
        <w:t xml:space="preserve">        }</w:t>
      </w:r>
    </w:p>
    <w:p w14:paraId="6EFEE77F" w14:textId="77777777" w:rsidR="00CF7245" w:rsidRPr="000848EB" w:rsidRDefault="00CF7245" w:rsidP="00CF7245">
      <w:pPr>
        <w:pStyle w:val="Code"/>
        <w:rPr>
          <w:highlight w:val="white"/>
        </w:rPr>
      </w:pPr>
    </w:p>
    <w:p w14:paraId="4403EC98" w14:textId="77777777" w:rsidR="00CF7245" w:rsidRPr="000848EB" w:rsidRDefault="00CF7245" w:rsidP="00CF7245">
      <w:pPr>
        <w:pStyle w:val="Code"/>
        <w:rPr>
          <w:highlight w:val="white"/>
        </w:rPr>
      </w:pPr>
      <w:r w:rsidRPr="000848EB">
        <w:rPr>
          <w:highlight w:val="white"/>
        </w:rPr>
        <w:t xml:space="preserve">        dataInputStream.Close();</w:t>
      </w:r>
    </w:p>
    <w:p w14:paraId="65986DFD" w14:textId="77777777" w:rsidR="00CF7245" w:rsidRPr="000848EB" w:rsidRDefault="00CF7245" w:rsidP="00CF7245">
      <w:pPr>
        <w:pStyle w:val="Code"/>
        <w:rPr>
          <w:highlight w:val="white"/>
        </w:rPr>
      </w:pPr>
      <w:r w:rsidRPr="000848EB">
        <w:rPr>
          <w:highlight w:val="white"/>
        </w:rPr>
        <w:t xml:space="preserve">      }</w:t>
      </w:r>
    </w:p>
    <w:p w14:paraId="23C07CE5" w14:textId="77777777" w:rsidR="00CF7245" w:rsidRPr="000848EB" w:rsidRDefault="00CF7245" w:rsidP="00CF7245">
      <w:pPr>
        <w:pStyle w:val="Code"/>
        <w:rPr>
          <w:highlight w:val="white"/>
        </w:rPr>
      </w:pPr>
      <w:r w:rsidRPr="000848EB">
        <w:rPr>
          <w:highlight w:val="white"/>
        </w:rPr>
        <w:t xml:space="preserve">      catch (Exception exception) {</w:t>
      </w:r>
    </w:p>
    <w:p w14:paraId="2A842BF1" w14:textId="77777777" w:rsidR="00CF7245" w:rsidRPr="000848EB" w:rsidRDefault="00CF7245" w:rsidP="00CF7245">
      <w:pPr>
        <w:pStyle w:val="Code"/>
        <w:rPr>
          <w:highlight w:val="white"/>
        </w:rPr>
      </w:pPr>
      <w:r w:rsidRPr="000848EB">
        <w:rPr>
          <w:highlight w:val="white"/>
        </w:rPr>
        <w:t xml:space="preserve">        Console.Out.WriteLine(exception.StackTrace);</w:t>
      </w:r>
    </w:p>
    <w:p w14:paraId="2B9692B8" w14:textId="77777777" w:rsidR="00CF7245" w:rsidRPr="000848EB" w:rsidRDefault="00CF7245" w:rsidP="00CF7245">
      <w:pPr>
        <w:pStyle w:val="Code"/>
        <w:rPr>
          <w:highlight w:val="white"/>
        </w:rPr>
      </w:pPr>
      <w:r w:rsidRPr="000848EB">
        <w:rPr>
          <w:highlight w:val="white"/>
        </w:rPr>
        <w:t xml:space="preserve">        Assert.Error(exception.Message);</w:t>
      </w:r>
    </w:p>
    <w:p w14:paraId="4A877256" w14:textId="77777777" w:rsidR="00CF7245" w:rsidRPr="000848EB" w:rsidRDefault="00CF7245" w:rsidP="00CF7245">
      <w:pPr>
        <w:pStyle w:val="Code"/>
        <w:rPr>
          <w:highlight w:val="white"/>
        </w:rPr>
      </w:pPr>
      <w:r w:rsidRPr="000848EB">
        <w:rPr>
          <w:highlight w:val="white"/>
        </w:rPr>
        <w:lastRenderedPageBreak/>
        <w:t xml:space="preserve">      }</w:t>
      </w:r>
    </w:p>
    <w:p w14:paraId="493A30BF" w14:textId="77777777" w:rsidR="00CF7245" w:rsidRPr="000848EB" w:rsidRDefault="00CF7245" w:rsidP="00CF7245">
      <w:pPr>
        <w:pStyle w:val="Code"/>
        <w:rPr>
          <w:highlight w:val="white"/>
        </w:rPr>
      </w:pPr>
      <w:r w:rsidRPr="000848EB">
        <w:rPr>
          <w:highlight w:val="white"/>
        </w:rPr>
        <w:t xml:space="preserve">    }</w:t>
      </w:r>
    </w:p>
    <w:p w14:paraId="1305426C" w14:textId="48444F1C" w:rsidR="000C4DBF" w:rsidRDefault="000C4DBF" w:rsidP="00571855">
      <w:pPr>
        <w:pStyle w:val="Rubrik3"/>
        <w:numPr>
          <w:ilvl w:val="2"/>
          <w:numId w:val="156"/>
        </w:numPr>
        <w:rPr>
          <w:highlight w:val="white"/>
        </w:rPr>
      </w:pPr>
      <w:bookmarkStart w:id="452" w:name="_Toc54119974"/>
      <w:r w:rsidRPr="00571855">
        <w:rPr>
          <w:highlight w:val="white"/>
        </w:rPr>
        <w:t>Type Size</w:t>
      </w:r>
      <w:bookmarkEnd w:id="452"/>
    </w:p>
    <w:p w14:paraId="67CDE55A" w14:textId="5CD4F933" w:rsidR="004568A2" w:rsidRPr="004568A2" w:rsidRDefault="004568A2" w:rsidP="004568A2">
      <w:pPr>
        <w:rPr>
          <w:highlight w:val="white"/>
        </w:rPr>
      </w:pPr>
      <w:r>
        <w:rPr>
          <w:highlight w:val="white"/>
        </w:rPr>
        <w:t xml:space="preserve">To begin with, </w:t>
      </w:r>
      <w:r w:rsidR="00436D32">
        <w:rPr>
          <w:highlight w:val="white"/>
        </w:rPr>
        <w:t>we need new type sizes for Windows mode. A character is, as always, one byte</w:t>
      </w:r>
      <w:r w:rsidR="007F65F7">
        <w:rPr>
          <w:highlight w:val="white"/>
        </w:rPr>
        <w:t>. A short is one byte, an integer or a pointer is two bytes, and a long is four bytes. Note that an integer and a pointer have equal sizes in windows mode.</w:t>
      </w:r>
    </w:p>
    <w:p w14:paraId="4BD1E361" w14:textId="77777777" w:rsidR="000C4DBF" w:rsidRDefault="000C4DBF" w:rsidP="000C4DBF">
      <w:pPr>
        <w:pStyle w:val="CodeHeader"/>
      </w:pPr>
      <w:proofErr w:type="spellStart"/>
      <w:r>
        <w:t>TypeSize.cs</w:t>
      </w:r>
      <w:proofErr w:type="spellEnd"/>
    </w:p>
    <w:p w14:paraId="3316A343" w14:textId="7BA50C50" w:rsidR="000C4DBF" w:rsidRDefault="000C4DBF" w:rsidP="000C4DBF">
      <w:pPr>
        <w:pStyle w:val="Code"/>
        <w:rPr>
          <w:highlight w:val="white"/>
        </w:rPr>
      </w:pPr>
      <w:r w:rsidRPr="0063592A">
        <w:rPr>
          <w:highlight w:val="white"/>
        </w:rPr>
        <w:t xml:space="preserve">    static TypeSize() {</w:t>
      </w:r>
    </w:p>
    <w:p w14:paraId="05D64D35" w14:textId="633788CF" w:rsidR="000C4DBF" w:rsidRPr="0063592A" w:rsidRDefault="000C4DBF" w:rsidP="000C4DBF">
      <w:pPr>
        <w:pStyle w:val="Code"/>
        <w:rPr>
          <w:highlight w:val="white"/>
        </w:rPr>
      </w:pPr>
      <w:r>
        <w:rPr>
          <w:highlight w:val="white"/>
        </w:rPr>
        <w:t xml:space="preserve">      // ...</w:t>
      </w:r>
    </w:p>
    <w:p w14:paraId="6597FBC7" w14:textId="77777777" w:rsidR="00DC1E70" w:rsidRPr="0063592A" w:rsidRDefault="00DC1E70" w:rsidP="00DC1E70">
      <w:pPr>
        <w:pStyle w:val="Code"/>
        <w:rPr>
          <w:highlight w:val="white"/>
        </w:rPr>
      </w:pPr>
      <w:r w:rsidRPr="0063592A">
        <w:rPr>
          <w:highlight w:val="white"/>
        </w:rPr>
        <w:t xml:space="preserve">      </w:t>
      </w:r>
    </w:p>
    <w:p w14:paraId="12A2EC12" w14:textId="77777777" w:rsidR="00DC1E70" w:rsidRDefault="00DC1E70" w:rsidP="00DC1E70">
      <w:pPr>
        <w:pStyle w:val="Code"/>
        <w:rPr>
          <w:highlight w:val="white"/>
        </w:rPr>
      </w:pPr>
      <w:r w:rsidRPr="0063592A">
        <w:rPr>
          <w:highlight w:val="white"/>
        </w:rPr>
        <w:t xml:space="preserve">      if (Start.Linux) {</w:t>
      </w:r>
    </w:p>
    <w:p w14:paraId="0F471BCD" w14:textId="77777777" w:rsidR="00DC1E70" w:rsidRDefault="00DC1E70" w:rsidP="00DC1E70">
      <w:pPr>
        <w:pStyle w:val="Code"/>
        <w:rPr>
          <w:highlight w:val="white"/>
        </w:rPr>
      </w:pPr>
      <w:r>
        <w:rPr>
          <w:highlight w:val="white"/>
        </w:rPr>
        <w:t xml:space="preserve">        // ...</w:t>
      </w:r>
    </w:p>
    <w:p w14:paraId="36022FDC" w14:textId="77777777" w:rsidR="00DC1E70" w:rsidRPr="0063592A" w:rsidRDefault="00DC1E70" w:rsidP="00DC1E70">
      <w:pPr>
        <w:pStyle w:val="Code"/>
        <w:rPr>
          <w:highlight w:val="white"/>
        </w:rPr>
      </w:pPr>
      <w:r>
        <w:rPr>
          <w:highlight w:val="white"/>
        </w:rPr>
        <w:t xml:space="preserve">      }</w:t>
      </w:r>
    </w:p>
    <w:p w14:paraId="5CB204D9" w14:textId="77777777" w:rsidR="00DC1E70" w:rsidRDefault="00DC1E70" w:rsidP="000C4DBF">
      <w:pPr>
        <w:pStyle w:val="Code"/>
        <w:rPr>
          <w:highlight w:val="white"/>
        </w:rPr>
      </w:pPr>
    </w:p>
    <w:p w14:paraId="39E1057D" w14:textId="0CF2E118" w:rsidR="000C4DBF" w:rsidRPr="0063592A" w:rsidRDefault="000C4DBF" w:rsidP="000C4DBF">
      <w:pPr>
        <w:pStyle w:val="Code"/>
        <w:rPr>
          <w:highlight w:val="white"/>
        </w:rPr>
      </w:pPr>
      <w:r w:rsidRPr="0063592A">
        <w:rPr>
          <w:highlight w:val="white"/>
        </w:rPr>
        <w:t xml:space="preserve">      if (Start.Windows) {</w:t>
      </w:r>
    </w:p>
    <w:p w14:paraId="089C667A" w14:textId="77777777" w:rsidR="000C4DBF" w:rsidRPr="0063592A" w:rsidRDefault="000C4DBF" w:rsidP="000C4DBF">
      <w:pPr>
        <w:pStyle w:val="Code"/>
        <w:rPr>
          <w:highlight w:val="white"/>
        </w:rPr>
      </w:pPr>
      <w:r w:rsidRPr="0063592A">
        <w:rPr>
          <w:highlight w:val="white"/>
        </w:rPr>
        <w:t xml:space="preserve">        PointerSize = 2;</w:t>
      </w:r>
    </w:p>
    <w:p w14:paraId="73141688" w14:textId="77777777" w:rsidR="000C4DBF" w:rsidRPr="0063592A" w:rsidRDefault="000C4DBF" w:rsidP="000C4DBF">
      <w:pPr>
        <w:pStyle w:val="Code"/>
        <w:rPr>
          <w:highlight w:val="white"/>
        </w:rPr>
      </w:pPr>
      <w:r w:rsidRPr="0063592A">
        <w:rPr>
          <w:highlight w:val="white"/>
        </w:rPr>
        <w:t xml:space="preserve">        SignedIntegerSize = 2;</w:t>
      </w:r>
    </w:p>
    <w:p w14:paraId="64B152CB" w14:textId="77777777" w:rsidR="000C4DBF" w:rsidRPr="0063592A" w:rsidRDefault="000C4DBF" w:rsidP="000C4DBF">
      <w:pPr>
        <w:pStyle w:val="Code"/>
        <w:rPr>
          <w:highlight w:val="white"/>
        </w:rPr>
      </w:pPr>
    </w:p>
    <w:p w14:paraId="01C22B76" w14:textId="77777777" w:rsidR="000C4DBF" w:rsidRPr="0063592A" w:rsidRDefault="000C4DBF" w:rsidP="000C4DBF">
      <w:pPr>
        <w:pStyle w:val="Code"/>
        <w:rPr>
          <w:highlight w:val="white"/>
        </w:rPr>
      </w:pPr>
      <w:r w:rsidRPr="0063592A">
        <w:rPr>
          <w:highlight w:val="white"/>
        </w:rPr>
        <w:t xml:space="preserve">        m_sizeMap.Add(Sort.Void, 0);</w:t>
      </w:r>
    </w:p>
    <w:p w14:paraId="110A0F0F" w14:textId="77777777" w:rsidR="000C4DBF" w:rsidRPr="0063592A" w:rsidRDefault="000C4DBF" w:rsidP="000C4DBF">
      <w:pPr>
        <w:pStyle w:val="Code"/>
        <w:rPr>
          <w:highlight w:val="white"/>
        </w:rPr>
      </w:pPr>
      <w:r w:rsidRPr="0063592A">
        <w:rPr>
          <w:highlight w:val="white"/>
        </w:rPr>
        <w:t xml:space="preserve">        m_sizeMap.Add(Sort.Function, 0);</w:t>
      </w:r>
    </w:p>
    <w:p w14:paraId="49F066FA" w14:textId="77777777" w:rsidR="000C4DBF" w:rsidRPr="0063592A" w:rsidRDefault="000C4DBF" w:rsidP="000C4DBF">
      <w:pPr>
        <w:pStyle w:val="Code"/>
        <w:rPr>
          <w:highlight w:val="white"/>
        </w:rPr>
      </w:pPr>
      <w:r w:rsidRPr="0063592A">
        <w:rPr>
          <w:highlight w:val="white"/>
        </w:rPr>
        <w:t xml:space="preserve">        m_sizeMap.Add(Sort.Logical, 1);</w:t>
      </w:r>
    </w:p>
    <w:p w14:paraId="26AB5BF7" w14:textId="77777777" w:rsidR="000C4DBF" w:rsidRPr="0063592A" w:rsidRDefault="000C4DBF" w:rsidP="000C4DBF">
      <w:pPr>
        <w:pStyle w:val="Code"/>
        <w:rPr>
          <w:highlight w:val="white"/>
        </w:rPr>
      </w:pPr>
      <w:r w:rsidRPr="0063592A">
        <w:rPr>
          <w:highlight w:val="white"/>
        </w:rPr>
        <w:t xml:space="preserve">        m_sizeMap.Add(Sort.Array, 2);</w:t>
      </w:r>
    </w:p>
    <w:p w14:paraId="16F3CFBA" w14:textId="77777777" w:rsidR="000C4DBF" w:rsidRPr="0063592A" w:rsidRDefault="000C4DBF" w:rsidP="000C4DBF">
      <w:pPr>
        <w:pStyle w:val="Code"/>
        <w:rPr>
          <w:highlight w:val="white"/>
        </w:rPr>
      </w:pPr>
      <w:r w:rsidRPr="0063592A">
        <w:rPr>
          <w:highlight w:val="white"/>
        </w:rPr>
        <w:t xml:space="preserve">        m_sizeMap.Add(Sort.Pointer, 2);</w:t>
      </w:r>
    </w:p>
    <w:p w14:paraId="2274C081" w14:textId="77777777" w:rsidR="000C4DBF" w:rsidRPr="0063592A" w:rsidRDefault="000C4DBF" w:rsidP="000C4DBF">
      <w:pPr>
        <w:pStyle w:val="Code"/>
        <w:rPr>
          <w:highlight w:val="white"/>
        </w:rPr>
      </w:pPr>
      <w:r w:rsidRPr="0063592A">
        <w:rPr>
          <w:highlight w:val="white"/>
        </w:rPr>
        <w:t xml:space="preserve">        m_sizeMap.Add(Sort.String, 2);</w:t>
      </w:r>
    </w:p>
    <w:p w14:paraId="7409D599" w14:textId="208D1979" w:rsidR="000C4DBF" w:rsidRPr="0063592A" w:rsidRDefault="000C4DBF" w:rsidP="000C4DBF">
      <w:pPr>
        <w:pStyle w:val="Code"/>
        <w:rPr>
          <w:highlight w:val="white"/>
        </w:rPr>
      </w:pPr>
      <w:r w:rsidRPr="0063592A">
        <w:rPr>
          <w:highlight w:val="white"/>
        </w:rPr>
        <w:t xml:space="preserve">        m_sizeMap.Add(Sort.</w:t>
      </w:r>
      <w:r w:rsidR="005D4E81">
        <w:rPr>
          <w:highlight w:val="white"/>
        </w:rPr>
        <w:t>SignedChar</w:t>
      </w:r>
      <w:r w:rsidRPr="0063592A">
        <w:rPr>
          <w:highlight w:val="white"/>
        </w:rPr>
        <w:t>, 1);</w:t>
      </w:r>
    </w:p>
    <w:p w14:paraId="38544C63" w14:textId="56046FC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UnsignedChar</w:t>
      </w:r>
      <w:r w:rsidRPr="0063592A">
        <w:rPr>
          <w:highlight w:val="white"/>
        </w:rPr>
        <w:t>, 1);</w:t>
      </w:r>
    </w:p>
    <w:p w14:paraId="15034AE8" w14:textId="3C00A45A" w:rsidR="000C4DBF" w:rsidRPr="0063592A" w:rsidRDefault="000C4DBF" w:rsidP="000C4DBF">
      <w:pPr>
        <w:pStyle w:val="Code"/>
        <w:rPr>
          <w:highlight w:val="white"/>
        </w:rPr>
      </w:pPr>
      <w:r w:rsidRPr="0063592A">
        <w:rPr>
          <w:highlight w:val="white"/>
        </w:rPr>
        <w:t xml:space="preserve">        m_sizeMap.Add(Sort.</w:t>
      </w:r>
      <w:r w:rsidR="005D4E81">
        <w:rPr>
          <w:highlight w:val="white"/>
        </w:rPr>
        <w:t>SignedShortInt</w:t>
      </w:r>
      <w:r w:rsidRPr="0063592A">
        <w:rPr>
          <w:highlight w:val="white"/>
        </w:rPr>
        <w:t>, 1);</w:t>
      </w:r>
    </w:p>
    <w:p w14:paraId="3A5D710F" w14:textId="3D0EA2E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UnsignedShortInt</w:t>
      </w:r>
      <w:r w:rsidRPr="0063592A">
        <w:rPr>
          <w:highlight w:val="white"/>
        </w:rPr>
        <w:t>, 1);</w:t>
      </w:r>
    </w:p>
    <w:p w14:paraId="2DC730EE" w14:textId="5ED1E364" w:rsidR="000C4DBF" w:rsidRPr="0063592A" w:rsidRDefault="000C4DBF" w:rsidP="000C4DBF">
      <w:pPr>
        <w:pStyle w:val="Code"/>
        <w:rPr>
          <w:highlight w:val="white"/>
        </w:rPr>
      </w:pPr>
      <w:r w:rsidRPr="0063592A">
        <w:rPr>
          <w:highlight w:val="white"/>
        </w:rPr>
        <w:t xml:space="preserve">        m_sizeMap.Add(Sort.</w:t>
      </w:r>
      <w:r w:rsidR="005D4E81">
        <w:rPr>
          <w:highlight w:val="white"/>
        </w:rPr>
        <w:t>SignedInt</w:t>
      </w:r>
      <w:r w:rsidRPr="0063592A">
        <w:rPr>
          <w:highlight w:val="white"/>
        </w:rPr>
        <w:t>, 2);</w:t>
      </w:r>
    </w:p>
    <w:p w14:paraId="4DACE431" w14:textId="7AD5512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UnsignedInt</w:t>
      </w:r>
      <w:r w:rsidRPr="0063592A">
        <w:rPr>
          <w:highlight w:val="white"/>
        </w:rPr>
        <w:t>, 2);</w:t>
      </w:r>
    </w:p>
    <w:p w14:paraId="7CBAFB72" w14:textId="131BC044" w:rsidR="000C4DBF" w:rsidRPr="0063592A" w:rsidRDefault="000C4DBF" w:rsidP="000C4DBF">
      <w:pPr>
        <w:pStyle w:val="Code"/>
        <w:rPr>
          <w:highlight w:val="white"/>
        </w:rPr>
      </w:pPr>
      <w:r w:rsidRPr="0063592A">
        <w:rPr>
          <w:highlight w:val="white"/>
        </w:rPr>
        <w:t xml:space="preserve">        m_sizeMap.Add(Sort.</w:t>
      </w:r>
      <w:r w:rsidR="005D4E81">
        <w:rPr>
          <w:highlight w:val="white"/>
        </w:rPr>
        <w:t>SignedLongInt</w:t>
      </w:r>
      <w:r w:rsidRPr="0063592A">
        <w:rPr>
          <w:highlight w:val="white"/>
        </w:rPr>
        <w:t>, 4);</w:t>
      </w:r>
    </w:p>
    <w:p w14:paraId="2C4D47D7" w14:textId="44D26C10"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UnsignedLongInt</w:t>
      </w:r>
      <w:r w:rsidRPr="0063592A">
        <w:rPr>
          <w:highlight w:val="white"/>
        </w:rPr>
        <w:t>, 4);</w:t>
      </w:r>
    </w:p>
    <w:p w14:paraId="2BC9CDA9" w14:textId="77777777" w:rsidR="000C4DBF" w:rsidRPr="0063592A" w:rsidRDefault="000C4DBF" w:rsidP="000C4DBF">
      <w:pPr>
        <w:pStyle w:val="Code"/>
        <w:rPr>
          <w:highlight w:val="white"/>
        </w:rPr>
      </w:pPr>
      <w:r w:rsidRPr="0063592A">
        <w:rPr>
          <w:highlight w:val="white"/>
        </w:rPr>
        <w:t xml:space="preserve">        m_sizeMap.Add(Sort.Float, 4);</w:t>
      </w:r>
    </w:p>
    <w:p w14:paraId="77E39BF7" w14:textId="77777777" w:rsidR="000C4DBF" w:rsidRPr="0063592A" w:rsidRDefault="000C4DBF" w:rsidP="000C4DBF">
      <w:pPr>
        <w:pStyle w:val="Code"/>
        <w:rPr>
          <w:highlight w:val="white"/>
        </w:rPr>
      </w:pPr>
      <w:r w:rsidRPr="0063592A">
        <w:rPr>
          <w:highlight w:val="white"/>
        </w:rPr>
        <w:t xml:space="preserve">        m_sizeMap.Add(Sort.Double, 8);</w:t>
      </w:r>
    </w:p>
    <w:p w14:paraId="71E34F2F" w14:textId="4A9D2641" w:rsidR="000C4DBF" w:rsidRPr="0063592A" w:rsidRDefault="000C4DBF" w:rsidP="000C4DBF">
      <w:pPr>
        <w:pStyle w:val="Code"/>
        <w:rPr>
          <w:highlight w:val="white"/>
        </w:rPr>
      </w:pPr>
      <w:r w:rsidRPr="0063592A">
        <w:rPr>
          <w:highlight w:val="white"/>
        </w:rPr>
        <w:t xml:space="preserve">        m_sizeMap.Add(Sort.</w:t>
      </w:r>
      <w:r w:rsidR="001220BA">
        <w:rPr>
          <w:highlight w:val="white"/>
        </w:rPr>
        <w:t>LongDouble</w:t>
      </w:r>
      <w:r w:rsidRPr="0063592A">
        <w:rPr>
          <w:highlight w:val="white"/>
        </w:rPr>
        <w:t>, 8);</w:t>
      </w:r>
    </w:p>
    <w:p w14:paraId="3861B30A" w14:textId="77777777" w:rsidR="000C4DBF" w:rsidRPr="00A33D64" w:rsidRDefault="000C4DBF" w:rsidP="00A33D64">
      <w:pPr>
        <w:pStyle w:val="Code"/>
        <w:rPr>
          <w:highlight w:val="white"/>
        </w:rPr>
      </w:pPr>
    </w:p>
    <w:p w14:paraId="1CA13448" w14:textId="6AE75917" w:rsidR="00A33D64" w:rsidRPr="00A33D64" w:rsidRDefault="00A33D64" w:rsidP="00A33D64">
      <w:pPr>
        <w:pStyle w:val="Code"/>
        <w:rPr>
          <w:highlight w:val="white"/>
        </w:rPr>
      </w:pPr>
      <w:r w:rsidRPr="00A33D64">
        <w:rPr>
          <w:highlight w:val="white"/>
        </w:rPr>
        <w:t xml:space="preserve">        m_signedMap.Add(1, Sort.</w:t>
      </w:r>
      <w:r w:rsidR="005D4E81">
        <w:rPr>
          <w:highlight w:val="white"/>
        </w:rPr>
        <w:t>SignedChar</w:t>
      </w:r>
      <w:r w:rsidRPr="00A33D64">
        <w:rPr>
          <w:highlight w:val="white"/>
        </w:rPr>
        <w:t>);</w:t>
      </w:r>
    </w:p>
    <w:p w14:paraId="6F5F7E67" w14:textId="5E0511DF" w:rsidR="00A33D64" w:rsidRPr="00A33D64" w:rsidRDefault="00A33D64" w:rsidP="00A33D64">
      <w:pPr>
        <w:pStyle w:val="Code"/>
        <w:rPr>
          <w:highlight w:val="white"/>
        </w:rPr>
      </w:pPr>
      <w:r w:rsidRPr="00A33D64">
        <w:rPr>
          <w:highlight w:val="white"/>
        </w:rPr>
        <w:t xml:space="preserve">        m_signedMap.Add(2, Sort.</w:t>
      </w:r>
      <w:r w:rsidR="005D4E81">
        <w:rPr>
          <w:highlight w:val="white"/>
        </w:rPr>
        <w:t>SignedInt</w:t>
      </w:r>
      <w:r w:rsidRPr="00A33D64">
        <w:rPr>
          <w:highlight w:val="white"/>
        </w:rPr>
        <w:t>);</w:t>
      </w:r>
    </w:p>
    <w:p w14:paraId="3D8123DD" w14:textId="19D9BB71" w:rsidR="00A33D64" w:rsidRPr="00A33D64" w:rsidRDefault="00A33D64" w:rsidP="00A33D64">
      <w:pPr>
        <w:pStyle w:val="Code"/>
        <w:rPr>
          <w:highlight w:val="white"/>
        </w:rPr>
      </w:pPr>
      <w:r w:rsidRPr="00A33D64">
        <w:rPr>
          <w:highlight w:val="white"/>
        </w:rPr>
        <w:t xml:space="preserve">        m_signedMap.Add(4, Sort.</w:t>
      </w:r>
      <w:r w:rsidR="005D4E81">
        <w:rPr>
          <w:highlight w:val="white"/>
        </w:rPr>
        <w:t>SignedLongInt</w:t>
      </w:r>
      <w:r w:rsidRPr="00A33D64">
        <w:rPr>
          <w:highlight w:val="white"/>
        </w:rPr>
        <w:t>);</w:t>
      </w:r>
    </w:p>
    <w:p w14:paraId="1E49A53C" w14:textId="77777777" w:rsidR="00A33D64" w:rsidRPr="00A33D64" w:rsidRDefault="00A33D64" w:rsidP="00A33D64">
      <w:pPr>
        <w:pStyle w:val="Code"/>
        <w:rPr>
          <w:highlight w:val="white"/>
        </w:rPr>
      </w:pPr>
    </w:p>
    <w:p w14:paraId="0A54C15F" w14:textId="0FEA980D" w:rsidR="00A33D64" w:rsidRPr="00A33D64" w:rsidRDefault="00A33D64" w:rsidP="00A33D64">
      <w:pPr>
        <w:pStyle w:val="Code"/>
        <w:rPr>
          <w:highlight w:val="white"/>
        </w:rPr>
      </w:pPr>
      <w:r w:rsidRPr="00A33D64">
        <w:rPr>
          <w:highlight w:val="white"/>
        </w:rPr>
        <w:t xml:space="preserve">        m_unsignedMap.Add(1, Sort.</w:t>
      </w:r>
      <w:r w:rsidR="005D4E81">
        <w:rPr>
          <w:highlight w:val="white"/>
        </w:rPr>
        <w:t>UnsignedChar</w:t>
      </w:r>
      <w:r w:rsidRPr="00A33D64">
        <w:rPr>
          <w:highlight w:val="white"/>
        </w:rPr>
        <w:t>);</w:t>
      </w:r>
    </w:p>
    <w:p w14:paraId="708B136E" w14:textId="34A4AFDC" w:rsidR="00A33D64" w:rsidRPr="00A33D64" w:rsidRDefault="00A33D64" w:rsidP="00A33D64">
      <w:pPr>
        <w:pStyle w:val="Code"/>
        <w:rPr>
          <w:highlight w:val="white"/>
        </w:rPr>
      </w:pPr>
      <w:r w:rsidRPr="00A33D64">
        <w:rPr>
          <w:highlight w:val="white"/>
        </w:rPr>
        <w:t xml:space="preserve">        m_unsignedMap.Add(2, Sort.</w:t>
      </w:r>
      <w:r w:rsidR="005D4E81">
        <w:rPr>
          <w:highlight w:val="white"/>
        </w:rPr>
        <w:t>UnsignedInt</w:t>
      </w:r>
      <w:r w:rsidRPr="00A33D64">
        <w:rPr>
          <w:highlight w:val="white"/>
        </w:rPr>
        <w:t>);</w:t>
      </w:r>
    </w:p>
    <w:p w14:paraId="22754C76" w14:textId="2A8F37C0" w:rsidR="00A33D64" w:rsidRPr="00A33D64" w:rsidRDefault="00A33D64" w:rsidP="00A33D64">
      <w:pPr>
        <w:pStyle w:val="Code"/>
        <w:rPr>
          <w:highlight w:val="white"/>
        </w:rPr>
      </w:pPr>
      <w:r w:rsidRPr="00A33D64">
        <w:rPr>
          <w:highlight w:val="white"/>
        </w:rPr>
        <w:t xml:space="preserve">        m_unsignedMap.Add(4, Sort.</w:t>
      </w:r>
      <w:r w:rsidR="005D4E81">
        <w:rPr>
          <w:highlight w:val="white"/>
        </w:rPr>
        <w:t>UnsignedLongInt</w:t>
      </w:r>
      <w:r w:rsidRPr="00A33D64">
        <w:rPr>
          <w:highlight w:val="white"/>
        </w:rPr>
        <w:t>);</w:t>
      </w:r>
    </w:p>
    <w:p w14:paraId="1C479D8E" w14:textId="77777777" w:rsidR="000C4DBF" w:rsidRPr="00A33D64" w:rsidRDefault="000C4DBF" w:rsidP="00A33D64">
      <w:pPr>
        <w:pStyle w:val="Code"/>
        <w:rPr>
          <w:highlight w:val="white"/>
        </w:rPr>
      </w:pPr>
    </w:p>
    <w:p w14:paraId="02740AA9" w14:textId="77777777" w:rsidR="000C4DBF" w:rsidRPr="0063592A" w:rsidRDefault="000C4DBF" w:rsidP="000C4DBF">
      <w:pPr>
        <w:pStyle w:val="Code"/>
        <w:rPr>
          <w:highlight w:val="white"/>
        </w:rPr>
      </w:pPr>
      <w:r w:rsidRPr="0063592A">
        <w:rPr>
          <w:highlight w:val="white"/>
        </w:rPr>
        <w:t xml:space="preserve">        m_minValueMap.Add(Sort.Logical, 0);</w:t>
      </w:r>
    </w:p>
    <w:p w14:paraId="38C9A01B" w14:textId="00DDD341"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SignedChar</w:t>
      </w:r>
      <w:r w:rsidRPr="0063592A">
        <w:rPr>
          <w:highlight w:val="white"/>
        </w:rPr>
        <w:t>, -128);</w:t>
      </w:r>
    </w:p>
    <w:p w14:paraId="2A0FF3D2" w14:textId="3682670C"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UnsignedChar</w:t>
      </w:r>
      <w:r w:rsidRPr="0063592A">
        <w:rPr>
          <w:highlight w:val="white"/>
        </w:rPr>
        <w:t>, 0);</w:t>
      </w:r>
    </w:p>
    <w:p w14:paraId="410978C2" w14:textId="4E2DD9E4"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SignedShortInt</w:t>
      </w:r>
      <w:r w:rsidRPr="0063592A">
        <w:rPr>
          <w:highlight w:val="white"/>
        </w:rPr>
        <w:t>, -128);</w:t>
      </w:r>
    </w:p>
    <w:p w14:paraId="236A9088" w14:textId="412157FA"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UnsignedShortInt</w:t>
      </w:r>
      <w:r w:rsidRPr="0063592A">
        <w:rPr>
          <w:highlight w:val="white"/>
        </w:rPr>
        <w:t>, 0);</w:t>
      </w:r>
    </w:p>
    <w:p w14:paraId="4A377404" w14:textId="1BF117F3"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SignedInt</w:t>
      </w:r>
      <w:r w:rsidRPr="0063592A">
        <w:rPr>
          <w:highlight w:val="white"/>
        </w:rPr>
        <w:t>, -32768);</w:t>
      </w:r>
    </w:p>
    <w:p w14:paraId="4C6AA9A6" w14:textId="443E3409"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UnsignedInt</w:t>
      </w:r>
      <w:r w:rsidRPr="0063592A">
        <w:rPr>
          <w:highlight w:val="white"/>
        </w:rPr>
        <w:t>, 0);</w:t>
      </w:r>
    </w:p>
    <w:p w14:paraId="32FB2A3C" w14:textId="77777777" w:rsidR="000C4DBF" w:rsidRPr="0063592A" w:rsidRDefault="000C4DBF" w:rsidP="000C4DBF">
      <w:pPr>
        <w:pStyle w:val="Code"/>
        <w:rPr>
          <w:highlight w:val="white"/>
        </w:rPr>
      </w:pPr>
      <w:r w:rsidRPr="0063592A">
        <w:rPr>
          <w:highlight w:val="white"/>
        </w:rPr>
        <w:t xml:space="preserve">        m_minValueMap.Add(Sort.Array, 0);</w:t>
      </w:r>
    </w:p>
    <w:p w14:paraId="68900CF9" w14:textId="77777777" w:rsidR="000C4DBF" w:rsidRPr="0063592A" w:rsidRDefault="000C4DBF" w:rsidP="000C4DBF">
      <w:pPr>
        <w:pStyle w:val="Code"/>
        <w:rPr>
          <w:highlight w:val="white"/>
        </w:rPr>
      </w:pPr>
      <w:r w:rsidRPr="0063592A">
        <w:rPr>
          <w:highlight w:val="white"/>
        </w:rPr>
        <w:t xml:space="preserve">        m_minValueMap.Add(Sort.Pointer, 0);</w:t>
      </w:r>
    </w:p>
    <w:p w14:paraId="794E89BD" w14:textId="6AEB1A1A"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SignedLongInt</w:t>
      </w:r>
      <w:r w:rsidRPr="0063592A">
        <w:rPr>
          <w:highlight w:val="white"/>
        </w:rPr>
        <w:t>, -2147483648);</w:t>
      </w:r>
    </w:p>
    <w:p w14:paraId="55071D55" w14:textId="51BC14A3" w:rsidR="000C4DBF" w:rsidRPr="0063592A" w:rsidRDefault="000C4DBF" w:rsidP="000C4DBF">
      <w:pPr>
        <w:pStyle w:val="Code"/>
        <w:rPr>
          <w:highlight w:val="white"/>
        </w:rPr>
      </w:pPr>
      <w:r w:rsidRPr="0063592A">
        <w:rPr>
          <w:highlight w:val="white"/>
        </w:rPr>
        <w:lastRenderedPageBreak/>
        <w:t xml:space="preserve">        m_minValueMap.Add(Sort.</w:t>
      </w:r>
      <w:r w:rsidR="005D4E81">
        <w:rPr>
          <w:highlight w:val="white"/>
        </w:rPr>
        <w:t>UnsignedLongInt</w:t>
      </w:r>
      <w:r w:rsidRPr="0063592A">
        <w:rPr>
          <w:highlight w:val="white"/>
        </w:rPr>
        <w:t>, 0);</w:t>
      </w:r>
    </w:p>
    <w:p w14:paraId="0CFD2185" w14:textId="77777777" w:rsidR="000C4DBF" w:rsidRPr="0063592A" w:rsidRDefault="000C4DBF" w:rsidP="000C4DBF">
      <w:pPr>
        <w:pStyle w:val="Code"/>
        <w:rPr>
          <w:highlight w:val="white"/>
        </w:rPr>
      </w:pPr>
    </w:p>
    <w:p w14:paraId="65FBA469" w14:textId="77777777" w:rsidR="000C4DBF" w:rsidRPr="0063592A" w:rsidRDefault="000C4DBF" w:rsidP="000C4DBF">
      <w:pPr>
        <w:pStyle w:val="Code"/>
        <w:rPr>
          <w:highlight w:val="white"/>
        </w:rPr>
      </w:pPr>
      <w:r w:rsidRPr="0063592A">
        <w:rPr>
          <w:highlight w:val="white"/>
        </w:rPr>
        <w:t xml:space="preserve">        m_maxValueMap.Add(Sort.Logical, 1);</w:t>
      </w:r>
    </w:p>
    <w:p w14:paraId="01DF39B9" w14:textId="26C99DB6"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SignedChar</w:t>
      </w:r>
      <w:r w:rsidRPr="0063592A">
        <w:rPr>
          <w:highlight w:val="white"/>
        </w:rPr>
        <w:t>, 127);</w:t>
      </w:r>
    </w:p>
    <w:p w14:paraId="6BB61F0F" w14:textId="057BDA18"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UnsignedChar</w:t>
      </w:r>
      <w:r w:rsidRPr="0063592A">
        <w:rPr>
          <w:highlight w:val="white"/>
        </w:rPr>
        <w:t>, 255);</w:t>
      </w:r>
    </w:p>
    <w:p w14:paraId="44D26CC6" w14:textId="16525A74"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SignedShortInt</w:t>
      </w:r>
      <w:r w:rsidRPr="0063592A">
        <w:rPr>
          <w:highlight w:val="white"/>
        </w:rPr>
        <w:t>, 127);</w:t>
      </w:r>
    </w:p>
    <w:p w14:paraId="57A3CF1B" w14:textId="1F537172"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UnsignedShortInt</w:t>
      </w:r>
      <w:r w:rsidRPr="0063592A">
        <w:rPr>
          <w:highlight w:val="white"/>
        </w:rPr>
        <w:t>, 255);</w:t>
      </w:r>
    </w:p>
    <w:p w14:paraId="424D1D38" w14:textId="6097B320"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SignedInt</w:t>
      </w:r>
      <w:r w:rsidRPr="0063592A">
        <w:rPr>
          <w:highlight w:val="white"/>
        </w:rPr>
        <w:t>, 32767);</w:t>
      </w:r>
    </w:p>
    <w:p w14:paraId="2366C217" w14:textId="59ACEBD5"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UnsignedInt</w:t>
      </w:r>
      <w:r w:rsidRPr="0063592A">
        <w:rPr>
          <w:highlight w:val="white"/>
        </w:rPr>
        <w:t>, 65535);</w:t>
      </w:r>
    </w:p>
    <w:p w14:paraId="3830B08B" w14:textId="77777777" w:rsidR="000C4DBF" w:rsidRPr="0063592A" w:rsidRDefault="000C4DBF" w:rsidP="000C4DBF">
      <w:pPr>
        <w:pStyle w:val="Code"/>
        <w:rPr>
          <w:highlight w:val="white"/>
        </w:rPr>
      </w:pPr>
      <w:r w:rsidRPr="0063592A">
        <w:rPr>
          <w:highlight w:val="white"/>
        </w:rPr>
        <w:t xml:space="preserve">        m_maxValueMap.Add(Sort.Array, 65535);</w:t>
      </w:r>
    </w:p>
    <w:p w14:paraId="3EF18336" w14:textId="77777777" w:rsidR="000C4DBF" w:rsidRPr="0063592A" w:rsidRDefault="000C4DBF" w:rsidP="000C4DBF">
      <w:pPr>
        <w:pStyle w:val="Code"/>
        <w:rPr>
          <w:highlight w:val="white"/>
        </w:rPr>
      </w:pPr>
      <w:r w:rsidRPr="0063592A">
        <w:rPr>
          <w:highlight w:val="white"/>
        </w:rPr>
        <w:t xml:space="preserve">        m_maxValueMap.Add(Sort.Pointer, 65535);</w:t>
      </w:r>
    </w:p>
    <w:p w14:paraId="524389BB" w14:textId="59199AC7"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SignedLongInt</w:t>
      </w:r>
      <w:r w:rsidRPr="0063592A">
        <w:rPr>
          <w:highlight w:val="white"/>
        </w:rPr>
        <w:t>, 2147483647);</w:t>
      </w:r>
    </w:p>
    <w:p w14:paraId="04079FFB" w14:textId="7348AD1E"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UnsignedLongInt</w:t>
      </w:r>
      <w:r w:rsidRPr="0063592A">
        <w:rPr>
          <w:highlight w:val="white"/>
        </w:rPr>
        <w:t>, 4294967295);</w:t>
      </w:r>
    </w:p>
    <w:p w14:paraId="339119E1" w14:textId="77777777" w:rsidR="000C4DBF" w:rsidRPr="0063592A" w:rsidRDefault="000C4DBF" w:rsidP="000C4DBF">
      <w:pPr>
        <w:pStyle w:val="Code"/>
        <w:rPr>
          <w:highlight w:val="white"/>
        </w:rPr>
      </w:pPr>
      <w:r w:rsidRPr="0063592A">
        <w:rPr>
          <w:highlight w:val="white"/>
        </w:rPr>
        <w:t xml:space="preserve">      }</w:t>
      </w:r>
    </w:p>
    <w:p w14:paraId="4752B66C" w14:textId="250303A3" w:rsidR="000C4DBF" w:rsidRDefault="000C4DBF" w:rsidP="000C4DBF">
      <w:pPr>
        <w:pStyle w:val="Code"/>
        <w:rPr>
          <w:color w:val="000000"/>
          <w:highlight w:val="white"/>
          <w:lang w:val="sv-SE"/>
        </w:rPr>
      </w:pPr>
      <w:r>
        <w:rPr>
          <w:color w:val="000000"/>
          <w:highlight w:val="white"/>
          <w:lang w:val="sv-SE"/>
        </w:rPr>
        <w:t xml:space="preserve">    }</w:t>
      </w:r>
    </w:p>
    <w:p w14:paraId="1BF0B038" w14:textId="77777777" w:rsidR="000C4DBF" w:rsidRDefault="000C4DBF" w:rsidP="000C4DBF">
      <w:pPr>
        <w:pStyle w:val="Code"/>
        <w:rPr>
          <w:color w:val="000000"/>
          <w:highlight w:val="white"/>
          <w:lang w:val="sv-SE"/>
        </w:rPr>
      </w:pPr>
    </w:p>
    <w:p w14:paraId="131F9459" w14:textId="79B75A04" w:rsidR="00303C4E" w:rsidRDefault="00303C4E" w:rsidP="004568A2">
      <w:pPr>
        <w:pStyle w:val="Rubrik3"/>
        <w:numPr>
          <w:ilvl w:val="2"/>
          <w:numId w:val="157"/>
        </w:numPr>
        <w:rPr>
          <w:highlight w:val="white"/>
        </w:rPr>
      </w:pPr>
      <w:bookmarkStart w:id="453" w:name="_Toc54119975"/>
      <w:r>
        <w:rPr>
          <w:highlight w:val="white"/>
        </w:rPr>
        <w:t>Static Symbol</w:t>
      </w:r>
      <w:bookmarkEnd w:id="453"/>
    </w:p>
    <w:p w14:paraId="0A053B40" w14:textId="404E0AEE" w:rsidR="00303C4E" w:rsidRDefault="00303C4E" w:rsidP="00303C4E">
      <w:pPr>
        <w:pStyle w:val="CodeHeader"/>
        <w:rPr>
          <w:highlight w:val="white"/>
        </w:rPr>
      </w:pPr>
      <w:proofErr w:type="spellStart"/>
      <w:r>
        <w:rPr>
          <w:highlight w:val="white"/>
        </w:rPr>
        <w:t>StaticSymbolWindows.cs</w:t>
      </w:r>
      <w:proofErr w:type="spellEnd"/>
    </w:p>
    <w:p w14:paraId="1B9B5D21" w14:textId="77777777" w:rsidR="00303C4E" w:rsidRPr="00303C4E" w:rsidRDefault="00303C4E" w:rsidP="00303C4E">
      <w:pPr>
        <w:pStyle w:val="Code"/>
        <w:rPr>
          <w:highlight w:val="white"/>
        </w:rPr>
      </w:pPr>
      <w:r w:rsidRPr="00303C4E">
        <w:rPr>
          <w:highlight w:val="white"/>
        </w:rPr>
        <w:t>using System;</w:t>
      </w:r>
    </w:p>
    <w:p w14:paraId="32508312" w14:textId="77777777" w:rsidR="00303C4E" w:rsidRPr="00303C4E" w:rsidRDefault="00303C4E" w:rsidP="00303C4E">
      <w:pPr>
        <w:pStyle w:val="Code"/>
        <w:rPr>
          <w:highlight w:val="white"/>
        </w:rPr>
      </w:pPr>
      <w:r w:rsidRPr="00303C4E">
        <w:rPr>
          <w:highlight w:val="white"/>
        </w:rPr>
        <w:t>using System.IO;</w:t>
      </w:r>
    </w:p>
    <w:p w14:paraId="55C11956" w14:textId="77777777" w:rsidR="00303C4E" w:rsidRPr="00303C4E" w:rsidRDefault="00303C4E" w:rsidP="00303C4E">
      <w:pPr>
        <w:pStyle w:val="Code"/>
        <w:rPr>
          <w:highlight w:val="white"/>
        </w:rPr>
      </w:pPr>
      <w:r w:rsidRPr="00303C4E">
        <w:rPr>
          <w:highlight w:val="white"/>
        </w:rPr>
        <w:t>using System.Text;</w:t>
      </w:r>
    </w:p>
    <w:p w14:paraId="6BF5E33D" w14:textId="77777777" w:rsidR="00303C4E" w:rsidRPr="00303C4E" w:rsidRDefault="00303C4E" w:rsidP="00303C4E">
      <w:pPr>
        <w:pStyle w:val="Code"/>
        <w:rPr>
          <w:highlight w:val="white"/>
        </w:rPr>
      </w:pPr>
      <w:r w:rsidRPr="00303C4E">
        <w:rPr>
          <w:highlight w:val="white"/>
        </w:rPr>
        <w:t>using System.Globalization;</w:t>
      </w:r>
    </w:p>
    <w:p w14:paraId="531B83AF" w14:textId="77777777" w:rsidR="00303C4E" w:rsidRPr="00303C4E" w:rsidRDefault="00303C4E" w:rsidP="00303C4E">
      <w:pPr>
        <w:pStyle w:val="Code"/>
        <w:rPr>
          <w:highlight w:val="white"/>
        </w:rPr>
      </w:pPr>
      <w:r w:rsidRPr="00303C4E">
        <w:rPr>
          <w:highlight w:val="white"/>
        </w:rPr>
        <w:t>using System.Collections.Generic;</w:t>
      </w:r>
    </w:p>
    <w:p w14:paraId="6197B966" w14:textId="77777777" w:rsidR="00303C4E" w:rsidRPr="00303C4E" w:rsidRDefault="00303C4E" w:rsidP="00303C4E">
      <w:pPr>
        <w:pStyle w:val="Code"/>
        <w:rPr>
          <w:highlight w:val="white"/>
        </w:rPr>
      </w:pPr>
    </w:p>
    <w:p w14:paraId="14B05C51" w14:textId="77777777" w:rsidR="00303C4E" w:rsidRPr="00303C4E" w:rsidRDefault="00303C4E" w:rsidP="00303C4E">
      <w:pPr>
        <w:pStyle w:val="Code"/>
        <w:rPr>
          <w:highlight w:val="white"/>
        </w:rPr>
      </w:pPr>
      <w:r w:rsidRPr="00303C4E">
        <w:rPr>
          <w:highlight w:val="white"/>
        </w:rPr>
        <w:t>namespace CCompiler {</w:t>
      </w:r>
    </w:p>
    <w:p w14:paraId="4CD2563C" w14:textId="77777777" w:rsidR="00303C4E" w:rsidRPr="00303C4E" w:rsidRDefault="00303C4E" w:rsidP="00303C4E">
      <w:pPr>
        <w:pStyle w:val="Code"/>
        <w:rPr>
          <w:highlight w:val="white"/>
        </w:rPr>
      </w:pPr>
      <w:r w:rsidRPr="00303C4E">
        <w:rPr>
          <w:highlight w:val="white"/>
        </w:rPr>
        <w:t xml:space="preserve">  public class StaticSymbolWindows : StaticSymbol {</w:t>
      </w:r>
    </w:p>
    <w:p w14:paraId="3C430839" w14:textId="77777777" w:rsidR="00303C4E" w:rsidRPr="00303C4E" w:rsidRDefault="00303C4E" w:rsidP="00303C4E">
      <w:pPr>
        <w:pStyle w:val="Code"/>
        <w:rPr>
          <w:highlight w:val="white"/>
        </w:rPr>
      </w:pPr>
      <w:r w:rsidRPr="00303C4E">
        <w:rPr>
          <w:highlight w:val="white"/>
        </w:rPr>
        <w:t xml:space="preserve">    private List&lt;byte&gt; m_byteList;</w:t>
      </w:r>
    </w:p>
    <w:p w14:paraId="729F5709" w14:textId="77777777" w:rsidR="00303C4E" w:rsidRPr="00303C4E" w:rsidRDefault="00303C4E" w:rsidP="00303C4E">
      <w:pPr>
        <w:pStyle w:val="Code"/>
        <w:rPr>
          <w:highlight w:val="white"/>
        </w:rPr>
      </w:pPr>
      <w:r w:rsidRPr="00303C4E">
        <w:rPr>
          <w:highlight w:val="white"/>
        </w:rPr>
        <w:t xml:space="preserve">    private IDictionary&lt;int,string&gt; m_accessMap, m_callMap;</w:t>
      </w:r>
    </w:p>
    <w:p w14:paraId="65DAD66C" w14:textId="77777777" w:rsidR="00303C4E" w:rsidRPr="00303C4E" w:rsidRDefault="00303C4E" w:rsidP="00303C4E">
      <w:pPr>
        <w:pStyle w:val="Code"/>
        <w:rPr>
          <w:highlight w:val="white"/>
        </w:rPr>
      </w:pPr>
      <w:r w:rsidRPr="00303C4E">
        <w:rPr>
          <w:highlight w:val="white"/>
        </w:rPr>
        <w:t xml:space="preserve">    private ISet&lt;int&gt; m_returnSet;</w:t>
      </w:r>
    </w:p>
    <w:p w14:paraId="1760EBA4" w14:textId="77777777" w:rsidR="00303C4E" w:rsidRPr="00303C4E" w:rsidRDefault="00303C4E" w:rsidP="00303C4E">
      <w:pPr>
        <w:pStyle w:val="Code"/>
        <w:rPr>
          <w:highlight w:val="white"/>
        </w:rPr>
      </w:pPr>
    </w:p>
    <w:p w14:paraId="7C3CB676" w14:textId="77777777" w:rsidR="00303C4E" w:rsidRPr="00303C4E" w:rsidRDefault="00303C4E" w:rsidP="00303C4E">
      <w:pPr>
        <w:pStyle w:val="Code"/>
        <w:rPr>
          <w:highlight w:val="white"/>
        </w:rPr>
      </w:pPr>
      <w:r w:rsidRPr="00303C4E">
        <w:rPr>
          <w:highlight w:val="white"/>
        </w:rPr>
        <w:t xml:space="preserve">    public StaticSymbolWindows() {</w:t>
      </w:r>
    </w:p>
    <w:p w14:paraId="4030BC70" w14:textId="77777777" w:rsidR="00303C4E" w:rsidRPr="00303C4E" w:rsidRDefault="00303C4E" w:rsidP="00303C4E">
      <w:pPr>
        <w:pStyle w:val="Code"/>
        <w:rPr>
          <w:highlight w:val="white"/>
        </w:rPr>
      </w:pPr>
      <w:r w:rsidRPr="00303C4E">
        <w:rPr>
          <w:highlight w:val="white"/>
        </w:rPr>
        <w:t xml:space="preserve">      // Empty.</w:t>
      </w:r>
    </w:p>
    <w:p w14:paraId="28B9D9FF" w14:textId="77777777" w:rsidR="00303C4E" w:rsidRPr="00303C4E" w:rsidRDefault="00303C4E" w:rsidP="00303C4E">
      <w:pPr>
        <w:pStyle w:val="Code"/>
        <w:rPr>
          <w:highlight w:val="white"/>
        </w:rPr>
      </w:pPr>
      <w:r w:rsidRPr="00303C4E">
        <w:rPr>
          <w:highlight w:val="white"/>
        </w:rPr>
        <w:t xml:space="preserve">    }</w:t>
      </w:r>
    </w:p>
    <w:p w14:paraId="7CECE626" w14:textId="77777777" w:rsidR="00303C4E" w:rsidRPr="00303C4E" w:rsidRDefault="00303C4E" w:rsidP="00303C4E">
      <w:pPr>
        <w:pStyle w:val="Code"/>
        <w:rPr>
          <w:highlight w:val="white"/>
        </w:rPr>
      </w:pPr>
    </w:p>
    <w:p w14:paraId="274629D4" w14:textId="77777777" w:rsidR="00303C4E" w:rsidRPr="00303C4E" w:rsidRDefault="00303C4E" w:rsidP="00303C4E">
      <w:pPr>
        <w:pStyle w:val="Code"/>
        <w:rPr>
          <w:highlight w:val="white"/>
        </w:rPr>
      </w:pPr>
      <w:r w:rsidRPr="00303C4E">
        <w:rPr>
          <w:highlight w:val="white"/>
        </w:rPr>
        <w:t xml:space="preserve">    public StaticSymbolWindows(string uniqueName, List&lt;byte&gt; byteList = null, // Windows static object</w:t>
      </w:r>
    </w:p>
    <w:p w14:paraId="49BF84C1" w14:textId="77777777" w:rsidR="00303C4E" w:rsidRPr="00303C4E" w:rsidRDefault="00303C4E" w:rsidP="00303C4E">
      <w:pPr>
        <w:pStyle w:val="Code"/>
        <w:rPr>
          <w:highlight w:val="white"/>
        </w:rPr>
      </w:pPr>
      <w:r w:rsidRPr="00303C4E">
        <w:rPr>
          <w:highlight w:val="white"/>
        </w:rPr>
        <w:t xml:space="preserve">                        IDictionary&lt;int,string&gt; accessMap = null)</w:t>
      </w:r>
    </w:p>
    <w:p w14:paraId="5354B8AD" w14:textId="77777777" w:rsidR="00303C4E" w:rsidRPr="00303C4E" w:rsidRDefault="00303C4E" w:rsidP="00303C4E">
      <w:pPr>
        <w:pStyle w:val="Code"/>
        <w:rPr>
          <w:highlight w:val="white"/>
        </w:rPr>
      </w:pPr>
      <w:r w:rsidRPr="00303C4E">
        <w:rPr>
          <w:highlight w:val="white"/>
        </w:rPr>
        <w:t xml:space="preserve">     :base(uniqueName) {</w:t>
      </w:r>
    </w:p>
    <w:p w14:paraId="743DB982" w14:textId="77777777" w:rsidR="00303C4E" w:rsidRPr="00303C4E" w:rsidRDefault="00303C4E" w:rsidP="00303C4E">
      <w:pPr>
        <w:pStyle w:val="Code"/>
        <w:rPr>
          <w:highlight w:val="white"/>
        </w:rPr>
      </w:pPr>
      <w:r w:rsidRPr="00303C4E">
        <w:rPr>
          <w:highlight w:val="white"/>
        </w:rPr>
        <w:t xml:space="preserve">      m_byteList = (byteList != null) ? byteList : (new List&lt;byte&gt;());</w:t>
      </w:r>
    </w:p>
    <w:p w14:paraId="7F02A94F" w14:textId="77777777" w:rsidR="00303C4E" w:rsidRPr="00303C4E" w:rsidRDefault="00303C4E" w:rsidP="00303C4E">
      <w:pPr>
        <w:pStyle w:val="Code"/>
        <w:rPr>
          <w:highlight w:val="white"/>
        </w:rPr>
      </w:pPr>
      <w:r w:rsidRPr="00303C4E">
        <w:rPr>
          <w:highlight w:val="white"/>
        </w:rPr>
        <w:t xml:space="preserve">      m_accessMap = (accessMap != null) ? accessMap : (new Dictionary&lt;int,string&gt;());</w:t>
      </w:r>
    </w:p>
    <w:p w14:paraId="242629EC" w14:textId="77777777" w:rsidR="00303C4E" w:rsidRPr="00303C4E" w:rsidRDefault="00303C4E" w:rsidP="00303C4E">
      <w:pPr>
        <w:pStyle w:val="Code"/>
        <w:rPr>
          <w:highlight w:val="white"/>
        </w:rPr>
      </w:pPr>
      <w:r w:rsidRPr="00303C4E">
        <w:rPr>
          <w:highlight w:val="white"/>
        </w:rPr>
        <w:t xml:space="preserve">      m_callMap = new Dictionary&lt;int,string&gt;();</w:t>
      </w:r>
    </w:p>
    <w:p w14:paraId="6722FDB3" w14:textId="77777777" w:rsidR="00303C4E" w:rsidRPr="00303C4E" w:rsidRDefault="00303C4E" w:rsidP="00303C4E">
      <w:pPr>
        <w:pStyle w:val="Code"/>
        <w:rPr>
          <w:highlight w:val="white"/>
        </w:rPr>
      </w:pPr>
      <w:r w:rsidRPr="00303C4E">
        <w:rPr>
          <w:highlight w:val="white"/>
        </w:rPr>
        <w:t xml:space="preserve">      m_returnSet = new HashSet&lt;int&gt;();</w:t>
      </w:r>
    </w:p>
    <w:p w14:paraId="446BBA5B" w14:textId="77777777" w:rsidR="00303C4E" w:rsidRPr="00303C4E" w:rsidRDefault="00303C4E" w:rsidP="00303C4E">
      <w:pPr>
        <w:pStyle w:val="Code"/>
        <w:rPr>
          <w:highlight w:val="white"/>
        </w:rPr>
      </w:pPr>
      <w:r w:rsidRPr="00303C4E">
        <w:rPr>
          <w:highlight w:val="white"/>
        </w:rPr>
        <w:t xml:space="preserve">    }</w:t>
      </w:r>
    </w:p>
    <w:p w14:paraId="73D91856" w14:textId="77777777" w:rsidR="00303C4E" w:rsidRPr="00303C4E" w:rsidRDefault="00303C4E" w:rsidP="00303C4E">
      <w:pPr>
        <w:pStyle w:val="Code"/>
        <w:rPr>
          <w:highlight w:val="white"/>
        </w:rPr>
      </w:pPr>
    </w:p>
    <w:p w14:paraId="6A878EEE" w14:textId="77777777" w:rsidR="00303C4E" w:rsidRPr="00303C4E" w:rsidRDefault="00303C4E" w:rsidP="00303C4E">
      <w:pPr>
        <w:pStyle w:val="Code"/>
        <w:rPr>
          <w:highlight w:val="white"/>
        </w:rPr>
      </w:pPr>
      <w:r w:rsidRPr="00303C4E">
        <w:rPr>
          <w:highlight w:val="white"/>
        </w:rPr>
        <w:t xml:space="preserve">    public StaticSymbolWindows(string uniqueName, List&lt;byte&gt; byteList, // Windows function definitializerion</w:t>
      </w:r>
    </w:p>
    <w:p w14:paraId="6D832BAE" w14:textId="77777777" w:rsidR="00303C4E" w:rsidRPr="00303C4E" w:rsidRDefault="00303C4E" w:rsidP="00303C4E">
      <w:pPr>
        <w:pStyle w:val="Code"/>
        <w:rPr>
          <w:highlight w:val="white"/>
        </w:rPr>
      </w:pPr>
      <w:r w:rsidRPr="00303C4E">
        <w:rPr>
          <w:highlight w:val="white"/>
        </w:rPr>
        <w:t xml:space="preserve">                        IDictionary&lt;int,string&gt; accessMap,</w:t>
      </w:r>
    </w:p>
    <w:p w14:paraId="5C2FAFA4" w14:textId="77777777" w:rsidR="00303C4E" w:rsidRPr="00303C4E" w:rsidRDefault="00303C4E" w:rsidP="00303C4E">
      <w:pPr>
        <w:pStyle w:val="Code"/>
        <w:rPr>
          <w:highlight w:val="white"/>
        </w:rPr>
      </w:pPr>
      <w:r w:rsidRPr="00303C4E">
        <w:rPr>
          <w:highlight w:val="white"/>
        </w:rPr>
        <w:t xml:space="preserve">                        IDictionary&lt;int,string&gt; callMap, ISet&lt;int&gt; returnSet)</w:t>
      </w:r>
    </w:p>
    <w:p w14:paraId="2C72031E" w14:textId="77777777" w:rsidR="00303C4E" w:rsidRPr="00303C4E" w:rsidRDefault="00303C4E" w:rsidP="00303C4E">
      <w:pPr>
        <w:pStyle w:val="Code"/>
        <w:rPr>
          <w:highlight w:val="white"/>
        </w:rPr>
      </w:pPr>
      <w:r w:rsidRPr="00303C4E">
        <w:rPr>
          <w:highlight w:val="white"/>
        </w:rPr>
        <w:t xml:space="preserve">     :base(uniqueName) {</w:t>
      </w:r>
    </w:p>
    <w:p w14:paraId="2CEE55E4" w14:textId="77777777" w:rsidR="00303C4E" w:rsidRPr="00303C4E" w:rsidRDefault="00303C4E" w:rsidP="00303C4E">
      <w:pPr>
        <w:pStyle w:val="Code"/>
        <w:rPr>
          <w:highlight w:val="white"/>
        </w:rPr>
      </w:pPr>
      <w:r w:rsidRPr="00303C4E">
        <w:rPr>
          <w:highlight w:val="white"/>
        </w:rPr>
        <w:t xml:space="preserve">      m_byteList = byteList;</w:t>
      </w:r>
    </w:p>
    <w:p w14:paraId="4E61C3F3" w14:textId="77777777" w:rsidR="00303C4E" w:rsidRPr="00303C4E" w:rsidRDefault="00303C4E" w:rsidP="00303C4E">
      <w:pPr>
        <w:pStyle w:val="Code"/>
        <w:rPr>
          <w:highlight w:val="white"/>
        </w:rPr>
      </w:pPr>
      <w:r w:rsidRPr="00303C4E">
        <w:rPr>
          <w:highlight w:val="white"/>
        </w:rPr>
        <w:t xml:space="preserve">      m_accessMap = accessMap;</w:t>
      </w:r>
    </w:p>
    <w:p w14:paraId="17A71CFE" w14:textId="77777777" w:rsidR="00303C4E" w:rsidRPr="00303C4E" w:rsidRDefault="00303C4E" w:rsidP="00303C4E">
      <w:pPr>
        <w:pStyle w:val="Code"/>
        <w:rPr>
          <w:highlight w:val="white"/>
        </w:rPr>
      </w:pPr>
      <w:r w:rsidRPr="00303C4E">
        <w:rPr>
          <w:highlight w:val="white"/>
        </w:rPr>
        <w:t xml:space="preserve">      m_callMap = callMap;</w:t>
      </w:r>
    </w:p>
    <w:p w14:paraId="010FFC57" w14:textId="77777777" w:rsidR="00303C4E" w:rsidRPr="00303C4E" w:rsidRDefault="00303C4E" w:rsidP="00303C4E">
      <w:pPr>
        <w:pStyle w:val="Code"/>
        <w:rPr>
          <w:highlight w:val="white"/>
        </w:rPr>
      </w:pPr>
      <w:r w:rsidRPr="00303C4E">
        <w:rPr>
          <w:highlight w:val="white"/>
        </w:rPr>
        <w:t xml:space="preserve">      m_returnSet = returnSet;</w:t>
      </w:r>
    </w:p>
    <w:p w14:paraId="5D5054B2" w14:textId="77777777" w:rsidR="00303C4E" w:rsidRPr="00303C4E" w:rsidRDefault="00303C4E" w:rsidP="00303C4E">
      <w:pPr>
        <w:pStyle w:val="Code"/>
        <w:rPr>
          <w:highlight w:val="white"/>
        </w:rPr>
      </w:pPr>
      <w:r w:rsidRPr="00303C4E">
        <w:rPr>
          <w:highlight w:val="white"/>
        </w:rPr>
        <w:t xml:space="preserve">    }</w:t>
      </w:r>
    </w:p>
    <w:p w14:paraId="6DCE0841" w14:textId="77777777" w:rsidR="00303C4E" w:rsidRPr="00303C4E" w:rsidRDefault="00303C4E" w:rsidP="00303C4E">
      <w:pPr>
        <w:pStyle w:val="Code"/>
        <w:rPr>
          <w:highlight w:val="white"/>
        </w:rPr>
      </w:pPr>
    </w:p>
    <w:p w14:paraId="141F97E2" w14:textId="77777777" w:rsidR="00303C4E" w:rsidRPr="00303C4E" w:rsidRDefault="00303C4E" w:rsidP="00303C4E">
      <w:pPr>
        <w:pStyle w:val="Code"/>
        <w:rPr>
          <w:highlight w:val="white"/>
        </w:rPr>
      </w:pPr>
      <w:r w:rsidRPr="00303C4E">
        <w:rPr>
          <w:highlight w:val="white"/>
        </w:rPr>
        <w:t xml:space="preserve">    public List&lt;byte&gt; ByteList {</w:t>
      </w:r>
    </w:p>
    <w:p w14:paraId="1B126CBB" w14:textId="77777777" w:rsidR="00303C4E" w:rsidRPr="00303C4E" w:rsidRDefault="00303C4E" w:rsidP="00303C4E">
      <w:pPr>
        <w:pStyle w:val="Code"/>
        <w:rPr>
          <w:highlight w:val="white"/>
        </w:rPr>
      </w:pPr>
      <w:r w:rsidRPr="00303C4E">
        <w:rPr>
          <w:highlight w:val="white"/>
        </w:rPr>
        <w:t xml:space="preserve">      get { return m_byteList; }</w:t>
      </w:r>
    </w:p>
    <w:p w14:paraId="2CE1FB2E" w14:textId="77777777" w:rsidR="00303C4E" w:rsidRPr="00303C4E" w:rsidRDefault="00303C4E" w:rsidP="00303C4E">
      <w:pPr>
        <w:pStyle w:val="Code"/>
        <w:rPr>
          <w:highlight w:val="white"/>
        </w:rPr>
      </w:pPr>
      <w:r w:rsidRPr="00303C4E">
        <w:rPr>
          <w:highlight w:val="white"/>
        </w:rPr>
        <w:t xml:space="preserve">    }</w:t>
      </w:r>
    </w:p>
    <w:p w14:paraId="746DE4DB" w14:textId="77777777" w:rsidR="00303C4E" w:rsidRPr="00303C4E" w:rsidRDefault="00303C4E" w:rsidP="00303C4E">
      <w:pPr>
        <w:pStyle w:val="Code"/>
        <w:rPr>
          <w:highlight w:val="white"/>
        </w:rPr>
      </w:pPr>
      <w:r w:rsidRPr="00303C4E">
        <w:rPr>
          <w:highlight w:val="white"/>
        </w:rPr>
        <w:t xml:space="preserve">  </w:t>
      </w:r>
    </w:p>
    <w:p w14:paraId="36F19AE6" w14:textId="77777777" w:rsidR="00303C4E" w:rsidRPr="00303C4E" w:rsidRDefault="00303C4E" w:rsidP="00303C4E">
      <w:pPr>
        <w:pStyle w:val="Code"/>
        <w:rPr>
          <w:highlight w:val="white"/>
        </w:rPr>
      </w:pPr>
      <w:r w:rsidRPr="00303C4E">
        <w:rPr>
          <w:highlight w:val="white"/>
        </w:rPr>
        <w:t xml:space="preserve">    public IDictionary&lt;int,string&gt; AccessMap {</w:t>
      </w:r>
    </w:p>
    <w:p w14:paraId="6DD02E69" w14:textId="77777777" w:rsidR="00303C4E" w:rsidRPr="00303C4E" w:rsidRDefault="00303C4E" w:rsidP="00303C4E">
      <w:pPr>
        <w:pStyle w:val="Code"/>
        <w:rPr>
          <w:highlight w:val="white"/>
        </w:rPr>
      </w:pPr>
      <w:r w:rsidRPr="00303C4E">
        <w:rPr>
          <w:highlight w:val="white"/>
        </w:rPr>
        <w:t xml:space="preserve">      get { return m_accessMap; }</w:t>
      </w:r>
    </w:p>
    <w:p w14:paraId="66916F93" w14:textId="77777777" w:rsidR="00303C4E" w:rsidRPr="00303C4E" w:rsidRDefault="00303C4E" w:rsidP="00303C4E">
      <w:pPr>
        <w:pStyle w:val="Code"/>
        <w:rPr>
          <w:highlight w:val="white"/>
        </w:rPr>
      </w:pPr>
      <w:r w:rsidRPr="00303C4E">
        <w:rPr>
          <w:highlight w:val="white"/>
        </w:rPr>
        <w:t xml:space="preserve">    }</w:t>
      </w:r>
    </w:p>
    <w:p w14:paraId="747236F0" w14:textId="77777777" w:rsidR="00303C4E" w:rsidRPr="00303C4E" w:rsidRDefault="00303C4E" w:rsidP="00303C4E">
      <w:pPr>
        <w:pStyle w:val="Code"/>
        <w:rPr>
          <w:highlight w:val="white"/>
        </w:rPr>
      </w:pPr>
      <w:r w:rsidRPr="00303C4E">
        <w:rPr>
          <w:highlight w:val="white"/>
        </w:rPr>
        <w:t xml:space="preserve">  </w:t>
      </w:r>
    </w:p>
    <w:p w14:paraId="5CB27B8A" w14:textId="77777777" w:rsidR="00303C4E" w:rsidRPr="00303C4E" w:rsidRDefault="00303C4E" w:rsidP="00303C4E">
      <w:pPr>
        <w:pStyle w:val="Code"/>
        <w:rPr>
          <w:highlight w:val="white"/>
        </w:rPr>
      </w:pPr>
      <w:r w:rsidRPr="00303C4E">
        <w:rPr>
          <w:highlight w:val="white"/>
        </w:rPr>
        <w:t xml:space="preserve">    public IDictionary&lt;int,string&gt; CallMap {</w:t>
      </w:r>
    </w:p>
    <w:p w14:paraId="463A3BC4" w14:textId="77777777" w:rsidR="00303C4E" w:rsidRPr="00303C4E" w:rsidRDefault="00303C4E" w:rsidP="00303C4E">
      <w:pPr>
        <w:pStyle w:val="Code"/>
        <w:rPr>
          <w:highlight w:val="white"/>
        </w:rPr>
      </w:pPr>
      <w:r w:rsidRPr="00303C4E">
        <w:rPr>
          <w:highlight w:val="white"/>
        </w:rPr>
        <w:t xml:space="preserve">      get { return m_callMap; }</w:t>
      </w:r>
    </w:p>
    <w:p w14:paraId="4313B7DA" w14:textId="77777777" w:rsidR="00303C4E" w:rsidRPr="00303C4E" w:rsidRDefault="00303C4E" w:rsidP="00303C4E">
      <w:pPr>
        <w:pStyle w:val="Code"/>
        <w:rPr>
          <w:highlight w:val="white"/>
        </w:rPr>
      </w:pPr>
      <w:r w:rsidRPr="00303C4E">
        <w:rPr>
          <w:highlight w:val="white"/>
        </w:rPr>
        <w:t xml:space="preserve">    }  </w:t>
      </w:r>
    </w:p>
    <w:p w14:paraId="66810461" w14:textId="77777777" w:rsidR="00303C4E" w:rsidRPr="00303C4E" w:rsidRDefault="00303C4E" w:rsidP="00303C4E">
      <w:pPr>
        <w:pStyle w:val="Code"/>
        <w:rPr>
          <w:highlight w:val="white"/>
        </w:rPr>
      </w:pPr>
      <w:r w:rsidRPr="00303C4E">
        <w:rPr>
          <w:highlight w:val="white"/>
        </w:rPr>
        <w:t xml:space="preserve">  </w:t>
      </w:r>
    </w:p>
    <w:p w14:paraId="7E91E370" w14:textId="77777777" w:rsidR="00303C4E" w:rsidRPr="00303C4E" w:rsidRDefault="00303C4E" w:rsidP="00303C4E">
      <w:pPr>
        <w:pStyle w:val="Code"/>
        <w:rPr>
          <w:highlight w:val="white"/>
        </w:rPr>
      </w:pPr>
      <w:r w:rsidRPr="00303C4E">
        <w:rPr>
          <w:highlight w:val="white"/>
        </w:rPr>
        <w:t xml:space="preserve">    public ISet&lt;int&gt; ReturnSet {</w:t>
      </w:r>
    </w:p>
    <w:p w14:paraId="3DCF3699" w14:textId="77777777" w:rsidR="00303C4E" w:rsidRPr="00303C4E" w:rsidRDefault="00303C4E" w:rsidP="00303C4E">
      <w:pPr>
        <w:pStyle w:val="Code"/>
        <w:rPr>
          <w:highlight w:val="white"/>
        </w:rPr>
      </w:pPr>
      <w:r w:rsidRPr="00303C4E">
        <w:rPr>
          <w:highlight w:val="white"/>
        </w:rPr>
        <w:t xml:space="preserve">      get { return m_returnSet; }</w:t>
      </w:r>
    </w:p>
    <w:p w14:paraId="516E6F9C" w14:textId="77777777" w:rsidR="00303C4E" w:rsidRPr="00303C4E" w:rsidRDefault="00303C4E" w:rsidP="00303C4E">
      <w:pPr>
        <w:pStyle w:val="Code"/>
        <w:rPr>
          <w:highlight w:val="white"/>
        </w:rPr>
      </w:pPr>
      <w:r w:rsidRPr="00303C4E">
        <w:rPr>
          <w:highlight w:val="white"/>
        </w:rPr>
        <w:t xml:space="preserve">    }</w:t>
      </w:r>
    </w:p>
    <w:p w14:paraId="14BCA052" w14:textId="77777777" w:rsidR="00303C4E" w:rsidRPr="00303C4E" w:rsidRDefault="00303C4E" w:rsidP="00303C4E">
      <w:pPr>
        <w:pStyle w:val="Code"/>
        <w:rPr>
          <w:highlight w:val="white"/>
        </w:rPr>
      </w:pPr>
      <w:r w:rsidRPr="00303C4E">
        <w:rPr>
          <w:highlight w:val="white"/>
        </w:rPr>
        <w:t xml:space="preserve">    </w:t>
      </w:r>
    </w:p>
    <w:p w14:paraId="235F2BCE" w14:textId="77777777" w:rsidR="00303C4E" w:rsidRPr="00303C4E" w:rsidRDefault="00303C4E" w:rsidP="00303C4E">
      <w:pPr>
        <w:pStyle w:val="Code"/>
        <w:rPr>
          <w:highlight w:val="white"/>
        </w:rPr>
      </w:pPr>
      <w:r w:rsidRPr="00303C4E">
        <w:rPr>
          <w:highlight w:val="white"/>
        </w:rPr>
        <w:t xml:space="preserve">    public override void Save(BinaryWriter outStream) {</w:t>
      </w:r>
    </w:p>
    <w:p w14:paraId="1520324A" w14:textId="77777777" w:rsidR="00303C4E" w:rsidRPr="00303C4E" w:rsidRDefault="00303C4E" w:rsidP="00303C4E">
      <w:pPr>
        <w:pStyle w:val="Code"/>
        <w:rPr>
          <w:highlight w:val="white"/>
        </w:rPr>
      </w:pPr>
      <w:r w:rsidRPr="00303C4E">
        <w:rPr>
          <w:highlight w:val="white"/>
        </w:rPr>
        <w:t xml:space="preserve">      base.Save(outStream);</w:t>
      </w:r>
    </w:p>
    <w:p w14:paraId="0F35FA0E" w14:textId="77777777" w:rsidR="00303C4E" w:rsidRPr="00303C4E" w:rsidRDefault="00303C4E" w:rsidP="00303C4E">
      <w:pPr>
        <w:pStyle w:val="Code"/>
        <w:rPr>
          <w:highlight w:val="white"/>
        </w:rPr>
      </w:pPr>
    </w:p>
    <w:p w14:paraId="24C6B544" w14:textId="77777777" w:rsidR="00303C4E" w:rsidRPr="00303C4E" w:rsidRDefault="00303C4E" w:rsidP="00303C4E">
      <w:pPr>
        <w:pStyle w:val="Code"/>
        <w:rPr>
          <w:highlight w:val="white"/>
        </w:rPr>
      </w:pPr>
      <w:r w:rsidRPr="00303C4E">
        <w:rPr>
          <w:highlight w:val="white"/>
        </w:rPr>
        <w:t xml:space="preserve">      if (m_byteList != null) {</w:t>
      </w:r>
    </w:p>
    <w:p w14:paraId="7624C4CC" w14:textId="77777777" w:rsidR="00303C4E" w:rsidRPr="00303C4E" w:rsidRDefault="00303C4E" w:rsidP="00303C4E">
      <w:pPr>
        <w:pStyle w:val="Code"/>
        <w:rPr>
          <w:highlight w:val="white"/>
        </w:rPr>
      </w:pPr>
      <w:r w:rsidRPr="00303C4E">
        <w:rPr>
          <w:highlight w:val="white"/>
        </w:rPr>
        <w:t xml:space="preserve">        outStream.Write(m_byteList.Count);</w:t>
      </w:r>
    </w:p>
    <w:p w14:paraId="7B9EB0CE" w14:textId="77777777" w:rsidR="00303C4E" w:rsidRPr="00303C4E" w:rsidRDefault="00303C4E" w:rsidP="00303C4E">
      <w:pPr>
        <w:pStyle w:val="Code"/>
        <w:rPr>
          <w:highlight w:val="white"/>
        </w:rPr>
      </w:pPr>
      <w:r w:rsidRPr="00303C4E">
        <w:rPr>
          <w:highlight w:val="white"/>
        </w:rPr>
        <w:t xml:space="preserve">        foreach (sbyte b in m_byteList) {</w:t>
      </w:r>
    </w:p>
    <w:p w14:paraId="11F1C1DB" w14:textId="77777777" w:rsidR="00303C4E" w:rsidRPr="00303C4E" w:rsidRDefault="00303C4E" w:rsidP="00303C4E">
      <w:pPr>
        <w:pStyle w:val="Code"/>
        <w:rPr>
          <w:highlight w:val="white"/>
        </w:rPr>
      </w:pPr>
      <w:r w:rsidRPr="00303C4E">
        <w:rPr>
          <w:highlight w:val="white"/>
        </w:rPr>
        <w:t xml:space="preserve">          outStream.Write(b);</w:t>
      </w:r>
    </w:p>
    <w:p w14:paraId="02A69B25" w14:textId="77777777" w:rsidR="00303C4E" w:rsidRPr="00303C4E" w:rsidRDefault="00303C4E" w:rsidP="00303C4E">
      <w:pPr>
        <w:pStyle w:val="Code"/>
        <w:rPr>
          <w:highlight w:val="white"/>
        </w:rPr>
      </w:pPr>
      <w:r w:rsidRPr="00303C4E">
        <w:rPr>
          <w:highlight w:val="white"/>
        </w:rPr>
        <w:t xml:space="preserve">        }</w:t>
      </w:r>
    </w:p>
    <w:p w14:paraId="4C9A90D7" w14:textId="77777777" w:rsidR="00303C4E" w:rsidRPr="00303C4E" w:rsidRDefault="00303C4E" w:rsidP="00303C4E">
      <w:pPr>
        <w:pStyle w:val="Code"/>
        <w:rPr>
          <w:highlight w:val="white"/>
        </w:rPr>
      </w:pPr>
      <w:r w:rsidRPr="00303C4E">
        <w:rPr>
          <w:highlight w:val="white"/>
        </w:rPr>
        <w:t xml:space="preserve">      }</w:t>
      </w:r>
    </w:p>
    <w:p w14:paraId="60B35D00" w14:textId="77777777" w:rsidR="00303C4E" w:rsidRPr="00303C4E" w:rsidRDefault="00303C4E" w:rsidP="00303C4E">
      <w:pPr>
        <w:pStyle w:val="Code"/>
        <w:rPr>
          <w:highlight w:val="white"/>
        </w:rPr>
      </w:pPr>
      <w:r w:rsidRPr="00303C4E">
        <w:rPr>
          <w:highlight w:val="white"/>
        </w:rPr>
        <w:t xml:space="preserve">      else {</w:t>
      </w:r>
    </w:p>
    <w:p w14:paraId="5C03B21F" w14:textId="77777777" w:rsidR="00303C4E" w:rsidRPr="00303C4E" w:rsidRDefault="00303C4E" w:rsidP="00303C4E">
      <w:pPr>
        <w:pStyle w:val="Code"/>
        <w:rPr>
          <w:highlight w:val="white"/>
        </w:rPr>
      </w:pPr>
      <w:r w:rsidRPr="00303C4E">
        <w:rPr>
          <w:highlight w:val="white"/>
        </w:rPr>
        <w:t xml:space="preserve">        outStream.Write(0);</w:t>
      </w:r>
    </w:p>
    <w:p w14:paraId="14D54966" w14:textId="77777777" w:rsidR="00303C4E" w:rsidRPr="00303C4E" w:rsidRDefault="00303C4E" w:rsidP="00303C4E">
      <w:pPr>
        <w:pStyle w:val="Code"/>
        <w:rPr>
          <w:highlight w:val="white"/>
        </w:rPr>
      </w:pPr>
      <w:r w:rsidRPr="00303C4E">
        <w:rPr>
          <w:highlight w:val="white"/>
        </w:rPr>
        <w:t xml:space="preserve">      }</w:t>
      </w:r>
    </w:p>
    <w:p w14:paraId="556D8460" w14:textId="77777777" w:rsidR="00303C4E" w:rsidRPr="00303C4E" w:rsidRDefault="00303C4E" w:rsidP="00303C4E">
      <w:pPr>
        <w:pStyle w:val="Code"/>
        <w:rPr>
          <w:highlight w:val="white"/>
        </w:rPr>
      </w:pPr>
    </w:p>
    <w:p w14:paraId="657C4B29" w14:textId="77777777" w:rsidR="00303C4E" w:rsidRPr="00303C4E" w:rsidRDefault="00303C4E" w:rsidP="00303C4E">
      <w:pPr>
        <w:pStyle w:val="Code"/>
        <w:rPr>
          <w:highlight w:val="white"/>
        </w:rPr>
      </w:pPr>
      <w:r w:rsidRPr="00303C4E">
        <w:rPr>
          <w:highlight w:val="white"/>
        </w:rPr>
        <w:t xml:space="preserve">      if (m_accessMap != null) {</w:t>
      </w:r>
    </w:p>
    <w:p w14:paraId="6C5C607F" w14:textId="77777777" w:rsidR="00303C4E" w:rsidRPr="00303C4E" w:rsidRDefault="00303C4E" w:rsidP="00303C4E">
      <w:pPr>
        <w:pStyle w:val="Code"/>
        <w:rPr>
          <w:highlight w:val="white"/>
        </w:rPr>
      </w:pPr>
      <w:r w:rsidRPr="00303C4E">
        <w:rPr>
          <w:highlight w:val="white"/>
        </w:rPr>
        <w:t xml:space="preserve">        outStream.Write(m_accessMap.Count);</w:t>
      </w:r>
    </w:p>
    <w:p w14:paraId="2EEEEAF7" w14:textId="77777777" w:rsidR="00303C4E" w:rsidRPr="00303C4E" w:rsidRDefault="00303C4E" w:rsidP="00303C4E">
      <w:pPr>
        <w:pStyle w:val="Code"/>
        <w:rPr>
          <w:highlight w:val="white"/>
        </w:rPr>
      </w:pPr>
      <w:r w:rsidRPr="00303C4E">
        <w:rPr>
          <w:highlight w:val="white"/>
        </w:rPr>
        <w:t xml:space="preserve">        foreach (KeyValuePair&lt;int,string&gt; entry in m_accessMap) {</w:t>
      </w:r>
    </w:p>
    <w:p w14:paraId="1EB8BEE7" w14:textId="77777777" w:rsidR="00303C4E" w:rsidRPr="00303C4E" w:rsidRDefault="00303C4E" w:rsidP="00303C4E">
      <w:pPr>
        <w:pStyle w:val="Code"/>
        <w:rPr>
          <w:highlight w:val="white"/>
        </w:rPr>
      </w:pPr>
      <w:r w:rsidRPr="00303C4E">
        <w:rPr>
          <w:highlight w:val="white"/>
        </w:rPr>
        <w:t xml:space="preserve">          outStream.Write(entry.Key);</w:t>
      </w:r>
    </w:p>
    <w:p w14:paraId="30806E19" w14:textId="77777777" w:rsidR="00303C4E" w:rsidRPr="00303C4E" w:rsidRDefault="00303C4E" w:rsidP="00303C4E">
      <w:pPr>
        <w:pStyle w:val="Code"/>
        <w:rPr>
          <w:highlight w:val="white"/>
        </w:rPr>
      </w:pPr>
      <w:r w:rsidRPr="00303C4E">
        <w:rPr>
          <w:highlight w:val="white"/>
        </w:rPr>
        <w:t xml:space="preserve">          outStream.Write(entry.Value);</w:t>
      </w:r>
    </w:p>
    <w:p w14:paraId="4A0C882D" w14:textId="77777777" w:rsidR="00303C4E" w:rsidRPr="00303C4E" w:rsidRDefault="00303C4E" w:rsidP="00303C4E">
      <w:pPr>
        <w:pStyle w:val="Code"/>
        <w:rPr>
          <w:highlight w:val="white"/>
        </w:rPr>
      </w:pPr>
      <w:r w:rsidRPr="00303C4E">
        <w:rPr>
          <w:highlight w:val="white"/>
        </w:rPr>
        <w:t xml:space="preserve">        }</w:t>
      </w:r>
    </w:p>
    <w:p w14:paraId="5DD1110B" w14:textId="77777777" w:rsidR="00303C4E" w:rsidRPr="00303C4E" w:rsidRDefault="00303C4E" w:rsidP="00303C4E">
      <w:pPr>
        <w:pStyle w:val="Code"/>
        <w:rPr>
          <w:highlight w:val="white"/>
        </w:rPr>
      </w:pPr>
      <w:r w:rsidRPr="00303C4E">
        <w:rPr>
          <w:highlight w:val="white"/>
        </w:rPr>
        <w:t xml:space="preserve">      }</w:t>
      </w:r>
    </w:p>
    <w:p w14:paraId="3887C603" w14:textId="77777777" w:rsidR="00303C4E" w:rsidRPr="00303C4E" w:rsidRDefault="00303C4E" w:rsidP="00303C4E">
      <w:pPr>
        <w:pStyle w:val="Code"/>
        <w:rPr>
          <w:highlight w:val="white"/>
        </w:rPr>
      </w:pPr>
      <w:r w:rsidRPr="00303C4E">
        <w:rPr>
          <w:highlight w:val="white"/>
        </w:rPr>
        <w:t xml:space="preserve">      else {</w:t>
      </w:r>
    </w:p>
    <w:p w14:paraId="4BC433F6" w14:textId="77777777" w:rsidR="00303C4E" w:rsidRPr="00303C4E" w:rsidRDefault="00303C4E" w:rsidP="00303C4E">
      <w:pPr>
        <w:pStyle w:val="Code"/>
        <w:rPr>
          <w:highlight w:val="white"/>
        </w:rPr>
      </w:pPr>
      <w:r w:rsidRPr="00303C4E">
        <w:rPr>
          <w:highlight w:val="white"/>
        </w:rPr>
        <w:t xml:space="preserve">        outStream.Write(0);</w:t>
      </w:r>
    </w:p>
    <w:p w14:paraId="410A3A29" w14:textId="77777777" w:rsidR="00303C4E" w:rsidRPr="00303C4E" w:rsidRDefault="00303C4E" w:rsidP="00303C4E">
      <w:pPr>
        <w:pStyle w:val="Code"/>
        <w:rPr>
          <w:highlight w:val="white"/>
        </w:rPr>
      </w:pPr>
      <w:r w:rsidRPr="00303C4E">
        <w:rPr>
          <w:highlight w:val="white"/>
        </w:rPr>
        <w:t xml:space="preserve">      }</w:t>
      </w:r>
    </w:p>
    <w:p w14:paraId="40660FE9" w14:textId="77777777" w:rsidR="00303C4E" w:rsidRPr="00303C4E" w:rsidRDefault="00303C4E" w:rsidP="00303C4E">
      <w:pPr>
        <w:pStyle w:val="Code"/>
        <w:rPr>
          <w:highlight w:val="white"/>
        </w:rPr>
      </w:pPr>
      <w:r w:rsidRPr="00303C4E">
        <w:rPr>
          <w:highlight w:val="white"/>
        </w:rPr>
        <w:t xml:space="preserve">    </w:t>
      </w:r>
    </w:p>
    <w:p w14:paraId="267D2F65" w14:textId="77777777" w:rsidR="00303C4E" w:rsidRPr="00303C4E" w:rsidRDefault="00303C4E" w:rsidP="00303C4E">
      <w:pPr>
        <w:pStyle w:val="Code"/>
        <w:rPr>
          <w:highlight w:val="white"/>
        </w:rPr>
      </w:pPr>
      <w:r w:rsidRPr="00303C4E">
        <w:rPr>
          <w:highlight w:val="white"/>
        </w:rPr>
        <w:t xml:space="preserve">      if (m_callMap != null) {</w:t>
      </w:r>
    </w:p>
    <w:p w14:paraId="2B8FEFB0" w14:textId="77777777" w:rsidR="00303C4E" w:rsidRPr="00303C4E" w:rsidRDefault="00303C4E" w:rsidP="00303C4E">
      <w:pPr>
        <w:pStyle w:val="Code"/>
        <w:rPr>
          <w:highlight w:val="white"/>
        </w:rPr>
      </w:pPr>
      <w:r w:rsidRPr="00303C4E">
        <w:rPr>
          <w:highlight w:val="white"/>
        </w:rPr>
        <w:t xml:space="preserve">        outStream.Write(m_callMap.Count);</w:t>
      </w:r>
    </w:p>
    <w:p w14:paraId="4BEAFD0B" w14:textId="77777777" w:rsidR="00303C4E" w:rsidRPr="00303C4E" w:rsidRDefault="00303C4E" w:rsidP="00303C4E">
      <w:pPr>
        <w:pStyle w:val="Code"/>
        <w:rPr>
          <w:highlight w:val="white"/>
        </w:rPr>
      </w:pPr>
      <w:r w:rsidRPr="00303C4E">
        <w:rPr>
          <w:highlight w:val="white"/>
        </w:rPr>
        <w:t xml:space="preserve">        foreach (KeyValuePair&lt;int,string&gt; entry in m_callMap) {</w:t>
      </w:r>
    </w:p>
    <w:p w14:paraId="10FA5B20" w14:textId="77777777" w:rsidR="00303C4E" w:rsidRPr="00303C4E" w:rsidRDefault="00303C4E" w:rsidP="00303C4E">
      <w:pPr>
        <w:pStyle w:val="Code"/>
        <w:rPr>
          <w:highlight w:val="white"/>
        </w:rPr>
      </w:pPr>
      <w:r w:rsidRPr="00303C4E">
        <w:rPr>
          <w:highlight w:val="white"/>
        </w:rPr>
        <w:t xml:space="preserve">          outStream.Write(entry.Key);</w:t>
      </w:r>
    </w:p>
    <w:p w14:paraId="6F86A314" w14:textId="77777777" w:rsidR="00303C4E" w:rsidRPr="00303C4E" w:rsidRDefault="00303C4E" w:rsidP="00303C4E">
      <w:pPr>
        <w:pStyle w:val="Code"/>
        <w:rPr>
          <w:highlight w:val="white"/>
        </w:rPr>
      </w:pPr>
      <w:r w:rsidRPr="00303C4E">
        <w:rPr>
          <w:highlight w:val="white"/>
        </w:rPr>
        <w:t xml:space="preserve">          outStream.Write(entry.Value);</w:t>
      </w:r>
    </w:p>
    <w:p w14:paraId="1B2B28E9" w14:textId="77777777" w:rsidR="00303C4E" w:rsidRPr="00303C4E" w:rsidRDefault="00303C4E" w:rsidP="00303C4E">
      <w:pPr>
        <w:pStyle w:val="Code"/>
        <w:rPr>
          <w:highlight w:val="white"/>
        </w:rPr>
      </w:pPr>
      <w:r w:rsidRPr="00303C4E">
        <w:rPr>
          <w:highlight w:val="white"/>
        </w:rPr>
        <w:t xml:space="preserve">        }</w:t>
      </w:r>
    </w:p>
    <w:p w14:paraId="61CD22D2" w14:textId="77777777" w:rsidR="00303C4E" w:rsidRPr="00303C4E" w:rsidRDefault="00303C4E" w:rsidP="00303C4E">
      <w:pPr>
        <w:pStyle w:val="Code"/>
        <w:rPr>
          <w:highlight w:val="white"/>
        </w:rPr>
      </w:pPr>
      <w:r w:rsidRPr="00303C4E">
        <w:rPr>
          <w:highlight w:val="white"/>
        </w:rPr>
        <w:t xml:space="preserve">      }</w:t>
      </w:r>
    </w:p>
    <w:p w14:paraId="15BDCAA0" w14:textId="77777777" w:rsidR="00303C4E" w:rsidRPr="00303C4E" w:rsidRDefault="00303C4E" w:rsidP="00303C4E">
      <w:pPr>
        <w:pStyle w:val="Code"/>
        <w:rPr>
          <w:highlight w:val="white"/>
        </w:rPr>
      </w:pPr>
      <w:r w:rsidRPr="00303C4E">
        <w:rPr>
          <w:highlight w:val="white"/>
        </w:rPr>
        <w:t xml:space="preserve">      else {</w:t>
      </w:r>
    </w:p>
    <w:p w14:paraId="2D132B07" w14:textId="77777777" w:rsidR="00303C4E" w:rsidRPr="00303C4E" w:rsidRDefault="00303C4E" w:rsidP="00303C4E">
      <w:pPr>
        <w:pStyle w:val="Code"/>
        <w:rPr>
          <w:highlight w:val="white"/>
        </w:rPr>
      </w:pPr>
      <w:r w:rsidRPr="00303C4E">
        <w:rPr>
          <w:highlight w:val="white"/>
        </w:rPr>
        <w:t xml:space="preserve">        outStream.Write(0);</w:t>
      </w:r>
    </w:p>
    <w:p w14:paraId="53666948" w14:textId="77777777" w:rsidR="00303C4E" w:rsidRPr="00303C4E" w:rsidRDefault="00303C4E" w:rsidP="00303C4E">
      <w:pPr>
        <w:pStyle w:val="Code"/>
        <w:rPr>
          <w:highlight w:val="white"/>
        </w:rPr>
      </w:pPr>
      <w:r w:rsidRPr="00303C4E">
        <w:rPr>
          <w:highlight w:val="white"/>
        </w:rPr>
        <w:t xml:space="preserve">      }</w:t>
      </w:r>
    </w:p>
    <w:p w14:paraId="1AE1E2C6" w14:textId="77777777" w:rsidR="00303C4E" w:rsidRPr="00303C4E" w:rsidRDefault="00303C4E" w:rsidP="00303C4E">
      <w:pPr>
        <w:pStyle w:val="Code"/>
        <w:rPr>
          <w:highlight w:val="white"/>
        </w:rPr>
      </w:pPr>
    </w:p>
    <w:p w14:paraId="66C583D2" w14:textId="77777777" w:rsidR="00303C4E" w:rsidRPr="00303C4E" w:rsidRDefault="00303C4E" w:rsidP="00303C4E">
      <w:pPr>
        <w:pStyle w:val="Code"/>
        <w:rPr>
          <w:highlight w:val="white"/>
        </w:rPr>
      </w:pPr>
      <w:r w:rsidRPr="00303C4E">
        <w:rPr>
          <w:highlight w:val="white"/>
        </w:rPr>
        <w:t xml:space="preserve">      if (m_returnSet != null) {</w:t>
      </w:r>
    </w:p>
    <w:p w14:paraId="425EEA7A" w14:textId="77777777" w:rsidR="00303C4E" w:rsidRPr="00303C4E" w:rsidRDefault="00303C4E" w:rsidP="00303C4E">
      <w:pPr>
        <w:pStyle w:val="Code"/>
        <w:rPr>
          <w:highlight w:val="white"/>
        </w:rPr>
      </w:pPr>
      <w:r w:rsidRPr="00303C4E">
        <w:rPr>
          <w:highlight w:val="white"/>
        </w:rPr>
        <w:t xml:space="preserve">        outStream.Write(m_returnSet.Count);</w:t>
      </w:r>
    </w:p>
    <w:p w14:paraId="4E562655" w14:textId="77777777" w:rsidR="00303C4E" w:rsidRPr="00303C4E" w:rsidRDefault="00303C4E" w:rsidP="00303C4E">
      <w:pPr>
        <w:pStyle w:val="Code"/>
        <w:rPr>
          <w:highlight w:val="white"/>
        </w:rPr>
      </w:pPr>
      <w:r w:rsidRPr="00303C4E">
        <w:rPr>
          <w:highlight w:val="white"/>
        </w:rPr>
        <w:t xml:space="preserve">        foreach (int address in m_returnSet) {</w:t>
      </w:r>
    </w:p>
    <w:p w14:paraId="5A0966D1" w14:textId="77777777" w:rsidR="00303C4E" w:rsidRPr="00303C4E" w:rsidRDefault="00303C4E" w:rsidP="00303C4E">
      <w:pPr>
        <w:pStyle w:val="Code"/>
        <w:rPr>
          <w:highlight w:val="white"/>
        </w:rPr>
      </w:pPr>
      <w:r w:rsidRPr="00303C4E">
        <w:rPr>
          <w:highlight w:val="white"/>
        </w:rPr>
        <w:t xml:space="preserve">          outStream.Write(address);</w:t>
      </w:r>
    </w:p>
    <w:p w14:paraId="35BA34E5" w14:textId="77777777" w:rsidR="00303C4E" w:rsidRPr="00303C4E" w:rsidRDefault="00303C4E" w:rsidP="00303C4E">
      <w:pPr>
        <w:pStyle w:val="Code"/>
        <w:rPr>
          <w:highlight w:val="white"/>
        </w:rPr>
      </w:pPr>
      <w:r w:rsidRPr="00303C4E">
        <w:rPr>
          <w:highlight w:val="white"/>
        </w:rPr>
        <w:t xml:space="preserve">        }</w:t>
      </w:r>
    </w:p>
    <w:p w14:paraId="438C0E48" w14:textId="77777777" w:rsidR="00303C4E" w:rsidRPr="00303C4E" w:rsidRDefault="00303C4E" w:rsidP="00303C4E">
      <w:pPr>
        <w:pStyle w:val="Code"/>
        <w:rPr>
          <w:highlight w:val="white"/>
        </w:rPr>
      </w:pPr>
      <w:r w:rsidRPr="00303C4E">
        <w:rPr>
          <w:highlight w:val="white"/>
        </w:rPr>
        <w:lastRenderedPageBreak/>
        <w:t xml:space="preserve">      }</w:t>
      </w:r>
    </w:p>
    <w:p w14:paraId="6F0CB8DE" w14:textId="77777777" w:rsidR="00303C4E" w:rsidRPr="00303C4E" w:rsidRDefault="00303C4E" w:rsidP="00303C4E">
      <w:pPr>
        <w:pStyle w:val="Code"/>
        <w:rPr>
          <w:highlight w:val="white"/>
        </w:rPr>
      </w:pPr>
      <w:r w:rsidRPr="00303C4E">
        <w:rPr>
          <w:highlight w:val="white"/>
        </w:rPr>
        <w:t xml:space="preserve">      else {</w:t>
      </w:r>
    </w:p>
    <w:p w14:paraId="561D1F3F" w14:textId="77777777" w:rsidR="00303C4E" w:rsidRPr="00303C4E" w:rsidRDefault="00303C4E" w:rsidP="00303C4E">
      <w:pPr>
        <w:pStyle w:val="Code"/>
        <w:rPr>
          <w:highlight w:val="white"/>
        </w:rPr>
      </w:pPr>
      <w:r w:rsidRPr="00303C4E">
        <w:rPr>
          <w:highlight w:val="white"/>
        </w:rPr>
        <w:t xml:space="preserve">        outStream.Write(0);</w:t>
      </w:r>
    </w:p>
    <w:p w14:paraId="3644A4CE" w14:textId="77777777" w:rsidR="00303C4E" w:rsidRPr="00303C4E" w:rsidRDefault="00303C4E" w:rsidP="00303C4E">
      <w:pPr>
        <w:pStyle w:val="Code"/>
        <w:rPr>
          <w:highlight w:val="white"/>
        </w:rPr>
      </w:pPr>
      <w:r w:rsidRPr="00303C4E">
        <w:rPr>
          <w:highlight w:val="white"/>
        </w:rPr>
        <w:t xml:space="preserve">      }</w:t>
      </w:r>
    </w:p>
    <w:p w14:paraId="0273426A" w14:textId="77777777" w:rsidR="00303C4E" w:rsidRPr="00303C4E" w:rsidRDefault="00303C4E" w:rsidP="00303C4E">
      <w:pPr>
        <w:pStyle w:val="Code"/>
        <w:rPr>
          <w:highlight w:val="white"/>
        </w:rPr>
      </w:pPr>
    </w:p>
    <w:p w14:paraId="1AC78C3D" w14:textId="77777777" w:rsidR="00303C4E" w:rsidRPr="00303C4E" w:rsidRDefault="00303C4E" w:rsidP="00303C4E">
      <w:pPr>
        <w:pStyle w:val="Code"/>
        <w:rPr>
          <w:highlight w:val="white"/>
        </w:rPr>
      </w:pPr>
      <w:r w:rsidRPr="00303C4E">
        <w:rPr>
          <w:highlight w:val="white"/>
        </w:rPr>
        <w:t xml:space="preserve">    }</w:t>
      </w:r>
    </w:p>
    <w:p w14:paraId="745BCEAF" w14:textId="77777777" w:rsidR="00303C4E" w:rsidRPr="00303C4E" w:rsidRDefault="00303C4E" w:rsidP="00303C4E">
      <w:pPr>
        <w:pStyle w:val="Code"/>
        <w:rPr>
          <w:highlight w:val="white"/>
        </w:rPr>
      </w:pPr>
    </w:p>
    <w:p w14:paraId="01150E35" w14:textId="77777777" w:rsidR="00303C4E" w:rsidRPr="00303C4E" w:rsidRDefault="00303C4E" w:rsidP="00303C4E">
      <w:pPr>
        <w:pStyle w:val="Code"/>
        <w:rPr>
          <w:highlight w:val="white"/>
        </w:rPr>
      </w:pPr>
      <w:r w:rsidRPr="00303C4E">
        <w:rPr>
          <w:highlight w:val="white"/>
        </w:rPr>
        <w:t xml:space="preserve">    public override void Load(BinaryReader inStream) {</w:t>
      </w:r>
    </w:p>
    <w:p w14:paraId="1FCEB9D5" w14:textId="77777777" w:rsidR="00303C4E" w:rsidRPr="00303C4E" w:rsidRDefault="00303C4E" w:rsidP="00303C4E">
      <w:pPr>
        <w:pStyle w:val="Code"/>
        <w:rPr>
          <w:highlight w:val="white"/>
        </w:rPr>
      </w:pPr>
      <w:r w:rsidRPr="00303C4E">
        <w:rPr>
          <w:highlight w:val="white"/>
        </w:rPr>
        <w:t xml:space="preserve">      base.Load(inStream);</w:t>
      </w:r>
    </w:p>
    <w:p w14:paraId="58BBEB28" w14:textId="77777777" w:rsidR="00303C4E" w:rsidRPr="00303C4E" w:rsidRDefault="00303C4E" w:rsidP="00303C4E">
      <w:pPr>
        <w:pStyle w:val="Code"/>
        <w:rPr>
          <w:highlight w:val="white"/>
        </w:rPr>
      </w:pPr>
    </w:p>
    <w:p w14:paraId="3C394D83" w14:textId="77777777" w:rsidR="00303C4E" w:rsidRPr="00303C4E" w:rsidRDefault="00303C4E" w:rsidP="00303C4E">
      <w:pPr>
        <w:pStyle w:val="Code"/>
        <w:rPr>
          <w:highlight w:val="white"/>
        </w:rPr>
      </w:pPr>
      <w:r w:rsidRPr="00303C4E">
        <w:rPr>
          <w:highlight w:val="white"/>
        </w:rPr>
        <w:t xml:space="preserve">      { m_byteList = new List&lt;byte&gt;();</w:t>
      </w:r>
    </w:p>
    <w:p w14:paraId="7D5F7300" w14:textId="77777777" w:rsidR="00303C4E" w:rsidRPr="00303C4E" w:rsidRDefault="00303C4E" w:rsidP="00303C4E">
      <w:pPr>
        <w:pStyle w:val="Code"/>
        <w:rPr>
          <w:highlight w:val="white"/>
        </w:rPr>
      </w:pPr>
      <w:r w:rsidRPr="00303C4E">
        <w:rPr>
          <w:highlight w:val="white"/>
        </w:rPr>
        <w:t xml:space="preserve">        int byteListSize = inStream.ReadInt32();</w:t>
      </w:r>
    </w:p>
    <w:p w14:paraId="51CBD417" w14:textId="77777777" w:rsidR="00303C4E" w:rsidRPr="00303C4E" w:rsidRDefault="00303C4E" w:rsidP="00303C4E">
      <w:pPr>
        <w:pStyle w:val="Code"/>
        <w:rPr>
          <w:highlight w:val="white"/>
        </w:rPr>
      </w:pPr>
    </w:p>
    <w:p w14:paraId="13945165" w14:textId="77777777" w:rsidR="00303C4E" w:rsidRPr="00303C4E" w:rsidRDefault="00303C4E" w:rsidP="00303C4E">
      <w:pPr>
        <w:pStyle w:val="Code"/>
        <w:rPr>
          <w:highlight w:val="white"/>
        </w:rPr>
      </w:pPr>
      <w:r w:rsidRPr="00303C4E">
        <w:rPr>
          <w:highlight w:val="white"/>
        </w:rPr>
        <w:t xml:space="preserve">        for (int index = 0; index &lt; byteListSize; ++index) {</w:t>
      </w:r>
    </w:p>
    <w:p w14:paraId="3C035DC4" w14:textId="77777777" w:rsidR="00303C4E" w:rsidRPr="00303C4E" w:rsidRDefault="00303C4E" w:rsidP="00303C4E">
      <w:pPr>
        <w:pStyle w:val="Code"/>
        <w:rPr>
          <w:highlight w:val="white"/>
        </w:rPr>
      </w:pPr>
      <w:r w:rsidRPr="00303C4E">
        <w:rPr>
          <w:highlight w:val="white"/>
        </w:rPr>
        <w:t xml:space="preserve">          byte b = inStream.ReadByte();</w:t>
      </w:r>
    </w:p>
    <w:p w14:paraId="68310C61" w14:textId="77777777" w:rsidR="00303C4E" w:rsidRPr="00303C4E" w:rsidRDefault="00303C4E" w:rsidP="00303C4E">
      <w:pPr>
        <w:pStyle w:val="Code"/>
        <w:rPr>
          <w:highlight w:val="white"/>
        </w:rPr>
      </w:pPr>
      <w:r w:rsidRPr="00303C4E">
        <w:rPr>
          <w:highlight w:val="white"/>
        </w:rPr>
        <w:t xml:space="preserve">          m_byteList.Add(b);</w:t>
      </w:r>
    </w:p>
    <w:p w14:paraId="3CB4DFD2" w14:textId="77777777" w:rsidR="00303C4E" w:rsidRPr="00303C4E" w:rsidRDefault="00303C4E" w:rsidP="00303C4E">
      <w:pPr>
        <w:pStyle w:val="Code"/>
        <w:rPr>
          <w:highlight w:val="white"/>
        </w:rPr>
      </w:pPr>
      <w:r w:rsidRPr="00303C4E">
        <w:rPr>
          <w:highlight w:val="white"/>
        </w:rPr>
        <w:t xml:space="preserve">        }</w:t>
      </w:r>
    </w:p>
    <w:p w14:paraId="01FB5B6D" w14:textId="77777777" w:rsidR="00303C4E" w:rsidRPr="00303C4E" w:rsidRDefault="00303C4E" w:rsidP="00303C4E">
      <w:pPr>
        <w:pStyle w:val="Code"/>
        <w:rPr>
          <w:highlight w:val="white"/>
        </w:rPr>
      </w:pPr>
      <w:r w:rsidRPr="00303C4E">
        <w:rPr>
          <w:highlight w:val="white"/>
        </w:rPr>
        <w:t xml:space="preserve">      }</w:t>
      </w:r>
    </w:p>
    <w:p w14:paraId="22EF19CD" w14:textId="77777777" w:rsidR="00303C4E" w:rsidRPr="00303C4E" w:rsidRDefault="00303C4E" w:rsidP="00303C4E">
      <w:pPr>
        <w:pStyle w:val="Code"/>
        <w:rPr>
          <w:highlight w:val="white"/>
        </w:rPr>
      </w:pPr>
      <w:r w:rsidRPr="00303C4E">
        <w:rPr>
          <w:highlight w:val="white"/>
        </w:rPr>
        <w:t xml:space="preserve">    </w:t>
      </w:r>
    </w:p>
    <w:p w14:paraId="49BD7F9A" w14:textId="77777777" w:rsidR="00303C4E" w:rsidRPr="00303C4E" w:rsidRDefault="00303C4E" w:rsidP="00303C4E">
      <w:pPr>
        <w:pStyle w:val="Code"/>
        <w:rPr>
          <w:highlight w:val="white"/>
        </w:rPr>
      </w:pPr>
      <w:r w:rsidRPr="00303C4E">
        <w:rPr>
          <w:highlight w:val="white"/>
        </w:rPr>
        <w:t xml:space="preserve">      { m_accessMap = new Dictionary&lt;int,string&gt;();</w:t>
      </w:r>
    </w:p>
    <w:p w14:paraId="05D51549" w14:textId="77777777" w:rsidR="00303C4E" w:rsidRPr="00303C4E" w:rsidRDefault="00303C4E" w:rsidP="00303C4E">
      <w:pPr>
        <w:pStyle w:val="Code"/>
        <w:rPr>
          <w:highlight w:val="white"/>
        </w:rPr>
      </w:pPr>
      <w:r w:rsidRPr="00303C4E">
        <w:rPr>
          <w:highlight w:val="white"/>
        </w:rPr>
        <w:t xml:space="preserve">        int accessMapSize = inStream.ReadInt32();</w:t>
      </w:r>
    </w:p>
    <w:p w14:paraId="5A9E38EE" w14:textId="77777777" w:rsidR="00303C4E" w:rsidRPr="00303C4E" w:rsidRDefault="00303C4E" w:rsidP="00303C4E">
      <w:pPr>
        <w:pStyle w:val="Code"/>
        <w:rPr>
          <w:highlight w:val="white"/>
        </w:rPr>
      </w:pPr>
      <w:r w:rsidRPr="00303C4E">
        <w:rPr>
          <w:highlight w:val="white"/>
        </w:rPr>
        <w:t xml:space="preserve">        for (int index = 0; index &lt; accessMapSize; ++index) {</w:t>
      </w:r>
    </w:p>
    <w:p w14:paraId="02FAF122" w14:textId="77777777" w:rsidR="00303C4E" w:rsidRPr="00303C4E" w:rsidRDefault="00303C4E" w:rsidP="00303C4E">
      <w:pPr>
        <w:pStyle w:val="Code"/>
        <w:rPr>
          <w:highlight w:val="white"/>
        </w:rPr>
      </w:pPr>
      <w:r w:rsidRPr="00303C4E">
        <w:rPr>
          <w:highlight w:val="white"/>
        </w:rPr>
        <w:t xml:space="preserve">          int address = inStream.ReadInt32();</w:t>
      </w:r>
    </w:p>
    <w:p w14:paraId="700163B0" w14:textId="77777777" w:rsidR="00303C4E" w:rsidRPr="00303C4E" w:rsidRDefault="00303C4E" w:rsidP="00303C4E">
      <w:pPr>
        <w:pStyle w:val="Code"/>
        <w:rPr>
          <w:highlight w:val="white"/>
        </w:rPr>
      </w:pPr>
      <w:r w:rsidRPr="00303C4E">
        <w:rPr>
          <w:highlight w:val="white"/>
        </w:rPr>
        <w:t xml:space="preserve">          string name = inStream.ReadString();</w:t>
      </w:r>
    </w:p>
    <w:p w14:paraId="005A5BF1" w14:textId="77777777" w:rsidR="00303C4E" w:rsidRPr="00303C4E" w:rsidRDefault="00303C4E" w:rsidP="00303C4E">
      <w:pPr>
        <w:pStyle w:val="Code"/>
        <w:rPr>
          <w:highlight w:val="white"/>
        </w:rPr>
      </w:pPr>
      <w:r w:rsidRPr="00303C4E">
        <w:rPr>
          <w:highlight w:val="white"/>
        </w:rPr>
        <w:t xml:space="preserve">          m_accessMap.Add(address, name);</w:t>
      </w:r>
    </w:p>
    <w:p w14:paraId="2585E07A" w14:textId="77777777" w:rsidR="00303C4E" w:rsidRPr="00303C4E" w:rsidRDefault="00303C4E" w:rsidP="00303C4E">
      <w:pPr>
        <w:pStyle w:val="Code"/>
        <w:rPr>
          <w:highlight w:val="white"/>
        </w:rPr>
      </w:pPr>
      <w:r w:rsidRPr="00303C4E">
        <w:rPr>
          <w:highlight w:val="white"/>
        </w:rPr>
        <w:t xml:space="preserve">        }</w:t>
      </w:r>
    </w:p>
    <w:p w14:paraId="1C017D71" w14:textId="77777777" w:rsidR="00303C4E" w:rsidRPr="00303C4E" w:rsidRDefault="00303C4E" w:rsidP="00303C4E">
      <w:pPr>
        <w:pStyle w:val="Code"/>
        <w:rPr>
          <w:highlight w:val="white"/>
        </w:rPr>
      </w:pPr>
      <w:r w:rsidRPr="00303C4E">
        <w:rPr>
          <w:highlight w:val="white"/>
        </w:rPr>
        <w:t xml:space="preserve">      }</w:t>
      </w:r>
    </w:p>
    <w:p w14:paraId="0036271B" w14:textId="77777777" w:rsidR="00303C4E" w:rsidRPr="00303C4E" w:rsidRDefault="00303C4E" w:rsidP="00303C4E">
      <w:pPr>
        <w:pStyle w:val="Code"/>
        <w:rPr>
          <w:highlight w:val="white"/>
        </w:rPr>
      </w:pPr>
      <w:r w:rsidRPr="00303C4E">
        <w:rPr>
          <w:highlight w:val="white"/>
        </w:rPr>
        <w:t xml:space="preserve">    </w:t>
      </w:r>
    </w:p>
    <w:p w14:paraId="3886DC20" w14:textId="77777777" w:rsidR="00303C4E" w:rsidRPr="00303C4E" w:rsidRDefault="00303C4E" w:rsidP="00303C4E">
      <w:pPr>
        <w:pStyle w:val="Code"/>
        <w:rPr>
          <w:highlight w:val="white"/>
        </w:rPr>
      </w:pPr>
      <w:r w:rsidRPr="00303C4E">
        <w:rPr>
          <w:highlight w:val="white"/>
        </w:rPr>
        <w:t xml:space="preserve">      { m_callMap = new Dictionary&lt;int,string&gt;();</w:t>
      </w:r>
    </w:p>
    <w:p w14:paraId="28B77CA3" w14:textId="77777777" w:rsidR="00303C4E" w:rsidRPr="00303C4E" w:rsidRDefault="00303C4E" w:rsidP="00303C4E">
      <w:pPr>
        <w:pStyle w:val="Code"/>
        <w:rPr>
          <w:highlight w:val="white"/>
        </w:rPr>
      </w:pPr>
      <w:r w:rsidRPr="00303C4E">
        <w:rPr>
          <w:highlight w:val="white"/>
        </w:rPr>
        <w:t xml:space="preserve">        int callMapSize = inStream.ReadInt32();</w:t>
      </w:r>
    </w:p>
    <w:p w14:paraId="2235463E" w14:textId="77777777" w:rsidR="00303C4E" w:rsidRPr="00303C4E" w:rsidRDefault="00303C4E" w:rsidP="00303C4E">
      <w:pPr>
        <w:pStyle w:val="Code"/>
        <w:rPr>
          <w:highlight w:val="white"/>
        </w:rPr>
      </w:pPr>
      <w:r w:rsidRPr="00303C4E">
        <w:rPr>
          <w:highlight w:val="white"/>
        </w:rPr>
        <w:t xml:space="preserve">        for (int index = 0; index &lt; callMapSize; ++index) {</w:t>
      </w:r>
    </w:p>
    <w:p w14:paraId="70D487DF" w14:textId="77777777" w:rsidR="00303C4E" w:rsidRPr="00303C4E" w:rsidRDefault="00303C4E" w:rsidP="00303C4E">
      <w:pPr>
        <w:pStyle w:val="Code"/>
        <w:rPr>
          <w:highlight w:val="white"/>
        </w:rPr>
      </w:pPr>
      <w:r w:rsidRPr="00303C4E">
        <w:rPr>
          <w:highlight w:val="white"/>
        </w:rPr>
        <w:t xml:space="preserve">          int address = inStream.ReadInt32();</w:t>
      </w:r>
    </w:p>
    <w:p w14:paraId="246D5D91" w14:textId="77777777" w:rsidR="00303C4E" w:rsidRPr="00303C4E" w:rsidRDefault="00303C4E" w:rsidP="00303C4E">
      <w:pPr>
        <w:pStyle w:val="Code"/>
        <w:rPr>
          <w:highlight w:val="white"/>
        </w:rPr>
      </w:pPr>
      <w:r w:rsidRPr="00303C4E">
        <w:rPr>
          <w:highlight w:val="white"/>
        </w:rPr>
        <w:t xml:space="preserve">          string name = inStream.ReadString();</w:t>
      </w:r>
    </w:p>
    <w:p w14:paraId="12AB385A" w14:textId="77777777" w:rsidR="00303C4E" w:rsidRPr="00303C4E" w:rsidRDefault="00303C4E" w:rsidP="00303C4E">
      <w:pPr>
        <w:pStyle w:val="Code"/>
        <w:rPr>
          <w:highlight w:val="white"/>
        </w:rPr>
      </w:pPr>
      <w:r w:rsidRPr="00303C4E">
        <w:rPr>
          <w:highlight w:val="white"/>
        </w:rPr>
        <w:t xml:space="preserve">          m_callMap.Add(address, name);</w:t>
      </w:r>
    </w:p>
    <w:p w14:paraId="4D9DA2C5" w14:textId="77777777" w:rsidR="00303C4E" w:rsidRPr="00303C4E" w:rsidRDefault="00303C4E" w:rsidP="00303C4E">
      <w:pPr>
        <w:pStyle w:val="Code"/>
        <w:rPr>
          <w:highlight w:val="white"/>
        </w:rPr>
      </w:pPr>
      <w:r w:rsidRPr="00303C4E">
        <w:rPr>
          <w:highlight w:val="white"/>
        </w:rPr>
        <w:t xml:space="preserve">        }</w:t>
      </w:r>
    </w:p>
    <w:p w14:paraId="337A43BF" w14:textId="77777777" w:rsidR="00303C4E" w:rsidRPr="00303C4E" w:rsidRDefault="00303C4E" w:rsidP="00303C4E">
      <w:pPr>
        <w:pStyle w:val="Code"/>
        <w:rPr>
          <w:highlight w:val="white"/>
        </w:rPr>
      </w:pPr>
      <w:r w:rsidRPr="00303C4E">
        <w:rPr>
          <w:highlight w:val="white"/>
        </w:rPr>
        <w:t xml:space="preserve">      }</w:t>
      </w:r>
    </w:p>
    <w:p w14:paraId="7485CA9A" w14:textId="77777777" w:rsidR="00303C4E" w:rsidRPr="00303C4E" w:rsidRDefault="00303C4E" w:rsidP="00303C4E">
      <w:pPr>
        <w:pStyle w:val="Code"/>
        <w:rPr>
          <w:highlight w:val="white"/>
        </w:rPr>
      </w:pPr>
      <w:r w:rsidRPr="00303C4E">
        <w:rPr>
          <w:highlight w:val="white"/>
        </w:rPr>
        <w:t xml:space="preserve">    </w:t>
      </w:r>
    </w:p>
    <w:p w14:paraId="4BBA7C71" w14:textId="77777777" w:rsidR="00303C4E" w:rsidRPr="00303C4E" w:rsidRDefault="00303C4E" w:rsidP="00303C4E">
      <w:pPr>
        <w:pStyle w:val="Code"/>
        <w:rPr>
          <w:highlight w:val="white"/>
        </w:rPr>
      </w:pPr>
      <w:r w:rsidRPr="00303C4E">
        <w:rPr>
          <w:highlight w:val="white"/>
        </w:rPr>
        <w:t xml:space="preserve">      { m_returnSet = new HashSet&lt;int&gt;();</w:t>
      </w:r>
    </w:p>
    <w:p w14:paraId="4C44D6B0" w14:textId="77777777" w:rsidR="00303C4E" w:rsidRPr="00303C4E" w:rsidRDefault="00303C4E" w:rsidP="00303C4E">
      <w:pPr>
        <w:pStyle w:val="Code"/>
        <w:rPr>
          <w:highlight w:val="white"/>
        </w:rPr>
      </w:pPr>
      <w:r w:rsidRPr="00303C4E">
        <w:rPr>
          <w:highlight w:val="white"/>
        </w:rPr>
        <w:t xml:space="preserve">        int returnSetSize = inStream.ReadInt32();</w:t>
      </w:r>
    </w:p>
    <w:p w14:paraId="07ECFD66" w14:textId="77777777" w:rsidR="00303C4E" w:rsidRPr="00303C4E" w:rsidRDefault="00303C4E" w:rsidP="00303C4E">
      <w:pPr>
        <w:pStyle w:val="Code"/>
        <w:rPr>
          <w:highlight w:val="white"/>
        </w:rPr>
      </w:pPr>
      <w:r w:rsidRPr="00303C4E">
        <w:rPr>
          <w:highlight w:val="white"/>
        </w:rPr>
        <w:t xml:space="preserve">        for (int index = 0; index &lt; returnSetSize; ++index) {</w:t>
      </w:r>
    </w:p>
    <w:p w14:paraId="29C1F544" w14:textId="77777777" w:rsidR="00303C4E" w:rsidRPr="00303C4E" w:rsidRDefault="00303C4E" w:rsidP="00303C4E">
      <w:pPr>
        <w:pStyle w:val="Code"/>
        <w:rPr>
          <w:highlight w:val="white"/>
        </w:rPr>
      </w:pPr>
      <w:r w:rsidRPr="00303C4E">
        <w:rPr>
          <w:highlight w:val="white"/>
        </w:rPr>
        <w:t xml:space="preserve">          int address = inStream.ReadInt32();</w:t>
      </w:r>
    </w:p>
    <w:p w14:paraId="10EB08EC" w14:textId="77777777" w:rsidR="00303C4E" w:rsidRPr="00303C4E" w:rsidRDefault="00303C4E" w:rsidP="00303C4E">
      <w:pPr>
        <w:pStyle w:val="Code"/>
        <w:rPr>
          <w:highlight w:val="white"/>
        </w:rPr>
      </w:pPr>
      <w:r w:rsidRPr="00303C4E">
        <w:rPr>
          <w:highlight w:val="white"/>
        </w:rPr>
        <w:t xml:space="preserve">          m_returnSet.Add(address);</w:t>
      </w:r>
    </w:p>
    <w:p w14:paraId="23C209B2" w14:textId="77777777" w:rsidR="00303C4E" w:rsidRPr="00303C4E" w:rsidRDefault="00303C4E" w:rsidP="00303C4E">
      <w:pPr>
        <w:pStyle w:val="Code"/>
        <w:rPr>
          <w:highlight w:val="white"/>
        </w:rPr>
      </w:pPr>
      <w:r w:rsidRPr="00303C4E">
        <w:rPr>
          <w:highlight w:val="white"/>
        </w:rPr>
        <w:t xml:space="preserve">        }</w:t>
      </w:r>
    </w:p>
    <w:p w14:paraId="65FAC1D6" w14:textId="77777777" w:rsidR="00303C4E" w:rsidRPr="00303C4E" w:rsidRDefault="00303C4E" w:rsidP="00303C4E">
      <w:pPr>
        <w:pStyle w:val="Code"/>
        <w:rPr>
          <w:highlight w:val="white"/>
        </w:rPr>
      </w:pPr>
      <w:r w:rsidRPr="00303C4E">
        <w:rPr>
          <w:highlight w:val="white"/>
        </w:rPr>
        <w:t xml:space="preserve">      }</w:t>
      </w:r>
    </w:p>
    <w:p w14:paraId="5FEB1637" w14:textId="77777777" w:rsidR="00303C4E" w:rsidRPr="00303C4E" w:rsidRDefault="00303C4E" w:rsidP="00303C4E">
      <w:pPr>
        <w:pStyle w:val="Code"/>
        <w:rPr>
          <w:highlight w:val="white"/>
        </w:rPr>
      </w:pPr>
      <w:r w:rsidRPr="00303C4E">
        <w:rPr>
          <w:highlight w:val="white"/>
        </w:rPr>
        <w:t xml:space="preserve">    }</w:t>
      </w:r>
    </w:p>
    <w:p w14:paraId="58C03643" w14:textId="77777777" w:rsidR="00303C4E" w:rsidRPr="00303C4E" w:rsidRDefault="00303C4E" w:rsidP="00303C4E">
      <w:pPr>
        <w:pStyle w:val="Code"/>
        <w:rPr>
          <w:highlight w:val="white"/>
        </w:rPr>
      </w:pPr>
      <w:r w:rsidRPr="00303C4E">
        <w:rPr>
          <w:highlight w:val="white"/>
        </w:rPr>
        <w:t xml:space="preserve">  }</w:t>
      </w:r>
    </w:p>
    <w:p w14:paraId="60EE92F6" w14:textId="77777777" w:rsidR="00303C4E" w:rsidRPr="00303C4E" w:rsidRDefault="00303C4E" w:rsidP="00303C4E">
      <w:pPr>
        <w:pStyle w:val="Code"/>
        <w:rPr>
          <w:highlight w:val="white"/>
        </w:rPr>
      </w:pPr>
      <w:r w:rsidRPr="00303C4E">
        <w:rPr>
          <w:highlight w:val="white"/>
        </w:rPr>
        <w:t>}</w:t>
      </w:r>
    </w:p>
    <w:p w14:paraId="0D062B66" w14:textId="77777777" w:rsidR="00303C4E" w:rsidRPr="00303C4E" w:rsidRDefault="00303C4E" w:rsidP="00303C4E">
      <w:pPr>
        <w:pStyle w:val="Code"/>
        <w:rPr>
          <w:highlight w:val="white"/>
        </w:rPr>
      </w:pPr>
    </w:p>
    <w:p w14:paraId="4DC6DAFD" w14:textId="492E5FD7" w:rsidR="004568A2" w:rsidRPr="004568A2" w:rsidRDefault="00847141" w:rsidP="004568A2">
      <w:pPr>
        <w:pStyle w:val="Rubrik3"/>
        <w:numPr>
          <w:ilvl w:val="2"/>
          <w:numId w:val="157"/>
        </w:numPr>
        <w:rPr>
          <w:highlight w:val="white"/>
        </w:rPr>
      </w:pPr>
      <w:bookmarkStart w:id="454" w:name="_Toc54119976"/>
      <w:r>
        <w:rPr>
          <w:highlight w:val="white"/>
        </w:rPr>
        <w:t>Static Value</w:t>
      </w:r>
      <w:bookmarkEnd w:id="454"/>
    </w:p>
    <w:p w14:paraId="1CF984F8" w14:textId="77777777" w:rsidR="00B523C4" w:rsidRDefault="00B523C4" w:rsidP="00B523C4">
      <w:pPr>
        <w:rPr>
          <w:highlight w:val="white"/>
        </w:rPr>
      </w:pPr>
      <w:r>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7F40A7" w:rsidRDefault="004568A2" w:rsidP="004568A2">
      <w:pPr>
        <w:pStyle w:val="CodeHeader"/>
        <w:rPr>
          <w:highlight w:val="white"/>
        </w:rPr>
      </w:pPr>
      <w:proofErr w:type="spellStart"/>
      <w:r>
        <w:rPr>
          <w:highlight w:val="white"/>
        </w:rPr>
        <w:t>ConstantExpression.cs</w:t>
      </w:r>
      <w:proofErr w:type="spellEnd"/>
    </w:p>
    <w:p w14:paraId="0EDB732E" w14:textId="77777777" w:rsidR="004568A2" w:rsidRDefault="004568A2" w:rsidP="004568A2">
      <w:pPr>
        <w:pStyle w:val="Code"/>
        <w:rPr>
          <w:highlight w:val="white"/>
        </w:rPr>
      </w:pPr>
      <w:r w:rsidRPr="00CD295E">
        <w:rPr>
          <w:highlight w:val="white"/>
        </w:rPr>
        <w:t xml:space="preserve">    public static StaticSymbol Value(string uniqueName, Type type,</w:t>
      </w:r>
    </w:p>
    <w:p w14:paraId="13DE6123" w14:textId="77777777" w:rsidR="004568A2" w:rsidRDefault="004568A2" w:rsidP="004568A2">
      <w:pPr>
        <w:pStyle w:val="Code"/>
        <w:rPr>
          <w:highlight w:val="white"/>
        </w:rPr>
      </w:pPr>
      <w:r>
        <w:rPr>
          <w:highlight w:val="white"/>
        </w:rPr>
        <w:lastRenderedPageBreak/>
        <w:t xml:space="preserve">                                    </w:t>
      </w:r>
      <w:r w:rsidRPr="00CD295E">
        <w:rPr>
          <w:highlight w:val="white"/>
        </w:rPr>
        <w:t xml:space="preserve"> object value) {</w:t>
      </w:r>
    </w:p>
    <w:p w14:paraId="554142BF" w14:textId="77777777" w:rsidR="004568A2" w:rsidRDefault="004568A2" w:rsidP="004568A2">
      <w:pPr>
        <w:pStyle w:val="Code"/>
        <w:rPr>
          <w:highlight w:val="white"/>
        </w:rPr>
      </w:pPr>
      <w:r>
        <w:rPr>
          <w:highlight w:val="white"/>
        </w:rPr>
        <w:t xml:space="preserve">      // ...</w:t>
      </w:r>
    </w:p>
    <w:p w14:paraId="43AA7AB8" w14:textId="77777777" w:rsidR="004568A2" w:rsidRPr="00CD295E" w:rsidRDefault="004568A2" w:rsidP="004568A2">
      <w:pPr>
        <w:pStyle w:val="Code"/>
        <w:rPr>
          <w:highlight w:val="white"/>
        </w:rPr>
      </w:pPr>
    </w:p>
    <w:p w14:paraId="7E32BCCE" w14:textId="77777777" w:rsidR="004568A2" w:rsidRDefault="004568A2" w:rsidP="004568A2">
      <w:pPr>
        <w:pStyle w:val="Code"/>
        <w:rPr>
          <w:highlight w:val="white"/>
        </w:rPr>
      </w:pPr>
      <w:r w:rsidRPr="00CD295E">
        <w:rPr>
          <w:highlight w:val="white"/>
        </w:rPr>
        <w:t xml:space="preserve">      if (Start.Linux) {</w:t>
      </w:r>
    </w:p>
    <w:p w14:paraId="7B82347A" w14:textId="77777777" w:rsidR="004568A2" w:rsidRPr="00CD295E" w:rsidRDefault="004568A2" w:rsidP="004568A2">
      <w:pPr>
        <w:pStyle w:val="Code"/>
        <w:rPr>
          <w:highlight w:val="white"/>
        </w:rPr>
      </w:pPr>
      <w:r>
        <w:rPr>
          <w:highlight w:val="white"/>
        </w:rPr>
        <w:t xml:space="preserve">        // ...</w:t>
      </w:r>
    </w:p>
    <w:p w14:paraId="4D242016" w14:textId="77777777" w:rsidR="004568A2" w:rsidRPr="00CD295E" w:rsidRDefault="004568A2" w:rsidP="004568A2">
      <w:pPr>
        <w:pStyle w:val="Code"/>
        <w:rPr>
          <w:highlight w:val="white"/>
        </w:rPr>
      </w:pPr>
      <w:r w:rsidRPr="00CD295E">
        <w:rPr>
          <w:highlight w:val="white"/>
        </w:rPr>
        <w:t xml:space="preserve">      }</w:t>
      </w:r>
    </w:p>
    <w:p w14:paraId="5B8BCB0C" w14:textId="77777777" w:rsidR="00B523C4" w:rsidRDefault="00B523C4" w:rsidP="004568A2">
      <w:pPr>
        <w:pStyle w:val="Code"/>
        <w:rPr>
          <w:highlight w:val="white"/>
        </w:rPr>
      </w:pPr>
    </w:p>
    <w:p w14:paraId="706EA61A" w14:textId="349F3A49" w:rsidR="004568A2" w:rsidRPr="00CD295E" w:rsidRDefault="004568A2" w:rsidP="004568A2">
      <w:pPr>
        <w:pStyle w:val="Code"/>
        <w:rPr>
          <w:highlight w:val="white"/>
        </w:rPr>
      </w:pPr>
      <w:r w:rsidRPr="00CD295E">
        <w:rPr>
          <w:highlight w:val="white"/>
        </w:rPr>
        <w:t xml:space="preserve">      if (Start.Windows) {</w:t>
      </w:r>
    </w:p>
    <w:p w14:paraId="5FE73272" w14:textId="77777777" w:rsidR="004568A2" w:rsidRPr="00CD295E" w:rsidRDefault="004568A2" w:rsidP="004568A2">
      <w:pPr>
        <w:pStyle w:val="Code"/>
        <w:rPr>
          <w:highlight w:val="white"/>
        </w:rPr>
      </w:pPr>
      <w:r w:rsidRPr="00CD295E">
        <w:rPr>
          <w:highlight w:val="white"/>
        </w:rPr>
        <w:t xml:space="preserve">        List&lt;byte&gt; byteList = new List&lt;byte&gt;();</w:t>
      </w:r>
    </w:p>
    <w:p w14:paraId="43873B1F" w14:textId="77777777" w:rsidR="004568A2" w:rsidRPr="00CD295E" w:rsidRDefault="004568A2" w:rsidP="004568A2">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35F3E9D5" w14:textId="77777777" w:rsidR="004568A2" w:rsidRDefault="004568A2" w:rsidP="004568A2">
      <w:pPr>
        <w:pStyle w:val="Code"/>
        <w:rPr>
          <w:highlight w:val="white"/>
        </w:rPr>
      </w:pPr>
      <w:r w:rsidRPr="00CD295E">
        <w:rPr>
          <w:highlight w:val="white"/>
        </w:rPr>
        <w:t xml:space="preserve">        AssemblyCodeGenerator.</w:t>
      </w:r>
    </w:p>
    <w:p w14:paraId="695E547D" w14:textId="77777777" w:rsidR="004568A2" w:rsidRDefault="004568A2" w:rsidP="004568A2">
      <w:pPr>
        <w:pStyle w:val="Code"/>
        <w:rPr>
          <w:highlight w:val="white"/>
        </w:rPr>
      </w:pPr>
      <w:r>
        <w:rPr>
          <w:highlight w:val="white"/>
        </w:rPr>
        <w:t xml:space="preserve">          </w:t>
      </w:r>
      <w:r w:rsidRPr="00CD295E">
        <w:rPr>
          <w:highlight w:val="white"/>
        </w:rPr>
        <w:t>GenerateTargetWindows(assemblyCodeList, byteList,</w:t>
      </w:r>
    </w:p>
    <w:p w14:paraId="62DC1D85" w14:textId="77777777" w:rsidR="004568A2" w:rsidRPr="00CD295E" w:rsidRDefault="004568A2" w:rsidP="004568A2">
      <w:pPr>
        <w:pStyle w:val="Code"/>
        <w:rPr>
          <w:highlight w:val="white"/>
        </w:rPr>
      </w:pPr>
      <w:r>
        <w:rPr>
          <w:highlight w:val="white"/>
        </w:rPr>
        <w:t xml:space="preserve">                               </w:t>
      </w:r>
      <w:r w:rsidRPr="00CD295E">
        <w:rPr>
          <w:highlight w:val="white"/>
        </w:rPr>
        <w:t xml:space="preserve"> accessMap, null, null);</w:t>
      </w:r>
    </w:p>
    <w:p w14:paraId="3165568D" w14:textId="77777777" w:rsidR="004568A2" w:rsidRPr="00CD295E" w:rsidRDefault="004568A2" w:rsidP="004568A2">
      <w:pPr>
        <w:pStyle w:val="Code"/>
        <w:rPr>
          <w:highlight w:val="white"/>
        </w:rPr>
      </w:pPr>
      <w:r w:rsidRPr="00CD295E">
        <w:rPr>
          <w:highlight w:val="white"/>
        </w:rPr>
        <w:t xml:space="preserve">        return (new StaticSymbolWindows(uniqueName, byteList, accessMap));</w:t>
      </w:r>
    </w:p>
    <w:p w14:paraId="17B633E5" w14:textId="77777777" w:rsidR="004568A2" w:rsidRPr="00CD295E" w:rsidRDefault="004568A2" w:rsidP="004568A2">
      <w:pPr>
        <w:pStyle w:val="Code"/>
        <w:rPr>
          <w:highlight w:val="white"/>
        </w:rPr>
      </w:pPr>
      <w:r w:rsidRPr="00CD295E">
        <w:rPr>
          <w:highlight w:val="white"/>
        </w:rPr>
        <w:t xml:space="preserve">      }</w:t>
      </w:r>
    </w:p>
    <w:p w14:paraId="43F19568" w14:textId="77777777" w:rsidR="004568A2" w:rsidRPr="00CD295E" w:rsidRDefault="004568A2" w:rsidP="004568A2">
      <w:pPr>
        <w:pStyle w:val="Code"/>
        <w:rPr>
          <w:highlight w:val="white"/>
        </w:rPr>
      </w:pPr>
      <w:r w:rsidRPr="00CD295E">
        <w:rPr>
          <w:highlight w:val="white"/>
        </w:rPr>
        <w:t xml:space="preserve">      </w:t>
      </w:r>
    </w:p>
    <w:p w14:paraId="25FD9FFC" w14:textId="77777777" w:rsidR="004568A2" w:rsidRPr="00CD295E" w:rsidRDefault="004568A2" w:rsidP="004568A2">
      <w:pPr>
        <w:pStyle w:val="Code"/>
        <w:rPr>
          <w:highlight w:val="white"/>
        </w:rPr>
      </w:pPr>
      <w:r>
        <w:rPr>
          <w:highlight w:val="white"/>
        </w:rPr>
        <w:t xml:space="preserve">      // ...</w:t>
      </w:r>
    </w:p>
    <w:p w14:paraId="0DEF3AED" w14:textId="77777777" w:rsidR="004568A2" w:rsidRPr="003F44A5" w:rsidRDefault="004568A2" w:rsidP="004568A2">
      <w:pPr>
        <w:pStyle w:val="Code"/>
        <w:rPr>
          <w:highlight w:val="white"/>
        </w:rPr>
      </w:pPr>
      <w:r w:rsidRPr="00CD295E">
        <w:rPr>
          <w:highlight w:val="white"/>
        </w:rPr>
        <w:t xml:space="preserve"> </w:t>
      </w:r>
      <w:r w:rsidRPr="003F44A5">
        <w:rPr>
          <w:highlight w:val="white"/>
        </w:rPr>
        <w:t xml:space="preserve">   }</w:t>
      </w:r>
    </w:p>
    <w:p w14:paraId="2DB4484D" w14:textId="77777777" w:rsidR="004568A2" w:rsidRPr="003F44A5" w:rsidRDefault="004568A2" w:rsidP="004568A2">
      <w:pPr>
        <w:pStyle w:val="Code"/>
        <w:rPr>
          <w:highlight w:val="white"/>
        </w:rPr>
      </w:pPr>
      <w:r w:rsidRPr="003F44A5">
        <w:rPr>
          <w:highlight w:val="white"/>
        </w:rPr>
        <w:t xml:space="preserve">  }</w:t>
      </w:r>
    </w:p>
    <w:p w14:paraId="78468045" w14:textId="77777777" w:rsidR="004568A2" w:rsidRDefault="004568A2" w:rsidP="004568A2">
      <w:pPr>
        <w:pStyle w:val="Code"/>
        <w:rPr>
          <w:highlight w:val="white"/>
        </w:rPr>
      </w:pPr>
      <w:r w:rsidRPr="00571855">
        <w:rPr>
          <w:highlight w:val="white"/>
        </w:rPr>
        <w:t>}</w:t>
      </w:r>
    </w:p>
    <w:p w14:paraId="02A22232" w14:textId="5B883279" w:rsidR="00AB1196" w:rsidRDefault="00AB1196" w:rsidP="00A44596">
      <w:pPr>
        <w:pStyle w:val="Rubrik3"/>
        <w:rPr>
          <w:highlight w:val="white"/>
        </w:rPr>
      </w:pPr>
      <w:bookmarkStart w:id="455" w:name="_Toc54119977"/>
      <w:r>
        <w:rPr>
          <w:highlight w:val="white"/>
        </w:rPr>
        <w:t>Function End</w:t>
      </w:r>
      <w:bookmarkEnd w:id="455"/>
    </w:p>
    <w:p w14:paraId="439B0D61" w14:textId="138A50CC" w:rsidR="00022F16" w:rsidRDefault="007F65F7" w:rsidP="007F65F7">
      <w:pPr>
        <w:rPr>
          <w:highlight w:val="white"/>
        </w:rPr>
      </w:pPr>
      <w:r>
        <w:rPr>
          <w:highlight w:val="white"/>
        </w:rPr>
        <w:t xml:space="preserve">When creating a function in Windows mode, we need the byte list and access map </w:t>
      </w:r>
      <w:r w:rsidR="00022F16">
        <w:rPr>
          <w:highlight w:val="white"/>
        </w:rPr>
        <w:t>as in the static value case above.</w:t>
      </w:r>
      <w:r w:rsidR="001C591A">
        <w:rPr>
          <w:highlight w:val="white"/>
        </w:rPr>
        <w:t xml:space="preserve"> However, we also need a call map and a return set to keep track of the </w:t>
      </w:r>
      <w:r w:rsidR="002738B4">
        <w:rPr>
          <w:highlight w:val="white"/>
        </w:rPr>
        <w:t>function calls and the return addresses of those calls.</w:t>
      </w:r>
    </w:p>
    <w:p w14:paraId="427EBFE7" w14:textId="70C14C82" w:rsidR="00B03395" w:rsidRDefault="00B03395" w:rsidP="00B03395">
      <w:pPr>
        <w:pStyle w:val="CodeHeader"/>
        <w:rPr>
          <w:highlight w:val="white"/>
        </w:rPr>
      </w:pPr>
      <w:proofErr w:type="spellStart"/>
      <w:r>
        <w:rPr>
          <w:highlight w:val="white"/>
        </w:rPr>
        <w:t>MiddleCodeGenerator.cs</w:t>
      </w:r>
      <w:proofErr w:type="spellEnd"/>
    </w:p>
    <w:p w14:paraId="20452BEA" w14:textId="06DC3638" w:rsidR="00AB1196" w:rsidRDefault="00AB1196" w:rsidP="00AB1196">
      <w:pPr>
        <w:pStyle w:val="Code"/>
        <w:rPr>
          <w:highlight w:val="white"/>
        </w:rPr>
      </w:pPr>
      <w:r w:rsidRPr="00E52658">
        <w:rPr>
          <w:highlight w:val="white"/>
        </w:rPr>
        <w:t xml:space="preserve">    public static void FunctionEnd(Statement statement) {</w:t>
      </w:r>
    </w:p>
    <w:p w14:paraId="71AF732F" w14:textId="77777777" w:rsidR="00AB1196" w:rsidRDefault="00AB1196" w:rsidP="00AB1196">
      <w:pPr>
        <w:pStyle w:val="Code"/>
        <w:rPr>
          <w:highlight w:val="white"/>
        </w:rPr>
      </w:pPr>
    </w:p>
    <w:p w14:paraId="4918C15C" w14:textId="1D8425EB" w:rsidR="00AB1196" w:rsidRPr="00E52658" w:rsidRDefault="00AB1196" w:rsidP="00AB1196">
      <w:pPr>
        <w:pStyle w:val="Code"/>
        <w:rPr>
          <w:highlight w:val="white"/>
        </w:rPr>
      </w:pPr>
      <w:r>
        <w:rPr>
          <w:highlight w:val="white"/>
        </w:rPr>
        <w:t xml:space="preserve">      // ...</w:t>
      </w:r>
    </w:p>
    <w:p w14:paraId="01E7B83C" w14:textId="77777777" w:rsidR="00AB1196" w:rsidRDefault="00AB1196" w:rsidP="00AB1196">
      <w:pPr>
        <w:pStyle w:val="Code"/>
        <w:rPr>
          <w:highlight w:val="white"/>
        </w:rPr>
      </w:pPr>
    </w:p>
    <w:p w14:paraId="78668806" w14:textId="31939603" w:rsidR="00AB1196" w:rsidRDefault="00AB1196" w:rsidP="00AB1196">
      <w:pPr>
        <w:pStyle w:val="Code"/>
        <w:rPr>
          <w:highlight w:val="white"/>
        </w:rPr>
      </w:pPr>
      <w:r w:rsidRPr="00E52658">
        <w:rPr>
          <w:highlight w:val="white"/>
        </w:rPr>
        <w:t xml:space="preserve">      if (Start.Linux) {</w:t>
      </w:r>
    </w:p>
    <w:p w14:paraId="05EEBE1F" w14:textId="5F81A86D" w:rsidR="00AB1196" w:rsidRPr="00E52658" w:rsidRDefault="00AB1196" w:rsidP="00AB1196">
      <w:pPr>
        <w:pStyle w:val="Code"/>
        <w:rPr>
          <w:highlight w:val="white"/>
        </w:rPr>
      </w:pPr>
      <w:r>
        <w:rPr>
          <w:highlight w:val="white"/>
        </w:rPr>
        <w:t xml:space="preserve">        // ...</w:t>
      </w:r>
    </w:p>
    <w:p w14:paraId="4D57F316" w14:textId="77777777" w:rsidR="00AB1196" w:rsidRDefault="00AB1196" w:rsidP="00AB1196">
      <w:pPr>
        <w:pStyle w:val="Code"/>
        <w:rPr>
          <w:highlight w:val="white"/>
        </w:rPr>
      </w:pPr>
      <w:r w:rsidRPr="00E52658">
        <w:rPr>
          <w:highlight w:val="white"/>
        </w:rPr>
        <w:t xml:space="preserve">      }</w:t>
      </w:r>
    </w:p>
    <w:p w14:paraId="42156929" w14:textId="77777777" w:rsidR="00AB1196" w:rsidRPr="00CC565D" w:rsidRDefault="00AB1196" w:rsidP="00AB1196">
      <w:pPr>
        <w:pStyle w:val="Code"/>
        <w:rPr>
          <w:highlight w:val="white"/>
        </w:rPr>
      </w:pPr>
    </w:p>
    <w:p w14:paraId="4A701F63" w14:textId="77777777" w:rsidR="00AB1196" w:rsidRPr="00AB1196" w:rsidRDefault="00AB1196" w:rsidP="00AB1196">
      <w:pPr>
        <w:pStyle w:val="Code"/>
        <w:rPr>
          <w:highlight w:val="white"/>
        </w:rPr>
      </w:pPr>
      <w:r w:rsidRPr="00AB1196">
        <w:rPr>
          <w:highlight w:val="white"/>
        </w:rPr>
        <w:t xml:space="preserve">      if (Start.Windows) {</w:t>
      </w:r>
    </w:p>
    <w:p w14:paraId="67111FDC" w14:textId="77777777" w:rsidR="00AB1196" w:rsidRPr="00AB1196" w:rsidRDefault="00AB1196" w:rsidP="00AB1196">
      <w:pPr>
        <w:pStyle w:val="Code"/>
        <w:rPr>
          <w:highlight w:val="white"/>
        </w:rPr>
      </w:pPr>
      <w:r w:rsidRPr="00AB1196">
        <w:rPr>
          <w:highlight w:val="white"/>
        </w:rPr>
        <w:t xml:space="preserve">        List&lt;byte&gt; byteList = new List&lt;byte&gt;();</w:t>
      </w:r>
    </w:p>
    <w:p w14:paraId="17003176" w14:textId="77777777" w:rsidR="00AB1196" w:rsidRPr="00AB1196" w:rsidRDefault="00AB1196" w:rsidP="00AB1196">
      <w:pPr>
        <w:pStyle w:val="Code"/>
        <w:rPr>
          <w:highlight w:val="white"/>
        </w:rPr>
      </w:pPr>
      <w:r w:rsidRPr="00AB1196">
        <w:rPr>
          <w:highlight w:val="white"/>
        </w:rPr>
        <w:t xml:space="preserve">        IDictionary&lt;int,string&gt; accessMap = new Dictionary&lt;int,string&gt;();</w:t>
      </w:r>
    </w:p>
    <w:p w14:paraId="7D763CFA" w14:textId="77777777" w:rsidR="00AB1196" w:rsidRPr="00AB1196" w:rsidRDefault="00AB1196" w:rsidP="00AB1196">
      <w:pPr>
        <w:pStyle w:val="Code"/>
        <w:rPr>
          <w:highlight w:val="white"/>
        </w:rPr>
      </w:pPr>
      <w:r w:rsidRPr="00AB1196">
        <w:rPr>
          <w:highlight w:val="white"/>
        </w:rPr>
        <w:t xml:space="preserve">        IDictionary&lt;int,string&gt; callMap = new Dictionary&lt;int,string&gt;();</w:t>
      </w:r>
    </w:p>
    <w:p w14:paraId="3C0E3D1B" w14:textId="77777777" w:rsidR="00AB1196" w:rsidRPr="00AB1196" w:rsidRDefault="00AB1196" w:rsidP="00AB1196">
      <w:pPr>
        <w:pStyle w:val="Code"/>
        <w:rPr>
          <w:highlight w:val="white"/>
        </w:rPr>
      </w:pPr>
      <w:r w:rsidRPr="00AB1196">
        <w:rPr>
          <w:highlight w:val="white"/>
        </w:rPr>
        <w:t xml:space="preserve">        ISet&lt;int&gt; returnSet = new HashSet&lt;int&gt;();</w:t>
      </w:r>
    </w:p>
    <w:p w14:paraId="548F43C1" w14:textId="77777777" w:rsidR="00AB1196" w:rsidRDefault="00AB1196" w:rsidP="00AB1196">
      <w:pPr>
        <w:pStyle w:val="Code"/>
        <w:rPr>
          <w:highlight w:val="white"/>
        </w:rPr>
      </w:pPr>
      <w:r w:rsidRPr="00AB1196">
        <w:rPr>
          <w:highlight w:val="white"/>
        </w:rPr>
        <w:t xml:space="preserve">        AssemblyCodeGenerator.GenerateTargetWindows</w:t>
      </w:r>
    </w:p>
    <w:p w14:paraId="094AF912" w14:textId="73A71E03" w:rsidR="00AB1196" w:rsidRPr="00AB1196" w:rsidRDefault="00AB1196" w:rsidP="00AB1196">
      <w:pPr>
        <w:pStyle w:val="Code"/>
        <w:rPr>
          <w:highlight w:val="white"/>
        </w:rPr>
      </w:pPr>
      <w:r>
        <w:rPr>
          <w:highlight w:val="white"/>
        </w:rPr>
        <w:t xml:space="preserve">          </w:t>
      </w:r>
      <w:r w:rsidRPr="00AB1196">
        <w:rPr>
          <w:highlight w:val="white"/>
        </w:rPr>
        <w:t>(assemblyCodeList, byteList, accessMap, callMap, returnSet);</w:t>
      </w:r>
    </w:p>
    <w:p w14:paraId="61A97706" w14:textId="77777777" w:rsidR="00AB1196" w:rsidRDefault="00AB1196" w:rsidP="00AB1196">
      <w:pPr>
        <w:pStyle w:val="Code"/>
        <w:rPr>
          <w:highlight w:val="white"/>
        </w:rPr>
      </w:pPr>
      <w:r w:rsidRPr="00AB1196">
        <w:rPr>
          <w:highlight w:val="white"/>
        </w:rPr>
        <w:t xml:space="preserve">        StaticSymbol staticSymbol =</w:t>
      </w:r>
    </w:p>
    <w:p w14:paraId="1C41ED3A" w14:textId="22EBF729" w:rsidR="00AB1196" w:rsidRPr="00AB1196" w:rsidRDefault="00AB1196" w:rsidP="00AB1196">
      <w:pPr>
        <w:pStyle w:val="Code"/>
        <w:rPr>
          <w:highlight w:val="white"/>
        </w:rPr>
      </w:pPr>
      <w:r>
        <w:rPr>
          <w:highlight w:val="white"/>
        </w:rPr>
        <w:t xml:space="preserve">         </w:t>
      </w:r>
      <w:r w:rsidRPr="00AB1196">
        <w:rPr>
          <w:highlight w:val="white"/>
        </w:rPr>
        <w:t xml:space="preserve"> new StaticSymbolWindows(SymbolTable.CurrentFunction.UniqueName,</w:t>
      </w:r>
    </w:p>
    <w:p w14:paraId="28367AB3" w14:textId="38B16EDB" w:rsidR="00AB1196" w:rsidRPr="00AB1196" w:rsidRDefault="00AB1196" w:rsidP="00AB1196">
      <w:pPr>
        <w:pStyle w:val="Code"/>
        <w:rPr>
          <w:highlight w:val="white"/>
        </w:rPr>
      </w:pPr>
      <w:r w:rsidRPr="00AB1196">
        <w:rPr>
          <w:highlight w:val="white"/>
        </w:rPr>
        <w:t xml:space="preserve">                                  byteList, accessMap, callMap, returnSet);</w:t>
      </w:r>
    </w:p>
    <w:p w14:paraId="4D0DFA72" w14:textId="77777777" w:rsidR="00AB1196" w:rsidRPr="00AB1196" w:rsidRDefault="00AB1196" w:rsidP="00AB1196">
      <w:pPr>
        <w:pStyle w:val="Code"/>
        <w:rPr>
          <w:highlight w:val="white"/>
        </w:rPr>
      </w:pPr>
      <w:r w:rsidRPr="00AB1196">
        <w:rPr>
          <w:highlight w:val="white"/>
        </w:rPr>
        <w:t xml:space="preserve">        SymbolTable.StaticSet.Add(staticSymbol);</w:t>
      </w:r>
    </w:p>
    <w:p w14:paraId="6B9269D3" w14:textId="77777777" w:rsidR="00AB1196" w:rsidRPr="00AB1196" w:rsidRDefault="00AB1196" w:rsidP="00AB1196">
      <w:pPr>
        <w:pStyle w:val="Code"/>
        <w:rPr>
          <w:highlight w:val="white"/>
        </w:rPr>
      </w:pPr>
      <w:r w:rsidRPr="00AB1196">
        <w:rPr>
          <w:highlight w:val="white"/>
        </w:rPr>
        <w:t xml:space="preserve">      }</w:t>
      </w:r>
    </w:p>
    <w:p w14:paraId="2E1FBD28" w14:textId="50873E27" w:rsidR="00AB1196" w:rsidRDefault="00AB1196" w:rsidP="00AB1196">
      <w:pPr>
        <w:pStyle w:val="Code"/>
        <w:rPr>
          <w:highlight w:val="white"/>
        </w:rPr>
      </w:pPr>
    </w:p>
    <w:p w14:paraId="6F6851B4" w14:textId="492FE4EB" w:rsidR="00C10718" w:rsidRPr="00AB1196" w:rsidRDefault="00C10718" w:rsidP="00AB1196">
      <w:pPr>
        <w:pStyle w:val="Code"/>
        <w:rPr>
          <w:highlight w:val="white"/>
        </w:rPr>
      </w:pPr>
      <w:r>
        <w:rPr>
          <w:highlight w:val="white"/>
        </w:rPr>
        <w:t xml:space="preserve">      // ...</w:t>
      </w:r>
    </w:p>
    <w:p w14:paraId="06A32E9F" w14:textId="7D7EDC73" w:rsidR="00AB1196" w:rsidRPr="00AB1196" w:rsidRDefault="00AB1196" w:rsidP="00AB1196">
      <w:pPr>
        <w:pStyle w:val="Code"/>
        <w:rPr>
          <w:highlight w:val="white"/>
        </w:rPr>
      </w:pPr>
      <w:r w:rsidRPr="00E52658">
        <w:rPr>
          <w:highlight w:val="white"/>
        </w:rPr>
        <w:t xml:space="preserve">    }</w:t>
      </w:r>
    </w:p>
    <w:p w14:paraId="2185FD9C" w14:textId="0002E35D" w:rsidR="005D66F3" w:rsidRDefault="005D66F3" w:rsidP="00A44596">
      <w:pPr>
        <w:pStyle w:val="Rubrik3"/>
        <w:rPr>
          <w:highlight w:val="white"/>
        </w:rPr>
      </w:pPr>
      <w:bookmarkStart w:id="456" w:name="_Toc54119978"/>
      <w:r>
        <w:rPr>
          <w:highlight w:val="white"/>
        </w:rPr>
        <w:t>Target Code Generation</w:t>
      </w:r>
      <w:bookmarkEnd w:id="456"/>
    </w:p>
    <w:p w14:paraId="5428169E" w14:textId="77777777" w:rsidR="005D66F3" w:rsidRPr="001950E8" w:rsidRDefault="005D66F3" w:rsidP="005D66F3">
      <w:pPr>
        <w:pStyle w:val="Code"/>
        <w:rPr>
          <w:highlight w:val="white"/>
        </w:rPr>
      </w:pPr>
      <w:r w:rsidRPr="001950E8">
        <w:rPr>
          <w:highlight w:val="white"/>
        </w:rPr>
        <w:t xml:space="preserve">    public static void GenerateTargetWindows</w:t>
      </w:r>
    </w:p>
    <w:p w14:paraId="20F88863" w14:textId="77777777" w:rsidR="005D66F3" w:rsidRPr="001950E8" w:rsidRDefault="005D66F3" w:rsidP="005D66F3">
      <w:pPr>
        <w:pStyle w:val="Code"/>
        <w:rPr>
          <w:highlight w:val="white"/>
        </w:rPr>
      </w:pPr>
      <w:r w:rsidRPr="001950E8">
        <w:rPr>
          <w:highlight w:val="white"/>
        </w:rPr>
        <w:t xml:space="preserve">      (List&lt;AssemblyCode&gt; assemblyCodeList, List&lt;byte&gt; byteList,</w:t>
      </w:r>
    </w:p>
    <w:p w14:paraId="79950166" w14:textId="77777777" w:rsidR="005D66F3" w:rsidRPr="001950E8" w:rsidRDefault="005D66F3" w:rsidP="005D66F3">
      <w:pPr>
        <w:pStyle w:val="Code"/>
        <w:rPr>
          <w:highlight w:val="white"/>
        </w:rPr>
      </w:pPr>
      <w:r w:rsidRPr="001950E8">
        <w:rPr>
          <w:highlight w:val="white"/>
        </w:rPr>
        <w:t xml:space="preserve">       IDictionary&lt;int,string&gt; accessMap, IDictionary&lt;int,string&gt; callMap,</w:t>
      </w:r>
    </w:p>
    <w:p w14:paraId="6463922D" w14:textId="77777777" w:rsidR="005D66F3" w:rsidRPr="001950E8" w:rsidRDefault="005D66F3" w:rsidP="005D66F3">
      <w:pPr>
        <w:pStyle w:val="Code"/>
        <w:rPr>
          <w:highlight w:val="white"/>
        </w:rPr>
      </w:pPr>
      <w:r w:rsidRPr="001950E8">
        <w:rPr>
          <w:highlight w:val="white"/>
        </w:rPr>
        <w:lastRenderedPageBreak/>
        <w:t xml:space="preserve">       ISet&lt;int&gt; returnSet) {</w:t>
      </w:r>
    </w:p>
    <w:p w14:paraId="5AEBA662" w14:textId="77777777" w:rsidR="005D66F3" w:rsidRPr="001950E8" w:rsidRDefault="005D66F3" w:rsidP="005D66F3">
      <w:pPr>
        <w:pStyle w:val="Code"/>
        <w:rPr>
          <w:highlight w:val="white"/>
        </w:rPr>
      </w:pPr>
      <w:r w:rsidRPr="001950E8">
        <w:rPr>
          <w:highlight w:val="white"/>
        </w:rPr>
        <w:t xml:space="preserve">      AssemblyCodeGenerator objectCodeGenerator =</w:t>
      </w:r>
    </w:p>
    <w:p w14:paraId="1D5AD5DF" w14:textId="77777777" w:rsidR="005D66F3" w:rsidRPr="001950E8" w:rsidRDefault="005D66F3" w:rsidP="005D66F3">
      <w:pPr>
        <w:pStyle w:val="Code"/>
        <w:rPr>
          <w:highlight w:val="white"/>
        </w:rPr>
      </w:pPr>
      <w:r w:rsidRPr="001950E8">
        <w:rPr>
          <w:highlight w:val="white"/>
        </w:rPr>
        <w:t xml:space="preserve">        new AssemblyCodeGenerator(assemblyCodeList);</w:t>
      </w:r>
    </w:p>
    <w:p w14:paraId="40CB7E70"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WindowsJumpInfo</w:t>
      </w:r>
      <w:r w:rsidRPr="001950E8">
        <w:rPr>
          <w:highlight w:val="white"/>
        </w:rPr>
        <w:t>();</w:t>
      </w:r>
    </w:p>
    <w:p w14:paraId="59BE71E4"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WindowsByteList</w:t>
      </w:r>
    </w:p>
    <w:p w14:paraId="7A24248C" w14:textId="77777777" w:rsidR="005D66F3" w:rsidRPr="001950E8" w:rsidRDefault="005D66F3" w:rsidP="005D66F3">
      <w:pPr>
        <w:pStyle w:val="Code"/>
        <w:rPr>
          <w:highlight w:val="white"/>
        </w:rPr>
      </w:pPr>
      <w:r w:rsidRPr="001950E8">
        <w:rPr>
          <w:highlight w:val="white"/>
        </w:rPr>
        <w:t xml:space="preserve">                          (byteList, accessMap, callMap, returnSet);</w:t>
      </w:r>
    </w:p>
    <w:p w14:paraId="582D1268" w14:textId="7016E7BB" w:rsidR="005D66F3" w:rsidRPr="005D66F3" w:rsidRDefault="005D66F3" w:rsidP="005D66F3">
      <w:pPr>
        <w:pStyle w:val="Code"/>
        <w:rPr>
          <w:highlight w:val="white"/>
        </w:rPr>
      </w:pPr>
      <w:r w:rsidRPr="001950E8">
        <w:rPr>
          <w:highlight w:val="white"/>
        </w:rPr>
        <w:t xml:space="preserve">    }</w:t>
      </w:r>
    </w:p>
    <w:p w14:paraId="73E9C98E" w14:textId="667E9779" w:rsidR="00A44596" w:rsidRDefault="00A44596" w:rsidP="00A44596">
      <w:pPr>
        <w:pStyle w:val="Rubrik3"/>
        <w:rPr>
          <w:highlight w:val="white"/>
        </w:rPr>
      </w:pPr>
      <w:bookmarkStart w:id="457" w:name="_Toc54119979"/>
      <w:r>
        <w:rPr>
          <w:highlight w:val="white"/>
        </w:rPr>
        <w:t>Exit</w:t>
      </w:r>
      <w:bookmarkEnd w:id="457"/>
    </w:p>
    <w:p w14:paraId="7BCD1BC3" w14:textId="48BC2D04" w:rsidR="00266FC0" w:rsidRDefault="00266FC0" w:rsidP="00A44596">
      <w:pPr>
        <w:rPr>
          <w:highlight w:val="white"/>
        </w:rPr>
      </w:pPr>
      <w:r>
        <w:rPr>
          <w:highlight w:val="white"/>
        </w:rPr>
        <w:t xml:space="preserve">To exit the </w:t>
      </w:r>
      <w:r w:rsidR="008A6754">
        <w:rPr>
          <w:highlight w:val="white"/>
        </w:rPr>
        <w:t xml:space="preserve">execution and return control to the surrounding operating system in Windows mode, </w:t>
      </w:r>
      <w:r w:rsidR="00F4396D">
        <w:rPr>
          <w:highlight w:val="white"/>
        </w:rPr>
        <w:t xml:space="preserve">we perform an interrupt 33 system call, with the value 76 in the </w:t>
      </w:r>
      <w:r w:rsidR="00F4396D" w:rsidRPr="00F4396D">
        <w:rPr>
          <w:rStyle w:val="KeyWord0"/>
          <w:highlight w:val="white"/>
        </w:rPr>
        <w:t>ah</w:t>
      </w:r>
      <w:r w:rsidR="00F4396D">
        <w:rPr>
          <w:highlight w:val="white"/>
        </w:rPr>
        <w:t xml:space="preserve"> register. We store the return value in the </w:t>
      </w:r>
      <w:r w:rsidR="00F4396D" w:rsidRPr="00F4396D">
        <w:rPr>
          <w:rStyle w:val="KeyWord0"/>
          <w:highlight w:val="white"/>
        </w:rPr>
        <w:t>al</w:t>
      </w:r>
      <w:r w:rsidR="00F4396D">
        <w:rPr>
          <w:highlight w:val="white"/>
        </w:rPr>
        <w:t xml:space="preserve"> register. If there is no return value, we store zero in </w:t>
      </w:r>
      <w:r w:rsidR="00F4396D" w:rsidRPr="00F4396D">
        <w:rPr>
          <w:rStyle w:val="KeyWord0"/>
          <w:highlight w:val="white"/>
        </w:rPr>
        <w:t>al</w:t>
      </w:r>
      <w:r w:rsidR="00F4396D">
        <w:rPr>
          <w:highlight w:val="white"/>
        </w:rPr>
        <w:t>.</w:t>
      </w:r>
    </w:p>
    <w:p w14:paraId="42524533" w14:textId="6CBD718F" w:rsidR="00FD152A" w:rsidRPr="007B4210" w:rsidRDefault="00FD152A" w:rsidP="00FD152A">
      <w:pPr>
        <w:pStyle w:val="CodeHeader"/>
        <w:rPr>
          <w:highlight w:val="white"/>
        </w:rPr>
      </w:pPr>
      <w:proofErr w:type="spellStart"/>
      <w:r>
        <w:rPr>
          <w:highlight w:val="white"/>
        </w:rPr>
        <w:t>AssemblyCodeGenerator.cs</w:t>
      </w:r>
      <w:proofErr w:type="spellEnd"/>
    </w:p>
    <w:p w14:paraId="1FE335B8" w14:textId="77777777" w:rsidR="00A44596" w:rsidRPr="007B4210" w:rsidRDefault="00A44596" w:rsidP="00A44596">
      <w:pPr>
        <w:pStyle w:val="Code"/>
        <w:rPr>
          <w:highlight w:val="white"/>
        </w:rPr>
      </w:pPr>
      <w:r w:rsidRPr="007B4210">
        <w:rPr>
          <w:highlight w:val="white"/>
        </w:rPr>
        <w:t xml:space="preserve">    public void Exit(MiddleCode middleCode) {</w:t>
      </w:r>
    </w:p>
    <w:p w14:paraId="6A90939B" w14:textId="77777777" w:rsidR="00A44596" w:rsidRDefault="00A44596" w:rsidP="00A44596">
      <w:pPr>
        <w:pStyle w:val="Code"/>
        <w:rPr>
          <w:highlight w:val="white"/>
        </w:rPr>
      </w:pPr>
      <w:r w:rsidRPr="007B4210">
        <w:rPr>
          <w:highlight w:val="white"/>
        </w:rPr>
        <w:t xml:space="preserve">      Symbol exitSymbol = (Symbol) middleCode[0];</w:t>
      </w:r>
    </w:p>
    <w:p w14:paraId="477B9140" w14:textId="77777777" w:rsidR="00A44596" w:rsidRDefault="00A44596" w:rsidP="00A44596">
      <w:pPr>
        <w:pStyle w:val="Code"/>
        <w:rPr>
          <w:highlight w:val="white"/>
        </w:rPr>
      </w:pPr>
    </w:p>
    <w:p w14:paraId="6A802C53" w14:textId="77777777" w:rsidR="00A44596" w:rsidRDefault="00A44596" w:rsidP="00A44596">
      <w:pPr>
        <w:pStyle w:val="Code"/>
        <w:rPr>
          <w:highlight w:val="white"/>
        </w:rPr>
      </w:pPr>
      <w:r w:rsidRPr="006A0C3D">
        <w:rPr>
          <w:highlight w:val="white"/>
        </w:rPr>
        <w:t xml:space="preserve">      if (Start.Linux) {</w:t>
      </w:r>
    </w:p>
    <w:p w14:paraId="52315174" w14:textId="77777777" w:rsidR="00A44596" w:rsidRPr="006A0C3D" w:rsidRDefault="00A44596" w:rsidP="00A44596">
      <w:pPr>
        <w:pStyle w:val="Code"/>
        <w:rPr>
          <w:highlight w:val="white"/>
        </w:rPr>
      </w:pPr>
      <w:r>
        <w:rPr>
          <w:highlight w:val="white"/>
        </w:rPr>
        <w:t xml:space="preserve">        // ...</w:t>
      </w:r>
    </w:p>
    <w:p w14:paraId="490EBF28" w14:textId="77777777" w:rsidR="00A44596" w:rsidRPr="006A0C3D" w:rsidRDefault="00A44596" w:rsidP="00A44596">
      <w:pPr>
        <w:pStyle w:val="Code"/>
        <w:rPr>
          <w:highlight w:val="white"/>
        </w:rPr>
      </w:pPr>
      <w:r w:rsidRPr="006A0C3D">
        <w:rPr>
          <w:highlight w:val="white"/>
        </w:rPr>
        <w:t xml:space="preserve">      }</w:t>
      </w:r>
    </w:p>
    <w:p w14:paraId="55C85093" w14:textId="77777777" w:rsidR="00A44596" w:rsidRDefault="00A44596" w:rsidP="00A44596">
      <w:pPr>
        <w:pStyle w:val="Code"/>
        <w:rPr>
          <w:highlight w:val="white"/>
        </w:rPr>
      </w:pPr>
    </w:p>
    <w:p w14:paraId="00C7F897" w14:textId="77777777" w:rsidR="00A44596" w:rsidRPr="007B4210" w:rsidRDefault="00A44596" w:rsidP="00A44596">
      <w:pPr>
        <w:pStyle w:val="Code"/>
        <w:rPr>
          <w:highlight w:val="white"/>
        </w:rPr>
      </w:pPr>
      <w:r w:rsidRPr="007B4210">
        <w:rPr>
          <w:highlight w:val="white"/>
        </w:rPr>
        <w:t xml:space="preserve">      if (Start.Windows) {        </w:t>
      </w:r>
    </w:p>
    <w:p w14:paraId="12985C86" w14:textId="77777777" w:rsidR="00A44596" w:rsidRPr="007B4210" w:rsidRDefault="00A44596" w:rsidP="00A44596">
      <w:pPr>
        <w:pStyle w:val="Code"/>
        <w:rPr>
          <w:highlight w:val="white"/>
        </w:rPr>
      </w:pPr>
      <w:r w:rsidRPr="007B4210">
        <w:rPr>
          <w:highlight w:val="white"/>
        </w:rPr>
        <w:t xml:space="preserve">        if (exitSymbol </w:t>
      </w:r>
      <w:r>
        <w:rPr>
          <w:highlight w:val="white"/>
        </w:rPr>
        <w:t>!</w:t>
      </w:r>
      <w:r w:rsidRPr="007B4210">
        <w:rPr>
          <w:highlight w:val="white"/>
        </w:rPr>
        <w:t>= null) {</w:t>
      </w:r>
    </w:p>
    <w:p w14:paraId="7A2245D6" w14:textId="77777777" w:rsidR="00A44596" w:rsidRPr="007B4210" w:rsidRDefault="00A44596" w:rsidP="00A44596">
      <w:pPr>
        <w:pStyle w:val="Code"/>
        <w:rPr>
          <w:highlight w:val="white"/>
        </w:rPr>
      </w:pPr>
      <w:r w:rsidRPr="007B4210">
        <w:rPr>
          <w:highlight w:val="white"/>
        </w:rPr>
        <w:t xml:space="preserve">          LoadValueToRegister(exitSymbol, Register.al);</w:t>
      </w:r>
    </w:p>
    <w:p w14:paraId="0FDE2130" w14:textId="77777777" w:rsidR="00A44596" w:rsidRPr="007B4210" w:rsidRDefault="00A44596" w:rsidP="00A44596">
      <w:pPr>
        <w:pStyle w:val="Code"/>
        <w:rPr>
          <w:highlight w:val="white"/>
        </w:rPr>
      </w:pPr>
      <w:r w:rsidRPr="007B4210">
        <w:rPr>
          <w:highlight w:val="white"/>
        </w:rPr>
        <w:t xml:space="preserve">        }</w:t>
      </w:r>
    </w:p>
    <w:p w14:paraId="57ABE2A9" w14:textId="77777777" w:rsidR="00A44596" w:rsidRPr="007B4210" w:rsidRDefault="00A44596" w:rsidP="00A44596">
      <w:pPr>
        <w:pStyle w:val="Code"/>
        <w:rPr>
          <w:highlight w:val="white"/>
        </w:rPr>
      </w:pPr>
      <w:r w:rsidRPr="007B4210">
        <w:rPr>
          <w:highlight w:val="white"/>
        </w:rPr>
        <w:t xml:space="preserve">        else {</w:t>
      </w:r>
    </w:p>
    <w:p w14:paraId="78235E62" w14:textId="77777777" w:rsidR="00A44596" w:rsidRPr="007B4210" w:rsidRDefault="00A44596" w:rsidP="00A44596">
      <w:pPr>
        <w:pStyle w:val="Code"/>
        <w:rPr>
          <w:highlight w:val="white"/>
        </w:rPr>
      </w:pPr>
      <w:r w:rsidRPr="007B4210">
        <w:rPr>
          <w:highlight w:val="white"/>
        </w:rPr>
        <w:t xml:space="preserve">          AddAssemblyCode(AssemblyOperator.mov, Register.al,</w:t>
      </w:r>
    </w:p>
    <w:p w14:paraId="7FE8D281" w14:textId="77777777" w:rsidR="00A44596" w:rsidRPr="007B4210" w:rsidRDefault="00A44596" w:rsidP="00A44596">
      <w:pPr>
        <w:pStyle w:val="Code"/>
        <w:rPr>
          <w:highlight w:val="white"/>
        </w:rPr>
      </w:pPr>
      <w:r w:rsidRPr="007B4210">
        <w:rPr>
          <w:highlight w:val="white"/>
        </w:rPr>
        <w:t xml:space="preserve">                          </w:t>
      </w:r>
      <w:r>
        <w:rPr>
          <w:highlight w:val="white"/>
        </w:rPr>
        <w:t>BigInteger.Zero</w:t>
      </w:r>
      <w:r w:rsidRPr="007B4210">
        <w:rPr>
          <w:highlight w:val="white"/>
        </w:rPr>
        <w:t>);</w:t>
      </w:r>
    </w:p>
    <w:p w14:paraId="21E09746" w14:textId="77777777" w:rsidR="00A44596" w:rsidRPr="007B4210" w:rsidRDefault="00A44596" w:rsidP="00A44596">
      <w:pPr>
        <w:pStyle w:val="Code"/>
        <w:rPr>
          <w:highlight w:val="white"/>
        </w:rPr>
      </w:pPr>
      <w:r w:rsidRPr="007B4210">
        <w:rPr>
          <w:highlight w:val="white"/>
        </w:rPr>
        <w:t xml:space="preserve">        }</w:t>
      </w:r>
    </w:p>
    <w:p w14:paraId="1DCAD74B" w14:textId="77777777" w:rsidR="00597838" w:rsidRDefault="00597838" w:rsidP="00A44596">
      <w:pPr>
        <w:pStyle w:val="Code"/>
        <w:rPr>
          <w:highlight w:val="white"/>
        </w:rPr>
      </w:pPr>
    </w:p>
    <w:p w14:paraId="7AB7D976" w14:textId="4C135C5A" w:rsidR="00A44596" w:rsidRPr="007B4210" w:rsidRDefault="00A44596" w:rsidP="00A44596">
      <w:pPr>
        <w:pStyle w:val="Code"/>
        <w:rPr>
          <w:highlight w:val="white"/>
        </w:rPr>
      </w:pPr>
      <w:r w:rsidRPr="007B4210">
        <w:rPr>
          <w:highlight w:val="white"/>
        </w:rPr>
        <w:t xml:space="preserve">        AddAssemblyCode(AssemblyOperator.mov, Register.ah,</w:t>
      </w:r>
    </w:p>
    <w:p w14:paraId="7A1E73BB" w14:textId="77777777" w:rsidR="00A44596" w:rsidRPr="007B4210" w:rsidRDefault="00A44596" w:rsidP="00A44596">
      <w:pPr>
        <w:pStyle w:val="Code"/>
        <w:rPr>
          <w:highlight w:val="white"/>
        </w:rPr>
      </w:pPr>
      <w:r w:rsidRPr="007B4210">
        <w:rPr>
          <w:highlight w:val="white"/>
        </w:rPr>
        <w:t xml:space="preserve">                        </w:t>
      </w:r>
      <w:r>
        <w:rPr>
          <w:highlight w:val="white"/>
        </w:rPr>
        <w:t>(BigInteger) 76</w:t>
      </w:r>
      <w:r w:rsidRPr="007B4210">
        <w:rPr>
          <w:highlight w:val="white"/>
        </w:rPr>
        <w:t>);</w:t>
      </w:r>
      <w:r>
        <w:rPr>
          <w:highlight w:val="white"/>
        </w:rPr>
        <w:t xml:space="preserve"> // 0x4C</w:t>
      </w:r>
    </w:p>
    <w:p w14:paraId="7D4AD47A" w14:textId="77777777" w:rsidR="00A44596" w:rsidRPr="007B4210" w:rsidRDefault="00A44596" w:rsidP="00A44596">
      <w:pPr>
        <w:pStyle w:val="Code"/>
        <w:rPr>
          <w:highlight w:val="white"/>
        </w:rPr>
      </w:pPr>
      <w:r w:rsidRPr="007B4210">
        <w:rPr>
          <w:highlight w:val="white"/>
        </w:rPr>
        <w:t xml:space="preserve">        AddAssemblyCode(AssemblyOperator.interrupt, (BigInteger) 33);</w:t>
      </w:r>
      <w:r>
        <w:rPr>
          <w:highlight w:val="white"/>
        </w:rPr>
        <w:t xml:space="preserve"> // 0x21</w:t>
      </w:r>
    </w:p>
    <w:p w14:paraId="3AC63CCA" w14:textId="77777777" w:rsidR="00A44596" w:rsidRPr="007B4210" w:rsidRDefault="00A44596" w:rsidP="00A44596">
      <w:pPr>
        <w:pStyle w:val="Code"/>
        <w:rPr>
          <w:highlight w:val="white"/>
        </w:rPr>
      </w:pPr>
      <w:r w:rsidRPr="007B4210">
        <w:rPr>
          <w:highlight w:val="white"/>
        </w:rPr>
        <w:t xml:space="preserve">      }</w:t>
      </w:r>
    </w:p>
    <w:p w14:paraId="6216DD95" w14:textId="77777777" w:rsidR="00A44596" w:rsidRDefault="00A44596" w:rsidP="00A44596">
      <w:pPr>
        <w:pStyle w:val="Code"/>
        <w:rPr>
          <w:highlight w:val="white"/>
        </w:rPr>
      </w:pPr>
      <w:r w:rsidRPr="007B4210">
        <w:rPr>
          <w:highlight w:val="white"/>
        </w:rPr>
        <w:t xml:space="preserve">    }</w:t>
      </w:r>
    </w:p>
    <w:p w14:paraId="4E97CA59" w14:textId="77777777" w:rsidR="003D2653" w:rsidRDefault="003D2653" w:rsidP="003D2653">
      <w:pPr>
        <w:pStyle w:val="Rubrik3"/>
        <w:rPr>
          <w:highlight w:val="white"/>
        </w:rPr>
      </w:pPr>
      <w:bookmarkStart w:id="458" w:name="_Toc54119980"/>
      <w:r>
        <w:rPr>
          <w:highlight w:val="white"/>
        </w:rPr>
        <w:t>Initialization Code</w:t>
      </w:r>
      <w:bookmarkEnd w:id="458"/>
    </w:p>
    <w:p w14:paraId="303A93D2" w14:textId="49AFB31F" w:rsidR="003D2653" w:rsidRDefault="003D2653" w:rsidP="003D2653">
      <w:pPr>
        <w:rPr>
          <w:highlight w:val="white"/>
        </w:rPr>
      </w:pPr>
      <w:r>
        <w:rPr>
          <w:highlight w:val="white"/>
        </w:rPr>
        <w:t>The initialization of data blocks differs between the Linux and Windows environment.</w:t>
      </w:r>
    </w:p>
    <w:p w14:paraId="2909FD7D" w14:textId="77777777" w:rsidR="000103FB" w:rsidRPr="007B4210" w:rsidRDefault="000103FB" w:rsidP="000103FB">
      <w:pPr>
        <w:pStyle w:val="CodeHeader"/>
        <w:rPr>
          <w:highlight w:val="white"/>
        </w:rPr>
      </w:pPr>
      <w:proofErr w:type="spellStart"/>
      <w:r>
        <w:rPr>
          <w:highlight w:val="white"/>
        </w:rPr>
        <w:t>AssemblyCodeGenerator.cs</w:t>
      </w:r>
      <w:proofErr w:type="spellEnd"/>
    </w:p>
    <w:p w14:paraId="64EACDC7" w14:textId="725C2146" w:rsidR="008E3DC4" w:rsidRPr="00BA61C9" w:rsidRDefault="008E3DC4" w:rsidP="008E3DC4">
      <w:pPr>
        <w:pStyle w:val="Code"/>
        <w:rPr>
          <w:highlight w:val="white"/>
        </w:rPr>
      </w:pPr>
      <w:r w:rsidRPr="00BA61C9">
        <w:rPr>
          <w:highlight w:val="white"/>
        </w:rPr>
        <w:t xml:space="preserve">    public static void </w:t>
      </w:r>
      <w:r w:rsidR="00B92C63">
        <w:rPr>
          <w:highlight w:val="white"/>
        </w:rPr>
        <w:t>Initialization</w:t>
      </w:r>
      <w:r w:rsidRPr="00BA61C9">
        <w:rPr>
          <w:highlight w:val="white"/>
        </w:rPr>
        <w:t>CodeList() {</w:t>
      </w:r>
    </w:p>
    <w:p w14:paraId="1EE52FD9" w14:textId="77777777" w:rsidR="008E3DC4" w:rsidRPr="00BA61C9" w:rsidRDefault="008E3DC4" w:rsidP="008E3DC4">
      <w:pPr>
        <w:pStyle w:val="Code"/>
        <w:rPr>
          <w:highlight w:val="white"/>
        </w:rPr>
      </w:pPr>
      <w:r w:rsidRPr="00BA61C9">
        <w:rPr>
          <w:highlight w:val="white"/>
        </w:rPr>
        <w:t xml:space="preserve">      List&lt;AssemblyCode&gt; assemblyCodeList = new List&lt;AssemblyCode&gt;();</w:t>
      </w:r>
    </w:p>
    <w:p w14:paraId="59696887" w14:textId="77777777" w:rsidR="008E3DC4" w:rsidRPr="00BA61C9" w:rsidRDefault="008E3DC4" w:rsidP="008E3DC4">
      <w:pPr>
        <w:pStyle w:val="Code"/>
        <w:rPr>
          <w:highlight w:val="white"/>
        </w:rPr>
      </w:pPr>
      <w:r w:rsidRPr="00BA61C9">
        <w:rPr>
          <w:highlight w:val="white"/>
        </w:rPr>
        <w:t xml:space="preserve">      AddAssemblyCode(assemblyCodeList, AssemblyOperator.comment,</w:t>
      </w:r>
    </w:p>
    <w:p w14:paraId="3BDBF4EF" w14:textId="77777777" w:rsidR="008E3DC4" w:rsidRPr="00BA61C9" w:rsidRDefault="008E3DC4" w:rsidP="008E3DC4">
      <w:pPr>
        <w:pStyle w:val="Code"/>
        <w:rPr>
          <w:highlight w:val="white"/>
        </w:rPr>
      </w:pPr>
      <w:r w:rsidRPr="00BA61C9">
        <w:rPr>
          <w:highlight w:val="white"/>
        </w:rPr>
        <w:t xml:space="preserve">                      "Initializerialize Stack Pointer");</w:t>
      </w:r>
    </w:p>
    <w:p w14:paraId="00505244" w14:textId="77777777" w:rsidR="008E3DC4" w:rsidRPr="00BA61C9" w:rsidRDefault="008E3DC4" w:rsidP="008E3DC4">
      <w:pPr>
        <w:pStyle w:val="Code"/>
        <w:rPr>
          <w:highlight w:val="white"/>
        </w:rPr>
      </w:pPr>
    </w:p>
    <w:p w14:paraId="24709B39"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0EFFAD1B" w14:textId="615F7295" w:rsidR="008E3DC4" w:rsidRPr="00BA61C9" w:rsidRDefault="008E3DC4" w:rsidP="008E3DC4">
      <w:pPr>
        <w:pStyle w:val="Code"/>
        <w:rPr>
          <w:highlight w:val="white"/>
        </w:rPr>
      </w:pPr>
      <w:r w:rsidRPr="00BA61C9">
        <w:rPr>
          <w:highlight w:val="white"/>
        </w:rPr>
        <w:t xml:space="preserve">                      AssemblyCode.FrameRegister, Linker.</w:t>
      </w:r>
      <w:r w:rsidR="00601724">
        <w:rPr>
          <w:highlight w:val="white"/>
        </w:rPr>
        <w:t>CallStackStart</w:t>
      </w:r>
      <w:r w:rsidRPr="00BA61C9">
        <w:rPr>
          <w:highlight w:val="white"/>
        </w:rPr>
        <w:t>);</w:t>
      </w:r>
    </w:p>
    <w:p w14:paraId="01A0AD0B" w14:textId="77777777" w:rsidR="008E3DC4" w:rsidRPr="00BA61C9" w:rsidRDefault="008E3DC4" w:rsidP="008E3DC4">
      <w:pPr>
        <w:pStyle w:val="Code"/>
        <w:rPr>
          <w:highlight w:val="white"/>
        </w:rPr>
      </w:pPr>
    </w:p>
    <w:p w14:paraId="0C1B365F" w14:textId="06FE6B8B" w:rsidR="008E3DC4" w:rsidRDefault="008E3DC4" w:rsidP="008E3DC4">
      <w:pPr>
        <w:pStyle w:val="Code"/>
        <w:rPr>
          <w:highlight w:val="white"/>
        </w:rPr>
      </w:pPr>
      <w:r w:rsidRPr="00BA61C9">
        <w:rPr>
          <w:highlight w:val="white"/>
        </w:rPr>
        <w:t xml:space="preserve">      if (Start.Linux) {</w:t>
      </w:r>
    </w:p>
    <w:p w14:paraId="6970750E" w14:textId="59BE724B" w:rsidR="008E3DC4" w:rsidRPr="00BA61C9" w:rsidRDefault="008E3DC4" w:rsidP="008E3DC4">
      <w:pPr>
        <w:pStyle w:val="Code"/>
        <w:rPr>
          <w:highlight w:val="white"/>
        </w:rPr>
      </w:pPr>
      <w:r>
        <w:rPr>
          <w:highlight w:val="white"/>
        </w:rPr>
        <w:t xml:space="preserve">        // ...</w:t>
      </w:r>
    </w:p>
    <w:p w14:paraId="5706FC90" w14:textId="77777777" w:rsidR="008E3DC4" w:rsidRPr="00BA61C9" w:rsidRDefault="008E3DC4" w:rsidP="008E3DC4">
      <w:pPr>
        <w:pStyle w:val="Code"/>
        <w:rPr>
          <w:highlight w:val="white"/>
        </w:rPr>
      </w:pPr>
      <w:r w:rsidRPr="00BA61C9">
        <w:rPr>
          <w:highlight w:val="white"/>
        </w:rPr>
        <w:t xml:space="preserve">      }</w:t>
      </w:r>
    </w:p>
    <w:p w14:paraId="4213F6DB" w14:textId="77777777" w:rsidR="008E3DC4" w:rsidRPr="00BA61C9" w:rsidRDefault="008E3DC4" w:rsidP="008E3DC4">
      <w:pPr>
        <w:pStyle w:val="Code"/>
        <w:rPr>
          <w:highlight w:val="white"/>
        </w:rPr>
      </w:pPr>
    </w:p>
    <w:p w14:paraId="12F20189" w14:textId="77777777" w:rsidR="008E3DC4" w:rsidRPr="00BA61C9" w:rsidRDefault="008E3DC4" w:rsidP="008E3DC4">
      <w:pPr>
        <w:pStyle w:val="Code"/>
        <w:rPr>
          <w:highlight w:val="white"/>
        </w:rPr>
      </w:pPr>
      <w:r w:rsidRPr="00BA61C9">
        <w:rPr>
          <w:highlight w:val="white"/>
        </w:rPr>
        <w:t xml:space="preserve">      if (Start.Windows) {</w:t>
      </w:r>
    </w:p>
    <w:p w14:paraId="69318D4E" w14:textId="77777777" w:rsidR="008E3DC4" w:rsidRPr="00BA61C9" w:rsidRDefault="008E3DC4" w:rsidP="008E3DC4">
      <w:pPr>
        <w:pStyle w:val="Code"/>
        <w:rPr>
          <w:highlight w:val="white"/>
        </w:rPr>
      </w:pPr>
      <w:r w:rsidRPr="00BA61C9">
        <w:rPr>
          <w:highlight w:val="white"/>
        </w:rPr>
        <w:t xml:space="preserve">        AddAssemblyCode(assemblyCodeList, AssemblyOperator.mov_word,</w:t>
      </w:r>
    </w:p>
    <w:p w14:paraId="2D06CD71" w14:textId="77777777" w:rsidR="008E3DC4" w:rsidRPr="00BA61C9" w:rsidRDefault="008E3DC4" w:rsidP="008E3DC4">
      <w:pPr>
        <w:pStyle w:val="Code"/>
        <w:rPr>
          <w:highlight w:val="white"/>
        </w:rPr>
      </w:pPr>
      <w:r w:rsidRPr="00BA61C9">
        <w:rPr>
          <w:highlight w:val="white"/>
        </w:rPr>
        <w:t xml:space="preserve">                        null, 65534, (BigInteger)65534);</w:t>
      </w:r>
    </w:p>
    <w:p w14:paraId="7904354C" w14:textId="77777777" w:rsidR="008E3DC4" w:rsidRPr="00BA61C9" w:rsidRDefault="008E3DC4" w:rsidP="008E3DC4">
      <w:pPr>
        <w:pStyle w:val="Code"/>
        <w:rPr>
          <w:highlight w:val="white"/>
        </w:rPr>
      </w:pPr>
      <w:r w:rsidRPr="00BA61C9">
        <w:rPr>
          <w:highlight w:val="white"/>
        </w:rPr>
        <w:lastRenderedPageBreak/>
        <w:t xml:space="preserve">        AddAssemblyCode(assemblyCodeList, AssemblyOperator.fstcw,</w:t>
      </w:r>
    </w:p>
    <w:p w14:paraId="317DAF3A" w14:textId="77777777" w:rsidR="008E3DC4" w:rsidRPr="00BA61C9" w:rsidRDefault="008E3DC4" w:rsidP="008E3DC4">
      <w:pPr>
        <w:pStyle w:val="Code"/>
        <w:rPr>
          <w:highlight w:val="white"/>
        </w:rPr>
      </w:pPr>
      <w:r w:rsidRPr="00BA61C9">
        <w:rPr>
          <w:highlight w:val="white"/>
        </w:rPr>
        <w:t xml:space="preserve">                        AssemblyCode.FrameRegister, 0);</w:t>
      </w:r>
    </w:p>
    <w:p w14:paraId="3DB81F69" w14:textId="77777777" w:rsidR="008E3DC4" w:rsidRPr="00BA61C9" w:rsidRDefault="008E3DC4" w:rsidP="008E3DC4">
      <w:pPr>
        <w:pStyle w:val="Code"/>
        <w:rPr>
          <w:highlight w:val="white"/>
        </w:rPr>
      </w:pPr>
      <w:r w:rsidRPr="00BA61C9">
        <w:rPr>
          <w:highlight w:val="white"/>
        </w:rPr>
        <w:t xml:space="preserve">        AddAssemblyCode(assemblyCodeList, AssemblyOperator.or_word,</w:t>
      </w:r>
    </w:p>
    <w:p w14:paraId="5B99C2BA" w14:textId="77777777" w:rsidR="008E3DC4" w:rsidRPr="00BA61C9" w:rsidRDefault="008E3DC4" w:rsidP="008E3DC4">
      <w:pPr>
        <w:pStyle w:val="Code"/>
        <w:rPr>
          <w:highlight w:val="white"/>
        </w:rPr>
      </w:pPr>
      <w:r w:rsidRPr="00BA61C9">
        <w:rPr>
          <w:highlight w:val="white"/>
        </w:rPr>
        <w:t xml:space="preserve">                        AssemblyCode.FrameRegister, 0, (BigInteger) 0x0C00);</w:t>
      </w:r>
    </w:p>
    <w:p w14:paraId="34D053A1" w14:textId="77777777" w:rsidR="008E3DC4" w:rsidRPr="00BA61C9" w:rsidRDefault="008E3DC4" w:rsidP="008E3DC4">
      <w:pPr>
        <w:pStyle w:val="Code"/>
        <w:rPr>
          <w:highlight w:val="white"/>
        </w:rPr>
      </w:pPr>
      <w:r w:rsidRPr="00BA61C9">
        <w:rPr>
          <w:highlight w:val="white"/>
        </w:rPr>
        <w:t xml:space="preserve">        AddAssemblyCode(assemblyCodeList, AssemblyOperator.fldcw,</w:t>
      </w:r>
    </w:p>
    <w:p w14:paraId="37251D35" w14:textId="77777777" w:rsidR="008E3DC4" w:rsidRPr="00BA61C9" w:rsidRDefault="008E3DC4" w:rsidP="008E3DC4">
      <w:pPr>
        <w:pStyle w:val="Code"/>
        <w:rPr>
          <w:highlight w:val="white"/>
        </w:rPr>
      </w:pPr>
      <w:r w:rsidRPr="00BA61C9">
        <w:rPr>
          <w:highlight w:val="white"/>
        </w:rPr>
        <w:t xml:space="preserve">                        AssemblyCode.FrameRegister, 0);</w:t>
      </w:r>
    </w:p>
    <w:p w14:paraId="25DE4C4D"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5C21FBD7" w14:textId="292C48FC" w:rsidR="008E3DC4" w:rsidRDefault="008E3DC4" w:rsidP="008E3DC4">
      <w:pPr>
        <w:pStyle w:val="Code"/>
        <w:rPr>
          <w:highlight w:val="white"/>
        </w:rPr>
      </w:pPr>
      <w:r w:rsidRPr="00BA61C9">
        <w:rPr>
          <w:highlight w:val="white"/>
        </w:rPr>
        <w:t xml:space="preserve">                        Linker.</w:t>
      </w:r>
      <w:r w:rsidR="00601724">
        <w:rPr>
          <w:highlight w:val="white"/>
        </w:rPr>
        <w:t>CallStackStart</w:t>
      </w:r>
      <w:r w:rsidRPr="00BA61C9">
        <w:rPr>
          <w:highlight w:val="white"/>
        </w:rPr>
        <w:t>, 0, BigInteger.Zero,</w:t>
      </w:r>
    </w:p>
    <w:p w14:paraId="1EC74717" w14:textId="77777777" w:rsidR="008E3DC4" w:rsidRPr="00BA61C9" w:rsidRDefault="008E3DC4" w:rsidP="008E3DC4">
      <w:pPr>
        <w:pStyle w:val="Code"/>
        <w:rPr>
          <w:highlight w:val="white"/>
        </w:rPr>
      </w:pPr>
      <w:r>
        <w:rPr>
          <w:highlight w:val="white"/>
        </w:rPr>
        <w:t xml:space="preserve">                       </w:t>
      </w:r>
      <w:r w:rsidRPr="00BA61C9">
        <w:rPr>
          <w:highlight w:val="white"/>
        </w:rPr>
        <w:t xml:space="preserve"> TypeSize.PointerSize);</w:t>
      </w:r>
    </w:p>
    <w:p w14:paraId="5DFF0AFB" w14:textId="77777777" w:rsidR="008E3DC4" w:rsidRPr="00BA61C9" w:rsidRDefault="008E3DC4" w:rsidP="008E3DC4">
      <w:pPr>
        <w:pStyle w:val="Code"/>
        <w:rPr>
          <w:highlight w:val="white"/>
        </w:rPr>
      </w:pPr>
    </w:p>
    <w:p w14:paraId="1C551FEB" w14:textId="77777777" w:rsidR="008E3DC4" w:rsidRPr="00BA61C9" w:rsidRDefault="008E3DC4" w:rsidP="008E3DC4">
      <w:pPr>
        <w:pStyle w:val="Code"/>
        <w:rPr>
          <w:highlight w:val="white"/>
        </w:rPr>
      </w:pPr>
      <w:r w:rsidRPr="00BA61C9">
        <w:rPr>
          <w:highlight w:val="white"/>
        </w:rPr>
        <w:t xml:space="preserve">        List&lt;byte&gt; byteList = new List&lt;byte&gt;();</w:t>
      </w:r>
    </w:p>
    <w:p w14:paraId="08B640F5" w14:textId="77777777" w:rsidR="008E3DC4" w:rsidRPr="00BA61C9" w:rsidRDefault="008E3DC4" w:rsidP="008E3DC4">
      <w:pPr>
        <w:pStyle w:val="Code"/>
        <w:rPr>
          <w:highlight w:val="white"/>
        </w:rPr>
      </w:pPr>
      <w:r w:rsidRPr="00BA61C9">
        <w:rPr>
          <w:highlight w:val="white"/>
        </w:rPr>
        <w:t xml:space="preserve">        IDictionary&lt;int, string&gt; accessMap = new Dictionary&lt;int, string&gt;();</w:t>
      </w:r>
    </w:p>
    <w:p w14:paraId="52E6AE86" w14:textId="77777777" w:rsidR="008E3DC4" w:rsidRPr="00BA61C9" w:rsidRDefault="008E3DC4" w:rsidP="008E3DC4">
      <w:pPr>
        <w:pStyle w:val="Code"/>
        <w:rPr>
          <w:highlight w:val="white"/>
        </w:rPr>
      </w:pPr>
      <w:r w:rsidRPr="00BA61C9">
        <w:rPr>
          <w:highlight w:val="white"/>
        </w:rPr>
        <w:t xml:space="preserve">        IDictionary&lt;int, string&gt; callMap = new Dictionary&lt;int, string&gt;();</w:t>
      </w:r>
    </w:p>
    <w:p w14:paraId="76C23B5E" w14:textId="77777777" w:rsidR="008E3DC4" w:rsidRPr="00BA61C9" w:rsidRDefault="008E3DC4" w:rsidP="008E3DC4">
      <w:pPr>
        <w:pStyle w:val="Code"/>
        <w:rPr>
          <w:highlight w:val="white"/>
        </w:rPr>
      </w:pPr>
      <w:r w:rsidRPr="00BA61C9">
        <w:rPr>
          <w:highlight w:val="white"/>
        </w:rPr>
        <w:t xml:space="preserve">        ISet&lt;int&gt; returnSet = new HashSet&lt;int&gt;();</w:t>
      </w:r>
    </w:p>
    <w:p w14:paraId="146C8C8C" w14:textId="77777777" w:rsidR="008E3DC4" w:rsidRPr="00BA61C9" w:rsidRDefault="008E3DC4" w:rsidP="008E3DC4">
      <w:pPr>
        <w:pStyle w:val="Code"/>
        <w:rPr>
          <w:highlight w:val="white"/>
        </w:rPr>
      </w:pPr>
      <w:r w:rsidRPr="00BA61C9">
        <w:rPr>
          <w:highlight w:val="white"/>
        </w:rPr>
        <w:t xml:space="preserve">        AssemblyCodeGenerator.GenerateTargetWindows(assemblyCodeList,</w:t>
      </w:r>
    </w:p>
    <w:p w14:paraId="23589307" w14:textId="77777777" w:rsidR="008E3DC4" w:rsidRPr="00BA61C9" w:rsidRDefault="008E3DC4" w:rsidP="008E3DC4">
      <w:pPr>
        <w:pStyle w:val="Code"/>
        <w:rPr>
          <w:highlight w:val="white"/>
        </w:rPr>
      </w:pPr>
      <w:r w:rsidRPr="00BA61C9">
        <w:rPr>
          <w:highlight w:val="white"/>
        </w:rPr>
        <w:t xml:space="preserve">                              byteList, accessMap, callMap, returnSet);</w:t>
      </w:r>
    </w:p>
    <w:p w14:paraId="180D47EA" w14:textId="77777777" w:rsidR="008E3DC4" w:rsidRPr="00BA61C9" w:rsidRDefault="008E3DC4" w:rsidP="008E3DC4">
      <w:pPr>
        <w:pStyle w:val="Code"/>
        <w:rPr>
          <w:highlight w:val="white"/>
        </w:rPr>
      </w:pPr>
      <w:r w:rsidRPr="00BA61C9">
        <w:rPr>
          <w:highlight w:val="white"/>
        </w:rPr>
        <w:t xml:space="preserve">        StaticSymbol staticSymbol =</w:t>
      </w:r>
    </w:p>
    <w:p w14:paraId="508CA3B7" w14:textId="77777777" w:rsidR="008E3DC4" w:rsidRPr="00BA61C9" w:rsidRDefault="008E3DC4" w:rsidP="008E3DC4">
      <w:pPr>
        <w:pStyle w:val="Code"/>
        <w:rPr>
          <w:highlight w:val="white"/>
        </w:rPr>
      </w:pPr>
      <w:r w:rsidRPr="00BA61C9">
        <w:rPr>
          <w:highlight w:val="white"/>
        </w:rPr>
        <w:t xml:space="preserve">          new StaticSymbolWindows(AssemblyCodeGenerator.InitializerName,</w:t>
      </w:r>
    </w:p>
    <w:p w14:paraId="3E7176CD" w14:textId="77777777" w:rsidR="008E3DC4" w:rsidRPr="00BA61C9" w:rsidRDefault="008E3DC4" w:rsidP="008E3DC4">
      <w:pPr>
        <w:pStyle w:val="Code"/>
        <w:rPr>
          <w:highlight w:val="white"/>
        </w:rPr>
      </w:pPr>
      <w:r w:rsidRPr="00BA61C9">
        <w:rPr>
          <w:highlight w:val="white"/>
        </w:rPr>
        <w:t xml:space="preserve">                                  byteList, accessMap, callMap, returnSet);</w:t>
      </w:r>
    </w:p>
    <w:p w14:paraId="21E76FB7" w14:textId="77777777" w:rsidR="008E3DC4" w:rsidRPr="00BA61C9" w:rsidRDefault="008E3DC4" w:rsidP="008E3DC4">
      <w:pPr>
        <w:pStyle w:val="Code"/>
        <w:rPr>
          <w:highlight w:val="white"/>
        </w:rPr>
      </w:pPr>
      <w:r w:rsidRPr="00BA61C9">
        <w:rPr>
          <w:highlight w:val="white"/>
        </w:rPr>
        <w:t xml:space="preserve">        SymbolTable.StaticSet.Add(staticSymbol);</w:t>
      </w:r>
    </w:p>
    <w:p w14:paraId="46B57FC5" w14:textId="77777777" w:rsidR="008E3DC4" w:rsidRPr="00BA61C9" w:rsidRDefault="008E3DC4" w:rsidP="008E3DC4">
      <w:pPr>
        <w:pStyle w:val="Code"/>
        <w:rPr>
          <w:highlight w:val="white"/>
        </w:rPr>
      </w:pPr>
      <w:r w:rsidRPr="00BA61C9">
        <w:rPr>
          <w:highlight w:val="white"/>
        </w:rPr>
        <w:t xml:space="preserve">      }</w:t>
      </w:r>
    </w:p>
    <w:p w14:paraId="3BF37C90" w14:textId="77777777" w:rsidR="008E3DC4" w:rsidRPr="00BA61C9" w:rsidRDefault="008E3DC4" w:rsidP="008E3DC4">
      <w:pPr>
        <w:pStyle w:val="Code"/>
        <w:rPr>
          <w:highlight w:val="white"/>
        </w:rPr>
      </w:pPr>
      <w:r w:rsidRPr="00BA61C9">
        <w:rPr>
          <w:highlight w:val="white"/>
        </w:rPr>
        <w:t xml:space="preserve">    }</w:t>
      </w:r>
    </w:p>
    <w:p w14:paraId="44D2B088" w14:textId="77777777" w:rsidR="00825462" w:rsidRDefault="00825462" w:rsidP="00825462">
      <w:pPr>
        <w:pStyle w:val="Rubrik3"/>
        <w:rPr>
          <w:highlight w:val="white"/>
        </w:rPr>
      </w:pPr>
      <w:bookmarkStart w:id="459" w:name="_Toc54119981"/>
      <w:r>
        <w:rPr>
          <w:highlight w:val="white"/>
        </w:rPr>
        <w:t>Command Line Arguments</w:t>
      </w:r>
      <w:bookmarkEnd w:id="459"/>
    </w:p>
    <w:p w14:paraId="61CB3429" w14:textId="41BC09D2" w:rsidR="00825462" w:rsidRDefault="00825462" w:rsidP="00825462">
      <w:pPr>
        <w:rPr>
          <w:highlight w:val="white"/>
        </w:rPr>
      </w:pPr>
      <w:r>
        <w:rPr>
          <w:highlight w:val="white"/>
        </w:rPr>
        <w:t xml:space="preserve">The code for obtaining the command line arguments differs between the Linux </w:t>
      </w:r>
      <w:r w:rsidR="00BF0A63">
        <w:rPr>
          <w:highlight w:val="white"/>
        </w:rPr>
        <w:t xml:space="preserve">code in </w:t>
      </w:r>
      <w:r w:rsidR="006818B4">
        <w:rPr>
          <w:highlight w:val="white"/>
        </w:rPr>
        <w:t>Chapter</w:t>
      </w:r>
      <w:r w:rsidR="00BF0A63">
        <w:rPr>
          <w:highlight w:val="white"/>
        </w:rPr>
        <w:t xml:space="preserve"> XXX. </w:t>
      </w:r>
      <w:r w:rsidR="00096772">
        <w:rPr>
          <w:highlight w:val="white"/>
        </w:rPr>
        <w:t>The main difference is the arguments (excluding the file name) is stored at address 129,</w:t>
      </w:r>
      <w:r w:rsidR="001C722C">
        <w:rPr>
          <w:highlight w:val="white"/>
        </w:rPr>
        <w:t xml:space="preserve"> each word may begin with one or several spaces,</w:t>
      </w:r>
      <w:r w:rsidR="00096772">
        <w:rPr>
          <w:highlight w:val="white"/>
        </w:rPr>
        <w:t xml:space="preserve"> and that the list is finished by </w:t>
      </w:r>
      <w:r w:rsidR="00235D86">
        <w:rPr>
          <w:highlight w:val="white"/>
        </w:rPr>
        <w:t xml:space="preserve">a return </w:t>
      </w:r>
      <w:r w:rsidR="00096772">
        <w:rPr>
          <w:highlight w:val="white"/>
        </w:rPr>
        <w:t xml:space="preserve">character. The file name is unfortunately not stored, why we </w:t>
      </w:r>
      <w:r w:rsidR="009B53D4">
        <w:rPr>
          <w:highlight w:val="white"/>
        </w:rPr>
        <w:t xml:space="preserve">instead </w:t>
      </w:r>
      <w:r w:rsidR="00096772">
        <w:rPr>
          <w:highlight w:val="white"/>
        </w:rPr>
        <w:t>let the linker stored the name of the final executable file</w:t>
      </w:r>
      <w:r w:rsidR="004B3D19">
        <w:rPr>
          <w:highlight w:val="white"/>
        </w:rPr>
        <w:t xml:space="preserve"> with the </w:t>
      </w:r>
      <w:r w:rsidR="004B3D19" w:rsidRPr="004B3D19">
        <w:rPr>
          <w:rStyle w:val="KeyWord0"/>
          <w:highlight w:val="white"/>
        </w:rPr>
        <w:t>$Path</w:t>
      </w:r>
      <w:r w:rsidR="004B3D19">
        <w:rPr>
          <w:highlight w:val="white"/>
        </w:rPr>
        <w:t xml:space="preserve"> name</w:t>
      </w:r>
    </w:p>
    <w:p w14:paraId="5D468E0C" w14:textId="66B590F5" w:rsidR="00605AE9" w:rsidRPr="00172946" w:rsidRDefault="00605AE9" w:rsidP="00825462">
      <w:pPr>
        <w:rPr>
          <w:highlight w:val="white"/>
        </w:rPr>
      </w:pPr>
      <w:r>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59420E" w:rsidRPr="00DF14A9" w:rsidRDefault="0059420E"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59420E" w:rsidRPr="00490BCB" w:rsidRDefault="0059420E"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59420E" w:rsidRPr="00490BCB" w:rsidRDefault="0059420E"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59420E" w:rsidRPr="00490BCB" w:rsidRDefault="0059420E"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59420E" w:rsidRPr="00490BCB" w:rsidRDefault="0059420E"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59420E" w:rsidRPr="00490BCB" w:rsidRDefault="0059420E"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59420E" w:rsidRPr="00490BCB" w:rsidRDefault="0059420E"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59420E" w:rsidRPr="00490BCB" w:rsidRDefault="0059420E"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59420E" w:rsidRPr="00490BCB" w:rsidRDefault="0059420E"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59420E" w:rsidRPr="00490BCB" w:rsidRDefault="0059420E"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59420E" w:rsidRPr="00490BCB" w:rsidRDefault="0059420E"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59420E" w:rsidRPr="00490BCB" w:rsidRDefault="0059420E"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59420E" w:rsidRPr="00490BCB" w:rsidRDefault="0059420E"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59420E" w:rsidRPr="00490BCB" w:rsidRDefault="0059420E"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59420E" w:rsidRPr="00490BCB" w:rsidRDefault="0059420E"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59420E" w:rsidRPr="00490BCB" w:rsidRDefault="0059420E"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59420E" w:rsidRPr="00090144" w:rsidRDefault="0059420E"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59420E" w:rsidRPr="00090144" w:rsidRDefault="0059420E" w:rsidP="00605AE9">
                              <w:pPr>
                                <w:spacing w:before="0" w:after="0" w:line="240" w:lineRule="auto"/>
                                <w:rPr>
                                  <w:rFonts w:eastAsia="Calibri"/>
                                  <w:color w:val="000000"/>
                                </w:rPr>
                              </w:pPr>
                              <w:r w:rsidRPr="00090144">
                                <w:rPr>
                                  <w:rFonts w:eastAsia="Calibri"/>
                                  <w:color w:val="000000"/>
                                </w:rPr>
                                <w:t>Frame pointer of</w:t>
                              </w:r>
                            </w:p>
                            <w:p w14:paraId="68E90914" w14:textId="77777777" w:rsidR="0059420E" w:rsidRPr="00090144" w:rsidRDefault="0059420E"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59420E" w:rsidRPr="00090144" w:rsidRDefault="0059420E"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59420E" w:rsidRPr="00090144" w:rsidRDefault="0059420E"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59420E" w:rsidRPr="00090144" w:rsidRDefault="0059420E"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59420E" w:rsidRPr="00090144" w:rsidRDefault="0059420E"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59420E" w:rsidRDefault="0059420E"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59420E" w:rsidRDefault="0059420E"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59420E" w:rsidRDefault="0059420E"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59420E" w:rsidRDefault="0059420E"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59420E" w:rsidRDefault="0059420E"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59420E" w:rsidRDefault="0059420E"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59420E" w:rsidRPr="00582B75" w:rsidRDefault="0059420E"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59420E" w:rsidRPr="00490BCB" w:rsidRDefault="0059420E"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59420E" w:rsidRPr="00490BCB" w:rsidRDefault="0059420E"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59420E" w:rsidRDefault="0059420E"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59420E" w:rsidRPr="00E55D4A" w:rsidRDefault="0059420E"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59420E" w:rsidRDefault="0059420E"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59420E" w:rsidRDefault="0059420E"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59420E" w:rsidRDefault="0059420E"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59420E" w:rsidRDefault="0059420E"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59420E" w:rsidRDefault="0059420E"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59420E" w:rsidRDefault="0059420E"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59420E" w:rsidRDefault="0059420E"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59420E" w:rsidRDefault="0059420E"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59420E" w:rsidRDefault="0059420E"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59420E" w:rsidRDefault="0059420E"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59420E" w:rsidRDefault="0059420E"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59420E" w:rsidRDefault="0059420E"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59420E" w:rsidRDefault="0059420E"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59420E" w:rsidRDefault="0059420E"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59420E" w:rsidRDefault="0059420E" w:rsidP="00496983">
                              <w:pPr>
                                <w:spacing w:before="0" w:line="257" w:lineRule="auto"/>
                                <w:jc w:val="center"/>
                                <w:rPr>
                                  <w:sz w:val="24"/>
                                  <w:szCs w:val="24"/>
                                </w:rPr>
                              </w:pPr>
                              <w:r>
                                <w:rPr>
                                  <w:rFonts w:eastAsia="Calibri"/>
                                  <w:color w:val="000000"/>
                                  <w:sz w:val="16"/>
                                  <w:szCs w:val="16"/>
                                </w:rPr>
                                <w:t>129</w:t>
                              </w:r>
                            </w:p>
                            <w:p w14:paraId="3E4A06D3" w14:textId="77777777" w:rsidR="0059420E" w:rsidRDefault="0059420E"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59420E" w:rsidRDefault="0059420E"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59420E" w:rsidRDefault="0059420E"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59420E" w:rsidRDefault="0059420E"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59420E" w:rsidRDefault="0059420E" w:rsidP="006A7496">
                              <w:pPr>
                                <w:spacing w:before="100" w:line="257" w:lineRule="auto"/>
                                <w:jc w:val="left"/>
                                <w:rPr>
                                  <w:sz w:val="24"/>
                                  <w:szCs w:val="24"/>
                                </w:rPr>
                              </w:pPr>
                              <w:r>
                                <w:rPr>
                                  <w:rFonts w:eastAsia="Calibri"/>
                                  <w:color w:val="000000"/>
                                  <w:sz w:val="16"/>
                                  <w:szCs w:val="16"/>
                                </w:rPr>
                                <w:t>Before</w:t>
                              </w:r>
                            </w:p>
                            <w:p w14:paraId="6B197F32" w14:textId="77777777" w:rsidR="0059420E" w:rsidRDefault="0059420E"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59420E" w:rsidRDefault="0059420E" w:rsidP="006A7496">
                              <w:pPr>
                                <w:spacing w:before="100" w:line="256" w:lineRule="auto"/>
                                <w:rPr>
                                  <w:sz w:val="24"/>
                                  <w:szCs w:val="24"/>
                                </w:rPr>
                              </w:pPr>
                              <w:r>
                                <w:rPr>
                                  <w:rFonts w:eastAsia="Calibri"/>
                                  <w:color w:val="000000"/>
                                  <w:sz w:val="16"/>
                                  <w:szCs w:val="16"/>
                                </w:rPr>
                                <w:t>After</w:t>
                              </w:r>
                            </w:p>
                            <w:p w14:paraId="7E3E04C8" w14:textId="77777777" w:rsidR="0059420E" w:rsidRDefault="0059420E"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59420E" w:rsidRPr="00DF14A9" w:rsidRDefault="0059420E"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59420E" w:rsidRPr="00490BCB" w:rsidRDefault="0059420E"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59420E" w:rsidRPr="00490BCB" w:rsidRDefault="0059420E"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59420E" w:rsidRPr="00490BCB" w:rsidRDefault="0059420E"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59420E" w:rsidRPr="00490BCB" w:rsidRDefault="0059420E"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59420E" w:rsidRPr="00490BCB" w:rsidRDefault="0059420E"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59420E" w:rsidRPr="00490BCB" w:rsidRDefault="0059420E"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59420E" w:rsidRPr="00490BCB" w:rsidRDefault="0059420E"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59420E" w:rsidRPr="00490BCB" w:rsidRDefault="0059420E"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59420E" w:rsidRPr="00490BCB" w:rsidRDefault="0059420E"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59420E" w:rsidRPr="00490BCB" w:rsidRDefault="0059420E"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59420E" w:rsidRPr="00490BCB" w:rsidRDefault="0059420E"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59420E" w:rsidRPr="00490BCB" w:rsidRDefault="0059420E"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59420E" w:rsidRPr="00490BCB" w:rsidRDefault="0059420E"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59420E" w:rsidRPr="00490BCB" w:rsidRDefault="0059420E"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59420E" w:rsidRPr="00490BCB" w:rsidRDefault="0059420E"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59420E" w:rsidRPr="00090144" w:rsidRDefault="0059420E"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59420E" w:rsidRPr="00090144" w:rsidRDefault="0059420E" w:rsidP="00605AE9">
                        <w:pPr>
                          <w:spacing w:before="0" w:after="0" w:line="240" w:lineRule="auto"/>
                          <w:rPr>
                            <w:rFonts w:eastAsia="Calibri"/>
                            <w:color w:val="000000"/>
                          </w:rPr>
                        </w:pPr>
                        <w:r w:rsidRPr="00090144">
                          <w:rPr>
                            <w:rFonts w:eastAsia="Calibri"/>
                            <w:color w:val="000000"/>
                          </w:rPr>
                          <w:t>Frame pointer of</w:t>
                        </w:r>
                      </w:p>
                      <w:p w14:paraId="68E90914" w14:textId="77777777" w:rsidR="0059420E" w:rsidRPr="00090144" w:rsidRDefault="0059420E"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59420E" w:rsidRPr="00090144" w:rsidRDefault="0059420E"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59420E" w:rsidRPr="00090144" w:rsidRDefault="0059420E"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59420E" w:rsidRPr="00090144" w:rsidRDefault="0059420E"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59420E" w:rsidRPr="00090144" w:rsidRDefault="0059420E"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59420E" w:rsidRDefault="0059420E"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59420E" w:rsidRDefault="0059420E"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59420E" w:rsidRDefault="0059420E"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59420E" w:rsidRDefault="0059420E"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59420E" w:rsidRDefault="0059420E"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59420E" w:rsidRDefault="0059420E"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59420E" w:rsidRPr="00582B75" w:rsidRDefault="0059420E"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59420E" w:rsidRPr="00490BCB" w:rsidRDefault="0059420E"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59420E" w:rsidRPr="00490BCB" w:rsidRDefault="0059420E"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59420E" w:rsidRDefault="0059420E"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59420E" w:rsidRPr="00E55D4A" w:rsidRDefault="0059420E"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59420E" w:rsidRDefault="0059420E"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59420E" w:rsidRDefault="0059420E"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59420E" w:rsidRDefault="0059420E"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59420E" w:rsidRDefault="0059420E"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59420E" w:rsidRDefault="0059420E"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59420E" w:rsidRDefault="0059420E"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59420E" w:rsidRDefault="0059420E"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59420E" w:rsidRDefault="0059420E"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59420E" w:rsidRDefault="0059420E"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59420E" w:rsidRDefault="0059420E"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59420E" w:rsidRDefault="0059420E"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59420E" w:rsidRDefault="0059420E"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59420E" w:rsidRDefault="0059420E"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59420E" w:rsidRDefault="0059420E"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59420E" w:rsidRDefault="0059420E" w:rsidP="00496983">
                        <w:pPr>
                          <w:spacing w:before="0" w:line="257" w:lineRule="auto"/>
                          <w:jc w:val="center"/>
                          <w:rPr>
                            <w:sz w:val="24"/>
                            <w:szCs w:val="24"/>
                          </w:rPr>
                        </w:pPr>
                        <w:r>
                          <w:rPr>
                            <w:rFonts w:eastAsia="Calibri"/>
                            <w:color w:val="000000"/>
                            <w:sz w:val="16"/>
                            <w:szCs w:val="16"/>
                          </w:rPr>
                          <w:t>129</w:t>
                        </w:r>
                      </w:p>
                      <w:p w14:paraId="3E4A06D3" w14:textId="77777777" w:rsidR="0059420E" w:rsidRDefault="0059420E"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59420E" w:rsidRDefault="0059420E"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59420E" w:rsidRDefault="0059420E"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59420E" w:rsidRDefault="0059420E"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59420E" w:rsidRDefault="0059420E" w:rsidP="006A7496">
                        <w:pPr>
                          <w:spacing w:before="100" w:line="257" w:lineRule="auto"/>
                          <w:jc w:val="left"/>
                          <w:rPr>
                            <w:sz w:val="24"/>
                            <w:szCs w:val="24"/>
                          </w:rPr>
                        </w:pPr>
                        <w:r>
                          <w:rPr>
                            <w:rFonts w:eastAsia="Calibri"/>
                            <w:color w:val="000000"/>
                            <w:sz w:val="16"/>
                            <w:szCs w:val="16"/>
                          </w:rPr>
                          <w:t>Before</w:t>
                        </w:r>
                      </w:p>
                      <w:p w14:paraId="6B197F32" w14:textId="77777777" w:rsidR="0059420E" w:rsidRDefault="0059420E"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59420E" w:rsidRDefault="0059420E" w:rsidP="006A7496">
                        <w:pPr>
                          <w:spacing w:before="100" w:line="256" w:lineRule="auto"/>
                          <w:rPr>
                            <w:sz w:val="24"/>
                            <w:szCs w:val="24"/>
                          </w:rPr>
                        </w:pPr>
                        <w:r>
                          <w:rPr>
                            <w:rFonts w:eastAsia="Calibri"/>
                            <w:color w:val="000000"/>
                            <w:sz w:val="16"/>
                            <w:szCs w:val="16"/>
                          </w:rPr>
                          <w:t>After</w:t>
                        </w:r>
                      </w:p>
                      <w:p w14:paraId="7E3E04C8" w14:textId="77777777" w:rsidR="0059420E" w:rsidRDefault="0059420E"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Default="000F0E26" w:rsidP="009F406A">
      <w:pPr>
        <w:pStyle w:val="Code"/>
        <w:rPr>
          <w:highlight w:val="white"/>
        </w:rPr>
      </w:pPr>
    </w:p>
    <w:p w14:paraId="1038DBA0" w14:textId="77777777" w:rsidR="000F0E26" w:rsidRDefault="000F0E26" w:rsidP="009F406A">
      <w:pPr>
        <w:pStyle w:val="Code"/>
        <w:rPr>
          <w:highlight w:val="white"/>
        </w:rPr>
      </w:pPr>
    </w:p>
    <w:p w14:paraId="058BA535" w14:textId="77777777" w:rsidR="000F0E26" w:rsidRDefault="000F0E26" w:rsidP="009F406A">
      <w:pPr>
        <w:pStyle w:val="Code"/>
        <w:rPr>
          <w:highlight w:val="white"/>
        </w:rPr>
      </w:pPr>
    </w:p>
    <w:p w14:paraId="0E9E8DD1" w14:textId="77777777" w:rsidR="000F0E26" w:rsidRDefault="000F0E26" w:rsidP="009F406A">
      <w:pPr>
        <w:pStyle w:val="Code"/>
        <w:rPr>
          <w:highlight w:val="white"/>
        </w:rPr>
      </w:pPr>
    </w:p>
    <w:p w14:paraId="41E8DF00" w14:textId="77777777" w:rsidR="000F0E26" w:rsidRDefault="000F0E26" w:rsidP="009F406A">
      <w:pPr>
        <w:pStyle w:val="Code"/>
        <w:rPr>
          <w:highlight w:val="white"/>
        </w:rPr>
      </w:pPr>
    </w:p>
    <w:p w14:paraId="62BC0A78" w14:textId="77777777" w:rsidR="000F0E26" w:rsidRDefault="000F0E26" w:rsidP="009F406A">
      <w:pPr>
        <w:pStyle w:val="Code"/>
        <w:rPr>
          <w:highlight w:val="white"/>
        </w:rPr>
      </w:pPr>
    </w:p>
    <w:p w14:paraId="58F7635B" w14:textId="77777777" w:rsidR="000F0E26" w:rsidRDefault="000F0E26" w:rsidP="009F406A">
      <w:pPr>
        <w:pStyle w:val="Code"/>
        <w:rPr>
          <w:highlight w:val="white"/>
        </w:rPr>
      </w:pPr>
    </w:p>
    <w:p w14:paraId="3F617B04" w14:textId="77777777" w:rsidR="000F0E26" w:rsidRDefault="000F0E26" w:rsidP="009F406A">
      <w:pPr>
        <w:pStyle w:val="Code"/>
        <w:rPr>
          <w:highlight w:val="white"/>
        </w:rPr>
      </w:pPr>
    </w:p>
    <w:p w14:paraId="70879058" w14:textId="77777777" w:rsidR="000F0E26" w:rsidRDefault="000F0E26" w:rsidP="009F406A">
      <w:pPr>
        <w:pStyle w:val="Code"/>
        <w:rPr>
          <w:highlight w:val="white"/>
        </w:rPr>
      </w:pPr>
    </w:p>
    <w:p w14:paraId="340A05AB" w14:textId="77777777" w:rsidR="000F0E26" w:rsidRDefault="000F0E26" w:rsidP="009F406A">
      <w:pPr>
        <w:pStyle w:val="Code"/>
        <w:rPr>
          <w:highlight w:val="white"/>
        </w:rPr>
      </w:pPr>
    </w:p>
    <w:p w14:paraId="2715DA8E" w14:textId="77777777" w:rsidR="000F0E26" w:rsidRDefault="000F0E26" w:rsidP="009F406A">
      <w:pPr>
        <w:pStyle w:val="Code"/>
        <w:rPr>
          <w:highlight w:val="white"/>
        </w:rPr>
      </w:pPr>
    </w:p>
    <w:p w14:paraId="7C7B312F" w14:textId="77777777" w:rsidR="000F0E26" w:rsidRDefault="000F0E26" w:rsidP="009F406A">
      <w:pPr>
        <w:pStyle w:val="Code"/>
        <w:rPr>
          <w:highlight w:val="white"/>
        </w:rPr>
      </w:pPr>
    </w:p>
    <w:p w14:paraId="29DC6E0F" w14:textId="77777777" w:rsidR="000F0E26" w:rsidRDefault="000F0E26" w:rsidP="009F406A">
      <w:pPr>
        <w:pStyle w:val="Code"/>
        <w:rPr>
          <w:highlight w:val="white"/>
        </w:rPr>
      </w:pPr>
    </w:p>
    <w:p w14:paraId="58451611" w14:textId="77777777" w:rsidR="000F0E26" w:rsidRDefault="000F0E26" w:rsidP="009F406A">
      <w:pPr>
        <w:pStyle w:val="Code"/>
        <w:rPr>
          <w:highlight w:val="white"/>
        </w:rPr>
      </w:pPr>
    </w:p>
    <w:p w14:paraId="72541E7A" w14:textId="77777777" w:rsidR="000F0E26" w:rsidRDefault="000F0E26" w:rsidP="009F406A">
      <w:pPr>
        <w:pStyle w:val="Code"/>
        <w:rPr>
          <w:highlight w:val="white"/>
        </w:rPr>
      </w:pPr>
    </w:p>
    <w:p w14:paraId="573AC0A3" w14:textId="77777777" w:rsidR="000F0E26" w:rsidRDefault="000F0E26" w:rsidP="009F406A">
      <w:pPr>
        <w:pStyle w:val="Code"/>
        <w:rPr>
          <w:highlight w:val="white"/>
        </w:rPr>
      </w:pPr>
    </w:p>
    <w:p w14:paraId="1E718556" w14:textId="0B39F574" w:rsidR="000F0E26" w:rsidRDefault="00DE7E2B" w:rsidP="00DE7E2B">
      <w:pPr>
        <w:rPr>
          <w:highlight w:val="white"/>
        </w:rPr>
      </w:pPr>
      <w:r>
        <w:rPr>
          <w:highlight w:val="white"/>
        </w:rPr>
        <w:t xml:space="preserve">We start by </w:t>
      </w:r>
      <w:r w:rsidR="00412C0D">
        <w:rPr>
          <w:highlight w:val="white"/>
        </w:rPr>
        <w:t xml:space="preserve">saving the current value of </w:t>
      </w:r>
      <w:r w:rsidR="00412C0D" w:rsidRPr="00412C0D">
        <w:rPr>
          <w:rStyle w:val="KeyWord0"/>
          <w:highlight w:val="white"/>
        </w:rPr>
        <w:t>bp</w:t>
      </w:r>
      <w:r w:rsidR="00412C0D">
        <w:rPr>
          <w:highlight w:val="white"/>
        </w:rPr>
        <w:t xml:space="preserve"> in </w:t>
      </w:r>
      <w:r w:rsidR="00412C0D" w:rsidRPr="00412C0D">
        <w:rPr>
          <w:rStyle w:val="KeyWord0"/>
          <w:highlight w:val="white"/>
        </w:rPr>
        <w:t>si</w:t>
      </w:r>
      <w:r w:rsidR="00412C0D">
        <w:rPr>
          <w:highlight w:val="white"/>
        </w:rPr>
        <w:t xml:space="preserve">, we will need it when we set the </w:t>
      </w:r>
      <w:r w:rsidR="00412C0D" w:rsidRPr="00412C0D">
        <w:rPr>
          <w:rStyle w:val="KeyWord0"/>
          <w:highlight w:val="white"/>
        </w:rPr>
        <w:t>main</w:t>
      </w:r>
      <w:r w:rsidR="00412C0D">
        <w:rPr>
          <w:highlight w:val="white"/>
        </w:rPr>
        <w:t xml:space="preserve"> parameter list at the end. We then move to </w:t>
      </w:r>
      <w:r w:rsidR="00412C0D" w:rsidRPr="007E505F">
        <w:rPr>
          <w:rStyle w:val="KeyWord0"/>
          <w:highlight w:val="white"/>
        </w:rPr>
        <w:t>$Path</w:t>
      </w:r>
      <w:r w:rsidR="00412C0D">
        <w:rPr>
          <w:highlight w:val="white"/>
        </w:rPr>
        <w:t xml:space="preserve"> address to the current address of </w:t>
      </w:r>
      <w:r w:rsidR="00412C0D" w:rsidRPr="00412C0D">
        <w:rPr>
          <w:rStyle w:val="KeyWord0"/>
          <w:highlight w:val="white"/>
        </w:rPr>
        <w:t>bp</w:t>
      </w:r>
      <w:r w:rsidR="003C054C">
        <w:rPr>
          <w:highlight w:val="white"/>
        </w:rPr>
        <w:t xml:space="preserve"> </w:t>
      </w:r>
      <w:r w:rsidR="007E505F">
        <w:rPr>
          <w:highlight w:val="white"/>
        </w:rPr>
        <w:t>and increase it value by two bytes</w:t>
      </w:r>
      <w:r w:rsidR="003C054C">
        <w:rPr>
          <w:highlight w:val="white"/>
        </w:rPr>
        <w:t xml:space="preserve"> (a pointer in the Windows environment is bytes long)</w:t>
      </w:r>
      <w:r w:rsidR="007E505F">
        <w:rPr>
          <w:highlight w:val="white"/>
        </w:rPr>
        <w:t>. By now we have the name of the execution file stored at the beginning of the array.</w:t>
      </w:r>
    </w:p>
    <w:p w14:paraId="7C047847" w14:textId="0414F4FC" w:rsidR="009F406A" w:rsidRPr="009F406A" w:rsidRDefault="009F406A" w:rsidP="009F406A">
      <w:pPr>
        <w:pStyle w:val="Code"/>
        <w:rPr>
          <w:highlight w:val="white"/>
        </w:rPr>
      </w:pPr>
      <w:r>
        <w:rPr>
          <w:highlight w:val="white"/>
        </w:rPr>
        <w:t xml:space="preserve">    </w:t>
      </w:r>
      <w:r w:rsidRPr="009F406A">
        <w:rPr>
          <w:highlight w:val="white"/>
        </w:rPr>
        <w:t>mov si, bp</w:t>
      </w:r>
    </w:p>
    <w:p w14:paraId="52873148" w14:textId="1424E7CE" w:rsidR="009F406A" w:rsidRPr="009F406A" w:rsidRDefault="009F406A" w:rsidP="009F406A">
      <w:pPr>
        <w:pStyle w:val="Code"/>
        <w:rPr>
          <w:highlight w:val="white"/>
        </w:rPr>
      </w:pPr>
      <w:r>
        <w:rPr>
          <w:highlight w:val="white"/>
        </w:rPr>
        <w:t xml:space="preserve">    </w:t>
      </w:r>
      <w:r w:rsidRPr="009F406A">
        <w:rPr>
          <w:highlight w:val="white"/>
        </w:rPr>
        <w:t xml:space="preserve">mov word [bp], </w:t>
      </w:r>
      <w:r w:rsidR="00E40EED">
        <w:rPr>
          <w:highlight w:val="white"/>
        </w:rPr>
        <w:t>$</w:t>
      </w:r>
      <w:r w:rsidR="004B3D19">
        <w:rPr>
          <w:highlight w:val="white"/>
        </w:rPr>
        <w:t>P</w:t>
      </w:r>
      <w:r w:rsidRPr="009F406A">
        <w:rPr>
          <w:highlight w:val="white"/>
        </w:rPr>
        <w:t>ath</w:t>
      </w:r>
    </w:p>
    <w:p w14:paraId="277A69CE" w14:textId="7B60A7DA" w:rsidR="009F406A" w:rsidRDefault="009F406A" w:rsidP="009F406A">
      <w:pPr>
        <w:pStyle w:val="Code"/>
        <w:rPr>
          <w:highlight w:val="white"/>
        </w:rPr>
      </w:pPr>
      <w:r>
        <w:rPr>
          <w:highlight w:val="white"/>
        </w:rPr>
        <w:t xml:space="preserve">    </w:t>
      </w:r>
      <w:r w:rsidRPr="009F406A">
        <w:rPr>
          <w:highlight w:val="white"/>
        </w:rPr>
        <w:t>add bp, 2</w:t>
      </w:r>
    </w:p>
    <w:p w14:paraId="46144743" w14:textId="35195780" w:rsidR="007E505F" w:rsidRDefault="007E505F" w:rsidP="00EF4340">
      <w:pPr>
        <w:rPr>
          <w:highlight w:val="white"/>
        </w:rPr>
      </w:pPr>
      <w:r>
        <w:rPr>
          <w:highlight w:val="white"/>
        </w:rPr>
        <w:t xml:space="preserve">We let ax hold the number of arguments, which is one to begin with since we </w:t>
      </w:r>
      <w:r w:rsidR="00EE5D0C">
        <w:rPr>
          <w:highlight w:val="white"/>
        </w:rPr>
        <w:t xml:space="preserve">have already </w:t>
      </w:r>
      <w:r w:rsidR="00EF4340">
        <w:rPr>
          <w:highlight w:val="white"/>
        </w:rPr>
        <w:t>include</w:t>
      </w:r>
      <w:r w:rsidR="00EE5D0C">
        <w:rPr>
          <w:highlight w:val="white"/>
        </w:rPr>
        <w:t>d</w:t>
      </w:r>
      <w:r w:rsidR="00EF4340">
        <w:rPr>
          <w:highlight w:val="white"/>
        </w:rPr>
        <w:t xml:space="preserve"> the</w:t>
      </w:r>
      <w:r w:rsidR="00EE5D0C">
        <w:rPr>
          <w:highlight w:val="white"/>
        </w:rPr>
        <w:t xml:space="preserve"> execution file name. We let </w:t>
      </w:r>
      <w:r w:rsidR="00EE5D0C" w:rsidRPr="00EE5D0C">
        <w:rPr>
          <w:rStyle w:val="KeyWord0"/>
          <w:highlight w:val="white"/>
        </w:rPr>
        <w:t>bx</w:t>
      </w:r>
      <w:r w:rsidR="00EE5D0C">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Pr>
          <w:highlight w:val="white"/>
        </w:rPr>
        <w:t xml:space="preserve">with ASCII value 13) and we jump to </w:t>
      </w:r>
      <w:r w:rsidR="009358AA" w:rsidRPr="009358AA">
        <w:rPr>
          <w:rStyle w:val="KeyWord0"/>
          <w:highlight w:val="white"/>
        </w:rPr>
        <w:t>ListDone</w:t>
      </w:r>
      <w:r w:rsidR="009358AA">
        <w:rPr>
          <w:highlight w:val="white"/>
        </w:rPr>
        <w:t>.</w:t>
      </w:r>
    </w:p>
    <w:p w14:paraId="1E39C4BA" w14:textId="0676FECC" w:rsidR="009F406A" w:rsidRPr="009F406A" w:rsidRDefault="009F406A" w:rsidP="009F406A">
      <w:pPr>
        <w:pStyle w:val="Code"/>
        <w:rPr>
          <w:highlight w:val="white"/>
        </w:rPr>
      </w:pPr>
      <w:r>
        <w:rPr>
          <w:highlight w:val="white"/>
        </w:rPr>
        <w:t xml:space="preserve">    </w:t>
      </w:r>
      <w:r w:rsidRPr="009F406A">
        <w:rPr>
          <w:highlight w:val="white"/>
        </w:rPr>
        <w:t>mov ax, 1</w:t>
      </w:r>
    </w:p>
    <w:p w14:paraId="293CD296" w14:textId="4BB64808" w:rsidR="009F406A" w:rsidRPr="009F406A" w:rsidRDefault="009F406A" w:rsidP="009F406A">
      <w:pPr>
        <w:pStyle w:val="Code"/>
        <w:rPr>
          <w:highlight w:val="white"/>
        </w:rPr>
      </w:pPr>
      <w:r>
        <w:rPr>
          <w:highlight w:val="white"/>
        </w:rPr>
        <w:t xml:space="preserve">    </w:t>
      </w:r>
      <w:r w:rsidRPr="009F406A">
        <w:rPr>
          <w:highlight w:val="white"/>
        </w:rPr>
        <w:t>mov bx, 12</w:t>
      </w:r>
      <w:r w:rsidR="001C722C">
        <w:rPr>
          <w:highlight w:val="white"/>
        </w:rPr>
        <w:t>9</w:t>
      </w:r>
    </w:p>
    <w:p w14:paraId="1EC6125A" w14:textId="77777777" w:rsidR="003A5744" w:rsidRDefault="003A5744" w:rsidP="003A5744">
      <w:pPr>
        <w:pStyle w:val="Code"/>
        <w:rPr>
          <w:highlight w:val="white"/>
        </w:rPr>
      </w:pPr>
      <w:r>
        <w:rPr>
          <w:highlight w:val="white"/>
        </w:rPr>
        <w:t xml:space="preserve">    </w:t>
      </w:r>
      <w:r w:rsidRPr="009F406A">
        <w:rPr>
          <w:highlight w:val="white"/>
        </w:rPr>
        <w:t xml:space="preserve">cmp byte [bx], </w:t>
      </w:r>
      <w:r>
        <w:rPr>
          <w:highlight w:val="white"/>
        </w:rPr>
        <w:t>13</w:t>
      </w:r>
    </w:p>
    <w:p w14:paraId="1D67951E" w14:textId="29CCD86D" w:rsidR="009F406A" w:rsidRDefault="003A5744" w:rsidP="009F406A">
      <w:pPr>
        <w:pStyle w:val="Code"/>
        <w:rPr>
          <w:highlight w:val="white"/>
        </w:rPr>
      </w:pPr>
      <w:r>
        <w:rPr>
          <w:highlight w:val="white"/>
        </w:rPr>
        <w:t xml:space="preserve">    je ListDone</w:t>
      </w:r>
    </w:p>
    <w:p w14:paraId="2E416B81" w14:textId="0F9A1A82" w:rsidR="003A5744" w:rsidRPr="009F406A" w:rsidRDefault="009358AA" w:rsidP="009358AA">
      <w:pPr>
        <w:rPr>
          <w:highlight w:val="white"/>
        </w:rPr>
      </w:pPr>
      <w:r>
        <w:rPr>
          <w:highlight w:val="white"/>
        </w:rPr>
        <w:t xml:space="preserve">If the argument list is not empty, we start by </w:t>
      </w:r>
      <w:r w:rsidR="00BE1302">
        <w:rPr>
          <w:highlight w:val="white"/>
        </w:rPr>
        <w:t>iterating through the looping through the potential initial space characters.</w:t>
      </w:r>
      <w:r w:rsidR="00C37BFB">
        <w:rPr>
          <w:highlight w:val="white"/>
        </w:rPr>
        <w:t xml:space="preserve"> They shall not be included in the argument word.</w:t>
      </w:r>
      <w:r w:rsidR="00FC5FFE">
        <w:rPr>
          <w:highlight w:val="white"/>
        </w:rPr>
        <w:t xml:space="preserve"> </w:t>
      </w:r>
      <w:r w:rsidR="00A42E4E">
        <w:rPr>
          <w:highlight w:val="white"/>
        </w:rPr>
        <w:t xml:space="preserve">We continue to increase </w:t>
      </w:r>
      <w:r w:rsidR="00A42E4E" w:rsidRPr="00A42E4E">
        <w:rPr>
          <w:rStyle w:val="KeyWord0"/>
          <w:highlight w:val="white"/>
        </w:rPr>
        <w:t>bx</w:t>
      </w:r>
      <w:r w:rsidR="00A42E4E">
        <w:rPr>
          <w:highlight w:val="white"/>
        </w:rPr>
        <w:t xml:space="preserve"> and jump back to </w:t>
      </w:r>
      <w:r w:rsidR="00A42E4E" w:rsidRPr="00A42E4E">
        <w:rPr>
          <w:rStyle w:val="KeyWord0"/>
          <w:highlight w:val="white"/>
        </w:rPr>
        <w:t>SpaceLoop</w:t>
      </w:r>
      <w:r w:rsidR="00A42E4E">
        <w:rPr>
          <w:highlight w:val="white"/>
        </w:rPr>
        <w:t xml:space="preserve"> an long as we encounter space</w:t>
      </w:r>
      <w:r w:rsidR="00E86472">
        <w:rPr>
          <w:highlight w:val="white"/>
        </w:rPr>
        <w:t xml:space="preserve"> character</w:t>
      </w:r>
      <w:r w:rsidR="00A42E4E">
        <w:rPr>
          <w:highlight w:val="white"/>
        </w:rPr>
        <w:t xml:space="preserve">s. </w:t>
      </w:r>
      <w:r w:rsidR="00FC5FFE">
        <w:rPr>
          <w:highlight w:val="white"/>
        </w:rPr>
        <w:t>Note that we cannot encounter a return character since they only occur after the last argument word. The case without any arguments words</w:t>
      </w:r>
      <w:r w:rsidR="00AC6D12">
        <w:rPr>
          <w:highlight w:val="white"/>
        </w:rPr>
        <w:t xml:space="preserve">, where the list only holds one single return character, </w:t>
      </w:r>
      <w:r w:rsidR="00FC5FFE">
        <w:rPr>
          <w:highlight w:val="white"/>
        </w:rPr>
        <w:t>we have dealt with above.</w:t>
      </w:r>
    </w:p>
    <w:p w14:paraId="774D4292" w14:textId="77777777" w:rsidR="0020252C" w:rsidRPr="009F406A" w:rsidRDefault="0020252C" w:rsidP="0020252C">
      <w:pPr>
        <w:pStyle w:val="Code"/>
        <w:rPr>
          <w:highlight w:val="white"/>
        </w:rPr>
      </w:pPr>
      <w:r>
        <w:rPr>
          <w:highlight w:val="white"/>
        </w:rPr>
        <w:t>SpaceLoop</w:t>
      </w:r>
      <w:r w:rsidRPr="009F406A">
        <w:rPr>
          <w:highlight w:val="white"/>
        </w:rPr>
        <w:t>:</w:t>
      </w:r>
    </w:p>
    <w:p w14:paraId="16746603" w14:textId="77777777" w:rsidR="00E857B8" w:rsidRDefault="00E857B8" w:rsidP="00E857B8">
      <w:pPr>
        <w:pStyle w:val="Code"/>
        <w:rPr>
          <w:highlight w:val="white"/>
        </w:rPr>
      </w:pPr>
      <w:r>
        <w:rPr>
          <w:highlight w:val="white"/>
        </w:rPr>
        <w:t xml:space="preserve">    </w:t>
      </w:r>
      <w:r w:rsidRPr="009F406A">
        <w:rPr>
          <w:highlight w:val="white"/>
        </w:rPr>
        <w:t>cmp byte [bx], 32</w:t>
      </w:r>
    </w:p>
    <w:p w14:paraId="0A7A4727" w14:textId="75CA7DE5" w:rsidR="00E857B8" w:rsidRPr="009F406A" w:rsidRDefault="00E857B8" w:rsidP="00E857B8">
      <w:pPr>
        <w:pStyle w:val="Code"/>
        <w:rPr>
          <w:highlight w:val="white"/>
        </w:rPr>
      </w:pPr>
      <w:r>
        <w:rPr>
          <w:highlight w:val="white"/>
        </w:rPr>
        <w:t xml:space="preserve">    j</w:t>
      </w:r>
      <w:r w:rsidR="00A31E74">
        <w:rPr>
          <w:highlight w:val="white"/>
        </w:rPr>
        <w:t>n</w:t>
      </w:r>
      <w:r>
        <w:rPr>
          <w:highlight w:val="white"/>
        </w:rPr>
        <w:t>e WordStart</w:t>
      </w:r>
    </w:p>
    <w:p w14:paraId="1227EB6F" w14:textId="77777777" w:rsidR="0020252C" w:rsidRPr="009F406A" w:rsidRDefault="0020252C" w:rsidP="0020252C">
      <w:pPr>
        <w:pStyle w:val="Code"/>
        <w:rPr>
          <w:highlight w:val="white"/>
        </w:rPr>
      </w:pPr>
      <w:r>
        <w:rPr>
          <w:highlight w:val="white"/>
        </w:rPr>
        <w:t xml:space="preserve">    </w:t>
      </w:r>
      <w:r w:rsidRPr="009F406A">
        <w:rPr>
          <w:highlight w:val="white"/>
        </w:rPr>
        <w:t>inc bx</w:t>
      </w:r>
    </w:p>
    <w:p w14:paraId="053C234B" w14:textId="6B77ABD1" w:rsidR="0020252C" w:rsidRPr="009F406A" w:rsidRDefault="0020252C" w:rsidP="0020252C">
      <w:pPr>
        <w:pStyle w:val="Code"/>
        <w:rPr>
          <w:highlight w:val="white"/>
        </w:rPr>
      </w:pPr>
      <w:r>
        <w:rPr>
          <w:highlight w:val="white"/>
        </w:rPr>
        <w:t xml:space="preserve">    </w:t>
      </w:r>
      <w:r w:rsidR="00B12981">
        <w:rPr>
          <w:highlight w:val="white"/>
        </w:rPr>
        <w:t>jmp</w:t>
      </w:r>
      <w:r w:rsidRPr="009F406A">
        <w:rPr>
          <w:highlight w:val="white"/>
        </w:rPr>
        <w:t xml:space="preserve"> </w:t>
      </w:r>
      <w:r>
        <w:rPr>
          <w:highlight w:val="white"/>
        </w:rPr>
        <w:t>SpaceLoop</w:t>
      </w:r>
    </w:p>
    <w:p w14:paraId="0D629E88" w14:textId="6A775905" w:rsidR="006732B6" w:rsidRDefault="00C37BFB" w:rsidP="00C37BFB">
      <w:pPr>
        <w:rPr>
          <w:highlight w:val="white"/>
        </w:rPr>
      </w:pPr>
      <w:r>
        <w:rPr>
          <w:highlight w:val="white"/>
        </w:rPr>
        <w:t>When we encounter a word different from space, we have found the beg</w:t>
      </w:r>
      <w:r w:rsidR="0056696E">
        <w:rPr>
          <w:highlight w:val="white"/>
        </w:rPr>
        <w:t>in</w:t>
      </w:r>
      <w:r>
        <w:rPr>
          <w:highlight w:val="white"/>
        </w:rPr>
        <w:t>ning a new argument word.</w:t>
      </w:r>
      <w:r w:rsidR="0056696E">
        <w:rPr>
          <w:highlight w:val="white"/>
        </w:rPr>
        <w:t xml:space="preserve"> We increment </w:t>
      </w:r>
      <w:r w:rsidR="0056696E" w:rsidRPr="00AC6D12">
        <w:rPr>
          <w:rStyle w:val="KeyWord0"/>
          <w:highlight w:val="white"/>
        </w:rPr>
        <w:t>ax</w:t>
      </w:r>
      <w:r w:rsidR="0056696E">
        <w:rPr>
          <w:highlight w:val="white"/>
        </w:rPr>
        <w:t xml:space="preserve">, </w:t>
      </w:r>
      <w:r w:rsidR="00051BB6">
        <w:rPr>
          <w:highlight w:val="white"/>
        </w:rPr>
        <w:t xml:space="preserve">holding </w:t>
      </w:r>
      <w:r w:rsidR="0056696E">
        <w:rPr>
          <w:highlight w:val="white"/>
        </w:rPr>
        <w:t>the number of arguments, with one.</w:t>
      </w:r>
      <w:r w:rsidR="00B93D1D">
        <w:rPr>
          <w:highlight w:val="white"/>
        </w:rPr>
        <w:t xml:space="preserve"> We also store the </w:t>
      </w:r>
      <w:r w:rsidR="00AC6D12">
        <w:rPr>
          <w:highlight w:val="white"/>
        </w:rPr>
        <w:t xml:space="preserve">address of the first character in the word and the array pointed at by </w:t>
      </w:r>
      <w:r w:rsidR="00AC6D12" w:rsidRPr="00AC6D12">
        <w:rPr>
          <w:rStyle w:val="KeyWord0"/>
          <w:highlight w:val="white"/>
        </w:rPr>
        <w:t>bp</w:t>
      </w:r>
      <w:r w:rsidR="00AC6D12">
        <w:rPr>
          <w:highlight w:val="white"/>
        </w:rPr>
        <w:t xml:space="preserve"> and increase bp with two bytes.</w:t>
      </w:r>
    </w:p>
    <w:p w14:paraId="3F7D7C18" w14:textId="288D85E7" w:rsidR="00A31E74" w:rsidRDefault="00A31E74" w:rsidP="009F406A">
      <w:pPr>
        <w:pStyle w:val="Code"/>
        <w:rPr>
          <w:highlight w:val="white"/>
        </w:rPr>
      </w:pPr>
      <w:r>
        <w:rPr>
          <w:highlight w:val="white"/>
        </w:rPr>
        <w:t>WordStart:</w:t>
      </w:r>
    </w:p>
    <w:p w14:paraId="4B0B6C7E" w14:textId="19CDB776" w:rsidR="007E7115" w:rsidRDefault="007E7115" w:rsidP="009F406A">
      <w:pPr>
        <w:pStyle w:val="Code"/>
        <w:rPr>
          <w:highlight w:val="white"/>
        </w:rPr>
      </w:pPr>
      <w:r>
        <w:rPr>
          <w:highlight w:val="white"/>
        </w:rPr>
        <w:t xml:space="preserve">    inc ax</w:t>
      </w:r>
    </w:p>
    <w:p w14:paraId="5856B44D" w14:textId="45A60B6E" w:rsidR="00A31E74" w:rsidRDefault="00A31E74" w:rsidP="009F406A">
      <w:pPr>
        <w:pStyle w:val="Code"/>
        <w:rPr>
          <w:highlight w:val="white"/>
        </w:rPr>
      </w:pPr>
      <w:r>
        <w:rPr>
          <w:highlight w:val="white"/>
        </w:rPr>
        <w:t xml:space="preserve">    </w:t>
      </w:r>
      <w:r w:rsidR="007E7115">
        <w:rPr>
          <w:highlight w:val="white"/>
        </w:rPr>
        <w:t>mov word [bp], bx</w:t>
      </w:r>
    </w:p>
    <w:p w14:paraId="0E115E65" w14:textId="43C41280" w:rsidR="007E7115" w:rsidRDefault="007E7115" w:rsidP="009F406A">
      <w:pPr>
        <w:pStyle w:val="Code"/>
        <w:rPr>
          <w:highlight w:val="white"/>
        </w:rPr>
      </w:pPr>
      <w:r>
        <w:rPr>
          <w:highlight w:val="white"/>
        </w:rPr>
        <w:t xml:space="preserve">    add b</w:t>
      </w:r>
      <w:r w:rsidR="002A645C">
        <w:rPr>
          <w:highlight w:val="white"/>
        </w:rPr>
        <w:t>p</w:t>
      </w:r>
      <w:r>
        <w:rPr>
          <w:highlight w:val="white"/>
        </w:rPr>
        <w:t>, 2</w:t>
      </w:r>
    </w:p>
    <w:p w14:paraId="1B2CE5E8" w14:textId="6B8CBCF7" w:rsidR="007E7115" w:rsidRDefault="00111AE3" w:rsidP="00111AE3">
      <w:pPr>
        <w:rPr>
          <w:highlight w:val="white"/>
        </w:rPr>
      </w:pPr>
      <w:r>
        <w:rPr>
          <w:highlight w:val="white"/>
        </w:rPr>
        <w:t>Then we iterate the argument word, until we encounter a space (ASCII value 32) of a return (ASCII value 13).</w:t>
      </w:r>
      <w:r w:rsidR="004F756F">
        <w:rPr>
          <w:highlight w:val="white"/>
        </w:rPr>
        <w:t xml:space="preserve"> In case of a space</w:t>
      </w:r>
      <w:r w:rsidR="00E86472">
        <w:rPr>
          <w:highlight w:val="white"/>
        </w:rPr>
        <w:t xml:space="preserve"> character</w:t>
      </w:r>
      <w:r w:rsidR="004F756F">
        <w:rPr>
          <w:highlight w:val="white"/>
        </w:rPr>
        <w:t xml:space="preserve">, the current word is </w:t>
      </w:r>
      <w:proofErr w:type="gramStart"/>
      <w:r w:rsidR="004F756F">
        <w:rPr>
          <w:highlight w:val="white"/>
        </w:rPr>
        <w:t>done</w:t>
      </w:r>
      <w:proofErr w:type="gramEnd"/>
      <w:r w:rsidR="004F756F">
        <w:rPr>
          <w:highlight w:val="white"/>
        </w:rPr>
        <w:t xml:space="preserve"> and we jump to </w:t>
      </w:r>
      <w:r w:rsidR="004F756F" w:rsidRPr="004F756F">
        <w:rPr>
          <w:rStyle w:val="KeyWord0"/>
          <w:highlight w:val="white"/>
        </w:rPr>
        <w:t>WordDone</w:t>
      </w:r>
      <w:r w:rsidR="004F756F">
        <w:rPr>
          <w:highlight w:val="white"/>
        </w:rPr>
        <w:t xml:space="preserve"> to address the next word. In case of a return</w:t>
      </w:r>
      <w:r w:rsidR="00E86472">
        <w:rPr>
          <w:highlight w:val="white"/>
        </w:rPr>
        <w:t xml:space="preserve"> character</w:t>
      </w:r>
      <w:r w:rsidR="004F756F">
        <w:rPr>
          <w:highlight w:val="white"/>
        </w:rPr>
        <w:t xml:space="preserve">, the list </w:t>
      </w:r>
      <w:r w:rsidR="001B15BC">
        <w:rPr>
          <w:highlight w:val="white"/>
        </w:rPr>
        <w:t xml:space="preserve">is </w:t>
      </w:r>
      <w:proofErr w:type="gramStart"/>
      <w:r w:rsidR="001B15BC">
        <w:rPr>
          <w:highlight w:val="white"/>
        </w:rPr>
        <w:t>done</w:t>
      </w:r>
      <w:proofErr w:type="gramEnd"/>
      <w:r w:rsidR="001B15BC">
        <w:rPr>
          <w:highlight w:val="white"/>
        </w:rPr>
        <w:t xml:space="preserve"> and we jump to </w:t>
      </w:r>
      <w:r w:rsidR="001B15BC" w:rsidRPr="001B15BC">
        <w:rPr>
          <w:rStyle w:val="KeyWord0"/>
          <w:highlight w:val="white"/>
        </w:rPr>
        <w:t>ListDone</w:t>
      </w:r>
      <w:r w:rsidR="001B15BC">
        <w:rPr>
          <w:highlight w:val="white"/>
        </w:rPr>
        <w:t xml:space="preserve">. If none of those cases apply, we increase </w:t>
      </w:r>
      <w:r w:rsidR="001B15BC" w:rsidRPr="001B15BC">
        <w:rPr>
          <w:rStyle w:val="KeyWord0"/>
          <w:highlight w:val="white"/>
        </w:rPr>
        <w:t>bx</w:t>
      </w:r>
      <w:r w:rsidR="001B15BC">
        <w:rPr>
          <w:highlight w:val="white"/>
        </w:rPr>
        <w:t xml:space="preserve"> and jump back to </w:t>
      </w:r>
      <w:r w:rsidR="001B15BC" w:rsidRPr="001B15BC">
        <w:rPr>
          <w:rStyle w:val="KeyWord0"/>
          <w:highlight w:val="white"/>
        </w:rPr>
        <w:t>WordLoop</w:t>
      </w:r>
      <w:r w:rsidR="001B15BC">
        <w:rPr>
          <w:highlight w:val="white"/>
        </w:rPr>
        <w:t xml:space="preserve"> to handle the next character of the word.</w:t>
      </w:r>
    </w:p>
    <w:p w14:paraId="11C92714" w14:textId="674A9158" w:rsidR="006732B6" w:rsidRDefault="006732B6" w:rsidP="009F406A">
      <w:pPr>
        <w:pStyle w:val="Code"/>
        <w:rPr>
          <w:highlight w:val="white"/>
        </w:rPr>
      </w:pPr>
      <w:r>
        <w:rPr>
          <w:highlight w:val="white"/>
        </w:rPr>
        <w:t>WordLoop:</w:t>
      </w:r>
    </w:p>
    <w:p w14:paraId="3AAABE10" w14:textId="4BFC494D" w:rsidR="009F406A" w:rsidRPr="009F406A" w:rsidRDefault="009F406A" w:rsidP="009F406A">
      <w:pPr>
        <w:pStyle w:val="Code"/>
        <w:rPr>
          <w:highlight w:val="white"/>
        </w:rPr>
      </w:pPr>
      <w:r>
        <w:rPr>
          <w:highlight w:val="white"/>
        </w:rPr>
        <w:t xml:space="preserve">    </w:t>
      </w:r>
      <w:r w:rsidRPr="009F406A">
        <w:rPr>
          <w:highlight w:val="white"/>
        </w:rPr>
        <w:t xml:space="preserve">cmp byte [bx], </w:t>
      </w:r>
      <w:r w:rsidR="00B452D2">
        <w:rPr>
          <w:highlight w:val="white"/>
        </w:rPr>
        <w:t>32</w:t>
      </w:r>
    </w:p>
    <w:p w14:paraId="434A3252" w14:textId="015C212A" w:rsidR="009F406A" w:rsidRPr="009F406A" w:rsidRDefault="009F406A" w:rsidP="009F406A">
      <w:pPr>
        <w:pStyle w:val="Code"/>
        <w:rPr>
          <w:highlight w:val="white"/>
        </w:rPr>
      </w:pPr>
      <w:r>
        <w:rPr>
          <w:highlight w:val="white"/>
        </w:rPr>
        <w:lastRenderedPageBreak/>
        <w:t xml:space="preserve">    </w:t>
      </w:r>
      <w:r w:rsidRPr="009F406A">
        <w:rPr>
          <w:highlight w:val="white"/>
        </w:rPr>
        <w:t xml:space="preserve">je </w:t>
      </w:r>
      <w:r w:rsidR="005F4D5D">
        <w:rPr>
          <w:highlight w:val="white"/>
        </w:rPr>
        <w:t>WordDone</w:t>
      </w:r>
    </w:p>
    <w:p w14:paraId="10794AB6" w14:textId="35061962" w:rsidR="009F406A" w:rsidRPr="009F406A" w:rsidRDefault="009F406A" w:rsidP="009F406A">
      <w:pPr>
        <w:pStyle w:val="Code"/>
        <w:rPr>
          <w:highlight w:val="white"/>
        </w:rPr>
      </w:pPr>
      <w:r>
        <w:rPr>
          <w:highlight w:val="white"/>
        </w:rPr>
        <w:t xml:space="preserve">    </w:t>
      </w:r>
      <w:r w:rsidRPr="009F406A">
        <w:rPr>
          <w:highlight w:val="white"/>
        </w:rPr>
        <w:t>cmp byte [bx], 13</w:t>
      </w:r>
    </w:p>
    <w:p w14:paraId="1833D035" w14:textId="2B01012C" w:rsidR="009F406A" w:rsidRPr="009F406A" w:rsidRDefault="009F406A" w:rsidP="009F406A">
      <w:pPr>
        <w:pStyle w:val="Code"/>
        <w:rPr>
          <w:highlight w:val="white"/>
        </w:rPr>
      </w:pPr>
      <w:r>
        <w:rPr>
          <w:highlight w:val="white"/>
        </w:rPr>
        <w:t xml:space="preserve">    </w:t>
      </w:r>
      <w:r w:rsidRPr="009F406A">
        <w:rPr>
          <w:highlight w:val="white"/>
        </w:rPr>
        <w:t xml:space="preserve">je </w:t>
      </w:r>
      <w:r w:rsidR="00F817FA">
        <w:rPr>
          <w:highlight w:val="white"/>
        </w:rPr>
        <w:t>ListDone</w:t>
      </w:r>
    </w:p>
    <w:p w14:paraId="16C73B8D" w14:textId="530F4E18" w:rsidR="009F406A" w:rsidRPr="009F406A" w:rsidRDefault="009F406A" w:rsidP="009F406A">
      <w:pPr>
        <w:pStyle w:val="Code"/>
        <w:rPr>
          <w:highlight w:val="white"/>
        </w:rPr>
      </w:pPr>
      <w:r>
        <w:rPr>
          <w:highlight w:val="white"/>
        </w:rPr>
        <w:t xml:space="preserve">    </w:t>
      </w:r>
      <w:r w:rsidRPr="009F406A">
        <w:rPr>
          <w:highlight w:val="white"/>
        </w:rPr>
        <w:t>inc bx</w:t>
      </w:r>
    </w:p>
    <w:p w14:paraId="74444FD5" w14:textId="67B8A6BA" w:rsidR="009F406A" w:rsidRPr="009F406A" w:rsidRDefault="009F406A" w:rsidP="009F406A">
      <w:pPr>
        <w:pStyle w:val="Code"/>
        <w:rPr>
          <w:highlight w:val="white"/>
        </w:rPr>
      </w:pPr>
      <w:r>
        <w:rPr>
          <w:highlight w:val="white"/>
        </w:rPr>
        <w:t xml:space="preserve">    </w:t>
      </w:r>
      <w:r w:rsidRPr="009F406A">
        <w:rPr>
          <w:highlight w:val="white"/>
        </w:rPr>
        <w:t xml:space="preserve">jmp </w:t>
      </w:r>
      <w:r w:rsidR="000F0E26">
        <w:rPr>
          <w:highlight w:val="white"/>
        </w:rPr>
        <w:t>WordLoop</w:t>
      </w:r>
    </w:p>
    <w:p w14:paraId="7BB7A6BF" w14:textId="4BDBB69C" w:rsidR="009F406A" w:rsidRDefault="00A42E4E" w:rsidP="00A42E4E">
      <w:pPr>
        <w:rPr>
          <w:highlight w:val="white"/>
        </w:rPr>
      </w:pPr>
      <w:r>
        <w:rPr>
          <w:highlight w:val="white"/>
        </w:rPr>
        <w:t xml:space="preserve">When we are finish with a word, we replace its </w:t>
      </w:r>
      <w:r w:rsidR="00E86472">
        <w:rPr>
          <w:highlight w:val="white"/>
        </w:rPr>
        <w:t>finishing</w:t>
      </w:r>
      <w:r>
        <w:rPr>
          <w:highlight w:val="white"/>
        </w:rPr>
        <w:t xml:space="preserve"> space with a zero character. </w:t>
      </w:r>
      <w:r w:rsidR="003B202A">
        <w:rPr>
          <w:highlight w:val="white"/>
        </w:rPr>
        <w:t>We also i</w:t>
      </w:r>
      <w:r w:rsidR="00E86472">
        <w:rPr>
          <w:highlight w:val="white"/>
        </w:rPr>
        <w:t xml:space="preserve">ncrease </w:t>
      </w:r>
      <w:r w:rsidR="00E86472" w:rsidRPr="003B202A">
        <w:rPr>
          <w:rStyle w:val="KeyWord0"/>
          <w:highlight w:val="white"/>
        </w:rPr>
        <w:t>bx</w:t>
      </w:r>
      <w:r w:rsidR="00E86472">
        <w:rPr>
          <w:highlight w:val="white"/>
        </w:rPr>
        <w:t xml:space="preserve"> to </w:t>
      </w:r>
      <w:r w:rsidR="003B202A">
        <w:rPr>
          <w:highlight w:val="white"/>
        </w:rPr>
        <w:t xml:space="preserve">let it point at the character following the </w:t>
      </w:r>
      <w:proofErr w:type="gramStart"/>
      <w:r w:rsidR="003B202A">
        <w:rPr>
          <w:highlight w:val="white"/>
        </w:rPr>
        <w:t>word, and</w:t>
      </w:r>
      <w:proofErr w:type="gramEnd"/>
      <w:r w:rsidR="003B202A">
        <w:rPr>
          <w:highlight w:val="white"/>
        </w:rPr>
        <w:t xml:space="preserve"> jump back to </w:t>
      </w:r>
      <w:r w:rsidR="003B202A" w:rsidRPr="003B202A">
        <w:rPr>
          <w:rStyle w:val="KeyWord0"/>
          <w:highlight w:val="white"/>
        </w:rPr>
        <w:t>SpaceLoop</w:t>
      </w:r>
      <w:r w:rsidR="003B202A">
        <w:rPr>
          <w:highlight w:val="white"/>
        </w:rPr>
        <w:t xml:space="preserve"> to find the next word in the list.</w:t>
      </w:r>
    </w:p>
    <w:p w14:paraId="76A73647" w14:textId="78FF00E7" w:rsidR="005F4D5D" w:rsidRDefault="005F4D5D" w:rsidP="009F406A">
      <w:pPr>
        <w:pStyle w:val="Code"/>
        <w:rPr>
          <w:highlight w:val="white"/>
        </w:rPr>
      </w:pPr>
      <w:r>
        <w:rPr>
          <w:highlight w:val="white"/>
        </w:rPr>
        <w:t>WordDone:</w:t>
      </w:r>
    </w:p>
    <w:p w14:paraId="69D298A6" w14:textId="50B46DF5" w:rsidR="00B452D2" w:rsidRDefault="00B452D2" w:rsidP="009F406A">
      <w:pPr>
        <w:pStyle w:val="Code"/>
        <w:rPr>
          <w:highlight w:val="white"/>
        </w:rPr>
      </w:pPr>
      <w:r>
        <w:rPr>
          <w:highlight w:val="white"/>
        </w:rPr>
        <w:t xml:space="preserve">    mov</w:t>
      </w:r>
      <w:r w:rsidR="00816F23">
        <w:rPr>
          <w:highlight w:val="white"/>
        </w:rPr>
        <w:t xml:space="preserve"> byte</w:t>
      </w:r>
      <w:r>
        <w:rPr>
          <w:highlight w:val="white"/>
        </w:rPr>
        <w:t xml:space="preserve"> [b</w:t>
      </w:r>
      <w:r w:rsidR="003476E7">
        <w:rPr>
          <w:highlight w:val="white"/>
        </w:rPr>
        <w:t>x</w:t>
      </w:r>
      <w:r>
        <w:rPr>
          <w:highlight w:val="white"/>
        </w:rPr>
        <w:t>], 0</w:t>
      </w:r>
    </w:p>
    <w:p w14:paraId="3121D585" w14:textId="34EB298B" w:rsidR="005F4D5D" w:rsidRDefault="005F4D5D" w:rsidP="009F406A">
      <w:pPr>
        <w:pStyle w:val="Code"/>
        <w:rPr>
          <w:highlight w:val="white"/>
        </w:rPr>
      </w:pPr>
      <w:r>
        <w:rPr>
          <w:highlight w:val="white"/>
        </w:rPr>
        <w:t xml:space="preserve">    inc bx</w:t>
      </w:r>
    </w:p>
    <w:p w14:paraId="0B651394" w14:textId="4A465ABD" w:rsidR="005F4D5D" w:rsidRDefault="005F4D5D" w:rsidP="009F406A">
      <w:pPr>
        <w:pStyle w:val="Code"/>
        <w:rPr>
          <w:highlight w:val="white"/>
        </w:rPr>
      </w:pPr>
      <w:r>
        <w:rPr>
          <w:highlight w:val="white"/>
        </w:rPr>
        <w:t xml:space="preserve">    jmp SpaceLoop</w:t>
      </w:r>
    </w:p>
    <w:p w14:paraId="10E23E8F" w14:textId="776D87AE" w:rsidR="005F4D5D" w:rsidRPr="009F406A" w:rsidRDefault="00AB5864" w:rsidP="00AB5864">
      <w:pPr>
        <w:rPr>
          <w:highlight w:val="white"/>
        </w:rPr>
      </w:pPr>
      <w:r>
        <w:rPr>
          <w:highlight w:val="white"/>
        </w:rPr>
        <w:t xml:space="preserve">When we have iterated through the whole list, there are </w:t>
      </w:r>
      <w:proofErr w:type="spellStart"/>
      <w:r>
        <w:rPr>
          <w:highlight w:val="white"/>
        </w:rPr>
        <w:t>som</w:t>
      </w:r>
      <w:proofErr w:type="spellEnd"/>
      <w:r>
        <w:rPr>
          <w:highlight w:val="white"/>
        </w:rPr>
        <w:t xml:space="preserve"> finishing up to do.</w:t>
      </w:r>
      <w:r w:rsidR="005D1364">
        <w:rPr>
          <w:highlight w:val="white"/>
        </w:rPr>
        <w:t xml:space="preserve"> Just as when we encountered a space character at the end of a word, we need to change the last character to a zero character also when we encounter a return character. We also add a zero to the </w:t>
      </w:r>
      <w:proofErr w:type="gramStart"/>
      <w:r w:rsidR="005D1364">
        <w:rPr>
          <w:highlight w:val="white"/>
        </w:rPr>
        <w:t>array</w:t>
      </w:r>
      <w:r w:rsidR="00C3735D">
        <w:rPr>
          <w:highlight w:val="white"/>
        </w:rPr>
        <w:t xml:space="preserve">, </w:t>
      </w:r>
      <w:r w:rsidR="005D1364">
        <w:rPr>
          <w:highlight w:val="white"/>
        </w:rPr>
        <w:t>since</w:t>
      </w:r>
      <w:proofErr w:type="gramEnd"/>
      <w:r w:rsidR="005D1364">
        <w:rPr>
          <w:highlight w:val="white"/>
        </w:rPr>
        <w:t xml:space="preserve"> the last entry in the argument array shall be a null pointer. Finally, we increase </w:t>
      </w:r>
      <w:r w:rsidR="005D1364" w:rsidRPr="005D1364">
        <w:rPr>
          <w:rStyle w:val="KeyWord0"/>
          <w:highlight w:val="white"/>
        </w:rPr>
        <w:t>bx</w:t>
      </w:r>
      <w:r w:rsidR="005D1364">
        <w:rPr>
          <w:highlight w:val="white"/>
        </w:rPr>
        <w:t xml:space="preserve"> with two.</w:t>
      </w:r>
    </w:p>
    <w:p w14:paraId="5620E2E7" w14:textId="19D528D4" w:rsidR="00A52E66" w:rsidRPr="00A52E66" w:rsidRDefault="00A52E66" w:rsidP="00A52E66">
      <w:pPr>
        <w:pStyle w:val="Code"/>
        <w:rPr>
          <w:highlight w:val="white"/>
        </w:rPr>
      </w:pPr>
      <w:r>
        <w:rPr>
          <w:highlight w:val="white"/>
        </w:rPr>
        <w:t>Li</w:t>
      </w:r>
      <w:r w:rsidR="000011FF">
        <w:rPr>
          <w:highlight w:val="white"/>
        </w:rPr>
        <w:t>st</w:t>
      </w:r>
      <w:r>
        <w:rPr>
          <w:highlight w:val="white"/>
        </w:rPr>
        <w:t>Done</w:t>
      </w:r>
      <w:r w:rsidRPr="00A52E66">
        <w:rPr>
          <w:highlight w:val="white"/>
        </w:rPr>
        <w:t>:</w:t>
      </w:r>
    </w:p>
    <w:p w14:paraId="46ADAC95" w14:textId="7185BA31" w:rsidR="00A52E66" w:rsidRPr="00A52E66" w:rsidRDefault="00A52E66" w:rsidP="00A52E66">
      <w:pPr>
        <w:pStyle w:val="Code"/>
        <w:rPr>
          <w:highlight w:val="white"/>
        </w:rPr>
      </w:pPr>
      <w:r w:rsidRPr="00A52E66">
        <w:rPr>
          <w:highlight w:val="white"/>
        </w:rPr>
        <w:t xml:space="preserve">    mov byte [bx], 0</w:t>
      </w:r>
    </w:p>
    <w:p w14:paraId="0FC2A2DA" w14:textId="1B6BD7DB" w:rsidR="00A52E66" w:rsidRPr="00A52E66" w:rsidRDefault="00A52E66" w:rsidP="00A52E66">
      <w:pPr>
        <w:pStyle w:val="Code"/>
        <w:rPr>
          <w:highlight w:val="white"/>
        </w:rPr>
      </w:pPr>
      <w:r w:rsidRPr="00A52E66">
        <w:rPr>
          <w:highlight w:val="white"/>
        </w:rPr>
        <w:t xml:space="preserve">    mov word [bp], 0</w:t>
      </w:r>
    </w:p>
    <w:p w14:paraId="38EE4D0D" w14:textId="20A7432B" w:rsidR="00A52E66" w:rsidRDefault="00A52E66" w:rsidP="00A52E66">
      <w:pPr>
        <w:pStyle w:val="Code"/>
        <w:rPr>
          <w:highlight w:val="white"/>
        </w:rPr>
      </w:pPr>
      <w:r w:rsidRPr="00A52E66">
        <w:rPr>
          <w:highlight w:val="white"/>
        </w:rPr>
        <w:t xml:space="preserve">    add bp, 2</w:t>
      </w:r>
    </w:p>
    <w:p w14:paraId="4BC89C77" w14:textId="042BF431" w:rsidR="00C3735D" w:rsidRPr="00A52E66" w:rsidRDefault="00C3735D" w:rsidP="00C3735D">
      <w:pPr>
        <w:rPr>
          <w:highlight w:val="white"/>
        </w:rPr>
      </w:pPr>
      <w:r>
        <w:rPr>
          <w:highlight w:val="white"/>
        </w:rPr>
        <w:t xml:space="preserve">By now, </w:t>
      </w:r>
      <w:r w:rsidRPr="00C3735D">
        <w:rPr>
          <w:rStyle w:val="KeyWord0"/>
          <w:highlight w:val="white"/>
        </w:rPr>
        <w:t>bx</w:t>
      </w:r>
      <w:r>
        <w:rPr>
          <w:highlight w:val="white"/>
        </w:rPr>
        <w:t xml:space="preserve"> points at the beginning of the first activation record</w:t>
      </w:r>
      <w:r w:rsidR="00E80B96">
        <w:rPr>
          <w:highlight w:val="white"/>
        </w:rPr>
        <w:t xml:space="preserve">, for the initial call to </w:t>
      </w:r>
      <w:r w:rsidR="00E80B96" w:rsidRPr="00E80B96">
        <w:rPr>
          <w:rStyle w:val="KeyWord0"/>
          <w:highlight w:val="white"/>
        </w:rPr>
        <w:t>main</w:t>
      </w:r>
      <w:r w:rsidR="00E80B96">
        <w:rPr>
          <w:highlight w:val="white"/>
        </w:rPr>
        <w:t>.</w:t>
      </w:r>
      <w:r w:rsidR="0053320F">
        <w:rPr>
          <w:highlight w:val="white"/>
        </w:rPr>
        <w:t xml:space="preserve"> We need to set its return address (offset zero) to zero, for the return statement to exit the execution, and the </w:t>
      </w:r>
      <w:r w:rsidR="0053320F" w:rsidRPr="0053320F">
        <w:rPr>
          <w:rStyle w:val="KeyWord0"/>
          <w:highlight w:val="white"/>
        </w:rPr>
        <w:t>argc</w:t>
      </w:r>
      <w:r w:rsidR="0053320F">
        <w:rPr>
          <w:highlight w:val="white"/>
        </w:rPr>
        <w:t xml:space="preserve"> and </w:t>
      </w:r>
      <w:r w:rsidR="0053320F" w:rsidRPr="0053320F">
        <w:rPr>
          <w:rStyle w:val="KeyWord0"/>
          <w:highlight w:val="white"/>
        </w:rPr>
        <w:t>argv</w:t>
      </w:r>
      <w:r w:rsidR="0053320F">
        <w:rPr>
          <w:highlight w:val="white"/>
        </w:rPr>
        <w:t xml:space="preserve"> parameters.</w:t>
      </w:r>
      <w:r w:rsidR="00336E39">
        <w:rPr>
          <w:highlight w:val="white"/>
        </w:rPr>
        <w:t xml:space="preserve"> We mov the number of arguments (</w:t>
      </w:r>
      <w:r w:rsidR="00336E39" w:rsidRPr="00336E39">
        <w:rPr>
          <w:rStyle w:val="KeyWord0"/>
          <w:highlight w:val="white"/>
        </w:rPr>
        <w:t>ax</w:t>
      </w:r>
      <w:r w:rsidR="00336E39">
        <w:rPr>
          <w:highlight w:val="white"/>
        </w:rPr>
        <w:t xml:space="preserve">) to </w:t>
      </w:r>
      <w:r w:rsidR="00336E39" w:rsidRPr="00336E39">
        <w:rPr>
          <w:rStyle w:val="KeyWord0"/>
          <w:highlight w:val="white"/>
        </w:rPr>
        <w:t>argc</w:t>
      </w:r>
      <w:r w:rsidR="00336E39">
        <w:rPr>
          <w:highlight w:val="white"/>
        </w:rPr>
        <w:t xml:space="preserve"> (offset six), and the beginning of the argument list (</w:t>
      </w:r>
      <w:proofErr w:type="spellStart"/>
      <w:r w:rsidR="00336E39" w:rsidRPr="00336E39">
        <w:rPr>
          <w:rStyle w:val="KeyWord0"/>
          <w:highlight w:val="white"/>
        </w:rPr>
        <w:t>si</w:t>
      </w:r>
      <w:proofErr w:type="spellEnd"/>
      <w:r w:rsidR="00336E39">
        <w:rPr>
          <w:highlight w:val="white"/>
        </w:rPr>
        <w:t xml:space="preserve">) to </w:t>
      </w:r>
      <w:r w:rsidR="00336E39" w:rsidRPr="00336E39">
        <w:rPr>
          <w:rStyle w:val="KeyWord0"/>
          <w:highlight w:val="white"/>
        </w:rPr>
        <w:t>argv</w:t>
      </w:r>
      <w:r w:rsidR="00336E39">
        <w:rPr>
          <w:highlight w:val="white"/>
        </w:rPr>
        <w:t xml:space="preserve"> (offset eight).</w:t>
      </w:r>
    </w:p>
    <w:p w14:paraId="1E76A631" w14:textId="63F2A5FD" w:rsidR="00F32DBC" w:rsidRPr="00A52E66" w:rsidRDefault="00F32DBC" w:rsidP="00F32DBC">
      <w:pPr>
        <w:pStyle w:val="Code"/>
        <w:rPr>
          <w:highlight w:val="white"/>
        </w:rPr>
      </w:pPr>
      <w:r w:rsidRPr="00A52E66">
        <w:rPr>
          <w:highlight w:val="white"/>
        </w:rPr>
        <w:t xml:space="preserve">    mov </w:t>
      </w:r>
      <w:r w:rsidR="0015331B">
        <w:rPr>
          <w:highlight w:val="white"/>
        </w:rPr>
        <w:t xml:space="preserve">word </w:t>
      </w:r>
      <w:r w:rsidRPr="00A52E66">
        <w:rPr>
          <w:highlight w:val="white"/>
        </w:rPr>
        <w:t xml:space="preserve">[bp], </w:t>
      </w:r>
      <w:r>
        <w:rPr>
          <w:highlight w:val="white"/>
        </w:rPr>
        <w:t>0</w:t>
      </w:r>
    </w:p>
    <w:p w14:paraId="48D26AE2" w14:textId="77777777" w:rsidR="00F32DBC" w:rsidRPr="00A52E66" w:rsidRDefault="00F32DBC" w:rsidP="00F32DBC">
      <w:pPr>
        <w:pStyle w:val="Code"/>
        <w:rPr>
          <w:highlight w:val="white"/>
        </w:rPr>
      </w:pPr>
      <w:r w:rsidRPr="00A52E66">
        <w:rPr>
          <w:highlight w:val="white"/>
        </w:rPr>
        <w:t xml:space="preserve">    mov [bp + 6], ax</w:t>
      </w:r>
    </w:p>
    <w:p w14:paraId="569D9A19" w14:textId="37DA8A2F" w:rsidR="00A52E66" w:rsidRPr="00A52E66" w:rsidRDefault="00A52E66" w:rsidP="00A52E66">
      <w:pPr>
        <w:pStyle w:val="Code"/>
        <w:rPr>
          <w:highlight w:val="white"/>
        </w:rPr>
      </w:pPr>
      <w:r w:rsidRPr="00A52E66">
        <w:rPr>
          <w:highlight w:val="white"/>
        </w:rPr>
        <w:t xml:space="preserve">    mov [bp + 8], si</w:t>
      </w:r>
    </w:p>
    <w:p w14:paraId="3AEFC702" w14:textId="177E3D3A" w:rsidR="00083509" w:rsidRDefault="00083509" w:rsidP="00083509">
      <w:pPr>
        <w:rPr>
          <w:highlight w:val="white"/>
        </w:rPr>
      </w:pPr>
      <w:r>
        <w:rPr>
          <w:highlight w:val="white"/>
        </w:rPr>
        <w:t>Below follows the code that generates the argument list code.</w:t>
      </w:r>
    </w:p>
    <w:p w14:paraId="7F4E70E9" w14:textId="6AD2FAE3" w:rsidR="000103FB" w:rsidRPr="007B4210" w:rsidRDefault="000103FB" w:rsidP="000103FB">
      <w:pPr>
        <w:pStyle w:val="CodeHeader"/>
        <w:rPr>
          <w:highlight w:val="white"/>
        </w:rPr>
      </w:pPr>
      <w:proofErr w:type="spellStart"/>
      <w:r>
        <w:rPr>
          <w:highlight w:val="white"/>
        </w:rPr>
        <w:t>AssemblyCodeGenerator.cs</w:t>
      </w:r>
      <w:proofErr w:type="spellEnd"/>
    </w:p>
    <w:p w14:paraId="4B9CF22B" w14:textId="77777777" w:rsidR="00825462" w:rsidRPr="00CC34B1" w:rsidRDefault="00825462" w:rsidP="00825462">
      <w:pPr>
        <w:pStyle w:val="Code"/>
        <w:rPr>
          <w:highlight w:val="white"/>
        </w:rPr>
      </w:pPr>
      <w:r w:rsidRPr="00CC34B1">
        <w:rPr>
          <w:highlight w:val="white"/>
        </w:rPr>
        <w:t xml:space="preserve">    public static void ArgumentCodeList() {</w:t>
      </w:r>
    </w:p>
    <w:p w14:paraId="5F033D53" w14:textId="77777777" w:rsidR="00825462" w:rsidRPr="00CC34B1" w:rsidRDefault="00825462" w:rsidP="00825462">
      <w:pPr>
        <w:pStyle w:val="Code"/>
        <w:rPr>
          <w:highlight w:val="white"/>
        </w:rPr>
      </w:pPr>
      <w:r w:rsidRPr="00CC34B1">
        <w:rPr>
          <w:highlight w:val="white"/>
        </w:rPr>
        <w:t xml:space="preserve">      List&lt;AssemblyCode&gt; assemblyCodeList = new List&lt;AssemblyCode&gt;();</w:t>
      </w:r>
    </w:p>
    <w:p w14:paraId="1F853D35" w14:textId="77777777" w:rsidR="00825462" w:rsidRDefault="00825462" w:rsidP="00825462">
      <w:pPr>
        <w:pStyle w:val="Code"/>
        <w:rPr>
          <w:highlight w:val="white"/>
        </w:rPr>
      </w:pPr>
    </w:p>
    <w:p w14:paraId="5E5AEE32" w14:textId="77777777" w:rsidR="00DA7B37" w:rsidRDefault="00DA7B37" w:rsidP="00DA7B37">
      <w:pPr>
        <w:pStyle w:val="Code"/>
        <w:rPr>
          <w:highlight w:val="white"/>
        </w:rPr>
      </w:pPr>
      <w:r w:rsidRPr="006A0C3D">
        <w:rPr>
          <w:highlight w:val="white"/>
        </w:rPr>
        <w:t xml:space="preserve">      if (Start.Linux) {</w:t>
      </w:r>
    </w:p>
    <w:p w14:paraId="6170E7B4" w14:textId="77777777" w:rsidR="00DA7B37" w:rsidRPr="006A0C3D" w:rsidRDefault="00DA7B37" w:rsidP="00DA7B37">
      <w:pPr>
        <w:pStyle w:val="Code"/>
        <w:rPr>
          <w:highlight w:val="white"/>
        </w:rPr>
      </w:pPr>
      <w:r>
        <w:rPr>
          <w:highlight w:val="white"/>
        </w:rPr>
        <w:t xml:space="preserve">        // ...</w:t>
      </w:r>
    </w:p>
    <w:p w14:paraId="4375C1AD" w14:textId="77777777" w:rsidR="00DA7B37" w:rsidRPr="006A0C3D" w:rsidRDefault="00DA7B37" w:rsidP="00DA7B37">
      <w:pPr>
        <w:pStyle w:val="Code"/>
        <w:rPr>
          <w:highlight w:val="white"/>
        </w:rPr>
      </w:pPr>
      <w:r w:rsidRPr="006A0C3D">
        <w:rPr>
          <w:highlight w:val="white"/>
        </w:rPr>
        <w:t xml:space="preserve">      }</w:t>
      </w:r>
    </w:p>
    <w:p w14:paraId="25583192" w14:textId="77777777" w:rsidR="00825462" w:rsidRPr="00AF5631" w:rsidRDefault="00825462" w:rsidP="00AF5631">
      <w:pPr>
        <w:pStyle w:val="Code"/>
        <w:rPr>
          <w:highlight w:val="white"/>
        </w:rPr>
      </w:pPr>
    </w:p>
    <w:p w14:paraId="4C95F7A1" w14:textId="77777777" w:rsidR="00AF5631" w:rsidRPr="00AF5631" w:rsidRDefault="00AF5631" w:rsidP="00AF5631">
      <w:pPr>
        <w:pStyle w:val="Code"/>
        <w:rPr>
          <w:highlight w:val="white"/>
        </w:rPr>
      </w:pPr>
      <w:r w:rsidRPr="00AF5631">
        <w:rPr>
          <w:highlight w:val="white"/>
        </w:rPr>
        <w:t xml:space="preserve">      if (Start.Windows) {</w:t>
      </w:r>
    </w:p>
    <w:p w14:paraId="3049AEE2" w14:textId="3DA73819" w:rsidR="00AF5631" w:rsidRPr="00AF5631" w:rsidRDefault="00AF5631" w:rsidP="00AF5631">
      <w:pPr>
        <w:pStyle w:val="Code"/>
        <w:rPr>
          <w:highlight w:val="white"/>
        </w:rPr>
      </w:pPr>
      <w:r w:rsidRPr="00AF5631">
        <w:rPr>
          <w:highlight w:val="white"/>
        </w:rPr>
        <w:t xml:space="preserve">        /* </w:t>
      </w:r>
      <w:r>
        <w:rPr>
          <w:highlight w:val="white"/>
        </w:rPr>
        <w:t xml:space="preserve">  </w:t>
      </w:r>
      <w:r w:rsidRPr="00AF5631">
        <w:rPr>
          <w:highlight w:val="white"/>
        </w:rPr>
        <w:t xml:space="preserve"> mov si, bp</w:t>
      </w:r>
    </w:p>
    <w:p w14:paraId="15C6F450" w14:textId="0A8A297F" w:rsidR="00AF5631" w:rsidRPr="00AF5631" w:rsidRDefault="00AF5631" w:rsidP="00AF5631">
      <w:pPr>
        <w:pStyle w:val="Code"/>
        <w:rPr>
          <w:highlight w:val="white"/>
        </w:rPr>
      </w:pPr>
      <w:r>
        <w:rPr>
          <w:highlight w:val="white"/>
        </w:rPr>
        <w:t xml:space="preserve">  </w:t>
      </w:r>
      <w:r w:rsidRPr="00AF5631">
        <w:rPr>
          <w:highlight w:val="white"/>
        </w:rPr>
        <w:t xml:space="preserve">            mov word [bp], $Path</w:t>
      </w:r>
    </w:p>
    <w:p w14:paraId="0C975D3C" w14:textId="0B48E066"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25E074CE" w14:textId="6420AC8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ax, 1</w:t>
      </w:r>
    </w:p>
    <w:p w14:paraId="2EEDCA8B" w14:textId="70B9B52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bx, 129</w:t>
      </w:r>
    </w:p>
    <w:p w14:paraId="738009D0" w14:textId="76BB50B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1205702B" w14:textId="27E6E69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 */</w:t>
      </w:r>
    </w:p>
    <w:p w14:paraId="75ACE1FB" w14:textId="77777777" w:rsidR="00AF5631" w:rsidRPr="00AF5631" w:rsidRDefault="00AF5631" w:rsidP="00AF5631">
      <w:pPr>
        <w:pStyle w:val="Code"/>
        <w:rPr>
          <w:highlight w:val="white"/>
        </w:rPr>
      </w:pPr>
    </w:p>
    <w:p w14:paraId="04665B84"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5D177D8" w14:textId="77777777" w:rsidR="00AF5631" w:rsidRPr="00AF5631" w:rsidRDefault="00AF5631" w:rsidP="00AF5631">
      <w:pPr>
        <w:pStyle w:val="Code"/>
        <w:rPr>
          <w:highlight w:val="white"/>
        </w:rPr>
      </w:pPr>
      <w:r w:rsidRPr="00AF5631">
        <w:rPr>
          <w:highlight w:val="white"/>
        </w:rPr>
        <w:t xml:space="preserve">                        Register.si, Register.bp);</w:t>
      </w:r>
    </w:p>
    <w:p w14:paraId="2FEF8FB5"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1468DE5C" w14:textId="77777777" w:rsidR="00AF5631" w:rsidRPr="00AF5631" w:rsidRDefault="00AF5631" w:rsidP="00AF5631">
      <w:pPr>
        <w:pStyle w:val="Code"/>
        <w:rPr>
          <w:highlight w:val="white"/>
        </w:rPr>
      </w:pPr>
      <w:r w:rsidRPr="00AF5631">
        <w:rPr>
          <w:highlight w:val="white"/>
        </w:rPr>
        <w:t xml:space="preserve">                        Register.bp, 0, AssemblyCodeGenerator.PathName);</w:t>
      </w:r>
    </w:p>
    <w:p w14:paraId="16272D77"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7807F0FD" w14:textId="77777777" w:rsidR="00AF5631" w:rsidRPr="00AF5631" w:rsidRDefault="00AF5631" w:rsidP="00AF5631">
      <w:pPr>
        <w:pStyle w:val="Code"/>
        <w:rPr>
          <w:highlight w:val="white"/>
        </w:rPr>
      </w:pPr>
      <w:r w:rsidRPr="00AF5631">
        <w:rPr>
          <w:highlight w:val="white"/>
        </w:rPr>
        <w:lastRenderedPageBreak/>
        <w:t xml:space="preserve">                        Register.bp, (BigInteger) 2);</w:t>
      </w:r>
    </w:p>
    <w:p w14:paraId="63B5140B"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34CEC6D5" w14:textId="77777777" w:rsidR="00AF5631" w:rsidRPr="00AF5631" w:rsidRDefault="00AF5631" w:rsidP="00AF5631">
      <w:pPr>
        <w:pStyle w:val="Code"/>
        <w:rPr>
          <w:highlight w:val="white"/>
        </w:rPr>
      </w:pPr>
      <w:r w:rsidRPr="00AF5631">
        <w:rPr>
          <w:highlight w:val="white"/>
        </w:rPr>
        <w:t xml:space="preserve">                        Register.ax, BigInteger.One);</w:t>
      </w:r>
    </w:p>
    <w:p w14:paraId="7BAEB53D"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786BD985" w14:textId="77777777" w:rsidR="00AF5631" w:rsidRPr="00AF5631" w:rsidRDefault="00AF5631" w:rsidP="00AF5631">
      <w:pPr>
        <w:pStyle w:val="Code"/>
        <w:rPr>
          <w:highlight w:val="white"/>
        </w:rPr>
      </w:pPr>
      <w:r w:rsidRPr="00AF5631">
        <w:rPr>
          <w:highlight w:val="white"/>
        </w:rPr>
        <w:t xml:space="preserve">                        Register.bx, (BigInteger) 129);</w:t>
      </w:r>
    </w:p>
    <w:p w14:paraId="5C84C6F7"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CD1D11D" w14:textId="77777777" w:rsidR="00AF5631" w:rsidRPr="00AF5631" w:rsidRDefault="00AF5631" w:rsidP="00AF5631">
      <w:pPr>
        <w:pStyle w:val="Code"/>
        <w:rPr>
          <w:highlight w:val="white"/>
        </w:rPr>
      </w:pPr>
      <w:r w:rsidRPr="00AF5631">
        <w:rPr>
          <w:highlight w:val="white"/>
        </w:rPr>
        <w:t xml:space="preserve">                        Register.bx, 0, (BigInteger) 13);</w:t>
      </w:r>
    </w:p>
    <w:p w14:paraId="4850282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4620C86A" w14:textId="77777777" w:rsidR="00AF5631" w:rsidRPr="00AF5631" w:rsidRDefault="00AF5631" w:rsidP="00AF5631">
      <w:pPr>
        <w:pStyle w:val="Code"/>
        <w:rPr>
          <w:highlight w:val="white"/>
        </w:rPr>
      </w:pPr>
      <w:r w:rsidRPr="00AF5631">
        <w:rPr>
          <w:highlight w:val="white"/>
        </w:rPr>
        <w:t xml:space="preserve">                        null, assemblyCodeList.Count + 17);</w:t>
      </w:r>
    </w:p>
    <w:p w14:paraId="72B57474" w14:textId="77777777" w:rsidR="00AF5631" w:rsidRPr="00AF5631" w:rsidRDefault="00AF5631" w:rsidP="00AF5631">
      <w:pPr>
        <w:pStyle w:val="Code"/>
        <w:rPr>
          <w:highlight w:val="white"/>
        </w:rPr>
      </w:pPr>
    </w:p>
    <w:p w14:paraId="36418033" w14:textId="77777777" w:rsidR="00AF5631" w:rsidRPr="00AF5631" w:rsidRDefault="00AF5631" w:rsidP="00AF5631">
      <w:pPr>
        <w:pStyle w:val="Code"/>
        <w:rPr>
          <w:highlight w:val="white"/>
        </w:rPr>
      </w:pPr>
      <w:r w:rsidRPr="00AF5631">
        <w:rPr>
          <w:highlight w:val="white"/>
        </w:rPr>
        <w:t xml:space="preserve">        /* SpaceLoop:</w:t>
      </w:r>
    </w:p>
    <w:p w14:paraId="09DFFA53" w14:textId="2FF7DCCA" w:rsidR="00AF5631" w:rsidRPr="00AF5631" w:rsidRDefault="00AF5631" w:rsidP="00AF5631">
      <w:pPr>
        <w:pStyle w:val="Code"/>
        <w:rPr>
          <w:highlight w:val="white"/>
        </w:rPr>
      </w:pPr>
      <w:r>
        <w:rPr>
          <w:highlight w:val="white"/>
        </w:rPr>
        <w:t xml:space="preserve">  </w:t>
      </w:r>
      <w:r w:rsidRPr="00AF5631">
        <w:rPr>
          <w:highlight w:val="white"/>
        </w:rPr>
        <w:t xml:space="preserve">           cmp byte [bx], 32</w:t>
      </w:r>
    </w:p>
    <w:p w14:paraId="7092F4CD" w14:textId="2C4A30E8"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jne WordStart</w:t>
      </w:r>
    </w:p>
    <w:p w14:paraId="50C65495" w14:textId="64685C2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63A7B88F" w14:textId="2743603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34603D63" w14:textId="77777777" w:rsidR="00AF5631" w:rsidRPr="00AF5631" w:rsidRDefault="00AF5631" w:rsidP="00AF5631">
      <w:pPr>
        <w:pStyle w:val="Code"/>
        <w:rPr>
          <w:highlight w:val="white"/>
        </w:rPr>
      </w:pPr>
    </w:p>
    <w:p w14:paraId="6B1FC6F8"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3D21074A" w14:textId="77777777" w:rsidR="00AF5631" w:rsidRPr="00AF5631" w:rsidRDefault="00AF5631" w:rsidP="00AF5631">
      <w:pPr>
        <w:pStyle w:val="Code"/>
        <w:rPr>
          <w:highlight w:val="white"/>
        </w:rPr>
      </w:pPr>
      <w:r w:rsidRPr="00AF5631">
        <w:rPr>
          <w:highlight w:val="white"/>
        </w:rPr>
        <w:t xml:space="preserve">                        Register.bx, 0, (BigInteger) 32);</w:t>
      </w:r>
    </w:p>
    <w:p w14:paraId="37216AA4" w14:textId="77777777" w:rsidR="00AF5631" w:rsidRPr="00AF5631" w:rsidRDefault="00AF5631" w:rsidP="00AF5631">
      <w:pPr>
        <w:pStyle w:val="Code"/>
        <w:rPr>
          <w:highlight w:val="white"/>
        </w:rPr>
      </w:pPr>
      <w:r w:rsidRPr="00AF5631">
        <w:rPr>
          <w:highlight w:val="white"/>
        </w:rPr>
        <w:t xml:space="preserve">        AddAssemblyCode(assemblyCodeList, AssemblyOperator.jne,</w:t>
      </w:r>
    </w:p>
    <w:p w14:paraId="1804D75E" w14:textId="77777777" w:rsidR="00AF5631" w:rsidRPr="00AF5631" w:rsidRDefault="00AF5631" w:rsidP="00AF5631">
      <w:pPr>
        <w:pStyle w:val="Code"/>
        <w:rPr>
          <w:highlight w:val="white"/>
        </w:rPr>
      </w:pPr>
      <w:r w:rsidRPr="00AF5631">
        <w:rPr>
          <w:highlight w:val="white"/>
        </w:rPr>
        <w:t xml:space="preserve">                        null, assemblyCodeList.Count + 3);</w:t>
      </w:r>
    </w:p>
    <w:p w14:paraId="0CC6F70F"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4800BFFC"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FD1EF9A" w14:textId="77777777" w:rsidR="00AF5631" w:rsidRPr="00AF5631" w:rsidRDefault="00AF5631" w:rsidP="00AF5631">
      <w:pPr>
        <w:pStyle w:val="Code"/>
        <w:rPr>
          <w:highlight w:val="white"/>
        </w:rPr>
      </w:pPr>
      <w:r w:rsidRPr="00AF5631">
        <w:rPr>
          <w:highlight w:val="white"/>
        </w:rPr>
        <w:t xml:space="preserve">                        null, assemblyCodeList.Count - 3);</w:t>
      </w:r>
    </w:p>
    <w:p w14:paraId="13E1C49C" w14:textId="77777777" w:rsidR="00AF5631" w:rsidRPr="00AF5631" w:rsidRDefault="00AF5631" w:rsidP="00AF5631">
      <w:pPr>
        <w:pStyle w:val="Code"/>
        <w:rPr>
          <w:highlight w:val="white"/>
        </w:rPr>
      </w:pPr>
    </w:p>
    <w:p w14:paraId="57404A18" w14:textId="77777777" w:rsidR="00AF5631" w:rsidRPr="00AF5631" w:rsidRDefault="00AF5631" w:rsidP="00AF5631">
      <w:pPr>
        <w:pStyle w:val="Code"/>
        <w:rPr>
          <w:highlight w:val="white"/>
        </w:rPr>
      </w:pPr>
      <w:r w:rsidRPr="00AF5631">
        <w:rPr>
          <w:highlight w:val="white"/>
        </w:rPr>
        <w:t xml:space="preserve">        /* WordStart:</w:t>
      </w:r>
    </w:p>
    <w:p w14:paraId="5867681D" w14:textId="291366D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ax</w:t>
      </w:r>
    </w:p>
    <w:p w14:paraId="121201DF" w14:textId="6AF25A0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bx</w:t>
      </w:r>
    </w:p>
    <w:p w14:paraId="57DE799D" w14:textId="7971186F" w:rsidR="00AF5631" w:rsidRPr="00AF5631" w:rsidRDefault="00AF5631" w:rsidP="00AF5631">
      <w:pPr>
        <w:pStyle w:val="Code"/>
        <w:rPr>
          <w:highlight w:val="white"/>
        </w:rPr>
      </w:pPr>
      <w:r>
        <w:rPr>
          <w:highlight w:val="white"/>
        </w:rPr>
        <w:t xml:space="preserve">  </w:t>
      </w:r>
      <w:r w:rsidRPr="00AF5631">
        <w:rPr>
          <w:highlight w:val="white"/>
        </w:rPr>
        <w:t xml:space="preserve">           add bp, 2 */</w:t>
      </w:r>
    </w:p>
    <w:p w14:paraId="0CEC5F52" w14:textId="77777777" w:rsidR="00AF5631" w:rsidRPr="00AF5631" w:rsidRDefault="00AF5631" w:rsidP="00AF5631">
      <w:pPr>
        <w:pStyle w:val="Code"/>
        <w:rPr>
          <w:highlight w:val="white"/>
        </w:rPr>
      </w:pPr>
    </w:p>
    <w:p w14:paraId="631173C0" w14:textId="77777777" w:rsidR="00AF5631" w:rsidRPr="00AF5631" w:rsidRDefault="00AF5631" w:rsidP="00AF5631">
      <w:pPr>
        <w:pStyle w:val="Code"/>
        <w:rPr>
          <w:highlight w:val="white"/>
        </w:rPr>
      </w:pPr>
      <w:r w:rsidRPr="00AF5631">
        <w:rPr>
          <w:highlight w:val="white"/>
        </w:rPr>
        <w:t xml:space="preserve">        AddAssemblyCode(assemblyCodeList, AssemblyOperator.inc, Register.ax);</w:t>
      </w:r>
    </w:p>
    <w:p w14:paraId="2F9277F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21116287" w14:textId="77777777" w:rsidR="00AF5631" w:rsidRPr="00AF5631" w:rsidRDefault="00AF5631" w:rsidP="00AF5631">
      <w:pPr>
        <w:pStyle w:val="Code"/>
        <w:rPr>
          <w:highlight w:val="white"/>
        </w:rPr>
      </w:pPr>
      <w:r w:rsidRPr="00AF5631">
        <w:rPr>
          <w:highlight w:val="white"/>
        </w:rPr>
        <w:t xml:space="preserve">                        Register.bp, 0, Register.bx);</w:t>
      </w:r>
    </w:p>
    <w:p w14:paraId="32FD8B11"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43CCE397" w14:textId="77777777" w:rsidR="00AF5631" w:rsidRPr="00AF5631" w:rsidRDefault="00AF5631" w:rsidP="00AF5631">
      <w:pPr>
        <w:pStyle w:val="Code"/>
        <w:rPr>
          <w:highlight w:val="white"/>
        </w:rPr>
      </w:pPr>
      <w:r w:rsidRPr="00AF5631">
        <w:rPr>
          <w:highlight w:val="white"/>
        </w:rPr>
        <w:t xml:space="preserve">                        Register.bp, (BigInteger) 2);</w:t>
      </w:r>
    </w:p>
    <w:p w14:paraId="2643FE96" w14:textId="77777777" w:rsidR="00AF5631" w:rsidRPr="00AF5631" w:rsidRDefault="00AF5631" w:rsidP="00AF5631">
      <w:pPr>
        <w:pStyle w:val="Code"/>
        <w:rPr>
          <w:highlight w:val="white"/>
        </w:rPr>
      </w:pPr>
    </w:p>
    <w:p w14:paraId="198A7518" w14:textId="77777777" w:rsidR="00AF5631" w:rsidRPr="00AF5631" w:rsidRDefault="00AF5631" w:rsidP="00AF5631">
      <w:pPr>
        <w:pStyle w:val="Code"/>
        <w:rPr>
          <w:highlight w:val="white"/>
        </w:rPr>
      </w:pPr>
      <w:r w:rsidRPr="00AF5631">
        <w:rPr>
          <w:highlight w:val="white"/>
        </w:rPr>
        <w:t xml:space="preserve">        /* WordLoop:</w:t>
      </w:r>
    </w:p>
    <w:p w14:paraId="6FBAE0D3" w14:textId="7044D78E"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32</w:t>
      </w:r>
    </w:p>
    <w:p w14:paraId="6F4FE6F3" w14:textId="6D6F827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WordDone</w:t>
      </w:r>
    </w:p>
    <w:p w14:paraId="675BF27C" w14:textId="3875684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4D7262C7" w14:textId="779F93E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w:t>
      </w:r>
    </w:p>
    <w:p w14:paraId="38443D11" w14:textId="077ADA70"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2CE787AC" w14:textId="44AB400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jmp WordLoop */</w:t>
      </w:r>
    </w:p>
    <w:p w14:paraId="494CAACC" w14:textId="77777777" w:rsidR="00AF5631" w:rsidRPr="00AF5631" w:rsidRDefault="00AF5631" w:rsidP="00AF5631">
      <w:pPr>
        <w:pStyle w:val="Code"/>
        <w:rPr>
          <w:highlight w:val="white"/>
        </w:rPr>
      </w:pPr>
    </w:p>
    <w:p w14:paraId="1D4141BB"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B8372CE" w14:textId="77777777" w:rsidR="00AF5631" w:rsidRPr="00AF5631" w:rsidRDefault="00AF5631" w:rsidP="00AF5631">
      <w:pPr>
        <w:pStyle w:val="Code"/>
        <w:rPr>
          <w:highlight w:val="white"/>
        </w:rPr>
      </w:pPr>
      <w:r w:rsidRPr="00AF5631">
        <w:rPr>
          <w:highlight w:val="white"/>
        </w:rPr>
        <w:t xml:space="preserve">                        Register.bx, 0, (BigInteger) 32);</w:t>
      </w:r>
    </w:p>
    <w:p w14:paraId="2CD83ACE"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7E54AEF3" w14:textId="77777777" w:rsidR="00AF5631" w:rsidRPr="00AF5631" w:rsidRDefault="00AF5631" w:rsidP="00AF5631">
      <w:pPr>
        <w:pStyle w:val="Code"/>
        <w:rPr>
          <w:highlight w:val="white"/>
        </w:rPr>
      </w:pPr>
      <w:r w:rsidRPr="00AF5631">
        <w:rPr>
          <w:highlight w:val="white"/>
        </w:rPr>
        <w:t xml:space="preserve">                        null, assemblyCodeList.Count + 5);</w:t>
      </w:r>
    </w:p>
    <w:p w14:paraId="11C89060"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56575C29" w14:textId="77777777" w:rsidR="00AF5631" w:rsidRPr="00AF5631" w:rsidRDefault="00AF5631" w:rsidP="00AF5631">
      <w:pPr>
        <w:pStyle w:val="Code"/>
        <w:rPr>
          <w:highlight w:val="white"/>
        </w:rPr>
      </w:pPr>
      <w:r w:rsidRPr="00AF5631">
        <w:rPr>
          <w:highlight w:val="white"/>
        </w:rPr>
        <w:t xml:space="preserve">                        Register.bx, 0, (BigInteger) 13);</w:t>
      </w:r>
    </w:p>
    <w:p w14:paraId="70776DF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30C21A69" w14:textId="77777777" w:rsidR="00AF5631" w:rsidRPr="00AF5631" w:rsidRDefault="00AF5631" w:rsidP="00AF5631">
      <w:pPr>
        <w:pStyle w:val="Code"/>
        <w:rPr>
          <w:highlight w:val="white"/>
        </w:rPr>
      </w:pPr>
      <w:r w:rsidRPr="00AF5631">
        <w:rPr>
          <w:highlight w:val="white"/>
        </w:rPr>
        <w:t xml:space="preserve">                        null, assemblyCodeList.Count + 6);</w:t>
      </w:r>
    </w:p>
    <w:p w14:paraId="217BEFDC"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2AAD89DD"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E8EACF0" w14:textId="77777777" w:rsidR="00AF5631" w:rsidRPr="00AF5631" w:rsidRDefault="00AF5631" w:rsidP="00AF5631">
      <w:pPr>
        <w:pStyle w:val="Code"/>
        <w:rPr>
          <w:highlight w:val="white"/>
        </w:rPr>
      </w:pPr>
      <w:r w:rsidRPr="00AF5631">
        <w:rPr>
          <w:highlight w:val="white"/>
        </w:rPr>
        <w:t xml:space="preserve">                        null, assemblyCodeList.Count - 5);</w:t>
      </w:r>
    </w:p>
    <w:p w14:paraId="228D623C" w14:textId="77777777" w:rsidR="00AF5631" w:rsidRPr="00AF5631" w:rsidRDefault="00AF5631" w:rsidP="00AF5631">
      <w:pPr>
        <w:pStyle w:val="Code"/>
        <w:rPr>
          <w:highlight w:val="white"/>
        </w:rPr>
      </w:pPr>
      <w:r w:rsidRPr="00AF5631">
        <w:rPr>
          <w:highlight w:val="white"/>
        </w:rPr>
        <w:t xml:space="preserve">    </w:t>
      </w:r>
    </w:p>
    <w:p w14:paraId="24FE529E" w14:textId="77777777" w:rsidR="00AF5631" w:rsidRPr="00AF5631" w:rsidRDefault="00AF5631" w:rsidP="00AF5631">
      <w:pPr>
        <w:pStyle w:val="Code"/>
        <w:rPr>
          <w:highlight w:val="white"/>
        </w:rPr>
      </w:pPr>
      <w:r w:rsidRPr="00AF5631">
        <w:rPr>
          <w:highlight w:val="white"/>
        </w:rPr>
        <w:t xml:space="preserve">        /* WordDone:</w:t>
      </w:r>
    </w:p>
    <w:p w14:paraId="4BB4416D" w14:textId="47EE79A2" w:rsidR="00AF5631" w:rsidRPr="00AF5631" w:rsidRDefault="00AF5631" w:rsidP="00AF5631">
      <w:pPr>
        <w:pStyle w:val="Code"/>
        <w:rPr>
          <w:highlight w:val="white"/>
        </w:rPr>
      </w:pPr>
      <w:r>
        <w:rPr>
          <w:highlight w:val="white"/>
        </w:rPr>
        <w:t xml:space="preserve">  </w:t>
      </w:r>
      <w:r w:rsidRPr="00AF5631">
        <w:rPr>
          <w:highlight w:val="white"/>
        </w:rPr>
        <w:t xml:space="preserve">           mov byte [bx], 0</w:t>
      </w:r>
    </w:p>
    <w:p w14:paraId="5D3EDE1E" w14:textId="60FF9470" w:rsidR="00AF5631" w:rsidRPr="00AF5631" w:rsidRDefault="00AF5631" w:rsidP="00AF5631">
      <w:pPr>
        <w:pStyle w:val="Code"/>
        <w:rPr>
          <w:highlight w:val="white"/>
        </w:rPr>
      </w:pPr>
      <w:r w:rsidRPr="00AF5631">
        <w:rPr>
          <w:highlight w:val="white"/>
        </w:rPr>
        <w:lastRenderedPageBreak/>
        <w:t xml:space="preserve">  </w:t>
      </w:r>
      <w:r>
        <w:rPr>
          <w:highlight w:val="white"/>
        </w:rPr>
        <w:t xml:space="preserve">  </w:t>
      </w:r>
      <w:r w:rsidRPr="00AF5631">
        <w:rPr>
          <w:highlight w:val="white"/>
        </w:rPr>
        <w:t xml:space="preserve">         inc bx</w:t>
      </w:r>
    </w:p>
    <w:p w14:paraId="4FDC17D6" w14:textId="724AB96F"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498B5F02" w14:textId="77777777" w:rsidR="00AF5631" w:rsidRPr="00AF5631" w:rsidRDefault="00AF5631" w:rsidP="00AF5631">
      <w:pPr>
        <w:pStyle w:val="Code"/>
        <w:rPr>
          <w:highlight w:val="white"/>
        </w:rPr>
      </w:pPr>
    </w:p>
    <w:p w14:paraId="02C8A9A5"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720D137" w14:textId="77777777" w:rsidR="00AF5631" w:rsidRPr="00AF5631" w:rsidRDefault="00AF5631" w:rsidP="00AF5631">
      <w:pPr>
        <w:pStyle w:val="Code"/>
        <w:rPr>
          <w:highlight w:val="white"/>
        </w:rPr>
      </w:pPr>
      <w:r w:rsidRPr="00AF5631">
        <w:rPr>
          <w:highlight w:val="white"/>
        </w:rPr>
        <w:t xml:space="preserve">                        Register.bx, 0, BigInteger.Zero);</w:t>
      </w:r>
    </w:p>
    <w:p w14:paraId="7107269D"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3A613AA3"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3F1364BE" w14:textId="77777777" w:rsidR="00AF5631" w:rsidRPr="00AF5631" w:rsidRDefault="00AF5631" w:rsidP="00AF5631">
      <w:pPr>
        <w:pStyle w:val="Code"/>
        <w:rPr>
          <w:highlight w:val="white"/>
        </w:rPr>
      </w:pPr>
      <w:r w:rsidRPr="00AF5631">
        <w:rPr>
          <w:highlight w:val="white"/>
        </w:rPr>
        <w:t xml:space="preserve">                        null, assemblyCodeList.Count - 15);</w:t>
      </w:r>
    </w:p>
    <w:p w14:paraId="660CAB95" w14:textId="77777777" w:rsidR="00AF5631" w:rsidRPr="00AF5631" w:rsidRDefault="00AF5631" w:rsidP="00AF5631">
      <w:pPr>
        <w:pStyle w:val="Code"/>
        <w:rPr>
          <w:highlight w:val="white"/>
        </w:rPr>
      </w:pPr>
    </w:p>
    <w:p w14:paraId="0F1F55D0" w14:textId="77777777" w:rsidR="00AF5631" w:rsidRPr="00AF5631" w:rsidRDefault="00AF5631" w:rsidP="00AF5631">
      <w:pPr>
        <w:pStyle w:val="Code"/>
        <w:rPr>
          <w:highlight w:val="white"/>
        </w:rPr>
      </w:pPr>
      <w:r w:rsidRPr="00AF5631">
        <w:rPr>
          <w:highlight w:val="white"/>
        </w:rPr>
        <w:t xml:space="preserve">        /* ListDone:</w:t>
      </w:r>
    </w:p>
    <w:p w14:paraId="402BC881" w14:textId="22BD19BD"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byte [bx], 0</w:t>
      </w:r>
    </w:p>
    <w:p w14:paraId="6AB7E2B0" w14:textId="0B34495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0</w:t>
      </w:r>
    </w:p>
    <w:p w14:paraId="2B80745F" w14:textId="0BBE566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79FD32B4" w14:textId="19EA4480" w:rsidR="00AF5631" w:rsidRPr="00AF5631" w:rsidRDefault="00AF5631" w:rsidP="00AF5631">
      <w:pPr>
        <w:pStyle w:val="Code"/>
        <w:rPr>
          <w:highlight w:val="white"/>
        </w:rPr>
      </w:pPr>
      <w:r>
        <w:rPr>
          <w:highlight w:val="white"/>
        </w:rPr>
        <w:t xml:space="preserve">  </w:t>
      </w:r>
      <w:r w:rsidRPr="00AF5631">
        <w:rPr>
          <w:highlight w:val="white"/>
        </w:rPr>
        <w:t xml:space="preserve">           mov word [bp], 0</w:t>
      </w:r>
    </w:p>
    <w:p w14:paraId="018F2D90" w14:textId="3987328C"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+ 6], ax</w:t>
      </w:r>
    </w:p>
    <w:p w14:paraId="6CD39EB0" w14:textId="42258B4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+ 8], si */</w:t>
      </w:r>
    </w:p>
    <w:p w14:paraId="0D7BBAAE" w14:textId="77777777" w:rsidR="00AF5631" w:rsidRPr="00AF5631" w:rsidRDefault="00AF5631" w:rsidP="00AF5631">
      <w:pPr>
        <w:pStyle w:val="Code"/>
        <w:rPr>
          <w:highlight w:val="white"/>
        </w:rPr>
      </w:pPr>
    </w:p>
    <w:p w14:paraId="5EB56413"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FCD15F3" w14:textId="77777777" w:rsidR="00AF5631" w:rsidRPr="00AF5631" w:rsidRDefault="00AF5631" w:rsidP="00AF5631">
      <w:pPr>
        <w:pStyle w:val="Code"/>
        <w:rPr>
          <w:highlight w:val="white"/>
        </w:rPr>
      </w:pPr>
      <w:r w:rsidRPr="00AF5631">
        <w:rPr>
          <w:highlight w:val="white"/>
        </w:rPr>
        <w:t xml:space="preserve">                        Register.bx, 0, BigInteger.Zero);</w:t>
      </w:r>
    </w:p>
    <w:p w14:paraId="29CFFE72"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2B6115EF" w14:textId="77777777" w:rsidR="00AF5631" w:rsidRPr="00AF5631" w:rsidRDefault="00AF5631" w:rsidP="00AF5631">
      <w:pPr>
        <w:pStyle w:val="Code"/>
        <w:rPr>
          <w:highlight w:val="white"/>
        </w:rPr>
      </w:pPr>
      <w:r w:rsidRPr="00AF5631">
        <w:rPr>
          <w:highlight w:val="white"/>
        </w:rPr>
        <w:t xml:space="preserve">                        Register.bp, 0, BigInteger.Zero);</w:t>
      </w:r>
    </w:p>
    <w:p w14:paraId="46934658"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1AFE739D" w14:textId="77777777" w:rsidR="00AF5631" w:rsidRPr="00AF5631" w:rsidRDefault="00AF5631" w:rsidP="00AF5631">
      <w:pPr>
        <w:pStyle w:val="Code"/>
        <w:rPr>
          <w:highlight w:val="white"/>
        </w:rPr>
      </w:pPr>
      <w:r w:rsidRPr="00AF5631">
        <w:rPr>
          <w:highlight w:val="white"/>
        </w:rPr>
        <w:t xml:space="preserve">                        Register.bp, (BigInteger) 2);</w:t>
      </w:r>
    </w:p>
    <w:p w14:paraId="2EA6191D"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351E4786" w14:textId="77777777" w:rsidR="00AF5631" w:rsidRPr="00AF5631" w:rsidRDefault="00AF5631" w:rsidP="00AF5631">
      <w:pPr>
        <w:pStyle w:val="Code"/>
        <w:rPr>
          <w:highlight w:val="white"/>
        </w:rPr>
      </w:pPr>
      <w:r w:rsidRPr="00AF5631">
        <w:rPr>
          <w:highlight w:val="white"/>
        </w:rPr>
        <w:t xml:space="preserve">                        Register.bp, 0, BigInteger.Zero);</w:t>
      </w:r>
    </w:p>
    <w:p w14:paraId="65AABF4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2794B07" w14:textId="77777777" w:rsidR="00AF5631" w:rsidRPr="00AF5631" w:rsidRDefault="00AF5631" w:rsidP="00AF5631">
      <w:pPr>
        <w:pStyle w:val="Code"/>
        <w:rPr>
          <w:highlight w:val="white"/>
        </w:rPr>
      </w:pPr>
      <w:r w:rsidRPr="00AF5631">
        <w:rPr>
          <w:highlight w:val="white"/>
        </w:rPr>
        <w:t xml:space="preserve">                        Register.bp, 6, Register.ax);</w:t>
      </w:r>
    </w:p>
    <w:p w14:paraId="624040E1"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5605E2CF" w14:textId="77777777" w:rsidR="00AF5631" w:rsidRPr="00AF5631" w:rsidRDefault="00AF5631" w:rsidP="00AF5631">
      <w:pPr>
        <w:pStyle w:val="Code"/>
        <w:rPr>
          <w:highlight w:val="white"/>
        </w:rPr>
      </w:pPr>
      <w:r w:rsidRPr="00AF5631">
        <w:rPr>
          <w:highlight w:val="white"/>
        </w:rPr>
        <w:t xml:space="preserve">                        Register.bp, 8, Register.si);</w:t>
      </w:r>
    </w:p>
    <w:p w14:paraId="3ADB0EB1" w14:textId="77777777" w:rsidR="00AF5631" w:rsidRPr="00AF5631" w:rsidRDefault="00AF5631" w:rsidP="00AF5631">
      <w:pPr>
        <w:pStyle w:val="Code"/>
        <w:rPr>
          <w:highlight w:val="white"/>
        </w:rPr>
      </w:pPr>
    </w:p>
    <w:p w14:paraId="00CF80EF" w14:textId="77777777" w:rsidR="00AF5631" w:rsidRPr="00AF5631" w:rsidRDefault="00AF5631" w:rsidP="00AF5631">
      <w:pPr>
        <w:pStyle w:val="Code"/>
        <w:rPr>
          <w:highlight w:val="white"/>
        </w:rPr>
      </w:pPr>
      <w:r w:rsidRPr="00AF5631">
        <w:rPr>
          <w:highlight w:val="white"/>
        </w:rPr>
        <w:t xml:space="preserve">        List&lt;byte&gt; byteList = new List&lt;byte&gt;();</w:t>
      </w:r>
    </w:p>
    <w:p w14:paraId="33920221" w14:textId="77777777" w:rsidR="00AF5631" w:rsidRPr="00AF5631" w:rsidRDefault="00AF5631" w:rsidP="00AF5631">
      <w:pPr>
        <w:pStyle w:val="Code"/>
        <w:rPr>
          <w:highlight w:val="white"/>
        </w:rPr>
      </w:pPr>
      <w:r w:rsidRPr="00AF5631">
        <w:rPr>
          <w:highlight w:val="white"/>
        </w:rPr>
        <w:t xml:space="preserve">        IDictionary&lt;int, string&gt; accessMap = new Dictionary&lt;int, string&gt;();</w:t>
      </w:r>
    </w:p>
    <w:p w14:paraId="03687366" w14:textId="77777777" w:rsidR="00AF5631" w:rsidRPr="00AF5631" w:rsidRDefault="00AF5631" w:rsidP="00AF5631">
      <w:pPr>
        <w:pStyle w:val="Code"/>
        <w:rPr>
          <w:highlight w:val="white"/>
        </w:rPr>
      </w:pPr>
      <w:r w:rsidRPr="00AF5631">
        <w:rPr>
          <w:highlight w:val="white"/>
        </w:rPr>
        <w:t xml:space="preserve">        IDictionary&lt;int, string&gt; callMap = new Dictionary&lt;int, string&gt;();</w:t>
      </w:r>
    </w:p>
    <w:p w14:paraId="591FD300" w14:textId="77777777" w:rsidR="00AF5631" w:rsidRPr="00AF5631" w:rsidRDefault="00AF5631" w:rsidP="00AF5631">
      <w:pPr>
        <w:pStyle w:val="Code"/>
        <w:rPr>
          <w:highlight w:val="white"/>
        </w:rPr>
      </w:pPr>
      <w:r w:rsidRPr="00AF5631">
        <w:rPr>
          <w:highlight w:val="white"/>
        </w:rPr>
        <w:t xml:space="preserve">        ISet&lt;int&gt; returnSet = new HashSet&lt;int&gt;();</w:t>
      </w:r>
    </w:p>
    <w:p w14:paraId="34EE9F60" w14:textId="77777777" w:rsidR="00AF5631" w:rsidRPr="00AF5631" w:rsidRDefault="00AF5631" w:rsidP="00AF5631">
      <w:pPr>
        <w:pStyle w:val="Code"/>
        <w:rPr>
          <w:highlight w:val="white"/>
        </w:rPr>
      </w:pPr>
      <w:r w:rsidRPr="00AF5631">
        <w:rPr>
          <w:highlight w:val="white"/>
        </w:rPr>
        <w:t xml:space="preserve">        AssemblyCodeGenerator.</w:t>
      </w:r>
    </w:p>
    <w:p w14:paraId="4164E51D" w14:textId="77777777" w:rsidR="00AF5631" w:rsidRPr="00AF5631" w:rsidRDefault="00AF5631" w:rsidP="00AF5631">
      <w:pPr>
        <w:pStyle w:val="Code"/>
        <w:rPr>
          <w:highlight w:val="white"/>
        </w:rPr>
      </w:pPr>
      <w:r w:rsidRPr="00AF5631">
        <w:rPr>
          <w:highlight w:val="white"/>
        </w:rPr>
        <w:t xml:space="preserve">          GenerateTargetWindows(assemblyCodeList, byteList,</w:t>
      </w:r>
    </w:p>
    <w:p w14:paraId="56B66F10" w14:textId="77777777" w:rsidR="00AF5631" w:rsidRPr="00AF5631" w:rsidRDefault="00AF5631" w:rsidP="00AF5631">
      <w:pPr>
        <w:pStyle w:val="Code"/>
        <w:rPr>
          <w:highlight w:val="white"/>
        </w:rPr>
      </w:pPr>
      <w:r w:rsidRPr="00AF5631">
        <w:rPr>
          <w:highlight w:val="white"/>
        </w:rPr>
        <w:t xml:space="preserve">                                accessMap, callMap, returnSet);</w:t>
      </w:r>
    </w:p>
    <w:p w14:paraId="2FCF9760" w14:textId="77777777" w:rsidR="00AF5631" w:rsidRPr="00AF5631" w:rsidRDefault="00AF5631" w:rsidP="00AF5631">
      <w:pPr>
        <w:pStyle w:val="Code"/>
        <w:rPr>
          <w:highlight w:val="white"/>
        </w:rPr>
      </w:pPr>
      <w:r w:rsidRPr="00AF5631">
        <w:rPr>
          <w:highlight w:val="white"/>
        </w:rPr>
        <w:t xml:space="preserve">        StaticSymbol staticSymbol =</w:t>
      </w:r>
    </w:p>
    <w:p w14:paraId="49EEFA31" w14:textId="77777777" w:rsidR="00AF5631" w:rsidRPr="00AF5631" w:rsidRDefault="00AF5631" w:rsidP="00AF5631">
      <w:pPr>
        <w:pStyle w:val="Code"/>
        <w:rPr>
          <w:highlight w:val="white"/>
        </w:rPr>
      </w:pPr>
      <w:r w:rsidRPr="00AF5631">
        <w:rPr>
          <w:highlight w:val="white"/>
        </w:rPr>
        <w:t xml:space="preserve">          new StaticSymbolWindows(AssemblyCodeGenerator.ArgsName, byteList,</w:t>
      </w:r>
    </w:p>
    <w:p w14:paraId="70010C1B" w14:textId="77777777" w:rsidR="00AF5631" w:rsidRPr="00AF5631" w:rsidRDefault="00AF5631" w:rsidP="00AF5631">
      <w:pPr>
        <w:pStyle w:val="Code"/>
        <w:rPr>
          <w:highlight w:val="white"/>
        </w:rPr>
      </w:pPr>
      <w:r w:rsidRPr="00AF5631">
        <w:rPr>
          <w:highlight w:val="white"/>
        </w:rPr>
        <w:t xml:space="preserve">                                  accessMap, callMap, returnSet);</w:t>
      </w:r>
    </w:p>
    <w:p w14:paraId="733A4DA2" w14:textId="77777777" w:rsidR="00AF5631" w:rsidRPr="00AF5631" w:rsidRDefault="00AF5631" w:rsidP="00AF5631">
      <w:pPr>
        <w:pStyle w:val="Code"/>
        <w:rPr>
          <w:highlight w:val="white"/>
        </w:rPr>
      </w:pPr>
      <w:r w:rsidRPr="00AF5631">
        <w:rPr>
          <w:highlight w:val="white"/>
        </w:rPr>
        <w:t xml:space="preserve">        SymbolTable.StaticSet.Add(staticSymbol);</w:t>
      </w:r>
    </w:p>
    <w:p w14:paraId="75E8B4A9" w14:textId="47A21678" w:rsidR="00AF5631" w:rsidRPr="00AF5631" w:rsidRDefault="00AF5631" w:rsidP="00AF5631">
      <w:pPr>
        <w:pStyle w:val="Code"/>
        <w:rPr>
          <w:highlight w:val="white"/>
        </w:rPr>
      </w:pPr>
      <w:r w:rsidRPr="00AF5631">
        <w:rPr>
          <w:highlight w:val="white"/>
        </w:rPr>
        <w:t xml:space="preserve">      }</w:t>
      </w:r>
    </w:p>
    <w:p w14:paraId="77BC834B" w14:textId="5D81B585" w:rsidR="00825462" w:rsidRDefault="00825462" w:rsidP="00825462">
      <w:pPr>
        <w:pStyle w:val="Code"/>
        <w:rPr>
          <w:highlight w:val="white"/>
        </w:rPr>
      </w:pPr>
      <w:r w:rsidRPr="00CC34B1">
        <w:rPr>
          <w:highlight w:val="white"/>
        </w:rPr>
        <w:t xml:space="preserve">    }</w:t>
      </w:r>
    </w:p>
    <w:p w14:paraId="2BB5A61D" w14:textId="77777777" w:rsidR="00614EB1" w:rsidRPr="00614EB1" w:rsidRDefault="00614EB1" w:rsidP="00614EB1">
      <w:pPr>
        <w:pStyle w:val="Rubrik3"/>
        <w:numPr>
          <w:ilvl w:val="2"/>
          <w:numId w:val="158"/>
        </w:numPr>
        <w:rPr>
          <w:highlight w:val="white"/>
        </w:rPr>
      </w:pPr>
      <w:bookmarkStart w:id="460" w:name="_Toc54119982"/>
      <w:r w:rsidRPr="00614EB1">
        <w:rPr>
          <w:highlight w:val="white"/>
        </w:rPr>
        <w:t>Windows Jump Info</w:t>
      </w:r>
      <w:bookmarkEnd w:id="460"/>
    </w:p>
    <w:p w14:paraId="72B28385" w14:textId="77777777" w:rsidR="00614EB1" w:rsidRPr="008610D2" w:rsidRDefault="00614EB1" w:rsidP="00614EB1">
      <w:pPr>
        <w:rPr>
          <w:highlight w:val="white"/>
        </w:rPr>
      </w:pPr>
      <w:r>
        <w:rPr>
          <w:highlight w:val="white"/>
        </w:rPr>
        <w:t xml:space="preserve">The </w:t>
      </w:r>
      <w:r>
        <w:rPr>
          <w:rStyle w:val="KeyWord0"/>
          <w:highlight w:val="white"/>
        </w:rPr>
        <w:t>WindowsJumpInfo</w:t>
      </w:r>
      <w:r>
        <w:rPr>
          <w:highlight w:val="white"/>
        </w:rPr>
        <w:t xml:space="preserve"> method changes the jump addresses from middle code line numbers to assembly code line numbers, and then to relative byte size addresses. To begin with we need the </w:t>
      </w:r>
      <w:r w:rsidRPr="00575D74">
        <w:rPr>
          <w:rStyle w:val="KeyWord0"/>
          <w:highlight w:val="white"/>
        </w:rPr>
        <w:t>middleToAssemblyMap</w:t>
      </w:r>
      <w:r>
        <w:rPr>
          <w:highlight w:val="white"/>
        </w:rPr>
        <w:t xml:space="preserve"> map to keep track of the assembly code addresses.</w:t>
      </w:r>
    </w:p>
    <w:p w14:paraId="18034316" w14:textId="77777777" w:rsidR="009A15FB" w:rsidRPr="001A2BBA" w:rsidRDefault="009A15FB" w:rsidP="009A15FB">
      <w:pPr>
        <w:pStyle w:val="CodeHeader"/>
        <w:rPr>
          <w:highlight w:val="white"/>
        </w:rPr>
      </w:pPr>
      <w:proofErr w:type="spellStart"/>
      <w:r>
        <w:rPr>
          <w:highlight w:val="white"/>
        </w:rPr>
        <w:t>AssemblyCodeGenerator.cs</w:t>
      </w:r>
      <w:proofErr w:type="spellEnd"/>
    </w:p>
    <w:p w14:paraId="456C6F1D" w14:textId="77777777" w:rsidR="00614EB1" w:rsidRPr="00B4734E" w:rsidRDefault="00614EB1" w:rsidP="00614EB1">
      <w:pPr>
        <w:pStyle w:val="Code"/>
        <w:rPr>
          <w:highlight w:val="white"/>
        </w:rPr>
      </w:pPr>
      <w:r w:rsidRPr="00B4734E">
        <w:rPr>
          <w:highlight w:val="white"/>
        </w:rPr>
        <w:t xml:space="preserve">    private void </w:t>
      </w:r>
      <w:r>
        <w:rPr>
          <w:highlight w:val="white"/>
        </w:rPr>
        <w:t>WindowsJumpInfo</w:t>
      </w:r>
      <w:r w:rsidRPr="00B4734E">
        <w:rPr>
          <w:highlight w:val="white"/>
        </w:rPr>
        <w:t>() {</w:t>
      </w:r>
    </w:p>
    <w:p w14:paraId="6BEF97A8" w14:textId="77777777" w:rsidR="00614EB1" w:rsidRPr="00B4734E" w:rsidRDefault="00614EB1" w:rsidP="00614EB1">
      <w:pPr>
        <w:pStyle w:val="Code"/>
        <w:rPr>
          <w:highlight w:val="white"/>
        </w:rPr>
      </w:pPr>
      <w:r w:rsidRPr="00B4734E">
        <w:rPr>
          <w:highlight w:val="white"/>
        </w:rPr>
        <w:t xml:space="preserve">      IDictionary&lt;int,int&gt; middleToAssemblyMap = new Dictionary&lt;int,int&gt;();</w:t>
      </w:r>
    </w:p>
    <w:p w14:paraId="6199E5FD" w14:textId="77777777" w:rsidR="00614EB1" w:rsidRPr="00B4734E" w:rsidRDefault="00614EB1" w:rsidP="00614EB1">
      <w:pPr>
        <w:rPr>
          <w:highlight w:val="white"/>
        </w:rPr>
      </w:pPr>
      <w:r>
        <w:rPr>
          <w:highlight w:val="white"/>
        </w:rPr>
        <w:t xml:space="preserve">We iterate through the assembly code list and add the middle code line number the assembly code line number each time we encounter a new-middle-code instruction. We really need just the line numbers of </w:t>
      </w:r>
      <w:r>
        <w:rPr>
          <w:highlight w:val="white"/>
        </w:rPr>
        <w:lastRenderedPageBreak/>
        <w:t xml:space="preserve">first of the assembly line that corresponds to a middle code instruction, since all jumps are to those addresses. </w:t>
      </w:r>
    </w:p>
    <w:p w14:paraId="681912B8" w14:textId="77777777" w:rsidR="00614EB1" w:rsidRPr="00B4734E" w:rsidRDefault="00614EB1" w:rsidP="00614EB1">
      <w:pPr>
        <w:pStyle w:val="Code"/>
        <w:rPr>
          <w:highlight w:val="white"/>
        </w:rPr>
      </w:pPr>
      <w:r w:rsidRPr="00B4734E">
        <w:rPr>
          <w:highlight w:val="white"/>
        </w:rPr>
        <w:t xml:space="preserve">      for (int assemblyIndex = 0;</w:t>
      </w:r>
    </w:p>
    <w:p w14:paraId="24F007B2" w14:textId="77777777" w:rsidR="00614EB1" w:rsidRPr="00B4734E" w:rsidRDefault="00614EB1" w:rsidP="00614EB1">
      <w:pPr>
        <w:pStyle w:val="Code"/>
        <w:rPr>
          <w:highlight w:val="white"/>
        </w:rPr>
      </w:pPr>
      <w:r w:rsidRPr="00B4734E">
        <w:rPr>
          <w:highlight w:val="white"/>
        </w:rPr>
        <w:t xml:space="preserve">           assemblyIndex &lt; m_assemblyCodeList.Count; ++assemblyIndex) {</w:t>
      </w:r>
    </w:p>
    <w:p w14:paraId="2763EBE4" w14:textId="77777777" w:rsidR="00614EB1" w:rsidRPr="00B4734E" w:rsidRDefault="00614EB1" w:rsidP="00614EB1">
      <w:pPr>
        <w:pStyle w:val="Code"/>
        <w:rPr>
          <w:highlight w:val="white"/>
        </w:rPr>
      </w:pPr>
      <w:r w:rsidRPr="00B4734E">
        <w:rPr>
          <w:highlight w:val="white"/>
        </w:rPr>
        <w:t xml:space="preserve">        AssemblyCode assemblyCode = m_assemblyCodeList[assemblyIndex];</w:t>
      </w:r>
    </w:p>
    <w:p w14:paraId="3F5D5475" w14:textId="77777777" w:rsidR="00614EB1" w:rsidRPr="00B4734E" w:rsidRDefault="00614EB1" w:rsidP="00614EB1">
      <w:pPr>
        <w:pStyle w:val="Code"/>
        <w:rPr>
          <w:highlight w:val="white"/>
        </w:rPr>
      </w:pPr>
    </w:p>
    <w:p w14:paraId="7A7DE30B" w14:textId="77777777" w:rsidR="00614EB1" w:rsidRPr="00B4734E" w:rsidRDefault="00614EB1" w:rsidP="00614EB1">
      <w:pPr>
        <w:pStyle w:val="Code"/>
        <w:rPr>
          <w:highlight w:val="white"/>
        </w:rPr>
      </w:pPr>
      <w:r w:rsidRPr="00B4734E">
        <w:rPr>
          <w:highlight w:val="white"/>
        </w:rPr>
        <w:t xml:space="preserve">        if (assemblyCode.Operator == AssemblyOperator.new_middle_code) {</w:t>
      </w:r>
    </w:p>
    <w:p w14:paraId="4A7C1555" w14:textId="77777777" w:rsidR="00614EB1" w:rsidRPr="00B4734E" w:rsidRDefault="00614EB1" w:rsidP="00614EB1">
      <w:pPr>
        <w:pStyle w:val="Code"/>
        <w:rPr>
          <w:highlight w:val="white"/>
        </w:rPr>
      </w:pPr>
      <w:r w:rsidRPr="00B4734E">
        <w:rPr>
          <w:highlight w:val="white"/>
        </w:rPr>
        <w:t xml:space="preserve">          int middleIndex = (int) assemblyCode[0];</w:t>
      </w:r>
    </w:p>
    <w:p w14:paraId="154B2CEE" w14:textId="77777777" w:rsidR="00614EB1" w:rsidRPr="00B4734E" w:rsidRDefault="00614EB1" w:rsidP="00614EB1">
      <w:pPr>
        <w:pStyle w:val="Code"/>
        <w:rPr>
          <w:highlight w:val="white"/>
        </w:rPr>
      </w:pPr>
      <w:r w:rsidRPr="00B4734E">
        <w:rPr>
          <w:highlight w:val="white"/>
        </w:rPr>
        <w:t xml:space="preserve">          middleToAssemblyMap.Add(middleIndex, assemblyIndex);</w:t>
      </w:r>
    </w:p>
    <w:p w14:paraId="00077225" w14:textId="77777777" w:rsidR="00614EB1" w:rsidRPr="00B4734E" w:rsidRDefault="00614EB1" w:rsidP="00614EB1">
      <w:pPr>
        <w:pStyle w:val="Code"/>
        <w:rPr>
          <w:highlight w:val="white"/>
        </w:rPr>
      </w:pPr>
      <w:r w:rsidRPr="00B4734E">
        <w:rPr>
          <w:highlight w:val="white"/>
        </w:rPr>
        <w:t xml:space="preserve">          assemblyCode.Operator = AssemblyOperator.empty;</w:t>
      </w:r>
    </w:p>
    <w:p w14:paraId="38B29416" w14:textId="77777777" w:rsidR="00614EB1" w:rsidRPr="00B4734E" w:rsidRDefault="00614EB1" w:rsidP="00614EB1">
      <w:pPr>
        <w:pStyle w:val="Code"/>
        <w:rPr>
          <w:highlight w:val="white"/>
        </w:rPr>
      </w:pPr>
      <w:r w:rsidRPr="00B4734E">
        <w:rPr>
          <w:highlight w:val="white"/>
        </w:rPr>
        <w:t xml:space="preserve">        }</w:t>
      </w:r>
    </w:p>
    <w:p w14:paraId="35E7F4FF" w14:textId="77777777" w:rsidR="00614EB1" w:rsidRPr="00B4734E" w:rsidRDefault="00614EB1" w:rsidP="00614EB1">
      <w:pPr>
        <w:pStyle w:val="Code"/>
        <w:rPr>
          <w:highlight w:val="white"/>
        </w:rPr>
      </w:pPr>
      <w:r w:rsidRPr="00B4734E">
        <w:rPr>
          <w:highlight w:val="white"/>
        </w:rPr>
        <w:t xml:space="preserve">      }</w:t>
      </w:r>
    </w:p>
    <w:p w14:paraId="1EAEBC6C" w14:textId="77777777" w:rsidR="00614EB1" w:rsidRPr="00B4734E" w:rsidRDefault="00614EB1" w:rsidP="00614EB1">
      <w:pPr>
        <w:rPr>
          <w:highlight w:val="white"/>
        </w:rPr>
      </w:pPr>
      <w:r>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B4734E" w:rsidRDefault="00614EB1" w:rsidP="00614EB1">
      <w:pPr>
        <w:pStyle w:val="Code"/>
        <w:rPr>
          <w:highlight w:val="white"/>
        </w:rPr>
      </w:pPr>
      <w:r w:rsidRPr="00B4734E">
        <w:rPr>
          <w:highlight w:val="white"/>
        </w:rPr>
        <w:t xml:space="preserve">      for (int line = 0; line &lt; m_assemblyCodeList.Count; ++line) {</w:t>
      </w:r>
    </w:p>
    <w:p w14:paraId="1A6C2B13" w14:textId="77777777" w:rsidR="00614EB1" w:rsidRPr="00B4734E" w:rsidRDefault="00614EB1" w:rsidP="00614EB1">
      <w:pPr>
        <w:pStyle w:val="Code"/>
        <w:rPr>
          <w:highlight w:val="white"/>
        </w:rPr>
      </w:pPr>
      <w:r w:rsidRPr="00B4734E">
        <w:rPr>
          <w:highlight w:val="white"/>
        </w:rPr>
        <w:t xml:space="preserve">        AssemblyCode assemblyCode = m_assemblyCodeList[line];</w:t>
      </w:r>
    </w:p>
    <w:p w14:paraId="42BD477A" w14:textId="77777777" w:rsidR="00614EB1" w:rsidRPr="00B4734E" w:rsidRDefault="00614EB1" w:rsidP="00614EB1">
      <w:pPr>
        <w:pStyle w:val="Code"/>
        <w:rPr>
          <w:highlight w:val="white"/>
        </w:rPr>
      </w:pPr>
    </w:p>
    <w:p w14:paraId="726BE969" w14:textId="77777777" w:rsidR="00614EB1" w:rsidRPr="00B4734E" w:rsidRDefault="00614EB1" w:rsidP="00614EB1">
      <w:pPr>
        <w:pStyle w:val="Code"/>
        <w:rPr>
          <w:highlight w:val="white"/>
        </w:rPr>
      </w:pPr>
      <w:r w:rsidRPr="00B4734E">
        <w:rPr>
          <w:highlight w:val="white"/>
        </w:rPr>
        <w:t xml:space="preserve">        if (assemblyCode.IsRelationNotRegister() ||</w:t>
      </w:r>
    </w:p>
    <w:p w14:paraId="30E65609" w14:textId="77777777" w:rsidR="00614EB1" w:rsidRPr="00B4734E" w:rsidRDefault="00614EB1" w:rsidP="00614EB1">
      <w:pPr>
        <w:pStyle w:val="Code"/>
        <w:rPr>
          <w:highlight w:val="white"/>
        </w:rPr>
      </w:pPr>
      <w:r w:rsidRPr="00B4734E">
        <w:rPr>
          <w:highlight w:val="white"/>
        </w:rPr>
        <w:t xml:space="preserve">            assemblyCode.IsJumpNotRegister()) {</w:t>
      </w:r>
    </w:p>
    <w:p w14:paraId="0F7F5889" w14:textId="77777777" w:rsidR="00614EB1" w:rsidRPr="00B4734E" w:rsidRDefault="00614EB1" w:rsidP="00614EB1">
      <w:pPr>
        <w:pStyle w:val="Code"/>
        <w:rPr>
          <w:highlight w:val="white"/>
        </w:rPr>
      </w:pPr>
      <w:r w:rsidRPr="00B4734E">
        <w:rPr>
          <w:highlight w:val="white"/>
        </w:rPr>
        <w:t xml:space="preserve">          if (!(assemblyCode[1] is int)) {</w:t>
      </w:r>
    </w:p>
    <w:p w14:paraId="23743B44" w14:textId="77777777" w:rsidR="00614EB1" w:rsidRPr="00B4734E" w:rsidRDefault="00614EB1" w:rsidP="00614EB1">
      <w:pPr>
        <w:pStyle w:val="Code"/>
        <w:rPr>
          <w:highlight w:val="white"/>
        </w:rPr>
      </w:pPr>
      <w:r w:rsidRPr="00B4734E">
        <w:rPr>
          <w:highlight w:val="white"/>
        </w:rPr>
        <w:t xml:space="preserve">            int middleTarget = (int) assemblyCode[2];</w:t>
      </w:r>
    </w:p>
    <w:p w14:paraId="3D125BB9" w14:textId="77777777" w:rsidR="00614EB1" w:rsidRPr="00B4734E" w:rsidRDefault="00614EB1" w:rsidP="00614EB1">
      <w:pPr>
        <w:pStyle w:val="Code"/>
        <w:rPr>
          <w:highlight w:val="white"/>
        </w:rPr>
      </w:pPr>
      <w:r w:rsidRPr="00B4734E">
        <w:rPr>
          <w:highlight w:val="white"/>
        </w:rPr>
        <w:t xml:space="preserve">            assemblyCode[1] = middleToAssemblyMap[middleTarget];</w:t>
      </w:r>
    </w:p>
    <w:p w14:paraId="04558EA5" w14:textId="77777777" w:rsidR="00614EB1" w:rsidRPr="00B4734E" w:rsidRDefault="00614EB1" w:rsidP="00614EB1">
      <w:pPr>
        <w:pStyle w:val="Code"/>
        <w:rPr>
          <w:highlight w:val="white"/>
        </w:rPr>
      </w:pPr>
      <w:r w:rsidRPr="00B4734E">
        <w:rPr>
          <w:highlight w:val="white"/>
        </w:rPr>
        <w:t xml:space="preserve">          }</w:t>
      </w:r>
    </w:p>
    <w:p w14:paraId="614DF986" w14:textId="77777777" w:rsidR="00614EB1" w:rsidRPr="00B4734E" w:rsidRDefault="00614EB1" w:rsidP="00614EB1">
      <w:pPr>
        <w:pStyle w:val="Code"/>
        <w:rPr>
          <w:highlight w:val="white"/>
        </w:rPr>
      </w:pPr>
      <w:r w:rsidRPr="00B4734E">
        <w:rPr>
          <w:highlight w:val="white"/>
        </w:rPr>
        <w:t xml:space="preserve">        }</w:t>
      </w:r>
    </w:p>
    <w:p w14:paraId="076A829E" w14:textId="77777777" w:rsidR="00614EB1" w:rsidRPr="00B4734E" w:rsidRDefault="00614EB1" w:rsidP="00614EB1">
      <w:pPr>
        <w:pStyle w:val="Code"/>
        <w:rPr>
          <w:highlight w:val="white"/>
        </w:rPr>
      </w:pPr>
      <w:r w:rsidRPr="00B4734E">
        <w:rPr>
          <w:highlight w:val="white"/>
        </w:rPr>
        <w:t xml:space="preserve">      }</w:t>
      </w:r>
    </w:p>
    <w:p w14:paraId="1C21A152" w14:textId="77777777" w:rsidR="00614EB1" w:rsidRDefault="00614EB1" w:rsidP="00614EB1">
      <w:pPr>
        <w:rPr>
          <w:highlight w:val="white"/>
        </w:rPr>
      </w:pPr>
      <w:r>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B4734E" w:rsidRDefault="00614EB1" w:rsidP="00614EB1">
      <w:pPr>
        <w:rPr>
          <w:highlight w:val="white"/>
        </w:rPr>
      </w:pPr>
      <w:r>
        <w:rPr>
          <w:highlight w:val="white"/>
        </w:rPr>
        <w:t xml:space="preserve">First, we need the </w:t>
      </w:r>
      <w:r w:rsidRPr="006B0E0A">
        <w:rPr>
          <w:rStyle w:val="KeyWord0"/>
          <w:highlight w:val="white"/>
        </w:rPr>
        <w:t>assemblyToByteMap</w:t>
      </w:r>
      <w:r>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w:t>
      </w:r>
      <w:proofErr w:type="gramStart"/>
      <w:r>
        <w:rPr>
          <w:highlight w:val="white"/>
        </w:rPr>
        <w:t>are</w:t>
      </w:r>
      <w:proofErr w:type="gramEnd"/>
      <w:r>
        <w:rPr>
          <w:highlight w:val="white"/>
        </w:rPr>
        <w:t xml:space="preserve"> equally large (in bytes), but that may change later on.</w:t>
      </w:r>
    </w:p>
    <w:p w14:paraId="34561959" w14:textId="77777777" w:rsidR="00614EB1" w:rsidRPr="00B4734E" w:rsidRDefault="00614EB1" w:rsidP="00614EB1">
      <w:pPr>
        <w:pStyle w:val="Code"/>
        <w:rPr>
          <w:highlight w:val="white"/>
        </w:rPr>
      </w:pPr>
      <w:r w:rsidRPr="00B4734E">
        <w:rPr>
          <w:highlight w:val="white"/>
        </w:rPr>
        <w:t xml:space="preserve">      IDictionary&lt;int,int&gt; assemblyToByteMap = new Dictionary&lt;int,int&gt;();</w:t>
      </w:r>
    </w:p>
    <w:p w14:paraId="66173369" w14:textId="77777777" w:rsidR="00614EB1" w:rsidRPr="00B4734E" w:rsidRDefault="00614EB1" w:rsidP="00614EB1">
      <w:pPr>
        <w:pStyle w:val="Code"/>
        <w:rPr>
          <w:highlight w:val="white"/>
        </w:rPr>
      </w:pPr>
    </w:p>
    <w:p w14:paraId="231C394F" w14:textId="77777777" w:rsidR="00614EB1" w:rsidRPr="00B4734E" w:rsidRDefault="00614EB1" w:rsidP="00614EB1">
      <w:pPr>
        <w:pStyle w:val="Code"/>
        <w:rPr>
          <w:highlight w:val="white"/>
        </w:rPr>
      </w:pPr>
      <w:r w:rsidRPr="00B4734E">
        <w:rPr>
          <w:highlight w:val="white"/>
        </w:rPr>
        <w:t xml:space="preserve">      { int byteSize = 0, line = 0;</w:t>
      </w:r>
    </w:p>
    <w:p w14:paraId="0CCF5056" w14:textId="77777777" w:rsidR="00614EB1" w:rsidRPr="00B4734E" w:rsidRDefault="00614EB1" w:rsidP="00614EB1">
      <w:pPr>
        <w:pStyle w:val="Code"/>
        <w:rPr>
          <w:highlight w:val="white"/>
        </w:rPr>
      </w:pPr>
      <w:r w:rsidRPr="00B4734E">
        <w:rPr>
          <w:highlight w:val="white"/>
        </w:rPr>
        <w:t xml:space="preserve">        foreach (AssemblyCode assemblyCode in m_assemblyCodeList) {</w:t>
      </w:r>
    </w:p>
    <w:p w14:paraId="0849B568" w14:textId="77777777" w:rsidR="00614EB1" w:rsidRPr="00B4734E" w:rsidRDefault="00614EB1" w:rsidP="00614EB1">
      <w:pPr>
        <w:pStyle w:val="Code"/>
        <w:rPr>
          <w:highlight w:val="white"/>
        </w:rPr>
      </w:pPr>
      <w:r w:rsidRPr="00B4734E">
        <w:rPr>
          <w:highlight w:val="white"/>
        </w:rPr>
        <w:t xml:space="preserve">          assemblyToByteMap.Add(line++, byteSize);</w:t>
      </w:r>
    </w:p>
    <w:p w14:paraId="0EC1192C" w14:textId="77777777" w:rsidR="00614EB1" w:rsidRPr="00B4734E" w:rsidRDefault="00614EB1" w:rsidP="00614EB1">
      <w:pPr>
        <w:pStyle w:val="Code"/>
        <w:rPr>
          <w:highlight w:val="white"/>
        </w:rPr>
      </w:pPr>
      <w:r w:rsidRPr="00B4734E">
        <w:rPr>
          <w:highlight w:val="white"/>
        </w:rPr>
        <w:t xml:space="preserve">  </w:t>
      </w:r>
    </w:p>
    <w:p w14:paraId="20EF5DEA" w14:textId="77777777" w:rsidR="00614EB1" w:rsidRPr="00B4734E" w:rsidRDefault="00614EB1" w:rsidP="00614EB1">
      <w:pPr>
        <w:pStyle w:val="Code"/>
        <w:rPr>
          <w:highlight w:val="white"/>
        </w:rPr>
      </w:pPr>
      <w:r w:rsidRPr="00B4734E">
        <w:rPr>
          <w:highlight w:val="white"/>
        </w:rPr>
        <w:t xml:space="preserve">          if (!(assemblyCode.IsRelationNotRegister() ||</w:t>
      </w:r>
    </w:p>
    <w:p w14:paraId="19F2A4F0" w14:textId="77777777" w:rsidR="00614EB1" w:rsidRPr="00B4734E" w:rsidRDefault="00614EB1" w:rsidP="00614EB1">
      <w:pPr>
        <w:pStyle w:val="Code"/>
        <w:rPr>
          <w:highlight w:val="white"/>
        </w:rPr>
      </w:pPr>
      <w:r w:rsidRPr="00B4734E">
        <w:rPr>
          <w:highlight w:val="white"/>
        </w:rPr>
        <w:t xml:space="preserve">                assemblyCode.IsJumpNotRegister())) {</w:t>
      </w:r>
    </w:p>
    <w:p w14:paraId="0CAE573E" w14:textId="77777777" w:rsidR="00614EB1" w:rsidRPr="00B4734E" w:rsidRDefault="00614EB1" w:rsidP="00614EB1">
      <w:pPr>
        <w:pStyle w:val="Code"/>
        <w:rPr>
          <w:highlight w:val="white"/>
        </w:rPr>
      </w:pPr>
      <w:r w:rsidRPr="00B4734E">
        <w:rPr>
          <w:highlight w:val="white"/>
        </w:rPr>
        <w:t xml:space="preserve">            byteSize += assemblyCode.ByteList().Count;</w:t>
      </w:r>
    </w:p>
    <w:p w14:paraId="1755A703" w14:textId="77777777" w:rsidR="00614EB1" w:rsidRPr="00B4734E" w:rsidRDefault="00614EB1" w:rsidP="00614EB1">
      <w:pPr>
        <w:pStyle w:val="Code"/>
        <w:rPr>
          <w:highlight w:val="white"/>
        </w:rPr>
      </w:pPr>
      <w:r w:rsidRPr="00B4734E">
        <w:rPr>
          <w:highlight w:val="white"/>
        </w:rPr>
        <w:t xml:space="preserve">          }</w:t>
      </w:r>
    </w:p>
    <w:p w14:paraId="4BF4EE7D" w14:textId="77777777" w:rsidR="00614EB1" w:rsidRPr="00B4734E" w:rsidRDefault="00614EB1" w:rsidP="00614EB1">
      <w:pPr>
        <w:pStyle w:val="Code"/>
        <w:rPr>
          <w:highlight w:val="white"/>
        </w:rPr>
      </w:pPr>
      <w:r w:rsidRPr="00B4734E">
        <w:rPr>
          <w:highlight w:val="white"/>
        </w:rPr>
        <w:t xml:space="preserve">        }</w:t>
      </w:r>
    </w:p>
    <w:p w14:paraId="0E6E076E" w14:textId="77777777" w:rsidR="00614EB1" w:rsidRPr="00B4734E" w:rsidRDefault="00614EB1" w:rsidP="00614EB1">
      <w:pPr>
        <w:pStyle w:val="Code"/>
        <w:rPr>
          <w:highlight w:val="white"/>
        </w:rPr>
      </w:pPr>
      <w:r w:rsidRPr="00B4734E">
        <w:rPr>
          <w:highlight w:val="white"/>
        </w:rPr>
        <w:t xml:space="preserve">        assemblyToByteMap.Add(m_assemblyCodeList.Count, byteSize);</w:t>
      </w:r>
    </w:p>
    <w:p w14:paraId="2E1FCE85" w14:textId="77777777" w:rsidR="00614EB1" w:rsidRPr="00B4734E" w:rsidRDefault="00614EB1" w:rsidP="00614EB1">
      <w:pPr>
        <w:pStyle w:val="Code"/>
        <w:rPr>
          <w:highlight w:val="white"/>
        </w:rPr>
      </w:pPr>
      <w:r w:rsidRPr="00B4734E">
        <w:rPr>
          <w:highlight w:val="white"/>
        </w:rPr>
        <w:t xml:space="preserve">      }</w:t>
      </w:r>
    </w:p>
    <w:p w14:paraId="154289B4" w14:textId="77777777" w:rsidR="00614EB1" w:rsidRPr="00B4734E" w:rsidRDefault="00614EB1" w:rsidP="00614EB1">
      <w:pPr>
        <w:rPr>
          <w:highlight w:val="white"/>
        </w:rPr>
      </w:pPr>
      <w:r>
        <w:rPr>
          <w:highlight w:val="white"/>
        </w:rPr>
        <w:t xml:space="preserve">When we change the assembly code targets to relative byte targets, we may have to iterate several times because short jumps (between -128 and 127, inclusive) instructions are smaller than long jumps </w:t>
      </w:r>
      <w:r>
        <w:rPr>
          <w:highlight w:val="white"/>
        </w:rPr>
        <w:lastRenderedPageBreak/>
        <w:t>instructions. At the beginning, all jumps are long jumps, but some of them may be changed to short jump during the iteration.</w:t>
      </w:r>
    </w:p>
    <w:p w14:paraId="34A97983" w14:textId="77777777" w:rsidR="00614EB1" w:rsidRPr="00B4734E" w:rsidRDefault="00614EB1" w:rsidP="00614EB1">
      <w:pPr>
        <w:pStyle w:val="Code"/>
        <w:rPr>
          <w:highlight w:val="white"/>
        </w:rPr>
      </w:pPr>
      <w:r w:rsidRPr="00B4734E">
        <w:rPr>
          <w:highlight w:val="white"/>
        </w:rPr>
        <w:t xml:space="preserve">      while (true) {</w:t>
      </w:r>
    </w:p>
    <w:p w14:paraId="64A75621" w14:textId="77777777" w:rsidR="00614EB1" w:rsidRPr="00B4734E" w:rsidRDefault="00614EB1" w:rsidP="00614EB1">
      <w:pPr>
        <w:pStyle w:val="Code"/>
        <w:rPr>
          <w:highlight w:val="white"/>
        </w:rPr>
      </w:pPr>
      <w:r w:rsidRPr="00B4734E">
        <w:rPr>
          <w:highlight w:val="white"/>
        </w:rPr>
        <w:t xml:space="preserve">        for (int line = 0; line &lt; (m_assemblyCodeList.Count - 1); ++line) {</w:t>
      </w:r>
    </w:p>
    <w:p w14:paraId="02A00B08" w14:textId="77777777" w:rsidR="00614EB1" w:rsidRPr="00B4734E" w:rsidRDefault="00614EB1" w:rsidP="00614EB1">
      <w:pPr>
        <w:pStyle w:val="Code"/>
        <w:rPr>
          <w:highlight w:val="white"/>
        </w:rPr>
      </w:pPr>
      <w:r w:rsidRPr="00B4734E">
        <w:rPr>
          <w:highlight w:val="white"/>
        </w:rPr>
        <w:t xml:space="preserve">          AssemblyCode thisCode = m_assemblyCodeList[line],</w:t>
      </w:r>
    </w:p>
    <w:p w14:paraId="50D3D99E" w14:textId="77777777" w:rsidR="00614EB1" w:rsidRPr="00B4734E" w:rsidRDefault="00614EB1" w:rsidP="00614EB1">
      <w:pPr>
        <w:pStyle w:val="Code"/>
        <w:rPr>
          <w:highlight w:val="white"/>
        </w:rPr>
      </w:pPr>
      <w:r w:rsidRPr="00B4734E">
        <w:rPr>
          <w:highlight w:val="white"/>
        </w:rPr>
        <w:t xml:space="preserve">                       nextCode = m_assemblyCodeList[line + 1];</w:t>
      </w:r>
    </w:p>
    <w:p w14:paraId="6A506694" w14:textId="77777777" w:rsidR="00614EB1" w:rsidRPr="00B4734E" w:rsidRDefault="00614EB1" w:rsidP="00614EB1">
      <w:pPr>
        <w:pStyle w:val="Code"/>
        <w:rPr>
          <w:highlight w:val="white"/>
        </w:rPr>
      </w:pPr>
    </w:p>
    <w:p w14:paraId="297C26FD" w14:textId="77777777" w:rsidR="00614EB1" w:rsidRPr="00B4734E" w:rsidRDefault="00614EB1" w:rsidP="00614EB1">
      <w:pPr>
        <w:pStyle w:val="Code"/>
        <w:rPr>
          <w:highlight w:val="white"/>
        </w:rPr>
      </w:pPr>
      <w:r w:rsidRPr="00B4734E">
        <w:rPr>
          <w:highlight w:val="white"/>
        </w:rPr>
        <w:t xml:space="preserve">          if (thisCode.IsRelationNotRegister() ||</w:t>
      </w:r>
    </w:p>
    <w:p w14:paraId="1AF08EFB" w14:textId="77777777" w:rsidR="00614EB1" w:rsidRPr="00B4734E" w:rsidRDefault="00614EB1" w:rsidP="00614EB1">
      <w:pPr>
        <w:pStyle w:val="Code"/>
        <w:rPr>
          <w:highlight w:val="white"/>
        </w:rPr>
      </w:pPr>
      <w:r w:rsidRPr="00B4734E">
        <w:rPr>
          <w:highlight w:val="white"/>
        </w:rPr>
        <w:t xml:space="preserve">              thisCode.IsJumpNotRegister()) {</w:t>
      </w:r>
    </w:p>
    <w:p w14:paraId="19A9E936" w14:textId="77777777" w:rsidR="00614EB1" w:rsidRPr="00B4734E" w:rsidRDefault="00614EB1" w:rsidP="00614EB1">
      <w:pPr>
        <w:pStyle w:val="Code"/>
        <w:rPr>
          <w:highlight w:val="white"/>
        </w:rPr>
      </w:pPr>
      <w:r w:rsidRPr="00B4734E">
        <w:rPr>
          <w:highlight w:val="white"/>
        </w:rPr>
        <w:t xml:space="preserve">            int assemblyTarget = (int) thisCode[1];</w:t>
      </w:r>
    </w:p>
    <w:p w14:paraId="26646EAC" w14:textId="77777777" w:rsidR="00614EB1" w:rsidRPr="00B4734E" w:rsidRDefault="00614EB1" w:rsidP="00614EB1">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variable 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 and </w:t>
      </w:r>
      <w:r w:rsidRPr="00C73C17">
        <w:rPr>
          <w:rStyle w:val="KeyWord0"/>
          <w:highlight w:val="white"/>
        </w:rPr>
        <w:t>byteDistance</w:t>
      </w:r>
      <w:r>
        <w:rPr>
          <w:highlight w:val="white"/>
        </w:rPr>
        <w:t xml:space="preserve"> is difference between </w:t>
      </w:r>
      <w:r w:rsidRPr="00A23741">
        <w:rPr>
          <w:rStyle w:val="KeyWord0"/>
          <w:highlight w:val="white"/>
        </w:rPr>
        <w:t>byteTarget</w:t>
      </w:r>
      <w:r>
        <w:rPr>
          <w:highlight w:val="white"/>
        </w:rPr>
        <w:t xml:space="preserve"> and </w:t>
      </w:r>
      <w:r w:rsidRPr="00A23741">
        <w:rPr>
          <w:rStyle w:val="KeyWord0"/>
          <w:highlight w:val="white"/>
        </w:rPr>
        <w:t>byteSource</w:t>
      </w:r>
      <w:r>
        <w:rPr>
          <w:highlight w:val="white"/>
        </w:rPr>
        <w:t>, which becomes the final target address.</w:t>
      </w:r>
    </w:p>
    <w:p w14:paraId="75F67CD8" w14:textId="77777777" w:rsidR="00614EB1" w:rsidRPr="00B4734E" w:rsidRDefault="00614EB1" w:rsidP="00614EB1">
      <w:pPr>
        <w:pStyle w:val="Code"/>
        <w:rPr>
          <w:highlight w:val="white"/>
        </w:rPr>
      </w:pPr>
      <w:r w:rsidRPr="00B4734E">
        <w:rPr>
          <w:highlight w:val="white"/>
        </w:rPr>
        <w:t xml:space="preserve">            int byteSource = assemblyToByteMap[line + 1],</w:t>
      </w:r>
    </w:p>
    <w:p w14:paraId="0C206BCC" w14:textId="77777777" w:rsidR="00614EB1" w:rsidRPr="00B4734E" w:rsidRDefault="00614EB1" w:rsidP="00614EB1">
      <w:pPr>
        <w:pStyle w:val="Code"/>
        <w:rPr>
          <w:highlight w:val="white"/>
        </w:rPr>
      </w:pPr>
      <w:r w:rsidRPr="00B4734E">
        <w:rPr>
          <w:highlight w:val="white"/>
        </w:rPr>
        <w:t xml:space="preserve">                byteTarget = assemblyToByteMap[assemblyTarget];</w:t>
      </w:r>
    </w:p>
    <w:p w14:paraId="52D4385E" w14:textId="77777777" w:rsidR="00614EB1" w:rsidRPr="00B4734E" w:rsidRDefault="00614EB1" w:rsidP="00614EB1">
      <w:pPr>
        <w:pStyle w:val="Code"/>
        <w:rPr>
          <w:highlight w:val="white"/>
        </w:rPr>
      </w:pPr>
      <w:r w:rsidRPr="00B4734E">
        <w:rPr>
          <w:highlight w:val="white"/>
        </w:rPr>
        <w:t xml:space="preserve">            int byteDistance = byteTarget - byteSource;</w:t>
      </w:r>
    </w:p>
    <w:p w14:paraId="32833E06" w14:textId="77777777" w:rsidR="00614EB1" w:rsidRPr="00B4734E" w:rsidRDefault="00614EB1" w:rsidP="00614EB1">
      <w:pPr>
        <w:pStyle w:val="Code"/>
        <w:rPr>
          <w:highlight w:val="white"/>
        </w:rPr>
      </w:pPr>
      <w:r w:rsidRPr="00B4734E">
        <w:rPr>
          <w:highlight w:val="white"/>
        </w:rPr>
        <w:t xml:space="preserve">            Assert.ErrorXXX(byteDistance != 0);</w:t>
      </w:r>
    </w:p>
    <w:p w14:paraId="6FEF37C8" w14:textId="77777777" w:rsidR="00614EB1" w:rsidRPr="00B4734E" w:rsidRDefault="00614EB1" w:rsidP="00614EB1">
      <w:pPr>
        <w:pStyle w:val="Code"/>
        <w:rPr>
          <w:highlight w:val="white"/>
        </w:rPr>
      </w:pPr>
      <w:r w:rsidRPr="00B4734E">
        <w:rPr>
          <w:highlight w:val="white"/>
        </w:rPr>
        <w:t xml:space="preserve">            thisCode[0] = byteDistance;</w:t>
      </w:r>
    </w:p>
    <w:p w14:paraId="473BD80F" w14:textId="77777777" w:rsidR="00614EB1" w:rsidRPr="00B4734E" w:rsidRDefault="00614EB1" w:rsidP="00614EB1">
      <w:pPr>
        <w:pStyle w:val="Code"/>
        <w:rPr>
          <w:highlight w:val="white"/>
        </w:rPr>
      </w:pPr>
      <w:r w:rsidRPr="00B4734E">
        <w:rPr>
          <w:highlight w:val="white"/>
        </w:rPr>
        <w:t xml:space="preserve">          }</w:t>
      </w:r>
    </w:p>
    <w:p w14:paraId="5DDCA092" w14:textId="77777777" w:rsidR="00614EB1" w:rsidRPr="00B4734E" w:rsidRDefault="00614EB1" w:rsidP="00614EB1">
      <w:pPr>
        <w:pStyle w:val="Code"/>
        <w:rPr>
          <w:highlight w:val="white"/>
        </w:rPr>
      </w:pPr>
      <w:r w:rsidRPr="00B4734E">
        <w:rPr>
          <w:highlight w:val="white"/>
        </w:rPr>
        <w:t xml:space="preserve">        }</w:t>
      </w:r>
    </w:p>
    <w:p w14:paraId="7408FB2B" w14:textId="77777777" w:rsidR="00614EB1" w:rsidRPr="00B4734E" w:rsidRDefault="00614EB1" w:rsidP="00614EB1">
      <w:pPr>
        <w:rPr>
          <w:highlight w:val="white"/>
        </w:rPr>
      </w:pPr>
      <w:r>
        <w:rPr>
          <w:highlight w:val="white"/>
        </w:rPr>
        <w:t xml:space="preserve">When the jump instruction has been given proper target address, we iterate through the assembly list and update the </w:t>
      </w:r>
      <w:r w:rsidRPr="00A877E5">
        <w:rPr>
          <w:rStyle w:val="KeyWord0"/>
          <w:highlight w:val="white"/>
        </w:rPr>
        <w:t>assemblyToByteMap</w:t>
      </w:r>
      <w:r>
        <w:rPr>
          <w:highlight w:val="white"/>
        </w:rPr>
        <w:t xml:space="preserve">. Some byte address may have been changed because some long jump instructions have been changed to short jump instructions. If any address has been changed, </w:t>
      </w:r>
      <w:r w:rsidRPr="00FF4510">
        <w:rPr>
          <w:rStyle w:val="KeyWord0"/>
          <w:highlight w:val="white"/>
        </w:rPr>
        <w:t>update</w:t>
      </w:r>
      <w:r>
        <w:rPr>
          <w:highlight w:val="white"/>
        </w:rPr>
        <w:t xml:space="preserve"> is set to true and the overall loop will perform another iteration.</w:t>
      </w:r>
    </w:p>
    <w:p w14:paraId="1798A3AC" w14:textId="77777777" w:rsidR="00614EB1" w:rsidRPr="00B4734E" w:rsidRDefault="00614EB1" w:rsidP="00614EB1">
      <w:pPr>
        <w:pStyle w:val="Code"/>
        <w:rPr>
          <w:highlight w:val="white"/>
        </w:rPr>
      </w:pPr>
      <w:r w:rsidRPr="00B4734E">
        <w:rPr>
          <w:highlight w:val="white"/>
        </w:rPr>
        <w:t xml:space="preserve">        bool update = false;</w:t>
      </w:r>
    </w:p>
    <w:p w14:paraId="55CBCB7C" w14:textId="77777777" w:rsidR="00614EB1" w:rsidRPr="00B4734E" w:rsidRDefault="00614EB1" w:rsidP="00614EB1">
      <w:pPr>
        <w:pStyle w:val="Code"/>
        <w:rPr>
          <w:highlight w:val="white"/>
        </w:rPr>
      </w:pPr>
      <w:r w:rsidRPr="00B4734E">
        <w:rPr>
          <w:highlight w:val="white"/>
        </w:rPr>
        <w:t xml:space="preserve">        { int byteSize = 0, line = 0;</w:t>
      </w:r>
    </w:p>
    <w:p w14:paraId="064A3143" w14:textId="77777777" w:rsidR="00614EB1" w:rsidRPr="00B4734E" w:rsidRDefault="00614EB1" w:rsidP="00614EB1">
      <w:pPr>
        <w:pStyle w:val="Code"/>
        <w:rPr>
          <w:highlight w:val="white"/>
        </w:rPr>
      </w:pPr>
      <w:r w:rsidRPr="00B4734E">
        <w:rPr>
          <w:highlight w:val="white"/>
        </w:rPr>
        <w:t xml:space="preserve">          foreach (AssemblyCode objectCode in m_assemblyCodeList) {</w:t>
      </w:r>
    </w:p>
    <w:p w14:paraId="67508951" w14:textId="77777777" w:rsidR="00614EB1" w:rsidRPr="00B4734E" w:rsidRDefault="00614EB1" w:rsidP="00614EB1">
      <w:pPr>
        <w:pStyle w:val="Code"/>
        <w:rPr>
          <w:highlight w:val="white"/>
        </w:rPr>
      </w:pPr>
      <w:r w:rsidRPr="00B4734E">
        <w:rPr>
          <w:highlight w:val="white"/>
        </w:rPr>
        <w:t xml:space="preserve">            if (assemblyToByteMap[line] != byteSize) {</w:t>
      </w:r>
    </w:p>
    <w:p w14:paraId="17B0C830" w14:textId="77777777" w:rsidR="00614EB1" w:rsidRPr="00B4734E" w:rsidRDefault="00614EB1" w:rsidP="00614EB1">
      <w:pPr>
        <w:pStyle w:val="Code"/>
        <w:rPr>
          <w:highlight w:val="white"/>
        </w:rPr>
      </w:pPr>
      <w:r w:rsidRPr="00B4734E">
        <w:rPr>
          <w:highlight w:val="white"/>
        </w:rPr>
        <w:t xml:space="preserve">              assemblyToByteMap[line] = byteSize;</w:t>
      </w:r>
    </w:p>
    <w:p w14:paraId="73FC9228" w14:textId="77777777" w:rsidR="00614EB1" w:rsidRPr="00B4734E" w:rsidRDefault="00614EB1" w:rsidP="00614EB1">
      <w:pPr>
        <w:pStyle w:val="Code"/>
        <w:rPr>
          <w:highlight w:val="white"/>
        </w:rPr>
      </w:pPr>
      <w:r w:rsidRPr="00B4734E">
        <w:rPr>
          <w:highlight w:val="white"/>
        </w:rPr>
        <w:t xml:space="preserve">              update = true;</w:t>
      </w:r>
    </w:p>
    <w:p w14:paraId="3B7FF5A1" w14:textId="77777777" w:rsidR="00614EB1" w:rsidRPr="00B4734E" w:rsidRDefault="00614EB1" w:rsidP="00614EB1">
      <w:pPr>
        <w:pStyle w:val="Code"/>
        <w:rPr>
          <w:highlight w:val="white"/>
        </w:rPr>
      </w:pPr>
      <w:r w:rsidRPr="00B4734E">
        <w:rPr>
          <w:highlight w:val="white"/>
        </w:rPr>
        <w:t xml:space="preserve">            }</w:t>
      </w:r>
    </w:p>
    <w:p w14:paraId="36FEE6F3" w14:textId="77777777" w:rsidR="00614EB1" w:rsidRPr="00B4734E" w:rsidRDefault="00614EB1" w:rsidP="00614EB1">
      <w:pPr>
        <w:pStyle w:val="Code"/>
        <w:rPr>
          <w:highlight w:val="white"/>
        </w:rPr>
      </w:pPr>
      <w:r w:rsidRPr="00B4734E">
        <w:rPr>
          <w:highlight w:val="white"/>
        </w:rPr>
        <w:t xml:space="preserve">            </w:t>
      </w:r>
    </w:p>
    <w:p w14:paraId="6BEEBA5D" w14:textId="77777777" w:rsidR="00614EB1" w:rsidRPr="00B4734E" w:rsidRDefault="00614EB1" w:rsidP="00614EB1">
      <w:pPr>
        <w:pStyle w:val="Code"/>
        <w:rPr>
          <w:highlight w:val="white"/>
        </w:rPr>
      </w:pPr>
      <w:r w:rsidRPr="00B4734E">
        <w:rPr>
          <w:highlight w:val="white"/>
        </w:rPr>
        <w:t xml:space="preserve">            byteSize += objectCode.ByteList().Count;</w:t>
      </w:r>
    </w:p>
    <w:p w14:paraId="40706391" w14:textId="77777777" w:rsidR="00614EB1" w:rsidRPr="00B4734E" w:rsidRDefault="00614EB1" w:rsidP="00614EB1">
      <w:pPr>
        <w:pStyle w:val="Code"/>
        <w:rPr>
          <w:highlight w:val="white"/>
        </w:rPr>
      </w:pPr>
      <w:r w:rsidRPr="00B4734E">
        <w:rPr>
          <w:highlight w:val="white"/>
        </w:rPr>
        <w:t xml:space="preserve">            ++line;</w:t>
      </w:r>
    </w:p>
    <w:p w14:paraId="32A88D2A" w14:textId="77777777" w:rsidR="00614EB1" w:rsidRPr="00B4734E" w:rsidRDefault="00614EB1" w:rsidP="00614EB1">
      <w:pPr>
        <w:pStyle w:val="Code"/>
        <w:rPr>
          <w:highlight w:val="white"/>
        </w:rPr>
      </w:pPr>
      <w:r w:rsidRPr="00B4734E">
        <w:rPr>
          <w:highlight w:val="white"/>
        </w:rPr>
        <w:t xml:space="preserve">          }</w:t>
      </w:r>
    </w:p>
    <w:p w14:paraId="073C55C9" w14:textId="77777777" w:rsidR="00614EB1" w:rsidRPr="00B4734E" w:rsidRDefault="00614EB1" w:rsidP="00614EB1">
      <w:pPr>
        <w:pStyle w:val="Code"/>
        <w:rPr>
          <w:highlight w:val="white"/>
        </w:rPr>
      </w:pPr>
      <w:r w:rsidRPr="00B4734E">
        <w:rPr>
          <w:highlight w:val="white"/>
        </w:rPr>
        <w:t xml:space="preserve">        }</w:t>
      </w:r>
    </w:p>
    <w:p w14:paraId="30B3A51C" w14:textId="77777777" w:rsidR="00614EB1" w:rsidRPr="00B4734E" w:rsidRDefault="00614EB1" w:rsidP="00614EB1">
      <w:pPr>
        <w:rPr>
          <w:highlight w:val="white"/>
        </w:rPr>
      </w:pPr>
      <w:r>
        <w:rPr>
          <w:highlight w:val="white"/>
        </w:rPr>
        <w:t xml:space="preserve">If nothing has been changed from the previous iteration, every assembly jump instruction holds the correct target </w:t>
      </w:r>
      <w:proofErr w:type="gramStart"/>
      <w:r>
        <w:rPr>
          <w:highlight w:val="white"/>
        </w:rPr>
        <w:t>address</w:t>
      </w:r>
      <w:proofErr w:type="gramEnd"/>
      <w:r>
        <w:rPr>
          <w:highlight w:val="white"/>
        </w:rPr>
        <w:t xml:space="preserve"> and we break the loop.</w:t>
      </w:r>
    </w:p>
    <w:p w14:paraId="76D1F9A3" w14:textId="77777777" w:rsidR="00614EB1" w:rsidRPr="00B4734E" w:rsidRDefault="00614EB1" w:rsidP="00614EB1">
      <w:pPr>
        <w:pStyle w:val="Code"/>
        <w:rPr>
          <w:highlight w:val="white"/>
        </w:rPr>
      </w:pPr>
      <w:r w:rsidRPr="00B4734E">
        <w:rPr>
          <w:highlight w:val="white"/>
        </w:rPr>
        <w:t xml:space="preserve">        if (!update) {</w:t>
      </w:r>
    </w:p>
    <w:p w14:paraId="7062D394" w14:textId="77777777" w:rsidR="00614EB1" w:rsidRPr="00B4734E" w:rsidRDefault="00614EB1" w:rsidP="00614EB1">
      <w:pPr>
        <w:pStyle w:val="Code"/>
        <w:rPr>
          <w:highlight w:val="white"/>
        </w:rPr>
      </w:pPr>
      <w:r w:rsidRPr="00B4734E">
        <w:rPr>
          <w:highlight w:val="white"/>
        </w:rPr>
        <w:t xml:space="preserve">          break;</w:t>
      </w:r>
    </w:p>
    <w:p w14:paraId="1A5BCE3A" w14:textId="77777777" w:rsidR="00614EB1" w:rsidRPr="00B4734E" w:rsidRDefault="00614EB1" w:rsidP="00614EB1">
      <w:pPr>
        <w:pStyle w:val="Code"/>
        <w:rPr>
          <w:highlight w:val="white"/>
        </w:rPr>
      </w:pPr>
      <w:r w:rsidRPr="00B4734E">
        <w:rPr>
          <w:highlight w:val="white"/>
        </w:rPr>
        <w:t xml:space="preserve">        }</w:t>
      </w:r>
    </w:p>
    <w:p w14:paraId="4F034B7B" w14:textId="77777777" w:rsidR="00614EB1" w:rsidRPr="00B4734E" w:rsidRDefault="00614EB1" w:rsidP="00614EB1">
      <w:pPr>
        <w:pStyle w:val="Code"/>
        <w:rPr>
          <w:highlight w:val="white"/>
        </w:rPr>
      </w:pPr>
      <w:r w:rsidRPr="00B4734E">
        <w:rPr>
          <w:highlight w:val="white"/>
        </w:rPr>
        <w:t xml:space="preserve">      }</w:t>
      </w:r>
    </w:p>
    <w:p w14:paraId="4C73814E" w14:textId="77777777" w:rsidR="00614EB1" w:rsidRPr="00B4734E" w:rsidRDefault="00614EB1" w:rsidP="00614EB1">
      <w:pPr>
        <w:rPr>
          <w:highlight w:val="white"/>
        </w:rPr>
      </w:pPr>
      <w:r>
        <w:rPr>
          <w:highlight w:val="white"/>
        </w:rPr>
        <w:t xml:space="preserve">Finally, we need to iterate through the assembly code list, and change the return addresses in the same way as the byte target addresses above. </w:t>
      </w:r>
    </w:p>
    <w:p w14:paraId="06345C17" w14:textId="77777777" w:rsidR="00614EB1" w:rsidRPr="00710CC3" w:rsidRDefault="00614EB1" w:rsidP="00614EB1">
      <w:pPr>
        <w:pStyle w:val="Code"/>
        <w:rPr>
          <w:highlight w:val="white"/>
        </w:rPr>
      </w:pPr>
      <w:r w:rsidRPr="00710CC3">
        <w:rPr>
          <w:highlight w:val="white"/>
        </w:rPr>
        <w:t xml:space="preserve">      for (int line = 0; line &lt; m_assemblyCodeList.Count; ++line) {        </w:t>
      </w:r>
    </w:p>
    <w:p w14:paraId="21BD8E29" w14:textId="77777777" w:rsidR="00614EB1" w:rsidRPr="00710CC3" w:rsidRDefault="00614EB1" w:rsidP="00614EB1">
      <w:pPr>
        <w:pStyle w:val="Code"/>
        <w:rPr>
          <w:highlight w:val="white"/>
        </w:rPr>
      </w:pPr>
      <w:r w:rsidRPr="00710CC3">
        <w:rPr>
          <w:highlight w:val="white"/>
        </w:rPr>
        <w:t xml:space="preserve">        AssemblyCode assemblyCode = m_assemblyCodeList[line];</w:t>
      </w:r>
    </w:p>
    <w:p w14:paraId="00039064" w14:textId="77777777" w:rsidR="00614EB1" w:rsidRPr="00710CC3" w:rsidRDefault="00614EB1" w:rsidP="00614EB1">
      <w:pPr>
        <w:pStyle w:val="Code"/>
        <w:rPr>
          <w:highlight w:val="white"/>
        </w:rPr>
      </w:pPr>
    </w:p>
    <w:p w14:paraId="23C70979" w14:textId="77777777" w:rsidR="00614EB1" w:rsidRPr="00710CC3" w:rsidRDefault="00614EB1" w:rsidP="00614EB1">
      <w:pPr>
        <w:pStyle w:val="Code"/>
        <w:rPr>
          <w:highlight w:val="white"/>
        </w:rPr>
      </w:pPr>
      <w:r w:rsidRPr="00710CC3">
        <w:rPr>
          <w:highlight w:val="white"/>
        </w:rPr>
        <w:t xml:space="preserve">        if (assemblyCode.Operator == AssemblyOperator.</w:t>
      </w:r>
      <w:r>
        <w:rPr>
          <w:highlight w:val="white"/>
        </w:rPr>
        <w:t>return_address</w:t>
      </w:r>
      <w:r w:rsidRPr="00710CC3">
        <w:rPr>
          <w:highlight w:val="white"/>
        </w:rPr>
        <w:t>) {</w:t>
      </w:r>
    </w:p>
    <w:p w14:paraId="25C322D4" w14:textId="77777777" w:rsidR="00614EB1" w:rsidRPr="00710CC3" w:rsidRDefault="00614EB1" w:rsidP="00614EB1">
      <w:pPr>
        <w:pStyle w:val="Code"/>
        <w:rPr>
          <w:highlight w:val="white"/>
        </w:rPr>
      </w:pPr>
      <w:r w:rsidRPr="00710CC3">
        <w:rPr>
          <w:highlight w:val="white"/>
        </w:rPr>
        <w:t xml:space="preserve">          int middleAddress = (int) ((BigInteger) assemblyCode[2]);</w:t>
      </w:r>
    </w:p>
    <w:p w14:paraId="4A1BE556" w14:textId="77777777" w:rsidR="00614EB1" w:rsidRPr="00710CC3" w:rsidRDefault="00614EB1" w:rsidP="00614EB1">
      <w:pPr>
        <w:pStyle w:val="Code"/>
        <w:rPr>
          <w:highlight w:val="white"/>
        </w:rPr>
      </w:pPr>
      <w:r w:rsidRPr="00710CC3">
        <w:rPr>
          <w:highlight w:val="white"/>
        </w:rPr>
        <w:lastRenderedPageBreak/>
        <w:t xml:space="preserve">          int assemblyAddress = middleToAssemblyMap[middleAddress];</w:t>
      </w:r>
    </w:p>
    <w:p w14:paraId="2B39ECEC" w14:textId="77777777" w:rsidR="00614EB1" w:rsidRPr="00710CC3" w:rsidRDefault="00614EB1" w:rsidP="00614EB1">
      <w:pPr>
        <w:pStyle w:val="Code"/>
        <w:rPr>
          <w:highlight w:val="white"/>
        </w:rPr>
      </w:pPr>
      <w:r w:rsidRPr="00710CC3">
        <w:rPr>
          <w:highlight w:val="white"/>
        </w:rPr>
        <w:t xml:space="preserve">          int byteAddress = assemblyToByteMap[assemblyAddress];</w:t>
      </w:r>
    </w:p>
    <w:p w14:paraId="6842DF44" w14:textId="77777777" w:rsidR="00614EB1" w:rsidRPr="00710CC3" w:rsidRDefault="00614EB1" w:rsidP="00614EB1">
      <w:pPr>
        <w:pStyle w:val="Code"/>
        <w:rPr>
          <w:highlight w:val="white"/>
        </w:rPr>
      </w:pPr>
      <w:r w:rsidRPr="00710CC3">
        <w:rPr>
          <w:highlight w:val="white"/>
        </w:rPr>
        <w:t xml:space="preserve">          assemblyCode[2] = (BigInteger) byteAddress;</w:t>
      </w:r>
    </w:p>
    <w:p w14:paraId="687C231F" w14:textId="77777777" w:rsidR="00614EB1" w:rsidRPr="00710CC3" w:rsidRDefault="00614EB1" w:rsidP="00614EB1">
      <w:pPr>
        <w:pStyle w:val="Code"/>
        <w:rPr>
          <w:highlight w:val="white"/>
        </w:rPr>
      </w:pPr>
      <w:r w:rsidRPr="00710CC3">
        <w:rPr>
          <w:highlight w:val="white"/>
        </w:rPr>
        <w:t xml:space="preserve">        }</w:t>
      </w:r>
    </w:p>
    <w:p w14:paraId="7D5C39EB" w14:textId="77777777" w:rsidR="00614EB1" w:rsidRPr="00710CC3" w:rsidRDefault="00614EB1" w:rsidP="00614EB1">
      <w:pPr>
        <w:pStyle w:val="Code"/>
        <w:rPr>
          <w:highlight w:val="white"/>
        </w:rPr>
      </w:pPr>
      <w:r w:rsidRPr="00710CC3">
        <w:rPr>
          <w:highlight w:val="white"/>
        </w:rPr>
        <w:t xml:space="preserve">      }</w:t>
      </w:r>
    </w:p>
    <w:p w14:paraId="5626EE85" w14:textId="77777777" w:rsidR="00614EB1" w:rsidRPr="00710CC3" w:rsidRDefault="00614EB1" w:rsidP="00614EB1">
      <w:pPr>
        <w:pStyle w:val="Code"/>
        <w:rPr>
          <w:highlight w:val="white"/>
        </w:rPr>
      </w:pPr>
      <w:r w:rsidRPr="00710CC3">
        <w:rPr>
          <w:highlight w:val="white"/>
        </w:rPr>
        <w:t xml:space="preserve">    }</w:t>
      </w:r>
    </w:p>
    <w:p w14:paraId="2E9951CA" w14:textId="77777777" w:rsidR="00614EB1" w:rsidRDefault="00614EB1" w:rsidP="00614EB1">
      <w:pPr>
        <w:pStyle w:val="Rubrik3"/>
        <w:rPr>
          <w:highlight w:val="white"/>
        </w:rPr>
      </w:pPr>
      <w:bookmarkStart w:id="461" w:name="_Toc54119983"/>
      <w:r>
        <w:rPr>
          <w:highlight w:val="white"/>
        </w:rPr>
        <w:t>Windows Byte List</w:t>
      </w:r>
      <w:bookmarkEnd w:id="461"/>
    </w:p>
    <w:p w14:paraId="4AE37452" w14:textId="683EBE19" w:rsidR="00614EB1" w:rsidRDefault="00614EB1" w:rsidP="00614EB1">
      <w:pPr>
        <w:rPr>
          <w:highlight w:val="white"/>
        </w:rPr>
      </w:pPr>
      <w:r>
        <w:rPr>
          <w:highlight w:val="white"/>
        </w:rPr>
        <w:t xml:space="preserve">The </w:t>
      </w:r>
      <w:r w:rsidRPr="009B2445">
        <w:rPr>
          <w:rStyle w:val="KeyWord0"/>
          <w:highlight w:val="white"/>
        </w:rPr>
        <w:t>WindowsByteList</w:t>
      </w:r>
      <w:r>
        <w:rPr>
          <w:highlight w:val="white"/>
        </w:rPr>
        <w:t xml:space="preserve"> method iterates through the assembly code list and generates the byte list for each instruction by calling </w:t>
      </w:r>
      <w:r w:rsidRPr="002E2390">
        <w:rPr>
          <w:rStyle w:val="KeyWord0"/>
          <w:highlight w:val="white"/>
        </w:rPr>
        <w:t>ByteList</w:t>
      </w:r>
      <w:r>
        <w:rPr>
          <w:highlight w:val="white"/>
        </w:rPr>
        <w:t xml:space="preserve"> in </w:t>
      </w:r>
      <w:r w:rsidRPr="002E2390">
        <w:rPr>
          <w:rStyle w:val="KeyWord0"/>
          <w:highlight w:val="white"/>
        </w:rPr>
        <w:t>AssemblyCode</w:t>
      </w:r>
      <w:r>
        <w:rPr>
          <w:highlight w:val="white"/>
        </w:rPr>
        <w:t xml:space="preserve">. It also adds names to the </w:t>
      </w:r>
      <w:r w:rsidRPr="002E2390">
        <w:rPr>
          <w:rStyle w:val="KeyWord0"/>
          <w:highlight w:val="white"/>
        </w:rPr>
        <w:t>accessMap</w:t>
      </w:r>
      <w:r>
        <w:rPr>
          <w:highlight w:val="white"/>
        </w:rPr>
        <w:t xml:space="preserve">, </w:t>
      </w:r>
      <w:r w:rsidRPr="002E2390">
        <w:rPr>
          <w:rStyle w:val="KeyWord0"/>
          <w:highlight w:val="white"/>
        </w:rPr>
        <w:t>callMap</w:t>
      </w:r>
      <w:r>
        <w:rPr>
          <w:highlight w:val="white"/>
        </w:rPr>
        <w:t xml:space="preserve">, and </w:t>
      </w:r>
      <w:r w:rsidRPr="002E2390">
        <w:rPr>
          <w:rStyle w:val="KeyWord0"/>
          <w:highlight w:val="white"/>
        </w:rPr>
        <w:t>returnSet</w:t>
      </w:r>
      <w:r>
        <w:rPr>
          <w:highlight w:val="white"/>
        </w:rPr>
        <w:t xml:space="preserve"> parameters.</w:t>
      </w:r>
    </w:p>
    <w:p w14:paraId="4A0FA61D" w14:textId="3DDBBBD2" w:rsidR="00614EB1" w:rsidRPr="001A2BBA" w:rsidRDefault="00614EB1" w:rsidP="00614EB1">
      <w:pPr>
        <w:pStyle w:val="CodeHeader"/>
        <w:rPr>
          <w:highlight w:val="white"/>
        </w:rPr>
      </w:pPr>
      <w:proofErr w:type="spellStart"/>
      <w:r>
        <w:rPr>
          <w:highlight w:val="white"/>
        </w:rPr>
        <w:t>AssemblyCodeGenerator.cs</w:t>
      </w:r>
      <w:proofErr w:type="spellEnd"/>
    </w:p>
    <w:p w14:paraId="12F241A3" w14:textId="77777777" w:rsidR="00614EB1" w:rsidRPr="007F292F" w:rsidRDefault="00614EB1" w:rsidP="00614EB1">
      <w:pPr>
        <w:pStyle w:val="Code"/>
        <w:rPr>
          <w:highlight w:val="white"/>
        </w:rPr>
      </w:pPr>
      <w:r w:rsidRPr="007F292F">
        <w:rPr>
          <w:highlight w:val="white"/>
        </w:rPr>
        <w:t xml:space="preserve">    private void </w:t>
      </w:r>
      <w:bookmarkStart w:id="462" w:name="_Hlk51314142"/>
      <w:r w:rsidRPr="007F292F">
        <w:rPr>
          <w:highlight w:val="white"/>
        </w:rPr>
        <w:t>WindowsByteList</w:t>
      </w:r>
      <w:bookmarkEnd w:id="462"/>
      <w:r w:rsidRPr="007F292F">
        <w:rPr>
          <w:highlight w:val="white"/>
        </w:rPr>
        <w:t>(List&lt;byte&gt; byteList,</w:t>
      </w:r>
    </w:p>
    <w:p w14:paraId="72CCC781" w14:textId="77777777" w:rsidR="00614EB1" w:rsidRPr="007F292F" w:rsidRDefault="00614EB1" w:rsidP="00614EB1">
      <w:pPr>
        <w:pStyle w:val="Code"/>
        <w:rPr>
          <w:highlight w:val="white"/>
        </w:rPr>
      </w:pPr>
      <w:r w:rsidRPr="007F292F">
        <w:rPr>
          <w:highlight w:val="white"/>
        </w:rPr>
        <w:t xml:space="preserve">                                 IDictionary&lt;int,string&gt; accessMap,</w:t>
      </w:r>
    </w:p>
    <w:p w14:paraId="350E9008" w14:textId="77777777" w:rsidR="00614EB1" w:rsidRPr="007F292F" w:rsidRDefault="00614EB1" w:rsidP="00614EB1">
      <w:pPr>
        <w:pStyle w:val="Code"/>
        <w:rPr>
          <w:highlight w:val="white"/>
        </w:rPr>
      </w:pPr>
      <w:r w:rsidRPr="007F292F">
        <w:rPr>
          <w:highlight w:val="white"/>
        </w:rPr>
        <w:t xml:space="preserve">                                 IDictionary&lt;int,string&gt; callMap,</w:t>
      </w:r>
    </w:p>
    <w:p w14:paraId="0AB8599A" w14:textId="77777777" w:rsidR="00614EB1" w:rsidRPr="007F292F" w:rsidRDefault="00614EB1" w:rsidP="00614EB1">
      <w:pPr>
        <w:pStyle w:val="Code"/>
        <w:rPr>
          <w:highlight w:val="white"/>
        </w:rPr>
      </w:pPr>
      <w:r w:rsidRPr="007F292F">
        <w:rPr>
          <w:highlight w:val="white"/>
        </w:rPr>
        <w:t xml:space="preserve">                                 ISet&lt;int&gt; returnSet) {</w:t>
      </w:r>
    </w:p>
    <w:p w14:paraId="5D52227D" w14:textId="77777777" w:rsidR="00614EB1" w:rsidRPr="007F292F" w:rsidRDefault="00614EB1" w:rsidP="00614EB1">
      <w:pPr>
        <w:pStyle w:val="Code"/>
        <w:rPr>
          <w:highlight w:val="white"/>
        </w:rPr>
      </w:pPr>
      <w:r w:rsidRPr="007F292F">
        <w:rPr>
          <w:highlight w:val="white"/>
        </w:rPr>
        <w:t xml:space="preserve">      foreach (AssemblyCode assemblyCode in m_assemblyCodeList) {</w:t>
      </w:r>
    </w:p>
    <w:p w14:paraId="3302026F" w14:textId="77777777" w:rsidR="00614EB1" w:rsidRPr="007A5FFB" w:rsidRDefault="00614EB1" w:rsidP="00614EB1">
      <w:pPr>
        <w:rPr>
          <w:highlight w:val="white"/>
        </w:rPr>
      </w:pPr>
      <w:r>
        <w:rPr>
          <w:highlight w:val="white"/>
        </w:rPr>
        <w:t>We add the byte list of the instruction to the byte list parameter.</w:t>
      </w:r>
    </w:p>
    <w:p w14:paraId="6F241AD0" w14:textId="77777777" w:rsidR="00614EB1" w:rsidRPr="007F292F" w:rsidRDefault="00614EB1" w:rsidP="00614EB1">
      <w:pPr>
        <w:pStyle w:val="Code"/>
        <w:rPr>
          <w:highlight w:val="white"/>
        </w:rPr>
      </w:pPr>
      <w:r w:rsidRPr="007F292F">
        <w:rPr>
          <w:highlight w:val="white"/>
        </w:rPr>
        <w:t xml:space="preserve">        byteList.AddRange(assemblyCode.ByteList());</w:t>
      </w:r>
    </w:p>
    <w:p w14:paraId="57258A22" w14:textId="77777777" w:rsidR="00614EB1" w:rsidRPr="007F292F" w:rsidRDefault="00614EB1" w:rsidP="00614EB1">
      <w:pPr>
        <w:rPr>
          <w:highlight w:val="white"/>
        </w:rPr>
      </w:pPr>
      <w:r>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7F292F" w:rsidRDefault="00614EB1" w:rsidP="00614EB1">
      <w:pPr>
        <w:pStyle w:val="Code"/>
        <w:rPr>
          <w:highlight w:val="white"/>
        </w:rPr>
      </w:pPr>
      <w:r w:rsidRPr="007F292F">
        <w:rPr>
          <w:highlight w:val="white"/>
        </w:rPr>
        <w:t xml:space="preserve">        if ((assemblyCode.Operator != AssemblyOperator.label) &amp;&amp;</w:t>
      </w:r>
    </w:p>
    <w:p w14:paraId="3505A048" w14:textId="77777777" w:rsidR="00614EB1" w:rsidRPr="007F292F" w:rsidRDefault="00614EB1" w:rsidP="00614EB1">
      <w:pPr>
        <w:pStyle w:val="Code"/>
        <w:rPr>
          <w:highlight w:val="white"/>
        </w:rPr>
      </w:pPr>
      <w:r w:rsidRPr="007F292F">
        <w:rPr>
          <w:highlight w:val="white"/>
        </w:rPr>
        <w:t xml:space="preserve">            (assemblyCode.Operator != AssemblyOperator.comment) &amp;&amp;</w:t>
      </w:r>
    </w:p>
    <w:p w14:paraId="33E2C532" w14:textId="77777777" w:rsidR="00614EB1" w:rsidRDefault="00614EB1" w:rsidP="00614EB1">
      <w:pPr>
        <w:pStyle w:val="Code"/>
        <w:rPr>
          <w:highlight w:val="white"/>
        </w:rPr>
      </w:pPr>
      <w:r w:rsidRPr="007F292F">
        <w:rPr>
          <w:highlight w:val="white"/>
        </w:rPr>
        <w:t xml:space="preserve">            (assemblyCode.Operator != AssemblyOperator.define_zero_sequence)){</w:t>
      </w:r>
    </w:p>
    <w:p w14:paraId="1DB3DD3E" w14:textId="77777777" w:rsidR="00614EB1" w:rsidRPr="007F292F" w:rsidRDefault="00614EB1" w:rsidP="00614EB1">
      <w:pPr>
        <w:rPr>
          <w:highlight w:val="white"/>
        </w:rPr>
      </w:pPr>
      <w:r>
        <w:rPr>
          <w:highlight w:val="white"/>
        </w:rPr>
        <w:t>If the instruction is an address definition, we add its name to the access map.</w:t>
      </w:r>
    </w:p>
    <w:p w14:paraId="183B5158" w14:textId="77777777" w:rsidR="00614EB1" w:rsidRPr="007F292F" w:rsidRDefault="00614EB1" w:rsidP="00614EB1">
      <w:pPr>
        <w:pStyle w:val="Code"/>
        <w:rPr>
          <w:highlight w:val="white"/>
        </w:rPr>
      </w:pPr>
      <w:r w:rsidRPr="007F292F">
        <w:rPr>
          <w:highlight w:val="white"/>
        </w:rPr>
        <w:t xml:space="preserve">          if (assemblyCode.Operator == AssemblyOperator.define_address) {</w:t>
      </w:r>
    </w:p>
    <w:p w14:paraId="36AC4AD3" w14:textId="77777777" w:rsidR="00614EB1" w:rsidRPr="007F292F" w:rsidRDefault="00614EB1" w:rsidP="00614EB1">
      <w:pPr>
        <w:pStyle w:val="Code"/>
        <w:rPr>
          <w:highlight w:val="white"/>
        </w:rPr>
      </w:pPr>
      <w:r w:rsidRPr="007F292F">
        <w:rPr>
          <w:highlight w:val="white"/>
        </w:rPr>
        <w:t xml:space="preserve">            string name = (string) assemblyCode[0];</w:t>
      </w:r>
    </w:p>
    <w:p w14:paraId="0ABF60CA" w14:textId="77777777" w:rsidR="00614EB1" w:rsidRPr="007F292F" w:rsidRDefault="00614EB1" w:rsidP="00614EB1">
      <w:pPr>
        <w:pStyle w:val="Code"/>
        <w:rPr>
          <w:highlight w:val="white"/>
        </w:rPr>
      </w:pPr>
      <w:r w:rsidRPr="007F292F">
        <w:rPr>
          <w:highlight w:val="white"/>
        </w:rPr>
        <w:t xml:space="preserve">            accessMap.Add(byteList.Count - TypeSize.PointerSize, name);</w:t>
      </w:r>
    </w:p>
    <w:p w14:paraId="6AF0DA94" w14:textId="77777777" w:rsidR="00614EB1" w:rsidRPr="007F292F" w:rsidRDefault="00614EB1" w:rsidP="00614EB1">
      <w:pPr>
        <w:pStyle w:val="Code"/>
        <w:rPr>
          <w:highlight w:val="white"/>
        </w:rPr>
      </w:pPr>
      <w:r w:rsidRPr="007F292F">
        <w:rPr>
          <w:highlight w:val="white"/>
        </w:rPr>
        <w:t xml:space="preserve">          }</w:t>
      </w:r>
    </w:p>
    <w:p w14:paraId="34FE5E9F" w14:textId="77777777" w:rsidR="00614EB1" w:rsidRPr="007F292F" w:rsidRDefault="00614EB1" w:rsidP="00614EB1">
      <w:pPr>
        <w:rPr>
          <w:highlight w:val="white"/>
        </w:rPr>
      </w:pPr>
      <w:r>
        <w:rPr>
          <w:highlight w:val="white"/>
        </w:rPr>
        <w:t xml:space="preserve">If the instruction is a value definition, we need to </w:t>
      </w:r>
      <w:proofErr w:type="gramStart"/>
      <w:r>
        <w:rPr>
          <w:highlight w:val="white"/>
        </w:rPr>
        <w:t>look into</w:t>
      </w:r>
      <w:proofErr w:type="gramEnd"/>
      <w:r>
        <w:rPr>
          <w:highlight w:val="white"/>
        </w:rPr>
        <w:t xml:space="preserve"> its sort. If it is a pointer or a static address, we add its name.</w:t>
      </w:r>
    </w:p>
    <w:p w14:paraId="1D80C12C" w14:textId="77777777" w:rsidR="00614EB1" w:rsidRPr="007F292F" w:rsidRDefault="00614EB1" w:rsidP="00614EB1">
      <w:pPr>
        <w:pStyle w:val="Code"/>
        <w:rPr>
          <w:highlight w:val="white"/>
        </w:rPr>
      </w:pPr>
      <w:r w:rsidRPr="007F292F">
        <w:rPr>
          <w:highlight w:val="white"/>
        </w:rPr>
        <w:t xml:space="preserve">          else if (assemblyCode.Operator == AssemblyOperator.define_value) {</w:t>
      </w:r>
    </w:p>
    <w:p w14:paraId="6F7F6C6E" w14:textId="77777777" w:rsidR="00614EB1" w:rsidRPr="007F292F" w:rsidRDefault="00614EB1" w:rsidP="00614EB1">
      <w:pPr>
        <w:pStyle w:val="Code"/>
        <w:rPr>
          <w:highlight w:val="white"/>
        </w:rPr>
      </w:pPr>
      <w:r w:rsidRPr="007F292F">
        <w:rPr>
          <w:highlight w:val="white"/>
        </w:rPr>
        <w:t xml:space="preserve">            Sort sort = (Sort) assemblyCode[0];</w:t>
      </w:r>
    </w:p>
    <w:p w14:paraId="066FA1B0" w14:textId="77777777" w:rsidR="00614EB1" w:rsidRPr="007F292F" w:rsidRDefault="00614EB1" w:rsidP="00614EB1">
      <w:pPr>
        <w:pStyle w:val="Code"/>
        <w:rPr>
          <w:highlight w:val="white"/>
        </w:rPr>
      </w:pPr>
      <w:r w:rsidRPr="007F292F">
        <w:rPr>
          <w:highlight w:val="white"/>
        </w:rPr>
        <w:t xml:space="preserve">            object value = assemblyCode[1];</w:t>
      </w:r>
    </w:p>
    <w:p w14:paraId="039A9BCE" w14:textId="77777777" w:rsidR="00614EB1" w:rsidRPr="007F292F" w:rsidRDefault="00614EB1" w:rsidP="00614EB1">
      <w:pPr>
        <w:pStyle w:val="Code"/>
        <w:rPr>
          <w:highlight w:val="white"/>
        </w:rPr>
      </w:pPr>
    </w:p>
    <w:p w14:paraId="5D57F085" w14:textId="77777777" w:rsidR="00614EB1" w:rsidRPr="007F292F" w:rsidRDefault="00614EB1" w:rsidP="00614EB1">
      <w:pPr>
        <w:pStyle w:val="Code"/>
        <w:rPr>
          <w:highlight w:val="white"/>
        </w:rPr>
      </w:pPr>
      <w:r w:rsidRPr="007F292F">
        <w:rPr>
          <w:highlight w:val="white"/>
        </w:rPr>
        <w:t xml:space="preserve">            if (sort == Sort.Pointer) {</w:t>
      </w:r>
    </w:p>
    <w:p w14:paraId="11B3117C" w14:textId="77777777" w:rsidR="00614EB1" w:rsidRPr="007F292F" w:rsidRDefault="00614EB1" w:rsidP="00614EB1">
      <w:pPr>
        <w:pStyle w:val="Code"/>
        <w:rPr>
          <w:highlight w:val="white"/>
        </w:rPr>
      </w:pPr>
      <w:r w:rsidRPr="007F292F">
        <w:rPr>
          <w:highlight w:val="white"/>
        </w:rPr>
        <w:t xml:space="preserve">              if (value is string) {</w:t>
      </w:r>
    </w:p>
    <w:p w14:paraId="1DB27C7E"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635EBB53" w14:textId="77777777" w:rsidR="00614EB1" w:rsidRPr="007F292F" w:rsidRDefault="00614EB1" w:rsidP="00614EB1">
      <w:pPr>
        <w:pStyle w:val="Code"/>
        <w:rPr>
          <w:highlight w:val="white"/>
        </w:rPr>
      </w:pPr>
      <w:r w:rsidRPr="007F292F">
        <w:rPr>
          <w:highlight w:val="white"/>
        </w:rPr>
        <w:t xml:space="preserve">                              (string) value);</w:t>
      </w:r>
    </w:p>
    <w:p w14:paraId="444538EB" w14:textId="77777777" w:rsidR="00614EB1" w:rsidRPr="007F292F" w:rsidRDefault="00614EB1" w:rsidP="00614EB1">
      <w:pPr>
        <w:pStyle w:val="Code"/>
        <w:rPr>
          <w:highlight w:val="white"/>
        </w:rPr>
      </w:pPr>
      <w:r w:rsidRPr="007F292F">
        <w:rPr>
          <w:highlight w:val="white"/>
        </w:rPr>
        <w:t xml:space="preserve">              }</w:t>
      </w:r>
    </w:p>
    <w:p w14:paraId="2EA55A13" w14:textId="77777777" w:rsidR="00614EB1" w:rsidRPr="007F292F" w:rsidRDefault="00614EB1" w:rsidP="00614EB1">
      <w:pPr>
        <w:pStyle w:val="Code"/>
        <w:rPr>
          <w:highlight w:val="white"/>
        </w:rPr>
      </w:pPr>
      <w:r w:rsidRPr="007F292F">
        <w:rPr>
          <w:highlight w:val="white"/>
        </w:rPr>
        <w:t xml:space="preserve">              else if (value is StaticAddress) {</w:t>
      </w:r>
    </w:p>
    <w:p w14:paraId="187D686A" w14:textId="77777777" w:rsidR="00614EB1" w:rsidRPr="007F292F" w:rsidRDefault="00614EB1" w:rsidP="00614EB1">
      <w:pPr>
        <w:pStyle w:val="Code"/>
        <w:rPr>
          <w:highlight w:val="white"/>
        </w:rPr>
      </w:pPr>
      <w:r w:rsidRPr="007F292F">
        <w:rPr>
          <w:highlight w:val="white"/>
        </w:rPr>
        <w:t xml:space="preserve">                StaticAddress staticAddress = (StaticAddress) value;</w:t>
      </w:r>
    </w:p>
    <w:p w14:paraId="1E1B785C"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1EE530B3" w14:textId="77777777" w:rsidR="00614EB1" w:rsidRPr="007F292F" w:rsidRDefault="00614EB1" w:rsidP="00614EB1">
      <w:pPr>
        <w:pStyle w:val="Code"/>
        <w:rPr>
          <w:highlight w:val="white"/>
        </w:rPr>
      </w:pPr>
      <w:r w:rsidRPr="007F292F">
        <w:rPr>
          <w:highlight w:val="white"/>
        </w:rPr>
        <w:t xml:space="preserve">                              staticAddress.UniqueName);</w:t>
      </w:r>
    </w:p>
    <w:p w14:paraId="5989FD3F" w14:textId="77777777" w:rsidR="00614EB1" w:rsidRPr="007F292F" w:rsidRDefault="00614EB1" w:rsidP="00614EB1">
      <w:pPr>
        <w:pStyle w:val="Code"/>
        <w:rPr>
          <w:highlight w:val="white"/>
        </w:rPr>
      </w:pPr>
      <w:r w:rsidRPr="007F292F">
        <w:rPr>
          <w:highlight w:val="white"/>
        </w:rPr>
        <w:t xml:space="preserve">              }</w:t>
      </w:r>
    </w:p>
    <w:p w14:paraId="1DC538E6" w14:textId="77777777" w:rsidR="00614EB1" w:rsidRPr="007F292F" w:rsidRDefault="00614EB1" w:rsidP="00614EB1">
      <w:pPr>
        <w:pStyle w:val="Code"/>
        <w:rPr>
          <w:highlight w:val="white"/>
        </w:rPr>
      </w:pPr>
      <w:r w:rsidRPr="007F292F">
        <w:rPr>
          <w:highlight w:val="white"/>
        </w:rPr>
        <w:t xml:space="preserve">            }</w:t>
      </w:r>
    </w:p>
    <w:p w14:paraId="32248F52" w14:textId="77777777" w:rsidR="00614EB1" w:rsidRDefault="00614EB1" w:rsidP="00614EB1">
      <w:pPr>
        <w:pStyle w:val="Code"/>
        <w:rPr>
          <w:highlight w:val="white"/>
        </w:rPr>
      </w:pPr>
      <w:r w:rsidRPr="007F292F">
        <w:rPr>
          <w:highlight w:val="white"/>
        </w:rPr>
        <w:t xml:space="preserve">          }</w:t>
      </w:r>
    </w:p>
    <w:p w14:paraId="3F9B065E" w14:textId="77777777" w:rsidR="00614EB1" w:rsidRPr="007F292F" w:rsidRDefault="00614EB1" w:rsidP="00614EB1">
      <w:pPr>
        <w:rPr>
          <w:highlight w:val="white"/>
        </w:rPr>
      </w:pPr>
      <w:r>
        <w:rPr>
          <w:highlight w:val="white"/>
        </w:rPr>
        <w:t>In case of a function call, add the name of the function to be called to the call map.</w:t>
      </w:r>
    </w:p>
    <w:p w14:paraId="39502C39" w14:textId="77777777" w:rsidR="00614EB1" w:rsidRPr="007F292F" w:rsidRDefault="00614EB1" w:rsidP="00614EB1">
      <w:pPr>
        <w:pStyle w:val="Code"/>
        <w:rPr>
          <w:highlight w:val="white"/>
        </w:rPr>
      </w:pPr>
      <w:r w:rsidRPr="007F292F">
        <w:rPr>
          <w:highlight w:val="white"/>
        </w:rPr>
        <w:lastRenderedPageBreak/>
        <w:t xml:space="preserve">          else if ((assemblyCode.Operator == AssemblyOperator.call) &amp;&amp;</w:t>
      </w:r>
    </w:p>
    <w:p w14:paraId="53BD6C02" w14:textId="77777777" w:rsidR="00614EB1" w:rsidRPr="007F292F" w:rsidRDefault="00614EB1" w:rsidP="00614EB1">
      <w:pPr>
        <w:pStyle w:val="Code"/>
        <w:rPr>
          <w:highlight w:val="white"/>
        </w:rPr>
      </w:pPr>
      <w:r w:rsidRPr="007F292F">
        <w:rPr>
          <w:highlight w:val="white"/>
        </w:rPr>
        <w:t xml:space="preserve">                   (assemblyCode[0] is string)) {</w:t>
      </w:r>
    </w:p>
    <w:p w14:paraId="24E578BF" w14:textId="77777777" w:rsidR="00614EB1" w:rsidRPr="007F292F" w:rsidRDefault="00614EB1" w:rsidP="00614EB1">
      <w:pPr>
        <w:pStyle w:val="Code"/>
        <w:rPr>
          <w:highlight w:val="white"/>
        </w:rPr>
      </w:pPr>
      <w:r w:rsidRPr="007F292F">
        <w:rPr>
          <w:highlight w:val="white"/>
        </w:rPr>
        <w:t xml:space="preserve">            string calleeName = (string) assemblyCode[0];</w:t>
      </w:r>
    </w:p>
    <w:p w14:paraId="12560012"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84D6D5D" w14:textId="77777777" w:rsidR="00614EB1" w:rsidRPr="007F292F" w:rsidRDefault="00614EB1" w:rsidP="00614EB1">
      <w:pPr>
        <w:pStyle w:val="Code"/>
        <w:rPr>
          <w:highlight w:val="white"/>
        </w:rPr>
      </w:pPr>
      <w:r w:rsidRPr="007F292F">
        <w:rPr>
          <w:highlight w:val="white"/>
        </w:rPr>
        <w:t xml:space="preserve">            callMap.Add(address, calleeName);</w:t>
      </w:r>
    </w:p>
    <w:p w14:paraId="1D692C74" w14:textId="77777777" w:rsidR="00614EB1" w:rsidRPr="007F292F" w:rsidRDefault="00614EB1" w:rsidP="00614EB1">
      <w:pPr>
        <w:pStyle w:val="Code"/>
        <w:rPr>
          <w:highlight w:val="white"/>
        </w:rPr>
      </w:pPr>
      <w:r w:rsidRPr="007F292F">
        <w:rPr>
          <w:highlight w:val="white"/>
        </w:rPr>
        <w:t xml:space="preserve">          }</w:t>
      </w:r>
    </w:p>
    <w:p w14:paraId="66DB234C" w14:textId="77777777" w:rsidR="00614EB1" w:rsidRPr="007F292F" w:rsidRDefault="00614EB1" w:rsidP="00614EB1">
      <w:pPr>
        <w:rPr>
          <w:highlight w:val="white"/>
        </w:rPr>
      </w:pPr>
      <w:r>
        <w:rPr>
          <w:highlight w:val="white"/>
        </w:rPr>
        <w:t>In case of a function return, we add the address the return set.</w:t>
      </w:r>
    </w:p>
    <w:p w14:paraId="7FE60D8C" w14:textId="77777777" w:rsidR="00614EB1" w:rsidRPr="007F292F" w:rsidRDefault="00614EB1" w:rsidP="00614EB1">
      <w:pPr>
        <w:pStyle w:val="Code"/>
        <w:rPr>
          <w:highlight w:val="white"/>
        </w:rPr>
      </w:pPr>
      <w:r w:rsidRPr="007F292F">
        <w:rPr>
          <w:highlight w:val="white"/>
        </w:rPr>
        <w:t xml:space="preserve">          else if (assemblyCode.Operator == AssemblyOperator.</w:t>
      </w:r>
      <w:r>
        <w:rPr>
          <w:highlight w:val="white"/>
        </w:rPr>
        <w:t>return_address</w:t>
      </w:r>
      <w:r w:rsidRPr="007F292F">
        <w:rPr>
          <w:highlight w:val="white"/>
        </w:rPr>
        <w:t>) {</w:t>
      </w:r>
    </w:p>
    <w:p w14:paraId="37A2A620"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75CBF39C" w14:textId="77777777" w:rsidR="00614EB1" w:rsidRPr="007F292F" w:rsidRDefault="00614EB1" w:rsidP="00614EB1">
      <w:pPr>
        <w:pStyle w:val="Code"/>
        <w:rPr>
          <w:highlight w:val="white"/>
        </w:rPr>
      </w:pPr>
      <w:r w:rsidRPr="007F292F">
        <w:rPr>
          <w:highlight w:val="white"/>
        </w:rPr>
        <w:t xml:space="preserve">            returnSet.Add(address);</w:t>
      </w:r>
    </w:p>
    <w:p w14:paraId="2C4DADA5" w14:textId="77777777" w:rsidR="00614EB1" w:rsidRPr="007F292F" w:rsidRDefault="00614EB1" w:rsidP="00614EB1">
      <w:pPr>
        <w:pStyle w:val="Code"/>
        <w:rPr>
          <w:highlight w:val="white"/>
        </w:rPr>
      </w:pPr>
      <w:r w:rsidRPr="007F292F">
        <w:rPr>
          <w:highlight w:val="white"/>
        </w:rPr>
        <w:t xml:space="preserve">          }</w:t>
      </w:r>
    </w:p>
    <w:p w14:paraId="3B0B6417" w14:textId="77777777" w:rsidR="00614EB1" w:rsidRPr="007F292F" w:rsidRDefault="00614EB1" w:rsidP="00614EB1">
      <w:pPr>
        <w:rPr>
          <w:highlight w:val="white"/>
        </w:rPr>
      </w:pPr>
      <w:r>
        <w:rPr>
          <w:highlight w:val="white"/>
        </w:rPr>
        <w:t xml:space="preserve">If the first operand is a string, we have two cases: if the third operand is a value of </w:t>
      </w:r>
      <w:r w:rsidRPr="00752694">
        <w:rPr>
          <w:rStyle w:val="KeyWord0"/>
          <w:highlight w:val="white"/>
        </w:rPr>
        <w:t>BigInteger</w:t>
      </w:r>
      <w:r>
        <w:rPr>
          <w:highlight w:val="white"/>
        </w:rPr>
        <w:t>, we need decrease the address with its size and with the size of a pointer. Otherwise, we just decrease the address with the pointer size.</w:t>
      </w:r>
    </w:p>
    <w:p w14:paraId="3F0B9555" w14:textId="77777777" w:rsidR="00614EB1" w:rsidRPr="007F292F" w:rsidRDefault="00614EB1" w:rsidP="00614EB1">
      <w:pPr>
        <w:pStyle w:val="Code"/>
        <w:rPr>
          <w:highlight w:val="white"/>
        </w:rPr>
      </w:pPr>
      <w:r w:rsidRPr="007F292F">
        <w:rPr>
          <w:highlight w:val="white"/>
        </w:rPr>
        <w:t xml:space="preserve">          else if (assemblyCode[0] is string) { // Add [g + 1], 2</w:t>
      </w:r>
    </w:p>
    <w:p w14:paraId="3A6CA297" w14:textId="77777777" w:rsidR="00614EB1" w:rsidRPr="007F292F" w:rsidRDefault="00614EB1" w:rsidP="00614EB1">
      <w:pPr>
        <w:pStyle w:val="Code"/>
        <w:rPr>
          <w:highlight w:val="white"/>
        </w:rPr>
      </w:pPr>
      <w:r w:rsidRPr="007F292F">
        <w:rPr>
          <w:highlight w:val="white"/>
        </w:rPr>
        <w:t xml:space="preserve">            if (assemblyCode[2] is BigInteger) {</w:t>
      </w:r>
    </w:p>
    <w:p w14:paraId="74A643FC" w14:textId="77777777" w:rsidR="00614EB1" w:rsidRPr="007F292F" w:rsidRDefault="00614EB1" w:rsidP="00614EB1">
      <w:pPr>
        <w:pStyle w:val="Code"/>
        <w:rPr>
          <w:highlight w:val="white"/>
        </w:rPr>
      </w:pPr>
      <w:r w:rsidRPr="007F292F">
        <w:rPr>
          <w:highlight w:val="white"/>
        </w:rPr>
        <w:t xml:space="preserve">              </w:t>
      </w:r>
      <w:r>
        <w:rPr>
          <w:highlight w:val="white"/>
        </w:rPr>
        <w:t xml:space="preserve">int </w:t>
      </w:r>
      <w:r w:rsidRPr="007F292F">
        <w:rPr>
          <w:highlight w:val="white"/>
        </w:rPr>
        <w:t>size</w:t>
      </w:r>
      <w:r>
        <w:rPr>
          <w:highlight w:val="white"/>
        </w:rPr>
        <w:t xml:space="preserve"> </w:t>
      </w:r>
      <w:r w:rsidRPr="007F292F">
        <w:rPr>
          <w:highlight w:val="white"/>
        </w:rPr>
        <w:t>=</w:t>
      </w:r>
      <w:r>
        <w:rPr>
          <w:highlight w:val="white"/>
        </w:rPr>
        <w:t xml:space="preserve"> </w:t>
      </w:r>
      <w:r w:rsidRPr="007F292F">
        <w:rPr>
          <w:highlight w:val="white"/>
        </w:rPr>
        <w:t>AssemblyCode.SizeOfValue((BigInteger)assemblyCode[2],</w:t>
      </w:r>
    </w:p>
    <w:p w14:paraId="298AFF2D" w14:textId="77777777" w:rsidR="00614EB1" w:rsidRPr="007F292F" w:rsidRDefault="00614EB1" w:rsidP="00614EB1">
      <w:pPr>
        <w:pStyle w:val="Code"/>
        <w:rPr>
          <w:highlight w:val="white"/>
        </w:rPr>
      </w:pPr>
      <w:r>
        <w:rPr>
          <w:highlight w:val="white"/>
        </w:rPr>
        <w:t xml:space="preserve"> </w:t>
      </w:r>
      <w:r w:rsidRPr="007F292F">
        <w:rPr>
          <w:highlight w:val="white"/>
        </w:rPr>
        <w:t xml:space="preserve">                        </w:t>
      </w:r>
      <w:r>
        <w:rPr>
          <w:highlight w:val="white"/>
        </w:rPr>
        <w:t xml:space="preserve">  </w:t>
      </w:r>
      <w:r w:rsidRPr="007F292F">
        <w:rPr>
          <w:highlight w:val="white"/>
        </w:rPr>
        <w:t xml:space="preserve">                       assemblyCode.Operator);</w:t>
      </w:r>
    </w:p>
    <w:p w14:paraId="546C3916"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TypeSize.PointerSize - size;</w:t>
      </w:r>
    </w:p>
    <w:p w14:paraId="56D6F5BB"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0F9DE0A0" w14:textId="77777777" w:rsidR="00614EB1" w:rsidRDefault="00614EB1" w:rsidP="00614EB1">
      <w:pPr>
        <w:pStyle w:val="Code"/>
        <w:rPr>
          <w:highlight w:val="white"/>
        </w:rPr>
      </w:pPr>
      <w:r w:rsidRPr="007F292F">
        <w:rPr>
          <w:highlight w:val="white"/>
        </w:rPr>
        <w:t xml:space="preserve">            }</w:t>
      </w:r>
    </w:p>
    <w:p w14:paraId="36BF1DDC" w14:textId="77777777" w:rsidR="00614EB1" w:rsidRPr="007F292F" w:rsidRDefault="00614EB1" w:rsidP="00614EB1">
      <w:pPr>
        <w:pStyle w:val="Code"/>
        <w:rPr>
          <w:highlight w:val="white"/>
        </w:rPr>
      </w:pPr>
      <w:r>
        <w:rPr>
          <w:highlight w:val="white"/>
        </w:rPr>
        <w:t xml:space="preserve">            else {</w:t>
      </w:r>
    </w:p>
    <w:p w14:paraId="5CE9628D"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w:t>
      </w:r>
      <w:r>
        <w:rPr>
          <w:highlight w:val="white"/>
        </w:rPr>
        <w:t>e</w:t>
      </w:r>
      <w:r w:rsidRPr="007F292F">
        <w:rPr>
          <w:highlight w:val="white"/>
        </w:rPr>
        <w:t>;</w:t>
      </w:r>
    </w:p>
    <w:p w14:paraId="0076AF11"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6426CB9B" w14:textId="77777777" w:rsidR="00614EB1" w:rsidRPr="007F292F" w:rsidRDefault="00614EB1" w:rsidP="00614EB1">
      <w:pPr>
        <w:pStyle w:val="Code"/>
        <w:rPr>
          <w:highlight w:val="white"/>
        </w:rPr>
      </w:pPr>
      <w:r>
        <w:rPr>
          <w:highlight w:val="white"/>
        </w:rPr>
        <w:t xml:space="preserve">            }</w:t>
      </w:r>
    </w:p>
    <w:p w14:paraId="3F5DEE7F" w14:textId="77777777" w:rsidR="00614EB1" w:rsidRDefault="00614EB1" w:rsidP="00614EB1">
      <w:pPr>
        <w:pStyle w:val="Code"/>
        <w:rPr>
          <w:highlight w:val="white"/>
        </w:rPr>
      </w:pPr>
      <w:r w:rsidRPr="007F292F">
        <w:rPr>
          <w:highlight w:val="white"/>
        </w:rPr>
        <w:t xml:space="preserve">          }</w:t>
      </w:r>
    </w:p>
    <w:p w14:paraId="119366BD" w14:textId="77777777" w:rsidR="00614EB1" w:rsidRPr="007F292F" w:rsidRDefault="00614EB1" w:rsidP="00614EB1">
      <w:pPr>
        <w:rPr>
          <w:highlight w:val="white"/>
        </w:rPr>
      </w:pPr>
      <w:r>
        <w:rPr>
          <w:highlight w:val="white"/>
        </w:rPr>
        <w:t xml:space="preserve">If the second or third operand is a string, we add its name the </w:t>
      </w:r>
      <w:proofErr w:type="spellStart"/>
      <w:r>
        <w:rPr>
          <w:highlight w:val="white"/>
        </w:rPr>
        <w:t>the</w:t>
      </w:r>
      <w:proofErr w:type="spellEnd"/>
      <w:r>
        <w:rPr>
          <w:highlight w:val="white"/>
        </w:rPr>
        <w:t xml:space="preserve"> address, which is the size of the instruction minus the pointer size.</w:t>
      </w:r>
    </w:p>
    <w:p w14:paraId="5ED92A03" w14:textId="77777777" w:rsidR="00614EB1" w:rsidRPr="0021437D" w:rsidRDefault="00614EB1" w:rsidP="00614EB1">
      <w:pPr>
        <w:pStyle w:val="Code"/>
        <w:rPr>
          <w:highlight w:val="white"/>
        </w:rPr>
      </w:pPr>
      <w:r w:rsidRPr="0021437D">
        <w:rPr>
          <w:highlight w:val="white"/>
        </w:rPr>
        <w:t xml:space="preserve">          else if (assemblyCode[1] is string) { // mov ax, [g + 1]; mov ax, g</w:t>
      </w:r>
    </w:p>
    <w:p w14:paraId="4C2DAEA0" w14:textId="77777777" w:rsidR="00614EB1" w:rsidRPr="0021437D" w:rsidRDefault="00614EB1" w:rsidP="00614EB1">
      <w:pPr>
        <w:pStyle w:val="Code"/>
        <w:rPr>
          <w:highlight w:val="white"/>
        </w:rPr>
      </w:pPr>
      <w:r w:rsidRPr="0021437D">
        <w:rPr>
          <w:highlight w:val="white"/>
        </w:rPr>
        <w:t xml:space="preserve">            int address = byteList.Count - TypeSize.PointerSize;</w:t>
      </w:r>
    </w:p>
    <w:p w14:paraId="0F90FB6E" w14:textId="77777777" w:rsidR="00614EB1" w:rsidRPr="0021437D" w:rsidRDefault="00614EB1" w:rsidP="00614EB1">
      <w:pPr>
        <w:pStyle w:val="Code"/>
        <w:rPr>
          <w:highlight w:val="white"/>
        </w:rPr>
      </w:pPr>
      <w:r w:rsidRPr="0021437D">
        <w:rPr>
          <w:highlight w:val="white"/>
        </w:rPr>
        <w:t xml:space="preserve">            accessMap.Add(address, (string) assemblyCode[1]);</w:t>
      </w:r>
    </w:p>
    <w:p w14:paraId="480A737E" w14:textId="77777777" w:rsidR="00614EB1" w:rsidRPr="0021437D" w:rsidRDefault="00614EB1" w:rsidP="00614EB1">
      <w:pPr>
        <w:pStyle w:val="Code"/>
        <w:rPr>
          <w:highlight w:val="white"/>
        </w:rPr>
      </w:pPr>
      <w:r w:rsidRPr="0021437D">
        <w:rPr>
          <w:highlight w:val="white"/>
        </w:rPr>
        <w:t xml:space="preserve">          }</w:t>
      </w:r>
    </w:p>
    <w:p w14:paraId="53FD7C05" w14:textId="77777777" w:rsidR="00614EB1" w:rsidRPr="007F292F" w:rsidRDefault="00614EB1" w:rsidP="00614EB1">
      <w:pPr>
        <w:pStyle w:val="Code"/>
        <w:rPr>
          <w:highlight w:val="white"/>
        </w:rPr>
      </w:pPr>
      <w:r w:rsidRPr="007F292F">
        <w:rPr>
          <w:highlight w:val="white"/>
        </w:rPr>
        <w:t xml:space="preserve">          else if (assemblyCode[2] is string) { // Add [bp + 2], g</w:t>
      </w:r>
    </w:p>
    <w:p w14:paraId="3E8B9E17"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D3C9CC5" w14:textId="77777777" w:rsidR="00614EB1" w:rsidRPr="007F292F" w:rsidRDefault="00614EB1" w:rsidP="00614EB1">
      <w:pPr>
        <w:pStyle w:val="Code"/>
        <w:rPr>
          <w:highlight w:val="white"/>
        </w:rPr>
      </w:pPr>
      <w:r w:rsidRPr="007F292F">
        <w:rPr>
          <w:highlight w:val="white"/>
        </w:rPr>
        <w:t xml:space="preserve">            accessMap.Add(address, (string) assemblyCode[2]);</w:t>
      </w:r>
    </w:p>
    <w:p w14:paraId="6956DED2" w14:textId="77777777" w:rsidR="00614EB1" w:rsidRPr="007F292F" w:rsidRDefault="00614EB1" w:rsidP="00614EB1">
      <w:pPr>
        <w:pStyle w:val="Code"/>
        <w:rPr>
          <w:highlight w:val="white"/>
        </w:rPr>
      </w:pPr>
      <w:r w:rsidRPr="007F292F">
        <w:rPr>
          <w:highlight w:val="white"/>
        </w:rPr>
        <w:t xml:space="preserve">          }</w:t>
      </w:r>
    </w:p>
    <w:p w14:paraId="44AF1367" w14:textId="77777777" w:rsidR="00614EB1" w:rsidRPr="007F292F" w:rsidRDefault="00614EB1" w:rsidP="00614EB1">
      <w:pPr>
        <w:pStyle w:val="Code"/>
        <w:rPr>
          <w:highlight w:val="white"/>
        </w:rPr>
      </w:pPr>
      <w:r w:rsidRPr="007F292F">
        <w:rPr>
          <w:highlight w:val="white"/>
        </w:rPr>
        <w:t xml:space="preserve">        }</w:t>
      </w:r>
    </w:p>
    <w:p w14:paraId="0B882C97" w14:textId="77777777" w:rsidR="00614EB1" w:rsidRPr="007F292F" w:rsidRDefault="00614EB1" w:rsidP="00614EB1">
      <w:pPr>
        <w:pStyle w:val="Code"/>
        <w:rPr>
          <w:highlight w:val="white"/>
        </w:rPr>
      </w:pPr>
      <w:r w:rsidRPr="007F292F">
        <w:rPr>
          <w:highlight w:val="white"/>
        </w:rPr>
        <w:t xml:space="preserve">      }</w:t>
      </w:r>
    </w:p>
    <w:p w14:paraId="02234BFD" w14:textId="77777777" w:rsidR="00614EB1" w:rsidRPr="007F292F" w:rsidRDefault="00614EB1" w:rsidP="00614EB1">
      <w:pPr>
        <w:pStyle w:val="Code"/>
        <w:rPr>
          <w:highlight w:val="white"/>
        </w:rPr>
      </w:pPr>
      <w:r w:rsidRPr="007F292F">
        <w:rPr>
          <w:highlight w:val="white"/>
        </w:rPr>
        <w:t xml:space="preserve">    }</w:t>
      </w:r>
    </w:p>
    <w:p w14:paraId="1F26E60E" w14:textId="77777777" w:rsidR="00614EB1" w:rsidRPr="007F292F" w:rsidRDefault="00614EB1" w:rsidP="00614EB1">
      <w:pPr>
        <w:pStyle w:val="Code"/>
        <w:rPr>
          <w:highlight w:val="white"/>
        </w:rPr>
      </w:pPr>
      <w:r w:rsidRPr="007F292F">
        <w:rPr>
          <w:highlight w:val="white"/>
        </w:rPr>
        <w:t xml:space="preserve">  }</w:t>
      </w:r>
    </w:p>
    <w:p w14:paraId="5A5A36DC" w14:textId="77777777" w:rsidR="00614EB1" w:rsidRDefault="00614EB1" w:rsidP="00614EB1">
      <w:pPr>
        <w:pStyle w:val="Code"/>
        <w:rPr>
          <w:highlight w:val="white"/>
        </w:rPr>
      </w:pPr>
      <w:r w:rsidRPr="007F292F">
        <w:rPr>
          <w:highlight w:val="white"/>
        </w:rPr>
        <w:t>}</w:t>
      </w:r>
    </w:p>
    <w:p w14:paraId="25F20BAC" w14:textId="3E5EEA95" w:rsidR="008C2FC7" w:rsidRDefault="008C2FC7" w:rsidP="00614EB1">
      <w:pPr>
        <w:pStyle w:val="Rubrik3"/>
        <w:rPr>
          <w:highlight w:val="white"/>
        </w:rPr>
      </w:pPr>
      <w:bookmarkStart w:id="463" w:name="_Toc54119984"/>
      <w:r>
        <w:rPr>
          <w:highlight w:val="white"/>
        </w:rPr>
        <w:t>Byte</w:t>
      </w:r>
      <w:r w:rsidR="00D33B22">
        <w:rPr>
          <w:highlight w:val="white"/>
        </w:rPr>
        <w:t xml:space="preserve"> </w:t>
      </w:r>
      <w:r>
        <w:rPr>
          <w:highlight w:val="white"/>
        </w:rPr>
        <w:t>List</w:t>
      </w:r>
      <w:bookmarkEnd w:id="463"/>
    </w:p>
    <w:p w14:paraId="51B69A74" w14:textId="3F59272A" w:rsidR="008C2FC7" w:rsidRDefault="008C2FC7" w:rsidP="008C2FC7">
      <w:pPr>
        <w:rPr>
          <w:highlight w:val="white"/>
        </w:rPr>
      </w:pPr>
      <w:r>
        <w:rPr>
          <w:highlight w:val="white"/>
        </w:rPr>
        <w:t xml:space="preserve">The </w:t>
      </w:r>
      <w:r w:rsidRPr="00542556">
        <w:rPr>
          <w:rStyle w:val="KeyWord0"/>
          <w:highlight w:val="white"/>
        </w:rPr>
        <w:t>ByteList</w:t>
      </w:r>
      <w:r>
        <w:rPr>
          <w:highlight w:val="white"/>
        </w:rPr>
        <w:t xml:space="preserve"> method return the assembly code instruction converted to a list of bytes.</w:t>
      </w:r>
    </w:p>
    <w:p w14:paraId="5A40574A" w14:textId="641E8A19" w:rsidR="008C2FC7" w:rsidRPr="00542556" w:rsidRDefault="008C2FC7" w:rsidP="008C2FC7">
      <w:pPr>
        <w:pStyle w:val="CodeHeader"/>
        <w:rPr>
          <w:highlight w:val="white"/>
        </w:rPr>
      </w:pPr>
      <w:proofErr w:type="spellStart"/>
      <w:r>
        <w:rPr>
          <w:highlight w:val="white"/>
        </w:rPr>
        <w:t>AssemblyCode.cs</w:t>
      </w:r>
      <w:proofErr w:type="spellEnd"/>
    </w:p>
    <w:p w14:paraId="65502D3A" w14:textId="77777777" w:rsidR="008C2FC7" w:rsidRPr="00DB788F" w:rsidRDefault="008C2FC7" w:rsidP="008C2FC7">
      <w:pPr>
        <w:pStyle w:val="Code"/>
        <w:rPr>
          <w:highlight w:val="white"/>
        </w:rPr>
      </w:pPr>
      <w:r w:rsidRPr="00DB788F">
        <w:rPr>
          <w:highlight w:val="white"/>
        </w:rPr>
        <w:t xml:space="preserve">    public List&lt;byte&gt; ByteList() {</w:t>
      </w:r>
    </w:p>
    <w:p w14:paraId="4FE40926" w14:textId="77777777" w:rsidR="008C2FC7" w:rsidRPr="00DB788F" w:rsidRDefault="008C2FC7" w:rsidP="008C2FC7">
      <w:pPr>
        <w:pStyle w:val="Code"/>
        <w:rPr>
          <w:highlight w:val="white"/>
        </w:rPr>
      </w:pPr>
      <w:r w:rsidRPr="00DB788F">
        <w:rPr>
          <w:highlight w:val="white"/>
        </w:rPr>
        <w:t xml:space="preserve">      object operand0 = m_operandArray[0],</w:t>
      </w:r>
    </w:p>
    <w:p w14:paraId="7A3FD30A" w14:textId="77777777" w:rsidR="008C2FC7" w:rsidRPr="00DB788F" w:rsidRDefault="008C2FC7" w:rsidP="008C2FC7">
      <w:pPr>
        <w:pStyle w:val="Code"/>
        <w:rPr>
          <w:highlight w:val="white"/>
        </w:rPr>
      </w:pPr>
      <w:r w:rsidRPr="00DB788F">
        <w:rPr>
          <w:highlight w:val="white"/>
        </w:rPr>
        <w:t xml:space="preserve">             operand1 = m_operandArray[1],</w:t>
      </w:r>
    </w:p>
    <w:p w14:paraId="7D901779" w14:textId="77777777" w:rsidR="008C2FC7" w:rsidRPr="00DB788F" w:rsidRDefault="008C2FC7" w:rsidP="008C2FC7">
      <w:pPr>
        <w:pStyle w:val="Code"/>
        <w:rPr>
          <w:highlight w:val="white"/>
        </w:rPr>
      </w:pPr>
      <w:r w:rsidRPr="00DB788F">
        <w:rPr>
          <w:highlight w:val="white"/>
        </w:rPr>
        <w:t xml:space="preserve">             operand2 = m_operandArray[2];</w:t>
      </w:r>
    </w:p>
    <w:p w14:paraId="1BE16C14" w14:textId="77777777" w:rsidR="008C2FC7" w:rsidRPr="00DB788F" w:rsidRDefault="008C2FC7" w:rsidP="008C2FC7">
      <w:pPr>
        <w:rPr>
          <w:highlight w:val="white"/>
        </w:rPr>
      </w:pPr>
      <w:r>
        <w:rPr>
          <w:highlight w:val="white"/>
        </w:rPr>
        <w:t>For empty instruction, or for a label or comment instruction we just return an empty list.</w:t>
      </w:r>
    </w:p>
    <w:p w14:paraId="31FBFD21" w14:textId="77777777" w:rsidR="008C2FC7" w:rsidRPr="00DB788F" w:rsidRDefault="008C2FC7" w:rsidP="008C2FC7">
      <w:pPr>
        <w:pStyle w:val="Code"/>
        <w:rPr>
          <w:highlight w:val="white"/>
        </w:rPr>
      </w:pPr>
      <w:r w:rsidRPr="00DB788F">
        <w:rPr>
          <w:highlight w:val="white"/>
        </w:rPr>
        <w:lastRenderedPageBreak/>
        <w:t xml:space="preserve">      if ((Operator == AssemblyOperator.empty) ||</w:t>
      </w:r>
    </w:p>
    <w:p w14:paraId="2B2AA7DE" w14:textId="77777777" w:rsidR="008C2FC7" w:rsidRPr="00DB788F" w:rsidRDefault="008C2FC7" w:rsidP="008C2FC7">
      <w:pPr>
        <w:pStyle w:val="Code"/>
        <w:rPr>
          <w:highlight w:val="white"/>
        </w:rPr>
      </w:pPr>
      <w:r w:rsidRPr="00DB788F">
        <w:rPr>
          <w:highlight w:val="white"/>
        </w:rPr>
        <w:t xml:space="preserve">          (Operator == AssemblyOperator.label) ||</w:t>
      </w:r>
    </w:p>
    <w:p w14:paraId="1E76B110" w14:textId="77777777" w:rsidR="008C2FC7" w:rsidRPr="00DB788F" w:rsidRDefault="008C2FC7" w:rsidP="008C2FC7">
      <w:pPr>
        <w:pStyle w:val="Code"/>
        <w:rPr>
          <w:highlight w:val="white"/>
        </w:rPr>
      </w:pPr>
      <w:r w:rsidRPr="00DB788F">
        <w:rPr>
          <w:highlight w:val="white"/>
        </w:rPr>
        <w:t xml:space="preserve">          (Operator == AssemblyOperator.comment)) {</w:t>
      </w:r>
    </w:p>
    <w:p w14:paraId="4A737C3E" w14:textId="77777777" w:rsidR="008C2FC7" w:rsidRPr="00DB788F" w:rsidRDefault="008C2FC7" w:rsidP="008C2FC7">
      <w:pPr>
        <w:pStyle w:val="Code"/>
        <w:rPr>
          <w:highlight w:val="white"/>
        </w:rPr>
      </w:pPr>
      <w:r w:rsidRPr="00DB788F">
        <w:rPr>
          <w:highlight w:val="white"/>
        </w:rPr>
        <w:t xml:space="preserve">        return (new List&lt;byte&gt;());</w:t>
      </w:r>
    </w:p>
    <w:p w14:paraId="4B7230A9" w14:textId="77777777" w:rsidR="008C2FC7" w:rsidRDefault="008C2FC7" w:rsidP="008C2FC7">
      <w:pPr>
        <w:pStyle w:val="Code"/>
        <w:rPr>
          <w:highlight w:val="white"/>
        </w:rPr>
      </w:pPr>
      <w:r w:rsidRPr="00DB788F">
        <w:rPr>
          <w:highlight w:val="white"/>
        </w:rPr>
        <w:t xml:space="preserve">      }</w:t>
      </w:r>
    </w:p>
    <w:p w14:paraId="76C1B0F0" w14:textId="77777777" w:rsidR="008C2FC7" w:rsidRPr="00DB788F" w:rsidRDefault="008C2FC7" w:rsidP="008C2FC7">
      <w:pPr>
        <w:rPr>
          <w:highlight w:val="white"/>
        </w:rPr>
      </w:pPr>
      <w:r>
        <w:rPr>
          <w:highlight w:val="white"/>
        </w:rPr>
        <w:t>For the definition of an address, we add the offset to the byte list.</w:t>
      </w:r>
    </w:p>
    <w:p w14:paraId="7FADD674" w14:textId="77777777" w:rsidR="008C2FC7" w:rsidRPr="00DB788F" w:rsidRDefault="008C2FC7" w:rsidP="008C2FC7">
      <w:pPr>
        <w:pStyle w:val="Code"/>
        <w:rPr>
          <w:highlight w:val="white"/>
        </w:rPr>
      </w:pPr>
      <w:r w:rsidRPr="00DB788F">
        <w:rPr>
          <w:highlight w:val="white"/>
        </w:rPr>
        <w:t xml:space="preserve">      else if (Operator == AssemblyOperator.define_address) {</w:t>
      </w:r>
    </w:p>
    <w:p w14:paraId="4B09164D" w14:textId="77777777" w:rsidR="008C2FC7" w:rsidRPr="00DB788F" w:rsidRDefault="008C2FC7" w:rsidP="008C2FC7">
      <w:pPr>
        <w:pStyle w:val="Code"/>
        <w:rPr>
          <w:highlight w:val="white"/>
        </w:rPr>
      </w:pPr>
      <w:r w:rsidRPr="00DB788F">
        <w:rPr>
          <w:highlight w:val="white"/>
        </w:rPr>
        <w:t xml:space="preserve">        int offset = (int) operand1;</w:t>
      </w:r>
    </w:p>
    <w:p w14:paraId="36A9730C" w14:textId="77777777" w:rsidR="008C2FC7" w:rsidRPr="00DB788F" w:rsidRDefault="008C2FC7" w:rsidP="008C2FC7">
      <w:pPr>
        <w:pStyle w:val="Code"/>
        <w:rPr>
          <w:highlight w:val="white"/>
        </w:rPr>
      </w:pPr>
      <w:r w:rsidRPr="00DB788F">
        <w:rPr>
          <w:highlight w:val="white"/>
        </w:rPr>
        <w:t xml:space="preserve">        List&lt;byte&gt; byteList = new List&lt;byte&gt;(new byte[TypeSize.PointerSize]);</w:t>
      </w:r>
    </w:p>
    <w:p w14:paraId="1DAF5C7E" w14:textId="77777777" w:rsidR="008C2FC7" w:rsidRPr="00DB788F" w:rsidRDefault="008C2FC7" w:rsidP="008C2FC7">
      <w:pPr>
        <w:pStyle w:val="Code"/>
        <w:rPr>
          <w:highlight w:val="white"/>
        </w:rPr>
      </w:pPr>
      <w:r w:rsidRPr="00DB788F">
        <w:rPr>
          <w:highlight w:val="white"/>
        </w:rPr>
        <w:t xml:space="preserve">        LoadByteList(byteList, 0, TypeSize.PointerSize, (BigInteger) offset);</w:t>
      </w:r>
    </w:p>
    <w:p w14:paraId="6B7C0C09" w14:textId="77777777" w:rsidR="008C2FC7" w:rsidRPr="00DB788F" w:rsidRDefault="008C2FC7" w:rsidP="008C2FC7">
      <w:pPr>
        <w:pStyle w:val="Code"/>
        <w:rPr>
          <w:highlight w:val="white"/>
        </w:rPr>
      </w:pPr>
      <w:r w:rsidRPr="00DB788F">
        <w:rPr>
          <w:highlight w:val="white"/>
        </w:rPr>
        <w:t xml:space="preserve">        return byteList;</w:t>
      </w:r>
    </w:p>
    <w:p w14:paraId="10E6B34D" w14:textId="77777777" w:rsidR="008C2FC7" w:rsidRDefault="008C2FC7" w:rsidP="008C2FC7">
      <w:pPr>
        <w:pStyle w:val="Code"/>
        <w:rPr>
          <w:highlight w:val="white"/>
        </w:rPr>
      </w:pPr>
      <w:r w:rsidRPr="00DB788F">
        <w:rPr>
          <w:highlight w:val="white"/>
        </w:rPr>
        <w:t xml:space="preserve">      }</w:t>
      </w:r>
    </w:p>
    <w:p w14:paraId="7D795887" w14:textId="77777777" w:rsidR="008C2FC7" w:rsidRPr="00DB788F" w:rsidRDefault="008C2FC7" w:rsidP="008C2FC7">
      <w:pPr>
        <w:rPr>
          <w:highlight w:val="white"/>
        </w:rPr>
      </w:pPr>
      <w:r>
        <w:rPr>
          <w:highlight w:val="white"/>
        </w:rPr>
        <w:t>For a zero value, we just return a list of zeros.</w:t>
      </w:r>
    </w:p>
    <w:p w14:paraId="33461ECA" w14:textId="77777777" w:rsidR="008C2FC7" w:rsidRPr="00DB788F" w:rsidRDefault="008C2FC7" w:rsidP="008C2FC7">
      <w:pPr>
        <w:pStyle w:val="Code"/>
        <w:rPr>
          <w:highlight w:val="white"/>
        </w:rPr>
      </w:pPr>
      <w:r w:rsidRPr="00DB788F">
        <w:rPr>
          <w:highlight w:val="white"/>
        </w:rPr>
        <w:t xml:space="preserve">      else if (Operator == AssemblyOperator.define_zero_sequence) {</w:t>
      </w:r>
    </w:p>
    <w:p w14:paraId="24180D04" w14:textId="77777777" w:rsidR="008C2FC7" w:rsidRPr="00DB788F" w:rsidRDefault="008C2FC7" w:rsidP="008C2FC7">
      <w:pPr>
        <w:pStyle w:val="Code"/>
        <w:rPr>
          <w:highlight w:val="white"/>
        </w:rPr>
      </w:pPr>
      <w:r w:rsidRPr="00DB788F">
        <w:rPr>
          <w:highlight w:val="white"/>
        </w:rPr>
        <w:t xml:space="preserve">        int size = (int) operand0;</w:t>
      </w:r>
    </w:p>
    <w:p w14:paraId="49B81FEE" w14:textId="77777777" w:rsidR="008C2FC7" w:rsidRPr="00DB788F" w:rsidRDefault="008C2FC7" w:rsidP="008C2FC7">
      <w:pPr>
        <w:pStyle w:val="Code"/>
        <w:rPr>
          <w:highlight w:val="white"/>
        </w:rPr>
      </w:pPr>
      <w:r w:rsidRPr="00DB788F">
        <w:rPr>
          <w:highlight w:val="white"/>
        </w:rPr>
        <w:t xml:space="preserve">        return (new List&lt;byte&gt;(new byte[size]));</w:t>
      </w:r>
    </w:p>
    <w:p w14:paraId="37ADC042" w14:textId="77777777" w:rsidR="008C2FC7" w:rsidRDefault="008C2FC7" w:rsidP="008C2FC7">
      <w:pPr>
        <w:pStyle w:val="Code"/>
        <w:rPr>
          <w:highlight w:val="white"/>
        </w:rPr>
      </w:pPr>
      <w:r w:rsidRPr="00DB788F">
        <w:rPr>
          <w:highlight w:val="white"/>
        </w:rPr>
        <w:t xml:space="preserve">      }</w:t>
      </w:r>
    </w:p>
    <w:p w14:paraId="1FB572CE" w14:textId="77777777" w:rsidR="008C2FC7" w:rsidRPr="00DB788F" w:rsidRDefault="008C2FC7" w:rsidP="008C2FC7">
      <w:pPr>
        <w:rPr>
          <w:highlight w:val="white"/>
        </w:rPr>
      </w:pPr>
      <w:r>
        <w:rPr>
          <w:highlight w:val="white"/>
        </w:rPr>
        <w:t>A value can be a floating value, a string, a static address, or a pointer or an integral value.</w:t>
      </w:r>
    </w:p>
    <w:p w14:paraId="0F01FF9D" w14:textId="77777777" w:rsidR="008C2FC7" w:rsidRPr="00A44D30" w:rsidRDefault="008C2FC7" w:rsidP="008C2FC7">
      <w:pPr>
        <w:pStyle w:val="Code"/>
        <w:rPr>
          <w:highlight w:val="white"/>
        </w:rPr>
      </w:pPr>
      <w:r w:rsidRPr="00A44D30">
        <w:rPr>
          <w:highlight w:val="white"/>
        </w:rPr>
        <w:t xml:space="preserve">      else if (Operator == AssemblyOperator.define_value) {</w:t>
      </w:r>
    </w:p>
    <w:p w14:paraId="5AB7D50B" w14:textId="77777777" w:rsidR="008C2FC7" w:rsidRPr="00A44D30" w:rsidRDefault="008C2FC7" w:rsidP="008C2FC7">
      <w:pPr>
        <w:pStyle w:val="Code"/>
        <w:rPr>
          <w:highlight w:val="white"/>
        </w:rPr>
      </w:pPr>
      <w:r w:rsidRPr="00A44D30">
        <w:rPr>
          <w:highlight w:val="white"/>
        </w:rPr>
        <w:t xml:space="preserve">        Sort sort = (Sort) operand0;</w:t>
      </w:r>
    </w:p>
    <w:p w14:paraId="5974EAE0" w14:textId="77777777" w:rsidR="008C2FC7" w:rsidRPr="00A44D30" w:rsidRDefault="008C2FC7" w:rsidP="008C2FC7">
      <w:pPr>
        <w:pStyle w:val="Code"/>
        <w:rPr>
          <w:highlight w:val="white"/>
        </w:rPr>
      </w:pPr>
      <w:r w:rsidRPr="00A44D30">
        <w:rPr>
          <w:highlight w:val="white"/>
        </w:rPr>
        <w:t xml:space="preserve">        object value = operand1;</w:t>
      </w:r>
    </w:p>
    <w:p w14:paraId="75637215" w14:textId="77777777" w:rsidR="008C2FC7" w:rsidRPr="00A44D30" w:rsidRDefault="008C2FC7" w:rsidP="008C2FC7">
      <w:pPr>
        <w:pStyle w:val="Code"/>
        <w:rPr>
          <w:highlight w:val="white"/>
        </w:rPr>
      </w:pPr>
      <w:r w:rsidRPr="00A44D30">
        <w:rPr>
          <w:highlight w:val="white"/>
        </w:rPr>
        <w:t xml:space="preserve">        List&lt;byte&gt; byteList;</w:t>
      </w:r>
    </w:p>
    <w:p w14:paraId="031C8040" w14:textId="77777777" w:rsidR="008C2FC7" w:rsidRPr="00A44D30" w:rsidRDefault="008C2FC7" w:rsidP="008C2FC7">
      <w:pPr>
        <w:rPr>
          <w:highlight w:val="white"/>
        </w:rPr>
      </w:pPr>
      <w:r>
        <w:rPr>
          <w:highlight w:val="white"/>
        </w:rPr>
        <w:t xml:space="preserve">In case of float, double, or </w:t>
      </w:r>
      <w:proofErr w:type="spellStart"/>
      <w:r>
        <w:rPr>
          <w:highlight w:val="white"/>
        </w:rPr>
        <w:t>lond</w:t>
      </w:r>
      <w:proofErr w:type="spellEnd"/>
      <w:r>
        <w:rPr>
          <w:highlight w:val="white"/>
        </w:rPr>
        <w:t xml:space="preserve"> double, we call </w:t>
      </w:r>
      <w:r w:rsidRPr="00F84727">
        <w:rPr>
          <w:rStyle w:val="KeyWord0"/>
          <w:highlight w:val="white"/>
        </w:rPr>
        <w:t>GetBytes</w:t>
      </w:r>
      <w:r>
        <w:rPr>
          <w:highlight w:val="white"/>
        </w:rPr>
        <w:t xml:space="preserve"> in the standard library </w:t>
      </w:r>
      <w:r w:rsidRPr="00F84727">
        <w:rPr>
          <w:rStyle w:val="KeyWord0"/>
          <w:highlight w:val="white"/>
        </w:rPr>
        <w:t>BitConverter</w:t>
      </w:r>
      <w:r>
        <w:rPr>
          <w:highlight w:val="white"/>
        </w:rPr>
        <w:t xml:space="preserve"> class.</w:t>
      </w:r>
    </w:p>
    <w:p w14:paraId="7770CB06" w14:textId="77777777" w:rsidR="008C2FC7" w:rsidRPr="00A44D30" w:rsidRDefault="008C2FC7" w:rsidP="008C2FC7">
      <w:pPr>
        <w:pStyle w:val="Code"/>
        <w:rPr>
          <w:highlight w:val="white"/>
        </w:rPr>
      </w:pPr>
      <w:r w:rsidRPr="00A44D30">
        <w:rPr>
          <w:highlight w:val="white"/>
        </w:rPr>
        <w:t xml:space="preserve">        if (sort == Sort.Float) {</w:t>
      </w:r>
    </w:p>
    <w:p w14:paraId="3D2992BA" w14:textId="77777777" w:rsidR="008C2FC7" w:rsidRPr="00A44D30" w:rsidRDefault="008C2FC7" w:rsidP="008C2FC7">
      <w:pPr>
        <w:pStyle w:val="Code"/>
        <w:rPr>
          <w:highlight w:val="white"/>
        </w:rPr>
      </w:pPr>
      <w:r w:rsidRPr="00A44D30">
        <w:rPr>
          <w:highlight w:val="white"/>
        </w:rPr>
        <w:t xml:space="preserve">          float floatValue = (float) ((decimal) operand0);</w:t>
      </w:r>
    </w:p>
    <w:p w14:paraId="7EEEC98D" w14:textId="77777777" w:rsidR="008C2FC7" w:rsidRPr="00A44D30" w:rsidRDefault="008C2FC7" w:rsidP="008C2FC7">
      <w:pPr>
        <w:pStyle w:val="Code"/>
        <w:rPr>
          <w:highlight w:val="white"/>
        </w:rPr>
      </w:pPr>
      <w:r w:rsidRPr="00A44D30">
        <w:rPr>
          <w:highlight w:val="white"/>
        </w:rPr>
        <w:t xml:space="preserve">          byteList =  new List&lt;byte&gt;(BitConverter.GetBytes(floatValue));</w:t>
      </w:r>
    </w:p>
    <w:p w14:paraId="29B71A37" w14:textId="77777777" w:rsidR="008C2FC7" w:rsidRPr="00A44D30" w:rsidRDefault="008C2FC7" w:rsidP="008C2FC7">
      <w:pPr>
        <w:pStyle w:val="Code"/>
        <w:rPr>
          <w:highlight w:val="white"/>
        </w:rPr>
      </w:pPr>
      <w:r w:rsidRPr="00A44D30">
        <w:rPr>
          <w:highlight w:val="white"/>
        </w:rPr>
        <w:t xml:space="preserve">        }</w:t>
      </w:r>
    </w:p>
    <w:p w14:paraId="70756A59" w14:textId="431C4E92" w:rsidR="008C2FC7" w:rsidRPr="00A44D30" w:rsidRDefault="008C2FC7" w:rsidP="008C2FC7">
      <w:pPr>
        <w:pStyle w:val="Code"/>
        <w:rPr>
          <w:highlight w:val="white"/>
        </w:rPr>
      </w:pPr>
      <w:r w:rsidRPr="00A44D30">
        <w:rPr>
          <w:highlight w:val="white"/>
        </w:rPr>
        <w:t xml:space="preserve">        else if ((sort == Sort.Double) || (sort == Sort.</w:t>
      </w:r>
      <w:r w:rsidR="001220BA">
        <w:rPr>
          <w:highlight w:val="white"/>
        </w:rPr>
        <w:t>LongDouble</w:t>
      </w:r>
      <w:r w:rsidRPr="00A44D30">
        <w:rPr>
          <w:highlight w:val="white"/>
        </w:rPr>
        <w:t>)) {</w:t>
      </w:r>
    </w:p>
    <w:p w14:paraId="637DC547" w14:textId="77777777" w:rsidR="008C2FC7" w:rsidRPr="00A44D30" w:rsidRDefault="008C2FC7" w:rsidP="008C2FC7">
      <w:pPr>
        <w:pStyle w:val="Code"/>
        <w:rPr>
          <w:highlight w:val="white"/>
        </w:rPr>
      </w:pPr>
      <w:r w:rsidRPr="00A44D30">
        <w:rPr>
          <w:highlight w:val="white"/>
        </w:rPr>
        <w:t xml:space="preserve">          double doubleValue = (double) ((decimal) value);</w:t>
      </w:r>
    </w:p>
    <w:p w14:paraId="6B0612D3" w14:textId="77777777" w:rsidR="008C2FC7" w:rsidRPr="00A44D30" w:rsidRDefault="008C2FC7" w:rsidP="008C2FC7">
      <w:pPr>
        <w:pStyle w:val="Code"/>
        <w:rPr>
          <w:highlight w:val="white"/>
        </w:rPr>
      </w:pPr>
      <w:r w:rsidRPr="00A44D30">
        <w:rPr>
          <w:highlight w:val="white"/>
        </w:rPr>
        <w:t xml:space="preserve">          byteList = new List&lt;byte&gt;(BitConverter.GetBytes(doubleValue));</w:t>
      </w:r>
    </w:p>
    <w:p w14:paraId="630D2748" w14:textId="77777777" w:rsidR="008C2FC7" w:rsidRDefault="008C2FC7" w:rsidP="008C2FC7">
      <w:pPr>
        <w:pStyle w:val="Code"/>
        <w:rPr>
          <w:highlight w:val="white"/>
        </w:rPr>
      </w:pPr>
      <w:r w:rsidRPr="00A44D30">
        <w:rPr>
          <w:highlight w:val="white"/>
        </w:rPr>
        <w:t xml:space="preserve">        }</w:t>
      </w:r>
    </w:p>
    <w:p w14:paraId="0AA8CE1A" w14:textId="77777777" w:rsidR="008C2FC7" w:rsidRPr="00A44D30" w:rsidRDefault="008C2FC7" w:rsidP="008C2FC7">
      <w:pPr>
        <w:rPr>
          <w:highlight w:val="white"/>
        </w:rPr>
      </w:pPr>
      <w:r>
        <w:rPr>
          <w:highlight w:val="white"/>
        </w:rPr>
        <w:t>In case of string we fill the byte list with the characters of the string and add the terminating zero character.</w:t>
      </w:r>
    </w:p>
    <w:p w14:paraId="08F75FDD" w14:textId="77777777" w:rsidR="008C2FC7" w:rsidRPr="00A44D30" w:rsidRDefault="008C2FC7" w:rsidP="008C2FC7">
      <w:pPr>
        <w:pStyle w:val="Code"/>
        <w:rPr>
          <w:highlight w:val="white"/>
        </w:rPr>
      </w:pPr>
      <w:r w:rsidRPr="00A44D30">
        <w:rPr>
          <w:highlight w:val="white"/>
        </w:rPr>
        <w:t xml:space="preserve">        else if (sort == Sort.String) {</w:t>
      </w:r>
    </w:p>
    <w:p w14:paraId="15255F67" w14:textId="77777777" w:rsidR="008C2FC7" w:rsidRPr="00A44D30" w:rsidRDefault="008C2FC7" w:rsidP="008C2FC7">
      <w:pPr>
        <w:pStyle w:val="Code"/>
        <w:rPr>
          <w:highlight w:val="white"/>
        </w:rPr>
      </w:pPr>
      <w:r w:rsidRPr="00A44D30">
        <w:rPr>
          <w:highlight w:val="white"/>
        </w:rPr>
        <w:t xml:space="preserve">          string text = (string) value;</w:t>
      </w:r>
    </w:p>
    <w:p w14:paraId="55C9BC25" w14:textId="77777777" w:rsidR="008C2FC7" w:rsidRPr="00A44D30" w:rsidRDefault="008C2FC7" w:rsidP="008C2FC7">
      <w:pPr>
        <w:pStyle w:val="Code"/>
        <w:rPr>
          <w:highlight w:val="white"/>
        </w:rPr>
      </w:pPr>
      <w:r w:rsidRPr="00A44D30">
        <w:rPr>
          <w:highlight w:val="white"/>
        </w:rPr>
        <w:t xml:space="preserve">          byteList = new List&lt;byte&gt;();</w:t>
      </w:r>
    </w:p>
    <w:p w14:paraId="3743CD74" w14:textId="77777777" w:rsidR="008C2FC7" w:rsidRPr="00A44D30" w:rsidRDefault="008C2FC7" w:rsidP="008C2FC7">
      <w:pPr>
        <w:pStyle w:val="Code"/>
        <w:rPr>
          <w:highlight w:val="white"/>
        </w:rPr>
      </w:pPr>
    </w:p>
    <w:p w14:paraId="3F2DB834" w14:textId="77777777" w:rsidR="008C2FC7" w:rsidRPr="00A44D30" w:rsidRDefault="008C2FC7" w:rsidP="008C2FC7">
      <w:pPr>
        <w:pStyle w:val="Code"/>
        <w:rPr>
          <w:highlight w:val="white"/>
        </w:rPr>
      </w:pPr>
      <w:r w:rsidRPr="00A44D30">
        <w:rPr>
          <w:highlight w:val="white"/>
        </w:rPr>
        <w:t xml:space="preserve">          foreach (char c in text) {</w:t>
      </w:r>
    </w:p>
    <w:p w14:paraId="58006D4B" w14:textId="77777777" w:rsidR="008C2FC7" w:rsidRPr="00A44D30" w:rsidRDefault="008C2FC7" w:rsidP="008C2FC7">
      <w:pPr>
        <w:pStyle w:val="Code"/>
        <w:rPr>
          <w:highlight w:val="white"/>
        </w:rPr>
      </w:pPr>
      <w:r w:rsidRPr="00A44D30">
        <w:rPr>
          <w:highlight w:val="white"/>
        </w:rPr>
        <w:t xml:space="preserve">            byteList.Add((byte) c);</w:t>
      </w:r>
    </w:p>
    <w:p w14:paraId="236DBE40" w14:textId="77777777" w:rsidR="008C2FC7" w:rsidRPr="00A44D30" w:rsidRDefault="008C2FC7" w:rsidP="008C2FC7">
      <w:pPr>
        <w:pStyle w:val="Code"/>
        <w:rPr>
          <w:highlight w:val="white"/>
        </w:rPr>
      </w:pPr>
      <w:r w:rsidRPr="00A44D30">
        <w:rPr>
          <w:highlight w:val="white"/>
        </w:rPr>
        <w:t xml:space="preserve">          }</w:t>
      </w:r>
    </w:p>
    <w:p w14:paraId="44285539" w14:textId="77777777" w:rsidR="008C2FC7" w:rsidRPr="00A44D30" w:rsidRDefault="008C2FC7" w:rsidP="008C2FC7">
      <w:pPr>
        <w:pStyle w:val="Code"/>
        <w:rPr>
          <w:highlight w:val="white"/>
        </w:rPr>
      </w:pPr>
    </w:p>
    <w:p w14:paraId="5A5A397B" w14:textId="77777777" w:rsidR="008C2FC7" w:rsidRPr="00A44D30" w:rsidRDefault="008C2FC7" w:rsidP="008C2FC7">
      <w:pPr>
        <w:pStyle w:val="Code"/>
        <w:rPr>
          <w:highlight w:val="white"/>
        </w:rPr>
      </w:pPr>
      <w:r w:rsidRPr="00A44D30">
        <w:rPr>
          <w:highlight w:val="white"/>
        </w:rPr>
        <w:t xml:space="preserve">          byteList.Add((byte) 0);</w:t>
      </w:r>
    </w:p>
    <w:p w14:paraId="525C125A" w14:textId="77777777" w:rsidR="008C2FC7" w:rsidRDefault="008C2FC7" w:rsidP="008C2FC7">
      <w:pPr>
        <w:pStyle w:val="Code"/>
        <w:rPr>
          <w:highlight w:val="white"/>
        </w:rPr>
      </w:pPr>
      <w:r w:rsidRPr="00A44D30">
        <w:rPr>
          <w:highlight w:val="white"/>
        </w:rPr>
        <w:t xml:space="preserve">        }</w:t>
      </w:r>
    </w:p>
    <w:p w14:paraId="3138EB66" w14:textId="77777777" w:rsidR="008C2FC7" w:rsidRPr="00A44D30" w:rsidRDefault="008C2FC7" w:rsidP="008C2FC7">
      <w:pPr>
        <w:rPr>
          <w:highlight w:val="white"/>
        </w:rPr>
      </w:pPr>
      <w:r>
        <w:rPr>
          <w:highlight w:val="white"/>
        </w:rPr>
        <w:t xml:space="preserve">Otherwise, we have an integral of pointer value. If the value is a static address, we load its offset into the byte list. The address itself will be added by the linker </w:t>
      </w:r>
      <w:proofErr w:type="gramStart"/>
      <w:r>
        <w:rPr>
          <w:highlight w:val="white"/>
        </w:rPr>
        <w:t>later on</w:t>
      </w:r>
      <w:proofErr w:type="gramEnd"/>
      <w:r>
        <w:rPr>
          <w:highlight w:val="white"/>
        </w:rPr>
        <w:t>. If the value is not a static address, we just load it into the byte list.</w:t>
      </w:r>
    </w:p>
    <w:p w14:paraId="6FAB86B0" w14:textId="77777777" w:rsidR="008C2FC7" w:rsidRPr="00434322" w:rsidRDefault="008C2FC7" w:rsidP="008C2FC7">
      <w:pPr>
        <w:pStyle w:val="Code"/>
        <w:rPr>
          <w:highlight w:val="white"/>
        </w:rPr>
      </w:pPr>
      <w:r w:rsidRPr="00434322">
        <w:rPr>
          <w:highlight w:val="white"/>
        </w:rPr>
        <w:t xml:space="preserve">        else {</w:t>
      </w:r>
    </w:p>
    <w:p w14:paraId="225AF797" w14:textId="77777777" w:rsidR="008C2FC7" w:rsidRPr="00434322" w:rsidRDefault="008C2FC7" w:rsidP="008C2FC7">
      <w:pPr>
        <w:pStyle w:val="Code"/>
        <w:rPr>
          <w:highlight w:val="white"/>
        </w:rPr>
      </w:pPr>
      <w:r w:rsidRPr="00434322">
        <w:rPr>
          <w:highlight w:val="white"/>
        </w:rPr>
        <w:t xml:space="preserve">          int size = TypeSize.Size(sort);</w:t>
      </w:r>
    </w:p>
    <w:p w14:paraId="16D913D4" w14:textId="77777777" w:rsidR="008C2FC7" w:rsidRPr="00434322" w:rsidRDefault="008C2FC7" w:rsidP="008C2FC7">
      <w:pPr>
        <w:pStyle w:val="Code"/>
        <w:rPr>
          <w:highlight w:val="white"/>
        </w:rPr>
      </w:pPr>
      <w:r w:rsidRPr="00434322">
        <w:rPr>
          <w:highlight w:val="white"/>
        </w:rPr>
        <w:t xml:space="preserve">          byteList = new List&lt;byte&gt;(new byte[size]);</w:t>
      </w:r>
    </w:p>
    <w:p w14:paraId="20DA79CB" w14:textId="77777777" w:rsidR="008C2FC7" w:rsidRPr="00434322" w:rsidRDefault="008C2FC7" w:rsidP="008C2FC7">
      <w:pPr>
        <w:pStyle w:val="Code"/>
        <w:rPr>
          <w:highlight w:val="white"/>
        </w:rPr>
      </w:pPr>
      <w:r w:rsidRPr="00434322">
        <w:rPr>
          <w:highlight w:val="white"/>
        </w:rPr>
        <w:t xml:space="preserve">          </w:t>
      </w:r>
    </w:p>
    <w:p w14:paraId="787F290C" w14:textId="77777777" w:rsidR="008C2FC7" w:rsidRPr="00434322" w:rsidRDefault="008C2FC7" w:rsidP="008C2FC7">
      <w:pPr>
        <w:pStyle w:val="Code"/>
        <w:rPr>
          <w:highlight w:val="white"/>
        </w:rPr>
      </w:pPr>
      <w:r w:rsidRPr="00434322">
        <w:rPr>
          <w:highlight w:val="white"/>
        </w:rPr>
        <w:lastRenderedPageBreak/>
        <w:t xml:space="preserve">          if (value is StaticAddress) {</w:t>
      </w:r>
    </w:p>
    <w:p w14:paraId="4156BC6D" w14:textId="77777777" w:rsidR="008C2FC7" w:rsidRPr="00434322" w:rsidRDefault="008C2FC7" w:rsidP="008C2FC7">
      <w:pPr>
        <w:pStyle w:val="Code"/>
        <w:rPr>
          <w:highlight w:val="white"/>
        </w:rPr>
      </w:pPr>
      <w:r w:rsidRPr="00434322">
        <w:rPr>
          <w:highlight w:val="white"/>
        </w:rPr>
        <w:t xml:space="preserve">            StaticAddress staticAddress = (StaticAddress) value;</w:t>
      </w:r>
    </w:p>
    <w:p w14:paraId="3787803C" w14:textId="77777777" w:rsidR="008C2FC7" w:rsidRDefault="008C2FC7" w:rsidP="008C2FC7">
      <w:pPr>
        <w:pStyle w:val="Code"/>
        <w:rPr>
          <w:highlight w:val="white"/>
        </w:rPr>
      </w:pPr>
      <w:r w:rsidRPr="00434322">
        <w:rPr>
          <w:highlight w:val="white"/>
        </w:rPr>
        <w:t xml:space="preserve">            LoadByteList(byteList, 0, size,</w:t>
      </w:r>
    </w:p>
    <w:p w14:paraId="644F4115" w14:textId="77777777" w:rsidR="008C2FC7" w:rsidRPr="00434322" w:rsidRDefault="008C2FC7" w:rsidP="008C2FC7">
      <w:pPr>
        <w:pStyle w:val="Code"/>
        <w:rPr>
          <w:highlight w:val="white"/>
        </w:rPr>
      </w:pPr>
      <w:r>
        <w:rPr>
          <w:highlight w:val="white"/>
        </w:rPr>
        <w:t xml:space="preserve">                         </w:t>
      </w:r>
      <w:r w:rsidRPr="00434322">
        <w:rPr>
          <w:highlight w:val="white"/>
        </w:rPr>
        <w:t>(BigInteger) staticAddress.Offset);</w:t>
      </w:r>
    </w:p>
    <w:p w14:paraId="4F80A0D0" w14:textId="77777777" w:rsidR="008C2FC7" w:rsidRPr="00434322" w:rsidRDefault="008C2FC7" w:rsidP="008C2FC7">
      <w:pPr>
        <w:pStyle w:val="Code"/>
        <w:rPr>
          <w:highlight w:val="white"/>
        </w:rPr>
      </w:pPr>
      <w:r w:rsidRPr="00434322">
        <w:rPr>
          <w:highlight w:val="white"/>
        </w:rPr>
        <w:t xml:space="preserve">          }</w:t>
      </w:r>
    </w:p>
    <w:p w14:paraId="14A631C5" w14:textId="77777777" w:rsidR="008C2FC7" w:rsidRPr="00434322" w:rsidRDefault="008C2FC7" w:rsidP="008C2FC7">
      <w:pPr>
        <w:pStyle w:val="Code"/>
        <w:rPr>
          <w:highlight w:val="white"/>
        </w:rPr>
      </w:pPr>
      <w:r w:rsidRPr="00434322">
        <w:rPr>
          <w:highlight w:val="white"/>
        </w:rPr>
        <w:t xml:space="preserve">          else {</w:t>
      </w:r>
    </w:p>
    <w:p w14:paraId="46CFFCC0" w14:textId="77777777" w:rsidR="008C2FC7" w:rsidRPr="00434322" w:rsidRDefault="008C2FC7" w:rsidP="008C2FC7">
      <w:pPr>
        <w:pStyle w:val="Code"/>
        <w:rPr>
          <w:highlight w:val="white"/>
        </w:rPr>
      </w:pPr>
      <w:r w:rsidRPr="00434322">
        <w:rPr>
          <w:highlight w:val="white"/>
        </w:rPr>
        <w:t xml:space="preserve">            LoadByteList(byteList, 0, size, (BigInteger) value);         </w:t>
      </w:r>
    </w:p>
    <w:p w14:paraId="342035B5" w14:textId="77777777" w:rsidR="008C2FC7" w:rsidRPr="00434322" w:rsidRDefault="008C2FC7" w:rsidP="008C2FC7">
      <w:pPr>
        <w:pStyle w:val="Code"/>
        <w:rPr>
          <w:highlight w:val="white"/>
        </w:rPr>
      </w:pPr>
      <w:r w:rsidRPr="00434322">
        <w:rPr>
          <w:highlight w:val="white"/>
        </w:rPr>
        <w:t xml:space="preserve">          }</w:t>
      </w:r>
    </w:p>
    <w:p w14:paraId="52B92011" w14:textId="77777777" w:rsidR="008C2FC7" w:rsidRPr="00434322" w:rsidRDefault="008C2FC7" w:rsidP="008C2FC7">
      <w:pPr>
        <w:pStyle w:val="Code"/>
        <w:rPr>
          <w:highlight w:val="white"/>
        </w:rPr>
      </w:pPr>
      <w:r w:rsidRPr="00434322">
        <w:rPr>
          <w:highlight w:val="white"/>
        </w:rPr>
        <w:t xml:space="preserve">        }</w:t>
      </w:r>
    </w:p>
    <w:p w14:paraId="231018AD" w14:textId="77777777" w:rsidR="008C2FC7" w:rsidRPr="00434322" w:rsidRDefault="008C2FC7" w:rsidP="008C2FC7">
      <w:pPr>
        <w:pStyle w:val="Code"/>
        <w:rPr>
          <w:highlight w:val="white"/>
        </w:rPr>
      </w:pPr>
    </w:p>
    <w:p w14:paraId="3B8F58EC" w14:textId="77777777" w:rsidR="008C2FC7" w:rsidRPr="00A44D30" w:rsidRDefault="008C2FC7" w:rsidP="008C2FC7">
      <w:pPr>
        <w:pStyle w:val="Code"/>
        <w:rPr>
          <w:highlight w:val="white"/>
        </w:rPr>
      </w:pPr>
      <w:r w:rsidRPr="00A44D30">
        <w:rPr>
          <w:highlight w:val="white"/>
        </w:rPr>
        <w:t xml:space="preserve">        return byteList;</w:t>
      </w:r>
    </w:p>
    <w:p w14:paraId="055338CB" w14:textId="77777777" w:rsidR="008C2FC7" w:rsidRDefault="008C2FC7" w:rsidP="008C2FC7">
      <w:pPr>
        <w:pStyle w:val="Code"/>
        <w:rPr>
          <w:highlight w:val="white"/>
        </w:rPr>
      </w:pPr>
      <w:r w:rsidRPr="00A44D30">
        <w:rPr>
          <w:highlight w:val="white"/>
        </w:rPr>
        <w:t xml:space="preserve">      }</w:t>
      </w:r>
    </w:p>
    <w:p w14:paraId="64B67C2A" w14:textId="77777777" w:rsidR="008C2FC7" w:rsidRPr="00A44D30" w:rsidRDefault="008C2FC7" w:rsidP="008C2FC7">
      <w:pPr>
        <w:rPr>
          <w:highlight w:val="white"/>
        </w:rPr>
      </w:pPr>
      <w:r>
        <w:rPr>
          <w:highlight w:val="white"/>
        </w:rPr>
        <w:t>Next, we have a jump or a call to a register; that is, a jump of call to an address stored in a register.</w:t>
      </w:r>
    </w:p>
    <w:p w14:paraId="47C64ED8" w14:textId="77777777" w:rsidR="008C2FC7" w:rsidRPr="00DB788F" w:rsidRDefault="008C2FC7" w:rsidP="008C2FC7">
      <w:pPr>
        <w:pStyle w:val="Code"/>
        <w:rPr>
          <w:highlight w:val="white"/>
        </w:rPr>
      </w:pPr>
      <w:r w:rsidRPr="00DB788F">
        <w:rPr>
          <w:highlight w:val="white"/>
        </w:rPr>
        <w:t xml:space="preserve">      else if (IsJumpRegister() || IsCallRegister()) {</w:t>
      </w:r>
    </w:p>
    <w:p w14:paraId="1DCB8A6A" w14:textId="77777777" w:rsidR="008C2FC7" w:rsidRPr="00DB788F" w:rsidRDefault="008C2FC7" w:rsidP="008C2FC7">
      <w:pPr>
        <w:pStyle w:val="Code"/>
        <w:rPr>
          <w:highlight w:val="white"/>
        </w:rPr>
      </w:pPr>
      <w:r w:rsidRPr="00DB788F">
        <w:rPr>
          <w:highlight w:val="white"/>
        </w:rPr>
        <w:t xml:space="preserve">        Register register = (Register) operand0;</w:t>
      </w:r>
    </w:p>
    <w:p w14:paraId="2489C519" w14:textId="77777777" w:rsidR="008C2FC7" w:rsidRPr="00DB788F" w:rsidRDefault="008C2FC7" w:rsidP="008C2FC7">
      <w:pPr>
        <w:pStyle w:val="Code"/>
        <w:rPr>
          <w:highlight w:val="white"/>
        </w:rPr>
      </w:pPr>
      <w:r w:rsidRPr="00DB788F">
        <w:rPr>
          <w:highlight w:val="white"/>
        </w:rPr>
        <w:t xml:space="preserve">        return LookupByteArray(AssemblyOperator.jmp, register);</w:t>
      </w:r>
    </w:p>
    <w:p w14:paraId="545B1996" w14:textId="77777777" w:rsidR="008C2FC7" w:rsidRPr="00DB788F" w:rsidRDefault="008C2FC7" w:rsidP="008C2FC7">
      <w:pPr>
        <w:pStyle w:val="Code"/>
        <w:rPr>
          <w:highlight w:val="white"/>
        </w:rPr>
      </w:pPr>
      <w:r w:rsidRPr="00DB788F">
        <w:rPr>
          <w:highlight w:val="white"/>
        </w:rPr>
        <w:t xml:space="preserve">      }</w:t>
      </w:r>
    </w:p>
    <w:p w14:paraId="45F17099" w14:textId="77777777" w:rsidR="008C2FC7" w:rsidRPr="00A44D30" w:rsidRDefault="008C2FC7" w:rsidP="008C2FC7">
      <w:pPr>
        <w:rPr>
          <w:highlight w:val="white"/>
        </w:rPr>
      </w:pPr>
      <w:r>
        <w:rPr>
          <w:highlight w:val="white"/>
        </w:rPr>
        <w:t xml:space="preserve">A regular function call is equivalent with a long jump. The actual address of the called function will be set by the linker </w:t>
      </w:r>
      <w:proofErr w:type="gramStart"/>
      <w:r>
        <w:rPr>
          <w:highlight w:val="white"/>
        </w:rPr>
        <w:t>later on</w:t>
      </w:r>
      <w:proofErr w:type="gramEnd"/>
      <w:r>
        <w:rPr>
          <w:highlight w:val="white"/>
        </w:rPr>
        <w:t>.</w:t>
      </w:r>
    </w:p>
    <w:p w14:paraId="5A798701" w14:textId="77777777" w:rsidR="008C2FC7" w:rsidRPr="00DB788F" w:rsidRDefault="008C2FC7" w:rsidP="008C2FC7">
      <w:pPr>
        <w:pStyle w:val="Code"/>
        <w:rPr>
          <w:highlight w:val="white"/>
        </w:rPr>
      </w:pPr>
      <w:r w:rsidRPr="00DB788F">
        <w:rPr>
          <w:highlight w:val="white"/>
        </w:rPr>
        <w:t xml:space="preserve">      else if (IsCallNotRegister()) {</w:t>
      </w:r>
    </w:p>
    <w:p w14:paraId="033D2103" w14:textId="77777777" w:rsidR="008C2FC7" w:rsidRPr="006C696A" w:rsidRDefault="008C2FC7" w:rsidP="008C2FC7">
      <w:pPr>
        <w:pStyle w:val="Code"/>
        <w:rPr>
          <w:highlight w:val="white"/>
        </w:rPr>
      </w:pPr>
      <w:r w:rsidRPr="006C696A">
        <w:rPr>
          <w:highlight w:val="white"/>
        </w:rPr>
        <w:t xml:space="preserve">        return LookupByteArray(AssemblyOperator.jmp, TypeSize.PointerSize);</w:t>
      </w:r>
    </w:p>
    <w:p w14:paraId="5B2815ED" w14:textId="77777777" w:rsidR="008C2FC7" w:rsidRDefault="008C2FC7" w:rsidP="008C2FC7">
      <w:pPr>
        <w:pStyle w:val="Code"/>
        <w:rPr>
          <w:highlight w:val="white"/>
        </w:rPr>
      </w:pPr>
      <w:r w:rsidRPr="00DB788F">
        <w:rPr>
          <w:highlight w:val="white"/>
        </w:rPr>
        <w:t xml:space="preserve">      }</w:t>
      </w:r>
    </w:p>
    <w:p w14:paraId="2BDE1AE4" w14:textId="77777777" w:rsidR="008C2FC7" w:rsidRPr="00DB788F" w:rsidRDefault="008C2FC7" w:rsidP="008C2FC7">
      <w:pPr>
        <w:pStyle w:val="Code"/>
        <w:rPr>
          <w:highlight w:val="white"/>
        </w:rPr>
      </w:pPr>
    </w:p>
    <w:p w14:paraId="02BA55A1" w14:textId="77777777" w:rsidR="008C2FC7" w:rsidRPr="00DB788F" w:rsidRDefault="008C2FC7" w:rsidP="008C2FC7">
      <w:pPr>
        <w:pStyle w:val="Code"/>
        <w:rPr>
          <w:highlight w:val="white"/>
        </w:rPr>
      </w:pPr>
      <w:r w:rsidRPr="00DB788F">
        <w:rPr>
          <w:highlight w:val="white"/>
        </w:rPr>
        <w:t xml:space="preserve">      else if (Operator == AssemblyOperator.</w:t>
      </w:r>
      <w:r>
        <w:rPr>
          <w:highlight w:val="white"/>
        </w:rPr>
        <w:t>return_address</w:t>
      </w:r>
      <w:r w:rsidRPr="00DB788F">
        <w:rPr>
          <w:highlight w:val="white"/>
        </w:rPr>
        <w:t>) {</w:t>
      </w:r>
    </w:p>
    <w:p w14:paraId="4173A8D3" w14:textId="77777777" w:rsidR="008C2FC7" w:rsidRPr="00DB788F" w:rsidRDefault="008C2FC7" w:rsidP="008C2FC7">
      <w:pPr>
        <w:pStyle w:val="Code"/>
        <w:rPr>
          <w:highlight w:val="white"/>
        </w:rPr>
      </w:pPr>
      <w:r w:rsidRPr="00DB788F">
        <w:rPr>
          <w:highlight w:val="white"/>
        </w:rPr>
        <w:t xml:space="preserve">        Register register = (Register) operand0;</w:t>
      </w:r>
    </w:p>
    <w:p w14:paraId="0D208E5C" w14:textId="77777777" w:rsidR="008C2FC7" w:rsidRPr="00DB788F" w:rsidRDefault="008C2FC7" w:rsidP="008C2FC7">
      <w:pPr>
        <w:pStyle w:val="Code"/>
        <w:rPr>
          <w:highlight w:val="white"/>
        </w:rPr>
      </w:pPr>
      <w:r w:rsidRPr="00DB788F">
        <w:rPr>
          <w:highlight w:val="white"/>
        </w:rPr>
        <w:t xml:space="preserve">        int offset = (int) operand1;</w:t>
      </w:r>
    </w:p>
    <w:p w14:paraId="35021286" w14:textId="77777777" w:rsidR="008C2FC7" w:rsidRPr="00DB788F" w:rsidRDefault="008C2FC7" w:rsidP="008C2FC7">
      <w:pPr>
        <w:pStyle w:val="Code"/>
        <w:rPr>
          <w:highlight w:val="white"/>
        </w:rPr>
      </w:pPr>
      <w:r w:rsidRPr="00DB788F">
        <w:rPr>
          <w:highlight w:val="white"/>
        </w:rPr>
        <w:t xml:space="preserve">        int size = SizeOfValue(offset);</w:t>
      </w:r>
    </w:p>
    <w:p w14:paraId="2B8D73E0" w14:textId="77777777" w:rsidR="008C2FC7" w:rsidRPr="00DB788F" w:rsidRDefault="008C2FC7" w:rsidP="008C2FC7">
      <w:pPr>
        <w:pStyle w:val="Code"/>
        <w:rPr>
          <w:highlight w:val="white"/>
        </w:rPr>
      </w:pPr>
      <w:r w:rsidRPr="00DB788F">
        <w:rPr>
          <w:highlight w:val="white"/>
        </w:rPr>
        <w:t xml:space="preserve">        int address = (int)((BigInteger)operand2);</w:t>
      </w:r>
    </w:p>
    <w:p w14:paraId="6CA32001" w14:textId="77777777" w:rsidR="008C2FC7" w:rsidRPr="00DB788F" w:rsidRDefault="008C2FC7" w:rsidP="008C2FC7">
      <w:pPr>
        <w:pStyle w:val="Code"/>
        <w:rPr>
          <w:highlight w:val="white"/>
        </w:rPr>
      </w:pPr>
      <w:r w:rsidRPr="00DB788F">
        <w:rPr>
          <w:highlight w:val="white"/>
        </w:rPr>
        <w:t xml:space="preserve">        List&lt;byte&gt; byteList =</w:t>
      </w:r>
    </w:p>
    <w:p w14:paraId="490FB914" w14:textId="77777777" w:rsidR="008C2FC7" w:rsidRPr="00DB788F" w:rsidRDefault="008C2FC7" w:rsidP="008C2FC7">
      <w:pPr>
        <w:pStyle w:val="Code"/>
        <w:rPr>
          <w:highlight w:val="white"/>
        </w:rPr>
      </w:pPr>
      <w:r w:rsidRPr="00DB788F">
        <w:rPr>
          <w:highlight w:val="white"/>
        </w:rPr>
        <w:t xml:space="preserve">          LookupByteArray(AssemblyOperator.mov_word, register,</w:t>
      </w:r>
    </w:p>
    <w:p w14:paraId="7B3C11B3" w14:textId="77777777" w:rsidR="008C2FC7" w:rsidRPr="00DB788F" w:rsidRDefault="008C2FC7" w:rsidP="008C2FC7">
      <w:pPr>
        <w:pStyle w:val="Code"/>
        <w:rPr>
          <w:highlight w:val="white"/>
        </w:rPr>
      </w:pPr>
      <w:r w:rsidRPr="00DB788F">
        <w:rPr>
          <w:highlight w:val="white"/>
        </w:rPr>
        <w:t xml:space="preserve">                          size, TypeSize.PointerSize);</w:t>
      </w:r>
    </w:p>
    <w:p w14:paraId="4A7FED46" w14:textId="77777777" w:rsidR="008C2FC7" w:rsidRPr="00DB788F" w:rsidRDefault="008C2FC7" w:rsidP="008C2FC7">
      <w:pPr>
        <w:pStyle w:val="Code"/>
        <w:rPr>
          <w:highlight w:val="white"/>
        </w:rPr>
      </w:pPr>
      <w:r w:rsidRPr="00DB788F">
        <w:rPr>
          <w:highlight w:val="white"/>
        </w:rPr>
        <w:t xml:space="preserve">        LoadByteList(byteList, byteList.Count - (size + TypeSize.PointerSize),</w:t>
      </w:r>
    </w:p>
    <w:p w14:paraId="28BE69FA" w14:textId="77777777" w:rsidR="008C2FC7" w:rsidRPr="00DB788F" w:rsidRDefault="008C2FC7" w:rsidP="008C2FC7">
      <w:pPr>
        <w:pStyle w:val="Code"/>
        <w:rPr>
          <w:highlight w:val="white"/>
        </w:rPr>
      </w:pPr>
      <w:r w:rsidRPr="00DB788F">
        <w:rPr>
          <w:highlight w:val="white"/>
        </w:rPr>
        <w:t xml:space="preserve">                     size, offset);</w:t>
      </w:r>
    </w:p>
    <w:p w14:paraId="2BF4639A" w14:textId="77777777" w:rsidR="008C2FC7" w:rsidRPr="00DB788F" w:rsidRDefault="008C2FC7" w:rsidP="008C2FC7">
      <w:pPr>
        <w:pStyle w:val="Code"/>
        <w:rPr>
          <w:highlight w:val="white"/>
        </w:rPr>
      </w:pPr>
      <w:r w:rsidRPr="00DB788F">
        <w:rPr>
          <w:highlight w:val="white"/>
        </w:rPr>
        <w:t xml:space="preserve">        LoadByteList(byteList, byteList.Count - TypeSize.PointerSize,</w:t>
      </w:r>
    </w:p>
    <w:p w14:paraId="599DE53C" w14:textId="77777777" w:rsidR="008C2FC7" w:rsidRPr="00DB788F" w:rsidRDefault="008C2FC7" w:rsidP="008C2FC7">
      <w:pPr>
        <w:pStyle w:val="Code"/>
        <w:rPr>
          <w:highlight w:val="white"/>
        </w:rPr>
      </w:pPr>
      <w:r w:rsidRPr="00DB788F">
        <w:rPr>
          <w:highlight w:val="white"/>
        </w:rPr>
        <w:t xml:space="preserve">                     TypeSize.PointerSize, address);</w:t>
      </w:r>
    </w:p>
    <w:p w14:paraId="197003EB" w14:textId="77777777" w:rsidR="008C2FC7" w:rsidRPr="00DB788F" w:rsidRDefault="008C2FC7" w:rsidP="008C2FC7">
      <w:pPr>
        <w:pStyle w:val="Code"/>
        <w:rPr>
          <w:highlight w:val="white"/>
        </w:rPr>
      </w:pPr>
      <w:r w:rsidRPr="00DB788F">
        <w:rPr>
          <w:highlight w:val="white"/>
        </w:rPr>
        <w:t xml:space="preserve">        return byteList;</w:t>
      </w:r>
    </w:p>
    <w:p w14:paraId="79530F08" w14:textId="77777777" w:rsidR="008C2FC7" w:rsidRDefault="008C2FC7" w:rsidP="008C2FC7">
      <w:pPr>
        <w:pStyle w:val="Code"/>
        <w:rPr>
          <w:highlight w:val="white"/>
        </w:rPr>
      </w:pPr>
      <w:r w:rsidRPr="00DB788F">
        <w:rPr>
          <w:highlight w:val="white"/>
        </w:rPr>
        <w:t xml:space="preserve">      }</w:t>
      </w:r>
    </w:p>
    <w:p w14:paraId="02749CBF" w14:textId="77777777" w:rsidR="008C2FC7" w:rsidRPr="00DB788F" w:rsidRDefault="008C2FC7" w:rsidP="008C2FC7">
      <w:pPr>
        <w:rPr>
          <w:highlight w:val="white"/>
        </w:rPr>
      </w:pPr>
      <w:r>
        <w:rPr>
          <w:highlight w:val="white"/>
        </w:rPr>
        <w:t>The size of the address is either one (short jump) or two (long jump), which we load into the byte list.</w:t>
      </w:r>
    </w:p>
    <w:p w14:paraId="4EAE0229" w14:textId="77777777" w:rsidR="008C2FC7" w:rsidRPr="00DB788F" w:rsidRDefault="008C2FC7" w:rsidP="008C2FC7">
      <w:pPr>
        <w:pStyle w:val="Code"/>
        <w:rPr>
          <w:highlight w:val="white"/>
        </w:rPr>
      </w:pPr>
      <w:r w:rsidRPr="00DB788F">
        <w:rPr>
          <w:highlight w:val="white"/>
        </w:rPr>
        <w:t xml:space="preserve">      else if (IsRelationNotRegister() || IsJumpNotRegister()) {</w:t>
      </w:r>
    </w:p>
    <w:p w14:paraId="0495B046" w14:textId="77777777" w:rsidR="008C2FC7" w:rsidRPr="00DB788F" w:rsidRDefault="008C2FC7" w:rsidP="008C2FC7">
      <w:pPr>
        <w:pStyle w:val="Code"/>
        <w:rPr>
          <w:highlight w:val="white"/>
        </w:rPr>
      </w:pPr>
      <w:r w:rsidRPr="00DB788F">
        <w:rPr>
          <w:highlight w:val="white"/>
        </w:rPr>
        <w:t xml:space="preserve">        int address = (int) operand0;</w:t>
      </w:r>
    </w:p>
    <w:p w14:paraId="7D981B95" w14:textId="77777777" w:rsidR="008C2FC7" w:rsidRPr="001C7EE3" w:rsidRDefault="008C2FC7" w:rsidP="008C2FC7">
      <w:pPr>
        <w:pStyle w:val="Code"/>
        <w:rPr>
          <w:highlight w:val="white"/>
        </w:rPr>
      </w:pPr>
      <w:r w:rsidRPr="001C7EE3">
        <w:rPr>
          <w:highlight w:val="white"/>
        </w:rPr>
        <w:t xml:space="preserve">        int size = SizeOfValue(address);</w:t>
      </w:r>
    </w:p>
    <w:p w14:paraId="4F671F22" w14:textId="77777777" w:rsidR="008C2FC7" w:rsidRPr="001C7EE3" w:rsidRDefault="008C2FC7" w:rsidP="008C2FC7">
      <w:pPr>
        <w:pStyle w:val="Code"/>
        <w:rPr>
          <w:highlight w:val="white"/>
        </w:rPr>
      </w:pPr>
      <w:r w:rsidRPr="001C7EE3">
        <w:rPr>
          <w:highlight w:val="white"/>
        </w:rPr>
        <w:t xml:space="preserve">        List&lt;byte&gt; byteList = LookupByteArray(Operator, size);</w:t>
      </w:r>
    </w:p>
    <w:p w14:paraId="42224CDE" w14:textId="77777777" w:rsidR="008C2FC7" w:rsidRPr="002B63B5" w:rsidRDefault="008C2FC7" w:rsidP="008C2FC7">
      <w:pPr>
        <w:pStyle w:val="Code"/>
        <w:rPr>
          <w:highlight w:val="white"/>
        </w:rPr>
      </w:pPr>
      <w:r w:rsidRPr="002B63B5">
        <w:rPr>
          <w:highlight w:val="white"/>
        </w:rPr>
        <w:t xml:space="preserve">        LoadByteList(byteList, byteList.Count - size, size, address);</w:t>
      </w:r>
    </w:p>
    <w:p w14:paraId="38EBC19B" w14:textId="77777777" w:rsidR="008C2FC7" w:rsidRPr="002B63B5" w:rsidRDefault="008C2FC7" w:rsidP="008C2FC7">
      <w:pPr>
        <w:pStyle w:val="Code"/>
        <w:rPr>
          <w:highlight w:val="white"/>
        </w:rPr>
      </w:pPr>
      <w:r w:rsidRPr="002B63B5">
        <w:rPr>
          <w:highlight w:val="white"/>
        </w:rPr>
        <w:t xml:space="preserve">        return byteList;</w:t>
      </w:r>
    </w:p>
    <w:p w14:paraId="476F32CC" w14:textId="77777777" w:rsidR="008C2FC7" w:rsidRDefault="008C2FC7" w:rsidP="008C2FC7">
      <w:pPr>
        <w:pStyle w:val="Code"/>
        <w:rPr>
          <w:highlight w:val="white"/>
        </w:rPr>
      </w:pPr>
      <w:r w:rsidRPr="002B63B5">
        <w:rPr>
          <w:highlight w:val="white"/>
        </w:rPr>
        <w:t xml:space="preserve">      }</w:t>
      </w:r>
    </w:p>
    <w:p w14:paraId="0FFC8DA2" w14:textId="77777777" w:rsidR="008C2FC7" w:rsidRPr="002B63B5" w:rsidRDefault="008C2FC7" w:rsidP="008C2FC7">
      <w:pPr>
        <w:rPr>
          <w:highlight w:val="white"/>
        </w:rPr>
      </w:pPr>
      <w:r>
        <w:rPr>
          <w:highlight w:val="white"/>
        </w:rPr>
        <w:t xml:space="preserve">Let us continue with the operations that perform computations and let us start with the nullary operators; that is, operators that take no operands. For instance: </w:t>
      </w:r>
      <w:r w:rsidRPr="00585A01">
        <w:rPr>
          <w:rStyle w:val="KeyWord0"/>
          <w:highlight w:val="white"/>
        </w:rPr>
        <w:t>lahf</w:t>
      </w:r>
      <w:r>
        <w:rPr>
          <w:highlight w:val="white"/>
        </w:rPr>
        <w:t xml:space="preserve">. We call </w:t>
      </w:r>
      <w:r w:rsidRPr="00C22FB2">
        <w:rPr>
          <w:rStyle w:val="KeyWord0"/>
          <w:highlight w:val="white"/>
        </w:rPr>
        <w:t>LookupByteArray</w:t>
      </w:r>
      <w:r>
        <w:rPr>
          <w:highlight w:val="white"/>
        </w:rPr>
        <w:t xml:space="preserve"> with the operator as argument to obtain and return the assay of bytes corresponding to the assembly instruction.</w:t>
      </w:r>
    </w:p>
    <w:p w14:paraId="66D24B4D" w14:textId="77777777" w:rsidR="008C2FC7" w:rsidRPr="00430F8B" w:rsidRDefault="008C2FC7" w:rsidP="008C2FC7">
      <w:pPr>
        <w:pStyle w:val="Code"/>
        <w:rPr>
          <w:highlight w:val="white"/>
        </w:rPr>
      </w:pPr>
      <w:r w:rsidRPr="00430F8B">
        <w:rPr>
          <w:highlight w:val="white"/>
        </w:rPr>
        <w:t xml:space="preserve">      else if ((operand0 == null) &amp;&amp; (operand1 == null) &amp;&amp;</w:t>
      </w:r>
    </w:p>
    <w:p w14:paraId="2C9FC5CE" w14:textId="77777777" w:rsidR="008C2FC7" w:rsidRPr="00430F8B" w:rsidRDefault="008C2FC7" w:rsidP="008C2FC7">
      <w:pPr>
        <w:pStyle w:val="Code"/>
        <w:rPr>
          <w:highlight w:val="white"/>
        </w:rPr>
      </w:pPr>
      <w:r w:rsidRPr="00430F8B">
        <w:rPr>
          <w:highlight w:val="white"/>
        </w:rPr>
        <w:t xml:space="preserve">               (operand2 == null)) {</w:t>
      </w:r>
    </w:p>
    <w:p w14:paraId="08743AD8" w14:textId="77777777" w:rsidR="008C2FC7" w:rsidRPr="00430F8B" w:rsidRDefault="008C2FC7" w:rsidP="008C2FC7">
      <w:pPr>
        <w:pStyle w:val="Code"/>
        <w:rPr>
          <w:highlight w:val="white"/>
        </w:rPr>
      </w:pPr>
      <w:r w:rsidRPr="00430F8B">
        <w:rPr>
          <w:highlight w:val="white"/>
        </w:rPr>
        <w:t xml:space="preserve">        return LookupByteArray(Operator);</w:t>
      </w:r>
    </w:p>
    <w:p w14:paraId="6E021D20" w14:textId="77777777" w:rsidR="008C2FC7" w:rsidRPr="00430F8B" w:rsidRDefault="008C2FC7" w:rsidP="008C2FC7">
      <w:pPr>
        <w:pStyle w:val="Code"/>
        <w:rPr>
          <w:highlight w:val="white"/>
        </w:rPr>
      </w:pPr>
      <w:r w:rsidRPr="00430F8B">
        <w:rPr>
          <w:highlight w:val="white"/>
        </w:rPr>
        <w:lastRenderedPageBreak/>
        <w:t xml:space="preserve">      }</w:t>
      </w:r>
    </w:p>
    <w:p w14:paraId="6224385A" w14:textId="77777777" w:rsidR="008C2FC7" w:rsidRDefault="008C2FC7" w:rsidP="008C2FC7">
      <w:pPr>
        <w:rPr>
          <w:highlight w:val="white"/>
        </w:rPr>
      </w:pPr>
      <w:r>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14:paraId="6F2B7BD5" w14:textId="77777777" w:rsidTr="003D2653">
        <w:tc>
          <w:tcPr>
            <w:tcW w:w="1271" w:type="dxa"/>
          </w:tcPr>
          <w:p w14:paraId="2292CBE9" w14:textId="77777777" w:rsidR="008C2FC7" w:rsidRDefault="008C2FC7" w:rsidP="003D2653">
            <w:pPr>
              <w:spacing w:before="0" w:after="40"/>
              <w:rPr>
                <w:highlight w:val="white"/>
              </w:rPr>
            </w:pPr>
            <w:r w:rsidRPr="00BF5180">
              <w:rPr>
                <w:b/>
                <w:bCs/>
                <w:highlight w:val="white"/>
              </w:rPr>
              <w:t>Category</w:t>
            </w:r>
          </w:p>
        </w:tc>
        <w:tc>
          <w:tcPr>
            <w:tcW w:w="5245" w:type="dxa"/>
          </w:tcPr>
          <w:p w14:paraId="74A55CBE" w14:textId="77777777" w:rsidR="008C2FC7" w:rsidRDefault="008C2FC7" w:rsidP="003D2653">
            <w:pPr>
              <w:spacing w:before="0" w:after="40"/>
            </w:pPr>
            <w:r w:rsidRPr="00BF5180">
              <w:rPr>
                <w:b/>
                <w:bCs/>
                <w:highlight w:val="white"/>
              </w:rPr>
              <w:t>Description</w:t>
            </w:r>
          </w:p>
        </w:tc>
        <w:tc>
          <w:tcPr>
            <w:tcW w:w="2834" w:type="dxa"/>
          </w:tcPr>
          <w:p w14:paraId="06E3E096" w14:textId="77777777" w:rsidR="008C2FC7" w:rsidRDefault="008C2FC7" w:rsidP="003D2653">
            <w:pPr>
              <w:spacing w:before="0" w:after="40"/>
              <w:rPr>
                <w:highlight w:val="white"/>
              </w:rPr>
            </w:pPr>
            <w:r w:rsidRPr="00BF5180">
              <w:rPr>
                <w:b/>
                <w:bCs/>
                <w:highlight w:val="white"/>
              </w:rPr>
              <w:t>Examples</w:t>
            </w:r>
          </w:p>
        </w:tc>
      </w:tr>
      <w:tr w:rsidR="008C2FC7" w14:paraId="1FF946BE" w14:textId="77777777" w:rsidTr="003D2653">
        <w:tc>
          <w:tcPr>
            <w:tcW w:w="1271" w:type="dxa"/>
          </w:tcPr>
          <w:p w14:paraId="723A940F" w14:textId="77777777" w:rsidR="008C2FC7" w:rsidRDefault="008C2FC7" w:rsidP="003D2653">
            <w:pPr>
              <w:spacing w:before="0" w:after="40"/>
              <w:rPr>
                <w:highlight w:val="white"/>
              </w:rPr>
            </w:pPr>
            <w:r>
              <w:rPr>
                <w:highlight w:val="white"/>
              </w:rPr>
              <w:t>1</w:t>
            </w:r>
          </w:p>
        </w:tc>
        <w:tc>
          <w:tcPr>
            <w:tcW w:w="5245" w:type="dxa"/>
          </w:tcPr>
          <w:p w14:paraId="4C4F030D" w14:textId="77777777" w:rsidR="008C2FC7" w:rsidRDefault="008C2FC7" w:rsidP="003D2653">
            <w:pPr>
              <w:spacing w:before="0" w:after="40"/>
            </w:pPr>
            <w:r>
              <w:t xml:space="preserve">unary </w:t>
            </w:r>
            <w:r w:rsidRPr="005D7FBB">
              <w:t xml:space="preserve">operator </w:t>
            </w:r>
            <w:proofErr w:type="gramStart"/>
            <w:r>
              <w:t>register</w:t>
            </w:r>
            <w:proofErr w:type="gramEnd"/>
          </w:p>
        </w:tc>
        <w:tc>
          <w:tcPr>
            <w:tcW w:w="2834" w:type="dxa"/>
          </w:tcPr>
          <w:p w14:paraId="0E34F074" w14:textId="77777777" w:rsidR="008C2FC7" w:rsidRDefault="008C2FC7" w:rsidP="003D2653">
            <w:pPr>
              <w:spacing w:before="0" w:after="40"/>
              <w:rPr>
                <w:highlight w:val="white"/>
              </w:rPr>
            </w:pPr>
            <w:proofErr w:type="spellStart"/>
            <w:r>
              <w:rPr>
                <w:highlight w:val="white"/>
              </w:rPr>
              <w:t>inc</w:t>
            </w:r>
            <w:proofErr w:type="spellEnd"/>
            <w:r>
              <w:rPr>
                <w:highlight w:val="white"/>
              </w:rPr>
              <w:t xml:space="preserve"> ax</w:t>
            </w:r>
          </w:p>
        </w:tc>
      </w:tr>
      <w:tr w:rsidR="008C2FC7" w14:paraId="3C05554D" w14:textId="77777777" w:rsidTr="003D2653">
        <w:tc>
          <w:tcPr>
            <w:tcW w:w="1271" w:type="dxa"/>
          </w:tcPr>
          <w:p w14:paraId="391BAE22" w14:textId="77777777" w:rsidR="008C2FC7" w:rsidRDefault="008C2FC7" w:rsidP="003D2653">
            <w:pPr>
              <w:spacing w:before="0" w:after="40"/>
              <w:rPr>
                <w:highlight w:val="white"/>
              </w:rPr>
            </w:pPr>
            <w:r>
              <w:rPr>
                <w:highlight w:val="white"/>
              </w:rPr>
              <w:t>2</w:t>
            </w:r>
          </w:p>
        </w:tc>
        <w:tc>
          <w:tcPr>
            <w:tcW w:w="5245" w:type="dxa"/>
          </w:tcPr>
          <w:p w14:paraId="75F41049" w14:textId="77777777" w:rsidR="008C2FC7" w:rsidRDefault="008C2FC7" w:rsidP="003D2653">
            <w:pPr>
              <w:spacing w:before="0" w:after="40"/>
              <w:rPr>
                <w:highlight w:val="white"/>
              </w:rPr>
            </w:pPr>
            <w:r>
              <w:t xml:space="preserve">unary </w:t>
            </w:r>
            <w:r w:rsidRPr="005D7FBB">
              <w:t xml:space="preserve">operator </w:t>
            </w:r>
            <w:r>
              <w:t>integer value</w:t>
            </w:r>
          </w:p>
        </w:tc>
        <w:tc>
          <w:tcPr>
            <w:tcW w:w="2834" w:type="dxa"/>
          </w:tcPr>
          <w:p w14:paraId="2F21BABB" w14:textId="77777777" w:rsidR="008C2FC7" w:rsidRDefault="008C2FC7" w:rsidP="003D2653">
            <w:pPr>
              <w:spacing w:before="0" w:after="40"/>
              <w:rPr>
                <w:highlight w:val="white"/>
              </w:rPr>
            </w:pPr>
            <w:r>
              <w:rPr>
                <w:highlight w:val="white"/>
              </w:rPr>
              <w:t>int 33</w:t>
            </w:r>
          </w:p>
        </w:tc>
      </w:tr>
      <w:tr w:rsidR="008C2FC7" w14:paraId="25DFA9C3" w14:textId="77777777" w:rsidTr="003D2653">
        <w:tc>
          <w:tcPr>
            <w:tcW w:w="1271" w:type="dxa"/>
          </w:tcPr>
          <w:p w14:paraId="33A63BBF" w14:textId="77777777" w:rsidR="008C2FC7" w:rsidRDefault="008C2FC7" w:rsidP="003D2653">
            <w:pPr>
              <w:spacing w:before="0" w:after="40"/>
              <w:rPr>
                <w:highlight w:val="white"/>
              </w:rPr>
            </w:pPr>
            <w:r>
              <w:rPr>
                <w:highlight w:val="white"/>
              </w:rPr>
              <w:t>3</w:t>
            </w:r>
          </w:p>
        </w:tc>
        <w:tc>
          <w:tcPr>
            <w:tcW w:w="5245" w:type="dxa"/>
          </w:tcPr>
          <w:p w14:paraId="0B4EE0E3" w14:textId="77777777" w:rsidR="008C2FC7" w:rsidRDefault="008C2FC7" w:rsidP="003D2653">
            <w:pPr>
              <w:tabs>
                <w:tab w:val="left" w:pos="3653"/>
              </w:tabs>
              <w:spacing w:before="0" w:after="40"/>
            </w:pPr>
            <w:r>
              <w:t xml:space="preserve">unary </w:t>
            </w:r>
            <w:r w:rsidRPr="005D7FBB">
              <w:t>operator [</w:t>
            </w:r>
            <w:r>
              <w:t>register + offset</w:t>
            </w:r>
            <w:r w:rsidRPr="005D7FBB">
              <w:t>]</w:t>
            </w:r>
          </w:p>
          <w:p w14:paraId="6C16176A" w14:textId="77777777" w:rsidR="008C2FC7" w:rsidRDefault="008C2FC7" w:rsidP="003D2653">
            <w:pPr>
              <w:tabs>
                <w:tab w:val="left" w:pos="3653"/>
              </w:tabs>
              <w:spacing w:before="0" w:after="40"/>
            </w:pPr>
            <w:r>
              <w:t xml:space="preserve">unary </w:t>
            </w:r>
            <w:r w:rsidRPr="005D7FBB">
              <w:t>operator [</w:t>
            </w:r>
            <w:r>
              <w:t>static name + offset</w:t>
            </w:r>
            <w:r w:rsidRPr="005D7FBB">
              <w:t>]</w:t>
            </w:r>
          </w:p>
        </w:tc>
        <w:tc>
          <w:tcPr>
            <w:tcW w:w="2834" w:type="dxa"/>
          </w:tcPr>
          <w:p w14:paraId="268D2B21" w14:textId="77777777" w:rsidR="008C2FC7" w:rsidRDefault="008C2FC7" w:rsidP="003D2653">
            <w:pPr>
              <w:spacing w:before="0" w:after="40"/>
              <w:rPr>
                <w:highlight w:val="white"/>
              </w:rPr>
            </w:pPr>
            <w:r>
              <w:rPr>
                <w:highlight w:val="white"/>
              </w:rPr>
              <w:t>neg word [bp + 2]</w:t>
            </w:r>
          </w:p>
          <w:p w14:paraId="10BC60F1" w14:textId="77777777" w:rsidR="008C2FC7" w:rsidRDefault="008C2FC7" w:rsidP="003D2653">
            <w:pPr>
              <w:spacing w:before="0" w:after="40"/>
              <w:rPr>
                <w:highlight w:val="white"/>
              </w:rPr>
            </w:pPr>
            <w:r>
              <w:rPr>
                <w:highlight w:val="white"/>
              </w:rPr>
              <w:t>not word [stdin + 4]</w:t>
            </w:r>
          </w:p>
        </w:tc>
      </w:tr>
    </w:tbl>
    <w:p w14:paraId="108057C3" w14:textId="77777777" w:rsidR="008C2FC7" w:rsidRPr="002B63B5" w:rsidRDefault="008C2FC7" w:rsidP="008C2FC7">
      <w:pPr>
        <w:rPr>
          <w:highlight w:val="white"/>
        </w:rPr>
      </w:pPr>
      <w:r>
        <w:rPr>
          <w:highlight w:val="white"/>
        </w:rPr>
        <w:t xml:space="preserve">The operators of the first category take a register as operand. We call </w:t>
      </w:r>
      <w:r w:rsidRPr="001C432D">
        <w:rPr>
          <w:rStyle w:val="KeyWord0"/>
          <w:highlight w:val="white"/>
        </w:rPr>
        <w:t>LookupByteArray</w:t>
      </w:r>
      <w:r>
        <w:rPr>
          <w:highlight w:val="white"/>
        </w:rPr>
        <w:t xml:space="preserve"> with the operator and register.</w:t>
      </w:r>
    </w:p>
    <w:p w14:paraId="26B396FA" w14:textId="77777777" w:rsidR="008C2FC7" w:rsidRDefault="008C2FC7" w:rsidP="008C2FC7">
      <w:pPr>
        <w:pStyle w:val="Code"/>
        <w:rPr>
          <w:color w:val="000000"/>
          <w:highlight w:val="white"/>
          <w:lang w:val="sv-SE"/>
        </w:rPr>
      </w:pPr>
      <w:r>
        <w:rPr>
          <w:color w:val="000000"/>
          <w:highlight w:val="white"/>
          <w:lang w:val="sv-SE"/>
        </w:rPr>
        <w:t xml:space="preserve">      </w:t>
      </w:r>
      <w:r>
        <w:rPr>
          <w:highlight w:val="white"/>
          <w:lang w:val="sv-SE"/>
        </w:rPr>
        <w:t>// inc ax</w:t>
      </w:r>
    </w:p>
    <w:p w14:paraId="52B3C511" w14:textId="77777777" w:rsidR="008C2FC7" w:rsidRDefault="008C2FC7" w:rsidP="008C2FC7">
      <w:pPr>
        <w:pStyle w:val="Code"/>
        <w:rPr>
          <w:highlight w:val="white"/>
        </w:rPr>
      </w:pPr>
      <w:r w:rsidRPr="009070F3">
        <w:rPr>
          <w:highlight w:val="white"/>
        </w:rPr>
        <w:t xml:space="preserve">      else if ((operand0 is Register) &amp;&amp; (operand1 == null) &amp;&amp;</w:t>
      </w:r>
    </w:p>
    <w:p w14:paraId="559C0B9E" w14:textId="77777777" w:rsidR="008C2FC7" w:rsidRPr="009070F3" w:rsidRDefault="008C2FC7" w:rsidP="008C2FC7">
      <w:pPr>
        <w:pStyle w:val="Code"/>
        <w:rPr>
          <w:highlight w:val="white"/>
        </w:rPr>
      </w:pPr>
      <w:r>
        <w:rPr>
          <w:highlight w:val="white"/>
        </w:rPr>
        <w:t xml:space="preserve">           </w:t>
      </w:r>
      <w:r w:rsidRPr="009070F3">
        <w:rPr>
          <w:highlight w:val="white"/>
        </w:rPr>
        <w:t xml:space="preserve"> </w:t>
      </w:r>
      <w:r>
        <w:rPr>
          <w:highlight w:val="white"/>
        </w:rPr>
        <w:t xml:space="preserve">   </w:t>
      </w:r>
      <w:r w:rsidRPr="009070F3">
        <w:rPr>
          <w:highlight w:val="white"/>
        </w:rPr>
        <w:t>(operand2 == null)) {</w:t>
      </w:r>
    </w:p>
    <w:p w14:paraId="5E76A28F" w14:textId="77777777" w:rsidR="008C2FC7" w:rsidRPr="009070F3" w:rsidRDefault="008C2FC7" w:rsidP="008C2FC7">
      <w:pPr>
        <w:pStyle w:val="Code"/>
        <w:rPr>
          <w:highlight w:val="white"/>
        </w:rPr>
      </w:pPr>
      <w:r w:rsidRPr="009070F3">
        <w:rPr>
          <w:highlight w:val="white"/>
        </w:rPr>
        <w:t xml:space="preserve">        Register register = (Register) operand0;</w:t>
      </w:r>
    </w:p>
    <w:p w14:paraId="084732F3" w14:textId="77777777" w:rsidR="008C2FC7" w:rsidRPr="009070F3" w:rsidRDefault="008C2FC7" w:rsidP="008C2FC7">
      <w:pPr>
        <w:pStyle w:val="Code"/>
        <w:rPr>
          <w:highlight w:val="white"/>
        </w:rPr>
      </w:pPr>
      <w:r w:rsidRPr="009070F3">
        <w:rPr>
          <w:highlight w:val="white"/>
        </w:rPr>
        <w:t xml:space="preserve">        return LookupByteArray(Operator, register);</w:t>
      </w:r>
    </w:p>
    <w:p w14:paraId="2E7A5671" w14:textId="77777777" w:rsidR="008C2FC7" w:rsidRDefault="008C2FC7" w:rsidP="008C2FC7">
      <w:pPr>
        <w:pStyle w:val="Code"/>
        <w:rPr>
          <w:highlight w:val="white"/>
        </w:rPr>
      </w:pPr>
      <w:r w:rsidRPr="009070F3">
        <w:rPr>
          <w:highlight w:val="white"/>
        </w:rPr>
        <w:t xml:space="preserve">      }</w:t>
      </w:r>
    </w:p>
    <w:p w14:paraId="2652EF70" w14:textId="77777777" w:rsidR="008C2FC7" w:rsidRPr="009070F3" w:rsidRDefault="008C2FC7" w:rsidP="008C2FC7">
      <w:pPr>
        <w:rPr>
          <w:highlight w:val="white"/>
        </w:rPr>
      </w:pPr>
      <w:r>
        <w:rPr>
          <w:highlight w:val="white"/>
        </w:rPr>
        <w:t xml:space="preserve">The operators of the second category take an integer value as operand. For instance: </w:t>
      </w:r>
      <w:r w:rsidRPr="00FE3801">
        <w:rPr>
          <w:rStyle w:val="KeyWord0"/>
          <w:highlight w:val="white"/>
        </w:rPr>
        <w:t>int</w:t>
      </w:r>
      <w:r w:rsidRPr="009070F3">
        <w:rPr>
          <w:highlight w:val="white"/>
        </w:rPr>
        <w:t xml:space="preserve"> </w:t>
      </w:r>
      <w:r w:rsidRPr="00FE3801">
        <w:rPr>
          <w:rStyle w:val="KeyWord0"/>
          <w:highlight w:val="white"/>
        </w:rPr>
        <w:t>33</w:t>
      </w:r>
      <w:r>
        <w:rPr>
          <w:highlight w:val="white"/>
        </w:rPr>
        <w:t xml:space="preserve">. We call </w:t>
      </w:r>
      <w:r w:rsidRPr="00080362">
        <w:rPr>
          <w:rStyle w:val="KeyWord0"/>
          <w:highlight w:val="white"/>
        </w:rPr>
        <w:t>LookupByteArray</w:t>
      </w:r>
      <w:r>
        <w:rPr>
          <w:highlight w:val="white"/>
        </w:rPr>
        <w:t xml:space="preserve"> just like in the previous cases. But we must also load the array with the integer value of the operation, which we do by calling </w:t>
      </w:r>
      <w:r w:rsidRPr="006D48B6">
        <w:rPr>
          <w:rStyle w:val="KeyWord0"/>
          <w:highlight w:val="white"/>
        </w:rPr>
        <w:t>LoadByteList</w:t>
      </w:r>
      <w:r>
        <w:rPr>
          <w:highlight w:val="white"/>
        </w:rPr>
        <w:t xml:space="preserve"> with the value and its size. We determine the size of the value by calling </w:t>
      </w:r>
      <w:r w:rsidRPr="000B10A8">
        <w:rPr>
          <w:rStyle w:val="KeyWord0"/>
          <w:highlight w:val="white"/>
        </w:rPr>
        <w:t>SizeOfValue</w:t>
      </w:r>
      <w:r>
        <w:rPr>
          <w:highlight w:val="white"/>
        </w:rPr>
        <w:t xml:space="preserve">. Note that we </w:t>
      </w:r>
      <w:proofErr w:type="gramStart"/>
      <w:r>
        <w:rPr>
          <w:highlight w:val="white"/>
        </w:rPr>
        <w:t>have to</w:t>
      </w:r>
      <w:proofErr w:type="gramEnd"/>
      <w:r>
        <w:rPr>
          <w:highlight w:val="white"/>
        </w:rPr>
        <w:t xml:space="preserve"> subtract the size of the value from the size of the byte list to obtain the location to insert the value in the byte list. Integer values are always </w:t>
      </w:r>
      <w:r w:rsidRPr="00253670">
        <w:rPr>
          <w:rStyle w:val="KeyWord0"/>
          <w:highlight w:val="white"/>
        </w:rPr>
        <w:t>BigInteger</w:t>
      </w:r>
      <w:r>
        <w:rPr>
          <w:highlight w:val="white"/>
        </w:rPr>
        <w:t xml:space="preserve"> objects.</w:t>
      </w:r>
    </w:p>
    <w:p w14:paraId="56B872FA" w14:textId="77777777" w:rsidR="008C2FC7" w:rsidRPr="004711C8" w:rsidRDefault="008C2FC7" w:rsidP="008C2FC7">
      <w:pPr>
        <w:pStyle w:val="Code"/>
        <w:rPr>
          <w:highlight w:val="white"/>
        </w:rPr>
      </w:pPr>
      <w:r w:rsidRPr="004711C8">
        <w:rPr>
          <w:highlight w:val="white"/>
        </w:rPr>
        <w:t xml:space="preserve">      // int 33</w:t>
      </w:r>
    </w:p>
    <w:p w14:paraId="7D1FD21C" w14:textId="77777777" w:rsidR="008C2FC7" w:rsidRDefault="008C2FC7" w:rsidP="008C2FC7">
      <w:pPr>
        <w:pStyle w:val="Code"/>
        <w:rPr>
          <w:highlight w:val="white"/>
        </w:rPr>
      </w:pPr>
      <w:r w:rsidRPr="009070F3">
        <w:rPr>
          <w:highlight w:val="white"/>
        </w:rPr>
        <w:t xml:space="preserve">      else if ((operand0 is BigInteger) &amp;&amp; (operand1 == null) &amp;&amp;</w:t>
      </w:r>
    </w:p>
    <w:p w14:paraId="48CC6E96" w14:textId="77777777" w:rsidR="008C2FC7" w:rsidRPr="009070F3" w:rsidRDefault="008C2FC7" w:rsidP="008C2FC7">
      <w:pPr>
        <w:pStyle w:val="Code"/>
        <w:rPr>
          <w:highlight w:val="white"/>
        </w:rPr>
      </w:pPr>
      <w:r>
        <w:rPr>
          <w:highlight w:val="white"/>
        </w:rPr>
        <w:t xml:space="preserve">              </w:t>
      </w:r>
      <w:r w:rsidRPr="009070F3">
        <w:rPr>
          <w:highlight w:val="white"/>
        </w:rPr>
        <w:t xml:space="preserve"> (operand2 == null)) {</w:t>
      </w:r>
    </w:p>
    <w:p w14:paraId="65BB586A" w14:textId="77777777" w:rsidR="008C2FC7" w:rsidRPr="009070F3" w:rsidRDefault="008C2FC7" w:rsidP="008C2FC7">
      <w:pPr>
        <w:pStyle w:val="Code"/>
        <w:rPr>
          <w:highlight w:val="white"/>
        </w:rPr>
      </w:pPr>
      <w:r w:rsidRPr="009070F3">
        <w:rPr>
          <w:highlight w:val="white"/>
        </w:rPr>
        <w:t xml:space="preserve">        BigInteger value = (BigInteger) operand0;</w:t>
      </w:r>
    </w:p>
    <w:p w14:paraId="5F3BD83C" w14:textId="77777777" w:rsidR="008C2FC7" w:rsidRPr="009070F3" w:rsidRDefault="008C2FC7" w:rsidP="008C2FC7">
      <w:pPr>
        <w:pStyle w:val="Code"/>
        <w:rPr>
          <w:highlight w:val="white"/>
        </w:rPr>
      </w:pPr>
      <w:r w:rsidRPr="009070F3">
        <w:rPr>
          <w:highlight w:val="white"/>
        </w:rPr>
        <w:t xml:space="preserve">        int size = SizeOfValue(value);</w:t>
      </w:r>
    </w:p>
    <w:p w14:paraId="15E36E0F" w14:textId="77777777" w:rsidR="008C2FC7" w:rsidRPr="009070F3" w:rsidRDefault="008C2FC7" w:rsidP="008C2FC7">
      <w:pPr>
        <w:pStyle w:val="Code"/>
        <w:rPr>
          <w:highlight w:val="white"/>
        </w:rPr>
      </w:pPr>
      <w:r w:rsidRPr="009070F3">
        <w:rPr>
          <w:highlight w:val="white"/>
        </w:rPr>
        <w:t xml:space="preserve">        List&lt;byte&gt; byteList = LookupByteArray(Operator, size);</w:t>
      </w:r>
    </w:p>
    <w:p w14:paraId="5101FD61" w14:textId="77777777" w:rsidR="008C2FC7" w:rsidRPr="009070F3" w:rsidRDefault="008C2FC7" w:rsidP="008C2FC7">
      <w:pPr>
        <w:pStyle w:val="Code"/>
        <w:rPr>
          <w:highlight w:val="white"/>
        </w:rPr>
      </w:pPr>
      <w:r w:rsidRPr="009070F3">
        <w:rPr>
          <w:highlight w:val="white"/>
        </w:rPr>
        <w:t xml:space="preserve">        LoadByteList(byteList, byteList.Count - size, size, value);</w:t>
      </w:r>
    </w:p>
    <w:p w14:paraId="54625A76" w14:textId="77777777" w:rsidR="008C2FC7" w:rsidRPr="009070F3" w:rsidRDefault="008C2FC7" w:rsidP="008C2FC7">
      <w:pPr>
        <w:pStyle w:val="Code"/>
        <w:rPr>
          <w:highlight w:val="white"/>
        </w:rPr>
      </w:pPr>
      <w:r w:rsidRPr="009070F3">
        <w:rPr>
          <w:highlight w:val="white"/>
        </w:rPr>
        <w:t xml:space="preserve">        return byteList;</w:t>
      </w:r>
    </w:p>
    <w:p w14:paraId="5C35541B" w14:textId="77777777" w:rsidR="008C2FC7" w:rsidRDefault="008C2FC7" w:rsidP="008C2FC7">
      <w:pPr>
        <w:pStyle w:val="Code"/>
        <w:rPr>
          <w:highlight w:val="white"/>
        </w:rPr>
      </w:pPr>
      <w:r w:rsidRPr="009070F3">
        <w:rPr>
          <w:highlight w:val="white"/>
        </w:rPr>
        <w:t xml:space="preserve">      }</w:t>
      </w:r>
    </w:p>
    <w:p w14:paraId="04E87797" w14:textId="77777777" w:rsidR="008C2FC7" w:rsidRPr="00F00E1A" w:rsidRDefault="008C2FC7" w:rsidP="008C2FC7">
      <w:pPr>
        <w:rPr>
          <w:highlight w:val="white"/>
        </w:rPr>
      </w:pPr>
      <w:r>
        <w:rPr>
          <w:highlight w:val="white"/>
        </w:rPr>
        <w:t xml:space="preserve">In the third category of the unary operations the operand is an address, made up by a register and an offset or a static variable and an offset. For instance: </w:t>
      </w:r>
      <w:r w:rsidRPr="00FF530A">
        <w:rPr>
          <w:rStyle w:val="KeyWord0"/>
          <w:highlight w:val="white"/>
        </w:rPr>
        <w:t>inc</w:t>
      </w:r>
      <w:r w:rsidRPr="00F00E1A">
        <w:rPr>
          <w:highlight w:val="white"/>
        </w:rPr>
        <w:t xml:space="preserve"> </w:t>
      </w:r>
      <w:r w:rsidRPr="00FF530A">
        <w:rPr>
          <w:rStyle w:val="KeyWord0"/>
          <w:highlight w:val="white"/>
        </w:rPr>
        <w:t>[bp</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2]</w:t>
      </w:r>
      <w:r w:rsidRPr="00F00E1A">
        <w:rPr>
          <w:highlight w:val="white"/>
        </w:rPr>
        <w:t xml:space="preserve"> </w:t>
      </w:r>
      <w:r>
        <w:rPr>
          <w:highlight w:val="white"/>
        </w:rPr>
        <w:t>or</w:t>
      </w:r>
      <w:r w:rsidRPr="00F00E1A">
        <w:rPr>
          <w:highlight w:val="white"/>
        </w:rPr>
        <w:t xml:space="preserve"> </w:t>
      </w:r>
      <w:r w:rsidRPr="00FF530A">
        <w:rPr>
          <w:rStyle w:val="KeyWord0"/>
          <w:highlight w:val="white"/>
        </w:rPr>
        <w:t>inc</w:t>
      </w:r>
      <w:r w:rsidRPr="00F00E1A">
        <w:rPr>
          <w:highlight w:val="white"/>
        </w:rPr>
        <w:t xml:space="preserve"> </w:t>
      </w:r>
      <w:r w:rsidRPr="00FF530A">
        <w:rPr>
          <w:rStyle w:val="KeyWord0"/>
          <w:highlight w:val="white"/>
        </w:rPr>
        <w:t>[global</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4]</w:t>
      </w:r>
      <w:r>
        <w:rPr>
          <w:highlight w:val="white"/>
        </w:rPr>
        <w:t xml:space="preserve">. Note that offsets are always </w:t>
      </w:r>
      <w:r w:rsidRPr="00253670">
        <w:rPr>
          <w:rStyle w:val="KeyWord0"/>
          <w:highlight w:val="white"/>
        </w:rPr>
        <w:t>int</w:t>
      </w:r>
      <w:r>
        <w:rPr>
          <w:highlight w:val="white"/>
        </w:rPr>
        <w:t xml:space="preserve"> values. If the address includes a register, the size of the offset is determined by calling </w:t>
      </w:r>
      <w:r w:rsidRPr="00B41AFD">
        <w:rPr>
          <w:rStyle w:val="KeyWord0"/>
          <w:highlight w:val="white"/>
        </w:rPr>
        <w:t>SizeOfValue</w:t>
      </w:r>
      <w:r>
        <w:rPr>
          <w:highlight w:val="white"/>
        </w:rPr>
        <w:t>. If the address instead includes a static variable, the offset size is always the size of a pointer.</w:t>
      </w:r>
    </w:p>
    <w:p w14:paraId="65407EEC" w14:textId="77777777" w:rsidR="008C2FC7" w:rsidRPr="00236532" w:rsidRDefault="008C2FC7" w:rsidP="008C2FC7">
      <w:pPr>
        <w:pStyle w:val="Code"/>
        <w:rPr>
          <w:highlight w:val="white"/>
        </w:rPr>
      </w:pPr>
      <w:r w:rsidRPr="00236532">
        <w:rPr>
          <w:highlight w:val="white"/>
        </w:rPr>
        <w:t xml:space="preserve">      // inc [bp + 2]; inc [global + 4]</w:t>
      </w:r>
    </w:p>
    <w:p w14:paraId="7651FDDF" w14:textId="77777777" w:rsidR="008C2FC7" w:rsidRPr="00236532" w:rsidRDefault="008C2FC7" w:rsidP="008C2FC7">
      <w:pPr>
        <w:pStyle w:val="Code"/>
        <w:rPr>
          <w:highlight w:val="white"/>
        </w:rPr>
      </w:pPr>
      <w:r w:rsidRPr="00236532">
        <w:rPr>
          <w:highlight w:val="white"/>
        </w:rPr>
        <w:t xml:space="preserve">      else if (((operand0 is Register) || (operand0 is string)) &amp;&amp;</w:t>
      </w:r>
    </w:p>
    <w:p w14:paraId="4285418F" w14:textId="77777777" w:rsidR="008C2FC7" w:rsidRPr="00236532" w:rsidRDefault="008C2FC7" w:rsidP="008C2FC7">
      <w:pPr>
        <w:pStyle w:val="Code"/>
        <w:rPr>
          <w:highlight w:val="white"/>
        </w:rPr>
      </w:pPr>
      <w:r w:rsidRPr="00236532">
        <w:rPr>
          <w:highlight w:val="white"/>
        </w:rPr>
        <w:t xml:space="preserve">               (operand1 is int) &amp;&amp; (operand2 == null)) {</w:t>
      </w:r>
    </w:p>
    <w:p w14:paraId="0D30D402" w14:textId="77777777" w:rsidR="008C2FC7" w:rsidRPr="00236532" w:rsidRDefault="008C2FC7" w:rsidP="008C2FC7">
      <w:pPr>
        <w:pStyle w:val="Code"/>
        <w:rPr>
          <w:highlight w:val="white"/>
        </w:rPr>
      </w:pPr>
      <w:r w:rsidRPr="00236532">
        <w:rPr>
          <w:highlight w:val="white"/>
        </w:rPr>
        <w:t xml:space="preserve">        int offset = (int) operand1;</w:t>
      </w:r>
    </w:p>
    <w:p w14:paraId="25420807" w14:textId="77777777" w:rsidR="008C2FC7" w:rsidRPr="00236532" w:rsidRDefault="008C2FC7" w:rsidP="008C2FC7">
      <w:pPr>
        <w:pStyle w:val="Code"/>
        <w:rPr>
          <w:highlight w:val="white"/>
        </w:rPr>
      </w:pPr>
      <w:r w:rsidRPr="00236532">
        <w:rPr>
          <w:highlight w:val="white"/>
        </w:rPr>
        <w:t xml:space="preserve">        int size = (operand0 is Register) ? SizeOfValue(offset)</w:t>
      </w:r>
    </w:p>
    <w:p w14:paraId="713AA9F7" w14:textId="77777777" w:rsidR="008C2FC7" w:rsidRPr="00236532" w:rsidRDefault="008C2FC7" w:rsidP="008C2FC7">
      <w:pPr>
        <w:pStyle w:val="Code"/>
        <w:rPr>
          <w:highlight w:val="white"/>
        </w:rPr>
      </w:pPr>
      <w:r w:rsidRPr="00236532">
        <w:rPr>
          <w:highlight w:val="white"/>
        </w:rPr>
        <w:t xml:space="preserve">                                          : TypeSize.PointerSize;</w:t>
      </w:r>
    </w:p>
    <w:p w14:paraId="7297561F" w14:textId="77777777" w:rsidR="008C2FC7" w:rsidRPr="00236532" w:rsidRDefault="008C2FC7" w:rsidP="008C2FC7">
      <w:pPr>
        <w:pStyle w:val="Code"/>
        <w:rPr>
          <w:highlight w:val="white"/>
        </w:rPr>
      </w:pPr>
      <w:r w:rsidRPr="00236532">
        <w:rPr>
          <w:highlight w:val="white"/>
        </w:rPr>
        <w:t xml:space="preserve">        List&lt;byte&gt; byteList = LookupByteArray(Operator, operand0, size);</w:t>
      </w:r>
    </w:p>
    <w:p w14:paraId="32CFEAF5" w14:textId="77777777" w:rsidR="008C2FC7" w:rsidRPr="00236532" w:rsidRDefault="008C2FC7" w:rsidP="008C2FC7">
      <w:pPr>
        <w:pStyle w:val="Code"/>
        <w:rPr>
          <w:highlight w:val="white"/>
        </w:rPr>
      </w:pPr>
      <w:r w:rsidRPr="00236532">
        <w:rPr>
          <w:highlight w:val="white"/>
        </w:rPr>
        <w:t xml:space="preserve">        LoadByteList(byteList, byteList.Count - size, size, offset);</w:t>
      </w:r>
    </w:p>
    <w:p w14:paraId="6D75910B" w14:textId="77777777" w:rsidR="008C2FC7" w:rsidRPr="00236532" w:rsidRDefault="008C2FC7" w:rsidP="008C2FC7">
      <w:pPr>
        <w:pStyle w:val="Code"/>
        <w:rPr>
          <w:highlight w:val="white"/>
        </w:rPr>
      </w:pPr>
      <w:r w:rsidRPr="00236532">
        <w:rPr>
          <w:highlight w:val="white"/>
        </w:rPr>
        <w:t xml:space="preserve">        return byteList;</w:t>
      </w:r>
    </w:p>
    <w:p w14:paraId="524A3D3E" w14:textId="77777777" w:rsidR="008C2FC7" w:rsidRPr="00236532" w:rsidRDefault="008C2FC7" w:rsidP="008C2FC7">
      <w:pPr>
        <w:pStyle w:val="Code"/>
        <w:rPr>
          <w:highlight w:val="white"/>
        </w:rPr>
      </w:pPr>
      <w:r w:rsidRPr="00236532">
        <w:rPr>
          <w:highlight w:val="white"/>
        </w:rPr>
        <w:t xml:space="preserve">      }</w:t>
      </w:r>
    </w:p>
    <w:p w14:paraId="051C633F" w14:textId="77777777" w:rsidR="008C2FC7" w:rsidRPr="002B63B5" w:rsidRDefault="008C2FC7" w:rsidP="008C2FC7">
      <w:pPr>
        <w:rPr>
          <w:highlight w:val="white"/>
        </w:rPr>
      </w:pPr>
      <w:r>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E42FEE" w14:paraId="51258A5F" w14:textId="77777777" w:rsidTr="003D2653">
        <w:tc>
          <w:tcPr>
            <w:tcW w:w="1271" w:type="dxa"/>
          </w:tcPr>
          <w:p w14:paraId="2D1814B2" w14:textId="77777777" w:rsidR="008C2FC7" w:rsidRPr="00BF5180" w:rsidRDefault="008C2FC7" w:rsidP="003D2653">
            <w:pPr>
              <w:spacing w:before="0" w:after="40"/>
              <w:rPr>
                <w:b/>
                <w:bCs/>
                <w:highlight w:val="white"/>
              </w:rPr>
            </w:pPr>
            <w:bookmarkStart w:id="464" w:name="_Hlk50202926"/>
            <w:r w:rsidRPr="00BF5180">
              <w:rPr>
                <w:b/>
                <w:bCs/>
                <w:highlight w:val="white"/>
              </w:rPr>
              <w:t>Category</w:t>
            </w:r>
          </w:p>
        </w:tc>
        <w:tc>
          <w:tcPr>
            <w:tcW w:w="5245" w:type="dxa"/>
          </w:tcPr>
          <w:p w14:paraId="0FDEBBF8" w14:textId="77777777" w:rsidR="008C2FC7" w:rsidRPr="00BF5180" w:rsidRDefault="008C2FC7" w:rsidP="003D2653">
            <w:pPr>
              <w:spacing w:before="0" w:after="40"/>
              <w:rPr>
                <w:b/>
                <w:bCs/>
                <w:highlight w:val="white"/>
              </w:rPr>
            </w:pPr>
            <w:r w:rsidRPr="00BF5180">
              <w:rPr>
                <w:b/>
                <w:bCs/>
                <w:highlight w:val="white"/>
              </w:rPr>
              <w:t>Description</w:t>
            </w:r>
          </w:p>
        </w:tc>
        <w:tc>
          <w:tcPr>
            <w:tcW w:w="2834" w:type="dxa"/>
          </w:tcPr>
          <w:p w14:paraId="6EDDE19F" w14:textId="77777777" w:rsidR="008C2FC7" w:rsidRPr="00BF5180" w:rsidRDefault="008C2FC7" w:rsidP="003D2653">
            <w:pPr>
              <w:spacing w:before="0" w:after="40"/>
              <w:rPr>
                <w:b/>
                <w:bCs/>
                <w:highlight w:val="white"/>
              </w:rPr>
            </w:pPr>
            <w:r w:rsidRPr="00BF5180">
              <w:rPr>
                <w:b/>
                <w:bCs/>
                <w:highlight w:val="white"/>
              </w:rPr>
              <w:t>Examples</w:t>
            </w:r>
          </w:p>
        </w:tc>
      </w:tr>
      <w:tr w:rsidR="008C2FC7" w14:paraId="7BB55114" w14:textId="77777777" w:rsidTr="003D2653">
        <w:tc>
          <w:tcPr>
            <w:tcW w:w="1271" w:type="dxa"/>
          </w:tcPr>
          <w:p w14:paraId="283A30DC" w14:textId="77777777" w:rsidR="008C2FC7" w:rsidRDefault="008C2FC7" w:rsidP="003D2653">
            <w:pPr>
              <w:spacing w:before="0" w:after="40"/>
              <w:rPr>
                <w:highlight w:val="white"/>
              </w:rPr>
            </w:pPr>
            <w:r>
              <w:rPr>
                <w:highlight w:val="white"/>
              </w:rPr>
              <w:t>1</w:t>
            </w:r>
          </w:p>
        </w:tc>
        <w:tc>
          <w:tcPr>
            <w:tcW w:w="5245" w:type="dxa"/>
          </w:tcPr>
          <w:p w14:paraId="5B71334C" w14:textId="77777777" w:rsidR="008C2FC7" w:rsidRPr="00E5786A" w:rsidRDefault="008C2FC7" w:rsidP="003D2653">
            <w:pPr>
              <w:spacing w:before="0" w:after="40"/>
            </w:pPr>
            <w:r>
              <w:t>b</w:t>
            </w:r>
            <w:r w:rsidRPr="005D7FBB">
              <w:t>inary</w:t>
            </w:r>
            <w:r>
              <w:t xml:space="preserve"> </w:t>
            </w:r>
            <w:r w:rsidRPr="005D7FBB">
              <w:t xml:space="preserve">operator </w:t>
            </w:r>
            <w:proofErr w:type="gramStart"/>
            <w:r w:rsidRPr="005D7FBB">
              <w:t>register</w:t>
            </w:r>
            <w:proofErr w:type="gramEnd"/>
            <w:r w:rsidRPr="005D7FBB">
              <w:t xml:space="preserve">, </w:t>
            </w:r>
            <w:r>
              <w:t>register</w:t>
            </w:r>
          </w:p>
        </w:tc>
        <w:tc>
          <w:tcPr>
            <w:tcW w:w="2834" w:type="dxa"/>
          </w:tcPr>
          <w:p w14:paraId="20C9E079" w14:textId="77777777" w:rsidR="008C2FC7" w:rsidRDefault="008C2FC7" w:rsidP="003D2653">
            <w:pPr>
              <w:spacing w:before="0" w:after="40"/>
              <w:rPr>
                <w:highlight w:val="white"/>
              </w:rPr>
            </w:pPr>
            <w:r>
              <w:rPr>
                <w:highlight w:val="white"/>
              </w:rPr>
              <w:t>mov ax, bx</w:t>
            </w:r>
          </w:p>
        </w:tc>
      </w:tr>
      <w:tr w:rsidR="008C2FC7" w14:paraId="5144503D" w14:textId="77777777" w:rsidTr="003D2653">
        <w:tc>
          <w:tcPr>
            <w:tcW w:w="1271" w:type="dxa"/>
          </w:tcPr>
          <w:p w14:paraId="75F46546" w14:textId="77777777" w:rsidR="008C2FC7" w:rsidRDefault="008C2FC7" w:rsidP="003D2653">
            <w:pPr>
              <w:spacing w:before="0" w:after="40"/>
              <w:rPr>
                <w:highlight w:val="white"/>
              </w:rPr>
            </w:pPr>
            <w:r>
              <w:rPr>
                <w:highlight w:val="white"/>
              </w:rPr>
              <w:t>2</w:t>
            </w:r>
          </w:p>
        </w:tc>
        <w:tc>
          <w:tcPr>
            <w:tcW w:w="5245" w:type="dxa"/>
          </w:tcPr>
          <w:p w14:paraId="3BDE15C2" w14:textId="77777777" w:rsidR="008C2FC7" w:rsidRDefault="008C2FC7" w:rsidP="003D2653">
            <w:pPr>
              <w:spacing w:before="0" w:after="40"/>
            </w:pPr>
            <w:r>
              <w:t>b</w:t>
            </w:r>
            <w:r w:rsidRPr="005D7FBB">
              <w:t>inary</w:t>
            </w:r>
            <w:r>
              <w:t xml:space="preserve"> </w:t>
            </w:r>
            <w:r w:rsidRPr="005D7FBB">
              <w:t xml:space="preserve">operator </w:t>
            </w:r>
            <w:proofErr w:type="gramStart"/>
            <w:r w:rsidRPr="005D7FBB">
              <w:t>register</w:t>
            </w:r>
            <w:proofErr w:type="gramEnd"/>
            <w:r w:rsidRPr="005D7FBB">
              <w:t xml:space="preserve">, </w:t>
            </w:r>
            <w:r>
              <w:t>static name</w:t>
            </w:r>
          </w:p>
        </w:tc>
        <w:tc>
          <w:tcPr>
            <w:tcW w:w="2834" w:type="dxa"/>
          </w:tcPr>
          <w:p w14:paraId="51F57989" w14:textId="77777777" w:rsidR="008C2FC7" w:rsidRDefault="008C2FC7" w:rsidP="003D2653">
            <w:pPr>
              <w:spacing w:before="0" w:after="40"/>
              <w:rPr>
                <w:highlight w:val="white"/>
              </w:rPr>
            </w:pPr>
            <w:r>
              <w:rPr>
                <w:highlight w:val="white"/>
              </w:rPr>
              <w:t>add ax, stdin</w:t>
            </w:r>
          </w:p>
        </w:tc>
      </w:tr>
      <w:tr w:rsidR="008C2FC7" w14:paraId="061045B2" w14:textId="77777777" w:rsidTr="003D2653">
        <w:tc>
          <w:tcPr>
            <w:tcW w:w="1271" w:type="dxa"/>
          </w:tcPr>
          <w:p w14:paraId="44C71B56" w14:textId="77777777" w:rsidR="008C2FC7" w:rsidRDefault="008C2FC7" w:rsidP="003D2653">
            <w:pPr>
              <w:spacing w:before="0" w:after="40"/>
              <w:rPr>
                <w:highlight w:val="white"/>
              </w:rPr>
            </w:pPr>
            <w:r>
              <w:rPr>
                <w:highlight w:val="white"/>
              </w:rPr>
              <w:t>3</w:t>
            </w:r>
          </w:p>
        </w:tc>
        <w:tc>
          <w:tcPr>
            <w:tcW w:w="5245" w:type="dxa"/>
          </w:tcPr>
          <w:p w14:paraId="257090A7" w14:textId="77777777" w:rsidR="008C2FC7" w:rsidRDefault="008C2FC7" w:rsidP="003D2653">
            <w:pPr>
              <w:spacing w:before="0" w:after="40"/>
            </w:pPr>
            <w:r>
              <w:t>b</w:t>
            </w:r>
            <w:r w:rsidRPr="005D7FBB">
              <w:t>inary</w:t>
            </w:r>
            <w:r>
              <w:t xml:space="preserve"> </w:t>
            </w:r>
            <w:r w:rsidRPr="005D7FBB">
              <w:t xml:space="preserve">operator </w:t>
            </w:r>
            <w:proofErr w:type="gramStart"/>
            <w:r w:rsidRPr="005D7FBB">
              <w:t>register</w:t>
            </w:r>
            <w:proofErr w:type="gramEnd"/>
            <w:r w:rsidRPr="005D7FBB">
              <w:t>,</w:t>
            </w:r>
            <w:r>
              <w:t xml:space="preserve"> integer value</w:t>
            </w:r>
          </w:p>
        </w:tc>
        <w:tc>
          <w:tcPr>
            <w:tcW w:w="2834" w:type="dxa"/>
          </w:tcPr>
          <w:p w14:paraId="6A6A2B69" w14:textId="77777777" w:rsidR="008C2FC7" w:rsidRDefault="008C2FC7" w:rsidP="003D2653">
            <w:pPr>
              <w:spacing w:before="0" w:after="40"/>
              <w:rPr>
                <w:highlight w:val="white"/>
              </w:rPr>
            </w:pPr>
            <w:r>
              <w:rPr>
                <w:highlight w:val="white"/>
              </w:rPr>
              <w:t>sub ax, 123</w:t>
            </w:r>
          </w:p>
        </w:tc>
      </w:tr>
      <w:tr w:rsidR="008C2FC7" w14:paraId="7C7A1709" w14:textId="77777777" w:rsidTr="003D2653">
        <w:tc>
          <w:tcPr>
            <w:tcW w:w="1271" w:type="dxa"/>
          </w:tcPr>
          <w:p w14:paraId="394E7C61" w14:textId="77777777" w:rsidR="008C2FC7" w:rsidRDefault="008C2FC7" w:rsidP="003D2653">
            <w:pPr>
              <w:spacing w:before="0" w:after="40"/>
              <w:rPr>
                <w:highlight w:val="white"/>
              </w:rPr>
            </w:pPr>
            <w:r>
              <w:rPr>
                <w:highlight w:val="white"/>
              </w:rPr>
              <w:t>4</w:t>
            </w:r>
          </w:p>
        </w:tc>
        <w:tc>
          <w:tcPr>
            <w:tcW w:w="5245" w:type="dxa"/>
          </w:tcPr>
          <w:p w14:paraId="1306705B"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register</w:t>
            </w:r>
          </w:p>
          <w:p w14:paraId="791101BC" w14:textId="77777777" w:rsidR="008C2FC7" w:rsidRPr="00A63B27" w:rsidRDefault="008C2FC7" w:rsidP="003D2653">
            <w:pPr>
              <w:spacing w:before="0" w:after="40"/>
            </w:pPr>
            <w:r>
              <w:t>b</w:t>
            </w:r>
            <w:r w:rsidRPr="005D7FBB">
              <w:t>inary</w:t>
            </w:r>
            <w:r>
              <w:t xml:space="preserve"> </w:t>
            </w:r>
            <w:r w:rsidRPr="005D7FBB">
              <w:t>operator [</w:t>
            </w:r>
            <w:r>
              <w:t>static name + offset</w:t>
            </w:r>
            <w:r w:rsidRPr="005D7FBB">
              <w:t xml:space="preserve">], </w:t>
            </w:r>
            <w:r>
              <w:t>register</w:t>
            </w:r>
          </w:p>
        </w:tc>
        <w:tc>
          <w:tcPr>
            <w:tcW w:w="2834" w:type="dxa"/>
          </w:tcPr>
          <w:p w14:paraId="1C7C8FB9" w14:textId="77777777" w:rsidR="008C2FC7" w:rsidRDefault="008C2FC7" w:rsidP="003D2653">
            <w:pPr>
              <w:spacing w:before="0" w:after="40"/>
              <w:rPr>
                <w:highlight w:val="white"/>
              </w:rPr>
            </w:pPr>
            <w:r>
              <w:rPr>
                <w:highlight w:val="white"/>
              </w:rPr>
              <w:t>mov [bp + 2], bx</w:t>
            </w:r>
          </w:p>
          <w:p w14:paraId="71A25A96" w14:textId="77777777" w:rsidR="008C2FC7" w:rsidRDefault="008C2FC7" w:rsidP="003D2653">
            <w:pPr>
              <w:spacing w:before="0" w:after="40"/>
              <w:rPr>
                <w:highlight w:val="white"/>
              </w:rPr>
            </w:pPr>
            <w:r>
              <w:rPr>
                <w:highlight w:val="white"/>
              </w:rPr>
              <w:t>mov [stdin + 4], bx</w:t>
            </w:r>
          </w:p>
        </w:tc>
      </w:tr>
      <w:tr w:rsidR="008C2FC7" w14:paraId="50D8C660" w14:textId="77777777" w:rsidTr="003D2653">
        <w:tc>
          <w:tcPr>
            <w:tcW w:w="1271" w:type="dxa"/>
          </w:tcPr>
          <w:p w14:paraId="72D2BFDC" w14:textId="77777777" w:rsidR="008C2FC7" w:rsidRDefault="008C2FC7" w:rsidP="003D2653">
            <w:pPr>
              <w:spacing w:before="0" w:after="40"/>
              <w:rPr>
                <w:highlight w:val="white"/>
              </w:rPr>
            </w:pPr>
            <w:r>
              <w:rPr>
                <w:highlight w:val="white"/>
              </w:rPr>
              <w:t>5</w:t>
            </w:r>
          </w:p>
        </w:tc>
        <w:tc>
          <w:tcPr>
            <w:tcW w:w="5245" w:type="dxa"/>
          </w:tcPr>
          <w:p w14:paraId="1A17440D"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static name</w:t>
            </w:r>
          </w:p>
          <w:p w14:paraId="099A5435"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static name</w:t>
            </w:r>
          </w:p>
        </w:tc>
        <w:tc>
          <w:tcPr>
            <w:tcW w:w="2834" w:type="dxa"/>
          </w:tcPr>
          <w:p w14:paraId="009D328D" w14:textId="77777777" w:rsidR="008C2FC7" w:rsidRDefault="008C2FC7" w:rsidP="003D2653">
            <w:pPr>
              <w:spacing w:before="0" w:after="40"/>
              <w:rPr>
                <w:highlight w:val="white"/>
              </w:rPr>
            </w:pPr>
            <w:r>
              <w:rPr>
                <w:highlight w:val="white"/>
              </w:rPr>
              <w:t>add word [bp + 2], stdin</w:t>
            </w:r>
          </w:p>
          <w:p w14:paraId="29A8EEAA" w14:textId="77777777" w:rsidR="008C2FC7" w:rsidRDefault="008C2FC7" w:rsidP="003D2653">
            <w:pPr>
              <w:spacing w:before="0" w:after="40"/>
              <w:rPr>
                <w:highlight w:val="white"/>
              </w:rPr>
            </w:pPr>
            <w:r>
              <w:rPr>
                <w:highlight w:val="white"/>
              </w:rPr>
              <w:t>add word [stdin + 4], stdin</w:t>
            </w:r>
          </w:p>
        </w:tc>
      </w:tr>
      <w:tr w:rsidR="008C2FC7" w14:paraId="35819C1D" w14:textId="77777777" w:rsidTr="003D2653">
        <w:tc>
          <w:tcPr>
            <w:tcW w:w="1271" w:type="dxa"/>
          </w:tcPr>
          <w:p w14:paraId="273F3551" w14:textId="77777777" w:rsidR="008C2FC7" w:rsidRDefault="008C2FC7" w:rsidP="003D2653">
            <w:pPr>
              <w:spacing w:before="0" w:after="40"/>
              <w:rPr>
                <w:highlight w:val="white"/>
              </w:rPr>
            </w:pPr>
            <w:r>
              <w:rPr>
                <w:highlight w:val="white"/>
              </w:rPr>
              <w:t>6</w:t>
            </w:r>
          </w:p>
        </w:tc>
        <w:tc>
          <w:tcPr>
            <w:tcW w:w="5245" w:type="dxa"/>
          </w:tcPr>
          <w:p w14:paraId="3EED3DE4"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integer value</w:t>
            </w:r>
          </w:p>
          <w:p w14:paraId="2E6C2906"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integer value</w:t>
            </w:r>
          </w:p>
          <w:p w14:paraId="066E92D1" w14:textId="77777777" w:rsidR="008C2FC7" w:rsidRDefault="008C2FC7" w:rsidP="003D2653">
            <w:pPr>
              <w:spacing w:before="0" w:after="40"/>
            </w:pPr>
            <w:r>
              <w:t>b</w:t>
            </w:r>
            <w:r w:rsidRPr="005D7FBB">
              <w:t>inary</w:t>
            </w:r>
            <w:r>
              <w:t xml:space="preserve"> </w:t>
            </w:r>
            <w:r w:rsidRPr="005D7FBB">
              <w:t>operator [</w:t>
            </w:r>
            <w:r>
              <w:t>offset</w:t>
            </w:r>
            <w:r w:rsidRPr="005D7FBB">
              <w:t xml:space="preserve">], </w:t>
            </w:r>
            <w:r>
              <w:t>integer value</w:t>
            </w:r>
          </w:p>
        </w:tc>
        <w:tc>
          <w:tcPr>
            <w:tcW w:w="2834" w:type="dxa"/>
          </w:tcPr>
          <w:p w14:paraId="5B0301EA" w14:textId="77777777" w:rsidR="008C2FC7" w:rsidRDefault="008C2FC7" w:rsidP="003D2653">
            <w:pPr>
              <w:spacing w:before="0" w:after="40"/>
              <w:rPr>
                <w:highlight w:val="white"/>
              </w:rPr>
            </w:pPr>
            <w:r>
              <w:rPr>
                <w:highlight w:val="white"/>
              </w:rPr>
              <w:t>sub word [bp + 2], 123</w:t>
            </w:r>
          </w:p>
          <w:p w14:paraId="1D6D4B5F" w14:textId="77777777" w:rsidR="008C2FC7" w:rsidRDefault="008C2FC7" w:rsidP="003D2653">
            <w:pPr>
              <w:spacing w:before="0" w:after="40"/>
              <w:rPr>
                <w:highlight w:val="white"/>
              </w:rPr>
            </w:pPr>
            <w:r>
              <w:rPr>
                <w:highlight w:val="white"/>
              </w:rPr>
              <w:t>sub word [stdin + 4], 123</w:t>
            </w:r>
          </w:p>
          <w:p w14:paraId="04F13B6E" w14:textId="77777777" w:rsidR="008C2FC7" w:rsidRDefault="008C2FC7" w:rsidP="003D2653">
            <w:pPr>
              <w:spacing w:before="0" w:after="0"/>
              <w:rPr>
                <w:highlight w:val="white"/>
              </w:rPr>
            </w:pPr>
            <w:proofErr w:type="spellStart"/>
            <w:r>
              <w:rPr>
                <w:highlight w:val="white"/>
                <w:lang w:val="sv-SE"/>
              </w:rPr>
              <w:t>mov</w:t>
            </w:r>
            <w:proofErr w:type="spellEnd"/>
            <w:r>
              <w:rPr>
                <w:highlight w:val="white"/>
                <w:lang w:val="sv-SE"/>
              </w:rPr>
              <w:t xml:space="preserve"> </w:t>
            </w:r>
            <w:proofErr w:type="spellStart"/>
            <w:r>
              <w:rPr>
                <w:highlight w:val="white"/>
                <w:lang w:val="sv-SE"/>
              </w:rPr>
              <w:t>word</w:t>
            </w:r>
            <w:proofErr w:type="spellEnd"/>
            <w:r>
              <w:rPr>
                <w:highlight w:val="white"/>
                <w:lang w:val="sv-SE"/>
              </w:rPr>
              <w:t xml:space="preserve"> [</w:t>
            </w:r>
            <w:proofErr w:type="gramStart"/>
            <w:r>
              <w:rPr>
                <w:highlight w:val="white"/>
                <w:lang w:val="sv-SE"/>
              </w:rPr>
              <w:t>65534</w:t>
            </w:r>
            <w:proofErr w:type="gramEnd"/>
            <w:r>
              <w:rPr>
                <w:highlight w:val="white"/>
                <w:lang w:val="sv-SE"/>
              </w:rPr>
              <w:t>], 65534</w:t>
            </w:r>
          </w:p>
        </w:tc>
      </w:tr>
      <w:tr w:rsidR="008C2FC7" w14:paraId="5EE33C65" w14:textId="77777777" w:rsidTr="003D2653">
        <w:tc>
          <w:tcPr>
            <w:tcW w:w="1271" w:type="dxa"/>
          </w:tcPr>
          <w:p w14:paraId="484EE45E" w14:textId="77777777" w:rsidR="008C2FC7" w:rsidRDefault="008C2FC7" w:rsidP="003D2653">
            <w:pPr>
              <w:spacing w:before="0" w:after="40"/>
              <w:rPr>
                <w:highlight w:val="white"/>
              </w:rPr>
            </w:pPr>
            <w:r>
              <w:rPr>
                <w:highlight w:val="white"/>
              </w:rPr>
              <w:t>7</w:t>
            </w:r>
          </w:p>
        </w:tc>
        <w:tc>
          <w:tcPr>
            <w:tcW w:w="5245" w:type="dxa"/>
          </w:tcPr>
          <w:p w14:paraId="159BD034" w14:textId="77777777" w:rsidR="008C2FC7" w:rsidRDefault="008C2FC7" w:rsidP="003D2653">
            <w:pPr>
              <w:spacing w:before="0" w:after="40"/>
            </w:pPr>
            <w:r>
              <w:t>b</w:t>
            </w:r>
            <w:r w:rsidRPr="005D7FBB">
              <w:t>inary</w:t>
            </w:r>
            <w:r>
              <w:t xml:space="preserve"> </w:t>
            </w:r>
            <w:r w:rsidRPr="005D7FBB">
              <w:t xml:space="preserve">operator </w:t>
            </w:r>
            <w:proofErr w:type="gramStart"/>
            <w:r>
              <w:t>register</w:t>
            </w:r>
            <w:proofErr w:type="gramEnd"/>
            <w:r>
              <w:t xml:space="preserve">, </w:t>
            </w:r>
            <w:r w:rsidRPr="005D7FBB">
              <w:t>[</w:t>
            </w:r>
            <w:r>
              <w:t>register + offset</w:t>
            </w:r>
            <w:r w:rsidRPr="005D7FBB">
              <w:t>]</w:t>
            </w:r>
          </w:p>
          <w:p w14:paraId="158F1D81" w14:textId="77777777" w:rsidR="008C2FC7" w:rsidRDefault="008C2FC7" w:rsidP="003D2653">
            <w:pPr>
              <w:spacing w:before="0" w:after="40"/>
            </w:pPr>
            <w:r>
              <w:t>b</w:t>
            </w:r>
            <w:r w:rsidRPr="005D7FBB">
              <w:t>inary</w:t>
            </w:r>
            <w:r>
              <w:t xml:space="preserve"> </w:t>
            </w:r>
            <w:r w:rsidRPr="005D7FBB">
              <w:t xml:space="preserve">operator </w:t>
            </w:r>
            <w:proofErr w:type="gramStart"/>
            <w:r>
              <w:t>register</w:t>
            </w:r>
            <w:proofErr w:type="gramEnd"/>
            <w:r>
              <w:t xml:space="preserve">, </w:t>
            </w:r>
            <w:r w:rsidRPr="005D7FBB">
              <w:t>[</w:t>
            </w:r>
            <w:r>
              <w:t>static name + offset</w:t>
            </w:r>
            <w:r w:rsidRPr="005D7FBB">
              <w:t>]</w:t>
            </w:r>
          </w:p>
        </w:tc>
        <w:tc>
          <w:tcPr>
            <w:tcW w:w="2834" w:type="dxa"/>
          </w:tcPr>
          <w:p w14:paraId="2E6BA3B3" w14:textId="77777777" w:rsidR="008C2FC7" w:rsidRDefault="008C2FC7" w:rsidP="003D2653">
            <w:pPr>
              <w:spacing w:before="0" w:after="40"/>
              <w:rPr>
                <w:highlight w:val="white"/>
              </w:rPr>
            </w:pPr>
            <w:r>
              <w:rPr>
                <w:highlight w:val="white"/>
              </w:rPr>
              <w:t>mov ax, [bp + 2]</w:t>
            </w:r>
          </w:p>
          <w:p w14:paraId="7273C897" w14:textId="77777777" w:rsidR="008C2FC7" w:rsidRDefault="008C2FC7" w:rsidP="003D2653">
            <w:pPr>
              <w:spacing w:before="0" w:after="40"/>
              <w:rPr>
                <w:highlight w:val="white"/>
              </w:rPr>
            </w:pPr>
            <w:r>
              <w:rPr>
                <w:highlight w:val="white"/>
              </w:rPr>
              <w:t>add ax, [stdin +4]</w:t>
            </w:r>
          </w:p>
        </w:tc>
      </w:tr>
    </w:tbl>
    <w:bookmarkEnd w:id="464"/>
    <w:p w14:paraId="4E90CC20" w14:textId="77777777" w:rsidR="008C2FC7" w:rsidRPr="00345E40" w:rsidRDefault="008C2FC7" w:rsidP="008C2FC7">
      <w:pPr>
        <w:rPr>
          <w:highlight w:val="white"/>
        </w:rPr>
      </w:pPr>
      <w:r>
        <w:rPr>
          <w:highlight w:val="white"/>
        </w:rPr>
        <w:t>In category one, we assign a register the value of another register.</w:t>
      </w:r>
    </w:p>
    <w:p w14:paraId="23F3D4DF" w14:textId="77777777" w:rsidR="008C2FC7" w:rsidRPr="00345E40" w:rsidRDefault="008C2FC7" w:rsidP="008C2FC7">
      <w:pPr>
        <w:pStyle w:val="Code"/>
        <w:rPr>
          <w:highlight w:val="white"/>
        </w:rPr>
      </w:pPr>
      <w:r>
        <w:rPr>
          <w:highlight w:val="white"/>
        </w:rPr>
        <w:t xml:space="preserve"> </w:t>
      </w:r>
      <w:r w:rsidRPr="00345E40">
        <w:rPr>
          <w:highlight w:val="white"/>
        </w:rPr>
        <w:t xml:space="preserve">     // </w:t>
      </w:r>
      <w:r>
        <w:rPr>
          <w:highlight w:val="white"/>
        </w:rPr>
        <w:t xml:space="preserve">1: </w:t>
      </w:r>
      <w:r w:rsidRPr="00345E40">
        <w:rPr>
          <w:highlight w:val="white"/>
        </w:rPr>
        <w:t>mov ax, bx</w:t>
      </w:r>
    </w:p>
    <w:p w14:paraId="5C3A4268" w14:textId="77777777" w:rsidR="008C2FC7" w:rsidRDefault="008C2FC7" w:rsidP="008C2FC7">
      <w:pPr>
        <w:pStyle w:val="Code"/>
        <w:rPr>
          <w:highlight w:val="white"/>
        </w:rPr>
      </w:pPr>
      <w:r w:rsidRPr="00345E40">
        <w:rPr>
          <w:highlight w:val="white"/>
        </w:rPr>
        <w:t xml:space="preserve">      else if ((operand0 is Register) &amp;&amp; (operand1 is Register) &amp;&amp;</w:t>
      </w:r>
    </w:p>
    <w:p w14:paraId="42126FF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85F1F71" w14:textId="77777777" w:rsidR="008C2FC7" w:rsidRPr="00345E40" w:rsidRDefault="008C2FC7" w:rsidP="008C2FC7">
      <w:pPr>
        <w:pStyle w:val="Code"/>
        <w:rPr>
          <w:highlight w:val="white"/>
        </w:rPr>
      </w:pPr>
      <w:r w:rsidRPr="00345E40">
        <w:rPr>
          <w:highlight w:val="white"/>
        </w:rPr>
        <w:t xml:space="preserve">        Register toRegister = (Register) operand0,</w:t>
      </w:r>
    </w:p>
    <w:p w14:paraId="5446066B" w14:textId="77777777" w:rsidR="008C2FC7" w:rsidRPr="00345E40" w:rsidRDefault="008C2FC7" w:rsidP="008C2FC7">
      <w:pPr>
        <w:pStyle w:val="Code"/>
        <w:rPr>
          <w:highlight w:val="white"/>
        </w:rPr>
      </w:pPr>
      <w:r w:rsidRPr="00345E40">
        <w:rPr>
          <w:highlight w:val="white"/>
        </w:rPr>
        <w:t xml:space="preserve">                 fromRegister = (Register) operand1;</w:t>
      </w:r>
    </w:p>
    <w:p w14:paraId="1D7124F1" w14:textId="77777777" w:rsidR="008C2FC7" w:rsidRPr="00345E40" w:rsidRDefault="008C2FC7" w:rsidP="008C2FC7">
      <w:pPr>
        <w:pStyle w:val="Code"/>
        <w:rPr>
          <w:highlight w:val="white"/>
        </w:rPr>
      </w:pPr>
      <w:r w:rsidRPr="00345E40">
        <w:rPr>
          <w:highlight w:val="white"/>
        </w:rPr>
        <w:t xml:space="preserve">        return LookupByteArray(Operator, toRegister, fromRegister);</w:t>
      </w:r>
    </w:p>
    <w:p w14:paraId="18A304E0" w14:textId="77777777" w:rsidR="008C2FC7" w:rsidRPr="00345E40" w:rsidRDefault="008C2FC7" w:rsidP="008C2FC7">
      <w:pPr>
        <w:pStyle w:val="Code"/>
        <w:rPr>
          <w:highlight w:val="white"/>
        </w:rPr>
      </w:pPr>
      <w:r w:rsidRPr="00345E40">
        <w:rPr>
          <w:highlight w:val="white"/>
        </w:rPr>
        <w:t xml:space="preserve">      }</w:t>
      </w:r>
    </w:p>
    <w:p w14:paraId="40FEB840" w14:textId="77777777" w:rsidR="008C2FC7" w:rsidRPr="00345E40" w:rsidRDefault="008C2FC7" w:rsidP="008C2FC7">
      <w:pPr>
        <w:rPr>
          <w:highlight w:val="white"/>
        </w:rPr>
      </w:pPr>
      <w:r>
        <w:rPr>
          <w:highlight w:val="white"/>
        </w:rPr>
        <w:t xml:space="preserve">In category two, we assign a register the address a static variable. We </w:t>
      </w:r>
      <w:proofErr w:type="gramStart"/>
      <w:r>
        <w:rPr>
          <w:highlight w:val="white"/>
        </w:rPr>
        <w:t>have to</w:t>
      </w:r>
      <w:proofErr w:type="gramEnd"/>
      <w:r>
        <w:rPr>
          <w:highlight w:val="white"/>
        </w:rPr>
        <w:t xml:space="preserve"> load the zero value into the byte list, to mark that there is not offset. The linker will add the actual address of the variable </w:t>
      </w:r>
      <w:proofErr w:type="gramStart"/>
      <w:r>
        <w:rPr>
          <w:highlight w:val="white"/>
        </w:rPr>
        <w:t>later on</w:t>
      </w:r>
      <w:proofErr w:type="gramEnd"/>
      <w:r>
        <w:rPr>
          <w:highlight w:val="white"/>
        </w:rPr>
        <w:t>.</w:t>
      </w:r>
    </w:p>
    <w:p w14:paraId="06EF55E8" w14:textId="77777777" w:rsidR="008C2FC7" w:rsidRPr="00345E40" w:rsidRDefault="008C2FC7" w:rsidP="008C2FC7">
      <w:pPr>
        <w:pStyle w:val="Code"/>
        <w:rPr>
          <w:highlight w:val="white"/>
        </w:rPr>
      </w:pPr>
      <w:r w:rsidRPr="00345E40">
        <w:rPr>
          <w:highlight w:val="white"/>
        </w:rPr>
        <w:t xml:space="preserve">      // </w:t>
      </w:r>
      <w:r>
        <w:rPr>
          <w:highlight w:val="white"/>
        </w:rPr>
        <w:t xml:space="preserve">2: </w:t>
      </w:r>
      <w:r w:rsidRPr="00345E40">
        <w:rPr>
          <w:highlight w:val="white"/>
        </w:rPr>
        <w:t>mov ax, global</w:t>
      </w:r>
    </w:p>
    <w:p w14:paraId="26BF52EA" w14:textId="77777777" w:rsidR="008C2FC7" w:rsidRDefault="008C2FC7" w:rsidP="008C2FC7">
      <w:pPr>
        <w:pStyle w:val="Code"/>
        <w:rPr>
          <w:highlight w:val="white"/>
        </w:rPr>
      </w:pPr>
      <w:r w:rsidRPr="00345E40">
        <w:rPr>
          <w:highlight w:val="white"/>
        </w:rPr>
        <w:t xml:space="preserve">      else if ((operand0 is Register) &amp;&amp; (operand1 is string) &amp;&amp;</w:t>
      </w:r>
    </w:p>
    <w:p w14:paraId="14DCA63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6FE233B8" w14:textId="77777777" w:rsidR="008C2FC7" w:rsidRPr="00B6563C" w:rsidRDefault="008C2FC7" w:rsidP="008C2FC7">
      <w:pPr>
        <w:pStyle w:val="Code"/>
        <w:rPr>
          <w:highlight w:val="white"/>
        </w:rPr>
      </w:pPr>
      <w:r w:rsidRPr="00B6563C">
        <w:rPr>
          <w:highlight w:val="white"/>
        </w:rPr>
        <w:t xml:space="preserve">        Register register = (Register) operand0;</w:t>
      </w:r>
    </w:p>
    <w:p w14:paraId="53E71793" w14:textId="77777777" w:rsidR="008C2FC7" w:rsidRDefault="008C2FC7" w:rsidP="008C2FC7">
      <w:pPr>
        <w:pStyle w:val="Code"/>
        <w:rPr>
          <w:highlight w:val="white"/>
        </w:rPr>
      </w:pPr>
      <w:r w:rsidRPr="00B6563C">
        <w:rPr>
          <w:highlight w:val="white"/>
        </w:rPr>
        <w:t xml:space="preserve">        List&lt;byte&gt; byteList =</w:t>
      </w:r>
    </w:p>
    <w:p w14:paraId="63803472" w14:textId="77777777" w:rsidR="008C2FC7" w:rsidRPr="00B6563C" w:rsidRDefault="008C2FC7" w:rsidP="008C2FC7">
      <w:pPr>
        <w:pStyle w:val="Code"/>
        <w:rPr>
          <w:highlight w:val="white"/>
        </w:rPr>
      </w:pPr>
      <w:r>
        <w:rPr>
          <w:highlight w:val="white"/>
        </w:rPr>
        <w:t xml:space="preserve">         </w:t>
      </w:r>
      <w:r w:rsidRPr="00B6563C">
        <w:rPr>
          <w:highlight w:val="white"/>
        </w:rPr>
        <w:t xml:space="preserve"> LookupByteArray(Operator, register, TypeSize.PointerSize);</w:t>
      </w:r>
    </w:p>
    <w:p w14:paraId="4868F5A5" w14:textId="77777777" w:rsidR="008C2FC7" w:rsidRDefault="008C2FC7" w:rsidP="008C2FC7">
      <w:pPr>
        <w:pStyle w:val="Code"/>
        <w:rPr>
          <w:highlight w:val="white"/>
        </w:rPr>
      </w:pPr>
      <w:r w:rsidRPr="00B6563C">
        <w:rPr>
          <w:highlight w:val="white"/>
        </w:rPr>
        <w:t xml:space="preserve">        LoadByteList(byteList, byteList.Count - TypeSize.PointerSize,</w:t>
      </w:r>
    </w:p>
    <w:p w14:paraId="7DA49AEC" w14:textId="77777777" w:rsidR="008C2FC7" w:rsidRPr="00B6563C" w:rsidRDefault="008C2FC7" w:rsidP="008C2FC7">
      <w:pPr>
        <w:pStyle w:val="Code"/>
        <w:rPr>
          <w:highlight w:val="white"/>
        </w:rPr>
      </w:pPr>
      <w:r>
        <w:rPr>
          <w:highlight w:val="white"/>
        </w:rPr>
        <w:t xml:space="preserve">                    </w:t>
      </w:r>
      <w:r w:rsidRPr="00B6563C">
        <w:rPr>
          <w:highlight w:val="white"/>
        </w:rPr>
        <w:t xml:space="preserve"> TypeSize.PointerSize, 0);</w:t>
      </w:r>
    </w:p>
    <w:p w14:paraId="2ED843BA" w14:textId="77777777" w:rsidR="008C2FC7" w:rsidRPr="00345E40" w:rsidRDefault="008C2FC7" w:rsidP="008C2FC7">
      <w:pPr>
        <w:pStyle w:val="Code"/>
        <w:rPr>
          <w:highlight w:val="white"/>
        </w:rPr>
      </w:pPr>
      <w:r w:rsidRPr="00345E40">
        <w:rPr>
          <w:highlight w:val="white"/>
        </w:rPr>
        <w:t xml:space="preserve">        return byteList;</w:t>
      </w:r>
    </w:p>
    <w:p w14:paraId="39AAF0F1" w14:textId="77777777" w:rsidR="008C2FC7" w:rsidRDefault="008C2FC7" w:rsidP="008C2FC7">
      <w:pPr>
        <w:pStyle w:val="Code"/>
        <w:rPr>
          <w:highlight w:val="white"/>
        </w:rPr>
      </w:pPr>
      <w:r w:rsidRPr="00345E40">
        <w:rPr>
          <w:highlight w:val="white"/>
        </w:rPr>
        <w:t xml:space="preserve">      }</w:t>
      </w:r>
    </w:p>
    <w:p w14:paraId="6DEA1421" w14:textId="77777777" w:rsidR="008C2FC7" w:rsidRPr="00345E40" w:rsidRDefault="008C2FC7" w:rsidP="008C2FC7">
      <w:pPr>
        <w:rPr>
          <w:highlight w:val="white"/>
        </w:rPr>
      </w:pPr>
      <w:r>
        <w:rPr>
          <w:highlight w:val="white"/>
        </w:rPr>
        <w:t xml:space="preserve">In category three, we load an integral value into a register. We must check the operator, in case of </w:t>
      </w:r>
      <w:r w:rsidRPr="004563DA">
        <w:rPr>
          <w:rStyle w:val="KeyWord0"/>
          <w:highlight w:val="white"/>
        </w:rPr>
        <w:t>mov</w:t>
      </w:r>
      <w:r>
        <w:rPr>
          <w:highlight w:val="white"/>
        </w:rPr>
        <w:t xml:space="preserve"> or </w:t>
      </w:r>
      <w:r w:rsidRPr="004563DA">
        <w:rPr>
          <w:rStyle w:val="KeyWord0"/>
          <w:highlight w:val="white"/>
        </w:rPr>
        <w:t>and</w:t>
      </w:r>
      <w:r>
        <w:rPr>
          <w:highlight w:val="white"/>
        </w:rPr>
        <w:t>, the size of the value is given by the register. Otherwise, the size is given by the value.</w:t>
      </w:r>
    </w:p>
    <w:p w14:paraId="48133A3D" w14:textId="77777777" w:rsidR="008C2FC7" w:rsidRPr="00345E40" w:rsidRDefault="008C2FC7" w:rsidP="008C2FC7">
      <w:pPr>
        <w:pStyle w:val="Code"/>
        <w:rPr>
          <w:highlight w:val="white"/>
        </w:rPr>
      </w:pPr>
      <w:r w:rsidRPr="00345E40">
        <w:rPr>
          <w:highlight w:val="white"/>
        </w:rPr>
        <w:t xml:space="preserve">      // </w:t>
      </w:r>
      <w:r>
        <w:rPr>
          <w:highlight w:val="white"/>
        </w:rPr>
        <w:t xml:space="preserve">3: </w:t>
      </w:r>
      <w:r w:rsidRPr="00345E40">
        <w:rPr>
          <w:highlight w:val="white"/>
        </w:rPr>
        <w:t>mov ax, 123</w:t>
      </w:r>
    </w:p>
    <w:p w14:paraId="24AE0091" w14:textId="77777777" w:rsidR="008C2FC7" w:rsidRDefault="008C2FC7" w:rsidP="008C2FC7">
      <w:pPr>
        <w:pStyle w:val="Code"/>
        <w:rPr>
          <w:highlight w:val="white"/>
        </w:rPr>
      </w:pPr>
      <w:r w:rsidRPr="00345E40">
        <w:rPr>
          <w:highlight w:val="white"/>
        </w:rPr>
        <w:t xml:space="preserve">      else if ((operand0 is Register) &amp;&amp; (operand1 is BigInteger) &amp;&amp;</w:t>
      </w:r>
    </w:p>
    <w:p w14:paraId="42587C50"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7A5E765" w14:textId="77777777" w:rsidR="008C2FC7" w:rsidRPr="00345E40" w:rsidRDefault="008C2FC7" w:rsidP="008C2FC7">
      <w:pPr>
        <w:pStyle w:val="Code"/>
        <w:rPr>
          <w:highlight w:val="white"/>
        </w:rPr>
      </w:pPr>
      <w:r w:rsidRPr="00345E40">
        <w:rPr>
          <w:highlight w:val="white"/>
        </w:rPr>
        <w:t xml:space="preserve">        Register register = (Register) operand0;</w:t>
      </w:r>
    </w:p>
    <w:p w14:paraId="12AB01D5" w14:textId="77777777" w:rsidR="008C2FC7" w:rsidRPr="00345E40" w:rsidRDefault="008C2FC7" w:rsidP="008C2FC7">
      <w:pPr>
        <w:pStyle w:val="Code"/>
        <w:rPr>
          <w:highlight w:val="white"/>
        </w:rPr>
      </w:pPr>
      <w:r w:rsidRPr="00345E40">
        <w:rPr>
          <w:highlight w:val="white"/>
        </w:rPr>
        <w:t xml:space="preserve">        BigInteger value = (BigInteger) operand1;</w:t>
      </w:r>
    </w:p>
    <w:p w14:paraId="457210AF" w14:textId="77777777" w:rsidR="008C2FC7" w:rsidRPr="00345E40" w:rsidRDefault="008C2FC7" w:rsidP="008C2FC7">
      <w:pPr>
        <w:pStyle w:val="Code"/>
        <w:rPr>
          <w:highlight w:val="white"/>
        </w:rPr>
      </w:pPr>
      <w:r w:rsidRPr="00345E40">
        <w:rPr>
          <w:highlight w:val="white"/>
        </w:rPr>
        <w:t xml:space="preserve">        int size = ((Operator == AssemblyOperator.mov) ||</w:t>
      </w:r>
    </w:p>
    <w:p w14:paraId="43F6EE47" w14:textId="77777777" w:rsidR="008C2FC7" w:rsidRPr="00345E40" w:rsidRDefault="008C2FC7" w:rsidP="008C2FC7">
      <w:pPr>
        <w:pStyle w:val="Code"/>
        <w:rPr>
          <w:highlight w:val="white"/>
        </w:rPr>
      </w:pPr>
      <w:r w:rsidRPr="00345E40">
        <w:rPr>
          <w:highlight w:val="white"/>
        </w:rPr>
        <w:t xml:space="preserve">                    (Operator == AssemblyOperator.and))</w:t>
      </w:r>
    </w:p>
    <w:p w14:paraId="731FF86D" w14:textId="77777777" w:rsidR="008C2FC7" w:rsidRPr="00345E40" w:rsidRDefault="008C2FC7" w:rsidP="008C2FC7">
      <w:pPr>
        <w:pStyle w:val="Code"/>
        <w:rPr>
          <w:highlight w:val="white"/>
        </w:rPr>
      </w:pPr>
      <w:r w:rsidRPr="00345E40">
        <w:rPr>
          <w:highlight w:val="white"/>
        </w:rPr>
        <w:t xml:space="preserve">                   ? SizeOfRegister(register) : SizeOfValue(value);</w:t>
      </w:r>
    </w:p>
    <w:p w14:paraId="2C8A5740" w14:textId="77777777" w:rsidR="008C2FC7" w:rsidRPr="00345E40" w:rsidRDefault="008C2FC7" w:rsidP="008C2FC7">
      <w:pPr>
        <w:pStyle w:val="Code"/>
        <w:rPr>
          <w:highlight w:val="white"/>
        </w:rPr>
      </w:pPr>
      <w:r w:rsidRPr="00345E40">
        <w:rPr>
          <w:highlight w:val="white"/>
        </w:rPr>
        <w:t xml:space="preserve">        List&lt;byte&gt; byteList = LookupByteArray(Operator, register, size);</w:t>
      </w:r>
    </w:p>
    <w:p w14:paraId="5241EA38" w14:textId="77777777" w:rsidR="008C2FC7" w:rsidRPr="00345E40" w:rsidRDefault="008C2FC7" w:rsidP="008C2FC7">
      <w:pPr>
        <w:pStyle w:val="Code"/>
        <w:rPr>
          <w:highlight w:val="white"/>
        </w:rPr>
      </w:pPr>
      <w:r w:rsidRPr="00345E40">
        <w:rPr>
          <w:highlight w:val="white"/>
        </w:rPr>
        <w:lastRenderedPageBreak/>
        <w:t xml:space="preserve">        LoadByteList(byteList, byteList.Count - size, size, value);</w:t>
      </w:r>
    </w:p>
    <w:p w14:paraId="45C35A7C" w14:textId="77777777" w:rsidR="008C2FC7" w:rsidRPr="00345E40" w:rsidRDefault="008C2FC7" w:rsidP="008C2FC7">
      <w:pPr>
        <w:pStyle w:val="Code"/>
        <w:rPr>
          <w:highlight w:val="white"/>
        </w:rPr>
      </w:pPr>
      <w:r w:rsidRPr="00345E40">
        <w:rPr>
          <w:highlight w:val="white"/>
        </w:rPr>
        <w:t xml:space="preserve">        return byteList;</w:t>
      </w:r>
    </w:p>
    <w:p w14:paraId="72730F5A" w14:textId="77777777" w:rsidR="008C2FC7" w:rsidRDefault="008C2FC7" w:rsidP="008C2FC7">
      <w:pPr>
        <w:pStyle w:val="Code"/>
        <w:rPr>
          <w:highlight w:val="white"/>
        </w:rPr>
      </w:pPr>
      <w:r w:rsidRPr="00345E40">
        <w:rPr>
          <w:highlight w:val="white"/>
        </w:rPr>
        <w:t xml:space="preserve">      }</w:t>
      </w:r>
    </w:p>
    <w:p w14:paraId="4320D466" w14:textId="77777777" w:rsidR="008C2FC7" w:rsidRPr="00345E40" w:rsidRDefault="008C2FC7" w:rsidP="008C2FC7">
      <w:pPr>
        <w:rPr>
          <w:highlight w:val="white"/>
        </w:rPr>
      </w:pPr>
      <w:r>
        <w:rPr>
          <w:highlight w:val="white"/>
        </w:rPr>
        <w:t xml:space="preserve">In category four, we assign the value of a register to an address, defined by a register and an offset or a static variable and an offset. </w:t>
      </w:r>
      <w:proofErr w:type="gramStart"/>
      <w:r>
        <w:rPr>
          <w:highlight w:val="white"/>
        </w:rPr>
        <w:t>Also</w:t>
      </w:r>
      <w:proofErr w:type="gramEnd"/>
      <w:r>
        <w:rPr>
          <w:highlight w:val="white"/>
        </w:rPr>
        <w:t xml:space="preserve"> in this case, we need to obtain the size of the offset. </w:t>
      </w:r>
      <w:proofErr w:type="spellStart"/>
      <w:r>
        <w:rPr>
          <w:highlight w:val="white"/>
        </w:rPr>
        <w:t>Its</w:t>
      </w:r>
      <w:proofErr w:type="spellEnd"/>
      <w:r>
        <w:rPr>
          <w:highlight w:val="white"/>
        </w:rPr>
        <w:t xml:space="preserve"> is given by </w:t>
      </w:r>
      <w:r w:rsidRPr="002F07C3">
        <w:rPr>
          <w:rStyle w:val="KeyWord0"/>
          <w:highlight w:val="white"/>
        </w:rPr>
        <w:t>SizeOfValue</w:t>
      </w:r>
      <w:r>
        <w:rPr>
          <w:highlight w:val="white"/>
        </w:rPr>
        <w:t xml:space="preserve"> in case of a register address. In case of a static variable address, the size is always the size of a pointer.</w:t>
      </w:r>
    </w:p>
    <w:p w14:paraId="5D812BB0" w14:textId="77777777" w:rsidR="008C2FC7" w:rsidRPr="009202CD" w:rsidRDefault="008C2FC7" w:rsidP="008C2FC7">
      <w:pPr>
        <w:pStyle w:val="Code"/>
        <w:rPr>
          <w:highlight w:val="white"/>
        </w:rPr>
      </w:pPr>
      <w:r w:rsidRPr="009202CD">
        <w:rPr>
          <w:highlight w:val="white"/>
        </w:rPr>
        <w:t xml:space="preserve">      // </w:t>
      </w:r>
      <w:r>
        <w:rPr>
          <w:highlight w:val="white"/>
        </w:rPr>
        <w:t xml:space="preserve">4: </w:t>
      </w:r>
      <w:r w:rsidRPr="009202CD">
        <w:rPr>
          <w:highlight w:val="white"/>
        </w:rPr>
        <w:t>mov [bp + 2], ax; mov [global + 4], ax</w:t>
      </w:r>
    </w:p>
    <w:p w14:paraId="3F75E896" w14:textId="77777777" w:rsidR="008C2FC7" w:rsidRPr="009202CD" w:rsidRDefault="008C2FC7" w:rsidP="008C2FC7">
      <w:pPr>
        <w:pStyle w:val="Code"/>
        <w:rPr>
          <w:highlight w:val="white"/>
        </w:rPr>
      </w:pPr>
      <w:r w:rsidRPr="009202CD">
        <w:rPr>
          <w:highlight w:val="white"/>
        </w:rPr>
        <w:t xml:space="preserve">      else if (((operand0 is Register) || (operand0 is string)) &amp;&amp;</w:t>
      </w:r>
    </w:p>
    <w:p w14:paraId="2968A0AE" w14:textId="77777777" w:rsidR="008C2FC7" w:rsidRPr="009202CD" w:rsidRDefault="008C2FC7" w:rsidP="008C2FC7">
      <w:pPr>
        <w:pStyle w:val="Code"/>
        <w:rPr>
          <w:highlight w:val="white"/>
        </w:rPr>
      </w:pPr>
      <w:r w:rsidRPr="009202CD">
        <w:rPr>
          <w:highlight w:val="white"/>
        </w:rPr>
        <w:t xml:space="preserve">               (operand1 is int) &amp;&amp; (operand2 is Register)) {</w:t>
      </w:r>
    </w:p>
    <w:p w14:paraId="2DE8F30D" w14:textId="77777777" w:rsidR="008C2FC7" w:rsidRPr="009202CD" w:rsidRDefault="008C2FC7" w:rsidP="008C2FC7">
      <w:pPr>
        <w:pStyle w:val="Code"/>
        <w:rPr>
          <w:highlight w:val="white"/>
        </w:rPr>
      </w:pPr>
      <w:r w:rsidRPr="009202CD">
        <w:rPr>
          <w:highlight w:val="white"/>
        </w:rPr>
        <w:t xml:space="preserve">        Register register = (Register) operand2;</w:t>
      </w:r>
    </w:p>
    <w:p w14:paraId="5CC10A45" w14:textId="77777777" w:rsidR="008C2FC7" w:rsidRPr="009202CD" w:rsidRDefault="008C2FC7" w:rsidP="008C2FC7">
      <w:pPr>
        <w:pStyle w:val="Code"/>
        <w:rPr>
          <w:highlight w:val="white"/>
        </w:rPr>
      </w:pPr>
      <w:r w:rsidRPr="009202CD">
        <w:rPr>
          <w:highlight w:val="white"/>
        </w:rPr>
        <w:t xml:space="preserve">        int offset = (int) operand1;</w:t>
      </w:r>
    </w:p>
    <w:p w14:paraId="74B3DD05" w14:textId="77777777" w:rsidR="008C2FC7" w:rsidRPr="009202CD" w:rsidRDefault="008C2FC7" w:rsidP="008C2FC7">
      <w:pPr>
        <w:pStyle w:val="Code"/>
        <w:rPr>
          <w:highlight w:val="white"/>
        </w:rPr>
      </w:pPr>
      <w:r w:rsidRPr="009202CD">
        <w:rPr>
          <w:highlight w:val="white"/>
        </w:rPr>
        <w:t xml:space="preserve">        int size = (operand0 is Register) ? SizeOfValue(offset)</w:t>
      </w:r>
    </w:p>
    <w:p w14:paraId="3332EE7F" w14:textId="77777777" w:rsidR="008C2FC7" w:rsidRPr="009202CD" w:rsidRDefault="008C2FC7" w:rsidP="008C2FC7">
      <w:pPr>
        <w:pStyle w:val="Code"/>
        <w:rPr>
          <w:highlight w:val="white"/>
        </w:rPr>
      </w:pPr>
      <w:r w:rsidRPr="009202CD">
        <w:rPr>
          <w:highlight w:val="white"/>
        </w:rPr>
        <w:t xml:space="preserve">                                          : TypeSize.PointerSize;</w:t>
      </w:r>
    </w:p>
    <w:p w14:paraId="43F44458" w14:textId="77777777" w:rsidR="008C2FC7" w:rsidRPr="009202CD" w:rsidRDefault="008C2FC7" w:rsidP="008C2FC7">
      <w:pPr>
        <w:pStyle w:val="Code"/>
        <w:rPr>
          <w:highlight w:val="white"/>
        </w:rPr>
      </w:pPr>
      <w:r w:rsidRPr="009202CD">
        <w:rPr>
          <w:highlight w:val="white"/>
        </w:rPr>
        <w:t xml:space="preserve">        List&lt;byte&gt; byteList =</w:t>
      </w:r>
    </w:p>
    <w:p w14:paraId="0CEEC561" w14:textId="77777777" w:rsidR="008C2FC7" w:rsidRPr="009202CD" w:rsidRDefault="008C2FC7" w:rsidP="008C2FC7">
      <w:pPr>
        <w:pStyle w:val="Code"/>
        <w:rPr>
          <w:highlight w:val="white"/>
        </w:rPr>
      </w:pPr>
      <w:r w:rsidRPr="009202CD">
        <w:rPr>
          <w:highlight w:val="white"/>
        </w:rPr>
        <w:t xml:space="preserve">          LookupByteArray(Operator, operand0, size, register);</w:t>
      </w:r>
    </w:p>
    <w:p w14:paraId="3F16D2CF" w14:textId="77777777" w:rsidR="008C2FC7" w:rsidRPr="009202CD" w:rsidRDefault="008C2FC7" w:rsidP="008C2FC7">
      <w:pPr>
        <w:pStyle w:val="Code"/>
        <w:rPr>
          <w:highlight w:val="white"/>
        </w:rPr>
      </w:pPr>
      <w:r w:rsidRPr="009202CD">
        <w:rPr>
          <w:highlight w:val="white"/>
        </w:rPr>
        <w:t xml:space="preserve">        LoadByteList(byteList, byteList.Count - size, size, offset);</w:t>
      </w:r>
    </w:p>
    <w:p w14:paraId="69A22E5B" w14:textId="77777777" w:rsidR="008C2FC7" w:rsidRPr="009202CD" w:rsidRDefault="008C2FC7" w:rsidP="008C2FC7">
      <w:pPr>
        <w:pStyle w:val="Code"/>
        <w:rPr>
          <w:highlight w:val="white"/>
        </w:rPr>
      </w:pPr>
      <w:r w:rsidRPr="009202CD">
        <w:rPr>
          <w:highlight w:val="white"/>
        </w:rPr>
        <w:t xml:space="preserve">        return byteList; </w:t>
      </w:r>
    </w:p>
    <w:p w14:paraId="0DD94D20" w14:textId="77777777" w:rsidR="008C2FC7" w:rsidRPr="009202CD" w:rsidRDefault="008C2FC7" w:rsidP="008C2FC7">
      <w:pPr>
        <w:pStyle w:val="Code"/>
        <w:rPr>
          <w:highlight w:val="white"/>
        </w:rPr>
      </w:pPr>
      <w:r w:rsidRPr="009202CD">
        <w:rPr>
          <w:highlight w:val="white"/>
        </w:rPr>
        <w:t xml:space="preserve">      }</w:t>
      </w:r>
    </w:p>
    <w:p w14:paraId="647085F6" w14:textId="77777777" w:rsidR="008C2FC7" w:rsidRDefault="008C2FC7" w:rsidP="008C2FC7">
      <w:pPr>
        <w:rPr>
          <w:highlight w:val="white"/>
        </w:rPr>
      </w:pPr>
      <w:r>
        <w:rPr>
          <w:highlight w:val="white"/>
        </w:rPr>
        <w:t xml:space="preserve">In category five, we assign the address of a static variable to an address, given by a register and an offset or a static variable and an offset. We load the offset into the byte list. However, we also need to load the zero value to the byte list, to mark that the address is zero </w:t>
      </w:r>
      <w:proofErr w:type="gramStart"/>
      <w:r>
        <w:rPr>
          <w:highlight w:val="white"/>
        </w:rPr>
        <w:t>at the moment</w:t>
      </w:r>
      <w:proofErr w:type="gramEnd"/>
      <w:r>
        <w:rPr>
          <w:highlight w:val="white"/>
        </w:rPr>
        <w:t xml:space="preserve">. The linker will add the actual address of the variable </w:t>
      </w:r>
      <w:proofErr w:type="gramStart"/>
      <w:r>
        <w:rPr>
          <w:highlight w:val="white"/>
        </w:rPr>
        <w:t>later on</w:t>
      </w:r>
      <w:proofErr w:type="gramEnd"/>
      <w:r>
        <w:rPr>
          <w:highlight w:val="white"/>
        </w:rPr>
        <w:t>.</w:t>
      </w:r>
    </w:p>
    <w:p w14:paraId="4BD01731" w14:textId="77777777" w:rsidR="008C2FC7" w:rsidRPr="00AB4CE0" w:rsidRDefault="008C2FC7" w:rsidP="008C2FC7">
      <w:pPr>
        <w:pStyle w:val="Code"/>
        <w:rPr>
          <w:highlight w:val="white"/>
        </w:rPr>
      </w:pPr>
      <w:r w:rsidRPr="00AB4CE0">
        <w:rPr>
          <w:highlight w:val="white"/>
        </w:rPr>
        <w:t xml:space="preserve">      // 5: mov [bp + 2], global; mov [global + 4], global</w:t>
      </w:r>
    </w:p>
    <w:p w14:paraId="09169110" w14:textId="77777777" w:rsidR="008C2FC7" w:rsidRPr="00AB4CE0" w:rsidRDefault="008C2FC7" w:rsidP="008C2FC7">
      <w:pPr>
        <w:pStyle w:val="Code"/>
        <w:rPr>
          <w:highlight w:val="white"/>
        </w:rPr>
      </w:pPr>
      <w:r w:rsidRPr="00AB4CE0">
        <w:rPr>
          <w:highlight w:val="white"/>
        </w:rPr>
        <w:t xml:space="preserve">      else if (((operand0 is Register) || (operand0 is string)) &amp;&amp;</w:t>
      </w:r>
    </w:p>
    <w:p w14:paraId="41C7D99F" w14:textId="77777777" w:rsidR="008C2FC7" w:rsidRPr="00AB4CE0" w:rsidRDefault="008C2FC7" w:rsidP="008C2FC7">
      <w:pPr>
        <w:pStyle w:val="Code"/>
        <w:rPr>
          <w:highlight w:val="white"/>
        </w:rPr>
      </w:pPr>
      <w:r w:rsidRPr="00AB4CE0">
        <w:rPr>
          <w:highlight w:val="white"/>
        </w:rPr>
        <w:t xml:space="preserve">               (operand1 is int) &amp;&amp; (operand2 is string)) {</w:t>
      </w:r>
    </w:p>
    <w:p w14:paraId="2AF47531" w14:textId="77777777" w:rsidR="008C2FC7" w:rsidRPr="00AB4CE0" w:rsidRDefault="008C2FC7" w:rsidP="008C2FC7">
      <w:pPr>
        <w:pStyle w:val="Code"/>
        <w:rPr>
          <w:highlight w:val="white"/>
        </w:rPr>
      </w:pPr>
      <w:r w:rsidRPr="00AB4CE0">
        <w:rPr>
          <w:highlight w:val="white"/>
        </w:rPr>
        <w:t xml:space="preserve">        int offset = (int) operand1;</w:t>
      </w:r>
    </w:p>
    <w:p w14:paraId="7F4096C3" w14:textId="77777777" w:rsidR="008C2FC7" w:rsidRPr="00AB4CE0" w:rsidRDefault="008C2FC7" w:rsidP="008C2FC7">
      <w:pPr>
        <w:pStyle w:val="Code"/>
        <w:rPr>
          <w:highlight w:val="white"/>
        </w:rPr>
      </w:pPr>
      <w:r w:rsidRPr="00AB4CE0">
        <w:rPr>
          <w:highlight w:val="white"/>
        </w:rPr>
        <w:t xml:space="preserve">        int size = (operand0 is Register) ? SizeOfValue(offset)</w:t>
      </w:r>
    </w:p>
    <w:p w14:paraId="6BE4BF5B" w14:textId="77777777" w:rsidR="008C2FC7" w:rsidRPr="00AB4CE0" w:rsidRDefault="008C2FC7" w:rsidP="008C2FC7">
      <w:pPr>
        <w:pStyle w:val="Code"/>
        <w:rPr>
          <w:highlight w:val="white"/>
        </w:rPr>
      </w:pPr>
      <w:r w:rsidRPr="00AB4CE0">
        <w:rPr>
          <w:highlight w:val="white"/>
        </w:rPr>
        <w:t xml:space="preserve">                                          : TypeSize.PointerSize;</w:t>
      </w:r>
    </w:p>
    <w:p w14:paraId="418E0476" w14:textId="77777777" w:rsidR="008C2FC7" w:rsidRDefault="008C2FC7" w:rsidP="008C2FC7">
      <w:pPr>
        <w:pStyle w:val="Code"/>
        <w:rPr>
          <w:highlight w:val="white"/>
        </w:rPr>
      </w:pPr>
      <w:r w:rsidRPr="00AB4CE0">
        <w:rPr>
          <w:highlight w:val="white"/>
        </w:rPr>
        <w:t xml:space="preserve">        List&lt;byte&gt; byteList =</w:t>
      </w:r>
      <w:r>
        <w:rPr>
          <w:highlight w:val="white"/>
        </w:rPr>
        <w:t xml:space="preserve"> </w:t>
      </w:r>
      <w:r w:rsidRPr="00AB4CE0">
        <w:rPr>
          <w:highlight w:val="white"/>
        </w:rPr>
        <w:t>LookupByteArray(Operator, operand0,</w:t>
      </w:r>
    </w:p>
    <w:p w14:paraId="004E0D32" w14:textId="77777777" w:rsidR="008C2FC7" w:rsidRPr="00AB4CE0" w:rsidRDefault="008C2FC7" w:rsidP="008C2FC7">
      <w:pPr>
        <w:pStyle w:val="Code"/>
        <w:rPr>
          <w:highlight w:val="white"/>
        </w:rPr>
      </w:pPr>
      <w:r>
        <w:rPr>
          <w:highlight w:val="white"/>
        </w:rPr>
        <w:t xml:space="preserve">                                             </w:t>
      </w:r>
      <w:r w:rsidRPr="00AB4CE0">
        <w:rPr>
          <w:highlight w:val="white"/>
        </w:rPr>
        <w:t xml:space="preserve"> size, TypeSize.PointerSize);</w:t>
      </w:r>
    </w:p>
    <w:p w14:paraId="4D5CE0F9" w14:textId="77777777" w:rsidR="008C2FC7" w:rsidRPr="00AB4CE0" w:rsidRDefault="008C2FC7" w:rsidP="008C2FC7">
      <w:pPr>
        <w:pStyle w:val="Code"/>
        <w:rPr>
          <w:highlight w:val="white"/>
        </w:rPr>
      </w:pPr>
      <w:r w:rsidRPr="00AB4CE0">
        <w:rPr>
          <w:highlight w:val="white"/>
        </w:rPr>
        <w:t xml:space="preserve">        LoadByteList(byteList, byteList.Count -</w:t>
      </w:r>
    </w:p>
    <w:p w14:paraId="7F2F97EE" w14:textId="77777777" w:rsidR="008C2FC7" w:rsidRPr="00AB4CE0" w:rsidRDefault="008C2FC7" w:rsidP="008C2FC7">
      <w:pPr>
        <w:pStyle w:val="Code"/>
        <w:rPr>
          <w:highlight w:val="white"/>
        </w:rPr>
      </w:pPr>
      <w:r w:rsidRPr="00AB4CE0">
        <w:rPr>
          <w:highlight w:val="white"/>
        </w:rPr>
        <w:t xml:space="preserve">                    (size + TypeSize.PointerSize), size, offset);</w:t>
      </w:r>
    </w:p>
    <w:p w14:paraId="5FE48E21" w14:textId="77777777" w:rsidR="008C2FC7" w:rsidRPr="00AB4CE0" w:rsidRDefault="008C2FC7" w:rsidP="008C2FC7">
      <w:pPr>
        <w:pStyle w:val="Code"/>
        <w:rPr>
          <w:highlight w:val="white"/>
        </w:rPr>
      </w:pPr>
      <w:r w:rsidRPr="00AB4CE0">
        <w:rPr>
          <w:highlight w:val="white"/>
        </w:rPr>
        <w:t xml:space="preserve">        LoadByteList(byteList, byteList.Count - TypeSize.PointerSize,</w:t>
      </w:r>
    </w:p>
    <w:p w14:paraId="5E2D6DD0" w14:textId="77777777" w:rsidR="008C2FC7" w:rsidRPr="00AB4CE0" w:rsidRDefault="008C2FC7" w:rsidP="008C2FC7">
      <w:pPr>
        <w:pStyle w:val="Code"/>
        <w:rPr>
          <w:highlight w:val="white"/>
        </w:rPr>
      </w:pPr>
      <w:r w:rsidRPr="00AB4CE0">
        <w:rPr>
          <w:highlight w:val="white"/>
        </w:rPr>
        <w:t xml:space="preserve">                     TypeSize.PointerSize, 0);</w:t>
      </w:r>
    </w:p>
    <w:p w14:paraId="0FDABF00" w14:textId="77777777" w:rsidR="008C2FC7" w:rsidRPr="00AB4CE0" w:rsidRDefault="008C2FC7" w:rsidP="008C2FC7">
      <w:pPr>
        <w:pStyle w:val="Code"/>
        <w:rPr>
          <w:highlight w:val="white"/>
        </w:rPr>
      </w:pPr>
      <w:r w:rsidRPr="00AB4CE0">
        <w:rPr>
          <w:highlight w:val="white"/>
        </w:rPr>
        <w:t xml:space="preserve">        return byteList; </w:t>
      </w:r>
    </w:p>
    <w:p w14:paraId="55DE0ED5" w14:textId="77777777" w:rsidR="008C2FC7" w:rsidRPr="00AB4CE0" w:rsidRDefault="008C2FC7" w:rsidP="008C2FC7">
      <w:pPr>
        <w:pStyle w:val="Code"/>
        <w:rPr>
          <w:highlight w:val="white"/>
        </w:rPr>
      </w:pPr>
      <w:r w:rsidRPr="00AB4CE0">
        <w:rPr>
          <w:highlight w:val="white"/>
        </w:rPr>
        <w:t xml:space="preserve">      }</w:t>
      </w:r>
    </w:p>
    <w:p w14:paraId="42EBE52F" w14:textId="77777777" w:rsidR="008C2FC7" w:rsidRPr="00345E40" w:rsidRDefault="008C2FC7" w:rsidP="008C2FC7">
      <w:pPr>
        <w:rPr>
          <w:highlight w:val="white"/>
        </w:rPr>
      </w:pPr>
      <w:r>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w:t>
      </w:r>
      <w:r w:rsidRPr="00263882">
        <w:rPr>
          <w:highlight w:val="white"/>
        </w:rPr>
        <w:t xml:space="preserve">of the code, such as </w:t>
      </w:r>
      <w:r w:rsidRPr="00263882">
        <w:rPr>
          <w:rStyle w:val="KeyWord0"/>
          <w:highlight w:val="white"/>
        </w:rPr>
        <w:t>mov</w:t>
      </w:r>
      <w:r w:rsidRPr="00263882">
        <w:rPr>
          <w:highlight w:val="white"/>
        </w:rPr>
        <w:t xml:space="preserve"> </w:t>
      </w:r>
      <w:r w:rsidRPr="00263882">
        <w:rPr>
          <w:rStyle w:val="KeyWord0"/>
          <w:highlight w:val="white"/>
        </w:rPr>
        <w:t>word</w:t>
      </w:r>
      <w:r w:rsidRPr="00263882">
        <w:rPr>
          <w:highlight w:val="white"/>
        </w:rPr>
        <w:t xml:space="preserve"> </w:t>
      </w:r>
      <w:r w:rsidRPr="00263882">
        <w:rPr>
          <w:rStyle w:val="KeyWord0"/>
          <w:highlight w:val="white"/>
        </w:rPr>
        <w:t>[65534],</w:t>
      </w:r>
      <w:r w:rsidRPr="00263882">
        <w:rPr>
          <w:highlight w:val="white"/>
        </w:rPr>
        <w:t xml:space="preserve"> </w:t>
      </w:r>
      <w:r w:rsidRPr="00263882">
        <w:rPr>
          <w:rStyle w:val="KeyWord0"/>
          <w:highlight w:val="white"/>
        </w:rPr>
        <w:t>65534</w:t>
      </w:r>
      <w:r w:rsidRPr="00263882">
        <w:rPr>
          <w:highlight w:val="white"/>
        </w:rPr>
        <w:t>.</w:t>
      </w:r>
    </w:p>
    <w:p w14:paraId="6EC413D0" w14:textId="77777777" w:rsidR="008C2FC7" w:rsidRDefault="008C2FC7" w:rsidP="008C2FC7">
      <w:pPr>
        <w:pStyle w:val="Code"/>
        <w:rPr>
          <w:highlight w:val="white"/>
        </w:rPr>
      </w:pPr>
      <w:r w:rsidRPr="00E148F7">
        <w:rPr>
          <w:highlight w:val="white"/>
        </w:rPr>
        <w:t xml:space="preserve">      // 6: mov [bp + 2], 123; mov [global + 4], 123</w:t>
      </w:r>
    </w:p>
    <w:p w14:paraId="7339074C" w14:textId="77777777" w:rsidR="008C2FC7" w:rsidRPr="00E148F7" w:rsidRDefault="008C2FC7" w:rsidP="008C2FC7">
      <w:pPr>
        <w:pStyle w:val="Code"/>
        <w:rPr>
          <w:highlight w:val="white"/>
        </w:rPr>
      </w:pPr>
      <w:r>
        <w:rPr>
          <w:highlight w:val="white"/>
        </w:rPr>
        <w:t xml:space="preserve">      //</w:t>
      </w:r>
      <w:r w:rsidRPr="00E148F7">
        <w:rPr>
          <w:highlight w:val="white"/>
        </w:rPr>
        <w:t xml:space="preserve"> mov [null + 4], 123; Special case</w:t>
      </w:r>
    </w:p>
    <w:p w14:paraId="6DD9EECF" w14:textId="77777777" w:rsidR="008C2FC7" w:rsidRDefault="008C2FC7" w:rsidP="008C2FC7">
      <w:pPr>
        <w:pStyle w:val="Code"/>
        <w:rPr>
          <w:highlight w:val="white"/>
        </w:rPr>
      </w:pPr>
      <w:r w:rsidRPr="00E148F7">
        <w:rPr>
          <w:highlight w:val="white"/>
        </w:rPr>
        <w:t xml:space="preserve">      else if (((operand0 is Register) || (operand0 is string) ||</w:t>
      </w:r>
    </w:p>
    <w:p w14:paraId="5CAB734F" w14:textId="77777777" w:rsidR="008C2FC7" w:rsidRDefault="008C2FC7" w:rsidP="008C2FC7">
      <w:pPr>
        <w:pStyle w:val="Code"/>
        <w:rPr>
          <w:highlight w:val="white"/>
        </w:rPr>
      </w:pPr>
      <w:r>
        <w:rPr>
          <w:highlight w:val="white"/>
        </w:rPr>
        <w:t xml:space="preserve">               </w:t>
      </w:r>
      <w:r w:rsidRPr="00E148F7">
        <w:rPr>
          <w:highlight w:val="white"/>
        </w:rPr>
        <w:t xml:space="preserve"> (operand0 == null)) &amp;&amp;</w:t>
      </w:r>
      <w:r>
        <w:rPr>
          <w:highlight w:val="white"/>
        </w:rPr>
        <w:t xml:space="preserve"> </w:t>
      </w:r>
      <w:r w:rsidRPr="00E148F7">
        <w:rPr>
          <w:highlight w:val="white"/>
        </w:rPr>
        <w:t>(operand1 is int) &amp;&amp;</w:t>
      </w:r>
    </w:p>
    <w:p w14:paraId="38737E22" w14:textId="77777777" w:rsidR="008C2FC7" w:rsidRPr="00E148F7" w:rsidRDefault="008C2FC7" w:rsidP="008C2FC7">
      <w:pPr>
        <w:pStyle w:val="Code"/>
        <w:rPr>
          <w:highlight w:val="white"/>
        </w:rPr>
      </w:pPr>
      <w:r>
        <w:rPr>
          <w:highlight w:val="white"/>
        </w:rPr>
        <w:t xml:space="preserve">              </w:t>
      </w:r>
      <w:r w:rsidRPr="00E148F7">
        <w:rPr>
          <w:highlight w:val="white"/>
        </w:rPr>
        <w:t xml:space="preserve"> (operand2 is BigInteger)) {</w:t>
      </w:r>
    </w:p>
    <w:p w14:paraId="41BAAF6D" w14:textId="77777777" w:rsidR="008C2FC7" w:rsidRPr="00E148F7" w:rsidRDefault="008C2FC7" w:rsidP="008C2FC7">
      <w:pPr>
        <w:pStyle w:val="Code"/>
        <w:rPr>
          <w:highlight w:val="white"/>
        </w:rPr>
      </w:pPr>
      <w:r w:rsidRPr="00E148F7">
        <w:rPr>
          <w:highlight w:val="white"/>
        </w:rPr>
        <w:t xml:space="preserve">        int offset = (int) operand1;</w:t>
      </w:r>
    </w:p>
    <w:p w14:paraId="31E8B09B" w14:textId="77777777" w:rsidR="008C2FC7" w:rsidRPr="00E148F7" w:rsidRDefault="008C2FC7" w:rsidP="008C2FC7">
      <w:pPr>
        <w:pStyle w:val="Code"/>
        <w:rPr>
          <w:highlight w:val="white"/>
        </w:rPr>
      </w:pPr>
      <w:r w:rsidRPr="00E148F7">
        <w:rPr>
          <w:highlight w:val="white"/>
        </w:rPr>
        <w:t xml:space="preserve">        BigInteger value = (BigInteger) operand2;</w:t>
      </w:r>
    </w:p>
    <w:p w14:paraId="46CBF324" w14:textId="77777777" w:rsidR="008C2FC7" w:rsidRPr="00E148F7" w:rsidRDefault="008C2FC7" w:rsidP="008C2FC7">
      <w:pPr>
        <w:pStyle w:val="Code"/>
        <w:rPr>
          <w:highlight w:val="white"/>
        </w:rPr>
      </w:pPr>
      <w:r w:rsidRPr="00E148F7">
        <w:rPr>
          <w:highlight w:val="white"/>
        </w:rPr>
        <w:t xml:space="preserve">        int offsetSize = (operand0 is Register) ? SizeOfValue(offset)</w:t>
      </w:r>
    </w:p>
    <w:p w14:paraId="193B74D6" w14:textId="77777777" w:rsidR="008C2FC7" w:rsidRPr="00E148F7" w:rsidRDefault="008C2FC7" w:rsidP="008C2FC7">
      <w:pPr>
        <w:pStyle w:val="Code"/>
        <w:rPr>
          <w:highlight w:val="white"/>
        </w:rPr>
      </w:pPr>
      <w:r w:rsidRPr="00E148F7">
        <w:rPr>
          <w:highlight w:val="white"/>
        </w:rPr>
        <w:t xml:space="preserve">                                                : TypeSize.PointerSize,</w:t>
      </w:r>
    </w:p>
    <w:p w14:paraId="18FDF788" w14:textId="77777777" w:rsidR="008C2FC7" w:rsidRPr="00E148F7" w:rsidRDefault="008C2FC7" w:rsidP="008C2FC7">
      <w:pPr>
        <w:pStyle w:val="Code"/>
        <w:rPr>
          <w:highlight w:val="white"/>
        </w:rPr>
      </w:pPr>
      <w:r w:rsidRPr="00E148F7">
        <w:rPr>
          <w:highlight w:val="white"/>
        </w:rPr>
        <w:t xml:space="preserve">            valueSize = SizeOfValue(value, Operator);</w:t>
      </w:r>
    </w:p>
    <w:p w14:paraId="620DE250" w14:textId="77777777" w:rsidR="008C2FC7" w:rsidRPr="00E148F7" w:rsidRDefault="008C2FC7" w:rsidP="008C2FC7">
      <w:pPr>
        <w:pStyle w:val="Code"/>
        <w:rPr>
          <w:highlight w:val="white"/>
        </w:rPr>
      </w:pPr>
      <w:r w:rsidRPr="00E148F7">
        <w:rPr>
          <w:highlight w:val="white"/>
        </w:rPr>
        <w:lastRenderedPageBreak/>
        <w:t xml:space="preserve">        List&lt;byte&gt; byteList =</w:t>
      </w:r>
    </w:p>
    <w:p w14:paraId="49B002F5" w14:textId="77777777" w:rsidR="008C2FC7" w:rsidRPr="00E148F7" w:rsidRDefault="008C2FC7" w:rsidP="008C2FC7">
      <w:pPr>
        <w:pStyle w:val="Code"/>
        <w:rPr>
          <w:highlight w:val="white"/>
        </w:rPr>
      </w:pPr>
      <w:r w:rsidRPr="00E148F7">
        <w:rPr>
          <w:highlight w:val="white"/>
        </w:rPr>
        <w:t xml:space="preserve">          LookupByteArray(Operator, operand0, offsetSize, valueSize);</w:t>
      </w:r>
    </w:p>
    <w:p w14:paraId="006E606D" w14:textId="77777777" w:rsidR="008C2FC7" w:rsidRPr="00E148F7" w:rsidRDefault="008C2FC7" w:rsidP="008C2FC7">
      <w:pPr>
        <w:pStyle w:val="Code"/>
        <w:rPr>
          <w:highlight w:val="white"/>
        </w:rPr>
      </w:pPr>
      <w:r w:rsidRPr="00E148F7">
        <w:rPr>
          <w:highlight w:val="white"/>
        </w:rPr>
        <w:t xml:space="preserve">        LoadByteList(byteList, byteList.Count - (offsetSize + valueSize),</w:t>
      </w:r>
    </w:p>
    <w:p w14:paraId="2575ECE6" w14:textId="77777777" w:rsidR="008C2FC7" w:rsidRPr="00E148F7" w:rsidRDefault="008C2FC7" w:rsidP="008C2FC7">
      <w:pPr>
        <w:pStyle w:val="Code"/>
        <w:rPr>
          <w:highlight w:val="white"/>
        </w:rPr>
      </w:pPr>
      <w:r w:rsidRPr="00E148F7">
        <w:rPr>
          <w:highlight w:val="white"/>
        </w:rPr>
        <w:t xml:space="preserve">                     offsetSize, offset);</w:t>
      </w:r>
    </w:p>
    <w:p w14:paraId="380DE8FB" w14:textId="77777777" w:rsidR="008C2FC7" w:rsidRPr="00E148F7" w:rsidRDefault="008C2FC7" w:rsidP="008C2FC7">
      <w:pPr>
        <w:pStyle w:val="Code"/>
        <w:rPr>
          <w:highlight w:val="white"/>
        </w:rPr>
      </w:pPr>
      <w:r w:rsidRPr="00E148F7">
        <w:rPr>
          <w:highlight w:val="white"/>
        </w:rPr>
        <w:t xml:space="preserve">        LoadByteList(byteList, byteList.Count - valueSize,</w:t>
      </w:r>
    </w:p>
    <w:p w14:paraId="08AFB7B9" w14:textId="77777777" w:rsidR="008C2FC7" w:rsidRPr="00E148F7" w:rsidRDefault="008C2FC7" w:rsidP="008C2FC7">
      <w:pPr>
        <w:pStyle w:val="Code"/>
        <w:rPr>
          <w:highlight w:val="white"/>
        </w:rPr>
      </w:pPr>
      <w:r w:rsidRPr="00E148F7">
        <w:rPr>
          <w:highlight w:val="white"/>
        </w:rPr>
        <w:t xml:space="preserve">                     valueSize, value);</w:t>
      </w:r>
    </w:p>
    <w:p w14:paraId="5827D76C" w14:textId="77777777" w:rsidR="008C2FC7" w:rsidRPr="00E148F7" w:rsidRDefault="008C2FC7" w:rsidP="008C2FC7">
      <w:pPr>
        <w:pStyle w:val="Code"/>
        <w:rPr>
          <w:highlight w:val="white"/>
        </w:rPr>
      </w:pPr>
      <w:r w:rsidRPr="00E148F7">
        <w:rPr>
          <w:highlight w:val="white"/>
        </w:rPr>
        <w:t xml:space="preserve">        return byteList;</w:t>
      </w:r>
    </w:p>
    <w:p w14:paraId="0B803250" w14:textId="77777777" w:rsidR="008C2FC7" w:rsidRDefault="008C2FC7" w:rsidP="008C2FC7">
      <w:pPr>
        <w:pStyle w:val="Code"/>
        <w:rPr>
          <w:highlight w:val="white"/>
        </w:rPr>
      </w:pPr>
      <w:r w:rsidRPr="00E148F7">
        <w:rPr>
          <w:highlight w:val="white"/>
        </w:rPr>
        <w:t xml:space="preserve">      }</w:t>
      </w:r>
    </w:p>
    <w:p w14:paraId="5016E600" w14:textId="77777777" w:rsidR="008C2FC7" w:rsidRPr="00E148F7" w:rsidRDefault="008C2FC7" w:rsidP="008C2FC7">
      <w:pPr>
        <w:rPr>
          <w:highlight w:val="white"/>
        </w:rPr>
      </w:pPr>
      <w:r>
        <w:rPr>
          <w:highlight w:val="white"/>
        </w:rPr>
        <w:t>In category seven, we assign a register the value stored on an address, defined by a register and an offset or a static variable and an offset.</w:t>
      </w:r>
    </w:p>
    <w:p w14:paraId="19827E05" w14:textId="77777777" w:rsidR="008C2FC7" w:rsidRPr="00E148F7" w:rsidRDefault="008C2FC7" w:rsidP="008C2FC7">
      <w:pPr>
        <w:pStyle w:val="Code"/>
        <w:rPr>
          <w:highlight w:val="white"/>
        </w:rPr>
      </w:pPr>
      <w:r w:rsidRPr="00E148F7">
        <w:rPr>
          <w:highlight w:val="white"/>
        </w:rPr>
        <w:t xml:space="preserve">      // 7: mov ax, [bp + 2]; mov ax, [global + 4]</w:t>
      </w:r>
    </w:p>
    <w:p w14:paraId="3E294E7F" w14:textId="77777777" w:rsidR="008C2FC7" w:rsidRPr="00E148F7" w:rsidRDefault="008C2FC7" w:rsidP="008C2FC7">
      <w:pPr>
        <w:pStyle w:val="Code"/>
        <w:rPr>
          <w:highlight w:val="white"/>
        </w:rPr>
      </w:pPr>
      <w:r w:rsidRPr="00E148F7">
        <w:rPr>
          <w:highlight w:val="white"/>
        </w:rPr>
        <w:t xml:space="preserve">      else if ((operand0 is Register) &amp;&amp; ((operand1 is Register) ||</w:t>
      </w:r>
    </w:p>
    <w:p w14:paraId="51B53F51" w14:textId="77777777" w:rsidR="008C2FC7" w:rsidRPr="00E148F7" w:rsidRDefault="008C2FC7" w:rsidP="008C2FC7">
      <w:pPr>
        <w:pStyle w:val="Code"/>
        <w:rPr>
          <w:highlight w:val="white"/>
        </w:rPr>
      </w:pPr>
      <w:r w:rsidRPr="00E148F7">
        <w:rPr>
          <w:highlight w:val="white"/>
        </w:rPr>
        <w:t xml:space="preserve">               (operand1 is string)) &amp;&amp; (operand2 is int)) {</w:t>
      </w:r>
    </w:p>
    <w:p w14:paraId="314AF6D2" w14:textId="77777777" w:rsidR="008C2FC7" w:rsidRPr="00E148F7" w:rsidRDefault="008C2FC7" w:rsidP="008C2FC7">
      <w:pPr>
        <w:pStyle w:val="Code"/>
        <w:rPr>
          <w:highlight w:val="white"/>
        </w:rPr>
      </w:pPr>
      <w:r w:rsidRPr="00E148F7">
        <w:rPr>
          <w:highlight w:val="white"/>
        </w:rPr>
        <w:t xml:space="preserve">        Register register = (Register) operand0;</w:t>
      </w:r>
    </w:p>
    <w:p w14:paraId="23EB9B73" w14:textId="77777777" w:rsidR="008C2FC7" w:rsidRPr="00E148F7" w:rsidRDefault="008C2FC7" w:rsidP="008C2FC7">
      <w:pPr>
        <w:pStyle w:val="Code"/>
        <w:rPr>
          <w:highlight w:val="white"/>
        </w:rPr>
      </w:pPr>
      <w:r w:rsidRPr="00E148F7">
        <w:rPr>
          <w:highlight w:val="white"/>
        </w:rPr>
        <w:t xml:space="preserve">        int offset = (int) operand2;</w:t>
      </w:r>
    </w:p>
    <w:p w14:paraId="20B7575B" w14:textId="77777777" w:rsidR="008C2FC7" w:rsidRPr="00E148F7" w:rsidRDefault="008C2FC7" w:rsidP="008C2FC7">
      <w:pPr>
        <w:pStyle w:val="Code"/>
        <w:rPr>
          <w:highlight w:val="white"/>
        </w:rPr>
      </w:pPr>
      <w:r w:rsidRPr="00E148F7">
        <w:rPr>
          <w:highlight w:val="white"/>
        </w:rPr>
        <w:t xml:space="preserve">        int size = (operand1 is Register) ? SizeOfValue(offset)</w:t>
      </w:r>
    </w:p>
    <w:p w14:paraId="349F09F6" w14:textId="77777777" w:rsidR="008C2FC7" w:rsidRPr="00E148F7" w:rsidRDefault="008C2FC7" w:rsidP="008C2FC7">
      <w:pPr>
        <w:pStyle w:val="Code"/>
        <w:rPr>
          <w:highlight w:val="white"/>
        </w:rPr>
      </w:pPr>
      <w:r w:rsidRPr="00E148F7">
        <w:rPr>
          <w:highlight w:val="white"/>
        </w:rPr>
        <w:t xml:space="preserve">                                          : TypeSize.PointerSize;</w:t>
      </w:r>
    </w:p>
    <w:p w14:paraId="544DFC48" w14:textId="77777777" w:rsidR="008C2FC7" w:rsidRPr="00E148F7" w:rsidRDefault="008C2FC7" w:rsidP="008C2FC7">
      <w:pPr>
        <w:pStyle w:val="Code"/>
        <w:rPr>
          <w:highlight w:val="white"/>
        </w:rPr>
      </w:pPr>
      <w:r w:rsidRPr="00E148F7">
        <w:rPr>
          <w:highlight w:val="white"/>
        </w:rPr>
        <w:t xml:space="preserve">        List&lt;byte&gt; byteList =</w:t>
      </w:r>
    </w:p>
    <w:p w14:paraId="4ED42ECC" w14:textId="77777777" w:rsidR="008C2FC7" w:rsidRPr="00E148F7" w:rsidRDefault="008C2FC7" w:rsidP="008C2FC7">
      <w:pPr>
        <w:pStyle w:val="Code"/>
        <w:rPr>
          <w:highlight w:val="white"/>
        </w:rPr>
      </w:pPr>
      <w:r w:rsidRPr="00E148F7">
        <w:rPr>
          <w:highlight w:val="white"/>
        </w:rPr>
        <w:t xml:space="preserve">          LookupByteArray(Operator, register, operand1, size);</w:t>
      </w:r>
    </w:p>
    <w:p w14:paraId="3D141D61" w14:textId="77777777" w:rsidR="008C2FC7" w:rsidRPr="00E148F7" w:rsidRDefault="008C2FC7" w:rsidP="008C2FC7">
      <w:pPr>
        <w:pStyle w:val="Code"/>
        <w:rPr>
          <w:highlight w:val="white"/>
        </w:rPr>
      </w:pPr>
      <w:r w:rsidRPr="00E148F7">
        <w:rPr>
          <w:highlight w:val="white"/>
        </w:rPr>
        <w:t xml:space="preserve">        LoadByteList(byteList, byteList.Count - size, size, offset);</w:t>
      </w:r>
    </w:p>
    <w:p w14:paraId="47B7E0D7" w14:textId="77777777" w:rsidR="008C2FC7" w:rsidRPr="00E148F7" w:rsidRDefault="008C2FC7" w:rsidP="008C2FC7">
      <w:pPr>
        <w:pStyle w:val="Code"/>
        <w:rPr>
          <w:highlight w:val="white"/>
        </w:rPr>
      </w:pPr>
      <w:r w:rsidRPr="00E148F7">
        <w:rPr>
          <w:highlight w:val="white"/>
        </w:rPr>
        <w:t xml:space="preserve">        return byteList; </w:t>
      </w:r>
    </w:p>
    <w:p w14:paraId="74396055" w14:textId="77777777" w:rsidR="008C2FC7" w:rsidRPr="00E148F7" w:rsidRDefault="008C2FC7" w:rsidP="008C2FC7">
      <w:pPr>
        <w:pStyle w:val="Code"/>
        <w:rPr>
          <w:highlight w:val="white"/>
        </w:rPr>
      </w:pPr>
      <w:r w:rsidRPr="00E148F7">
        <w:rPr>
          <w:highlight w:val="white"/>
        </w:rPr>
        <w:t xml:space="preserve">      }</w:t>
      </w:r>
    </w:p>
    <w:p w14:paraId="5831A0FA" w14:textId="77777777" w:rsidR="008C2FC7" w:rsidRPr="002B63B5" w:rsidRDefault="008C2FC7" w:rsidP="008C2FC7">
      <w:pPr>
        <w:pStyle w:val="Code"/>
        <w:rPr>
          <w:highlight w:val="white"/>
        </w:rPr>
      </w:pPr>
      <w:r w:rsidRPr="002B63B5">
        <w:rPr>
          <w:highlight w:val="white"/>
        </w:rPr>
        <w:t xml:space="preserve">    }</w:t>
      </w:r>
    </w:p>
    <w:p w14:paraId="02F979A8" w14:textId="77777777" w:rsidR="008C2FC7" w:rsidRPr="002B63B5" w:rsidRDefault="008C2FC7" w:rsidP="008C2FC7">
      <w:pPr>
        <w:rPr>
          <w:highlight w:val="white"/>
        </w:rPr>
      </w:pPr>
      <w:r>
        <w:rPr>
          <w:highlight w:val="white"/>
        </w:rPr>
        <w:t xml:space="preserve">The </w:t>
      </w:r>
      <w:r w:rsidRPr="006C7AAC">
        <w:rPr>
          <w:rStyle w:val="KeyWord0"/>
          <w:highlight w:val="white"/>
        </w:rPr>
        <w:t>LoadByteList</w:t>
      </w:r>
      <w:r>
        <w:rPr>
          <w:highlight w:val="white"/>
        </w:rPr>
        <w:t xml:space="preserve"> method load the byte list with a value.</w:t>
      </w:r>
    </w:p>
    <w:p w14:paraId="37BCC58C" w14:textId="77777777" w:rsidR="008C2FC7" w:rsidRPr="002B63B5" w:rsidRDefault="008C2FC7" w:rsidP="008C2FC7">
      <w:pPr>
        <w:pStyle w:val="Code"/>
        <w:rPr>
          <w:highlight w:val="white"/>
        </w:rPr>
      </w:pPr>
      <w:r w:rsidRPr="002B63B5">
        <w:rPr>
          <w:highlight w:val="white"/>
        </w:rPr>
        <w:t xml:space="preserve">    public static void LoadByteList(IList&lt;byte&gt; byteList, int index,</w:t>
      </w:r>
    </w:p>
    <w:p w14:paraId="5FF36972" w14:textId="77777777" w:rsidR="008C2FC7" w:rsidRPr="002B63B5" w:rsidRDefault="008C2FC7" w:rsidP="008C2FC7">
      <w:pPr>
        <w:pStyle w:val="Code"/>
        <w:rPr>
          <w:highlight w:val="white"/>
        </w:rPr>
      </w:pPr>
      <w:r w:rsidRPr="002B63B5">
        <w:rPr>
          <w:highlight w:val="white"/>
        </w:rPr>
        <w:t xml:space="preserve">                                    int size, BigInteger value) {</w:t>
      </w:r>
    </w:p>
    <w:p w14:paraId="1821263D" w14:textId="77777777" w:rsidR="008C2FC7" w:rsidRPr="002B63B5" w:rsidRDefault="008C2FC7" w:rsidP="008C2FC7">
      <w:pPr>
        <w:pStyle w:val="Code"/>
        <w:rPr>
          <w:highlight w:val="white"/>
        </w:rPr>
      </w:pPr>
      <w:r w:rsidRPr="002B63B5">
        <w:rPr>
          <w:highlight w:val="white"/>
        </w:rPr>
        <w:t xml:space="preserve">      switch (size) {</w:t>
      </w:r>
    </w:p>
    <w:p w14:paraId="4AC4B43F" w14:textId="77777777" w:rsidR="008C2FC7" w:rsidRPr="002B63B5" w:rsidRDefault="008C2FC7" w:rsidP="008C2FC7">
      <w:pPr>
        <w:pStyle w:val="Code"/>
        <w:rPr>
          <w:highlight w:val="white"/>
        </w:rPr>
      </w:pPr>
      <w:r w:rsidRPr="002B63B5">
        <w:rPr>
          <w:highlight w:val="white"/>
        </w:rPr>
        <w:t xml:space="preserve">        case 1: {</w:t>
      </w:r>
    </w:p>
    <w:p w14:paraId="7743B6AA" w14:textId="77777777" w:rsidR="008C2FC7" w:rsidRPr="002B63B5" w:rsidRDefault="008C2FC7" w:rsidP="008C2FC7">
      <w:pPr>
        <w:pStyle w:val="Code"/>
        <w:rPr>
          <w:highlight w:val="white"/>
        </w:rPr>
      </w:pPr>
      <w:r w:rsidRPr="002B63B5">
        <w:rPr>
          <w:highlight w:val="white"/>
        </w:rPr>
        <w:t xml:space="preserve">            if (value &lt; 0) {</w:t>
      </w:r>
    </w:p>
    <w:p w14:paraId="7BC39988" w14:textId="77777777" w:rsidR="008C2FC7" w:rsidRPr="002B63B5" w:rsidRDefault="008C2FC7" w:rsidP="008C2FC7">
      <w:pPr>
        <w:pStyle w:val="Code"/>
        <w:rPr>
          <w:highlight w:val="white"/>
        </w:rPr>
      </w:pPr>
      <w:r w:rsidRPr="002B63B5">
        <w:rPr>
          <w:highlight w:val="white"/>
        </w:rPr>
        <w:t xml:space="preserve">              byteList[index] = (byte) ((sbyte) value);</w:t>
      </w:r>
    </w:p>
    <w:p w14:paraId="19E5E753" w14:textId="77777777" w:rsidR="008C2FC7" w:rsidRPr="002B63B5" w:rsidRDefault="008C2FC7" w:rsidP="008C2FC7">
      <w:pPr>
        <w:pStyle w:val="Code"/>
        <w:rPr>
          <w:highlight w:val="white"/>
        </w:rPr>
      </w:pPr>
      <w:r w:rsidRPr="002B63B5">
        <w:rPr>
          <w:highlight w:val="white"/>
        </w:rPr>
        <w:t xml:space="preserve">            }</w:t>
      </w:r>
    </w:p>
    <w:p w14:paraId="23E82ACE" w14:textId="77777777" w:rsidR="008C2FC7" w:rsidRPr="002B63B5" w:rsidRDefault="008C2FC7" w:rsidP="008C2FC7">
      <w:pPr>
        <w:pStyle w:val="Code"/>
        <w:rPr>
          <w:highlight w:val="white"/>
        </w:rPr>
      </w:pPr>
      <w:r w:rsidRPr="002B63B5">
        <w:rPr>
          <w:highlight w:val="white"/>
        </w:rPr>
        <w:t xml:space="preserve">            else {</w:t>
      </w:r>
    </w:p>
    <w:p w14:paraId="1CBED789" w14:textId="77777777" w:rsidR="008C2FC7" w:rsidRPr="002B63B5" w:rsidRDefault="008C2FC7" w:rsidP="008C2FC7">
      <w:pPr>
        <w:pStyle w:val="Code"/>
        <w:rPr>
          <w:highlight w:val="white"/>
        </w:rPr>
      </w:pPr>
      <w:r w:rsidRPr="002B63B5">
        <w:rPr>
          <w:highlight w:val="white"/>
        </w:rPr>
        <w:t xml:space="preserve">              byteList[index] = (byte) value;</w:t>
      </w:r>
    </w:p>
    <w:p w14:paraId="605F6D2C" w14:textId="77777777" w:rsidR="008C2FC7" w:rsidRPr="002B63B5" w:rsidRDefault="008C2FC7" w:rsidP="008C2FC7">
      <w:pPr>
        <w:pStyle w:val="Code"/>
        <w:rPr>
          <w:highlight w:val="white"/>
        </w:rPr>
      </w:pPr>
      <w:r w:rsidRPr="002B63B5">
        <w:rPr>
          <w:highlight w:val="white"/>
        </w:rPr>
        <w:t xml:space="preserve">            }</w:t>
      </w:r>
    </w:p>
    <w:p w14:paraId="47EC18FC" w14:textId="77777777" w:rsidR="008C2FC7" w:rsidRPr="002B63B5" w:rsidRDefault="008C2FC7" w:rsidP="008C2FC7">
      <w:pPr>
        <w:pStyle w:val="Code"/>
        <w:rPr>
          <w:highlight w:val="white"/>
        </w:rPr>
      </w:pPr>
      <w:r w:rsidRPr="002B63B5">
        <w:rPr>
          <w:highlight w:val="white"/>
        </w:rPr>
        <w:t xml:space="preserve">          }</w:t>
      </w:r>
    </w:p>
    <w:p w14:paraId="478759E2" w14:textId="77777777" w:rsidR="008C2FC7" w:rsidRPr="002B63B5" w:rsidRDefault="008C2FC7" w:rsidP="008C2FC7">
      <w:pPr>
        <w:pStyle w:val="Code"/>
        <w:rPr>
          <w:highlight w:val="white"/>
        </w:rPr>
      </w:pPr>
      <w:r w:rsidRPr="002B63B5">
        <w:rPr>
          <w:highlight w:val="white"/>
        </w:rPr>
        <w:t xml:space="preserve">          break;</w:t>
      </w:r>
    </w:p>
    <w:p w14:paraId="2E9000E1" w14:textId="77777777" w:rsidR="008C2FC7" w:rsidRPr="002B63B5" w:rsidRDefault="008C2FC7" w:rsidP="008C2FC7">
      <w:pPr>
        <w:pStyle w:val="Code"/>
        <w:rPr>
          <w:highlight w:val="white"/>
        </w:rPr>
      </w:pPr>
    </w:p>
    <w:p w14:paraId="657E800B" w14:textId="77777777" w:rsidR="008C2FC7" w:rsidRPr="002B63B5" w:rsidRDefault="008C2FC7" w:rsidP="008C2FC7">
      <w:pPr>
        <w:pStyle w:val="Code"/>
        <w:rPr>
          <w:highlight w:val="white"/>
        </w:rPr>
      </w:pPr>
      <w:r w:rsidRPr="002B63B5">
        <w:rPr>
          <w:highlight w:val="white"/>
        </w:rPr>
        <w:t xml:space="preserve">        case 2: {</w:t>
      </w:r>
    </w:p>
    <w:p w14:paraId="41030AB3" w14:textId="77777777" w:rsidR="008C2FC7" w:rsidRPr="002B63B5" w:rsidRDefault="008C2FC7" w:rsidP="008C2FC7">
      <w:pPr>
        <w:pStyle w:val="Code"/>
        <w:rPr>
          <w:highlight w:val="white"/>
        </w:rPr>
      </w:pPr>
      <w:r w:rsidRPr="002B63B5">
        <w:rPr>
          <w:highlight w:val="white"/>
        </w:rPr>
        <w:t xml:space="preserve">            if (value &lt; 0) {</w:t>
      </w:r>
    </w:p>
    <w:p w14:paraId="2CBE53AA" w14:textId="77777777" w:rsidR="008C2FC7" w:rsidRPr="002B63B5" w:rsidRDefault="008C2FC7" w:rsidP="008C2FC7">
      <w:pPr>
        <w:pStyle w:val="Code"/>
        <w:rPr>
          <w:highlight w:val="white"/>
        </w:rPr>
      </w:pPr>
      <w:r w:rsidRPr="002B63B5">
        <w:rPr>
          <w:highlight w:val="white"/>
        </w:rPr>
        <w:t xml:space="preserve">              short shortValue = (short) value; </w:t>
      </w:r>
    </w:p>
    <w:p w14:paraId="1C9C640C" w14:textId="77777777" w:rsidR="008C2FC7" w:rsidRPr="002B63B5" w:rsidRDefault="008C2FC7" w:rsidP="008C2FC7">
      <w:pPr>
        <w:pStyle w:val="Code"/>
        <w:rPr>
          <w:highlight w:val="white"/>
        </w:rPr>
      </w:pPr>
      <w:r w:rsidRPr="002B63B5">
        <w:rPr>
          <w:highlight w:val="white"/>
        </w:rPr>
        <w:t xml:space="preserve">              byteList[index] = (byte) ((sbyte) shortValue);</w:t>
      </w:r>
    </w:p>
    <w:p w14:paraId="36B6D82F" w14:textId="77777777" w:rsidR="008C2FC7" w:rsidRPr="002B63B5" w:rsidRDefault="008C2FC7" w:rsidP="008C2FC7">
      <w:pPr>
        <w:pStyle w:val="Code"/>
        <w:rPr>
          <w:highlight w:val="white"/>
        </w:rPr>
      </w:pPr>
      <w:r w:rsidRPr="002B63B5">
        <w:rPr>
          <w:highlight w:val="white"/>
        </w:rPr>
        <w:t xml:space="preserve">              byteList[index + 1] = (byte) ((sbyte) (shortValue &gt;&gt; 8));</w:t>
      </w:r>
    </w:p>
    <w:p w14:paraId="1F9042EA" w14:textId="77777777" w:rsidR="008C2FC7" w:rsidRPr="002B63B5" w:rsidRDefault="008C2FC7" w:rsidP="008C2FC7">
      <w:pPr>
        <w:pStyle w:val="Code"/>
        <w:rPr>
          <w:highlight w:val="white"/>
        </w:rPr>
      </w:pPr>
      <w:r w:rsidRPr="002B63B5">
        <w:rPr>
          <w:highlight w:val="white"/>
        </w:rPr>
        <w:t xml:space="preserve">            }</w:t>
      </w:r>
    </w:p>
    <w:p w14:paraId="7C63DB8D" w14:textId="77777777" w:rsidR="008C2FC7" w:rsidRPr="002B63B5" w:rsidRDefault="008C2FC7" w:rsidP="008C2FC7">
      <w:pPr>
        <w:pStyle w:val="Code"/>
        <w:rPr>
          <w:highlight w:val="white"/>
        </w:rPr>
      </w:pPr>
      <w:r w:rsidRPr="002B63B5">
        <w:rPr>
          <w:highlight w:val="white"/>
        </w:rPr>
        <w:t xml:space="preserve">            else {</w:t>
      </w:r>
    </w:p>
    <w:p w14:paraId="1DEABA8B" w14:textId="77777777" w:rsidR="008C2FC7" w:rsidRPr="002B63B5" w:rsidRDefault="008C2FC7" w:rsidP="008C2FC7">
      <w:pPr>
        <w:pStyle w:val="Code"/>
        <w:rPr>
          <w:highlight w:val="white"/>
        </w:rPr>
      </w:pPr>
      <w:r w:rsidRPr="002B63B5">
        <w:rPr>
          <w:highlight w:val="white"/>
        </w:rPr>
        <w:t xml:space="preserve">              ushort ushortValue = (ushort) value; </w:t>
      </w:r>
    </w:p>
    <w:p w14:paraId="510325F6" w14:textId="77777777" w:rsidR="008C2FC7" w:rsidRPr="002B63B5" w:rsidRDefault="008C2FC7" w:rsidP="008C2FC7">
      <w:pPr>
        <w:pStyle w:val="Code"/>
        <w:rPr>
          <w:highlight w:val="white"/>
        </w:rPr>
      </w:pPr>
      <w:r w:rsidRPr="002B63B5">
        <w:rPr>
          <w:highlight w:val="white"/>
        </w:rPr>
        <w:t xml:space="preserve">              byteList[index] = (byte) ushortValue;</w:t>
      </w:r>
    </w:p>
    <w:p w14:paraId="00D42271" w14:textId="77777777" w:rsidR="008C2FC7" w:rsidRPr="002B63B5" w:rsidRDefault="008C2FC7" w:rsidP="008C2FC7">
      <w:pPr>
        <w:pStyle w:val="Code"/>
        <w:rPr>
          <w:highlight w:val="white"/>
        </w:rPr>
      </w:pPr>
      <w:r w:rsidRPr="002B63B5">
        <w:rPr>
          <w:highlight w:val="white"/>
        </w:rPr>
        <w:t xml:space="preserve">              byteList[index + 1] = (byte) (ushortValue &gt;&gt; 8);</w:t>
      </w:r>
    </w:p>
    <w:p w14:paraId="6539F4E2" w14:textId="77777777" w:rsidR="008C2FC7" w:rsidRPr="002B63B5" w:rsidRDefault="008C2FC7" w:rsidP="008C2FC7">
      <w:pPr>
        <w:pStyle w:val="Code"/>
        <w:rPr>
          <w:highlight w:val="white"/>
        </w:rPr>
      </w:pPr>
      <w:r w:rsidRPr="002B63B5">
        <w:rPr>
          <w:highlight w:val="white"/>
        </w:rPr>
        <w:t xml:space="preserve">            }</w:t>
      </w:r>
    </w:p>
    <w:p w14:paraId="7B7465E7" w14:textId="77777777" w:rsidR="008C2FC7" w:rsidRPr="002B63B5" w:rsidRDefault="008C2FC7" w:rsidP="008C2FC7">
      <w:pPr>
        <w:pStyle w:val="Code"/>
        <w:rPr>
          <w:highlight w:val="white"/>
        </w:rPr>
      </w:pPr>
      <w:r w:rsidRPr="002B63B5">
        <w:rPr>
          <w:highlight w:val="white"/>
        </w:rPr>
        <w:t xml:space="preserve">          }</w:t>
      </w:r>
    </w:p>
    <w:p w14:paraId="3B76587D" w14:textId="77777777" w:rsidR="008C2FC7" w:rsidRPr="002B63B5" w:rsidRDefault="008C2FC7" w:rsidP="008C2FC7">
      <w:pPr>
        <w:pStyle w:val="Code"/>
        <w:rPr>
          <w:highlight w:val="white"/>
        </w:rPr>
      </w:pPr>
      <w:r w:rsidRPr="002B63B5">
        <w:rPr>
          <w:highlight w:val="white"/>
        </w:rPr>
        <w:t xml:space="preserve">          break;</w:t>
      </w:r>
    </w:p>
    <w:p w14:paraId="462D79C5" w14:textId="77777777" w:rsidR="008C2FC7" w:rsidRPr="002B63B5" w:rsidRDefault="008C2FC7" w:rsidP="008C2FC7">
      <w:pPr>
        <w:pStyle w:val="Code"/>
        <w:rPr>
          <w:highlight w:val="white"/>
        </w:rPr>
      </w:pPr>
    </w:p>
    <w:p w14:paraId="59A5438C" w14:textId="77777777" w:rsidR="008C2FC7" w:rsidRPr="002B63B5" w:rsidRDefault="008C2FC7" w:rsidP="008C2FC7">
      <w:pPr>
        <w:pStyle w:val="Code"/>
        <w:rPr>
          <w:highlight w:val="white"/>
        </w:rPr>
      </w:pPr>
      <w:r w:rsidRPr="002B63B5">
        <w:rPr>
          <w:highlight w:val="white"/>
        </w:rPr>
        <w:t xml:space="preserve">        case 4: {</w:t>
      </w:r>
    </w:p>
    <w:p w14:paraId="341D288D" w14:textId="77777777" w:rsidR="008C2FC7" w:rsidRPr="002B63B5" w:rsidRDefault="008C2FC7" w:rsidP="008C2FC7">
      <w:pPr>
        <w:pStyle w:val="Code"/>
        <w:rPr>
          <w:highlight w:val="white"/>
        </w:rPr>
      </w:pPr>
      <w:r w:rsidRPr="002B63B5">
        <w:rPr>
          <w:highlight w:val="white"/>
        </w:rPr>
        <w:t xml:space="preserve">            if (value &lt; 0) {</w:t>
      </w:r>
    </w:p>
    <w:p w14:paraId="5DA98921" w14:textId="77777777" w:rsidR="008C2FC7" w:rsidRPr="002B63B5" w:rsidRDefault="008C2FC7" w:rsidP="008C2FC7">
      <w:pPr>
        <w:pStyle w:val="Code"/>
        <w:rPr>
          <w:highlight w:val="white"/>
        </w:rPr>
      </w:pPr>
      <w:r w:rsidRPr="002B63B5">
        <w:rPr>
          <w:highlight w:val="white"/>
        </w:rPr>
        <w:t xml:space="preserve">              int intValue = (int) value; </w:t>
      </w:r>
    </w:p>
    <w:p w14:paraId="4BFEA402" w14:textId="77777777" w:rsidR="008C2FC7" w:rsidRPr="002B63B5" w:rsidRDefault="008C2FC7" w:rsidP="008C2FC7">
      <w:pPr>
        <w:pStyle w:val="Code"/>
        <w:rPr>
          <w:highlight w:val="white"/>
        </w:rPr>
      </w:pPr>
      <w:r w:rsidRPr="002B63B5">
        <w:rPr>
          <w:highlight w:val="white"/>
        </w:rPr>
        <w:lastRenderedPageBreak/>
        <w:t xml:space="preserve">              byteList[index] = (byte) ((sbyte) intValue);</w:t>
      </w:r>
    </w:p>
    <w:p w14:paraId="02E6C596" w14:textId="77777777" w:rsidR="008C2FC7" w:rsidRPr="002B63B5" w:rsidRDefault="008C2FC7" w:rsidP="008C2FC7">
      <w:pPr>
        <w:pStyle w:val="Code"/>
        <w:rPr>
          <w:highlight w:val="white"/>
        </w:rPr>
      </w:pPr>
      <w:r w:rsidRPr="002B63B5">
        <w:rPr>
          <w:highlight w:val="white"/>
        </w:rPr>
        <w:t xml:space="preserve">              byteList[index + 1] = (byte) ((sbyte) (intValue &gt;&gt; 8));</w:t>
      </w:r>
    </w:p>
    <w:p w14:paraId="6A36AB56" w14:textId="77777777" w:rsidR="008C2FC7" w:rsidRPr="002B63B5" w:rsidRDefault="008C2FC7" w:rsidP="008C2FC7">
      <w:pPr>
        <w:pStyle w:val="Code"/>
        <w:rPr>
          <w:highlight w:val="white"/>
        </w:rPr>
      </w:pPr>
      <w:r w:rsidRPr="002B63B5">
        <w:rPr>
          <w:highlight w:val="white"/>
        </w:rPr>
        <w:t xml:space="preserve">              byteList[index + 2] = (byte) ((sbyte) (intValue &gt;&gt; 16));</w:t>
      </w:r>
    </w:p>
    <w:p w14:paraId="4E57E3A7" w14:textId="77777777" w:rsidR="008C2FC7" w:rsidRPr="002B63B5" w:rsidRDefault="008C2FC7" w:rsidP="008C2FC7">
      <w:pPr>
        <w:pStyle w:val="Code"/>
        <w:rPr>
          <w:highlight w:val="white"/>
        </w:rPr>
      </w:pPr>
      <w:r w:rsidRPr="002B63B5">
        <w:rPr>
          <w:highlight w:val="white"/>
        </w:rPr>
        <w:t xml:space="preserve">              byteList[index + 3] = (byte) ((sbyte) (intValue &gt;&gt; 24));</w:t>
      </w:r>
    </w:p>
    <w:p w14:paraId="1CC54D3F" w14:textId="77777777" w:rsidR="008C2FC7" w:rsidRPr="002B63B5" w:rsidRDefault="008C2FC7" w:rsidP="008C2FC7">
      <w:pPr>
        <w:pStyle w:val="Code"/>
        <w:rPr>
          <w:highlight w:val="white"/>
        </w:rPr>
      </w:pPr>
      <w:r w:rsidRPr="002B63B5">
        <w:rPr>
          <w:highlight w:val="white"/>
        </w:rPr>
        <w:t xml:space="preserve">            }</w:t>
      </w:r>
    </w:p>
    <w:p w14:paraId="5831199D" w14:textId="77777777" w:rsidR="008C2FC7" w:rsidRPr="002B63B5" w:rsidRDefault="008C2FC7" w:rsidP="008C2FC7">
      <w:pPr>
        <w:pStyle w:val="Code"/>
        <w:rPr>
          <w:highlight w:val="white"/>
        </w:rPr>
      </w:pPr>
      <w:r w:rsidRPr="002B63B5">
        <w:rPr>
          <w:highlight w:val="white"/>
        </w:rPr>
        <w:t xml:space="preserve">            else {</w:t>
      </w:r>
    </w:p>
    <w:p w14:paraId="6EB090EC" w14:textId="77777777" w:rsidR="008C2FC7" w:rsidRPr="002B63B5" w:rsidRDefault="008C2FC7" w:rsidP="008C2FC7">
      <w:pPr>
        <w:pStyle w:val="Code"/>
        <w:rPr>
          <w:highlight w:val="white"/>
        </w:rPr>
      </w:pPr>
      <w:r w:rsidRPr="002B63B5">
        <w:rPr>
          <w:highlight w:val="white"/>
        </w:rPr>
        <w:t xml:space="preserve">              uint uintValue = (uint) value; </w:t>
      </w:r>
    </w:p>
    <w:p w14:paraId="06B4955D" w14:textId="77777777" w:rsidR="008C2FC7" w:rsidRPr="002B63B5" w:rsidRDefault="008C2FC7" w:rsidP="008C2FC7">
      <w:pPr>
        <w:pStyle w:val="Code"/>
        <w:rPr>
          <w:highlight w:val="white"/>
        </w:rPr>
      </w:pPr>
      <w:r w:rsidRPr="002B63B5">
        <w:rPr>
          <w:highlight w:val="white"/>
        </w:rPr>
        <w:t xml:space="preserve">              byteList[index] = (byte) uintValue;</w:t>
      </w:r>
    </w:p>
    <w:p w14:paraId="58D2CC5A" w14:textId="77777777" w:rsidR="008C2FC7" w:rsidRPr="002B63B5" w:rsidRDefault="008C2FC7" w:rsidP="008C2FC7">
      <w:pPr>
        <w:pStyle w:val="Code"/>
        <w:rPr>
          <w:highlight w:val="white"/>
        </w:rPr>
      </w:pPr>
      <w:r w:rsidRPr="002B63B5">
        <w:rPr>
          <w:highlight w:val="white"/>
        </w:rPr>
        <w:t xml:space="preserve">              byteList[index + 1] = (byte) (uintValue &gt;&gt; 8);</w:t>
      </w:r>
    </w:p>
    <w:p w14:paraId="29F6820C" w14:textId="77777777" w:rsidR="008C2FC7" w:rsidRPr="002B63B5" w:rsidRDefault="008C2FC7" w:rsidP="008C2FC7">
      <w:pPr>
        <w:pStyle w:val="Code"/>
        <w:rPr>
          <w:highlight w:val="white"/>
        </w:rPr>
      </w:pPr>
      <w:r w:rsidRPr="002B63B5">
        <w:rPr>
          <w:highlight w:val="white"/>
        </w:rPr>
        <w:t xml:space="preserve">              byteList[index + 2] = (byte) (uintValue &gt;&gt; 16);</w:t>
      </w:r>
    </w:p>
    <w:p w14:paraId="70E7C8AB" w14:textId="77777777" w:rsidR="008C2FC7" w:rsidRPr="002B63B5" w:rsidRDefault="008C2FC7" w:rsidP="008C2FC7">
      <w:pPr>
        <w:pStyle w:val="Code"/>
        <w:rPr>
          <w:highlight w:val="white"/>
        </w:rPr>
      </w:pPr>
      <w:r w:rsidRPr="002B63B5">
        <w:rPr>
          <w:highlight w:val="white"/>
        </w:rPr>
        <w:t xml:space="preserve">              byteList[index + 3] = (byte) (uintValue &gt;&gt; 24);</w:t>
      </w:r>
    </w:p>
    <w:p w14:paraId="070A3ED0" w14:textId="77777777" w:rsidR="008C2FC7" w:rsidRPr="002B63B5" w:rsidRDefault="008C2FC7" w:rsidP="008C2FC7">
      <w:pPr>
        <w:pStyle w:val="Code"/>
        <w:rPr>
          <w:highlight w:val="white"/>
        </w:rPr>
      </w:pPr>
      <w:r w:rsidRPr="002B63B5">
        <w:rPr>
          <w:highlight w:val="white"/>
        </w:rPr>
        <w:t xml:space="preserve">            }</w:t>
      </w:r>
    </w:p>
    <w:p w14:paraId="2F185A40" w14:textId="77777777" w:rsidR="008C2FC7" w:rsidRPr="002B63B5" w:rsidRDefault="008C2FC7" w:rsidP="008C2FC7">
      <w:pPr>
        <w:pStyle w:val="Code"/>
        <w:rPr>
          <w:highlight w:val="white"/>
        </w:rPr>
      </w:pPr>
      <w:r w:rsidRPr="002B63B5">
        <w:rPr>
          <w:highlight w:val="white"/>
        </w:rPr>
        <w:t xml:space="preserve">          }</w:t>
      </w:r>
    </w:p>
    <w:p w14:paraId="544B14ED" w14:textId="77777777" w:rsidR="008C2FC7" w:rsidRPr="002B63B5" w:rsidRDefault="008C2FC7" w:rsidP="008C2FC7">
      <w:pPr>
        <w:pStyle w:val="Code"/>
        <w:rPr>
          <w:highlight w:val="white"/>
        </w:rPr>
      </w:pPr>
      <w:r w:rsidRPr="002B63B5">
        <w:rPr>
          <w:highlight w:val="white"/>
        </w:rPr>
        <w:t xml:space="preserve">          break;</w:t>
      </w:r>
    </w:p>
    <w:p w14:paraId="5F6EB378" w14:textId="77777777" w:rsidR="008C2FC7" w:rsidRPr="002B63B5" w:rsidRDefault="008C2FC7" w:rsidP="008C2FC7">
      <w:pPr>
        <w:pStyle w:val="Code"/>
        <w:rPr>
          <w:highlight w:val="white"/>
        </w:rPr>
      </w:pPr>
      <w:r w:rsidRPr="002B63B5">
        <w:rPr>
          <w:highlight w:val="white"/>
        </w:rPr>
        <w:t xml:space="preserve">      }</w:t>
      </w:r>
    </w:p>
    <w:p w14:paraId="34E7E799" w14:textId="77777777" w:rsidR="008C2FC7" w:rsidRPr="002B63B5" w:rsidRDefault="008C2FC7" w:rsidP="008C2FC7">
      <w:pPr>
        <w:pStyle w:val="Code"/>
        <w:rPr>
          <w:highlight w:val="white"/>
        </w:rPr>
      </w:pPr>
      <w:r w:rsidRPr="002B63B5">
        <w:rPr>
          <w:highlight w:val="white"/>
        </w:rPr>
        <w:t xml:space="preserve">    }</w:t>
      </w:r>
    </w:p>
    <w:p w14:paraId="3FACACBA" w14:textId="77777777" w:rsidR="008C2FC7" w:rsidRPr="002B63B5" w:rsidRDefault="008C2FC7" w:rsidP="008C2FC7">
      <w:pPr>
        <w:rPr>
          <w:highlight w:val="white"/>
        </w:rPr>
      </w:pPr>
      <w:r>
        <w:rPr>
          <w:highlight w:val="white"/>
        </w:rPr>
        <w:t xml:space="preserve">The </w:t>
      </w:r>
      <w:r w:rsidRPr="0039569B">
        <w:rPr>
          <w:rStyle w:val="KeyWord0"/>
          <w:highlight w:val="white"/>
        </w:rPr>
        <w:t>LookupByteArray</w:t>
      </w:r>
      <w:r>
        <w:rPr>
          <w:highlight w:val="white"/>
        </w:rPr>
        <w:t xml:space="preserve"> method looks up the assembly code instruction in the </w:t>
      </w:r>
      <w:r w:rsidRPr="006C0BDC">
        <w:rPr>
          <w:rStyle w:val="KeyWord0"/>
          <w:highlight w:val="white"/>
        </w:rPr>
        <w:t>MainArrayMap</w:t>
      </w:r>
      <w:r>
        <w:rPr>
          <w:highlight w:val="white"/>
        </w:rPr>
        <w:t xml:space="preserve"> map in </w:t>
      </w:r>
      <w:r w:rsidRPr="006C0BDC">
        <w:rPr>
          <w:rStyle w:val="KeyWord0"/>
          <w:highlight w:val="white"/>
        </w:rPr>
        <w:t>ObjectCodeTable</w:t>
      </w:r>
      <w:r>
        <w:rPr>
          <w:highlight w:val="white"/>
        </w:rPr>
        <w:t>.</w:t>
      </w:r>
    </w:p>
    <w:p w14:paraId="5E6B34BC" w14:textId="77777777" w:rsidR="008C2FC7" w:rsidRPr="002B63B5" w:rsidRDefault="008C2FC7" w:rsidP="008C2FC7">
      <w:pPr>
        <w:pStyle w:val="Code"/>
        <w:rPr>
          <w:highlight w:val="white"/>
        </w:rPr>
      </w:pPr>
      <w:r w:rsidRPr="002B63B5">
        <w:rPr>
          <w:highlight w:val="white"/>
        </w:rPr>
        <w:t xml:space="preserve">    public static List&lt;byte&gt; LookupByteArray(AssemblyOperator objectOp,</w:t>
      </w:r>
    </w:p>
    <w:p w14:paraId="51D2EFFB" w14:textId="77777777" w:rsidR="008C2FC7" w:rsidRPr="002B63B5" w:rsidRDefault="008C2FC7" w:rsidP="008C2FC7">
      <w:pPr>
        <w:pStyle w:val="Code"/>
        <w:rPr>
          <w:highlight w:val="white"/>
        </w:rPr>
      </w:pPr>
      <w:r w:rsidRPr="002B63B5">
        <w:rPr>
          <w:highlight w:val="white"/>
        </w:rPr>
        <w:t xml:space="preserve">                      object operand1 = null, object operand2 = null,</w:t>
      </w:r>
    </w:p>
    <w:p w14:paraId="244D484D" w14:textId="77777777" w:rsidR="008C2FC7" w:rsidRPr="002B63B5" w:rsidRDefault="008C2FC7" w:rsidP="008C2FC7">
      <w:pPr>
        <w:pStyle w:val="Code"/>
        <w:rPr>
          <w:highlight w:val="white"/>
        </w:rPr>
      </w:pPr>
      <w:r w:rsidRPr="002B63B5">
        <w:rPr>
          <w:highlight w:val="white"/>
        </w:rPr>
        <w:t xml:space="preserve">                      object operand3 = null) {</w:t>
      </w:r>
    </w:p>
    <w:p w14:paraId="43DB7CD3" w14:textId="77777777" w:rsidR="008C2FC7" w:rsidRPr="002B63B5" w:rsidRDefault="008C2FC7" w:rsidP="008C2FC7">
      <w:pPr>
        <w:pStyle w:val="Code"/>
        <w:rPr>
          <w:highlight w:val="white"/>
        </w:rPr>
      </w:pPr>
      <w:r w:rsidRPr="002B63B5">
        <w:rPr>
          <w:highlight w:val="white"/>
        </w:rPr>
        <w:t xml:space="preserve">      if ((objectOp == AssemblyOperator.shl) ||</w:t>
      </w:r>
    </w:p>
    <w:p w14:paraId="56509619" w14:textId="77777777" w:rsidR="008C2FC7" w:rsidRPr="002B63B5" w:rsidRDefault="008C2FC7" w:rsidP="008C2FC7">
      <w:pPr>
        <w:pStyle w:val="Code"/>
        <w:rPr>
          <w:highlight w:val="white"/>
        </w:rPr>
      </w:pPr>
      <w:r w:rsidRPr="002B63B5">
        <w:rPr>
          <w:highlight w:val="white"/>
        </w:rPr>
        <w:t xml:space="preserve">          (objectOp == AssemblyOperator.shr)) {</w:t>
      </w:r>
    </w:p>
    <w:p w14:paraId="6C9B290D" w14:textId="77777777" w:rsidR="008C2FC7" w:rsidRPr="002B63B5" w:rsidRDefault="008C2FC7" w:rsidP="008C2FC7">
      <w:pPr>
        <w:pStyle w:val="Code"/>
        <w:rPr>
          <w:highlight w:val="white"/>
        </w:rPr>
      </w:pPr>
      <w:r w:rsidRPr="002B63B5">
        <w:rPr>
          <w:highlight w:val="white"/>
        </w:rPr>
        <w:t xml:space="preserve">        operand1 = (operand1 is BigInteger) ? 0L : operand1;</w:t>
      </w:r>
    </w:p>
    <w:p w14:paraId="1782CE1D" w14:textId="77777777" w:rsidR="008C2FC7" w:rsidRPr="002B63B5" w:rsidRDefault="008C2FC7" w:rsidP="008C2FC7">
      <w:pPr>
        <w:pStyle w:val="Code"/>
        <w:rPr>
          <w:highlight w:val="white"/>
        </w:rPr>
      </w:pPr>
      <w:r w:rsidRPr="002B63B5">
        <w:rPr>
          <w:highlight w:val="white"/>
        </w:rPr>
        <w:t xml:space="preserve">        operand2 = (operand2 is BigInteger) ? 0L : operand2;</w:t>
      </w:r>
    </w:p>
    <w:p w14:paraId="1029E1B7" w14:textId="77777777" w:rsidR="008C2FC7" w:rsidRPr="002B63B5" w:rsidRDefault="008C2FC7" w:rsidP="008C2FC7">
      <w:pPr>
        <w:pStyle w:val="Code"/>
        <w:rPr>
          <w:highlight w:val="white"/>
        </w:rPr>
      </w:pPr>
      <w:r w:rsidRPr="002B63B5">
        <w:rPr>
          <w:highlight w:val="white"/>
        </w:rPr>
        <w:t xml:space="preserve">        operand3 = (operand3 is BigInteger) ? 0L : operand3;</w:t>
      </w:r>
    </w:p>
    <w:p w14:paraId="31C4DF48" w14:textId="77777777" w:rsidR="008C2FC7" w:rsidRPr="002B63B5" w:rsidRDefault="008C2FC7" w:rsidP="008C2FC7">
      <w:pPr>
        <w:pStyle w:val="Code"/>
        <w:rPr>
          <w:highlight w:val="white"/>
        </w:rPr>
      </w:pPr>
      <w:r w:rsidRPr="002B63B5">
        <w:rPr>
          <w:highlight w:val="white"/>
        </w:rPr>
        <w:t xml:space="preserve">      }</w:t>
      </w:r>
    </w:p>
    <w:p w14:paraId="68B690AA" w14:textId="6B5BDCEC" w:rsidR="008C2FC7" w:rsidRPr="00F72222" w:rsidRDefault="008C2FC7" w:rsidP="008C2FC7">
      <w:pPr>
        <w:rPr>
          <w:highlight w:val="white"/>
        </w:rPr>
      </w:pPr>
      <w:r>
        <w:rPr>
          <w:highlight w:val="white"/>
        </w:rPr>
        <w:t>If any of the operands is a string, it shall be changed to null.</w:t>
      </w:r>
    </w:p>
    <w:p w14:paraId="3ED8BCD9" w14:textId="77777777" w:rsidR="008C2FC7" w:rsidRPr="00F72222" w:rsidRDefault="008C2FC7" w:rsidP="008C2FC7">
      <w:pPr>
        <w:pStyle w:val="Code"/>
        <w:rPr>
          <w:highlight w:val="white"/>
        </w:rPr>
      </w:pPr>
      <w:r w:rsidRPr="00F72222">
        <w:rPr>
          <w:highlight w:val="white"/>
        </w:rPr>
        <w:t xml:space="preserve">      operand0 = (operand0 is string) ? null : operand0;</w:t>
      </w:r>
    </w:p>
    <w:p w14:paraId="1BD1AAAC" w14:textId="77777777" w:rsidR="008C2FC7" w:rsidRPr="00F72222" w:rsidRDefault="008C2FC7" w:rsidP="008C2FC7">
      <w:pPr>
        <w:pStyle w:val="Code"/>
        <w:rPr>
          <w:highlight w:val="white"/>
        </w:rPr>
      </w:pPr>
      <w:r w:rsidRPr="00F72222">
        <w:rPr>
          <w:highlight w:val="white"/>
        </w:rPr>
        <w:t xml:space="preserve">      operand1 = (operand1 is string) ? null : operand1;</w:t>
      </w:r>
    </w:p>
    <w:p w14:paraId="558D5A28" w14:textId="77777777" w:rsidR="008C2FC7" w:rsidRPr="00F72222" w:rsidRDefault="008C2FC7" w:rsidP="008C2FC7">
      <w:pPr>
        <w:pStyle w:val="Code"/>
        <w:rPr>
          <w:highlight w:val="white"/>
        </w:rPr>
      </w:pPr>
      <w:r w:rsidRPr="00F72222">
        <w:rPr>
          <w:highlight w:val="white"/>
        </w:rPr>
        <w:t xml:space="preserve">      operand2 = (operand2 is string) ? null : operand2;</w:t>
      </w:r>
    </w:p>
    <w:p w14:paraId="2AC889EC" w14:textId="77777777" w:rsidR="008C2FC7" w:rsidRPr="00F72222" w:rsidRDefault="008C2FC7" w:rsidP="008C2FC7">
      <w:pPr>
        <w:pStyle w:val="Code"/>
        <w:rPr>
          <w:highlight w:val="white"/>
        </w:rPr>
      </w:pPr>
    </w:p>
    <w:p w14:paraId="6A5FF0F5" w14:textId="77777777" w:rsidR="008C2FC7" w:rsidRPr="002B63B5" w:rsidRDefault="008C2FC7" w:rsidP="008C2FC7">
      <w:pPr>
        <w:pStyle w:val="Code"/>
        <w:rPr>
          <w:highlight w:val="white"/>
        </w:rPr>
      </w:pPr>
      <w:r w:rsidRPr="002B63B5">
        <w:rPr>
          <w:highlight w:val="white"/>
        </w:rPr>
        <w:t xml:space="preserve">      ObjectCodeInfo info =</w:t>
      </w:r>
    </w:p>
    <w:p w14:paraId="7DABD91E" w14:textId="77777777" w:rsidR="008C2FC7" w:rsidRPr="002B63B5" w:rsidRDefault="008C2FC7" w:rsidP="008C2FC7">
      <w:pPr>
        <w:pStyle w:val="Code"/>
        <w:rPr>
          <w:highlight w:val="white"/>
        </w:rPr>
      </w:pPr>
      <w:r w:rsidRPr="002B63B5">
        <w:rPr>
          <w:highlight w:val="white"/>
        </w:rPr>
        <w:t xml:space="preserve">        new ObjectCodeInfo(objectOp, operand1, operand2, operand3);</w:t>
      </w:r>
    </w:p>
    <w:p w14:paraId="44B5463D" w14:textId="77777777" w:rsidR="008C2FC7" w:rsidRPr="002B63B5" w:rsidRDefault="008C2FC7" w:rsidP="008C2FC7">
      <w:pPr>
        <w:pStyle w:val="Code"/>
        <w:rPr>
          <w:highlight w:val="white"/>
        </w:rPr>
      </w:pPr>
      <w:r w:rsidRPr="002B63B5">
        <w:rPr>
          <w:highlight w:val="white"/>
        </w:rPr>
        <w:t xml:space="preserve">      byte[] byteArray = ObjectCodeTable.MainArrayMap[info];</w:t>
      </w:r>
    </w:p>
    <w:p w14:paraId="79547330" w14:textId="77777777" w:rsidR="008C2FC7" w:rsidRPr="002B63B5" w:rsidRDefault="008C2FC7" w:rsidP="008C2FC7">
      <w:pPr>
        <w:pStyle w:val="Code"/>
        <w:rPr>
          <w:highlight w:val="white"/>
        </w:rPr>
      </w:pPr>
      <w:r w:rsidRPr="002B63B5">
        <w:rPr>
          <w:highlight w:val="white"/>
        </w:rPr>
        <w:t xml:space="preserve">      Assert.ErrorXXX(byteArray != null);</w:t>
      </w:r>
    </w:p>
    <w:p w14:paraId="37D40142" w14:textId="77777777" w:rsidR="008C2FC7" w:rsidRPr="002B63B5" w:rsidRDefault="008C2FC7" w:rsidP="008C2FC7">
      <w:pPr>
        <w:pStyle w:val="Code"/>
        <w:rPr>
          <w:highlight w:val="white"/>
        </w:rPr>
      </w:pPr>
      <w:r w:rsidRPr="002B63B5">
        <w:rPr>
          <w:highlight w:val="white"/>
        </w:rPr>
        <w:t xml:space="preserve">      List&lt;byte&gt; byteList = new List&lt;byte&gt;();</w:t>
      </w:r>
    </w:p>
    <w:p w14:paraId="5B410E87" w14:textId="77777777" w:rsidR="008C2FC7" w:rsidRPr="002B63B5" w:rsidRDefault="008C2FC7" w:rsidP="008C2FC7">
      <w:pPr>
        <w:pStyle w:val="Code"/>
        <w:rPr>
          <w:highlight w:val="white"/>
        </w:rPr>
      </w:pPr>
    </w:p>
    <w:p w14:paraId="69D72ACE" w14:textId="77777777" w:rsidR="008C2FC7" w:rsidRPr="002B63B5" w:rsidRDefault="008C2FC7" w:rsidP="008C2FC7">
      <w:pPr>
        <w:pStyle w:val="Code"/>
        <w:rPr>
          <w:highlight w:val="white"/>
        </w:rPr>
      </w:pPr>
      <w:r w:rsidRPr="002B63B5">
        <w:rPr>
          <w:highlight w:val="white"/>
        </w:rPr>
        <w:t xml:space="preserve">      foreach (byte b in byteArray) {</w:t>
      </w:r>
    </w:p>
    <w:p w14:paraId="7E9211E6" w14:textId="77777777" w:rsidR="008C2FC7" w:rsidRPr="002B63B5" w:rsidRDefault="008C2FC7" w:rsidP="008C2FC7">
      <w:pPr>
        <w:pStyle w:val="Code"/>
        <w:rPr>
          <w:highlight w:val="white"/>
        </w:rPr>
      </w:pPr>
      <w:r w:rsidRPr="002B63B5">
        <w:rPr>
          <w:highlight w:val="white"/>
        </w:rPr>
        <w:t xml:space="preserve">        byteList.Add(b);</w:t>
      </w:r>
    </w:p>
    <w:p w14:paraId="44C5A86E" w14:textId="77777777" w:rsidR="008C2FC7" w:rsidRPr="002B63B5" w:rsidRDefault="008C2FC7" w:rsidP="008C2FC7">
      <w:pPr>
        <w:pStyle w:val="Code"/>
        <w:rPr>
          <w:highlight w:val="white"/>
        </w:rPr>
      </w:pPr>
      <w:r w:rsidRPr="002B63B5">
        <w:rPr>
          <w:highlight w:val="white"/>
        </w:rPr>
        <w:t xml:space="preserve">      }</w:t>
      </w:r>
    </w:p>
    <w:p w14:paraId="6DDB51CF" w14:textId="77777777" w:rsidR="008C2FC7" w:rsidRPr="002B63B5" w:rsidRDefault="008C2FC7" w:rsidP="008C2FC7">
      <w:pPr>
        <w:pStyle w:val="Code"/>
        <w:rPr>
          <w:highlight w:val="white"/>
        </w:rPr>
      </w:pPr>
    </w:p>
    <w:p w14:paraId="11DE67D7" w14:textId="77777777" w:rsidR="008C2FC7" w:rsidRPr="002B63B5" w:rsidRDefault="008C2FC7" w:rsidP="008C2FC7">
      <w:pPr>
        <w:pStyle w:val="Code"/>
        <w:rPr>
          <w:highlight w:val="white"/>
        </w:rPr>
      </w:pPr>
      <w:r w:rsidRPr="002B63B5">
        <w:rPr>
          <w:highlight w:val="white"/>
        </w:rPr>
        <w:t xml:space="preserve">      return byteList;</w:t>
      </w:r>
    </w:p>
    <w:p w14:paraId="238A5906" w14:textId="3908D7E7" w:rsidR="00CC21E0" w:rsidRPr="008C2FC7" w:rsidRDefault="008C2FC7" w:rsidP="008C2FC7">
      <w:pPr>
        <w:pStyle w:val="Code"/>
        <w:rPr>
          <w:highlight w:val="white"/>
        </w:rPr>
      </w:pPr>
      <w:r w:rsidRPr="002B63B5">
        <w:rPr>
          <w:highlight w:val="white"/>
        </w:rPr>
        <w:t xml:space="preserve">    }</w:t>
      </w:r>
    </w:p>
    <w:p w14:paraId="2A558C14" w14:textId="74DED918" w:rsidR="00BF5F11" w:rsidRPr="00EC76D5" w:rsidRDefault="00BF5F11" w:rsidP="00BF5F11">
      <w:pPr>
        <w:pStyle w:val="Rubrik2"/>
      </w:pPr>
      <w:bookmarkStart w:id="465" w:name="_Ref419646553"/>
      <w:bookmarkStart w:id="466" w:name="_Toc54119985"/>
      <w:r>
        <w:t>Linking</w:t>
      </w:r>
      <w:bookmarkEnd w:id="465"/>
      <w:bookmarkEnd w:id="466"/>
    </w:p>
    <w:bookmarkEnd w:id="448"/>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4484476A" w:rsidR="00092532" w:rsidRDefault="00092532" w:rsidP="00092532">
      <w:pPr>
        <w:pStyle w:val="Liststycke"/>
        <w:numPr>
          <w:ilvl w:val="0"/>
          <w:numId w:val="140"/>
        </w:numPr>
      </w:pPr>
      <w:r>
        <w:t>To resolve return addresses.</w:t>
      </w:r>
    </w:p>
    <w:p w14:paraId="21B495BC" w14:textId="13578280" w:rsidR="00EE4EC9" w:rsidRDefault="00EE4EC9" w:rsidP="00EE4EC9">
      <w:pPr>
        <w:pStyle w:val="Rubrik3"/>
      </w:pPr>
      <w:bookmarkStart w:id="467" w:name="_Toc54119986"/>
      <w:r>
        <w:lastRenderedPageBreak/>
        <w:t>The Linker Class</w:t>
      </w:r>
      <w:bookmarkEnd w:id="467"/>
    </w:p>
    <w:p w14:paraId="6E403FB9" w14:textId="7D798A20" w:rsidR="007503AC" w:rsidRPr="00EC76D5" w:rsidRDefault="007503AC" w:rsidP="007503AC">
      <w:r w:rsidRPr="00EC76D5">
        <w:t xml:space="preserve">The </w:t>
      </w:r>
      <w:proofErr w:type="spellStart"/>
      <w:r w:rsidRPr="00EC76D5">
        <w:rPr>
          <w:rStyle w:val="CodeInText"/>
        </w:rPr>
        <w:t>LinkerInfo</w:t>
      </w:r>
      <w:proofErr w:type="spellEnd"/>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proofErr w:type="spellStart"/>
      <w:r w:rsidRPr="00EC76D5">
        <w:rPr>
          <w:rStyle w:val="CodeInText"/>
        </w:rPr>
        <w:t>m</w:t>
      </w:r>
      <w:r w:rsidR="00D21DFD" w:rsidRPr="00EC76D5">
        <w:rPr>
          <w:rStyle w:val="CodeInText"/>
        </w:rPr>
        <w:t>_fullName</w:t>
      </w:r>
      <w:proofErr w:type="spellEnd"/>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proofErr w:type="spellStart"/>
      <w:r w:rsidRPr="00EC76D5">
        <w:rPr>
          <w:rStyle w:val="CodeInText"/>
        </w:rPr>
        <w:t>m_entryPoint</w:t>
      </w:r>
      <w:proofErr w:type="spellEnd"/>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3"/>
      </w:r>
      <w:r w:rsidR="006A5F1A" w:rsidRPr="00EC76D5">
        <w:t>.</w:t>
      </w:r>
    </w:p>
    <w:p w14:paraId="00EAEA11" w14:textId="77777777" w:rsidR="006B074A" w:rsidRPr="00EC76D5" w:rsidRDefault="006B074A" w:rsidP="0076353F">
      <w:pPr>
        <w:pStyle w:val="Liststycke"/>
        <w:numPr>
          <w:ilvl w:val="0"/>
          <w:numId w:val="99"/>
        </w:numPr>
      </w:pPr>
      <w:proofErr w:type="spellStart"/>
      <w:r w:rsidRPr="00EC76D5">
        <w:rPr>
          <w:rStyle w:val="CodeInText"/>
        </w:rPr>
        <w:t>m_accessMap</w:t>
      </w:r>
      <w:proofErr w:type="spellEnd"/>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callMap</w:t>
      </w:r>
      <w:proofErr w:type="spellEnd"/>
      <w:r w:rsidR="00BC5E1E" w:rsidRPr="00EC76D5">
        <w:t>:</w:t>
      </w:r>
      <w:r w:rsidR="00344BE1" w:rsidRPr="00EC76D5">
        <w:t xml:space="preserve"> the map of all function calls. The reason we </w:t>
      </w:r>
      <w:r w:rsidR="00FF63D6" w:rsidRPr="00EC76D5">
        <w:t>distinguish</w:t>
      </w:r>
      <w:r w:rsidR="00344BE1" w:rsidRPr="00EC76D5">
        <w:t xml:space="preserve"> between </w:t>
      </w:r>
      <w:proofErr w:type="spellStart"/>
      <w:r w:rsidR="00344BE1" w:rsidRPr="00EC76D5">
        <w:rPr>
          <w:rStyle w:val="CodeInText"/>
        </w:rPr>
        <w:t>m_accessMap</w:t>
      </w:r>
      <w:proofErr w:type="spellEnd"/>
      <w:r w:rsidR="00344BE1" w:rsidRPr="00EC76D5">
        <w:t xml:space="preserve"> and </w:t>
      </w:r>
      <w:proofErr w:type="spellStart"/>
      <w:r w:rsidR="00344BE1" w:rsidRPr="00EC76D5">
        <w:rPr>
          <w:rStyle w:val="CodeInText"/>
        </w:rPr>
        <w:t>m_callMap</w:t>
      </w:r>
      <w:proofErr w:type="spellEnd"/>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returnSet</w:t>
      </w:r>
      <w:proofErr w:type="spellEnd"/>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byteList</w:t>
      </w:r>
      <w:proofErr w:type="spellEnd"/>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proofErr w:type="gramStart"/>
      <w:r w:rsidRPr="00EC76D5">
        <w:t>First</w:t>
      </w:r>
      <w:proofErr w:type="gramEnd"/>
      <w:r w:rsidRPr="00EC76D5">
        <w:t xml:space="preserve">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 xml:space="preserve">global </w:t>
      </w:r>
      <w:proofErr w:type="gramStart"/>
      <w:r w:rsidR="00B50D7B" w:rsidRPr="00EC76D5">
        <w:t>variable</w:t>
      </w:r>
      <w:proofErr w:type="gramEnd"/>
      <w:r w:rsidR="00B50D7B" w:rsidRPr="00EC76D5">
        <w:t xml:space="preserv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proofErr w:type="spellStart"/>
      <w:r w:rsidRPr="00EC76D5">
        <w:rPr>
          <w:rStyle w:val="CodeInText"/>
        </w:rPr>
        <w:t>m_globalMap</w:t>
      </w:r>
      <w:proofErr w:type="spellEnd"/>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proofErr w:type="spellStart"/>
      <w:r w:rsidRPr="00EC76D5">
        <w:rPr>
          <w:rStyle w:val="CodeInText"/>
        </w:rPr>
        <w:t>m_globalList</w:t>
      </w:r>
      <w:proofErr w:type="spellEnd"/>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proofErr w:type="spellStart"/>
      <w:r w:rsidRPr="00EC76D5">
        <w:rPr>
          <w:rStyle w:val="CodeInText"/>
        </w:rPr>
        <w:t>m_addressMap</w:t>
      </w:r>
      <w:proofErr w:type="spellEnd"/>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proofErr w:type="spellStart"/>
      <w:r w:rsidRPr="00EC76D5">
        <w:rPr>
          <w:rStyle w:val="CodeInText"/>
        </w:rPr>
        <w:t>m_entryMap</w:t>
      </w:r>
      <w:proofErr w:type="spellEnd"/>
      <w:r w:rsidRPr="00EC76D5">
        <w:t xml:space="preserve"> holds the entry point of each function.</w:t>
      </w:r>
      <w:r w:rsidR="00DB458B" w:rsidRPr="00EC76D5">
        <w:rPr>
          <w:rStyle w:val="Fotnotsreferens"/>
        </w:rPr>
        <w:footnoteReference w:id="4"/>
      </w:r>
    </w:p>
    <w:p w14:paraId="0BA3F6F8" w14:textId="1A5FBB4F" w:rsidR="001D1BEE" w:rsidRDefault="001D1BEE" w:rsidP="00666E2F">
      <w:pPr>
        <w:pStyle w:val="CodeHeader"/>
      </w:pPr>
      <w:proofErr w:type="spellStart"/>
      <w:r w:rsidRPr="00EC76D5">
        <w:t>Linker.</w:t>
      </w:r>
      <w:r w:rsidR="00E1579E">
        <w:t>cs</w:t>
      </w:r>
      <w:proofErr w:type="spellEnd"/>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lastRenderedPageBreak/>
        <w:t>namespace CCompiler {</w:t>
      </w:r>
    </w:p>
    <w:p w14:paraId="7313CB78" w14:textId="0530195C" w:rsidR="00E1579E" w:rsidRDefault="00E1579E" w:rsidP="00FD0C59">
      <w:pPr>
        <w:pStyle w:val="Code"/>
        <w:rPr>
          <w:highlight w:val="white"/>
        </w:rPr>
      </w:pPr>
      <w:r w:rsidRPr="00FD0C59">
        <w:rPr>
          <w:highlight w:val="white"/>
        </w:rPr>
        <w:t xml:space="preserve">  public class 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468" w:name="_Hlk48420241"/>
    </w:p>
    <w:p w14:paraId="58D689F6" w14:textId="77777777"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468"/>
    <w:p w14:paraId="4046E1C2" w14:textId="29F087D2" w:rsidR="003475AA" w:rsidRDefault="003475AA" w:rsidP="003475AA">
      <w:pPr>
        <w:rPr>
          <w:highlight w:val="white"/>
        </w:rPr>
      </w:pPr>
      <w:r>
        <w:rPr>
          <w:highlight w:val="white"/>
        </w:rPr>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lastRenderedPageBreak/>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6CD50E87" w:rsidR="00E1579E" w:rsidRPr="00FD0C59" w:rsidRDefault="00E1579E" w:rsidP="00FD0C59">
      <w:pPr>
        <w:pStyle w:val="Code"/>
        <w:rPr>
          <w:highlight w:val="white"/>
        </w:rPr>
      </w:pPr>
      <w:r w:rsidRPr="00FD0C59">
        <w:rPr>
          <w:highlight w:val="white"/>
        </w:rPr>
        <w:t xml:space="preserve">      m_addressMap.Add(AssemblyCodeGenerator.</w:t>
      </w:r>
      <w:r w:rsidR="00601724">
        <w:rPr>
          <w:highlight w:val="white"/>
        </w:rPr>
        <w:t>CallStackStart</w:t>
      </w:r>
      <w:r w:rsidRPr="00FD0C59">
        <w:rPr>
          <w:highlight w:val="white"/>
        </w:rPr>
        <w:t>,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lastRenderedPageBreak/>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6BD88B87" w:rsid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D40F0E">
        <w:rPr>
          <w:highlight w:val="white"/>
        </w:rPr>
        <w:t xml:space="preserve"> not yet present in the </w:t>
      </w:r>
      <w:r w:rsidR="00D40F0E" w:rsidRPr="00D40F0E">
        <w:rPr>
          <w:rStyle w:val="KeyWord0"/>
          <w:highlight w:val="white"/>
        </w:rPr>
        <w:t>m_globalList</w:t>
      </w:r>
      <w:r w:rsidR="00D40F0E">
        <w:rPr>
          <w:highlight w:val="white"/>
        </w:rPr>
        <w:t>.</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095EAEA2" w:rsid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0984CBC7" w14:textId="7D8C9C1B" w:rsidR="00187D3B" w:rsidRPr="00065634" w:rsidRDefault="00187D3B" w:rsidP="00187D3B">
      <w:r w:rsidRPr="00A97227">
        <w:t xml:space="preserve">For each element, reachable from </w:t>
      </w:r>
      <w:r w:rsidRPr="00A97227">
        <w:rPr>
          <w:rStyle w:val="KeyWord0"/>
        </w:rPr>
        <w:t>main</w:t>
      </w:r>
      <w:r w:rsidRPr="00A97227">
        <w:t xml:space="preserve">, </w:t>
      </w:r>
      <w:r w:rsidRPr="00EC76D5">
        <w:t xml:space="preserve">we need to modify its </w:t>
      </w:r>
      <w:r w:rsidR="00065634">
        <w:t xml:space="preserve">static </w:t>
      </w:r>
      <w:r w:rsidRPr="00EC76D5">
        <w:t>accesses, function calls and return assignment</w:t>
      </w:r>
      <w:r w:rsidR="00065634">
        <w:t>s</w:t>
      </w:r>
      <w:r w:rsidR="00FC0187">
        <w:t xml:space="preserve"> (f</w:t>
      </w:r>
      <w:r w:rsidRPr="00EC76D5">
        <w:t>or a global variable the call map and return set are empty</w:t>
      </w:r>
      <w:r w:rsidR="00FC0187">
        <w:t>)</w:t>
      </w:r>
      <w:r w:rsidRPr="00EC76D5">
        <w:t xml:space="preserve"> by calling</w:t>
      </w:r>
      <w:r w:rsidRPr="00065634">
        <w:t xml:space="preserve"> </w:t>
      </w:r>
      <w:r w:rsidR="00065634" w:rsidRPr="00065634">
        <w:rPr>
          <w:rStyle w:val="KeyWord0"/>
        </w:rPr>
        <w:t>G</w:t>
      </w:r>
      <w:r w:rsidRPr="00065634">
        <w:rPr>
          <w:rStyle w:val="KeyWord0"/>
        </w:rPr>
        <w:t>enerateAccess</w:t>
      </w:r>
      <w:r w:rsidRPr="00065634">
        <w:t xml:space="preserve">, </w:t>
      </w:r>
      <w:r w:rsidR="00065634" w:rsidRPr="00065634">
        <w:rPr>
          <w:rStyle w:val="KeyWord0"/>
        </w:rPr>
        <w:t>G</w:t>
      </w:r>
      <w:r w:rsidRPr="00065634">
        <w:rPr>
          <w:rStyle w:val="KeyWord0"/>
        </w:rPr>
        <w:t>enerateCall</w:t>
      </w:r>
      <w:r w:rsidRPr="00065634">
        <w:t xml:space="preserve">, and </w:t>
      </w:r>
      <w:r w:rsidR="00065634" w:rsidRPr="00065634">
        <w:rPr>
          <w:rStyle w:val="KeyWord0"/>
        </w:rPr>
        <w:t>G</w:t>
      </w:r>
      <w:r w:rsidRPr="00065634">
        <w:rPr>
          <w:rStyle w:val="KeyWord0"/>
        </w:rPr>
        <w:t>enerateReturn</w:t>
      </w:r>
      <w:r w:rsidR="00065634">
        <w:t>.</w:t>
      </w:r>
    </w:p>
    <w:p w14:paraId="2C0887B6" w14:textId="77777777" w:rsidR="00E1579E" w:rsidRPr="00E1579E" w:rsidRDefault="00E1579E" w:rsidP="00E1579E">
      <w:pPr>
        <w:pStyle w:val="Code"/>
        <w:rPr>
          <w:highlight w:val="white"/>
        </w:rPr>
      </w:pPr>
      <w:r w:rsidRPr="00E1579E">
        <w:rPr>
          <w:highlight w:val="white"/>
        </w:rPr>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lastRenderedPageBreak/>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01AC27B3" w:rsid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w:t>
      </w:r>
      <w:r w:rsidR="005912E1">
        <w:rPr>
          <w:highlight w:val="white"/>
        </w:rPr>
        <w:t xml:space="preserve">inspect </w:t>
      </w:r>
      <w:r w:rsidR="0015781E">
        <w:rPr>
          <w:highlight w:val="white"/>
        </w:rPr>
        <w:t xml:space="preserve">the </w:t>
      </w:r>
      <w:r w:rsidR="00067F4A">
        <w:rPr>
          <w:highlight w:val="white"/>
        </w:rPr>
        <w:t xml:space="preserve">original </w:t>
      </w:r>
      <w:r w:rsidR="008F2431">
        <w:rPr>
          <w:highlight w:val="white"/>
        </w:rPr>
        <w:t>address of the function</w:t>
      </w:r>
      <w:r w:rsidR="00067F4A">
        <w:rPr>
          <w:highlight w:val="white"/>
        </w:rPr>
        <w:t xml:space="preserve">. It is always </w:t>
      </w:r>
      <w:r w:rsidR="00BB6AC9">
        <w:rPr>
          <w:highlight w:val="white"/>
        </w:rPr>
        <w:t>zero since</w:t>
      </w:r>
      <w:r w:rsidR="008F2431">
        <w:rPr>
          <w:highlight w:val="white"/>
        </w:rPr>
        <w:t xml:space="preserve"> it is not possible to </w:t>
      </w:r>
      <w:r w:rsidR="00EB4BEC">
        <w:rPr>
          <w:highlight w:val="white"/>
        </w:rPr>
        <w:t xml:space="preserve">add an offset to a function call. Second, the address of the call is </w:t>
      </w:r>
      <w:r w:rsidR="00067F4A">
        <w:rPr>
          <w:highlight w:val="white"/>
        </w:rPr>
        <w:t xml:space="preserve">not absolute, it is </w:t>
      </w:r>
      <w:r w:rsidR="00EB4BEC">
        <w:rPr>
          <w:highlight w:val="white"/>
        </w:rPr>
        <w:t>relative the next assembly code instruction</w:t>
      </w:r>
      <w:r w:rsidR="00775C28">
        <w:rPr>
          <w:highlight w:val="white"/>
        </w:rPr>
        <w:t>.</w:t>
      </w:r>
    </w:p>
    <w:p w14:paraId="380528A6" w14:textId="651987CB" w:rsidR="00B513F2" w:rsidRDefault="00B513F2" w:rsidP="00B513F2">
      <w:r>
        <w:t xml:space="preserve">We could </w:t>
      </w:r>
      <w:r w:rsidR="005618F9">
        <w:t xml:space="preserve">change the calls where the address is eight bytes </w:t>
      </w:r>
      <w:r w:rsidR="003B46D3">
        <w:t xml:space="preserve">from long jump </w:t>
      </w:r>
      <w:r w:rsidR="005618F9">
        <w:t xml:space="preserve">to short jumps. However, </w:t>
      </w:r>
      <w:r w:rsidR="00067F4A">
        <w:t>this may cause local jumps</w:t>
      </w:r>
      <w:r w:rsidR="003B46D3">
        <w:t xml:space="preserve"> in the function</w:t>
      </w:r>
      <w:r w:rsidR="00067F4A">
        <w:t xml:space="preserve"> to be changed from short </w:t>
      </w:r>
      <w:r w:rsidR="003B46D3">
        <w:t xml:space="preserve">jumps </w:t>
      </w:r>
      <w:r w:rsidR="00067F4A">
        <w:t>to long jumps.</w:t>
      </w:r>
    </w:p>
    <w:p w14:paraId="2B02E8D8" w14:textId="37544C70"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 xml:space="preserve">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w:t>
      </w:r>
      <w:proofErr w:type="gramStart"/>
      <w:r>
        <w:rPr>
          <w:highlight w:val="white"/>
        </w:rPr>
        <w:t>in order to</w:t>
      </w:r>
      <w:proofErr w:type="gramEnd"/>
      <w:r>
        <w:rPr>
          <w:highlight w:val="white"/>
        </w:rPr>
        <w:t xml:space="preserve">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7F4FF9A6" w:rsid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w:t>
      </w:r>
      <w:r w:rsidR="008341B9">
        <w:rPr>
          <w:highlight w:val="white"/>
        </w:rPr>
        <w:t>from</w:t>
      </w:r>
      <w:r w:rsidR="00670599">
        <w:rPr>
          <w:highlight w:val="white"/>
        </w:rPr>
        <w:t xml:space="preserve"> the address relative</w:t>
      </w:r>
      <w:r w:rsidR="00B01423">
        <w:rPr>
          <w:highlight w:val="white"/>
        </w:rPr>
        <w:t xml:space="preserve"> the beginning of the function</w:t>
      </w:r>
      <w:r w:rsidR="008341B9">
        <w:rPr>
          <w:highlight w:val="white"/>
        </w:rPr>
        <w:t xml:space="preserve"> to the address relative the beginning of the executable code.</w:t>
      </w:r>
      <w:r w:rsidR="007C214D">
        <w:rPr>
          <w:highlight w:val="white"/>
        </w:rPr>
        <w:t xml:space="preserve"> </w:t>
      </w:r>
      <w:proofErr w:type="gramStart"/>
      <w:r w:rsidR="007C214D">
        <w:rPr>
          <w:highlight w:val="white"/>
        </w:rPr>
        <w:t>Similar to</w:t>
      </w:r>
      <w:proofErr w:type="gramEnd"/>
      <w:r w:rsidR="007C214D">
        <w:rPr>
          <w:highlight w:val="white"/>
        </w:rPr>
        <w:t xml:space="preserve"> the </w:t>
      </w:r>
      <w:r w:rsidR="007C214D" w:rsidRPr="007C214D">
        <w:rPr>
          <w:rStyle w:val="KeyWord0"/>
          <w:highlight w:val="white"/>
        </w:rPr>
        <w:t>GenerateAccess</w:t>
      </w:r>
      <w:r w:rsidR="007C214D">
        <w:rPr>
          <w:highlight w:val="white"/>
        </w:rPr>
        <w:t xml:space="preserve"> case above, we need to inspect the original address, and add the address of the beginning function.</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lastRenderedPageBreak/>
        <w:t xml:space="preserve">      }</w:t>
      </w:r>
    </w:p>
    <w:p w14:paraId="324EF32E" w14:textId="303C9C49" w:rsidR="00F4455B" w:rsidRPr="00F4455B" w:rsidRDefault="00F4455B" w:rsidP="00F4455B">
      <w:pPr>
        <w:pStyle w:val="Code"/>
        <w:rPr>
          <w:highlight w:val="white"/>
        </w:rPr>
      </w:pPr>
      <w:r w:rsidRPr="00F4455B">
        <w:rPr>
          <w:highlight w:val="white"/>
        </w:rPr>
        <w:t xml:space="preserve">    }</w:t>
      </w:r>
    </w:p>
    <w:p w14:paraId="73F2B3E5" w14:textId="00729748"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w:t>
      </w:r>
      <w:r w:rsidR="008341B9">
        <w:rPr>
          <w:highlight w:val="white"/>
        </w:rPr>
        <w:t xml:space="preserve">part to the left of the </w:t>
      </w:r>
      <w:r>
        <w:rPr>
          <w:highlight w:val="white"/>
        </w:rPr>
        <w:t>left</w:t>
      </w:r>
      <w:r w:rsidR="008341B9">
        <w:rPr>
          <w:highlight w:val="white"/>
        </w:rPr>
        <w:t>most</w:t>
      </w:r>
      <w:r>
        <w:rPr>
          <w:highlight w:val="white"/>
        </w:rPr>
        <w:t xml:space="preserve"> separator identity character</w:t>
      </w:r>
      <w:r w:rsidR="008341B9">
        <w:rPr>
          <w:highlight w:val="white"/>
        </w:rPr>
        <w:t>s</w:t>
      </w:r>
      <w:r>
        <w:rPr>
          <w:highlight w:val="white"/>
        </w:rPr>
        <w:t xml:space="preserve"> (‘$’</w:t>
      </w:r>
      <w:proofErr w:type="gramStart"/>
      <w:r>
        <w:rPr>
          <w:highlight w:val="white"/>
        </w:rPr>
        <w:t>)</w:t>
      </w:r>
      <w:r w:rsidR="00482740">
        <w:rPr>
          <w:highlight w:val="white"/>
        </w:rPr>
        <w:t>, if</w:t>
      </w:r>
      <w:proofErr w:type="gramEnd"/>
      <w:r w:rsidR="00482740">
        <w:rPr>
          <w:highlight w:val="white"/>
        </w:rPr>
        <w:t xml:space="preserve"> present. Otherwise, the whole string is returned.</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4FED1F55" w14:textId="75F4BDE0" w:rsidR="00C65C7A" w:rsidRPr="00B21BB5" w:rsidRDefault="00E1579E" w:rsidP="00B21BB5">
      <w:pPr>
        <w:pStyle w:val="Code"/>
        <w:rPr>
          <w:highlight w:val="white"/>
        </w:rPr>
      </w:pPr>
      <w:r w:rsidRPr="00E1579E">
        <w:rPr>
          <w:highlight w:val="white"/>
        </w:rPr>
        <w:t>}</w:t>
      </w:r>
    </w:p>
    <w:p w14:paraId="3CC66250" w14:textId="72CDF337" w:rsidR="00AD7B52" w:rsidRPr="00EC76D5" w:rsidRDefault="006A31DF" w:rsidP="00536BFB">
      <w:pPr>
        <w:pStyle w:val="Rubrik1"/>
      </w:pPr>
      <w:bookmarkStart w:id="469" w:name="_Toc54119987"/>
      <w:r w:rsidRPr="00EC76D5">
        <w:lastRenderedPageBreak/>
        <w:t xml:space="preserve">The </w:t>
      </w:r>
      <w:r w:rsidR="002554E1" w:rsidRPr="00EC76D5">
        <w:t>Standard Library</w:t>
      </w:r>
      <w:bookmarkEnd w:id="469"/>
    </w:p>
    <w:p w14:paraId="21B660CB" w14:textId="0EAC07D4" w:rsidR="00EE220E" w:rsidRPr="00EC76D5" w:rsidRDefault="00503728" w:rsidP="00265BDF">
      <w:pPr>
        <w:pStyle w:val="Rubrik2"/>
      </w:pPr>
      <w:bookmarkStart w:id="470" w:name="_Toc54119988"/>
      <w:r w:rsidRPr="00EC76D5">
        <w:t>Integral and Floating Limits</w:t>
      </w:r>
      <w:bookmarkEnd w:id="470"/>
    </w:p>
    <w:p w14:paraId="2F6FA423" w14:textId="3F5C7578" w:rsidR="003D1398" w:rsidRPr="00EC76D5" w:rsidRDefault="008D6750" w:rsidP="003D1398">
      <w:pPr>
        <w:pStyle w:val="CodeListing"/>
        <w:rPr>
          <w:highlight w:val="white"/>
        </w:rPr>
      </w:pPr>
      <w:proofErr w:type="spellStart"/>
      <w:r>
        <w:rPr>
          <w:highlight w:val="white"/>
        </w:rPr>
        <w:t>l</w:t>
      </w:r>
      <w:r w:rsidR="003D1398" w:rsidRPr="00EC76D5">
        <w:rPr>
          <w:highlight w:val="white"/>
        </w:rPr>
        <w:t>imits.h</w:t>
      </w:r>
      <w:proofErr w:type="spellEnd"/>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4BF9F51" w:rsidR="003D1398" w:rsidRPr="00EC76D5" w:rsidRDefault="008D6750" w:rsidP="003D1398">
      <w:pPr>
        <w:pStyle w:val="CodeListing"/>
      </w:pPr>
      <w:proofErr w:type="spellStart"/>
      <w:r>
        <w:t>f</w:t>
      </w:r>
      <w:r w:rsidR="003D1398" w:rsidRPr="00EC76D5">
        <w:t>loat.h</w:t>
      </w:r>
      <w:proofErr w:type="spellEnd"/>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471" w:name="_Toc54119989"/>
      <w:r w:rsidRPr="00EC76D5">
        <w:lastRenderedPageBreak/>
        <w:t>The A</w:t>
      </w:r>
      <w:r w:rsidR="00EE220E" w:rsidRPr="00EC76D5">
        <w:t>sser</w:t>
      </w:r>
      <w:r w:rsidR="008E5D1A" w:rsidRPr="00EC76D5">
        <w:t>t</w:t>
      </w:r>
      <w:r w:rsidRPr="00EC76D5">
        <w:t xml:space="preserve"> Macro</w:t>
      </w:r>
      <w:bookmarkEnd w:id="471"/>
    </w:p>
    <w:p w14:paraId="492C07C6" w14:textId="55099267" w:rsidR="00F65771" w:rsidRPr="00EC76D5" w:rsidRDefault="008D6750" w:rsidP="00F65771">
      <w:pPr>
        <w:pStyle w:val="CodeListing"/>
      </w:pPr>
      <w:proofErr w:type="spellStart"/>
      <w:r>
        <w:t>a</w:t>
      </w:r>
      <w:r w:rsidR="00F65771" w:rsidRPr="00EC76D5">
        <w:t>ssert.h</w:t>
      </w:r>
      <w:proofErr w:type="spellEnd"/>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D5F0262" w:rsidR="00E94004" w:rsidRPr="00EC76D5" w:rsidRDefault="00E94004" w:rsidP="00E94004">
      <w:pPr>
        <w:pStyle w:val="Code"/>
        <w:rPr>
          <w:highlight w:val="white"/>
        </w:rPr>
      </w:pPr>
      <w:r w:rsidRPr="00EC76D5">
        <w:rPr>
          <w:highlight w:val="white"/>
        </w:rPr>
        <w:t xml:space="preserve">#include </w:t>
      </w:r>
      <w:r w:rsidR="00294181">
        <w:rPr>
          <w:highlight w:val="white"/>
        </w:rPr>
        <w:t>&lt;stdio.h&gt;</w:t>
      </w:r>
    </w:p>
    <w:p w14:paraId="68CD8F33" w14:textId="377FA440" w:rsidR="00E94004" w:rsidRPr="00EC76D5" w:rsidRDefault="00E94004" w:rsidP="00E94004">
      <w:pPr>
        <w:pStyle w:val="Code"/>
        <w:rPr>
          <w:highlight w:val="white"/>
        </w:rPr>
      </w:pPr>
      <w:r w:rsidRPr="00EC76D5">
        <w:rPr>
          <w:highlight w:val="white"/>
        </w:rPr>
        <w:t xml:space="preserve">#include </w:t>
      </w:r>
      <w:r w:rsidR="00EF337F">
        <w:rPr>
          <w:highlight w:val="white"/>
        </w:rPr>
        <w:t>&lt;stdlib.h&gt;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472" w:name="_Toc54119990"/>
      <w:r w:rsidRPr="00EC76D5">
        <w:t>Locale Data</w:t>
      </w:r>
      <w:bookmarkEnd w:id="472"/>
    </w:p>
    <w:p w14:paraId="21A3CEC1" w14:textId="6B63F26E" w:rsidR="00265BDF" w:rsidRPr="00EC76D5" w:rsidRDefault="008D6750" w:rsidP="0062113D">
      <w:pPr>
        <w:pStyle w:val="CodeListing"/>
      </w:pPr>
      <w:proofErr w:type="spellStart"/>
      <w:r>
        <w:t>l</w:t>
      </w:r>
      <w:r w:rsidR="00265BDF" w:rsidRPr="00EC76D5">
        <w:t>ocale.h</w:t>
      </w:r>
      <w:proofErr w:type="spellEnd"/>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7B7A0BDA" w:rsidR="0062113D" w:rsidRPr="00EC76D5" w:rsidRDefault="008D6750" w:rsidP="0062113D">
      <w:pPr>
        <w:pStyle w:val="CodeListing"/>
      </w:pPr>
      <w:proofErr w:type="spellStart"/>
      <w:r>
        <w:t>l</w:t>
      </w:r>
      <w:r w:rsidR="0062113D" w:rsidRPr="00EC76D5">
        <w:t>ocale.c</w:t>
      </w:r>
      <w:proofErr w:type="spellEnd"/>
    </w:p>
    <w:p w14:paraId="017C0213" w14:textId="1AE4C0E4" w:rsidR="008A4984" w:rsidRPr="00EC76D5" w:rsidRDefault="008A4984" w:rsidP="008A4984">
      <w:pPr>
        <w:pStyle w:val="Code"/>
        <w:rPr>
          <w:highlight w:val="white"/>
        </w:rPr>
      </w:pPr>
      <w:r w:rsidRPr="00EC76D5">
        <w:rPr>
          <w:highlight w:val="white"/>
        </w:rPr>
        <w:t xml:space="preserve">#include </w:t>
      </w:r>
      <w:r w:rsidR="00294181">
        <w:rPr>
          <w:highlight w:val="white"/>
        </w:rPr>
        <w:t>&lt;stdio.h&gt;</w:t>
      </w:r>
    </w:p>
    <w:p w14:paraId="0D684E79" w14:textId="70DC0573" w:rsidR="008A4984" w:rsidRPr="00EC76D5" w:rsidRDefault="008A4984" w:rsidP="008A4984">
      <w:pPr>
        <w:pStyle w:val="Code"/>
        <w:rPr>
          <w:highlight w:val="white"/>
        </w:rPr>
      </w:pPr>
      <w:r w:rsidRPr="00EC76D5">
        <w:rPr>
          <w:highlight w:val="white"/>
        </w:rPr>
        <w:t xml:space="preserve">#include </w:t>
      </w:r>
      <w:r w:rsidR="00EF337F">
        <w:rPr>
          <w:highlight w:val="white"/>
        </w:rPr>
        <w:t>&lt;stdlib.h&gt;</w:t>
      </w:r>
    </w:p>
    <w:p w14:paraId="75973AF1" w14:textId="2370C2DB" w:rsidR="008A4984" w:rsidRPr="00EC76D5" w:rsidRDefault="008A4984" w:rsidP="008A4984">
      <w:pPr>
        <w:pStyle w:val="Code"/>
        <w:rPr>
          <w:highlight w:val="white"/>
        </w:rPr>
      </w:pPr>
      <w:r w:rsidRPr="00EC76D5">
        <w:rPr>
          <w:highlight w:val="white"/>
        </w:rPr>
        <w:t xml:space="preserve">#include </w:t>
      </w:r>
      <w:r w:rsidR="00C1714A">
        <w:rPr>
          <w:highlight w:val="white"/>
        </w:rPr>
        <w:t>&lt;string.h&gt;</w:t>
      </w:r>
    </w:p>
    <w:p w14:paraId="45BD23BA" w14:textId="0ACC8DEB" w:rsidR="008A4984" w:rsidRPr="00EC76D5" w:rsidRDefault="008A4984" w:rsidP="008A4984">
      <w:pPr>
        <w:pStyle w:val="Code"/>
        <w:rPr>
          <w:highlight w:val="white"/>
        </w:rPr>
      </w:pPr>
      <w:r w:rsidRPr="00EC76D5">
        <w:rPr>
          <w:highlight w:val="white"/>
        </w:rPr>
        <w:t xml:space="preserve">#include </w:t>
      </w:r>
      <w:r w:rsidR="00C1714A">
        <w:rPr>
          <w:highlight w:val="white"/>
        </w:rPr>
        <w:t>&lt;locale.h&gt;</w:t>
      </w:r>
    </w:p>
    <w:p w14:paraId="041075A9" w14:textId="77777777" w:rsidR="008A4984" w:rsidRPr="00EC76D5" w:rsidRDefault="008A4984" w:rsidP="008A4984">
      <w:pPr>
        <w:pStyle w:val="Code"/>
        <w:rPr>
          <w:highlight w:val="white"/>
        </w:rPr>
      </w:pPr>
    </w:p>
    <w:p w14:paraId="6DBE5B0D" w14:textId="77777777" w:rsidR="00C1714A" w:rsidRDefault="008A4984" w:rsidP="008A4984">
      <w:pPr>
        <w:pStyle w:val="Code"/>
        <w:rPr>
          <w:highlight w:val="white"/>
        </w:rPr>
      </w:pPr>
      <w:r w:rsidRPr="00EC76D5">
        <w:rPr>
          <w:highlight w:val="white"/>
        </w:rPr>
        <w:lastRenderedPageBreak/>
        <w:t>static char* enShortDayList[] =</w:t>
      </w:r>
    </w:p>
    <w:p w14:paraId="280AAE03" w14:textId="2A9FA3AE" w:rsidR="008A4984" w:rsidRPr="00EC76D5" w:rsidRDefault="00C1714A" w:rsidP="008A4984">
      <w:pPr>
        <w:pStyle w:val="Code"/>
        <w:rPr>
          <w:highlight w:val="white"/>
        </w:rPr>
      </w:pPr>
      <w:r>
        <w:rPr>
          <w:highlight w:val="white"/>
        </w:rPr>
        <w:t xml:space="preserve">               </w:t>
      </w:r>
      <w:r w:rsidR="008A4984" w:rsidRPr="00EC76D5">
        <w:rPr>
          <w:highlight w:val="white"/>
        </w:rPr>
        <w:t>{ "Sun", "Mon", "Tue", "Wed", "Thu", "Fri", "Sat" };</w:t>
      </w:r>
    </w:p>
    <w:p w14:paraId="2F2E76F9" w14:textId="77777777" w:rsidR="00C1714A" w:rsidRDefault="008A4984" w:rsidP="008A4984">
      <w:pPr>
        <w:pStyle w:val="Code"/>
        <w:rPr>
          <w:highlight w:val="white"/>
        </w:rPr>
      </w:pPr>
      <w:r w:rsidRPr="00EC76D5">
        <w:rPr>
          <w:highlight w:val="white"/>
        </w:rPr>
        <w:t>static char* enLongDayList[] =</w:t>
      </w:r>
    </w:p>
    <w:p w14:paraId="511096BA" w14:textId="77777777" w:rsidR="00C1714A" w:rsidRDefault="00C1714A" w:rsidP="008A4984">
      <w:pPr>
        <w:pStyle w:val="Code"/>
        <w:rPr>
          <w:highlight w:val="white"/>
        </w:rPr>
      </w:pPr>
      <w:r>
        <w:rPr>
          <w:highlight w:val="white"/>
        </w:rPr>
        <w:t xml:space="preserve">              </w:t>
      </w:r>
      <w:r w:rsidR="008A4984" w:rsidRPr="00EC76D5">
        <w:rPr>
          <w:highlight w:val="white"/>
        </w:rPr>
        <w:t xml:space="preserve"> { "Sunday", "Monday", "Tuesday", "Wednesday",</w:t>
      </w:r>
    </w:p>
    <w:p w14:paraId="3CC26C14" w14:textId="6B3C99BE" w:rsidR="008A4984" w:rsidRPr="00EC76D5" w:rsidRDefault="00C1714A" w:rsidP="008A4984">
      <w:pPr>
        <w:pStyle w:val="Code"/>
        <w:rPr>
          <w:highlight w:val="white"/>
        </w:rPr>
      </w:pPr>
      <w:r>
        <w:rPr>
          <w:highlight w:val="white"/>
        </w:rPr>
        <w:t xml:space="preserve">                </w:t>
      </w:r>
      <w:r w:rsidR="008A4984" w:rsidRPr="00EC76D5">
        <w:rPr>
          <w:highlight w:val="white"/>
        </w:rPr>
        <w:t xml:space="preserve"> "Thursday", "Friday", "Saturday" };</w:t>
      </w:r>
    </w:p>
    <w:p w14:paraId="379FD914" w14:textId="77777777" w:rsidR="00C1714A" w:rsidRDefault="008A4984" w:rsidP="008A4984">
      <w:pPr>
        <w:pStyle w:val="Code"/>
        <w:rPr>
          <w:highlight w:val="white"/>
        </w:rPr>
      </w:pPr>
      <w:r w:rsidRPr="00EC76D5">
        <w:rPr>
          <w:highlight w:val="white"/>
        </w:rPr>
        <w:t>static char* enShortMonthList[] =</w:t>
      </w:r>
    </w:p>
    <w:p w14:paraId="458A5641" w14:textId="77777777" w:rsidR="00C1714A" w:rsidRDefault="00C1714A" w:rsidP="008A4984">
      <w:pPr>
        <w:pStyle w:val="Code"/>
        <w:rPr>
          <w:highlight w:val="white"/>
        </w:rPr>
      </w:pPr>
      <w:r>
        <w:rPr>
          <w:highlight w:val="white"/>
        </w:rPr>
        <w:t xml:space="preserve">              </w:t>
      </w:r>
      <w:r w:rsidR="008A4984" w:rsidRPr="00EC76D5">
        <w:rPr>
          <w:highlight w:val="white"/>
        </w:rPr>
        <w:t xml:space="preserve"> {"Jan", "Feb", "Mar", "Apr", "May", "Jun",</w:t>
      </w:r>
    </w:p>
    <w:p w14:paraId="09B8FD95" w14:textId="555C21AD" w:rsidR="008A4984" w:rsidRPr="00EC76D5" w:rsidRDefault="00C1714A" w:rsidP="008A4984">
      <w:pPr>
        <w:pStyle w:val="Code"/>
        <w:rPr>
          <w:highlight w:val="white"/>
        </w:rPr>
      </w:pPr>
      <w:r>
        <w:rPr>
          <w:highlight w:val="white"/>
        </w:rPr>
        <w:t xml:space="preserve">               </w:t>
      </w:r>
      <w:r w:rsidR="008A4984" w:rsidRPr="00EC76D5">
        <w:rPr>
          <w:highlight w:val="white"/>
        </w:rPr>
        <w:t xml:space="preserve"> "Jul", "Aug", "Sep", "Oct", "Nov", "Dec"};</w:t>
      </w:r>
    </w:p>
    <w:p w14:paraId="631D3F8E" w14:textId="77777777" w:rsidR="00C1714A" w:rsidRDefault="008A4984" w:rsidP="008A4984">
      <w:pPr>
        <w:pStyle w:val="Code"/>
        <w:rPr>
          <w:highlight w:val="white"/>
        </w:rPr>
      </w:pPr>
      <w:r w:rsidRPr="00EC76D5">
        <w:rPr>
          <w:highlight w:val="white"/>
        </w:rPr>
        <w:t>static char* enLongMonthList[] =</w:t>
      </w:r>
    </w:p>
    <w:p w14:paraId="18E4E717" w14:textId="2C498493" w:rsidR="008A4984" w:rsidRPr="00EC76D5" w:rsidRDefault="00C1714A" w:rsidP="008A4984">
      <w:pPr>
        <w:pStyle w:val="Code"/>
        <w:rPr>
          <w:highlight w:val="white"/>
        </w:rPr>
      </w:pPr>
      <w:r>
        <w:rPr>
          <w:highlight w:val="white"/>
        </w:rPr>
        <w:t xml:space="preserve">              </w:t>
      </w:r>
      <w:r w:rsidR="008A4984" w:rsidRPr="00EC76D5">
        <w:rPr>
          <w:highlight w:val="white"/>
        </w:rPr>
        <w:t xml:space="preserve"> {"January", "February", "March", "April", "May", "June",</w:t>
      </w:r>
    </w:p>
    <w:p w14:paraId="236BA8C9" w14:textId="77777777" w:rsidR="00C1714A" w:rsidRDefault="008A4984" w:rsidP="008A4984">
      <w:pPr>
        <w:pStyle w:val="Code"/>
        <w:rPr>
          <w:highlight w:val="white"/>
        </w:rPr>
      </w:pPr>
      <w:r w:rsidRPr="00EC76D5">
        <w:rPr>
          <w:highlight w:val="white"/>
        </w:rPr>
        <w:t xml:space="preserve">                "July", "August", "September", "October", "November",</w:t>
      </w:r>
    </w:p>
    <w:p w14:paraId="20822C68" w14:textId="5D8F8576" w:rsidR="008A4984" w:rsidRPr="00EC76D5" w:rsidRDefault="00C1714A" w:rsidP="008A4984">
      <w:pPr>
        <w:pStyle w:val="Code"/>
        <w:rPr>
          <w:highlight w:val="white"/>
        </w:rPr>
      </w:pPr>
      <w:r>
        <w:rPr>
          <w:highlight w:val="white"/>
        </w:rPr>
        <w:t xml:space="preserve">               </w:t>
      </w:r>
      <w:r w:rsidR="008A4984" w:rsidRPr="00EC76D5">
        <w:rPr>
          <w:highlight w:val="white"/>
        </w:rPr>
        <w:t xml:space="preserve">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lastRenderedPageBreak/>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473" w:name="_Toc54119991"/>
      <w:r w:rsidRPr="00EC76D5">
        <w:t>Character Types</w:t>
      </w:r>
      <w:bookmarkEnd w:id="473"/>
    </w:p>
    <w:p w14:paraId="243F8CAB" w14:textId="3B82911E" w:rsidR="00EE220E" w:rsidRPr="00EC76D5" w:rsidRDefault="008D6750" w:rsidP="00B15CBB">
      <w:pPr>
        <w:pStyle w:val="CodeListing"/>
      </w:pPr>
      <w:proofErr w:type="spellStart"/>
      <w:r>
        <w:t>ct</w:t>
      </w:r>
      <w:r w:rsidR="00EE220E" w:rsidRPr="00EC76D5">
        <w:t>ype.h</w:t>
      </w:r>
      <w:proofErr w:type="spellEnd"/>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1A478855" w:rsidR="00FD2002" w:rsidRPr="00EC76D5" w:rsidRDefault="008D6750" w:rsidP="00FD2002">
      <w:pPr>
        <w:pStyle w:val="CodeListing"/>
      </w:pPr>
      <w:proofErr w:type="spellStart"/>
      <w:r>
        <w:t>ct</w:t>
      </w:r>
      <w:r w:rsidR="00FD2002" w:rsidRPr="00EC76D5">
        <w:t>ype.c</w:t>
      </w:r>
      <w:proofErr w:type="spellEnd"/>
    </w:p>
    <w:p w14:paraId="30889FF4" w14:textId="2A4E604D" w:rsidR="00FD2002" w:rsidRPr="00EC76D5" w:rsidRDefault="00FD2002" w:rsidP="00DF2FAB">
      <w:pPr>
        <w:pStyle w:val="Code"/>
        <w:rPr>
          <w:highlight w:val="white"/>
        </w:rPr>
      </w:pPr>
      <w:r w:rsidRPr="00EC76D5">
        <w:rPr>
          <w:highlight w:val="white"/>
        </w:rPr>
        <w:t xml:space="preserve">#include </w:t>
      </w:r>
      <w:r w:rsidR="006F1D75">
        <w:rPr>
          <w:highlight w:val="white"/>
        </w:rPr>
        <w:t>&lt;ctype.h&gt;</w:t>
      </w:r>
    </w:p>
    <w:p w14:paraId="046D0F5D" w14:textId="2ECCEF40" w:rsidR="00FD2002" w:rsidRPr="00EC76D5" w:rsidRDefault="00FD2002" w:rsidP="00DF2FAB">
      <w:pPr>
        <w:pStyle w:val="Code"/>
        <w:rPr>
          <w:highlight w:val="white"/>
        </w:rPr>
      </w:pPr>
      <w:r w:rsidRPr="00EC76D5">
        <w:rPr>
          <w:highlight w:val="white"/>
        </w:rPr>
        <w:t xml:space="preserve">#include </w:t>
      </w:r>
      <w:r w:rsidR="00294181">
        <w:rPr>
          <w:highlight w:val="white"/>
        </w:rPr>
        <w:t>&lt;stdio.h&gt;</w:t>
      </w:r>
    </w:p>
    <w:p w14:paraId="66F30D58" w14:textId="48336274" w:rsidR="00FD2002" w:rsidRPr="00EC76D5" w:rsidRDefault="00FD2002" w:rsidP="00DF2FAB">
      <w:pPr>
        <w:pStyle w:val="Code"/>
        <w:rPr>
          <w:highlight w:val="white"/>
        </w:rPr>
      </w:pPr>
      <w:r w:rsidRPr="00EC76D5">
        <w:rPr>
          <w:highlight w:val="white"/>
        </w:rPr>
        <w:t xml:space="preserve">#include </w:t>
      </w:r>
      <w:r w:rsidR="00C1714A">
        <w:rPr>
          <w:highlight w:val="white"/>
        </w:rPr>
        <w:t>&lt;locale.h&gt;</w:t>
      </w:r>
    </w:p>
    <w:p w14:paraId="1553C968" w14:textId="0DEC8460" w:rsidR="00FD2002" w:rsidRPr="00EC76D5" w:rsidRDefault="00FD2002" w:rsidP="00DF2FAB">
      <w:pPr>
        <w:pStyle w:val="Code"/>
        <w:rPr>
          <w:highlight w:val="white"/>
        </w:rPr>
      </w:pPr>
      <w:r w:rsidRPr="00EC76D5">
        <w:rPr>
          <w:highlight w:val="white"/>
        </w:rPr>
        <w:t xml:space="preserve">#include </w:t>
      </w:r>
      <w:r w:rsidR="00C1714A">
        <w:rPr>
          <w:highlight w:val="white"/>
        </w:rPr>
        <w:t>&lt;string.h&gt;</w:t>
      </w:r>
    </w:p>
    <w:p w14:paraId="4A62457D" w14:textId="20B0F346" w:rsidR="00FD2002" w:rsidRPr="00EC76D5" w:rsidRDefault="00FD2002" w:rsidP="00DF2FAB">
      <w:pPr>
        <w:pStyle w:val="Code"/>
        <w:rPr>
          <w:highlight w:val="white"/>
        </w:rPr>
      </w:pPr>
      <w:r w:rsidRPr="00EC76D5">
        <w:rPr>
          <w:highlight w:val="white"/>
        </w:rPr>
        <w:t xml:space="preserve">#include </w:t>
      </w:r>
      <w:r w:rsidR="006F1D75">
        <w:rPr>
          <w:highlight w:val="white"/>
        </w:rPr>
        <w:t>&lt;stddef.h&gt;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lastRenderedPageBreak/>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474" w:name="_Toc54119992"/>
      <w:r w:rsidRPr="00EC76D5">
        <w:t>S</w:t>
      </w:r>
      <w:r w:rsidR="00EE220E" w:rsidRPr="00EC76D5">
        <w:t>tring</w:t>
      </w:r>
      <w:r w:rsidRPr="00EC76D5">
        <w:t>s</w:t>
      </w:r>
      <w:bookmarkEnd w:id="474"/>
    </w:p>
    <w:p w14:paraId="14ACCA1E" w14:textId="235BEECD" w:rsidR="0078214F" w:rsidRPr="00EC76D5" w:rsidRDefault="008D6750" w:rsidP="0078214F">
      <w:pPr>
        <w:pStyle w:val="CodeListing"/>
      </w:pPr>
      <w:proofErr w:type="spellStart"/>
      <w:r>
        <w:t>s</w:t>
      </w:r>
      <w:r w:rsidR="0078214F" w:rsidRPr="00EC76D5">
        <w:t>tring.h</w:t>
      </w:r>
      <w:proofErr w:type="spellEnd"/>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lastRenderedPageBreak/>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3CD8A23" w:rsidR="0078214F" w:rsidRPr="00EC76D5" w:rsidRDefault="008D6750" w:rsidP="0078214F">
      <w:pPr>
        <w:pStyle w:val="CodeListing"/>
      </w:pPr>
      <w:proofErr w:type="spellStart"/>
      <w:r>
        <w:t>s</w:t>
      </w:r>
      <w:r w:rsidR="0078214F" w:rsidRPr="00EC76D5">
        <w:t>tring.c</w:t>
      </w:r>
      <w:proofErr w:type="spellEnd"/>
    </w:p>
    <w:p w14:paraId="16E6CB7B" w14:textId="78A4D6CA" w:rsidR="0078214F" w:rsidRPr="00EC76D5" w:rsidRDefault="0078214F" w:rsidP="0078214F">
      <w:pPr>
        <w:pStyle w:val="Code"/>
        <w:rPr>
          <w:highlight w:val="white"/>
        </w:rPr>
      </w:pPr>
      <w:r w:rsidRPr="00EC76D5">
        <w:rPr>
          <w:highlight w:val="white"/>
        </w:rPr>
        <w:t xml:space="preserve">#include </w:t>
      </w:r>
      <w:r w:rsidR="00EF337F">
        <w:rPr>
          <w:highlight w:val="white"/>
        </w:rPr>
        <w:t>&lt;errno.h&gt;</w:t>
      </w:r>
    </w:p>
    <w:p w14:paraId="2F18FB16" w14:textId="235DB7C5" w:rsidR="0078214F" w:rsidRPr="00EC76D5" w:rsidRDefault="0078214F" w:rsidP="0078214F">
      <w:pPr>
        <w:pStyle w:val="Code"/>
        <w:rPr>
          <w:highlight w:val="white"/>
        </w:rPr>
      </w:pPr>
      <w:r w:rsidRPr="00EC76D5">
        <w:rPr>
          <w:highlight w:val="white"/>
        </w:rPr>
        <w:t xml:space="preserve">#include </w:t>
      </w:r>
      <w:r w:rsidR="00294181">
        <w:rPr>
          <w:highlight w:val="white"/>
        </w:rPr>
        <w:t>&lt;stdio.h&gt;</w:t>
      </w:r>
    </w:p>
    <w:p w14:paraId="6C6546D1" w14:textId="0133F863" w:rsidR="0078214F" w:rsidRPr="00EC76D5" w:rsidRDefault="0078214F" w:rsidP="0078214F">
      <w:pPr>
        <w:pStyle w:val="Code"/>
        <w:rPr>
          <w:highlight w:val="white"/>
        </w:rPr>
      </w:pPr>
      <w:r w:rsidRPr="00EC76D5">
        <w:rPr>
          <w:highlight w:val="white"/>
        </w:rPr>
        <w:t xml:space="preserve">#include </w:t>
      </w:r>
      <w:r w:rsidR="006F1D75">
        <w:rPr>
          <w:highlight w:val="white"/>
        </w:rPr>
        <w:t>&lt;stddef.h&gt;</w:t>
      </w:r>
    </w:p>
    <w:p w14:paraId="045AB93D" w14:textId="01966DC9" w:rsidR="0078214F" w:rsidRPr="00EC76D5" w:rsidRDefault="0078214F" w:rsidP="0078214F">
      <w:pPr>
        <w:pStyle w:val="Code"/>
        <w:rPr>
          <w:highlight w:val="white"/>
        </w:rPr>
      </w:pPr>
      <w:r w:rsidRPr="00EC76D5">
        <w:rPr>
          <w:highlight w:val="white"/>
        </w:rPr>
        <w:t xml:space="preserve">#include </w:t>
      </w:r>
      <w:r w:rsidR="00C1714A">
        <w:rPr>
          <w:highlight w:val="white"/>
        </w:rPr>
        <w:t>&lt;string.h&gt;</w:t>
      </w:r>
    </w:p>
    <w:p w14:paraId="27810FA3" w14:textId="31E0B5FE" w:rsidR="0078214F" w:rsidRPr="00EC76D5" w:rsidRDefault="0078214F" w:rsidP="0078214F">
      <w:pPr>
        <w:pStyle w:val="Code"/>
        <w:rPr>
          <w:highlight w:val="white"/>
        </w:rPr>
      </w:pPr>
      <w:r w:rsidRPr="00EC76D5">
        <w:rPr>
          <w:highlight w:val="white"/>
        </w:rPr>
        <w:t xml:space="preserve">#include </w:t>
      </w:r>
      <w:r w:rsidR="00C1714A">
        <w:rPr>
          <w:highlight w:val="white"/>
        </w:rPr>
        <w:t>&lt;locale.h&gt;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lastRenderedPageBreak/>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lastRenderedPageBreak/>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lastRenderedPageBreak/>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lastRenderedPageBreak/>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lastRenderedPageBreak/>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475" w:name="_Toc54119993"/>
      <w:r w:rsidRPr="00EC76D5">
        <w:lastRenderedPageBreak/>
        <w:t>Long Jumps</w:t>
      </w:r>
      <w:bookmarkEnd w:id="475"/>
    </w:p>
    <w:p w14:paraId="00D8C1C3" w14:textId="25F4332E" w:rsidR="00D62A8B" w:rsidRPr="00EC76D5" w:rsidRDefault="008D6750" w:rsidP="0004451D">
      <w:pPr>
        <w:pStyle w:val="CodeListing"/>
      </w:pPr>
      <w:proofErr w:type="spellStart"/>
      <w:r>
        <w:t>s</w:t>
      </w:r>
      <w:r w:rsidR="0004451D" w:rsidRPr="00EC76D5">
        <w:t>et</w:t>
      </w:r>
      <w:r>
        <w:t>j</w:t>
      </w:r>
      <w:r w:rsidR="00D62A8B" w:rsidRPr="00EC76D5">
        <w:t>mp.h</w:t>
      </w:r>
      <w:proofErr w:type="spellEnd"/>
    </w:p>
    <w:p w14:paraId="6EFB224F" w14:textId="77777777" w:rsidR="0004451D" w:rsidRPr="00EC76D5" w:rsidRDefault="0004451D" w:rsidP="0004451D">
      <w:pPr>
        <w:pStyle w:val="Code"/>
        <w:rPr>
          <w:highlight w:val="white"/>
        </w:rPr>
      </w:pPr>
      <w:r w:rsidRPr="00EC76D5">
        <w:rPr>
          <w:highlight w:val="white"/>
        </w:rPr>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3E29EBF2" w:rsidR="0004451D" w:rsidRPr="00EC76D5" w:rsidRDefault="008D6750" w:rsidP="0004451D">
      <w:pPr>
        <w:pStyle w:val="CodeListing"/>
      </w:pPr>
      <w:proofErr w:type="spellStart"/>
      <w:r>
        <w:t>s</w:t>
      </w:r>
      <w:r w:rsidR="0004451D" w:rsidRPr="00EC76D5">
        <w:t>et</w:t>
      </w:r>
      <w:r>
        <w:t>j</w:t>
      </w:r>
      <w:r w:rsidR="0004451D" w:rsidRPr="00EC76D5">
        <w:t>mp.c</w:t>
      </w:r>
      <w:proofErr w:type="spellEnd"/>
    </w:p>
    <w:p w14:paraId="667576CC" w14:textId="1C158F0C" w:rsidR="000F4BAA" w:rsidRPr="00EC76D5" w:rsidRDefault="000F4BAA" w:rsidP="000F4BAA">
      <w:pPr>
        <w:pStyle w:val="Code"/>
        <w:rPr>
          <w:highlight w:val="white"/>
        </w:rPr>
      </w:pPr>
      <w:r w:rsidRPr="00EC76D5">
        <w:rPr>
          <w:highlight w:val="white"/>
        </w:rPr>
        <w:t xml:space="preserve">#include </w:t>
      </w:r>
      <w:r w:rsidR="00EF337F">
        <w:rPr>
          <w:highlight w:val="white"/>
        </w:rPr>
        <w:t>&lt;setjmp.h&gt;</w:t>
      </w:r>
    </w:p>
    <w:p w14:paraId="435B4B39" w14:textId="3FFD2875" w:rsidR="000F4BAA" w:rsidRPr="00EC76D5" w:rsidRDefault="000F4BAA" w:rsidP="000F4BAA">
      <w:pPr>
        <w:pStyle w:val="Code"/>
        <w:rPr>
          <w:highlight w:val="white"/>
        </w:rPr>
      </w:pPr>
      <w:r w:rsidRPr="00EC76D5">
        <w:rPr>
          <w:highlight w:val="white"/>
        </w:rPr>
        <w:t xml:space="preserve">#include </w:t>
      </w:r>
      <w:r w:rsidR="00294181">
        <w:rPr>
          <w:highlight w:val="white"/>
        </w:rPr>
        <w:t>&lt;stdio.h&gt;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476" w:name="_Toc54119994"/>
      <w:r w:rsidRPr="00EC76D5">
        <w:t>Mathematical Functions</w:t>
      </w:r>
      <w:bookmarkEnd w:id="476"/>
    </w:p>
    <w:p w14:paraId="168DFE01" w14:textId="5D1C6542" w:rsidR="00D62A8B" w:rsidRPr="00EC76D5" w:rsidRDefault="008D6750" w:rsidP="00555D55">
      <w:pPr>
        <w:pStyle w:val="CodeListing"/>
      </w:pPr>
      <w:proofErr w:type="spellStart"/>
      <w:r>
        <w:t>m</w:t>
      </w:r>
      <w:r w:rsidR="00D62A8B" w:rsidRPr="00EC76D5">
        <w:t>ath.h</w:t>
      </w:r>
      <w:proofErr w:type="spellEnd"/>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lastRenderedPageBreak/>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40A96A77" w:rsidR="00555D55" w:rsidRPr="00EC76D5" w:rsidRDefault="008D6750" w:rsidP="00555D55">
      <w:pPr>
        <w:pStyle w:val="CodeListing"/>
        <w:rPr>
          <w:highlight w:val="white"/>
        </w:rPr>
      </w:pPr>
      <w:proofErr w:type="spellStart"/>
      <w:r>
        <w:rPr>
          <w:highlight w:val="white"/>
        </w:rPr>
        <w:t>m</w:t>
      </w:r>
      <w:r w:rsidR="00555D55" w:rsidRPr="00EC76D5">
        <w:rPr>
          <w:highlight w:val="white"/>
        </w:rPr>
        <w:t>ath.c</w:t>
      </w:r>
      <w:proofErr w:type="spellEnd"/>
    </w:p>
    <w:p w14:paraId="36499265" w14:textId="60A35711" w:rsidR="00555D55" w:rsidRPr="00EC76D5" w:rsidRDefault="00555D55" w:rsidP="00555D55">
      <w:pPr>
        <w:pStyle w:val="Code"/>
        <w:rPr>
          <w:highlight w:val="white"/>
        </w:rPr>
      </w:pPr>
      <w:r w:rsidRPr="00EC76D5">
        <w:rPr>
          <w:highlight w:val="white"/>
        </w:rPr>
        <w:t xml:space="preserve">#include </w:t>
      </w:r>
      <w:r w:rsidR="00EF337F">
        <w:rPr>
          <w:highlight w:val="white"/>
        </w:rPr>
        <w:t>&lt;math.h&gt;</w:t>
      </w:r>
    </w:p>
    <w:p w14:paraId="3F8204BC" w14:textId="7BEADE94" w:rsidR="00555D55" w:rsidRPr="00EC76D5" w:rsidRDefault="00555D55" w:rsidP="00555D55">
      <w:pPr>
        <w:pStyle w:val="Code"/>
        <w:rPr>
          <w:highlight w:val="white"/>
        </w:rPr>
      </w:pPr>
      <w:r w:rsidRPr="00EC76D5">
        <w:rPr>
          <w:highlight w:val="white"/>
        </w:rPr>
        <w:t xml:space="preserve">#include </w:t>
      </w:r>
      <w:r w:rsidR="00EF337F">
        <w:rPr>
          <w:highlight w:val="white"/>
        </w:rPr>
        <w:t>&lt;errno.h&gt;</w:t>
      </w:r>
    </w:p>
    <w:p w14:paraId="79FC642E" w14:textId="70D1681C" w:rsidR="00555D55" w:rsidRPr="00EC76D5" w:rsidRDefault="00555D55" w:rsidP="00555D55">
      <w:pPr>
        <w:pStyle w:val="Code"/>
        <w:rPr>
          <w:highlight w:val="white"/>
        </w:rPr>
      </w:pPr>
      <w:r w:rsidRPr="00EC76D5">
        <w:rPr>
          <w:highlight w:val="white"/>
        </w:rPr>
        <w:t xml:space="preserve">#include </w:t>
      </w:r>
      <w:r w:rsidR="00294181">
        <w:rPr>
          <w:highlight w:val="white"/>
        </w:rPr>
        <w:t>&lt;stdio.h&gt;</w:t>
      </w:r>
    </w:p>
    <w:p w14:paraId="629C2847" w14:textId="5FED59A8" w:rsidR="00555D55" w:rsidRPr="00EC76D5" w:rsidRDefault="00555D55" w:rsidP="00555D55">
      <w:pPr>
        <w:pStyle w:val="Code"/>
        <w:rPr>
          <w:highlight w:val="white"/>
        </w:rPr>
      </w:pPr>
      <w:r w:rsidRPr="00EC76D5">
        <w:rPr>
          <w:highlight w:val="white"/>
        </w:rPr>
        <w:t xml:space="preserve">#include </w:t>
      </w:r>
      <w:r w:rsidR="006F1D75">
        <w:rPr>
          <w:highlight w:val="white"/>
        </w:rPr>
        <w:t>&lt;stddef.h&gt;</w:t>
      </w:r>
    </w:p>
    <w:p w14:paraId="1BC21778" w14:textId="7F1F3F0A" w:rsidR="00555D55" w:rsidRPr="00EC76D5" w:rsidRDefault="00555D55" w:rsidP="00555D55">
      <w:pPr>
        <w:pStyle w:val="Code"/>
        <w:rPr>
          <w:highlight w:val="white"/>
        </w:rPr>
      </w:pPr>
      <w:r w:rsidRPr="00EC76D5">
        <w:rPr>
          <w:highlight w:val="white"/>
        </w:rPr>
        <w:t xml:space="preserve">#include </w:t>
      </w:r>
      <w:r w:rsidR="00EF337F">
        <w:rPr>
          <w:highlight w:val="white"/>
        </w:rPr>
        <w:t>&lt;stdlib.h&gt;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lastRenderedPageBreak/>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lastRenderedPageBreak/>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E92687">
      <w:pPr>
        <w:pStyle w:val="Code"/>
        <w:rPr>
          <w:highlight w:val="white"/>
        </w:rPr>
      </w:pPr>
      <w:r w:rsidRPr="00EC76D5">
        <w:rPr>
          <w:highlight w:val="white"/>
        </w:rPr>
        <w:t xml:space="preserve">  }</w:t>
      </w:r>
    </w:p>
    <w:p w14:paraId="1182162D" w14:textId="77777777" w:rsidR="00555D55" w:rsidRPr="00E92687" w:rsidRDefault="00555D55" w:rsidP="00E92687">
      <w:pPr>
        <w:pStyle w:val="Code"/>
        <w:rPr>
          <w:highlight w:val="white"/>
        </w:rPr>
      </w:pPr>
      <w:r w:rsidRPr="00EC76D5">
        <w:rPr>
          <w:highlight w:val="white"/>
        </w:rPr>
        <w:t>}</w:t>
      </w:r>
    </w:p>
    <w:p w14:paraId="4699778A" w14:textId="77777777" w:rsidR="00555D55" w:rsidRPr="00E92687" w:rsidRDefault="00555D55" w:rsidP="00E92687">
      <w:pPr>
        <w:pStyle w:val="Code"/>
        <w:rPr>
          <w:highlight w:val="white"/>
        </w:rPr>
      </w:pPr>
    </w:p>
    <w:p w14:paraId="088BD602" w14:textId="77777777" w:rsidR="00555D55" w:rsidRPr="00E92687" w:rsidRDefault="00555D55" w:rsidP="00E92687">
      <w:pPr>
        <w:pStyle w:val="Code"/>
        <w:rPr>
          <w:highlight w:val="white"/>
        </w:rPr>
      </w:pPr>
      <w:r w:rsidRPr="00E92687">
        <w:rPr>
          <w:highlight w:val="white"/>
        </w:rPr>
        <w:t>double pow_int(double x, int y) {</w:t>
      </w:r>
    </w:p>
    <w:p w14:paraId="779DBB47" w14:textId="77777777" w:rsidR="00555D55" w:rsidRPr="00E92687" w:rsidRDefault="00555D55" w:rsidP="00E92687">
      <w:pPr>
        <w:pStyle w:val="Code"/>
        <w:rPr>
          <w:highlight w:val="white"/>
        </w:rPr>
      </w:pPr>
      <w:r w:rsidRPr="00E92687">
        <w:rPr>
          <w:highlight w:val="white"/>
        </w:rPr>
        <w:t xml:space="preserve">  BOOL minus = FALSE;</w:t>
      </w:r>
    </w:p>
    <w:p w14:paraId="7926879A" w14:textId="77777777" w:rsidR="00555D55" w:rsidRPr="00E92687" w:rsidRDefault="00555D55" w:rsidP="00E92687">
      <w:pPr>
        <w:pStyle w:val="Code"/>
        <w:rPr>
          <w:highlight w:val="white"/>
        </w:rPr>
      </w:pPr>
    </w:p>
    <w:p w14:paraId="562D260A" w14:textId="77777777" w:rsidR="00555D55" w:rsidRPr="00E92687" w:rsidRDefault="00555D55" w:rsidP="00E92687">
      <w:pPr>
        <w:pStyle w:val="Code"/>
        <w:rPr>
          <w:highlight w:val="white"/>
        </w:rPr>
      </w:pPr>
      <w:r w:rsidRPr="00E92687">
        <w:rPr>
          <w:highlight w:val="white"/>
        </w:rPr>
        <w:t xml:space="preserve">  if (y &lt; 0) {</w:t>
      </w:r>
    </w:p>
    <w:p w14:paraId="1D193AA8" w14:textId="77777777" w:rsidR="00555D55" w:rsidRPr="00E92687" w:rsidRDefault="00555D55" w:rsidP="00E92687">
      <w:pPr>
        <w:pStyle w:val="Code"/>
        <w:rPr>
          <w:highlight w:val="white"/>
        </w:rPr>
      </w:pPr>
      <w:r w:rsidRPr="00E92687">
        <w:rPr>
          <w:highlight w:val="white"/>
        </w:rPr>
        <w:t xml:space="preserve">    y = -y;</w:t>
      </w:r>
    </w:p>
    <w:p w14:paraId="6BEBFD85" w14:textId="77777777" w:rsidR="00555D55" w:rsidRPr="00E92687" w:rsidRDefault="00555D55" w:rsidP="00E92687">
      <w:pPr>
        <w:pStyle w:val="Code"/>
        <w:rPr>
          <w:highlight w:val="white"/>
        </w:rPr>
      </w:pPr>
      <w:r w:rsidRPr="00E92687">
        <w:rPr>
          <w:highlight w:val="white"/>
        </w:rPr>
        <w:t xml:space="preserve">    minus = TRUE;</w:t>
      </w:r>
    </w:p>
    <w:p w14:paraId="5769C3E3" w14:textId="77777777" w:rsidR="00555D55" w:rsidRPr="00E92687" w:rsidRDefault="00555D55" w:rsidP="00E92687">
      <w:pPr>
        <w:pStyle w:val="Code"/>
        <w:rPr>
          <w:highlight w:val="white"/>
        </w:rPr>
      </w:pPr>
      <w:r w:rsidRPr="00E92687">
        <w:rPr>
          <w:highlight w:val="white"/>
        </w:rPr>
        <w:t xml:space="preserve">  }</w:t>
      </w:r>
    </w:p>
    <w:p w14:paraId="0F8CBCF3" w14:textId="77777777" w:rsidR="00555D55" w:rsidRPr="00E92687" w:rsidRDefault="00555D55" w:rsidP="00E92687">
      <w:pPr>
        <w:pStyle w:val="Code"/>
        <w:rPr>
          <w:highlight w:val="white"/>
        </w:rPr>
      </w:pPr>
    </w:p>
    <w:p w14:paraId="253975D2" w14:textId="77777777" w:rsidR="00555D55" w:rsidRPr="00E92687" w:rsidRDefault="00555D55" w:rsidP="00E92687">
      <w:pPr>
        <w:pStyle w:val="Code"/>
        <w:rPr>
          <w:highlight w:val="white"/>
        </w:rPr>
      </w:pPr>
      <w:r w:rsidRPr="00E92687">
        <w:rPr>
          <w:highlight w:val="white"/>
        </w:rPr>
        <w:t xml:space="preserve">  double product = 1;</w:t>
      </w:r>
    </w:p>
    <w:p w14:paraId="2869ADF7" w14:textId="77777777" w:rsidR="00555D55" w:rsidRPr="00E92687" w:rsidRDefault="00555D55" w:rsidP="00E92687">
      <w:pPr>
        <w:pStyle w:val="Code"/>
        <w:rPr>
          <w:highlight w:val="white"/>
        </w:rPr>
      </w:pPr>
      <w:r w:rsidRPr="00E92687">
        <w:rPr>
          <w:highlight w:val="white"/>
        </w:rPr>
        <w:t xml:space="preserve">  int index;</w:t>
      </w:r>
    </w:p>
    <w:p w14:paraId="7943AACD" w14:textId="77777777" w:rsidR="00555D55" w:rsidRPr="00E92687" w:rsidRDefault="00555D55" w:rsidP="00E92687">
      <w:pPr>
        <w:pStyle w:val="Code"/>
        <w:rPr>
          <w:highlight w:val="white"/>
        </w:rPr>
      </w:pPr>
      <w:r w:rsidRPr="00E92687">
        <w:rPr>
          <w:highlight w:val="white"/>
        </w:rPr>
        <w:t xml:space="preserve">  for (index = 0; index &lt; y; ++index) {</w:t>
      </w:r>
    </w:p>
    <w:p w14:paraId="33FC8504" w14:textId="77777777" w:rsidR="00555D55" w:rsidRPr="00E92687" w:rsidRDefault="00555D55" w:rsidP="00E92687">
      <w:pPr>
        <w:pStyle w:val="Code"/>
        <w:rPr>
          <w:highlight w:val="white"/>
        </w:rPr>
      </w:pPr>
      <w:r w:rsidRPr="00E92687">
        <w:rPr>
          <w:highlight w:val="white"/>
        </w:rPr>
        <w:t xml:space="preserve">    product *= x;</w:t>
      </w:r>
    </w:p>
    <w:p w14:paraId="7987BEBF" w14:textId="77777777" w:rsidR="00555D55" w:rsidRPr="00E92687" w:rsidRDefault="00555D55" w:rsidP="00E92687">
      <w:pPr>
        <w:pStyle w:val="Code"/>
        <w:rPr>
          <w:highlight w:val="white"/>
        </w:rPr>
      </w:pPr>
      <w:r w:rsidRPr="00E92687">
        <w:rPr>
          <w:highlight w:val="white"/>
        </w:rPr>
        <w:t xml:space="preserve">  }</w:t>
      </w:r>
    </w:p>
    <w:p w14:paraId="67AD8C7C" w14:textId="77777777" w:rsidR="00555D55" w:rsidRPr="00E92687" w:rsidRDefault="00555D55" w:rsidP="00E92687">
      <w:pPr>
        <w:pStyle w:val="Code"/>
        <w:rPr>
          <w:highlight w:val="white"/>
        </w:rPr>
      </w:pPr>
    </w:p>
    <w:p w14:paraId="07F36EDB" w14:textId="77777777" w:rsidR="00555D55" w:rsidRPr="00E92687" w:rsidRDefault="00555D55" w:rsidP="00E92687">
      <w:pPr>
        <w:pStyle w:val="Code"/>
        <w:rPr>
          <w:highlight w:val="white"/>
        </w:rPr>
      </w:pPr>
      <w:r w:rsidRPr="00E92687">
        <w:rPr>
          <w:highlight w:val="white"/>
        </w:rPr>
        <w:t xml:space="preserve">  return minus ? (1 / product) : product;</w:t>
      </w:r>
    </w:p>
    <w:p w14:paraId="20F07A10" w14:textId="77777777" w:rsidR="00555D55" w:rsidRPr="00E92687" w:rsidRDefault="00555D55" w:rsidP="00E92687">
      <w:pPr>
        <w:pStyle w:val="Code"/>
        <w:rPr>
          <w:highlight w:val="white"/>
        </w:rPr>
      </w:pPr>
      <w:r w:rsidRPr="00E92687">
        <w:rPr>
          <w:highlight w:val="white"/>
        </w:rPr>
        <w:t>}</w:t>
      </w:r>
    </w:p>
    <w:p w14:paraId="44877B9F" w14:textId="77777777" w:rsidR="00555D55" w:rsidRPr="00E92687" w:rsidRDefault="00555D55" w:rsidP="00E92687">
      <w:pPr>
        <w:pStyle w:val="Code"/>
        <w:rPr>
          <w:highlight w:val="white"/>
        </w:rPr>
      </w:pPr>
    </w:p>
    <w:p w14:paraId="1C9E6B5D" w14:textId="77777777" w:rsidR="00555D55" w:rsidRPr="00E92687" w:rsidRDefault="00555D55" w:rsidP="00E92687">
      <w:pPr>
        <w:pStyle w:val="Code"/>
        <w:rPr>
          <w:highlight w:val="white"/>
        </w:rPr>
      </w:pPr>
      <w:r w:rsidRPr="00E92687">
        <w:rPr>
          <w:highlight w:val="white"/>
        </w:rPr>
        <w:t>double pow(double x, double y) {</w:t>
      </w:r>
    </w:p>
    <w:p w14:paraId="04899825" w14:textId="77777777" w:rsidR="00555D55" w:rsidRPr="00E92687" w:rsidRDefault="00555D55" w:rsidP="00E92687">
      <w:pPr>
        <w:pStyle w:val="Code"/>
        <w:rPr>
          <w:highlight w:val="white"/>
        </w:rPr>
      </w:pPr>
      <w:r w:rsidRPr="00E92687">
        <w:rPr>
          <w:highlight w:val="white"/>
        </w:rPr>
        <w:t xml:space="preserve">  if (x &gt; 0)  {</w:t>
      </w:r>
    </w:p>
    <w:p w14:paraId="57B212DC" w14:textId="77777777" w:rsidR="00555D55" w:rsidRPr="00E92687" w:rsidRDefault="00555D55" w:rsidP="00E92687">
      <w:pPr>
        <w:pStyle w:val="Code"/>
        <w:rPr>
          <w:highlight w:val="white"/>
        </w:rPr>
      </w:pPr>
      <w:r w:rsidRPr="00E92687">
        <w:rPr>
          <w:highlight w:val="white"/>
        </w:rPr>
        <w:t xml:space="preserve">    return exp(y * log(x));</w:t>
      </w:r>
    </w:p>
    <w:p w14:paraId="658A619A" w14:textId="77777777" w:rsidR="00555D55" w:rsidRPr="00E92687" w:rsidRDefault="00555D55" w:rsidP="00E92687">
      <w:pPr>
        <w:pStyle w:val="Code"/>
        <w:rPr>
          <w:highlight w:val="white"/>
        </w:rPr>
      </w:pPr>
      <w:r w:rsidRPr="00E92687">
        <w:rPr>
          <w:highlight w:val="white"/>
        </w:rPr>
        <w:t xml:space="preserve">  }</w:t>
      </w:r>
    </w:p>
    <w:p w14:paraId="08CF4F6E" w14:textId="77777777" w:rsidR="00555D55" w:rsidRPr="00E92687" w:rsidRDefault="00555D55" w:rsidP="00E92687">
      <w:pPr>
        <w:pStyle w:val="Code"/>
        <w:rPr>
          <w:highlight w:val="white"/>
        </w:rPr>
      </w:pPr>
      <w:r w:rsidRPr="00E92687">
        <w:rPr>
          <w:highlight w:val="white"/>
        </w:rPr>
        <w:t xml:space="preserve">  else {</w:t>
      </w:r>
    </w:p>
    <w:p w14:paraId="308ACE3A" w14:textId="77777777" w:rsidR="00555D55" w:rsidRPr="00E92687" w:rsidRDefault="00555D55" w:rsidP="00E92687">
      <w:pPr>
        <w:pStyle w:val="Code"/>
        <w:rPr>
          <w:highlight w:val="white"/>
        </w:rPr>
      </w:pPr>
      <w:r w:rsidRPr="00E92687">
        <w:rPr>
          <w:highlight w:val="white"/>
        </w:rPr>
        <w:t xml:space="preserve">    errno = EDOM;</w:t>
      </w:r>
    </w:p>
    <w:p w14:paraId="58164CAD" w14:textId="77777777" w:rsidR="00555D55" w:rsidRPr="00E92687" w:rsidRDefault="00555D55" w:rsidP="00E92687">
      <w:pPr>
        <w:pStyle w:val="Code"/>
        <w:rPr>
          <w:highlight w:val="white"/>
        </w:rPr>
      </w:pPr>
      <w:r w:rsidRPr="00E92687">
        <w:rPr>
          <w:highlight w:val="white"/>
        </w:rPr>
        <w:t xml:space="preserve">    exit(-1);</w:t>
      </w:r>
    </w:p>
    <w:p w14:paraId="6A887F3B" w14:textId="77777777" w:rsidR="00555D55" w:rsidRPr="00E92687" w:rsidRDefault="00555D55" w:rsidP="00E92687">
      <w:pPr>
        <w:pStyle w:val="Code"/>
        <w:rPr>
          <w:highlight w:val="white"/>
        </w:rPr>
      </w:pPr>
      <w:r w:rsidRPr="00E92687">
        <w:rPr>
          <w:highlight w:val="white"/>
        </w:rPr>
        <w:t xml:space="preserve">    return 0;</w:t>
      </w:r>
    </w:p>
    <w:p w14:paraId="1185FA57" w14:textId="77777777" w:rsidR="00555D55" w:rsidRPr="00E92687" w:rsidRDefault="00555D55" w:rsidP="00E92687">
      <w:pPr>
        <w:pStyle w:val="Code"/>
        <w:rPr>
          <w:highlight w:val="white"/>
        </w:rPr>
      </w:pPr>
      <w:r w:rsidRPr="00E92687">
        <w:rPr>
          <w:highlight w:val="white"/>
        </w:rPr>
        <w:t xml:space="preserve">  }</w:t>
      </w:r>
    </w:p>
    <w:p w14:paraId="5BE19167" w14:textId="77777777" w:rsidR="00555D55" w:rsidRPr="00E92687" w:rsidRDefault="00555D55" w:rsidP="00E92687">
      <w:pPr>
        <w:pStyle w:val="Code"/>
        <w:rPr>
          <w:highlight w:val="white"/>
        </w:rPr>
      </w:pPr>
      <w:r w:rsidRPr="00E92687">
        <w:rPr>
          <w:highlight w:val="white"/>
        </w:rPr>
        <w:t>}</w:t>
      </w:r>
    </w:p>
    <w:p w14:paraId="7794064A" w14:textId="77777777" w:rsidR="00555D55" w:rsidRPr="00E92687" w:rsidRDefault="00555D55" w:rsidP="00E92687">
      <w:pPr>
        <w:pStyle w:val="Code"/>
        <w:rPr>
          <w:highlight w:val="white"/>
        </w:rPr>
      </w:pPr>
    </w:p>
    <w:p w14:paraId="04C237FA" w14:textId="77777777" w:rsidR="00555D55" w:rsidRPr="00E92687" w:rsidRDefault="00555D55" w:rsidP="00E92687">
      <w:pPr>
        <w:pStyle w:val="Code"/>
        <w:rPr>
          <w:highlight w:val="white"/>
        </w:rPr>
      </w:pPr>
      <w:r w:rsidRPr="00E92687">
        <w:rPr>
          <w:highlight w:val="white"/>
        </w:rPr>
        <w:t>double ldexp(double x, int n) {</w:t>
      </w:r>
    </w:p>
    <w:p w14:paraId="29EA254C" w14:textId="77777777" w:rsidR="00555D55" w:rsidRPr="00E92687" w:rsidRDefault="00555D55" w:rsidP="00E92687">
      <w:pPr>
        <w:pStyle w:val="Code"/>
        <w:rPr>
          <w:highlight w:val="white"/>
        </w:rPr>
      </w:pPr>
      <w:r w:rsidRPr="00E92687">
        <w:rPr>
          <w:highlight w:val="white"/>
        </w:rPr>
        <w:t xml:space="preserve">  return x * pow(2, (double)n);</w:t>
      </w:r>
    </w:p>
    <w:p w14:paraId="16A5A649" w14:textId="77777777" w:rsidR="00555D55" w:rsidRPr="00EC76D5" w:rsidRDefault="00555D55" w:rsidP="00E92687">
      <w:pPr>
        <w:pStyle w:val="Code"/>
        <w:rPr>
          <w:highlight w:val="white"/>
        </w:rPr>
      </w:pPr>
      <w:r w:rsidRPr="00E92687">
        <w:rPr>
          <w:highlight w:val="white"/>
        </w:rPr>
        <w:t>}</w:t>
      </w:r>
    </w:p>
    <w:p w14:paraId="6BE8F18B" w14:textId="77777777" w:rsidR="00555D55" w:rsidRPr="00E92687" w:rsidRDefault="00555D55" w:rsidP="00E92687">
      <w:pPr>
        <w:pStyle w:val="Code"/>
        <w:rPr>
          <w:highlight w:val="white"/>
        </w:rPr>
      </w:pPr>
    </w:p>
    <w:p w14:paraId="62875615" w14:textId="77777777" w:rsidR="00555D55" w:rsidRPr="00E92687" w:rsidRDefault="00555D55" w:rsidP="00E92687">
      <w:pPr>
        <w:pStyle w:val="Code"/>
        <w:rPr>
          <w:highlight w:val="white"/>
        </w:rPr>
      </w:pPr>
      <w:r w:rsidRPr="00E92687">
        <w:rPr>
          <w:highlight w:val="white"/>
        </w:rPr>
        <w:t>double frexp(double x, int* p) {</w:t>
      </w:r>
    </w:p>
    <w:p w14:paraId="7CFE55BE" w14:textId="77777777" w:rsidR="00555D55" w:rsidRPr="00E92687" w:rsidRDefault="00555D55" w:rsidP="00E92687">
      <w:pPr>
        <w:pStyle w:val="Code"/>
        <w:rPr>
          <w:highlight w:val="white"/>
        </w:rPr>
      </w:pPr>
      <w:r w:rsidRPr="00E92687">
        <w:rPr>
          <w:highlight w:val="white"/>
        </w:rPr>
        <w:t xml:space="preserve">  if (p != NULL) {</w:t>
      </w:r>
    </w:p>
    <w:p w14:paraId="442C4C5D" w14:textId="77777777" w:rsidR="00555D55" w:rsidRPr="00E92687" w:rsidRDefault="00555D55" w:rsidP="00E92687">
      <w:pPr>
        <w:pStyle w:val="Code"/>
        <w:rPr>
          <w:highlight w:val="white"/>
        </w:rPr>
      </w:pPr>
      <w:r w:rsidRPr="00E92687">
        <w:rPr>
          <w:highlight w:val="white"/>
        </w:rPr>
        <w:t xml:space="preserve">    if (x == 0)  {</w:t>
      </w:r>
    </w:p>
    <w:p w14:paraId="727A6CD1" w14:textId="77777777" w:rsidR="00555D55" w:rsidRPr="00E92687" w:rsidRDefault="00555D55" w:rsidP="00E92687">
      <w:pPr>
        <w:pStyle w:val="Code"/>
        <w:rPr>
          <w:highlight w:val="white"/>
        </w:rPr>
      </w:pPr>
      <w:r w:rsidRPr="00E92687">
        <w:rPr>
          <w:highlight w:val="white"/>
        </w:rPr>
        <w:t xml:space="preserve">      *p = 0;</w:t>
      </w:r>
    </w:p>
    <w:p w14:paraId="5DAD7061" w14:textId="77777777" w:rsidR="00555D55" w:rsidRPr="00E92687" w:rsidRDefault="00555D55" w:rsidP="00E92687">
      <w:pPr>
        <w:pStyle w:val="Code"/>
        <w:rPr>
          <w:highlight w:val="white"/>
        </w:rPr>
      </w:pPr>
      <w:r w:rsidRPr="00E92687">
        <w:rPr>
          <w:highlight w:val="white"/>
        </w:rPr>
        <w:t xml:space="preserve">      return 0;</w:t>
      </w:r>
    </w:p>
    <w:p w14:paraId="61BD2D27" w14:textId="77777777" w:rsidR="00555D55" w:rsidRPr="00E92687" w:rsidRDefault="00555D55" w:rsidP="00E92687">
      <w:pPr>
        <w:pStyle w:val="Code"/>
        <w:rPr>
          <w:highlight w:val="white"/>
        </w:rPr>
      </w:pPr>
      <w:r w:rsidRPr="00E92687">
        <w:rPr>
          <w:highlight w:val="white"/>
        </w:rPr>
        <w:t xml:space="preserve">    }</w:t>
      </w:r>
    </w:p>
    <w:p w14:paraId="317A0AEF" w14:textId="77777777" w:rsidR="00555D55" w:rsidRPr="00E92687" w:rsidRDefault="00555D55" w:rsidP="00E92687">
      <w:pPr>
        <w:pStyle w:val="Code"/>
        <w:rPr>
          <w:highlight w:val="white"/>
        </w:rPr>
      </w:pPr>
      <w:r w:rsidRPr="00E92687">
        <w:rPr>
          <w:highlight w:val="white"/>
        </w:rPr>
        <w:t xml:space="preserve">    else {</w:t>
      </w:r>
    </w:p>
    <w:p w14:paraId="1AFF418E" w14:textId="77777777" w:rsidR="00555D55" w:rsidRPr="00E92687" w:rsidRDefault="00555D55" w:rsidP="00E92687">
      <w:pPr>
        <w:pStyle w:val="Code"/>
        <w:rPr>
          <w:highlight w:val="white"/>
        </w:rPr>
      </w:pPr>
      <w:r w:rsidRPr="00E92687">
        <w:rPr>
          <w:highlight w:val="white"/>
        </w:rPr>
        <w:t xml:space="preserve">      *p = (int) (log(fabs(x)) / log(2)) + 1;</w:t>
      </w:r>
    </w:p>
    <w:p w14:paraId="7EA4FB48" w14:textId="77777777" w:rsidR="00555D55" w:rsidRPr="00E92687" w:rsidRDefault="00555D55" w:rsidP="00E92687">
      <w:pPr>
        <w:pStyle w:val="Code"/>
        <w:rPr>
          <w:highlight w:val="white"/>
        </w:rPr>
      </w:pPr>
      <w:r w:rsidRPr="00E92687">
        <w:rPr>
          <w:highlight w:val="white"/>
        </w:rPr>
        <w:t xml:space="preserve">      double quotient = fabs(x) / pow(2, *p);</w:t>
      </w:r>
    </w:p>
    <w:p w14:paraId="1A4905A7" w14:textId="77777777" w:rsidR="00555D55" w:rsidRPr="00E92687" w:rsidRDefault="00555D55" w:rsidP="00E92687">
      <w:pPr>
        <w:pStyle w:val="Code"/>
        <w:rPr>
          <w:highlight w:val="white"/>
        </w:rPr>
      </w:pPr>
      <w:r w:rsidRPr="00E92687">
        <w:rPr>
          <w:highlight w:val="white"/>
        </w:rPr>
        <w:t xml:space="preserve">      return (x &lt; 0) ? -quotient : quotient;</w:t>
      </w:r>
    </w:p>
    <w:p w14:paraId="7E6A8958" w14:textId="77777777" w:rsidR="00555D55" w:rsidRPr="00E92687" w:rsidRDefault="00555D55" w:rsidP="00E92687">
      <w:pPr>
        <w:pStyle w:val="Code"/>
        <w:rPr>
          <w:highlight w:val="white"/>
        </w:rPr>
      </w:pPr>
      <w:r w:rsidRPr="00E92687">
        <w:rPr>
          <w:highlight w:val="white"/>
        </w:rPr>
        <w:t xml:space="preserve">    }</w:t>
      </w:r>
    </w:p>
    <w:p w14:paraId="5823DF37" w14:textId="77777777" w:rsidR="00555D55" w:rsidRPr="00E92687" w:rsidRDefault="00555D55" w:rsidP="00E92687">
      <w:pPr>
        <w:pStyle w:val="Code"/>
        <w:rPr>
          <w:highlight w:val="white"/>
        </w:rPr>
      </w:pPr>
      <w:r w:rsidRPr="00E92687">
        <w:rPr>
          <w:highlight w:val="white"/>
        </w:rPr>
        <w:t xml:space="preserve">  }</w:t>
      </w:r>
    </w:p>
    <w:p w14:paraId="733730B2" w14:textId="77777777" w:rsidR="00555D55" w:rsidRPr="00E92687" w:rsidRDefault="00555D55" w:rsidP="00E92687">
      <w:pPr>
        <w:pStyle w:val="Code"/>
        <w:rPr>
          <w:highlight w:val="white"/>
        </w:rPr>
      </w:pPr>
      <w:r w:rsidRPr="00E92687">
        <w:rPr>
          <w:highlight w:val="white"/>
        </w:rPr>
        <w:t xml:space="preserve">  else {</w:t>
      </w:r>
    </w:p>
    <w:p w14:paraId="27541633" w14:textId="77777777" w:rsidR="00555D55" w:rsidRPr="00E92687" w:rsidRDefault="00555D55" w:rsidP="00E92687">
      <w:pPr>
        <w:pStyle w:val="Code"/>
        <w:rPr>
          <w:highlight w:val="white"/>
        </w:rPr>
      </w:pPr>
      <w:r w:rsidRPr="00E92687">
        <w:rPr>
          <w:highlight w:val="white"/>
        </w:rPr>
        <w:t xml:space="preserve">    if (x == 0)  {</w:t>
      </w:r>
    </w:p>
    <w:p w14:paraId="5FE46DFA" w14:textId="77777777" w:rsidR="00555D55" w:rsidRPr="00E92687" w:rsidRDefault="00555D55" w:rsidP="00E92687">
      <w:pPr>
        <w:pStyle w:val="Code"/>
        <w:rPr>
          <w:highlight w:val="white"/>
        </w:rPr>
      </w:pPr>
      <w:r w:rsidRPr="00E92687">
        <w:rPr>
          <w:highlight w:val="white"/>
        </w:rPr>
        <w:t xml:space="preserve">      return 0;</w:t>
      </w:r>
    </w:p>
    <w:p w14:paraId="595C0CA6" w14:textId="77777777" w:rsidR="00555D55" w:rsidRPr="00E92687" w:rsidRDefault="00555D55" w:rsidP="00E92687">
      <w:pPr>
        <w:pStyle w:val="Code"/>
        <w:rPr>
          <w:highlight w:val="white"/>
        </w:rPr>
      </w:pPr>
      <w:r w:rsidRPr="00E92687">
        <w:rPr>
          <w:highlight w:val="white"/>
        </w:rPr>
        <w:t xml:space="preserve">    }</w:t>
      </w:r>
    </w:p>
    <w:p w14:paraId="3B5E2DAC" w14:textId="77777777" w:rsidR="00555D55" w:rsidRPr="00E92687" w:rsidRDefault="00555D55" w:rsidP="00E92687">
      <w:pPr>
        <w:pStyle w:val="Code"/>
        <w:rPr>
          <w:highlight w:val="white"/>
        </w:rPr>
      </w:pPr>
      <w:r w:rsidRPr="00E92687">
        <w:rPr>
          <w:highlight w:val="white"/>
        </w:rPr>
        <w:t xml:space="preserve">    else {</w:t>
      </w:r>
    </w:p>
    <w:p w14:paraId="270AF282" w14:textId="77777777" w:rsidR="00555D55" w:rsidRPr="00E92687" w:rsidRDefault="00555D55" w:rsidP="00E92687">
      <w:pPr>
        <w:pStyle w:val="Code"/>
        <w:rPr>
          <w:highlight w:val="white"/>
        </w:rPr>
      </w:pPr>
      <w:r w:rsidRPr="00E92687">
        <w:rPr>
          <w:highlight w:val="white"/>
        </w:rPr>
        <w:t xml:space="preserve">      int n = (int)(log(fabs(x)) / log(2)) + 1;</w:t>
      </w:r>
    </w:p>
    <w:p w14:paraId="6A062297" w14:textId="77777777" w:rsidR="00555D55" w:rsidRPr="00E92687" w:rsidRDefault="00555D55" w:rsidP="00E92687">
      <w:pPr>
        <w:pStyle w:val="Code"/>
        <w:rPr>
          <w:highlight w:val="white"/>
        </w:rPr>
      </w:pPr>
      <w:r w:rsidRPr="00E92687">
        <w:rPr>
          <w:highlight w:val="white"/>
        </w:rPr>
        <w:lastRenderedPageBreak/>
        <w:t xml:space="preserve">      double a = fabs(x) / pow(2, n);</w:t>
      </w:r>
    </w:p>
    <w:p w14:paraId="0869F1FF" w14:textId="77777777" w:rsidR="00555D55" w:rsidRPr="00E92687" w:rsidRDefault="00555D55" w:rsidP="00E92687">
      <w:pPr>
        <w:pStyle w:val="Code"/>
        <w:rPr>
          <w:highlight w:val="white"/>
        </w:rPr>
      </w:pPr>
      <w:r w:rsidRPr="00E92687">
        <w:rPr>
          <w:highlight w:val="white"/>
        </w:rPr>
        <w:t xml:space="preserve">      return (x &lt; 0) ? -a : a;</w:t>
      </w:r>
    </w:p>
    <w:p w14:paraId="63756FC5" w14:textId="77777777" w:rsidR="00555D55" w:rsidRPr="00E92687" w:rsidRDefault="00555D55" w:rsidP="00E92687">
      <w:pPr>
        <w:pStyle w:val="Code"/>
        <w:rPr>
          <w:highlight w:val="white"/>
        </w:rPr>
      </w:pPr>
      <w:r w:rsidRPr="00E92687">
        <w:rPr>
          <w:highlight w:val="white"/>
        </w:rPr>
        <w:t xml:space="preserve">    }</w:t>
      </w:r>
    </w:p>
    <w:p w14:paraId="2B4DB1E2" w14:textId="77777777" w:rsidR="00555D55" w:rsidRPr="00E92687" w:rsidRDefault="00555D55" w:rsidP="00E92687">
      <w:pPr>
        <w:pStyle w:val="Code"/>
        <w:rPr>
          <w:highlight w:val="white"/>
        </w:rPr>
      </w:pPr>
      <w:r w:rsidRPr="00E92687">
        <w:rPr>
          <w:highlight w:val="white"/>
        </w:rPr>
        <w:t xml:space="preserve">  }</w:t>
      </w:r>
    </w:p>
    <w:p w14:paraId="5EADF25B" w14:textId="77777777" w:rsidR="00555D55" w:rsidRPr="00E92687" w:rsidRDefault="00555D55" w:rsidP="00E92687">
      <w:pPr>
        <w:pStyle w:val="Code"/>
        <w:rPr>
          <w:highlight w:val="white"/>
        </w:rPr>
      </w:pPr>
      <w:r w:rsidRPr="00E92687">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lastRenderedPageBreak/>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lastRenderedPageBreak/>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lastRenderedPageBreak/>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lastRenderedPageBreak/>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477" w:name="_Toc54119995"/>
      <w:r w:rsidRPr="00EC76D5">
        <w:t>Standard Input/Output</w:t>
      </w:r>
      <w:bookmarkEnd w:id="477"/>
    </w:p>
    <w:p w14:paraId="3C220EF3" w14:textId="1BD57CBB" w:rsidR="00F67D04" w:rsidRPr="00EC76D5" w:rsidRDefault="008D6750" w:rsidP="00F67D04">
      <w:pPr>
        <w:pStyle w:val="CodeListing"/>
      </w:pPr>
      <w:proofErr w:type="spellStart"/>
      <w:r>
        <w:t>s</w:t>
      </w:r>
      <w:r w:rsidR="00F67D04" w:rsidRPr="00EC76D5">
        <w:t>td</w:t>
      </w:r>
      <w:r>
        <w:t>io</w:t>
      </w:r>
      <w:r w:rsidR="00F67D04" w:rsidRPr="00EC76D5">
        <w:t>.h</w:t>
      </w:r>
      <w:proofErr w:type="spellEnd"/>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1A8E5941" w:rsidR="00924A64" w:rsidRPr="00EC76D5" w:rsidRDefault="00924A64" w:rsidP="00924A64">
      <w:pPr>
        <w:pStyle w:val="Code"/>
        <w:rPr>
          <w:highlight w:val="white"/>
        </w:rPr>
      </w:pPr>
      <w:r w:rsidRPr="00EC76D5">
        <w:rPr>
          <w:highlight w:val="white"/>
        </w:rPr>
        <w:t xml:space="preserve">#include </w:t>
      </w:r>
      <w:r w:rsidR="00EF337F">
        <w:rPr>
          <w:highlight w:val="white"/>
        </w:rPr>
        <w:t>&lt;math.h&gt;</w:t>
      </w:r>
    </w:p>
    <w:p w14:paraId="69836BFC" w14:textId="444BE972" w:rsidR="00924A64" w:rsidRPr="00EC76D5" w:rsidRDefault="00924A64" w:rsidP="00924A64">
      <w:pPr>
        <w:pStyle w:val="Code"/>
        <w:rPr>
          <w:highlight w:val="white"/>
        </w:rPr>
      </w:pPr>
      <w:r w:rsidRPr="00EC76D5">
        <w:rPr>
          <w:highlight w:val="white"/>
        </w:rPr>
        <w:t xml:space="preserve">#include </w:t>
      </w:r>
      <w:r w:rsidR="006F1D75">
        <w:rPr>
          <w:highlight w:val="white"/>
        </w:rPr>
        <w:t>&lt;ctype.h&gt;</w:t>
      </w:r>
    </w:p>
    <w:p w14:paraId="71D2823A" w14:textId="675C9F5A" w:rsidR="00924A64" w:rsidRPr="00EC76D5" w:rsidRDefault="00924A64" w:rsidP="00924A64">
      <w:pPr>
        <w:pStyle w:val="Code"/>
        <w:rPr>
          <w:highlight w:val="white"/>
        </w:rPr>
      </w:pPr>
      <w:r w:rsidRPr="00EC76D5">
        <w:rPr>
          <w:highlight w:val="white"/>
        </w:rPr>
        <w:t xml:space="preserve">#include </w:t>
      </w:r>
      <w:r w:rsidR="00EF337F">
        <w:rPr>
          <w:highlight w:val="white"/>
        </w:rPr>
        <w:t>&lt;stdarg.h&gt;</w:t>
      </w:r>
    </w:p>
    <w:p w14:paraId="33DAE98D" w14:textId="12C3CB3A" w:rsidR="00924A64" w:rsidRPr="00EC76D5" w:rsidRDefault="00924A64" w:rsidP="00924A64">
      <w:pPr>
        <w:pStyle w:val="Code"/>
        <w:rPr>
          <w:highlight w:val="white"/>
        </w:rPr>
      </w:pPr>
      <w:r w:rsidRPr="00EC76D5">
        <w:rPr>
          <w:highlight w:val="white"/>
        </w:rPr>
        <w:t xml:space="preserve">#include </w:t>
      </w:r>
      <w:r w:rsidR="006F1D75">
        <w:rPr>
          <w:highlight w:val="white"/>
        </w:rPr>
        <w:t>&lt;stddef.h&gt;</w:t>
      </w:r>
    </w:p>
    <w:p w14:paraId="703E9113" w14:textId="0ECF87A2" w:rsidR="00924A64" w:rsidRPr="00EC76D5" w:rsidRDefault="00924A64" w:rsidP="00924A64">
      <w:pPr>
        <w:pStyle w:val="Code"/>
        <w:rPr>
          <w:highlight w:val="white"/>
        </w:rPr>
      </w:pPr>
      <w:r w:rsidRPr="00EC76D5">
        <w:rPr>
          <w:highlight w:val="white"/>
        </w:rPr>
        <w:t xml:space="preserve">#include </w:t>
      </w:r>
      <w:r w:rsidR="00EF337F">
        <w:rPr>
          <w:highlight w:val="white"/>
        </w:rPr>
        <w:t>&lt;file.h&gt;</w:t>
      </w:r>
    </w:p>
    <w:p w14:paraId="2B50715A" w14:textId="057F7659" w:rsidR="00924A64" w:rsidRPr="00EC76D5" w:rsidRDefault="00924A64" w:rsidP="00924A64">
      <w:pPr>
        <w:pStyle w:val="Code"/>
        <w:rPr>
          <w:highlight w:val="white"/>
        </w:rPr>
      </w:pPr>
      <w:r w:rsidRPr="00EC76D5">
        <w:rPr>
          <w:highlight w:val="white"/>
        </w:rPr>
        <w:t xml:space="preserve">#include </w:t>
      </w:r>
      <w:r w:rsidR="00EF337F">
        <w:rPr>
          <w:highlight w:val="white"/>
        </w:rPr>
        <w:t>&lt;temp.h&gt;</w:t>
      </w:r>
    </w:p>
    <w:p w14:paraId="48194F74" w14:textId="4400DAB4" w:rsidR="00924A64" w:rsidRPr="00EC76D5" w:rsidRDefault="00924A64" w:rsidP="00924A64">
      <w:pPr>
        <w:pStyle w:val="Code"/>
        <w:rPr>
          <w:highlight w:val="white"/>
        </w:rPr>
      </w:pPr>
      <w:r w:rsidRPr="00EC76D5">
        <w:rPr>
          <w:highlight w:val="white"/>
        </w:rPr>
        <w:t xml:space="preserve">#include </w:t>
      </w:r>
      <w:r w:rsidR="00EF337F">
        <w:rPr>
          <w:highlight w:val="white"/>
        </w:rPr>
        <w:t>&lt;scanf.h&gt;</w:t>
      </w:r>
    </w:p>
    <w:p w14:paraId="0E09F31B" w14:textId="65916126" w:rsidR="00924A64" w:rsidRPr="00EC76D5" w:rsidRDefault="00924A64" w:rsidP="00924A64">
      <w:pPr>
        <w:pStyle w:val="Code"/>
        <w:rPr>
          <w:highlight w:val="white"/>
        </w:rPr>
      </w:pPr>
      <w:r w:rsidRPr="00EC76D5">
        <w:rPr>
          <w:highlight w:val="white"/>
        </w:rPr>
        <w:t xml:space="preserve">#include </w:t>
      </w:r>
      <w:r w:rsidR="00EF337F">
        <w:rPr>
          <w:highlight w:val="white"/>
        </w:rPr>
        <w:t>&lt;printf.h&gt;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478" w:name="_Toc54119996"/>
      <w:r w:rsidRPr="00EC76D5">
        <w:t>Printing</w:t>
      </w:r>
      <w:bookmarkEnd w:id="478"/>
    </w:p>
    <w:p w14:paraId="07321D9D" w14:textId="007993F5" w:rsidR="00F67D04" w:rsidRPr="00EC76D5" w:rsidRDefault="008D6750" w:rsidP="00957919">
      <w:pPr>
        <w:pStyle w:val="CodeListing"/>
      </w:pPr>
      <w:proofErr w:type="spellStart"/>
      <w:r>
        <w:t>p</w:t>
      </w:r>
      <w:r w:rsidR="00957919" w:rsidRPr="00EC76D5">
        <w:t>rintf.h</w:t>
      </w:r>
      <w:proofErr w:type="spellEnd"/>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lastRenderedPageBreak/>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1F966FB0" w:rsidR="006048AF" w:rsidRPr="00EC76D5" w:rsidRDefault="008D6750" w:rsidP="006048AF">
      <w:pPr>
        <w:pStyle w:val="CodeListing"/>
      </w:pPr>
      <w:proofErr w:type="spellStart"/>
      <w:r>
        <w:t>p</w:t>
      </w:r>
      <w:r w:rsidR="006048AF" w:rsidRPr="00EC76D5">
        <w:t>rintf.c</w:t>
      </w:r>
      <w:proofErr w:type="spellEnd"/>
    </w:p>
    <w:p w14:paraId="5D57311F" w14:textId="231F47DF" w:rsidR="006048AF" w:rsidRPr="00EC76D5" w:rsidRDefault="006048AF" w:rsidP="00D85475">
      <w:pPr>
        <w:pStyle w:val="Code"/>
        <w:rPr>
          <w:highlight w:val="white"/>
        </w:rPr>
      </w:pPr>
      <w:r w:rsidRPr="00EC76D5">
        <w:rPr>
          <w:highlight w:val="white"/>
        </w:rPr>
        <w:t xml:space="preserve">#include </w:t>
      </w:r>
      <w:r w:rsidR="00EF337F">
        <w:rPr>
          <w:highlight w:val="white"/>
        </w:rPr>
        <w:t>&lt;math.h&gt;</w:t>
      </w:r>
    </w:p>
    <w:p w14:paraId="75045B9C" w14:textId="65CAAD68" w:rsidR="006048AF" w:rsidRPr="00EC76D5" w:rsidRDefault="006048AF" w:rsidP="00D85475">
      <w:pPr>
        <w:pStyle w:val="Code"/>
        <w:rPr>
          <w:highlight w:val="white"/>
        </w:rPr>
      </w:pPr>
      <w:r w:rsidRPr="00EC76D5">
        <w:rPr>
          <w:highlight w:val="white"/>
        </w:rPr>
        <w:t xml:space="preserve">#include </w:t>
      </w:r>
      <w:r w:rsidR="006F1D75">
        <w:rPr>
          <w:highlight w:val="white"/>
        </w:rPr>
        <w:t>&lt;ctype.h&gt;</w:t>
      </w:r>
    </w:p>
    <w:p w14:paraId="433B5859" w14:textId="3FD73637" w:rsidR="006048AF" w:rsidRPr="00EC76D5" w:rsidRDefault="006048AF" w:rsidP="00D85475">
      <w:pPr>
        <w:pStyle w:val="Code"/>
        <w:rPr>
          <w:highlight w:val="white"/>
        </w:rPr>
      </w:pPr>
      <w:r w:rsidRPr="00EC76D5">
        <w:rPr>
          <w:highlight w:val="white"/>
        </w:rPr>
        <w:t xml:space="preserve">#include </w:t>
      </w:r>
      <w:r w:rsidR="00294181">
        <w:rPr>
          <w:highlight w:val="white"/>
        </w:rPr>
        <w:t>&lt;stdio.h&gt;</w:t>
      </w:r>
    </w:p>
    <w:p w14:paraId="56B91EBB" w14:textId="5C7DE1D9" w:rsidR="006048AF" w:rsidRPr="00EC76D5" w:rsidRDefault="006048AF" w:rsidP="00D85475">
      <w:pPr>
        <w:pStyle w:val="Code"/>
        <w:rPr>
          <w:highlight w:val="white"/>
        </w:rPr>
      </w:pPr>
      <w:r w:rsidRPr="00EC76D5">
        <w:rPr>
          <w:highlight w:val="white"/>
        </w:rPr>
        <w:t xml:space="preserve">#include </w:t>
      </w:r>
      <w:r w:rsidR="006F1D75">
        <w:rPr>
          <w:highlight w:val="white"/>
        </w:rPr>
        <w:t>&lt;stddef.h&gt;</w:t>
      </w:r>
    </w:p>
    <w:p w14:paraId="16DCC1F4" w14:textId="0A3B8449" w:rsidR="006048AF" w:rsidRPr="00EC76D5" w:rsidRDefault="006048AF" w:rsidP="00D85475">
      <w:pPr>
        <w:pStyle w:val="Code"/>
        <w:rPr>
          <w:highlight w:val="white"/>
        </w:rPr>
      </w:pPr>
      <w:r w:rsidRPr="00EC76D5">
        <w:rPr>
          <w:highlight w:val="white"/>
        </w:rPr>
        <w:t xml:space="preserve">#include </w:t>
      </w:r>
      <w:r w:rsidR="00EF337F">
        <w:rPr>
          <w:highlight w:val="white"/>
        </w:rPr>
        <w:t>&lt;stdarg.h&gt;</w:t>
      </w:r>
    </w:p>
    <w:p w14:paraId="2E097533" w14:textId="778786CC" w:rsidR="006048AF" w:rsidRPr="00EC76D5" w:rsidRDefault="006048AF" w:rsidP="00D85475">
      <w:pPr>
        <w:pStyle w:val="Code"/>
        <w:rPr>
          <w:highlight w:val="white"/>
        </w:rPr>
      </w:pPr>
      <w:r w:rsidRPr="00EC76D5">
        <w:rPr>
          <w:highlight w:val="white"/>
        </w:rPr>
        <w:t xml:space="preserve">#include </w:t>
      </w:r>
      <w:r w:rsidR="00EF337F">
        <w:rPr>
          <w:highlight w:val="white"/>
        </w:rPr>
        <w:t>&lt;stdlib.h&gt;</w:t>
      </w:r>
    </w:p>
    <w:p w14:paraId="3BE1EAE9" w14:textId="0B4353B7" w:rsidR="006048AF" w:rsidRPr="00EC76D5" w:rsidRDefault="006048AF" w:rsidP="00D85475">
      <w:pPr>
        <w:pStyle w:val="Code"/>
        <w:rPr>
          <w:highlight w:val="white"/>
        </w:rPr>
      </w:pPr>
      <w:r w:rsidRPr="00EC76D5">
        <w:rPr>
          <w:highlight w:val="white"/>
        </w:rPr>
        <w:t xml:space="preserve">#include </w:t>
      </w:r>
      <w:r w:rsidR="00EF337F">
        <w:rPr>
          <w:highlight w:val="white"/>
        </w:rPr>
        <w:t>&lt;scanf.h&gt;</w:t>
      </w:r>
    </w:p>
    <w:p w14:paraId="64FDCE20" w14:textId="273D1179" w:rsidR="006048AF" w:rsidRPr="00EC76D5" w:rsidRDefault="006048AF" w:rsidP="00D85475">
      <w:pPr>
        <w:pStyle w:val="Code"/>
        <w:rPr>
          <w:highlight w:val="white"/>
        </w:rPr>
      </w:pPr>
      <w:r w:rsidRPr="00EC76D5">
        <w:rPr>
          <w:highlight w:val="white"/>
        </w:rPr>
        <w:t xml:space="preserve">#include </w:t>
      </w:r>
      <w:r w:rsidR="00EF337F">
        <w:rPr>
          <w:highlight w:val="white"/>
        </w:rPr>
        <w:t>&lt;printf.h&gt;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lastRenderedPageBreak/>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lastRenderedPageBreak/>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lastRenderedPageBreak/>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lastRenderedPageBreak/>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lastRenderedPageBreak/>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lastRenderedPageBreak/>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lastRenderedPageBreak/>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lastRenderedPageBreak/>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lastRenderedPageBreak/>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479" w:name="_Toc54119997"/>
      <w:r w:rsidRPr="00EC76D5">
        <w:t>Scanning</w:t>
      </w:r>
      <w:bookmarkEnd w:id="479"/>
    </w:p>
    <w:p w14:paraId="29AFA940" w14:textId="74759390" w:rsidR="00594DB0" w:rsidRPr="00EC76D5" w:rsidRDefault="008D6750" w:rsidP="00594DB0">
      <w:pPr>
        <w:pStyle w:val="CodeListing"/>
      </w:pPr>
      <w:proofErr w:type="spellStart"/>
      <w:r>
        <w:t>s</w:t>
      </w:r>
      <w:r w:rsidR="00594DB0" w:rsidRPr="00EC76D5">
        <w:t>canf.h</w:t>
      </w:r>
      <w:proofErr w:type="spellEnd"/>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2A272BD" w:rsidR="008361EE" w:rsidRPr="00EC76D5" w:rsidRDefault="008D6750" w:rsidP="008361EE">
      <w:pPr>
        <w:pStyle w:val="CodeListing"/>
      </w:pPr>
      <w:proofErr w:type="spellStart"/>
      <w:r>
        <w:lastRenderedPageBreak/>
        <w:t>s</w:t>
      </w:r>
      <w:r w:rsidR="008361EE" w:rsidRPr="00EC76D5">
        <w:t>canf.c</w:t>
      </w:r>
      <w:proofErr w:type="spellEnd"/>
    </w:p>
    <w:p w14:paraId="537110DC" w14:textId="77203426" w:rsidR="008361EE" w:rsidRPr="00EC76D5" w:rsidRDefault="008361EE" w:rsidP="00835C72">
      <w:pPr>
        <w:pStyle w:val="Code"/>
        <w:rPr>
          <w:highlight w:val="white"/>
        </w:rPr>
      </w:pPr>
      <w:r w:rsidRPr="00EC76D5">
        <w:rPr>
          <w:highlight w:val="white"/>
        </w:rPr>
        <w:t xml:space="preserve">#include </w:t>
      </w:r>
      <w:r w:rsidR="00EF337F">
        <w:rPr>
          <w:highlight w:val="white"/>
        </w:rPr>
        <w:t>&lt;math.h&gt;</w:t>
      </w:r>
    </w:p>
    <w:p w14:paraId="33A0ADFA" w14:textId="51C19FE9" w:rsidR="008361EE" w:rsidRPr="00EC76D5" w:rsidRDefault="008361EE" w:rsidP="00835C72">
      <w:pPr>
        <w:pStyle w:val="Code"/>
        <w:rPr>
          <w:highlight w:val="white"/>
        </w:rPr>
      </w:pPr>
      <w:r w:rsidRPr="00EC76D5">
        <w:rPr>
          <w:highlight w:val="white"/>
        </w:rPr>
        <w:t xml:space="preserve">#include </w:t>
      </w:r>
      <w:r w:rsidR="006F1D75">
        <w:rPr>
          <w:highlight w:val="white"/>
        </w:rPr>
        <w:t>&lt;ctype.h&gt;</w:t>
      </w:r>
    </w:p>
    <w:p w14:paraId="363F126F" w14:textId="5E5F3EBF" w:rsidR="008361EE" w:rsidRPr="00EC76D5" w:rsidRDefault="008361EE" w:rsidP="00835C72">
      <w:pPr>
        <w:pStyle w:val="Code"/>
        <w:rPr>
          <w:highlight w:val="white"/>
        </w:rPr>
      </w:pPr>
      <w:r w:rsidRPr="00EC76D5">
        <w:rPr>
          <w:highlight w:val="white"/>
        </w:rPr>
        <w:t xml:space="preserve">#include </w:t>
      </w:r>
      <w:r w:rsidR="00294181">
        <w:rPr>
          <w:highlight w:val="white"/>
        </w:rPr>
        <w:t>&lt;stdio.h&gt;</w:t>
      </w:r>
    </w:p>
    <w:p w14:paraId="2CB2F229" w14:textId="26F23FD8" w:rsidR="008361EE" w:rsidRPr="00EC76D5" w:rsidRDefault="008361EE" w:rsidP="00835C72">
      <w:pPr>
        <w:pStyle w:val="Code"/>
        <w:rPr>
          <w:highlight w:val="white"/>
        </w:rPr>
      </w:pPr>
      <w:r w:rsidRPr="00EC76D5">
        <w:rPr>
          <w:highlight w:val="white"/>
        </w:rPr>
        <w:t xml:space="preserve">#include </w:t>
      </w:r>
      <w:r w:rsidR="006F1D75">
        <w:rPr>
          <w:highlight w:val="white"/>
        </w:rPr>
        <w:t>&lt;stddef.h&gt;</w:t>
      </w:r>
    </w:p>
    <w:p w14:paraId="6800CD75" w14:textId="69FBE560" w:rsidR="008361EE" w:rsidRPr="00EC76D5" w:rsidRDefault="008361EE" w:rsidP="00835C72">
      <w:pPr>
        <w:pStyle w:val="Code"/>
        <w:rPr>
          <w:highlight w:val="white"/>
        </w:rPr>
      </w:pPr>
      <w:r w:rsidRPr="00EC76D5">
        <w:rPr>
          <w:highlight w:val="white"/>
        </w:rPr>
        <w:t xml:space="preserve">#include </w:t>
      </w:r>
      <w:r w:rsidR="00EF337F">
        <w:rPr>
          <w:highlight w:val="white"/>
        </w:rPr>
        <w:t>&lt;stdarg.h&gt;</w:t>
      </w:r>
    </w:p>
    <w:p w14:paraId="01D6F50C" w14:textId="74830369" w:rsidR="008361EE" w:rsidRPr="00EC76D5" w:rsidRDefault="008361EE" w:rsidP="00835C72">
      <w:pPr>
        <w:pStyle w:val="Code"/>
        <w:rPr>
          <w:highlight w:val="white"/>
        </w:rPr>
      </w:pPr>
      <w:r w:rsidRPr="00EC76D5">
        <w:rPr>
          <w:highlight w:val="white"/>
        </w:rPr>
        <w:t xml:space="preserve">#include </w:t>
      </w:r>
      <w:r w:rsidR="00C1714A">
        <w:rPr>
          <w:highlight w:val="white"/>
        </w:rPr>
        <w:t>&lt;string.h&gt;</w:t>
      </w:r>
    </w:p>
    <w:p w14:paraId="2E838449" w14:textId="67FD659A" w:rsidR="008361EE" w:rsidRPr="00EC76D5" w:rsidRDefault="008361EE" w:rsidP="00835C72">
      <w:pPr>
        <w:pStyle w:val="Code"/>
        <w:rPr>
          <w:highlight w:val="white"/>
        </w:rPr>
      </w:pPr>
      <w:r w:rsidRPr="00EC76D5">
        <w:rPr>
          <w:highlight w:val="white"/>
        </w:rPr>
        <w:t xml:space="preserve">#include </w:t>
      </w:r>
      <w:r w:rsidR="00EF337F">
        <w:rPr>
          <w:highlight w:val="white"/>
        </w:rPr>
        <w:t>&lt;scanf.h&gt;</w:t>
      </w:r>
    </w:p>
    <w:p w14:paraId="06769D79" w14:textId="200BC45B" w:rsidR="008361EE" w:rsidRPr="00EC76D5" w:rsidRDefault="008361EE" w:rsidP="00835C72">
      <w:pPr>
        <w:pStyle w:val="Code"/>
        <w:rPr>
          <w:highlight w:val="white"/>
        </w:rPr>
      </w:pPr>
      <w:r w:rsidRPr="00EC76D5">
        <w:rPr>
          <w:highlight w:val="white"/>
        </w:rPr>
        <w:t xml:space="preserve">#include </w:t>
      </w:r>
      <w:r w:rsidR="00EF337F">
        <w:rPr>
          <w:highlight w:val="white"/>
        </w:rPr>
        <w:t>&lt;printf.h&gt;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lastRenderedPageBreak/>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lastRenderedPageBreak/>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lastRenderedPageBreak/>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lastRenderedPageBreak/>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lastRenderedPageBreak/>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lastRenderedPageBreak/>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lastRenderedPageBreak/>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lastRenderedPageBreak/>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480" w:name="_Toc54119998"/>
      <w:r w:rsidRPr="00EC76D5">
        <w:t>F</w:t>
      </w:r>
      <w:r w:rsidR="00AF06D6" w:rsidRPr="00EC76D5">
        <w:t xml:space="preserve">ile </w:t>
      </w:r>
      <w:r w:rsidRPr="00EC76D5">
        <w:t>H</w:t>
      </w:r>
      <w:r w:rsidR="00AF06D6" w:rsidRPr="00EC76D5">
        <w:t>andling</w:t>
      </w:r>
      <w:bookmarkEnd w:id="480"/>
    </w:p>
    <w:p w14:paraId="174C04F8" w14:textId="1B67F95A" w:rsidR="00577582" w:rsidRPr="00EC76D5" w:rsidRDefault="008D6750" w:rsidP="006217C5">
      <w:pPr>
        <w:pStyle w:val="CodeListing"/>
      </w:pPr>
      <w:proofErr w:type="spellStart"/>
      <w:r>
        <w:t>f</w:t>
      </w:r>
      <w:r w:rsidR="006217C5" w:rsidRPr="00EC76D5">
        <w:t>ile.h</w:t>
      </w:r>
      <w:proofErr w:type="spellEnd"/>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lastRenderedPageBreak/>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705C572" w:rsidR="000644C3" w:rsidRPr="00EC76D5" w:rsidRDefault="008D6750" w:rsidP="000644C3">
      <w:pPr>
        <w:pStyle w:val="CodeListing"/>
      </w:pPr>
      <w:proofErr w:type="spellStart"/>
      <w:r>
        <w:t>f</w:t>
      </w:r>
      <w:r w:rsidR="000644C3" w:rsidRPr="00EC76D5">
        <w:t>ile.c</w:t>
      </w:r>
      <w:proofErr w:type="spellEnd"/>
    </w:p>
    <w:p w14:paraId="6FDE10A2" w14:textId="4F19E9AE" w:rsidR="000644C3" w:rsidRPr="00EC76D5" w:rsidRDefault="000644C3" w:rsidP="00390D2A">
      <w:pPr>
        <w:pStyle w:val="Code"/>
        <w:rPr>
          <w:highlight w:val="white"/>
        </w:rPr>
      </w:pPr>
      <w:r w:rsidRPr="00EC76D5">
        <w:rPr>
          <w:highlight w:val="white"/>
        </w:rPr>
        <w:t xml:space="preserve">#include </w:t>
      </w:r>
      <w:r w:rsidR="00294181">
        <w:rPr>
          <w:highlight w:val="white"/>
        </w:rPr>
        <w:t>&lt;stdio.h&gt;</w:t>
      </w:r>
    </w:p>
    <w:p w14:paraId="3531091F" w14:textId="04B32EE0" w:rsidR="000644C3" w:rsidRPr="00EC76D5" w:rsidRDefault="000644C3" w:rsidP="00390D2A">
      <w:pPr>
        <w:pStyle w:val="Code"/>
        <w:rPr>
          <w:highlight w:val="white"/>
        </w:rPr>
      </w:pPr>
      <w:r w:rsidRPr="00EC76D5">
        <w:rPr>
          <w:highlight w:val="white"/>
        </w:rPr>
        <w:t xml:space="preserve">#include </w:t>
      </w:r>
      <w:r w:rsidR="00EF337F">
        <w:rPr>
          <w:highlight w:val="white"/>
        </w:rPr>
        <w:t>&lt;errno.h&gt;</w:t>
      </w:r>
    </w:p>
    <w:p w14:paraId="3537B4D1" w14:textId="2286E9CD" w:rsidR="000644C3" w:rsidRPr="00EC76D5" w:rsidRDefault="000644C3" w:rsidP="00390D2A">
      <w:pPr>
        <w:pStyle w:val="Code"/>
        <w:rPr>
          <w:highlight w:val="white"/>
        </w:rPr>
      </w:pPr>
      <w:r w:rsidRPr="00EC76D5">
        <w:rPr>
          <w:highlight w:val="white"/>
        </w:rPr>
        <w:lastRenderedPageBreak/>
        <w:t xml:space="preserve">#include </w:t>
      </w:r>
      <w:r w:rsidR="00C1714A">
        <w:rPr>
          <w:highlight w:val="white"/>
        </w:rPr>
        <w:t>&lt;locale.h&gt;</w:t>
      </w:r>
    </w:p>
    <w:p w14:paraId="35208580" w14:textId="2A1501A3" w:rsidR="000644C3" w:rsidRPr="00EC76D5" w:rsidRDefault="000644C3" w:rsidP="00390D2A">
      <w:pPr>
        <w:pStyle w:val="Code"/>
        <w:rPr>
          <w:highlight w:val="white"/>
        </w:rPr>
      </w:pPr>
      <w:r w:rsidRPr="00EC76D5">
        <w:rPr>
          <w:highlight w:val="white"/>
        </w:rPr>
        <w:t xml:space="preserve">#include </w:t>
      </w:r>
      <w:r w:rsidR="00C1714A">
        <w:rPr>
          <w:highlight w:val="white"/>
        </w:rPr>
        <w:t>&lt;string.h&gt;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lastRenderedPageBreak/>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lastRenderedPageBreak/>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lastRenderedPageBreak/>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A95198" w:rsidRDefault="000644C3" w:rsidP="00A95198">
      <w:pPr>
        <w:pStyle w:val="Code"/>
        <w:rPr>
          <w:highlight w:val="white"/>
        </w:rPr>
      </w:pPr>
    </w:p>
    <w:p w14:paraId="09D63825" w14:textId="77777777" w:rsidR="000644C3" w:rsidRPr="00A95198" w:rsidRDefault="000644C3" w:rsidP="00A95198">
      <w:pPr>
        <w:pStyle w:val="Code"/>
        <w:rPr>
          <w:highlight w:val="white"/>
        </w:rPr>
      </w:pPr>
      <w:r w:rsidRPr="00A95198">
        <w:rPr>
          <w:highlight w:val="white"/>
        </w:rPr>
        <w:lastRenderedPageBreak/>
        <w:t>size_t fread(void* ptr, size_t size, size_t nobj, FILE* stream) {</w:t>
      </w:r>
    </w:p>
    <w:p w14:paraId="7A34865B" w14:textId="77777777" w:rsidR="000644C3" w:rsidRPr="00A95198" w:rsidRDefault="000644C3" w:rsidP="00A95198">
      <w:pPr>
        <w:pStyle w:val="Code"/>
        <w:rPr>
          <w:highlight w:val="white"/>
        </w:rPr>
      </w:pPr>
      <w:r w:rsidRPr="00A95198">
        <w:rPr>
          <w:highlight w:val="white"/>
        </w:rPr>
        <w:t>/*  if (((size * nobj) &gt; 0) &amp;&amp; (stream-&gt;ungetc != EOF)) {</w:t>
      </w:r>
    </w:p>
    <w:p w14:paraId="4C1343A0" w14:textId="77777777" w:rsidR="000644C3" w:rsidRPr="004B0675" w:rsidRDefault="000644C3" w:rsidP="004B0675">
      <w:pPr>
        <w:pStyle w:val="Code"/>
        <w:rPr>
          <w:highlight w:val="white"/>
        </w:rPr>
      </w:pPr>
      <w:r w:rsidRPr="00A95198">
        <w:rPr>
          <w:highlight w:val="white"/>
        </w:rPr>
        <w:t xml:space="preserve"> </w:t>
      </w:r>
      <w:r w:rsidRPr="004B0675">
        <w:rPr>
          <w:highlight w:val="white"/>
        </w:rPr>
        <w:t xml:space="preserve">   char c = stream-&gt;ungetc;</w:t>
      </w:r>
    </w:p>
    <w:p w14:paraId="1A1620A0" w14:textId="77777777" w:rsidR="000644C3" w:rsidRPr="004B0675" w:rsidRDefault="000644C3" w:rsidP="004B0675">
      <w:pPr>
        <w:pStyle w:val="Code"/>
        <w:rPr>
          <w:highlight w:val="white"/>
        </w:rPr>
      </w:pPr>
      <w:r w:rsidRPr="004B0675">
        <w:rPr>
          <w:highlight w:val="white"/>
        </w:rPr>
        <w:t xml:space="preserve">    memcpy(ptr, &amp;c, 1);</w:t>
      </w:r>
    </w:p>
    <w:p w14:paraId="5DEE693F" w14:textId="77777777" w:rsidR="000644C3" w:rsidRPr="004B0675" w:rsidRDefault="000644C3" w:rsidP="004B0675">
      <w:pPr>
        <w:pStyle w:val="Code"/>
        <w:rPr>
          <w:highlight w:val="white"/>
        </w:rPr>
      </w:pPr>
      <w:r w:rsidRPr="004B0675">
        <w:rPr>
          <w:highlight w:val="white"/>
        </w:rPr>
        <w:t xml:space="preserve">    stream-&gt;ungetc = EOF;</w:t>
      </w:r>
    </w:p>
    <w:p w14:paraId="1E488EE6" w14:textId="77777777" w:rsidR="000644C3" w:rsidRPr="004B0675" w:rsidRDefault="000644C3" w:rsidP="004B0675">
      <w:pPr>
        <w:pStyle w:val="Code"/>
        <w:rPr>
          <w:highlight w:val="white"/>
        </w:rPr>
      </w:pPr>
      <w:r w:rsidRPr="004B0675">
        <w:rPr>
          <w:highlight w:val="white"/>
        </w:rPr>
        <w:t xml:space="preserve">    return fread(((char*) ptr) + 1, (size * nobj) - 1, 1, stream);</w:t>
      </w:r>
    </w:p>
    <w:p w14:paraId="609ECE71" w14:textId="77777777" w:rsidR="000644C3" w:rsidRPr="004B0675" w:rsidRDefault="000644C3" w:rsidP="004B0675">
      <w:pPr>
        <w:pStyle w:val="Code"/>
        <w:rPr>
          <w:highlight w:val="white"/>
        </w:rPr>
      </w:pPr>
      <w:r w:rsidRPr="004B0675">
        <w:rPr>
          <w:highlight w:val="white"/>
        </w:rPr>
        <w:t xml:space="preserve">  }*/</w:t>
      </w:r>
    </w:p>
    <w:p w14:paraId="4762AA6E" w14:textId="77777777" w:rsidR="000644C3" w:rsidRPr="004B0675" w:rsidRDefault="000644C3" w:rsidP="004B0675">
      <w:pPr>
        <w:pStyle w:val="Code"/>
        <w:rPr>
          <w:highlight w:val="white"/>
        </w:rPr>
      </w:pPr>
    </w:p>
    <w:p w14:paraId="2F310E96"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0809550E" w14:textId="77777777" w:rsidR="000644C3" w:rsidRPr="004B0675" w:rsidRDefault="000644C3" w:rsidP="004B0675">
      <w:pPr>
        <w:pStyle w:val="Code"/>
        <w:rPr>
          <w:highlight w:val="white"/>
        </w:rPr>
      </w:pPr>
    </w:p>
    <w:p w14:paraId="6910B547" w14:textId="77777777" w:rsidR="000644C3" w:rsidRPr="004B0675" w:rsidRDefault="000644C3" w:rsidP="004B0675">
      <w:pPr>
        <w:pStyle w:val="Code"/>
        <w:rPr>
          <w:highlight w:val="white"/>
        </w:rPr>
      </w:pPr>
      <w:r w:rsidRPr="004B0675">
        <w:rPr>
          <w:highlight w:val="white"/>
        </w:rPr>
        <w:t xml:space="preserve">  load_register(ah, 0x3Fs);</w:t>
      </w:r>
    </w:p>
    <w:p w14:paraId="410751AA" w14:textId="77777777" w:rsidR="000644C3" w:rsidRPr="004B0675" w:rsidRDefault="000644C3" w:rsidP="004B0675">
      <w:pPr>
        <w:pStyle w:val="Code"/>
        <w:rPr>
          <w:highlight w:val="white"/>
        </w:rPr>
      </w:pPr>
      <w:r w:rsidRPr="004B0675">
        <w:rPr>
          <w:highlight w:val="white"/>
        </w:rPr>
        <w:t xml:space="preserve">  load_register(bx, handle);</w:t>
      </w:r>
    </w:p>
    <w:p w14:paraId="50D4BDAD" w14:textId="77777777" w:rsidR="000644C3" w:rsidRPr="004B0675" w:rsidRDefault="000644C3" w:rsidP="004B0675">
      <w:pPr>
        <w:pStyle w:val="Code"/>
        <w:rPr>
          <w:highlight w:val="white"/>
        </w:rPr>
      </w:pPr>
      <w:r w:rsidRPr="004B0675">
        <w:rPr>
          <w:highlight w:val="white"/>
        </w:rPr>
        <w:t xml:space="preserve">  load_register(cx, total);</w:t>
      </w:r>
    </w:p>
    <w:p w14:paraId="0C7D644D" w14:textId="77777777" w:rsidR="000644C3" w:rsidRPr="004B0675" w:rsidRDefault="000644C3" w:rsidP="004B0675">
      <w:pPr>
        <w:pStyle w:val="Code"/>
        <w:rPr>
          <w:highlight w:val="white"/>
        </w:rPr>
      </w:pPr>
      <w:r w:rsidRPr="004B0675">
        <w:rPr>
          <w:highlight w:val="white"/>
        </w:rPr>
        <w:t xml:space="preserve">  load_register(dx, ptr);</w:t>
      </w:r>
    </w:p>
    <w:p w14:paraId="417D9844" w14:textId="77777777" w:rsidR="000644C3" w:rsidRPr="004B0675" w:rsidRDefault="000644C3" w:rsidP="004B0675">
      <w:pPr>
        <w:pStyle w:val="Code"/>
        <w:rPr>
          <w:highlight w:val="white"/>
        </w:rPr>
      </w:pPr>
      <w:r w:rsidRPr="004B0675">
        <w:rPr>
          <w:highlight w:val="white"/>
        </w:rPr>
        <w:t xml:space="preserve">  interrupt(0x21s);</w:t>
      </w:r>
    </w:p>
    <w:p w14:paraId="0A474EAF" w14:textId="77777777" w:rsidR="000644C3" w:rsidRPr="004B0675" w:rsidRDefault="000644C3" w:rsidP="004B0675">
      <w:pPr>
        <w:pStyle w:val="Code"/>
        <w:rPr>
          <w:highlight w:val="white"/>
        </w:rPr>
      </w:pPr>
    </w:p>
    <w:p w14:paraId="6CA24B37" w14:textId="77777777" w:rsidR="000644C3" w:rsidRPr="004B0675" w:rsidRDefault="000644C3" w:rsidP="004B0675">
      <w:pPr>
        <w:pStyle w:val="Code"/>
        <w:rPr>
          <w:highlight w:val="white"/>
        </w:rPr>
      </w:pPr>
      <w:r w:rsidRPr="004B0675">
        <w:rPr>
          <w:highlight w:val="white"/>
        </w:rPr>
        <w:t xml:space="preserve">  { short flagbyte;</w:t>
      </w:r>
    </w:p>
    <w:p w14:paraId="292C6D4D" w14:textId="77777777" w:rsidR="000644C3" w:rsidRPr="004B0675" w:rsidRDefault="000644C3" w:rsidP="004B0675">
      <w:pPr>
        <w:pStyle w:val="Code"/>
        <w:rPr>
          <w:highlight w:val="white"/>
        </w:rPr>
      </w:pPr>
      <w:r w:rsidRPr="004B0675">
        <w:rPr>
          <w:highlight w:val="white"/>
        </w:rPr>
        <w:t xml:space="preserve">    store_flagbyte(flagbyte);</w:t>
      </w:r>
    </w:p>
    <w:p w14:paraId="2869E13D" w14:textId="77777777" w:rsidR="000644C3" w:rsidRPr="004B0675" w:rsidRDefault="000644C3" w:rsidP="004B0675">
      <w:pPr>
        <w:pStyle w:val="Code"/>
        <w:rPr>
          <w:highlight w:val="white"/>
        </w:rPr>
      </w:pPr>
    </w:p>
    <w:p w14:paraId="00F2B8D5" w14:textId="77777777" w:rsidR="000644C3" w:rsidRPr="004B0675" w:rsidRDefault="000644C3" w:rsidP="004B0675">
      <w:pPr>
        <w:pStyle w:val="Code"/>
        <w:rPr>
          <w:highlight w:val="white"/>
        </w:rPr>
      </w:pPr>
      <w:r w:rsidRPr="004B0675">
        <w:rPr>
          <w:highlight w:val="white"/>
        </w:rPr>
        <w:t xml:space="preserve">    if (flagbyte &amp; CARRY_FLAG) {</w:t>
      </w:r>
    </w:p>
    <w:p w14:paraId="7AA9646B" w14:textId="77777777" w:rsidR="000644C3" w:rsidRPr="004B0675" w:rsidRDefault="000644C3" w:rsidP="004B0675">
      <w:pPr>
        <w:pStyle w:val="Code"/>
        <w:rPr>
          <w:highlight w:val="white"/>
        </w:rPr>
      </w:pPr>
      <w:r w:rsidRPr="004B0675">
        <w:rPr>
          <w:highlight w:val="white"/>
        </w:rPr>
        <w:t xml:space="preserve">      stream-&gt;errno = errno = FREAD;</w:t>
      </w:r>
    </w:p>
    <w:p w14:paraId="4F7E610C" w14:textId="77777777" w:rsidR="000644C3" w:rsidRPr="004B0675" w:rsidRDefault="000644C3" w:rsidP="004B0675">
      <w:pPr>
        <w:pStyle w:val="Code"/>
        <w:rPr>
          <w:highlight w:val="white"/>
        </w:rPr>
      </w:pPr>
      <w:r w:rsidRPr="004B0675">
        <w:rPr>
          <w:highlight w:val="white"/>
        </w:rPr>
        <w:t xml:space="preserve">      return 0;</w:t>
      </w:r>
    </w:p>
    <w:p w14:paraId="3E5DD842" w14:textId="77777777" w:rsidR="000644C3" w:rsidRPr="004B0675" w:rsidRDefault="000644C3" w:rsidP="004B0675">
      <w:pPr>
        <w:pStyle w:val="Code"/>
        <w:rPr>
          <w:highlight w:val="white"/>
        </w:rPr>
      </w:pPr>
      <w:r w:rsidRPr="004B0675">
        <w:rPr>
          <w:highlight w:val="white"/>
        </w:rPr>
        <w:t xml:space="preserve">    }</w:t>
      </w:r>
    </w:p>
    <w:p w14:paraId="313E4015" w14:textId="77777777" w:rsidR="000644C3" w:rsidRPr="004B0675" w:rsidRDefault="000644C3" w:rsidP="004B0675">
      <w:pPr>
        <w:pStyle w:val="Code"/>
        <w:rPr>
          <w:highlight w:val="white"/>
        </w:rPr>
      </w:pPr>
      <w:r w:rsidRPr="004B0675">
        <w:rPr>
          <w:highlight w:val="white"/>
        </w:rPr>
        <w:t xml:space="preserve">    else {</w:t>
      </w:r>
    </w:p>
    <w:p w14:paraId="3C2D32E1" w14:textId="77777777" w:rsidR="000644C3" w:rsidRPr="004B0675" w:rsidRDefault="000644C3" w:rsidP="004B0675">
      <w:pPr>
        <w:pStyle w:val="Code"/>
        <w:rPr>
          <w:highlight w:val="white"/>
        </w:rPr>
      </w:pPr>
      <w:r w:rsidRPr="004B0675">
        <w:rPr>
          <w:highlight w:val="white"/>
        </w:rPr>
        <w:t xml:space="preserve">      int count;</w:t>
      </w:r>
    </w:p>
    <w:p w14:paraId="2D05C5FE" w14:textId="77777777" w:rsidR="000644C3" w:rsidRPr="004B0675" w:rsidRDefault="000644C3" w:rsidP="004B0675">
      <w:pPr>
        <w:pStyle w:val="Code"/>
        <w:rPr>
          <w:highlight w:val="white"/>
        </w:rPr>
      </w:pPr>
      <w:r w:rsidRPr="004B0675">
        <w:rPr>
          <w:highlight w:val="white"/>
        </w:rPr>
        <w:t xml:space="preserve">      store_register(ax, count);</w:t>
      </w:r>
    </w:p>
    <w:p w14:paraId="51897C76" w14:textId="77777777" w:rsidR="000644C3" w:rsidRPr="004B0675" w:rsidRDefault="000644C3" w:rsidP="004B0675">
      <w:pPr>
        <w:pStyle w:val="Code"/>
        <w:rPr>
          <w:highlight w:val="white"/>
        </w:rPr>
      </w:pPr>
      <w:r w:rsidRPr="004B0675">
        <w:rPr>
          <w:highlight w:val="white"/>
        </w:rPr>
        <w:t>//      stream-&gt;position += count;</w:t>
      </w:r>
    </w:p>
    <w:p w14:paraId="227896E2" w14:textId="77777777" w:rsidR="000644C3" w:rsidRPr="004B0675" w:rsidRDefault="000644C3" w:rsidP="004B0675">
      <w:pPr>
        <w:pStyle w:val="Code"/>
        <w:rPr>
          <w:highlight w:val="white"/>
        </w:rPr>
      </w:pPr>
      <w:r w:rsidRPr="004B0675">
        <w:rPr>
          <w:highlight w:val="white"/>
        </w:rPr>
        <w:t xml:space="preserve">      return count;</w:t>
      </w:r>
    </w:p>
    <w:p w14:paraId="074111AE" w14:textId="77777777" w:rsidR="000644C3" w:rsidRPr="004B0675" w:rsidRDefault="000644C3" w:rsidP="004B0675">
      <w:pPr>
        <w:pStyle w:val="Code"/>
        <w:rPr>
          <w:highlight w:val="white"/>
        </w:rPr>
      </w:pPr>
      <w:r w:rsidRPr="004B0675">
        <w:rPr>
          <w:highlight w:val="white"/>
        </w:rPr>
        <w:t xml:space="preserve">    }</w:t>
      </w:r>
    </w:p>
    <w:p w14:paraId="664FEED0" w14:textId="77777777" w:rsidR="000644C3" w:rsidRPr="004B0675" w:rsidRDefault="000644C3" w:rsidP="004B0675">
      <w:pPr>
        <w:pStyle w:val="Code"/>
        <w:rPr>
          <w:highlight w:val="white"/>
        </w:rPr>
      </w:pPr>
      <w:r w:rsidRPr="004B0675">
        <w:rPr>
          <w:highlight w:val="white"/>
        </w:rPr>
        <w:t xml:space="preserve">  }</w:t>
      </w:r>
    </w:p>
    <w:p w14:paraId="2389A105" w14:textId="77777777" w:rsidR="000644C3" w:rsidRPr="004B0675" w:rsidRDefault="000644C3" w:rsidP="004B0675">
      <w:pPr>
        <w:pStyle w:val="Code"/>
        <w:rPr>
          <w:highlight w:val="white"/>
        </w:rPr>
      </w:pPr>
      <w:r w:rsidRPr="004B0675">
        <w:rPr>
          <w:highlight w:val="white"/>
        </w:rPr>
        <w:t>}</w:t>
      </w:r>
    </w:p>
    <w:p w14:paraId="71F2EF2A" w14:textId="77777777" w:rsidR="000644C3" w:rsidRPr="004B0675" w:rsidRDefault="000644C3" w:rsidP="004B0675">
      <w:pPr>
        <w:pStyle w:val="Code"/>
        <w:rPr>
          <w:highlight w:val="white"/>
        </w:rPr>
      </w:pPr>
    </w:p>
    <w:p w14:paraId="0FCE20DC" w14:textId="77777777" w:rsidR="000644C3" w:rsidRPr="004B0675" w:rsidRDefault="000644C3" w:rsidP="004B0675">
      <w:pPr>
        <w:pStyle w:val="Code"/>
        <w:rPr>
          <w:highlight w:val="white"/>
        </w:rPr>
      </w:pPr>
      <w:r w:rsidRPr="004B0675">
        <w:rPr>
          <w:highlight w:val="white"/>
        </w:rPr>
        <w:t>size_t fwrite(const void* ptr, size_t size, size_t nobj, FILE* stream) {</w:t>
      </w:r>
    </w:p>
    <w:p w14:paraId="71CF6279"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3C01B1E5" w14:textId="77777777" w:rsidR="000644C3" w:rsidRPr="004B0675" w:rsidRDefault="000644C3" w:rsidP="004B0675">
      <w:pPr>
        <w:pStyle w:val="Code"/>
        <w:rPr>
          <w:highlight w:val="white"/>
        </w:rPr>
      </w:pPr>
    </w:p>
    <w:p w14:paraId="28127470" w14:textId="77777777" w:rsidR="000644C3" w:rsidRPr="004B0675" w:rsidRDefault="000644C3" w:rsidP="004B0675">
      <w:pPr>
        <w:pStyle w:val="Code"/>
        <w:rPr>
          <w:highlight w:val="white"/>
        </w:rPr>
      </w:pPr>
      <w:r w:rsidRPr="004B0675">
        <w:rPr>
          <w:highlight w:val="white"/>
        </w:rPr>
        <w:t xml:space="preserve">  load_register(ah, 0x40s);</w:t>
      </w:r>
    </w:p>
    <w:p w14:paraId="6709A2C9" w14:textId="77777777" w:rsidR="000644C3" w:rsidRPr="004B0675" w:rsidRDefault="000644C3" w:rsidP="004B0675">
      <w:pPr>
        <w:pStyle w:val="Code"/>
        <w:rPr>
          <w:highlight w:val="white"/>
        </w:rPr>
      </w:pPr>
      <w:r w:rsidRPr="004B0675">
        <w:rPr>
          <w:highlight w:val="white"/>
        </w:rPr>
        <w:t xml:space="preserve">  load_register(bx, handle);</w:t>
      </w:r>
    </w:p>
    <w:p w14:paraId="77B6D866" w14:textId="77777777" w:rsidR="000644C3" w:rsidRPr="004B0675" w:rsidRDefault="000644C3" w:rsidP="004B0675">
      <w:pPr>
        <w:pStyle w:val="Code"/>
        <w:rPr>
          <w:highlight w:val="white"/>
        </w:rPr>
      </w:pPr>
      <w:r w:rsidRPr="004B0675">
        <w:rPr>
          <w:highlight w:val="white"/>
        </w:rPr>
        <w:t xml:space="preserve">  load_register(cx, total);</w:t>
      </w:r>
    </w:p>
    <w:p w14:paraId="3C98CA06" w14:textId="77777777" w:rsidR="000644C3" w:rsidRPr="004B0675" w:rsidRDefault="000644C3" w:rsidP="004B0675">
      <w:pPr>
        <w:pStyle w:val="Code"/>
        <w:rPr>
          <w:highlight w:val="white"/>
        </w:rPr>
      </w:pPr>
      <w:r w:rsidRPr="004B0675">
        <w:rPr>
          <w:highlight w:val="white"/>
        </w:rPr>
        <w:t xml:space="preserve">  load_register(dx, ptr);</w:t>
      </w:r>
    </w:p>
    <w:p w14:paraId="4C8B2384" w14:textId="77777777" w:rsidR="000644C3" w:rsidRPr="004B0675" w:rsidRDefault="000644C3" w:rsidP="004B0675">
      <w:pPr>
        <w:pStyle w:val="Code"/>
        <w:rPr>
          <w:highlight w:val="white"/>
        </w:rPr>
      </w:pPr>
      <w:r w:rsidRPr="004B0675">
        <w:rPr>
          <w:highlight w:val="white"/>
        </w:rPr>
        <w:t xml:space="preserve">  interrupt(0x21s);</w:t>
      </w:r>
    </w:p>
    <w:p w14:paraId="10DE68E8" w14:textId="77777777" w:rsidR="000644C3" w:rsidRPr="004B0675" w:rsidRDefault="000644C3" w:rsidP="004B0675">
      <w:pPr>
        <w:pStyle w:val="Code"/>
        <w:rPr>
          <w:highlight w:val="white"/>
        </w:rPr>
      </w:pPr>
      <w:r w:rsidRPr="004B0675">
        <w:rPr>
          <w:highlight w:val="white"/>
        </w:rPr>
        <w:t xml:space="preserve"> </w:t>
      </w:r>
    </w:p>
    <w:p w14:paraId="3F6B399D" w14:textId="77777777" w:rsidR="000644C3" w:rsidRPr="004B0675" w:rsidRDefault="000644C3" w:rsidP="004B0675">
      <w:pPr>
        <w:pStyle w:val="Code"/>
        <w:rPr>
          <w:highlight w:val="white"/>
        </w:rPr>
      </w:pPr>
      <w:r w:rsidRPr="004B0675">
        <w:rPr>
          <w:highlight w:val="white"/>
        </w:rPr>
        <w:t xml:space="preserve">  { short flagbyte;</w:t>
      </w:r>
    </w:p>
    <w:p w14:paraId="0F8E11C2" w14:textId="77777777" w:rsidR="000644C3" w:rsidRPr="004B0675" w:rsidRDefault="000644C3" w:rsidP="004B0675">
      <w:pPr>
        <w:pStyle w:val="Code"/>
        <w:rPr>
          <w:highlight w:val="white"/>
        </w:rPr>
      </w:pPr>
      <w:r w:rsidRPr="004B0675">
        <w:rPr>
          <w:highlight w:val="white"/>
        </w:rPr>
        <w:t xml:space="preserve">    store_flagbyte(flagbyte);</w:t>
      </w:r>
    </w:p>
    <w:p w14:paraId="584BEB29" w14:textId="77777777" w:rsidR="000644C3" w:rsidRPr="004B0675" w:rsidRDefault="000644C3" w:rsidP="004B0675">
      <w:pPr>
        <w:pStyle w:val="Code"/>
        <w:rPr>
          <w:highlight w:val="white"/>
        </w:rPr>
      </w:pPr>
    </w:p>
    <w:p w14:paraId="738959C2" w14:textId="77777777" w:rsidR="000644C3" w:rsidRPr="004B0675" w:rsidRDefault="000644C3" w:rsidP="004B0675">
      <w:pPr>
        <w:pStyle w:val="Code"/>
        <w:rPr>
          <w:highlight w:val="white"/>
        </w:rPr>
      </w:pPr>
      <w:r w:rsidRPr="004B0675">
        <w:rPr>
          <w:highlight w:val="white"/>
        </w:rPr>
        <w:t xml:space="preserve">    if (flagbyte &amp; CARRY_FLAG) {</w:t>
      </w:r>
    </w:p>
    <w:p w14:paraId="77456DD2" w14:textId="77777777" w:rsidR="000644C3" w:rsidRPr="004B0675" w:rsidRDefault="000644C3" w:rsidP="004B0675">
      <w:pPr>
        <w:pStyle w:val="Code"/>
        <w:rPr>
          <w:highlight w:val="white"/>
        </w:rPr>
      </w:pPr>
      <w:r w:rsidRPr="004B0675">
        <w:rPr>
          <w:highlight w:val="white"/>
        </w:rPr>
        <w:t xml:space="preserve">      stream-&gt;errno = errno = FWRITE;</w:t>
      </w:r>
    </w:p>
    <w:p w14:paraId="3D93055A" w14:textId="77777777" w:rsidR="000644C3" w:rsidRPr="004B0675" w:rsidRDefault="000644C3" w:rsidP="004B0675">
      <w:pPr>
        <w:pStyle w:val="Code"/>
        <w:rPr>
          <w:highlight w:val="white"/>
        </w:rPr>
      </w:pPr>
      <w:r w:rsidRPr="004B0675">
        <w:rPr>
          <w:highlight w:val="white"/>
        </w:rPr>
        <w:t xml:space="preserve">      return 0;</w:t>
      </w:r>
    </w:p>
    <w:p w14:paraId="4C413578" w14:textId="77777777" w:rsidR="000644C3" w:rsidRPr="004B0675" w:rsidRDefault="000644C3" w:rsidP="004B0675">
      <w:pPr>
        <w:pStyle w:val="Code"/>
        <w:rPr>
          <w:highlight w:val="white"/>
        </w:rPr>
      </w:pPr>
      <w:r w:rsidRPr="004B0675">
        <w:rPr>
          <w:highlight w:val="white"/>
        </w:rPr>
        <w:t xml:space="preserve">    }</w:t>
      </w:r>
    </w:p>
    <w:p w14:paraId="7CAD2C62" w14:textId="77777777" w:rsidR="000644C3" w:rsidRPr="004B0675" w:rsidRDefault="000644C3" w:rsidP="004B0675">
      <w:pPr>
        <w:pStyle w:val="Code"/>
        <w:rPr>
          <w:highlight w:val="white"/>
        </w:rPr>
      </w:pPr>
      <w:r w:rsidRPr="004B0675">
        <w:rPr>
          <w:highlight w:val="white"/>
        </w:rPr>
        <w:t xml:space="preserve">    else {</w:t>
      </w:r>
    </w:p>
    <w:p w14:paraId="1A8CAC1B" w14:textId="77777777" w:rsidR="000644C3" w:rsidRPr="004B0675" w:rsidRDefault="000644C3" w:rsidP="004B0675">
      <w:pPr>
        <w:pStyle w:val="Code"/>
        <w:rPr>
          <w:highlight w:val="white"/>
        </w:rPr>
      </w:pPr>
      <w:r w:rsidRPr="004B0675">
        <w:rPr>
          <w:highlight w:val="white"/>
        </w:rPr>
        <w:t xml:space="preserve">      int count;</w:t>
      </w:r>
    </w:p>
    <w:p w14:paraId="21B34F11" w14:textId="77777777" w:rsidR="000644C3" w:rsidRPr="00A95198" w:rsidRDefault="000644C3" w:rsidP="004B0675">
      <w:pPr>
        <w:pStyle w:val="Code"/>
        <w:rPr>
          <w:highlight w:val="white"/>
        </w:rPr>
      </w:pPr>
      <w:r w:rsidRPr="004B0675">
        <w:rPr>
          <w:highlight w:val="white"/>
        </w:rPr>
        <w:t xml:space="preserve"> </w:t>
      </w:r>
      <w:r w:rsidRPr="00EC76D5">
        <w:rPr>
          <w:highlight w:val="white"/>
        </w:rPr>
        <w:t xml:space="preserve">     store_register(ax, count);</w:t>
      </w:r>
    </w:p>
    <w:p w14:paraId="76ED0F0C" w14:textId="77777777" w:rsidR="000644C3" w:rsidRPr="00A95198" w:rsidRDefault="000644C3" w:rsidP="00A95198">
      <w:pPr>
        <w:pStyle w:val="Code"/>
        <w:rPr>
          <w:highlight w:val="white"/>
        </w:rPr>
      </w:pPr>
      <w:r w:rsidRPr="00A95198">
        <w:rPr>
          <w:highlight w:val="white"/>
        </w:rPr>
        <w:t>//      stream-&gt;position += count;</w:t>
      </w:r>
    </w:p>
    <w:p w14:paraId="7F673152" w14:textId="77777777" w:rsidR="000644C3" w:rsidRPr="00A95198" w:rsidRDefault="000644C3" w:rsidP="00A95198">
      <w:pPr>
        <w:pStyle w:val="Code"/>
        <w:rPr>
          <w:highlight w:val="white"/>
        </w:rPr>
      </w:pPr>
      <w:r w:rsidRPr="00A95198">
        <w:rPr>
          <w:highlight w:val="white"/>
        </w:rPr>
        <w:t>//      stream-&gt;size = MAX(stream-&gt;size, stream-&gt;position);</w:t>
      </w:r>
    </w:p>
    <w:p w14:paraId="34DC21A2" w14:textId="77777777" w:rsidR="000644C3" w:rsidRPr="00A95198" w:rsidRDefault="000644C3" w:rsidP="00A95198">
      <w:pPr>
        <w:pStyle w:val="Code"/>
        <w:rPr>
          <w:highlight w:val="white"/>
        </w:rPr>
      </w:pPr>
      <w:r w:rsidRPr="00A95198">
        <w:rPr>
          <w:highlight w:val="white"/>
        </w:rPr>
        <w:t xml:space="preserve">      return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lastRenderedPageBreak/>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481" w:name="_Toc54119999"/>
      <w:r w:rsidRPr="00EC76D5">
        <w:t>The Standard Library</w:t>
      </w:r>
      <w:bookmarkEnd w:id="481"/>
    </w:p>
    <w:p w14:paraId="6289FDFB" w14:textId="4B5A32CA" w:rsidR="003420EA" w:rsidRPr="00EC76D5" w:rsidRDefault="004B0675" w:rsidP="003420EA">
      <w:pPr>
        <w:pStyle w:val="CodeListing"/>
      </w:pPr>
      <w:proofErr w:type="spellStart"/>
      <w:r>
        <w:t>s</w:t>
      </w:r>
      <w:r w:rsidR="003420EA" w:rsidRPr="00EC76D5">
        <w:t>td</w:t>
      </w:r>
      <w:r>
        <w:t>l</w:t>
      </w:r>
      <w:r w:rsidR="003420EA" w:rsidRPr="00EC76D5">
        <w:t>ib.h</w:t>
      </w:r>
      <w:proofErr w:type="spellEnd"/>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0D9E79D9" w:rsidR="008977FB" w:rsidRPr="00EC76D5" w:rsidRDefault="004B0675" w:rsidP="008977FB">
      <w:pPr>
        <w:pStyle w:val="CodeListing"/>
      </w:pPr>
      <w:proofErr w:type="spellStart"/>
      <w:r>
        <w:t>s</w:t>
      </w:r>
      <w:r w:rsidR="008977FB" w:rsidRPr="00EC76D5">
        <w:t>td</w:t>
      </w:r>
      <w:r>
        <w:t>l</w:t>
      </w:r>
      <w:r w:rsidR="008977FB" w:rsidRPr="00EC76D5">
        <w:t>ib.c</w:t>
      </w:r>
      <w:proofErr w:type="spellEnd"/>
    </w:p>
    <w:p w14:paraId="2FA31B4D" w14:textId="504186CD" w:rsidR="008977FB" w:rsidRPr="00EC76D5" w:rsidRDefault="008977FB" w:rsidP="00F836A8">
      <w:pPr>
        <w:pStyle w:val="Code"/>
        <w:rPr>
          <w:highlight w:val="white"/>
        </w:rPr>
      </w:pPr>
      <w:r w:rsidRPr="00EC76D5">
        <w:rPr>
          <w:highlight w:val="white"/>
        </w:rPr>
        <w:t xml:space="preserve">#include </w:t>
      </w:r>
      <w:r w:rsidR="00EF337F">
        <w:rPr>
          <w:highlight w:val="white"/>
        </w:rPr>
        <w:t>&lt;math.h&gt;</w:t>
      </w:r>
    </w:p>
    <w:p w14:paraId="1F5B1A9D" w14:textId="57FD2614" w:rsidR="008977FB" w:rsidRPr="00EC76D5" w:rsidRDefault="008977FB" w:rsidP="00F836A8">
      <w:pPr>
        <w:pStyle w:val="Code"/>
        <w:rPr>
          <w:highlight w:val="white"/>
        </w:rPr>
      </w:pPr>
      <w:r w:rsidRPr="00EC76D5">
        <w:rPr>
          <w:highlight w:val="white"/>
        </w:rPr>
        <w:t xml:space="preserve">#include </w:t>
      </w:r>
      <w:r w:rsidR="006F1D75">
        <w:rPr>
          <w:highlight w:val="white"/>
        </w:rPr>
        <w:t>&lt;ctype.h&gt;</w:t>
      </w:r>
    </w:p>
    <w:p w14:paraId="0518B103" w14:textId="23046287" w:rsidR="008977FB" w:rsidRPr="00EC76D5" w:rsidRDefault="008977FB" w:rsidP="00F836A8">
      <w:pPr>
        <w:pStyle w:val="Code"/>
        <w:rPr>
          <w:highlight w:val="white"/>
        </w:rPr>
      </w:pPr>
      <w:r w:rsidRPr="00EC76D5">
        <w:rPr>
          <w:highlight w:val="white"/>
        </w:rPr>
        <w:t xml:space="preserve">#include </w:t>
      </w:r>
      <w:r w:rsidR="00EF337F">
        <w:rPr>
          <w:highlight w:val="white"/>
        </w:rPr>
        <w:t>&lt;errno.h&gt;</w:t>
      </w:r>
    </w:p>
    <w:p w14:paraId="1F4B6781" w14:textId="0CDD6857" w:rsidR="008977FB" w:rsidRPr="00EC76D5" w:rsidRDefault="008977FB" w:rsidP="00F836A8">
      <w:pPr>
        <w:pStyle w:val="Code"/>
        <w:rPr>
          <w:highlight w:val="white"/>
        </w:rPr>
      </w:pPr>
      <w:r w:rsidRPr="00EC76D5">
        <w:rPr>
          <w:highlight w:val="white"/>
        </w:rPr>
        <w:t xml:space="preserve">#include </w:t>
      </w:r>
      <w:r w:rsidR="00EF337F">
        <w:rPr>
          <w:highlight w:val="white"/>
        </w:rPr>
        <w:t>&lt;stdarg.h&gt;</w:t>
      </w:r>
    </w:p>
    <w:p w14:paraId="2ACE882C" w14:textId="1AB5639A" w:rsidR="008977FB" w:rsidRPr="00EC76D5" w:rsidRDefault="008977FB" w:rsidP="00F836A8">
      <w:pPr>
        <w:pStyle w:val="Code"/>
        <w:rPr>
          <w:highlight w:val="white"/>
        </w:rPr>
      </w:pPr>
      <w:r w:rsidRPr="00EC76D5">
        <w:rPr>
          <w:highlight w:val="white"/>
        </w:rPr>
        <w:t xml:space="preserve">#include </w:t>
      </w:r>
      <w:r w:rsidR="006F1D75">
        <w:rPr>
          <w:highlight w:val="white"/>
        </w:rPr>
        <w:t>&lt;stddef.h&gt;</w:t>
      </w:r>
    </w:p>
    <w:p w14:paraId="504ABE53" w14:textId="4B5B9EE3" w:rsidR="008977FB" w:rsidRPr="00EC76D5" w:rsidRDefault="008977FB" w:rsidP="00F836A8">
      <w:pPr>
        <w:pStyle w:val="Code"/>
        <w:rPr>
          <w:highlight w:val="white"/>
        </w:rPr>
      </w:pPr>
      <w:r w:rsidRPr="00EC76D5">
        <w:rPr>
          <w:highlight w:val="white"/>
        </w:rPr>
        <w:t xml:space="preserve">#include </w:t>
      </w:r>
      <w:r w:rsidR="00C1714A">
        <w:rPr>
          <w:highlight w:val="white"/>
        </w:rPr>
        <w:t>&lt;string.h&gt;</w:t>
      </w:r>
    </w:p>
    <w:p w14:paraId="5E7454C9" w14:textId="52651504" w:rsidR="008977FB" w:rsidRPr="00EC76D5" w:rsidRDefault="008977FB" w:rsidP="00F836A8">
      <w:pPr>
        <w:pStyle w:val="Code"/>
        <w:rPr>
          <w:highlight w:val="white"/>
        </w:rPr>
      </w:pPr>
      <w:r w:rsidRPr="00EC76D5">
        <w:rPr>
          <w:highlight w:val="white"/>
        </w:rPr>
        <w:t xml:space="preserve">#include </w:t>
      </w:r>
      <w:r w:rsidR="00EF337F">
        <w:rPr>
          <w:highlight w:val="white"/>
        </w:rPr>
        <w:t>&lt;stdlib.h&gt;</w:t>
      </w:r>
    </w:p>
    <w:p w14:paraId="2FE58CAB" w14:textId="50E383BC" w:rsidR="008977FB" w:rsidRPr="00EC76D5" w:rsidRDefault="008977FB" w:rsidP="00F836A8">
      <w:pPr>
        <w:pStyle w:val="Code"/>
        <w:rPr>
          <w:highlight w:val="white"/>
        </w:rPr>
      </w:pPr>
      <w:r w:rsidRPr="00EC76D5">
        <w:rPr>
          <w:highlight w:val="white"/>
        </w:rPr>
        <w:t xml:space="preserve">#include </w:t>
      </w:r>
      <w:r w:rsidR="00294181">
        <w:rPr>
          <w:highlight w:val="white"/>
        </w:rPr>
        <w:t>&lt;stdio.h&gt;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lastRenderedPageBreak/>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lastRenderedPageBreak/>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7705ED"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482" w:name="_Toc54120000"/>
      <w:r w:rsidRPr="00EC76D5">
        <w:t>T</w:t>
      </w:r>
      <w:r w:rsidR="00D62A8B" w:rsidRPr="00EC76D5">
        <w:t>ime</w:t>
      </w:r>
      <w:bookmarkEnd w:id="482"/>
    </w:p>
    <w:p w14:paraId="4B568326" w14:textId="26EBB4A4" w:rsidR="00487292" w:rsidRPr="00EC76D5" w:rsidRDefault="004B0675" w:rsidP="00733EAC">
      <w:pPr>
        <w:pStyle w:val="CodeListing"/>
      </w:pPr>
      <w:proofErr w:type="spellStart"/>
      <w:r>
        <w:t>t</w:t>
      </w:r>
      <w:r w:rsidR="00487292" w:rsidRPr="00EC76D5">
        <w:t>ime</w:t>
      </w:r>
      <w:r w:rsidR="00966D02" w:rsidRPr="00EC76D5">
        <w:t>.h</w:t>
      </w:r>
      <w:proofErr w:type="spellEnd"/>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7705ED"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lastRenderedPageBreak/>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7F2B8036" w:rsidR="003211B0" w:rsidRPr="00EC76D5" w:rsidRDefault="004B0675" w:rsidP="003211B0">
      <w:pPr>
        <w:pStyle w:val="CodeListing"/>
      </w:pPr>
      <w:proofErr w:type="spellStart"/>
      <w:r>
        <w:t>t</w:t>
      </w:r>
      <w:r w:rsidR="003211B0" w:rsidRPr="00EC76D5">
        <w:t>ime.c</w:t>
      </w:r>
      <w:proofErr w:type="spellEnd"/>
    </w:p>
    <w:p w14:paraId="02B75ED5" w14:textId="4B654AC6" w:rsidR="003211B0" w:rsidRPr="00EC76D5" w:rsidRDefault="003211B0" w:rsidP="00F206C0">
      <w:pPr>
        <w:pStyle w:val="Code"/>
        <w:rPr>
          <w:highlight w:val="white"/>
        </w:rPr>
      </w:pPr>
      <w:r w:rsidRPr="00EC76D5">
        <w:rPr>
          <w:highlight w:val="white"/>
        </w:rPr>
        <w:t xml:space="preserve">#include </w:t>
      </w:r>
      <w:r w:rsidR="007705ED">
        <w:rPr>
          <w:highlight w:val="white"/>
        </w:rPr>
        <w:t>&lt;time.h&gt;</w:t>
      </w:r>
    </w:p>
    <w:p w14:paraId="4FBDD56A" w14:textId="458F8C66" w:rsidR="003211B0" w:rsidRPr="00EC76D5" w:rsidRDefault="003211B0" w:rsidP="00F206C0">
      <w:pPr>
        <w:pStyle w:val="Code"/>
        <w:rPr>
          <w:highlight w:val="white"/>
        </w:rPr>
      </w:pPr>
      <w:r w:rsidRPr="00EC76D5">
        <w:rPr>
          <w:highlight w:val="white"/>
        </w:rPr>
        <w:t xml:space="preserve">#include </w:t>
      </w:r>
      <w:r w:rsidR="00294181">
        <w:rPr>
          <w:highlight w:val="white"/>
        </w:rPr>
        <w:t>&lt;stdio.h&gt;</w:t>
      </w:r>
    </w:p>
    <w:p w14:paraId="40B11AA7" w14:textId="6CCB5D51" w:rsidR="003211B0" w:rsidRPr="00EC76D5" w:rsidRDefault="003211B0" w:rsidP="00F206C0">
      <w:pPr>
        <w:pStyle w:val="Code"/>
        <w:rPr>
          <w:highlight w:val="white"/>
        </w:rPr>
      </w:pPr>
      <w:r w:rsidRPr="00EC76D5">
        <w:rPr>
          <w:highlight w:val="white"/>
        </w:rPr>
        <w:t xml:space="preserve">#include </w:t>
      </w:r>
      <w:r w:rsidR="00EF337F">
        <w:rPr>
          <w:highlight w:val="white"/>
        </w:rPr>
        <w:t>&lt;stdlib.h&gt;</w:t>
      </w:r>
    </w:p>
    <w:p w14:paraId="65584CA9" w14:textId="213526AD" w:rsidR="003211B0" w:rsidRPr="00EC76D5" w:rsidRDefault="003211B0" w:rsidP="00F206C0">
      <w:pPr>
        <w:pStyle w:val="Code"/>
        <w:rPr>
          <w:highlight w:val="white"/>
        </w:rPr>
      </w:pPr>
      <w:r w:rsidRPr="00EC76D5">
        <w:rPr>
          <w:highlight w:val="white"/>
        </w:rPr>
        <w:t xml:space="preserve">#include </w:t>
      </w:r>
      <w:r w:rsidR="00C1714A">
        <w:rPr>
          <w:highlight w:val="white"/>
        </w:rPr>
        <w:t>&lt;string.h&gt;</w:t>
      </w:r>
    </w:p>
    <w:p w14:paraId="0781E0FD" w14:textId="79214811" w:rsidR="003211B0" w:rsidRPr="00EC76D5" w:rsidRDefault="003211B0" w:rsidP="00F206C0">
      <w:pPr>
        <w:pStyle w:val="Code"/>
        <w:rPr>
          <w:highlight w:val="white"/>
        </w:rPr>
      </w:pPr>
      <w:r w:rsidRPr="00EC76D5">
        <w:rPr>
          <w:highlight w:val="white"/>
        </w:rPr>
        <w:t xml:space="preserve">#include </w:t>
      </w:r>
      <w:r w:rsidR="00C1714A">
        <w:rPr>
          <w:highlight w:val="white"/>
        </w:rPr>
        <w:t>&lt;locale.h&gt;</w:t>
      </w:r>
    </w:p>
    <w:p w14:paraId="1CA10B7A" w14:textId="354E268B" w:rsidR="003211B0" w:rsidRPr="00EC76D5" w:rsidRDefault="003211B0" w:rsidP="00F206C0">
      <w:pPr>
        <w:pStyle w:val="Code"/>
        <w:rPr>
          <w:highlight w:val="white"/>
        </w:rPr>
      </w:pPr>
      <w:r w:rsidRPr="00EC76D5">
        <w:rPr>
          <w:highlight w:val="white"/>
        </w:rPr>
        <w:t xml:space="preserve">#include </w:t>
      </w:r>
      <w:r w:rsidR="00694AB8">
        <w:rPr>
          <w:highlight w:val="white"/>
        </w:rPr>
        <w:t>&lt;assert.h&gt;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lastRenderedPageBreak/>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lastRenderedPageBreak/>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lastRenderedPageBreak/>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lastRenderedPageBreak/>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lastRenderedPageBreak/>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lastRenderedPageBreak/>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lastRenderedPageBreak/>
        <w:t>}</w:t>
      </w:r>
    </w:p>
    <w:p w14:paraId="091577D2" w14:textId="77777777" w:rsidR="005B1C6D" w:rsidRPr="00EC76D5" w:rsidRDefault="005B1C6D" w:rsidP="00845EA9">
      <w:pPr>
        <w:pStyle w:val="Appendix"/>
      </w:pPr>
      <w:bookmarkStart w:id="483" w:name="_Ref54018755"/>
      <w:bookmarkStart w:id="484" w:name="_Ref417644950"/>
      <w:bookmarkStart w:id="485" w:name="_Toc54120001"/>
      <w:r w:rsidRPr="00EC76D5">
        <w:lastRenderedPageBreak/>
        <w:t xml:space="preserve">The </w:t>
      </w:r>
      <w:proofErr w:type="spellStart"/>
      <w:r w:rsidRPr="00EC76D5">
        <w:t>Preprocessor</w:t>
      </w:r>
      <w:bookmarkEnd w:id="483"/>
      <w:bookmarkEnd w:id="485"/>
      <w:proofErr w:type="spellEnd"/>
    </w:p>
    <w:p w14:paraId="17A25FF3" w14:textId="2693ADE5" w:rsidR="005B1C6D" w:rsidRPr="00EC76D5" w:rsidRDefault="005B1C6D" w:rsidP="005B1C6D">
      <w:r w:rsidRPr="00EC76D5">
        <w:t xml:space="preserve">Basically, the </w:t>
      </w:r>
      <w:r w:rsidR="001B227C">
        <w:t xml:space="preserve">implementation of the </w:t>
      </w:r>
      <w:r w:rsidRPr="00EC76D5">
        <w:t xml:space="preserve">preprocessor </w:t>
      </w:r>
      <w:r w:rsidR="001B227C">
        <w:t>can be divided into two</w:t>
      </w:r>
      <w:r w:rsidRPr="00EC76D5">
        <w:t xml:space="preserve"> parts, where the first part is a scanner and a </w:t>
      </w:r>
      <w:r w:rsidR="00CA1912" w:rsidRPr="00EC76D5">
        <w:t>parser,</w:t>
      </w:r>
      <w:r w:rsidRPr="00EC76D5">
        <w:t xml:space="preserve"> and the second part takes care of comments, string, and characters as well as handling macros and conditional programming.</w:t>
      </w:r>
    </w:p>
    <w:p w14:paraId="4B47AAA5" w14:textId="77777777" w:rsidR="005B1C6D" w:rsidRPr="00EC76D5" w:rsidRDefault="005B1C6D" w:rsidP="005B1C6D">
      <w:pPr>
        <w:pStyle w:val="Rubrik2"/>
      </w:pPr>
      <w:bookmarkStart w:id="486" w:name="_Ref418256130"/>
      <w:bookmarkStart w:id="487" w:name="_Toc54120002"/>
      <w:r w:rsidRPr="00EC76D5">
        <w:t>The Expression Parser</w:t>
      </w:r>
      <w:bookmarkEnd w:id="486"/>
      <w:bookmarkEnd w:id="487"/>
    </w:p>
    <w:p w14:paraId="176A4CB8" w14:textId="77777777" w:rsidR="005B1C6D" w:rsidRPr="00EC76D5" w:rsidRDefault="005B1C6D" w:rsidP="005B1C6D">
      <w:pPr>
        <w:pStyle w:val="Rubrik3"/>
      </w:pPr>
      <w:bookmarkStart w:id="488" w:name="_Toc54120003"/>
      <w:r w:rsidRPr="00EC76D5">
        <w:t>The Grammar</w:t>
      </w:r>
      <w:bookmarkEnd w:id="488"/>
    </w:p>
    <w:p w14:paraId="640DDAFA" w14:textId="766D9C66" w:rsidR="005B1C6D" w:rsidRPr="00EC76D5" w:rsidRDefault="005B1C6D" w:rsidP="005B1C6D">
      <w:r w:rsidRPr="00EC76D5">
        <w:t>Before we consider the preprocessor itself, we need to find a way to decide the whether the expressions given in the #</w:t>
      </w:r>
      <w:r w:rsidRPr="00EC76D5">
        <w:rPr>
          <w:rStyle w:val="CodeInText"/>
        </w:rPr>
        <w:t>if</w:t>
      </w:r>
      <w:r w:rsidRPr="00EC76D5">
        <w:t xml:space="preserve"> or #</w:t>
      </w:r>
      <w:proofErr w:type="spellStart"/>
      <w:r w:rsidRPr="00EC76D5">
        <w:rPr>
          <w:rStyle w:val="CodeInText"/>
        </w:rPr>
        <w:t>elif</w:t>
      </w:r>
      <w:proofErr w:type="spellEnd"/>
      <w:r w:rsidRPr="00EC76D5">
        <w:t xml:space="preserve"> directives equals zero. To do so, we need a parser and a scanner, and we use </w:t>
      </w:r>
      <w:proofErr w:type="spellStart"/>
      <w:r>
        <w:t>GPLEX</w:t>
      </w:r>
      <w:proofErr w:type="spellEnd"/>
      <w:r w:rsidRPr="00EC76D5">
        <w:t xml:space="preserve"> and </w:t>
      </w:r>
      <w:proofErr w:type="spellStart"/>
      <w:r>
        <w:t>GPPG</w:t>
      </w:r>
      <w:proofErr w:type="spellEnd"/>
      <w:r w:rsidRPr="00EC76D5">
        <w:t xml:space="preserve"> from Chapter </w:t>
      </w:r>
      <w:r w:rsidR="00115AE9">
        <w:fldChar w:fldCharType="begin"/>
      </w:r>
      <w:r w:rsidR="00115AE9">
        <w:instrText xml:space="preserve"> REF _Ref54016524 \r \h </w:instrText>
      </w:r>
      <w:r w:rsidR="00115AE9">
        <w:fldChar w:fldCharType="separate"/>
      </w:r>
      <w:r w:rsidR="00207336">
        <w:t>2</w:t>
      </w:r>
      <w:r w:rsidR="00115AE9">
        <w:fldChar w:fldCharType="end"/>
      </w:r>
      <w:r w:rsidR="00115AE9">
        <w:t xml:space="preserve"> and </w:t>
      </w:r>
      <w:r w:rsidR="00115AE9">
        <w:fldChar w:fldCharType="begin"/>
      </w:r>
      <w:r w:rsidR="00115AE9">
        <w:instrText xml:space="preserve"> REF _Ref54016552 \r \h </w:instrText>
      </w:r>
      <w:r w:rsidR="00115AE9">
        <w:fldChar w:fldCharType="separate"/>
      </w:r>
      <w:r w:rsidR="00207336">
        <w:t>3</w:t>
      </w:r>
      <w:r w:rsidR="00115AE9">
        <w:fldChar w:fldCharType="end"/>
      </w:r>
      <w:r w:rsidRPr="00EC76D5">
        <w:t>. The grammar of an expression follows below.</w:t>
      </w:r>
    </w:p>
    <w:p w14:paraId="02968224" w14:textId="77777777" w:rsidR="005B1C6D" w:rsidRPr="00EC76D5" w:rsidRDefault="005B1C6D" w:rsidP="005B1C6D">
      <w:pPr>
        <w:pStyle w:val="Code"/>
      </w:pPr>
      <w:r w:rsidRPr="00EC76D5">
        <w:t>expression ::=</w:t>
      </w:r>
    </w:p>
    <w:p w14:paraId="630B3FF8" w14:textId="77777777" w:rsidR="005B1C6D" w:rsidRPr="00EC76D5" w:rsidRDefault="005B1C6D" w:rsidP="005B1C6D">
      <w:pPr>
        <w:pStyle w:val="Code"/>
      </w:pPr>
      <w:r w:rsidRPr="00EC76D5">
        <w:t xml:space="preserve">    logical_or_expression</w:t>
      </w:r>
    </w:p>
    <w:p w14:paraId="41A20355" w14:textId="77777777" w:rsidR="005B1C6D" w:rsidRPr="00EC76D5" w:rsidRDefault="005B1C6D" w:rsidP="005B1C6D">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7F66B67B" w14:textId="77777777" w:rsidR="005B1C6D" w:rsidRPr="00EC76D5" w:rsidRDefault="005B1C6D" w:rsidP="005B1C6D">
      <w:pPr>
        <w:pStyle w:val="Code"/>
      </w:pPr>
    </w:p>
    <w:p w14:paraId="22738E63" w14:textId="77777777" w:rsidR="005B1C6D" w:rsidRPr="00EC76D5" w:rsidRDefault="005B1C6D" w:rsidP="005B1C6D">
      <w:pPr>
        <w:pStyle w:val="Code"/>
      </w:pPr>
      <w:r w:rsidRPr="00EC76D5">
        <w:t>logical_or_expression ::=</w:t>
      </w:r>
    </w:p>
    <w:p w14:paraId="462A2FA0" w14:textId="77777777" w:rsidR="005B1C6D" w:rsidRPr="00EC76D5" w:rsidRDefault="005B1C6D" w:rsidP="005B1C6D">
      <w:pPr>
        <w:pStyle w:val="Code"/>
      </w:pPr>
      <w:r w:rsidRPr="00EC76D5">
        <w:t xml:space="preserve">    logical_and_expression</w:t>
      </w:r>
    </w:p>
    <w:p w14:paraId="5B71E7C9" w14:textId="77777777" w:rsidR="005B1C6D" w:rsidRPr="00EC76D5" w:rsidRDefault="005B1C6D" w:rsidP="005B1C6D">
      <w:pPr>
        <w:pStyle w:val="Code"/>
      </w:pPr>
      <w:r w:rsidRPr="00EC76D5">
        <w:t xml:space="preserve">  | logical_or_expression </w:t>
      </w:r>
      <w:r w:rsidRPr="00EC76D5">
        <w:rPr>
          <w:b/>
        </w:rPr>
        <w:t>||</w:t>
      </w:r>
      <w:r w:rsidRPr="00EC76D5">
        <w:t xml:space="preserve"> logical_and_expression</w:t>
      </w:r>
    </w:p>
    <w:p w14:paraId="3BD601FB" w14:textId="77777777" w:rsidR="005B1C6D" w:rsidRPr="00EC76D5" w:rsidRDefault="005B1C6D" w:rsidP="005B1C6D">
      <w:pPr>
        <w:pStyle w:val="Code"/>
      </w:pPr>
    </w:p>
    <w:p w14:paraId="1C16CC9B" w14:textId="77777777" w:rsidR="005B1C6D" w:rsidRPr="00EC76D5" w:rsidRDefault="005B1C6D" w:rsidP="005B1C6D">
      <w:pPr>
        <w:pStyle w:val="Code"/>
      </w:pPr>
      <w:r w:rsidRPr="00EC76D5">
        <w:t>logical_and_expression ::=</w:t>
      </w:r>
    </w:p>
    <w:p w14:paraId="31B428A8" w14:textId="77777777" w:rsidR="005B1C6D" w:rsidRPr="00EC76D5" w:rsidRDefault="005B1C6D" w:rsidP="005B1C6D">
      <w:pPr>
        <w:pStyle w:val="Code"/>
      </w:pPr>
      <w:r w:rsidRPr="00EC76D5">
        <w:t xml:space="preserve">    </w:t>
      </w:r>
      <w:r>
        <w:t>BITWISE_OR</w:t>
      </w:r>
      <w:r w:rsidRPr="00EC76D5">
        <w:t>_expression</w:t>
      </w:r>
    </w:p>
    <w:p w14:paraId="67888068" w14:textId="77777777" w:rsidR="005B1C6D" w:rsidRPr="00EC76D5" w:rsidRDefault="005B1C6D" w:rsidP="005B1C6D">
      <w:pPr>
        <w:pStyle w:val="Code"/>
      </w:pPr>
      <w:r w:rsidRPr="00EC76D5">
        <w:t xml:space="preserve">  | bitwise_and_expression </w:t>
      </w:r>
      <w:r w:rsidRPr="00EC76D5">
        <w:rPr>
          <w:b/>
        </w:rPr>
        <w:t>&amp;&amp;</w:t>
      </w:r>
      <w:r w:rsidRPr="00EC76D5">
        <w:t xml:space="preserve"> </w:t>
      </w:r>
      <w:r>
        <w:t>BITWISE_OR</w:t>
      </w:r>
      <w:r w:rsidRPr="00EC76D5">
        <w:t>_expression</w:t>
      </w:r>
    </w:p>
    <w:p w14:paraId="7AB30BA4" w14:textId="77777777" w:rsidR="005B1C6D" w:rsidRPr="00EC76D5" w:rsidRDefault="005B1C6D" w:rsidP="005B1C6D">
      <w:pPr>
        <w:pStyle w:val="Code"/>
      </w:pPr>
    </w:p>
    <w:p w14:paraId="41D28811" w14:textId="77777777" w:rsidR="005B1C6D" w:rsidRPr="00EC76D5" w:rsidRDefault="005B1C6D" w:rsidP="005B1C6D">
      <w:pPr>
        <w:pStyle w:val="Code"/>
      </w:pPr>
      <w:r>
        <w:t>BITWISE_OR</w:t>
      </w:r>
      <w:r w:rsidRPr="00EC76D5">
        <w:t>_expression ::=</w:t>
      </w:r>
    </w:p>
    <w:p w14:paraId="44BAC6D2" w14:textId="77777777" w:rsidR="005B1C6D" w:rsidRPr="00EC76D5" w:rsidRDefault="005B1C6D" w:rsidP="005B1C6D">
      <w:pPr>
        <w:pStyle w:val="Code"/>
      </w:pPr>
      <w:r w:rsidRPr="00EC76D5">
        <w:t xml:space="preserve">    bitwise_xor_expression</w:t>
      </w:r>
    </w:p>
    <w:p w14:paraId="4C6A4D8A" w14:textId="77777777" w:rsidR="005B1C6D" w:rsidRPr="00EC76D5" w:rsidRDefault="005B1C6D" w:rsidP="005B1C6D">
      <w:pPr>
        <w:pStyle w:val="Code"/>
      </w:pPr>
      <w:r w:rsidRPr="00EC76D5">
        <w:t xml:space="preserve">  | </w:t>
      </w:r>
      <w:r>
        <w:t>BITWISE_OR</w:t>
      </w:r>
      <w:r w:rsidRPr="00EC76D5">
        <w:t xml:space="preserve">_expression </w:t>
      </w:r>
      <w:r w:rsidRPr="00EC76D5">
        <w:rPr>
          <w:b/>
        </w:rPr>
        <w:t>|</w:t>
      </w:r>
      <w:r w:rsidRPr="00EC76D5">
        <w:t xml:space="preserve"> bitwise_xor_expression</w:t>
      </w:r>
    </w:p>
    <w:p w14:paraId="252D8C83" w14:textId="77777777" w:rsidR="005B1C6D" w:rsidRPr="00EC76D5" w:rsidRDefault="005B1C6D" w:rsidP="005B1C6D">
      <w:pPr>
        <w:pStyle w:val="Code"/>
      </w:pPr>
    </w:p>
    <w:p w14:paraId="5F744E36" w14:textId="77777777" w:rsidR="005B1C6D" w:rsidRPr="00EC76D5" w:rsidRDefault="005B1C6D" w:rsidP="005B1C6D">
      <w:pPr>
        <w:pStyle w:val="Code"/>
      </w:pPr>
      <w:r w:rsidRPr="00EC76D5">
        <w:t>bitwise_xor_expression ::=</w:t>
      </w:r>
    </w:p>
    <w:p w14:paraId="0BE9588B" w14:textId="77777777" w:rsidR="005B1C6D" w:rsidRPr="00EC76D5" w:rsidRDefault="005B1C6D" w:rsidP="005B1C6D">
      <w:pPr>
        <w:pStyle w:val="Code"/>
      </w:pPr>
      <w:r w:rsidRPr="00EC76D5">
        <w:t xml:space="preserve">    bitwise_and_expression</w:t>
      </w:r>
    </w:p>
    <w:p w14:paraId="11F687B1" w14:textId="77777777" w:rsidR="005B1C6D" w:rsidRPr="00EC76D5" w:rsidRDefault="005B1C6D" w:rsidP="005B1C6D">
      <w:pPr>
        <w:pStyle w:val="Code"/>
      </w:pPr>
      <w:r w:rsidRPr="00EC76D5">
        <w:t xml:space="preserve">  | bitwise_xor_expression </w:t>
      </w:r>
      <w:r w:rsidRPr="00EC76D5">
        <w:rPr>
          <w:b/>
        </w:rPr>
        <w:t>^</w:t>
      </w:r>
      <w:r w:rsidRPr="00EC76D5">
        <w:t xml:space="preserve"> bitwise_and_expression</w:t>
      </w:r>
    </w:p>
    <w:p w14:paraId="39C057CF" w14:textId="77777777" w:rsidR="005B1C6D" w:rsidRPr="00EC76D5" w:rsidRDefault="005B1C6D" w:rsidP="005B1C6D">
      <w:pPr>
        <w:pStyle w:val="Code"/>
      </w:pPr>
    </w:p>
    <w:p w14:paraId="22F5771E" w14:textId="77777777" w:rsidR="005B1C6D" w:rsidRPr="00EC76D5" w:rsidRDefault="005B1C6D" w:rsidP="005B1C6D">
      <w:pPr>
        <w:pStyle w:val="Code"/>
      </w:pPr>
      <w:r w:rsidRPr="00EC76D5">
        <w:t>bitwise_and_expression ::=</w:t>
      </w:r>
    </w:p>
    <w:p w14:paraId="3DE78859" w14:textId="77777777" w:rsidR="005B1C6D" w:rsidRPr="00EC76D5" w:rsidRDefault="005B1C6D" w:rsidP="005B1C6D">
      <w:pPr>
        <w:pStyle w:val="Code"/>
      </w:pPr>
      <w:r w:rsidRPr="00EC76D5">
        <w:t xml:space="preserve">    equality_expression</w:t>
      </w:r>
    </w:p>
    <w:p w14:paraId="76669EFD" w14:textId="77777777" w:rsidR="005B1C6D" w:rsidRPr="00EC76D5" w:rsidRDefault="005B1C6D" w:rsidP="005B1C6D">
      <w:pPr>
        <w:pStyle w:val="Code"/>
      </w:pPr>
      <w:r w:rsidRPr="00EC76D5">
        <w:t xml:space="preserve">  | bitwise_and_expression </w:t>
      </w:r>
      <w:r w:rsidRPr="00EC76D5">
        <w:rPr>
          <w:b/>
        </w:rPr>
        <w:t>&amp;</w:t>
      </w:r>
      <w:r w:rsidRPr="00EC76D5">
        <w:t xml:space="preserve"> equality_expression</w:t>
      </w:r>
    </w:p>
    <w:p w14:paraId="59EE35E3" w14:textId="77777777" w:rsidR="005B1C6D" w:rsidRPr="00EC76D5" w:rsidRDefault="005B1C6D" w:rsidP="005B1C6D">
      <w:pPr>
        <w:pStyle w:val="Code"/>
      </w:pPr>
    </w:p>
    <w:p w14:paraId="2296278C" w14:textId="77777777" w:rsidR="005B1C6D" w:rsidRPr="00EC76D5" w:rsidRDefault="005B1C6D" w:rsidP="005B1C6D">
      <w:pPr>
        <w:pStyle w:val="Code"/>
      </w:pPr>
      <w:r w:rsidRPr="00EC76D5">
        <w:t>equality_expression ::=</w:t>
      </w:r>
    </w:p>
    <w:p w14:paraId="7577F6C7" w14:textId="77777777" w:rsidR="005B1C6D" w:rsidRPr="00EC76D5" w:rsidRDefault="005B1C6D" w:rsidP="005B1C6D">
      <w:pPr>
        <w:pStyle w:val="Code"/>
      </w:pPr>
      <w:r w:rsidRPr="00EC76D5">
        <w:t xml:space="preserve">    relation_expression</w:t>
      </w:r>
    </w:p>
    <w:p w14:paraId="16433718"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 </w:t>
      </w:r>
    </w:p>
    <w:p w14:paraId="2BA53E81"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w:t>
      </w:r>
    </w:p>
    <w:p w14:paraId="7D5BA9D6" w14:textId="77777777" w:rsidR="005B1C6D" w:rsidRPr="00EC76D5" w:rsidRDefault="005B1C6D" w:rsidP="005B1C6D">
      <w:pPr>
        <w:pStyle w:val="Code"/>
      </w:pPr>
    </w:p>
    <w:p w14:paraId="408F61D1" w14:textId="77777777" w:rsidR="005B1C6D" w:rsidRPr="00EC76D5" w:rsidRDefault="005B1C6D" w:rsidP="005B1C6D">
      <w:pPr>
        <w:pStyle w:val="Code"/>
      </w:pPr>
      <w:r w:rsidRPr="00EC76D5">
        <w:t>relation_expression ::=</w:t>
      </w:r>
    </w:p>
    <w:p w14:paraId="57A85821" w14:textId="77777777" w:rsidR="005B1C6D" w:rsidRPr="00EC76D5" w:rsidRDefault="005B1C6D" w:rsidP="005B1C6D">
      <w:pPr>
        <w:pStyle w:val="Code"/>
      </w:pPr>
      <w:r w:rsidRPr="00EC76D5">
        <w:t xml:space="preserve">    shift_expression</w:t>
      </w:r>
    </w:p>
    <w:p w14:paraId="7049D595"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5B93AF09"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4BAEDA7D"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 </w:t>
      </w:r>
    </w:p>
    <w:p w14:paraId="0E00CEAC"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w:t>
      </w:r>
    </w:p>
    <w:p w14:paraId="5005471E" w14:textId="77777777" w:rsidR="005B1C6D" w:rsidRPr="00EC76D5" w:rsidRDefault="005B1C6D" w:rsidP="005B1C6D">
      <w:pPr>
        <w:pStyle w:val="Code"/>
      </w:pPr>
    </w:p>
    <w:p w14:paraId="7586314C" w14:textId="77777777" w:rsidR="005B1C6D" w:rsidRPr="00EC76D5" w:rsidRDefault="005B1C6D" w:rsidP="005B1C6D">
      <w:pPr>
        <w:pStyle w:val="Code"/>
      </w:pPr>
      <w:r w:rsidRPr="00EC76D5">
        <w:t>shift_expression ::=</w:t>
      </w:r>
    </w:p>
    <w:p w14:paraId="381E23ED" w14:textId="77777777" w:rsidR="005B1C6D" w:rsidRPr="00EC76D5" w:rsidRDefault="005B1C6D" w:rsidP="005B1C6D">
      <w:pPr>
        <w:pStyle w:val="Code"/>
      </w:pPr>
      <w:r w:rsidRPr="00EC76D5">
        <w:t xml:space="preserve">    add_expression</w:t>
      </w:r>
    </w:p>
    <w:p w14:paraId="7755038D" w14:textId="77777777" w:rsidR="005B1C6D" w:rsidRPr="00EC76D5" w:rsidRDefault="005B1C6D" w:rsidP="005B1C6D">
      <w:pPr>
        <w:pStyle w:val="Code"/>
      </w:pPr>
      <w:r w:rsidRPr="00EC76D5">
        <w:lastRenderedPageBreak/>
        <w:t xml:space="preserve">  | shift_expression </w:t>
      </w:r>
      <w:r w:rsidRPr="00EC76D5">
        <w:rPr>
          <w:b/>
        </w:rPr>
        <w:t>&lt;&lt;</w:t>
      </w:r>
      <w:r w:rsidRPr="00EC76D5">
        <w:t xml:space="preserve"> add_expression</w:t>
      </w:r>
    </w:p>
    <w:p w14:paraId="13762ADE" w14:textId="77777777" w:rsidR="005B1C6D" w:rsidRPr="00EC76D5" w:rsidRDefault="005B1C6D" w:rsidP="005B1C6D">
      <w:pPr>
        <w:pStyle w:val="Code"/>
      </w:pPr>
      <w:r w:rsidRPr="00EC76D5">
        <w:t xml:space="preserve">  | shift_expression </w:t>
      </w:r>
      <w:r w:rsidRPr="00EC76D5">
        <w:rPr>
          <w:b/>
        </w:rPr>
        <w:t>&gt;&gt;</w:t>
      </w:r>
      <w:r w:rsidRPr="00EC76D5">
        <w:t xml:space="preserve"> add_expression</w:t>
      </w:r>
    </w:p>
    <w:p w14:paraId="375736D4" w14:textId="77777777" w:rsidR="005B1C6D" w:rsidRPr="00EC76D5" w:rsidRDefault="005B1C6D" w:rsidP="005B1C6D">
      <w:pPr>
        <w:pStyle w:val="Code"/>
      </w:pPr>
    </w:p>
    <w:p w14:paraId="27DF34FD" w14:textId="77777777" w:rsidR="005B1C6D" w:rsidRPr="00EC76D5" w:rsidRDefault="005B1C6D" w:rsidP="005B1C6D">
      <w:pPr>
        <w:pStyle w:val="Code"/>
      </w:pPr>
      <w:r w:rsidRPr="00EC76D5">
        <w:t>add_expression ::=</w:t>
      </w:r>
    </w:p>
    <w:p w14:paraId="39009CCF" w14:textId="77777777" w:rsidR="005B1C6D" w:rsidRPr="00EC76D5" w:rsidRDefault="005B1C6D" w:rsidP="005B1C6D">
      <w:pPr>
        <w:pStyle w:val="Code"/>
      </w:pPr>
      <w:r w:rsidRPr="00EC76D5">
        <w:t xml:space="preserve">    multiply_expression</w:t>
      </w:r>
    </w:p>
    <w:p w14:paraId="678C954D" w14:textId="77777777" w:rsidR="005B1C6D" w:rsidRPr="00EC76D5" w:rsidRDefault="005B1C6D" w:rsidP="005B1C6D">
      <w:pPr>
        <w:pStyle w:val="Code"/>
      </w:pPr>
      <w:r w:rsidRPr="00EC76D5">
        <w:t xml:space="preserve">  | add_expression </w:t>
      </w:r>
      <w:r w:rsidRPr="00EC76D5">
        <w:rPr>
          <w:b/>
        </w:rPr>
        <w:t>+</w:t>
      </w:r>
      <w:r w:rsidRPr="00EC76D5">
        <w:t xml:space="preserve"> multiply_expression </w:t>
      </w:r>
    </w:p>
    <w:p w14:paraId="17489E97" w14:textId="77777777" w:rsidR="005B1C6D" w:rsidRPr="00EC76D5" w:rsidRDefault="005B1C6D" w:rsidP="005B1C6D">
      <w:pPr>
        <w:pStyle w:val="Code"/>
      </w:pPr>
      <w:r w:rsidRPr="00EC76D5">
        <w:t xml:space="preserve">  | add_expression </w:t>
      </w:r>
      <w:r w:rsidRPr="00EC76D5">
        <w:rPr>
          <w:b/>
        </w:rPr>
        <w:t>-</w:t>
      </w:r>
      <w:r w:rsidRPr="00EC76D5">
        <w:t xml:space="preserve"> multiply_expression</w:t>
      </w:r>
    </w:p>
    <w:p w14:paraId="57F8C4BF" w14:textId="77777777" w:rsidR="005B1C6D" w:rsidRPr="00EC76D5" w:rsidRDefault="005B1C6D" w:rsidP="005B1C6D">
      <w:pPr>
        <w:pStyle w:val="Code"/>
      </w:pPr>
    </w:p>
    <w:p w14:paraId="7DA0AE92" w14:textId="77777777" w:rsidR="005B1C6D" w:rsidRPr="00EC76D5" w:rsidRDefault="005B1C6D" w:rsidP="005B1C6D">
      <w:pPr>
        <w:pStyle w:val="Code"/>
      </w:pPr>
      <w:r w:rsidRPr="00EC76D5">
        <w:t>multiply_expression ::=</w:t>
      </w:r>
    </w:p>
    <w:p w14:paraId="1856196B" w14:textId="77777777" w:rsidR="005B1C6D" w:rsidRPr="00EC76D5" w:rsidRDefault="005B1C6D" w:rsidP="005B1C6D">
      <w:pPr>
        <w:pStyle w:val="Code"/>
      </w:pPr>
      <w:r w:rsidRPr="00EC76D5">
        <w:t xml:space="preserve">    prefix_expression</w:t>
      </w:r>
    </w:p>
    <w:p w14:paraId="3A19D37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BD19163"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1C335B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w:t>
      </w:r>
    </w:p>
    <w:p w14:paraId="38EFA004" w14:textId="77777777" w:rsidR="005B1C6D" w:rsidRPr="00EC76D5" w:rsidRDefault="005B1C6D" w:rsidP="005B1C6D">
      <w:pPr>
        <w:pStyle w:val="Code"/>
      </w:pPr>
    </w:p>
    <w:p w14:paraId="5BDA95B1" w14:textId="77777777" w:rsidR="005B1C6D" w:rsidRPr="00EC76D5" w:rsidRDefault="005B1C6D" w:rsidP="005B1C6D">
      <w:pPr>
        <w:pStyle w:val="Code"/>
      </w:pPr>
      <w:r w:rsidRPr="00EC76D5">
        <w:t>prefix_expression ::=</w:t>
      </w:r>
    </w:p>
    <w:p w14:paraId="6BAD88C8" w14:textId="77777777" w:rsidR="005B1C6D" w:rsidRPr="00EC76D5" w:rsidRDefault="005B1C6D" w:rsidP="005B1C6D">
      <w:pPr>
        <w:pStyle w:val="Code"/>
      </w:pPr>
      <w:r w:rsidRPr="00EC76D5">
        <w:t xml:space="preserve">    primary_expression</w:t>
      </w:r>
    </w:p>
    <w:p w14:paraId="7B65468E"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7750B6FC"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6E88D60F"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1288E8AD"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2952E5A1" w14:textId="77777777" w:rsidR="005B1C6D" w:rsidRPr="00EC76D5" w:rsidRDefault="005B1C6D" w:rsidP="005B1C6D">
      <w:pPr>
        <w:pStyle w:val="Code"/>
      </w:pPr>
    </w:p>
    <w:p w14:paraId="6C400E7A" w14:textId="77777777" w:rsidR="005B1C6D" w:rsidRPr="00EC76D5" w:rsidRDefault="005B1C6D" w:rsidP="005B1C6D">
      <w:pPr>
        <w:pStyle w:val="Code"/>
      </w:pPr>
      <w:r w:rsidRPr="00EC76D5">
        <w:t>primary_expression ::=</w:t>
      </w:r>
    </w:p>
    <w:p w14:paraId="707858FA" w14:textId="77777777" w:rsidR="005B1C6D" w:rsidRPr="00EC76D5" w:rsidRDefault="005B1C6D" w:rsidP="005B1C6D">
      <w:pPr>
        <w:pStyle w:val="Code"/>
        <w:rPr>
          <w:b/>
        </w:rPr>
      </w:pPr>
      <w:r w:rsidRPr="00EC76D5">
        <w:t xml:space="preserve">    </w:t>
      </w:r>
      <w:r w:rsidRPr="00EC76D5">
        <w:rPr>
          <w:b/>
        </w:rPr>
        <w:t xml:space="preserve">identifier </w:t>
      </w:r>
    </w:p>
    <w:p w14:paraId="53FA55FF" w14:textId="77777777" w:rsidR="005B1C6D" w:rsidRPr="00EC76D5" w:rsidRDefault="005B1C6D" w:rsidP="005B1C6D">
      <w:pPr>
        <w:pStyle w:val="Code"/>
      </w:pPr>
      <w:r w:rsidRPr="00EC76D5">
        <w:t xml:space="preserve">  | </w:t>
      </w:r>
      <w:r w:rsidRPr="00EC76D5">
        <w:rPr>
          <w:b/>
        </w:rPr>
        <w:t>value</w:t>
      </w:r>
    </w:p>
    <w:p w14:paraId="45C1F61F"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identifier</w:t>
      </w:r>
    </w:p>
    <w:p w14:paraId="3D0BDEF9"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0B75DCE3" w14:textId="77777777" w:rsidR="005B1C6D" w:rsidRDefault="005B1C6D" w:rsidP="005B1C6D">
      <w:pPr>
        <w:pStyle w:val="Code"/>
        <w:rPr>
          <w:b/>
        </w:rPr>
      </w:pPr>
      <w:r w:rsidRPr="00EC76D5">
        <w:t xml:space="preserve">  | </w:t>
      </w:r>
      <w:r w:rsidRPr="00EC76D5">
        <w:rPr>
          <w:b/>
        </w:rPr>
        <w:t xml:space="preserve">( </w:t>
      </w:r>
      <w:r w:rsidRPr="00EC76D5">
        <w:t xml:space="preserve">expression </w:t>
      </w:r>
      <w:r w:rsidRPr="00EC76D5">
        <w:rPr>
          <w:b/>
        </w:rPr>
        <w:t>)</w:t>
      </w:r>
    </w:p>
    <w:p w14:paraId="43A7AF8E" w14:textId="77777777" w:rsidR="005B1C6D" w:rsidRPr="00EC76D5" w:rsidRDefault="005B1C6D" w:rsidP="005B1C6D">
      <w:pPr>
        <w:pStyle w:val="Rubrik3"/>
      </w:pPr>
      <w:bookmarkStart w:id="489" w:name="_Toc54120004"/>
      <w:r>
        <w:t>The Parser</w:t>
      </w:r>
      <w:bookmarkEnd w:id="489"/>
    </w:p>
    <w:p w14:paraId="1306B22E" w14:textId="4A1E91C6" w:rsidR="005B1C6D" w:rsidRPr="00EC76D5" w:rsidRDefault="005B1C6D" w:rsidP="005B1C6D">
      <w:r w:rsidRPr="00EC76D5">
        <w:t xml:space="preserve">The parser is divided into two parts: one part that defines the rules and tokens, and one part that defines the grammar rules. As mentioned in Section </w:t>
      </w:r>
      <w:r w:rsidRPr="00EC76D5">
        <w:fldChar w:fldCharType="begin"/>
      </w:r>
      <w:r w:rsidRPr="00EC76D5">
        <w:instrText xml:space="preserve"> REF _Ref418230958 \r \h </w:instrText>
      </w:r>
      <w:r w:rsidRPr="00EC76D5">
        <w:fldChar w:fldCharType="separate"/>
      </w:r>
      <w:r w:rsidR="00207336">
        <w:rPr>
          <w:b/>
          <w:bCs/>
          <w:lang w:val="sv-SE"/>
        </w:rPr>
        <w:t>Fel! Hittar inte referenskälla.</w:t>
      </w:r>
      <w:r w:rsidRPr="00EC76D5">
        <w:fldChar w:fldCharType="end"/>
      </w:r>
      <w:r w:rsidRPr="00EC76D5">
        <w:t xml:space="preserve">, the parser defined in </w:t>
      </w:r>
      <w:proofErr w:type="spellStart"/>
      <w:r>
        <w:t>GPPG</w:t>
      </w:r>
      <w:proofErr w:type="spellEnd"/>
      <w:r w:rsidRPr="00EC76D5">
        <w:t xml:space="preserve"> decides whether the given code agrees with the grammar. Moreover, the parser can also evaluate a resulting value. In our case, we want to calculate the integer value of the expression to decide whether it is zero. In this parser, an identifier is a string, a value is an </w:t>
      </w:r>
      <w:proofErr w:type="gramStart"/>
      <w:r w:rsidRPr="00EC76D5">
        <w:t>integer</w:t>
      </w:r>
      <w:proofErr w:type="gramEnd"/>
      <w:r w:rsidRPr="00EC76D5">
        <w:t xml:space="preserve"> and the value of each non-terminal is also an integer (real values are not used by the preprocessor). </w:t>
      </w:r>
    </w:p>
    <w:p w14:paraId="02EE4F27" w14:textId="77777777" w:rsidR="005B1C6D" w:rsidRPr="00EC76D5" w:rsidRDefault="005B1C6D" w:rsidP="005B1C6D">
      <w:pPr>
        <w:pStyle w:val="CodeHeader"/>
      </w:pPr>
      <w:proofErr w:type="spellStart"/>
      <w:r>
        <w:t>ExpressionParser.gppg</w:t>
      </w:r>
      <w:proofErr w:type="spellEnd"/>
    </w:p>
    <w:p w14:paraId="0B5F46BD" w14:textId="77777777" w:rsidR="005B1C6D" w:rsidRPr="0091228B" w:rsidRDefault="005B1C6D" w:rsidP="005B1C6D">
      <w:pPr>
        <w:pStyle w:val="Code"/>
        <w:rPr>
          <w:highlight w:val="white"/>
        </w:rPr>
      </w:pPr>
      <w:r w:rsidRPr="0091228B">
        <w:rPr>
          <w:highlight w:val="white"/>
        </w:rPr>
        <w:t>%namespace CCompiler_Exp</w:t>
      </w:r>
    </w:p>
    <w:p w14:paraId="612983A6" w14:textId="77777777" w:rsidR="005B1C6D" w:rsidRPr="0091228B" w:rsidRDefault="005B1C6D" w:rsidP="005B1C6D">
      <w:pPr>
        <w:pStyle w:val="Code"/>
        <w:rPr>
          <w:highlight w:val="white"/>
        </w:rPr>
      </w:pPr>
      <w:r w:rsidRPr="0091228B">
        <w:rPr>
          <w:highlight w:val="white"/>
        </w:rPr>
        <w:t>%partial</w:t>
      </w:r>
    </w:p>
    <w:p w14:paraId="10AC509D" w14:textId="77777777" w:rsidR="005B1C6D" w:rsidRPr="0091228B" w:rsidRDefault="005B1C6D" w:rsidP="005B1C6D">
      <w:pPr>
        <w:pStyle w:val="Code"/>
        <w:rPr>
          <w:highlight w:val="white"/>
        </w:rPr>
      </w:pPr>
    </w:p>
    <w:p w14:paraId="3D9D4F02" w14:textId="77777777" w:rsidR="005B1C6D" w:rsidRPr="0091228B" w:rsidRDefault="005B1C6D" w:rsidP="005B1C6D">
      <w:pPr>
        <w:pStyle w:val="Code"/>
        <w:rPr>
          <w:highlight w:val="white"/>
        </w:rPr>
      </w:pPr>
      <w:r w:rsidRPr="0091228B">
        <w:rPr>
          <w:highlight w:val="white"/>
        </w:rPr>
        <w:t>%using CCompiler;</w:t>
      </w:r>
    </w:p>
    <w:p w14:paraId="56ECCD80" w14:textId="77777777" w:rsidR="005B1C6D" w:rsidRPr="0091228B" w:rsidRDefault="005B1C6D" w:rsidP="005B1C6D">
      <w:pPr>
        <w:pStyle w:val="Code"/>
        <w:rPr>
          <w:highlight w:val="white"/>
        </w:rPr>
      </w:pPr>
    </w:p>
    <w:p w14:paraId="5594962B" w14:textId="77777777" w:rsidR="005B1C6D" w:rsidRPr="0091228B" w:rsidRDefault="005B1C6D" w:rsidP="005B1C6D">
      <w:pPr>
        <w:pStyle w:val="Code"/>
        <w:rPr>
          <w:highlight w:val="white"/>
        </w:rPr>
      </w:pPr>
      <w:r w:rsidRPr="0091228B">
        <w:rPr>
          <w:highlight w:val="white"/>
        </w:rPr>
        <w:t>%{</w:t>
      </w:r>
    </w:p>
    <w:p w14:paraId="4051D453" w14:textId="77777777" w:rsidR="005B1C6D" w:rsidRPr="0091228B" w:rsidRDefault="005B1C6D" w:rsidP="005B1C6D">
      <w:pPr>
        <w:pStyle w:val="Code"/>
        <w:rPr>
          <w:highlight w:val="white"/>
        </w:rPr>
      </w:pPr>
      <w:r w:rsidRPr="0091228B">
        <w:rPr>
          <w:highlight w:val="white"/>
        </w:rPr>
        <w:t xml:space="preserve">  // Empty.</w:t>
      </w:r>
    </w:p>
    <w:p w14:paraId="1E4B52CA" w14:textId="77777777" w:rsidR="005B1C6D" w:rsidRPr="0091228B" w:rsidRDefault="005B1C6D" w:rsidP="005B1C6D">
      <w:pPr>
        <w:pStyle w:val="Code"/>
        <w:rPr>
          <w:highlight w:val="white"/>
        </w:rPr>
      </w:pPr>
      <w:r w:rsidRPr="0091228B">
        <w:rPr>
          <w:highlight w:val="white"/>
        </w:rPr>
        <w:t>%}</w:t>
      </w:r>
    </w:p>
    <w:p w14:paraId="4AB3D2AB" w14:textId="77777777" w:rsidR="005B1C6D" w:rsidRPr="0091228B" w:rsidRDefault="005B1C6D" w:rsidP="005B1C6D">
      <w:pPr>
        <w:pStyle w:val="Code"/>
        <w:rPr>
          <w:highlight w:val="white"/>
        </w:rPr>
      </w:pPr>
    </w:p>
    <w:p w14:paraId="6FA5C84E" w14:textId="77777777" w:rsidR="005B1C6D" w:rsidRPr="0091228B" w:rsidRDefault="005B1C6D" w:rsidP="005B1C6D">
      <w:pPr>
        <w:pStyle w:val="Code"/>
        <w:rPr>
          <w:highlight w:val="white"/>
        </w:rPr>
      </w:pPr>
      <w:r w:rsidRPr="0091228B">
        <w:rPr>
          <w:highlight w:val="white"/>
        </w:rPr>
        <w:t>%token DEFINED ADD SUBTRACT MULTIPLY DIVIDE MODULO EQUAL NOT_EQUAL LESS_THAN</w:t>
      </w:r>
    </w:p>
    <w:p w14:paraId="46023E8A" w14:textId="77777777" w:rsidR="005B1C6D" w:rsidRPr="0091228B" w:rsidRDefault="005B1C6D" w:rsidP="005B1C6D">
      <w:pPr>
        <w:pStyle w:val="Code"/>
        <w:rPr>
          <w:highlight w:val="white"/>
        </w:rPr>
      </w:pPr>
      <w:r w:rsidRPr="0091228B">
        <w:rPr>
          <w:highlight w:val="white"/>
        </w:rPr>
        <w:t xml:space="preserve">       LESS_THAN_EQUAL GREATER_THAN GREATER_THAN_EQUAL LEFT_SHIFT RIGHT_SHIFT</w:t>
      </w:r>
    </w:p>
    <w:p w14:paraId="5F2604AE" w14:textId="77777777" w:rsidR="005B1C6D" w:rsidRPr="0091228B" w:rsidRDefault="005B1C6D" w:rsidP="005B1C6D">
      <w:pPr>
        <w:pStyle w:val="Code"/>
        <w:rPr>
          <w:highlight w:val="white"/>
        </w:rPr>
      </w:pPr>
      <w:r w:rsidRPr="0091228B">
        <w:rPr>
          <w:highlight w:val="white"/>
        </w:rPr>
        <w:t xml:space="preserve">       QUESTION_MARK COLON LEFT_PARENTHESIS RIGHT_PARENTHESIS LOGICAL_OR LOGICAL_AND</w:t>
      </w:r>
    </w:p>
    <w:p w14:paraId="508E6B2A" w14:textId="77777777" w:rsidR="005B1C6D" w:rsidRPr="0091228B" w:rsidRDefault="005B1C6D" w:rsidP="005B1C6D">
      <w:pPr>
        <w:pStyle w:val="Code"/>
        <w:rPr>
          <w:highlight w:val="white"/>
        </w:rPr>
      </w:pPr>
      <w:r w:rsidRPr="0091228B">
        <w:rPr>
          <w:highlight w:val="white"/>
        </w:rPr>
        <w:t xml:space="preserve">       LOGICAL_NOT BITWISE_XOR BITWISE_OR BITWISE_AND BITWISE_NOT EOL</w:t>
      </w:r>
    </w:p>
    <w:p w14:paraId="02B20FF1" w14:textId="77777777" w:rsidR="005B1C6D" w:rsidRPr="0091228B" w:rsidRDefault="005B1C6D" w:rsidP="005B1C6D">
      <w:pPr>
        <w:pStyle w:val="Code"/>
        <w:rPr>
          <w:highlight w:val="white"/>
        </w:rPr>
      </w:pPr>
    </w:p>
    <w:p w14:paraId="041A3053" w14:textId="77777777" w:rsidR="005B1C6D" w:rsidRPr="0091228B" w:rsidRDefault="005B1C6D" w:rsidP="005B1C6D">
      <w:pPr>
        <w:pStyle w:val="Code"/>
        <w:rPr>
          <w:highlight w:val="white"/>
        </w:rPr>
      </w:pPr>
      <w:r w:rsidRPr="0091228B">
        <w:rPr>
          <w:highlight w:val="white"/>
        </w:rPr>
        <w:t>%union {</w:t>
      </w:r>
    </w:p>
    <w:p w14:paraId="7BBC943A" w14:textId="77777777" w:rsidR="005B1C6D" w:rsidRPr="0091228B" w:rsidRDefault="005B1C6D" w:rsidP="005B1C6D">
      <w:pPr>
        <w:pStyle w:val="Code"/>
        <w:rPr>
          <w:highlight w:val="white"/>
        </w:rPr>
      </w:pPr>
      <w:r w:rsidRPr="0091228B">
        <w:rPr>
          <w:highlight w:val="white"/>
        </w:rPr>
        <w:t xml:space="preserve">  public string name;</w:t>
      </w:r>
    </w:p>
    <w:p w14:paraId="0C8F6F1F" w14:textId="77777777" w:rsidR="005B1C6D" w:rsidRPr="0091228B" w:rsidRDefault="005B1C6D" w:rsidP="005B1C6D">
      <w:pPr>
        <w:pStyle w:val="Code"/>
        <w:rPr>
          <w:highlight w:val="white"/>
        </w:rPr>
      </w:pPr>
      <w:r w:rsidRPr="0091228B">
        <w:rPr>
          <w:highlight w:val="white"/>
        </w:rPr>
        <w:t xml:space="preserve">  public int integer_value;</w:t>
      </w:r>
    </w:p>
    <w:p w14:paraId="75A6BEC4" w14:textId="77777777" w:rsidR="005B1C6D" w:rsidRPr="0091228B" w:rsidRDefault="005B1C6D" w:rsidP="005B1C6D">
      <w:pPr>
        <w:pStyle w:val="Code"/>
        <w:rPr>
          <w:highlight w:val="white"/>
        </w:rPr>
      </w:pPr>
      <w:r w:rsidRPr="0091228B">
        <w:rPr>
          <w:highlight w:val="white"/>
        </w:rPr>
        <w:lastRenderedPageBreak/>
        <w:t>}</w:t>
      </w:r>
    </w:p>
    <w:p w14:paraId="18F1627C" w14:textId="77777777" w:rsidR="005B1C6D" w:rsidRPr="0091228B" w:rsidRDefault="005B1C6D" w:rsidP="005B1C6D">
      <w:pPr>
        <w:pStyle w:val="Code"/>
        <w:rPr>
          <w:highlight w:val="white"/>
        </w:rPr>
      </w:pPr>
    </w:p>
    <w:p w14:paraId="7F5BFD7E" w14:textId="77777777" w:rsidR="005B1C6D" w:rsidRPr="0091228B" w:rsidRDefault="005B1C6D" w:rsidP="005B1C6D">
      <w:pPr>
        <w:pStyle w:val="Code"/>
        <w:rPr>
          <w:highlight w:val="white"/>
        </w:rPr>
      </w:pPr>
      <w:r w:rsidRPr="0091228B">
        <w:rPr>
          <w:highlight w:val="white"/>
        </w:rPr>
        <w:t>%token &lt;name&gt; NAME</w:t>
      </w:r>
    </w:p>
    <w:p w14:paraId="0718D1CC" w14:textId="77777777" w:rsidR="005B1C6D" w:rsidRPr="0091228B" w:rsidRDefault="005B1C6D" w:rsidP="005B1C6D">
      <w:pPr>
        <w:pStyle w:val="Code"/>
        <w:rPr>
          <w:highlight w:val="white"/>
        </w:rPr>
      </w:pPr>
      <w:r w:rsidRPr="0091228B">
        <w:rPr>
          <w:highlight w:val="white"/>
        </w:rPr>
        <w:t>%token &lt;integer_value&gt; VALUE</w:t>
      </w:r>
    </w:p>
    <w:p w14:paraId="5E353EDF" w14:textId="77777777" w:rsidR="005B1C6D" w:rsidRPr="0091228B" w:rsidRDefault="005B1C6D" w:rsidP="005B1C6D">
      <w:pPr>
        <w:pStyle w:val="Code"/>
        <w:rPr>
          <w:highlight w:val="white"/>
        </w:rPr>
      </w:pPr>
    </w:p>
    <w:p w14:paraId="3BB9E0F5" w14:textId="77777777" w:rsidR="005B1C6D" w:rsidRPr="0091228B" w:rsidRDefault="005B1C6D" w:rsidP="005B1C6D">
      <w:pPr>
        <w:pStyle w:val="Code"/>
        <w:rPr>
          <w:highlight w:val="white"/>
        </w:rPr>
      </w:pPr>
      <w:r w:rsidRPr="0091228B">
        <w:rPr>
          <w:highlight w:val="white"/>
        </w:rPr>
        <w:t>%type &lt;integer_value&gt; expression logical_or_expression</w:t>
      </w:r>
    </w:p>
    <w:p w14:paraId="64F7D8B7" w14:textId="77777777" w:rsidR="005B1C6D" w:rsidRPr="0091228B" w:rsidRDefault="005B1C6D" w:rsidP="005B1C6D">
      <w:pPr>
        <w:pStyle w:val="Code"/>
        <w:rPr>
          <w:highlight w:val="white"/>
        </w:rPr>
      </w:pPr>
      <w:r w:rsidRPr="0091228B">
        <w:rPr>
          <w:highlight w:val="white"/>
        </w:rPr>
        <w:t xml:space="preserve">                      logical_and_expression bitwise_or_expression</w:t>
      </w:r>
    </w:p>
    <w:p w14:paraId="1341C9C9" w14:textId="77777777" w:rsidR="005B1C6D" w:rsidRPr="0091228B" w:rsidRDefault="005B1C6D" w:rsidP="005B1C6D">
      <w:pPr>
        <w:pStyle w:val="Code"/>
        <w:rPr>
          <w:highlight w:val="white"/>
        </w:rPr>
      </w:pPr>
      <w:r w:rsidRPr="0091228B">
        <w:rPr>
          <w:highlight w:val="white"/>
        </w:rPr>
        <w:t xml:space="preserve">                      bitwise_xor_expression bitwise_and_expression</w:t>
      </w:r>
    </w:p>
    <w:p w14:paraId="5DE6EDAC" w14:textId="77777777" w:rsidR="005B1C6D" w:rsidRPr="0091228B" w:rsidRDefault="005B1C6D" w:rsidP="005B1C6D">
      <w:pPr>
        <w:pStyle w:val="Code"/>
        <w:rPr>
          <w:highlight w:val="white"/>
        </w:rPr>
      </w:pPr>
      <w:r w:rsidRPr="0091228B">
        <w:rPr>
          <w:highlight w:val="white"/>
        </w:rPr>
        <w:t xml:space="preserve">                      equality_expression relation_expression</w:t>
      </w:r>
    </w:p>
    <w:p w14:paraId="7F38CE86" w14:textId="77777777" w:rsidR="005B1C6D" w:rsidRPr="0091228B" w:rsidRDefault="005B1C6D" w:rsidP="005B1C6D">
      <w:pPr>
        <w:pStyle w:val="Code"/>
        <w:rPr>
          <w:highlight w:val="white"/>
        </w:rPr>
      </w:pPr>
      <w:r w:rsidRPr="0091228B">
        <w:rPr>
          <w:highlight w:val="white"/>
        </w:rPr>
        <w:t xml:space="preserve">                      shift_expression add_expression</w:t>
      </w:r>
    </w:p>
    <w:p w14:paraId="4157F23A" w14:textId="77777777" w:rsidR="005B1C6D" w:rsidRPr="0091228B" w:rsidRDefault="005B1C6D" w:rsidP="005B1C6D">
      <w:pPr>
        <w:pStyle w:val="Code"/>
        <w:rPr>
          <w:highlight w:val="white"/>
        </w:rPr>
      </w:pPr>
      <w:r w:rsidRPr="0091228B">
        <w:rPr>
          <w:highlight w:val="white"/>
        </w:rPr>
        <w:t xml:space="preserve">                      multiply_expression prefix_expression</w:t>
      </w:r>
    </w:p>
    <w:p w14:paraId="65F4652C" w14:textId="77777777" w:rsidR="005B1C6D" w:rsidRPr="0091228B" w:rsidRDefault="005B1C6D" w:rsidP="005B1C6D">
      <w:pPr>
        <w:pStyle w:val="Code"/>
        <w:rPr>
          <w:highlight w:val="white"/>
        </w:rPr>
      </w:pPr>
      <w:r w:rsidRPr="0091228B">
        <w:rPr>
          <w:highlight w:val="white"/>
        </w:rPr>
        <w:t xml:space="preserve">                      primary_expression</w:t>
      </w:r>
    </w:p>
    <w:p w14:paraId="6BDA3B79" w14:textId="77777777" w:rsidR="005B1C6D" w:rsidRPr="0091228B" w:rsidRDefault="005B1C6D" w:rsidP="005B1C6D">
      <w:pPr>
        <w:pStyle w:val="Code"/>
        <w:rPr>
          <w:highlight w:val="white"/>
        </w:rPr>
      </w:pPr>
    </w:p>
    <w:p w14:paraId="2E287FC7" w14:textId="77777777" w:rsidR="005B1C6D" w:rsidRPr="0091228B" w:rsidRDefault="005B1C6D" w:rsidP="005B1C6D">
      <w:pPr>
        <w:pStyle w:val="Code"/>
        <w:rPr>
          <w:highlight w:val="white"/>
        </w:rPr>
      </w:pPr>
      <w:r w:rsidRPr="0091228B">
        <w:rPr>
          <w:highlight w:val="white"/>
        </w:rPr>
        <w:t>%start expression</w:t>
      </w:r>
    </w:p>
    <w:p w14:paraId="62BAC1A5" w14:textId="77777777" w:rsidR="005B1C6D" w:rsidRPr="0091228B" w:rsidRDefault="005B1C6D" w:rsidP="005B1C6D">
      <w:pPr>
        <w:pStyle w:val="Code"/>
        <w:rPr>
          <w:highlight w:val="white"/>
        </w:rPr>
      </w:pPr>
    </w:p>
    <w:p w14:paraId="31A3B44E" w14:textId="77777777" w:rsidR="005B1C6D" w:rsidRPr="0091228B" w:rsidRDefault="005B1C6D" w:rsidP="005B1C6D">
      <w:pPr>
        <w:pStyle w:val="Code"/>
        <w:rPr>
          <w:highlight w:val="white"/>
        </w:rPr>
      </w:pPr>
      <w:r w:rsidRPr="0091228B">
        <w:rPr>
          <w:highlight w:val="white"/>
        </w:rPr>
        <w:t>%%</w:t>
      </w:r>
    </w:p>
    <w:p w14:paraId="7048D43F" w14:textId="77777777" w:rsidR="005B1C6D" w:rsidRPr="0091228B" w:rsidRDefault="005B1C6D" w:rsidP="005B1C6D">
      <w:pPr>
        <w:pStyle w:val="Code"/>
        <w:rPr>
          <w:highlight w:val="white"/>
        </w:rPr>
      </w:pPr>
    </w:p>
    <w:p w14:paraId="350372C4" w14:textId="77777777" w:rsidR="005B1C6D" w:rsidRPr="0091228B" w:rsidRDefault="005B1C6D" w:rsidP="005B1C6D">
      <w:pPr>
        <w:pStyle w:val="Code"/>
        <w:rPr>
          <w:highlight w:val="white"/>
        </w:rPr>
      </w:pPr>
      <w:r w:rsidRPr="0091228B">
        <w:rPr>
          <w:highlight w:val="white"/>
        </w:rPr>
        <w:t>expression:</w:t>
      </w:r>
    </w:p>
    <w:p w14:paraId="6056A909" w14:textId="77777777" w:rsidR="005B1C6D" w:rsidRPr="0091228B" w:rsidRDefault="005B1C6D" w:rsidP="005B1C6D">
      <w:pPr>
        <w:pStyle w:val="Code"/>
        <w:rPr>
          <w:highlight w:val="white"/>
        </w:rPr>
      </w:pPr>
      <w:r w:rsidRPr="0091228B">
        <w:rPr>
          <w:highlight w:val="white"/>
        </w:rPr>
        <w:t xml:space="preserve">    logical_or_expression  {</w:t>
      </w:r>
    </w:p>
    <w:p w14:paraId="779FA452" w14:textId="77777777" w:rsidR="005B1C6D" w:rsidRPr="0091228B" w:rsidRDefault="005B1C6D" w:rsidP="005B1C6D">
      <w:pPr>
        <w:pStyle w:val="Code"/>
        <w:rPr>
          <w:highlight w:val="white"/>
        </w:rPr>
      </w:pPr>
      <w:r w:rsidRPr="0091228B">
        <w:rPr>
          <w:highlight w:val="white"/>
        </w:rPr>
        <w:t xml:space="preserve">      $$ = $1;</w:t>
      </w:r>
    </w:p>
    <w:p w14:paraId="426FC6C4" w14:textId="77777777" w:rsidR="005B1C6D" w:rsidRPr="0091228B" w:rsidRDefault="005B1C6D" w:rsidP="005B1C6D">
      <w:pPr>
        <w:pStyle w:val="Code"/>
        <w:rPr>
          <w:highlight w:val="white"/>
        </w:rPr>
      </w:pPr>
      <w:r w:rsidRPr="0091228B">
        <w:rPr>
          <w:highlight w:val="white"/>
        </w:rPr>
        <w:t xml:space="preserve">      Preprocessor.PreProcessorResult = $$;</w:t>
      </w:r>
    </w:p>
    <w:p w14:paraId="5529131C" w14:textId="77777777" w:rsidR="005B1C6D" w:rsidRPr="0091228B" w:rsidRDefault="005B1C6D" w:rsidP="005B1C6D">
      <w:pPr>
        <w:pStyle w:val="Code"/>
        <w:rPr>
          <w:highlight w:val="white"/>
        </w:rPr>
      </w:pPr>
      <w:r w:rsidRPr="0091228B">
        <w:rPr>
          <w:highlight w:val="white"/>
        </w:rPr>
        <w:t xml:space="preserve">    }</w:t>
      </w:r>
    </w:p>
    <w:p w14:paraId="23CF0512" w14:textId="77777777" w:rsidR="005B1C6D" w:rsidRPr="0091228B" w:rsidRDefault="005B1C6D" w:rsidP="005B1C6D">
      <w:pPr>
        <w:pStyle w:val="Code"/>
        <w:rPr>
          <w:highlight w:val="white"/>
        </w:rPr>
      </w:pPr>
      <w:r w:rsidRPr="0091228B">
        <w:rPr>
          <w:highlight w:val="white"/>
        </w:rPr>
        <w:t xml:space="preserve">  | logical_or_expression QUESTION_MARK expression</w:t>
      </w:r>
    </w:p>
    <w:p w14:paraId="58024C98" w14:textId="77777777" w:rsidR="005B1C6D" w:rsidRPr="0091228B" w:rsidRDefault="005B1C6D" w:rsidP="005B1C6D">
      <w:pPr>
        <w:pStyle w:val="Code"/>
        <w:rPr>
          <w:highlight w:val="white"/>
        </w:rPr>
      </w:pPr>
      <w:r w:rsidRPr="0091228B">
        <w:rPr>
          <w:highlight w:val="white"/>
        </w:rPr>
        <w:t xml:space="preserve">                          COLON expression {</w:t>
      </w:r>
    </w:p>
    <w:p w14:paraId="6B4140E0" w14:textId="77777777" w:rsidR="005B1C6D" w:rsidRPr="0091228B" w:rsidRDefault="005B1C6D" w:rsidP="005B1C6D">
      <w:pPr>
        <w:pStyle w:val="Code"/>
        <w:rPr>
          <w:highlight w:val="white"/>
        </w:rPr>
      </w:pPr>
      <w:r w:rsidRPr="0091228B">
        <w:rPr>
          <w:highlight w:val="white"/>
        </w:rPr>
        <w:t xml:space="preserve">      $$ = ($1 != 0) ? $3 : $5;</w:t>
      </w:r>
    </w:p>
    <w:p w14:paraId="4162D387" w14:textId="77777777" w:rsidR="005B1C6D" w:rsidRPr="0091228B" w:rsidRDefault="005B1C6D" w:rsidP="005B1C6D">
      <w:pPr>
        <w:pStyle w:val="Code"/>
        <w:rPr>
          <w:highlight w:val="white"/>
        </w:rPr>
      </w:pPr>
      <w:r w:rsidRPr="0091228B">
        <w:rPr>
          <w:highlight w:val="white"/>
        </w:rPr>
        <w:t xml:space="preserve">      Preprocessor.PreProcessorResult = $$;</w:t>
      </w:r>
    </w:p>
    <w:p w14:paraId="0759A927" w14:textId="77777777" w:rsidR="005B1C6D" w:rsidRPr="0091228B" w:rsidRDefault="005B1C6D" w:rsidP="005B1C6D">
      <w:pPr>
        <w:pStyle w:val="Code"/>
        <w:rPr>
          <w:highlight w:val="white"/>
        </w:rPr>
      </w:pPr>
      <w:r w:rsidRPr="0091228B">
        <w:rPr>
          <w:highlight w:val="white"/>
        </w:rPr>
        <w:t xml:space="preserve">    };</w:t>
      </w:r>
    </w:p>
    <w:p w14:paraId="15BAFF1C" w14:textId="77777777" w:rsidR="005B1C6D" w:rsidRPr="0091228B" w:rsidRDefault="005B1C6D" w:rsidP="005B1C6D">
      <w:pPr>
        <w:pStyle w:val="Code"/>
        <w:rPr>
          <w:highlight w:val="white"/>
        </w:rPr>
      </w:pPr>
    </w:p>
    <w:p w14:paraId="41D982A7" w14:textId="77777777" w:rsidR="005B1C6D" w:rsidRPr="0091228B" w:rsidRDefault="005B1C6D" w:rsidP="005B1C6D">
      <w:pPr>
        <w:pStyle w:val="Code"/>
        <w:rPr>
          <w:highlight w:val="white"/>
        </w:rPr>
      </w:pPr>
      <w:r w:rsidRPr="0091228B">
        <w:rPr>
          <w:highlight w:val="white"/>
        </w:rPr>
        <w:t>logical_or_expression:</w:t>
      </w:r>
    </w:p>
    <w:p w14:paraId="50762452" w14:textId="77777777" w:rsidR="005B1C6D" w:rsidRPr="0091228B" w:rsidRDefault="005B1C6D" w:rsidP="005B1C6D">
      <w:pPr>
        <w:pStyle w:val="Code"/>
        <w:rPr>
          <w:highlight w:val="white"/>
        </w:rPr>
      </w:pPr>
      <w:r w:rsidRPr="0091228B">
        <w:rPr>
          <w:highlight w:val="white"/>
        </w:rPr>
        <w:t xml:space="preserve">    logical_and_expression  {</w:t>
      </w:r>
    </w:p>
    <w:p w14:paraId="5F5C4DF5" w14:textId="77777777" w:rsidR="005B1C6D" w:rsidRPr="0091228B" w:rsidRDefault="005B1C6D" w:rsidP="005B1C6D">
      <w:pPr>
        <w:pStyle w:val="Code"/>
        <w:rPr>
          <w:highlight w:val="white"/>
        </w:rPr>
      </w:pPr>
      <w:r w:rsidRPr="0091228B">
        <w:rPr>
          <w:highlight w:val="white"/>
        </w:rPr>
        <w:t xml:space="preserve">      $$ = $1;</w:t>
      </w:r>
    </w:p>
    <w:p w14:paraId="7327869E" w14:textId="77777777" w:rsidR="005B1C6D" w:rsidRPr="0091228B" w:rsidRDefault="005B1C6D" w:rsidP="005B1C6D">
      <w:pPr>
        <w:pStyle w:val="Code"/>
        <w:rPr>
          <w:highlight w:val="white"/>
        </w:rPr>
      </w:pPr>
      <w:r w:rsidRPr="0091228B">
        <w:rPr>
          <w:highlight w:val="white"/>
        </w:rPr>
        <w:t xml:space="preserve">    }</w:t>
      </w:r>
    </w:p>
    <w:p w14:paraId="4E645AB3" w14:textId="77777777" w:rsidR="005B1C6D" w:rsidRPr="0091228B" w:rsidRDefault="005B1C6D" w:rsidP="005B1C6D">
      <w:pPr>
        <w:pStyle w:val="Code"/>
        <w:rPr>
          <w:highlight w:val="white"/>
        </w:rPr>
      </w:pPr>
      <w:r w:rsidRPr="0091228B">
        <w:rPr>
          <w:highlight w:val="white"/>
        </w:rPr>
        <w:t xml:space="preserve">  | logical_or_expression LOGICAL_OR logical_and_expression {</w:t>
      </w:r>
    </w:p>
    <w:p w14:paraId="7AF8763E" w14:textId="77777777" w:rsidR="005B1C6D" w:rsidRPr="0091228B" w:rsidRDefault="005B1C6D" w:rsidP="005B1C6D">
      <w:pPr>
        <w:pStyle w:val="Code"/>
        <w:rPr>
          <w:highlight w:val="white"/>
        </w:rPr>
      </w:pPr>
      <w:r w:rsidRPr="0091228B">
        <w:rPr>
          <w:highlight w:val="white"/>
        </w:rPr>
        <w:t xml:space="preserve">      $$ = (($1 != 0) || ($3 != 0)) ? 1 : 0;</w:t>
      </w:r>
    </w:p>
    <w:p w14:paraId="28DD13F9" w14:textId="77777777" w:rsidR="005B1C6D" w:rsidRPr="0091228B" w:rsidRDefault="005B1C6D" w:rsidP="005B1C6D">
      <w:pPr>
        <w:pStyle w:val="Code"/>
        <w:rPr>
          <w:highlight w:val="white"/>
        </w:rPr>
      </w:pPr>
      <w:r w:rsidRPr="0091228B">
        <w:rPr>
          <w:highlight w:val="white"/>
        </w:rPr>
        <w:t xml:space="preserve">    };</w:t>
      </w:r>
    </w:p>
    <w:p w14:paraId="4453FD37" w14:textId="77777777" w:rsidR="005B1C6D" w:rsidRPr="0091228B" w:rsidRDefault="005B1C6D" w:rsidP="005B1C6D">
      <w:pPr>
        <w:pStyle w:val="Code"/>
        <w:rPr>
          <w:highlight w:val="white"/>
        </w:rPr>
      </w:pPr>
    </w:p>
    <w:p w14:paraId="652604F0" w14:textId="77777777" w:rsidR="005B1C6D" w:rsidRPr="0091228B" w:rsidRDefault="005B1C6D" w:rsidP="005B1C6D">
      <w:pPr>
        <w:pStyle w:val="Code"/>
        <w:rPr>
          <w:highlight w:val="white"/>
        </w:rPr>
      </w:pPr>
      <w:r w:rsidRPr="0091228B">
        <w:rPr>
          <w:highlight w:val="white"/>
        </w:rPr>
        <w:t>logical_and_expression:</w:t>
      </w:r>
    </w:p>
    <w:p w14:paraId="7E9862D8" w14:textId="77777777" w:rsidR="005B1C6D" w:rsidRPr="0091228B" w:rsidRDefault="005B1C6D" w:rsidP="005B1C6D">
      <w:pPr>
        <w:pStyle w:val="Code"/>
        <w:rPr>
          <w:highlight w:val="white"/>
        </w:rPr>
      </w:pPr>
      <w:r w:rsidRPr="0091228B">
        <w:rPr>
          <w:highlight w:val="white"/>
        </w:rPr>
        <w:t xml:space="preserve">    bitwise_or_expression  {</w:t>
      </w:r>
    </w:p>
    <w:p w14:paraId="3714FBBE" w14:textId="77777777" w:rsidR="005B1C6D" w:rsidRPr="0091228B" w:rsidRDefault="005B1C6D" w:rsidP="005B1C6D">
      <w:pPr>
        <w:pStyle w:val="Code"/>
        <w:rPr>
          <w:highlight w:val="white"/>
        </w:rPr>
      </w:pPr>
      <w:r w:rsidRPr="0091228B">
        <w:rPr>
          <w:highlight w:val="white"/>
        </w:rPr>
        <w:t xml:space="preserve">      $$ = $1;</w:t>
      </w:r>
    </w:p>
    <w:p w14:paraId="3B0A8ADB" w14:textId="77777777" w:rsidR="005B1C6D" w:rsidRPr="0091228B" w:rsidRDefault="005B1C6D" w:rsidP="005B1C6D">
      <w:pPr>
        <w:pStyle w:val="Code"/>
        <w:rPr>
          <w:highlight w:val="white"/>
        </w:rPr>
      </w:pPr>
      <w:r w:rsidRPr="0091228B">
        <w:rPr>
          <w:highlight w:val="white"/>
        </w:rPr>
        <w:t xml:space="preserve">    }</w:t>
      </w:r>
    </w:p>
    <w:p w14:paraId="1E7DBD71" w14:textId="77777777" w:rsidR="005B1C6D" w:rsidRPr="0091228B" w:rsidRDefault="005B1C6D" w:rsidP="005B1C6D">
      <w:pPr>
        <w:pStyle w:val="Code"/>
        <w:rPr>
          <w:highlight w:val="white"/>
        </w:rPr>
      </w:pPr>
      <w:r w:rsidRPr="0091228B">
        <w:rPr>
          <w:highlight w:val="white"/>
        </w:rPr>
        <w:t xml:space="preserve">  | bitwise_and_expression LOGICAL_AND bitwise_or_expression {</w:t>
      </w:r>
    </w:p>
    <w:p w14:paraId="58D94F46" w14:textId="77777777" w:rsidR="005B1C6D" w:rsidRPr="0091228B" w:rsidRDefault="005B1C6D" w:rsidP="005B1C6D">
      <w:pPr>
        <w:pStyle w:val="Code"/>
        <w:rPr>
          <w:highlight w:val="white"/>
        </w:rPr>
      </w:pPr>
      <w:r w:rsidRPr="0091228B">
        <w:rPr>
          <w:highlight w:val="white"/>
        </w:rPr>
        <w:t xml:space="preserve">      $$ = (($1 != 0) &amp;&amp; ($3 != 0)) ? 1 : 0;</w:t>
      </w:r>
    </w:p>
    <w:p w14:paraId="23C30540" w14:textId="77777777" w:rsidR="005B1C6D" w:rsidRPr="0091228B" w:rsidRDefault="005B1C6D" w:rsidP="005B1C6D">
      <w:pPr>
        <w:pStyle w:val="Code"/>
        <w:rPr>
          <w:highlight w:val="white"/>
        </w:rPr>
      </w:pPr>
      <w:r w:rsidRPr="0091228B">
        <w:rPr>
          <w:highlight w:val="white"/>
        </w:rPr>
        <w:t xml:space="preserve">    };</w:t>
      </w:r>
    </w:p>
    <w:p w14:paraId="0BAD3368" w14:textId="77777777" w:rsidR="005B1C6D" w:rsidRPr="0091228B" w:rsidRDefault="005B1C6D" w:rsidP="005B1C6D">
      <w:pPr>
        <w:pStyle w:val="Code"/>
        <w:rPr>
          <w:highlight w:val="white"/>
        </w:rPr>
      </w:pPr>
    </w:p>
    <w:p w14:paraId="0E99D761" w14:textId="77777777" w:rsidR="005B1C6D" w:rsidRDefault="005B1C6D" w:rsidP="005B1C6D">
      <w:pPr>
        <w:pStyle w:val="Code"/>
        <w:rPr>
          <w:highlight w:val="white"/>
          <w:lang w:val="sv-SE"/>
        </w:rPr>
      </w:pPr>
      <w:r>
        <w:rPr>
          <w:highlight w:val="white"/>
          <w:lang w:val="sv-SE"/>
        </w:rPr>
        <w:t>bitwise_or_expression:</w:t>
      </w:r>
    </w:p>
    <w:p w14:paraId="3EE8595D" w14:textId="77777777" w:rsidR="005B1C6D" w:rsidRDefault="005B1C6D" w:rsidP="005B1C6D">
      <w:pPr>
        <w:pStyle w:val="Code"/>
        <w:rPr>
          <w:highlight w:val="white"/>
          <w:lang w:val="sv-SE"/>
        </w:rPr>
      </w:pPr>
      <w:r>
        <w:rPr>
          <w:highlight w:val="white"/>
          <w:lang w:val="sv-SE"/>
        </w:rPr>
        <w:t xml:space="preserve">    bitwise_xor_expression  {</w:t>
      </w:r>
    </w:p>
    <w:p w14:paraId="72B9164E" w14:textId="77777777" w:rsidR="005B1C6D" w:rsidRDefault="005B1C6D" w:rsidP="005B1C6D">
      <w:pPr>
        <w:pStyle w:val="Code"/>
        <w:rPr>
          <w:highlight w:val="white"/>
          <w:lang w:val="sv-SE"/>
        </w:rPr>
      </w:pPr>
      <w:r>
        <w:rPr>
          <w:highlight w:val="white"/>
          <w:lang w:val="sv-SE"/>
        </w:rPr>
        <w:t xml:space="preserve">      $$ = $1;</w:t>
      </w:r>
    </w:p>
    <w:p w14:paraId="4199A027" w14:textId="77777777" w:rsidR="005B1C6D" w:rsidRDefault="005B1C6D" w:rsidP="005B1C6D">
      <w:pPr>
        <w:pStyle w:val="Code"/>
        <w:rPr>
          <w:highlight w:val="white"/>
          <w:lang w:val="sv-SE"/>
        </w:rPr>
      </w:pPr>
      <w:r>
        <w:rPr>
          <w:highlight w:val="white"/>
          <w:lang w:val="sv-SE"/>
        </w:rPr>
        <w:t xml:space="preserve">    }</w:t>
      </w:r>
    </w:p>
    <w:p w14:paraId="3DA1CEB6" w14:textId="77777777" w:rsidR="005B1C6D" w:rsidRDefault="005B1C6D" w:rsidP="005B1C6D">
      <w:pPr>
        <w:pStyle w:val="Code"/>
        <w:rPr>
          <w:highlight w:val="white"/>
          <w:lang w:val="sv-SE"/>
        </w:rPr>
      </w:pPr>
      <w:r>
        <w:rPr>
          <w:highlight w:val="white"/>
          <w:lang w:val="sv-SE"/>
        </w:rPr>
        <w:t xml:space="preserve">  | bitwise_or_expression BITWISE_OR bitwise_xor_expression {</w:t>
      </w:r>
    </w:p>
    <w:p w14:paraId="0383EE18" w14:textId="77777777" w:rsidR="005B1C6D" w:rsidRDefault="005B1C6D" w:rsidP="005B1C6D">
      <w:pPr>
        <w:pStyle w:val="Code"/>
        <w:rPr>
          <w:highlight w:val="white"/>
          <w:lang w:val="sv-SE"/>
        </w:rPr>
      </w:pPr>
      <w:r>
        <w:rPr>
          <w:highlight w:val="white"/>
          <w:lang w:val="sv-SE"/>
        </w:rPr>
        <w:t xml:space="preserve">      $$ = $1 | $3;</w:t>
      </w:r>
    </w:p>
    <w:p w14:paraId="7751B740" w14:textId="77777777" w:rsidR="005B1C6D" w:rsidRDefault="005B1C6D" w:rsidP="005B1C6D">
      <w:pPr>
        <w:pStyle w:val="Code"/>
        <w:rPr>
          <w:highlight w:val="white"/>
          <w:lang w:val="sv-SE"/>
        </w:rPr>
      </w:pPr>
      <w:r>
        <w:rPr>
          <w:highlight w:val="white"/>
          <w:lang w:val="sv-SE"/>
        </w:rPr>
        <w:t xml:space="preserve">    };</w:t>
      </w:r>
    </w:p>
    <w:p w14:paraId="14F01CB8" w14:textId="77777777" w:rsidR="005B1C6D" w:rsidRDefault="005B1C6D" w:rsidP="005B1C6D">
      <w:pPr>
        <w:pStyle w:val="Code"/>
        <w:rPr>
          <w:highlight w:val="white"/>
          <w:lang w:val="sv-SE"/>
        </w:rPr>
      </w:pPr>
    </w:p>
    <w:p w14:paraId="5A8A8C18" w14:textId="77777777" w:rsidR="005B1C6D" w:rsidRDefault="005B1C6D" w:rsidP="005B1C6D">
      <w:pPr>
        <w:pStyle w:val="Code"/>
        <w:rPr>
          <w:highlight w:val="white"/>
          <w:lang w:val="sv-SE"/>
        </w:rPr>
      </w:pPr>
      <w:r>
        <w:rPr>
          <w:highlight w:val="white"/>
          <w:lang w:val="sv-SE"/>
        </w:rPr>
        <w:t>bitwise_xor_expression:</w:t>
      </w:r>
    </w:p>
    <w:p w14:paraId="102D58FA" w14:textId="77777777" w:rsidR="005B1C6D" w:rsidRDefault="005B1C6D" w:rsidP="005B1C6D">
      <w:pPr>
        <w:pStyle w:val="Code"/>
        <w:rPr>
          <w:highlight w:val="white"/>
          <w:lang w:val="sv-SE"/>
        </w:rPr>
      </w:pPr>
      <w:r>
        <w:rPr>
          <w:highlight w:val="white"/>
          <w:lang w:val="sv-SE"/>
        </w:rPr>
        <w:t xml:space="preserve">    bitwise_and_expression  {</w:t>
      </w:r>
    </w:p>
    <w:p w14:paraId="36BB23A5" w14:textId="77777777" w:rsidR="005B1C6D" w:rsidRDefault="005B1C6D" w:rsidP="005B1C6D">
      <w:pPr>
        <w:pStyle w:val="Code"/>
        <w:rPr>
          <w:highlight w:val="white"/>
          <w:lang w:val="sv-SE"/>
        </w:rPr>
      </w:pPr>
      <w:r>
        <w:rPr>
          <w:highlight w:val="white"/>
          <w:lang w:val="sv-SE"/>
        </w:rPr>
        <w:t xml:space="preserve">      $$ = $1;</w:t>
      </w:r>
    </w:p>
    <w:p w14:paraId="44534CF4" w14:textId="77777777" w:rsidR="005B1C6D" w:rsidRPr="0091228B" w:rsidRDefault="005B1C6D" w:rsidP="005B1C6D">
      <w:pPr>
        <w:pStyle w:val="Code"/>
        <w:rPr>
          <w:highlight w:val="white"/>
        </w:rPr>
      </w:pPr>
      <w:r w:rsidRPr="0091228B">
        <w:rPr>
          <w:highlight w:val="white"/>
        </w:rPr>
        <w:t xml:space="preserve">    }</w:t>
      </w:r>
    </w:p>
    <w:p w14:paraId="4ABC0894" w14:textId="77777777" w:rsidR="005B1C6D" w:rsidRPr="0091228B" w:rsidRDefault="005B1C6D" w:rsidP="005B1C6D">
      <w:pPr>
        <w:pStyle w:val="Code"/>
        <w:rPr>
          <w:highlight w:val="white"/>
        </w:rPr>
      </w:pPr>
      <w:r w:rsidRPr="0091228B">
        <w:rPr>
          <w:highlight w:val="white"/>
        </w:rPr>
        <w:t xml:space="preserve">  | bitwise_xor_expression BITWISE_XOR bitwise_and_expression {</w:t>
      </w:r>
    </w:p>
    <w:p w14:paraId="2AA1EABC" w14:textId="77777777" w:rsidR="005B1C6D" w:rsidRPr="0091228B" w:rsidRDefault="005B1C6D" w:rsidP="005B1C6D">
      <w:pPr>
        <w:pStyle w:val="Code"/>
        <w:rPr>
          <w:highlight w:val="white"/>
        </w:rPr>
      </w:pPr>
      <w:r w:rsidRPr="0091228B">
        <w:rPr>
          <w:highlight w:val="white"/>
        </w:rPr>
        <w:lastRenderedPageBreak/>
        <w:t xml:space="preserve">      $$ = $1 ^ $3;</w:t>
      </w:r>
    </w:p>
    <w:p w14:paraId="20B70764" w14:textId="77777777" w:rsidR="005B1C6D" w:rsidRPr="0091228B" w:rsidRDefault="005B1C6D" w:rsidP="005B1C6D">
      <w:pPr>
        <w:pStyle w:val="Code"/>
        <w:rPr>
          <w:highlight w:val="white"/>
        </w:rPr>
      </w:pPr>
      <w:r w:rsidRPr="0091228B">
        <w:rPr>
          <w:highlight w:val="white"/>
        </w:rPr>
        <w:t xml:space="preserve">    };</w:t>
      </w:r>
    </w:p>
    <w:p w14:paraId="28A339AF" w14:textId="77777777" w:rsidR="005B1C6D" w:rsidRPr="0091228B" w:rsidRDefault="005B1C6D" w:rsidP="005B1C6D">
      <w:pPr>
        <w:pStyle w:val="Code"/>
        <w:rPr>
          <w:highlight w:val="white"/>
        </w:rPr>
      </w:pPr>
    </w:p>
    <w:p w14:paraId="18E8A473" w14:textId="77777777" w:rsidR="005B1C6D" w:rsidRPr="0091228B" w:rsidRDefault="005B1C6D" w:rsidP="005B1C6D">
      <w:pPr>
        <w:pStyle w:val="Code"/>
        <w:rPr>
          <w:highlight w:val="white"/>
        </w:rPr>
      </w:pPr>
      <w:r w:rsidRPr="0091228B">
        <w:rPr>
          <w:highlight w:val="white"/>
        </w:rPr>
        <w:t>bitwise_and_expression:</w:t>
      </w:r>
    </w:p>
    <w:p w14:paraId="2FF99A42" w14:textId="77777777" w:rsidR="005B1C6D" w:rsidRPr="0091228B" w:rsidRDefault="005B1C6D" w:rsidP="005B1C6D">
      <w:pPr>
        <w:pStyle w:val="Code"/>
        <w:rPr>
          <w:highlight w:val="white"/>
        </w:rPr>
      </w:pPr>
      <w:r w:rsidRPr="0091228B">
        <w:rPr>
          <w:highlight w:val="white"/>
        </w:rPr>
        <w:t xml:space="preserve">    equality_expression {</w:t>
      </w:r>
    </w:p>
    <w:p w14:paraId="159F9E96" w14:textId="77777777" w:rsidR="005B1C6D" w:rsidRPr="0091228B" w:rsidRDefault="005B1C6D" w:rsidP="005B1C6D">
      <w:pPr>
        <w:pStyle w:val="Code"/>
        <w:rPr>
          <w:highlight w:val="white"/>
        </w:rPr>
      </w:pPr>
      <w:r w:rsidRPr="0091228B">
        <w:rPr>
          <w:highlight w:val="white"/>
        </w:rPr>
        <w:t xml:space="preserve">      $$ = $1;</w:t>
      </w:r>
    </w:p>
    <w:p w14:paraId="27939458" w14:textId="77777777" w:rsidR="005B1C6D" w:rsidRPr="0091228B" w:rsidRDefault="005B1C6D" w:rsidP="005B1C6D">
      <w:pPr>
        <w:pStyle w:val="Code"/>
        <w:rPr>
          <w:highlight w:val="white"/>
        </w:rPr>
      </w:pPr>
      <w:r w:rsidRPr="0091228B">
        <w:rPr>
          <w:highlight w:val="white"/>
        </w:rPr>
        <w:t xml:space="preserve">    }</w:t>
      </w:r>
    </w:p>
    <w:p w14:paraId="63AEC21E" w14:textId="77777777" w:rsidR="005B1C6D" w:rsidRPr="0091228B" w:rsidRDefault="005B1C6D" w:rsidP="005B1C6D">
      <w:pPr>
        <w:pStyle w:val="Code"/>
        <w:rPr>
          <w:highlight w:val="white"/>
        </w:rPr>
      </w:pPr>
      <w:r w:rsidRPr="0091228B">
        <w:rPr>
          <w:highlight w:val="white"/>
        </w:rPr>
        <w:t xml:space="preserve">  | bitwise_and_expression BITWISE_AND equality_expression {</w:t>
      </w:r>
    </w:p>
    <w:p w14:paraId="4259E40C" w14:textId="77777777" w:rsidR="005B1C6D" w:rsidRPr="0091228B" w:rsidRDefault="005B1C6D" w:rsidP="005B1C6D">
      <w:pPr>
        <w:pStyle w:val="Code"/>
        <w:rPr>
          <w:highlight w:val="white"/>
        </w:rPr>
      </w:pPr>
      <w:r w:rsidRPr="0091228B">
        <w:rPr>
          <w:highlight w:val="white"/>
        </w:rPr>
        <w:t xml:space="preserve">      $$ = $1 &amp; $3;</w:t>
      </w:r>
    </w:p>
    <w:p w14:paraId="0D8E7076" w14:textId="77777777" w:rsidR="005B1C6D" w:rsidRPr="0091228B" w:rsidRDefault="005B1C6D" w:rsidP="005B1C6D">
      <w:pPr>
        <w:pStyle w:val="Code"/>
        <w:rPr>
          <w:highlight w:val="white"/>
        </w:rPr>
      </w:pPr>
      <w:r w:rsidRPr="0091228B">
        <w:rPr>
          <w:highlight w:val="white"/>
        </w:rPr>
        <w:t xml:space="preserve">    };</w:t>
      </w:r>
    </w:p>
    <w:p w14:paraId="2C7D1903" w14:textId="77777777" w:rsidR="005B1C6D" w:rsidRPr="0091228B" w:rsidRDefault="005B1C6D" w:rsidP="005B1C6D">
      <w:pPr>
        <w:pStyle w:val="Code"/>
        <w:rPr>
          <w:highlight w:val="white"/>
        </w:rPr>
      </w:pPr>
    </w:p>
    <w:p w14:paraId="56356021" w14:textId="77777777" w:rsidR="005B1C6D" w:rsidRPr="0091228B" w:rsidRDefault="005B1C6D" w:rsidP="005B1C6D">
      <w:pPr>
        <w:pStyle w:val="Code"/>
        <w:rPr>
          <w:highlight w:val="white"/>
        </w:rPr>
      </w:pPr>
      <w:r w:rsidRPr="0091228B">
        <w:rPr>
          <w:highlight w:val="white"/>
        </w:rPr>
        <w:t>equality_expression:</w:t>
      </w:r>
    </w:p>
    <w:p w14:paraId="58B5BC3C" w14:textId="77777777" w:rsidR="005B1C6D" w:rsidRPr="0091228B" w:rsidRDefault="005B1C6D" w:rsidP="005B1C6D">
      <w:pPr>
        <w:pStyle w:val="Code"/>
        <w:rPr>
          <w:highlight w:val="white"/>
        </w:rPr>
      </w:pPr>
      <w:r w:rsidRPr="0091228B">
        <w:rPr>
          <w:highlight w:val="white"/>
        </w:rPr>
        <w:t xml:space="preserve">    relation_expression {</w:t>
      </w:r>
    </w:p>
    <w:p w14:paraId="4F03395D" w14:textId="77777777" w:rsidR="005B1C6D" w:rsidRPr="0091228B" w:rsidRDefault="005B1C6D" w:rsidP="005B1C6D">
      <w:pPr>
        <w:pStyle w:val="Code"/>
        <w:rPr>
          <w:highlight w:val="white"/>
        </w:rPr>
      </w:pPr>
      <w:r w:rsidRPr="0091228B">
        <w:rPr>
          <w:highlight w:val="white"/>
        </w:rPr>
        <w:t xml:space="preserve">      $$ = $1;</w:t>
      </w:r>
    </w:p>
    <w:p w14:paraId="49BC9062" w14:textId="77777777" w:rsidR="005B1C6D" w:rsidRPr="0091228B" w:rsidRDefault="005B1C6D" w:rsidP="005B1C6D">
      <w:pPr>
        <w:pStyle w:val="Code"/>
        <w:rPr>
          <w:highlight w:val="white"/>
        </w:rPr>
      </w:pPr>
      <w:r w:rsidRPr="0091228B">
        <w:rPr>
          <w:highlight w:val="white"/>
        </w:rPr>
        <w:t xml:space="preserve">    }</w:t>
      </w:r>
    </w:p>
    <w:p w14:paraId="61FBD325" w14:textId="77777777" w:rsidR="005B1C6D" w:rsidRPr="0091228B" w:rsidRDefault="005B1C6D" w:rsidP="005B1C6D">
      <w:pPr>
        <w:pStyle w:val="Code"/>
        <w:rPr>
          <w:highlight w:val="white"/>
        </w:rPr>
      </w:pPr>
      <w:r w:rsidRPr="0091228B">
        <w:rPr>
          <w:highlight w:val="white"/>
        </w:rPr>
        <w:t xml:space="preserve">  | equality_expression EQUAL relation_expression {      </w:t>
      </w:r>
    </w:p>
    <w:p w14:paraId="14E02097" w14:textId="77777777" w:rsidR="005B1C6D" w:rsidRPr="0091228B" w:rsidRDefault="005B1C6D" w:rsidP="005B1C6D">
      <w:pPr>
        <w:pStyle w:val="Code"/>
        <w:rPr>
          <w:highlight w:val="white"/>
        </w:rPr>
      </w:pPr>
      <w:r w:rsidRPr="0091228B">
        <w:rPr>
          <w:highlight w:val="white"/>
        </w:rPr>
        <w:t xml:space="preserve">      $$ = ($1 == $3) ? 1 : 0;</w:t>
      </w:r>
    </w:p>
    <w:p w14:paraId="754EF4C7" w14:textId="77777777" w:rsidR="005B1C6D" w:rsidRPr="0091228B" w:rsidRDefault="005B1C6D" w:rsidP="005B1C6D">
      <w:pPr>
        <w:pStyle w:val="Code"/>
        <w:rPr>
          <w:highlight w:val="white"/>
        </w:rPr>
      </w:pPr>
      <w:r w:rsidRPr="0091228B">
        <w:rPr>
          <w:highlight w:val="white"/>
        </w:rPr>
        <w:t xml:space="preserve">    }</w:t>
      </w:r>
    </w:p>
    <w:p w14:paraId="711171C6" w14:textId="77777777" w:rsidR="005B1C6D" w:rsidRPr="0091228B" w:rsidRDefault="005B1C6D" w:rsidP="005B1C6D">
      <w:pPr>
        <w:pStyle w:val="Code"/>
        <w:rPr>
          <w:highlight w:val="white"/>
        </w:rPr>
      </w:pPr>
      <w:r w:rsidRPr="0091228B">
        <w:rPr>
          <w:highlight w:val="white"/>
        </w:rPr>
        <w:t xml:space="preserve">  | equality_expression NOT_EQUAL relation_expression {      </w:t>
      </w:r>
    </w:p>
    <w:p w14:paraId="45469FF5" w14:textId="77777777" w:rsidR="005B1C6D" w:rsidRPr="0091228B" w:rsidRDefault="005B1C6D" w:rsidP="005B1C6D">
      <w:pPr>
        <w:pStyle w:val="Code"/>
        <w:rPr>
          <w:highlight w:val="white"/>
        </w:rPr>
      </w:pPr>
      <w:r w:rsidRPr="0091228B">
        <w:rPr>
          <w:highlight w:val="white"/>
        </w:rPr>
        <w:t xml:space="preserve">      $$ = ($1 != $3) ? 1 : 0;</w:t>
      </w:r>
    </w:p>
    <w:p w14:paraId="41734A8D" w14:textId="77777777" w:rsidR="005B1C6D" w:rsidRPr="0091228B" w:rsidRDefault="005B1C6D" w:rsidP="005B1C6D">
      <w:pPr>
        <w:pStyle w:val="Code"/>
        <w:rPr>
          <w:highlight w:val="white"/>
        </w:rPr>
      </w:pPr>
      <w:r w:rsidRPr="0091228B">
        <w:rPr>
          <w:highlight w:val="white"/>
        </w:rPr>
        <w:t xml:space="preserve">    };</w:t>
      </w:r>
    </w:p>
    <w:p w14:paraId="7EFFE72C" w14:textId="77777777" w:rsidR="005B1C6D" w:rsidRPr="0091228B" w:rsidRDefault="005B1C6D" w:rsidP="005B1C6D">
      <w:pPr>
        <w:pStyle w:val="Code"/>
        <w:rPr>
          <w:highlight w:val="white"/>
        </w:rPr>
      </w:pPr>
    </w:p>
    <w:p w14:paraId="3A548F07" w14:textId="77777777" w:rsidR="005B1C6D" w:rsidRPr="0091228B" w:rsidRDefault="005B1C6D" w:rsidP="005B1C6D">
      <w:pPr>
        <w:pStyle w:val="Code"/>
        <w:rPr>
          <w:highlight w:val="white"/>
        </w:rPr>
      </w:pPr>
      <w:r w:rsidRPr="0091228B">
        <w:rPr>
          <w:highlight w:val="white"/>
        </w:rPr>
        <w:t>relation_expression:</w:t>
      </w:r>
    </w:p>
    <w:p w14:paraId="58FFC5C0" w14:textId="77777777" w:rsidR="005B1C6D" w:rsidRPr="0091228B" w:rsidRDefault="005B1C6D" w:rsidP="005B1C6D">
      <w:pPr>
        <w:pStyle w:val="Code"/>
        <w:rPr>
          <w:highlight w:val="white"/>
        </w:rPr>
      </w:pPr>
      <w:r w:rsidRPr="0091228B">
        <w:rPr>
          <w:highlight w:val="white"/>
        </w:rPr>
        <w:t xml:space="preserve">    shift_expression  { $$ = $1; }</w:t>
      </w:r>
    </w:p>
    <w:p w14:paraId="67523828" w14:textId="77777777" w:rsidR="005B1C6D" w:rsidRPr="0091228B" w:rsidRDefault="005B1C6D" w:rsidP="005B1C6D">
      <w:pPr>
        <w:pStyle w:val="Code"/>
        <w:rPr>
          <w:highlight w:val="white"/>
        </w:rPr>
      </w:pPr>
      <w:r w:rsidRPr="0091228B">
        <w:rPr>
          <w:highlight w:val="white"/>
        </w:rPr>
        <w:t xml:space="preserve">  | relation_expression LESS_THAN shift_expression {</w:t>
      </w:r>
    </w:p>
    <w:p w14:paraId="58413577" w14:textId="77777777" w:rsidR="005B1C6D" w:rsidRPr="0091228B" w:rsidRDefault="005B1C6D" w:rsidP="005B1C6D">
      <w:pPr>
        <w:pStyle w:val="Code"/>
        <w:rPr>
          <w:highlight w:val="white"/>
        </w:rPr>
      </w:pPr>
      <w:r w:rsidRPr="0091228B">
        <w:rPr>
          <w:highlight w:val="white"/>
        </w:rPr>
        <w:t xml:space="preserve">      $$ = ($1 &lt; $3) ? 1 : 0;</w:t>
      </w:r>
    </w:p>
    <w:p w14:paraId="58ACF563" w14:textId="77777777" w:rsidR="005B1C6D" w:rsidRPr="0091228B" w:rsidRDefault="005B1C6D" w:rsidP="005B1C6D">
      <w:pPr>
        <w:pStyle w:val="Code"/>
        <w:rPr>
          <w:highlight w:val="white"/>
        </w:rPr>
      </w:pPr>
      <w:r w:rsidRPr="0091228B">
        <w:rPr>
          <w:highlight w:val="white"/>
        </w:rPr>
        <w:t xml:space="preserve">    }</w:t>
      </w:r>
    </w:p>
    <w:p w14:paraId="7E4ECB06" w14:textId="77777777" w:rsidR="005B1C6D" w:rsidRPr="0091228B" w:rsidRDefault="005B1C6D" w:rsidP="005B1C6D">
      <w:pPr>
        <w:pStyle w:val="Code"/>
        <w:rPr>
          <w:highlight w:val="white"/>
        </w:rPr>
      </w:pPr>
      <w:r w:rsidRPr="0091228B">
        <w:rPr>
          <w:highlight w:val="white"/>
        </w:rPr>
        <w:t xml:space="preserve">  | relation_expression LESS_THAN_EQUAL shift_expression {</w:t>
      </w:r>
    </w:p>
    <w:p w14:paraId="2FCFB33F" w14:textId="77777777" w:rsidR="005B1C6D" w:rsidRPr="0091228B" w:rsidRDefault="005B1C6D" w:rsidP="005B1C6D">
      <w:pPr>
        <w:pStyle w:val="Code"/>
        <w:rPr>
          <w:highlight w:val="white"/>
        </w:rPr>
      </w:pPr>
      <w:r w:rsidRPr="0091228B">
        <w:rPr>
          <w:highlight w:val="white"/>
        </w:rPr>
        <w:t xml:space="preserve">      $$ = ($1 &lt;= $3) ? 1 : 0;</w:t>
      </w:r>
    </w:p>
    <w:p w14:paraId="4E1C3A59" w14:textId="77777777" w:rsidR="005B1C6D" w:rsidRPr="0091228B" w:rsidRDefault="005B1C6D" w:rsidP="005B1C6D">
      <w:pPr>
        <w:pStyle w:val="Code"/>
        <w:rPr>
          <w:highlight w:val="white"/>
        </w:rPr>
      </w:pPr>
      <w:r w:rsidRPr="0091228B">
        <w:rPr>
          <w:highlight w:val="white"/>
        </w:rPr>
        <w:t xml:space="preserve">    }</w:t>
      </w:r>
    </w:p>
    <w:p w14:paraId="2BF74698" w14:textId="77777777" w:rsidR="005B1C6D" w:rsidRPr="0091228B" w:rsidRDefault="005B1C6D" w:rsidP="005B1C6D">
      <w:pPr>
        <w:pStyle w:val="Code"/>
        <w:rPr>
          <w:highlight w:val="white"/>
        </w:rPr>
      </w:pPr>
      <w:r w:rsidRPr="0091228B">
        <w:rPr>
          <w:highlight w:val="white"/>
        </w:rPr>
        <w:t xml:space="preserve">  | relation_expression GREATER_THAN shift_expression {</w:t>
      </w:r>
    </w:p>
    <w:p w14:paraId="485BFC07" w14:textId="77777777" w:rsidR="005B1C6D" w:rsidRPr="0091228B" w:rsidRDefault="005B1C6D" w:rsidP="005B1C6D">
      <w:pPr>
        <w:pStyle w:val="Code"/>
        <w:rPr>
          <w:highlight w:val="white"/>
        </w:rPr>
      </w:pPr>
      <w:r w:rsidRPr="0091228B">
        <w:rPr>
          <w:highlight w:val="white"/>
        </w:rPr>
        <w:t xml:space="preserve">      $$ = ($1 &gt; $3) ? 1 : 0;</w:t>
      </w:r>
    </w:p>
    <w:p w14:paraId="0BE064F9" w14:textId="77777777" w:rsidR="005B1C6D" w:rsidRPr="0091228B" w:rsidRDefault="005B1C6D" w:rsidP="005B1C6D">
      <w:pPr>
        <w:pStyle w:val="Code"/>
        <w:rPr>
          <w:highlight w:val="white"/>
        </w:rPr>
      </w:pPr>
      <w:r w:rsidRPr="0091228B">
        <w:rPr>
          <w:highlight w:val="white"/>
        </w:rPr>
        <w:t xml:space="preserve">    }</w:t>
      </w:r>
    </w:p>
    <w:p w14:paraId="3A8E626C" w14:textId="77777777" w:rsidR="005B1C6D" w:rsidRPr="0091228B" w:rsidRDefault="005B1C6D" w:rsidP="005B1C6D">
      <w:pPr>
        <w:pStyle w:val="Code"/>
        <w:rPr>
          <w:highlight w:val="white"/>
        </w:rPr>
      </w:pPr>
      <w:r w:rsidRPr="0091228B">
        <w:rPr>
          <w:highlight w:val="white"/>
        </w:rPr>
        <w:t xml:space="preserve">  | relation_expression GREATER_THAN_EQUAL shift_expression {</w:t>
      </w:r>
    </w:p>
    <w:p w14:paraId="0362AB65" w14:textId="77777777" w:rsidR="005B1C6D" w:rsidRPr="0091228B" w:rsidRDefault="005B1C6D" w:rsidP="005B1C6D">
      <w:pPr>
        <w:pStyle w:val="Code"/>
        <w:rPr>
          <w:highlight w:val="white"/>
        </w:rPr>
      </w:pPr>
      <w:r w:rsidRPr="0091228B">
        <w:rPr>
          <w:highlight w:val="white"/>
        </w:rPr>
        <w:t xml:space="preserve">      $$ = ($1 &gt;=$3) ? 1 : 0;</w:t>
      </w:r>
    </w:p>
    <w:p w14:paraId="7B55F337" w14:textId="77777777" w:rsidR="005B1C6D" w:rsidRPr="0091228B" w:rsidRDefault="005B1C6D" w:rsidP="005B1C6D">
      <w:pPr>
        <w:pStyle w:val="Code"/>
        <w:rPr>
          <w:highlight w:val="white"/>
        </w:rPr>
      </w:pPr>
      <w:r w:rsidRPr="0091228B">
        <w:rPr>
          <w:highlight w:val="white"/>
        </w:rPr>
        <w:t xml:space="preserve">    };</w:t>
      </w:r>
    </w:p>
    <w:p w14:paraId="2B6087A8" w14:textId="77777777" w:rsidR="005B1C6D" w:rsidRPr="0091228B" w:rsidRDefault="005B1C6D" w:rsidP="005B1C6D">
      <w:pPr>
        <w:pStyle w:val="Code"/>
        <w:rPr>
          <w:highlight w:val="white"/>
        </w:rPr>
      </w:pPr>
    </w:p>
    <w:p w14:paraId="3141097B" w14:textId="77777777" w:rsidR="005B1C6D" w:rsidRPr="0091228B" w:rsidRDefault="005B1C6D" w:rsidP="005B1C6D">
      <w:pPr>
        <w:pStyle w:val="Code"/>
        <w:rPr>
          <w:highlight w:val="white"/>
        </w:rPr>
      </w:pPr>
      <w:r w:rsidRPr="0091228B">
        <w:rPr>
          <w:highlight w:val="white"/>
        </w:rPr>
        <w:t>shift_expression:</w:t>
      </w:r>
    </w:p>
    <w:p w14:paraId="2715782B" w14:textId="77777777" w:rsidR="005B1C6D" w:rsidRPr="0091228B" w:rsidRDefault="005B1C6D" w:rsidP="005B1C6D">
      <w:pPr>
        <w:pStyle w:val="Code"/>
        <w:rPr>
          <w:highlight w:val="white"/>
        </w:rPr>
      </w:pPr>
      <w:r w:rsidRPr="0091228B">
        <w:rPr>
          <w:highlight w:val="white"/>
        </w:rPr>
        <w:t xml:space="preserve">    add_expression {</w:t>
      </w:r>
    </w:p>
    <w:p w14:paraId="7DAFE435" w14:textId="77777777" w:rsidR="005B1C6D" w:rsidRPr="0091228B" w:rsidRDefault="005B1C6D" w:rsidP="005B1C6D">
      <w:pPr>
        <w:pStyle w:val="Code"/>
        <w:rPr>
          <w:highlight w:val="white"/>
        </w:rPr>
      </w:pPr>
      <w:r w:rsidRPr="0091228B">
        <w:rPr>
          <w:highlight w:val="white"/>
        </w:rPr>
        <w:t xml:space="preserve">      $$ = $1;</w:t>
      </w:r>
    </w:p>
    <w:p w14:paraId="5FD2B63F" w14:textId="77777777" w:rsidR="005B1C6D" w:rsidRPr="0091228B" w:rsidRDefault="005B1C6D" w:rsidP="005B1C6D">
      <w:pPr>
        <w:pStyle w:val="Code"/>
        <w:rPr>
          <w:highlight w:val="white"/>
        </w:rPr>
      </w:pPr>
      <w:r w:rsidRPr="0091228B">
        <w:rPr>
          <w:highlight w:val="white"/>
        </w:rPr>
        <w:t xml:space="preserve">    }</w:t>
      </w:r>
    </w:p>
    <w:p w14:paraId="31A6656E" w14:textId="77777777" w:rsidR="005B1C6D" w:rsidRPr="0091228B" w:rsidRDefault="005B1C6D" w:rsidP="005B1C6D">
      <w:pPr>
        <w:pStyle w:val="Code"/>
        <w:rPr>
          <w:highlight w:val="white"/>
        </w:rPr>
      </w:pPr>
      <w:r w:rsidRPr="0091228B">
        <w:rPr>
          <w:highlight w:val="white"/>
        </w:rPr>
        <w:t xml:space="preserve">  | shift_expression LEFT_SHIFT add_expression {</w:t>
      </w:r>
    </w:p>
    <w:p w14:paraId="578DFEEE" w14:textId="77777777" w:rsidR="005B1C6D" w:rsidRPr="0091228B" w:rsidRDefault="005B1C6D" w:rsidP="005B1C6D">
      <w:pPr>
        <w:pStyle w:val="Code"/>
        <w:rPr>
          <w:highlight w:val="white"/>
        </w:rPr>
      </w:pPr>
      <w:r w:rsidRPr="0091228B">
        <w:rPr>
          <w:highlight w:val="white"/>
        </w:rPr>
        <w:t xml:space="preserve">      $$ = $1 &lt;&lt; $3;</w:t>
      </w:r>
    </w:p>
    <w:p w14:paraId="7D79E5B8" w14:textId="77777777" w:rsidR="005B1C6D" w:rsidRPr="0091228B" w:rsidRDefault="005B1C6D" w:rsidP="005B1C6D">
      <w:pPr>
        <w:pStyle w:val="Code"/>
        <w:rPr>
          <w:highlight w:val="white"/>
        </w:rPr>
      </w:pPr>
      <w:r w:rsidRPr="0091228B">
        <w:rPr>
          <w:highlight w:val="white"/>
        </w:rPr>
        <w:t xml:space="preserve">    }</w:t>
      </w:r>
    </w:p>
    <w:p w14:paraId="486ECE50" w14:textId="77777777" w:rsidR="005B1C6D" w:rsidRPr="0091228B" w:rsidRDefault="005B1C6D" w:rsidP="005B1C6D">
      <w:pPr>
        <w:pStyle w:val="Code"/>
        <w:rPr>
          <w:highlight w:val="white"/>
        </w:rPr>
      </w:pPr>
      <w:r w:rsidRPr="0091228B">
        <w:rPr>
          <w:highlight w:val="white"/>
        </w:rPr>
        <w:t xml:space="preserve">  | shift_expression RIGHT_SHIFT add_expression {</w:t>
      </w:r>
    </w:p>
    <w:p w14:paraId="5DEDA050" w14:textId="77777777" w:rsidR="005B1C6D" w:rsidRPr="0091228B" w:rsidRDefault="005B1C6D" w:rsidP="005B1C6D">
      <w:pPr>
        <w:pStyle w:val="Code"/>
        <w:rPr>
          <w:highlight w:val="white"/>
        </w:rPr>
      </w:pPr>
      <w:r w:rsidRPr="0091228B">
        <w:rPr>
          <w:highlight w:val="white"/>
        </w:rPr>
        <w:t xml:space="preserve">      $$ = $1 &gt;&gt; $3;</w:t>
      </w:r>
    </w:p>
    <w:p w14:paraId="002C0152" w14:textId="77777777" w:rsidR="005B1C6D" w:rsidRPr="0091228B" w:rsidRDefault="005B1C6D" w:rsidP="005B1C6D">
      <w:pPr>
        <w:pStyle w:val="Code"/>
        <w:rPr>
          <w:highlight w:val="white"/>
        </w:rPr>
      </w:pPr>
      <w:r w:rsidRPr="0091228B">
        <w:rPr>
          <w:highlight w:val="white"/>
        </w:rPr>
        <w:t xml:space="preserve">    };</w:t>
      </w:r>
    </w:p>
    <w:p w14:paraId="333B5B9D" w14:textId="77777777" w:rsidR="005B1C6D" w:rsidRPr="0091228B" w:rsidRDefault="005B1C6D" w:rsidP="005B1C6D">
      <w:pPr>
        <w:pStyle w:val="Code"/>
        <w:rPr>
          <w:highlight w:val="white"/>
        </w:rPr>
      </w:pPr>
    </w:p>
    <w:p w14:paraId="0736720D" w14:textId="77777777" w:rsidR="005B1C6D" w:rsidRPr="0091228B" w:rsidRDefault="005B1C6D" w:rsidP="005B1C6D">
      <w:pPr>
        <w:pStyle w:val="Code"/>
        <w:rPr>
          <w:highlight w:val="white"/>
        </w:rPr>
      </w:pPr>
      <w:r w:rsidRPr="0091228B">
        <w:rPr>
          <w:highlight w:val="white"/>
        </w:rPr>
        <w:t>add_expression:</w:t>
      </w:r>
    </w:p>
    <w:p w14:paraId="4EC220AF" w14:textId="77777777" w:rsidR="005B1C6D" w:rsidRPr="0091228B" w:rsidRDefault="005B1C6D" w:rsidP="005B1C6D">
      <w:pPr>
        <w:pStyle w:val="Code"/>
        <w:rPr>
          <w:highlight w:val="white"/>
        </w:rPr>
      </w:pPr>
      <w:r w:rsidRPr="0091228B">
        <w:rPr>
          <w:highlight w:val="white"/>
        </w:rPr>
        <w:t xml:space="preserve">    multiply_expression {</w:t>
      </w:r>
    </w:p>
    <w:p w14:paraId="086CA9C0" w14:textId="77777777" w:rsidR="005B1C6D" w:rsidRPr="0091228B" w:rsidRDefault="005B1C6D" w:rsidP="005B1C6D">
      <w:pPr>
        <w:pStyle w:val="Code"/>
        <w:rPr>
          <w:highlight w:val="white"/>
        </w:rPr>
      </w:pPr>
      <w:r w:rsidRPr="0091228B">
        <w:rPr>
          <w:highlight w:val="white"/>
        </w:rPr>
        <w:t xml:space="preserve">      $$ = $1;</w:t>
      </w:r>
    </w:p>
    <w:p w14:paraId="4BB8EBDD" w14:textId="77777777" w:rsidR="005B1C6D" w:rsidRPr="0091228B" w:rsidRDefault="005B1C6D" w:rsidP="005B1C6D">
      <w:pPr>
        <w:pStyle w:val="Code"/>
        <w:rPr>
          <w:highlight w:val="white"/>
        </w:rPr>
      </w:pPr>
      <w:r w:rsidRPr="0091228B">
        <w:rPr>
          <w:highlight w:val="white"/>
        </w:rPr>
        <w:t xml:space="preserve">    }</w:t>
      </w:r>
    </w:p>
    <w:p w14:paraId="103D5135" w14:textId="77777777" w:rsidR="005B1C6D" w:rsidRPr="0091228B" w:rsidRDefault="005B1C6D" w:rsidP="005B1C6D">
      <w:pPr>
        <w:pStyle w:val="Code"/>
        <w:rPr>
          <w:highlight w:val="white"/>
        </w:rPr>
      </w:pPr>
      <w:r w:rsidRPr="0091228B">
        <w:rPr>
          <w:highlight w:val="white"/>
        </w:rPr>
        <w:t xml:space="preserve">  | add_expression ADD multiply_expression {</w:t>
      </w:r>
    </w:p>
    <w:p w14:paraId="1B612284" w14:textId="77777777" w:rsidR="005B1C6D" w:rsidRPr="0091228B" w:rsidRDefault="005B1C6D" w:rsidP="005B1C6D">
      <w:pPr>
        <w:pStyle w:val="Code"/>
        <w:rPr>
          <w:highlight w:val="white"/>
        </w:rPr>
      </w:pPr>
      <w:r w:rsidRPr="0091228B">
        <w:rPr>
          <w:highlight w:val="white"/>
        </w:rPr>
        <w:t xml:space="preserve">      $$ = $1 + $3;</w:t>
      </w:r>
    </w:p>
    <w:p w14:paraId="7875E7A2" w14:textId="77777777" w:rsidR="005B1C6D" w:rsidRPr="0091228B" w:rsidRDefault="005B1C6D" w:rsidP="005B1C6D">
      <w:pPr>
        <w:pStyle w:val="Code"/>
        <w:rPr>
          <w:highlight w:val="white"/>
        </w:rPr>
      </w:pPr>
      <w:r w:rsidRPr="0091228B">
        <w:rPr>
          <w:highlight w:val="white"/>
        </w:rPr>
        <w:t xml:space="preserve">    }</w:t>
      </w:r>
    </w:p>
    <w:p w14:paraId="5E442F34" w14:textId="77777777" w:rsidR="005B1C6D" w:rsidRPr="0091228B" w:rsidRDefault="005B1C6D" w:rsidP="005B1C6D">
      <w:pPr>
        <w:pStyle w:val="Code"/>
        <w:rPr>
          <w:highlight w:val="white"/>
        </w:rPr>
      </w:pPr>
      <w:r w:rsidRPr="0091228B">
        <w:rPr>
          <w:highlight w:val="white"/>
        </w:rPr>
        <w:t xml:space="preserve">  | add_expression SUBTRACT multiply_expression {</w:t>
      </w:r>
    </w:p>
    <w:p w14:paraId="78D3D9BE" w14:textId="77777777" w:rsidR="005B1C6D" w:rsidRPr="0091228B" w:rsidRDefault="005B1C6D" w:rsidP="005B1C6D">
      <w:pPr>
        <w:pStyle w:val="Code"/>
        <w:rPr>
          <w:highlight w:val="white"/>
        </w:rPr>
      </w:pPr>
      <w:r w:rsidRPr="0091228B">
        <w:rPr>
          <w:highlight w:val="white"/>
        </w:rPr>
        <w:t xml:space="preserve">      $$ = $1 - $3;</w:t>
      </w:r>
    </w:p>
    <w:p w14:paraId="725557E4" w14:textId="77777777" w:rsidR="005B1C6D" w:rsidRPr="0091228B" w:rsidRDefault="005B1C6D" w:rsidP="005B1C6D">
      <w:pPr>
        <w:pStyle w:val="Code"/>
        <w:rPr>
          <w:highlight w:val="white"/>
        </w:rPr>
      </w:pPr>
      <w:r w:rsidRPr="0091228B">
        <w:rPr>
          <w:highlight w:val="white"/>
        </w:rPr>
        <w:lastRenderedPageBreak/>
        <w:t xml:space="preserve">    };</w:t>
      </w:r>
    </w:p>
    <w:p w14:paraId="4F19A80F" w14:textId="77777777" w:rsidR="005B1C6D" w:rsidRPr="0091228B" w:rsidRDefault="005B1C6D" w:rsidP="005B1C6D">
      <w:pPr>
        <w:pStyle w:val="Code"/>
        <w:rPr>
          <w:highlight w:val="white"/>
        </w:rPr>
      </w:pPr>
    </w:p>
    <w:p w14:paraId="26512663" w14:textId="77777777" w:rsidR="005B1C6D" w:rsidRPr="0091228B" w:rsidRDefault="005B1C6D" w:rsidP="005B1C6D">
      <w:pPr>
        <w:pStyle w:val="Code"/>
        <w:rPr>
          <w:highlight w:val="white"/>
        </w:rPr>
      </w:pPr>
      <w:r w:rsidRPr="0091228B">
        <w:rPr>
          <w:highlight w:val="white"/>
        </w:rPr>
        <w:t>multiply_expression:</w:t>
      </w:r>
    </w:p>
    <w:p w14:paraId="123A5CC3" w14:textId="77777777" w:rsidR="005B1C6D" w:rsidRPr="0091228B" w:rsidRDefault="005B1C6D" w:rsidP="005B1C6D">
      <w:pPr>
        <w:pStyle w:val="Code"/>
        <w:rPr>
          <w:highlight w:val="white"/>
        </w:rPr>
      </w:pPr>
      <w:r w:rsidRPr="0091228B">
        <w:rPr>
          <w:highlight w:val="white"/>
        </w:rPr>
        <w:t xml:space="preserve">    prefix_expression {</w:t>
      </w:r>
    </w:p>
    <w:p w14:paraId="6405728A" w14:textId="77777777" w:rsidR="005B1C6D" w:rsidRPr="0091228B" w:rsidRDefault="005B1C6D" w:rsidP="005B1C6D">
      <w:pPr>
        <w:pStyle w:val="Code"/>
        <w:rPr>
          <w:highlight w:val="white"/>
        </w:rPr>
      </w:pPr>
      <w:r w:rsidRPr="0091228B">
        <w:rPr>
          <w:highlight w:val="white"/>
        </w:rPr>
        <w:t xml:space="preserve">      $$ = $1;</w:t>
      </w:r>
    </w:p>
    <w:p w14:paraId="4007FFD5" w14:textId="77777777" w:rsidR="005B1C6D" w:rsidRPr="0091228B" w:rsidRDefault="005B1C6D" w:rsidP="005B1C6D">
      <w:pPr>
        <w:pStyle w:val="Code"/>
        <w:rPr>
          <w:highlight w:val="white"/>
        </w:rPr>
      </w:pPr>
      <w:r w:rsidRPr="0091228B">
        <w:rPr>
          <w:highlight w:val="white"/>
        </w:rPr>
        <w:t xml:space="preserve">    }</w:t>
      </w:r>
    </w:p>
    <w:p w14:paraId="0DEE7735" w14:textId="77777777" w:rsidR="005B1C6D" w:rsidRPr="0091228B" w:rsidRDefault="005B1C6D" w:rsidP="005B1C6D">
      <w:pPr>
        <w:pStyle w:val="Code"/>
        <w:rPr>
          <w:highlight w:val="white"/>
        </w:rPr>
      </w:pPr>
      <w:r w:rsidRPr="0091228B">
        <w:rPr>
          <w:highlight w:val="white"/>
        </w:rPr>
        <w:t xml:space="preserve">  | multiply_expression MULTIPLY prefix_expression {</w:t>
      </w:r>
    </w:p>
    <w:p w14:paraId="105FE427" w14:textId="77777777" w:rsidR="005B1C6D" w:rsidRPr="0091228B" w:rsidRDefault="005B1C6D" w:rsidP="005B1C6D">
      <w:pPr>
        <w:pStyle w:val="Code"/>
        <w:rPr>
          <w:highlight w:val="white"/>
        </w:rPr>
      </w:pPr>
      <w:r w:rsidRPr="0091228B">
        <w:rPr>
          <w:highlight w:val="white"/>
        </w:rPr>
        <w:t xml:space="preserve">      $$ = $1 * $3;</w:t>
      </w:r>
    </w:p>
    <w:p w14:paraId="49C072FA" w14:textId="77777777" w:rsidR="005B1C6D" w:rsidRPr="0091228B" w:rsidRDefault="005B1C6D" w:rsidP="005B1C6D">
      <w:pPr>
        <w:pStyle w:val="Code"/>
        <w:rPr>
          <w:highlight w:val="white"/>
        </w:rPr>
      </w:pPr>
      <w:r w:rsidRPr="0091228B">
        <w:rPr>
          <w:highlight w:val="white"/>
        </w:rPr>
        <w:t xml:space="preserve">    }</w:t>
      </w:r>
    </w:p>
    <w:p w14:paraId="7707AD3E" w14:textId="77777777" w:rsidR="005B1C6D" w:rsidRPr="0091228B" w:rsidRDefault="005B1C6D" w:rsidP="005B1C6D">
      <w:pPr>
        <w:pStyle w:val="Code"/>
        <w:rPr>
          <w:highlight w:val="white"/>
        </w:rPr>
      </w:pPr>
      <w:r w:rsidRPr="0091228B">
        <w:rPr>
          <w:highlight w:val="white"/>
        </w:rPr>
        <w:t xml:space="preserve">  | multiply_expression DIVIDE prefix_expression {</w:t>
      </w:r>
    </w:p>
    <w:p w14:paraId="7C8E2E36" w14:textId="77777777" w:rsidR="005B1C6D" w:rsidRPr="0091228B" w:rsidRDefault="005B1C6D" w:rsidP="005B1C6D">
      <w:pPr>
        <w:pStyle w:val="Code"/>
        <w:rPr>
          <w:highlight w:val="white"/>
        </w:rPr>
      </w:pPr>
      <w:r w:rsidRPr="0091228B">
        <w:rPr>
          <w:highlight w:val="white"/>
        </w:rPr>
        <w:t xml:space="preserve">      $$ = $1 / $3;</w:t>
      </w:r>
    </w:p>
    <w:p w14:paraId="758FD635" w14:textId="77777777" w:rsidR="005B1C6D" w:rsidRPr="0091228B" w:rsidRDefault="005B1C6D" w:rsidP="005B1C6D">
      <w:pPr>
        <w:pStyle w:val="Code"/>
        <w:rPr>
          <w:highlight w:val="white"/>
        </w:rPr>
      </w:pPr>
      <w:r w:rsidRPr="0091228B">
        <w:rPr>
          <w:highlight w:val="white"/>
        </w:rPr>
        <w:t xml:space="preserve">    }</w:t>
      </w:r>
    </w:p>
    <w:p w14:paraId="2A19B48E" w14:textId="77777777" w:rsidR="005B1C6D" w:rsidRPr="0091228B" w:rsidRDefault="005B1C6D" w:rsidP="005B1C6D">
      <w:pPr>
        <w:pStyle w:val="Code"/>
        <w:rPr>
          <w:highlight w:val="white"/>
        </w:rPr>
      </w:pPr>
      <w:r w:rsidRPr="0091228B">
        <w:rPr>
          <w:highlight w:val="white"/>
        </w:rPr>
        <w:t xml:space="preserve">  | multiply_expression MODULO prefix_expression {</w:t>
      </w:r>
    </w:p>
    <w:p w14:paraId="37306475" w14:textId="77777777" w:rsidR="005B1C6D" w:rsidRPr="0091228B" w:rsidRDefault="005B1C6D" w:rsidP="005B1C6D">
      <w:pPr>
        <w:pStyle w:val="Code"/>
        <w:rPr>
          <w:highlight w:val="white"/>
        </w:rPr>
      </w:pPr>
      <w:r w:rsidRPr="0091228B">
        <w:rPr>
          <w:highlight w:val="white"/>
        </w:rPr>
        <w:t xml:space="preserve">      $$ = $1 % $3;</w:t>
      </w:r>
    </w:p>
    <w:p w14:paraId="568AB12C" w14:textId="77777777" w:rsidR="005B1C6D" w:rsidRPr="0091228B" w:rsidRDefault="005B1C6D" w:rsidP="005B1C6D">
      <w:pPr>
        <w:pStyle w:val="Code"/>
        <w:rPr>
          <w:highlight w:val="white"/>
        </w:rPr>
      </w:pPr>
      <w:r w:rsidRPr="0091228B">
        <w:rPr>
          <w:highlight w:val="white"/>
        </w:rPr>
        <w:t xml:space="preserve">    };</w:t>
      </w:r>
    </w:p>
    <w:p w14:paraId="21BBC891" w14:textId="77777777" w:rsidR="005B1C6D" w:rsidRPr="0091228B" w:rsidRDefault="005B1C6D" w:rsidP="005B1C6D">
      <w:pPr>
        <w:pStyle w:val="Code"/>
        <w:rPr>
          <w:highlight w:val="white"/>
        </w:rPr>
      </w:pPr>
    </w:p>
    <w:p w14:paraId="3C0A2583" w14:textId="77777777" w:rsidR="005B1C6D" w:rsidRPr="0091228B" w:rsidRDefault="005B1C6D" w:rsidP="005B1C6D">
      <w:pPr>
        <w:pStyle w:val="Code"/>
        <w:rPr>
          <w:highlight w:val="white"/>
        </w:rPr>
      </w:pPr>
      <w:r w:rsidRPr="0091228B">
        <w:rPr>
          <w:highlight w:val="white"/>
        </w:rPr>
        <w:t>prefix_expression:</w:t>
      </w:r>
    </w:p>
    <w:p w14:paraId="6C4DED53" w14:textId="77777777" w:rsidR="005B1C6D" w:rsidRPr="0091228B" w:rsidRDefault="005B1C6D" w:rsidP="005B1C6D">
      <w:pPr>
        <w:pStyle w:val="Code"/>
        <w:rPr>
          <w:highlight w:val="white"/>
        </w:rPr>
      </w:pPr>
      <w:r w:rsidRPr="0091228B">
        <w:rPr>
          <w:highlight w:val="white"/>
        </w:rPr>
        <w:t xml:space="preserve">    primary_expression {</w:t>
      </w:r>
    </w:p>
    <w:p w14:paraId="04968816" w14:textId="77777777" w:rsidR="005B1C6D" w:rsidRPr="0091228B" w:rsidRDefault="005B1C6D" w:rsidP="005B1C6D">
      <w:pPr>
        <w:pStyle w:val="Code"/>
        <w:rPr>
          <w:highlight w:val="white"/>
        </w:rPr>
      </w:pPr>
      <w:r w:rsidRPr="0091228B">
        <w:rPr>
          <w:highlight w:val="white"/>
        </w:rPr>
        <w:t xml:space="preserve">      $$ = $1; </w:t>
      </w:r>
    </w:p>
    <w:p w14:paraId="1DEF5C15" w14:textId="77777777" w:rsidR="005B1C6D" w:rsidRPr="0091228B" w:rsidRDefault="005B1C6D" w:rsidP="005B1C6D">
      <w:pPr>
        <w:pStyle w:val="Code"/>
        <w:rPr>
          <w:highlight w:val="white"/>
        </w:rPr>
      </w:pPr>
      <w:r w:rsidRPr="0091228B">
        <w:rPr>
          <w:highlight w:val="white"/>
        </w:rPr>
        <w:t xml:space="preserve">    }</w:t>
      </w:r>
    </w:p>
    <w:p w14:paraId="02AC4BED" w14:textId="77777777" w:rsidR="005B1C6D" w:rsidRPr="0091228B" w:rsidRDefault="005B1C6D" w:rsidP="005B1C6D">
      <w:pPr>
        <w:pStyle w:val="Code"/>
        <w:rPr>
          <w:highlight w:val="white"/>
        </w:rPr>
      </w:pPr>
      <w:r w:rsidRPr="0091228B">
        <w:rPr>
          <w:highlight w:val="white"/>
        </w:rPr>
        <w:t xml:space="preserve">  | ADD prefix_expression {</w:t>
      </w:r>
    </w:p>
    <w:p w14:paraId="26E982B7" w14:textId="77777777" w:rsidR="005B1C6D" w:rsidRPr="0091228B" w:rsidRDefault="005B1C6D" w:rsidP="005B1C6D">
      <w:pPr>
        <w:pStyle w:val="Code"/>
        <w:rPr>
          <w:highlight w:val="white"/>
        </w:rPr>
      </w:pPr>
      <w:r w:rsidRPr="0091228B">
        <w:rPr>
          <w:highlight w:val="white"/>
        </w:rPr>
        <w:t xml:space="preserve">      $$ = $2;</w:t>
      </w:r>
    </w:p>
    <w:p w14:paraId="67486220" w14:textId="77777777" w:rsidR="005B1C6D" w:rsidRPr="0091228B" w:rsidRDefault="005B1C6D" w:rsidP="005B1C6D">
      <w:pPr>
        <w:pStyle w:val="Code"/>
        <w:rPr>
          <w:highlight w:val="white"/>
        </w:rPr>
      </w:pPr>
      <w:r w:rsidRPr="0091228B">
        <w:rPr>
          <w:highlight w:val="white"/>
        </w:rPr>
        <w:t xml:space="preserve">    }</w:t>
      </w:r>
    </w:p>
    <w:p w14:paraId="5EE94695" w14:textId="77777777" w:rsidR="005B1C6D" w:rsidRPr="0091228B" w:rsidRDefault="005B1C6D" w:rsidP="005B1C6D">
      <w:pPr>
        <w:pStyle w:val="Code"/>
        <w:rPr>
          <w:highlight w:val="white"/>
        </w:rPr>
      </w:pPr>
      <w:r w:rsidRPr="0091228B">
        <w:rPr>
          <w:highlight w:val="white"/>
        </w:rPr>
        <w:t xml:space="preserve">  | SUBTRACT prefix_expression {</w:t>
      </w:r>
    </w:p>
    <w:p w14:paraId="36459D9E" w14:textId="77777777" w:rsidR="005B1C6D" w:rsidRPr="0091228B" w:rsidRDefault="005B1C6D" w:rsidP="005B1C6D">
      <w:pPr>
        <w:pStyle w:val="Code"/>
        <w:rPr>
          <w:highlight w:val="white"/>
        </w:rPr>
      </w:pPr>
      <w:r w:rsidRPr="0091228B">
        <w:rPr>
          <w:highlight w:val="white"/>
        </w:rPr>
        <w:t xml:space="preserve">      $$ = -$2;</w:t>
      </w:r>
    </w:p>
    <w:p w14:paraId="27BC87EC" w14:textId="77777777" w:rsidR="005B1C6D" w:rsidRPr="0091228B" w:rsidRDefault="005B1C6D" w:rsidP="005B1C6D">
      <w:pPr>
        <w:pStyle w:val="Code"/>
        <w:rPr>
          <w:highlight w:val="white"/>
        </w:rPr>
      </w:pPr>
      <w:r w:rsidRPr="0091228B">
        <w:rPr>
          <w:highlight w:val="white"/>
        </w:rPr>
        <w:t xml:space="preserve">    }</w:t>
      </w:r>
    </w:p>
    <w:p w14:paraId="06B73431" w14:textId="77777777" w:rsidR="005B1C6D" w:rsidRPr="0091228B" w:rsidRDefault="005B1C6D" w:rsidP="005B1C6D">
      <w:pPr>
        <w:pStyle w:val="Code"/>
        <w:rPr>
          <w:highlight w:val="white"/>
        </w:rPr>
      </w:pPr>
      <w:r w:rsidRPr="0091228B">
        <w:rPr>
          <w:highlight w:val="white"/>
        </w:rPr>
        <w:t xml:space="preserve">  | BITWISE_NOT prefix_expression {</w:t>
      </w:r>
    </w:p>
    <w:p w14:paraId="3D59EBE8" w14:textId="77777777" w:rsidR="005B1C6D" w:rsidRPr="0091228B" w:rsidRDefault="005B1C6D" w:rsidP="005B1C6D">
      <w:pPr>
        <w:pStyle w:val="Code"/>
        <w:rPr>
          <w:highlight w:val="white"/>
        </w:rPr>
      </w:pPr>
      <w:r w:rsidRPr="0091228B">
        <w:rPr>
          <w:highlight w:val="white"/>
        </w:rPr>
        <w:t xml:space="preserve">      $$ = ~$2;</w:t>
      </w:r>
    </w:p>
    <w:p w14:paraId="3DBBEE49" w14:textId="77777777" w:rsidR="005B1C6D" w:rsidRPr="0091228B" w:rsidRDefault="005B1C6D" w:rsidP="005B1C6D">
      <w:pPr>
        <w:pStyle w:val="Code"/>
        <w:rPr>
          <w:highlight w:val="white"/>
        </w:rPr>
      </w:pPr>
      <w:r w:rsidRPr="0091228B">
        <w:rPr>
          <w:highlight w:val="white"/>
        </w:rPr>
        <w:t xml:space="preserve">    }</w:t>
      </w:r>
    </w:p>
    <w:p w14:paraId="6DB1398A" w14:textId="77777777" w:rsidR="005B1C6D" w:rsidRPr="00EC76D5" w:rsidRDefault="005B1C6D" w:rsidP="005B1C6D">
      <w:r w:rsidRPr="00EC76D5">
        <w:t xml:space="preserve">An expression </w:t>
      </w:r>
      <w:proofErr w:type="gramStart"/>
      <w:r w:rsidRPr="00EC76D5">
        <w:t>is considered to be</w:t>
      </w:r>
      <w:proofErr w:type="gramEnd"/>
      <w:r w:rsidRPr="00EC76D5">
        <w:t xml:space="preserve"> true if it does not equal zero.</w:t>
      </w:r>
    </w:p>
    <w:p w14:paraId="42F946DD" w14:textId="77777777" w:rsidR="005B1C6D" w:rsidRPr="0091228B" w:rsidRDefault="005B1C6D" w:rsidP="005B1C6D">
      <w:pPr>
        <w:pStyle w:val="Code"/>
        <w:rPr>
          <w:highlight w:val="white"/>
        </w:rPr>
      </w:pPr>
      <w:r w:rsidRPr="0091228B">
        <w:rPr>
          <w:highlight w:val="white"/>
        </w:rPr>
        <w:t xml:space="preserve">  | LOGICAL_NOT prefix_expression {</w:t>
      </w:r>
    </w:p>
    <w:p w14:paraId="70205D21" w14:textId="77777777" w:rsidR="005B1C6D" w:rsidRPr="0091228B" w:rsidRDefault="005B1C6D" w:rsidP="005B1C6D">
      <w:pPr>
        <w:pStyle w:val="Code"/>
        <w:rPr>
          <w:highlight w:val="white"/>
        </w:rPr>
      </w:pPr>
      <w:r w:rsidRPr="0091228B">
        <w:rPr>
          <w:highlight w:val="white"/>
        </w:rPr>
        <w:t xml:space="preserve">      $$ = ($2 == 0) ? 1 : 0;</w:t>
      </w:r>
    </w:p>
    <w:p w14:paraId="24A1BAD1" w14:textId="77777777" w:rsidR="005B1C6D" w:rsidRPr="0091228B" w:rsidRDefault="005B1C6D" w:rsidP="005B1C6D">
      <w:pPr>
        <w:pStyle w:val="Code"/>
        <w:rPr>
          <w:highlight w:val="white"/>
        </w:rPr>
      </w:pPr>
      <w:r w:rsidRPr="0091228B">
        <w:rPr>
          <w:highlight w:val="white"/>
        </w:rPr>
        <w:t xml:space="preserve">    };</w:t>
      </w:r>
    </w:p>
    <w:p w14:paraId="6B88B944" w14:textId="77777777" w:rsidR="005B1C6D" w:rsidRPr="00EC76D5" w:rsidRDefault="005B1C6D" w:rsidP="005B1C6D">
      <w:r w:rsidRPr="00EC76D5">
        <w:t>In the preprocessor directive, every identifier is treated as the value zero.</w:t>
      </w:r>
    </w:p>
    <w:p w14:paraId="773861A2" w14:textId="77777777" w:rsidR="005B1C6D" w:rsidRPr="0091228B" w:rsidRDefault="005B1C6D" w:rsidP="005B1C6D">
      <w:pPr>
        <w:pStyle w:val="Code"/>
        <w:rPr>
          <w:highlight w:val="white"/>
        </w:rPr>
      </w:pPr>
      <w:r w:rsidRPr="0091228B">
        <w:rPr>
          <w:highlight w:val="white"/>
        </w:rPr>
        <w:t>primary_expression:</w:t>
      </w:r>
    </w:p>
    <w:p w14:paraId="49066E79" w14:textId="77777777" w:rsidR="005B1C6D" w:rsidRPr="0091228B" w:rsidRDefault="005B1C6D" w:rsidP="005B1C6D">
      <w:pPr>
        <w:pStyle w:val="Code"/>
        <w:rPr>
          <w:highlight w:val="white"/>
        </w:rPr>
      </w:pPr>
      <w:r w:rsidRPr="0091228B">
        <w:rPr>
          <w:highlight w:val="white"/>
        </w:rPr>
        <w:t xml:space="preserve">    NAME {</w:t>
      </w:r>
    </w:p>
    <w:p w14:paraId="16C90415" w14:textId="77777777" w:rsidR="005B1C6D" w:rsidRPr="0091228B" w:rsidRDefault="005B1C6D" w:rsidP="005B1C6D">
      <w:pPr>
        <w:pStyle w:val="Code"/>
        <w:rPr>
          <w:highlight w:val="white"/>
        </w:rPr>
      </w:pPr>
      <w:r w:rsidRPr="0091228B">
        <w:rPr>
          <w:highlight w:val="white"/>
        </w:rPr>
        <w:t xml:space="preserve">      $$ = 1;</w:t>
      </w:r>
    </w:p>
    <w:p w14:paraId="38AE513A" w14:textId="77777777" w:rsidR="005B1C6D" w:rsidRPr="0091228B" w:rsidRDefault="005B1C6D" w:rsidP="005B1C6D">
      <w:pPr>
        <w:pStyle w:val="Code"/>
        <w:rPr>
          <w:highlight w:val="white"/>
        </w:rPr>
      </w:pPr>
      <w:r w:rsidRPr="0091228B">
        <w:rPr>
          <w:highlight w:val="white"/>
        </w:rPr>
        <w:t xml:space="preserve">    }</w:t>
      </w:r>
    </w:p>
    <w:p w14:paraId="126EEF5F" w14:textId="77777777" w:rsidR="005B1C6D" w:rsidRPr="0091228B" w:rsidRDefault="005B1C6D" w:rsidP="005B1C6D">
      <w:pPr>
        <w:pStyle w:val="Code"/>
        <w:rPr>
          <w:highlight w:val="white"/>
        </w:rPr>
      </w:pPr>
      <w:r w:rsidRPr="0091228B">
        <w:rPr>
          <w:highlight w:val="white"/>
        </w:rPr>
        <w:t xml:space="preserve">  | VALUE {</w:t>
      </w:r>
    </w:p>
    <w:p w14:paraId="44E1C60F" w14:textId="77777777" w:rsidR="005B1C6D" w:rsidRPr="0091228B" w:rsidRDefault="005B1C6D" w:rsidP="005B1C6D">
      <w:pPr>
        <w:pStyle w:val="Code"/>
        <w:rPr>
          <w:highlight w:val="white"/>
        </w:rPr>
      </w:pPr>
      <w:r w:rsidRPr="0091228B">
        <w:rPr>
          <w:highlight w:val="white"/>
        </w:rPr>
        <w:t xml:space="preserve">      $$ = $1;</w:t>
      </w:r>
    </w:p>
    <w:p w14:paraId="24781048" w14:textId="77777777" w:rsidR="005B1C6D" w:rsidRPr="0091228B" w:rsidRDefault="005B1C6D" w:rsidP="005B1C6D">
      <w:pPr>
        <w:pStyle w:val="Code"/>
        <w:rPr>
          <w:highlight w:val="white"/>
        </w:rPr>
      </w:pPr>
      <w:r w:rsidRPr="0091228B">
        <w:rPr>
          <w:highlight w:val="white"/>
        </w:rPr>
        <w:t xml:space="preserve">    }</w:t>
      </w:r>
    </w:p>
    <w:p w14:paraId="2D156409" w14:textId="77777777" w:rsidR="005B1C6D" w:rsidRPr="00EC76D5" w:rsidRDefault="005B1C6D" w:rsidP="005B1C6D">
      <w:r w:rsidRPr="00EC76D5">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EC76D5" w14:paraId="4AE5FC64" w14:textId="77777777" w:rsidTr="0092795B">
        <w:tc>
          <w:tcPr>
            <w:tcW w:w="4675" w:type="dxa"/>
          </w:tcPr>
          <w:p w14:paraId="28AB8ADB" w14:textId="77777777" w:rsidR="005B1C6D" w:rsidRPr="00EC76D5" w:rsidRDefault="005B1C6D" w:rsidP="0092795B">
            <w:pPr>
              <w:pStyle w:val="Code"/>
            </w:pPr>
            <w:r w:rsidRPr="00EC76D5">
              <w:t>#if defined (x)</w:t>
            </w:r>
          </w:p>
        </w:tc>
        <w:tc>
          <w:tcPr>
            <w:tcW w:w="4675" w:type="dxa"/>
          </w:tcPr>
          <w:p w14:paraId="57FAC860" w14:textId="77777777" w:rsidR="005B1C6D" w:rsidRPr="00EC76D5" w:rsidRDefault="005B1C6D" w:rsidP="0092795B">
            <w:pPr>
              <w:pStyle w:val="Code"/>
            </w:pPr>
            <w:r w:rsidRPr="00EC76D5">
              <w:t>#if defined x</w:t>
            </w:r>
          </w:p>
        </w:tc>
      </w:tr>
      <w:tr w:rsidR="005B1C6D" w:rsidRPr="00EC76D5" w14:paraId="1061AB54" w14:textId="77777777" w:rsidTr="0092795B">
        <w:tc>
          <w:tcPr>
            <w:tcW w:w="4675" w:type="dxa"/>
          </w:tcPr>
          <w:p w14:paraId="74106948" w14:textId="77777777" w:rsidR="005B1C6D" w:rsidRPr="00EC76D5" w:rsidRDefault="005B1C6D" w:rsidP="0092795B">
            <w:r w:rsidRPr="00EC76D5">
              <w:t>With parenthesis</w:t>
            </w:r>
          </w:p>
        </w:tc>
        <w:tc>
          <w:tcPr>
            <w:tcW w:w="4675" w:type="dxa"/>
          </w:tcPr>
          <w:p w14:paraId="34A3F102" w14:textId="77777777" w:rsidR="005B1C6D" w:rsidRPr="00EC76D5" w:rsidRDefault="005B1C6D" w:rsidP="0092795B">
            <w:r w:rsidRPr="00EC76D5">
              <w:t>Without parenthesis</w:t>
            </w:r>
          </w:p>
        </w:tc>
      </w:tr>
    </w:tbl>
    <w:p w14:paraId="0DF66194" w14:textId="77777777" w:rsidR="005B1C6D" w:rsidRPr="0091228B" w:rsidRDefault="005B1C6D" w:rsidP="005B1C6D">
      <w:pPr>
        <w:pStyle w:val="Code"/>
        <w:rPr>
          <w:highlight w:val="white"/>
        </w:rPr>
      </w:pPr>
      <w:bookmarkStart w:id="490" w:name="_Ref418278877"/>
      <w:r w:rsidRPr="0091228B">
        <w:rPr>
          <w:highlight w:val="white"/>
        </w:rPr>
        <w:t xml:space="preserve">  | DEFINED NAME {</w:t>
      </w:r>
    </w:p>
    <w:p w14:paraId="400A16C0" w14:textId="3265A19A" w:rsidR="005B1C6D" w:rsidRPr="00431A2D" w:rsidRDefault="005B1C6D" w:rsidP="00431A2D">
      <w:pPr>
        <w:pStyle w:val="Code"/>
        <w:rPr>
          <w:highlight w:val="white"/>
        </w:rPr>
      </w:pPr>
      <w:r w:rsidRPr="00431A2D">
        <w:rPr>
          <w:highlight w:val="white"/>
        </w:rPr>
        <w:t xml:space="preserve">      $$ = </w:t>
      </w:r>
      <w:r w:rsidR="00431A2D" w:rsidRPr="00431A2D">
        <w:rPr>
          <w:highlight w:val="white"/>
        </w:rPr>
        <w:t>Preprocessor.MacroMap</w:t>
      </w:r>
      <w:r w:rsidRPr="00431A2D">
        <w:rPr>
          <w:highlight w:val="white"/>
        </w:rPr>
        <w:t>.ContainsKey($2) ? 1 : 0;</w:t>
      </w:r>
    </w:p>
    <w:p w14:paraId="5E178F20" w14:textId="77777777" w:rsidR="005B1C6D" w:rsidRPr="00431A2D" w:rsidRDefault="005B1C6D" w:rsidP="00431A2D">
      <w:pPr>
        <w:pStyle w:val="Code"/>
        <w:rPr>
          <w:highlight w:val="white"/>
        </w:rPr>
      </w:pPr>
      <w:r w:rsidRPr="00431A2D">
        <w:rPr>
          <w:highlight w:val="white"/>
        </w:rPr>
        <w:t xml:space="preserve">    }</w:t>
      </w:r>
    </w:p>
    <w:p w14:paraId="48DAB47D" w14:textId="77777777" w:rsidR="005B1C6D" w:rsidRPr="00431A2D" w:rsidRDefault="005B1C6D" w:rsidP="00431A2D">
      <w:pPr>
        <w:pStyle w:val="Code"/>
        <w:rPr>
          <w:highlight w:val="white"/>
        </w:rPr>
      </w:pPr>
      <w:r w:rsidRPr="00431A2D">
        <w:rPr>
          <w:highlight w:val="white"/>
        </w:rPr>
        <w:t xml:space="preserve">  | DEFINED LEFT_PARENTHESIS NAME RIGHT_PARENTHESIS {</w:t>
      </w:r>
    </w:p>
    <w:p w14:paraId="094AEE8A" w14:textId="4424F326" w:rsidR="005B1C6D" w:rsidRPr="00431A2D" w:rsidRDefault="005B1C6D" w:rsidP="00431A2D">
      <w:pPr>
        <w:pStyle w:val="Code"/>
        <w:rPr>
          <w:highlight w:val="white"/>
        </w:rPr>
      </w:pPr>
      <w:r w:rsidRPr="00431A2D">
        <w:rPr>
          <w:highlight w:val="white"/>
        </w:rPr>
        <w:t xml:space="preserve">      $$ = </w:t>
      </w:r>
      <w:r w:rsidR="00431A2D" w:rsidRPr="00431A2D">
        <w:rPr>
          <w:highlight w:val="white"/>
        </w:rPr>
        <w:t>Preprocessor.MacroMap</w:t>
      </w:r>
      <w:r w:rsidRPr="00431A2D">
        <w:rPr>
          <w:highlight w:val="white"/>
        </w:rPr>
        <w:t>.ContainsKey($3) ? 1 : 0;</w:t>
      </w:r>
    </w:p>
    <w:p w14:paraId="1AADD06B" w14:textId="77777777" w:rsidR="005B1C6D" w:rsidRPr="0091228B" w:rsidRDefault="005B1C6D" w:rsidP="005B1C6D">
      <w:pPr>
        <w:pStyle w:val="Code"/>
        <w:rPr>
          <w:highlight w:val="white"/>
        </w:rPr>
      </w:pPr>
      <w:r w:rsidRPr="0091228B">
        <w:rPr>
          <w:highlight w:val="white"/>
        </w:rPr>
        <w:t xml:space="preserve">    }</w:t>
      </w:r>
    </w:p>
    <w:p w14:paraId="192159C3" w14:textId="77777777" w:rsidR="005B1C6D" w:rsidRPr="0091228B" w:rsidRDefault="005B1C6D" w:rsidP="005B1C6D">
      <w:pPr>
        <w:pStyle w:val="Code"/>
        <w:rPr>
          <w:highlight w:val="white"/>
        </w:rPr>
      </w:pPr>
      <w:r w:rsidRPr="0091228B">
        <w:rPr>
          <w:highlight w:val="white"/>
        </w:rPr>
        <w:t xml:space="preserve">  | LEFT_PARENTHESIS expression RIGHT_PARENTHESIS {</w:t>
      </w:r>
    </w:p>
    <w:p w14:paraId="2F7D4CDB" w14:textId="77777777" w:rsidR="005B1C6D" w:rsidRPr="0091228B" w:rsidRDefault="005B1C6D" w:rsidP="005B1C6D">
      <w:pPr>
        <w:pStyle w:val="Code"/>
        <w:rPr>
          <w:highlight w:val="white"/>
        </w:rPr>
      </w:pPr>
      <w:r w:rsidRPr="0091228B">
        <w:rPr>
          <w:highlight w:val="white"/>
        </w:rPr>
        <w:t xml:space="preserve">      $$ = $2; </w:t>
      </w:r>
    </w:p>
    <w:p w14:paraId="74FA3E2E" w14:textId="77777777" w:rsidR="005B1C6D" w:rsidRPr="0091228B" w:rsidRDefault="005B1C6D" w:rsidP="005B1C6D">
      <w:pPr>
        <w:pStyle w:val="Code"/>
        <w:rPr>
          <w:highlight w:val="white"/>
        </w:rPr>
      </w:pPr>
      <w:r w:rsidRPr="0091228B">
        <w:rPr>
          <w:highlight w:val="white"/>
        </w:rPr>
        <w:lastRenderedPageBreak/>
        <w:t xml:space="preserve">    };</w:t>
      </w:r>
    </w:p>
    <w:p w14:paraId="3F3055A2" w14:textId="77777777" w:rsidR="005B1C6D" w:rsidRPr="00EC76D5" w:rsidRDefault="005B1C6D" w:rsidP="005B1C6D">
      <w:pPr>
        <w:pStyle w:val="Rubrik3"/>
      </w:pPr>
      <w:bookmarkStart w:id="491" w:name="_Toc54120005"/>
      <w:r w:rsidRPr="00EC76D5">
        <w:t>The Scanner</w:t>
      </w:r>
      <w:bookmarkEnd w:id="490"/>
      <w:bookmarkEnd w:id="491"/>
    </w:p>
    <w:p w14:paraId="3C52097C" w14:textId="3AFD2606" w:rsidR="005B1C6D" w:rsidRPr="00EC76D5" w:rsidRDefault="005B1C6D" w:rsidP="005B1C6D">
      <w:r w:rsidRPr="00EC76D5">
        <w:t xml:space="preserve">As mention in Section </w:t>
      </w:r>
      <w:r w:rsidRPr="00EC76D5">
        <w:fldChar w:fldCharType="begin"/>
      </w:r>
      <w:r w:rsidRPr="00EC76D5">
        <w:instrText xml:space="preserve"> REF _Ref418232768 \r \h </w:instrText>
      </w:r>
      <w:r w:rsidRPr="00EC76D5">
        <w:fldChar w:fldCharType="separate"/>
      </w:r>
      <w:r w:rsidR="00207336">
        <w:t>0</w:t>
      </w:r>
      <w:r w:rsidRPr="00EC76D5">
        <w:fldChar w:fldCharType="end"/>
      </w:r>
      <w:r w:rsidRPr="00EC76D5">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EC76D5" w:rsidRDefault="005B1C6D" w:rsidP="005B1C6D">
      <w:pPr>
        <w:pStyle w:val="CodeHeader"/>
      </w:pPr>
      <w:proofErr w:type="spellStart"/>
      <w:r>
        <w:t>ExpressionScanner.gplex</w:t>
      </w:r>
      <w:proofErr w:type="spellEnd"/>
    </w:p>
    <w:p w14:paraId="4221927A" w14:textId="77777777" w:rsidR="005B1C6D" w:rsidRPr="006975D2" w:rsidRDefault="005B1C6D" w:rsidP="005B1C6D">
      <w:pPr>
        <w:pStyle w:val="Code"/>
        <w:rPr>
          <w:highlight w:val="white"/>
        </w:rPr>
      </w:pPr>
      <w:r w:rsidRPr="006975D2">
        <w:rPr>
          <w:highlight w:val="white"/>
        </w:rPr>
        <w:t>%namespace CCompiler_Exp</w:t>
      </w:r>
    </w:p>
    <w:p w14:paraId="1CFD2126" w14:textId="77777777" w:rsidR="005B1C6D" w:rsidRPr="006975D2" w:rsidRDefault="005B1C6D" w:rsidP="005B1C6D">
      <w:pPr>
        <w:pStyle w:val="Code"/>
        <w:rPr>
          <w:highlight w:val="white"/>
        </w:rPr>
      </w:pPr>
    </w:p>
    <w:p w14:paraId="35ED6594" w14:textId="77777777" w:rsidR="005B1C6D" w:rsidRPr="006975D2" w:rsidRDefault="005B1C6D" w:rsidP="005B1C6D">
      <w:pPr>
        <w:pStyle w:val="Code"/>
        <w:rPr>
          <w:highlight w:val="white"/>
        </w:rPr>
      </w:pPr>
      <w:r w:rsidRPr="006975D2">
        <w:rPr>
          <w:highlight w:val="white"/>
        </w:rPr>
        <w:t>%using CCompiler;</w:t>
      </w:r>
    </w:p>
    <w:p w14:paraId="6F5EB023" w14:textId="77777777" w:rsidR="005B1C6D" w:rsidRPr="006975D2" w:rsidRDefault="005B1C6D" w:rsidP="005B1C6D">
      <w:pPr>
        <w:pStyle w:val="Code"/>
        <w:rPr>
          <w:highlight w:val="white"/>
        </w:rPr>
      </w:pPr>
    </w:p>
    <w:p w14:paraId="1E981299" w14:textId="77777777" w:rsidR="005B1C6D" w:rsidRPr="006975D2" w:rsidRDefault="005B1C6D" w:rsidP="005B1C6D">
      <w:pPr>
        <w:pStyle w:val="Code"/>
        <w:rPr>
          <w:highlight w:val="white"/>
        </w:rPr>
      </w:pPr>
      <w:r w:rsidRPr="006975D2">
        <w:rPr>
          <w:highlight w:val="white"/>
        </w:rPr>
        <w:t>%{</w:t>
      </w:r>
    </w:p>
    <w:p w14:paraId="4B0E3001" w14:textId="77777777" w:rsidR="005B1C6D" w:rsidRPr="006975D2" w:rsidRDefault="005B1C6D" w:rsidP="005B1C6D">
      <w:pPr>
        <w:pStyle w:val="Code"/>
        <w:rPr>
          <w:highlight w:val="white"/>
        </w:rPr>
      </w:pPr>
      <w:r w:rsidRPr="006975D2">
        <w:rPr>
          <w:highlight w:val="white"/>
        </w:rPr>
        <w:t xml:space="preserve">  // Empty.</w:t>
      </w:r>
    </w:p>
    <w:p w14:paraId="7A546795" w14:textId="77777777" w:rsidR="005B1C6D" w:rsidRPr="006975D2" w:rsidRDefault="005B1C6D" w:rsidP="005B1C6D">
      <w:pPr>
        <w:pStyle w:val="Code"/>
        <w:rPr>
          <w:highlight w:val="white"/>
        </w:rPr>
      </w:pPr>
      <w:r w:rsidRPr="006975D2">
        <w:rPr>
          <w:highlight w:val="white"/>
        </w:rPr>
        <w:t>%}</w:t>
      </w:r>
    </w:p>
    <w:p w14:paraId="1316BB70" w14:textId="77777777" w:rsidR="005B1C6D" w:rsidRPr="006975D2" w:rsidRDefault="005B1C6D" w:rsidP="005B1C6D">
      <w:pPr>
        <w:pStyle w:val="Code"/>
        <w:rPr>
          <w:highlight w:val="white"/>
        </w:rPr>
      </w:pPr>
    </w:p>
    <w:p w14:paraId="6A217859" w14:textId="77777777" w:rsidR="005B1C6D" w:rsidRPr="006975D2" w:rsidRDefault="005B1C6D" w:rsidP="005B1C6D">
      <w:pPr>
        <w:pStyle w:val="Code"/>
        <w:rPr>
          <w:highlight w:val="white"/>
        </w:rPr>
      </w:pPr>
      <w:r w:rsidRPr="006975D2">
        <w:rPr>
          <w:highlight w:val="white"/>
        </w:rPr>
        <w:t>OCTAL_VALUE (\+|\-)?[0][0-7]*([uU]|[sSlL]|[uU][sSlL]|[sSlL][uU])?</w:t>
      </w:r>
    </w:p>
    <w:p w14:paraId="2112E52C" w14:textId="77777777" w:rsidR="005B1C6D" w:rsidRPr="006975D2" w:rsidRDefault="005B1C6D" w:rsidP="005B1C6D">
      <w:pPr>
        <w:pStyle w:val="Code"/>
        <w:rPr>
          <w:highlight w:val="white"/>
        </w:rPr>
      </w:pPr>
      <w:r w:rsidRPr="006975D2">
        <w:rPr>
          <w:highlight w:val="white"/>
        </w:rPr>
        <w:t>DECIMAL_VALUE (\+|\-)?[1-9][0-9]*([uU]|[sSlL]|[uU][sSlL]|[sSlL][uU])?</w:t>
      </w:r>
    </w:p>
    <w:p w14:paraId="6CEE7F9B" w14:textId="77777777" w:rsidR="005B1C6D" w:rsidRPr="006975D2" w:rsidRDefault="005B1C6D" w:rsidP="005B1C6D">
      <w:pPr>
        <w:pStyle w:val="Code"/>
        <w:rPr>
          <w:highlight w:val="white"/>
        </w:rPr>
      </w:pPr>
      <w:r w:rsidRPr="006975D2">
        <w:rPr>
          <w:highlight w:val="white"/>
        </w:rPr>
        <w:t>HEXADECIMAL_VALUE (\+|\-)?[0][xX][0-9a-fA-F]+([uU]|[sSlL]|[uU][sSlL]|[sSlL][uU])?</w:t>
      </w:r>
    </w:p>
    <w:p w14:paraId="14A2471C" w14:textId="77777777" w:rsidR="005B1C6D" w:rsidRPr="006975D2" w:rsidRDefault="005B1C6D" w:rsidP="005B1C6D">
      <w:pPr>
        <w:pStyle w:val="Code"/>
        <w:rPr>
          <w:highlight w:val="white"/>
        </w:rPr>
      </w:pPr>
    </w:p>
    <w:p w14:paraId="308EC2EE" w14:textId="77777777" w:rsidR="005B1C6D" w:rsidRPr="006975D2" w:rsidRDefault="005B1C6D" w:rsidP="005B1C6D">
      <w:pPr>
        <w:pStyle w:val="Code"/>
        <w:rPr>
          <w:highlight w:val="white"/>
        </w:rPr>
      </w:pPr>
      <w:r w:rsidRPr="006975D2">
        <w:rPr>
          <w:highlight w:val="white"/>
        </w:rPr>
        <w:t>NAME [a-zA-Z_][a-zA-Z0-9_]*</w:t>
      </w:r>
    </w:p>
    <w:p w14:paraId="6FD9026B" w14:textId="77777777" w:rsidR="005B1C6D" w:rsidRPr="006975D2" w:rsidRDefault="005B1C6D" w:rsidP="005B1C6D">
      <w:pPr>
        <w:pStyle w:val="Code"/>
        <w:rPr>
          <w:highlight w:val="white"/>
        </w:rPr>
      </w:pPr>
      <w:r w:rsidRPr="006975D2">
        <w:rPr>
          <w:highlight w:val="white"/>
        </w:rPr>
        <w:t>WHITE_SPACE [ \t\r\n\f]</w:t>
      </w:r>
    </w:p>
    <w:p w14:paraId="733EBA87" w14:textId="77777777" w:rsidR="005B1C6D" w:rsidRPr="006975D2" w:rsidRDefault="005B1C6D" w:rsidP="005B1C6D">
      <w:pPr>
        <w:pStyle w:val="Code"/>
        <w:rPr>
          <w:highlight w:val="white"/>
        </w:rPr>
      </w:pPr>
    </w:p>
    <w:p w14:paraId="4886D064" w14:textId="77777777" w:rsidR="005B1C6D" w:rsidRPr="006975D2" w:rsidRDefault="005B1C6D" w:rsidP="005B1C6D">
      <w:pPr>
        <w:pStyle w:val="Code"/>
        <w:rPr>
          <w:highlight w:val="white"/>
        </w:rPr>
      </w:pPr>
      <w:r w:rsidRPr="006975D2">
        <w:rPr>
          <w:highlight w:val="white"/>
        </w:rPr>
        <w:t>%%</w:t>
      </w:r>
    </w:p>
    <w:p w14:paraId="76F57633" w14:textId="77777777" w:rsidR="005B1C6D" w:rsidRPr="006975D2" w:rsidRDefault="005B1C6D" w:rsidP="005B1C6D">
      <w:pPr>
        <w:pStyle w:val="Code"/>
        <w:rPr>
          <w:highlight w:val="white"/>
        </w:rPr>
      </w:pPr>
      <w:r w:rsidRPr="006975D2">
        <w:rPr>
          <w:highlight w:val="white"/>
        </w:rPr>
        <w:t>"defined" { return ((int) Tokens.DEFINED); }</w:t>
      </w:r>
    </w:p>
    <w:p w14:paraId="41C4759E" w14:textId="77777777" w:rsidR="005B1C6D" w:rsidRPr="006975D2" w:rsidRDefault="005B1C6D" w:rsidP="005B1C6D">
      <w:pPr>
        <w:pStyle w:val="Code"/>
        <w:rPr>
          <w:highlight w:val="white"/>
        </w:rPr>
      </w:pPr>
    </w:p>
    <w:p w14:paraId="28E1083D" w14:textId="77777777" w:rsidR="005B1C6D" w:rsidRPr="006975D2" w:rsidRDefault="005B1C6D" w:rsidP="005B1C6D">
      <w:pPr>
        <w:pStyle w:val="Code"/>
        <w:rPr>
          <w:highlight w:val="white"/>
        </w:rPr>
      </w:pPr>
      <w:r w:rsidRPr="006975D2">
        <w:rPr>
          <w:highlight w:val="white"/>
        </w:rPr>
        <w:t>"?" { return ((int) Tokens.QUESTION_MARK); }</w:t>
      </w:r>
    </w:p>
    <w:p w14:paraId="5C05DDD5" w14:textId="77777777" w:rsidR="005B1C6D" w:rsidRPr="006975D2" w:rsidRDefault="005B1C6D" w:rsidP="005B1C6D">
      <w:pPr>
        <w:pStyle w:val="Code"/>
        <w:rPr>
          <w:highlight w:val="white"/>
        </w:rPr>
      </w:pPr>
      <w:r w:rsidRPr="006975D2">
        <w:rPr>
          <w:highlight w:val="white"/>
        </w:rPr>
        <w:t>":" { return ((int) Tokens.COLON); }</w:t>
      </w:r>
    </w:p>
    <w:p w14:paraId="681C0DC4" w14:textId="77777777" w:rsidR="005B1C6D" w:rsidRPr="006975D2" w:rsidRDefault="005B1C6D" w:rsidP="005B1C6D">
      <w:pPr>
        <w:pStyle w:val="Code"/>
        <w:rPr>
          <w:highlight w:val="white"/>
        </w:rPr>
      </w:pPr>
    </w:p>
    <w:p w14:paraId="17490CCB" w14:textId="77777777" w:rsidR="005B1C6D" w:rsidRPr="006975D2" w:rsidRDefault="005B1C6D" w:rsidP="005B1C6D">
      <w:pPr>
        <w:pStyle w:val="Code"/>
        <w:rPr>
          <w:highlight w:val="white"/>
        </w:rPr>
      </w:pPr>
      <w:r w:rsidRPr="006975D2">
        <w:rPr>
          <w:highlight w:val="white"/>
        </w:rPr>
        <w:t>"||" { return ((int) Tokens.LOGICAL_OR); }</w:t>
      </w:r>
    </w:p>
    <w:p w14:paraId="687C937F" w14:textId="77777777" w:rsidR="005B1C6D" w:rsidRPr="006975D2" w:rsidRDefault="005B1C6D" w:rsidP="005B1C6D">
      <w:pPr>
        <w:pStyle w:val="Code"/>
        <w:rPr>
          <w:highlight w:val="white"/>
        </w:rPr>
      </w:pPr>
      <w:r w:rsidRPr="006975D2">
        <w:rPr>
          <w:highlight w:val="white"/>
        </w:rPr>
        <w:t>"&amp;&amp;" { return ((int) Tokens.LOGICAL_AND); }</w:t>
      </w:r>
    </w:p>
    <w:p w14:paraId="0E33617B" w14:textId="77777777" w:rsidR="005B1C6D" w:rsidRPr="006975D2" w:rsidRDefault="005B1C6D" w:rsidP="005B1C6D">
      <w:pPr>
        <w:pStyle w:val="Code"/>
        <w:rPr>
          <w:highlight w:val="white"/>
        </w:rPr>
      </w:pPr>
      <w:r w:rsidRPr="006975D2">
        <w:rPr>
          <w:highlight w:val="white"/>
        </w:rPr>
        <w:t>"!" { return ((int) Tokens.LOGICAL_NOT); }</w:t>
      </w:r>
    </w:p>
    <w:p w14:paraId="642F6633" w14:textId="77777777" w:rsidR="005B1C6D" w:rsidRPr="006975D2" w:rsidRDefault="005B1C6D" w:rsidP="005B1C6D">
      <w:pPr>
        <w:pStyle w:val="Code"/>
        <w:rPr>
          <w:highlight w:val="white"/>
        </w:rPr>
      </w:pPr>
    </w:p>
    <w:p w14:paraId="0970AD6A" w14:textId="77777777" w:rsidR="005B1C6D" w:rsidRPr="006975D2" w:rsidRDefault="005B1C6D" w:rsidP="005B1C6D">
      <w:pPr>
        <w:pStyle w:val="Code"/>
        <w:rPr>
          <w:highlight w:val="white"/>
        </w:rPr>
      </w:pPr>
      <w:r w:rsidRPr="006975D2">
        <w:rPr>
          <w:highlight w:val="white"/>
        </w:rPr>
        <w:t>"&amp;" { return ((int) Tokens.BITWISE_AND); }</w:t>
      </w:r>
    </w:p>
    <w:p w14:paraId="42B96ACA" w14:textId="77777777" w:rsidR="005B1C6D" w:rsidRPr="006975D2" w:rsidRDefault="005B1C6D" w:rsidP="005B1C6D">
      <w:pPr>
        <w:pStyle w:val="Code"/>
        <w:rPr>
          <w:highlight w:val="white"/>
        </w:rPr>
      </w:pPr>
      <w:r w:rsidRPr="006975D2">
        <w:rPr>
          <w:highlight w:val="white"/>
        </w:rPr>
        <w:t>"^" { return ((int) Tokens.BITWISE_XOR); }</w:t>
      </w:r>
    </w:p>
    <w:p w14:paraId="5E429276" w14:textId="77777777" w:rsidR="005B1C6D" w:rsidRPr="006975D2" w:rsidRDefault="005B1C6D" w:rsidP="005B1C6D">
      <w:pPr>
        <w:pStyle w:val="Code"/>
        <w:rPr>
          <w:highlight w:val="white"/>
        </w:rPr>
      </w:pPr>
      <w:r w:rsidRPr="006975D2">
        <w:rPr>
          <w:highlight w:val="white"/>
        </w:rPr>
        <w:t>"|" { return ((int) Tokens.BITWISE_OR); }</w:t>
      </w:r>
    </w:p>
    <w:p w14:paraId="3AF992DB" w14:textId="77777777" w:rsidR="005B1C6D" w:rsidRPr="006975D2" w:rsidRDefault="005B1C6D" w:rsidP="005B1C6D">
      <w:pPr>
        <w:pStyle w:val="Code"/>
        <w:rPr>
          <w:highlight w:val="white"/>
        </w:rPr>
      </w:pPr>
      <w:r w:rsidRPr="006975D2">
        <w:rPr>
          <w:highlight w:val="white"/>
        </w:rPr>
        <w:t>"~" { return ((int) Tokens.BITWISE_NOT); }</w:t>
      </w:r>
    </w:p>
    <w:p w14:paraId="1383BB2C" w14:textId="77777777" w:rsidR="005B1C6D" w:rsidRPr="006975D2" w:rsidRDefault="005B1C6D" w:rsidP="005B1C6D">
      <w:pPr>
        <w:pStyle w:val="Code"/>
        <w:rPr>
          <w:highlight w:val="white"/>
        </w:rPr>
      </w:pPr>
    </w:p>
    <w:p w14:paraId="3FB031C5" w14:textId="77777777" w:rsidR="005B1C6D" w:rsidRPr="006975D2" w:rsidRDefault="005B1C6D" w:rsidP="005B1C6D">
      <w:pPr>
        <w:pStyle w:val="Code"/>
        <w:rPr>
          <w:highlight w:val="white"/>
        </w:rPr>
      </w:pPr>
      <w:r w:rsidRPr="006975D2">
        <w:rPr>
          <w:highlight w:val="white"/>
        </w:rPr>
        <w:t>"==" { return ((int) Tokens.EQUAL); }</w:t>
      </w:r>
    </w:p>
    <w:p w14:paraId="6572218A" w14:textId="77777777" w:rsidR="005B1C6D" w:rsidRPr="006975D2" w:rsidRDefault="005B1C6D" w:rsidP="005B1C6D">
      <w:pPr>
        <w:pStyle w:val="Code"/>
        <w:rPr>
          <w:highlight w:val="white"/>
        </w:rPr>
      </w:pPr>
      <w:r w:rsidRPr="006975D2">
        <w:rPr>
          <w:highlight w:val="white"/>
        </w:rPr>
        <w:t>"!=" { return ((int) Tokens.NOT_EQUAL); }</w:t>
      </w:r>
    </w:p>
    <w:p w14:paraId="667D9634" w14:textId="77777777" w:rsidR="005B1C6D" w:rsidRPr="006975D2" w:rsidRDefault="005B1C6D" w:rsidP="005B1C6D">
      <w:pPr>
        <w:pStyle w:val="Code"/>
        <w:rPr>
          <w:highlight w:val="white"/>
        </w:rPr>
      </w:pPr>
    </w:p>
    <w:p w14:paraId="7AF83861" w14:textId="77777777" w:rsidR="005B1C6D" w:rsidRPr="006975D2" w:rsidRDefault="005B1C6D" w:rsidP="005B1C6D">
      <w:pPr>
        <w:pStyle w:val="Code"/>
        <w:rPr>
          <w:highlight w:val="white"/>
        </w:rPr>
      </w:pPr>
      <w:r w:rsidRPr="006975D2">
        <w:rPr>
          <w:highlight w:val="white"/>
        </w:rPr>
        <w:t>"&lt;"  { return ((int) Tokens.LESS_THAN); }</w:t>
      </w:r>
    </w:p>
    <w:p w14:paraId="1F97EC3C" w14:textId="77777777" w:rsidR="005B1C6D" w:rsidRPr="006975D2" w:rsidRDefault="005B1C6D" w:rsidP="005B1C6D">
      <w:pPr>
        <w:pStyle w:val="Code"/>
        <w:rPr>
          <w:highlight w:val="white"/>
        </w:rPr>
      </w:pPr>
      <w:r w:rsidRPr="006975D2">
        <w:rPr>
          <w:highlight w:val="white"/>
        </w:rPr>
        <w:t>"&lt;=" { return ((int) Tokens.LESS_THAN_EQUAL); }</w:t>
      </w:r>
    </w:p>
    <w:p w14:paraId="224E6B2D" w14:textId="77777777" w:rsidR="005B1C6D" w:rsidRPr="006975D2" w:rsidRDefault="005B1C6D" w:rsidP="005B1C6D">
      <w:pPr>
        <w:pStyle w:val="Code"/>
        <w:rPr>
          <w:highlight w:val="white"/>
        </w:rPr>
      </w:pPr>
      <w:r w:rsidRPr="006975D2">
        <w:rPr>
          <w:highlight w:val="white"/>
        </w:rPr>
        <w:t>"&gt;"  { return ((int) Tokens.GREATER_THAN); }</w:t>
      </w:r>
    </w:p>
    <w:p w14:paraId="35726BB9" w14:textId="77777777" w:rsidR="005B1C6D" w:rsidRPr="006975D2" w:rsidRDefault="005B1C6D" w:rsidP="005B1C6D">
      <w:pPr>
        <w:pStyle w:val="Code"/>
        <w:rPr>
          <w:highlight w:val="white"/>
        </w:rPr>
      </w:pPr>
      <w:r w:rsidRPr="006975D2">
        <w:rPr>
          <w:highlight w:val="white"/>
        </w:rPr>
        <w:t>"&gt;=" { return ((int) Tokens.GREATER_THAN_EQUAL); }</w:t>
      </w:r>
    </w:p>
    <w:p w14:paraId="019B71E6" w14:textId="77777777" w:rsidR="005B1C6D" w:rsidRPr="006975D2" w:rsidRDefault="005B1C6D" w:rsidP="005B1C6D">
      <w:pPr>
        <w:pStyle w:val="Code"/>
        <w:rPr>
          <w:highlight w:val="white"/>
        </w:rPr>
      </w:pPr>
    </w:p>
    <w:p w14:paraId="436D484A" w14:textId="77777777" w:rsidR="005B1C6D" w:rsidRPr="006975D2" w:rsidRDefault="005B1C6D" w:rsidP="005B1C6D">
      <w:pPr>
        <w:pStyle w:val="Code"/>
        <w:rPr>
          <w:highlight w:val="white"/>
        </w:rPr>
      </w:pPr>
      <w:r w:rsidRPr="006975D2">
        <w:rPr>
          <w:highlight w:val="white"/>
        </w:rPr>
        <w:t>"&lt;&lt;" { return ((int) Tokens.LEFT_SHIFT); }</w:t>
      </w:r>
    </w:p>
    <w:p w14:paraId="527B2084" w14:textId="77777777" w:rsidR="005B1C6D" w:rsidRPr="006975D2" w:rsidRDefault="005B1C6D" w:rsidP="005B1C6D">
      <w:pPr>
        <w:pStyle w:val="Code"/>
        <w:rPr>
          <w:highlight w:val="white"/>
        </w:rPr>
      </w:pPr>
      <w:r w:rsidRPr="006975D2">
        <w:rPr>
          <w:highlight w:val="white"/>
        </w:rPr>
        <w:t>"&gt;&gt;" { return ((int) Tokens.RIGHT_SHIFT); }</w:t>
      </w:r>
    </w:p>
    <w:p w14:paraId="589B40E4" w14:textId="77777777" w:rsidR="005B1C6D" w:rsidRPr="006975D2" w:rsidRDefault="005B1C6D" w:rsidP="005B1C6D">
      <w:pPr>
        <w:pStyle w:val="Code"/>
        <w:rPr>
          <w:highlight w:val="white"/>
        </w:rPr>
      </w:pPr>
    </w:p>
    <w:p w14:paraId="57155BF8" w14:textId="77777777" w:rsidR="005B1C6D" w:rsidRPr="006975D2" w:rsidRDefault="005B1C6D" w:rsidP="005B1C6D">
      <w:pPr>
        <w:pStyle w:val="Code"/>
        <w:rPr>
          <w:highlight w:val="white"/>
        </w:rPr>
      </w:pPr>
      <w:r w:rsidRPr="006975D2">
        <w:rPr>
          <w:highlight w:val="white"/>
        </w:rPr>
        <w:t>"+" { return ((int) Tokens.ADD); }</w:t>
      </w:r>
    </w:p>
    <w:p w14:paraId="69761D92" w14:textId="77777777" w:rsidR="005B1C6D" w:rsidRPr="006975D2" w:rsidRDefault="005B1C6D" w:rsidP="005B1C6D">
      <w:pPr>
        <w:pStyle w:val="Code"/>
        <w:rPr>
          <w:highlight w:val="white"/>
        </w:rPr>
      </w:pPr>
      <w:r w:rsidRPr="006975D2">
        <w:rPr>
          <w:highlight w:val="white"/>
        </w:rPr>
        <w:t>"-" { return ((int) Tokens.SUBTRACT); }</w:t>
      </w:r>
    </w:p>
    <w:p w14:paraId="73595A21" w14:textId="77777777" w:rsidR="005B1C6D" w:rsidRPr="006975D2" w:rsidRDefault="005B1C6D" w:rsidP="005B1C6D">
      <w:pPr>
        <w:pStyle w:val="Code"/>
        <w:rPr>
          <w:highlight w:val="white"/>
        </w:rPr>
      </w:pPr>
    </w:p>
    <w:p w14:paraId="45E39A00" w14:textId="77777777" w:rsidR="005B1C6D" w:rsidRPr="006975D2" w:rsidRDefault="005B1C6D" w:rsidP="005B1C6D">
      <w:pPr>
        <w:pStyle w:val="Code"/>
        <w:rPr>
          <w:highlight w:val="white"/>
        </w:rPr>
      </w:pPr>
      <w:r w:rsidRPr="006975D2">
        <w:rPr>
          <w:highlight w:val="white"/>
        </w:rPr>
        <w:t>"*" { return ((int) Tokens.MULTIPLY); }</w:t>
      </w:r>
    </w:p>
    <w:p w14:paraId="4797CF23" w14:textId="77777777" w:rsidR="005B1C6D" w:rsidRPr="006975D2" w:rsidRDefault="005B1C6D" w:rsidP="005B1C6D">
      <w:pPr>
        <w:pStyle w:val="Code"/>
        <w:rPr>
          <w:highlight w:val="white"/>
        </w:rPr>
      </w:pPr>
      <w:r w:rsidRPr="006975D2">
        <w:rPr>
          <w:highlight w:val="white"/>
        </w:rPr>
        <w:t>"/" { return ((int) Tokens.DIVIDE); }</w:t>
      </w:r>
    </w:p>
    <w:p w14:paraId="25F24317" w14:textId="77777777" w:rsidR="005B1C6D" w:rsidRPr="006975D2" w:rsidRDefault="005B1C6D" w:rsidP="005B1C6D">
      <w:pPr>
        <w:pStyle w:val="Code"/>
        <w:rPr>
          <w:highlight w:val="white"/>
        </w:rPr>
      </w:pPr>
      <w:r w:rsidRPr="006975D2">
        <w:rPr>
          <w:highlight w:val="white"/>
        </w:rPr>
        <w:t>"%" { return ((int) Tokens.MODULO); }</w:t>
      </w:r>
    </w:p>
    <w:p w14:paraId="5A0486DF" w14:textId="77777777" w:rsidR="005B1C6D" w:rsidRDefault="005B1C6D" w:rsidP="005B1C6D">
      <w:pPr>
        <w:pStyle w:val="Code"/>
        <w:rPr>
          <w:highlight w:val="white"/>
          <w:lang w:val="sv-SE"/>
        </w:rPr>
      </w:pPr>
    </w:p>
    <w:p w14:paraId="7AB6F7B8" w14:textId="77777777" w:rsidR="005B1C6D" w:rsidRPr="006975D2" w:rsidRDefault="005B1C6D" w:rsidP="005B1C6D">
      <w:pPr>
        <w:pStyle w:val="Code"/>
        <w:rPr>
          <w:highlight w:val="white"/>
        </w:rPr>
      </w:pPr>
      <w:r w:rsidRPr="006975D2">
        <w:rPr>
          <w:highlight w:val="white"/>
        </w:rPr>
        <w:t>"(" { return ((int) Tokens.LEFT_PARENTHESIS); }</w:t>
      </w:r>
    </w:p>
    <w:p w14:paraId="584A3E76" w14:textId="77777777" w:rsidR="005B1C6D" w:rsidRPr="006975D2" w:rsidRDefault="005B1C6D" w:rsidP="005B1C6D">
      <w:pPr>
        <w:pStyle w:val="Code"/>
        <w:rPr>
          <w:highlight w:val="white"/>
        </w:rPr>
      </w:pPr>
      <w:r w:rsidRPr="006975D2">
        <w:rPr>
          <w:highlight w:val="white"/>
        </w:rPr>
        <w:t>")" { return ((int) Tokens.RIGHT_PARENTHESIS); }</w:t>
      </w:r>
    </w:p>
    <w:p w14:paraId="334B0F02" w14:textId="77777777" w:rsidR="005B1C6D" w:rsidRPr="006975D2" w:rsidRDefault="005B1C6D" w:rsidP="005B1C6D">
      <w:pPr>
        <w:pStyle w:val="Code"/>
        <w:rPr>
          <w:highlight w:val="white"/>
        </w:rPr>
      </w:pPr>
    </w:p>
    <w:p w14:paraId="618B86E8" w14:textId="77777777" w:rsidR="005B1C6D" w:rsidRPr="006975D2" w:rsidRDefault="005B1C6D" w:rsidP="005B1C6D">
      <w:pPr>
        <w:pStyle w:val="Code"/>
        <w:rPr>
          <w:highlight w:val="white"/>
        </w:rPr>
      </w:pPr>
      <w:r w:rsidRPr="006975D2">
        <w:rPr>
          <w:highlight w:val="white"/>
        </w:rPr>
        <w:t>"\0" { return ((int) Tokens.EOL); }</w:t>
      </w:r>
    </w:p>
    <w:p w14:paraId="40C3618D" w14:textId="77777777" w:rsidR="005B1C6D" w:rsidRPr="00EC76D5" w:rsidRDefault="005B1C6D" w:rsidP="005B1C6D">
      <w:r w:rsidRPr="00EC76D5">
        <w:t>In case of an octal, decimal, or hexadecimal value, we just remove the letters u (unsigned), s (short), l (long), and x (hexadecimal value marker) from the text and let the Integer class interpret the value.</w:t>
      </w:r>
    </w:p>
    <w:p w14:paraId="22822DF3" w14:textId="77777777" w:rsidR="005B1C6D" w:rsidRPr="006975D2" w:rsidRDefault="005B1C6D" w:rsidP="005B1C6D">
      <w:pPr>
        <w:pStyle w:val="Code"/>
        <w:rPr>
          <w:highlight w:val="white"/>
        </w:rPr>
      </w:pPr>
      <w:r w:rsidRPr="006975D2">
        <w:rPr>
          <w:highlight w:val="white"/>
        </w:rPr>
        <w:t>{NAME} {</w:t>
      </w:r>
    </w:p>
    <w:p w14:paraId="772980F1" w14:textId="77777777" w:rsidR="005B1C6D" w:rsidRPr="006975D2" w:rsidRDefault="005B1C6D" w:rsidP="005B1C6D">
      <w:pPr>
        <w:pStyle w:val="Code"/>
        <w:rPr>
          <w:highlight w:val="white"/>
        </w:rPr>
      </w:pPr>
      <w:r w:rsidRPr="006975D2">
        <w:rPr>
          <w:highlight w:val="white"/>
        </w:rPr>
        <w:t xml:space="preserve">  yylval.name = yytext;</w:t>
      </w:r>
    </w:p>
    <w:p w14:paraId="0E448A33" w14:textId="77777777" w:rsidR="005B1C6D" w:rsidRPr="006975D2" w:rsidRDefault="005B1C6D" w:rsidP="005B1C6D">
      <w:pPr>
        <w:pStyle w:val="Code"/>
        <w:rPr>
          <w:highlight w:val="white"/>
        </w:rPr>
      </w:pPr>
      <w:r w:rsidRPr="006975D2">
        <w:rPr>
          <w:highlight w:val="white"/>
        </w:rPr>
        <w:t xml:space="preserve">  return ((int) Tokens.NAME);</w:t>
      </w:r>
    </w:p>
    <w:p w14:paraId="767688B0" w14:textId="77777777" w:rsidR="005B1C6D" w:rsidRPr="006975D2" w:rsidRDefault="005B1C6D" w:rsidP="005B1C6D">
      <w:pPr>
        <w:pStyle w:val="Code"/>
        <w:rPr>
          <w:highlight w:val="white"/>
        </w:rPr>
      </w:pPr>
      <w:r w:rsidRPr="006975D2">
        <w:rPr>
          <w:highlight w:val="white"/>
        </w:rPr>
        <w:t>}</w:t>
      </w:r>
    </w:p>
    <w:p w14:paraId="3C66B0B0" w14:textId="77777777" w:rsidR="005B1C6D" w:rsidRPr="006975D2" w:rsidRDefault="005B1C6D" w:rsidP="005B1C6D">
      <w:pPr>
        <w:pStyle w:val="Code"/>
        <w:rPr>
          <w:highlight w:val="white"/>
        </w:rPr>
      </w:pPr>
    </w:p>
    <w:p w14:paraId="4A952761" w14:textId="77777777" w:rsidR="005B1C6D" w:rsidRPr="006975D2" w:rsidRDefault="005B1C6D" w:rsidP="005B1C6D">
      <w:pPr>
        <w:pStyle w:val="Code"/>
        <w:rPr>
          <w:highlight w:val="white"/>
        </w:rPr>
      </w:pPr>
      <w:r w:rsidRPr="006975D2">
        <w:rPr>
          <w:highlight w:val="white"/>
        </w:rPr>
        <w:t>{OCTAL_VALUE} {</w:t>
      </w:r>
    </w:p>
    <w:p w14:paraId="57148D1A" w14:textId="77777777" w:rsidR="005B1C6D" w:rsidRDefault="005B1C6D" w:rsidP="005B1C6D">
      <w:pPr>
        <w:pStyle w:val="Code"/>
        <w:rPr>
          <w:highlight w:val="white"/>
        </w:rPr>
      </w:pPr>
      <w:r w:rsidRPr="006975D2">
        <w:rPr>
          <w:highlight w:val="white"/>
        </w:rPr>
        <w:t xml:space="preserve">  { string text = yytext.ToLower().Replace("u", "").Replace("s", "")</w:t>
      </w:r>
    </w:p>
    <w:p w14:paraId="4A76089E"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2D357E00" w14:textId="77777777" w:rsidR="005B1C6D" w:rsidRPr="006975D2" w:rsidRDefault="005B1C6D" w:rsidP="005B1C6D">
      <w:pPr>
        <w:pStyle w:val="Code"/>
        <w:rPr>
          <w:highlight w:val="white"/>
        </w:rPr>
      </w:pPr>
      <w:r w:rsidRPr="006975D2">
        <w:rPr>
          <w:highlight w:val="white"/>
        </w:rPr>
        <w:t xml:space="preserve">    yylval.integer_value = Convert.ToInt32(text, 8);</w:t>
      </w:r>
    </w:p>
    <w:p w14:paraId="782F8F5A" w14:textId="77777777" w:rsidR="005B1C6D" w:rsidRPr="006975D2" w:rsidRDefault="005B1C6D" w:rsidP="005B1C6D">
      <w:pPr>
        <w:pStyle w:val="Code"/>
        <w:rPr>
          <w:highlight w:val="white"/>
        </w:rPr>
      </w:pPr>
      <w:r w:rsidRPr="006975D2">
        <w:rPr>
          <w:highlight w:val="white"/>
        </w:rPr>
        <w:t xml:space="preserve">    return ((int) Tokens.VALUE);</w:t>
      </w:r>
    </w:p>
    <w:p w14:paraId="539B693A" w14:textId="77777777" w:rsidR="005B1C6D" w:rsidRPr="006975D2" w:rsidRDefault="005B1C6D" w:rsidP="005B1C6D">
      <w:pPr>
        <w:pStyle w:val="Code"/>
        <w:rPr>
          <w:highlight w:val="white"/>
        </w:rPr>
      </w:pPr>
      <w:r w:rsidRPr="006975D2">
        <w:rPr>
          <w:highlight w:val="white"/>
        </w:rPr>
        <w:t xml:space="preserve">  }</w:t>
      </w:r>
    </w:p>
    <w:p w14:paraId="0C20C7E4" w14:textId="77777777" w:rsidR="005B1C6D" w:rsidRPr="006975D2" w:rsidRDefault="005B1C6D" w:rsidP="005B1C6D">
      <w:pPr>
        <w:pStyle w:val="Code"/>
        <w:rPr>
          <w:highlight w:val="white"/>
        </w:rPr>
      </w:pPr>
      <w:r w:rsidRPr="006975D2">
        <w:rPr>
          <w:highlight w:val="white"/>
        </w:rPr>
        <w:t>}</w:t>
      </w:r>
    </w:p>
    <w:p w14:paraId="60A125EE" w14:textId="77777777" w:rsidR="005B1C6D" w:rsidRPr="006975D2" w:rsidRDefault="005B1C6D" w:rsidP="005B1C6D">
      <w:pPr>
        <w:pStyle w:val="Code"/>
        <w:rPr>
          <w:highlight w:val="white"/>
        </w:rPr>
      </w:pPr>
    </w:p>
    <w:p w14:paraId="21390CD4" w14:textId="77777777" w:rsidR="005B1C6D" w:rsidRPr="006975D2" w:rsidRDefault="005B1C6D" w:rsidP="005B1C6D">
      <w:pPr>
        <w:pStyle w:val="Code"/>
        <w:rPr>
          <w:highlight w:val="white"/>
        </w:rPr>
      </w:pPr>
      <w:r w:rsidRPr="006975D2">
        <w:rPr>
          <w:highlight w:val="white"/>
        </w:rPr>
        <w:t>{DECIMAL_VALUE} {</w:t>
      </w:r>
    </w:p>
    <w:p w14:paraId="24ADF40A" w14:textId="77777777" w:rsidR="005B1C6D" w:rsidRDefault="005B1C6D" w:rsidP="005B1C6D">
      <w:pPr>
        <w:pStyle w:val="Code"/>
        <w:rPr>
          <w:highlight w:val="white"/>
        </w:rPr>
      </w:pPr>
      <w:r w:rsidRPr="006975D2">
        <w:rPr>
          <w:highlight w:val="white"/>
        </w:rPr>
        <w:t xml:space="preserve">  { string text = yytext.ToLower().Replace("u", "").Replace("s", "")</w:t>
      </w:r>
    </w:p>
    <w:p w14:paraId="4077E100"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51FF8DC6" w14:textId="77777777" w:rsidR="005B1C6D" w:rsidRPr="006975D2" w:rsidRDefault="005B1C6D" w:rsidP="005B1C6D">
      <w:pPr>
        <w:pStyle w:val="Code"/>
        <w:rPr>
          <w:highlight w:val="white"/>
        </w:rPr>
      </w:pPr>
      <w:r w:rsidRPr="006975D2">
        <w:rPr>
          <w:highlight w:val="white"/>
        </w:rPr>
        <w:t xml:space="preserve">    yylval.integer_value = Convert.ToInt32(text, 10);</w:t>
      </w:r>
    </w:p>
    <w:p w14:paraId="53EEB76D" w14:textId="77777777" w:rsidR="005B1C6D" w:rsidRPr="006975D2" w:rsidRDefault="005B1C6D" w:rsidP="005B1C6D">
      <w:pPr>
        <w:pStyle w:val="Code"/>
        <w:rPr>
          <w:highlight w:val="white"/>
        </w:rPr>
      </w:pPr>
      <w:r w:rsidRPr="006975D2">
        <w:rPr>
          <w:highlight w:val="white"/>
        </w:rPr>
        <w:t xml:space="preserve">    return ((int) Tokens.VALUE);</w:t>
      </w:r>
    </w:p>
    <w:p w14:paraId="07FFA9EA" w14:textId="77777777" w:rsidR="005B1C6D" w:rsidRPr="006975D2" w:rsidRDefault="005B1C6D" w:rsidP="005B1C6D">
      <w:pPr>
        <w:pStyle w:val="Code"/>
        <w:rPr>
          <w:highlight w:val="white"/>
        </w:rPr>
      </w:pPr>
      <w:r w:rsidRPr="006975D2">
        <w:rPr>
          <w:highlight w:val="white"/>
        </w:rPr>
        <w:t xml:space="preserve">  }</w:t>
      </w:r>
    </w:p>
    <w:p w14:paraId="76263D43" w14:textId="77777777" w:rsidR="005B1C6D" w:rsidRPr="006975D2" w:rsidRDefault="005B1C6D" w:rsidP="005B1C6D">
      <w:pPr>
        <w:pStyle w:val="Code"/>
        <w:rPr>
          <w:highlight w:val="white"/>
        </w:rPr>
      </w:pPr>
      <w:r w:rsidRPr="006975D2">
        <w:rPr>
          <w:highlight w:val="white"/>
        </w:rPr>
        <w:t>}</w:t>
      </w:r>
    </w:p>
    <w:p w14:paraId="34092994" w14:textId="77777777" w:rsidR="005B1C6D" w:rsidRPr="006975D2" w:rsidRDefault="005B1C6D" w:rsidP="005B1C6D">
      <w:pPr>
        <w:pStyle w:val="Code"/>
        <w:rPr>
          <w:highlight w:val="white"/>
        </w:rPr>
      </w:pPr>
    </w:p>
    <w:p w14:paraId="5E8CDE84" w14:textId="77777777" w:rsidR="005B1C6D" w:rsidRPr="006975D2" w:rsidRDefault="005B1C6D" w:rsidP="005B1C6D">
      <w:pPr>
        <w:pStyle w:val="Code"/>
        <w:rPr>
          <w:highlight w:val="white"/>
        </w:rPr>
      </w:pPr>
      <w:r w:rsidRPr="006975D2">
        <w:rPr>
          <w:highlight w:val="white"/>
        </w:rPr>
        <w:t>{HEXADECIMAL_VALUE} {</w:t>
      </w:r>
    </w:p>
    <w:p w14:paraId="5D41604B" w14:textId="77777777" w:rsidR="005B1C6D" w:rsidRPr="006975D2" w:rsidRDefault="005B1C6D" w:rsidP="005B1C6D">
      <w:pPr>
        <w:pStyle w:val="Code"/>
        <w:rPr>
          <w:highlight w:val="white"/>
        </w:rPr>
      </w:pPr>
      <w:r w:rsidRPr="006975D2">
        <w:rPr>
          <w:highlight w:val="white"/>
        </w:rPr>
        <w:t xml:space="preserve">  { string text = yytext.ToLower().Replace("x", "").Replace("u", "").</w:t>
      </w:r>
    </w:p>
    <w:p w14:paraId="3017FE21" w14:textId="77777777" w:rsidR="005B1C6D" w:rsidRPr="006975D2" w:rsidRDefault="005B1C6D" w:rsidP="005B1C6D">
      <w:pPr>
        <w:pStyle w:val="Code"/>
        <w:rPr>
          <w:highlight w:val="white"/>
        </w:rPr>
      </w:pPr>
      <w:r w:rsidRPr="006975D2">
        <w:rPr>
          <w:highlight w:val="white"/>
        </w:rPr>
        <w:t xml:space="preserve">                                   Replace("s", "").Replace("l", "");</w:t>
      </w:r>
    </w:p>
    <w:p w14:paraId="237D0C82" w14:textId="77777777" w:rsidR="005B1C6D" w:rsidRPr="006975D2" w:rsidRDefault="005B1C6D" w:rsidP="005B1C6D">
      <w:pPr>
        <w:pStyle w:val="Code"/>
        <w:rPr>
          <w:highlight w:val="white"/>
        </w:rPr>
      </w:pPr>
      <w:r w:rsidRPr="006975D2">
        <w:rPr>
          <w:highlight w:val="white"/>
        </w:rPr>
        <w:t xml:space="preserve">    yylval.integer_value = Convert.ToInt32(text, 16);</w:t>
      </w:r>
    </w:p>
    <w:p w14:paraId="0F55ACDF" w14:textId="77777777" w:rsidR="005B1C6D" w:rsidRPr="006975D2" w:rsidRDefault="005B1C6D" w:rsidP="005B1C6D">
      <w:pPr>
        <w:pStyle w:val="Code"/>
        <w:rPr>
          <w:highlight w:val="white"/>
        </w:rPr>
      </w:pPr>
      <w:r w:rsidRPr="006975D2">
        <w:rPr>
          <w:highlight w:val="white"/>
        </w:rPr>
        <w:t xml:space="preserve">    return ((int) Tokens.VALUE);</w:t>
      </w:r>
    </w:p>
    <w:p w14:paraId="64D5B217" w14:textId="77777777" w:rsidR="005B1C6D" w:rsidRPr="006975D2" w:rsidRDefault="005B1C6D" w:rsidP="005B1C6D">
      <w:pPr>
        <w:pStyle w:val="Code"/>
        <w:rPr>
          <w:highlight w:val="white"/>
        </w:rPr>
      </w:pPr>
      <w:r w:rsidRPr="006975D2">
        <w:rPr>
          <w:highlight w:val="white"/>
        </w:rPr>
        <w:t xml:space="preserve">  }</w:t>
      </w:r>
    </w:p>
    <w:p w14:paraId="751DF657" w14:textId="77777777" w:rsidR="005B1C6D" w:rsidRPr="006975D2" w:rsidRDefault="005B1C6D" w:rsidP="005B1C6D">
      <w:pPr>
        <w:pStyle w:val="Code"/>
        <w:rPr>
          <w:highlight w:val="white"/>
        </w:rPr>
      </w:pPr>
      <w:r w:rsidRPr="006975D2">
        <w:rPr>
          <w:highlight w:val="white"/>
        </w:rPr>
        <w:t>}</w:t>
      </w:r>
    </w:p>
    <w:p w14:paraId="19806D94" w14:textId="77777777" w:rsidR="005B1C6D" w:rsidRPr="00EC76D5" w:rsidRDefault="005B1C6D" w:rsidP="005B1C6D">
      <w:r w:rsidRPr="00EC76D5">
        <w:t>It is important to detect white spaces, otherwise the user would not be allowed to add any spaces to the code.</w:t>
      </w:r>
    </w:p>
    <w:p w14:paraId="6EF897E9" w14:textId="77777777" w:rsidR="005B1C6D" w:rsidRPr="006975D2" w:rsidRDefault="005B1C6D" w:rsidP="005B1C6D">
      <w:pPr>
        <w:pStyle w:val="Code"/>
        <w:rPr>
          <w:highlight w:val="white"/>
        </w:rPr>
      </w:pPr>
      <w:r w:rsidRPr="006975D2">
        <w:rPr>
          <w:highlight w:val="white"/>
        </w:rPr>
        <w:t>{WHITE_SPACE} {</w:t>
      </w:r>
    </w:p>
    <w:p w14:paraId="51E8BAFB" w14:textId="77777777" w:rsidR="005B1C6D" w:rsidRPr="006975D2" w:rsidRDefault="005B1C6D" w:rsidP="005B1C6D">
      <w:pPr>
        <w:pStyle w:val="Code"/>
        <w:rPr>
          <w:highlight w:val="white"/>
        </w:rPr>
      </w:pPr>
      <w:r w:rsidRPr="006975D2">
        <w:rPr>
          <w:highlight w:val="white"/>
        </w:rPr>
        <w:t xml:space="preserve">  if (yytext.Equals("\n")) {</w:t>
      </w:r>
    </w:p>
    <w:p w14:paraId="685A1A67" w14:textId="77777777" w:rsidR="005B1C6D" w:rsidRPr="006975D2" w:rsidRDefault="005B1C6D" w:rsidP="005B1C6D">
      <w:pPr>
        <w:pStyle w:val="Code"/>
        <w:rPr>
          <w:highlight w:val="white"/>
        </w:rPr>
      </w:pPr>
      <w:r w:rsidRPr="006975D2">
        <w:rPr>
          <w:highlight w:val="white"/>
        </w:rPr>
        <w:t xml:space="preserve">    ++CCompiler_Main.Scanner.Line;</w:t>
      </w:r>
    </w:p>
    <w:p w14:paraId="63B3DED9" w14:textId="77777777" w:rsidR="005B1C6D" w:rsidRPr="006975D2" w:rsidRDefault="005B1C6D" w:rsidP="005B1C6D">
      <w:pPr>
        <w:pStyle w:val="Code"/>
        <w:rPr>
          <w:highlight w:val="white"/>
        </w:rPr>
      </w:pPr>
      <w:r w:rsidRPr="006975D2">
        <w:rPr>
          <w:highlight w:val="white"/>
        </w:rPr>
        <w:t xml:space="preserve">  }</w:t>
      </w:r>
    </w:p>
    <w:p w14:paraId="06790739" w14:textId="77777777" w:rsidR="005B1C6D" w:rsidRPr="006975D2" w:rsidRDefault="005B1C6D" w:rsidP="005B1C6D">
      <w:pPr>
        <w:pStyle w:val="Code"/>
        <w:rPr>
          <w:highlight w:val="white"/>
        </w:rPr>
      </w:pPr>
      <w:r w:rsidRPr="006975D2">
        <w:rPr>
          <w:highlight w:val="white"/>
        </w:rPr>
        <w:t>}</w:t>
      </w:r>
    </w:p>
    <w:p w14:paraId="6C16C7C2" w14:textId="77777777" w:rsidR="005B1C6D" w:rsidRPr="00EC76D5" w:rsidRDefault="005B1C6D" w:rsidP="005B1C6D">
      <w:r w:rsidRPr="00EC76D5">
        <w:t>If we detect a character we do not recognize, we just stop the execution with an error message.</w:t>
      </w:r>
    </w:p>
    <w:p w14:paraId="40FA4434" w14:textId="77777777" w:rsidR="005B1C6D" w:rsidRPr="006975D2" w:rsidRDefault="005B1C6D" w:rsidP="005B1C6D">
      <w:pPr>
        <w:pStyle w:val="Code"/>
        <w:rPr>
          <w:highlight w:val="white"/>
        </w:rPr>
      </w:pPr>
      <w:r w:rsidRPr="006975D2">
        <w:rPr>
          <w:highlight w:val="white"/>
        </w:rPr>
        <w:t>. { Assert.Error(yytext, Message.Unknown_character); }</w:t>
      </w:r>
    </w:p>
    <w:p w14:paraId="5C1759ED" w14:textId="14B62619" w:rsidR="005B1C6D" w:rsidRDefault="005B1C6D" w:rsidP="005B1C6D">
      <w:pPr>
        <w:pStyle w:val="Rubrik2"/>
      </w:pPr>
      <w:bookmarkStart w:id="492" w:name="_Toc54120006"/>
      <w:r>
        <w:t>The Pre</w:t>
      </w:r>
      <w:r w:rsidR="00921465">
        <w:t xml:space="preserve">processor </w:t>
      </w:r>
      <w:r>
        <w:t>Parser</w:t>
      </w:r>
      <w:bookmarkEnd w:id="492"/>
    </w:p>
    <w:p w14:paraId="2AE043DB" w14:textId="391F467B" w:rsidR="00921465" w:rsidRPr="00921465" w:rsidRDefault="00921465" w:rsidP="00921465">
      <w:r>
        <w:t xml:space="preserve">There is </w:t>
      </w:r>
      <w:proofErr w:type="gramStart"/>
      <w:r>
        <w:t>actually a</w:t>
      </w:r>
      <w:proofErr w:type="gramEnd"/>
      <w:r>
        <w:t xml:space="preserve"> second parser</w:t>
      </w:r>
      <w:r w:rsidR="00AC6AA7">
        <w:t xml:space="preserve"> and scanner</w:t>
      </w:r>
      <w:r>
        <w:t xml:space="preserve">, that </w:t>
      </w:r>
      <w:r w:rsidR="00AC6AA7">
        <w:t>parsers</w:t>
      </w:r>
      <w:r>
        <w:t xml:space="preserve"> the </w:t>
      </w:r>
      <w:r w:rsidR="00AC6AA7">
        <w:t xml:space="preserve">source code. The parser is </w:t>
      </w:r>
      <w:proofErr w:type="gramStart"/>
      <w:r w:rsidR="00AC6AA7">
        <w:t>very simple</w:t>
      </w:r>
      <w:proofErr w:type="gramEnd"/>
      <w:r w:rsidR="00AC6AA7">
        <w:t>. Its only task is to define a set of terminals.</w:t>
      </w:r>
    </w:p>
    <w:p w14:paraId="1F96E4F3" w14:textId="77777777" w:rsidR="005B1C6D" w:rsidRDefault="005B1C6D" w:rsidP="005B1C6D">
      <w:pPr>
        <w:pStyle w:val="CodeHeader"/>
      </w:pPr>
      <w:proofErr w:type="spellStart"/>
      <w:r>
        <w:t>PreParser.gppg</w:t>
      </w:r>
      <w:proofErr w:type="spellEnd"/>
    </w:p>
    <w:p w14:paraId="7ADA127E" w14:textId="77777777" w:rsidR="005B1C6D" w:rsidRPr="0047690C" w:rsidRDefault="005B1C6D" w:rsidP="005B1C6D">
      <w:pPr>
        <w:pStyle w:val="Code"/>
        <w:rPr>
          <w:highlight w:val="white"/>
        </w:rPr>
      </w:pPr>
      <w:r w:rsidRPr="0047690C">
        <w:rPr>
          <w:highlight w:val="white"/>
        </w:rPr>
        <w:t>%namespace CCompiler_Pre</w:t>
      </w:r>
    </w:p>
    <w:p w14:paraId="1B047246" w14:textId="77777777" w:rsidR="005B1C6D" w:rsidRPr="0047690C" w:rsidRDefault="005B1C6D" w:rsidP="005B1C6D">
      <w:pPr>
        <w:pStyle w:val="Code"/>
        <w:rPr>
          <w:highlight w:val="white"/>
        </w:rPr>
      </w:pPr>
      <w:r w:rsidRPr="0047690C">
        <w:rPr>
          <w:highlight w:val="white"/>
        </w:rPr>
        <w:lastRenderedPageBreak/>
        <w:t>%partial</w:t>
      </w:r>
    </w:p>
    <w:p w14:paraId="14A09CB5" w14:textId="77777777" w:rsidR="005B1C6D" w:rsidRPr="0047690C" w:rsidRDefault="005B1C6D" w:rsidP="005B1C6D">
      <w:pPr>
        <w:pStyle w:val="Code"/>
        <w:rPr>
          <w:highlight w:val="white"/>
        </w:rPr>
      </w:pPr>
    </w:p>
    <w:p w14:paraId="70A884D9" w14:textId="77777777" w:rsidR="005B1C6D" w:rsidRPr="0047690C" w:rsidRDefault="005B1C6D" w:rsidP="005B1C6D">
      <w:pPr>
        <w:pStyle w:val="Code"/>
        <w:rPr>
          <w:highlight w:val="white"/>
        </w:rPr>
      </w:pPr>
      <w:r w:rsidRPr="0047690C">
        <w:rPr>
          <w:highlight w:val="white"/>
        </w:rPr>
        <w:t>%{</w:t>
      </w:r>
    </w:p>
    <w:p w14:paraId="0BFD6269" w14:textId="77777777" w:rsidR="005B1C6D" w:rsidRPr="0047690C" w:rsidRDefault="005B1C6D" w:rsidP="005B1C6D">
      <w:pPr>
        <w:pStyle w:val="Code"/>
        <w:rPr>
          <w:highlight w:val="white"/>
        </w:rPr>
      </w:pPr>
      <w:r w:rsidRPr="0047690C">
        <w:rPr>
          <w:highlight w:val="white"/>
        </w:rPr>
        <w:t xml:space="preserve">  // Empty.</w:t>
      </w:r>
    </w:p>
    <w:p w14:paraId="12B50713" w14:textId="77777777" w:rsidR="005B1C6D" w:rsidRPr="0047690C" w:rsidRDefault="005B1C6D" w:rsidP="005B1C6D">
      <w:pPr>
        <w:pStyle w:val="Code"/>
        <w:rPr>
          <w:highlight w:val="white"/>
        </w:rPr>
      </w:pPr>
      <w:r w:rsidRPr="0047690C">
        <w:rPr>
          <w:highlight w:val="white"/>
        </w:rPr>
        <w:t>%}</w:t>
      </w:r>
    </w:p>
    <w:p w14:paraId="45DD2ED5" w14:textId="77777777" w:rsidR="005B1C6D" w:rsidRPr="0047690C" w:rsidRDefault="005B1C6D" w:rsidP="005B1C6D">
      <w:pPr>
        <w:pStyle w:val="Code"/>
        <w:rPr>
          <w:highlight w:val="white"/>
        </w:rPr>
      </w:pPr>
    </w:p>
    <w:p w14:paraId="515A6D6E" w14:textId="77777777" w:rsidR="005B1C6D" w:rsidRPr="0047690C" w:rsidRDefault="005B1C6D" w:rsidP="005B1C6D">
      <w:pPr>
        <w:pStyle w:val="Code"/>
        <w:rPr>
          <w:highlight w:val="white"/>
        </w:rPr>
      </w:pPr>
      <w:r w:rsidRPr="0047690C">
        <w:rPr>
          <w:highlight w:val="white"/>
        </w:rPr>
        <w:t>%union {</w:t>
      </w:r>
    </w:p>
    <w:p w14:paraId="1524FCD1" w14:textId="77777777" w:rsidR="005B1C6D" w:rsidRPr="0047690C" w:rsidRDefault="005B1C6D" w:rsidP="005B1C6D">
      <w:pPr>
        <w:pStyle w:val="Code"/>
        <w:rPr>
          <w:highlight w:val="white"/>
        </w:rPr>
      </w:pPr>
      <w:r w:rsidRPr="0047690C">
        <w:rPr>
          <w:highlight w:val="white"/>
        </w:rPr>
        <w:t xml:space="preserve">  public string name;</w:t>
      </w:r>
    </w:p>
    <w:p w14:paraId="470387F6" w14:textId="77777777" w:rsidR="005B1C6D" w:rsidRPr="0047690C" w:rsidRDefault="005B1C6D" w:rsidP="005B1C6D">
      <w:pPr>
        <w:pStyle w:val="Code"/>
        <w:rPr>
          <w:highlight w:val="white"/>
        </w:rPr>
      </w:pPr>
      <w:r w:rsidRPr="0047690C">
        <w:rPr>
          <w:highlight w:val="white"/>
        </w:rPr>
        <w:t>}</w:t>
      </w:r>
    </w:p>
    <w:p w14:paraId="6D83BE62" w14:textId="77777777" w:rsidR="005B1C6D" w:rsidRPr="0047690C" w:rsidRDefault="005B1C6D" w:rsidP="005B1C6D">
      <w:pPr>
        <w:pStyle w:val="Code"/>
        <w:rPr>
          <w:highlight w:val="white"/>
        </w:rPr>
      </w:pPr>
    </w:p>
    <w:p w14:paraId="722BA385" w14:textId="77777777" w:rsidR="005B1C6D" w:rsidRPr="0047690C" w:rsidRDefault="005B1C6D" w:rsidP="005B1C6D">
      <w:pPr>
        <w:pStyle w:val="Code"/>
        <w:rPr>
          <w:highlight w:val="white"/>
        </w:rPr>
      </w:pPr>
      <w:r w:rsidRPr="0047690C">
        <w:rPr>
          <w:highlight w:val="white"/>
        </w:rPr>
        <w:t>%token &lt;name&gt; NAME STRING LEFT_PARENTHESIS RIGHT_PARENTHESIS</w:t>
      </w:r>
    </w:p>
    <w:p w14:paraId="0F2D1124" w14:textId="77777777" w:rsidR="005B1C6D" w:rsidRPr="0047690C" w:rsidRDefault="005B1C6D" w:rsidP="005B1C6D">
      <w:pPr>
        <w:pStyle w:val="Code"/>
        <w:rPr>
          <w:highlight w:val="white"/>
        </w:rPr>
      </w:pPr>
      <w:r w:rsidRPr="0047690C">
        <w:rPr>
          <w:highlight w:val="white"/>
        </w:rPr>
        <w:t xml:space="preserve">              COMMA SHARP DOUBLE_SHARP TOKEN MARK // EOL</w:t>
      </w:r>
    </w:p>
    <w:p w14:paraId="4EF7543D" w14:textId="77777777" w:rsidR="005B1C6D" w:rsidRPr="0047690C" w:rsidRDefault="005B1C6D" w:rsidP="005B1C6D">
      <w:pPr>
        <w:pStyle w:val="Code"/>
        <w:rPr>
          <w:highlight w:val="white"/>
        </w:rPr>
      </w:pPr>
    </w:p>
    <w:p w14:paraId="016790EA" w14:textId="419B222E" w:rsidR="005B1C6D" w:rsidRPr="0047690C" w:rsidRDefault="005B1C6D" w:rsidP="005B1C6D">
      <w:pPr>
        <w:pStyle w:val="Code"/>
        <w:rPr>
          <w:highlight w:val="white"/>
        </w:rPr>
      </w:pPr>
      <w:r w:rsidRPr="0047690C">
        <w:rPr>
          <w:highlight w:val="white"/>
        </w:rPr>
        <w:t xml:space="preserve">%start </w:t>
      </w:r>
      <w:r w:rsidR="00563AF1">
        <w:rPr>
          <w:highlight w:val="white"/>
        </w:rPr>
        <w:t>source_code_file</w:t>
      </w:r>
    </w:p>
    <w:p w14:paraId="7D2F11EF" w14:textId="77777777" w:rsidR="005B1C6D" w:rsidRPr="0047690C" w:rsidRDefault="005B1C6D" w:rsidP="005B1C6D">
      <w:pPr>
        <w:pStyle w:val="Code"/>
        <w:rPr>
          <w:highlight w:val="white"/>
        </w:rPr>
      </w:pPr>
    </w:p>
    <w:p w14:paraId="11CFEF1F" w14:textId="77777777" w:rsidR="005B1C6D" w:rsidRPr="0047690C" w:rsidRDefault="005B1C6D" w:rsidP="005B1C6D">
      <w:pPr>
        <w:pStyle w:val="Code"/>
        <w:rPr>
          <w:highlight w:val="white"/>
        </w:rPr>
      </w:pPr>
      <w:r w:rsidRPr="0047690C">
        <w:rPr>
          <w:highlight w:val="white"/>
        </w:rPr>
        <w:t>%%</w:t>
      </w:r>
    </w:p>
    <w:p w14:paraId="7115297D" w14:textId="77777777" w:rsidR="005B1C6D" w:rsidRPr="0047690C" w:rsidRDefault="005B1C6D" w:rsidP="005B1C6D">
      <w:pPr>
        <w:pStyle w:val="Code"/>
        <w:rPr>
          <w:highlight w:val="white"/>
        </w:rPr>
      </w:pPr>
    </w:p>
    <w:p w14:paraId="53E58736" w14:textId="2D737BF2" w:rsidR="005B1C6D" w:rsidRPr="0047690C" w:rsidRDefault="00563AF1" w:rsidP="005B1C6D">
      <w:pPr>
        <w:pStyle w:val="Code"/>
        <w:rPr>
          <w:highlight w:val="white"/>
        </w:rPr>
      </w:pPr>
      <w:r>
        <w:rPr>
          <w:highlight w:val="white"/>
        </w:rPr>
        <w:t>source_code_file</w:t>
      </w:r>
      <w:r w:rsidR="005B1C6D" w:rsidRPr="0047690C">
        <w:rPr>
          <w:highlight w:val="white"/>
        </w:rPr>
        <w:t>:</w:t>
      </w:r>
    </w:p>
    <w:p w14:paraId="2781048D" w14:textId="77777777" w:rsidR="005B1C6D" w:rsidRPr="0047690C" w:rsidRDefault="005B1C6D" w:rsidP="005B1C6D">
      <w:pPr>
        <w:pStyle w:val="Code"/>
        <w:rPr>
          <w:highlight w:val="white"/>
        </w:rPr>
      </w:pPr>
      <w:r w:rsidRPr="0047690C">
        <w:rPr>
          <w:highlight w:val="white"/>
        </w:rPr>
        <w:t xml:space="preserve">  /* Empty. */;</w:t>
      </w:r>
    </w:p>
    <w:p w14:paraId="1B985836" w14:textId="77777777" w:rsidR="005B1C6D" w:rsidRPr="0047690C" w:rsidRDefault="005B1C6D" w:rsidP="005B1C6D">
      <w:pPr>
        <w:pStyle w:val="Code"/>
        <w:rPr>
          <w:highlight w:val="white"/>
        </w:rPr>
      </w:pPr>
    </w:p>
    <w:p w14:paraId="3E7CD1EE" w14:textId="7FDFBE50" w:rsidR="005B1C6D" w:rsidRDefault="005B1C6D" w:rsidP="005B1C6D">
      <w:pPr>
        <w:pStyle w:val="Code"/>
      </w:pPr>
      <w:r w:rsidRPr="0047690C">
        <w:rPr>
          <w:highlight w:val="white"/>
        </w:rPr>
        <w:t>%%</w:t>
      </w:r>
    </w:p>
    <w:p w14:paraId="4594F6E7" w14:textId="092689F3" w:rsidR="00AC6AA7" w:rsidRPr="0047690C" w:rsidRDefault="00AC6AA7" w:rsidP="00AC6AA7">
      <w:r>
        <w:t xml:space="preserve">The scanner </w:t>
      </w:r>
      <w:r w:rsidR="00A733B2">
        <w:t>is a little bit more complicated. Its task is to define a set of tokens.</w:t>
      </w:r>
      <w:r w:rsidR="00AB7587">
        <w:t xml:space="preserve"> Similar to the scanner of </w:t>
      </w:r>
      <w:r w:rsidR="006818B4">
        <w:t xml:space="preserve">Chapter </w:t>
      </w:r>
      <w:r w:rsidR="006818B4">
        <w:fldChar w:fldCharType="begin"/>
      </w:r>
      <w:r w:rsidR="006818B4">
        <w:instrText xml:space="preserve"> REF _Ref54016821 \r \h </w:instrText>
      </w:r>
      <w:r w:rsidR="006818B4">
        <w:fldChar w:fldCharType="separate"/>
      </w:r>
      <w:r w:rsidR="00207336">
        <w:t>2</w:t>
      </w:r>
      <w:r w:rsidR="006818B4">
        <w:fldChar w:fldCharType="end"/>
      </w:r>
      <w:r w:rsidR="00AB7587">
        <w:t>, it define</w:t>
      </w:r>
      <w:r w:rsidR="004E51AE">
        <w:t>s</w:t>
      </w:r>
      <w:r w:rsidR="00E92966">
        <w:t xml:space="preserve"> a set of values tokens are to be used of the preprocessor. The idea is that we divide the </w:t>
      </w:r>
    </w:p>
    <w:p w14:paraId="53305911" w14:textId="77777777" w:rsidR="005B1C6D" w:rsidRDefault="005B1C6D" w:rsidP="005B1C6D">
      <w:pPr>
        <w:pStyle w:val="CodeHeader"/>
      </w:pPr>
      <w:proofErr w:type="spellStart"/>
      <w:r>
        <w:t>PreScanner.gplex</w:t>
      </w:r>
      <w:proofErr w:type="spellEnd"/>
    </w:p>
    <w:p w14:paraId="00D5D339" w14:textId="77777777" w:rsidR="005B1C6D" w:rsidRPr="0047690C" w:rsidRDefault="005B1C6D" w:rsidP="005B1C6D">
      <w:pPr>
        <w:pStyle w:val="Code"/>
        <w:rPr>
          <w:highlight w:val="white"/>
        </w:rPr>
      </w:pPr>
      <w:r w:rsidRPr="0047690C">
        <w:rPr>
          <w:highlight w:val="white"/>
        </w:rPr>
        <w:t>%namespace CCompiler_Pre</w:t>
      </w:r>
    </w:p>
    <w:p w14:paraId="2614D05B" w14:textId="77777777" w:rsidR="005B1C6D" w:rsidRPr="0047690C" w:rsidRDefault="005B1C6D" w:rsidP="005B1C6D">
      <w:pPr>
        <w:pStyle w:val="Code"/>
        <w:rPr>
          <w:highlight w:val="white"/>
        </w:rPr>
      </w:pPr>
    </w:p>
    <w:p w14:paraId="0789F1B4" w14:textId="77777777" w:rsidR="005B1C6D" w:rsidRPr="0047690C" w:rsidRDefault="005B1C6D" w:rsidP="005B1C6D">
      <w:pPr>
        <w:pStyle w:val="Code"/>
        <w:rPr>
          <w:highlight w:val="white"/>
        </w:rPr>
      </w:pPr>
      <w:r w:rsidRPr="0047690C">
        <w:rPr>
          <w:highlight w:val="white"/>
        </w:rPr>
        <w:t>%{</w:t>
      </w:r>
    </w:p>
    <w:p w14:paraId="520A3FAC" w14:textId="77777777" w:rsidR="005B1C6D" w:rsidRPr="0047690C" w:rsidRDefault="005B1C6D" w:rsidP="005B1C6D">
      <w:pPr>
        <w:pStyle w:val="Code"/>
        <w:rPr>
          <w:highlight w:val="white"/>
        </w:rPr>
      </w:pPr>
      <w:r w:rsidRPr="0047690C">
        <w:rPr>
          <w:highlight w:val="white"/>
        </w:rPr>
        <w:t xml:space="preserve">  public static int NewlineCount = 0;</w:t>
      </w:r>
    </w:p>
    <w:p w14:paraId="6E39914C" w14:textId="77777777" w:rsidR="005B1C6D" w:rsidRPr="0047690C" w:rsidRDefault="005B1C6D" w:rsidP="005B1C6D">
      <w:pPr>
        <w:pStyle w:val="Code"/>
        <w:rPr>
          <w:highlight w:val="white"/>
        </w:rPr>
      </w:pPr>
      <w:r w:rsidRPr="0047690C">
        <w:rPr>
          <w:highlight w:val="white"/>
        </w:rPr>
        <w:t xml:space="preserve">  public static bool Whitespace = false;</w:t>
      </w:r>
    </w:p>
    <w:p w14:paraId="3187F0AB" w14:textId="77777777" w:rsidR="005B1C6D" w:rsidRPr="0047690C" w:rsidRDefault="005B1C6D" w:rsidP="005B1C6D">
      <w:pPr>
        <w:pStyle w:val="Code"/>
        <w:rPr>
          <w:highlight w:val="white"/>
        </w:rPr>
      </w:pPr>
      <w:r w:rsidRPr="0047690C">
        <w:rPr>
          <w:highlight w:val="white"/>
        </w:rPr>
        <w:t>%}</w:t>
      </w:r>
    </w:p>
    <w:p w14:paraId="4728A4DD" w14:textId="77777777" w:rsidR="005B1C6D" w:rsidRPr="0047690C" w:rsidRDefault="005B1C6D" w:rsidP="005B1C6D">
      <w:pPr>
        <w:pStyle w:val="Code"/>
        <w:rPr>
          <w:highlight w:val="white"/>
        </w:rPr>
      </w:pPr>
    </w:p>
    <w:p w14:paraId="7D499CD4" w14:textId="77777777" w:rsidR="005B1C6D" w:rsidRPr="0047690C" w:rsidRDefault="005B1C6D" w:rsidP="005B1C6D">
      <w:pPr>
        <w:pStyle w:val="Code"/>
        <w:rPr>
          <w:highlight w:val="white"/>
        </w:rPr>
      </w:pPr>
      <w:r w:rsidRPr="0047690C">
        <w:rPr>
          <w:highlight w:val="white"/>
        </w:rPr>
        <w:t>OCTAL_VALUE (\+|\-)?[0][0-7]*([uU]|[sSlL]|[uU][sSlL]|[sSlL][uU])?</w:t>
      </w:r>
    </w:p>
    <w:p w14:paraId="0C127C76" w14:textId="77777777" w:rsidR="005B1C6D" w:rsidRPr="0047690C" w:rsidRDefault="005B1C6D" w:rsidP="005B1C6D">
      <w:pPr>
        <w:pStyle w:val="Code"/>
        <w:rPr>
          <w:highlight w:val="white"/>
        </w:rPr>
      </w:pPr>
      <w:r w:rsidRPr="0047690C">
        <w:rPr>
          <w:highlight w:val="white"/>
        </w:rPr>
        <w:t>DECIMAL_VALUE (\+|\-)?[1-9][0-9]*([uU]|[sSlL]|[uU][sSlL]|[sSlL][uU])?</w:t>
      </w:r>
    </w:p>
    <w:p w14:paraId="3C3D6FB1" w14:textId="77777777" w:rsidR="005B1C6D" w:rsidRDefault="005B1C6D" w:rsidP="005B1C6D">
      <w:pPr>
        <w:pStyle w:val="Code"/>
        <w:rPr>
          <w:highlight w:val="white"/>
        </w:rPr>
      </w:pPr>
      <w:r w:rsidRPr="0047690C">
        <w:rPr>
          <w:highlight w:val="white"/>
        </w:rPr>
        <w:t>HEXADECIMAL_VALUE (\+|\-)?[0][xX][0-9a-fA-F]+</w:t>
      </w:r>
      <w:r>
        <w:rPr>
          <w:highlight w:val="white"/>
        </w:rPr>
        <w:t xml:space="preserve"> </w:t>
      </w:r>
    </w:p>
    <w:p w14:paraId="1BF2B551" w14:textId="77777777" w:rsidR="005B1C6D" w:rsidRPr="0047690C" w:rsidRDefault="005B1C6D" w:rsidP="005B1C6D">
      <w:pPr>
        <w:pStyle w:val="Code"/>
        <w:rPr>
          <w:highlight w:val="white"/>
        </w:rPr>
      </w:pPr>
      <w:r>
        <w:rPr>
          <w:highlight w:val="white"/>
        </w:rPr>
        <w:t xml:space="preserve">                  </w:t>
      </w:r>
      <w:r w:rsidRPr="0047690C">
        <w:rPr>
          <w:highlight w:val="white"/>
        </w:rPr>
        <w:t>([uU]|[sSlL]|[uU][sSlL]|[sSlL][uU])?</w:t>
      </w:r>
      <w:r>
        <w:rPr>
          <w:highlight w:val="white"/>
        </w:rPr>
        <w:t xml:space="preserve"> // XXX</w:t>
      </w:r>
    </w:p>
    <w:p w14:paraId="49229A00" w14:textId="77777777" w:rsidR="005B1C6D" w:rsidRPr="0047690C" w:rsidRDefault="005B1C6D" w:rsidP="005B1C6D">
      <w:pPr>
        <w:pStyle w:val="Code"/>
        <w:rPr>
          <w:highlight w:val="white"/>
        </w:rPr>
      </w:pPr>
      <w:r w:rsidRPr="0047690C">
        <w:rPr>
          <w:highlight w:val="white"/>
        </w:rPr>
        <w:t>FLOATING_VALUE (\+|\-)?(([0-9]+"."[0-9]*|"."[0-9]+)([eE][\+\-]?[0-9]+)?|[0-9]+[eE][\+\-]?[0-9]+)([fF]|[lL])?</w:t>
      </w:r>
    </w:p>
    <w:p w14:paraId="4F7AC6F8" w14:textId="77777777" w:rsidR="005B1C6D" w:rsidRPr="0047690C" w:rsidRDefault="005B1C6D" w:rsidP="005B1C6D">
      <w:pPr>
        <w:pStyle w:val="Code"/>
        <w:rPr>
          <w:highlight w:val="white"/>
        </w:rPr>
      </w:pPr>
      <w:r w:rsidRPr="0047690C">
        <w:rPr>
          <w:highlight w:val="white"/>
        </w:rPr>
        <w:t>CHAR_VALUE \'("\n"|"\\\'"|[^\'])*\'</w:t>
      </w:r>
    </w:p>
    <w:p w14:paraId="342FF12F" w14:textId="77777777" w:rsidR="005B1C6D" w:rsidRPr="0047690C" w:rsidRDefault="005B1C6D" w:rsidP="005B1C6D">
      <w:pPr>
        <w:pStyle w:val="Code"/>
        <w:rPr>
          <w:highlight w:val="white"/>
        </w:rPr>
      </w:pPr>
      <w:r w:rsidRPr="0047690C">
        <w:rPr>
          <w:highlight w:val="white"/>
        </w:rPr>
        <w:t>STRING_VALUE \"("\n"|"\\\""|[^\"])*\"</w:t>
      </w:r>
    </w:p>
    <w:p w14:paraId="2E4470CA" w14:textId="77777777" w:rsidR="005B1C6D" w:rsidRPr="0047690C" w:rsidRDefault="005B1C6D" w:rsidP="005B1C6D">
      <w:pPr>
        <w:pStyle w:val="Code"/>
        <w:rPr>
          <w:highlight w:val="white"/>
        </w:rPr>
      </w:pPr>
      <w:r w:rsidRPr="0047690C">
        <w:rPr>
          <w:highlight w:val="white"/>
        </w:rPr>
        <w:t>NAME [a-zA-Z_][a-zA-Z0-9_]*</w:t>
      </w:r>
    </w:p>
    <w:p w14:paraId="12A7D19F" w14:textId="77777777" w:rsidR="005B1C6D" w:rsidRPr="0047690C" w:rsidRDefault="005B1C6D" w:rsidP="005B1C6D">
      <w:pPr>
        <w:pStyle w:val="Code"/>
        <w:rPr>
          <w:highlight w:val="white"/>
        </w:rPr>
      </w:pPr>
      <w:r w:rsidRPr="0047690C">
        <w:rPr>
          <w:highlight w:val="white"/>
        </w:rPr>
        <w:t>WHITE_SPACE [ \t\r\n\f]</w:t>
      </w:r>
    </w:p>
    <w:p w14:paraId="4B218B3D" w14:textId="77777777" w:rsidR="005B1C6D" w:rsidRPr="0047690C" w:rsidRDefault="005B1C6D" w:rsidP="005B1C6D">
      <w:pPr>
        <w:pStyle w:val="Code"/>
        <w:rPr>
          <w:highlight w:val="white"/>
        </w:rPr>
      </w:pPr>
      <w:r w:rsidRPr="0047690C">
        <w:rPr>
          <w:highlight w:val="white"/>
        </w:rPr>
        <w:t>TOKEN [^a-zA-Z0-9()#,\"\' \t\r\n\f\0]+</w:t>
      </w:r>
    </w:p>
    <w:p w14:paraId="60E79221" w14:textId="77777777" w:rsidR="005B1C6D" w:rsidRPr="0047690C" w:rsidRDefault="005B1C6D" w:rsidP="005B1C6D">
      <w:pPr>
        <w:pStyle w:val="Code"/>
        <w:rPr>
          <w:highlight w:val="white"/>
        </w:rPr>
      </w:pPr>
      <w:r w:rsidRPr="0047690C">
        <w:rPr>
          <w:highlight w:val="white"/>
        </w:rPr>
        <w:t>%%</w:t>
      </w:r>
    </w:p>
    <w:p w14:paraId="2EDDD634" w14:textId="77777777" w:rsidR="005B1C6D" w:rsidRPr="0047690C" w:rsidRDefault="005B1C6D" w:rsidP="005B1C6D">
      <w:pPr>
        <w:pStyle w:val="Code"/>
        <w:rPr>
          <w:highlight w:val="white"/>
        </w:rPr>
      </w:pPr>
    </w:p>
    <w:p w14:paraId="0F6F570B" w14:textId="77777777" w:rsidR="005B1C6D" w:rsidRPr="0047690C" w:rsidRDefault="005B1C6D" w:rsidP="005B1C6D">
      <w:pPr>
        <w:pStyle w:val="Code"/>
        <w:rPr>
          <w:highlight w:val="white"/>
        </w:rPr>
      </w:pPr>
      <w:r w:rsidRPr="0047690C">
        <w:rPr>
          <w:highlight w:val="white"/>
        </w:rPr>
        <w:t>"(" { yylval.name = "("; return ((int) Tokens.LEFT_PARENTHESIS); }</w:t>
      </w:r>
    </w:p>
    <w:p w14:paraId="3D6B05C8" w14:textId="77777777" w:rsidR="005B1C6D" w:rsidRPr="0047690C" w:rsidRDefault="005B1C6D" w:rsidP="005B1C6D">
      <w:pPr>
        <w:pStyle w:val="Code"/>
        <w:rPr>
          <w:highlight w:val="white"/>
        </w:rPr>
      </w:pPr>
      <w:r w:rsidRPr="0047690C">
        <w:rPr>
          <w:highlight w:val="white"/>
        </w:rPr>
        <w:t>")" { yylval.name = ")"; return ((int) Tokens.RIGHT_PARENTHESIS); }</w:t>
      </w:r>
    </w:p>
    <w:p w14:paraId="4DC999C1" w14:textId="77777777" w:rsidR="005B1C6D" w:rsidRPr="0047690C" w:rsidRDefault="005B1C6D" w:rsidP="005B1C6D">
      <w:pPr>
        <w:pStyle w:val="Code"/>
        <w:rPr>
          <w:highlight w:val="white"/>
        </w:rPr>
      </w:pPr>
      <w:r w:rsidRPr="0047690C">
        <w:rPr>
          <w:highlight w:val="white"/>
        </w:rPr>
        <w:t>"##" { yylval.name = "##"; return ((int) Tokens.DOUBLE_SHARP); }</w:t>
      </w:r>
    </w:p>
    <w:p w14:paraId="4A1C619F" w14:textId="77777777" w:rsidR="005B1C6D" w:rsidRPr="0047690C" w:rsidRDefault="005B1C6D" w:rsidP="005B1C6D">
      <w:pPr>
        <w:pStyle w:val="Code"/>
        <w:rPr>
          <w:highlight w:val="white"/>
        </w:rPr>
      </w:pPr>
      <w:r w:rsidRPr="0047690C">
        <w:rPr>
          <w:highlight w:val="white"/>
        </w:rPr>
        <w:t>"#"  { yylval.name = "#"; return ((int) Tokens.SHARP); }</w:t>
      </w:r>
    </w:p>
    <w:p w14:paraId="3DD9E8CE" w14:textId="77777777" w:rsidR="005B1C6D" w:rsidRPr="0047690C" w:rsidRDefault="005B1C6D" w:rsidP="005B1C6D">
      <w:pPr>
        <w:pStyle w:val="Code"/>
        <w:rPr>
          <w:highlight w:val="white"/>
        </w:rPr>
      </w:pPr>
      <w:r w:rsidRPr="0047690C">
        <w:rPr>
          <w:highlight w:val="white"/>
        </w:rPr>
        <w:t>"," { yylval.name = ","; return ((int) Tokens.COMMA); }</w:t>
      </w:r>
    </w:p>
    <w:p w14:paraId="6BC4EAB8" w14:textId="77777777" w:rsidR="005B1C6D" w:rsidRPr="0047690C" w:rsidRDefault="005B1C6D" w:rsidP="005B1C6D">
      <w:pPr>
        <w:pStyle w:val="Code"/>
        <w:rPr>
          <w:highlight w:val="white"/>
        </w:rPr>
      </w:pPr>
      <w:r w:rsidRPr="0047690C">
        <w:rPr>
          <w:highlight w:val="white"/>
        </w:rPr>
        <w:t>//"\0" { /*CCompiler_Pre.Scanner.NewlineCount = 0;*/ yylval.name = ""; return ((int) Tokens.EOL); }</w:t>
      </w:r>
    </w:p>
    <w:p w14:paraId="7C6D8469" w14:textId="77777777" w:rsidR="005B1C6D" w:rsidRPr="0047690C" w:rsidRDefault="005B1C6D" w:rsidP="005B1C6D">
      <w:pPr>
        <w:pStyle w:val="Code"/>
        <w:rPr>
          <w:highlight w:val="white"/>
        </w:rPr>
      </w:pPr>
    </w:p>
    <w:p w14:paraId="107D9BD2" w14:textId="77777777" w:rsidR="005B1C6D" w:rsidRPr="0047690C" w:rsidRDefault="005B1C6D" w:rsidP="005B1C6D">
      <w:pPr>
        <w:pStyle w:val="Code"/>
        <w:rPr>
          <w:highlight w:val="white"/>
        </w:rPr>
      </w:pPr>
      <w:r w:rsidRPr="0047690C">
        <w:rPr>
          <w:highlight w:val="white"/>
        </w:rPr>
        <w:t>{NAME} {</w:t>
      </w:r>
    </w:p>
    <w:p w14:paraId="3DCF7B84" w14:textId="77777777" w:rsidR="005B1C6D" w:rsidRPr="0047690C" w:rsidRDefault="005B1C6D" w:rsidP="005B1C6D">
      <w:pPr>
        <w:pStyle w:val="Code"/>
        <w:rPr>
          <w:highlight w:val="white"/>
        </w:rPr>
      </w:pPr>
      <w:r w:rsidRPr="0047690C">
        <w:rPr>
          <w:highlight w:val="white"/>
        </w:rPr>
        <w:t xml:space="preserve">  yylval.name = yytext;</w:t>
      </w:r>
    </w:p>
    <w:p w14:paraId="5BC24195" w14:textId="77777777" w:rsidR="005B1C6D" w:rsidRPr="0047690C" w:rsidRDefault="005B1C6D" w:rsidP="005B1C6D">
      <w:pPr>
        <w:pStyle w:val="Code"/>
        <w:rPr>
          <w:highlight w:val="white"/>
        </w:rPr>
      </w:pPr>
      <w:r w:rsidRPr="0047690C">
        <w:rPr>
          <w:highlight w:val="white"/>
        </w:rPr>
        <w:t xml:space="preserve">  return ((int) Tokens.NAME);</w:t>
      </w:r>
    </w:p>
    <w:p w14:paraId="465AC7AC" w14:textId="77777777" w:rsidR="005B1C6D" w:rsidRPr="0047690C" w:rsidRDefault="005B1C6D" w:rsidP="005B1C6D">
      <w:pPr>
        <w:pStyle w:val="Code"/>
        <w:rPr>
          <w:highlight w:val="white"/>
        </w:rPr>
      </w:pPr>
      <w:r w:rsidRPr="0047690C">
        <w:rPr>
          <w:highlight w:val="white"/>
        </w:rPr>
        <w:lastRenderedPageBreak/>
        <w:t>}</w:t>
      </w:r>
    </w:p>
    <w:p w14:paraId="23AAE375" w14:textId="77777777" w:rsidR="005B1C6D" w:rsidRPr="0047690C" w:rsidRDefault="005B1C6D" w:rsidP="005B1C6D">
      <w:pPr>
        <w:pStyle w:val="Code"/>
        <w:rPr>
          <w:highlight w:val="white"/>
        </w:rPr>
      </w:pPr>
    </w:p>
    <w:p w14:paraId="6DE4CE67" w14:textId="77777777" w:rsidR="005B1C6D" w:rsidRPr="0047690C" w:rsidRDefault="005B1C6D" w:rsidP="005B1C6D">
      <w:pPr>
        <w:pStyle w:val="Code"/>
        <w:rPr>
          <w:highlight w:val="white"/>
        </w:rPr>
      </w:pPr>
      <w:r w:rsidRPr="0047690C">
        <w:rPr>
          <w:highlight w:val="white"/>
        </w:rPr>
        <w:t>{OCTAL_VALUE} {</w:t>
      </w:r>
    </w:p>
    <w:p w14:paraId="7DCF2985" w14:textId="77777777" w:rsidR="005B1C6D" w:rsidRPr="0047690C" w:rsidRDefault="005B1C6D" w:rsidP="005B1C6D">
      <w:pPr>
        <w:pStyle w:val="Code"/>
        <w:rPr>
          <w:highlight w:val="white"/>
        </w:rPr>
      </w:pPr>
      <w:r w:rsidRPr="0047690C">
        <w:rPr>
          <w:highlight w:val="white"/>
        </w:rPr>
        <w:t xml:space="preserve">  yylval.name = yytext;</w:t>
      </w:r>
    </w:p>
    <w:p w14:paraId="0F78C6EF" w14:textId="77777777" w:rsidR="005B1C6D" w:rsidRPr="0047690C" w:rsidRDefault="005B1C6D" w:rsidP="005B1C6D">
      <w:pPr>
        <w:pStyle w:val="Code"/>
        <w:rPr>
          <w:highlight w:val="white"/>
        </w:rPr>
      </w:pPr>
      <w:r w:rsidRPr="0047690C">
        <w:rPr>
          <w:highlight w:val="white"/>
        </w:rPr>
        <w:t xml:space="preserve">  return ((int) Tokens.TOKEN);</w:t>
      </w:r>
    </w:p>
    <w:p w14:paraId="27747CCB" w14:textId="77777777" w:rsidR="005B1C6D" w:rsidRPr="0047690C" w:rsidRDefault="005B1C6D" w:rsidP="005B1C6D">
      <w:pPr>
        <w:pStyle w:val="Code"/>
        <w:rPr>
          <w:highlight w:val="white"/>
        </w:rPr>
      </w:pPr>
      <w:r w:rsidRPr="0047690C">
        <w:rPr>
          <w:highlight w:val="white"/>
        </w:rPr>
        <w:t>}</w:t>
      </w:r>
    </w:p>
    <w:p w14:paraId="3AE4338A" w14:textId="77777777" w:rsidR="005B1C6D" w:rsidRPr="0047690C" w:rsidRDefault="005B1C6D" w:rsidP="005B1C6D">
      <w:pPr>
        <w:pStyle w:val="Code"/>
        <w:rPr>
          <w:highlight w:val="white"/>
        </w:rPr>
      </w:pPr>
    </w:p>
    <w:p w14:paraId="5F9A0D06" w14:textId="77777777" w:rsidR="005B1C6D" w:rsidRPr="0047690C" w:rsidRDefault="005B1C6D" w:rsidP="005B1C6D">
      <w:pPr>
        <w:pStyle w:val="Code"/>
        <w:rPr>
          <w:highlight w:val="white"/>
        </w:rPr>
      </w:pPr>
      <w:r w:rsidRPr="0047690C">
        <w:rPr>
          <w:highlight w:val="white"/>
        </w:rPr>
        <w:t>{DECIMAL_VALUE} {</w:t>
      </w:r>
    </w:p>
    <w:p w14:paraId="33F27B7E" w14:textId="77777777" w:rsidR="005B1C6D" w:rsidRPr="0047690C" w:rsidRDefault="005B1C6D" w:rsidP="005B1C6D">
      <w:pPr>
        <w:pStyle w:val="Code"/>
        <w:rPr>
          <w:highlight w:val="white"/>
        </w:rPr>
      </w:pPr>
      <w:r w:rsidRPr="0047690C">
        <w:rPr>
          <w:highlight w:val="white"/>
        </w:rPr>
        <w:t xml:space="preserve">  yylval.name = yytext;</w:t>
      </w:r>
    </w:p>
    <w:p w14:paraId="78786238" w14:textId="77777777" w:rsidR="005B1C6D" w:rsidRPr="0047690C" w:rsidRDefault="005B1C6D" w:rsidP="005B1C6D">
      <w:pPr>
        <w:pStyle w:val="Code"/>
        <w:rPr>
          <w:highlight w:val="white"/>
        </w:rPr>
      </w:pPr>
      <w:r w:rsidRPr="0047690C">
        <w:rPr>
          <w:highlight w:val="white"/>
        </w:rPr>
        <w:t xml:space="preserve">  return ((int) Tokens.TOKEN);</w:t>
      </w:r>
    </w:p>
    <w:p w14:paraId="3D5CE931" w14:textId="77777777" w:rsidR="005B1C6D" w:rsidRPr="0047690C" w:rsidRDefault="005B1C6D" w:rsidP="005B1C6D">
      <w:pPr>
        <w:pStyle w:val="Code"/>
        <w:rPr>
          <w:highlight w:val="white"/>
        </w:rPr>
      </w:pPr>
      <w:r w:rsidRPr="0047690C">
        <w:rPr>
          <w:highlight w:val="white"/>
        </w:rPr>
        <w:t>}</w:t>
      </w:r>
    </w:p>
    <w:p w14:paraId="306AD78A" w14:textId="77777777" w:rsidR="005B1C6D" w:rsidRPr="0047690C" w:rsidRDefault="005B1C6D" w:rsidP="005B1C6D">
      <w:pPr>
        <w:pStyle w:val="Code"/>
        <w:rPr>
          <w:highlight w:val="white"/>
        </w:rPr>
      </w:pPr>
    </w:p>
    <w:p w14:paraId="0DDBA1B4" w14:textId="77777777" w:rsidR="005B1C6D" w:rsidRPr="0047690C" w:rsidRDefault="005B1C6D" w:rsidP="005B1C6D">
      <w:pPr>
        <w:pStyle w:val="Code"/>
        <w:rPr>
          <w:highlight w:val="white"/>
        </w:rPr>
      </w:pPr>
      <w:r w:rsidRPr="0047690C">
        <w:rPr>
          <w:highlight w:val="white"/>
        </w:rPr>
        <w:t>{HEXADECIMAL_VALUE} {</w:t>
      </w:r>
    </w:p>
    <w:p w14:paraId="3DD71E54" w14:textId="77777777" w:rsidR="005B1C6D" w:rsidRPr="0047690C" w:rsidRDefault="005B1C6D" w:rsidP="005B1C6D">
      <w:pPr>
        <w:pStyle w:val="Code"/>
        <w:rPr>
          <w:highlight w:val="white"/>
        </w:rPr>
      </w:pPr>
      <w:r w:rsidRPr="0047690C">
        <w:rPr>
          <w:highlight w:val="white"/>
        </w:rPr>
        <w:t xml:space="preserve">  yylval.name = yytext;</w:t>
      </w:r>
    </w:p>
    <w:p w14:paraId="00B34F3E" w14:textId="77777777" w:rsidR="005B1C6D" w:rsidRPr="0047690C" w:rsidRDefault="005B1C6D" w:rsidP="005B1C6D">
      <w:pPr>
        <w:pStyle w:val="Code"/>
        <w:rPr>
          <w:highlight w:val="white"/>
        </w:rPr>
      </w:pPr>
      <w:r w:rsidRPr="0047690C">
        <w:rPr>
          <w:highlight w:val="white"/>
        </w:rPr>
        <w:t xml:space="preserve">  return ((int) Tokens.TOKEN);</w:t>
      </w:r>
    </w:p>
    <w:p w14:paraId="79F39F03" w14:textId="77777777" w:rsidR="005B1C6D" w:rsidRPr="0047690C" w:rsidRDefault="005B1C6D" w:rsidP="005B1C6D">
      <w:pPr>
        <w:pStyle w:val="Code"/>
        <w:rPr>
          <w:highlight w:val="white"/>
        </w:rPr>
      </w:pPr>
      <w:r w:rsidRPr="0047690C">
        <w:rPr>
          <w:highlight w:val="white"/>
        </w:rPr>
        <w:t>}</w:t>
      </w:r>
    </w:p>
    <w:p w14:paraId="12283DB7" w14:textId="77777777" w:rsidR="005B1C6D" w:rsidRPr="0047690C" w:rsidRDefault="005B1C6D" w:rsidP="005B1C6D">
      <w:pPr>
        <w:pStyle w:val="Code"/>
        <w:rPr>
          <w:highlight w:val="white"/>
        </w:rPr>
      </w:pPr>
    </w:p>
    <w:p w14:paraId="2CD44BA8" w14:textId="77777777" w:rsidR="005B1C6D" w:rsidRPr="0047690C" w:rsidRDefault="005B1C6D" w:rsidP="005B1C6D">
      <w:pPr>
        <w:pStyle w:val="Code"/>
        <w:rPr>
          <w:highlight w:val="white"/>
        </w:rPr>
      </w:pPr>
      <w:r w:rsidRPr="0047690C">
        <w:rPr>
          <w:highlight w:val="white"/>
        </w:rPr>
        <w:t>{FLOATING_VALUE} {</w:t>
      </w:r>
    </w:p>
    <w:p w14:paraId="67672C05" w14:textId="77777777" w:rsidR="005B1C6D" w:rsidRPr="0047690C" w:rsidRDefault="005B1C6D" w:rsidP="005B1C6D">
      <w:pPr>
        <w:pStyle w:val="Code"/>
        <w:rPr>
          <w:highlight w:val="white"/>
        </w:rPr>
      </w:pPr>
      <w:r w:rsidRPr="0047690C">
        <w:rPr>
          <w:highlight w:val="white"/>
        </w:rPr>
        <w:t xml:space="preserve">  yylval.name = yytext;</w:t>
      </w:r>
    </w:p>
    <w:p w14:paraId="7C109A4C" w14:textId="77777777" w:rsidR="005B1C6D" w:rsidRPr="0047690C" w:rsidRDefault="005B1C6D" w:rsidP="005B1C6D">
      <w:pPr>
        <w:pStyle w:val="Code"/>
        <w:rPr>
          <w:highlight w:val="white"/>
        </w:rPr>
      </w:pPr>
      <w:r w:rsidRPr="0047690C">
        <w:rPr>
          <w:highlight w:val="white"/>
        </w:rPr>
        <w:t xml:space="preserve">  return ((int) Tokens.TOKEN);</w:t>
      </w:r>
    </w:p>
    <w:p w14:paraId="23FC57B0" w14:textId="77777777" w:rsidR="005B1C6D" w:rsidRPr="0047690C" w:rsidRDefault="005B1C6D" w:rsidP="005B1C6D">
      <w:pPr>
        <w:pStyle w:val="Code"/>
        <w:rPr>
          <w:highlight w:val="white"/>
        </w:rPr>
      </w:pPr>
      <w:r w:rsidRPr="0047690C">
        <w:rPr>
          <w:highlight w:val="white"/>
        </w:rPr>
        <w:t>}</w:t>
      </w:r>
    </w:p>
    <w:p w14:paraId="22BCBB01" w14:textId="77777777" w:rsidR="005B1C6D" w:rsidRPr="0047690C" w:rsidRDefault="005B1C6D" w:rsidP="005B1C6D">
      <w:pPr>
        <w:pStyle w:val="Code"/>
        <w:rPr>
          <w:highlight w:val="white"/>
        </w:rPr>
      </w:pPr>
    </w:p>
    <w:p w14:paraId="3D5ED474" w14:textId="77777777" w:rsidR="005B1C6D" w:rsidRPr="0047690C" w:rsidRDefault="005B1C6D" w:rsidP="005B1C6D">
      <w:pPr>
        <w:pStyle w:val="Code"/>
        <w:rPr>
          <w:highlight w:val="white"/>
        </w:rPr>
      </w:pPr>
      <w:r w:rsidRPr="0047690C">
        <w:rPr>
          <w:highlight w:val="white"/>
        </w:rPr>
        <w:t>{CHAR_VALUE} {</w:t>
      </w:r>
    </w:p>
    <w:p w14:paraId="7A093DBB" w14:textId="77777777" w:rsidR="005B1C6D" w:rsidRPr="0047690C" w:rsidRDefault="005B1C6D" w:rsidP="005B1C6D">
      <w:pPr>
        <w:pStyle w:val="Code"/>
        <w:rPr>
          <w:highlight w:val="white"/>
        </w:rPr>
      </w:pPr>
      <w:r w:rsidRPr="0047690C">
        <w:rPr>
          <w:highlight w:val="white"/>
        </w:rPr>
        <w:t xml:space="preserve">  yylval.name = yytext;</w:t>
      </w:r>
    </w:p>
    <w:p w14:paraId="4F9215BC" w14:textId="77777777" w:rsidR="005B1C6D" w:rsidRPr="0047690C" w:rsidRDefault="005B1C6D" w:rsidP="005B1C6D">
      <w:pPr>
        <w:pStyle w:val="Code"/>
        <w:rPr>
          <w:highlight w:val="white"/>
        </w:rPr>
      </w:pPr>
      <w:r w:rsidRPr="0047690C">
        <w:rPr>
          <w:highlight w:val="white"/>
        </w:rPr>
        <w:t xml:space="preserve">  return ((int) Tokens.TOKEN);</w:t>
      </w:r>
    </w:p>
    <w:p w14:paraId="3258AF3B" w14:textId="77777777" w:rsidR="005B1C6D" w:rsidRPr="0047690C" w:rsidRDefault="005B1C6D" w:rsidP="005B1C6D">
      <w:pPr>
        <w:pStyle w:val="Code"/>
        <w:rPr>
          <w:highlight w:val="white"/>
        </w:rPr>
      </w:pPr>
      <w:r w:rsidRPr="0047690C">
        <w:rPr>
          <w:highlight w:val="white"/>
        </w:rPr>
        <w:t>}</w:t>
      </w:r>
    </w:p>
    <w:p w14:paraId="0F472D6C" w14:textId="77777777" w:rsidR="005B1C6D" w:rsidRPr="0047690C" w:rsidRDefault="005B1C6D" w:rsidP="005B1C6D">
      <w:pPr>
        <w:pStyle w:val="Code"/>
        <w:rPr>
          <w:highlight w:val="white"/>
        </w:rPr>
      </w:pPr>
    </w:p>
    <w:p w14:paraId="38A64A8C" w14:textId="77777777" w:rsidR="005B1C6D" w:rsidRPr="0047690C" w:rsidRDefault="005B1C6D" w:rsidP="005B1C6D">
      <w:pPr>
        <w:pStyle w:val="Code"/>
        <w:rPr>
          <w:highlight w:val="white"/>
        </w:rPr>
      </w:pPr>
      <w:r w:rsidRPr="0047690C">
        <w:rPr>
          <w:highlight w:val="white"/>
        </w:rPr>
        <w:t>{STRING_VALUE} {</w:t>
      </w:r>
    </w:p>
    <w:p w14:paraId="5E86AD2E" w14:textId="77777777" w:rsidR="005B1C6D" w:rsidRPr="0047690C" w:rsidRDefault="005B1C6D" w:rsidP="005B1C6D">
      <w:pPr>
        <w:pStyle w:val="Code"/>
        <w:rPr>
          <w:highlight w:val="white"/>
        </w:rPr>
      </w:pPr>
      <w:r w:rsidRPr="0047690C">
        <w:rPr>
          <w:highlight w:val="white"/>
        </w:rPr>
        <w:t xml:space="preserve">  yylval.name = yytext;</w:t>
      </w:r>
    </w:p>
    <w:p w14:paraId="6FAEB31F" w14:textId="77777777" w:rsidR="005B1C6D" w:rsidRPr="0047690C" w:rsidRDefault="005B1C6D" w:rsidP="005B1C6D">
      <w:pPr>
        <w:pStyle w:val="Code"/>
        <w:rPr>
          <w:highlight w:val="white"/>
        </w:rPr>
      </w:pPr>
      <w:r w:rsidRPr="0047690C">
        <w:rPr>
          <w:highlight w:val="white"/>
        </w:rPr>
        <w:t xml:space="preserve">  return ((int) Tokens.STRING);</w:t>
      </w:r>
    </w:p>
    <w:p w14:paraId="1C1A9E4E" w14:textId="77777777" w:rsidR="005B1C6D" w:rsidRPr="0047690C" w:rsidRDefault="005B1C6D" w:rsidP="005B1C6D">
      <w:pPr>
        <w:pStyle w:val="Code"/>
        <w:rPr>
          <w:highlight w:val="white"/>
        </w:rPr>
      </w:pPr>
      <w:r w:rsidRPr="0047690C">
        <w:rPr>
          <w:highlight w:val="white"/>
        </w:rPr>
        <w:t>}</w:t>
      </w:r>
    </w:p>
    <w:p w14:paraId="4437DB7F" w14:textId="77777777" w:rsidR="005B1C6D" w:rsidRPr="0047690C" w:rsidRDefault="005B1C6D" w:rsidP="005B1C6D">
      <w:pPr>
        <w:pStyle w:val="Code"/>
        <w:rPr>
          <w:highlight w:val="white"/>
        </w:rPr>
      </w:pPr>
    </w:p>
    <w:p w14:paraId="2DEC63B7" w14:textId="77777777" w:rsidR="005B1C6D" w:rsidRPr="0047690C" w:rsidRDefault="005B1C6D" w:rsidP="005B1C6D">
      <w:pPr>
        <w:pStyle w:val="Code"/>
        <w:rPr>
          <w:highlight w:val="white"/>
        </w:rPr>
      </w:pPr>
      <w:r w:rsidRPr="0047690C">
        <w:rPr>
          <w:highlight w:val="white"/>
        </w:rPr>
        <w:t>{TOKEN} {</w:t>
      </w:r>
    </w:p>
    <w:p w14:paraId="60BA2F62" w14:textId="77777777" w:rsidR="005B1C6D" w:rsidRPr="0047690C" w:rsidRDefault="005B1C6D" w:rsidP="005B1C6D">
      <w:pPr>
        <w:pStyle w:val="Code"/>
        <w:rPr>
          <w:highlight w:val="white"/>
        </w:rPr>
      </w:pPr>
      <w:r w:rsidRPr="0047690C">
        <w:rPr>
          <w:highlight w:val="white"/>
        </w:rPr>
        <w:t xml:space="preserve">  yylval.name = yytext;</w:t>
      </w:r>
    </w:p>
    <w:p w14:paraId="61B89C84" w14:textId="77777777" w:rsidR="005B1C6D" w:rsidRPr="0047690C" w:rsidRDefault="005B1C6D" w:rsidP="005B1C6D">
      <w:pPr>
        <w:pStyle w:val="Code"/>
        <w:rPr>
          <w:highlight w:val="white"/>
        </w:rPr>
      </w:pPr>
      <w:r w:rsidRPr="0047690C">
        <w:rPr>
          <w:highlight w:val="white"/>
        </w:rPr>
        <w:t xml:space="preserve">  return ((int) Tokens.TOKEN);</w:t>
      </w:r>
    </w:p>
    <w:p w14:paraId="02594C99" w14:textId="77777777" w:rsidR="005B1C6D" w:rsidRPr="0047690C" w:rsidRDefault="005B1C6D" w:rsidP="005B1C6D">
      <w:pPr>
        <w:pStyle w:val="Code"/>
        <w:rPr>
          <w:highlight w:val="white"/>
        </w:rPr>
      </w:pPr>
      <w:r w:rsidRPr="0047690C">
        <w:rPr>
          <w:highlight w:val="white"/>
        </w:rPr>
        <w:t>}</w:t>
      </w:r>
    </w:p>
    <w:p w14:paraId="36DC387D" w14:textId="77777777" w:rsidR="005B1C6D" w:rsidRPr="0047690C" w:rsidRDefault="005B1C6D" w:rsidP="005B1C6D">
      <w:pPr>
        <w:pStyle w:val="Code"/>
        <w:rPr>
          <w:highlight w:val="white"/>
        </w:rPr>
      </w:pPr>
    </w:p>
    <w:p w14:paraId="396FE203" w14:textId="77777777" w:rsidR="005B1C6D" w:rsidRPr="0047690C" w:rsidRDefault="005B1C6D" w:rsidP="005B1C6D">
      <w:pPr>
        <w:pStyle w:val="Code"/>
        <w:rPr>
          <w:highlight w:val="white"/>
        </w:rPr>
      </w:pPr>
      <w:r w:rsidRPr="0047690C">
        <w:rPr>
          <w:highlight w:val="white"/>
        </w:rPr>
        <w:t>{WHITE_SPACE} {</w:t>
      </w:r>
    </w:p>
    <w:p w14:paraId="143E6C54" w14:textId="77777777" w:rsidR="005B1C6D" w:rsidRPr="0047690C" w:rsidRDefault="005B1C6D" w:rsidP="005B1C6D">
      <w:pPr>
        <w:pStyle w:val="Code"/>
        <w:rPr>
          <w:highlight w:val="white"/>
        </w:rPr>
      </w:pPr>
      <w:r w:rsidRPr="0047690C">
        <w:rPr>
          <w:highlight w:val="white"/>
        </w:rPr>
        <w:t xml:space="preserve">  if (yytext.Equals("\n")) {</w:t>
      </w:r>
    </w:p>
    <w:p w14:paraId="39CE80D2" w14:textId="77777777" w:rsidR="005B1C6D" w:rsidRPr="0047690C" w:rsidRDefault="005B1C6D" w:rsidP="005B1C6D">
      <w:pPr>
        <w:pStyle w:val="Code"/>
        <w:rPr>
          <w:highlight w:val="white"/>
        </w:rPr>
      </w:pPr>
      <w:r w:rsidRPr="0047690C">
        <w:rPr>
          <w:highlight w:val="white"/>
        </w:rPr>
        <w:t xml:space="preserve">    ++CCompiler_Pre.Scanner.NewlineCount;</w:t>
      </w:r>
    </w:p>
    <w:p w14:paraId="4230DBDE" w14:textId="77777777" w:rsidR="005B1C6D" w:rsidRPr="0047690C" w:rsidRDefault="005B1C6D" w:rsidP="005B1C6D">
      <w:pPr>
        <w:pStyle w:val="Code"/>
        <w:rPr>
          <w:highlight w:val="white"/>
        </w:rPr>
      </w:pPr>
      <w:r w:rsidRPr="0047690C">
        <w:rPr>
          <w:highlight w:val="white"/>
        </w:rPr>
        <w:t xml:space="preserve">  }</w:t>
      </w:r>
    </w:p>
    <w:p w14:paraId="676FBCD8" w14:textId="77777777" w:rsidR="005B1C6D" w:rsidRPr="0047690C" w:rsidRDefault="005B1C6D" w:rsidP="005B1C6D">
      <w:pPr>
        <w:pStyle w:val="Code"/>
        <w:rPr>
          <w:highlight w:val="white"/>
        </w:rPr>
      </w:pPr>
    </w:p>
    <w:p w14:paraId="44ACAB92" w14:textId="77777777" w:rsidR="005B1C6D" w:rsidRPr="0047690C" w:rsidRDefault="005B1C6D" w:rsidP="005B1C6D">
      <w:pPr>
        <w:pStyle w:val="Code"/>
        <w:rPr>
          <w:highlight w:val="white"/>
        </w:rPr>
      </w:pPr>
      <w:r w:rsidRPr="0047690C">
        <w:rPr>
          <w:highlight w:val="white"/>
        </w:rPr>
        <w:t xml:space="preserve">  CCompiler_Pre.Scanner.Whitespace = true;</w:t>
      </w:r>
    </w:p>
    <w:p w14:paraId="2F3ED89B" w14:textId="77777777" w:rsidR="005B1C6D" w:rsidRPr="0047690C" w:rsidRDefault="005B1C6D" w:rsidP="005B1C6D">
      <w:pPr>
        <w:pStyle w:val="Code"/>
        <w:rPr>
          <w:highlight w:val="white"/>
        </w:rPr>
      </w:pPr>
      <w:r w:rsidRPr="0047690C">
        <w:rPr>
          <w:highlight w:val="white"/>
        </w:rPr>
        <w:t>}</w:t>
      </w:r>
    </w:p>
    <w:p w14:paraId="1908809D" w14:textId="77777777" w:rsidR="005B1C6D" w:rsidRPr="0047690C" w:rsidRDefault="005B1C6D" w:rsidP="005B1C6D">
      <w:pPr>
        <w:pStyle w:val="Code"/>
        <w:rPr>
          <w:highlight w:val="white"/>
        </w:rPr>
      </w:pPr>
    </w:p>
    <w:p w14:paraId="763AB364" w14:textId="77777777" w:rsidR="005B1C6D" w:rsidRPr="0047690C" w:rsidRDefault="005B1C6D" w:rsidP="005B1C6D">
      <w:pPr>
        <w:pStyle w:val="Code"/>
        <w:rPr>
          <w:highlight w:val="white"/>
        </w:rPr>
      </w:pPr>
      <w:r w:rsidRPr="0047690C">
        <w:rPr>
          <w:highlight w:val="white"/>
        </w:rPr>
        <w:t>. { CCompiler.Assert.Error("&lt;" + yytext + "&gt;",</w:t>
      </w:r>
    </w:p>
    <w:p w14:paraId="4500F18C" w14:textId="77777777" w:rsidR="005B1C6D" w:rsidRPr="0047690C" w:rsidRDefault="005B1C6D" w:rsidP="005B1C6D">
      <w:pPr>
        <w:pStyle w:val="Code"/>
        <w:rPr>
          <w:highlight w:val="white"/>
        </w:rPr>
      </w:pPr>
      <w:r w:rsidRPr="0047690C">
        <w:rPr>
          <w:highlight w:val="white"/>
        </w:rPr>
        <w:t xml:space="preserve">    CCompiler.Message.Unknown_character); }</w:t>
      </w:r>
    </w:p>
    <w:p w14:paraId="503F6931" w14:textId="77777777" w:rsidR="005B1C6D" w:rsidRPr="00EC76D5" w:rsidRDefault="005B1C6D" w:rsidP="005B1C6D">
      <w:pPr>
        <w:pStyle w:val="Rubrik2"/>
      </w:pPr>
      <w:bookmarkStart w:id="493" w:name="_Toc54120007"/>
      <w:r w:rsidRPr="00EC76D5">
        <w:t>The Preprocessor</w:t>
      </w:r>
      <w:bookmarkEnd w:id="493"/>
    </w:p>
    <w:p w14:paraId="2BB354C5" w14:textId="77777777" w:rsidR="005B1C6D" w:rsidRPr="00EC76D5" w:rsidRDefault="005B1C6D" w:rsidP="005B1C6D">
      <w:r w:rsidRPr="00EC76D5">
        <w:t>The preprocessor has several tasks:</w:t>
      </w:r>
    </w:p>
    <w:p w14:paraId="19C7C67C" w14:textId="77777777" w:rsidR="005B1C6D" w:rsidRPr="00EC76D5" w:rsidRDefault="005B1C6D" w:rsidP="005B1C6D">
      <w:pPr>
        <w:pStyle w:val="Liststycke"/>
        <w:numPr>
          <w:ilvl w:val="0"/>
          <w:numId w:val="74"/>
        </w:numPr>
      </w:pPr>
      <w:r w:rsidRPr="00EC76D5">
        <w:rPr>
          <w:b/>
        </w:rPr>
        <w:t>Tri Graphs</w:t>
      </w:r>
      <w:r w:rsidRPr="00EC76D5">
        <w:t>. When C was originally introduced, some keyboards had a limited set of keys. Therefore, a special set of double question mark character sequence was introduced, which are replaced by their modern equivalents.</w:t>
      </w:r>
    </w:p>
    <w:p w14:paraId="20165060" w14:textId="77777777" w:rsidR="005B1C6D" w:rsidRPr="00EC76D5" w:rsidRDefault="005B1C6D" w:rsidP="005B1C6D">
      <w:pPr>
        <w:pStyle w:val="Liststycke"/>
        <w:numPr>
          <w:ilvl w:val="0"/>
          <w:numId w:val="74"/>
        </w:numPr>
      </w:pPr>
      <w:r w:rsidRPr="00EC76D5">
        <w:rPr>
          <w:b/>
        </w:rPr>
        <w:t>Comments</w:t>
      </w:r>
      <w:r w:rsidRPr="00EC76D5">
        <w:t>. Each block comment or line comment is replaced by blank characters.</w:t>
      </w:r>
    </w:p>
    <w:p w14:paraId="131637BD" w14:textId="77777777" w:rsidR="005B1C6D" w:rsidRPr="00EC76D5" w:rsidRDefault="005B1C6D" w:rsidP="005B1C6D">
      <w:pPr>
        <w:pStyle w:val="Liststycke"/>
        <w:numPr>
          <w:ilvl w:val="0"/>
          <w:numId w:val="74"/>
        </w:numPr>
      </w:pPr>
      <w:r w:rsidRPr="00EC76D5">
        <w:rPr>
          <w:b/>
        </w:rPr>
        <w:lastRenderedPageBreak/>
        <w:t>Slashes in strings and characters</w:t>
      </w:r>
      <w:r w:rsidRPr="00EC76D5">
        <w:t>. Each backslash is processed and transformed into a regular character. Thereafter, to ease the macro expansion later we transform each character into the format of a backslash followed by three octal digits.</w:t>
      </w:r>
    </w:p>
    <w:p w14:paraId="5664FE5D" w14:textId="77777777" w:rsidR="005B1C6D" w:rsidRPr="00EC76D5" w:rsidRDefault="005B1C6D" w:rsidP="005B1C6D">
      <w:pPr>
        <w:pStyle w:val="Liststycke"/>
        <w:numPr>
          <w:ilvl w:val="0"/>
          <w:numId w:val="74"/>
        </w:numPr>
      </w:pPr>
      <w:r w:rsidRPr="00EC76D5">
        <w:rPr>
          <w:b/>
        </w:rPr>
        <w:t>Include files</w:t>
      </w:r>
      <w:r w:rsidRPr="00EC76D5">
        <w:t xml:space="preserve">. The system </w:t>
      </w:r>
      <w:proofErr w:type="gramStart"/>
      <w:r w:rsidRPr="00EC76D5">
        <w:t>include</w:t>
      </w:r>
      <w:proofErr w:type="gramEnd"/>
      <w:r w:rsidRPr="00EC76D5">
        <w:t xml:space="preserve"> files (encapsulated by ‘&lt;’ and ‘&gt;’) and internal include files (encapsulated by quotes) are read and included in the final code.</w:t>
      </w:r>
    </w:p>
    <w:p w14:paraId="7B7F122B" w14:textId="77777777" w:rsidR="005B1C6D" w:rsidRPr="00EC76D5" w:rsidRDefault="005B1C6D" w:rsidP="005B1C6D">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and #</w:t>
      </w:r>
      <w:r w:rsidRPr="00EC76D5">
        <w:rPr>
          <w:rStyle w:val="CodeInText"/>
        </w:rPr>
        <w:t>endif</w:t>
      </w:r>
      <w:r w:rsidRPr="00EC76D5">
        <w:t xml:space="preserve"> directives are processed.</w:t>
      </w:r>
    </w:p>
    <w:p w14:paraId="54E8FA66" w14:textId="77777777" w:rsidR="005B1C6D" w:rsidRPr="00EC76D5" w:rsidRDefault="005B1C6D" w:rsidP="005B1C6D">
      <w:pPr>
        <w:pStyle w:val="Liststycke"/>
        <w:numPr>
          <w:ilvl w:val="0"/>
          <w:numId w:val="74"/>
        </w:numPr>
      </w:pPr>
      <w:r w:rsidRPr="00EC76D5">
        <w:rPr>
          <w:b/>
        </w:rPr>
        <w:t>Macro expansion</w:t>
      </w:r>
      <w:r w:rsidRPr="00EC76D5">
        <w:t xml:space="preserve">. The source code is </w:t>
      </w:r>
      <w:proofErr w:type="gramStart"/>
      <w:r w:rsidRPr="00EC76D5">
        <w:t>traversed</w:t>
      </w:r>
      <w:proofErr w:type="gramEnd"/>
      <w:r w:rsidRPr="00EC76D5">
        <w:t xml:space="preserve"> and each macro is expanded. Since the contents of each character and string constant has been translated into slash </w:t>
      </w:r>
      <w:proofErr w:type="gramStart"/>
      <w:r w:rsidRPr="00EC76D5">
        <w:t>codes</w:t>
      </w:r>
      <w:proofErr w:type="gramEnd"/>
      <w:r w:rsidRPr="00EC76D5">
        <w:t xml:space="preserve"> we do not need to check whether the macro to be expanded is part of a character of string.</w:t>
      </w:r>
    </w:p>
    <w:p w14:paraId="08DB01C9" w14:textId="77777777" w:rsidR="005B1C6D" w:rsidRPr="00EC76D5" w:rsidRDefault="005B1C6D" w:rsidP="005B1C6D">
      <w:pPr>
        <w:pStyle w:val="Liststycke"/>
        <w:numPr>
          <w:ilvl w:val="0"/>
          <w:numId w:val="74"/>
        </w:numPr>
      </w:pPr>
      <w:r w:rsidRPr="00EC76D5">
        <w:rPr>
          <w:b/>
        </w:rPr>
        <w:t>String sequences</w:t>
      </w:r>
      <w:r w:rsidRPr="00EC76D5">
        <w:t>. Finally, every sequence of string is concatenated into one string. For instance, the sequence "ab" "cd" "</w:t>
      </w:r>
      <w:proofErr w:type="spellStart"/>
      <w:r w:rsidRPr="00EC76D5">
        <w:t>ef</w:t>
      </w:r>
      <w:proofErr w:type="spellEnd"/>
      <w:r w:rsidRPr="00EC76D5">
        <w:t>" is concatenated into "</w:t>
      </w:r>
      <w:proofErr w:type="spellStart"/>
      <w:r w:rsidRPr="00EC76D5">
        <w:t>abcded</w:t>
      </w:r>
      <w:proofErr w:type="spellEnd"/>
      <w:r w:rsidRPr="00EC76D5">
        <w:t>".</w:t>
      </w:r>
    </w:p>
    <w:p w14:paraId="54E0309E" w14:textId="77777777" w:rsidR="005B1C6D" w:rsidRPr="00EC76D5" w:rsidRDefault="005B1C6D" w:rsidP="005B1C6D">
      <w:r w:rsidRPr="00EC76D5">
        <w:t xml:space="preserve">The first phase of the preprocessor is to read the source file and place in a text buffer (a </w:t>
      </w:r>
      <w:r w:rsidRPr="00EC76D5">
        <w:rPr>
          <w:rStyle w:val="CodeInText"/>
        </w:rPr>
        <w:t>StringBuilder</w:t>
      </w:r>
      <w:r w:rsidRPr="00EC76D5">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77777777" w:rsidR="005B1C6D" w:rsidRDefault="005B1C6D" w:rsidP="005B1C6D">
      <w:pPr>
        <w:pStyle w:val="CodeHeader"/>
      </w:pPr>
      <w:proofErr w:type="spellStart"/>
      <w:r w:rsidRPr="00EC76D5">
        <w:t>Preprocessor.</w:t>
      </w:r>
      <w:r>
        <w:t>cs</w:t>
      </w:r>
      <w:proofErr w:type="spellEnd"/>
    </w:p>
    <w:p w14:paraId="5DCBCEF2" w14:textId="77777777" w:rsidR="005B1C6D" w:rsidRPr="004D377E" w:rsidRDefault="005B1C6D" w:rsidP="005B1C6D">
      <w:pPr>
        <w:pStyle w:val="Code"/>
        <w:rPr>
          <w:highlight w:val="white"/>
        </w:rPr>
      </w:pPr>
      <w:r w:rsidRPr="004D377E">
        <w:rPr>
          <w:highlight w:val="white"/>
        </w:rPr>
        <w:t>using System;</w:t>
      </w:r>
    </w:p>
    <w:p w14:paraId="6ECF141F" w14:textId="77777777" w:rsidR="005B1C6D" w:rsidRPr="004D377E" w:rsidRDefault="005B1C6D" w:rsidP="005B1C6D">
      <w:pPr>
        <w:pStyle w:val="Code"/>
        <w:rPr>
          <w:highlight w:val="white"/>
        </w:rPr>
      </w:pPr>
      <w:r w:rsidRPr="004D377E">
        <w:rPr>
          <w:highlight w:val="white"/>
        </w:rPr>
        <w:t>using System.IO;</w:t>
      </w:r>
    </w:p>
    <w:p w14:paraId="1943CCEB" w14:textId="77777777" w:rsidR="005B1C6D" w:rsidRPr="004D377E" w:rsidRDefault="005B1C6D" w:rsidP="005B1C6D">
      <w:pPr>
        <w:pStyle w:val="Code"/>
        <w:rPr>
          <w:highlight w:val="white"/>
        </w:rPr>
      </w:pPr>
      <w:r w:rsidRPr="004D377E">
        <w:rPr>
          <w:highlight w:val="white"/>
        </w:rPr>
        <w:t>using System.Text;</w:t>
      </w:r>
    </w:p>
    <w:p w14:paraId="59191D53" w14:textId="77777777" w:rsidR="005B1C6D" w:rsidRPr="004D377E" w:rsidRDefault="005B1C6D" w:rsidP="005B1C6D">
      <w:pPr>
        <w:pStyle w:val="Code"/>
        <w:rPr>
          <w:highlight w:val="white"/>
        </w:rPr>
      </w:pPr>
      <w:r w:rsidRPr="004D377E">
        <w:rPr>
          <w:highlight w:val="white"/>
        </w:rPr>
        <w:t>using System.Collections.Generic;</w:t>
      </w:r>
    </w:p>
    <w:p w14:paraId="3386DDB5" w14:textId="77777777" w:rsidR="005B1C6D" w:rsidRPr="004D377E" w:rsidRDefault="005B1C6D" w:rsidP="005B1C6D">
      <w:pPr>
        <w:pStyle w:val="Code"/>
        <w:rPr>
          <w:highlight w:val="white"/>
        </w:rPr>
      </w:pPr>
    </w:p>
    <w:p w14:paraId="57F43973" w14:textId="77777777" w:rsidR="005B1C6D" w:rsidRPr="004D377E" w:rsidRDefault="005B1C6D" w:rsidP="005B1C6D">
      <w:pPr>
        <w:pStyle w:val="Code"/>
        <w:rPr>
          <w:highlight w:val="white"/>
        </w:rPr>
      </w:pPr>
      <w:r w:rsidRPr="004D377E">
        <w:rPr>
          <w:highlight w:val="white"/>
        </w:rPr>
        <w:t>namespace CCompiler {</w:t>
      </w:r>
    </w:p>
    <w:p w14:paraId="4F4CE2AB" w14:textId="77777777" w:rsidR="005B1C6D" w:rsidRPr="004D377E" w:rsidRDefault="005B1C6D" w:rsidP="005B1C6D">
      <w:pPr>
        <w:pStyle w:val="Code"/>
        <w:rPr>
          <w:highlight w:val="white"/>
        </w:rPr>
      </w:pPr>
      <w:r w:rsidRPr="004D377E">
        <w:rPr>
          <w:highlight w:val="white"/>
        </w:rPr>
        <w:t xml:space="preserve">  public class Preprocessor {</w:t>
      </w:r>
    </w:p>
    <w:p w14:paraId="13E92F25" w14:textId="77777777" w:rsidR="000647D5" w:rsidRDefault="00BB3615" w:rsidP="00BB3615">
      <w:pPr>
        <w:pStyle w:val="Code"/>
        <w:rPr>
          <w:highlight w:val="white"/>
        </w:rPr>
      </w:pPr>
      <w:r w:rsidRPr="00BB3615">
        <w:rPr>
          <w:highlight w:val="white"/>
        </w:rPr>
        <w:t xml:space="preserve">    private IDictionary&lt;string,Macro&gt; m_macroMap =</w:t>
      </w:r>
    </w:p>
    <w:p w14:paraId="19163016" w14:textId="264A1055" w:rsidR="00BB3615" w:rsidRPr="00BB3615" w:rsidRDefault="000647D5" w:rsidP="00BB3615">
      <w:pPr>
        <w:pStyle w:val="Code"/>
        <w:rPr>
          <w:highlight w:val="white"/>
        </w:rPr>
      </w:pPr>
      <w:r>
        <w:rPr>
          <w:highlight w:val="white"/>
        </w:rPr>
        <w:t xml:space="preserve">              </w:t>
      </w:r>
      <w:r w:rsidR="00BB3615" w:rsidRPr="00BB3615">
        <w:rPr>
          <w:highlight w:val="white"/>
        </w:rPr>
        <w:t>new Dictionary&lt;string,Macro&gt;();</w:t>
      </w:r>
    </w:p>
    <w:p w14:paraId="033F85BA" w14:textId="7F1C8449" w:rsidR="00BB3615" w:rsidRPr="00BB3615" w:rsidRDefault="00BB3615" w:rsidP="00BB3615">
      <w:pPr>
        <w:pStyle w:val="Code"/>
        <w:rPr>
          <w:highlight w:val="white"/>
        </w:rPr>
      </w:pPr>
      <w:r w:rsidRPr="00BB3615">
        <w:rPr>
          <w:highlight w:val="white"/>
        </w:rPr>
        <w:t xml:space="preserve">    private Stack&lt;FileInfo&gt; </w:t>
      </w:r>
      <w:r w:rsidR="000647D5">
        <w:rPr>
          <w:highlight w:val="white"/>
        </w:rPr>
        <w:t>m_i</w:t>
      </w:r>
      <w:r w:rsidRPr="00BB3615">
        <w:rPr>
          <w:highlight w:val="white"/>
        </w:rPr>
        <w:t>ncludeStack = new Stack&lt;FileInfo&gt;();</w:t>
      </w:r>
    </w:p>
    <w:p w14:paraId="36F9D9DB" w14:textId="512E8CCF" w:rsidR="00BB3615" w:rsidRPr="00BB3615" w:rsidRDefault="00BB3615" w:rsidP="00BB3615">
      <w:pPr>
        <w:pStyle w:val="Code"/>
        <w:rPr>
          <w:highlight w:val="white"/>
        </w:rPr>
      </w:pPr>
      <w:r w:rsidRPr="00BB3615">
        <w:rPr>
          <w:highlight w:val="white"/>
        </w:rPr>
        <w:t xml:space="preserve">    private ISet&lt;FileInfo&gt; </w:t>
      </w:r>
      <w:r w:rsidR="000647D5">
        <w:rPr>
          <w:highlight w:val="white"/>
        </w:rPr>
        <w:t>m_i</w:t>
      </w:r>
      <w:r w:rsidRPr="00BB3615">
        <w:rPr>
          <w:highlight w:val="white"/>
        </w:rPr>
        <w:t>ncludeSet = new HashSet&lt;FileInfo&gt;();</w:t>
      </w:r>
    </w:p>
    <w:p w14:paraId="2A2783A0" w14:textId="18E111FB" w:rsidR="00BB3615" w:rsidRPr="00BB3615" w:rsidRDefault="00BB3615" w:rsidP="00BB3615">
      <w:pPr>
        <w:pStyle w:val="Code"/>
        <w:rPr>
          <w:highlight w:val="white"/>
        </w:rPr>
      </w:pPr>
      <w:r w:rsidRPr="00BB3615">
        <w:rPr>
          <w:highlight w:val="white"/>
        </w:rPr>
        <w:t xml:space="preserve">    private Stack&lt;Triple&lt;bool,bool,bool&gt;&gt; </w:t>
      </w:r>
      <w:r w:rsidR="000647D5">
        <w:rPr>
          <w:highlight w:val="white"/>
        </w:rPr>
        <w:t>m_i</w:t>
      </w:r>
      <w:r w:rsidRPr="00BB3615">
        <w:rPr>
          <w:highlight w:val="white"/>
        </w:rPr>
        <w:t>fStack =</w:t>
      </w:r>
    </w:p>
    <w:p w14:paraId="48F14C2B" w14:textId="6FCB7863" w:rsidR="00BB3615" w:rsidRPr="00BB3615" w:rsidRDefault="00BB3615" w:rsidP="00BB3615">
      <w:pPr>
        <w:pStyle w:val="Code"/>
        <w:rPr>
          <w:highlight w:val="white"/>
        </w:rPr>
      </w:pPr>
      <w:r w:rsidRPr="00BB3615">
        <w:rPr>
          <w:highlight w:val="white"/>
        </w:rPr>
        <w:t xml:space="preserve">              new Stack&lt;Triple&lt;bool</w:t>
      </w:r>
      <w:r w:rsidR="00E43D79">
        <w:rPr>
          <w:highlight w:val="white"/>
        </w:rPr>
        <w:t>p</w:t>
      </w:r>
      <w:r w:rsidRPr="00BB3615">
        <w:rPr>
          <w:highlight w:val="white"/>
        </w:rPr>
        <w:t xml:space="preserve"> bool, bool&gt;&gt;();</w:t>
      </w:r>
    </w:p>
    <w:p w14:paraId="6C03EC8E" w14:textId="77777777" w:rsidR="00BB3615" w:rsidRPr="00A95CB2" w:rsidRDefault="00BB3615" w:rsidP="00A95CB2">
      <w:pPr>
        <w:pStyle w:val="Code"/>
        <w:rPr>
          <w:highlight w:val="white"/>
        </w:rPr>
      </w:pPr>
      <w:r w:rsidRPr="00A95CB2">
        <w:rPr>
          <w:highlight w:val="white"/>
        </w:rPr>
        <w:t xml:space="preserve">    private StringBuilder m_outputBuffer = new StringBuilder();</w:t>
      </w:r>
    </w:p>
    <w:p w14:paraId="23A32D08" w14:textId="77777777" w:rsidR="005B1C6D" w:rsidRPr="00D236A1" w:rsidRDefault="005B1C6D" w:rsidP="00D236A1">
      <w:pPr>
        <w:pStyle w:val="Code"/>
        <w:rPr>
          <w:highlight w:val="white"/>
        </w:rPr>
      </w:pPr>
    </w:p>
    <w:p w14:paraId="21D41684" w14:textId="77777777" w:rsidR="00A95CB2" w:rsidRPr="00A95CB2" w:rsidRDefault="00A95CB2" w:rsidP="00A95CB2">
      <w:pPr>
        <w:pStyle w:val="Code"/>
        <w:rPr>
          <w:highlight w:val="white"/>
        </w:rPr>
      </w:pPr>
      <w:r w:rsidRPr="00A95CB2">
        <w:rPr>
          <w:highlight w:val="white"/>
        </w:rPr>
        <w:t xml:space="preserve">    public string PreprocessedCode {</w:t>
      </w:r>
    </w:p>
    <w:p w14:paraId="607098F9" w14:textId="77777777" w:rsidR="00A95CB2" w:rsidRPr="00A95CB2" w:rsidRDefault="00A95CB2" w:rsidP="00A95CB2">
      <w:pPr>
        <w:pStyle w:val="Code"/>
        <w:rPr>
          <w:highlight w:val="white"/>
        </w:rPr>
      </w:pPr>
      <w:r w:rsidRPr="00A95CB2">
        <w:rPr>
          <w:highlight w:val="white"/>
        </w:rPr>
        <w:t xml:space="preserve">      get { return m_outputBuffer.ToString(); }</w:t>
      </w:r>
    </w:p>
    <w:p w14:paraId="5AA96C2F" w14:textId="77777777" w:rsidR="00A95CB2" w:rsidRPr="00A95CB2" w:rsidRDefault="00A95CB2" w:rsidP="00A95CB2">
      <w:pPr>
        <w:pStyle w:val="Code"/>
        <w:rPr>
          <w:highlight w:val="white"/>
        </w:rPr>
      </w:pPr>
      <w:r w:rsidRPr="00A95CB2">
        <w:rPr>
          <w:highlight w:val="white"/>
        </w:rPr>
        <w:t xml:space="preserve">    }  </w:t>
      </w:r>
    </w:p>
    <w:p w14:paraId="30A83E36" w14:textId="77777777" w:rsidR="00A95CB2" w:rsidRPr="00A95CB2" w:rsidRDefault="00A95CB2" w:rsidP="00A95CB2">
      <w:pPr>
        <w:pStyle w:val="Code"/>
        <w:rPr>
          <w:highlight w:val="white"/>
        </w:rPr>
      </w:pPr>
    </w:p>
    <w:p w14:paraId="3E6A760E" w14:textId="77777777" w:rsidR="00A95CB2" w:rsidRPr="00A95CB2" w:rsidRDefault="00A95CB2" w:rsidP="00A95CB2">
      <w:pPr>
        <w:pStyle w:val="Code"/>
        <w:rPr>
          <w:highlight w:val="white"/>
        </w:rPr>
      </w:pPr>
      <w:r w:rsidRPr="00A95CB2">
        <w:rPr>
          <w:highlight w:val="white"/>
        </w:rPr>
        <w:t xml:space="preserve">    public ISet&lt;FileInfo&gt; IncludeSet {</w:t>
      </w:r>
    </w:p>
    <w:p w14:paraId="153FDB7E" w14:textId="77777777" w:rsidR="00A95CB2" w:rsidRPr="00A95CB2" w:rsidRDefault="00A95CB2" w:rsidP="00A95CB2">
      <w:pPr>
        <w:pStyle w:val="Code"/>
        <w:rPr>
          <w:highlight w:val="white"/>
        </w:rPr>
      </w:pPr>
      <w:r w:rsidRPr="00A95CB2">
        <w:rPr>
          <w:highlight w:val="white"/>
        </w:rPr>
        <w:t xml:space="preserve">      get { return m_includeSet; }</w:t>
      </w:r>
    </w:p>
    <w:p w14:paraId="4DD43389" w14:textId="77777777" w:rsidR="00A95CB2" w:rsidRPr="00A95CB2" w:rsidRDefault="00A95CB2" w:rsidP="00A95CB2">
      <w:pPr>
        <w:pStyle w:val="Code"/>
        <w:rPr>
          <w:highlight w:val="white"/>
        </w:rPr>
      </w:pPr>
      <w:r w:rsidRPr="00A95CB2">
        <w:rPr>
          <w:highlight w:val="white"/>
        </w:rPr>
        <w:t xml:space="preserve">    }</w:t>
      </w:r>
    </w:p>
    <w:p w14:paraId="18585476" w14:textId="77777777" w:rsidR="0073608F" w:rsidRDefault="0073608F" w:rsidP="0073608F">
      <w:pPr>
        <w:rPr>
          <w:highlight w:val="white"/>
        </w:rPr>
      </w:pPr>
      <w:r>
        <w:rPr>
          <w:highlight w:val="white"/>
        </w:rPr>
        <w:t>We add the __LINUX__ macro for the compiler to compile the source code in accordance with the Linux environment. More specifically, there are several parts of the source code that are different depending on whether the macro is present.</w:t>
      </w:r>
    </w:p>
    <w:p w14:paraId="3BAEFB26" w14:textId="77777777" w:rsidR="005C5E64" w:rsidRPr="005C5E64" w:rsidRDefault="005C5E64" w:rsidP="005C5E64">
      <w:pPr>
        <w:pStyle w:val="Code"/>
        <w:rPr>
          <w:highlight w:val="white"/>
        </w:rPr>
      </w:pPr>
      <w:r w:rsidRPr="005C5E64">
        <w:rPr>
          <w:highlight w:val="white"/>
        </w:rPr>
        <w:t xml:space="preserve">    public Preprocessor(FileInfo file) {</w:t>
      </w:r>
    </w:p>
    <w:p w14:paraId="19A2680E" w14:textId="77777777" w:rsidR="00E96E30" w:rsidRPr="00E96E30" w:rsidRDefault="00E96E30" w:rsidP="00E96E30">
      <w:pPr>
        <w:pStyle w:val="Code"/>
        <w:rPr>
          <w:highlight w:val="white"/>
        </w:rPr>
      </w:pPr>
      <w:r w:rsidRPr="00E96E30">
        <w:rPr>
          <w:highlight w:val="white"/>
        </w:rPr>
        <w:t xml:space="preserve">      if (Start.Linux) {</w:t>
      </w:r>
    </w:p>
    <w:p w14:paraId="067EB2D6" w14:textId="77777777" w:rsidR="00E96E30" w:rsidRPr="00E96E30" w:rsidRDefault="00E96E30" w:rsidP="00E96E30">
      <w:pPr>
        <w:pStyle w:val="Code"/>
        <w:rPr>
          <w:highlight w:val="white"/>
        </w:rPr>
      </w:pPr>
      <w:r w:rsidRPr="00E96E30">
        <w:rPr>
          <w:highlight w:val="white"/>
        </w:rPr>
        <w:t xml:space="preserve">        m_macroMap.Add("__LINUX__", new Macro(0, new List&lt;Token&gt;()));</w:t>
      </w:r>
    </w:p>
    <w:p w14:paraId="459F75BD" w14:textId="77777777" w:rsidR="00E96E30" w:rsidRPr="00E96E30" w:rsidRDefault="00E96E30" w:rsidP="00E96E30">
      <w:pPr>
        <w:pStyle w:val="Code"/>
        <w:rPr>
          <w:highlight w:val="white"/>
        </w:rPr>
      </w:pPr>
      <w:r w:rsidRPr="00E96E30">
        <w:rPr>
          <w:highlight w:val="white"/>
        </w:rPr>
        <w:t xml:space="preserve">      }</w:t>
      </w:r>
    </w:p>
    <w:p w14:paraId="11749DC4" w14:textId="77777777" w:rsidR="00E96E30" w:rsidRPr="00E96E30" w:rsidRDefault="00E96E30" w:rsidP="00E96E30">
      <w:pPr>
        <w:pStyle w:val="Code"/>
        <w:rPr>
          <w:highlight w:val="white"/>
        </w:rPr>
      </w:pPr>
    </w:p>
    <w:p w14:paraId="41D53455" w14:textId="77777777" w:rsidR="00E96E30" w:rsidRPr="00E96E30" w:rsidRDefault="00E96E30" w:rsidP="00E96E30">
      <w:pPr>
        <w:pStyle w:val="Code"/>
        <w:rPr>
          <w:highlight w:val="white"/>
        </w:rPr>
      </w:pPr>
      <w:r w:rsidRPr="00E96E30">
        <w:rPr>
          <w:highlight w:val="white"/>
        </w:rPr>
        <w:t xml:space="preserve">      if (Start.Windows) {</w:t>
      </w:r>
    </w:p>
    <w:p w14:paraId="2B456956" w14:textId="77777777" w:rsidR="00E96E30" w:rsidRPr="00E96E30" w:rsidRDefault="00E96E30" w:rsidP="00E96E30">
      <w:pPr>
        <w:pStyle w:val="Code"/>
        <w:rPr>
          <w:highlight w:val="white"/>
        </w:rPr>
      </w:pPr>
      <w:r w:rsidRPr="00E96E30">
        <w:rPr>
          <w:highlight w:val="white"/>
        </w:rPr>
        <w:t xml:space="preserve">        m_macroMap.Add("__WINDOWS__", new Macro(0, new List&lt;Token&gt;()));</w:t>
      </w:r>
    </w:p>
    <w:p w14:paraId="20E6D485" w14:textId="77777777" w:rsidR="00E96E30" w:rsidRPr="00E96E30" w:rsidRDefault="00E96E30" w:rsidP="00E96E30">
      <w:pPr>
        <w:pStyle w:val="Code"/>
        <w:rPr>
          <w:highlight w:val="white"/>
        </w:rPr>
      </w:pPr>
      <w:r w:rsidRPr="00E96E30">
        <w:rPr>
          <w:highlight w:val="white"/>
        </w:rPr>
        <w:t xml:space="preserve">      }</w:t>
      </w:r>
    </w:p>
    <w:p w14:paraId="5273C8B5" w14:textId="77777777" w:rsidR="00E96E30" w:rsidRPr="00E96E30" w:rsidRDefault="00E96E30" w:rsidP="00E96E30">
      <w:pPr>
        <w:pStyle w:val="Code"/>
        <w:rPr>
          <w:highlight w:val="white"/>
        </w:rPr>
      </w:pPr>
    </w:p>
    <w:p w14:paraId="1933DA38" w14:textId="0C301442" w:rsidR="00A95CB2" w:rsidRPr="00A95CB2" w:rsidRDefault="00A95CB2" w:rsidP="00A95CB2">
      <w:pPr>
        <w:pStyle w:val="Code"/>
        <w:rPr>
          <w:highlight w:val="white"/>
        </w:rPr>
      </w:pPr>
      <w:r w:rsidRPr="00A95CB2">
        <w:rPr>
          <w:highlight w:val="white"/>
        </w:rPr>
        <w:lastRenderedPageBreak/>
        <w:t xml:space="preserve">      </w:t>
      </w:r>
      <w:r w:rsidR="005C5E64">
        <w:rPr>
          <w:highlight w:val="white"/>
        </w:rPr>
        <w:t>DoProcess</w:t>
      </w:r>
      <w:r w:rsidRPr="00A95CB2">
        <w:rPr>
          <w:highlight w:val="white"/>
        </w:rPr>
        <w:t>(file);</w:t>
      </w:r>
    </w:p>
    <w:p w14:paraId="75474638" w14:textId="77777777" w:rsidR="00A95CB2" w:rsidRPr="00A95CB2" w:rsidRDefault="00A95CB2" w:rsidP="00A95CB2">
      <w:pPr>
        <w:pStyle w:val="Code"/>
        <w:rPr>
          <w:highlight w:val="white"/>
        </w:rPr>
      </w:pPr>
      <w:r w:rsidRPr="00A95CB2">
        <w:rPr>
          <w:highlight w:val="white"/>
        </w:rPr>
        <w:t xml:space="preserve">      Assert.Error(m_ifStack.Count == 0, Message.</w:t>
      </w:r>
    </w:p>
    <w:p w14:paraId="4A5DD52B" w14:textId="77777777" w:rsidR="00A95CB2" w:rsidRPr="00A95CB2" w:rsidRDefault="00A95CB2" w:rsidP="00A95CB2">
      <w:pPr>
        <w:pStyle w:val="Code"/>
        <w:rPr>
          <w:highlight w:val="white"/>
        </w:rPr>
      </w:pPr>
      <w:r w:rsidRPr="00A95CB2">
        <w:rPr>
          <w:highlight w:val="white"/>
        </w:rPr>
        <w:t xml:space="preserve">                   If___ifdef____or_ifndef_directive_without_matching_endif);</w:t>
      </w:r>
    </w:p>
    <w:p w14:paraId="0CC7B228" w14:textId="77777777" w:rsidR="00A95CB2" w:rsidRPr="00A95CB2" w:rsidRDefault="00A95CB2" w:rsidP="00A95CB2">
      <w:pPr>
        <w:pStyle w:val="Code"/>
        <w:rPr>
          <w:highlight w:val="white"/>
        </w:rPr>
      </w:pPr>
      <w:r w:rsidRPr="00A95CB2">
        <w:rPr>
          <w:highlight w:val="white"/>
        </w:rPr>
        <w:t xml:space="preserve">    }</w:t>
      </w:r>
    </w:p>
    <w:p w14:paraId="640A72B5" w14:textId="77777777" w:rsidR="00A95CB2" w:rsidRPr="00A95CB2" w:rsidRDefault="00A95CB2" w:rsidP="00A95CB2">
      <w:pPr>
        <w:pStyle w:val="Code"/>
        <w:rPr>
          <w:highlight w:val="white"/>
        </w:rPr>
      </w:pPr>
    </w:p>
    <w:p w14:paraId="19E62BC1" w14:textId="25C967A5" w:rsidR="005B1C6D" w:rsidRPr="00A95CB2" w:rsidRDefault="005B1C6D" w:rsidP="00A95CB2">
      <w:pPr>
        <w:pStyle w:val="Code"/>
        <w:rPr>
          <w:highlight w:val="white"/>
        </w:rPr>
      </w:pPr>
      <w:r w:rsidRPr="00A95CB2">
        <w:rPr>
          <w:highlight w:val="white"/>
        </w:rPr>
        <w:t xml:space="preserve">    public void </w:t>
      </w:r>
      <w:r w:rsidR="005C5E64">
        <w:rPr>
          <w:highlight w:val="white"/>
        </w:rPr>
        <w:t>DoProcess</w:t>
      </w:r>
      <w:r w:rsidRPr="00A95CB2">
        <w:rPr>
          <w:highlight w:val="white"/>
        </w:rPr>
        <w:t>(FileInfo file) {</w:t>
      </w:r>
    </w:p>
    <w:p w14:paraId="2E2953F2" w14:textId="77777777" w:rsidR="005B1C6D" w:rsidRPr="004D377E" w:rsidRDefault="005B1C6D" w:rsidP="005B1C6D">
      <w:pPr>
        <w:pStyle w:val="Code"/>
        <w:rPr>
          <w:highlight w:val="white"/>
        </w:rPr>
      </w:pPr>
      <w:r w:rsidRPr="004D377E">
        <w:rPr>
          <w:highlight w:val="white"/>
        </w:rPr>
        <w:t xml:space="preserve">      StreamReader streamReader = new StreamReader(file.FullName);</w:t>
      </w:r>
    </w:p>
    <w:p w14:paraId="028633AC" w14:textId="77777777" w:rsidR="005B1C6D" w:rsidRPr="004D377E" w:rsidRDefault="005B1C6D" w:rsidP="005B1C6D">
      <w:pPr>
        <w:pStyle w:val="Code"/>
        <w:rPr>
          <w:highlight w:val="white"/>
        </w:rPr>
      </w:pPr>
      <w:r w:rsidRPr="004D377E">
        <w:rPr>
          <w:highlight w:val="white"/>
        </w:rPr>
        <w:t xml:space="preserve">      StringBuilder inputBuffer =</w:t>
      </w:r>
    </w:p>
    <w:p w14:paraId="71790F45" w14:textId="77777777" w:rsidR="005B1C6D" w:rsidRPr="004D377E" w:rsidRDefault="005B1C6D" w:rsidP="005B1C6D">
      <w:pPr>
        <w:pStyle w:val="Code"/>
        <w:rPr>
          <w:highlight w:val="white"/>
        </w:rPr>
      </w:pPr>
      <w:r w:rsidRPr="004D377E">
        <w:rPr>
          <w:highlight w:val="white"/>
        </w:rPr>
        <w:t xml:space="preserve">        new StringBuilder(streamReader.ReadToEnd());</w:t>
      </w:r>
    </w:p>
    <w:p w14:paraId="4C4BB657" w14:textId="77777777" w:rsidR="005B1C6D" w:rsidRPr="004D377E" w:rsidRDefault="005B1C6D" w:rsidP="005B1C6D">
      <w:pPr>
        <w:pStyle w:val="Code"/>
        <w:rPr>
          <w:highlight w:val="white"/>
        </w:rPr>
      </w:pPr>
      <w:r w:rsidRPr="004D377E">
        <w:rPr>
          <w:highlight w:val="white"/>
        </w:rPr>
        <w:t xml:space="preserve">      streamReader.Close();</w:t>
      </w:r>
    </w:p>
    <w:p w14:paraId="0F9F0425" w14:textId="77777777" w:rsidR="005B1C6D" w:rsidRPr="004D377E" w:rsidRDefault="005B1C6D" w:rsidP="005B1C6D">
      <w:pPr>
        <w:pStyle w:val="Code"/>
        <w:rPr>
          <w:highlight w:val="white"/>
        </w:rPr>
      </w:pPr>
    </w:p>
    <w:p w14:paraId="626EBF6E" w14:textId="77777777" w:rsidR="005B1C6D" w:rsidRPr="004D377E" w:rsidRDefault="005B1C6D" w:rsidP="005B1C6D">
      <w:pPr>
        <w:pStyle w:val="Code"/>
        <w:rPr>
          <w:highlight w:val="white"/>
        </w:rPr>
      </w:pPr>
      <w:r w:rsidRPr="004D377E">
        <w:rPr>
          <w:highlight w:val="white"/>
        </w:rPr>
        <w:t xml:space="preserve">      CCompiler_Main.Scanner.Path = file;</w:t>
      </w:r>
    </w:p>
    <w:p w14:paraId="4DB2BD72" w14:textId="77777777" w:rsidR="005B1C6D" w:rsidRPr="004D377E" w:rsidRDefault="005B1C6D" w:rsidP="005B1C6D">
      <w:pPr>
        <w:pStyle w:val="Code"/>
        <w:rPr>
          <w:highlight w:val="white"/>
        </w:rPr>
      </w:pPr>
      <w:r w:rsidRPr="004D377E">
        <w:rPr>
          <w:highlight w:val="white"/>
        </w:rPr>
        <w:t xml:space="preserve">      CCompiler_Main.Scanner.Line = 1;</w:t>
      </w:r>
    </w:p>
    <w:p w14:paraId="5D1A9A20" w14:textId="77777777" w:rsidR="005B1C6D" w:rsidRPr="004D377E" w:rsidRDefault="005B1C6D" w:rsidP="005B1C6D">
      <w:pPr>
        <w:pStyle w:val="Code"/>
        <w:rPr>
          <w:highlight w:val="white"/>
        </w:rPr>
      </w:pPr>
      <w:r w:rsidRPr="004D377E">
        <w:rPr>
          <w:highlight w:val="white"/>
        </w:rPr>
        <w:t xml:space="preserve">      GenerateTriGraphs(inputBuffer);</w:t>
      </w:r>
    </w:p>
    <w:p w14:paraId="6097A40D" w14:textId="77777777" w:rsidR="005B1C6D" w:rsidRPr="004D377E" w:rsidRDefault="005B1C6D" w:rsidP="005B1C6D">
      <w:pPr>
        <w:pStyle w:val="Code"/>
        <w:rPr>
          <w:highlight w:val="white"/>
        </w:rPr>
      </w:pPr>
      <w:r w:rsidRPr="004D377E">
        <w:rPr>
          <w:highlight w:val="white"/>
        </w:rPr>
        <w:t xml:space="preserve">      TraverseBuffer(inputBuffer);    </w:t>
      </w:r>
    </w:p>
    <w:p w14:paraId="347D6C2D" w14:textId="77777777" w:rsidR="005B1C6D" w:rsidRPr="004D377E" w:rsidRDefault="005B1C6D" w:rsidP="005B1C6D">
      <w:pPr>
        <w:pStyle w:val="Code"/>
        <w:rPr>
          <w:highlight w:val="white"/>
        </w:rPr>
      </w:pPr>
      <w:r w:rsidRPr="004D377E">
        <w:rPr>
          <w:highlight w:val="white"/>
        </w:rPr>
        <w:t xml:space="preserve">      List&lt;string&gt; lineList =</w:t>
      </w:r>
    </w:p>
    <w:p w14:paraId="4AABD1F0" w14:textId="77777777" w:rsidR="005B1C6D" w:rsidRPr="004D377E" w:rsidRDefault="005B1C6D" w:rsidP="005B1C6D">
      <w:pPr>
        <w:pStyle w:val="Code"/>
        <w:rPr>
          <w:highlight w:val="white"/>
        </w:rPr>
      </w:pPr>
      <w:r w:rsidRPr="004D377E">
        <w:rPr>
          <w:highlight w:val="white"/>
        </w:rPr>
        <w:t xml:space="preserve">        GenerateLineList(inputBuffer.ToString());</w:t>
      </w:r>
    </w:p>
    <w:p w14:paraId="3CA1CAFD" w14:textId="77777777" w:rsidR="005B1C6D" w:rsidRPr="004D377E" w:rsidRDefault="005B1C6D" w:rsidP="005B1C6D">
      <w:pPr>
        <w:pStyle w:val="Code"/>
        <w:rPr>
          <w:highlight w:val="white"/>
        </w:rPr>
      </w:pPr>
    </w:p>
    <w:p w14:paraId="25F52DD8" w14:textId="77777777" w:rsidR="005B1C6D" w:rsidRPr="004D377E" w:rsidRDefault="005B1C6D" w:rsidP="005B1C6D">
      <w:pPr>
        <w:pStyle w:val="Code"/>
        <w:rPr>
          <w:highlight w:val="white"/>
        </w:rPr>
      </w:pPr>
      <w:r w:rsidRPr="004D377E">
        <w:rPr>
          <w:highlight w:val="white"/>
        </w:rPr>
        <w:t xml:space="preserve">      CCompiler_Main.Scanner.Line = 1;</w:t>
      </w:r>
    </w:p>
    <w:p w14:paraId="49EC7A74" w14:textId="5438DADC" w:rsidR="005B1C6D" w:rsidRPr="004D377E" w:rsidRDefault="005B1C6D" w:rsidP="005B1C6D">
      <w:pPr>
        <w:pStyle w:val="Code"/>
        <w:rPr>
          <w:highlight w:val="white"/>
        </w:rPr>
      </w:pPr>
      <w:r w:rsidRPr="004D377E">
        <w:rPr>
          <w:highlight w:val="white"/>
        </w:rPr>
        <w:t xml:space="preserve">      int stackSize = </w:t>
      </w:r>
      <w:r w:rsidR="001B280B">
        <w:rPr>
          <w:highlight w:val="white"/>
        </w:rPr>
        <w:t>M_ifStack</w:t>
      </w:r>
      <w:r w:rsidRPr="004D377E">
        <w:rPr>
          <w:highlight w:val="white"/>
        </w:rPr>
        <w:t>.Count;</w:t>
      </w:r>
    </w:p>
    <w:p w14:paraId="18F0C8AE" w14:textId="77777777" w:rsidR="005B1C6D" w:rsidRPr="004D377E" w:rsidRDefault="005B1C6D" w:rsidP="005B1C6D">
      <w:pPr>
        <w:pStyle w:val="Code"/>
        <w:rPr>
          <w:highlight w:val="white"/>
        </w:rPr>
      </w:pPr>
      <w:r w:rsidRPr="004D377E">
        <w:rPr>
          <w:highlight w:val="white"/>
        </w:rPr>
        <w:t xml:space="preserve">      TraverseLineList(lineList);</w:t>
      </w:r>
    </w:p>
    <w:p w14:paraId="684F79EC" w14:textId="07953F93" w:rsidR="005B1C6D" w:rsidRDefault="005B1C6D" w:rsidP="005B1C6D">
      <w:pPr>
        <w:pStyle w:val="Code"/>
        <w:rPr>
          <w:highlight w:val="white"/>
        </w:rPr>
      </w:pPr>
      <w:r w:rsidRPr="004D377E">
        <w:rPr>
          <w:highlight w:val="white"/>
        </w:rPr>
        <w:t xml:space="preserve">      Assert.Error(</w:t>
      </w:r>
      <w:r w:rsidR="001B280B">
        <w:rPr>
          <w:highlight w:val="white"/>
        </w:rPr>
        <w:t>M_ifStack</w:t>
      </w:r>
      <w:r w:rsidRPr="004D377E">
        <w:rPr>
          <w:highlight w:val="white"/>
        </w:rPr>
        <w:t>.Count ==</w:t>
      </w:r>
    </w:p>
    <w:p w14:paraId="4C055436" w14:textId="77777777" w:rsidR="005B1C6D" w:rsidRPr="004D377E" w:rsidRDefault="005B1C6D" w:rsidP="005B1C6D">
      <w:pPr>
        <w:pStyle w:val="Code"/>
        <w:rPr>
          <w:highlight w:val="white"/>
        </w:rPr>
      </w:pPr>
      <w:r>
        <w:rPr>
          <w:highlight w:val="white"/>
        </w:rPr>
        <w:t xml:space="preserve">       </w:t>
      </w:r>
      <w:r w:rsidRPr="004D377E">
        <w:rPr>
          <w:highlight w:val="white"/>
        </w:rPr>
        <w:t xml:space="preserve"> stackSize, Message.Unbalanced_if_and_endif_directive_structure);</w:t>
      </w:r>
    </w:p>
    <w:p w14:paraId="037C70AA" w14:textId="77777777" w:rsidR="005B1C6D" w:rsidRPr="004D377E" w:rsidRDefault="005B1C6D" w:rsidP="005B1C6D">
      <w:pPr>
        <w:pStyle w:val="Code"/>
        <w:rPr>
          <w:highlight w:val="white"/>
        </w:rPr>
      </w:pPr>
      <w:r w:rsidRPr="004D377E">
        <w:rPr>
          <w:highlight w:val="white"/>
        </w:rPr>
        <w:t xml:space="preserve">    }</w:t>
      </w:r>
    </w:p>
    <w:p w14:paraId="57FAE374" w14:textId="77777777" w:rsidR="005B1C6D" w:rsidRPr="00EC76D5" w:rsidRDefault="005B1C6D" w:rsidP="005B1C6D">
      <w:pPr>
        <w:pStyle w:val="Rubrik3"/>
      </w:pPr>
      <w:bookmarkStart w:id="494" w:name="_Toc54120008"/>
      <w:r w:rsidRPr="00EC76D5">
        <w:t>Tri Graphs</w:t>
      </w:r>
      <w:bookmarkEnd w:id="494"/>
    </w:p>
    <w:p w14:paraId="4EF4ADBC" w14:textId="77777777" w:rsidR="005B1C6D" w:rsidRPr="00EC76D5" w:rsidRDefault="005B1C6D" w:rsidP="005B1C6D">
      <w:r w:rsidRPr="00EC76D5">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EC76D5" w14:paraId="6ECBE44E" w14:textId="77777777" w:rsidTr="0092795B">
        <w:tc>
          <w:tcPr>
            <w:tcW w:w="3397" w:type="dxa"/>
          </w:tcPr>
          <w:p w14:paraId="1BB9E1E9" w14:textId="77777777" w:rsidR="005B1C6D" w:rsidRPr="00EC76D5" w:rsidRDefault="005B1C6D" w:rsidP="0092795B">
            <w:pPr>
              <w:rPr>
                <w:b/>
              </w:rPr>
            </w:pPr>
            <w:r w:rsidRPr="00EC76D5">
              <w:rPr>
                <w:b/>
              </w:rPr>
              <w:t>Tri-Graph Character Sequence</w:t>
            </w:r>
          </w:p>
        </w:tc>
        <w:tc>
          <w:tcPr>
            <w:tcW w:w="3265" w:type="dxa"/>
          </w:tcPr>
          <w:p w14:paraId="451C6E9A" w14:textId="77777777" w:rsidR="005B1C6D" w:rsidRPr="00EC76D5" w:rsidRDefault="005B1C6D" w:rsidP="0092795B">
            <w:pPr>
              <w:rPr>
                <w:b/>
              </w:rPr>
            </w:pPr>
            <w:r w:rsidRPr="00EC76D5">
              <w:rPr>
                <w:b/>
              </w:rPr>
              <w:t>Modern Equivalence</w:t>
            </w:r>
          </w:p>
        </w:tc>
      </w:tr>
      <w:tr w:rsidR="005B1C6D" w:rsidRPr="00EC76D5" w14:paraId="0BE1C7D2" w14:textId="77777777" w:rsidTr="0092795B">
        <w:tc>
          <w:tcPr>
            <w:tcW w:w="3397" w:type="dxa"/>
          </w:tcPr>
          <w:p w14:paraId="1F0286CA" w14:textId="77777777" w:rsidR="005B1C6D" w:rsidRPr="00EC76D5" w:rsidRDefault="005B1C6D" w:rsidP="0092795B">
            <w:r w:rsidRPr="00EC76D5">
              <w:t>??=</w:t>
            </w:r>
          </w:p>
        </w:tc>
        <w:tc>
          <w:tcPr>
            <w:tcW w:w="3265" w:type="dxa"/>
          </w:tcPr>
          <w:p w14:paraId="3EF9B000" w14:textId="77777777" w:rsidR="005B1C6D" w:rsidRPr="00EC76D5" w:rsidRDefault="005B1C6D" w:rsidP="0092795B">
            <w:r w:rsidRPr="00EC76D5">
              <w:t>#</w:t>
            </w:r>
          </w:p>
        </w:tc>
      </w:tr>
      <w:tr w:rsidR="005B1C6D" w:rsidRPr="00EC76D5" w14:paraId="0E6EAF7A" w14:textId="77777777" w:rsidTr="0092795B">
        <w:tc>
          <w:tcPr>
            <w:tcW w:w="3397" w:type="dxa"/>
          </w:tcPr>
          <w:p w14:paraId="6FBB7244" w14:textId="77777777" w:rsidR="005B1C6D" w:rsidRPr="00EC76D5" w:rsidRDefault="005B1C6D" w:rsidP="0092795B">
            <w:r w:rsidRPr="00EC76D5">
              <w:t>??/</w:t>
            </w:r>
          </w:p>
        </w:tc>
        <w:tc>
          <w:tcPr>
            <w:tcW w:w="3265" w:type="dxa"/>
          </w:tcPr>
          <w:p w14:paraId="051B96A3" w14:textId="77777777" w:rsidR="005B1C6D" w:rsidRPr="00EC76D5" w:rsidRDefault="005B1C6D" w:rsidP="0092795B">
            <w:r w:rsidRPr="00EC76D5">
              <w:t>\</w:t>
            </w:r>
          </w:p>
        </w:tc>
      </w:tr>
      <w:tr w:rsidR="005B1C6D" w:rsidRPr="00EC76D5" w14:paraId="04F9CA7B" w14:textId="77777777" w:rsidTr="0092795B">
        <w:tc>
          <w:tcPr>
            <w:tcW w:w="3397" w:type="dxa"/>
          </w:tcPr>
          <w:p w14:paraId="474EA101" w14:textId="77777777" w:rsidR="005B1C6D" w:rsidRPr="00EC76D5" w:rsidRDefault="005B1C6D" w:rsidP="0092795B">
            <w:r w:rsidRPr="00EC76D5">
              <w:t>??´</w:t>
            </w:r>
          </w:p>
        </w:tc>
        <w:tc>
          <w:tcPr>
            <w:tcW w:w="3265" w:type="dxa"/>
          </w:tcPr>
          <w:p w14:paraId="2E837A5B" w14:textId="77777777" w:rsidR="005B1C6D" w:rsidRPr="00EC76D5" w:rsidRDefault="005B1C6D" w:rsidP="0092795B">
            <w:r w:rsidRPr="00EC76D5">
              <w:t>^</w:t>
            </w:r>
          </w:p>
        </w:tc>
      </w:tr>
      <w:tr w:rsidR="005B1C6D" w:rsidRPr="00EC76D5" w14:paraId="25AD7A48" w14:textId="77777777" w:rsidTr="0092795B">
        <w:tc>
          <w:tcPr>
            <w:tcW w:w="3397" w:type="dxa"/>
          </w:tcPr>
          <w:p w14:paraId="7DD986DA" w14:textId="77777777" w:rsidR="005B1C6D" w:rsidRPr="00EC76D5" w:rsidRDefault="005B1C6D" w:rsidP="0092795B">
            <w:r w:rsidRPr="00EC76D5">
              <w:t>??(</w:t>
            </w:r>
          </w:p>
        </w:tc>
        <w:tc>
          <w:tcPr>
            <w:tcW w:w="3265" w:type="dxa"/>
          </w:tcPr>
          <w:p w14:paraId="1D1765EA" w14:textId="77777777" w:rsidR="005B1C6D" w:rsidRPr="00EC76D5" w:rsidRDefault="005B1C6D" w:rsidP="0092795B">
            <w:r w:rsidRPr="00EC76D5">
              <w:t>[</w:t>
            </w:r>
          </w:p>
        </w:tc>
      </w:tr>
      <w:tr w:rsidR="005B1C6D" w:rsidRPr="00EC76D5" w14:paraId="0EA17401" w14:textId="77777777" w:rsidTr="0092795B">
        <w:tc>
          <w:tcPr>
            <w:tcW w:w="3397" w:type="dxa"/>
          </w:tcPr>
          <w:p w14:paraId="0B38DF72" w14:textId="77777777" w:rsidR="005B1C6D" w:rsidRPr="00EC76D5" w:rsidRDefault="005B1C6D" w:rsidP="0092795B">
            <w:r w:rsidRPr="00EC76D5">
              <w:t>??)</w:t>
            </w:r>
          </w:p>
        </w:tc>
        <w:tc>
          <w:tcPr>
            <w:tcW w:w="3265" w:type="dxa"/>
          </w:tcPr>
          <w:p w14:paraId="1FE0D03D" w14:textId="77777777" w:rsidR="005B1C6D" w:rsidRPr="00EC76D5" w:rsidRDefault="005B1C6D" w:rsidP="0092795B">
            <w:r w:rsidRPr="00EC76D5">
              <w:t>]</w:t>
            </w:r>
          </w:p>
        </w:tc>
      </w:tr>
      <w:tr w:rsidR="005B1C6D" w:rsidRPr="00EC76D5" w14:paraId="67D44B3D" w14:textId="77777777" w:rsidTr="0092795B">
        <w:tc>
          <w:tcPr>
            <w:tcW w:w="3397" w:type="dxa"/>
          </w:tcPr>
          <w:p w14:paraId="62EBF48C" w14:textId="77777777" w:rsidR="005B1C6D" w:rsidRPr="00EC76D5" w:rsidRDefault="005B1C6D" w:rsidP="0092795B">
            <w:r w:rsidRPr="00EC76D5">
              <w:t>??!</w:t>
            </w:r>
          </w:p>
        </w:tc>
        <w:tc>
          <w:tcPr>
            <w:tcW w:w="3265" w:type="dxa"/>
          </w:tcPr>
          <w:p w14:paraId="111182D1" w14:textId="77777777" w:rsidR="005B1C6D" w:rsidRPr="00EC76D5" w:rsidRDefault="005B1C6D" w:rsidP="0092795B">
            <w:r w:rsidRPr="00EC76D5">
              <w:t>|</w:t>
            </w:r>
          </w:p>
        </w:tc>
      </w:tr>
      <w:tr w:rsidR="005B1C6D" w:rsidRPr="00EC76D5" w14:paraId="4DD970A6" w14:textId="77777777" w:rsidTr="0092795B">
        <w:tc>
          <w:tcPr>
            <w:tcW w:w="3397" w:type="dxa"/>
          </w:tcPr>
          <w:p w14:paraId="56574FA8" w14:textId="77777777" w:rsidR="005B1C6D" w:rsidRPr="00EC76D5" w:rsidRDefault="005B1C6D" w:rsidP="0092795B">
            <w:r w:rsidRPr="00EC76D5">
              <w:t>??&lt;</w:t>
            </w:r>
          </w:p>
        </w:tc>
        <w:tc>
          <w:tcPr>
            <w:tcW w:w="3265" w:type="dxa"/>
          </w:tcPr>
          <w:p w14:paraId="6E97BA78" w14:textId="77777777" w:rsidR="005B1C6D" w:rsidRPr="00EC76D5" w:rsidRDefault="005B1C6D" w:rsidP="0092795B">
            <w:r w:rsidRPr="00EC76D5">
              <w:t>{</w:t>
            </w:r>
          </w:p>
        </w:tc>
      </w:tr>
      <w:tr w:rsidR="005B1C6D" w:rsidRPr="00EC76D5" w14:paraId="1AEF557E" w14:textId="77777777" w:rsidTr="0092795B">
        <w:tc>
          <w:tcPr>
            <w:tcW w:w="3397" w:type="dxa"/>
          </w:tcPr>
          <w:p w14:paraId="29C36F3E" w14:textId="77777777" w:rsidR="005B1C6D" w:rsidRPr="00EC76D5" w:rsidRDefault="005B1C6D" w:rsidP="0092795B">
            <w:r w:rsidRPr="00EC76D5">
              <w:t>??&gt;</w:t>
            </w:r>
          </w:p>
        </w:tc>
        <w:tc>
          <w:tcPr>
            <w:tcW w:w="3265" w:type="dxa"/>
          </w:tcPr>
          <w:p w14:paraId="498F5652" w14:textId="77777777" w:rsidR="005B1C6D" w:rsidRPr="00EC76D5" w:rsidRDefault="005B1C6D" w:rsidP="0092795B">
            <w:r w:rsidRPr="00EC76D5">
              <w:t>}</w:t>
            </w:r>
          </w:p>
        </w:tc>
      </w:tr>
      <w:tr w:rsidR="005B1C6D" w:rsidRPr="00EC76D5" w14:paraId="4E882AE5" w14:textId="77777777" w:rsidTr="0092795B">
        <w:tc>
          <w:tcPr>
            <w:tcW w:w="3397" w:type="dxa"/>
          </w:tcPr>
          <w:p w14:paraId="6AAF841C" w14:textId="77777777" w:rsidR="005B1C6D" w:rsidRPr="00EC76D5" w:rsidRDefault="005B1C6D" w:rsidP="0092795B">
            <w:r w:rsidRPr="00EC76D5">
              <w:t>??-</w:t>
            </w:r>
          </w:p>
        </w:tc>
        <w:tc>
          <w:tcPr>
            <w:tcW w:w="3265" w:type="dxa"/>
          </w:tcPr>
          <w:p w14:paraId="6A6C0EFF" w14:textId="77777777" w:rsidR="005B1C6D" w:rsidRPr="00EC76D5" w:rsidRDefault="005B1C6D" w:rsidP="0092795B">
            <w:r w:rsidRPr="00EC76D5">
              <w:t>~</w:t>
            </w:r>
          </w:p>
        </w:tc>
      </w:tr>
    </w:tbl>
    <w:p w14:paraId="58E2805C" w14:textId="77777777" w:rsidR="005B1C6D" w:rsidRDefault="005B1C6D" w:rsidP="005B1C6D">
      <w:r w:rsidRPr="00EC76D5">
        <w:t>The tri graphs sequences are easy to replace, since we do not need to take any consideration in whether the tri graphs are placed inside strings, characters, or comments.</w:t>
      </w:r>
    </w:p>
    <w:p w14:paraId="04633C37" w14:textId="77777777" w:rsidR="005B1C6D" w:rsidRPr="004D377E" w:rsidRDefault="005B1C6D" w:rsidP="005B1C6D">
      <w:pPr>
        <w:pStyle w:val="Code"/>
        <w:rPr>
          <w:highlight w:val="white"/>
        </w:rPr>
      </w:pPr>
      <w:r w:rsidRPr="004D377E">
        <w:rPr>
          <w:highlight w:val="white"/>
        </w:rPr>
        <w:t xml:space="preserve">    private static IDictionary&lt;char,char&gt; TriGraphMap =</w:t>
      </w:r>
    </w:p>
    <w:p w14:paraId="6E09C7F2" w14:textId="77777777" w:rsidR="005B1C6D" w:rsidRPr="004D377E" w:rsidRDefault="005B1C6D" w:rsidP="005B1C6D">
      <w:pPr>
        <w:pStyle w:val="Code"/>
        <w:rPr>
          <w:highlight w:val="white"/>
        </w:rPr>
      </w:pPr>
      <w:r w:rsidRPr="004D377E">
        <w:rPr>
          <w:highlight w:val="white"/>
        </w:rPr>
        <w:t xml:space="preserve">      new Dictionary&lt;char,char&gt;() {{'=', '#'}, {'/', '\\'}, {'\'', '^'},</w:t>
      </w:r>
    </w:p>
    <w:p w14:paraId="08487113" w14:textId="77777777" w:rsidR="005B1C6D" w:rsidRPr="004D377E" w:rsidRDefault="005B1C6D" w:rsidP="005B1C6D">
      <w:pPr>
        <w:pStyle w:val="Code"/>
        <w:rPr>
          <w:highlight w:val="white"/>
        </w:rPr>
      </w:pPr>
      <w:r w:rsidRPr="004D377E">
        <w:rPr>
          <w:highlight w:val="white"/>
        </w:rPr>
        <w:t xml:space="preserve">                                   {'(', '['}, {')', ']'}, {'!', '|'},</w:t>
      </w:r>
    </w:p>
    <w:p w14:paraId="5E269794" w14:textId="77777777" w:rsidR="005B1C6D" w:rsidRPr="004D377E" w:rsidRDefault="005B1C6D" w:rsidP="005B1C6D">
      <w:pPr>
        <w:pStyle w:val="Code"/>
        <w:rPr>
          <w:highlight w:val="white"/>
        </w:rPr>
      </w:pPr>
      <w:r w:rsidRPr="004D377E">
        <w:rPr>
          <w:highlight w:val="white"/>
        </w:rPr>
        <w:lastRenderedPageBreak/>
        <w:t xml:space="preserve">                                   {'&lt;', '{'}, {'&gt;', '}'}, {'-', '~'}};</w:t>
      </w:r>
    </w:p>
    <w:p w14:paraId="0991F305" w14:textId="77777777" w:rsidR="005B1C6D" w:rsidRPr="004D377E" w:rsidRDefault="005B1C6D" w:rsidP="005B1C6D">
      <w:pPr>
        <w:pStyle w:val="Code"/>
        <w:rPr>
          <w:highlight w:val="white"/>
        </w:rPr>
      </w:pPr>
    </w:p>
    <w:p w14:paraId="3F24A9A9" w14:textId="77777777" w:rsidR="005B1C6D" w:rsidRPr="004D377E" w:rsidRDefault="005B1C6D" w:rsidP="005B1C6D">
      <w:pPr>
        <w:pStyle w:val="Code"/>
        <w:rPr>
          <w:highlight w:val="white"/>
        </w:rPr>
      </w:pPr>
      <w:r w:rsidRPr="004D377E">
        <w:rPr>
          <w:highlight w:val="white"/>
        </w:rPr>
        <w:t xml:space="preserve">    public void GenerateTriGraphs(StringBuilder buffer) {</w:t>
      </w:r>
    </w:p>
    <w:p w14:paraId="7C8D7DA0" w14:textId="77777777" w:rsidR="005B1C6D" w:rsidRPr="004D377E" w:rsidRDefault="005B1C6D" w:rsidP="005B1C6D">
      <w:pPr>
        <w:pStyle w:val="Code"/>
        <w:rPr>
          <w:highlight w:val="white"/>
        </w:rPr>
      </w:pPr>
      <w:r w:rsidRPr="004D377E">
        <w:rPr>
          <w:highlight w:val="white"/>
        </w:rPr>
        <w:t xml:space="preserve">      for (int index = 0; index &lt; (buffer.Length - 1); ++index) {</w:t>
      </w:r>
    </w:p>
    <w:p w14:paraId="5B195D08" w14:textId="77777777" w:rsidR="005B1C6D" w:rsidRDefault="005B1C6D" w:rsidP="005B1C6D">
      <w:pPr>
        <w:pStyle w:val="Code"/>
        <w:rPr>
          <w:highlight w:val="white"/>
        </w:rPr>
      </w:pPr>
      <w:r w:rsidRPr="004D377E">
        <w:rPr>
          <w:highlight w:val="white"/>
        </w:rPr>
        <w:t xml:space="preserve">        if ((buffer[index] == '?') &amp;&amp;</w:t>
      </w:r>
    </w:p>
    <w:p w14:paraId="7712EA1F" w14:textId="77777777" w:rsidR="005B1C6D" w:rsidRPr="004D377E" w:rsidRDefault="005B1C6D" w:rsidP="005B1C6D">
      <w:pPr>
        <w:pStyle w:val="Code"/>
        <w:rPr>
          <w:highlight w:val="white"/>
        </w:rPr>
      </w:pPr>
      <w:r>
        <w:rPr>
          <w:highlight w:val="white"/>
        </w:rPr>
        <w:t xml:space="preserve">           </w:t>
      </w:r>
      <w:r w:rsidRPr="004D377E">
        <w:rPr>
          <w:highlight w:val="white"/>
        </w:rPr>
        <w:t xml:space="preserve"> TriGraphMap.ContainsKey(buffer[index + 1]) &amp;&amp;</w:t>
      </w:r>
    </w:p>
    <w:p w14:paraId="2BACAEE2" w14:textId="77777777" w:rsidR="005B1C6D" w:rsidRPr="004D377E" w:rsidRDefault="005B1C6D" w:rsidP="005B1C6D">
      <w:pPr>
        <w:pStyle w:val="Code"/>
        <w:rPr>
          <w:highlight w:val="white"/>
        </w:rPr>
      </w:pPr>
      <w:r w:rsidRPr="004D377E">
        <w:rPr>
          <w:highlight w:val="white"/>
        </w:rPr>
        <w:t xml:space="preserve">            !((index &gt; 0) &amp;&amp; (buffer[index - 1] == '\\'))) {</w:t>
      </w:r>
    </w:p>
    <w:p w14:paraId="1ABDE540" w14:textId="77777777" w:rsidR="005B1C6D" w:rsidRPr="004D377E" w:rsidRDefault="005B1C6D" w:rsidP="005B1C6D">
      <w:pPr>
        <w:pStyle w:val="Code"/>
        <w:rPr>
          <w:highlight w:val="white"/>
        </w:rPr>
      </w:pPr>
      <w:r w:rsidRPr="004D377E">
        <w:rPr>
          <w:highlight w:val="white"/>
        </w:rPr>
        <w:t xml:space="preserve">          buffer[index] = TriGraphMap[buffer[index + 1]];</w:t>
      </w:r>
    </w:p>
    <w:p w14:paraId="0210973B" w14:textId="77777777" w:rsidR="005B1C6D" w:rsidRPr="004D377E" w:rsidRDefault="005B1C6D" w:rsidP="005B1C6D">
      <w:pPr>
        <w:pStyle w:val="Code"/>
        <w:rPr>
          <w:highlight w:val="white"/>
        </w:rPr>
      </w:pPr>
      <w:r w:rsidRPr="004D377E">
        <w:rPr>
          <w:highlight w:val="white"/>
        </w:rPr>
        <w:t xml:space="preserve">          buffer.Remove(index + 1, 1);</w:t>
      </w:r>
    </w:p>
    <w:p w14:paraId="518650C7" w14:textId="77777777" w:rsidR="005B1C6D" w:rsidRPr="004D377E" w:rsidRDefault="005B1C6D" w:rsidP="005B1C6D">
      <w:pPr>
        <w:pStyle w:val="Code"/>
        <w:rPr>
          <w:highlight w:val="white"/>
        </w:rPr>
      </w:pPr>
      <w:r w:rsidRPr="004D377E">
        <w:rPr>
          <w:highlight w:val="white"/>
        </w:rPr>
        <w:t xml:space="preserve">        }</w:t>
      </w:r>
    </w:p>
    <w:p w14:paraId="28D5D1CA" w14:textId="77777777" w:rsidR="005B1C6D" w:rsidRPr="004D377E" w:rsidRDefault="005B1C6D" w:rsidP="005B1C6D">
      <w:pPr>
        <w:pStyle w:val="Code"/>
        <w:rPr>
          <w:highlight w:val="white"/>
        </w:rPr>
      </w:pPr>
      <w:r w:rsidRPr="004D377E">
        <w:rPr>
          <w:highlight w:val="white"/>
        </w:rPr>
        <w:t xml:space="preserve">      }</w:t>
      </w:r>
    </w:p>
    <w:p w14:paraId="2DDE07A7" w14:textId="77777777" w:rsidR="005B1C6D" w:rsidRPr="004D377E" w:rsidRDefault="005B1C6D" w:rsidP="005B1C6D">
      <w:pPr>
        <w:pStyle w:val="Code"/>
        <w:rPr>
          <w:highlight w:val="white"/>
        </w:rPr>
      </w:pPr>
      <w:r w:rsidRPr="004D377E">
        <w:rPr>
          <w:highlight w:val="white"/>
        </w:rPr>
        <w:t xml:space="preserve">    }</w:t>
      </w:r>
    </w:p>
    <w:p w14:paraId="39D86045" w14:textId="77777777" w:rsidR="005B1C6D" w:rsidRPr="00EC76D5" w:rsidRDefault="005B1C6D" w:rsidP="005B1C6D">
      <w:pPr>
        <w:pStyle w:val="Rubrik3"/>
        <w:numPr>
          <w:ilvl w:val="2"/>
          <w:numId w:val="5"/>
        </w:numPr>
      </w:pPr>
      <w:bookmarkStart w:id="495" w:name="_Toc54120009"/>
      <w:r w:rsidRPr="00EC76D5">
        <w:t>Comments, Strings, and Characters</w:t>
      </w:r>
      <w:bookmarkEnd w:id="495"/>
    </w:p>
    <w:p w14:paraId="3CF1FF4C" w14:textId="77777777" w:rsidR="005B1C6D" w:rsidRPr="00EC76D5" w:rsidRDefault="005B1C6D" w:rsidP="005B1C6D">
      <w:r w:rsidRPr="00EC76D5">
        <w:t>The next step is to take care of block comments (/* to */) and line comments (// to the end of the line), strings, and characters. Since they may be nested, they need to be evaluated in the same phase.</w:t>
      </w:r>
    </w:p>
    <w:p w14:paraId="2ADBE459" w14:textId="77777777" w:rsidR="005B1C6D" w:rsidRPr="00EC76D5" w:rsidRDefault="005B1C6D" w:rsidP="005B1C6D">
      <w:r w:rsidRPr="00EC76D5">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EC76D5" w:rsidRDefault="005B1C6D" w:rsidP="005B1C6D">
      <w:r w:rsidRPr="00EC76D5">
        <w:t>To make the inspection of the source code buffer easier we start by adding three zero characters, which are removed at the end of the method.</w:t>
      </w:r>
    </w:p>
    <w:p w14:paraId="6C47307B" w14:textId="77777777" w:rsidR="005B1C6D" w:rsidRPr="00EC76D5" w:rsidRDefault="005B1C6D" w:rsidP="005B1C6D">
      <w:r w:rsidRPr="00EC76D5">
        <w:t xml:space="preserve">The </w:t>
      </w:r>
      <w:proofErr w:type="spellStart"/>
      <w:r w:rsidRPr="00EC76D5">
        <w:rPr>
          <w:rStyle w:val="CodeInText"/>
        </w:rPr>
        <w:t>traverseLineComment</w:t>
      </w:r>
      <w:proofErr w:type="spellEnd"/>
      <w:r w:rsidRPr="00EC76D5">
        <w:t xml:space="preserve"> method is quite easy, we just continue until we find the end of the line (‘\n’) or the end of the buffer (‘\0’</w:t>
      </w:r>
      <w:proofErr w:type="gramStart"/>
      <w:r w:rsidRPr="00EC76D5">
        <w:t>), and</w:t>
      </w:r>
      <w:proofErr w:type="gramEnd"/>
      <w:r w:rsidRPr="00EC76D5">
        <w:t xml:space="preserve"> replace every preceding character with a blank.</w:t>
      </w:r>
    </w:p>
    <w:p w14:paraId="021BC065" w14:textId="77777777" w:rsidR="005B1C6D" w:rsidRPr="00EC76D5" w:rsidRDefault="005B1C6D" w:rsidP="005B1C6D">
      <w:r w:rsidRPr="00EC76D5">
        <w:t xml:space="preserve">The </w:t>
      </w:r>
      <w:proofErr w:type="spellStart"/>
      <w:r w:rsidRPr="00EC76D5">
        <w:rPr>
          <w:rStyle w:val="CodeInText"/>
        </w:rPr>
        <w:t>traverseBlockComment</w:t>
      </w:r>
      <w:proofErr w:type="spellEnd"/>
      <w:r w:rsidRPr="00EC76D5">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w:t>
      </w:r>
      <w:proofErr w:type="gramStart"/>
      <w:r w:rsidRPr="00EC76D5">
        <w:t>in order for</w:t>
      </w:r>
      <w:proofErr w:type="gramEnd"/>
      <w:r w:rsidRPr="00EC76D5">
        <w:t xml:space="preserve"> the line count to work properly.</w:t>
      </w:r>
    </w:p>
    <w:p w14:paraId="7DB090C5" w14:textId="77777777" w:rsidR="005B1C6D" w:rsidRPr="00EC76D5" w:rsidRDefault="005B1C6D" w:rsidP="005B1C6D">
      <w:r w:rsidRPr="00EC76D5">
        <w:t xml:space="preserve">The </w:t>
      </w:r>
      <w:proofErr w:type="spellStart"/>
      <w:r w:rsidRPr="00EC76D5">
        <w:rPr>
          <w:rStyle w:val="CodeInText"/>
        </w:rPr>
        <w:t>traverseString</w:t>
      </w:r>
      <w:proofErr w:type="spellEnd"/>
      <w:r w:rsidRPr="00EC76D5">
        <w:t xml:space="preserve"> method needs to keep track of the end of the string (‘\”’), the end of the buffer (‘\0’), or newline in the string (‘\n’). The end of the buffer or newline result in error messages. Moreover, when we find a backslash (‘\\’) we call </w:t>
      </w:r>
      <w:proofErr w:type="spellStart"/>
      <w:r w:rsidRPr="00EC76D5">
        <w:rPr>
          <w:rStyle w:val="CodeInText"/>
        </w:rPr>
        <w:t>doSlash</w:t>
      </w:r>
      <w:proofErr w:type="spellEnd"/>
      <w:r w:rsidRPr="00EC76D5">
        <w:t xml:space="preserve">, that transforms the slash code into a regular character. Finally, when the string has been traversed each regular character is modified into a backslash followed by three octal digits, </w:t>
      </w:r>
      <w:proofErr w:type="gramStart"/>
      <w:r w:rsidRPr="00EC76D5">
        <w:t>in order to</w:t>
      </w:r>
      <w:proofErr w:type="gramEnd"/>
      <w:r w:rsidRPr="00EC76D5">
        <w:t xml:space="preserve"> ease the macro replacement process in a later phase.</w:t>
      </w:r>
    </w:p>
    <w:p w14:paraId="79AECA9B" w14:textId="77777777" w:rsidR="005B1C6D" w:rsidRDefault="005B1C6D" w:rsidP="005B1C6D">
      <w:r w:rsidRPr="00EC76D5">
        <w:t xml:space="preserve">The </w:t>
      </w:r>
      <w:proofErr w:type="spellStart"/>
      <w:r w:rsidRPr="00EC76D5">
        <w:rPr>
          <w:rStyle w:val="CodeInText"/>
        </w:rPr>
        <w:t>traverseCharacter</w:t>
      </w:r>
      <w:proofErr w:type="spellEnd"/>
      <w:r w:rsidRPr="00EC76D5">
        <w:t xml:space="preserve"> method is </w:t>
      </w:r>
      <w:proofErr w:type="gramStart"/>
      <w:r w:rsidRPr="00EC76D5">
        <w:t>similar to</w:t>
      </w:r>
      <w:proofErr w:type="gramEnd"/>
      <w:r w:rsidRPr="00EC76D5">
        <w:t xml:space="preserve"> </w:t>
      </w:r>
      <w:proofErr w:type="spellStart"/>
      <w:r w:rsidRPr="00EC76D5">
        <w:rPr>
          <w:rStyle w:val="CodeInText"/>
        </w:rPr>
        <w:t>traverseString</w:t>
      </w:r>
      <w:proofErr w:type="spellEnd"/>
      <w:r w:rsidRPr="00EC76D5">
        <w:t xml:space="preserve"> above, it generates error messages for end-of-line or newline, calls </w:t>
      </w:r>
      <w:proofErr w:type="spellStart"/>
      <w:r w:rsidRPr="00EC76D5">
        <w:rPr>
          <w:rStyle w:val="CodeInText"/>
        </w:rPr>
        <w:t>doSlash</w:t>
      </w:r>
      <w:proofErr w:type="spellEnd"/>
      <w:r w:rsidRPr="00EC76D5">
        <w:t xml:space="preserve"> for each backslash, and finally changes each regular character into a backslash followed by three octal digits.</w:t>
      </w:r>
    </w:p>
    <w:p w14:paraId="419F8296" w14:textId="77777777" w:rsidR="005B1C6D" w:rsidRPr="00BC62EE" w:rsidRDefault="005B1C6D" w:rsidP="005B1C6D">
      <w:pPr>
        <w:pStyle w:val="Code"/>
        <w:rPr>
          <w:highlight w:val="white"/>
        </w:rPr>
      </w:pPr>
      <w:r w:rsidRPr="00BC62EE">
        <w:rPr>
          <w:highlight w:val="white"/>
        </w:rPr>
        <w:t xml:space="preserve">    public void TraverseBuffer(StringBuilder buffer) {</w:t>
      </w:r>
    </w:p>
    <w:p w14:paraId="1F618C16" w14:textId="77777777" w:rsidR="005B1C6D" w:rsidRPr="00BC62EE" w:rsidRDefault="005B1C6D" w:rsidP="005B1C6D">
      <w:pPr>
        <w:pStyle w:val="Code"/>
        <w:rPr>
          <w:highlight w:val="white"/>
        </w:rPr>
      </w:pPr>
      <w:r w:rsidRPr="00BC62EE">
        <w:rPr>
          <w:highlight w:val="white"/>
        </w:rPr>
        <w:t xml:space="preserve">      for (int index = 0; index &lt; buffer.Length; ++index) {</w:t>
      </w:r>
    </w:p>
    <w:p w14:paraId="7C47E86D" w14:textId="77777777" w:rsidR="005B1C6D" w:rsidRPr="00BC62EE" w:rsidRDefault="005B1C6D" w:rsidP="005B1C6D">
      <w:pPr>
        <w:pStyle w:val="Code"/>
        <w:rPr>
          <w:highlight w:val="white"/>
        </w:rPr>
      </w:pPr>
      <w:r w:rsidRPr="00BC62EE">
        <w:rPr>
          <w:highlight w:val="white"/>
        </w:rPr>
        <w:t xml:space="preserve">        if ((buffer[index] == '/') &amp;&amp; (buffer[index + 1] == '*')) {</w:t>
      </w:r>
    </w:p>
    <w:p w14:paraId="6DACA5E4" w14:textId="77777777" w:rsidR="005B1C6D" w:rsidRPr="00BC62EE" w:rsidRDefault="005B1C6D" w:rsidP="005B1C6D">
      <w:pPr>
        <w:pStyle w:val="Code"/>
        <w:rPr>
          <w:highlight w:val="white"/>
        </w:rPr>
      </w:pPr>
      <w:r w:rsidRPr="00BC62EE">
        <w:rPr>
          <w:highlight w:val="white"/>
        </w:rPr>
        <w:t xml:space="preserve">          buffer[index++] = ' ';</w:t>
      </w:r>
    </w:p>
    <w:p w14:paraId="13650541" w14:textId="77777777" w:rsidR="005B1C6D" w:rsidRPr="00BC62EE" w:rsidRDefault="005B1C6D" w:rsidP="005B1C6D">
      <w:pPr>
        <w:pStyle w:val="Code"/>
        <w:rPr>
          <w:highlight w:val="white"/>
        </w:rPr>
      </w:pPr>
      <w:r w:rsidRPr="00BC62EE">
        <w:rPr>
          <w:highlight w:val="white"/>
        </w:rPr>
        <w:t xml:space="preserve">          buffer[index++] = ' ';</w:t>
      </w:r>
    </w:p>
    <w:p w14:paraId="258757F8" w14:textId="77777777" w:rsidR="005B1C6D" w:rsidRPr="00BC62EE" w:rsidRDefault="005B1C6D" w:rsidP="005B1C6D">
      <w:pPr>
        <w:pStyle w:val="Code"/>
        <w:rPr>
          <w:highlight w:val="white"/>
        </w:rPr>
      </w:pPr>
    </w:p>
    <w:p w14:paraId="54469843" w14:textId="77777777" w:rsidR="005B1C6D" w:rsidRPr="00BC62EE" w:rsidRDefault="005B1C6D" w:rsidP="005B1C6D">
      <w:pPr>
        <w:pStyle w:val="Code"/>
        <w:rPr>
          <w:highlight w:val="white"/>
        </w:rPr>
      </w:pPr>
      <w:r w:rsidRPr="00BC62EE">
        <w:rPr>
          <w:highlight w:val="white"/>
        </w:rPr>
        <w:t xml:space="preserve">          for (; true; ++index) {</w:t>
      </w:r>
    </w:p>
    <w:p w14:paraId="334C3402" w14:textId="77777777" w:rsidR="005B1C6D" w:rsidRPr="00BC62EE" w:rsidRDefault="005B1C6D" w:rsidP="005B1C6D">
      <w:pPr>
        <w:pStyle w:val="Code"/>
        <w:rPr>
          <w:highlight w:val="white"/>
        </w:rPr>
      </w:pPr>
      <w:r w:rsidRPr="00BC62EE">
        <w:rPr>
          <w:highlight w:val="white"/>
        </w:rPr>
        <w:t xml:space="preserve">            if (index == buffer.Length) {</w:t>
      </w:r>
    </w:p>
    <w:p w14:paraId="0D73F943" w14:textId="77777777" w:rsidR="005B1C6D" w:rsidRPr="00BC62EE" w:rsidRDefault="005B1C6D" w:rsidP="005B1C6D">
      <w:pPr>
        <w:pStyle w:val="Code"/>
        <w:rPr>
          <w:highlight w:val="white"/>
        </w:rPr>
      </w:pPr>
      <w:r w:rsidRPr="00BC62EE">
        <w:rPr>
          <w:highlight w:val="white"/>
        </w:rPr>
        <w:t xml:space="preserve">              Assert.Error(Message.Unfinished_block_comment);</w:t>
      </w:r>
    </w:p>
    <w:p w14:paraId="352E2C39" w14:textId="77777777" w:rsidR="005B1C6D" w:rsidRPr="00BC62EE" w:rsidRDefault="005B1C6D" w:rsidP="005B1C6D">
      <w:pPr>
        <w:pStyle w:val="Code"/>
        <w:rPr>
          <w:highlight w:val="white"/>
        </w:rPr>
      </w:pPr>
      <w:r w:rsidRPr="00BC62EE">
        <w:rPr>
          <w:highlight w:val="white"/>
        </w:rPr>
        <w:t xml:space="preserve">            }</w:t>
      </w:r>
    </w:p>
    <w:p w14:paraId="476358FA"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49595998" w14:textId="77777777" w:rsidR="005B1C6D" w:rsidRPr="00BC62EE" w:rsidRDefault="005B1C6D" w:rsidP="005B1C6D">
      <w:pPr>
        <w:pStyle w:val="Code"/>
        <w:rPr>
          <w:highlight w:val="white"/>
        </w:rPr>
      </w:pPr>
      <w:r w:rsidRPr="00BC62EE">
        <w:rPr>
          <w:highlight w:val="white"/>
        </w:rPr>
        <w:t xml:space="preserve">              buffer[index++] = ' ';</w:t>
      </w:r>
    </w:p>
    <w:p w14:paraId="03CEEFD8" w14:textId="77777777" w:rsidR="005B1C6D" w:rsidRPr="00BC62EE" w:rsidRDefault="005B1C6D" w:rsidP="005B1C6D">
      <w:pPr>
        <w:pStyle w:val="Code"/>
        <w:rPr>
          <w:highlight w:val="white"/>
        </w:rPr>
      </w:pPr>
      <w:r w:rsidRPr="00BC62EE">
        <w:rPr>
          <w:highlight w:val="white"/>
        </w:rPr>
        <w:t xml:space="preserve">              buffer[index] = ' ';</w:t>
      </w:r>
    </w:p>
    <w:p w14:paraId="34D3D9DB" w14:textId="77777777" w:rsidR="005B1C6D" w:rsidRPr="00BC62EE" w:rsidRDefault="005B1C6D" w:rsidP="005B1C6D">
      <w:pPr>
        <w:pStyle w:val="Code"/>
        <w:rPr>
          <w:highlight w:val="white"/>
        </w:rPr>
      </w:pPr>
      <w:r w:rsidRPr="00BC62EE">
        <w:rPr>
          <w:highlight w:val="white"/>
        </w:rPr>
        <w:lastRenderedPageBreak/>
        <w:t xml:space="preserve">              break;</w:t>
      </w:r>
    </w:p>
    <w:p w14:paraId="3E597CBA" w14:textId="77777777" w:rsidR="005B1C6D" w:rsidRPr="00BC62EE" w:rsidRDefault="005B1C6D" w:rsidP="005B1C6D">
      <w:pPr>
        <w:pStyle w:val="Code"/>
        <w:rPr>
          <w:highlight w:val="white"/>
        </w:rPr>
      </w:pPr>
      <w:r w:rsidRPr="00BC62EE">
        <w:rPr>
          <w:highlight w:val="white"/>
        </w:rPr>
        <w:t xml:space="preserve">            }</w:t>
      </w:r>
    </w:p>
    <w:p w14:paraId="0A12C111" w14:textId="77777777" w:rsidR="005B1C6D" w:rsidRPr="00BC62EE" w:rsidRDefault="005B1C6D" w:rsidP="005B1C6D">
      <w:pPr>
        <w:pStyle w:val="Code"/>
        <w:rPr>
          <w:highlight w:val="white"/>
        </w:rPr>
      </w:pPr>
      <w:r w:rsidRPr="00BC62EE">
        <w:rPr>
          <w:highlight w:val="white"/>
        </w:rPr>
        <w:t xml:space="preserve">            else if (buffer[index] == '\n') {</w:t>
      </w:r>
    </w:p>
    <w:p w14:paraId="0C856652" w14:textId="77777777" w:rsidR="005B1C6D" w:rsidRPr="00BC62EE" w:rsidRDefault="005B1C6D" w:rsidP="005B1C6D">
      <w:pPr>
        <w:pStyle w:val="Code"/>
        <w:rPr>
          <w:highlight w:val="white"/>
        </w:rPr>
      </w:pPr>
      <w:r w:rsidRPr="00BC62EE">
        <w:rPr>
          <w:highlight w:val="white"/>
        </w:rPr>
        <w:t xml:space="preserve">              ++CCompiler_Main.Scanner.Line;</w:t>
      </w:r>
    </w:p>
    <w:p w14:paraId="74B313A7" w14:textId="77777777" w:rsidR="005B1C6D" w:rsidRPr="00BC62EE" w:rsidRDefault="005B1C6D" w:rsidP="005B1C6D">
      <w:pPr>
        <w:pStyle w:val="Code"/>
        <w:rPr>
          <w:highlight w:val="white"/>
        </w:rPr>
      </w:pPr>
      <w:r w:rsidRPr="00BC62EE">
        <w:rPr>
          <w:highlight w:val="white"/>
        </w:rPr>
        <w:t xml:space="preserve">            }</w:t>
      </w:r>
    </w:p>
    <w:p w14:paraId="1505F2E5" w14:textId="77777777" w:rsidR="005B1C6D" w:rsidRPr="00BC62EE" w:rsidRDefault="005B1C6D" w:rsidP="005B1C6D">
      <w:pPr>
        <w:pStyle w:val="Code"/>
        <w:rPr>
          <w:highlight w:val="white"/>
        </w:rPr>
      </w:pPr>
      <w:r w:rsidRPr="00BC62EE">
        <w:rPr>
          <w:highlight w:val="white"/>
        </w:rPr>
        <w:t xml:space="preserve">            else {</w:t>
      </w:r>
    </w:p>
    <w:p w14:paraId="2043ED2C" w14:textId="77777777" w:rsidR="005B1C6D" w:rsidRPr="00BC62EE" w:rsidRDefault="005B1C6D" w:rsidP="005B1C6D">
      <w:pPr>
        <w:pStyle w:val="Code"/>
        <w:rPr>
          <w:highlight w:val="white"/>
        </w:rPr>
      </w:pPr>
      <w:r w:rsidRPr="00BC62EE">
        <w:rPr>
          <w:highlight w:val="white"/>
        </w:rPr>
        <w:t xml:space="preserve">              buffer[index] = ' ';</w:t>
      </w:r>
    </w:p>
    <w:p w14:paraId="68EE6A61" w14:textId="77777777" w:rsidR="005B1C6D" w:rsidRPr="00BC62EE" w:rsidRDefault="005B1C6D" w:rsidP="005B1C6D">
      <w:pPr>
        <w:pStyle w:val="Code"/>
        <w:rPr>
          <w:highlight w:val="white"/>
        </w:rPr>
      </w:pPr>
      <w:r w:rsidRPr="00BC62EE">
        <w:rPr>
          <w:highlight w:val="white"/>
        </w:rPr>
        <w:t xml:space="preserve">            }</w:t>
      </w:r>
    </w:p>
    <w:p w14:paraId="1D73EA53" w14:textId="77777777" w:rsidR="005B1C6D" w:rsidRPr="00BC62EE" w:rsidRDefault="005B1C6D" w:rsidP="005B1C6D">
      <w:pPr>
        <w:pStyle w:val="Code"/>
        <w:rPr>
          <w:highlight w:val="white"/>
        </w:rPr>
      </w:pPr>
      <w:r w:rsidRPr="00BC62EE">
        <w:rPr>
          <w:highlight w:val="white"/>
        </w:rPr>
        <w:t xml:space="preserve">          }</w:t>
      </w:r>
    </w:p>
    <w:p w14:paraId="02F138E4" w14:textId="77777777" w:rsidR="005B1C6D" w:rsidRPr="00BC62EE" w:rsidRDefault="005B1C6D" w:rsidP="005B1C6D">
      <w:pPr>
        <w:pStyle w:val="Code"/>
        <w:rPr>
          <w:highlight w:val="white"/>
        </w:rPr>
      </w:pPr>
      <w:r w:rsidRPr="00BC62EE">
        <w:rPr>
          <w:highlight w:val="white"/>
        </w:rPr>
        <w:t xml:space="preserve">        }</w:t>
      </w:r>
    </w:p>
    <w:p w14:paraId="7B2021EC"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1AC24330" w14:textId="77777777" w:rsidR="005B1C6D" w:rsidRPr="00BC62EE" w:rsidRDefault="005B1C6D" w:rsidP="005B1C6D">
      <w:pPr>
        <w:pStyle w:val="Code"/>
        <w:rPr>
          <w:highlight w:val="white"/>
        </w:rPr>
      </w:pPr>
      <w:r w:rsidRPr="00BC62EE">
        <w:rPr>
          <w:highlight w:val="white"/>
        </w:rPr>
        <w:t xml:space="preserve">          buffer[index++] = ' ';</w:t>
      </w:r>
    </w:p>
    <w:p w14:paraId="29985AEF" w14:textId="77777777" w:rsidR="005B1C6D" w:rsidRPr="00BC62EE" w:rsidRDefault="005B1C6D" w:rsidP="005B1C6D">
      <w:pPr>
        <w:pStyle w:val="Code"/>
        <w:rPr>
          <w:highlight w:val="white"/>
        </w:rPr>
      </w:pPr>
      <w:r w:rsidRPr="00BC62EE">
        <w:rPr>
          <w:highlight w:val="white"/>
        </w:rPr>
        <w:t xml:space="preserve">          buffer[index++] = ' ';</w:t>
      </w:r>
    </w:p>
    <w:p w14:paraId="54E55C23" w14:textId="77777777" w:rsidR="005B1C6D" w:rsidRPr="00BC62EE" w:rsidRDefault="005B1C6D" w:rsidP="005B1C6D">
      <w:pPr>
        <w:pStyle w:val="Code"/>
        <w:rPr>
          <w:highlight w:val="white"/>
        </w:rPr>
      </w:pPr>
    </w:p>
    <w:p w14:paraId="7E0C9855" w14:textId="77777777" w:rsidR="005B1C6D" w:rsidRPr="00BC62EE" w:rsidRDefault="005B1C6D" w:rsidP="005B1C6D">
      <w:pPr>
        <w:pStyle w:val="Code"/>
        <w:rPr>
          <w:highlight w:val="white"/>
        </w:rPr>
      </w:pPr>
      <w:r w:rsidRPr="00BC62EE">
        <w:rPr>
          <w:highlight w:val="white"/>
        </w:rPr>
        <w:t xml:space="preserve">          for (; true; ++index) {</w:t>
      </w:r>
    </w:p>
    <w:p w14:paraId="443CEB1E" w14:textId="77777777" w:rsidR="005B1C6D" w:rsidRPr="00BC62EE" w:rsidRDefault="005B1C6D" w:rsidP="005B1C6D">
      <w:pPr>
        <w:pStyle w:val="Code"/>
        <w:rPr>
          <w:highlight w:val="white"/>
        </w:rPr>
      </w:pPr>
      <w:r w:rsidRPr="00BC62EE">
        <w:rPr>
          <w:highlight w:val="white"/>
        </w:rPr>
        <w:t xml:space="preserve">            if ((index == buffer.Length) || (buffer[index] == '\n')) {</w:t>
      </w:r>
    </w:p>
    <w:p w14:paraId="7014A9A6" w14:textId="77777777" w:rsidR="005B1C6D" w:rsidRPr="00BC62EE" w:rsidRDefault="005B1C6D" w:rsidP="005B1C6D">
      <w:pPr>
        <w:pStyle w:val="Code"/>
        <w:rPr>
          <w:highlight w:val="white"/>
        </w:rPr>
      </w:pPr>
      <w:r w:rsidRPr="00BC62EE">
        <w:rPr>
          <w:highlight w:val="white"/>
        </w:rPr>
        <w:t xml:space="preserve">              break;</w:t>
      </w:r>
    </w:p>
    <w:p w14:paraId="63BD37A5" w14:textId="77777777" w:rsidR="005B1C6D" w:rsidRPr="00BC62EE" w:rsidRDefault="005B1C6D" w:rsidP="005B1C6D">
      <w:pPr>
        <w:pStyle w:val="Code"/>
        <w:rPr>
          <w:highlight w:val="white"/>
        </w:rPr>
      </w:pPr>
      <w:r w:rsidRPr="00BC62EE">
        <w:rPr>
          <w:highlight w:val="white"/>
        </w:rPr>
        <w:t xml:space="preserve">            }</w:t>
      </w:r>
    </w:p>
    <w:p w14:paraId="6D0C95F9" w14:textId="77777777" w:rsidR="005B1C6D" w:rsidRPr="00BC62EE" w:rsidRDefault="005B1C6D" w:rsidP="005B1C6D">
      <w:pPr>
        <w:pStyle w:val="Code"/>
        <w:rPr>
          <w:highlight w:val="white"/>
        </w:rPr>
      </w:pPr>
      <w:r w:rsidRPr="00BC62EE">
        <w:rPr>
          <w:highlight w:val="white"/>
        </w:rPr>
        <w:t xml:space="preserve">            else {</w:t>
      </w:r>
    </w:p>
    <w:p w14:paraId="16E253EA" w14:textId="77777777" w:rsidR="005B1C6D" w:rsidRPr="00BC62EE" w:rsidRDefault="005B1C6D" w:rsidP="005B1C6D">
      <w:pPr>
        <w:pStyle w:val="Code"/>
        <w:rPr>
          <w:highlight w:val="white"/>
        </w:rPr>
      </w:pPr>
      <w:r w:rsidRPr="00BC62EE">
        <w:rPr>
          <w:highlight w:val="white"/>
        </w:rPr>
        <w:t xml:space="preserve">              buffer[index] = ' ';</w:t>
      </w:r>
    </w:p>
    <w:p w14:paraId="03BA0590" w14:textId="77777777" w:rsidR="005B1C6D" w:rsidRPr="00BC62EE" w:rsidRDefault="005B1C6D" w:rsidP="005B1C6D">
      <w:pPr>
        <w:pStyle w:val="Code"/>
        <w:rPr>
          <w:highlight w:val="white"/>
        </w:rPr>
      </w:pPr>
      <w:r w:rsidRPr="00BC62EE">
        <w:rPr>
          <w:highlight w:val="white"/>
        </w:rPr>
        <w:t xml:space="preserve">            }</w:t>
      </w:r>
    </w:p>
    <w:p w14:paraId="127418B7" w14:textId="77777777" w:rsidR="005B1C6D" w:rsidRPr="00BC62EE" w:rsidRDefault="005B1C6D" w:rsidP="005B1C6D">
      <w:pPr>
        <w:pStyle w:val="Code"/>
        <w:rPr>
          <w:highlight w:val="white"/>
        </w:rPr>
      </w:pPr>
      <w:r w:rsidRPr="00BC62EE">
        <w:rPr>
          <w:highlight w:val="white"/>
        </w:rPr>
        <w:t xml:space="preserve">          }</w:t>
      </w:r>
    </w:p>
    <w:p w14:paraId="0AE4EF30" w14:textId="77777777" w:rsidR="005B1C6D" w:rsidRPr="00BC62EE" w:rsidRDefault="005B1C6D" w:rsidP="005B1C6D">
      <w:pPr>
        <w:pStyle w:val="Code"/>
        <w:rPr>
          <w:highlight w:val="white"/>
        </w:rPr>
      </w:pPr>
      <w:r w:rsidRPr="00BC62EE">
        <w:rPr>
          <w:highlight w:val="white"/>
        </w:rPr>
        <w:t xml:space="preserve">        }</w:t>
      </w:r>
    </w:p>
    <w:p w14:paraId="0BB8BB97" w14:textId="77777777" w:rsidR="005B1C6D" w:rsidRPr="00BC62EE" w:rsidRDefault="005B1C6D" w:rsidP="005B1C6D">
      <w:pPr>
        <w:pStyle w:val="Code"/>
        <w:rPr>
          <w:highlight w:val="white"/>
        </w:rPr>
      </w:pPr>
      <w:r w:rsidRPr="00BC62EE">
        <w:rPr>
          <w:highlight w:val="white"/>
        </w:rPr>
        <w:t xml:space="preserve">        else if ((buffer[index] == '\'')) {</w:t>
      </w:r>
    </w:p>
    <w:p w14:paraId="49013758" w14:textId="77777777" w:rsidR="005B1C6D" w:rsidRPr="00BC62EE" w:rsidRDefault="005B1C6D" w:rsidP="005B1C6D">
      <w:pPr>
        <w:pStyle w:val="Code"/>
        <w:rPr>
          <w:highlight w:val="white"/>
        </w:rPr>
      </w:pPr>
      <w:r w:rsidRPr="00BC62EE">
        <w:rPr>
          <w:highlight w:val="white"/>
        </w:rPr>
        <w:t xml:space="preserve">          ++index;</w:t>
      </w:r>
    </w:p>
    <w:p w14:paraId="4EB4FA3E" w14:textId="77777777" w:rsidR="005B1C6D" w:rsidRPr="00BC62EE" w:rsidRDefault="005B1C6D" w:rsidP="005B1C6D">
      <w:pPr>
        <w:pStyle w:val="Code"/>
        <w:rPr>
          <w:highlight w:val="white"/>
        </w:rPr>
      </w:pPr>
    </w:p>
    <w:p w14:paraId="0FF0FD1C" w14:textId="77777777" w:rsidR="005B1C6D" w:rsidRPr="00BC62EE" w:rsidRDefault="005B1C6D" w:rsidP="005B1C6D">
      <w:pPr>
        <w:pStyle w:val="Code"/>
        <w:rPr>
          <w:highlight w:val="white"/>
        </w:rPr>
      </w:pPr>
      <w:r w:rsidRPr="00BC62EE">
        <w:rPr>
          <w:highlight w:val="white"/>
        </w:rPr>
        <w:t xml:space="preserve">          for (; true; ++index) {</w:t>
      </w:r>
    </w:p>
    <w:p w14:paraId="2B2AD3D2" w14:textId="77777777" w:rsidR="005B1C6D" w:rsidRPr="00BC62EE" w:rsidRDefault="005B1C6D" w:rsidP="005B1C6D">
      <w:pPr>
        <w:pStyle w:val="Code"/>
        <w:rPr>
          <w:highlight w:val="white"/>
        </w:rPr>
      </w:pPr>
      <w:r w:rsidRPr="00BC62EE">
        <w:rPr>
          <w:highlight w:val="white"/>
        </w:rPr>
        <w:t xml:space="preserve">            if (index == buffer.Length) {</w:t>
      </w:r>
    </w:p>
    <w:p w14:paraId="250CDF0E" w14:textId="77777777" w:rsidR="005B1C6D" w:rsidRPr="00BC62EE" w:rsidRDefault="005B1C6D" w:rsidP="005B1C6D">
      <w:pPr>
        <w:pStyle w:val="Code"/>
        <w:rPr>
          <w:highlight w:val="white"/>
        </w:rPr>
      </w:pPr>
      <w:r w:rsidRPr="00BC62EE">
        <w:rPr>
          <w:highlight w:val="white"/>
        </w:rPr>
        <w:t xml:space="preserve">              Assert.Error(Message.Unfinished_character);</w:t>
      </w:r>
    </w:p>
    <w:p w14:paraId="79D5E5AA" w14:textId="77777777" w:rsidR="005B1C6D" w:rsidRPr="00BC62EE" w:rsidRDefault="005B1C6D" w:rsidP="005B1C6D">
      <w:pPr>
        <w:pStyle w:val="Code"/>
        <w:rPr>
          <w:highlight w:val="white"/>
        </w:rPr>
      </w:pPr>
      <w:r w:rsidRPr="00BC62EE">
        <w:rPr>
          <w:highlight w:val="white"/>
        </w:rPr>
        <w:t xml:space="preserve">            }</w:t>
      </w:r>
    </w:p>
    <w:p w14:paraId="1DD892D6" w14:textId="77777777" w:rsidR="005B1C6D" w:rsidRPr="00BC62EE" w:rsidRDefault="005B1C6D" w:rsidP="005B1C6D">
      <w:pPr>
        <w:pStyle w:val="Code"/>
        <w:rPr>
          <w:highlight w:val="white"/>
        </w:rPr>
      </w:pPr>
      <w:r w:rsidRPr="00BC62EE">
        <w:rPr>
          <w:highlight w:val="white"/>
        </w:rPr>
        <w:t xml:space="preserve">            else if (buffer[index] == '\n') {</w:t>
      </w:r>
    </w:p>
    <w:p w14:paraId="1885DAC2" w14:textId="77777777" w:rsidR="005B1C6D" w:rsidRPr="00BC62EE" w:rsidRDefault="005B1C6D" w:rsidP="005B1C6D">
      <w:pPr>
        <w:pStyle w:val="Code"/>
        <w:rPr>
          <w:highlight w:val="white"/>
        </w:rPr>
      </w:pPr>
      <w:r w:rsidRPr="00BC62EE">
        <w:rPr>
          <w:highlight w:val="white"/>
        </w:rPr>
        <w:t xml:space="preserve">              Assert.Error(Message.Newline_in_character);</w:t>
      </w:r>
    </w:p>
    <w:p w14:paraId="62261519" w14:textId="77777777" w:rsidR="005B1C6D" w:rsidRPr="00BC62EE" w:rsidRDefault="005B1C6D" w:rsidP="005B1C6D">
      <w:pPr>
        <w:pStyle w:val="Code"/>
        <w:rPr>
          <w:highlight w:val="white"/>
        </w:rPr>
      </w:pPr>
      <w:r w:rsidRPr="00BC62EE">
        <w:rPr>
          <w:highlight w:val="white"/>
        </w:rPr>
        <w:t xml:space="preserve">            }</w:t>
      </w:r>
    </w:p>
    <w:p w14:paraId="6A044B01"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41BE46EC" w14:textId="77777777" w:rsidR="005B1C6D" w:rsidRPr="00BC62EE" w:rsidRDefault="005B1C6D" w:rsidP="005B1C6D">
      <w:pPr>
        <w:pStyle w:val="Code"/>
        <w:rPr>
          <w:highlight w:val="white"/>
        </w:rPr>
      </w:pPr>
      <w:r w:rsidRPr="00BC62EE">
        <w:rPr>
          <w:highlight w:val="white"/>
        </w:rPr>
        <w:t xml:space="preserve">              ++index;</w:t>
      </w:r>
    </w:p>
    <w:p w14:paraId="3BB3923E" w14:textId="77777777" w:rsidR="005B1C6D" w:rsidRPr="00BC62EE" w:rsidRDefault="005B1C6D" w:rsidP="005B1C6D">
      <w:pPr>
        <w:pStyle w:val="Code"/>
        <w:rPr>
          <w:highlight w:val="white"/>
        </w:rPr>
      </w:pPr>
      <w:r w:rsidRPr="00BC62EE">
        <w:rPr>
          <w:highlight w:val="white"/>
        </w:rPr>
        <w:t xml:space="preserve">            }</w:t>
      </w:r>
    </w:p>
    <w:p w14:paraId="72FE2B70" w14:textId="77777777" w:rsidR="005B1C6D" w:rsidRPr="00BC62EE" w:rsidRDefault="005B1C6D" w:rsidP="005B1C6D">
      <w:pPr>
        <w:pStyle w:val="Code"/>
        <w:rPr>
          <w:highlight w:val="white"/>
        </w:rPr>
      </w:pPr>
      <w:r w:rsidRPr="00BC62EE">
        <w:rPr>
          <w:highlight w:val="white"/>
        </w:rPr>
        <w:t xml:space="preserve">            else if (buffer[index] == '\'') {</w:t>
      </w:r>
    </w:p>
    <w:p w14:paraId="1BD55C81" w14:textId="77777777" w:rsidR="005B1C6D" w:rsidRPr="00BC62EE" w:rsidRDefault="005B1C6D" w:rsidP="005B1C6D">
      <w:pPr>
        <w:pStyle w:val="Code"/>
        <w:rPr>
          <w:highlight w:val="white"/>
        </w:rPr>
      </w:pPr>
      <w:r w:rsidRPr="00BC62EE">
        <w:rPr>
          <w:highlight w:val="white"/>
        </w:rPr>
        <w:t xml:space="preserve">              break;</w:t>
      </w:r>
    </w:p>
    <w:p w14:paraId="634A7B3B" w14:textId="77777777" w:rsidR="005B1C6D" w:rsidRPr="00BC62EE" w:rsidRDefault="005B1C6D" w:rsidP="005B1C6D">
      <w:pPr>
        <w:pStyle w:val="Code"/>
        <w:rPr>
          <w:highlight w:val="white"/>
        </w:rPr>
      </w:pPr>
      <w:r w:rsidRPr="00BC62EE">
        <w:rPr>
          <w:highlight w:val="white"/>
        </w:rPr>
        <w:t xml:space="preserve">            }</w:t>
      </w:r>
    </w:p>
    <w:p w14:paraId="3B667361" w14:textId="77777777" w:rsidR="005B1C6D" w:rsidRPr="00BC62EE" w:rsidRDefault="005B1C6D" w:rsidP="005B1C6D">
      <w:pPr>
        <w:pStyle w:val="Code"/>
        <w:rPr>
          <w:highlight w:val="white"/>
        </w:rPr>
      </w:pPr>
      <w:r w:rsidRPr="00BC62EE">
        <w:rPr>
          <w:highlight w:val="white"/>
        </w:rPr>
        <w:t xml:space="preserve">          }</w:t>
      </w:r>
    </w:p>
    <w:p w14:paraId="64652E1F" w14:textId="77777777" w:rsidR="005B1C6D" w:rsidRPr="00BC62EE" w:rsidRDefault="005B1C6D" w:rsidP="005B1C6D">
      <w:pPr>
        <w:pStyle w:val="Code"/>
        <w:rPr>
          <w:highlight w:val="white"/>
        </w:rPr>
      </w:pPr>
      <w:r w:rsidRPr="00BC62EE">
        <w:rPr>
          <w:highlight w:val="white"/>
        </w:rPr>
        <w:t xml:space="preserve">        }</w:t>
      </w:r>
    </w:p>
    <w:p w14:paraId="18A74BF5" w14:textId="77777777" w:rsidR="005B1C6D" w:rsidRPr="00BC62EE" w:rsidRDefault="005B1C6D" w:rsidP="005B1C6D">
      <w:pPr>
        <w:pStyle w:val="Code"/>
        <w:rPr>
          <w:highlight w:val="white"/>
        </w:rPr>
      </w:pPr>
      <w:r w:rsidRPr="00BC62EE">
        <w:rPr>
          <w:highlight w:val="white"/>
        </w:rPr>
        <w:t xml:space="preserve">        else if ((buffer[index] == '\"')) {</w:t>
      </w:r>
    </w:p>
    <w:p w14:paraId="6519B0AC" w14:textId="77777777" w:rsidR="005B1C6D" w:rsidRPr="00BC62EE" w:rsidRDefault="005B1C6D" w:rsidP="005B1C6D">
      <w:pPr>
        <w:pStyle w:val="Code"/>
        <w:rPr>
          <w:highlight w:val="white"/>
        </w:rPr>
      </w:pPr>
      <w:r w:rsidRPr="00BC62EE">
        <w:rPr>
          <w:highlight w:val="white"/>
        </w:rPr>
        <w:t xml:space="preserve">          ++index;</w:t>
      </w:r>
    </w:p>
    <w:p w14:paraId="259B98F1" w14:textId="77777777" w:rsidR="005B1C6D" w:rsidRPr="00BC62EE" w:rsidRDefault="005B1C6D" w:rsidP="005B1C6D">
      <w:pPr>
        <w:pStyle w:val="Code"/>
        <w:rPr>
          <w:highlight w:val="white"/>
        </w:rPr>
      </w:pPr>
    </w:p>
    <w:p w14:paraId="5D4722F3" w14:textId="77777777" w:rsidR="005B1C6D" w:rsidRPr="00BC62EE" w:rsidRDefault="005B1C6D" w:rsidP="005B1C6D">
      <w:pPr>
        <w:pStyle w:val="Code"/>
        <w:rPr>
          <w:highlight w:val="white"/>
        </w:rPr>
      </w:pPr>
      <w:r w:rsidRPr="00BC62EE">
        <w:rPr>
          <w:highlight w:val="white"/>
        </w:rPr>
        <w:t xml:space="preserve">          for (; true; ++index) {</w:t>
      </w:r>
    </w:p>
    <w:p w14:paraId="0D14B679" w14:textId="77777777" w:rsidR="005B1C6D" w:rsidRPr="00BC62EE" w:rsidRDefault="005B1C6D" w:rsidP="005B1C6D">
      <w:pPr>
        <w:pStyle w:val="Code"/>
        <w:rPr>
          <w:highlight w:val="white"/>
        </w:rPr>
      </w:pPr>
      <w:r w:rsidRPr="00BC62EE">
        <w:rPr>
          <w:highlight w:val="white"/>
        </w:rPr>
        <w:t xml:space="preserve">            if (index == buffer.Length) {</w:t>
      </w:r>
    </w:p>
    <w:p w14:paraId="6EA8EC89" w14:textId="77777777" w:rsidR="005B1C6D" w:rsidRPr="00BC62EE" w:rsidRDefault="005B1C6D" w:rsidP="005B1C6D">
      <w:pPr>
        <w:pStyle w:val="Code"/>
        <w:rPr>
          <w:highlight w:val="white"/>
        </w:rPr>
      </w:pPr>
      <w:r w:rsidRPr="00BC62EE">
        <w:rPr>
          <w:highlight w:val="white"/>
        </w:rPr>
        <w:t xml:space="preserve">              Assert.Error(Message.Unfinished_string);</w:t>
      </w:r>
    </w:p>
    <w:p w14:paraId="618746E4" w14:textId="77777777" w:rsidR="005B1C6D" w:rsidRPr="00BC62EE" w:rsidRDefault="005B1C6D" w:rsidP="005B1C6D">
      <w:pPr>
        <w:pStyle w:val="Code"/>
        <w:rPr>
          <w:highlight w:val="white"/>
        </w:rPr>
      </w:pPr>
      <w:r w:rsidRPr="00BC62EE">
        <w:rPr>
          <w:highlight w:val="white"/>
        </w:rPr>
        <w:t xml:space="preserve">            }</w:t>
      </w:r>
    </w:p>
    <w:p w14:paraId="1DB7943D" w14:textId="77777777" w:rsidR="005B1C6D" w:rsidRPr="00BC62EE" w:rsidRDefault="005B1C6D" w:rsidP="005B1C6D">
      <w:pPr>
        <w:pStyle w:val="Code"/>
        <w:rPr>
          <w:highlight w:val="white"/>
        </w:rPr>
      </w:pPr>
      <w:r w:rsidRPr="00BC62EE">
        <w:rPr>
          <w:highlight w:val="white"/>
        </w:rPr>
        <w:t xml:space="preserve">            else if (buffer[index] == '\n') {</w:t>
      </w:r>
    </w:p>
    <w:p w14:paraId="26BEA1DB" w14:textId="77777777" w:rsidR="005B1C6D" w:rsidRPr="00BC62EE" w:rsidRDefault="005B1C6D" w:rsidP="005B1C6D">
      <w:pPr>
        <w:pStyle w:val="Code"/>
        <w:rPr>
          <w:highlight w:val="white"/>
        </w:rPr>
      </w:pPr>
      <w:r w:rsidRPr="00BC62EE">
        <w:rPr>
          <w:highlight w:val="white"/>
        </w:rPr>
        <w:t xml:space="preserve">              Assert.Error(Message.Newline_in_string);</w:t>
      </w:r>
    </w:p>
    <w:p w14:paraId="7A542326" w14:textId="77777777" w:rsidR="005B1C6D" w:rsidRPr="00BC62EE" w:rsidRDefault="005B1C6D" w:rsidP="005B1C6D">
      <w:pPr>
        <w:pStyle w:val="Code"/>
        <w:rPr>
          <w:highlight w:val="white"/>
        </w:rPr>
      </w:pPr>
      <w:r w:rsidRPr="00BC62EE">
        <w:rPr>
          <w:highlight w:val="white"/>
        </w:rPr>
        <w:t xml:space="preserve">            }</w:t>
      </w:r>
    </w:p>
    <w:p w14:paraId="08D56BC8"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7E949E9C" w14:textId="77777777" w:rsidR="005B1C6D" w:rsidRPr="00BC62EE" w:rsidRDefault="005B1C6D" w:rsidP="005B1C6D">
      <w:pPr>
        <w:pStyle w:val="Code"/>
        <w:rPr>
          <w:highlight w:val="white"/>
        </w:rPr>
      </w:pPr>
      <w:r w:rsidRPr="00BC62EE">
        <w:rPr>
          <w:highlight w:val="white"/>
        </w:rPr>
        <w:t xml:space="preserve">              ++index;</w:t>
      </w:r>
    </w:p>
    <w:p w14:paraId="2695C767" w14:textId="77777777" w:rsidR="005B1C6D" w:rsidRPr="00BC62EE" w:rsidRDefault="005B1C6D" w:rsidP="005B1C6D">
      <w:pPr>
        <w:pStyle w:val="Code"/>
        <w:rPr>
          <w:highlight w:val="white"/>
        </w:rPr>
      </w:pPr>
      <w:r w:rsidRPr="00BC62EE">
        <w:rPr>
          <w:highlight w:val="white"/>
        </w:rPr>
        <w:t xml:space="preserve">            }</w:t>
      </w:r>
    </w:p>
    <w:p w14:paraId="5B0F704A" w14:textId="77777777" w:rsidR="005B1C6D" w:rsidRPr="00BC62EE" w:rsidRDefault="005B1C6D" w:rsidP="005B1C6D">
      <w:pPr>
        <w:pStyle w:val="Code"/>
        <w:rPr>
          <w:highlight w:val="white"/>
        </w:rPr>
      </w:pPr>
      <w:r w:rsidRPr="00BC62EE">
        <w:rPr>
          <w:highlight w:val="white"/>
        </w:rPr>
        <w:t xml:space="preserve">            else if (buffer[index] == '\"') {</w:t>
      </w:r>
    </w:p>
    <w:p w14:paraId="7A53B7B9" w14:textId="77777777" w:rsidR="005B1C6D" w:rsidRPr="00BC62EE" w:rsidRDefault="005B1C6D" w:rsidP="005B1C6D">
      <w:pPr>
        <w:pStyle w:val="Code"/>
        <w:rPr>
          <w:highlight w:val="white"/>
        </w:rPr>
      </w:pPr>
      <w:r w:rsidRPr="00BC62EE">
        <w:rPr>
          <w:highlight w:val="white"/>
        </w:rPr>
        <w:t xml:space="preserve">              break;</w:t>
      </w:r>
    </w:p>
    <w:p w14:paraId="78BC232C" w14:textId="77777777" w:rsidR="005B1C6D" w:rsidRPr="00BC62EE" w:rsidRDefault="005B1C6D" w:rsidP="005B1C6D">
      <w:pPr>
        <w:pStyle w:val="Code"/>
        <w:rPr>
          <w:highlight w:val="white"/>
        </w:rPr>
      </w:pPr>
      <w:r w:rsidRPr="00BC62EE">
        <w:rPr>
          <w:highlight w:val="white"/>
        </w:rPr>
        <w:t xml:space="preserve">            }</w:t>
      </w:r>
    </w:p>
    <w:p w14:paraId="649E4FA2" w14:textId="77777777" w:rsidR="005B1C6D" w:rsidRPr="00BC62EE" w:rsidRDefault="005B1C6D" w:rsidP="005B1C6D">
      <w:pPr>
        <w:pStyle w:val="Code"/>
        <w:rPr>
          <w:highlight w:val="white"/>
        </w:rPr>
      </w:pPr>
      <w:r w:rsidRPr="00BC62EE">
        <w:rPr>
          <w:highlight w:val="white"/>
        </w:rPr>
        <w:lastRenderedPageBreak/>
        <w:t xml:space="preserve">          }</w:t>
      </w:r>
    </w:p>
    <w:p w14:paraId="2861F569" w14:textId="77777777" w:rsidR="005B1C6D" w:rsidRPr="00BC62EE" w:rsidRDefault="005B1C6D" w:rsidP="005B1C6D">
      <w:pPr>
        <w:pStyle w:val="Code"/>
        <w:rPr>
          <w:highlight w:val="white"/>
        </w:rPr>
      </w:pPr>
      <w:r w:rsidRPr="00BC62EE">
        <w:rPr>
          <w:highlight w:val="white"/>
        </w:rPr>
        <w:t xml:space="preserve">        }</w:t>
      </w:r>
    </w:p>
    <w:p w14:paraId="511084C6" w14:textId="77777777" w:rsidR="005B1C6D" w:rsidRPr="00BC62EE" w:rsidRDefault="005B1C6D" w:rsidP="005B1C6D">
      <w:pPr>
        <w:pStyle w:val="Code"/>
        <w:rPr>
          <w:highlight w:val="white"/>
        </w:rPr>
      </w:pPr>
      <w:r w:rsidRPr="00BC62EE">
        <w:rPr>
          <w:highlight w:val="white"/>
        </w:rPr>
        <w:t xml:space="preserve">        else if (buffer[index] == '\n') {</w:t>
      </w:r>
    </w:p>
    <w:p w14:paraId="01C292A6" w14:textId="77777777" w:rsidR="005B1C6D" w:rsidRPr="00BC62EE" w:rsidRDefault="005B1C6D" w:rsidP="005B1C6D">
      <w:pPr>
        <w:pStyle w:val="Code"/>
        <w:rPr>
          <w:highlight w:val="white"/>
        </w:rPr>
      </w:pPr>
      <w:r w:rsidRPr="00BC62EE">
        <w:rPr>
          <w:highlight w:val="white"/>
        </w:rPr>
        <w:t xml:space="preserve">          ++CCompiler_Main.Scanner.Line;</w:t>
      </w:r>
    </w:p>
    <w:p w14:paraId="2080A14E" w14:textId="77777777" w:rsidR="005B1C6D" w:rsidRPr="00BC62EE" w:rsidRDefault="005B1C6D" w:rsidP="005B1C6D">
      <w:pPr>
        <w:pStyle w:val="Code"/>
        <w:rPr>
          <w:highlight w:val="white"/>
        </w:rPr>
      </w:pPr>
      <w:r w:rsidRPr="00BC62EE">
        <w:rPr>
          <w:highlight w:val="white"/>
        </w:rPr>
        <w:t xml:space="preserve">        }</w:t>
      </w:r>
    </w:p>
    <w:p w14:paraId="01B8ED42" w14:textId="77777777" w:rsidR="005B1C6D" w:rsidRPr="00BC62EE" w:rsidRDefault="005B1C6D" w:rsidP="005B1C6D">
      <w:pPr>
        <w:pStyle w:val="Code"/>
        <w:rPr>
          <w:highlight w:val="white"/>
        </w:rPr>
      </w:pPr>
      <w:r w:rsidRPr="00BC62EE">
        <w:rPr>
          <w:highlight w:val="white"/>
        </w:rPr>
        <w:t xml:space="preserve">      }</w:t>
      </w:r>
    </w:p>
    <w:p w14:paraId="2E729EC5" w14:textId="77777777" w:rsidR="005B1C6D" w:rsidRPr="00BC62EE" w:rsidRDefault="005B1C6D" w:rsidP="005B1C6D">
      <w:pPr>
        <w:pStyle w:val="Code"/>
        <w:rPr>
          <w:highlight w:val="white"/>
        </w:rPr>
      </w:pPr>
      <w:r w:rsidRPr="00BC62EE">
        <w:rPr>
          <w:highlight w:val="white"/>
        </w:rPr>
        <w:t xml:space="preserve">    }</w:t>
      </w:r>
    </w:p>
    <w:p w14:paraId="7E41C255" w14:textId="77777777" w:rsidR="005B1C6D" w:rsidRPr="00EC76D5" w:rsidRDefault="005B1C6D" w:rsidP="005B1C6D">
      <w:pPr>
        <w:pStyle w:val="Rubrik3"/>
      </w:pPr>
      <w:bookmarkStart w:id="496" w:name="_Ref418258402"/>
      <w:bookmarkStart w:id="497" w:name="_Toc54120010"/>
      <w:r w:rsidRPr="00EC76D5">
        <w:t>Slash Codes</w:t>
      </w:r>
      <w:bookmarkEnd w:id="496"/>
      <w:bookmarkEnd w:id="497"/>
    </w:p>
    <w:p w14:paraId="3BC934C2" w14:textId="77777777" w:rsidR="005B1C6D" w:rsidRPr="00EC76D5" w:rsidRDefault="005B1C6D" w:rsidP="005B1C6D">
      <w:r w:rsidRPr="00EC76D5">
        <w:t xml:space="preserve">The </w:t>
      </w:r>
      <w:proofErr w:type="spellStart"/>
      <w:r w:rsidRPr="00EC76D5">
        <w:rPr>
          <w:rStyle w:val="CodeInText0"/>
        </w:rPr>
        <w:t>slashToChar</w:t>
      </w:r>
      <w:proofErr w:type="spellEnd"/>
      <w:r w:rsidRPr="00EC76D5">
        <w:t xml:space="preserve"> method inspect the character succeeding the slash.</w:t>
      </w:r>
    </w:p>
    <w:p w14:paraId="30F9D650" w14:textId="077EE2DE" w:rsidR="005B1C6D" w:rsidRPr="00EC76D5" w:rsidRDefault="005B1C6D" w:rsidP="005B1C6D">
      <w:r w:rsidRPr="00EC76D5">
        <w:t xml:space="preserve">If the characters following the slash are a </w:t>
      </w:r>
      <w:r w:rsidR="008737FB">
        <w:t>lowercase</w:t>
      </w:r>
      <w:r w:rsidR="004665F1">
        <w:t xml:space="preserve"> ‘x’</w:t>
      </w:r>
      <w:r w:rsidR="008737FB">
        <w:t xml:space="preserve"> or uppercase</w:t>
      </w:r>
      <w:r w:rsidR="004665F1">
        <w:t xml:space="preserve"> ‘X’ </w:t>
      </w:r>
      <w:r w:rsidRPr="00EC76D5">
        <w:t xml:space="preserve">and one or two hexadecimal </w:t>
      </w:r>
      <w:r w:rsidR="003D43C2">
        <w:t>digits</w:t>
      </w:r>
      <w:r w:rsidRPr="00EC76D5">
        <w:t xml:space="preserve">, or three octal </w:t>
      </w:r>
      <w:r w:rsidR="003D43C2">
        <w:t xml:space="preserve">digits XXX </w:t>
      </w:r>
      <w:r w:rsidRPr="00EC76D5">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EC76D5" w:rsidRDefault="005B1C6D" w:rsidP="005B1C6D">
      <w:r w:rsidRPr="00EC76D5">
        <w:t xml:space="preserve">If the three, two, or one characters following the slash are octal digits, the value of the digits is </w:t>
      </w:r>
      <w:proofErr w:type="gramStart"/>
      <w:r w:rsidRPr="00EC76D5">
        <w:t>calculated</w:t>
      </w:r>
      <w:proofErr w:type="gramEnd"/>
      <w:r w:rsidRPr="00EC76D5">
        <w:t xml:space="preserve"> and the slash sequence is replaced by the character with the ASCII value of the octal digits. If the value of the digits exceeds 255, an error is reported.</w:t>
      </w:r>
    </w:p>
    <w:p w14:paraId="303500BA" w14:textId="2901FA0F" w:rsidR="005B1C6D" w:rsidRPr="00EC76D5" w:rsidRDefault="005B1C6D" w:rsidP="005B1C6D">
      <w:pPr>
        <w:rPr>
          <w:noProof/>
        </w:rPr>
      </w:pPr>
      <w:r w:rsidRPr="00EC76D5">
        <w:t xml:space="preserve">If the character following the slash is a </w:t>
      </w:r>
      <w:r w:rsidR="008737FB">
        <w:t xml:space="preserve">lowercase </w:t>
      </w:r>
      <w:r w:rsidR="004665F1">
        <w:t xml:space="preserve">‘x’ </w:t>
      </w:r>
      <w:r w:rsidR="008737FB">
        <w:t>or uppercase</w:t>
      </w:r>
      <w:r w:rsidRPr="00EC76D5">
        <w:t xml:space="preserve"> </w:t>
      </w:r>
      <w:r w:rsidR="004665F1">
        <w:t>‘X’</w:t>
      </w:r>
      <w:r w:rsidRPr="00EC76D5">
        <w:t xml:space="preserve"> and two or one hexadecimal digits, the value of the digits is calculated, and the slash sequence is replaced by the character with the ASCII value of the hexadecimal digits. A </w:t>
      </w:r>
      <w:r w:rsidR="008737FB">
        <w:t xml:space="preserve">lowercase </w:t>
      </w:r>
      <w:r w:rsidR="004665F1">
        <w:t xml:space="preserve">‘x’ </w:t>
      </w:r>
      <w:r w:rsidR="008737FB">
        <w:t>or uppercase</w:t>
      </w:r>
      <w:r w:rsidRPr="00EC76D5">
        <w:t xml:space="preserve"> </w:t>
      </w:r>
      <w:r w:rsidR="004665F1">
        <w:t>‘X’</w:t>
      </w:r>
      <w:r w:rsidRPr="00EC76D5">
        <w:t xml:space="preserve"> not followed by at least one hexadecimal digit results in an error being reported.</w:t>
      </w:r>
    </w:p>
    <w:p w14:paraId="7C69A57A" w14:textId="77777777" w:rsidR="005B1C6D" w:rsidRPr="00EC76D5" w:rsidRDefault="005B1C6D" w:rsidP="005B1C6D">
      <w:r w:rsidRPr="00EC76D5">
        <w:t>If none of the cases above applies, an error is reported.</w:t>
      </w:r>
    </w:p>
    <w:p w14:paraId="7BFE2537" w14:textId="77777777" w:rsidR="005B1C6D" w:rsidRPr="00EC76D5" w:rsidRDefault="005B1C6D" w:rsidP="005B1C6D">
      <w:r w:rsidRPr="00EC76D5">
        <w:t xml:space="preserve">When the character or string has been translated from slash codes to regular characters, </w:t>
      </w:r>
      <w:proofErr w:type="spellStart"/>
      <w:r w:rsidRPr="00EC76D5">
        <w:rPr>
          <w:rStyle w:val="CodeInText0"/>
        </w:rPr>
        <w:t>charToOctal</w:t>
      </w:r>
      <w:proofErr w:type="spellEnd"/>
      <w:r w:rsidRPr="00EC76D5">
        <w:t xml:space="preserve"> is called to translate them to octal slash codes.</w:t>
      </w:r>
    </w:p>
    <w:p w14:paraId="5FE69E66" w14:textId="77777777" w:rsidR="005B1C6D" w:rsidRPr="00EC76D5" w:rsidRDefault="005B1C6D" w:rsidP="005B1C6D">
      <w:r w:rsidRPr="00EC76D5">
        <w:t xml:space="preserve">The </w:t>
      </w:r>
      <w:proofErr w:type="spellStart"/>
      <w:r w:rsidRPr="00EC76D5">
        <w:rPr>
          <w:rStyle w:val="CodeInText0"/>
        </w:rPr>
        <w:t>octalToChar</w:t>
      </w:r>
      <w:proofErr w:type="spellEnd"/>
      <w:r w:rsidRPr="00EC76D5">
        <w:t xml:space="preserve"> method is called by the scanner to </w:t>
      </w:r>
      <w:proofErr w:type="spellStart"/>
      <w:r w:rsidRPr="00EC76D5">
        <w:t>tralform</w:t>
      </w:r>
      <w:proofErr w:type="spellEnd"/>
      <w:r w:rsidRPr="00EC76D5">
        <w:t xml:space="preserve"> the octal </w:t>
      </w:r>
      <w:proofErr w:type="spellStart"/>
      <w:r w:rsidRPr="00EC76D5">
        <w:t>shalch</w:t>
      </w:r>
      <w:proofErr w:type="spellEnd"/>
      <w:r w:rsidRPr="00EC76D5">
        <w:t xml:space="preserve"> codes into regular characters.</w:t>
      </w:r>
    </w:p>
    <w:p w14:paraId="2D578CCB" w14:textId="77777777" w:rsidR="005B1C6D" w:rsidRPr="00EC76D5" w:rsidRDefault="005B1C6D" w:rsidP="005B1C6D">
      <w:pPr>
        <w:pStyle w:val="Rubrik3"/>
      </w:pPr>
      <w:bookmarkStart w:id="498" w:name="_Toc54120011"/>
      <w:r w:rsidRPr="00EC76D5">
        <w:t>The Line List</w:t>
      </w:r>
      <w:bookmarkEnd w:id="498"/>
    </w:p>
    <w:p w14:paraId="12C10424" w14:textId="77777777" w:rsidR="005B1C6D" w:rsidRPr="00EC76D5" w:rsidRDefault="005B1C6D" w:rsidP="005B1C6D">
      <w:r w:rsidRPr="00EC76D5">
        <w:t xml:space="preserve">When the buffer has been modified in accordance with the methods above, it is time to transform it into a list of lines to process the preprocessors directives. The transformation is simple, we just use the </w:t>
      </w:r>
      <w:r w:rsidRPr="00EC76D5">
        <w:rPr>
          <w:rStyle w:val="CodeInText"/>
        </w:rPr>
        <w:t>split</w:t>
      </w:r>
      <w:r w:rsidRPr="00EC76D5">
        <w:t xml:space="preserve"> method. We add an extra blank line in the last line is a macro </w:t>
      </w:r>
      <w:r>
        <w:t>definition</w:t>
      </w:r>
      <w:r w:rsidRPr="00EC76D5">
        <w:t xml:space="preserve"> that ends with two slashes (“\\”).</w:t>
      </w:r>
    </w:p>
    <w:p w14:paraId="11C89BFE" w14:textId="77777777" w:rsidR="005B1C6D" w:rsidRPr="00D40E37" w:rsidRDefault="005B1C6D" w:rsidP="005B1C6D">
      <w:pPr>
        <w:pStyle w:val="Code"/>
        <w:rPr>
          <w:highlight w:val="white"/>
        </w:rPr>
      </w:pPr>
      <w:r w:rsidRPr="00D40E37">
        <w:rPr>
          <w:highlight w:val="white"/>
        </w:rPr>
        <w:t xml:space="preserve">    private List&lt;string&gt; GenerateLineList(string text) {</w:t>
      </w:r>
    </w:p>
    <w:p w14:paraId="58151A9E" w14:textId="77777777" w:rsidR="005B1C6D" w:rsidRPr="00D40E37" w:rsidRDefault="005B1C6D" w:rsidP="005B1C6D">
      <w:pPr>
        <w:pStyle w:val="Code"/>
        <w:rPr>
          <w:highlight w:val="white"/>
        </w:rPr>
      </w:pPr>
      <w:r w:rsidRPr="00D40E37">
        <w:rPr>
          <w:highlight w:val="white"/>
        </w:rPr>
        <w:t xml:space="preserve">      List&lt;string&gt; trimList = new List&lt;string&gt;();</w:t>
      </w:r>
    </w:p>
    <w:p w14:paraId="3CAAF3D8" w14:textId="77777777" w:rsidR="005B1C6D" w:rsidRPr="00D40E37" w:rsidRDefault="005B1C6D" w:rsidP="005B1C6D">
      <w:pPr>
        <w:pStyle w:val="Code"/>
        <w:rPr>
          <w:highlight w:val="white"/>
        </w:rPr>
      </w:pPr>
      <w:r w:rsidRPr="00D40E37">
        <w:rPr>
          <w:highlight w:val="white"/>
        </w:rPr>
        <w:t xml:space="preserve">      foreach (string line in text.Split('\n')) {</w:t>
      </w:r>
    </w:p>
    <w:p w14:paraId="05597426" w14:textId="77777777" w:rsidR="005B1C6D" w:rsidRPr="00D40E37" w:rsidRDefault="005B1C6D" w:rsidP="005B1C6D">
      <w:pPr>
        <w:pStyle w:val="Code"/>
        <w:rPr>
          <w:highlight w:val="white"/>
        </w:rPr>
      </w:pPr>
      <w:r w:rsidRPr="00D40E37">
        <w:rPr>
          <w:highlight w:val="white"/>
        </w:rPr>
        <w:t xml:space="preserve">        trimList.Add(line.Trim());</w:t>
      </w:r>
    </w:p>
    <w:p w14:paraId="53C97EA4" w14:textId="77777777" w:rsidR="005B1C6D" w:rsidRPr="00D40E37" w:rsidRDefault="005B1C6D" w:rsidP="005B1C6D">
      <w:pPr>
        <w:pStyle w:val="Code"/>
        <w:rPr>
          <w:highlight w:val="white"/>
        </w:rPr>
      </w:pPr>
      <w:r w:rsidRPr="00D40E37">
        <w:rPr>
          <w:highlight w:val="white"/>
        </w:rPr>
        <w:t xml:space="preserve">      }</w:t>
      </w:r>
    </w:p>
    <w:p w14:paraId="740C3331" w14:textId="77777777" w:rsidR="005B1C6D" w:rsidRPr="00D40E37" w:rsidRDefault="005B1C6D" w:rsidP="005B1C6D">
      <w:pPr>
        <w:pStyle w:val="Code"/>
        <w:rPr>
          <w:highlight w:val="white"/>
        </w:rPr>
      </w:pPr>
    </w:p>
    <w:p w14:paraId="1314C1EF" w14:textId="77777777" w:rsidR="005B1C6D" w:rsidRPr="00D40E37" w:rsidRDefault="005B1C6D" w:rsidP="005B1C6D">
      <w:pPr>
        <w:pStyle w:val="Code"/>
        <w:rPr>
          <w:highlight w:val="white"/>
        </w:rPr>
      </w:pPr>
      <w:r w:rsidRPr="00D40E37">
        <w:rPr>
          <w:highlight w:val="white"/>
        </w:rPr>
        <w:t xml:space="preserve">      int index = 0;</w:t>
      </w:r>
    </w:p>
    <w:p w14:paraId="1E60AD4A" w14:textId="77777777" w:rsidR="005B1C6D" w:rsidRPr="00D40E37" w:rsidRDefault="005B1C6D" w:rsidP="005B1C6D">
      <w:pPr>
        <w:pStyle w:val="Code"/>
        <w:rPr>
          <w:highlight w:val="white"/>
        </w:rPr>
      </w:pPr>
      <w:r w:rsidRPr="00D40E37">
        <w:rPr>
          <w:highlight w:val="white"/>
        </w:rPr>
        <w:t xml:space="preserve">      List&lt;string&gt; resultList = new List&lt;string&gt;();</w:t>
      </w:r>
    </w:p>
    <w:p w14:paraId="7DE4C3F3" w14:textId="77777777" w:rsidR="005B1C6D" w:rsidRPr="00D40E37" w:rsidRDefault="005B1C6D" w:rsidP="005B1C6D">
      <w:pPr>
        <w:pStyle w:val="Code"/>
        <w:rPr>
          <w:highlight w:val="white"/>
        </w:rPr>
      </w:pPr>
    </w:p>
    <w:p w14:paraId="4C3E39D6" w14:textId="77777777" w:rsidR="005B1C6D" w:rsidRPr="00D40E37" w:rsidRDefault="005B1C6D" w:rsidP="005B1C6D">
      <w:pPr>
        <w:pStyle w:val="Code"/>
        <w:rPr>
          <w:highlight w:val="white"/>
        </w:rPr>
      </w:pPr>
      <w:r w:rsidRPr="00D40E37">
        <w:rPr>
          <w:highlight w:val="white"/>
        </w:rPr>
        <w:t xml:space="preserve">      while (index &lt; trimList.Count) {</w:t>
      </w:r>
    </w:p>
    <w:p w14:paraId="0A3DAAA0" w14:textId="77777777" w:rsidR="005B1C6D" w:rsidRPr="00D40E37" w:rsidRDefault="005B1C6D" w:rsidP="005B1C6D">
      <w:pPr>
        <w:pStyle w:val="Code"/>
        <w:rPr>
          <w:highlight w:val="white"/>
        </w:rPr>
      </w:pPr>
      <w:r w:rsidRPr="00D40E37">
        <w:rPr>
          <w:highlight w:val="white"/>
        </w:rPr>
        <w:t xml:space="preserve">        if (trimList[index].StartsWith("#")) {</w:t>
      </w:r>
    </w:p>
    <w:p w14:paraId="7AC77478" w14:textId="77777777" w:rsidR="005B1C6D" w:rsidRPr="00D40E37" w:rsidRDefault="005B1C6D" w:rsidP="005B1C6D">
      <w:pPr>
        <w:pStyle w:val="Code"/>
        <w:rPr>
          <w:highlight w:val="white"/>
        </w:rPr>
      </w:pPr>
      <w:r w:rsidRPr="00D40E37">
        <w:rPr>
          <w:highlight w:val="white"/>
        </w:rPr>
        <w:t xml:space="preserve">          StringBuilder buffer = new StringBuilder();</w:t>
      </w:r>
    </w:p>
    <w:p w14:paraId="50CC1036" w14:textId="77777777" w:rsidR="005B1C6D" w:rsidRPr="00D40E37" w:rsidRDefault="005B1C6D" w:rsidP="005B1C6D">
      <w:pPr>
        <w:pStyle w:val="Code"/>
        <w:rPr>
          <w:highlight w:val="white"/>
        </w:rPr>
      </w:pPr>
    </w:p>
    <w:p w14:paraId="3F96C1C2" w14:textId="77777777" w:rsidR="005B1C6D" w:rsidRDefault="005B1C6D" w:rsidP="005B1C6D">
      <w:pPr>
        <w:pStyle w:val="Code"/>
        <w:rPr>
          <w:highlight w:val="white"/>
        </w:rPr>
      </w:pPr>
      <w:r w:rsidRPr="00D40E37">
        <w:rPr>
          <w:highlight w:val="white"/>
        </w:rPr>
        <w:t xml:space="preserve">          for (; (index &lt; trimList.Count) &amp;&amp; trimList[index].EndsWith("\\");</w:t>
      </w:r>
    </w:p>
    <w:p w14:paraId="1593F6A9"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686A7A4C" w14:textId="77777777" w:rsidR="005B1C6D" w:rsidRDefault="005B1C6D" w:rsidP="005B1C6D">
      <w:pPr>
        <w:pStyle w:val="Code"/>
        <w:rPr>
          <w:highlight w:val="white"/>
        </w:rPr>
      </w:pPr>
      <w:r w:rsidRPr="00D40E37">
        <w:rPr>
          <w:highlight w:val="white"/>
        </w:rPr>
        <w:t xml:space="preserve">            buffer.Append(trimList[index].</w:t>
      </w:r>
    </w:p>
    <w:p w14:paraId="57E2ABB2" w14:textId="77777777" w:rsidR="005B1C6D" w:rsidRPr="00D40E37" w:rsidRDefault="005B1C6D" w:rsidP="005B1C6D">
      <w:pPr>
        <w:pStyle w:val="Code"/>
        <w:rPr>
          <w:highlight w:val="white"/>
        </w:rPr>
      </w:pPr>
      <w:r>
        <w:rPr>
          <w:highlight w:val="white"/>
        </w:rPr>
        <w:t xml:space="preserve">                          </w:t>
      </w:r>
      <w:r w:rsidRPr="00D40E37">
        <w:rPr>
          <w:highlight w:val="white"/>
        </w:rPr>
        <w:t>Substring(0, trimList[index].Length - 1) + "\n");</w:t>
      </w:r>
    </w:p>
    <w:p w14:paraId="2DE1AFB2" w14:textId="77777777" w:rsidR="005B1C6D" w:rsidRPr="00D40E37" w:rsidRDefault="005B1C6D" w:rsidP="005B1C6D">
      <w:pPr>
        <w:pStyle w:val="Code"/>
        <w:rPr>
          <w:highlight w:val="white"/>
        </w:rPr>
      </w:pPr>
      <w:r w:rsidRPr="00D40E37">
        <w:rPr>
          <w:highlight w:val="white"/>
        </w:rPr>
        <w:t xml:space="preserve">          }</w:t>
      </w:r>
    </w:p>
    <w:p w14:paraId="461E05F2" w14:textId="77777777" w:rsidR="005B1C6D" w:rsidRPr="00D40E37" w:rsidRDefault="005B1C6D" w:rsidP="005B1C6D">
      <w:pPr>
        <w:pStyle w:val="Code"/>
        <w:rPr>
          <w:highlight w:val="white"/>
        </w:rPr>
      </w:pPr>
    </w:p>
    <w:p w14:paraId="08D6FD4B" w14:textId="77777777" w:rsidR="005B1C6D" w:rsidRPr="00D40E37" w:rsidRDefault="005B1C6D" w:rsidP="005B1C6D">
      <w:pPr>
        <w:pStyle w:val="Code"/>
        <w:rPr>
          <w:highlight w:val="white"/>
        </w:rPr>
      </w:pPr>
      <w:r w:rsidRPr="00D40E37">
        <w:rPr>
          <w:highlight w:val="white"/>
        </w:rPr>
        <w:t xml:space="preserve">          if (index &lt; trimList.Count) {</w:t>
      </w:r>
    </w:p>
    <w:p w14:paraId="3ABFDAB2" w14:textId="77777777" w:rsidR="005B1C6D" w:rsidRPr="00D40E37" w:rsidRDefault="005B1C6D" w:rsidP="005B1C6D">
      <w:pPr>
        <w:pStyle w:val="Code"/>
        <w:rPr>
          <w:highlight w:val="white"/>
        </w:rPr>
      </w:pPr>
      <w:r w:rsidRPr="00D40E37">
        <w:rPr>
          <w:highlight w:val="white"/>
        </w:rPr>
        <w:t xml:space="preserve">            buffer.Append(trimList[index++] + "\n");</w:t>
      </w:r>
    </w:p>
    <w:p w14:paraId="6D35BE32" w14:textId="77777777" w:rsidR="005B1C6D" w:rsidRPr="00D40E37" w:rsidRDefault="005B1C6D" w:rsidP="005B1C6D">
      <w:pPr>
        <w:pStyle w:val="Code"/>
        <w:rPr>
          <w:highlight w:val="white"/>
        </w:rPr>
      </w:pPr>
      <w:r w:rsidRPr="00D40E37">
        <w:rPr>
          <w:highlight w:val="white"/>
        </w:rPr>
        <w:t xml:space="preserve">          }</w:t>
      </w:r>
    </w:p>
    <w:p w14:paraId="41CE74B5" w14:textId="77777777" w:rsidR="005B1C6D" w:rsidRPr="00D40E37" w:rsidRDefault="005B1C6D" w:rsidP="005B1C6D">
      <w:pPr>
        <w:pStyle w:val="Code"/>
        <w:rPr>
          <w:highlight w:val="white"/>
        </w:rPr>
      </w:pPr>
    </w:p>
    <w:p w14:paraId="28601700" w14:textId="77777777" w:rsidR="005B1C6D" w:rsidRPr="00D40E37" w:rsidRDefault="005B1C6D" w:rsidP="005B1C6D">
      <w:pPr>
        <w:pStyle w:val="Code"/>
        <w:rPr>
          <w:highlight w:val="white"/>
        </w:rPr>
      </w:pPr>
      <w:r w:rsidRPr="00D40E37">
        <w:rPr>
          <w:highlight w:val="white"/>
        </w:rPr>
        <w:t xml:space="preserve">          resultList.Add(buffer.ToString());</w:t>
      </w:r>
    </w:p>
    <w:p w14:paraId="095F2D46" w14:textId="77777777" w:rsidR="005B1C6D" w:rsidRPr="00D40E37" w:rsidRDefault="005B1C6D" w:rsidP="005B1C6D">
      <w:pPr>
        <w:pStyle w:val="Code"/>
        <w:rPr>
          <w:highlight w:val="white"/>
        </w:rPr>
      </w:pPr>
      <w:r w:rsidRPr="00D40E37">
        <w:rPr>
          <w:highlight w:val="white"/>
        </w:rPr>
        <w:t xml:space="preserve">        }</w:t>
      </w:r>
    </w:p>
    <w:p w14:paraId="23589AD7" w14:textId="77777777" w:rsidR="005B1C6D" w:rsidRPr="00D40E37" w:rsidRDefault="005B1C6D" w:rsidP="005B1C6D">
      <w:pPr>
        <w:pStyle w:val="Code"/>
        <w:rPr>
          <w:highlight w:val="white"/>
        </w:rPr>
      </w:pPr>
      <w:r w:rsidRPr="00D40E37">
        <w:rPr>
          <w:highlight w:val="white"/>
        </w:rPr>
        <w:t xml:space="preserve">        else {</w:t>
      </w:r>
    </w:p>
    <w:p w14:paraId="1938FDBA" w14:textId="77777777" w:rsidR="005B1C6D" w:rsidRPr="00D40E37" w:rsidRDefault="005B1C6D" w:rsidP="005B1C6D">
      <w:pPr>
        <w:pStyle w:val="Code"/>
        <w:rPr>
          <w:highlight w:val="white"/>
        </w:rPr>
      </w:pPr>
      <w:r w:rsidRPr="00D40E37">
        <w:rPr>
          <w:highlight w:val="white"/>
        </w:rPr>
        <w:t xml:space="preserve">          StringBuilder buffer = new StringBuilder();</w:t>
      </w:r>
    </w:p>
    <w:p w14:paraId="3A6A9752" w14:textId="77777777" w:rsidR="005B1C6D" w:rsidRPr="00D40E37" w:rsidRDefault="005B1C6D" w:rsidP="005B1C6D">
      <w:pPr>
        <w:pStyle w:val="Code"/>
        <w:rPr>
          <w:highlight w:val="white"/>
        </w:rPr>
      </w:pPr>
    </w:p>
    <w:p w14:paraId="263BFAF5" w14:textId="77777777" w:rsidR="005B1C6D" w:rsidRDefault="005B1C6D" w:rsidP="005B1C6D">
      <w:pPr>
        <w:pStyle w:val="Code"/>
        <w:rPr>
          <w:highlight w:val="white"/>
        </w:rPr>
      </w:pPr>
      <w:r w:rsidRPr="00D40E37">
        <w:rPr>
          <w:highlight w:val="white"/>
        </w:rPr>
        <w:t xml:space="preserve">          for (; (index &lt; trimList.Count) &amp;&amp; !trimList[index].StartsWith("#");</w:t>
      </w:r>
    </w:p>
    <w:p w14:paraId="66175E7F"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299111A5" w14:textId="77777777" w:rsidR="005B1C6D" w:rsidRPr="00D40E37" w:rsidRDefault="005B1C6D" w:rsidP="005B1C6D">
      <w:pPr>
        <w:pStyle w:val="Code"/>
        <w:rPr>
          <w:highlight w:val="white"/>
        </w:rPr>
      </w:pPr>
      <w:r w:rsidRPr="00D40E37">
        <w:rPr>
          <w:highlight w:val="white"/>
        </w:rPr>
        <w:t xml:space="preserve">            buffer.Append(trimList[index] + "\n");</w:t>
      </w:r>
    </w:p>
    <w:p w14:paraId="3D5EA2CF" w14:textId="77777777" w:rsidR="005B1C6D" w:rsidRPr="00D40E37" w:rsidRDefault="005B1C6D" w:rsidP="005B1C6D">
      <w:pPr>
        <w:pStyle w:val="Code"/>
        <w:rPr>
          <w:highlight w:val="white"/>
        </w:rPr>
      </w:pPr>
      <w:r w:rsidRPr="00D40E37">
        <w:rPr>
          <w:highlight w:val="white"/>
        </w:rPr>
        <w:t xml:space="preserve">          }</w:t>
      </w:r>
    </w:p>
    <w:p w14:paraId="7298BE0E" w14:textId="77777777" w:rsidR="005B1C6D" w:rsidRPr="00D40E37" w:rsidRDefault="005B1C6D" w:rsidP="005B1C6D">
      <w:pPr>
        <w:pStyle w:val="Code"/>
        <w:rPr>
          <w:highlight w:val="white"/>
        </w:rPr>
      </w:pPr>
    </w:p>
    <w:p w14:paraId="68C01DA3" w14:textId="77777777" w:rsidR="005B1C6D" w:rsidRPr="00D40E37" w:rsidRDefault="005B1C6D" w:rsidP="005B1C6D">
      <w:pPr>
        <w:pStyle w:val="Code"/>
        <w:rPr>
          <w:highlight w:val="white"/>
        </w:rPr>
      </w:pPr>
      <w:r w:rsidRPr="00D40E37">
        <w:rPr>
          <w:highlight w:val="white"/>
        </w:rPr>
        <w:t xml:space="preserve">          resultList.Add(buffer.ToString());</w:t>
      </w:r>
    </w:p>
    <w:p w14:paraId="2D3DEE7A" w14:textId="77777777" w:rsidR="005B1C6D" w:rsidRPr="00D40E37" w:rsidRDefault="005B1C6D" w:rsidP="005B1C6D">
      <w:pPr>
        <w:pStyle w:val="Code"/>
        <w:rPr>
          <w:highlight w:val="white"/>
        </w:rPr>
      </w:pPr>
      <w:r w:rsidRPr="00D40E37">
        <w:rPr>
          <w:highlight w:val="white"/>
        </w:rPr>
        <w:t xml:space="preserve">        }</w:t>
      </w:r>
    </w:p>
    <w:p w14:paraId="3BF28641" w14:textId="77777777" w:rsidR="005B1C6D" w:rsidRPr="00D40E37" w:rsidRDefault="005B1C6D" w:rsidP="005B1C6D">
      <w:pPr>
        <w:pStyle w:val="Code"/>
        <w:rPr>
          <w:highlight w:val="white"/>
        </w:rPr>
      </w:pPr>
      <w:r w:rsidRPr="00D40E37">
        <w:rPr>
          <w:highlight w:val="white"/>
        </w:rPr>
        <w:t xml:space="preserve">      }</w:t>
      </w:r>
    </w:p>
    <w:p w14:paraId="62152D79" w14:textId="77777777" w:rsidR="005B1C6D" w:rsidRPr="00D40E37" w:rsidRDefault="005B1C6D" w:rsidP="005B1C6D">
      <w:pPr>
        <w:pStyle w:val="Code"/>
        <w:rPr>
          <w:highlight w:val="white"/>
        </w:rPr>
      </w:pPr>
    </w:p>
    <w:p w14:paraId="617E6E32" w14:textId="77777777" w:rsidR="005B1C6D" w:rsidRPr="00D40E37" w:rsidRDefault="005B1C6D" w:rsidP="005B1C6D">
      <w:pPr>
        <w:pStyle w:val="Code"/>
        <w:rPr>
          <w:highlight w:val="white"/>
        </w:rPr>
      </w:pPr>
      <w:r w:rsidRPr="00D40E37">
        <w:rPr>
          <w:highlight w:val="white"/>
        </w:rPr>
        <w:t xml:space="preserve">      return resultList;</w:t>
      </w:r>
    </w:p>
    <w:p w14:paraId="4A565BF0" w14:textId="77777777" w:rsidR="005B1C6D" w:rsidRPr="00D40E37" w:rsidRDefault="005B1C6D" w:rsidP="005B1C6D">
      <w:pPr>
        <w:pStyle w:val="Code"/>
        <w:rPr>
          <w:highlight w:val="white"/>
        </w:rPr>
      </w:pPr>
      <w:r w:rsidRPr="00D40E37">
        <w:rPr>
          <w:highlight w:val="white"/>
        </w:rPr>
        <w:t xml:space="preserve">    }</w:t>
      </w:r>
    </w:p>
    <w:p w14:paraId="6E11F5FA" w14:textId="77777777" w:rsidR="005B1C6D" w:rsidRPr="00EC76D5" w:rsidRDefault="005B1C6D" w:rsidP="005B1C6D">
      <w:r w:rsidRPr="00EC76D5">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EC76D5" w14:paraId="508C2304" w14:textId="77777777" w:rsidTr="0092795B">
        <w:tc>
          <w:tcPr>
            <w:tcW w:w="3116" w:type="dxa"/>
          </w:tcPr>
          <w:p w14:paraId="42167853" w14:textId="77777777" w:rsidR="005B1C6D" w:rsidRPr="00EC76D5" w:rsidRDefault="005B1C6D" w:rsidP="0092795B">
            <w:pPr>
              <w:pStyle w:val="Code"/>
            </w:pPr>
            <w:r w:rsidRPr="00EC76D5">
              <w:t>#define min(x,y) \\</w:t>
            </w:r>
          </w:p>
          <w:p w14:paraId="7312CF68" w14:textId="77777777" w:rsidR="005B1C6D" w:rsidRPr="00EC76D5" w:rsidRDefault="005B1C6D" w:rsidP="0092795B">
            <w:pPr>
              <w:pStyle w:val="Code"/>
            </w:pPr>
            <w:r w:rsidRPr="00EC76D5">
              <w:t xml:space="preserve">  (((x) &lt; (y)) ? \\</w:t>
            </w:r>
          </w:p>
          <w:p w14:paraId="33ABBF05" w14:textId="77777777" w:rsidR="005B1C6D" w:rsidRPr="00EC76D5" w:rsidRDefault="005B1C6D" w:rsidP="0092795B">
            <w:pPr>
              <w:pStyle w:val="Code"/>
            </w:pPr>
            <w:r w:rsidRPr="00EC76D5">
              <w:t xml:space="preserve">   (x) : (y))</w:t>
            </w:r>
          </w:p>
        </w:tc>
        <w:tc>
          <w:tcPr>
            <w:tcW w:w="5526" w:type="dxa"/>
          </w:tcPr>
          <w:p w14:paraId="5ECBEE91" w14:textId="77777777" w:rsidR="005B1C6D" w:rsidRPr="00EC76D5" w:rsidRDefault="005B1C6D" w:rsidP="0092795B">
            <w:pPr>
              <w:pStyle w:val="Code"/>
            </w:pPr>
            <w:r w:rsidRPr="00EC76D5">
              <w:t>#define min(x,y) (((x) &lt; (y)) ? (x) : (y))</w:t>
            </w:r>
          </w:p>
        </w:tc>
      </w:tr>
      <w:tr w:rsidR="005B1C6D" w:rsidRPr="00EC76D5" w14:paraId="6267027B" w14:textId="77777777" w:rsidTr="0092795B">
        <w:tc>
          <w:tcPr>
            <w:tcW w:w="3116" w:type="dxa"/>
          </w:tcPr>
          <w:p w14:paraId="2B283156" w14:textId="77777777" w:rsidR="005B1C6D" w:rsidRPr="00EC76D5" w:rsidRDefault="005B1C6D" w:rsidP="0092795B">
            <w:r w:rsidRPr="00EC76D5">
              <w:t>(a) Before</w:t>
            </w:r>
          </w:p>
        </w:tc>
        <w:tc>
          <w:tcPr>
            <w:tcW w:w="5526" w:type="dxa"/>
          </w:tcPr>
          <w:p w14:paraId="3FF984C3" w14:textId="77777777" w:rsidR="005B1C6D" w:rsidRPr="00EC76D5" w:rsidRDefault="005B1C6D" w:rsidP="0092795B">
            <w:r w:rsidRPr="00EC76D5">
              <w:t>(b) After</w:t>
            </w:r>
          </w:p>
        </w:tc>
      </w:tr>
    </w:tbl>
    <w:p w14:paraId="24D71A21" w14:textId="77777777" w:rsidR="005B1C6D" w:rsidRPr="00EC76D5" w:rsidRDefault="005B1C6D" w:rsidP="005B1C6D">
      <w:r w:rsidRPr="00EC76D5">
        <w:t xml:space="preserve">If we encounter lines ending with two backslashes, we continue to append the lines to </w:t>
      </w:r>
      <w:proofErr w:type="spellStart"/>
      <w:r w:rsidRPr="00EC76D5">
        <w:rPr>
          <w:rStyle w:val="CodeInText"/>
        </w:rPr>
        <w:t>lineBuffer</w:t>
      </w:r>
      <w:proofErr w:type="spellEnd"/>
      <w:r w:rsidRPr="00EC76D5">
        <w:t xml:space="preserve">. Since an empty line was added at the end of the line list in </w:t>
      </w:r>
      <w:proofErr w:type="spellStart"/>
      <w:r w:rsidRPr="00EC76D5">
        <w:rPr>
          <w:rStyle w:val="CodeInText"/>
        </w:rPr>
        <w:t>generateLineList</w:t>
      </w:r>
      <w:proofErr w:type="spellEnd"/>
      <w:r w:rsidRPr="00EC76D5">
        <w:t xml:space="preserve"> above, there is no risk that that the last line ends with a backslash.</w:t>
      </w:r>
    </w:p>
    <w:p w14:paraId="6B12179D" w14:textId="77777777" w:rsidR="005B1C6D" w:rsidRPr="00EC76D5" w:rsidRDefault="005B1C6D" w:rsidP="005B1C6D">
      <w:r w:rsidRPr="00EC76D5">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proofErr w:type="spellStart"/>
      <w:r w:rsidRPr="00EC76D5">
        <w:rPr>
          <w:rStyle w:val="CodeInText"/>
        </w:rPr>
        <w:t>searchForMacros</w:t>
      </w:r>
      <w:proofErr w:type="spellEnd"/>
      <w:r w:rsidRPr="00EC76D5">
        <w:t>, which expands macros. If we are not in a visible part of the source code, the line is replaced by an empty line.</w:t>
      </w:r>
    </w:p>
    <w:p w14:paraId="3020C1A5" w14:textId="77777777" w:rsidR="005B1C6D" w:rsidRPr="006075A1" w:rsidRDefault="005B1C6D" w:rsidP="005B1C6D">
      <w:pPr>
        <w:pStyle w:val="Code"/>
        <w:rPr>
          <w:highlight w:val="white"/>
        </w:rPr>
      </w:pPr>
      <w:r w:rsidRPr="006075A1">
        <w:rPr>
          <w:highlight w:val="white"/>
        </w:rPr>
        <w:t xml:space="preserve">    private List&lt;Token&gt; Scan(string text) {</w:t>
      </w:r>
    </w:p>
    <w:p w14:paraId="73B1A816" w14:textId="77777777" w:rsidR="005B1C6D" w:rsidRPr="006075A1" w:rsidRDefault="005B1C6D" w:rsidP="005B1C6D">
      <w:pPr>
        <w:pStyle w:val="Code"/>
        <w:rPr>
          <w:highlight w:val="white"/>
        </w:rPr>
      </w:pPr>
      <w:r w:rsidRPr="006075A1">
        <w:rPr>
          <w:highlight w:val="white"/>
        </w:rPr>
        <w:t xml:space="preserve">      byte[] byteArray = Encoding.ASCII.GetBytes(text);</w:t>
      </w:r>
    </w:p>
    <w:p w14:paraId="018A4956" w14:textId="77777777" w:rsidR="005B1C6D" w:rsidRPr="006075A1" w:rsidRDefault="005B1C6D" w:rsidP="005B1C6D">
      <w:pPr>
        <w:pStyle w:val="Code"/>
        <w:rPr>
          <w:highlight w:val="white"/>
        </w:rPr>
      </w:pPr>
      <w:r w:rsidRPr="006075A1">
        <w:rPr>
          <w:highlight w:val="white"/>
        </w:rPr>
        <w:t xml:space="preserve">      MemoryStream memoryStream = new MemoryStream(byteArray);</w:t>
      </w:r>
    </w:p>
    <w:p w14:paraId="312C06BD" w14:textId="77777777" w:rsidR="005B1C6D" w:rsidRPr="006075A1" w:rsidRDefault="005B1C6D" w:rsidP="005B1C6D">
      <w:pPr>
        <w:pStyle w:val="Code"/>
        <w:rPr>
          <w:highlight w:val="white"/>
        </w:rPr>
      </w:pPr>
      <w:r w:rsidRPr="006075A1">
        <w:rPr>
          <w:highlight w:val="white"/>
        </w:rPr>
        <w:t xml:space="preserve">      CCompiler_Pre.Scanner scanner = new CCompiler_Pre.Scanner(memoryStream);</w:t>
      </w:r>
    </w:p>
    <w:p w14:paraId="010B57BB" w14:textId="77777777" w:rsidR="005B1C6D" w:rsidRPr="006075A1" w:rsidRDefault="005B1C6D" w:rsidP="005B1C6D">
      <w:pPr>
        <w:pStyle w:val="Code"/>
        <w:rPr>
          <w:highlight w:val="white"/>
        </w:rPr>
      </w:pPr>
      <w:r w:rsidRPr="006075A1">
        <w:rPr>
          <w:highlight w:val="white"/>
        </w:rPr>
        <w:t xml:space="preserve">      List&lt;Token&gt; tokenList = new List&lt;Token&gt;();</w:t>
      </w:r>
    </w:p>
    <w:p w14:paraId="2B316276" w14:textId="77777777" w:rsidR="005B1C6D" w:rsidRPr="006075A1" w:rsidRDefault="005B1C6D" w:rsidP="005B1C6D">
      <w:pPr>
        <w:pStyle w:val="Code"/>
        <w:rPr>
          <w:highlight w:val="white"/>
        </w:rPr>
      </w:pPr>
    </w:p>
    <w:p w14:paraId="209B0992" w14:textId="77777777" w:rsidR="005B1C6D" w:rsidRPr="006075A1" w:rsidRDefault="005B1C6D" w:rsidP="005B1C6D">
      <w:pPr>
        <w:pStyle w:val="Code"/>
        <w:rPr>
          <w:highlight w:val="white"/>
        </w:rPr>
      </w:pPr>
      <w:r w:rsidRPr="006075A1">
        <w:rPr>
          <w:highlight w:val="white"/>
        </w:rPr>
        <w:t xml:space="preserve">      while (true) {</w:t>
      </w:r>
    </w:p>
    <w:p w14:paraId="76CAF250" w14:textId="77777777" w:rsidR="005B1C6D" w:rsidRPr="006075A1" w:rsidRDefault="005B1C6D" w:rsidP="005B1C6D">
      <w:pPr>
        <w:pStyle w:val="Code"/>
        <w:rPr>
          <w:highlight w:val="white"/>
        </w:rPr>
      </w:pPr>
      <w:r w:rsidRPr="006075A1">
        <w:rPr>
          <w:highlight w:val="white"/>
        </w:rPr>
        <w:t xml:space="preserve">        CCompiler_Pre.Tokens tokenId = (CCompiler_Pre.Tokens) scanner.yylex();</w:t>
      </w:r>
    </w:p>
    <w:p w14:paraId="62BEE3D1" w14:textId="77777777" w:rsidR="005B1C6D" w:rsidRPr="006075A1" w:rsidRDefault="005B1C6D" w:rsidP="005B1C6D">
      <w:pPr>
        <w:pStyle w:val="Code"/>
        <w:rPr>
          <w:highlight w:val="white"/>
        </w:rPr>
      </w:pPr>
      <w:r w:rsidRPr="006075A1">
        <w:rPr>
          <w:highlight w:val="white"/>
        </w:rPr>
        <w:t xml:space="preserve">        tokenList.Add(new Token(tokenId, scanner.yylval.name));</w:t>
      </w:r>
    </w:p>
    <w:p w14:paraId="5036B366" w14:textId="77777777" w:rsidR="005B1C6D" w:rsidRPr="006075A1" w:rsidRDefault="005B1C6D" w:rsidP="005B1C6D">
      <w:pPr>
        <w:pStyle w:val="Code"/>
        <w:rPr>
          <w:highlight w:val="white"/>
        </w:rPr>
      </w:pPr>
    </w:p>
    <w:p w14:paraId="5D8D2E2A" w14:textId="77777777" w:rsidR="005B1C6D" w:rsidRPr="006075A1" w:rsidRDefault="005B1C6D" w:rsidP="005B1C6D">
      <w:pPr>
        <w:pStyle w:val="Code"/>
        <w:rPr>
          <w:highlight w:val="white"/>
        </w:rPr>
      </w:pPr>
      <w:r w:rsidRPr="006075A1">
        <w:rPr>
          <w:highlight w:val="white"/>
        </w:rPr>
        <w:t xml:space="preserve">        if (tokenId == CCompiler_Pre.Tokens.EOF) {</w:t>
      </w:r>
    </w:p>
    <w:p w14:paraId="0C30E07F" w14:textId="77777777" w:rsidR="005B1C6D" w:rsidRPr="006075A1" w:rsidRDefault="005B1C6D" w:rsidP="005B1C6D">
      <w:pPr>
        <w:pStyle w:val="Code"/>
        <w:rPr>
          <w:highlight w:val="white"/>
        </w:rPr>
      </w:pPr>
      <w:r w:rsidRPr="006075A1">
        <w:rPr>
          <w:highlight w:val="white"/>
        </w:rPr>
        <w:t xml:space="preserve">          break;</w:t>
      </w:r>
    </w:p>
    <w:p w14:paraId="4A211671" w14:textId="77777777" w:rsidR="005B1C6D" w:rsidRPr="006075A1" w:rsidRDefault="005B1C6D" w:rsidP="005B1C6D">
      <w:pPr>
        <w:pStyle w:val="Code"/>
        <w:rPr>
          <w:highlight w:val="white"/>
        </w:rPr>
      </w:pPr>
      <w:r w:rsidRPr="006075A1">
        <w:rPr>
          <w:highlight w:val="white"/>
        </w:rPr>
        <w:t xml:space="preserve">        }</w:t>
      </w:r>
    </w:p>
    <w:p w14:paraId="7266D0A1" w14:textId="77777777" w:rsidR="005B1C6D" w:rsidRPr="006075A1" w:rsidRDefault="005B1C6D" w:rsidP="005B1C6D">
      <w:pPr>
        <w:pStyle w:val="Code"/>
        <w:rPr>
          <w:highlight w:val="white"/>
        </w:rPr>
      </w:pPr>
      <w:r w:rsidRPr="006075A1">
        <w:rPr>
          <w:highlight w:val="white"/>
        </w:rPr>
        <w:t xml:space="preserve">      }</w:t>
      </w:r>
    </w:p>
    <w:p w14:paraId="6D5E99AF" w14:textId="77777777" w:rsidR="005B1C6D" w:rsidRPr="006075A1" w:rsidRDefault="005B1C6D" w:rsidP="005B1C6D">
      <w:pPr>
        <w:pStyle w:val="Code"/>
        <w:rPr>
          <w:highlight w:val="white"/>
        </w:rPr>
      </w:pPr>
    </w:p>
    <w:p w14:paraId="613ACFAD" w14:textId="77777777" w:rsidR="005B1C6D" w:rsidRPr="006075A1" w:rsidRDefault="005B1C6D" w:rsidP="005B1C6D">
      <w:pPr>
        <w:pStyle w:val="Code"/>
        <w:rPr>
          <w:highlight w:val="white"/>
        </w:rPr>
      </w:pPr>
      <w:r w:rsidRPr="006075A1">
        <w:rPr>
          <w:highlight w:val="white"/>
        </w:rPr>
        <w:t xml:space="preserve">      memoryStream.Close();</w:t>
      </w:r>
    </w:p>
    <w:p w14:paraId="283DF87D" w14:textId="77777777" w:rsidR="005B1C6D" w:rsidRPr="006075A1" w:rsidRDefault="005B1C6D" w:rsidP="005B1C6D">
      <w:pPr>
        <w:pStyle w:val="Code"/>
        <w:rPr>
          <w:highlight w:val="white"/>
        </w:rPr>
      </w:pPr>
      <w:r w:rsidRPr="006075A1">
        <w:rPr>
          <w:highlight w:val="white"/>
        </w:rPr>
        <w:t xml:space="preserve">      return tokenList;</w:t>
      </w:r>
    </w:p>
    <w:p w14:paraId="6C72A8AD" w14:textId="77777777" w:rsidR="005B1C6D" w:rsidRPr="006075A1" w:rsidRDefault="005B1C6D" w:rsidP="005B1C6D">
      <w:pPr>
        <w:pStyle w:val="Code"/>
        <w:rPr>
          <w:highlight w:val="white"/>
        </w:rPr>
      </w:pPr>
      <w:r w:rsidRPr="006075A1">
        <w:rPr>
          <w:highlight w:val="white"/>
        </w:rPr>
        <w:t xml:space="preserve">    }</w:t>
      </w:r>
    </w:p>
    <w:p w14:paraId="05BDE9D1" w14:textId="77777777" w:rsidR="005B1C6D" w:rsidRPr="006075A1" w:rsidRDefault="005B1C6D" w:rsidP="005B1C6D">
      <w:pPr>
        <w:pStyle w:val="Code"/>
        <w:rPr>
          <w:highlight w:val="white"/>
        </w:rPr>
      </w:pPr>
    </w:p>
    <w:p w14:paraId="61BF98DE" w14:textId="77777777" w:rsidR="005B1C6D" w:rsidRPr="006075A1" w:rsidRDefault="005B1C6D" w:rsidP="005B1C6D">
      <w:pPr>
        <w:pStyle w:val="Code"/>
        <w:rPr>
          <w:highlight w:val="white"/>
        </w:rPr>
      </w:pPr>
      <w:r w:rsidRPr="006075A1">
        <w:rPr>
          <w:highlight w:val="white"/>
        </w:rPr>
        <w:t xml:space="preserve">    private string TokenListToString(List&lt;Token&gt; tokenList) {</w:t>
      </w:r>
    </w:p>
    <w:p w14:paraId="0E58615B" w14:textId="77777777" w:rsidR="005B1C6D" w:rsidRPr="006075A1" w:rsidRDefault="005B1C6D" w:rsidP="005B1C6D">
      <w:pPr>
        <w:pStyle w:val="Code"/>
        <w:rPr>
          <w:highlight w:val="white"/>
        </w:rPr>
      </w:pPr>
      <w:r w:rsidRPr="006075A1">
        <w:rPr>
          <w:highlight w:val="white"/>
        </w:rPr>
        <w:t xml:space="preserve">      StringBuilder buffer = new StringBuilder();</w:t>
      </w:r>
    </w:p>
    <w:p w14:paraId="6F9B9854" w14:textId="77777777" w:rsidR="005B1C6D" w:rsidRPr="006075A1" w:rsidRDefault="005B1C6D" w:rsidP="005B1C6D">
      <w:pPr>
        <w:pStyle w:val="Code"/>
        <w:rPr>
          <w:highlight w:val="white"/>
        </w:rPr>
      </w:pPr>
      <w:r w:rsidRPr="006075A1">
        <w:rPr>
          <w:highlight w:val="white"/>
        </w:rPr>
        <w:t xml:space="preserve">    </w:t>
      </w:r>
    </w:p>
    <w:p w14:paraId="3F2FB82A" w14:textId="77777777" w:rsidR="005B1C6D" w:rsidRPr="006075A1" w:rsidRDefault="005B1C6D" w:rsidP="005B1C6D">
      <w:pPr>
        <w:pStyle w:val="Code"/>
        <w:rPr>
          <w:highlight w:val="white"/>
        </w:rPr>
      </w:pPr>
      <w:r w:rsidRPr="006075A1">
        <w:rPr>
          <w:highlight w:val="white"/>
        </w:rPr>
        <w:t xml:space="preserve">      foreach (Token token in tokenList) {</w:t>
      </w:r>
    </w:p>
    <w:p w14:paraId="24B90198" w14:textId="77777777" w:rsidR="005B1C6D" w:rsidRPr="006075A1" w:rsidRDefault="005B1C6D" w:rsidP="005B1C6D">
      <w:pPr>
        <w:pStyle w:val="Code"/>
        <w:rPr>
          <w:highlight w:val="white"/>
        </w:rPr>
      </w:pPr>
      <w:r w:rsidRPr="006075A1">
        <w:rPr>
          <w:highlight w:val="white"/>
        </w:rPr>
        <w:t xml:space="preserve">        buffer.Append(((buffer.Length &gt; 0) ? " " : "") + token.ToString());</w:t>
      </w:r>
    </w:p>
    <w:p w14:paraId="687EF1FE" w14:textId="77777777" w:rsidR="005B1C6D" w:rsidRPr="006075A1" w:rsidRDefault="005B1C6D" w:rsidP="005B1C6D">
      <w:pPr>
        <w:pStyle w:val="Code"/>
        <w:rPr>
          <w:highlight w:val="white"/>
        </w:rPr>
      </w:pPr>
      <w:r w:rsidRPr="006075A1">
        <w:rPr>
          <w:highlight w:val="white"/>
        </w:rPr>
        <w:t xml:space="preserve">      }</w:t>
      </w:r>
    </w:p>
    <w:p w14:paraId="69168BF1" w14:textId="77777777" w:rsidR="005B1C6D" w:rsidRPr="006075A1" w:rsidRDefault="005B1C6D" w:rsidP="005B1C6D">
      <w:pPr>
        <w:pStyle w:val="Code"/>
        <w:rPr>
          <w:highlight w:val="white"/>
        </w:rPr>
      </w:pPr>
      <w:r w:rsidRPr="006075A1">
        <w:rPr>
          <w:highlight w:val="white"/>
        </w:rPr>
        <w:t xml:space="preserve">    </w:t>
      </w:r>
    </w:p>
    <w:p w14:paraId="21038142" w14:textId="77777777" w:rsidR="005B1C6D" w:rsidRPr="006075A1" w:rsidRDefault="005B1C6D" w:rsidP="005B1C6D">
      <w:pPr>
        <w:pStyle w:val="Code"/>
        <w:rPr>
          <w:highlight w:val="white"/>
        </w:rPr>
      </w:pPr>
      <w:r w:rsidRPr="006075A1">
        <w:rPr>
          <w:highlight w:val="white"/>
        </w:rPr>
        <w:t xml:space="preserve">      return buffer.ToString();</w:t>
      </w:r>
    </w:p>
    <w:p w14:paraId="1E827940" w14:textId="77777777" w:rsidR="005B1C6D" w:rsidRPr="006075A1" w:rsidRDefault="005B1C6D" w:rsidP="005B1C6D">
      <w:pPr>
        <w:pStyle w:val="Code"/>
        <w:rPr>
          <w:highlight w:val="white"/>
        </w:rPr>
      </w:pPr>
      <w:r w:rsidRPr="006075A1">
        <w:rPr>
          <w:highlight w:val="white"/>
        </w:rPr>
        <w:t xml:space="preserve">    }</w:t>
      </w:r>
    </w:p>
    <w:p w14:paraId="0E724F8A" w14:textId="77777777" w:rsidR="005B1C6D" w:rsidRPr="006075A1" w:rsidRDefault="005B1C6D" w:rsidP="005B1C6D">
      <w:pPr>
        <w:pStyle w:val="Code"/>
        <w:rPr>
          <w:highlight w:val="white"/>
        </w:rPr>
      </w:pPr>
    </w:p>
    <w:p w14:paraId="526218F4" w14:textId="77777777" w:rsidR="005B1C6D" w:rsidRPr="006075A1" w:rsidRDefault="005B1C6D" w:rsidP="005B1C6D">
      <w:pPr>
        <w:pStyle w:val="Code"/>
        <w:rPr>
          <w:highlight w:val="white"/>
        </w:rPr>
      </w:pPr>
      <w:r w:rsidRPr="006075A1">
        <w:rPr>
          <w:highlight w:val="white"/>
        </w:rPr>
        <w:t xml:space="preserve">    private List&lt;Token&gt; CloneList(List&lt;Token&gt; tokenList) {</w:t>
      </w:r>
    </w:p>
    <w:p w14:paraId="18642ED8" w14:textId="77777777" w:rsidR="005B1C6D" w:rsidRPr="006075A1" w:rsidRDefault="005B1C6D" w:rsidP="005B1C6D">
      <w:pPr>
        <w:pStyle w:val="Code"/>
        <w:rPr>
          <w:highlight w:val="white"/>
        </w:rPr>
      </w:pPr>
      <w:r w:rsidRPr="006075A1">
        <w:rPr>
          <w:highlight w:val="white"/>
        </w:rPr>
        <w:t xml:space="preserve">      List&lt;Token&gt; resultList = new List&lt;Token&gt;();</w:t>
      </w:r>
    </w:p>
    <w:p w14:paraId="5665E504" w14:textId="77777777" w:rsidR="005B1C6D" w:rsidRPr="006075A1" w:rsidRDefault="005B1C6D" w:rsidP="005B1C6D">
      <w:pPr>
        <w:pStyle w:val="Code"/>
        <w:rPr>
          <w:highlight w:val="white"/>
        </w:rPr>
      </w:pPr>
      <w:r w:rsidRPr="006075A1">
        <w:rPr>
          <w:highlight w:val="white"/>
        </w:rPr>
        <w:t xml:space="preserve">    </w:t>
      </w:r>
    </w:p>
    <w:p w14:paraId="1E0FAE69" w14:textId="77777777" w:rsidR="005B1C6D" w:rsidRPr="006075A1" w:rsidRDefault="005B1C6D" w:rsidP="005B1C6D">
      <w:pPr>
        <w:pStyle w:val="Code"/>
        <w:rPr>
          <w:highlight w:val="white"/>
        </w:rPr>
      </w:pPr>
      <w:r w:rsidRPr="006075A1">
        <w:rPr>
          <w:highlight w:val="white"/>
        </w:rPr>
        <w:t xml:space="preserve">      foreach (Token token in tokenList) {</w:t>
      </w:r>
    </w:p>
    <w:p w14:paraId="5AA2B175" w14:textId="77777777" w:rsidR="005B1C6D" w:rsidRPr="006075A1" w:rsidRDefault="005B1C6D" w:rsidP="005B1C6D">
      <w:pPr>
        <w:pStyle w:val="Code"/>
        <w:rPr>
          <w:highlight w:val="white"/>
        </w:rPr>
      </w:pPr>
      <w:r w:rsidRPr="006075A1">
        <w:rPr>
          <w:highlight w:val="white"/>
        </w:rPr>
        <w:t xml:space="preserve">        resultList.Add((Token) token.Clone());</w:t>
      </w:r>
    </w:p>
    <w:p w14:paraId="2E7EC200" w14:textId="77777777" w:rsidR="005B1C6D" w:rsidRPr="006075A1" w:rsidRDefault="005B1C6D" w:rsidP="005B1C6D">
      <w:pPr>
        <w:pStyle w:val="Code"/>
        <w:rPr>
          <w:highlight w:val="white"/>
        </w:rPr>
      </w:pPr>
      <w:r w:rsidRPr="006075A1">
        <w:rPr>
          <w:highlight w:val="white"/>
        </w:rPr>
        <w:t xml:space="preserve">      }</w:t>
      </w:r>
    </w:p>
    <w:p w14:paraId="4FE55470" w14:textId="77777777" w:rsidR="005B1C6D" w:rsidRPr="006075A1" w:rsidRDefault="005B1C6D" w:rsidP="005B1C6D">
      <w:pPr>
        <w:pStyle w:val="Code"/>
        <w:rPr>
          <w:highlight w:val="white"/>
        </w:rPr>
      </w:pPr>
      <w:r w:rsidRPr="006075A1">
        <w:rPr>
          <w:highlight w:val="white"/>
        </w:rPr>
        <w:t xml:space="preserve">    </w:t>
      </w:r>
    </w:p>
    <w:p w14:paraId="2BE52FBF" w14:textId="77777777" w:rsidR="005B1C6D" w:rsidRPr="006075A1" w:rsidRDefault="005B1C6D" w:rsidP="005B1C6D">
      <w:pPr>
        <w:pStyle w:val="Code"/>
        <w:rPr>
          <w:highlight w:val="white"/>
        </w:rPr>
      </w:pPr>
      <w:r w:rsidRPr="006075A1">
        <w:rPr>
          <w:highlight w:val="white"/>
        </w:rPr>
        <w:t xml:space="preserve">      return resultList;</w:t>
      </w:r>
    </w:p>
    <w:p w14:paraId="12656AD0" w14:textId="77777777" w:rsidR="005B1C6D" w:rsidRPr="006075A1" w:rsidRDefault="005B1C6D" w:rsidP="005B1C6D">
      <w:pPr>
        <w:pStyle w:val="Code"/>
        <w:rPr>
          <w:highlight w:val="white"/>
        </w:rPr>
      </w:pPr>
      <w:r w:rsidRPr="006075A1">
        <w:rPr>
          <w:highlight w:val="white"/>
        </w:rPr>
        <w:t xml:space="preserve">    }</w:t>
      </w:r>
    </w:p>
    <w:p w14:paraId="57BF586C" w14:textId="77777777" w:rsidR="005B1C6D" w:rsidRPr="006075A1" w:rsidRDefault="005B1C6D" w:rsidP="005B1C6D">
      <w:pPr>
        <w:pStyle w:val="Code"/>
        <w:rPr>
          <w:highlight w:val="white"/>
        </w:rPr>
      </w:pPr>
      <w:r w:rsidRPr="006075A1">
        <w:rPr>
          <w:highlight w:val="white"/>
        </w:rPr>
        <w:t xml:space="preserve">  </w:t>
      </w:r>
    </w:p>
    <w:p w14:paraId="62AFFD2D" w14:textId="77777777" w:rsidR="005B1C6D" w:rsidRPr="006075A1" w:rsidRDefault="005B1C6D" w:rsidP="005B1C6D">
      <w:pPr>
        <w:pStyle w:val="Code"/>
        <w:rPr>
          <w:highlight w:val="white"/>
        </w:rPr>
      </w:pPr>
      <w:r w:rsidRPr="006075A1">
        <w:rPr>
          <w:highlight w:val="white"/>
        </w:rPr>
        <w:t xml:space="preserve">    public void TraverseLineList(List&lt;string&gt; lineList) {</w:t>
      </w:r>
    </w:p>
    <w:p w14:paraId="14908E4D" w14:textId="77777777" w:rsidR="005B1C6D" w:rsidRPr="006075A1" w:rsidRDefault="005B1C6D" w:rsidP="005B1C6D">
      <w:pPr>
        <w:pStyle w:val="Code"/>
        <w:rPr>
          <w:highlight w:val="white"/>
        </w:rPr>
      </w:pPr>
      <w:r w:rsidRPr="006075A1">
        <w:rPr>
          <w:highlight w:val="white"/>
        </w:rPr>
        <w:t xml:space="preserve">      foreach (string line in lineList) {</w:t>
      </w:r>
    </w:p>
    <w:p w14:paraId="08AFE97B" w14:textId="77777777" w:rsidR="005B1C6D" w:rsidRPr="006075A1" w:rsidRDefault="005B1C6D" w:rsidP="005B1C6D">
      <w:pPr>
        <w:pStyle w:val="Code"/>
        <w:rPr>
          <w:highlight w:val="white"/>
        </w:rPr>
      </w:pPr>
      <w:r w:rsidRPr="006075A1">
        <w:rPr>
          <w:highlight w:val="white"/>
        </w:rPr>
        <w:t xml:space="preserve">        List&lt;Token&gt; tokenList = Scan(line);</w:t>
      </w:r>
    </w:p>
    <w:p w14:paraId="5F9CCE6D" w14:textId="77777777" w:rsidR="005B1C6D" w:rsidRPr="006075A1" w:rsidRDefault="005B1C6D" w:rsidP="005B1C6D">
      <w:pPr>
        <w:pStyle w:val="Code"/>
        <w:rPr>
          <w:highlight w:val="white"/>
        </w:rPr>
      </w:pPr>
    </w:p>
    <w:p w14:paraId="1DA81506" w14:textId="77777777" w:rsidR="005B1C6D" w:rsidRPr="006075A1" w:rsidRDefault="005B1C6D" w:rsidP="005B1C6D">
      <w:pPr>
        <w:pStyle w:val="Code"/>
        <w:rPr>
          <w:highlight w:val="white"/>
        </w:rPr>
      </w:pPr>
      <w:r w:rsidRPr="006075A1">
        <w:rPr>
          <w:highlight w:val="white"/>
        </w:rPr>
        <w:t xml:space="preserve">        if (tokenList[0].Id == CCompiler_Pre.Tokens.SHARP) {</w:t>
      </w:r>
    </w:p>
    <w:p w14:paraId="543B5075" w14:textId="77777777" w:rsidR="005B1C6D" w:rsidRPr="006075A1" w:rsidRDefault="005B1C6D" w:rsidP="005B1C6D">
      <w:pPr>
        <w:pStyle w:val="Code"/>
        <w:rPr>
          <w:highlight w:val="white"/>
        </w:rPr>
      </w:pPr>
      <w:r w:rsidRPr="006075A1">
        <w:rPr>
          <w:highlight w:val="white"/>
        </w:rPr>
        <w:t xml:space="preserve">          Token secondToken = tokenList[1];</w:t>
      </w:r>
    </w:p>
    <w:p w14:paraId="028A8B13" w14:textId="77777777" w:rsidR="005B1C6D" w:rsidRPr="006075A1" w:rsidRDefault="005B1C6D" w:rsidP="005B1C6D">
      <w:pPr>
        <w:pStyle w:val="Code"/>
        <w:rPr>
          <w:highlight w:val="white"/>
        </w:rPr>
      </w:pPr>
    </w:p>
    <w:p w14:paraId="180600F7" w14:textId="77777777" w:rsidR="005B1C6D" w:rsidRPr="006075A1" w:rsidRDefault="005B1C6D" w:rsidP="005B1C6D">
      <w:pPr>
        <w:pStyle w:val="Code"/>
        <w:rPr>
          <w:highlight w:val="white"/>
        </w:rPr>
      </w:pPr>
      <w:r w:rsidRPr="006075A1">
        <w:rPr>
          <w:highlight w:val="white"/>
        </w:rPr>
        <w:t xml:space="preserve">          if (secondToken.Id == CCompiler_Pre.Tokens.NAME) {</w:t>
      </w:r>
    </w:p>
    <w:p w14:paraId="395FCBE4" w14:textId="77777777" w:rsidR="005B1C6D" w:rsidRPr="006075A1" w:rsidRDefault="005B1C6D" w:rsidP="005B1C6D">
      <w:pPr>
        <w:pStyle w:val="Code"/>
        <w:rPr>
          <w:highlight w:val="white"/>
        </w:rPr>
      </w:pPr>
      <w:r w:rsidRPr="006075A1">
        <w:rPr>
          <w:highlight w:val="white"/>
        </w:rPr>
        <w:t xml:space="preserve">            string secondTokenName = (string) secondToken.Value;</w:t>
      </w:r>
    </w:p>
    <w:p w14:paraId="2B1DB13D" w14:textId="77777777" w:rsidR="005B1C6D" w:rsidRPr="006075A1" w:rsidRDefault="005B1C6D" w:rsidP="005B1C6D">
      <w:pPr>
        <w:pStyle w:val="Code"/>
        <w:rPr>
          <w:highlight w:val="white"/>
        </w:rPr>
      </w:pPr>
    </w:p>
    <w:p w14:paraId="2D25289C" w14:textId="77777777" w:rsidR="005B1C6D" w:rsidRPr="006075A1" w:rsidRDefault="005B1C6D" w:rsidP="005B1C6D">
      <w:pPr>
        <w:pStyle w:val="Code"/>
        <w:rPr>
          <w:highlight w:val="white"/>
        </w:rPr>
      </w:pPr>
      <w:r w:rsidRPr="006075A1">
        <w:rPr>
          <w:highlight w:val="white"/>
        </w:rPr>
        <w:t xml:space="preserve">            if (secondTokenName.Equals("ifdef")) {</w:t>
      </w:r>
    </w:p>
    <w:p w14:paraId="0593AC09" w14:textId="77777777" w:rsidR="005B1C6D" w:rsidRPr="006075A1" w:rsidRDefault="005B1C6D" w:rsidP="005B1C6D">
      <w:pPr>
        <w:pStyle w:val="Code"/>
        <w:rPr>
          <w:highlight w:val="white"/>
        </w:rPr>
      </w:pPr>
      <w:r w:rsidRPr="006075A1">
        <w:rPr>
          <w:highlight w:val="white"/>
        </w:rPr>
        <w:t xml:space="preserve">              DoIfDefined(tokenList);</w:t>
      </w:r>
    </w:p>
    <w:p w14:paraId="0D3B9410" w14:textId="77777777" w:rsidR="005B1C6D" w:rsidRPr="006075A1" w:rsidRDefault="005B1C6D" w:rsidP="005B1C6D">
      <w:pPr>
        <w:pStyle w:val="Code"/>
        <w:rPr>
          <w:highlight w:val="white"/>
        </w:rPr>
      </w:pPr>
      <w:r w:rsidRPr="006075A1">
        <w:rPr>
          <w:highlight w:val="white"/>
        </w:rPr>
        <w:t xml:space="preserve">            }</w:t>
      </w:r>
    </w:p>
    <w:p w14:paraId="41ABE588" w14:textId="77777777" w:rsidR="005B1C6D" w:rsidRPr="006075A1" w:rsidRDefault="005B1C6D" w:rsidP="005B1C6D">
      <w:pPr>
        <w:pStyle w:val="Code"/>
        <w:rPr>
          <w:highlight w:val="white"/>
        </w:rPr>
      </w:pPr>
      <w:r w:rsidRPr="006075A1">
        <w:rPr>
          <w:highlight w:val="white"/>
        </w:rPr>
        <w:t xml:space="preserve">            else if (secondTokenName.Equals("ifndef")) {</w:t>
      </w:r>
    </w:p>
    <w:p w14:paraId="7A916353" w14:textId="77777777" w:rsidR="005B1C6D" w:rsidRPr="006075A1" w:rsidRDefault="005B1C6D" w:rsidP="005B1C6D">
      <w:pPr>
        <w:pStyle w:val="Code"/>
        <w:rPr>
          <w:highlight w:val="white"/>
        </w:rPr>
      </w:pPr>
      <w:r w:rsidRPr="006075A1">
        <w:rPr>
          <w:highlight w:val="white"/>
        </w:rPr>
        <w:t xml:space="preserve">              DoIfNotDefined(tokenList);</w:t>
      </w:r>
    </w:p>
    <w:p w14:paraId="369C6DF3" w14:textId="77777777" w:rsidR="005B1C6D" w:rsidRPr="006075A1" w:rsidRDefault="005B1C6D" w:rsidP="005B1C6D">
      <w:pPr>
        <w:pStyle w:val="Code"/>
        <w:rPr>
          <w:highlight w:val="white"/>
        </w:rPr>
      </w:pPr>
      <w:r w:rsidRPr="006075A1">
        <w:rPr>
          <w:highlight w:val="white"/>
        </w:rPr>
        <w:t xml:space="preserve">            }</w:t>
      </w:r>
    </w:p>
    <w:p w14:paraId="2A32D46D" w14:textId="77777777" w:rsidR="005B1C6D" w:rsidRPr="006075A1" w:rsidRDefault="005B1C6D" w:rsidP="005B1C6D">
      <w:pPr>
        <w:pStyle w:val="Code"/>
        <w:rPr>
          <w:highlight w:val="white"/>
        </w:rPr>
      </w:pPr>
      <w:r w:rsidRPr="006075A1">
        <w:rPr>
          <w:highlight w:val="white"/>
        </w:rPr>
        <w:t xml:space="preserve">            else if (secondTokenName.Equals("if")) {</w:t>
      </w:r>
    </w:p>
    <w:p w14:paraId="7B0C2892" w14:textId="77777777" w:rsidR="005B1C6D" w:rsidRPr="006075A1" w:rsidRDefault="005B1C6D" w:rsidP="005B1C6D">
      <w:pPr>
        <w:pStyle w:val="Code"/>
        <w:rPr>
          <w:highlight w:val="white"/>
        </w:rPr>
      </w:pPr>
      <w:r w:rsidRPr="006075A1">
        <w:rPr>
          <w:highlight w:val="white"/>
        </w:rPr>
        <w:t xml:space="preserve">              DoIf(tokenList);</w:t>
      </w:r>
    </w:p>
    <w:p w14:paraId="1C7D541D" w14:textId="77777777" w:rsidR="005B1C6D" w:rsidRPr="006075A1" w:rsidRDefault="005B1C6D" w:rsidP="005B1C6D">
      <w:pPr>
        <w:pStyle w:val="Code"/>
        <w:rPr>
          <w:highlight w:val="white"/>
        </w:rPr>
      </w:pPr>
      <w:r w:rsidRPr="006075A1">
        <w:rPr>
          <w:highlight w:val="white"/>
        </w:rPr>
        <w:t xml:space="preserve">            }</w:t>
      </w:r>
    </w:p>
    <w:p w14:paraId="0F10A5BE" w14:textId="77777777" w:rsidR="005B1C6D" w:rsidRPr="006075A1" w:rsidRDefault="005B1C6D" w:rsidP="005B1C6D">
      <w:pPr>
        <w:pStyle w:val="Code"/>
        <w:rPr>
          <w:highlight w:val="white"/>
        </w:rPr>
      </w:pPr>
      <w:r w:rsidRPr="006075A1">
        <w:rPr>
          <w:highlight w:val="white"/>
        </w:rPr>
        <w:t xml:space="preserve">            else if (secondTokenName.Equals("elif")) {</w:t>
      </w:r>
    </w:p>
    <w:p w14:paraId="0CB32F43" w14:textId="77777777" w:rsidR="005B1C6D" w:rsidRPr="006075A1" w:rsidRDefault="005B1C6D" w:rsidP="005B1C6D">
      <w:pPr>
        <w:pStyle w:val="Code"/>
        <w:rPr>
          <w:highlight w:val="white"/>
        </w:rPr>
      </w:pPr>
      <w:r w:rsidRPr="006075A1">
        <w:rPr>
          <w:highlight w:val="white"/>
        </w:rPr>
        <w:t xml:space="preserve">              DoElseIf(tokenList);</w:t>
      </w:r>
    </w:p>
    <w:p w14:paraId="5128CA85" w14:textId="77777777" w:rsidR="005B1C6D" w:rsidRPr="006075A1" w:rsidRDefault="005B1C6D" w:rsidP="005B1C6D">
      <w:pPr>
        <w:pStyle w:val="Code"/>
        <w:rPr>
          <w:highlight w:val="white"/>
        </w:rPr>
      </w:pPr>
      <w:r w:rsidRPr="006075A1">
        <w:rPr>
          <w:highlight w:val="white"/>
        </w:rPr>
        <w:t xml:space="preserve">            }</w:t>
      </w:r>
    </w:p>
    <w:p w14:paraId="24EE3E77" w14:textId="77777777" w:rsidR="005B1C6D" w:rsidRPr="006075A1" w:rsidRDefault="005B1C6D" w:rsidP="005B1C6D">
      <w:pPr>
        <w:pStyle w:val="Code"/>
        <w:rPr>
          <w:highlight w:val="white"/>
        </w:rPr>
      </w:pPr>
      <w:r w:rsidRPr="006075A1">
        <w:rPr>
          <w:highlight w:val="white"/>
        </w:rPr>
        <w:t xml:space="preserve">            else if (secondTokenName.Equals("else")) {</w:t>
      </w:r>
    </w:p>
    <w:p w14:paraId="62DF0F27" w14:textId="77777777" w:rsidR="005B1C6D" w:rsidRPr="006075A1" w:rsidRDefault="005B1C6D" w:rsidP="005B1C6D">
      <w:pPr>
        <w:pStyle w:val="Code"/>
        <w:rPr>
          <w:highlight w:val="white"/>
        </w:rPr>
      </w:pPr>
      <w:r w:rsidRPr="006075A1">
        <w:rPr>
          <w:highlight w:val="white"/>
        </w:rPr>
        <w:t xml:space="preserve">              DoElse(tokenList);</w:t>
      </w:r>
    </w:p>
    <w:p w14:paraId="225546A7" w14:textId="77777777" w:rsidR="005B1C6D" w:rsidRPr="006075A1" w:rsidRDefault="005B1C6D" w:rsidP="005B1C6D">
      <w:pPr>
        <w:pStyle w:val="Code"/>
        <w:rPr>
          <w:highlight w:val="white"/>
        </w:rPr>
      </w:pPr>
      <w:r w:rsidRPr="006075A1">
        <w:rPr>
          <w:highlight w:val="white"/>
        </w:rPr>
        <w:t xml:space="preserve">            }</w:t>
      </w:r>
    </w:p>
    <w:p w14:paraId="3C843555" w14:textId="77777777" w:rsidR="005B1C6D" w:rsidRPr="006075A1" w:rsidRDefault="005B1C6D" w:rsidP="005B1C6D">
      <w:pPr>
        <w:pStyle w:val="Code"/>
        <w:rPr>
          <w:highlight w:val="white"/>
        </w:rPr>
      </w:pPr>
      <w:r w:rsidRPr="006075A1">
        <w:rPr>
          <w:highlight w:val="white"/>
        </w:rPr>
        <w:t xml:space="preserve">            else if (secondTokenName.Equals("endif")) {</w:t>
      </w:r>
    </w:p>
    <w:p w14:paraId="36FECE5A" w14:textId="77777777" w:rsidR="005B1C6D" w:rsidRPr="006075A1" w:rsidRDefault="005B1C6D" w:rsidP="005B1C6D">
      <w:pPr>
        <w:pStyle w:val="Code"/>
        <w:rPr>
          <w:highlight w:val="white"/>
        </w:rPr>
      </w:pPr>
      <w:r w:rsidRPr="006075A1">
        <w:rPr>
          <w:highlight w:val="white"/>
        </w:rPr>
        <w:t xml:space="preserve">              DoEndIf(tokenList);</w:t>
      </w:r>
    </w:p>
    <w:p w14:paraId="683F2FAE" w14:textId="77777777" w:rsidR="005B1C6D" w:rsidRPr="006075A1" w:rsidRDefault="005B1C6D" w:rsidP="005B1C6D">
      <w:pPr>
        <w:pStyle w:val="Code"/>
        <w:rPr>
          <w:highlight w:val="white"/>
        </w:rPr>
      </w:pPr>
      <w:r w:rsidRPr="006075A1">
        <w:rPr>
          <w:highlight w:val="white"/>
        </w:rPr>
        <w:t xml:space="preserve">            }</w:t>
      </w:r>
    </w:p>
    <w:p w14:paraId="5B151002" w14:textId="77777777" w:rsidR="005B1C6D" w:rsidRPr="006075A1" w:rsidRDefault="005B1C6D" w:rsidP="005B1C6D">
      <w:pPr>
        <w:pStyle w:val="Code"/>
        <w:rPr>
          <w:highlight w:val="white"/>
        </w:rPr>
      </w:pPr>
      <w:r w:rsidRPr="006075A1">
        <w:rPr>
          <w:highlight w:val="white"/>
        </w:rPr>
        <w:t xml:space="preserve">            else if (IsVisible()) {</w:t>
      </w:r>
    </w:p>
    <w:p w14:paraId="521408D9" w14:textId="77777777" w:rsidR="005B1C6D" w:rsidRPr="006075A1" w:rsidRDefault="005B1C6D" w:rsidP="005B1C6D">
      <w:pPr>
        <w:pStyle w:val="Code"/>
        <w:rPr>
          <w:highlight w:val="white"/>
        </w:rPr>
      </w:pPr>
      <w:r w:rsidRPr="006075A1">
        <w:rPr>
          <w:highlight w:val="white"/>
        </w:rPr>
        <w:t xml:space="preserve">              if (secondTokenName.Equals("include")) {</w:t>
      </w:r>
    </w:p>
    <w:p w14:paraId="65A44ACA" w14:textId="77777777" w:rsidR="005B1C6D" w:rsidRPr="006075A1" w:rsidRDefault="005B1C6D" w:rsidP="005B1C6D">
      <w:pPr>
        <w:pStyle w:val="Code"/>
        <w:rPr>
          <w:highlight w:val="white"/>
        </w:rPr>
      </w:pPr>
      <w:r w:rsidRPr="006075A1">
        <w:rPr>
          <w:highlight w:val="white"/>
        </w:rPr>
        <w:t xml:space="preserve">                DoInclude(tokenList);</w:t>
      </w:r>
    </w:p>
    <w:p w14:paraId="6AD61F0A" w14:textId="77777777" w:rsidR="005B1C6D" w:rsidRPr="006075A1" w:rsidRDefault="005B1C6D" w:rsidP="005B1C6D">
      <w:pPr>
        <w:pStyle w:val="Code"/>
        <w:rPr>
          <w:highlight w:val="white"/>
        </w:rPr>
      </w:pPr>
      <w:r w:rsidRPr="006075A1">
        <w:rPr>
          <w:highlight w:val="white"/>
        </w:rPr>
        <w:t xml:space="preserve">              }</w:t>
      </w:r>
    </w:p>
    <w:p w14:paraId="3371C5E9" w14:textId="77777777" w:rsidR="005B1C6D" w:rsidRPr="006075A1" w:rsidRDefault="005B1C6D" w:rsidP="005B1C6D">
      <w:pPr>
        <w:pStyle w:val="Code"/>
        <w:rPr>
          <w:highlight w:val="white"/>
        </w:rPr>
      </w:pPr>
      <w:r w:rsidRPr="006075A1">
        <w:rPr>
          <w:highlight w:val="white"/>
        </w:rPr>
        <w:t xml:space="preserve">              else if (secondTokenName.Equals("define")) {</w:t>
      </w:r>
    </w:p>
    <w:p w14:paraId="2EC2381D" w14:textId="77777777" w:rsidR="005B1C6D" w:rsidRPr="006075A1" w:rsidRDefault="005B1C6D" w:rsidP="005B1C6D">
      <w:pPr>
        <w:pStyle w:val="Code"/>
        <w:rPr>
          <w:highlight w:val="white"/>
        </w:rPr>
      </w:pPr>
      <w:r w:rsidRPr="006075A1">
        <w:rPr>
          <w:highlight w:val="white"/>
        </w:rPr>
        <w:t xml:space="preserve">                DoDefine(tokenList);</w:t>
      </w:r>
    </w:p>
    <w:p w14:paraId="6BEF7A69" w14:textId="77777777" w:rsidR="005B1C6D" w:rsidRPr="006075A1" w:rsidRDefault="005B1C6D" w:rsidP="005B1C6D">
      <w:pPr>
        <w:pStyle w:val="Code"/>
        <w:rPr>
          <w:highlight w:val="white"/>
        </w:rPr>
      </w:pPr>
      <w:r w:rsidRPr="006075A1">
        <w:rPr>
          <w:highlight w:val="white"/>
        </w:rPr>
        <w:t xml:space="preserve">              }</w:t>
      </w:r>
    </w:p>
    <w:p w14:paraId="5D381218" w14:textId="77777777" w:rsidR="005B1C6D" w:rsidRPr="006075A1" w:rsidRDefault="005B1C6D" w:rsidP="005B1C6D">
      <w:pPr>
        <w:pStyle w:val="Code"/>
        <w:rPr>
          <w:highlight w:val="white"/>
        </w:rPr>
      </w:pPr>
      <w:r w:rsidRPr="006075A1">
        <w:rPr>
          <w:highlight w:val="white"/>
        </w:rPr>
        <w:t xml:space="preserve">              else if (secondTokenName.Equals("undef")) {</w:t>
      </w:r>
    </w:p>
    <w:p w14:paraId="4B1AF79D" w14:textId="77777777" w:rsidR="005B1C6D" w:rsidRPr="006075A1" w:rsidRDefault="005B1C6D" w:rsidP="005B1C6D">
      <w:pPr>
        <w:pStyle w:val="Code"/>
        <w:rPr>
          <w:highlight w:val="white"/>
        </w:rPr>
      </w:pPr>
      <w:r w:rsidRPr="006075A1">
        <w:rPr>
          <w:highlight w:val="white"/>
        </w:rPr>
        <w:lastRenderedPageBreak/>
        <w:t xml:space="preserve">                DoUndef(tokenList);</w:t>
      </w:r>
    </w:p>
    <w:p w14:paraId="649A1428" w14:textId="77777777" w:rsidR="005B1C6D" w:rsidRPr="006075A1" w:rsidRDefault="005B1C6D" w:rsidP="005B1C6D">
      <w:pPr>
        <w:pStyle w:val="Code"/>
        <w:rPr>
          <w:highlight w:val="white"/>
        </w:rPr>
      </w:pPr>
      <w:r w:rsidRPr="006075A1">
        <w:rPr>
          <w:highlight w:val="white"/>
        </w:rPr>
        <w:t xml:space="preserve">              }</w:t>
      </w:r>
    </w:p>
    <w:p w14:paraId="06041F5F" w14:textId="77777777" w:rsidR="005B1C6D" w:rsidRPr="006075A1" w:rsidRDefault="005B1C6D" w:rsidP="005B1C6D">
      <w:pPr>
        <w:pStyle w:val="Code"/>
        <w:rPr>
          <w:highlight w:val="white"/>
        </w:rPr>
      </w:pPr>
      <w:r w:rsidRPr="006075A1">
        <w:rPr>
          <w:highlight w:val="white"/>
        </w:rPr>
        <w:t xml:space="preserve">              else if (secondTokenName.Equals("line")) {</w:t>
      </w:r>
    </w:p>
    <w:p w14:paraId="67343502" w14:textId="77777777" w:rsidR="005B1C6D" w:rsidRPr="006075A1" w:rsidRDefault="005B1C6D" w:rsidP="005B1C6D">
      <w:pPr>
        <w:pStyle w:val="Code"/>
        <w:rPr>
          <w:highlight w:val="white"/>
        </w:rPr>
      </w:pPr>
      <w:r w:rsidRPr="006075A1">
        <w:rPr>
          <w:highlight w:val="white"/>
        </w:rPr>
        <w:t xml:space="preserve">                DoLine(tokenList);</w:t>
      </w:r>
    </w:p>
    <w:p w14:paraId="58E28217" w14:textId="77777777" w:rsidR="005B1C6D" w:rsidRPr="006075A1" w:rsidRDefault="005B1C6D" w:rsidP="005B1C6D">
      <w:pPr>
        <w:pStyle w:val="Code"/>
        <w:rPr>
          <w:highlight w:val="white"/>
        </w:rPr>
      </w:pPr>
      <w:r w:rsidRPr="006075A1">
        <w:rPr>
          <w:highlight w:val="white"/>
        </w:rPr>
        <w:t xml:space="preserve">              }</w:t>
      </w:r>
    </w:p>
    <w:p w14:paraId="04A58992" w14:textId="77777777" w:rsidR="005B1C6D" w:rsidRPr="006075A1" w:rsidRDefault="005B1C6D" w:rsidP="005B1C6D">
      <w:pPr>
        <w:pStyle w:val="Code"/>
        <w:rPr>
          <w:highlight w:val="white"/>
        </w:rPr>
      </w:pPr>
      <w:r w:rsidRPr="006075A1">
        <w:rPr>
          <w:highlight w:val="white"/>
        </w:rPr>
        <w:t xml:space="preserve">              else if (secondTokenName.Equals("error")) {</w:t>
      </w:r>
    </w:p>
    <w:p w14:paraId="5D9B5804" w14:textId="77777777" w:rsidR="005B1C6D" w:rsidRDefault="005B1C6D" w:rsidP="005B1C6D">
      <w:pPr>
        <w:pStyle w:val="Code"/>
        <w:rPr>
          <w:highlight w:val="white"/>
        </w:rPr>
      </w:pPr>
      <w:r w:rsidRPr="006075A1">
        <w:rPr>
          <w:highlight w:val="white"/>
        </w:rPr>
        <w:t xml:space="preserve">                Assert.Error(TokenListToString</w:t>
      </w:r>
    </w:p>
    <w:p w14:paraId="2B8C7137" w14:textId="77777777" w:rsidR="005B1C6D" w:rsidRPr="006075A1" w:rsidRDefault="005B1C6D" w:rsidP="005B1C6D">
      <w:pPr>
        <w:pStyle w:val="Code"/>
        <w:rPr>
          <w:highlight w:val="white"/>
        </w:rPr>
      </w:pPr>
      <w:r>
        <w:rPr>
          <w:highlight w:val="white"/>
        </w:rPr>
        <w:t xml:space="preserve">                             </w:t>
      </w:r>
      <w:r w:rsidRPr="006075A1">
        <w:rPr>
          <w:highlight w:val="white"/>
        </w:rPr>
        <w:t>(tokenList.GetRange(1, tokenList.Count - 1)));</w:t>
      </w:r>
    </w:p>
    <w:p w14:paraId="45E003B3" w14:textId="77777777" w:rsidR="005B1C6D" w:rsidRPr="006075A1" w:rsidRDefault="005B1C6D" w:rsidP="005B1C6D">
      <w:pPr>
        <w:pStyle w:val="Code"/>
        <w:rPr>
          <w:highlight w:val="white"/>
        </w:rPr>
      </w:pPr>
      <w:r w:rsidRPr="006075A1">
        <w:rPr>
          <w:highlight w:val="white"/>
        </w:rPr>
        <w:t xml:space="preserve">              }</w:t>
      </w:r>
    </w:p>
    <w:p w14:paraId="3DFAD720" w14:textId="77777777" w:rsidR="005B1C6D" w:rsidRPr="006075A1" w:rsidRDefault="005B1C6D" w:rsidP="005B1C6D">
      <w:pPr>
        <w:pStyle w:val="Code"/>
        <w:rPr>
          <w:highlight w:val="white"/>
        </w:rPr>
      </w:pPr>
      <w:r w:rsidRPr="006075A1">
        <w:rPr>
          <w:highlight w:val="white"/>
        </w:rPr>
        <w:t xml:space="preserve">            }</w:t>
      </w:r>
    </w:p>
    <w:p w14:paraId="5B1BAC15" w14:textId="77777777" w:rsidR="005B1C6D" w:rsidRPr="006075A1" w:rsidRDefault="005B1C6D" w:rsidP="005B1C6D">
      <w:pPr>
        <w:pStyle w:val="Code"/>
        <w:rPr>
          <w:highlight w:val="white"/>
        </w:rPr>
      </w:pPr>
      <w:r w:rsidRPr="006075A1">
        <w:rPr>
          <w:highlight w:val="white"/>
        </w:rPr>
        <w:t xml:space="preserve">          }</w:t>
      </w:r>
    </w:p>
    <w:p w14:paraId="4FA58A14" w14:textId="77777777" w:rsidR="005B1C6D" w:rsidRPr="006075A1" w:rsidRDefault="005B1C6D" w:rsidP="005B1C6D">
      <w:pPr>
        <w:pStyle w:val="Code"/>
        <w:rPr>
          <w:highlight w:val="white"/>
        </w:rPr>
      </w:pPr>
    </w:p>
    <w:p w14:paraId="1CAF030D" w14:textId="77777777" w:rsidR="005B1C6D" w:rsidRPr="006075A1" w:rsidRDefault="005B1C6D" w:rsidP="005B1C6D">
      <w:pPr>
        <w:pStyle w:val="Code"/>
        <w:rPr>
          <w:highlight w:val="white"/>
        </w:rPr>
      </w:pPr>
      <w:r w:rsidRPr="006075A1">
        <w:rPr>
          <w:highlight w:val="white"/>
        </w:rPr>
        <w:t xml:space="preserve">          AddNewlinesToBuffer(tokenList);</w:t>
      </w:r>
    </w:p>
    <w:p w14:paraId="0114BEC7" w14:textId="77777777" w:rsidR="005B1C6D" w:rsidRPr="006075A1" w:rsidRDefault="005B1C6D" w:rsidP="005B1C6D">
      <w:pPr>
        <w:pStyle w:val="Code"/>
        <w:rPr>
          <w:highlight w:val="white"/>
        </w:rPr>
      </w:pPr>
      <w:r w:rsidRPr="006075A1">
        <w:rPr>
          <w:highlight w:val="white"/>
        </w:rPr>
        <w:t xml:space="preserve">        }</w:t>
      </w:r>
    </w:p>
    <w:p w14:paraId="13E77C7D" w14:textId="77777777" w:rsidR="005B1C6D" w:rsidRPr="006075A1" w:rsidRDefault="005B1C6D" w:rsidP="005B1C6D">
      <w:pPr>
        <w:pStyle w:val="Code"/>
        <w:rPr>
          <w:highlight w:val="white"/>
        </w:rPr>
      </w:pPr>
      <w:r w:rsidRPr="006075A1">
        <w:rPr>
          <w:highlight w:val="white"/>
        </w:rPr>
        <w:t xml:space="preserve">        else {</w:t>
      </w:r>
    </w:p>
    <w:p w14:paraId="329F709F" w14:textId="77777777" w:rsidR="005B1C6D" w:rsidRPr="006075A1" w:rsidRDefault="005B1C6D" w:rsidP="005B1C6D">
      <w:pPr>
        <w:pStyle w:val="Code"/>
        <w:rPr>
          <w:highlight w:val="white"/>
        </w:rPr>
      </w:pPr>
      <w:r w:rsidRPr="006075A1">
        <w:rPr>
          <w:highlight w:val="white"/>
        </w:rPr>
        <w:t xml:space="preserve">          if (IsVisible()) {</w:t>
      </w:r>
    </w:p>
    <w:p w14:paraId="29B0655C" w14:textId="77777777" w:rsidR="005B1C6D" w:rsidRPr="006075A1" w:rsidRDefault="005B1C6D" w:rsidP="005B1C6D">
      <w:pPr>
        <w:pStyle w:val="Code"/>
        <w:rPr>
          <w:highlight w:val="white"/>
        </w:rPr>
      </w:pPr>
      <w:r w:rsidRPr="006075A1">
        <w:rPr>
          <w:highlight w:val="white"/>
        </w:rPr>
        <w:t xml:space="preserve">            SearchForMacros(tokenList, new Stack&lt;string&gt;());</w:t>
      </w:r>
    </w:p>
    <w:p w14:paraId="6F2D313B" w14:textId="77777777" w:rsidR="005B1C6D" w:rsidRPr="006075A1" w:rsidRDefault="005B1C6D" w:rsidP="005B1C6D">
      <w:pPr>
        <w:pStyle w:val="Code"/>
        <w:rPr>
          <w:highlight w:val="white"/>
        </w:rPr>
      </w:pPr>
      <w:r w:rsidRPr="006075A1">
        <w:rPr>
          <w:highlight w:val="white"/>
        </w:rPr>
        <w:t xml:space="preserve">            ConcatTokens(tokenList);</w:t>
      </w:r>
    </w:p>
    <w:p w14:paraId="33C68C79" w14:textId="77777777" w:rsidR="005B1C6D" w:rsidRPr="006075A1" w:rsidRDefault="005B1C6D" w:rsidP="005B1C6D">
      <w:pPr>
        <w:pStyle w:val="Code"/>
        <w:rPr>
          <w:highlight w:val="white"/>
        </w:rPr>
      </w:pPr>
      <w:r w:rsidRPr="006075A1">
        <w:rPr>
          <w:highlight w:val="white"/>
        </w:rPr>
        <w:t xml:space="preserve">            MergeStrings(tokenList);</w:t>
      </w:r>
    </w:p>
    <w:p w14:paraId="6307CCB4" w14:textId="77777777" w:rsidR="005B1C6D" w:rsidRPr="006075A1" w:rsidRDefault="005B1C6D" w:rsidP="005B1C6D">
      <w:pPr>
        <w:pStyle w:val="Code"/>
        <w:rPr>
          <w:highlight w:val="white"/>
        </w:rPr>
      </w:pPr>
      <w:r w:rsidRPr="006075A1">
        <w:rPr>
          <w:highlight w:val="white"/>
        </w:rPr>
        <w:t xml:space="preserve">            AddTokenListToBuffer(tokenList);</w:t>
      </w:r>
    </w:p>
    <w:p w14:paraId="3D4511EC" w14:textId="77777777" w:rsidR="005B1C6D" w:rsidRPr="006075A1" w:rsidRDefault="005B1C6D" w:rsidP="005B1C6D">
      <w:pPr>
        <w:pStyle w:val="Code"/>
        <w:rPr>
          <w:highlight w:val="white"/>
        </w:rPr>
      </w:pPr>
      <w:r w:rsidRPr="006075A1">
        <w:rPr>
          <w:highlight w:val="white"/>
        </w:rPr>
        <w:t xml:space="preserve">          }</w:t>
      </w:r>
    </w:p>
    <w:p w14:paraId="1DCD603B" w14:textId="77777777" w:rsidR="005B1C6D" w:rsidRPr="006075A1" w:rsidRDefault="005B1C6D" w:rsidP="005B1C6D">
      <w:pPr>
        <w:pStyle w:val="Code"/>
        <w:rPr>
          <w:highlight w:val="white"/>
        </w:rPr>
      </w:pPr>
      <w:r w:rsidRPr="006075A1">
        <w:rPr>
          <w:highlight w:val="white"/>
        </w:rPr>
        <w:t xml:space="preserve">          else {</w:t>
      </w:r>
    </w:p>
    <w:p w14:paraId="6AF17493" w14:textId="77777777" w:rsidR="005B1C6D" w:rsidRPr="006075A1" w:rsidRDefault="005B1C6D" w:rsidP="005B1C6D">
      <w:pPr>
        <w:pStyle w:val="Code"/>
        <w:rPr>
          <w:highlight w:val="white"/>
        </w:rPr>
      </w:pPr>
      <w:r w:rsidRPr="006075A1">
        <w:rPr>
          <w:highlight w:val="white"/>
        </w:rPr>
        <w:t xml:space="preserve">            AddNewlinesToBuffer(tokenList);</w:t>
      </w:r>
    </w:p>
    <w:p w14:paraId="4C120DA2" w14:textId="77777777" w:rsidR="005B1C6D" w:rsidRPr="006075A1" w:rsidRDefault="005B1C6D" w:rsidP="005B1C6D">
      <w:pPr>
        <w:pStyle w:val="Code"/>
        <w:rPr>
          <w:highlight w:val="white"/>
        </w:rPr>
      </w:pPr>
      <w:r w:rsidRPr="006075A1">
        <w:rPr>
          <w:highlight w:val="white"/>
        </w:rPr>
        <w:t xml:space="preserve">          }</w:t>
      </w:r>
    </w:p>
    <w:p w14:paraId="6BA1DEC9" w14:textId="77777777" w:rsidR="005B1C6D" w:rsidRPr="006075A1" w:rsidRDefault="005B1C6D" w:rsidP="005B1C6D">
      <w:pPr>
        <w:pStyle w:val="Code"/>
        <w:rPr>
          <w:highlight w:val="white"/>
        </w:rPr>
      </w:pPr>
      <w:r w:rsidRPr="006075A1">
        <w:rPr>
          <w:highlight w:val="white"/>
        </w:rPr>
        <w:t xml:space="preserve">        }</w:t>
      </w:r>
    </w:p>
    <w:p w14:paraId="3BECA42E" w14:textId="77777777" w:rsidR="005B1C6D" w:rsidRPr="006075A1" w:rsidRDefault="005B1C6D" w:rsidP="005B1C6D">
      <w:pPr>
        <w:pStyle w:val="Code"/>
        <w:rPr>
          <w:highlight w:val="white"/>
        </w:rPr>
      </w:pPr>
      <w:r w:rsidRPr="006075A1">
        <w:rPr>
          <w:highlight w:val="white"/>
        </w:rPr>
        <w:t xml:space="preserve">      }</w:t>
      </w:r>
    </w:p>
    <w:p w14:paraId="00634691" w14:textId="77777777" w:rsidR="005B1C6D" w:rsidRPr="006075A1" w:rsidRDefault="005B1C6D" w:rsidP="005B1C6D">
      <w:pPr>
        <w:pStyle w:val="Code"/>
        <w:rPr>
          <w:highlight w:val="white"/>
        </w:rPr>
      </w:pPr>
      <w:r w:rsidRPr="006075A1">
        <w:rPr>
          <w:highlight w:val="white"/>
        </w:rPr>
        <w:t xml:space="preserve">    }</w:t>
      </w:r>
    </w:p>
    <w:p w14:paraId="7B96D195" w14:textId="77777777" w:rsidR="005B1C6D" w:rsidRDefault="005B1C6D" w:rsidP="005B1C6D">
      <w:pPr>
        <w:pStyle w:val="Code"/>
        <w:rPr>
          <w:highlight w:val="white"/>
        </w:rPr>
      </w:pPr>
    </w:p>
    <w:p w14:paraId="63F34813" w14:textId="77777777" w:rsidR="005B1C6D" w:rsidRPr="00296821" w:rsidRDefault="005B1C6D" w:rsidP="005B1C6D">
      <w:pPr>
        <w:pStyle w:val="Code"/>
        <w:rPr>
          <w:highlight w:val="white"/>
        </w:rPr>
      </w:pPr>
      <w:r w:rsidRPr="00296821">
        <w:rPr>
          <w:highlight w:val="white"/>
        </w:rPr>
        <w:t xml:space="preserve">    private void AddTokenListToBuffer(List&lt;Token&gt; tokenList) {</w:t>
      </w:r>
    </w:p>
    <w:p w14:paraId="0720EE60" w14:textId="77777777" w:rsidR="005B1C6D" w:rsidRPr="00296821" w:rsidRDefault="005B1C6D" w:rsidP="005B1C6D">
      <w:pPr>
        <w:pStyle w:val="Code"/>
        <w:rPr>
          <w:highlight w:val="white"/>
        </w:rPr>
      </w:pPr>
      <w:r w:rsidRPr="00296821">
        <w:rPr>
          <w:highlight w:val="white"/>
        </w:rPr>
        <w:t xml:space="preserve">      foreach (Token token in tokenList) {</w:t>
      </w:r>
    </w:p>
    <w:p w14:paraId="15659AD1" w14:textId="77777777" w:rsidR="005B1C6D" w:rsidRPr="00296821" w:rsidRDefault="005B1C6D" w:rsidP="005B1C6D">
      <w:pPr>
        <w:pStyle w:val="Code"/>
        <w:rPr>
          <w:highlight w:val="white"/>
        </w:rPr>
      </w:pPr>
      <w:r w:rsidRPr="00296821">
        <w:rPr>
          <w:highlight w:val="white"/>
        </w:rPr>
        <w:t xml:space="preserve">        m_outputBuffer.Append(token.ToNewlineString() + token.ToString());</w:t>
      </w:r>
    </w:p>
    <w:p w14:paraId="75F0F167" w14:textId="77777777" w:rsidR="005B1C6D" w:rsidRPr="00296821" w:rsidRDefault="005B1C6D" w:rsidP="005B1C6D">
      <w:pPr>
        <w:pStyle w:val="Code"/>
        <w:rPr>
          <w:highlight w:val="white"/>
        </w:rPr>
      </w:pPr>
      <w:r w:rsidRPr="00296821">
        <w:rPr>
          <w:highlight w:val="white"/>
        </w:rPr>
        <w:t xml:space="preserve">      }</w:t>
      </w:r>
    </w:p>
    <w:p w14:paraId="376A0670" w14:textId="77777777" w:rsidR="005B1C6D" w:rsidRPr="00296821" w:rsidRDefault="005B1C6D" w:rsidP="005B1C6D">
      <w:pPr>
        <w:pStyle w:val="Code"/>
        <w:rPr>
          <w:highlight w:val="white"/>
        </w:rPr>
      </w:pPr>
      <w:r w:rsidRPr="00296821">
        <w:rPr>
          <w:highlight w:val="white"/>
        </w:rPr>
        <w:t xml:space="preserve">    }</w:t>
      </w:r>
    </w:p>
    <w:p w14:paraId="7985C0A3" w14:textId="77777777" w:rsidR="005B1C6D" w:rsidRPr="00296821" w:rsidRDefault="005B1C6D" w:rsidP="005B1C6D">
      <w:pPr>
        <w:pStyle w:val="Code"/>
        <w:rPr>
          <w:highlight w:val="white"/>
        </w:rPr>
      </w:pPr>
      <w:r w:rsidRPr="00296821">
        <w:rPr>
          <w:highlight w:val="white"/>
        </w:rPr>
        <w:t xml:space="preserve">  </w:t>
      </w:r>
    </w:p>
    <w:p w14:paraId="1B3C3822" w14:textId="77777777" w:rsidR="005B1C6D" w:rsidRPr="00296821" w:rsidRDefault="005B1C6D" w:rsidP="005B1C6D">
      <w:pPr>
        <w:pStyle w:val="Code"/>
        <w:rPr>
          <w:highlight w:val="white"/>
        </w:rPr>
      </w:pPr>
      <w:r w:rsidRPr="00296821">
        <w:rPr>
          <w:highlight w:val="white"/>
        </w:rPr>
        <w:t xml:space="preserve">    private void AddNewlinesToBuffer(List&lt;Token&gt; tokenList) {</w:t>
      </w:r>
    </w:p>
    <w:p w14:paraId="70424132" w14:textId="77777777" w:rsidR="005B1C6D" w:rsidRPr="00296821" w:rsidRDefault="005B1C6D" w:rsidP="005B1C6D">
      <w:pPr>
        <w:pStyle w:val="Code"/>
        <w:rPr>
          <w:highlight w:val="white"/>
        </w:rPr>
      </w:pPr>
      <w:r w:rsidRPr="00296821">
        <w:rPr>
          <w:highlight w:val="white"/>
        </w:rPr>
        <w:t xml:space="preserve">      foreach (Token token in tokenList) {</w:t>
      </w:r>
    </w:p>
    <w:p w14:paraId="38CC1AFE" w14:textId="77777777" w:rsidR="005B1C6D" w:rsidRPr="00296821" w:rsidRDefault="005B1C6D" w:rsidP="005B1C6D">
      <w:pPr>
        <w:pStyle w:val="Code"/>
        <w:rPr>
          <w:highlight w:val="white"/>
        </w:rPr>
      </w:pPr>
      <w:r w:rsidRPr="00296821">
        <w:rPr>
          <w:highlight w:val="white"/>
        </w:rPr>
        <w:t xml:space="preserve">        m_outputBuffer.Append(token.ToNewlineString());</w:t>
      </w:r>
    </w:p>
    <w:p w14:paraId="0934579F" w14:textId="77777777" w:rsidR="005B1C6D" w:rsidRPr="00296821" w:rsidRDefault="005B1C6D" w:rsidP="005B1C6D">
      <w:pPr>
        <w:pStyle w:val="Code"/>
        <w:rPr>
          <w:highlight w:val="white"/>
        </w:rPr>
      </w:pPr>
      <w:r w:rsidRPr="00296821">
        <w:rPr>
          <w:highlight w:val="white"/>
        </w:rPr>
        <w:t xml:space="preserve">        CCompiler_Main.Scanner.Line += token.GetNewlineCount();</w:t>
      </w:r>
    </w:p>
    <w:p w14:paraId="38121DF8" w14:textId="77777777" w:rsidR="005B1C6D" w:rsidRPr="00296821" w:rsidRDefault="005B1C6D" w:rsidP="005B1C6D">
      <w:pPr>
        <w:pStyle w:val="Code"/>
        <w:rPr>
          <w:highlight w:val="white"/>
        </w:rPr>
      </w:pPr>
      <w:r w:rsidRPr="00296821">
        <w:rPr>
          <w:highlight w:val="white"/>
        </w:rPr>
        <w:t xml:space="preserve">      }</w:t>
      </w:r>
    </w:p>
    <w:p w14:paraId="2A147735" w14:textId="77777777" w:rsidR="005B1C6D" w:rsidRPr="00296821" w:rsidRDefault="005B1C6D" w:rsidP="005B1C6D">
      <w:pPr>
        <w:pStyle w:val="Code"/>
        <w:rPr>
          <w:highlight w:val="white"/>
        </w:rPr>
      </w:pPr>
      <w:r w:rsidRPr="00296821">
        <w:rPr>
          <w:highlight w:val="white"/>
        </w:rPr>
        <w:t xml:space="preserve">    }  </w:t>
      </w:r>
    </w:p>
    <w:p w14:paraId="6E2DE400" w14:textId="77777777" w:rsidR="005B1C6D" w:rsidRPr="00EC76D5" w:rsidRDefault="005B1C6D" w:rsidP="005B1C6D">
      <w:r w:rsidRPr="00EC76D5">
        <w:t xml:space="preserve">The </w:t>
      </w:r>
      <w:proofErr w:type="spellStart"/>
      <w:r w:rsidRPr="00EC76D5">
        <w:rPr>
          <w:rStyle w:val="CodeInText"/>
        </w:rPr>
        <w:t>isVisible</w:t>
      </w:r>
      <w:proofErr w:type="spellEnd"/>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or #</w:t>
      </w:r>
      <w:r w:rsidRPr="00EC76D5">
        <w:rPr>
          <w:rStyle w:val="CodeInText"/>
        </w:rPr>
        <w:t>else</w:t>
      </w:r>
      <w:r w:rsidRPr="00EC76D5">
        <w:t xml:space="preserve"> preprocessor directive. We use the </w:t>
      </w:r>
      <w:proofErr w:type="spellStart"/>
      <w:r w:rsidRPr="00EC76D5">
        <w:rPr>
          <w:rStyle w:val="CodeInText"/>
        </w:rPr>
        <w:t>Main.IfStack</w:t>
      </w:r>
      <w:proofErr w:type="spellEnd"/>
      <w:r w:rsidRPr="00EC76D5">
        <w:t xml:space="preserve"> stack since conditional programming can be nested. If the source code is not visible at any nesting level (that is, anywhere in the stack), the area is not </w:t>
      </w:r>
      <w:proofErr w:type="gramStart"/>
      <w:r w:rsidRPr="00EC76D5">
        <w:t>visible</w:t>
      </w:r>
      <w:proofErr w:type="gramEnd"/>
      <w:r w:rsidRPr="00EC76D5">
        <w:t xml:space="preserve"> and we return false.</w:t>
      </w:r>
    </w:p>
    <w:p w14:paraId="7190B33B" w14:textId="77777777" w:rsidR="005B1C6D" w:rsidRPr="00CB32E7" w:rsidRDefault="005B1C6D" w:rsidP="005B1C6D">
      <w:pPr>
        <w:pStyle w:val="Code"/>
        <w:rPr>
          <w:highlight w:val="white"/>
        </w:rPr>
      </w:pPr>
      <w:r w:rsidRPr="00CB32E7">
        <w:rPr>
          <w:highlight w:val="white"/>
        </w:rPr>
        <w:t xml:space="preserve">    private bool IsVisible() {</w:t>
      </w:r>
    </w:p>
    <w:p w14:paraId="5738D98A" w14:textId="45445973" w:rsidR="005B1C6D" w:rsidRPr="00CB32E7" w:rsidRDefault="005B1C6D" w:rsidP="005B1C6D">
      <w:pPr>
        <w:pStyle w:val="Code"/>
        <w:rPr>
          <w:highlight w:val="white"/>
        </w:rPr>
      </w:pPr>
      <w:r w:rsidRPr="00CB32E7">
        <w:rPr>
          <w:highlight w:val="white"/>
        </w:rPr>
        <w:t xml:space="preserve">      foreach (Triple&lt;bool,bool,bool&gt; triple in </w:t>
      </w:r>
      <w:r w:rsidR="001B280B">
        <w:rPr>
          <w:highlight w:val="white"/>
        </w:rPr>
        <w:t>M_ifStack</w:t>
      </w:r>
      <w:r w:rsidRPr="00CB32E7">
        <w:rPr>
          <w:highlight w:val="white"/>
        </w:rPr>
        <w:t>) {</w:t>
      </w:r>
    </w:p>
    <w:p w14:paraId="3AFE6DC2" w14:textId="77777777" w:rsidR="005B1C6D" w:rsidRPr="00CB32E7" w:rsidRDefault="005B1C6D" w:rsidP="005B1C6D">
      <w:pPr>
        <w:pStyle w:val="Code"/>
        <w:rPr>
          <w:highlight w:val="white"/>
        </w:rPr>
      </w:pPr>
      <w:r w:rsidRPr="00CB32E7">
        <w:rPr>
          <w:highlight w:val="white"/>
        </w:rPr>
        <w:t xml:space="preserve">        bool currentStatus = triple.Second;</w:t>
      </w:r>
    </w:p>
    <w:p w14:paraId="4DC57129" w14:textId="77777777" w:rsidR="005B1C6D" w:rsidRPr="00CB32E7" w:rsidRDefault="005B1C6D" w:rsidP="005B1C6D">
      <w:pPr>
        <w:pStyle w:val="Code"/>
        <w:rPr>
          <w:highlight w:val="white"/>
        </w:rPr>
      </w:pPr>
      <w:r w:rsidRPr="00CB32E7">
        <w:rPr>
          <w:highlight w:val="white"/>
        </w:rPr>
        <w:t xml:space="preserve">      </w:t>
      </w:r>
    </w:p>
    <w:p w14:paraId="2A9308E3" w14:textId="77777777" w:rsidR="005B1C6D" w:rsidRPr="00CB32E7" w:rsidRDefault="005B1C6D" w:rsidP="005B1C6D">
      <w:pPr>
        <w:pStyle w:val="Code"/>
        <w:rPr>
          <w:highlight w:val="white"/>
        </w:rPr>
      </w:pPr>
      <w:r w:rsidRPr="00CB32E7">
        <w:rPr>
          <w:highlight w:val="white"/>
        </w:rPr>
        <w:t xml:space="preserve">        if (!currentStatus) {</w:t>
      </w:r>
    </w:p>
    <w:p w14:paraId="65C8C1E2" w14:textId="77777777" w:rsidR="005B1C6D" w:rsidRPr="00CB32E7" w:rsidRDefault="005B1C6D" w:rsidP="005B1C6D">
      <w:pPr>
        <w:pStyle w:val="Code"/>
        <w:rPr>
          <w:highlight w:val="white"/>
        </w:rPr>
      </w:pPr>
      <w:r w:rsidRPr="00CB32E7">
        <w:rPr>
          <w:highlight w:val="white"/>
        </w:rPr>
        <w:t xml:space="preserve">          return false;</w:t>
      </w:r>
    </w:p>
    <w:p w14:paraId="61C2D7A3" w14:textId="77777777" w:rsidR="005B1C6D" w:rsidRPr="00CB32E7" w:rsidRDefault="005B1C6D" w:rsidP="005B1C6D">
      <w:pPr>
        <w:pStyle w:val="Code"/>
        <w:rPr>
          <w:highlight w:val="white"/>
        </w:rPr>
      </w:pPr>
      <w:r w:rsidRPr="00CB32E7">
        <w:rPr>
          <w:highlight w:val="white"/>
        </w:rPr>
        <w:t xml:space="preserve">        }</w:t>
      </w:r>
    </w:p>
    <w:p w14:paraId="0AD76E92" w14:textId="77777777" w:rsidR="005B1C6D" w:rsidRPr="00CB32E7" w:rsidRDefault="005B1C6D" w:rsidP="005B1C6D">
      <w:pPr>
        <w:pStyle w:val="Code"/>
        <w:rPr>
          <w:highlight w:val="white"/>
        </w:rPr>
      </w:pPr>
      <w:r w:rsidRPr="00CB32E7">
        <w:rPr>
          <w:highlight w:val="white"/>
        </w:rPr>
        <w:t xml:space="preserve">      }</w:t>
      </w:r>
    </w:p>
    <w:p w14:paraId="05B98F2A" w14:textId="77777777" w:rsidR="005B1C6D" w:rsidRPr="00CB32E7" w:rsidRDefault="005B1C6D" w:rsidP="005B1C6D">
      <w:pPr>
        <w:pStyle w:val="Code"/>
        <w:rPr>
          <w:highlight w:val="white"/>
        </w:rPr>
      </w:pPr>
      <w:r w:rsidRPr="00CB32E7">
        <w:rPr>
          <w:highlight w:val="white"/>
        </w:rPr>
        <w:t xml:space="preserve">      </w:t>
      </w:r>
    </w:p>
    <w:p w14:paraId="3AB5F39B" w14:textId="77777777" w:rsidR="005B1C6D" w:rsidRPr="00CB32E7" w:rsidRDefault="005B1C6D" w:rsidP="005B1C6D">
      <w:pPr>
        <w:pStyle w:val="Code"/>
        <w:rPr>
          <w:highlight w:val="white"/>
        </w:rPr>
      </w:pPr>
      <w:r w:rsidRPr="00CB32E7">
        <w:rPr>
          <w:highlight w:val="white"/>
        </w:rPr>
        <w:t xml:space="preserve">      return true;</w:t>
      </w:r>
    </w:p>
    <w:p w14:paraId="714F67BC" w14:textId="77777777" w:rsidR="005B1C6D" w:rsidRPr="00CB32E7" w:rsidRDefault="005B1C6D" w:rsidP="005B1C6D">
      <w:pPr>
        <w:pStyle w:val="Code"/>
        <w:rPr>
          <w:highlight w:val="white"/>
        </w:rPr>
      </w:pPr>
      <w:r w:rsidRPr="00CB32E7">
        <w:rPr>
          <w:highlight w:val="white"/>
        </w:rPr>
        <w:t xml:space="preserve">    }</w:t>
      </w:r>
    </w:p>
    <w:p w14:paraId="0E4B7CC1" w14:textId="77777777" w:rsidR="005B1C6D" w:rsidRPr="00EC76D5" w:rsidRDefault="005B1C6D" w:rsidP="005B1C6D">
      <w:r w:rsidRPr="00EC76D5">
        <w:lastRenderedPageBreak/>
        <w:t xml:space="preserve">The </w:t>
      </w:r>
      <w:proofErr w:type="spellStart"/>
      <w:r w:rsidRPr="00EC76D5">
        <w:rPr>
          <w:rStyle w:val="CodeInText0"/>
        </w:rPr>
        <w:t>trimLeft</w:t>
      </w:r>
      <w:proofErr w:type="spellEnd"/>
      <w:r w:rsidRPr="00EC76D5">
        <w:t xml:space="preserve"> and </w:t>
      </w:r>
      <w:proofErr w:type="spellStart"/>
      <w:r w:rsidRPr="00EC76D5">
        <w:rPr>
          <w:rStyle w:val="CodeInText0"/>
        </w:rPr>
        <w:t>trimRight</w:t>
      </w:r>
      <w:proofErr w:type="spellEnd"/>
      <w:r w:rsidRPr="00EC76D5">
        <w:t xml:space="preserve"> methods simple removes all </w:t>
      </w:r>
      <w:proofErr w:type="gramStart"/>
      <w:r w:rsidRPr="00EC76D5">
        <w:t>white-spaces</w:t>
      </w:r>
      <w:proofErr w:type="gramEnd"/>
      <w:r w:rsidRPr="00EC76D5">
        <w:t xml:space="preserve"> to the left or right of the string.</w:t>
      </w:r>
    </w:p>
    <w:p w14:paraId="00FDA97F" w14:textId="77777777" w:rsidR="005B1C6D" w:rsidRPr="00CB32E7" w:rsidRDefault="005B1C6D" w:rsidP="005B1C6D">
      <w:r w:rsidRPr="00EC76D5">
        <w:t xml:space="preserve">The </w:t>
      </w:r>
      <w:proofErr w:type="spellStart"/>
      <w:r w:rsidRPr="00EC76D5">
        <w:rPr>
          <w:rStyle w:val="CodeInText0"/>
        </w:rPr>
        <w:t>countChar</w:t>
      </w:r>
      <w:proofErr w:type="spellEnd"/>
      <w:r w:rsidRPr="00EC76D5">
        <w:t xml:space="preserve"> method simple counts the number of occurrences of the character.</w:t>
      </w:r>
    </w:p>
    <w:p w14:paraId="1E5C1527" w14:textId="77777777" w:rsidR="005B1C6D" w:rsidRPr="00EC76D5" w:rsidRDefault="005B1C6D" w:rsidP="005B1C6D">
      <w:pPr>
        <w:pStyle w:val="Rubrik3"/>
      </w:pPr>
      <w:bookmarkStart w:id="499" w:name="_Toc54120012"/>
      <w:r w:rsidRPr="00EC76D5">
        <w:t>Lines</w:t>
      </w:r>
      <w:bookmarkEnd w:id="499"/>
    </w:p>
    <w:p w14:paraId="4DA42C7F" w14:textId="77777777" w:rsidR="005B1C6D" w:rsidRPr="00EC76D5" w:rsidRDefault="005B1C6D" w:rsidP="005B1C6D">
      <w:r w:rsidRPr="00EC76D5">
        <w:t xml:space="preserve">The </w:t>
      </w:r>
      <w:proofErr w:type="spellStart"/>
      <w:r w:rsidRPr="00EC76D5">
        <w:rPr>
          <w:rStyle w:val="CodeInText0"/>
        </w:rPr>
        <w:t>doLine</w:t>
      </w:r>
      <w:proofErr w:type="spellEnd"/>
      <w:r w:rsidRPr="00EC76D5">
        <w:t xml:space="preserve"> method handles the </w:t>
      </w:r>
      <w:r w:rsidRPr="00EC76D5">
        <w:rPr>
          <w:rStyle w:val="CodeInText0"/>
        </w:rPr>
        <w:t>#line</w:t>
      </w:r>
      <w:r w:rsidRPr="00EC76D5">
        <w:t xml:space="preserve"> directive by setting the </w:t>
      </w:r>
      <w:proofErr w:type="spellStart"/>
      <w:r w:rsidRPr="00EC76D5">
        <w:rPr>
          <w:rStyle w:val="CodeInText0"/>
        </w:rPr>
        <w:t>Main</w:t>
      </w:r>
      <w:r w:rsidRPr="00EC76D5">
        <w:t>.</w:t>
      </w:r>
      <w:r w:rsidRPr="00EC76D5">
        <w:rPr>
          <w:rStyle w:val="CodeInText0"/>
        </w:rPr>
        <w:t>Path</w:t>
      </w:r>
      <w:proofErr w:type="spellEnd"/>
      <w:r w:rsidRPr="00EC76D5">
        <w:t xml:space="preserve"> and </w:t>
      </w:r>
      <w:proofErr w:type="spellStart"/>
      <w:r w:rsidRPr="00EC76D5">
        <w:rPr>
          <w:rStyle w:val="CodeInText0"/>
        </w:rPr>
        <w:t>Main</w:t>
      </w:r>
      <w:r w:rsidRPr="00EC76D5">
        <w:t>.</w:t>
      </w:r>
      <w:r w:rsidRPr="00EC76D5">
        <w:rPr>
          <w:rStyle w:val="CodeInText0"/>
        </w:rPr>
        <w:t>Line</w:t>
      </w:r>
      <w:proofErr w:type="spellEnd"/>
      <w:r w:rsidRPr="00EC76D5">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665057D8" w14:textId="77777777" w:rsidTr="0092795B">
        <w:tc>
          <w:tcPr>
            <w:tcW w:w="3116" w:type="dxa"/>
          </w:tcPr>
          <w:p w14:paraId="2E4BD360" w14:textId="77777777" w:rsidR="005B1C6D" w:rsidRPr="00EC76D5" w:rsidRDefault="005B1C6D" w:rsidP="0092795B">
            <w:pPr>
              <w:pStyle w:val="Code"/>
            </w:pPr>
            <w:r w:rsidRPr="00EC76D5">
              <w:t>#line 100 C:\Temp\Test.c</w:t>
            </w:r>
          </w:p>
        </w:tc>
        <w:tc>
          <w:tcPr>
            <w:tcW w:w="3117" w:type="dxa"/>
          </w:tcPr>
          <w:p w14:paraId="2DF8D3C1" w14:textId="77777777" w:rsidR="005B1C6D" w:rsidRPr="00EC76D5" w:rsidRDefault="005B1C6D" w:rsidP="0092795B">
            <w:pPr>
              <w:pStyle w:val="Code"/>
            </w:pPr>
          </w:p>
        </w:tc>
        <w:tc>
          <w:tcPr>
            <w:tcW w:w="3117" w:type="dxa"/>
          </w:tcPr>
          <w:p w14:paraId="3DE070B3" w14:textId="77777777" w:rsidR="005B1C6D" w:rsidRPr="00EC76D5" w:rsidRDefault="005B1C6D" w:rsidP="0092795B">
            <w:pPr>
              <w:pStyle w:val="Code"/>
            </w:pPr>
          </w:p>
        </w:tc>
      </w:tr>
      <w:tr w:rsidR="005B1C6D" w:rsidRPr="00EC76D5" w14:paraId="1BF51438" w14:textId="77777777" w:rsidTr="0092795B">
        <w:tc>
          <w:tcPr>
            <w:tcW w:w="3116" w:type="dxa"/>
          </w:tcPr>
          <w:p w14:paraId="3346EAFC" w14:textId="77777777" w:rsidR="005B1C6D" w:rsidRPr="00EC76D5" w:rsidRDefault="005B1C6D" w:rsidP="0092795B">
            <w:pPr>
              <w:pStyle w:val="Code"/>
            </w:pPr>
            <w:r w:rsidRPr="00EC76D5">
              <w:t>$C:\Temp\Test.c,100$</w:t>
            </w:r>
          </w:p>
        </w:tc>
        <w:tc>
          <w:tcPr>
            <w:tcW w:w="3117" w:type="dxa"/>
          </w:tcPr>
          <w:p w14:paraId="42B1A681" w14:textId="77777777" w:rsidR="005B1C6D" w:rsidRPr="00EC76D5" w:rsidRDefault="005B1C6D" w:rsidP="0092795B">
            <w:pPr>
              <w:pStyle w:val="Code"/>
            </w:pPr>
          </w:p>
        </w:tc>
        <w:tc>
          <w:tcPr>
            <w:tcW w:w="3117" w:type="dxa"/>
          </w:tcPr>
          <w:p w14:paraId="344D7E5A" w14:textId="77777777" w:rsidR="005B1C6D" w:rsidRPr="00EC76D5" w:rsidRDefault="005B1C6D" w:rsidP="0092795B">
            <w:pPr>
              <w:pStyle w:val="Code"/>
            </w:pPr>
          </w:p>
        </w:tc>
      </w:tr>
    </w:tbl>
    <w:p w14:paraId="241573CC" w14:textId="77777777" w:rsidR="005B1C6D" w:rsidRDefault="005B1C6D" w:rsidP="005B1C6D">
      <w:pPr>
        <w:pStyle w:val="Code"/>
        <w:rPr>
          <w:highlight w:val="white"/>
        </w:rPr>
      </w:pPr>
    </w:p>
    <w:p w14:paraId="66082F93" w14:textId="77777777" w:rsidR="005B1C6D" w:rsidRPr="0023527B" w:rsidRDefault="005B1C6D" w:rsidP="005B1C6D">
      <w:pPr>
        <w:pStyle w:val="Code"/>
        <w:rPr>
          <w:highlight w:val="white"/>
        </w:rPr>
      </w:pPr>
      <w:r w:rsidRPr="0023527B">
        <w:rPr>
          <w:highlight w:val="white"/>
        </w:rPr>
        <w:t xml:space="preserve">    private void DoLine(List&lt;Token&gt; tokenList) {</w:t>
      </w:r>
    </w:p>
    <w:p w14:paraId="63160BC4" w14:textId="77777777" w:rsidR="005B1C6D" w:rsidRPr="0023527B" w:rsidRDefault="005B1C6D" w:rsidP="005B1C6D">
      <w:pPr>
        <w:pStyle w:val="Code"/>
        <w:rPr>
          <w:highlight w:val="white"/>
        </w:rPr>
      </w:pPr>
      <w:r w:rsidRPr="0023527B">
        <w:rPr>
          <w:highlight w:val="white"/>
        </w:rPr>
        <w:t xml:space="preserve">      int listSize = tokenList.Count;</w:t>
      </w:r>
    </w:p>
    <w:p w14:paraId="5FCE5796" w14:textId="77777777" w:rsidR="005B1C6D" w:rsidRPr="0023527B" w:rsidRDefault="005B1C6D" w:rsidP="005B1C6D">
      <w:pPr>
        <w:pStyle w:val="Code"/>
        <w:rPr>
          <w:highlight w:val="white"/>
        </w:rPr>
      </w:pPr>
      <w:r w:rsidRPr="0023527B">
        <w:rPr>
          <w:highlight w:val="white"/>
        </w:rPr>
        <w:t xml:space="preserve">    </w:t>
      </w:r>
    </w:p>
    <w:p w14:paraId="0A02F93A" w14:textId="77777777" w:rsidR="005B1C6D" w:rsidRPr="0023527B" w:rsidRDefault="005B1C6D" w:rsidP="005B1C6D">
      <w:pPr>
        <w:pStyle w:val="Code"/>
        <w:rPr>
          <w:highlight w:val="white"/>
        </w:rPr>
      </w:pPr>
      <w:r w:rsidRPr="0023527B">
        <w:rPr>
          <w:highlight w:val="white"/>
        </w:rPr>
        <w:t xml:space="preserve">      if ((listSize == 4) || (listSize == 5)) {</w:t>
      </w:r>
    </w:p>
    <w:p w14:paraId="2F1FD07B" w14:textId="77777777" w:rsidR="005B1C6D" w:rsidRPr="0023527B" w:rsidRDefault="005B1C6D" w:rsidP="005B1C6D">
      <w:pPr>
        <w:pStyle w:val="Code"/>
        <w:rPr>
          <w:highlight w:val="white"/>
        </w:rPr>
      </w:pPr>
      <w:r w:rsidRPr="0023527B">
        <w:rPr>
          <w:highlight w:val="white"/>
        </w:rPr>
        <w:t xml:space="preserve">        string lineText = (string) tokenList[2].Value;</w:t>
      </w:r>
    </w:p>
    <w:p w14:paraId="728DD12D" w14:textId="77777777" w:rsidR="005B1C6D" w:rsidRDefault="005B1C6D" w:rsidP="005B1C6D">
      <w:pPr>
        <w:pStyle w:val="Code"/>
        <w:rPr>
          <w:highlight w:val="white"/>
        </w:rPr>
      </w:pPr>
      <w:r w:rsidRPr="0023527B">
        <w:rPr>
          <w:highlight w:val="white"/>
        </w:rPr>
        <w:t xml:space="preserve">        Assert.Error(int.TryParse(lineText, out CCompiler_Main.Scanner.Line),</w:t>
      </w:r>
    </w:p>
    <w:p w14:paraId="459EAB07" w14:textId="77777777" w:rsidR="005B1C6D" w:rsidRPr="0023527B" w:rsidRDefault="005B1C6D" w:rsidP="005B1C6D">
      <w:pPr>
        <w:pStyle w:val="Code"/>
        <w:rPr>
          <w:highlight w:val="white"/>
        </w:rPr>
      </w:pPr>
      <w:r>
        <w:rPr>
          <w:highlight w:val="white"/>
        </w:rPr>
        <w:t xml:space="preserve">                                 </w:t>
      </w:r>
      <w:r w:rsidRPr="0023527B">
        <w:rPr>
          <w:highlight w:val="white"/>
        </w:rPr>
        <w:t xml:space="preserve"> lineText, Message.Invalid_line_number);</w:t>
      </w:r>
    </w:p>
    <w:p w14:paraId="7313F2CC" w14:textId="77777777" w:rsidR="005B1C6D" w:rsidRPr="0023527B" w:rsidRDefault="005B1C6D" w:rsidP="005B1C6D">
      <w:pPr>
        <w:pStyle w:val="Code"/>
        <w:rPr>
          <w:highlight w:val="white"/>
        </w:rPr>
      </w:pPr>
    </w:p>
    <w:p w14:paraId="5F567258" w14:textId="77777777" w:rsidR="005B1C6D" w:rsidRPr="0023527B" w:rsidRDefault="005B1C6D" w:rsidP="005B1C6D">
      <w:pPr>
        <w:pStyle w:val="Code"/>
        <w:rPr>
          <w:highlight w:val="white"/>
        </w:rPr>
      </w:pPr>
      <w:r w:rsidRPr="0023527B">
        <w:rPr>
          <w:highlight w:val="white"/>
        </w:rPr>
        <w:t xml:space="preserve">        if (listSize == 5) {</w:t>
      </w:r>
    </w:p>
    <w:p w14:paraId="126D8C16" w14:textId="77777777" w:rsidR="005B1C6D" w:rsidRDefault="005B1C6D" w:rsidP="005B1C6D">
      <w:pPr>
        <w:pStyle w:val="Code"/>
        <w:rPr>
          <w:highlight w:val="white"/>
        </w:rPr>
      </w:pPr>
      <w:r w:rsidRPr="0023527B">
        <w:rPr>
          <w:highlight w:val="white"/>
        </w:rPr>
        <w:t xml:space="preserve">          CCompiler_Main.Scanner.Path =</w:t>
      </w:r>
    </w:p>
    <w:p w14:paraId="0FA3F3F9" w14:textId="77777777" w:rsidR="005B1C6D" w:rsidRPr="0023527B" w:rsidRDefault="005B1C6D" w:rsidP="005B1C6D">
      <w:pPr>
        <w:pStyle w:val="Code"/>
        <w:rPr>
          <w:highlight w:val="white"/>
        </w:rPr>
      </w:pPr>
      <w:r>
        <w:rPr>
          <w:highlight w:val="white"/>
        </w:rPr>
        <w:t xml:space="preserve">           </w:t>
      </w:r>
      <w:r w:rsidRPr="0023527B">
        <w:rPr>
          <w:highlight w:val="white"/>
        </w:rPr>
        <w:t xml:space="preserve"> new FileInfo((string) tokenList[3].Value);</w:t>
      </w:r>
    </w:p>
    <w:p w14:paraId="1FD351FA" w14:textId="77777777" w:rsidR="005B1C6D" w:rsidRPr="0023527B" w:rsidRDefault="005B1C6D" w:rsidP="005B1C6D">
      <w:pPr>
        <w:pStyle w:val="Code"/>
        <w:rPr>
          <w:highlight w:val="white"/>
        </w:rPr>
      </w:pPr>
      <w:r w:rsidRPr="0023527B">
        <w:rPr>
          <w:highlight w:val="white"/>
        </w:rPr>
        <w:t xml:space="preserve">        }</w:t>
      </w:r>
    </w:p>
    <w:p w14:paraId="08FCB858" w14:textId="77777777" w:rsidR="005B1C6D" w:rsidRPr="0023527B" w:rsidRDefault="005B1C6D" w:rsidP="005B1C6D">
      <w:pPr>
        <w:pStyle w:val="Code"/>
        <w:rPr>
          <w:highlight w:val="white"/>
        </w:rPr>
      </w:pPr>
      <w:r w:rsidRPr="0023527B">
        <w:rPr>
          <w:highlight w:val="white"/>
        </w:rPr>
        <w:t xml:space="preserve">      }</w:t>
      </w:r>
    </w:p>
    <w:p w14:paraId="6238B73F" w14:textId="77777777" w:rsidR="005B1C6D" w:rsidRPr="0023527B" w:rsidRDefault="005B1C6D" w:rsidP="005B1C6D">
      <w:pPr>
        <w:pStyle w:val="Code"/>
        <w:rPr>
          <w:highlight w:val="white"/>
        </w:rPr>
      </w:pPr>
      <w:r w:rsidRPr="0023527B">
        <w:rPr>
          <w:highlight w:val="white"/>
        </w:rPr>
        <w:t xml:space="preserve">      else {</w:t>
      </w:r>
    </w:p>
    <w:p w14:paraId="34DADD54" w14:textId="77777777" w:rsidR="005B1C6D" w:rsidRPr="0023527B" w:rsidRDefault="005B1C6D" w:rsidP="005B1C6D">
      <w:pPr>
        <w:pStyle w:val="Code"/>
        <w:rPr>
          <w:highlight w:val="white"/>
        </w:rPr>
      </w:pPr>
      <w:r w:rsidRPr="0023527B">
        <w:rPr>
          <w:highlight w:val="white"/>
        </w:rPr>
        <w:t xml:space="preserve">        Assert.Error(listSize == 3, TokenListToString(tokenList),</w:t>
      </w:r>
    </w:p>
    <w:p w14:paraId="4B69B981" w14:textId="77777777" w:rsidR="005B1C6D" w:rsidRPr="0023527B" w:rsidRDefault="005B1C6D" w:rsidP="005B1C6D">
      <w:pPr>
        <w:pStyle w:val="Code"/>
        <w:rPr>
          <w:highlight w:val="white"/>
        </w:rPr>
      </w:pPr>
      <w:r w:rsidRPr="0023527B">
        <w:rPr>
          <w:highlight w:val="white"/>
        </w:rPr>
        <w:t xml:space="preserve">                     Message.Invalid_preprocessor_directive);</w:t>
      </w:r>
    </w:p>
    <w:p w14:paraId="31FE6979" w14:textId="77777777" w:rsidR="005B1C6D" w:rsidRPr="0023527B" w:rsidRDefault="005B1C6D" w:rsidP="005B1C6D">
      <w:pPr>
        <w:pStyle w:val="Code"/>
        <w:rPr>
          <w:highlight w:val="white"/>
        </w:rPr>
      </w:pPr>
      <w:r w:rsidRPr="0023527B">
        <w:rPr>
          <w:highlight w:val="white"/>
        </w:rPr>
        <w:t xml:space="preserve">      }</w:t>
      </w:r>
    </w:p>
    <w:p w14:paraId="0821181C" w14:textId="77777777" w:rsidR="005B1C6D" w:rsidRPr="0023527B" w:rsidRDefault="005B1C6D" w:rsidP="005B1C6D">
      <w:pPr>
        <w:pStyle w:val="Code"/>
        <w:rPr>
          <w:highlight w:val="white"/>
        </w:rPr>
      </w:pPr>
    </w:p>
    <w:p w14:paraId="78A692C8"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959EDB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7A01E82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36337250" w14:textId="77777777" w:rsidR="005B1C6D" w:rsidRPr="0023527B" w:rsidRDefault="005B1C6D" w:rsidP="005B1C6D">
      <w:pPr>
        <w:pStyle w:val="Code"/>
        <w:rPr>
          <w:highlight w:val="white"/>
        </w:rPr>
      </w:pPr>
      <w:r w:rsidRPr="0023527B">
        <w:rPr>
          <w:highlight w:val="white"/>
        </w:rPr>
        <w:t xml:space="preserve">    }</w:t>
      </w:r>
    </w:p>
    <w:p w14:paraId="6EB53A9B" w14:textId="77777777" w:rsidR="005B1C6D" w:rsidRPr="00EC76D5" w:rsidRDefault="005B1C6D" w:rsidP="005B1C6D">
      <w:pPr>
        <w:pStyle w:val="Rubrik3"/>
      </w:pPr>
      <w:bookmarkStart w:id="500" w:name="_Toc54120013"/>
      <w:r w:rsidRPr="00EC76D5">
        <w:t>Includes</w:t>
      </w:r>
      <w:bookmarkEnd w:id="500"/>
    </w:p>
    <w:p w14:paraId="39963A74" w14:textId="77777777" w:rsidR="005B1C6D" w:rsidRPr="00EC76D5" w:rsidRDefault="005B1C6D" w:rsidP="005B1C6D">
      <w:r w:rsidRPr="00EC76D5">
        <w:t xml:space="preserve">There are two kinds of include files: system files (‘&lt;’ and ‘&gt;’) and internal files (‘\”’). The systems files are included from the path given by </w:t>
      </w:r>
      <w:proofErr w:type="spellStart"/>
      <w:r w:rsidRPr="00EC76D5">
        <w:rPr>
          <w:rStyle w:val="CodeInText"/>
        </w:rPr>
        <w:t>Main.IncludePath</w:t>
      </w:r>
      <w:proofErr w:type="spellEnd"/>
      <w:r w:rsidRPr="00EC76D5">
        <w:t>, and the internal files are included locally.</w:t>
      </w:r>
    </w:p>
    <w:p w14:paraId="534D4E94" w14:textId="77777777" w:rsidR="005B1C6D" w:rsidRPr="00EC76D5" w:rsidRDefault="005B1C6D" w:rsidP="005B1C6D">
      <w:r w:rsidRPr="00EC76D5">
        <w:t xml:space="preserve">The </w:t>
      </w:r>
      <w:proofErr w:type="spellStart"/>
      <w:r w:rsidRPr="00EC76D5">
        <w:rPr>
          <w:rStyle w:val="CodeInText"/>
        </w:rPr>
        <w:t>Main.IncludeSet</w:t>
      </w:r>
      <w:proofErr w:type="spellEnd"/>
      <w:r w:rsidRPr="00EC76D5">
        <w:t xml:space="preserve"> set is used to track the included file so that the source file </w:t>
      </w:r>
      <w:proofErr w:type="gramStart"/>
      <w:r w:rsidRPr="00EC76D5">
        <w:t>include</w:t>
      </w:r>
      <w:proofErr w:type="gramEnd"/>
      <w:r w:rsidRPr="00EC76D5">
        <w:t xml:space="preserve"> the files shall be recompiled if it or any of its included files has been changed after the object file. The </w:t>
      </w:r>
      <w:proofErr w:type="spellStart"/>
      <w:r w:rsidRPr="00EC76D5">
        <w:rPr>
          <w:rStyle w:val="CodeInText"/>
        </w:rPr>
        <w:t>Main.IncludeStack</w:t>
      </w:r>
      <w:proofErr w:type="spellEnd"/>
      <w:r w:rsidRPr="00EC76D5">
        <w:t xml:space="preserve"> is used to make sure that there is no circular inclusion.</w:t>
      </w:r>
    </w:p>
    <w:p w14:paraId="57CC66D2" w14:textId="77777777" w:rsidR="005B1C6D" w:rsidRPr="00EC76D5" w:rsidRDefault="005B1C6D" w:rsidP="005B1C6D">
      <w:r w:rsidRPr="00EC76D5">
        <w:t xml:space="preserve">The </w:t>
      </w:r>
      <w:proofErr w:type="spellStart"/>
      <w:r w:rsidRPr="00EC76D5">
        <w:rPr>
          <w:rStyle w:val="CodeInText"/>
        </w:rPr>
        <w:t>Main.Path</w:t>
      </w:r>
      <w:proofErr w:type="spellEnd"/>
      <w:r w:rsidRPr="00EC76D5">
        <w:t xml:space="preserve"> and </w:t>
      </w:r>
      <w:proofErr w:type="spellStart"/>
      <w:r w:rsidRPr="00EC76D5">
        <w:rPr>
          <w:rStyle w:val="CodeInText"/>
        </w:rPr>
        <w:t>Main.Line</w:t>
      </w:r>
      <w:proofErr w:type="spellEnd"/>
      <w:r w:rsidRPr="00EC76D5">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EC76D5">
        <w:t>Test.c,100</w:t>
      </w:r>
      <w:proofErr w:type="spellEnd"/>
      <w:r w:rsidRPr="00EC76D5">
        <w:t xml:space="preserve">$”). The method returns the source code of the included file, which will replace the original include line. </w:t>
      </w:r>
    </w:p>
    <w:p w14:paraId="57916512" w14:textId="77777777" w:rsidR="005B1C6D" w:rsidRPr="0023527B" w:rsidRDefault="005B1C6D" w:rsidP="005B1C6D">
      <w:pPr>
        <w:pStyle w:val="Code"/>
        <w:rPr>
          <w:highlight w:val="white"/>
        </w:rPr>
      </w:pPr>
      <w:r w:rsidRPr="0023527B">
        <w:rPr>
          <w:highlight w:val="white"/>
        </w:rPr>
        <w:t xml:space="preserve">    private void DoInclude(List&lt;Token&gt; tokenList) {</w:t>
      </w:r>
    </w:p>
    <w:p w14:paraId="7FDF5B1F" w14:textId="77777777" w:rsidR="005B1C6D" w:rsidRPr="0023527B" w:rsidRDefault="005B1C6D" w:rsidP="005B1C6D">
      <w:pPr>
        <w:pStyle w:val="Code"/>
        <w:rPr>
          <w:highlight w:val="white"/>
        </w:rPr>
      </w:pPr>
      <w:r w:rsidRPr="0023527B">
        <w:rPr>
          <w:highlight w:val="white"/>
        </w:rPr>
        <w:t xml:space="preserve">      FileInfo includeFile = null;</w:t>
      </w:r>
    </w:p>
    <w:p w14:paraId="36B7B092" w14:textId="77777777" w:rsidR="005B1C6D" w:rsidRPr="0023527B" w:rsidRDefault="005B1C6D" w:rsidP="005B1C6D">
      <w:pPr>
        <w:pStyle w:val="Code"/>
        <w:rPr>
          <w:highlight w:val="white"/>
        </w:rPr>
      </w:pPr>
      <w:r w:rsidRPr="0023527B">
        <w:rPr>
          <w:highlight w:val="white"/>
        </w:rPr>
        <w:t xml:space="preserve">    </w:t>
      </w:r>
    </w:p>
    <w:p w14:paraId="3FFD91B4" w14:textId="77777777" w:rsidR="005B1C6D" w:rsidRPr="0023527B" w:rsidRDefault="005B1C6D" w:rsidP="005B1C6D">
      <w:pPr>
        <w:pStyle w:val="Code"/>
        <w:rPr>
          <w:highlight w:val="white"/>
        </w:rPr>
      </w:pPr>
      <w:r w:rsidRPr="0023527B">
        <w:rPr>
          <w:highlight w:val="white"/>
        </w:rPr>
        <w:t xml:space="preserve">      if ((tokenList[2].Id == CCompiler_Pre.Tokens.STRING) &amp;&amp;</w:t>
      </w:r>
    </w:p>
    <w:p w14:paraId="7DCB76DC" w14:textId="77777777" w:rsidR="005B1C6D" w:rsidRPr="0023527B" w:rsidRDefault="005B1C6D" w:rsidP="005B1C6D">
      <w:pPr>
        <w:pStyle w:val="Code"/>
        <w:rPr>
          <w:highlight w:val="white"/>
        </w:rPr>
      </w:pPr>
      <w:r w:rsidRPr="0023527B">
        <w:rPr>
          <w:highlight w:val="white"/>
        </w:rPr>
        <w:t xml:space="preserve">          (tokenList[3].Id == CCompiler_Pre.Tokens.EOF)) {</w:t>
      </w:r>
    </w:p>
    <w:p w14:paraId="019BD946" w14:textId="77777777" w:rsidR="005B1C6D" w:rsidRPr="0023527B" w:rsidRDefault="005B1C6D" w:rsidP="005B1C6D">
      <w:pPr>
        <w:pStyle w:val="Code"/>
        <w:rPr>
          <w:highlight w:val="white"/>
        </w:rPr>
      </w:pPr>
      <w:r w:rsidRPr="0023527B">
        <w:rPr>
          <w:highlight w:val="white"/>
        </w:rPr>
        <w:t xml:space="preserve">        string text = tokenList[2].ToString();</w:t>
      </w:r>
    </w:p>
    <w:p w14:paraId="52EB15F0" w14:textId="77777777" w:rsidR="005B1C6D" w:rsidRPr="0023527B" w:rsidRDefault="005B1C6D" w:rsidP="005B1C6D">
      <w:pPr>
        <w:pStyle w:val="Code"/>
        <w:rPr>
          <w:highlight w:val="white"/>
        </w:rPr>
      </w:pPr>
      <w:r w:rsidRPr="0023527B">
        <w:rPr>
          <w:highlight w:val="white"/>
        </w:rPr>
        <w:t xml:space="preserve">        string file = text.ToString().Substring(1, text.Length - 1);</w:t>
      </w:r>
    </w:p>
    <w:p w14:paraId="1FB58B48" w14:textId="445CD137" w:rsidR="005B1C6D" w:rsidRPr="0023527B" w:rsidRDefault="005B1C6D" w:rsidP="005B1C6D">
      <w:pPr>
        <w:pStyle w:val="Code"/>
        <w:rPr>
          <w:highlight w:val="white"/>
        </w:rPr>
      </w:pPr>
      <w:r w:rsidRPr="0023527B">
        <w:rPr>
          <w:highlight w:val="white"/>
        </w:rPr>
        <w:t xml:space="preserve">        includeFile = new FileInfo(</w:t>
      </w:r>
      <w:r w:rsidR="001A433D">
        <w:rPr>
          <w:highlight w:val="white"/>
        </w:rPr>
        <w:t xml:space="preserve">Start.SourcePath + </w:t>
      </w:r>
      <w:r w:rsidRPr="0023527B">
        <w:rPr>
          <w:highlight w:val="white"/>
        </w:rPr>
        <w:t>file);</w:t>
      </w:r>
    </w:p>
    <w:p w14:paraId="12AD0819" w14:textId="77777777" w:rsidR="005B1C6D" w:rsidRPr="0023527B" w:rsidRDefault="005B1C6D" w:rsidP="005B1C6D">
      <w:pPr>
        <w:pStyle w:val="Code"/>
        <w:rPr>
          <w:highlight w:val="white"/>
        </w:rPr>
      </w:pPr>
      <w:r w:rsidRPr="0023527B">
        <w:rPr>
          <w:highlight w:val="white"/>
        </w:rPr>
        <w:lastRenderedPageBreak/>
        <w:t xml:space="preserve">      }</w:t>
      </w:r>
    </w:p>
    <w:p w14:paraId="131C70BD" w14:textId="77777777" w:rsidR="005B1C6D" w:rsidRPr="0023527B" w:rsidRDefault="005B1C6D" w:rsidP="005B1C6D">
      <w:pPr>
        <w:pStyle w:val="Code"/>
        <w:rPr>
          <w:highlight w:val="white"/>
        </w:rPr>
      </w:pPr>
      <w:r w:rsidRPr="0023527B">
        <w:rPr>
          <w:highlight w:val="white"/>
        </w:rPr>
        <w:t xml:space="preserve">      else {</w:t>
      </w:r>
    </w:p>
    <w:p w14:paraId="451DCB57" w14:textId="77777777" w:rsidR="005B1C6D" w:rsidRPr="0023527B" w:rsidRDefault="005B1C6D" w:rsidP="005B1C6D">
      <w:pPr>
        <w:pStyle w:val="Code"/>
        <w:rPr>
          <w:highlight w:val="white"/>
        </w:rPr>
      </w:pPr>
      <w:r w:rsidRPr="0023527B">
        <w:rPr>
          <w:highlight w:val="white"/>
        </w:rPr>
        <w:t xml:space="preserve">        StringBuilder buffer = new StringBuilder();</w:t>
      </w:r>
    </w:p>
    <w:p w14:paraId="230EA9CA" w14:textId="77777777" w:rsidR="005B1C6D" w:rsidRPr="0023527B" w:rsidRDefault="005B1C6D" w:rsidP="005B1C6D">
      <w:pPr>
        <w:pStyle w:val="Code"/>
        <w:rPr>
          <w:highlight w:val="white"/>
        </w:rPr>
      </w:pPr>
    </w:p>
    <w:p w14:paraId="0494746A" w14:textId="77777777" w:rsidR="005B1C6D" w:rsidRPr="0023527B" w:rsidRDefault="005B1C6D" w:rsidP="005B1C6D">
      <w:pPr>
        <w:pStyle w:val="Code"/>
        <w:rPr>
          <w:highlight w:val="white"/>
        </w:rPr>
      </w:pPr>
      <w:r w:rsidRPr="0023527B">
        <w:rPr>
          <w:highlight w:val="white"/>
        </w:rPr>
        <w:t xml:space="preserve">        foreach (Token token in tokenList.GetRange(2, tokenList.Count - 2)) {</w:t>
      </w:r>
    </w:p>
    <w:p w14:paraId="4E42CBAB" w14:textId="77777777" w:rsidR="005B1C6D" w:rsidRPr="0023527B" w:rsidRDefault="005B1C6D" w:rsidP="005B1C6D">
      <w:pPr>
        <w:pStyle w:val="Code"/>
        <w:rPr>
          <w:highlight w:val="white"/>
        </w:rPr>
      </w:pPr>
      <w:r w:rsidRPr="0023527B">
        <w:rPr>
          <w:highlight w:val="white"/>
        </w:rPr>
        <w:t xml:space="preserve">          buffer.Append(token.ToString());</w:t>
      </w:r>
    </w:p>
    <w:p w14:paraId="738C2BB2" w14:textId="77777777" w:rsidR="005B1C6D" w:rsidRPr="0023527B" w:rsidRDefault="005B1C6D" w:rsidP="005B1C6D">
      <w:pPr>
        <w:pStyle w:val="Code"/>
        <w:rPr>
          <w:highlight w:val="white"/>
        </w:rPr>
      </w:pPr>
      <w:r w:rsidRPr="0023527B">
        <w:rPr>
          <w:highlight w:val="white"/>
        </w:rPr>
        <w:t xml:space="preserve">        }</w:t>
      </w:r>
    </w:p>
    <w:p w14:paraId="63753DEE" w14:textId="77777777" w:rsidR="005B1C6D" w:rsidRPr="0023527B" w:rsidRDefault="005B1C6D" w:rsidP="005B1C6D">
      <w:pPr>
        <w:pStyle w:val="Code"/>
        <w:rPr>
          <w:highlight w:val="white"/>
        </w:rPr>
      </w:pPr>
      <w:r w:rsidRPr="0023527B">
        <w:rPr>
          <w:highlight w:val="white"/>
        </w:rPr>
        <w:t xml:space="preserve">      </w:t>
      </w:r>
    </w:p>
    <w:p w14:paraId="23D5AD74" w14:textId="77777777" w:rsidR="005B1C6D" w:rsidRPr="0023527B" w:rsidRDefault="005B1C6D" w:rsidP="005B1C6D">
      <w:pPr>
        <w:pStyle w:val="Code"/>
        <w:rPr>
          <w:highlight w:val="white"/>
        </w:rPr>
      </w:pPr>
      <w:r w:rsidRPr="0023527B">
        <w:rPr>
          <w:highlight w:val="white"/>
        </w:rPr>
        <w:t xml:space="preserve">        string text = buffer.ToString();</w:t>
      </w:r>
    </w:p>
    <w:p w14:paraId="576BF462" w14:textId="77777777" w:rsidR="005B1C6D" w:rsidRPr="0023527B" w:rsidRDefault="005B1C6D" w:rsidP="005B1C6D">
      <w:pPr>
        <w:pStyle w:val="Code"/>
        <w:rPr>
          <w:highlight w:val="white"/>
        </w:rPr>
      </w:pPr>
    </w:p>
    <w:p w14:paraId="638B4B1C" w14:textId="77777777" w:rsidR="005B1C6D" w:rsidRPr="0023527B" w:rsidRDefault="005B1C6D" w:rsidP="005B1C6D">
      <w:pPr>
        <w:pStyle w:val="Code"/>
        <w:rPr>
          <w:highlight w:val="white"/>
        </w:rPr>
      </w:pPr>
      <w:r w:rsidRPr="0023527B">
        <w:rPr>
          <w:highlight w:val="white"/>
        </w:rPr>
        <w:t xml:space="preserve">        if (text.StartsWith("&lt;") &amp;&amp; text.EndsWith("&gt;")) {</w:t>
      </w:r>
    </w:p>
    <w:p w14:paraId="71CD6682" w14:textId="77777777" w:rsidR="005B1C6D" w:rsidRPr="0023527B" w:rsidRDefault="005B1C6D" w:rsidP="005B1C6D">
      <w:pPr>
        <w:pStyle w:val="Code"/>
        <w:rPr>
          <w:highlight w:val="white"/>
        </w:rPr>
      </w:pPr>
      <w:r w:rsidRPr="0023527B">
        <w:rPr>
          <w:highlight w:val="white"/>
        </w:rPr>
        <w:t xml:space="preserve">          string file = text.ToString().Substring(1, text.Length - 2);</w:t>
      </w:r>
    </w:p>
    <w:p w14:paraId="6FE2744C" w14:textId="1CBFAC5E" w:rsidR="005B1C6D" w:rsidRPr="0023527B" w:rsidRDefault="005B1C6D" w:rsidP="005B1C6D">
      <w:pPr>
        <w:pStyle w:val="Code"/>
        <w:rPr>
          <w:highlight w:val="white"/>
        </w:rPr>
      </w:pPr>
      <w:r w:rsidRPr="0023527B">
        <w:rPr>
          <w:highlight w:val="white"/>
        </w:rPr>
        <w:t xml:space="preserve">          includeFile = new FileInfo(</w:t>
      </w:r>
      <w:r w:rsidR="00C9762B">
        <w:rPr>
          <w:highlight w:val="white"/>
        </w:rPr>
        <w:t>Start.SourcePath</w:t>
      </w:r>
      <w:r w:rsidRPr="0023527B">
        <w:rPr>
          <w:highlight w:val="white"/>
        </w:rPr>
        <w:t xml:space="preserve"> + file);</w:t>
      </w:r>
    </w:p>
    <w:p w14:paraId="5D94772D" w14:textId="77777777" w:rsidR="005B1C6D" w:rsidRPr="0023527B" w:rsidRDefault="005B1C6D" w:rsidP="005B1C6D">
      <w:pPr>
        <w:pStyle w:val="Code"/>
        <w:rPr>
          <w:highlight w:val="white"/>
        </w:rPr>
      </w:pPr>
      <w:r w:rsidRPr="0023527B">
        <w:rPr>
          <w:highlight w:val="white"/>
        </w:rPr>
        <w:t xml:space="preserve">        }</w:t>
      </w:r>
    </w:p>
    <w:p w14:paraId="23ACE506" w14:textId="77777777" w:rsidR="005B1C6D" w:rsidRPr="0023527B" w:rsidRDefault="005B1C6D" w:rsidP="005B1C6D">
      <w:pPr>
        <w:pStyle w:val="Code"/>
        <w:rPr>
          <w:highlight w:val="white"/>
        </w:rPr>
      </w:pPr>
      <w:r w:rsidRPr="0023527B">
        <w:rPr>
          <w:highlight w:val="white"/>
        </w:rPr>
        <w:t xml:space="preserve">        else {</w:t>
      </w:r>
    </w:p>
    <w:p w14:paraId="3ADACB55" w14:textId="77777777" w:rsidR="005B1C6D" w:rsidRDefault="005B1C6D" w:rsidP="005B1C6D">
      <w:pPr>
        <w:pStyle w:val="Code"/>
        <w:rPr>
          <w:highlight w:val="white"/>
        </w:rPr>
      </w:pPr>
      <w:r w:rsidRPr="0023527B">
        <w:rPr>
          <w:highlight w:val="white"/>
        </w:rPr>
        <w:t xml:space="preserve">          Assert.Error(TokenListToString(tokenList),</w:t>
      </w:r>
    </w:p>
    <w:p w14:paraId="76B73F89" w14:textId="77777777" w:rsidR="005B1C6D" w:rsidRPr="0023527B" w:rsidRDefault="005B1C6D" w:rsidP="005B1C6D">
      <w:pPr>
        <w:pStyle w:val="Code"/>
        <w:rPr>
          <w:highlight w:val="white"/>
        </w:rPr>
      </w:pPr>
      <w:r>
        <w:rPr>
          <w:highlight w:val="white"/>
        </w:rPr>
        <w:t xml:space="preserve">                      </w:t>
      </w:r>
      <w:r w:rsidRPr="0023527B">
        <w:rPr>
          <w:highlight w:val="white"/>
        </w:rPr>
        <w:t xml:space="preserve"> Message.Invalid_preprocessor_directive);</w:t>
      </w:r>
    </w:p>
    <w:p w14:paraId="6F0D6BCB" w14:textId="77777777" w:rsidR="005B1C6D" w:rsidRPr="0023527B" w:rsidRDefault="005B1C6D" w:rsidP="005B1C6D">
      <w:pPr>
        <w:pStyle w:val="Code"/>
        <w:rPr>
          <w:highlight w:val="white"/>
        </w:rPr>
      </w:pPr>
      <w:r w:rsidRPr="0023527B">
        <w:rPr>
          <w:highlight w:val="white"/>
        </w:rPr>
        <w:t xml:space="preserve">        }</w:t>
      </w:r>
    </w:p>
    <w:p w14:paraId="70ED42DA" w14:textId="77777777" w:rsidR="005B1C6D" w:rsidRPr="0023527B" w:rsidRDefault="005B1C6D" w:rsidP="005B1C6D">
      <w:pPr>
        <w:pStyle w:val="Code"/>
        <w:rPr>
          <w:highlight w:val="white"/>
        </w:rPr>
      </w:pPr>
      <w:r w:rsidRPr="0023527B">
        <w:rPr>
          <w:highlight w:val="white"/>
        </w:rPr>
        <w:t xml:space="preserve">      }</w:t>
      </w:r>
    </w:p>
    <w:p w14:paraId="592AABFD" w14:textId="77777777" w:rsidR="005B1C6D" w:rsidRPr="0023527B" w:rsidRDefault="005B1C6D" w:rsidP="005B1C6D">
      <w:pPr>
        <w:pStyle w:val="Code"/>
        <w:rPr>
          <w:highlight w:val="white"/>
        </w:rPr>
      </w:pPr>
    </w:p>
    <w:p w14:paraId="5515006B" w14:textId="027111CF" w:rsidR="005B1C6D" w:rsidRPr="0023527B" w:rsidRDefault="005B1C6D" w:rsidP="005B1C6D">
      <w:pPr>
        <w:pStyle w:val="Code"/>
        <w:rPr>
          <w:highlight w:val="white"/>
        </w:rPr>
      </w:pPr>
      <w:r>
        <w:rPr>
          <w:highlight w:val="white"/>
          <w:lang w:val="sv-SE"/>
        </w:rPr>
        <w:t xml:space="preserve">      </w:t>
      </w:r>
      <w:r w:rsidRPr="0023527B">
        <w:rPr>
          <w:highlight w:val="white"/>
        </w:rPr>
        <w:t>Assert.Error(!</w:t>
      </w:r>
      <w:r w:rsidR="00E43D79">
        <w:rPr>
          <w:highlight w:val="white"/>
        </w:rPr>
        <w:t>M_includeStack</w:t>
      </w:r>
      <w:r w:rsidRPr="0023527B">
        <w:rPr>
          <w:highlight w:val="white"/>
        </w:rPr>
        <w:t>.Contains(includeFile),</w:t>
      </w:r>
    </w:p>
    <w:p w14:paraId="21BDFE36" w14:textId="77777777" w:rsidR="005B1C6D" w:rsidRPr="0023527B" w:rsidRDefault="005B1C6D" w:rsidP="005B1C6D">
      <w:pPr>
        <w:pStyle w:val="Code"/>
        <w:rPr>
          <w:highlight w:val="white"/>
        </w:rPr>
      </w:pPr>
      <w:r w:rsidRPr="0023527B">
        <w:rPr>
          <w:highlight w:val="white"/>
        </w:rPr>
        <w:t xml:space="preserve">                   includeFile.FullName, Message.Repeted_include_statement);</w:t>
      </w:r>
    </w:p>
    <w:p w14:paraId="10CE2254" w14:textId="0B21CA39" w:rsidR="005B1C6D" w:rsidRPr="0023527B" w:rsidRDefault="005B1C6D" w:rsidP="005B1C6D">
      <w:pPr>
        <w:pStyle w:val="Code"/>
        <w:rPr>
          <w:highlight w:val="white"/>
        </w:rPr>
      </w:pPr>
      <w:r w:rsidRPr="0023527B">
        <w:rPr>
          <w:highlight w:val="white"/>
        </w:rPr>
        <w:t xml:space="preserve">      </w:t>
      </w:r>
      <w:r w:rsidR="00E43D79">
        <w:rPr>
          <w:highlight w:val="white"/>
        </w:rPr>
        <w:t>M_includeStack</w:t>
      </w:r>
      <w:r w:rsidRPr="0023527B">
        <w:rPr>
          <w:highlight w:val="white"/>
        </w:rPr>
        <w:t>.Push(includeFile);</w:t>
      </w:r>
    </w:p>
    <w:p w14:paraId="4F07B9A5" w14:textId="0FCA87A8" w:rsidR="005B1C6D" w:rsidRPr="0023527B" w:rsidRDefault="005B1C6D" w:rsidP="005B1C6D">
      <w:pPr>
        <w:pStyle w:val="Code"/>
        <w:rPr>
          <w:highlight w:val="white"/>
        </w:rPr>
      </w:pPr>
      <w:r w:rsidRPr="0023527B">
        <w:rPr>
          <w:highlight w:val="white"/>
        </w:rPr>
        <w:t xml:space="preserve">      </w:t>
      </w:r>
      <w:r w:rsidR="00E43D79">
        <w:rPr>
          <w:highlight w:val="white"/>
        </w:rPr>
        <w:t>M_includeSet</w:t>
      </w:r>
      <w:r w:rsidRPr="0023527B">
        <w:rPr>
          <w:highlight w:val="white"/>
        </w:rPr>
        <w:t>.Add(includeFile);</w:t>
      </w:r>
    </w:p>
    <w:p w14:paraId="7669D391" w14:textId="77777777" w:rsidR="005B1C6D" w:rsidRPr="0023527B" w:rsidRDefault="005B1C6D" w:rsidP="005B1C6D">
      <w:pPr>
        <w:pStyle w:val="Code"/>
        <w:rPr>
          <w:highlight w:val="white"/>
        </w:rPr>
      </w:pPr>
      <w:r w:rsidRPr="0023527B">
        <w:rPr>
          <w:highlight w:val="white"/>
        </w:rPr>
        <w:t xml:space="preserve">      FileInfo oldPath = CCompiler_Main.Scanner.Path;</w:t>
      </w:r>
    </w:p>
    <w:p w14:paraId="54E65FB4" w14:textId="77777777" w:rsidR="005B1C6D" w:rsidRPr="0023527B" w:rsidRDefault="005B1C6D" w:rsidP="005B1C6D">
      <w:pPr>
        <w:pStyle w:val="Code"/>
        <w:rPr>
          <w:highlight w:val="white"/>
        </w:rPr>
      </w:pPr>
      <w:r w:rsidRPr="0023527B">
        <w:rPr>
          <w:highlight w:val="white"/>
        </w:rPr>
        <w:t xml:space="preserve">      int oldLine = CCompiler_Main.Scanner.Line;</w:t>
      </w:r>
    </w:p>
    <w:p w14:paraId="24F26A50" w14:textId="77777777" w:rsidR="005B1C6D" w:rsidRPr="0023527B" w:rsidRDefault="005B1C6D" w:rsidP="005B1C6D">
      <w:pPr>
        <w:pStyle w:val="Code"/>
        <w:rPr>
          <w:highlight w:val="white"/>
        </w:rPr>
      </w:pPr>
      <w:r w:rsidRPr="0023527B">
        <w:rPr>
          <w:highlight w:val="white"/>
        </w:rPr>
        <w:t xml:space="preserve">      CCompiler_Main.Scanner.Path = includeFile;</w:t>
      </w:r>
    </w:p>
    <w:p w14:paraId="02E54473" w14:textId="77777777" w:rsidR="005B1C6D" w:rsidRPr="0023527B" w:rsidRDefault="005B1C6D" w:rsidP="005B1C6D">
      <w:pPr>
        <w:pStyle w:val="Code"/>
        <w:rPr>
          <w:highlight w:val="white"/>
        </w:rPr>
      </w:pPr>
      <w:r w:rsidRPr="0023527B">
        <w:rPr>
          <w:highlight w:val="white"/>
        </w:rPr>
        <w:t xml:space="preserve">      CCompiler_Main.Scanner.Line = 1;</w:t>
      </w:r>
    </w:p>
    <w:p w14:paraId="307FAAE6"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CCBF919"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281FFFC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EA3A0D9" w14:textId="3EF8A58A" w:rsidR="005B1C6D" w:rsidRPr="0023527B" w:rsidRDefault="005B1C6D" w:rsidP="005B1C6D">
      <w:pPr>
        <w:pStyle w:val="Code"/>
        <w:rPr>
          <w:highlight w:val="white"/>
        </w:rPr>
      </w:pPr>
      <w:r w:rsidRPr="0023527B">
        <w:rPr>
          <w:highlight w:val="white"/>
        </w:rPr>
        <w:t xml:space="preserve">      </w:t>
      </w:r>
      <w:r w:rsidR="005C5E64">
        <w:rPr>
          <w:highlight w:val="white"/>
        </w:rPr>
        <w:t>DoProcess</w:t>
      </w:r>
      <w:r w:rsidRPr="0023527B">
        <w:rPr>
          <w:highlight w:val="white"/>
        </w:rPr>
        <w:t>(includeFile);</w:t>
      </w:r>
    </w:p>
    <w:p w14:paraId="165E89D7" w14:textId="77777777" w:rsidR="005B1C6D" w:rsidRPr="0023527B" w:rsidRDefault="005B1C6D" w:rsidP="005B1C6D">
      <w:pPr>
        <w:pStyle w:val="Code"/>
        <w:rPr>
          <w:highlight w:val="white"/>
        </w:rPr>
      </w:pPr>
      <w:r w:rsidRPr="0023527B">
        <w:rPr>
          <w:highlight w:val="white"/>
        </w:rPr>
        <w:t xml:space="preserve">      CCompiler_Main.Scanner.Line = oldLine;// + 1;</w:t>
      </w:r>
    </w:p>
    <w:p w14:paraId="43DAAAE3" w14:textId="77777777" w:rsidR="005B1C6D" w:rsidRPr="0023527B" w:rsidRDefault="005B1C6D" w:rsidP="005B1C6D">
      <w:pPr>
        <w:pStyle w:val="Code"/>
        <w:rPr>
          <w:highlight w:val="white"/>
        </w:rPr>
      </w:pPr>
      <w:r w:rsidRPr="0023527B">
        <w:rPr>
          <w:highlight w:val="white"/>
        </w:rPr>
        <w:t xml:space="preserve">      CCompiler_Main.Scanner.Path = oldPath;</w:t>
      </w:r>
    </w:p>
    <w:p w14:paraId="36DA9FA1"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7C2AC32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- 1) +</w:t>
      </w:r>
    </w:p>
    <w:p w14:paraId="0F8E471A"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04A7B4C" w14:textId="7FB73096" w:rsidR="005B1C6D" w:rsidRPr="0023527B" w:rsidRDefault="005B1C6D" w:rsidP="005B1C6D">
      <w:pPr>
        <w:pStyle w:val="Code"/>
        <w:rPr>
          <w:highlight w:val="white"/>
        </w:rPr>
      </w:pPr>
      <w:r w:rsidRPr="0023527B">
        <w:rPr>
          <w:highlight w:val="white"/>
        </w:rPr>
        <w:t xml:space="preserve">      </w:t>
      </w:r>
      <w:r w:rsidR="00E43D79">
        <w:rPr>
          <w:highlight w:val="white"/>
        </w:rPr>
        <w:t>M_includeStack</w:t>
      </w:r>
      <w:r w:rsidRPr="0023527B">
        <w:rPr>
          <w:highlight w:val="white"/>
        </w:rPr>
        <w:t>.Pop();</w:t>
      </w:r>
    </w:p>
    <w:p w14:paraId="2468FE0F" w14:textId="77777777" w:rsidR="005B1C6D" w:rsidRPr="0023527B" w:rsidRDefault="005B1C6D" w:rsidP="005B1C6D">
      <w:pPr>
        <w:pStyle w:val="Code"/>
        <w:rPr>
          <w:highlight w:val="white"/>
        </w:rPr>
      </w:pPr>
      <w:r w:rsidRPr="0023527B">
        <w:rPr>
          <w:highlight w:val="white"/>
        </w:rPr>
        <w:t xml:space="preserve">    }</w:t>
      </w:r>
    </w:p>
    <w:p w14:paraId="6AE74B0E" w14:textId="77777777" w:rsidR="005B1C6D" w:rsidRPr="00EC76D5" w:rsidRDefault="005B1C6D" w:rsidP="005B1C6D">
      <w:pPr>
        <w:pStyle w:val="Code"/>
      </w:pPr>
    </w:p>
    <w:p w14:paraId="46374E79" w14:textId="77777777" w:rsidR="005B1C6D" w:rsidRPr="00EC76D5" w:rsidRDefault="005B1C6D" w:rsidP="005B1C6D">
      <w:pPr>
        <w:pStyle w:val="Rubrik3"/>
      </w:pPr>
      <w:bookmarkStart w:id="501" w:name="_Toc54120014"/>
      <w:r w:rsidRPr="00EC76D5">
        <w:t>Macros</w:t>
      </w:r>
      <w:bookmarkEnd w:id="501"/>
    </w:p>
    <w:p w14:paraId="52CA517F" w14:textId="77777777" w:rsidR="005B1C6D" w:rsidRPr="00EC76D5" w:rsidRDefault="005B1C6D" w:rsidP="005B1C6D">
      <w:r w:rsidRPr="00EC76D5">
        <w:t xml:space="preserve">The </w:t>
      </w:r>
      <w:r w:rsidRPr="00EC76D5">
        <w:rPr>
          <w:rStyle w:val="CodeInText"/>
        </w:rPr>
        <w:t>Macro</w:t>
      </w:r>
      <w:r w:rsidRPr="00EC76D5">
        <w:t xml:space="preserve"> class keep track of a macro, a macro has a possible empty list of parameters and a text.</w:t>
      </w:r>
    </w:p>
    <w:p w14:paraId="36A5514D" w14:textId="77777777" w:rsidR="005B1C6D" w:rsidRPr="00EC76D5" w:rsidRDefault="005B1C6D" w:rsidP="005B1C6D">
      <w:pPr>
        <w:pStyle w:val="CodeHeader"/>
      </w:pPr>
      <w:proofErr w:type="spellStart"/>
      <w:r w:rsidRPr="00EC76D5">
        <w:t>Macro.</w:t>
      </w:r>
      <w:r>
        <w:t>cs</w:t>
      </w:r>
      <w:proofErr w:type="spellEnd"/>
    </w:p>
    <w:p w14:paraId="7F2CBA7B" w14:textId="77777777" w:rsidR="005B1C6D" w:rsidRPr="002B125B" w:rsidRDefault="005B1C6D" w:rsidP="005B1C6D">
      <w:pPr>
        <w:pStyle w:val="Code"/>
        <w:rPr>
          <w:highlight w:val="white"/>
        </w:rPr>
      </w:pPr>
      <w:r w:rsidRPr="002B125B">
        <w:rPr>
          <w:highlight w:val="white"/>
        </w:rPr>
        <w:t>using System.Linq;</w:t>
      </w:r>
    </w:p>
    <w:p w14:paraId="71FAF3C5" w14:textId="77777777" w:rsidR="005B1C6D" w:rsidRPr="002B125B" w:rsidRDefault="005B1C6D" w:rsidP="005B1C6D">
      <w:pPr>
        <w:pStyle w:val="Code"/>
        <w:rPr>
          <w:highlight w:val="white"/>
        </w:rPr>
      </w:pPr>
      <w:r w:rsidRPr="002B125B">
        <w:rPr>
          <w:highlight w:val="white"/>
        </w:rPr>
        <w:t>using System.Collections.Generic;</w:t>
      </w:r>
    </w:p>
    <w:p w14:paraId="4366CCC5" w14:textId="77777777" w:rsidR="005B1C6D" w:rsidRPr="002B125B" w:rsidRDefault="005B1C6D" w:rsidP="005B1C6D">
      <w:pPr>
        <w:pStyle w:val="Code"/>
        <w:rPr>
          <w:highlight w:val="white"/>
        </w:rPr>
      </w:pPr>
    </w:p>
    <w:p w14:paraId="59CA7350" w14:textId="77777777" w:rsidR="005B1C6D" w:rsidRPr="002B125B" w:rsidRDefault="005B1C6D" w:rsidP="005B1C6D">
      <w:pPr>
        <w:pStyle w:val="Code"/>
        <w:rPr>
          <w:highlight w:val="white"/>
        </w:rPr>
      </w:pPr>
      <w:r w:rsidRPr="002B125B">
        <w:rPr>
          <w:highlight w:val="white"/>
        </w:rPr>
        <w:t>namespace CCompiler {</w:t>
      </w:r>
    </w:p>
    <w:p w14:paraId="46B6A46C" w14:textId="77777777" w:rsidR="005B1C6D" w:rsidRPr="002B125B" w:rsidRDefault="005B1C6D" w:rsidP="005B1C6D">
      <w:pPr>
        <w:pStyle w:val="Code"/>
        <w:rPr>
          <w:highlight w:val="white"/>
        </w:rPr>
      </w:pPr>
      <w:r w:rsidRPr="002B125B">
        <w:rPr>
          <w:highlight w:val="white"/>
        </w:rPr>
        <w:t xml:space="preserve">  public class Macro {</w:t>
      </w:r>
    </w:p>
    <w:p w14:paraId="67CE8D56" w14:textId="77777777" w:rsidR="005B1C6D" w:rsidRPr="002B125B" w:rsidRDefault="005B1C6D" w:rsidP="005B1C6D">
      <w:pPr>
        <w:pStyle w:val="Code"/>
        <w:rPr>
          <w:highlight w:val="white"/>
        </w:rPr>
      </w:pPr>
      <w:r w:rsidRPr="002B125B">
        <w:rPr>
          <w:highlight w:val="white"/>
        </w:rPr>
        <w:t xml:space="preserve">    private int m_parameters;</w:t>
      </w:r>
    </w:p>
    <w:p w14:paraId="7A110EBB" w14:textId="77777777" w:rsidR="005B1C6D" w:rsidRPr="002B125B" w:rsidRDefault="005B1C6D" w:rsidP="005B1C6D">
      <w:pPr>
        <w:pStyle w:val="Code"/>
        <w:rPr>
          <w:highlight w:val="white"/>
        </w:rPr>
      </w:pPr>
      <w:r w:rsidRPr="002B125B">
        <w:rPr>
          <w:highlight w:val="white"/>
        </w:rPr>
        <w:t xml:space="preserve">    private List&lt;Token&gt; m_tokenList;</w:t>
      </w:r>
    </w:p>
    <w:p w14:paraId="7B6F0AC0" w14:textId="77777777" w:rsidR="005B1C6D" w:rsidRPr="002B125B" w:rsidRDefault="005B1C6D" w:rsidP="005B1C6D">
      <w:pPr>
        <w:pStyle w:val="Code"/>
        <w:rPr>
          <w:highlight w:val="white"/>
        </w:rPr>
      </w:pPr>
      <w:r w:rsidRPr="002B125B">
        <w:rPr>
          <w:highlight w:val="white"/>
        </w:rPr>
        <w:t xml:space="preserve">  </w:t>
      </w:r>
    </w:p>
    <w:p w14:paraId="6DFC5A76" w14:textId="77777777" w:rsidR="005B1C6D" w:rsidRPr="002B125B" w:rsidRDefault="005B1C6D" w:rsidP="005B1C6D">
      <w:pPr>
        <w:pStyle w:val="Code"/>
        <w:rPr>
          <w:highlight w:val="white"/>
        </w:rPr>
      </w:pPr>
      <w:r w:rsidRPr="002B125B">
        <w:rPr>
          <w:highlight w:val="white"/>
        </w:rPr>
        <w:t xml:space="preserve">    public Macro(int parameters, List&lt;Token&gt; tokenList) {</w:t>
      </w:r>
    </w:p>
    <w:p w14:paraId="052764AC" w14:textId="77777777" w:rsidR="005B1C6D" w:rsidRPr="002B125B" w:rsidRDefault="005B1C6D" w:rsidP="005B1C6D">
      <w:pPr>
        <w:pStyle w:val="Code"/>
        <w:rPr>
          <w:highlight w:val="white"/>
        </w:rPr>
      </w:pPr>
      <w:r w:rsidRPr="002B125B">
        <w:rPr>
          <w:highlight w:val="white"/>
        </w:rPr>
        <w:t xml:space="preserve">      m_parameters = parameters;</w:t>
      </w:r>
    </w:p>
    <w:p w14:paraId="534DBB14" w14:textId="77777777" w:rsidR="005B1C6D" w:rsidRPr="002B125B" w:rsidRDefault="005B1C6D" w:rsidP="005B1C6D">
      <w:pPr>
        <w:pStyle w:val="Code"/>
        <w:rPr>
          <w:highlight w:val="white"/>
        </w:rPr>
      </w:pPr>
      <w:r w:rsidRPr="002B125B">
        <w:rPr>
          <w:highlight w:val="white"/>
        </w:rPr>
        <w:t xml:space="preserve">      m_tokenList = new List&lt;Token&gt;(tokenList);</w:t>
      </w:r>
    </w:p>
    <w:p w14:paraId="680EC8A1" w14:textId="77777777" w:rsidR="005B1C6D" w:rsidRPr="002B125B" w:rsidRDefault="005B1C6D" w:rsidP="005B1C6D">
      <w:pPr>
        <w:pStyle w:val="Code"/>
        <w:rPr>
          <w:highlight w:val="white"/>
        </w:rPr>
      </w:pPr>
      <w:r w:rsidRPr="002B125B">
        <w:rPr>
          <w:highlight w:val="white"/>
        </w:rPr>
        <w:lastRenderedPageBreak/>
        <w:t xml:space="preserve">    </w:t>
      </w:r>
    </w:p>
    <w:p w14:paraId="1A33A494" w14:textId="77777777" w:rsidR="005B1C6D" w:rsidRPr="002B125B" w:rsidRDefault="005B1C6D" w:rsidP="005B1C6D">
      <w:pPr>
        <w:pStyle w:val="Code"/>
        <w:rPr>
          <w:highlight w:val="white"/>
        </w:rPr>
      </w:pPr>
      <w:r w:rsidRPr="002B125B">
        <w:rPr>
          <w:highlight w:val="white"/>
        </w:rPr>
        <w:t xml:space="preserve">      for (int index = (m_tokenList.Count - 1); index &gt;= 0; --index) {</w:t>
      </w:r>
    </w:p>
    <w:p w14:paraId="4A3D7E4F" w14:textId="77777777" w:rsidR="005B1C6D" w:rsidRPr="002B125B" w:rsidRDefault="005B1C6D" w:rsidP="005B1C6D">
      <w:pPr>
        <w:pStyle w:val="Code"/>
        <w:rPr>
          <w:highlight w:val="white"/>
        </w:rPr>
      </w:pPr>
      <w:r w:rsidRPr="002B125B">
        <w:rPr>
          <w:highlight w:val="white"/>
        </w:rPr>
        <w:t xml:space="preserve">        if (m_tokenList[index].Id == CCompiler_Pre.Tokens.EOF) {</w:t>
      </w:r>
    </w:p>
    <w:p w14:paraId="34236D8C" w14:textId="77777777" w:rsidR="005B1C6D" w:rsidRPr="002B125B" w:rsidRDefault="005B1C6D" w:rsidP="005B1C6D">
      <w:pPr>
        <w:pStyle w:val="Code"/>
        <w:rPr>
          <w:highlight w:val="white"/>
        </w:rPr>
      </w:pPr>
      <w:r w:rsidRPr="002B125B">
        <w:rPr>
          <w:highlight w:val="white"/>
        </w:rPr>
        <w:t xml:space="preserve">          m_tokenList.RemoveAt(index);</w:t>
      </w:r>
    </w:p>
    <w:p w14:paraId="4E2E6D53" w14:textId="77777777" w:rsidR="005B1C6D" w:rsidRPr="002B125B" w:rsidRDefault="005B1C6D" w:rsidP="005B1C6D">
      <w:pPr>
        <w:pStyle w:val="Code"/>
        <w:rPr>
          <w:highlight w:val="white"/>
        </w:rPr>
      </w:pPr>
      <w:r w:rsidRPr="002B125B">
        <w:rPr>
          <w:highlight w:val="white"/>
        </w:rPr>
        <w:t xml:space="preserve">        }</w:t>
      </w:r>
    </w:p>
    <w:p w14:paraId="6624DE58" w14:textId="77777777" w:rsidR="005B1C6D" w:rsidRPr="002B125B" w:rsidRDefault="005B1C6D" w:rsidP="005B1C6D">
      <w:pPr>
        <w:pStyle w:val="Code"/>
        <w:rPr>
          <w:highlight w:val="white"/>
        </w:rPr>
      </w:pPr>
      <w:r w:rsidRPr="002B125B">
        <w:rPr>
          <w:highlight w:val="white"/>
        </w:rPr>
        <w:t xml:space="preserve">      }</w:t>
      </w:r>
    </w:p>
    <w:p w14:paraId="2F72C3F7" w14:textId="77777777" w:rsidR="005B1C6D" w:rsidRPr="002B125B" w:rsidRDefault="005B1C6D" w:rsidP="005B1C6D">
      <w:pPr>
        <w:pStyle w:val="Code"/>
        <w:rPr>
          <w:highlight w:val="white"/>
        </w:rPr>
      </w:pPr>
      <w:r w:rsidRPr="002B125B">
        <w:rPr>
          <w:highlight w:val="white"/>
        </w:rPr>
        <w:t xml:space="preserve">    }</w:t>
      </w:r>
    </w:p>
    <w:p w14:paraId="60D4A715" w14:textId="77777777" w:rsidR="005B1C6D" w:rsidRPr="002B125B" w:rsidRDefault="005B1C6D" w:rsidP="005B1C6D">
      <w:pPr>
        <w:pStyle w:val="Code"/>
        <w:rPr>
          <w:highlight w:val="white"/>
        </w:rPr>
      </w:pPr>
    </w:p>
    <w:p w14:paraId="591AADFD" w14:textId="77777777" w:rsidR="005B1C6D" w:rsidRPr="002B125B" w:rsidRDefault="005B1C6D" w:rsidP="005B1C6D">
      <w:pPr>
        <w:pStyle w:val="Code"/>
        <w:rPr>
          <w:highlight w:val="white"/>
        </w:rPr>
      </w:pPr>
      <w:r w:rsidRPr="002B125B">
        <w:rPr>
          <w:highlight w:val="white"/>
        </w:rPr>
        <w:t xml:space="preserve">    public int Parameters() {</w:t>
      </w:r>
    </w:p>
    <w:p w14:paraId="6F91A92F" w14:textId="77777777" w:rsidR="005B1C6D" w:rsidRPr="002B125B" w:rsidRDefault="005B1C6D" w:rsidP="005B1C6D">
      <w:pPr>
        <w:pStyle w:val="Code"/>
        <w:rPr>
          <w:highlight w:val="white"/>
        </w:rPr>
      </w:pPr>
      <w:r w:rsidRPr="002B125B">
        <w:rPr>
          <w:highlight w:val="white"/>
        </w:rPr>
        <w:t xml:space="preserve">      return m_parameters;</w:t>
      </w:r>
    </w:p>
    <w:p w14:paraId="42146DF4" w14:textId="77777777" w:rsidR="005B1C6D" w:rsidRPr="002B125B" w:rsidRDefault="005B1C6D" w:rsidP="005B1C6D">
      <w:pPr>
        <w:pStyle w:val="Code"/>
        <w:rPr>
          <w:highlight w:val="white"/>
        </w:rPr>
      </w:pPr>
      <w:r w:rsidRPr="002B125B">
        <w:rPr>
          <w:highlight w:val="white"/>
        </w:rPr>
        <w:t xml:space="preserve">    }</w:t>
      </w:r>
    </w:p>
    <w:p w14:paraId="24CB097A" w14:textId="77777777" w:rsidR="005B1C6D" w:rsidRPr="002B125B" w:rsidRDefault="005B1C6D" w:rsidP="005B1C6D">
      <w:pPr>
        <w:pStyle w:val="Code"/>
        <w:rPr>
          <w:highlight w:val="white"/>
        </w:rPr>
      </w:pPr>
      <w:r w:rsidRPr="002B125B">
        <w:rPr>
          <w:highlight w:val="white"/>
        </w:rPr>
        <w:t xml:space="preserve">  </w:t>
      </w:r>
    </w:p>
    <w:p w14:paraId="1C374D03" w14:textId="77777777" w:rsidR="005B1C6D" w:rsidRPr="002B125B" w:rsidRDefault="005B1C6D" w:rsidP="005B1C6D">
      <w:pPr>
        <w:pStyle w:val="Code"/>
        <w:rPr>
          <w:highlight w:val="white"/>
        </w:rPr>
      </w:pPr>
      <w:r w:rsidRPr="002B125B">
        <w:rPr>
          <w:highlight w:val="white"/>
        </w:rPr>
        <w:t xml:space="preserve">    public List&lt;Token&gt; TokenList() {</w:t>
      </w:r>
    </w:p>
    <w:p w14:paraId="10922EB4" w14:textId="77777777" w:rsidR="005B1C6D" w:rsidRPr="002B125B" w:rsidRDefault="005B1C6D" w:rsidP="005B1C6D">
      <w:pPr>
        <w:pStyle w:val="Code"/>
        <w:rPr>
          <w:highlight w:val="white"/>
        </w:rPr>
      </w:pPr>
      <w:r w:rsidRPr="002B125B">
        <w:rPr>
          <w:highlight w:val="white"/>
        </w:rPr>
        <w:t xml:space="preserve">      return m_tokenList;</w:t>
      </w:r>
    </w:p>
    <w:p w14:paraId="53167539" w14:textId="77777777" w:rsidR="005B1C6D" w:rsidRPr="002B125B" w:rsidRDefault="005B1C6D" w:rsidP="005B1C6D">
      <w:pPr>
        <w:pStyle w:val="Code"/>
        <w:rPr>
          <w:highlight w:val="white"/>
        </w:rPr>
      </w:pPr>
      <w:r w:rsidRPr="002B125B">
        <w:rPr>
          <w:highlight w:val="white"/>
        </w:rPr>
        <w:t xml:space="preserve">    }</w:t>
      </w:r>
    </w:p>
    <w:p w14:paraId="1F9BF0A3" w14:textId="77777777" w:rsidR="005B1C6D" w:rsidRPr="002B125B" w:rsidRDefault="005B1C6D" w:rsidP="005B1C6D">
      <w:pPr>
        <w:pStyle w:val="Code"/>
        <w:rPr>
          <w:highlight w:val="white"/>
        </w:rPr>
      </w:pPr>
    </w:p>
    <w:p w14:paraId="3C6B6A64" w14:textId="77777777" w:rsidR="005B1C6D" w:rsidRPr="002B125B" w:rsidRDefault="005B1C6D" w:rsidP="005B1C6D">
      <w:pPr>
        <w:pStyle w:val="Code"/>
        <w:rPr>
          <w:highlight w:val="white"/>
        </w:rPr>
      </w:pPr>
      <w:r w:rsidRPr="002B125B">
        <w:rPr>
          <w:highlight w:val="white"/>
        </w:rPr>
        <w:t xml:space="preserve">    public override int GetHashCode() {</w:t>
      </w:r>
    </w:p>
    <w:p w14:paraId="7FDD5B9C" w14:textId="77777777" w:rsidR="005B1C6D" w:rsidRPr="002B125B" w:rsidRDefault="005B1C6D" w:rsidP="005B1C6D">
      <w:pPr>
        <w:pStyle w:val="Code"/>
        <w:rPr>
          <w:highlight w:val="white"/>
        </w:rPr>
      </w:pPr>
      <w:r w:rsidRPr="002B125B">
        <w:rPr>
          <w:highlight w:val="white"/>
        </w:rPr>
        <w:t xml:space="preserve">      return base.GetHashCode();</w:t>
      </w:r>
    </w:p>
    <w:p w14:paraId="6A107557" w14:textId="77777777" w:rsidR="005B1C6D" w:rsidRPr="002B125B" w:rsidRDefault="005B1C6D" w:rsidP="005B1C6D">
      <w:pPr>
        <w:pStyle w:val="Code"/>
        <w:rPr>
          <w:highlight w:val="white"/>
        </w:rPr>
      </w:pPr>
      <w:r w:rsidRPr="002B125B">
        <w:rPr>
          <w:highlight w:val="white"/>
        </w:rPr>
        <w:t xml:space="preserve">    }</w:t>
      </w:r>
    </w:p>
    <w:p w14:paraId="14728C9C" w14:textId="77777777" w:rsidR="005B1C6D" w:rsidRPr="002B125B" w:rsidRDefault="005B1C6D" w:rsidP="005B1C6D">
      <w:pPr>
        <w:pStyle w:val="Code"/>
        <w:rPr>
          <w:highlight w:val="white"/>
        </w:rPr>
      </w:pPr>
      <w:r w:rsidRPr="002B125B">
        <w:rPr>
          <w:highlight w:val="white"/>
        </w:rPr>
        <w:t xml:space="preserve">  </w:t>
      </w:r>
    </w:p>
    <w:p w14:paraId="0988F5C5" w14:textId="77777777" w:rsidR="005B1C6D" w:rsidRPr="002B125B" w:rsidRDefault="005B1C6D" w:rsidP="005B1C6D">
      <w:pPr>
        <w:pStyle w:val="Code"/>
        <w:rPr>
          <w:highlight w:val="white"/>
        </w:rPr>
      </w:pPr>
      <w:r w:rsidRPr="002B125B">
        <w:rPr>
          <w:highlight w:val="white"/>
        </w:rPr>
        <w:t xml:space="preserve">    public override bool Equals(object obj) {</w:t>
      </w:r>
    </w:p>
    <w:p w14:paraId="664949C6" w14:textId="77777777" w:rsidR="005B1C6D" w:rsidRPr="002B125B" w:rsidRDefault="005B1C6D" w:rsidP="005B1C6D">
      <w:pPr>
        <w:pStyle w:val="Code"/>
        <w:rPr>
          <w:highlight w:val="white"/>
        </w:rPr>
      </w:pPr>
      <w:r w:rsidRPr="002B125B">
        <w:rPr>
          <w:highlight w:val="white"/>
        </w:rPr>
        <w:t xml:space="preserve">      if (obj is Macro) {</w:t>
      </w:r>
    </w:p>
    <w:p w14:paraId="24A02E83" w14:textId="77777777" w:rsidR="005B1C6D" w:rsidRPr="002B125B" w:rsidRDefault="005B1C6D" w:rsidP="005B1C6D">
      <w:pPr>
        <w:pStyle w:val="Code"/>
        <w:rPr>
          <w:highlight w:val="white"/>
        </w:rPr>
      </w:pPr>
      <w:r w:rsidRPr="002B125B">
        <w:rPr>
          <w:highlight w:val="white"/>
        </w:rPr>
        <w:t xml:space="preserve">        Macro macro = (Macro) obj;</w:t>
      </w:r>
    </w:p>
    <w:p w14:paraId="30251B8D" w14:textId="77777777" w:rsidR="005B1C6D" w:rsidRPr="002B125B" w:rsidRDefault="005B1C6D" w:rsidP="005B1C6D">
      <w:pPr>
        <w:pStyle w:val="Code"/>
        <w:rPr>
          <w:highlight w:val="white"/>
        </w:rPr>
      </w:pPr>
      <w:r w:rsidRPr="002B125B">
        <w:rPr>
          <w:highlight w:val="white"/>
        </w:rPr>
        <w:t xml:space="preserve">        return (m_parameters == macro.m_parameters) &amp;&amp;</w:t>
      </w:r>
    </w:p>
    <w:p w14:paraId="1A9EC066" w14:textId="77777777" w:rsidR="005B1C6D" w:rsidRPr="002B125B" w:rsidRDefault="005B1C6D" w:rsidP="005B1C6D">
      <w:pPr>
        <w:pStyle w:val="Code"/>
        <w:rPr>
          <w:highlight w:val="white"/>
        </w:rPr>
      </w:pPr>
      <w:r w:rsidRPr="002B125B">
        <w:rPr>
          <w:highlight w:val="white"/>
        </w:rPr>
        <w:t xml:space="preserve">               (m_tokenList.SequenceEqual(macro.m_tokenList));</w:t>
      </w:r>
    </w:p>
    <w:p w14:paraId="5747CA2B" w14:textId="77777777" w:rsidR="005B1C6D" w:rsidRPr="002B125B" w:rsidRDefault="005B1C6D" w:rsidP="005B1C6D">
      <w:pPr>
        <w:pStyle w:val="Code"/>
        <w:rPr>
          <w:highlight w:val="white"/>
        </w:rPr>
      </w:pPr>
      <w:r w:rsidRPr="002B125B">
        <w:rPr>
          <w:highlight w:val="white"/>
        </w:rPr>
        <w:t xml:space="preserve">      }</w:t>
      </w:r>
    </w:p>
    <w:p w14:paraId="7823A78A" w14:textId="77777777" w:rsidR="005B1C6D" w:rsidRPr="002B125B" w:rsidRDefault="005B1C6D" w:rsidP="005B1C6D">
      <w:pPr>
        <w:pStyle w:val="Code"/>
        <w:rPr>
          <w:highlight w:val="white"/>
        </w:rPr>
      </w:pPr>
    </w:p>
    <w:p w14:paraId="0ADF43C2" w14:textId="77777777" w:rsidR="005B1C6D" w:rsidRPr="002B125B" w:rsidRDefault="005B1C6D" w:rsidP="005B1C6D">
      <w:pPr>
        <w:pStyle w:val="Code"/>
        <w:rPr>
          <w:highlight w:val="white"/>
        </w:rPr>
      </w:pPr>
      <w:r w:rsidRPr="002B125B">
        <w:rPr>
          <w:highlight w:val="white"/>
        </w:rPr>
        <w:t xml:space="preserve">      return false;</w:t>
      </w:r>
    </w:p>
    <w:p w14:paraId="32372F3C" w14:textId="77777777" w:rsidR="005B1C6D" w:rsidRPr="002B125B" w:rsidRDefault="005B1C6D" w:rsidP="005B1C6D">
      <w:pPr>
        <w:pStyle w:val="Code"/>
        <w:rPr>
          <w:highlight w:val="white"/>
        </w:rPr>
      </w:pPr>
      <w:r w:rsidRPr="002B125B">
        <w:rPr>
          <w:highlight w:val="white"/>
        </w:rPr>
        <w:t xml:space="preserve">    }</w:t>
      </w:r>
    </w:p>
    <w:p w14:paraId="0A1BEEC3" w14:textId="77777777" w:rsidR="005B1C6D" w:rsidRPr="002B125B" w:rsidRDefault="005B1C6D" w:rsidP="005B1C6D">
      <w:pPr>
        <w:pStyle w:val="Code"/>
        <w:rPr>
          <w:highlight w:val="white"/>
        </w:rPr>
      </w:pPr>
      <w:r w:rsidRPr="002B125B">
        <w:rPr>
          <w:highlight w:val="white"/>
        </w:rPr>
        <w:t xml:space="preserve">  }</w:t>
      </w:r>
    </w:p>
    <w:p w14:paraId="6CA359C5" w14:textId="77777777" w:rsidR="005B1C6D" w:rsidRDefault="005B1C6D" w:rsidP="005B1C6D">
      <w:pPr>
        <w:pStyle w:val="Code"/>
      </w:pPr>
      <w:r w:rsidRPr="002B125B">
        <w:rPr>
          <w:highlight w:val="white"/>
        </w:rPr>
        <w:t>}</w:t>
      </w:r>
    </w:p>
    <w:p w14:paraId="51B7DDD7" w14:textId="77777777" w:rsidR="005B1C6D" w:rsidRDefault="005B1C6D" w:rsidP="005B1C6D">
      <w:pPr>
        <w:pStyle w:val="CodeHeader"/>
      </w:pPr>
      <w:proofErr w:type="spellStart"/>
      <w:r>
        <w:t>Token.cs</w:t>
      </w:r>
      <w:proofErr w:type="spellEnd"/>
    </w:p>
    <w:p w14:paraId="15C663F0" w14:textId="77777777" w:rsidR="005B1C6D" w:rsidRPr="009F2404" w:rsidRDefault="005B1C6D" w:rsidP="005B1C6D">
      <w:pPr>
        <w:pStyle w:val="Code"/>
        <w:rPr>
          <w:highlight w:val="white"/>
        </w:rPr>
      </w:pPr>
      <w:r w:rsidRPr="009F2404">
        <w:rPr>
          <w:highlight w:val="white"/>
        </w:rPr>
        <w:t>using System.Text;</w:t>
      </w:r>
    </w:p>
    <w:p w14:paraId="76F4B810" w14:textId="77777777" w:rsidR="005B1C6D" w:rsidRPr="009F2404" w:rsidRDefault="005B1C6D" w:rsidP="005B1C6D">
      <w:pPr>
        <w:pStyle w:val="Code"/>
        <w:rPr>
          <w:highlight w:val="white"/>
        </w:rPr>
      </w:pPr>
    </w:p>
    <w:p w14:paraId="254641C3" w14:textId="77777777" w:rsidR="005B1C6D" w:rsidRPr="009F2404" w:rsidRDefault="005B1C6D" w:rsidP="005B1C6D">
      <w:pPr>
        <w:pStyle w:val="Code"/>
        <w:rPr>
          <w:highlight w:val="white"/>
        </w:rPr>
      </w:pPr>
      <w:r w:rsidRPr="009F2404">
        <w:rPr>
          <w:highlight w:val="white"/>
        </w:rPr>
        <w:t>namespace CCompiler {</w:t>
      </w:r>
    </w:p>
    <w:p w14:paraId="1355AABD" w14:textId="77777777" w:rsidR="005B1C6D" w:rsidRPr="009F2404" w:rsidRDefault="005B1C6D" w:rsidP="005B1C6D">
      <w:pPr>
        <w:pStyle w:val="Code"/>
        <w:rPr>
          <w:highlight w:val="white"/>
        </w:rPr>
      </w:pPr>
      <w:r w:rsidRPr="009F2404">
        <w:rPr>
          <w:highlight w:val="white"/>
        </w:rPr>
        <w:t xml:space="preserve">  public class Token {</w:t>
      </w:r>
    </w:p>
    <w:p w14:paraId="5883C06B" w14:textId="77777777" w:rsidR="005B1C6D" w:rsidRPr="009F2404" w:rsidRDefault="005B1C6D" w:rsidP="005B1C6D">
      <w:pPr>
        <w:pStyle w:val="Code"/>
        <w:rPr>
          <w:highlight w:val="white"/>
        </w:rPr>
      </w:pPr>
      <w:r w:rsidRPr="009F2404">
        <w:rPr>
          <w:highlight w:val="white"/>
        </w:rPr>
        <w:t xml:space="preserve">    private CCompiler_Pre.Tokens m_id;</w:t>
      </w:r>
    </w:p>
    <w:p w14:paraId="5179A5B5" w14:textId="77777777" w:rsidR="005B1C6D" w:rsidRPr="009F2404" w:rsidRDefault="005B1C6D" w:rsidP="005B1C6D">
      <w:pPr>
        <w:pStyle w:val="Code"/>
        <w:rPr>
          <w:highlight w:val="white"/>
        </w:rPr>
      </w:pPr>
      <w:r w:rsidRPr="009F2404">
        <w:rPr>
          <w:highlight w:val="white"/>
        </w:rPr>
        <w:t xml:space="preserve">    private object m_value;</w:t>
      </w:r>
    </w:p>
    <w:p w14:paraId="42D6EC9E" w14:textId="77777777" w:rsidR="005B1C6D" w:rsidRPr="009F2404" w:rsidRDefault="005B1C6D" w:rsidP="005B1C6D">
      <w:pPr>
        <w:pStyle w:val="Code"/>
        <w:rPr>
          <w:highlight w:val="white"/>
        </w:rPr>
      </w:pPr>
      <w:r w:rsidRPr="009F2404">
        <w:rPr>
          <w:highlight w:val="white"/>
        </w:rPr>
        <w:t xml:space="preserve">    private bool m_whitespace;</w:t>
      </w:r>
    </w:p>
    <w:p w14:paraId="4A403766" w14:textId="77777777" w:rsidR="005B1C6D" w:rsidRPr="009F2404" w:rsidRDefault="005B1C6D" w:rsidP="005B1C6D">
      <w:pPr>
        <w:pStyle w:val="Code"/>
        <w:rPr>
          <w:highlight w:val="white"/>
        </w:rPr>
      </w:pPr>
      <w:r w:rsidRPr="009F2404">
        <w:rPr>
          <w:highlight w:val="white"/>
        </w:rPr>
        <w:t xml:space="preserve">    private int m_newlineCount;</w:t>
      </w:r>
    </w:p>
    <w:p w14:paraId="1C9A2145" w14:textId="77777777" w:rsidR="005B1C6D" w:rsidRPr="009F2404" w:rsidRDefault="005B1C6D" w:rsidP="005B1C6D">
      <w:pPr>
        <w:pStyle w:val="Code"/>
        <w:rPr>
          <w:highlight w:val="white"/>
        </w:rPr>
      </w:pPr>
      <w:r w:rsidRPr="009F2404">
        <w:rPr>
          <w:highlight w:val="white"/>
        </w:rPr>
        <w:t xml:space="preserve">  </w:t>
      </w:r>
    </w:p>
    <w:p w14:paraId="5FFB060B" w14:textId="77777777" w:rsidR="005B1C6D" w:rsidRPr="009F2404" w:rsidRDefault="005B1C6D" w:rsidP="005B1C6D">
      <w:pPr>
        <w:pStyle w:val="Code"/>
        <w:rPr>
          <w:highlight w:val="white"/>
        </w:rPr>
      </w:pPr>
      <w:r w:rsidRPr="009F2404">
        <w:rPr>
          <w:highlight w:val="white"/>
        </w:rPr>
        <w:t xml:space="preserve">    public Token(CCompiler_Pre.Tokens id, object value) {</w:t>
      </w:r>
    </w:p>
    <w:p w14:paraId="3C23B3C1" w14:textId="77777777" w:rsidR="005B1C6D" w:rsidRPr="009F2404" w:rsidRDefault="005B1C6D" w:rsidP="005B1C6D">
      <w:pPr>
        <w:pStyle w:val="Code"/>
        <w:rPr>
          <w:highlight w:val="white"/>
        </w:rPr>
      </w:pPr>
      <w:r w:rsidRPr="009F2404">
        <w:rPr>
          <w:highlight w:val="white"/>
        </w:rPr>
        <w:t xml:space="preserve">      m_id = id;</w:t>
      </w:r>
    </w:p>
    <w:p w14:paraId="40B3D233" w14:textId="77777777" w:rsidR="005B1C6D" w:rsidRPr="009F2404" w:rsidRDefault="005B1C6D" w:rsidP="005B1C6D">
      <w:pPr>
        <w:pStyle w:val="Code"/>
        <w:rPr>
          <w:highlight w:val="white"/>
        </w:rPr>
      </w:pPr>
      <w:r w:rsidRPr="009F2404">
        <w:rPr>
          <w:highlight w:val="white"/>
        </w:rPr>
        <w:t xml:space="preserve">      m_value = value;</w:t>
      </w:r>
    </w:p>
    <w:p w14:paraId="4D93B542" w14:textId="77777777" w:rsidR="005B1C6D" w:rsidRPr="009F2404" w:rsidRDefault="005B1C6D" w:rsidP="005B1C6D">
      <w:pPr>
        <w:pStyle w:val="Code"/>
        <w:rPr>
          <w:highlight w:val="white"/>
        </w:rPr>
      </w:pPr>
      <w:r w:rsidRPr="009F2404">
        <w:rPr>
          <w:highlight w:val="white"/>
        </w:rPr>
        <w:t xml:space="preserve">      m_newlineCount = CCompiler_Pre.Scanner.NewlineCount;</w:t>
      </w:r>
    </w:p>
    <w:p w14:paraId="369D90CD" w14:textId="77777777" w:rsidR="005B1C6D" w:rsidRPr="009F2404" w:rsidRDefault="005B1C6D" w:rsidP="005B1C6D">
      <w:pPr>
        <w:pStyle w:val="Code"/>
        <w:rPr>
          <w:highlight w:val="white"/>
        </w:rPr>
      </w:pPr>
      <w:r w:rsidRPr="009F2404">
        <w:rPr>
          <w:highlight w:val="white"/>
        </w:rPr>
        <w:t xml:space="preserve">      m_whitespace = CCompiler_Pre.Scanner.Whitespace;</w:t>
      </w:r>
    </w:p>
    <w:p w14:paraId="55C8CA8F" w14:textId="77777777" w:rsidR="005B1C6D" w:rsidRPr="009F2404" w:rsidRDefault="005B1C6D" w:rsidP="005B1C6D">
      <w:pPr>
        <w:pStyle w:val="Code"/>
        <w:rPr>
          <w:highlight w:val="white"/>
        </w:rPr>
      </w:pPr>
      <w:r w:rsidRPr="009F2404">
        <w:rPr>
          <w:highlight w:val="white"/>
        </w:rPr>
        <w:t xml:space="preserve">      CCompiler_Pre.Scanner.NewlineCount = 0;</w:t>
      </w:r>
    </w:p>
    <w:p w14:paraId="130FB1BC" w14:textId="77777777" w:rsidR="005B1C6D" w:rsidRPr="009F2404" w:rsidRDefault="005B1C6D" w:rsidP="005B1C6D">
      <w:pPr>
        <w:pStyle w:val="Code"/>
        <w:rPr>
          <w:highlight w:val="white"/>
        </w:rPr>
      </w:pPr>
      <w:r w:rsidRPr="009F2404">
        <w:rPr>
          <w:highlight w:val="white"/>
        </w:rPr>
        <w:t xml:space="preserve">      CCompiler_Pre.Scanner.Whitespace = false;</w:t>
      </w:r>
    </w:p>
    <w:p w14:paraId="5C222E58" w14:textId="77777777" w:rsidR="005B1C6D" w:rsidRPr="009F2404" w:rsidRDefault="005B1C6D" w:rsidP="005B1C6D">
      <w:pPr>
        <w:pStyle w:val="Code"/>
        <w:rPr>
          <w:highlight w:val="white"/>
        </w:rPr>
      </w:pPr>
      <w:r w:rsidRPr="009F2404">
        <w:rPr>
          <w:highlight w:val="white"/>
        </w:rPr>
        <w:t xml:space="preserve">    }</w:t>
      </w:r>
    </w:p>
    <w:p w14:paraId="2658D6E3" w14:textId="77777777" w:rsidR="005B1C6D" w:rsidRPr="009F2404" w:rsidRDefault="005B1C6D" w:rsidP="005B1C6D">
      <w:pPr>
        <w:pStyle w:val="Code"/>
        <w:rPr>
          <w:highlight w:val="white"/>
        </w:rPr>
      </w:pPr>
    </w:p>
    <w:p w14:paraId="3938920A" w14:textId="77777777" w:rsidR="005B1C6D" w:rsidRPr="009F2404" w:rsidRDefault="005B1C6D" w:rsidP="005B1C6D">
      <w:pPr>
        <w:pStyle w:val="Code"/>
        <w:rPr>
          <w:highlight w:val="white"/>
        </w:rPr>
      </w:pPr>
      <w:r w:rsidRPr="009F2404">
        <w:rPr>
          <w:highlight w:val="white"/>
        </w:rPr>
        <w:t xml:space="preserve">    public Token(CCompiler_Pre.Tokens id, object value, int newlineCount) {</w:t>
      </w:r>
    </w:p>
    <w:p w14:paraId="4A475FBA" w14:textId="77777777" w:rsidR="005B1C6D" w:rsidRPr="009F2404" w:rsidRDefault="005B1C6D" w:rsidP="005B1C6D">
      <w:pPr>
        <w:pStyle w:val="Code"/>
        <w:rPr>
          <w:highlight w:val="white"/>
        </w:rPr>
      </w:pPr>
      <w:r w:rsidRPr="009F2404">
        <w:rPr>
          <w:highlight w:val="white"/>
        </w:rPr>
        <w:t xml:space="preserve">      m_id = id;</w:t>
      </w:r>
    </w:p>
    <w:p w14:paraId="2F303119" w14:textId="77777777" w:rsidR="005B1C6D" w:rsidRPr="009F2404" w:rsidRDefault="005B1C6D" w:rsidP="005B1C6D">
      <w:pPr>
        <w:pStyle w:val="Code"/>
        <w:rPr>
          <w:highlight w:val="white"/>
        </w:rPr>
      </w:pPr>
      <w:r w:rsidRPr="009F2404">
        <w:rPr>
          <w:highlight w:val="white"/>
        </w:rPr>
        <w:t xml:space="preserve">      m_value = value;</w:t>
      </w:r>
    </w:p>
    <w:p w14:paraId="66D84D58" w14:textId="77777777" w:rsidR="005B1C6D" w:rsidRPr="009F2404" w:rsidRDefault="005B1C6D" w:rsidP="005B1C6D">
      <w:pPr>
        <w:pStyle w:val="Code"/>
        <w:rPr>
          <w:highlight w:val="white"/>
        </w:rPr>
      </w:pPr>
      <w:r w:rsidRPr="009F2404">
        <w:rPr>
          <w:highlight w:val="white"/>
        </w:rPr>
        <w:t xml:space="preserve">      m_newlineCount = newlineCount;</w:t>
      </w:r>
    </w:p>
    <w:p w14:paraId="131C0AD4" w14:textId="77777777" w:rsidR="005B1C6D" w:rsidRPr="009F2404" w:rsidRDefault="005B1C6D" w:rsidP="005B1C6D">
      <w:pPr>
        <w:pStyle w:val="Code"/>
        <w:rPr>
          <w:highlight w:val="white"/>
        </w:rPr>
      </w:pPr>
      <w:r w:rsidRPr="009F2404">
        <w:rPr>
          <w:highlight w:val="white"/>
        </w:rPr>
        <w:t xml:space="preserve">      m_whitespace = false;</w:t>
      </w:r>
    </w:p>
    <w:p w14:paraId="35D82309" w14:textId="77777777" w:rsidR="005B1C6D" w:rsidRPr="009F2404" w:rsidRDefault="005B1C6D" w:rsidP="005B1C6D">
      <w:pPr>
        <w:pStyle w:val="Code"/>
        <w:rPr>
          <w:highlight w:val="white"/>
        </w:rPr>
      </w:pPr>
      <w:r w:rsidRPr="009F2404">
        <w:rPr>
          <w:highlight w:val="white"/>
        </w:rPr>
        <w:t xml:space="preserve">    }</w:t>
      </w:r>
    </w:p>
    <w:p w14:paraId="3FC4D6B4" w14:textId="77777777" w:rsidR="005B1C6D" w:rsidRPr="009F2404" w:rsidRDefault="005B1C6D" w:rsidP="005B1C6D">
      <w:pPr>
        <w:pStyle w:val="Code"/>
        <w:rPr>
          <w:highlight w:val="white"/>
        </w:rPr>
      </w:pPr>
    </w:p>
    <w:p w14:paraId="7D6D8756" w14:textId="77777777" w:rsidR="005B1C6D" w:rsidRPr="009F2404" w:rsidRDefault="005B1C6D" w:rsidP="005B1C6D">
      <w:pPr>
        <w:pStyle w:val="Code"/>
        <w:rPr>
          <w:highlight w:val="white"/>
        </w:rPr>
      </w:pPr>
      <w:r w:rsidRPr="009F2404">
        <w:rPr>
          <w:highlight w:val="white"/>
        </w:rPr>
        <w:t xml:space="preserve">    public void AddNewlineCount(int newlineCount) {</w:t>
      </w:r>
    </w:p>
    <w:p w14:paraId="6DEDE72D" w14:textId="77777777" w:rsidR="005B1C6D" w:rsidRPr="009F2404" w:rsidRDefault="005B1C6D" w:rsidP="005B1C6D">
      <w:pPr>
        <w:pStyle w:val="Code"/>
        <w:rPr>
          <w:highlight w:val="white"/>
        </w:rPr>
      </w:pPr>
      <w:r w:rsidRPr="009F2404">
        <w:rPr>
          <w:highlight w:val="white"/>
        </w:rPr>
        <w:t xml:space="preserve">      m_newlineCount += newlineCount;</w:t>
      </w:r>
    </w:p>
    <w:p w14:paraId="5ACA89C7" w14:textId="77777777" w:rsidR="005B1C6D" w:rsidRPr="009F2404" w:rsidRDefault="005B1C6D" w:rsidP="005B1C6D">
      <w:pPr>
        <w:pStyle w:val="Code"/>
        <w:rPr>
          <w:highlight w:val="white"/>
        </w:rPr>
      </w:pPr>
      <w:r w:rsidRPr="009F2404">
        <w:rPr>
          <w:highlight w:val="white"/>
        </w:rPr>
        <w:t xml:space="preserve">    }  </w:t>
      </w:r>
    </w:p>
    <w:p w14:paraId="27148ECE" w14:textId="77777777" w:rsidR="005B1C6D" w:rsidRPr="009F2404" w:rsidRDefault="005B1C6D" w:rsidP="005B1C6D">
      <w:pPr>
        <w:pStyle w:val="Code"/>
        <w:rPr>
          <w:highlight w:val="white"/>
        </w:rPr>
      </w:pPr>
    </w:p>
    <w:p w14:paraId="5AB743CF" w14:textId="77777777" w:rsidR="005B1C6D" w:rsidRPr="009F2404" w:rsidRDefault="005B1C6D" w:rsidP="005B1C6D">
      <w:pPr>
        <w:pStyle w:val="Code"/>
        <w:rPr>
          <w:highlight w:val="white"/>
        </w:rPr>
      </w:pPr>
      <w:r w:rsidRPr="009F2404">
        <w:rPr>
          <w:highlight w:val="white"/>
        </w:rPr>
        <w:t xml:space="preserve">    public object Clone() {</w:t>
      </w:r>
    </w:p>
    <w:p w14:paraId="43B14746" w14:textId="77777777" w:rsidR="005B1C6D" w:rsidRPr="009F2404" w:rsidRDefault="005B1C6D" w:rsidP="005B1C6D">
      <w:pPr>
        <w:pStyle w:val="Code"/>
        <w:rPr>
          <w:highlight w:val="white"/>
        </w:rPr>
      </w:pPr>
      <w:r w:rsidRPr="009F2404">
        <w:rPr>
          <w:highlight w:val="white"/>
        </w:rPr>
        <w:t xml:space="preserve">      Token token = new Token(m_id, m_value);</w:t>
      </w:r>
    </w:p>
    <w:p w14:paraId="03081190" w14:textId="77777777" w:rsidR="005B1C6D" w:rsidRPr="009F2404" w:rsidRDefault="005B1C6D" w:rsidP="005B1C6D">
      <w:pPr>
        <w:pStyle w:val="Code"/>
        <w:rPr>
          <w:highlight w:val="white"/>
        </w:rPr>
      </w:pPr>
      <w:r w:rsidRPr="009F2404">
        <w:rPr>
          <w:highlight w:val="white"/>
        </w:rPr>
        <w:t xml:space="preserve">      token.m_newlineCount = 0;</w:t>
      </w:r>
    </w:p>
    <w:p w14:paraId="67967F93" w14:textId="77777777" w:rsidR="005B1C6D" w:rsidRPr="009F2404" w:rsidRDefault="005B1C6D" w:rsidP="005B1C6D">
      <w:pPr>
        <w:pStyle w:val="Code"/>
        <w:rPr>
          <w:highlight w:val="white"/>
        </w:rPr>
      </w:pPr>
      <w:r w:rsidRPr="009F2404">
        <w:rPr>
          <w:highlight w:val="white"/>
        </w:rPr>
        <w:t xml:space="preserve">      return token;</w:t>
      </w:r>
    </w:p>
    <w:p w14:paraId="13A92870" w14:textId="77777777" w:rsidR="005B1C6D" w:rsidRPr="009F2404" w:rsidRDefault="005B1C6D" w:rsidP="005B1C6D">
      <w:pPr>
        <w:pStyle w:val="Code"/>
        <w:rPr>
          <w:highlight w:val="white"/>
        </w:rPr>
      </w:pPr>
      <w:r w:rsidRPr="009F2404">
        <w:rPr>
          <w:highlight w:val="white"/>
        </w:rPr>
        <w:t xml:space="preserve">    }</w:t>
      </w:r>
    </w:p>
    <w:p w14:paraId="5B8108BC" w14:textId="77777777" w:rsidR="005B1C6D" w:rsidRPr="009F2404" w:rsidRDefault="005B1C6D" w:rsidP="005B1C6D">
      <w:pPr>
        <w:pStyle w:val="Code"/>
        <w:rPr>
          <w:highlight w:val="white"/>
        </w:rPr>
      </w:pPr>
      <w:r w:rsidRPr="009F2404">
        <w:rPr>
          <w:highlight w:val="white"/>
        </w:rPr>
        <w:t xml:space="preserve">  </w:t>
      </w:r>
    </w:p>
    <w:p w14:paraId="0038E90C" w14:textId="77777777" w:rsidR="005B1C6D" w:rsidRPr="009F2404" w:rsidRDefault="005B1C6D" w:rsidP="005B1C6D">
      <w:pPr>
        <w:pStyle w:val="Code"/>
        <w:rPr>
          <w:highlight w:val="white"/>
        </w:rPr>
      </w:pPr>
      <w:r w:rsidRPr="009F2404">
        <w:rPr>
          <w:highlight w:val="white"/>
        </w:rPr>
        <w:t xml:space="preserve">    public CCompiler_Pre.Tokens Id {</w:t>
      </w:r>
    </w:p>
    <w:p w14:paraId="22510F2F" w14:textId="77777777" w:rsidR="005B1C6D" w:rsidRPr="009F2404" w:rsidRDefault="005B1C6D" w:rsidP="005B1C6D">
      <w:pPr>
        <w:pStyle w:val="Code"/>
        <w:rPr>
          <w:highlight w:val="white"/>
        </w:rPr>
      </w:pPr>
      <w:r w:rsidRPr="009F2404">
        <w:rPr>
          <w:highlight w:val="white"/>
        </w:rPr>
        <w:t xml:space="preserve">      get { return m_id; }</w:t>
      </w:r>
    </w:p>
    <w:p w14:paraId="1AC03CCB" w14:textId="77777777" w:rsidR="005B1C6D" w:rsidRPr="009F2404" w:rsidRDefault="005B1C6D" w:rsidP="005B1C6D">
      <w:pPr>
        <w:pStyle w:val="Code"/>
        <w:rPr>
          <w:highlight w:val="white"/>
        </w:rPr>
      </w:pPr>
      <w:r w:rsidRPr="009F2404">
        <w:rPr>
          <w:highlight w:val="white"/>
        </w:rPr>
        <w:t xml:space="preserve">      set { m_id = value; }</w:t>
      </w:r>
    </w:p>
    <w:p w14:paraId="5BE8FAE1" w14:textId="77777777" w:rsidR="005B1C6D" w:rsidRPr="009F2404" w:rsidRDefault="005B1C6D" w:rsidP="005B1C6D">
      <w:pPr>
        <w:pStyle w:val="Code"/>
        <w:rPr>
          <w:highlight w:val="white"/>
        </w:rPr>
      </w:pPr>
      <w:r w:rsidRPr="009F2404">
        <w:rPr>
          <w:highlight w:val="white"/>
        </w:rPr>
        <w:t xml:space="preserve">    }</w:t>
      </w:r>
    </w:p>
    <w:p w14:paraId="13ED805A" w14:textId="77777777" w:rsidR="005B1C6D" w:rsidRPr="009F2404" w:rsidRDefault="005B1C6D" w:rsidP="005B1C6D">
      <w:pPr>
        <w:pStyle w:val="Code"/>
        <w:rPr>
          <w:highlight w:val="white"/>
        </w:rPr>
      </w:pPr>
      <w:r w:rsidRPr="009F2404">
        <w:rPr>
          <w:highlight w:val="white"/>
        </w:rPr>
        <w:t xml:space="preserve">  </w:t>
      </w:r>
    </w:p>
    <w:p w14:paraId="1961C4C7" w14:textId="77777777" w:rsidR="005B1C6D" w:rsidRPr="009F2404" w:rsidRDefault="005B1C6D" w:rsidP="005B1C6D">
      <w:pPr>
        <w:pStyle w:val="Code"/>
        <w:rPr>
          <w:highlight w:val="white"/>
        </w:rPr>
      </w:pPr>
      <w:r w:rsidRPr="009F2404">
        <w:rPr>
          <w:highlight w:val="white"/>
        </w:rPr>
        <w:t xml:space="preserve">    public object Value {</w:t>
      </w:r>
    </w:p>
    <w:p w14:paraId="56C6D617" w14:textId="77777777" w:rsidR="005B1C6D" w:rsidRPr="009F2404" w:rsidRDefault="005B1C6D" w:rsidP="005B1C6D">
      <w:pPr>
        <w:pStyle w:val="Code"/>
        <w:rPr>
          <w:highlight w:val="white"/>
        </w:rPr>
      </w:pPr>
      <w:r w:rsidRPr="009F2404">
        <w:rPr>
          <w:highlight w:val="white"/>
        </w:rPr>
        <w:t xml:space="preserve">      get { return m_value; }</w:t>
      </w:r>
    </w:p>
    <w:p w14:paraId="25101B5B" w14:textId="77777777" w:rsidR="005B1C6D" w:rsidRPr="009F2404" w:rsidRDefault="005B1C6D" w:rsidP="005B1C6D">
      <w:pPr>
        <w:pStyle w:val="Code"/>
        <w:rPr>
          <w:highlight w:val="white"/>
        </w:rPr>
      </w:pPr>
      <w:r w:rsidRPr="009F2404">
        <w:rPr>
          <w:highlight w:val="white"/>
        </w:rPr>
        <w:t xml:space="preserve">      set { m_value = value; }</w:t>
      </w:r>
    </w:p>
    <w:p w14:paraId="75F63438" w14:textId="77777777" w:rsidR="005B1C6D" w:rsidRPr="009F2404" w:rsidRDefault="005B1C6D" w:rsidP="005B1C6D">
      <w:pPr>
        <w:pStyle w:val="Code"/>
        <w:rPr>
          <w:highlight w:val="white"/>
        </w:rPr>
      </w:pPr>
      <w:r w:rsidRPr="009F2404">
        <w:rPr>
          <w:highlight w:val="white"/>
        </w:rPr>
        <w:t xml:space="preserve">    }</w:t>
      </w:r>
    </w:p>
    <w:p w14:paraId="013E3119" w14:textId="77777777" w:rsidR="005B1C6D" w:rsidRPr="009F2404" w:rsidRDefault="005B1C6D" w:rsidP="005B1C6D">
      <w:pPr>
        <w:pStyle w:val="Code"/>
        <w:rPr>
          <w:highlight w:val="white"/>
        </w:rPr>
      </w:pPr>
      <w:r w:rsidRPr="009F2404">
        <w:rPr>
          <w:highlight w:val="white"/>
        </w:rPr>
        <w:t xml:space="preserve">  </w:t>
      </w:r>
    </w:p>
    <w:p w14:paraId="49EE3D29" w14:textId="77777777" w:rsidR="005B1C6D" w:rsidRPr="009F2404" w:rsidRDefault="005B1C6D" w:rsidP="005B1C6D">
      <w:pPr>
        <w:pStyle w:val="Code"/>
        <w:rPr>
          <w:highlight w:val="white"/>
        </w:rPr>
      </w:pPr>
      <w:r w:rsidRPr="009F2404">
        <w:rPr>
          <w:highlight w:val="white"/>
        </w:rPr>
        <w:t xml:space="preserve">    public int GetNewlineCount() {</w:t>
      </w:r>
    </w:p>
    <w:p w14:paraId="53AD26C3" w14:textId="77777777" w:rsidR="005B1C6D" w:rsidRPr="009F2404" w:rsidRDefault="005B1C6D" w:rsidP="005B1C6D">
      <w:pPr>
        <w:pStyle w:val="Code"/>
        <w:rPr>
          <w:highlight w:val="white"/>
        </w:rPr>
      </w:pPr>
      <w:r w:rsidRPr="009F2404">
        <w:rPr>
          <w:highlight w:val="white"/>
        </w:rPr>
        <w:t xml:space="preserve">      return m_newlineCount;</w:t>
      </w:r>
    </w:p>
    <w:p w14:paraId="34B4D61D" w14:textId="77777777" w:rsidR="005B1C6D" w:rsidRPr="009F2404" w:rsidRDefault="005B1C6D" w:rsidP="005B1C6D">
      <w:pPr>
        <w:pStyle w:val="Code"/>
        <w:rPr>
          <w:highlight w:val="white"/>
        </w:rPr>
      </w:pPr>
      <w:r w:rsidRPr="009F2404">
        <w:rPr>
          <w:highlight w:val="white"/>
        </w:rPr>
        <w:t xml:space="preserve">    }</w:t>
      </w:r>
    </w:p>
    <w:p w14:paraId="1886F71F" w14:textId="77777777" w:rsidR="005B1C6D" w:rsidRPr="009F2404" w:rsidRDefault="005B1C6D" w:rsidP="005B1C6D">
      <w:pPr>
        <w:pStyle w:val="Code"/>
        <w:rPr>
          <w:highlight w:val="white"/>
        </w:rPr>
      </w:pPr>
      <w:r w:rsidRPr="009F2404">
        <w:rPr>
          <w:highlight w:val="white"/>
        </w:rPr>
        <w:t xml:space="preserve">  </w:t>
      </w:r>
    </w:p>
    <w:p w14:paraId="0CC318E9" w14:textId="77777777" w:rsidR="005B1C6D" w:rsidRPr="009F2404" w:rsidRDefault="005B1C6D" w:rsidP="005B1C6D">
      <w:pPr>
        <w:pStyle w:val="Code"/>
        <w:rPr>
          <w:highlight w:val="white"/>
        </w:rPr>
      </w:pPr>
      <w:r w:rsidRPr="009F2404">
        <w:rPr>
          <w:highlight w:val="white"/>
        </w:rPr>
        <w:t xml:space="preserve">    public string ToNewlineString() {</w:t>
      </w:r>
    </w:p>
    <w:p w14:paraId="339F6269" w14:textId="77777777" w:rsidR="005B1C6D" w:rsidRPr="009F2404" w:rsidRDefault="005B1C6D" w:rsidP="005B1C6D">
      <w:pPr>
        <w:pStyle w:val="Code"/>
        <w:rPr>
          <w:highlight w:val="white"/>
        </w:rPr>
      </w:pPr>
      <w:r w:rsidRPr="009F2404">
        <w:rPr>
          <w:highlight w:val="white"/>
        </w:rPr>
        <w:t xml:space="preserve">      StringBuilder buffer = new StringBuilder();</w:t>
      </w:r>
    </w:p>
    <w:p w14:paraId="048F1FBA" w14:textId="77777777" w:rsidR="005B1C6D" w:rsidRPr="009F2404" w:rsidRDefault="005B1C6D" w:rsidP="005B1C6D">
      <w:pPr>
        <w:pStyle w:val="Code"/>
        <w:rPr>
          <w:highlight w:val="white"/>
        </w:rPr>
      </w:pPr>
      <w:r w:rsidRPr="009F2404">
        <w:rPr>
          <w:highlight w:val="white"/>
        </w:rPr>
        <w:t xml:space="preserve">      </w:t>
      </w:r>
    </w:p>
    <w:p w14:paraId="01C0E449" w14:textId="77777777" w:rsidR="005B1C6D" w:rsidRPr="009F2404" w:rsidRDefault="005B1C6D" w:rsidP="005B1C6D">
      <w:pPr>
        <w:pStyle w:val="Code"/>
        <w:rPr>
          <w:highlight w:val="white"/>
        </w:rPr>
      </w:pPr>
      <w:r w:rsidRPr="009F2404">
        <w:rPr>
          <w:highlight w:val="white"/>
        </w:rPr>
        <w:t xml:space="preserve">      if (m_newlineCount &gt; 0) {</w:t>
      </w:r>
    </w:p>
    <w:p w14:paraId="60028375" w14:textId="77777777" w:rsidR="005B1C6D" w:rsidRPr="009F2404" w:rsidRDefault="005B1C6D" w:rsidP="005B1C6D">
      <w:pPr>
        <w:pStyle w:val="Code"/>
        <w:rPr>
          <w:highlight w:val="white"/>
        </w:rPr>
      </w:pPr>
      <w:r w:rsidRPr="009F2404">
        <w:rPr>
          <w:highlight w:val="white"/>
        </w:rPr>
        <w:t xml:space="preserve">        for (int count = 0; count &lt; m_newlineCount; ++count) {</w:t>
      </w:r>
    </w:p>
    <w:p w14:paraId="5B7A0F86" w14:textId="77777777" w:rsidR="005B1C6D" w:rsidRPr="009F2404" w:rsidRDefault="005B1C6D" w:rsidP="005B1C6D">
      <w:pPr>
        <w:pStyle w:val="Code"/>
        <w:rPr>
          <w:highlight w:val="white"/>
        </w:rPr>
      </w:pPr>
      <w:r w:rsidRPr="009F2404">
        <w:rPr>
          <w:highlight w:val="white"/>
        </w:rPr>
        <w:t xml:space="preserve">          buffer.Append('\n');</w:t>
      </w:r>
    </w:p>
    <w:p w14:paraId="74B2675C" w14:textId="77777777" w:rsidR="005B1C6D" w:rsidRPr="009F2404" w:rsidRDefault="005B1C6D" w:rsidP="005B1C6D">
      <w:pPr>
        <w:pStyle w:val="Code"/>
        <w:rPr>
          <w:highlight w:val="white"/>
        </w:rPr>
      </w:pPr>
      <w:r w:rsidRPr="009F2404">
        <w:rPr>
          <w:highlight w:val="white"/>
        </w:rPr>
        <w:t xml:space="preserve">        }</w:t>
      </w:r>
    </w:p>
    <w:p w14:paraId="7B3432E6" w14:textId="77777777" w:rsidR="005B1C6D" w:rsidRPr="009F2404" w:rsidRDefault="005B1C6D" w:rsidP="005B1C6D">
      <w:pPr>
        <w:pStyle w:val="Code"/>
        <w:rPr>
          <w:highlight w:val="white"/>
        </w:rPr>
      </w:pPr>
      <w:r w:rsidRPr="009F2404">
        <w:rPr>
          <w:highlight w:val="white"/>
        </w:rPr>
        <w:t xml:space="preserve">      }</w:t>
      </w:r>
    </w:p>
    <w:p w14:paraId="1C9192C6" w14:textId="77777777" w:rsidR="005B1C6D" w:rsidRPr="009F2404" w:rsidRDefault="005B1C6D" w:rsidP="005B1C6D">
      <w:pPr>
        <w:pStyle w:val="Code"/>
        <w:rPr>
          <w:highlight w:val="white"/>
        </w:rPr>
      </w:pPr>
      <w:r w:rsidRPr="009F2404">
        <w:rPr>
          <w:highlight w:val="white"/>
        </w:rPr>
        <w:t xml:space="preserve">      else {</w:t>
      </w:r>
    </w:p>
    <w:p w14:paraId="17B87B17" w14:textId="77777777" w:rsidR="005B1C6D" w:rsidRPr="009F2404" w:rsidRDefault="005B1C6D" w:rsidP="005B1C6D">
      <w:pPr>
        <w:pStyle w:val="Code"/>
        <w:rPr>
          <w:highlight w:val="white"/>
        </w:rPr>
      </w:pPr>
      <w:r w:rsidRPr="009F2404">
        <w:rPr>
          <w:highlight w:val="white"/>
        </w:rPr>
        <w:t xml:space="preserve">        buffer.Append(' ');</w:t>
      </w:r>
    </w:p>
    <w:p w14:paraId="1B56EDEF" w14:textId="77777777" w:rsidR="005B1C6D" w:rsidRPr="009F2404" w:rsidRDefault="005B1C6D" w:rsidP="005B1C6D">
      <w:pPr>
        <w:pStyle w:val="Code"/>
        <w:rPr>
          <w:highlight w:val="white"/>
        </w:rPr>
      </w:pPr>
      <w:r w:rsidRPr="009F2404">
        <w:rPr>
          <w:highlight w:val="white"/>
        </w:rPr>
        <w:t xml:space="preserve">      }</w:t>
      </w:r>
    </w:p>
    <w:p w14:paraId="70F2B5B9" w14:textId="77777777" w:rsidR="005B1C6D" w:rsidRPr="009F2404" w:rsidRDefault="005B1C6D" w:rsidP="005B1C6D">
      <w:pPr>
        <w:pStyle w:val="Code"/>
        <w:rPr>
          <w:highlight w:val="white"/>
        </w:rPr>
      </w:pPr>
    </w:p>
    <w:p w14:paraId="2A327A7C" w14:textId="77777777" w:rsidR="005B1C6D" w:rsidRPr="009F2404" w:rsidRDefault="005B1C6D" w:rsidP="005B1C6D">
      <w:pPr>
        <w:pStyle w:val="Code"/>
        <w:rPr>
          <w:highlight w:val="white"/>
        </w:rPr>
      </w:pPr>
      <w:r w:rsidRPr="009F2404">
        <w:rPr>
          <w:highlight w:val="white"/>
        </w:rPr>
        <w:t xml:space="preserve">      return buffer.ToString();</w:t>
      </w:r>
    </w:p>
    <w:p w14:paraId="6D91BFAF" w14:textId="77777777" w:rsidR="005B1C6D" w:rsidRPr="009F2404" w:rsidRDefault="005B1C6D" w:rsidP="005B1C6D">
      <w:pPr>
        <w:pStyle w:val="Code"/>
        <w:rPr>
          <w:highlight w:val="white"/>
        </w:rPr>
      </w:pPr>
      <w:r w:rsidRPr="009F2404">
        <w:rPr>
          <w:highlight w:val="white"/>
        </w:rPr>
        <w:t xml:space="preserve">    }</w:t>
      </w:r>
    </w:p>
    <w:p w14:paraId="0B739836" w14:textId="77777777" w:rsidR="005B1C6D" w:rsidRPr="009F2404" w:rsidRDefault="005B1C6D" w:rsidP="005B1C6D">
      <w:pPr>
        <w:pStyle w:val="Code"/>
        <w:rPr>
          <w:highlight w:val="white"/>
        </w:rPr>
      </w:pPr>
      <w:r w:rsidRPr="009F2404">
        <w:rPr>
          <w:highlight w:val="white"/>
        </w:rPr>
        <w:t xml:space="preserve">  </w:t>
      </w:r>
    </w:p>
    <w:p w14:paraId="6CA2F800" w14:textId="77777777" w:rsidR="005B1C6D" w:rsidRPr="009F2404" w:rsidRDefault="005B1C6D" w:rsidP="005B1C6D">
      <w:pPr>
        <w:pStyle w:val="Code"/>
        <w:rPr>
          <w:highlight w:val="white"/>
        </w:rPr>
      </w:pPr>
      <w:r w:rsidRPr="009F2404">
        <w:rPr>
          <w:highlight w:val="white"/>
        </w:rPr>
        <w:t xml:space="preserve">    public void ClearNewlineCount() {</w:t>
      </w:r>
    </w:p>
    <w:p w14:paraId="43111488" w14:textId="77777777" w:rsidR="005B1C6D" w:rsidRPr="009F2404" w:rsidRDefault="005B1C6D" w:rsidP="005B1C6D">
      <w:pPr>
        <w:pStyle w:val="Code"/>
        <w:rPr>
          <w:highlight w:val="white"/>
        </w:rPr>
      </w:pPr>
      <w:r w:rsidRPr="009F2404">
        <w:rPr>
          <w:highlight w:val="white"/>
        </w:rPr>
        <w:t xml:space="preserve">      m_newlineCount = 0;</w:t>
      </w:r>
    </w:p>
    <w:p w14:paraId="014D7B0E" w14:textId="77777777" w:rsidR="005B1C6D" w:rsidRPr="009F2404" w:rsidRDefault="005B1C6D" w:rsidP="005B1C6D">
      <w:pPr>
        <w:pStyle w:val="Code"/>
        <w:rPr>
          <w:highlight w:val="white"/>
        </w:rPr>
      </w:pPr>
      <w:r w:rsidRPr="009F2404">
        <w:rPr>
          <w:highlight w:val="white"/>
        </w:rPr>
        <w:t xml:space="preserve">    }</w:t>
      </w:r>
    </w:p>
    <w:p w14:paraId="14766CCE" w14:textId="77777777" w:rsidR="005B1C6D" w:rsidRPr="009F2404" w:rsidRDefault="005B1C6D" w:rsidP="005B1C6D">
      <w:pPr>
        <w:pStyle w:val="Code"/>
        <w:rPr>
          <w:highlight w:val="white"/>
        </w:rPr>
      </w:pPr>
      <w:r w:rsidRPr="009F2404">
        <w:rPr>
          <w:highlight w:val="white"/>
        </w:rPr>
        <w:t xml:space="preserve">  </w:t>
      </w:r>
    </w:p>
    <w:p w14:paraId="1E38CE77" w14:textId="77777777" w:rsidR="005B1C6D" w:rsidRPr="009F2404" w:rsidRDefault="005B1C6D" w:rsidP="005B1C6D">
      <w:pPr>
        <w:pStyle w:val="Code"/>
        <w:rPr>
          <w:highlight w:val="white"/>
        </w:rPr>
      </w:pPr>
      <w:r w:rsidRPr="009F2404">
        <w:rPr>
          <w:highlight w:val="white"/>
        </w:rPr>
        <w:t xml:space="preserve">    public bool HasWhitespace() {</w:t>
      </w:r>
    </w:p>
    <w:p w14:paraId="04556FFB" w14:textId="77777777" w:rsidR="005B1C6D" w:rsidRPr="009F2404" w:rsidRDefault="005B1C6D" w:rsidP="005B1C6D">
      <w:pPr>
        <w:pStyle w:val="Code"/>
        <w:rPr>
          <w:highlight w:val="white"/>
        </w:rPr>
      </w:pPr>
      <w:r w:rsidRPr="009F2404">
        <w:rPr>
          <w:highlight w:val="white"/>
        </w:rPr>
        <w:t xml:space="preserve">      return m_whitespace;</w:t>
      </w:r>
    </w:p>
    <w:p w14:paraId="5CB5A99D" w14:textId="77777777" w:rsidR="005B1C6D" w:rsidRPr="009F2404" w:rsidRDefault="005B1C6D" w:rsidP="005B1C6D">
      <w:pPr>
        <w:pStyle w:val="Code"/>
        <w:rPr>
          <w:highlight w:val="white"/>
        </w:rPr>
      </w:pPr>
      <w:r w:rsidRPr="009F2404">
        <w:rPr>
          <w:highlight w:val="white"/>
        </w:rPr>
        <w:t xml:space="preserve">    }</w:t>
      </w:r>
    </w:p>
    <w:p w14:paraId="4038E1C9" w14:textId="77777777" w:rsidR="005B1C6D" w:rsidRPr="009F2404" w:rsidRDefault="005B1C6D" w:rsidP="005B1C6D">
      <w:pPr>
        <w:pStyle w:val="Code"/>
        <w:rPr>
          <w:highlight w:val="white"/>
        </w:rPr>
      </w:pPr>
    </w:p>
    <w:p w14:paraId="613AB3D5" w14:textId="77777777" w:rsidR="005B1C6D" w:rsidRPr="009F2404" w:rsidRDefault="005B1C6D" w:rsidP="005B1C6D">
      <w:pPr>
        <w:pStyle w:val="Code"/>
        <w:rPr>
          <w:highlight w:val="white"/>
        </w:rPr>
      </w:pPr>
      <w:r w:rsidRPr="009F2404">
        <w:rPr>
          <w:highlight w:val="white"/>
        </w:rPr>
        <w:t xml:space="preserve">    public override int GetHashCode() {</w:t>
      </w:r>
    </w:p>
    <w:p w14:paraId="2411EE16" w14:textId="77777777" w:rsidR="005B1C6D" w:rsidRPr="009F2404" w:rsidRDefault="005B1C6D" w:rsidP="005B1C6D">
      <w:pPr>
        <w:pStyle w:val="Code"/>
        <w:rPr>
          <w:highlight w:val="white"/>
        </w:rPr>
      </w:pPr>
      <w:r w:rsidRPr="009F2404">
        <w:rPr>
          <w:highlight w:val="white"/>
        </w:rPr>
        <w:t xml:space="preserve">      return base.GetHashCode();</w:t>
      </w:r>
    </w:p>
    <w:p w14:paraId="5EE7978F" w14:textId="77777777" w:rsidR="005B1C6D" w:rsidRPr="009F2404" w:rsidRDefault="005B1C6D" w:rsidP="005B1C6D">
      <w:pPr>
        <w:pStyle w:val="Code"/>
        <w:rPr>
          <w:highlight w:val="white"/>
        </w:rPr>
      </w:pPr>
      <w:r w:rsidRPr="009F2404">
        <w:rPr>
          <w:highlight w:val="white"/>
        </w:rPr>
        <w:t xml:space="preserve">    }</w:t>
      </w:r>
    </w:p>
    <w:p w14:paraId="75AE336B" w14:textId="77777777" w:rsidR="005B1C6D" w:rsidRPr="009F2404" w:rsidRDefault="005B1C6D" w:rsidP="005B1C6D">
      <w:pPr>
        <w:pStyle w:val="Code"/>
        <w:rPr>
          <w:highlight w:val="white"/>
        </w:rPr>
      </w:pPr>
      <w:r w:rsidRPr="009F2404">
        <w:rPr>
          <w:highlight w:val="white"/>
        </w:rPr>
        <w:t xml:space="preserve">  </w:t>
      </w:r>
    </w:p>
    <w:p w14:paraId="36F79458" w14:textId="77777777" w:rsidR="005B1C6D" w:rsidRPr="009F2404" w:rsidRDefault="005B1C6D" w:rsidP="005B1C6D">
      <w:pPr>
        <w:pStyle w:val="Code"/>
        <w:rPr>
          <w:highlight w:val="white"/>
        </w:rPr>
      </w:pPr>
      <w:r w:rsidRPr="009F2404">
        <w:rPr>
          <w:highlight w:val="white"/>
        </w:rPr>
        <w:t xml:space="preserve">    public override bool Equals(object obj) {</w:t>
      </w:r>
    </w:p>
    <w:p w14:paraId="5302D334" w14:textId="77777777" w:rsidR="005B1C6D" w:rsidRPr="009F2404" w:rsidRDefault="005B1C6D" w:rsidP="005B1C6D">
      <w:pPr>
        <w:pStyle w:val="Code"/>
        <w:rPr>
          <w:highlight w:val="white"/>
        </w:rPr>
      </w:pPr>
      <w:r w:rsidRPr="009F2404">
        <w:rPr>
          <w:highlight w:val="white"/>
        </w:rPr>
        <w:t xml:space="preserve">      if (obj is Token) {</w:t>
      </w:r>
    </w:p>
    <w:p w14:paraId="2E6D4690" w14:textId="77777777" w:rsidR="005B1C6D" w:rsidRPr="009F2404" w:rsidRDefault="005B1C6D" w:rsidP="005B1C6D">
      <w:pPr>
        <w:pStyle w:val="Code"/>
        <w:rPr>
          <w:highlight w:val="white"/>
        </w:rPr>
      </w:pPr>
      <w:r w:rsidRPr="009F2404">
        <w:rPr>
          <w:highlight w:val="white"/>
        </w:rPr>
        <w:t xml:space="preserve">        Token token = (Token) obj;</w:t>
      </w:r>
    </w:p>
    <w:p w14:paraId="3138BF88" w14:textId="77777777" w:rsidR="005B1C6D" w:rsidRPr="009F2404" w:rsidRDefault="005B1C6D" w:rsidP="005B1C6D">
      <w:pPr>
        <w:pStyle w:val="Code"/>
        <w:rPr>
          <w:highlight w:val="white"/>
        </w:rPr>
      </w:pPr>
      <w:r w:rsidRPr="009F2404">
        <w:rPr>
          <w:highlight w:val="white"/>
        </w:rPr>
        <w:t xml:space="preserve">        return (m_id == token.m_id) &amp;&amp;</w:t>
      </w:r>
    </w:p>
    <w:p w14:paraId="6918873D" w14:textId="77777777" w:rsidR="005B1C6D" w:rsidRPr="009F2404" w:rsidRDefault="005B1C6D" w:rsidP="005B1C6D">
      <w:pPr>
        <w:pStyle w:val="Code"/>
        <w:rPr>
          <w:highlight w:val="white"/>
        </w:rPr>
      </w:pPr>
      <w:r w:rsidRPr="009F2404">
        <w:rPr>
          <w:highlight w:val="white"/>
        </w:rPr>
        <w:t xml:space="preserve">                m_value.Equals(token.m_value);</w:t>
      </w:r>
    </w:p>
    <w:p w14:paraId="6D093042" w14:textId="77777777" w:rsidR="005B1C6D" w:rsidRPr="009F2404" w:rsidRDefault="005B1C6D" w:rsidP="005B1C6D">
      <w:pPr>
        <w:pStyle w:val="Code"/>
        <w:rPr>
          <w:highlight w:val="white"/>
        </w:rPr>
      </w:pPr>
      <w:r w:rsidRPr="009F2404">
        <w:rPr>
          <w:highlight w:val="white"/>
        </w:rPr>
        <w:lastRenderedPageBreak/>
        <w:t xml:space="preserve">      }</w:t>
      </w:r>
    </w:p>
    <w:p w14:paraId="148D52E8" w14:textId="77777777" w:rsidR="005B1C6D" w:rsidRPr="009F2404" w:rsidRDefault="005B1C6D" w:rsidP="005B1C6D">
      <w:pPr>
        <w:pStyle w:val="Code"/>
        <w:rPr>
          <w:highlight w:val="white"/>
        </w:rPr>
      </w:pPr>
      <w:r w:rsidRPr="009F2404">
        <w:rPr>
          <w:highlight w:val="white"/>
        </w:rPr>
        <w:t xml:space="preserve">    </w:t>
      </w:r>
    </w:p>
    <w:p w14:paraId="0CB25CBC" w14:textId="77777777" w:rsidR="005B1C6D" w:rsidRPr="009F2404" w:rsidRDefault="005B1C6D" w:rsidP="005B1C6D">
      <w:pPr>
        <w:pStyle w:val="Code"/>
        <w:rPr>
          <w:highlight w:val="white"/>
        </w:rPr>
      </w:pPr>
      <w:r w:rsidRPr="009F2404">
        <w:rPr>
          <w:highlight w:val="white"/>
        </w:rPr>
        <w:t xml:space="preserve">      return false;</w:t>
      </w:r>
    </w:p>
    <w:p w14:paraId="319C5298" w14:textId="77777777" w:rsidR="005B1C6D" w:rsidRPr="009F2404" w:rsidRDefault="005B1C6D" w:rsidP="005B1C6D">
      <w:pPr>
        <w:pStyle w:val="Code"/>
        <w:rPr>
          <w:highlight w:val="white"/>
        </w:rPr>
      </w:pPr>
      <w:r w:rsidRPr="009F2404">
        <w:rPr>
          <w:highlight w:val="white"/>
        </w:rPr>
        <w:t xml:space="preserve">    }</w:t>
      </w:r>
    </w:p>
    <w:p w14:paraId="551950D5" w14:textId="77777777" w:rsidR="005B1C6D" w:rsidRPr="009F2404" w:rsidRDefault="005B1C6D" w:rsidP="005B1C6D">
      <w:pPr>
        <w:pStyle w:val="Code"/>
        <w:rPr>
          <w:highlight w:val="white"/>
        </w:rPr>
      </w:pPr>
      <w:r w:rsidRPr="009F2404">
        <w:rPr>
          <w:highlight w:val="white"/>
        </w:rPr>
        <w:t xml:space="preserve">  </w:t>
      </w:r>
    </w:p>
    <w:p w14:paraId="473EDD63" w14:textId="77777777" w:rsidR="005B1C6D" w:rsidRPr="009F2404" w:rsidRDefault="005B1C6D" w:rsidP="005B1C6D">
      <w:pPr>
        <w:pStyle w:val="Code"/>
        <w:rPr>
          <w:highlight w:val="white"/>
        </w:rPr>
      </w:pPr>
      <w:r w:rsidRPr="009F2404">
        <w:rPr>
          <w:highlight w:val="white"/>
        </w:rPr>
        <w:t xml:space="preserve">    public override string ToString() {</w:t>
      </w:r>
    </w:p>
    <w:p w14:paraId="51BFE8EB" w14:textId="77777777" w:rsidR="005B1C6D" w:rsidRPr="009F2404" w:rsidRDefault="005B1C6D" w:rsidP="005B1C6D">
      <w:pPr>
        <w:pStyle w:val="Code"/>
        <w:rPr>
          <w:highlight w:val="white"/>
        </w:rPr>
      </w:pPr>
      <w:r w:rsidRPr="009F2404">
        <w:rPr>
          <w:highlight w:val="white"/>
        </w:rPr>
        <w:t xml:space="preserve">      switch (m_id) {</w:t>
      </w:r>
    </w:p>
    <w:p w14:paraId="4A5763ED" w14:textId="77777777" w:rsidR="005B1C6D" w:rsidRPr="009F2404" w:rsidRDefault="005B1C6D" w:rsidP="005B1C6D">
      <w:pPr>
        <w:pStyle w:val="Code"/>
        <w:rPr>
          <w:highlight w:val="white"/>
        </w:rPr>
      </w:pPr>
      <w:r w:rsidRPr="009F2404">
        <w:rPr>
          <w:highlight w:val="white"/>
        </w:rPr>
        <w:t xml:space="preserve">        case CCompiler_Pre.Tokens.EOF:</w:t>
      </w:r>
    </w:p>
    <w:p w14:paraId="15A14BCC" w14:textId="77777777" w:rsidR="005B1C6D" w:rsidRPr="009F2404" w:rsidRDefault="005B1C6D" w:rsidP="005B1C6D">
      <w:pPr>
        <w:pStyle w:val="Code"/>
        <w:rPr>
          <w:highlight w:val="white"/>
        </w:rPr>
      </w:pPr>
      <w:r w:rsidRPr="009F2404">
        <w:rPr>
          <w:highlight w:val="white"/>
        </w:rPr>
        <w:t xml:space="preserve">          return "";</w:t>
      </w:r>
    </w:p>
    <w:p w14:paraId="67E59CA3" w14:textId="77777777" w:rsidR="005B1C6D" w:rsidRPr="009F2404" w:rsidRDefault="005B1C6D" w:rsidP="005B1C6D">
      <w:pPr>
        <w:pStyle w:val="Code"/>
        <w:rPr>
          <w:highlight w:val="white"/>
        </w:rPr>
      </w:pPr>
    </w:p>
    <w:p w14:paraId="6EB6F6A6" w14:textId="77777777" w:rsidR="005B1C6D" w:rsidRPr="009F2404" w:rsidRDefault="005B1C6D" w:rsidP="005B1C6D">
      <w:pPr>
        <w:pStyle w:val="Code"/>
        <w:rPr>
          <w:highlight w:val="white"/>
        </w:rPr>
      </w:pPr>
      <w:r w:rsidRPr="009F2404">
        <w:rPr>
          <w:highlight w:val="white"/>
        </w:rPr>
        <w:t xml:space="preserve">        case CCompiler_Pre.Tokens.MARK:</w:t>
      </w:r>
    </w:p>
    <w:p w14:paraId="7C212B8C" w14:textId="77777777" w:rsidR="005B1C6D" w:rsidRPr="009F2404" w:rsidRDefault="005B1C6D" w:rsidP="005B1C6D">
      <w:pPr>
        <w:pStyle w:val="Code"/>
        <w:rPr>
          <w:highlight w:val="white"/>
        </w:rPr>
      </w:pPr>
      <w:r w:rsidRPr="009F2404">
        <w:rPr>
          <w:highlight w:val="white"/>
        </w:rPr>
        <w:t xml:space="preserve">          return "&lt;mark " + ((string) m_value) + "&gt;";</w:t>
      </w:r>
    </w:p>
    <w:p w14:paraId="1F9093C5" w14:textId="77777777" w:rsidR="005B1C6D" w:rsidRPr="009F2404" w:rsidRDefault="005B1C6D" w:rsidP="005B1C6D">
      <w:pPr>
        <w:pStyle w:val="Code"/>
        <w:rPr>
          <w:highlight w:val="white"/>
        </w:rPr>
      </w:pPr>
    </w:p>
    <w:p w14:paraId="0881B46D" w14:textId="77777777" w:rsidR="005B1C6D" w:rsidRPr="009F2404" w:rsidRDefault="005B1C6D" w:rsidP="005B1C6D">
      <w:pPr>
        <w:pStyle w:val="Code"/>
        <w:rPr>
          <w:highlight w:val="white"/>
        </w:rPr>
      </w:pPr>
      <w:r w:rsidRPr="009F2404">
        <w:rPr>
          <w:highlight w:val="white"/>
        </w:rPr>
        <w:t xml:space="preserve">        default:</w:t>
      </w:r>
    </w:p>
    <w:p w14:paraId="72F3747D" w14:textId="77777777" w:rsidR="005B1C6D" w:rsidRPr="009F2404" w:rsidRDefault="005B1C6D" w:rsidP="005B1C6D">
      <w:pPr>
        <w:pStyle w:val="Code"/>
        <w:rPr>
          <w:highlight w:val="white"/>
        </w:rPr>
      </w:pPr>
      <w:r w:rsidRPr="009F2404">
        <w:rPr>
          <w:highlight w:val="white"/>
        </w:rPr>
        <w:t xml:space="preserve">          return m_value.ToString();</w:t>
      </w:r>
    </w:p>
    <w:p w14:paraId="00C8D6C6" w14:textId="77777777" w:rsidR="005B1C6D" w:rsidRPr="009F2404" w:rsidRDefault="005B1C6D" w:rsidP="005B1C6D">
      <w:pPr>
        <w:pStyle w:val="Code"/>
        <w:rPr>
          <w:highlight w:val="white"/>
        </w:rPr>
      </w:pPr>
      <w:r w:rsidRPr="009F2404">
        <w:rPr>
          <w:highlight w:val="white"/>
        </w:rPr>
        <w:t xml:space="preserve">      }</w:t>
      </w:r>
    </w:p>
    <w:p w14:paraId="33E42B0B" w14:textId="77777777" w:rsidR="005B1C6D" w:rsidRPr="009F2404" w:rsidRDefault="005B1C6D" w:rsidP="005B1C6D">
      <w:pPr>
        <w:pStyle w:val="Code"/>
        <w:rPr>
          <w:highlight w:val="white"/>
        </w:rPr>
      </w:pPr>
      <w:r w:rsidRPr="009F2404">
        <w:rPr>
          <w:highlight w:val="white"/>
        </w:rPr>
        <w:t xml:space="preserve">    }</w:t>
      </w:r>
    </w:p>
    <w:p w14:paraId="535418EB" w14:textId="77777777" w:rsidR="005B1C6D" w:rsidRPr="009F2404" w:rsidRDefault="005B1C6D" w:rsidP="005B1C6D">
      <w:pPr>
        <w:pStyle w:val="Code"/>
        <w:rPr>
          <w:highlight w:val="white"/>
        </w:rPr>
      </w:pPr>
      <w:r w:rsidRPr="009F2404">
        <w:rPr>
          <w:highlight w:val="white"/>
        </w:rPr>
        <w:t xml:space="preserve">  }</w:t>
      </w:r>
    </w:p>
    <w:p w14:paraId="5C4CBF22" w14:textId="77777777" w:rsidR="005B1C6D" w:rsidRPr="009F2404" w:rsidRDefault="005B1C6D" w:rsidP="005B1C6D">
      <w:pPr>
        <w:pStyle w:val="Code"/>
      </w:pPr>
      <w:r w:rsidRPr="009F2404">
        <w:rPr>
          <w:highlight w:val="white"/>
        </w:rPr>
        <w:t>}</w:t>
      </w:r>
    </w:p>
    <w:p w14:paraId="074D4FB9" w14:textId="77777777" w:rsidR="005B1C6D" w:rsidRPr="00EC76D5" w:rsidRDefault="005B1C6D" w:rsidP="005B1C6D">
      <w:r w:rsidRPr="00EC76D5">
        <w:t xml:space="preserve">The </w:t>
      </w:r>
      <w:proofErr w:type="spellStart"/>
      <w:r w:rsidRPr="00EC76D5">
        <w:rPr>
          <w:rStyle w:val="CodeInText"/>
        </w:rPr>
        <w:t>doDefine</w:t>
      </w:r>
      <w:proofErr w:type="spellEnd"/>
      <w:r w:rsidRPr="00EC76D5">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EC76D5" w:rsidRDefault="005B1C6D" w:rsidP="005B1C6D">
      <w:r w:rsidRPr="00EC76D5">
        <w:t>1. We have reached the end of the line, in which case we have a macro with a name, but without parameters or body.</w:t>
      </w:r>
    </w:p>
    <w:p w14:paraId="3BEC6B54" w14:textId="77777777" w:rsidR="005B1C6D" w:rsidRPr="00EC76D5" w:rsidRDefault="005B1C6D" w:rsidP="005B1C6D">
      <w:r w:rsidRPr="00EC76D5">
        <w:t>2. We have reached a space, in which case we have a macro with a name and a body, but no parameters.</w:t>
      </w:r>
    </w:p>
    <w:p w14:paraId="77DE4EC1" w14:textId="77777777" w:rsidR="005B1C6D" w:rsidRPr="00EC76D5" w:rsidRDefault="005B1C6D" w:rsidP="005B1C6D">
      <w:r w:rsidRPr="00EC76D5">
        <w:t xml:space="preserve">3. We have reached a left </w:t>
      </w:r>
      <w:proofErr w:type="gramStart"/>
      <w:r w:rsidRPr="00EC76D5">
        <w:t>parenthesis,</w:t>
      </w:r>
      <w:proofErr w:type="gramEnd"/>
      <w:r w:rsidRPr="00EC76D5">
        <w:t xml:space="preserve"> in which case we have a list of parameters and we call </w:t>
      </w:r>
      <w:proofErr w:type="spellStart"/>
      <w:r w:rsidRPr="00EC76D5">
        <w:rPr>
          <w:rStyle w:val="CodeInText"/>
        </w:rPr>
        <w:t>doParameterDefine</w:t>
      </w:r>
      <w:proofErr w:type="spellEnd"/>
      <w:r w:rsidRPr="00EC76D5">
        <w:t>.</w:t>
      </w:r>
    </w:p>
    <w:p w14:paraId="268028C4" w14:textId="77777777" w:rsidR="005B1C6D" w:rsidRPr="00EC76D5" w:rsidRDefault="005B1C6D" w:rsidP="005B1C6D">
      <w:r w:rsidRPr="00EC76D5">
        <w:t>4. If none of the above applies, we generate an error message.</w:t>
      </w:r>
    </w:p>
    <w:p w14:paraId="1DA8BB5A" w14:textId="77777777" w:rsidR="005B1C6D" w:rsidRPr="00EC76D5" w:rsidRDefault="005B1C6D" w:rsidP="005B1C6D">
      <w:pPr>
        <w:pStyle w:val="CodeHeader"/>
      </w:pPr>
      <w:proofErr w:type="spellStart"/>
      <w:r w:rsidRPr="00EC76D5">
        <w:t>Preprocessor.</w:t>
      </w:r>
      <w:r>
        <w:t>cs</w:t>
      </w:r>
      <w:proofErr w:type="spellEnd"/>
    </w:p>
    <w:p w14:paraId="6D281E7F" w14:textId="77777777" w:rsidR="005B1C6D" w:rsidRPr="00EC76D5" w:rsidRDefault="005B1C6D" w:rsidP="005B1C6D">
      <w:r w:rsidRPr="00EC76D5">
        <w:t xml:space="preserve">The </w:t>
      </w:r>
      <w:proofErr w:type="spellStart"/>
      <w:r w:rsidRPr="00EC76D5">
        <w:rPr>
          <w:rStyle w:val="CodeInText"/>
        </w:rPr>
        <w:t>doParameterDefine</w:t>
      </w:r>
      <w:proofErr w:type="spellEnd"/>
      <w:r w:rsidRPr="00EC76D5">
        <w:t xml:space="preserve"> method </w:t>
      </w:r>
      <w:proofErr w:type="gramStart"/>
      <w:r w:rsidRPr="00EC76D5">
        <w:t>look into</w:t>
      </w:r>
      <w:proofErr w:type="gramEnd"/>
      <w:r w:rsidRPr="00EC76D5">
        <w:t xml:space="preserve"> macros with parameters in two steps. </w:t>
      </w:r>
      <w:proofErr w:type="gramStart"/>
      <w:r w:rsidRPr="00EC76D5">
        <w:t>First</w:t>
      </w:r>
      <w:proofErr w:type="gramEnd"/>
      <w:r w:rsidRPr="00EC76D5">
        <w:t xml:space="preserve"> we extract the parameters by calling </w:t>
      </w:r>
      <w:proofErr w:type="spellStart"/>
      <w:r w:rsidRPr="00EC76D5">
        <w:rPr>
          <w:rStyle w:val="CodeInText"/>
        </w:rPr>
        <w:t>scanParameters</w:t>
      </w:r>
      <w:proofErr w:type="spellEnd"/>
      <w:r w:rsidRPr="00EC76D5">
        <w:t xml:space="preserve">. Then we go through the parameter list and check that the parameters are identifiers and that no parameters </w:t>
      </w:r>
      <w:proofErr w:type="gramStart"/>
      <w:r w:rsidRPr="00EC76D5">
        <w:t>is</w:t>
      </w:r>
      <w:proofErr w:type="gramEnd"/>
      <w:r w:rsidRPr="00EC76D5">
        <w:t xml:space="preserve"> repeated.</w:t>
      </w:r>
    </w:p>
    <w:p w14:paraId="3726CDD2" w14:textId="77777777" w:rsidR="005B1C6D" w:rsidRPr="00EC76D5" w:rsidRDefault="005B1C6D" w:rsidP="005B1C6D">
      <w:r w:rsidRPr="00EC76D5">
        <w:t>Then we extract the identifiers from the body and replace each occurrence of a parameters with the text “$</w:t>
      </w:r>
      <w:proofErr w:type="spellStart"/>
      <w:r w:rsidRPr="00EC76D5">
        <w:rPr>
          <w:rStyle w:val="CodeInText"/>
        </w:rPr>
        <w:t>parameter_index</w:t>
      </w:r>
      <w:proofErr w:type="spellEnd"/>
      <w:r w:rsidRPr="00EC76D5">
        <w:t>$”.</w:t>
      </w:r>
    </w:p>
    <w:p w14:paraId="66B2C97A" w14:textId="77777777" w:rsidR="005B1C6D" w:rsidRPr="00EC76D5" w:rsidRDefault="005B1C6D" w:rsidP="005B1C6D">
      <w:r w:rsidRPr="00EC76D5">
        <w:t>Finally, we look for the merge operator ##. When we find one, we remove the operator and trim the text to its left and right.</w:t>
      </w:r>
    </w:p>
    <w:p w14:paraId="73E84581" w14:textId="77777777" w:rsidR="005B1C6D" w:rsidRPr="00EC76D5" w:rsidRDefault="005B1C6D" w:rsidP="005B1C6D">
      <w:r w:rsidRPr="00EC76D5">
        <w:t xml:space="preserve">It is allowed to redefine a macro if it is </w:t>
      </w:r>
      <w:proofErr w:type="gramStart"/>
      <w:r w:rsidRPr="00EC76D5">
        <w:t>has</w:t>
      </w:r>
      <w:proofErr w:type="gramEnd"/>
      <w:r w:rsidRPr="00EC76D5">
        <w:t xml:space="preserve"> the same parameters list and macro.</w:t>
      </w:r>
    </w:p>
    <w:p w14:paraId="30BF4D31" w14:textId="77777777" w:rsidR="005B1C6D" w:rsidRPr="00EC76D5" w:rsidRDefault="005B1C6D" w:rsidP="005B1C6D">
      <w:r w:rsidRPr="00EC76D5">
        <w:t>An identifier is a text starting with a letter or an underline and continuing with letters, digits, or underlines. If the given name is not an identifier, an error occurs.</w:t>
      </w:r>
    </w:p>
    <w:p w14:paraId="360116DC" w14:textId="77777777" w:rsidR="005B1C6D" w:rsidRPr="00B25B79" w:rsidRDefault="005B1C6D" w:rsidP="005B1C6D">
      <w:pPr>
        <w:pStyle w:val="Code"/>
        <w:rPr>
          <w:highlight w:val="white"/>
        </w:rPr>
      </w:pPr>
      <w:r w:rsidRPr="00B25B79">
        <w:rPr>
          <w:highlight w:val="white"/>
        </w:rPr>
        <w:t xml:space="preserve">    public void DoDefine(List&lt;Token&gt; tokenList) {</w:t>
      </w:r>
    </w:p>
    <w:p w14:paraId="62D6C964" w14:textId="77777777" w:rsidR="005B1C6D" w:rsidRPr="00B25B79" w:rsidRDefault="005B1C6D" w:rsidP="005B1C6D">
      <w:pPr>
        <w:pStyle w:val="Code"/>
        <w:rPr>
          <w:highlight w:val="white"/>
        </w:rPr>
      </w:pPr>
      <w:r w:rsidRPr="00B25B79">
        <w:rPr>
          <w:highlight w:val="white"/>
        </w:rPr>
        <w:t xml:space="preserve">      Assert.Error(tokenList[2].Id == CCompiler_Pre.Tokens.NAME,</w:t>
      </w:r>
    </w:p>
    <w:p w14:paraId="64F8E881" w14:textId="77777777" w:rsidR="005B1C6D" w:rsidRDefault="005B1C6D" w:rsidP="005B1C6D">
      <w:pPr>
        <w:pStyle w:val="Code"/>
        <w:rPr>
          <w:highlight w:val="white"/>
        </w:rPr>
      </w:pPr>
      <w:r w:rsidRPr="00B25B79">
        <w:rPr>
          <w:highlight w:val="white"/>
        </w:rPr>
        <w:t xml:space="preserve">                   TokenListToString(tokenList),</w:t>
      </w:r>
    </w:p>
    <w:p w14:paraId="3BFC7B46"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Message.Invalid_define_directive);</w:t>
      </w:r>
    </w:p>
    <w:p w14:paraId="6012012C" w14:textId="77777777" w:rsidR="005B1C6D" w:rsidRPr="00B25B79" w:rsidRDefault="005B1C6D" w:rsidP="005B1C6D">
      <w:pPr>
        <w:pStyle w:val="Code"/>
        <w:rPr>
          <w:highlight w:val="white"/>
        </w:rPr>
      </w:pPr>
      <w:r w:rsidRPr="00B25B79">
        <w:rPr>
          <w:highlight w:val="white"/>
        </w:rPr>
        <w:t xml:space="preserve">      string name = tokenList[2].ToString();</w:t>
      </w:r>
    </w:p>
    <w:p w14:paraId="2DC3DF89" w14:textId="77777777" w:rsidR="005B1C6D" w:rsidRPr="00B25B79" w:rsidRDefault="005B1C6D" w:rsidP="005B1C6D">
      <w:pPr>
        <w:pStyle w:val="Code"/>
        <w:rPr>
          <w:highlight w:val="white"/>
        </w:rPr>
      </w:pPr>
      <w:r w:rsidRPr="00B25B79">
        <w:rPr>
          <w:highlight w:val="white"/>
        </w:rPr>
        <w:t xml:space="preserve">      Macro macro;</w:t>
      </w:r>
    </w:p>
    <w:p w14:paraId="4E63497C" w14:textId="77777777" w:rsidR="005B1C6D" w:rsidRPr="00B25B79" w:rsidRDefault="005B1C6D" w:rsidP="005B1C6D">
      <w:pPr>
        <w:pStyle w:val="Code"/>
        <w:rPr>
          <w:highlight w:val="white"/>
        </w:rPr>
      </w:pPr>
    </w:p>
    <w:p w14:paraId="5206F529" w14:textId="77777777" w:rsidR="005B1C6D" w:rsidRPr="00B25B79" w:rsidRDefault="005B1C6D" w:rsidP="005B1C6D">
      <w:pPr>
        <w:pStyle w:val="Code"/>
        <w:rPr>
          <w:highlight w:val="white"/>
        </w:rPr>
      </w:pPr>
      <w:r w:rsidRPr="00B25B79">
        <w:rPr>
          <w:highlight w:val="white"/>
        </w:rPr>
        <w:lastRenderedPageBreak/>
        <w:t xml:space="preserve">      if ((tokenList[3].Id == CCompiler_Pre.Tokens.LEFT_PARENTHESIS) &amp;&amp;</w:t>
      </w:r>
    </w:p>
    <w:p w14:paraId="6FF7FAEF" w14:textId="77777777" w:rsidR="005B1C6D" w:rsidRPr="00B25B79" w:rsidRDefault="005B1C6D" w:rsidP="005B1C6D">
      <w:pPr>
        <w:pStyle w:val="Code"/>
        <w:rPr>
          <w:highlight w:val="white"/>
        </w:rPr>
      </w:pPr>
      <w:r w:rsidRPr="00B25B79">
        <w:rPr>
          <w:highlight w:val="white"/>
        </w:rPr>
        <w:t xml:space="preserve">          !tokenList[3].HasWhitespace()) {</w:t>
      </w:r>
    </w:p>
    <w:p w14:paraId="1762A940" w14:textId="77777777" w:rsidR="005B1C6D" w:rsidRPr="00B25B79" w:rsidRDefault="005B1C6D" w:rsidP="005B1C6D">
      <w:pPr>
        <w:pStyle w:val="Code"/>
        <w:rPr>
          <w:highlight w:val="white"/>
        </w:rPr>
      </w:pPr>
      <w:r w:rsidRPr="00B25B79">
        <w:rPr>
          <w:highlight w:val="white"/>
        </w:rPr>
        <w:t xml:space="preserve">        int tokenIndex = 4, paramIndex = 0;</w:t>
      </w:r>
    </w:p>
    <w:p w14:paraId="3F03AAA2" w14:textId="77777777" w:rsidR="005B1C6D" w:rsidRPr="00B25B79" w:rsidRDefault="005B1C6D" w:rsidP="005B1C6D">
      <w:pPr>
        <w:pStyle w:val="Code"/>
        <w:rPr>
          <w:highlight w:val="white"/>
        </w:rPr>
      </w:pPr>
      <w:r w:rsidRPr="00B25B79">
        <w:rPr>
          <w:highlight w:val="white"/>
        </w:rPr>
        <w:t xml:space="preserve">        IDictionary&lt;string,int&gt; paramMap = new Dictionary&lt;string,int&gt;();</w:t>
      </w:r>
    </w:p>
    <w:p w14:paraId="0AB5CD0A" w14:textId="77777777" w:rsidR="005B1C6D" w:rsidRPr="00B25B79" w:rsidRDefault="005B1C6D" w:rsidP="005B1C6D">
      <w:pPr>
        <w:pStyle w:val="Code"/>
        <w:rPr>
          <w:highlight w:val="white"/>
        </w:rPr>
      </w:pPr>
    </w:p>
    <w:p w14:paraId="7B87B758" w14:textId="77777777" w:rsidR="005B1C6D" w:rsidRPr="00B25B79" w:rsidRDefault="005B1C6D" w:rsidP="005B1C6D">
      <w:pPr>
        <w:pStyle w:val="Code"/>
        <w:rPr>
          <w:highlight w:val="white"/>
        </w:rPr>
      </w:pPr>
      <w:r w:rsidRPr="00B25B79">
        <w:rPr>
          <w:highlight w:val="white"/>
        </w:rPr>
        <w:t xml:space="preserve">        while (true) {</w:t>
      </w:r>
    </w:p>
    <w:p w14:paraId="2091AC72" w14:textId="77777777" w:rsidR="005B1C6D" w:rsidRPr="00B25B79" w:rsidRDefault="005B1C6D" w:rsidP="005B1C6D">
      <w:pPr>
        <w:pStyle w:val="Code"/>
        <w:rPr>
          <w:highlight w:val="white"/>
        </w:rPr>
      </w:pPr>
      <w:r w:rsidRPr="00B25B79">
        <w:rPr>
          <w:highlight w:val="white"/>
        </w:rPr>
        <w:t xml:space="preserve">          Token nextToken = tokenList[tokenIndex++];</w:t>
      </w:r>
    </w:p>
    <w:p w14:paraId="0F916676" w14:textId="77777777" w:rsidR="005B1C6D" w:rsidRPr="00B25B79" w:rsidRDefault="005B1C6D" w:rsidP="005B1C6D">
      <w:pPr>
        <w:pStyle w:val="Code"/>
        <w:rPr>
          <w:highlight w:val="white"/>
        </w:rPr>
      </w:pPr>
      <w:r w:rsidRPr="00B25B79">
        <w:rPr>
          <w:highlight w:val="white"/>
        </w:rPr>
        <w:t xml:space="preserve">          Assert.Error(nextToken.Id == CCompiler_Pre.Tokens.NAME,</w:t>
      </w:r>
    </w:p>
    <w:p w14:paraId="58147690" w14:textId="77777777" w:rsidR="005B1C6D" w:rsidRDefault="005B1C6D" w:rsidP="005B1C6D">
      <w:pPr>
        <w:pStyle w:val="Code"/>
        <w:rPr>
          <w:highlight w:val="white"/>
        </w:rPr>
      </w:pPr>
      <w:r w:rsidRPr="00B25B79">
        <w:rPr>
          <w:highlight w:val="white"/>
        </w:rPr>
        <w:t xml:space="preserve">                       nextToken.ToString(),</w:t>
      </w:r>
    </w:p>
    <w:p w14:paraId="241546E9" w14:textId="77777777" w:rsidR="005B1C6D" w:rsidRPr="00B25B79" w:rsidRDefault="005B1C6D" w:rsidP="005B1C6D">
      <w:pPr>
        <w:pStyle w:val="Code"/>
        <w:rPr>
          <w:highlight w:val="white"/>
        </w:rPr>
      </w:pPr>
      <w:r>
        <w:rPr>
          <w:highlight w:val="white"/>
        </w:rPr>
        <w:t xml:space="preserve">                       </w:t>
      </w:r>
      <w:r w:rsidRPr="00B25B79">
        <w:rPr>
          <w:highlight w:val="white"/>
        </w:rPr>
        <w:t>Message.Invalid_macro_definitializerion);</w:t>
      </w:r>
    </w:p>
    <w:p w14:paraId="5F4E0EE4" w14:textId="77777777" w:rsidR="005B1C6D" w:rsidRPr="00B25B79" w:rsidRDefault="005B1C6D" w:rsidP="005B1C6D">
      <w:pPr>
        <w:pStyle w:val="Code"/>
        <w:rPr>
          <w:highlight w:val="white"/>
        </w:rPr>
      </w:pPr>
      <w:r w:rsidRPr="00B25B79">
        <w:rPr>
          <w:highlight w:val="white"/>
        </w:rPr>
        <w:t xml:space="preserve">          string paramName = (string) nextToken.Value;</w:t>
      </w:r>
    </w:p>
    <w:p w14:paraId="509E2E26" w14:textId="77777777" w:rsidR="005B1C6D" w:rsidRPr="00B25B79" w:rsidRDefault="005B1C6D" w:rsidP="005B1C6D">
      <w:pPr>
        <w:pStyle w:val="Code"/>
        <w:rPr>
          <w:highlight w:val="white"/>
        </w:rPr>
      </w:pPr>
      <w:r w:rsidRPr="00B25B79">
        <w:rPr>
          <w:highlight w:val="white"/>
        </w:rPr>
        <w:t xml:space="preserve">          Assert.Error(!paramMap.ContainsKey(paramName),</w:t>
      </w:r>
    </w:p>
    <w:p w14:paraId="5F5D422B" w14:textId="77777777" w:rsidR="005B1C6D" w:rsidRPr="00B25B79" w:rsidRDefault="005B1C6D" w:rsidP="005B1C6D">
      <w:pPr>
        <w:pStyle w:val="Code"/>
        <w:rPr>
          <w:highlight w:val="white"/>
        </w:rPr>
      </w:pPr>
      <w:r w:rsidRPr="00B25B79">
        <w:rPr>
          <w:highlight w:val="white"/>
        </w:rPr>
        <w:t xml:space="preserve">                       paramName, Message.Repeated_macro_parameter);</w:t>
      </w:r>
    </w:p>
    <w:p w14:paraId="17C047B6" w14:textId="77777777" w:rsidR="005B1C6D" w:rsidRPr="00B25B79" w:rsidRDefault="005B1C6D" w:rsidP="005B1C6D">
      <w:pPr>
        <w:pStyle w:val="Code"/>
        <w:rPr>
          <w:highlight w:val="white"/>
        </w:rPr>
      </w:pPr>
      <w:r w:rsidRPr="00B25B79">
        <w:rPr>
          <w:highlight w:val="white"/>
        </w:rPr>
        <w:t xml:space="preserve">          paramMap.Add(paramName, paramIndex++);</w:t>
      </w:r>
    </w:p>
    <w:p w14:paraId="468BCDA9" w14:textId="77777777" w:rsidR="005B1C6D" w:rsidRPr="00B25B79" w:rsidRDefault="005B1C6D" w:rsidP="005B1C6D">
      <w:pPr>
        <w:pStyle w:val="Code"/>
        <w:rPr>
          <w:highlight w:val="white"/>
        </w:rPr>
      </w:pPr>
    </w:p>
    <w:p w14:paraId="7C5D9D3D" w14:textId="77777777" w:rsidR="005B1C6D" w:rsidRPr="00B25B79" w:rsidRDefault="005B1C6D" w:rsidP="005B1C6D">
      <w:pPr>
        <w:pStyle w:val="Code"/>
        <w:rPr>
          <w:highlight w:val="white"/>
        </w:rPr>
      </w:pPr>
      <w:r w:rsidRPr="00B25B79">
        <w:rPr>
          <w:highlight w:val="white"/>
        </w:rPr>
        <w:t xml:space="preserve">          nextToken = tokenList[tokenIndex++];</w:t>
      </w:r>
    </w:p>
    <w:p w14:paraId="2E662CFD" w14:textId="77777777" w:rsidR="005B1C6D" w:rsidRPr="00B25B79" w:rsidRDefault="005B1C6D" w:rsidP="005B1C6D">
      <w:pPr>
        <w:pStyle w:val="Code"/>
        <w:rPr>
          <w:highlight w:val="white"/>
        </w:rPr>
      </w:pPr>
      <w:r w:rsidRPr="00B25B79">
        <w:rPr>
          <w:highlight w:val="white"/>
        </w:rPr>
        <w:t xml:space="preserve">          if (nextToken.Id == CCompiler_Pre.Tokens.COMMA) {</w:t>
      </w:r>
    </w:p>
    <w:p w14:paraId="20D8BB41" w14:textId="77777777" w:rsidR="005B1C6D" w:rsidRPr="00B25B79" w:rsidRDefault="005B1C6D" w:rsidP="005B1C6D">
      <w:pPr>
        <w:pStyle w:val="Code"/>
        <w:rPr>
          <w:highlight w:val="white"/>
        </w:rPr>
      </w:pPr>
      <w:r w:rsidRPr="00B25B79">
        <w:rPr>
          <w:highlight w:val="white"/>
        </w:rPr>
        <w:t xml:space="preserve">            // Empty.</w:t>
      </w:r>
    </w:p>
    <w:p w14:paraId="3594822F" w14:textId="77777777" w:rsidR="005B1C6D" w:rsidRPr="00B25B79" w:rsidRDefault="005B1C6D" w:rsidP="005B1C6D">
      <w:pPr>
        <w:pStyle w:val="Code"/>
        <w:rPr>
          <w:highlight w:val="white"/>
        </w:rPr>
      </w:pPr>
      <w:r w:rsidRPr="00B25B79">
        <w:rPr>
          <w:highlight w:val="white"/>
        </w:rPr>
        <w:t xml:space="preserve">          }</w:t>
      </w:r>
    </w:p>
    <w:p w14:paraId="1D530930" w14:textId="77777777" w:rsidR="005B1C6D" w:rsidRPr="00B25B79" w:rsidRDefault="005B1C6D" w:rsidP="005B1C6D">
      <w:pPr>
        <w:pStyle w:val="Code"/>
        <w:rPr>
          <w:highlight w:val="white"/>
        </w:rPr>
      </w:pPr>
      <w:r w:rsidRPr="00B25B79">
        <w:rPr>
          <w:highlight w:val="white"/>
        </w:rPr>
        <w:t xml:space="preserve">          else if (nextToken.Id == CCompiler_Pre.Tokens.RIGHT_PARENTHESIS) {</w:t>
      </w:r>
    </w:p>
    <w:p w14:paraId="15942E30" w14:textId="77777777" w:rsidR="005B1C6D" w:rsidRPr="00B25B79" w:rsidRDefault="005B1C6D" w:rsidP="005B1C6D">
      <w:pPr>
        <w:pStyle w:val="Code"/>
        <w:rPr>
          <w:highlight w:val="white"/>
        </w:rPr>
      </w:pPr>
      <w:r w:rsidRPr="00B25B79">
        <w:rPr>
          <w:highlight w:val="white"/>
        </w:rPr>
        <w:t xml:space="preserve">            break;</w:t>
      </w:r>
    </w:p>
    <w:p w14:paraId="70BCA04E" w14:textId="77777777" w:rsidR="005B1C6D" w:rsidRPr="00B25B79" w:rsidRDefault="005B1C6D" w:rsidP="005B1C6D">
      <w:pPr>
        <w:pStyle w:val="Code"/>
        <w:rPr>
          <w:highlight w:val="white"/>
        </w:rPr>
      </w:pPr>
      <w:r w:rsidRPr="00B25B79">
        <w:rPr>
          <w:highlight w:val="white"/>
        </w:rPr>
        <w:t xml:space="preserve">          }</w:t>
      </w:r>
    </w:p>
    <w:p w14:paraId="0F5ECB5F" w14:textId="77777777" w:rsidR="005B1C6D" w:rsidRPr="00B25B79" w:rsidRDefault="005B1C6D" w:rsidP="005B1C6D">
      <w:pPr>
        <w:pStyle w:val="Code"/>
        <w:rPr>
          <w:highlight w:val="white"/>
        </w:rPr>
      </w:pPr>
      <w:r w:rsidRPr="00B25B79">
        <w:rPr>
          <w:highlight w:val="white"/>
        </w:rPr>
        <w:t xml:space="preserve">          else {</w:t>
      </w:r>
    </w:p>
    <w:p w14:paraId="42ACB8E1" w14:textId="77777777" w:rsidR="005B1C6D" w:rsidRDefault="005B1C6D" w:rsidP="005B1C6D">
      <w:pPr>
        <w:pStyle w:val="Code"/>
        <w:rPr>
          <w:highlight w:val="white"/>
        </w:rPr>
      </w:pPr>
      <w:r w:rsidRPr="00B25B79">
        <w:rPr>
          <w:highlight w:val="white"/>
        </w:rPr>
        <w:t xml:space="preserve">            Assert.Error(nextToken.ToString(),</w:t>
      </w:r>
    </w:p>
    <w:p w14:paraId="773D6082"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Message.Invalid_macro_definitializerion);</w:t>
      </w:r>
    </w:p>
    <w:p w14:paraId="08AC5417" w14:textId="77777777" w:rsidR="005B1C6D" w:rsidRPr="00B25B79" w:rsidRDefault="005B1C6D" w:rsidP="005B1C6D">
      <w:pPr>
        <w:pStyle w:val="Code"/>
        <w:rPr>
          <w:highlight w:val="white"/>
        </w:rPr>
      </w:pPr>
      <w:r w:rsidRPr="00B25B79">
        <w:rPr>
          <w:highlight w:val="white"/>
        </w:rPr>
        <w:t xml:space="preserve">          }</w:t>
      </w:r>
    </w:p>
    <w:p w14:paraId="5622A961" w14:textId="77777777" w:rsidR="005B1C6D" w:rsidRPr="00B25B79" w:rsidRDefault="005B1C6D" w:rsidP="005B1C6D">
      <w:pPr>
        <w:pStyle w:val="Code"/>
        <w:rPr>
          <w:highlight w:val="white"/>
        </w:rPr>
      </w:pPr>
      <w:r w:rsidRPr="00B25B79">
        <w:rPr>
          <w:highlight w:val="white"/>
        </w:rPr>
        <w:t xml:space="preserve">        }</w:t>
      </w:r>
    </w:p>
    <w:p w14:paraId="0AC8E2D5" w14:textId="77777777" w:rsidR="005B1C6D" w:rsidRPr="00B25B79" w:rsidRDefault="005B1C6D" w:rsidP="005B1C6D">
      <w:pPr>
        <w:pStyle w:val="Code"/>
        <w:rPr>
          <w:highlight w:val="white"/>
        </w:rPr>
      </w:pPr>
      <w:r w:rsidRPr="00B25B79">
        <w:rPr>
          <w:highlight w:val="white"/>
        </w:rPr>
        <w:t xml:space="preserve">      </w:t>
      </w:r>
    </w:p>
    <w:p w14:paraId="57B2AAC4" w14:textId="77777777" w:rsidR="005B1C6D" w:rsidRDefault="005B1C6D" w:rsidP="005B1C6D">
      <w:pPr>
        <w:pStyle w:val="Code"/>
        <w:rPr>
          <w:highlight w:val="white"/>
        </w:rPr>
      </w:pPr>
      <w:r w:rsidRPr="00B25B79">
        <w:rPr>
          <w:highlight w:val="white"/>
        </w:rPr>
        <w:t xml:space="preserve">        List&lt;Token&gt; macroList =</w:t>
      </w:r>
    </w:p>
    <w:p w14:paraId="7C4E138A" w14:textId="77777777" w:rsidR="005B1C6D" w:rsidRPr="00B25B79" w:rsidRDefault="005B1C6D" w:rsidP="005B1C6D">
      <w:pPr>
        <w:pStyle w:val="Code"/>
        <w:rPr>
          <w:highlight w:val="white"/>
        </w:rPr>
      </w:pPr>
      <w:r>
        <w:rPr>
          <w:highlight w:val="white"/>
        </w:rPr>
        <w:t xml:space="preserve">         </w:t>
      </w:r>
      <w:r w:rsidRPr="00B25B79">
        <w:rPr>
          <w:highlight w:val="white"/>
        </w:rPr>
        <w:t xml:space="preserve"> tokenList.GetRange(tokenIndex, tokenList.Count - tokenIndex);</w:t>
      </w:r>
    </w:p>
    <w:p w14:paraId="5A509C61" w14:textId="77777777" w:rsidR="005B1C6D" w:rsidRPr="00B25B79" w:rsidRDefault="005B1C6D" w:rsidP="005B1C6D">
      <w:pPr>
        <w:pStyle w:val="Code"/>
        <w:rPr>
          <w:highlight w:val="white"/>
        </w:rPr>
      </w:pPr>
    </w:p>
    <w:p w14:paraId="618C09D5" w14:textId="77777777" w:rsidR="005B1C6D" w:rsidRPr="00B25B79" w:rsidRDefault="005B1C6D" w:rsidP="005B1C6D">
      <w:pPr>
        <w:pStyle w:val="Code"/>
        <w:rPr>
          <w:highlight w:val="white"/>
        </w:rPr>
      </w:pPr>
      <w:r w:rsidRPr="00B25B79">
        <w:rPr>
          <w:highlight w:val="white"/>
        </w:rPr>
        <w:t xml:space="preserve">        foreach (Token macroToken in macroList) {</w:t>
      </w:r>
    </w:p>
    <w:p w14:paraId="54620CFD" w14:textId="77777777" w:rsidR="005B1C6D" w:rsidRPr="00B25B79" w:rsidRDefault="005B1C6D" w:rsidP="005B1C6D">
      <w:pPr>
        <w:pStyle w:val="Code"/>
        <w:rPr>
          <w:highlight w:val="white"/>
        </w:rPr>
      </w:pPr>
      <w:r w:rsidRPr="00B25B79">
        <w:rPr>
          <w:highlight w:val="white"/>
        </w:rPr>
        <w:t xml:space="preserve">          if (macroToken.Id == CCompiler_Pre.Tokens.NAME) {</w:t>
      </w:r>
    </w:p>
    <w:p w14:paraId="5099333B" w14:textId="77777777" w:rsidR="005B1C6D" w:rsidRPr="00B25B79" w:rsidRDefault="005B1C6D" w:rsidP="005B1C6D">
      <w:pPr>
        <w:pStyle w:val="Code"/>
        <w:rPr>
          <w:highlight w:val="white"/>
        </w:rPr>
      </w:pPr>
      <w:r w:rsidRPr="00B25B79">
        <w:rPr>
          <w:highlight w:val="white"/>
        </w:rPr>
        <w:t xml:space="preserve">            string macroName = (string) macroToken.Value;</w:t>
      </w:r>
    </w:p>
    <w:p w14:paraId="204F38CD" w14:textId="77777777" w:rsidR="005B1C6D" w:rsidRPr="00B25B79" w:rsidRDefault="005B1C6D" w:rsidP="005B1C6D">
      <w:pPr>
        <w:pStyle w:val="Code"/>
        <w:rPr>
          <w:highlight w:val="white"/>
        </w:rPr>
      </w:pPr>
    </w:p>
    <w:p w14:paraId="1A42C633" w14:textId="77777777" w:rsidR="005B1C6D" w:rsidRPr="00B25B79" w:rsidRDefault="005B1C6D" w:rsidP="005B1C6D">
      <w:pPr>
        <w:pStyle w:val="Code"/>
        <w:rPr>
          <w:highlight w:val="white"/>
        </w:rPr>
      </w:pPr>
      <w:r w:rsidRPr="00B25B79">
        <w:rPr>
          <w:highlight w:val="white"/>
        </w:rPr>
        <w:t xml:space="preserve">            if (paramMap.ContainsKey(macroName)) {</w:t>
      </w:r>
    </w:p>
    <w:p w14:paraId="0EBA4F13" w14:textId="77777777" w:rsidR="005B1C6D" w:rsidRPr="00B25B79" w:rsidRDefault="005B1C6D" w:rsidP="005B1C6D">
      <w:pPr>
        <w:pStyle w:val="Code"/>
        <w:rPr>
          <w:highlight w:val="white"/>
        </w:rPr>
      </w:pPr>
      <w:r w:rsidRPr="00B25B79">
        <w:rPr>
          <w:highlight w:val="white"/>
        </w:rPr>
        <w:t xml:space="preserve">              macroToken.Id = CCompiler_Pre.Tokens.MARK;</w:t>
      </w:r>
    </w:p>
    <w:p w14:paraId="1C783664" w14:textId="77777777" w:rsidR="005B1C6D" w:rsidRPr="00B25B79" w:rsidRDefault="005B1C6D" w:rsidP="005B1C6D">
      <w:pPr>
        <w:pStyle w:val="Code"/>
        <w:rPr>
          <w:highlight w:val="white"/>
        </w:rPr>
      </w:pPr>
      <w:r w:rsidRPr="00B25B79">
        <w:rPr>
          <w:highlight w:val="white"/>
        </w:rPr>
        <w:t xml:space="preserve">              macroToken.Value = paramMap[macroName];</w:t>
      </w:r>
    </w:p>
    <w:p w14:paraId="4ACB4D6E" w14:textId="77777777" w:rsidR="005B1C6D" w:rsidRPr="00B25B79" w:rsidRDefault="005B1C6D" w:rsidP="005B1C6D">
      <w:pPr>
        <w:pStyle w:val="Code"/>
        <w:rPr>
          <w:highlight w:val="white"/>
        </w:rPr>
      </w:pPr>
      <w:r w:rsidRPr="00B25B79">
        <w:rPr>
          <w:highlight w:val="white"/>
        </w:rPr>
        <w:t xml:space="preserve">            }</w:t>
      </w:r>
    </w:p>
    <w:p w14:paraId="74664A27" w14:textId="77777777" w:rsidR="005B1C6D" w:rsidRPr="00B25B79" w:rsidRDefault="005B1C6D" w:rsidP="005B1C6D">
      <w:pPr>
        <w:pStyle w:val="Code"/>
        <w:rPr>
          <w:highlight w:val="white"/>
        </w:rPr>
      </w:pPr>
      <w:r w:rsidRPr="00B25B79">
        <w:rPr>
          <w:highlight w:val="white"/>
        </w:rPr>
        <w:t xml:space="preserve">          }</w:t>
      </w:r>
    </w:p>
    <w:p w14:paraId="1337A82A" w14:textId="77777777" w:rsidR="005B1C6D" w:rsidRPr="00B25B79" w:rsidRDefault="005B1C6D" w:rsidP="005B1C6D">
      <w:pPr>
        <w:pStyle w:val="Code"/>
        <w:rPr>
          <w:highlight w:val="white"/>
        </w:rPr>
      </w:pPr>
      <w:r w:rsidRPr="00B25B79">
        <w:rPr>
          <w:highlight w:val="white"/>
        </w:rPr>
        <w:t xml:space="preserve">        }</w:t>
      </w:r>
    </w:p>
    <w:p w14:paraId="593B1F9C" w14:textId="77777777" w:rsidR="005B1C6D" w:rsidRPr="00B25B79" w:rsidRDefault="005B1C6D" w:rsidP="005B1C6D">
      <w:pPr>
        <w:pStyle w:val="Code"/>
        <w:rPr>
          <w:highlight w:val="white"/>
        </w:rPr>
      </w:pPr>
      <w:r w:rsidRPr="00B25B79">
        <w:rPr>
          <w:highlight w:val="white"/>
        </w:rPr>
        <w:t xml:space="preserve">      </w:t>
      </w:r>
    </w:p>
    <w:p w14:paraId="4C388108" w14:textId="77777777" w:rsidR="005B1C6D" w:rsidRPr="00B25B79" w:rsidRDefault="005B1C6D" w:rsidP="005B1C6D">
      <w:pPr>
        <w:pStyle w:val="Code"/>
        <w:rPr>
          <w:highlight w:val="white"/>
        </w:rPr>
      </w:pPr>
      <w:r w:rsidRPr="00B25B79">
        <w:rPr>
          <w:highlight w:val="white"/>
        </w:rPr>
        <w:t xml:space="preserve">        macro = new Macro(paramMap.Count, macroList);</w:t>
      </w:r>
    </w:p>
    <w:p w14:paraId="2EBAF62F" w14:textId="77777777" w:rsidR="005B1C6D" w:rsidRPr="00B25B79" w:rsidRDefault="005B1C6D" w:rsidP="005B1C6D">
      <w:pPr>
        <w:pStyle w:val="Code"/>
        <w:rPr>
          <w:highlight w:val="white"/>
        </w:rPr>
      </w:pPr>
      <w:r w:rsidRPr="00B25B79">
        <w:rPr>
          <w:highlight w:val="white"/>
        </w:rPr>
        <w:t xml:space="preserve">      }</w:t>
      </w:r>
    </w:p>
    <w:p w14:paraId="55834097" w14:textId="77777777" w:rsidR="005B1C6D" w:rsidRPr="00B25B79" w:rsidRDefault="005B1C6D" w:rsidP="005B1C6D">
      <w:pPr>
        <w:pStyle w:val="Code"/>
        <w:rPr>
          <w:highlight w:val="white"/>
        </w:rPr>
      </w:pPr>
      <w:r w:rsidRPr="00B25B79">
        <w:rPr>
          <w:highlight w:val="white"/>
        </w:rPr>
        <w:t xml:space="preserve">      else {</w:t>
      </w:r>
    </w:p>
    <w:p w14:paraId="2751C0B1" w14:textId="77777777" w:rsidR="005B1C6D" w:rsidRPr="00B25B79" w:rsidRDefault="005B1C6D" w:rsidP="005B1C6D">
      <w:pPr>
        <w:pStyle w:val="Code"/>
        <w:rPr>
          <w:highlight w:val="white"/>
        </w:rPr>
      </w:pPr>
      <w:r w:rsidRPr="00B25B79">
        <w:rPr>
          <w:highlight w:val="white"/>
        </w:rPr>
        <w:t xml:space="preserve">        macro = new Macro(0, tokenList.GetRange(3, tokenList.Count - 3));</w:t>
      </w:r>
    </w:p>
    <w:p w14:paraId="065A05FE" w14:textId="77777777" w:rsidR="005B1C6D" w:rsidRPr="00B25B79" w:rsidRDefault="005B1C6D" w:rsidP="005B1C6D">
      <w:pPr>
        <w:pStyle w:val="Code"/>
        <w:rPr>
          <w:highlight w:val="white"/>
        </w:rPr>
      </w:pPr>
      <w:r w:rsidRPr="00B25B79">
        <w:rPr>
          <w:highlight w:val="white"/>
        </w:rPr>
        <w:t xml:space="preserve">      }</w:t>
      </w:r>
    </w:p>
    <w:p w14:paraId="46A4A3E2" w14:textId="77777777" w:rsidR="005B1C6D" w:rsidRPr="00B25B79" w:rsidRDefault="005B1C6D" w:rsidP="005B1C6D">
      <w:pPr>
        <w:pStyle w:val="Code"/>
        <w:rPr>
          <w:highlight w:val="white"/>
        </w:rPr>
      </w:pPr>
      <w:r w:rsidRPr="00B25B79">
        <w:rPr>
          <w:highlight w:val="white"/>
        </w:rPr>
        <w:t xml:space="preserve">    </w:t>
      </w:r>
    </w:p>
    <w:p w14:paraId="3530014D" w14:textId="716BC8C3" w:rsidR="005B1C6D" w:rsidRPr="00B25B79" w:rsidRDefault="005B1C6D" w:rsidP="005B1C6D">
      <w:pPr>
        <w:pStyle w:val="Code"/>
        <w:rPr>
          <w:highlight w:val="white"/>
        </w:rPr>
      </w:pPr>
      <w:r w:rsidRPr="00B25B79">
        <w:rPr>
          <w:highlight w:val="white"/>
        </w:rPr>
        <w:t xml:space="preserve">      if (!</w:t>
      </w:r>
      <w:r w:rsidR="00DC1271">
        <w:rPr>
          <w:highlight w:val="white"/>
        </w:rPr>
        <w:t>m_m</w:t>
      </w:r>
      <w:r w:rsidRPr="00B25B79">
        <w:rPr>
          <w:highlight w:val="white"/>
        </w:rPr>
        <w:t>acroMap.ContainsKey(name)) {</w:t>
      </w:r>
    </w:p>
    <w:p w14:paraId="0DAEA58B" w14:textId="039C7277" w:rsidR="005B1C6D" w:rsidRPr="00B25B79" w:rsidRDefault="005B1C6D" w:rsidP="005B1C6D">
      <w:pPr>
        <w:pStyle w:val="Code"/>
        <w:rPr>
          <w:highlight w:val="white"/>
        </w:rPr>
      </w:pPr>
      <w:r w:rsidRPr="00B25B79">
        <w:rPr>
          <w:highlight w:val="white"/>
        </w:rPr>
        <w:t xml:space="preserve">        </w:t>
      </w:r>
      <w:r w:rsidR="007C26B5">
        <w:rPr>
          <w:highlight w:val="white"/>
        </w:rPr>
        <w:t>m_m</w:t>
      </w:r>
      <w:r w:rsidRPr="00B25B79">
        <w:rPr>
          <w:highlight w:val="white"/>
        </w:rPr>
        <w:t>acroMap.Add(name, macro);</w:t>
      </w:r>
    </w:p>
    <w:p w14:paraId="00116C50" w14:textId="77777777" w:rsidR="005B1C6D" w:rsidRPr="00B25B79" w:rsidRDefault="005B1C6D" w:rsidP="005B1C6D">
      <w:pPr>
        <w:pStyle w:val="Code"/>
        <w:rPr>
          <w:highlight w:val="white"/>
        </w:rPr>
      </w:pPr>
      <w:r w:rsidRPr="00B25B79">
        <w:rPr>
          <w:highlight w:val="white"/>
        </w:rPr>
        <w:t xml:space="preserve">      }</w:t>
      </w:r>
    </w:p>
    <w:p w14:paraId="3774EFFC" w14:textId="77777777" w:rsidR="005B1C6D" w:rsidRPr="00B25B79" w:rsidRDefault="005B1C6D" w:rsidP="005B1C6D">
      <w:pPr>
        <w:pStyle w:val="Code"/>
        <w:rPr>
          <w:highlight w:val="white"/>
        </w:rPr>
      </w:pPr>
      <w:r w:rsidRPr="00B25B79">
        <w:rPr>
          <w:highlight w:val="white"/>
        </w:rPr>
        <w:t xml:space="preserve">      else {</w:t>
      </w:r>
    </w:p>
    <w:p w14:paraId="3A9DFA89" w14:textId="707C1268" w:rsidR="00DC1271" w:rsidRDefault="005B1C6D" w:rsidP="00DC1271">
      <w:pPr>
        <w:pStyle w:val="Code"/>
        <w:rPr>
          <w:highlight w:val="white"/>
        </w:rPr>
      </w:pPr>
      <w:r w:rsidRPr="00B25B79">
        <w:rPr>
          <w:highlight w:val="white"/>
        </w:rPr>
        <w:t xml:space="preserve">        Assert.Error(</w:t>
      </w:r>
      <w:r w:rsidR="00DC1271">
        <w:rPr>
          <w:highlight w:val="white"/>
        </w:rPr>
        <w:t>m_</w:t>
      </w:r>
      <w:r w:rsidR="007C26B5">
        <w:rPr>
          <w:highlight w:val="white"/>
        </w:rPr>
        <w:t>m</w:t>
      </w:r>
      <w:r w:rsidRPr="00B25B79">
        <w:rPr>
          <w:highlight w:val="white"/>
        </w:rPr>
        <w:t>acroMap[name].Equals(macro),</w:t>
      </w:r>
      <w:r w:rsidR="00DC1271">
        <w:rPr>
          <w:highlight w:val="white"/>
        </w:rPr>
        <w:t xml:space="preserve"> </w:t>
      </w:r>
      <w:r w:rsidRPr="00B25B79">
        <w:rPr>
          <w:highlight w:val="white"/>
        </w:rPr>
        <w:t>name,</w:t>
      </w:r>
    </w:p>
    <w:p w14:paraId="30E13BD6" w14:textId="5CA8DE08" w:rsidR="005B1C6D" w:rsidRPr="00B25B79" w:rsidRDefault="00DC1271" w:rsidP="00DC1271">
      <w:pPr>
        <w:pStyle w:val="Code"/>
        <w:rPr>
          <w:highlight w:val="white"/>
        </w:rPr>
      </w:pPr>
      <w:r>
        <w:rPr>
          <w:highlight w:val="white"/>
        </w:rPr>
        <w:t xml:space="preserve">                    </w:t>
      </w:r>
      <w:r w:rsidR="005B1C6D" w:rsidRPr="00B25B79">
        <w:rPr>
          <w:highlight w:val="white"/>
        </w:rPr>
        <w:t xml:space="preserve"> Message.Invalid_macro_redefinitializerion);</w:t>
      </w:r>
    </w:p>
    <w:p w14:paraId="4BC13C16" w14:textId="77777777" w:rsidR="005B1C6D" w:rsidRPr="00B25B79" w:rsidRDefault="005B1C6D" w:rsidP="005B1C6D">
      <w:pPr>
        <w:pStyle w:val="Code"/>
        <w:rPr>
          <w:highlight w:val="white"/>
        </w:rPr>
      </w:pPr>
      <w:r w:rsidRPr="00B25B79">
        <w:rPr>
          <w:highlight w:val="white"/>
        </w:rPr>
        <w:t xml:space="preserve">      }</w:t>
      </w:r>
    </w:p>
    <w:p w14:paraId="4F2AEC70" w14:textId="77777777" w:rsidR="005B1C6D" w:rsidRPr="00B25B79" w:rsidRDefault="005B1C6D" w:rsidP="005B1C6D">
      <w:pPr>
        <w:pStyle w:val="Code"/>
        <w:rPr>
          <w:highlight w:val="white"/>
        </w:rPr>
      </w:pPr>
      <w:r w:rsidRPr="00B25B79">
        <w:rPr>
          <w:highlight w:val="white"/>
        </w:rPr>
        <w:t xml:space="preserve">    }</w:t>
      </w:r>
    </w:p>
    <w:p w14:paraId="3CBD535D" w14:textId="77777777" w:rsidR="005B1C6D" w:rsidRPr="00EC76D5" w:rsidRDefault="005B1C6D" w:rsidP="005B1C6D">
      <w:r w:rsidRPr="00EC76D5">
        <w:lastRenderedPageBreak/>
        <w:t xml:space="preserve">The </w:t>
      </w:r>
      <w:proofErr w:type="spellStart"/>
      <w:r w:rsidRPr="00EC76D5">
        <w:rPr>
          <w:rStyle w:val="CodeInText"/>
        </w:rPr>
        <w:t>doUndef</w:t>
      </w:r>
      <w:proofErr w:type="spellEnd"/>
      <w:r w:rsidRPr="00EC76D5">
        <w:t xml:space="preserve"> method removes a macro from the </w:t>
      </w:r>
      <w:proofErr w:type="spellStart"/>
      <w:r w:rsidRPr="00EC76D5">
        <w:rPr>
          <w:rStyle w:val="CodeInText"/>
        </w:rPr>
        <w:t>MacroMap</w:t>
      </w:r>
      <w:proofErr w:type="spellEnd"/>
      <w:r w:rsidRPr="00EC76D5">
        <w:t xml:space="preserve"> map. If the macro does not </w:t>
      </w:r>
      <w:proofErr w:type="gramStart"/>
      <w:r w:rsidRPr="00EC76D5">
        <w:t>exists</w:t>
      </w:r>
      <w:proofErr w:type="gramEnd"/>
      <w:r w:rsidRPr="00EC76D5">
        <w:t xml:space="preserve"> a warning is given.</w:t>
      </w:r>
    </w:p>
    <w:p w14:paraId="4633E5FC" w14:textId="77777777" w:rsidR="005B1C6D" w:rsidRPr="00B25B79" w:rsidRDefault="005B1C6D" w:rsidP="005B1C6D">
      <w:pPr>
        <w:pStyle w:val="Code"/>
        <w:rPr>
          <w:highlight w:val="white"/>
        </w:rPr>
      </w:pPr>
      <w:r w:rsidRPr="00B25B79">
        <w:rPr>
          <w:highlight w:val="white"/>
        </w:rPr>
        <w:t xml:space="preserve">    public void DoUndef(List&lt;Token&gt; tokenList) {</w:t>
      </w:r>
    </w:p>
    <w:p w14:paraId="500ACE29" w14:textId="77777777" w:rsidR="005B1C6D" w:rsidRPr="00B25B79" w:rsidRDefault="005B1C6D" w:rsidP="005B1C6D">
      <w:pPr>
        <w:pStyle w:val="Code"/>
        <w:rPr>
          <w:highlight w:val="white"/>
        </w:rPr>
      </w:pPr>
      <w:r w:rsidRPr="00B25B79">
        <w:rPr>
          <w:highlight w:val="white"/>
        </w:rPr>
        <w:t xml:space="preserve">      Assert.Error((tokenList[2].Id == CCompiler_Pre.Tokens.NAME) &amp;&amp;</w:t>
      </w:r>
    </w:p>
    <w:p w14:paraId="4993DE06" w14:textId="77777777" w:rsidR="005B1C6D" w:rsidRPr="00B25B79" w:rsidRDefault="005B1C6D" w:rsidP="005B1C6D">
      <w:pPr>
        <w:pStyle w:val="Code"/>
        <w:rPr>
          <w:highlight w:val="white"/>
        </w:rPr>
      </w:pPr>
      <w:r w:rsidRPr="00B25B79">
        <w:rPr>
          <w:highlight w:val="white"/>
        </w:rPr>
        <w:t xml:space="preserve">                   (tokenList[3].Id == CCompiler_Pre.Tokens.EOF),</w:t>
      </w:r>
    </w:p>
    <w:p w14:paraId="48B971EF" w14:textId="77777777" w:rsidR="005B1C6D" w:rsidRDefault="005B1C6D" w:rsidP="005B1C6D">
      <w:pPr>
        <w:pStyle w:val="Code"/>
        <w:rPr>
          <w:highlight w:val="white"/>
        </w:rPr>
      </w:pPr>
      <w:r w:rsidRPr="00B25B79">
        <w:rPr>
          <w:highlight w:val="white"/>
        </w:rPr>
        <w:t xml:space="preserve">                   TokenListToString(tokenList),</w:t>
      </w:r>
    </w:p>
    <w:p w14:paraId="0D54AAEE"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Message.Invalid_undef_directive);</w:t>
      </w:r>
    </w:p>
    <w:p w14:paraId="042E1C6B" w14:textId="77777777" w:rsidR="005B1C6D" w:rsidRPr="00B25B79" w:rsidRDefault="005B1C6D" w:rsidP="005B1C6D">
      <w:pPr>
        <w:pStyle w:val="Code"/>
        <w:rPr>
          <w:highlight w:val="white"/>
        </w:rPr>
      </w:pPr>
      <w:r w:rsidRPr="00B25B79">
        <w:rPr>
          <w:highlight w:val="white"/>
        </w:rPr>
        <w:t xml:space="preserve">      string name = tokenList[2].ToString();</w:t>
      </w:r>
    </w:p>
    <w:p w14:paraId="7804F1EF" w14:textId="5A5F5E43" w:rsidR="005B1C6D" w:rsidRDefault="005B1C6D" w:rsidP="005B1C6D">
      <w:pPr>
        <w:pStyle w:val="Code"/>
        <w:rPr>
          <w:highlight w:val="white"/>
        </w:rPr>
      </w:pPr>
      <w:r w:rsidRPr="00B25B79">
        <w:rPr>
          <w:highlight w:val="white"/>
        </w:rPr>
        <w:t xml:space="preserve">      Assert.Error(</w:t>
      </w:r>
      <w:r w:rsidR="004E4FD1">
        <w:rPr>
          <w:highlight w:val="white"/>
        </w:rPr>
        <w:t>m_m</w:t>
      </w:r>
      <w:r w:rsidRPr="00B25B79">
        <w:rPr>
          <w:highlight w:val="white"/>
        </w:rPr>
        <w:t>acroMap.Remove(name),</w:t>
      </w:r>
    </w:p>
    <w:p w14:paraId="70C25F73" w14:textId="77777777" w:rsidR="005B1C6D" w:rsidRPr="00B25B79" w:rsidRDefault="005B1C6D" w:rsidP="005B1C6D">
      <w:pPr>
        <w:pStyle w:val="Code"/>
        <w:rPr>
          <w:highlight w:val="white"/>
        </w:rPr>
      </w:pPr>
      <w:r>
        <w:rPr>
          <w:highlight w:val="white"/>
        </w:rPr>
        <w:t xml:space="preserve">                  </w:t>
      </w:r>
      <w:r w:rsidRPr="00B25B79">
        <w:rPr>
          <w:highlight w:val="white"/>
        </w:rPr>
        <w:t xml:space="preserve"> name, Message.Macro_not_defined);</w:t>
      </w:r>
    </w:p>
    <w:p w14:paraId="6BD4A1E8" w14:textId="77777777" w:rsidR="005B1C6D" w:rsidRPr="00B25B79" w:rsidRDefault="005B1C6D" w:rsidP="005B1C6D">
      <w:pPr>
        <w:pStyle w:val="Code"/>
        <w:rPr>
          <w:highlight w:val="white"/>
        </w:rPr>
      </w:pPr>
      <w:r w:rsidRPr="00B25B79">
        <w:rPr>
          <w:highlight w:val="white"/>
        </w:rPr>
        <w:t xml:space="preserve">    }</w:t>
      </w:r>
    </w:p>
    <w:p w14:paraId="5754271C" w14:textId="77777777" w:rsidR="005B1C6D" w:rsidRPr="00EC76D5" w:rsidRDefault="005B1C6D" w:rsidP="005B1C6D">
      <w:pPr>
        <w:pStyle w:val="Rubrik3"/>
      </w:pPr>
      <w:bookmarkStart w:id="502" w:name="_Toc54120015"/>
      <w:r w:rsidRPr="00EC76D5">
        <w:t>Conditional Programming</w:t>
      </w:r>
      <w:bookmarkEnd w:id="502"/>
    </w:p>
    <w:p w14:paraId="526D3151" w14:textId="1FE0F5D9" w:rsidR="005B1C6D" w:rsidRPr="00EC76D5" w:rsidRDefault="005B1C6D" w:rsidP="005B1C6D">
      <w:r w:rsidRPr="00EC76D5">
        <w:t xml:space="preserve">With conditional programming, it is possible to exclude part of the source code. The </w:t>
      </w:r>
      <w:proofErr w:type="spellStart"/>
      <w:r w:rsidRPr="00EC76D5">
        <w:rPr>
          <w:rStyle w:val="CodeInText"/>
        </w:rPr>
        <w:t>doIf</w:t>
      </w:r>
      <w:proofErr w:type="spellEnd"/>
      <w:r w:rsidRPr="00EC76D5">
        <w:t xml:space="preserve"> method uses the parser of Section </w:t>
      </w:r>
      <w:r w:rsidRPr="00EC76D5">
        <w:fldChar w:fldCharType="begin"/>
      </w:r>
      <w:r w:rsidRPr="00EC76D5">
        <w:instrText xml:space="preserve"> REF _Ref418256130 \r \h </w:instrText>
      </w:r>
      <w:r w:rsidRPr="00EC76D5">
        <w:fldChar w:fldCharType="separate"/>
      </w:r>
      <w:r w:rsidR="00207336">
        <w:t>15.11</w:t>
      </w:r>
      <w:r w:rsidRPr="00EC76D5">
        <w:fldChar w:fldCharType="end"/>
      </w:r>
      <w:r w:rsidRPr="00EC76D5">
        <w:t xml:space="preserve">. It calls </w:t>
      </w:r>
      <w:proofErr w:type="spellStart"/>
      <w:r w:rsidRPr="00EC76D5">
        <w:rPr>
          <w:rStyle w:val="CodeInText"/>
        </w:rPr>
        <w:t>parseExpression</w:t>
      </w:r>
      <w:proofErr w:type="spellEnd"/>
      <w:r w:rsidRPr="00EC76D5">
        <w:t xml:space="preserve">, which creates a scanner and parser, parse the line, and returns a Boolean value that is true in case of a non-zero value. </w:t>
      </w:r>
    </w:p>
    <w:p w14:paraId="4209C997" w14:textId="77777777" w:rsidR="005B1C6D" w:rsidRPr="000405FE" w:rsidRDefault="005B1C6D" w:rsidP="005B1C6D">
      <w:pPr>
        <w:pStyle w:val="Code"/>
        <w:rPr>
          <w:highlight w:val="white"/>
        </w:rPr>
      </w:pPr>
      <w:r w:rsidRPr="000405FE">
        <w:rPr>
          <w:highlight w:val="white"/>
        </w:rPr>
        <w:t xml:space="preserve">    private void DoIf(List&lt;Token&gt; tokenList) {</w:t>
      </w:r>
    </w:p>
    <w:p w14:paraId="0C87858B" w14:textId="77777777" w:rsidR="005B1C6D" w:rsidRDefault="005B1C6D" w:rsidP="005B1C6D">
      <w:pPr>
        <w:pStyle w:val="Code"/>
        <w:rPr>
          <w:highlight w:val="white"/>
        </w:rPr>
      </w:pPr>
      <w:r w:rsidRPr="000405FE">
        <w:rPr>
          <w:highlight w:val="white"/>
        </w:rPr>
        <w:t xml:space="preserve">      bool result = ParseExpression(TokenListToString</w:t>
      </w:r>
    </w:p>
    <w:p w14:paraId="461AD740" w14:textId="77777777" w:rsidR="005B1C6D" w:rsidRPr="000405FE" w:rsidRDefault="005B1C6D" w:rsidP="005B1C6D">
      <w:pPr>
        <w:pStyle w:val="Code"/>
        <w:rPr>
          <w:highlight w:val="white"/>
        </w:rPr>
      </w:pPr>
      <w:r>
        <w:rPr>
          <w:highlight w:val="white"/>
        </w:rPr>
        <w:t xml:space="preserve">                         </w:t>
      </w:r>
      <w:r w:rsidRPr="000405FE">
        <w:rPr>
          <w:highlight w:val="white"/>
        </w:rPr>
        <w:t>(tokenList.GetRange(2, tokenList.Count - 2)));</w:t>
      </w:r>
    </w:p>
    <w:p w14:paraId="0EC07D1B" w14:textId="2D079021" w:rsidR="005B1C6D" w:rsidRDefault="005B1C6D" w:rsidP="005B1C6D">
      <w:pPr>
        <w:pStyle w:val="Code"/>
        <w:rPr>
          <w:highlight w:val="white"/>
        </w:rPr>
      </w:pPr>
      <w:r w:rsidRPr="000405FE">
        <w:rPr>
          <w:highlight w:val="white"/>
        </w:rPr>
        <w:t xml:space="preserve">      </w:t>
      </w:r>
      <w:r w:rsidR="001B280B">
        <w:rPr>
          <w:highlight w:val="white"/>
        </w:rPr>
        <w:t>M_ifStack</w:t>
      </w:r>
      <w:r w:rsidRPr="000405FE">
        <w:rPr>
          <w:highlight w:val="white"/>
        </w:rPr>
        <w:t>.Push(new Triple&lt;bool,bool,bool&gt;</w:t>
      </w:r>
    </w:p>
    <w:p w14:paraId="098C39E5" w14:textId="77777777" w:rsidR="005B1C6D" w:rsidRPr="000405FE" w:rsidRDefault="005B1C6D" w:rsidP="005B1C6D">
      <w:pPr>
        <w:pStyle w:val="Code"/>
        <w:rPr>
          <w:highlight w:val="white"/>
        </w:rPr>
      </w:pPr>
      <w:r>
        <w:rPr>
          <w:highlight w:val="white"/>
        </w:rPr>
        <w:t xml:space="preserve">                                    </w:t>
      </w:r>
      <w:r w:rsidRPr="000405FE">
        <w:rPr>
          <w:highlight w:val="white"/>
        </w:rPr>
        <w:t>(result, result, false));</w:t>
      </w:r>
    </w:p>
    <w:p w14:paraId="6395CBCC" w14:textId="77777777" w:rsidR="005B1C6D" w:rsidRPr="000405FE" w:rsidRDefault="005B1C6D" w:rsidP="005B1C6D">
      <w:pPr>
        <w:pStyle w:val="Code"/>
        <w:rPr>
          <w:highlight w:val="white"/>
        </w:rPr>
      </w:pPr>
      <w:r w:rsidRPr="000405FE">
        <w:rPr>
          <w:highlight w:val="white"/>
        </w:rPr>
        <w:t xml:space="preserve">    }</w:t>
      </w:r>
    </w:p>
    <w:p w14:paraId="04B84780" w14:textId="77777777" w:rsidR="005B1C6D" w:rsidRPr="000405FE" w:rsidRDefault="005B1C6D" w:rsidP="005B1C6D">
      <w:pPr>
        <w:pStyle w:val="Code"/>
        <w:rPr>
          <w:highlight w:val="white"/>
        </w:rPr>
      </w:pPr>
    </w:p>
    <w:p w14:paraId="2C9BACAD" w14:textId="77777777" w:rsidR="005B1C6D" w:rsidRPr="000405FE" w:rsidRDefault="005B1C6D" w:rsidP="005B1C6D">
      <w:pPr>
        <w:pStyle w:val="Code"/>
        <w:rPr>
          <w:highlight w:val="white"/>
        </w:rPr>
      </w:pPr>
      <w:r w:rsidRPr="000405FE">
        <w:rPr>
          <w:highlight w:val="white"/>
        </w:rPr>
        <w:t xml:space="preserve">    public static object PreProcessorResult;</w:t>
      </w:r>
    </w:p>
    <w:p w14:paraId="6B3C4502" w14:textId="77777777" w:rsidR="005B1C6D" w:rsidRPr="000405FE" w:rsidRDefault="005B1C6D" w:rsidP="005B1C6D">
      <w:pPr>
        <w:pStyle w:val="Code"/>
        <w:rPr>
          <w:highlight w:val="white"/>
        </w:rPr>
      </w:pPr>
      <w:r w:rsidRPr="000405FE">
        <w:rPr>
          <w:highlight w:val="white"/>
        </w:rPr>
        <w:t xml:space="preserve">  </w:t>
      </w:r>
    </w:p>
    <w:p w14:paraId="0230479B" w14:textId="77777777" w:rsidR="005B1C6D" w:rsidRPr="000405FE" w:rsidRDefault="005B1C6D" w:rsidP="005B1C6D">
      <w:pPr>
        <w:pStyle w:val="Code"/>
        <w:rPr>
          <w:highlight w:val="white"/>
        </w:rPr>
      </w:pPr>
      <w:r w:rsidRPr="000405FE">
        <w:rPr>
          <w:highlight w:val="white"/>
        </w:rPr>
        <w:t xml:space="preserve">    private bool ParseExpression(string line) {    </w:t>
      </w:r>
    </w:p>
    <w:p w14:paraId="1137ABC0" w14:textId="77777777" w:rsidR="005B1C6D" w:rsidRPr="000405FE" w:rsidRDefault="005B1C6D" w:rsidP="005B1C6D">
      <w:pPr>
        <w:pStyle w:val="Code"/>
        <w:rPr>
          <w:highlight w:val="white"/>
        </w:rPr>
      </w:pPr>
      <w:r w:rsidRPr="000405FE">
        <w:rPr>
          <w:highlight w:val="white"/>
        </w:rPr>
        <w:t xml:space="preserve">      int result = 0;</w:t>
      </w:r>
    </w:p>
    <w:p w14:paraId="1FC49F33" w14:textId="77777777" w:rsidR="005B1C6D" w:rsidRPr="000405FE" w:rsidRDefault="005B1C6D" w:rsidP="005B1C6D">
      <w:pPr>
        <w:pStyle w:val="Code"/>
        <w:rPr>
          <w:highlight w:val="white"/>
        </w:rPr>
      </w:pPr>
    </w:p>
    <w:p w14:paraId="551C25B8" w14:textId="77777777" w:rsidR="005B1C6D" w:rsidRPr="000405FE" w:rsidRDefault="005B1C6D" w:rsidP="005B1C6D">
      <w:pPr>
        <w:pStyle w:val="Code"/>
        <w:rPr>
          <w:highlight w:val="white"/>
        </w:rPr>
      </w:pPr>
      <w:r w:rsidRPr="000405FE">
        <w:rPr>
          <w:highlight w:val="white"/>
        </w:rPr>
        <w:t xml:space="preserve">      try {</w:t>
      </w:r>
    </w:p>
    <w:p w14:paraId="33DFD48B" w14:textId="77777777" w:rsidR="005B1C6D" w:rsidRPr="000405FE" w:rsidRDefault="005B1C6D" w:rsidP="005B1C6D">
      <w:pPr>
        <w:pStyle w:val="Code"/>
        <w:rPr>
          <w:highlight w:val="white"/>
        </w:rPr>
      </w:pPr>
      <w:r w:rsidRPr="000405FE">
        <w:rPr>
          <w:highlight w:val="white"/>
        </w:rPr>
        <w:t xml:space="preserve">        byte[] byteArray = Encoding.ASCII.GetBytes(line);</w:t>
      </w:r>
    </w:p>
    <w:p w14:paraId="2CE9A406" w14:textId="77777777" w:rsidR="005B1C6D" w:rsidRPr="000405FE" w:rsidRDefault="005B1C6D" w:rsidP="005B1C6D">
      <w:pPr>
        <w:pStyle w:val="Code"/>
        <w:rPr>
          <w:highlight w:val="white"/>
        </w:rPr>
      </w:pPr>
      <w:r w:rsidRPr="000405FE">
        <w:rPr>
          <w:highlight w:val="white"/>
        </w:rPr>
        <w:t xml:space="preserve">        MemoryStream memoryStream = new MemoryStream(byteArray);</w:t>
      </w:r>
    </w:p>
    <w:p w14:paraId="1A46579E" w14:textId="77777777" w:rsidR="005B1C6D" w:rsidRDefault="005B1C6D" w:rsidP="005B1C6D">
      <w:pPr>
        <w:pStyle w:val="Code"/>
        <w:rPr>
          <w:highlight w:val="white"/>
        </w:rPr>
      </w:pPr>
      <w:r w:rsidRPr="000405FE">
        <w:rPr>
          <w:highlight w:val="white"/>
        </w:rPr>
        <w:t xml:space="preserve">        CCompiler_Exp.Scanner expressionScanner =</w:t>
      </w:r>
    </w:p>
    <w:p w14:paraId="179C0F49" w14:textId="5CB00BF7" w:rsidR="005B1C6D" w:rsidRDefault="005B1C6D" w:rsidP="005B1C6D">
      <w:pPr>
        <w:pStyle w:val="Code"/>
        <w:rPr>
          <w:highlight w:val="white"/>
        </w:rPr>
      </w:pPr>
      <w:r>
        <w:rPr>
          <w:highlight w:val="white"/>
        </w:rPr>
        <w:t xml:space="preserve">         </w:t>
      </w:r>
      <w:r w:rsidRPr="000405FE">
        <w:rPr>
          <w:highlight w:val="white"/>
        </w:rPr>
        <w:t xml:space="preserve"> new CCompiler_Exp.Scanner(memoryStream);</w:t>
      </w:r>
    </w:p>
    <w:p w14:paraId="5903108D" w14:textId="77777777" w:rsidR="005B1C6D" w:rsidRDefault="005B1C6D" w:rsidP="005B1C6D">
      <w:pPr>
        <w:pStyle w:val="Code"/>
        <w:rPr>
          <w:highlight w:val="white"/>
        </w:rPr>
      </w:pPr>
      <w:r w:rsidRPr="000405FE">
        <w:rPr>
          <w:highlight w:val="white"/>
        </w:rPr>
        <w:t xml:space="preserve">        CCompiler_Exp.Parser expressionParser =</w:t>
      </w:r>
    </w:p>
    <w:p w14:paraId="659ED16E" w14:textId="3220BA9C" w:rsidR="005B1C6D" w:rsidRPr="000405FE" w:rsidRDefault="005B1C6D" w:rsidP="005B1C6D">
      <w:pPr>
        <w:pStyle w:val="Code"/>
        <w:rPr>
          <w:highlight w:val="white"/>
        </w:rPr>
      </w:pPr>
      <w:r>
        <w:rPr>
          <w:highlight w:val="white"/>
        </w:rPr>
        <w:t xml:space="preserve">         </w:t>
      </w:r>
      <w:r w:rsidRPr="000405FE">
        <w:rPr>
          <w:highlight w:val="white"/>
        </w:rPr>
        <w:t xml:space="preserve"> new CCompiler_Exp.Parser(expressionScanner</w:t>
      </w:r>
      <w:r w:rsidR="00761445">
        <w:rPr>
          <w:highlight w:val="white"/>
        </w:rPr>
        <w:t xml:space="preserve">, </w:t>
      </w:r>
      <w:r w:rsidR="00761445" w:rsidRPr="00D236A1">
        <w:rPr>
          <w:highlight w:val="white"/>
        </w:rPr>
        <w:t>m_macroMap</w:t>
      </w:r>
      <w:r w:rsidRPr="000405FE">
        <w:rPr>
          <w:highlight w:val="white"/>
        </w:rPr>
        <w:t>);</w:t>
      </w:r>
    </w:p>
    <w:p w14:paraId="18D54B7F" w14:textId="77777777" w:rsidR="005B1C6D" w:rsidRPr="000405FE" w:rsidRDefault="005B1C6D" w:rsidP="005B1C6D">
      <w:pPr>
        <w:pStyle w:val="Code"/>
        <w:rPr>
          <w:highlight w:val="white"/>
        </w:rPr>
      </w:pPr>
      <w:r w:rsidRPr="000405FE">
        <w:rPr>
          <w:highlight w:val="white"/>
        </w:rPr>
        <w:t xml:space="preserve">        Assert.Error(expressionParser.Parse(), Message.Preprocessor_parser);</w:t>
      </w:r>
    </w:p>
    <w:p w14:paraId="49BDF524" w14:textId="77777777" w:rsidR="005B1C6D" w:rsidRPr="000405FE" w:rsidRDefault="005B1C6D" w:rsidP="005B1C6D">
      <w:pPr>
        <w:pStyle w:val="Code"/>
        <w:rPr>
          <w:highlight w:val="white"/>
        </w:rPr>
      </w:pPr>
      <w:r w:rsidRPr="000405FE">
        <w:rPr>
          <w:highlight w:val="white"/>
        </w:rPr>
        <w:t xml:space="preserve">        result = (int) PreProcessorResult;</w:t>
      </w:r>
    </w:p>
    <w:p w14:paraId="17725427" w14:textId="77777777" w:rsidR="005B1C6D" w:rsidRPr="000405FE" w:rsidRDefault="005B1C6D" w:rsidP="005B1C6D">
      <w:pPr>
        <w:pStyle w:val="Code"/>
        <w:rPr>
          <w:highlight w:val="white"/>
        </w:rPr>
      </w:pPr>
      <w:r w:rsidRPr="000405FE">
        <w:rPr>
          <w:highlight w:val="white"/>
        </w:rPr>
        <w:t xml:space="preserve">        memoryStream.Close();</w:t>
      </w:r>
    </w:p>
    <w:p w14:paraId="18130921" w14:textId="77777777" w:rsidR="005B1C6D" w:rsidRPr="000405FE" w:rsidRDefault="005B1C6D" w:rsidP="005B1C6D">
      <w:pPr>
        <w:pStyle w:val="Code"/>
        <w:rPr>
          <w:highlight w:val="white"/>
        </w:rPr>
      </w:pPr>
      <w:r w:rsidRPr="000405FE">
        <w:rPr>
          <w:highlight w:val="white"/>
        </w:rPr>
        <w:t xml:space="preserve">      }</w:t>
      </w:r>
    </w:p>
    <w:p w14:paraId="2D51E9DE" w14:textId="77777777" w:rsidR="005B1C6D" w:rsidRPr="000405FE" w:rsidRDefault="005B1C6D" w:rsidP="005B1C6D">
      <w:pPr>
        <w:pStyle w:val="Code"/>
        <w:rPr>
          <w:highlight w:val="white"/>
        </w:rPr>
      </w:pPr>
      <w:r w:rsidRPr="000405FE">
        <w:rPr>
          <w:highlight w:val="white"/>
        </w:rPr>
        <w:t xml:space="preserve">      catch (Exception exception) {</w:t>
      </w:r>
    </w:p>
    <w:p w14:paraId="3A85A9F0" w14:textId="77777777" w:rsidR="005B1C6D" w:rsidRPr="000405FE" w:rsidRDefault="005B1C6D" w:rsidP="005B1C6D">
      <w:pPr>
        <w:pStyle w:val="Code"/>
        <w:rPr>
          <w:highlight w:val="white"/>
        </w:rPr>
      </w:pPr>
      <w:r w:rsidRPr="000405FE">
        <w:rPr>
          <w:highlight w:val="white"/>
        </w:rPr>
        <w:t xml:space="preserve">        Console.Out.WriteLine(exception.StackTrace);</w:t>
      </w:r>
    </w:p>
    <w:p w14:paraId="34D5302F" w14:textId="77777777" w:rsidR="005B1C6D" w:rsidRPr="000405FE" w:rsidRDefault="005B1C6D" w:rsidP="005B1C6D">
      <w:pPr>
        <w:pStyle w:val="Code"/>
        <w:rPr>
          <w:highlight w:val="white"/>
        </w:rPr>
      </w:pPr>
      <w:r w:rsidRPr="000405FE">
        <w:rPr>
          <w:highlight w:val="white"/>
        </w:rPr>
        <w:t xml:space="preserve">        Assert.Error(line, Message.Invalid_expression);</w:t>
      </w:r>
    </w:p>
    <w:p w14:paraId="71A6464D" w14:textId="77777777" w:rsidR="005B1C6D" w:rsidRPr="000405FE" w:rsidRDefault="005B1C6D" w:rsidP="005B1C6D">
      <w:pPr>
        <w:pStyle w:val="Code"/>
        <w:rPr>
          <w:highlight w:val="white"/>
        </w:rPr>
      </w:pPr>
      <w:r w:rsidRPr="000405FE">
        <w:rPr>
          <w:highlight w:val="white"/>
        </w:rPr>
        <w:t xml:space="preserve">      }</w:t>
      </w:r>
    </w:p>
    <w:p w14:paraId="12E3DFE7" w14:textId="77777777" w:rsidR="005B1C6D" w:rsidRPr="000405FE" w:rsidRDefault="005B1C6D" w:rsidP="005B1C6D">
      <w:pPr>
        <w:pStyle w:val="Code"/>
        <w:rPr>
          <w:highlight w:val="white"/>
        </w:rPr>
      </w:pPr>
    </w:p>
    <w:p w14:paraId="4B1151FF" w14:textId="77777777" w:rsidR="005B1C6D" w:rsidRPr="000405FE" w:rsidRDefault="005B1C6D" w:rsidP="005B1C6D">
      <w:pPr>
        <w:pStyle w:val="Code"/>
        <w:rPr>
          <w:highlight w:val="white"/>
        </w:rPr>
      </w:pPr>
      <w:r w:rsidRPr="000405FE">
        <w:rPr>
          <w:highlight w:val="white"/>
        </w:rPr>
        <w:t xml:space="preserve">      return (result != 0);</w:t>
      </w:r>
    </w:p>
    <w:p w14:paraId="72837C80" w14:textId="77777777" w:rsidR="005B1C6D" w:rsidRPr="000405FE" w:rsidRDefault="005B1C6D" w:rsidP="005B1C6D">
      <w:pPr>
        <w:pStyle w:val="Code"/>
        <w:rPr>
          <w:highlight w:val="white"/>
        </w:rPr>
      </w:pPr>
      <w:r w:rsidRPr="000405FE">
        <w:rPr>
          <w:highlight w:val="white"/>
        </w:rPr>
        <w:t xml:space="preserve">    }</w:t>
      </w:r>
    </w:p>
    <w:p w14:paraId="394C24AD" w14:textId="77777777" w:rsidR="005B1C6D" w:rsidRPr="00EC76D5" w:rsidRDefault="005B1C6D" w:rsidP="005B1C6D">
      <w:r w:rsidRPr="00EC76D5">
        <w:t xml:space="preserve">The </w:t>
      </w:r>
      <w:proofErr w:type="spellStart"/>
      <w:r w:rsidRPr="00EC76D5">
        <w:rPr>
          <w:rStyle w:val="CodeInText"/>
        </w:rPr>
        <w:t>doIfDefined</w:t>
      </w:r>
      <w:proofErr w:type="spellEnd"/>
      <w:r w:rsidRPr="00EC76D5">
        <w:t xml:space="preserve"> and </w:t>
      </w:r>
      <w:proofErr w:type="spellStart"/>
      <w:r w:rsidRPr="00EC76D5">
        <w:rPr>
          <w:rStyle w:val="CodeInText"/>
        </w:rPr>
        <w:t>doIfNotDefined</w:t>
      </w:r>
      <w:proofErr w:type="spellEnd"/>
      <w:r w:rsidRPr="00EC76D5">
        <w:t xml:space="preserve"> checks if the macro is defined or not, respectively, and add the result to the </w:t>
      </w:r>
      <w:proofErr w:type="spellStart"/>
      <w:r w:rsidRPr="00EC76D5">
        <w:rPr>
          <w:rStyle w:val="CodeInText"/>
        </w:rPr>
        <w:t>Main.IfStack</w:t>
      </w:r>
      <w:proofErr w:type="spellEnd"/>
      <w:r w:rsidRPr="00EC76D5">
        <w:t xml:space="preserve"> stack.</w:t>
      </w:r>
    </w:p>
    <w:p w14:paraId="3927C329" w14:textId="77777777" w:rsidR="005B1C6D" w:rsidRPr="00A80AB4" w:rsidRDefault="005B1C6D" w:rsidP="005B1C6D">
      <w:pPr>
        <w:pStyle w:val="Code"/>
        <w:rPr>
          <w:highlight w:val="white"/>
        </w:rPr>
      </w:pPr>
      <w:r w:rsidRPr="00A80AB4">
        <w:rPr>
          <w:highlight w:val="white"/>
        </w:rPr>
        <w:t xml:space="preserve">    private void DoIfDefined(List&lt;Token&gt; tokenList) {</w:t>
      </w:r>
    </w:p>
    <w:p w14:paraId="4576CC38"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79854F64" w14:textId="77777777" w:rsidR="005B1C6D" w:rsidRPr="00A80AB4" w:rsidRDefault="005B1C6D" w:rsidP="005B1C6D">
      <w:pPr>
        <w:pStyle w:val="Code"/>
        <w:rPr>
          <w:highlight w:val="white"/>
        </w:rPr>
      </w:pPr>
      <w:r w:rsidRPr="00A80AB4">
        <w:rPr>
          <w:highlight w:val="white"/>
        </w:rPr>
        <w:t xml:space="preserve">                   (tokenList[3].Id == CCompiler_Pre.Tokens.EOF),</w:t>
      </w:r>
    </w:p>
    <w:p w14:paraId="0A43A15F" w14:textId="77777777" w:rsidR="005B1C6D" w:rsidRDefault="005B1C6D" w:rsidP="005B1C6D">
      <w:pPr>
        <w:pStyle w:val="Code"/>
        <w:rPr>
          <w:highlight w:val="white"/>
        </w:rPr>
      </w:pPr>
      <w:r w:rsidRPr="00A80AB4">
        <w:rPr>
          <w:highlight w:val="white"/>
        </w:rPr>
        <w:t xml:space="preserve">                   TokenListToString(tokenList),</w:t>
      </w:r>
    </w:p>
    <w:p w14:paraId="5F927EAB"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64EF86B7" w14:textId="76AFF41F" w:rsidR="005B1C6D" w:rsidRPr="00A80AB4" w:rsidRDefault="005B1C6D" w:rsidP="004E4FD1">
      <w:pPr>
        <w:pStyle w:val="Code"/>
        <w:rPr>
          <w:highlight w:val="white"/>
        </w:rPr>
      </w:pPr>
      <w:r w:rsidRPr="00A80AB4">
        <w:rPr>
          <w:highlight w:val="white"/>
        </w:rPr>
        <w:lastRenderedPageBreak/>
        <w:t xml:space="preserve">      bool result =</w:t>
      </w:r>
      <w:r w:rsidR="004E4FD1">
        <w:rPr>
          <w:highlight w:val="white"/>
        </w:rPr>
        <w:t xml:space="preserve"> m_m</w:t>
      </w:r>
      <w:r w:rsidRPr="00A80AB4">
        <w:rPr>
          <w:highlight w:val="white"/>
        </w:rPr>
        <w:t>acroMap.ContainsKey((string) tokenList[2].Value);</w:t>
      </w:r>
    </w:p>
    <w:p w14:paraId="2ADB57E6" w14:textId="7489CB3F" w:rsidR="007B09BE" w:rsidRDefault="005B1C6D" w:rsidP="005B1C6D">
      <w:pPr>
        <w:pStyle w:val="Code"/>
        <w:rPr>
          <w:highlight w:val="white"/>
        </w:rPr>
      </w:pPr>
      <w:r w:rsidRPr="00A80AB4">
        <w:rPr>
          <w:highlight w:val="white"/>
        </w:rPr>
        <w:t xml:space="preserve">      </w:t>
      </w:r>
      <w:r w:rsidR="001B280B">
        <w:rPr>
          <w:highlight w:val="white"/>
        </w:rPr>
        <w:t>M_ifStack</w:t>
      </w:r>
      <w:r w:rsidRPr="00A80AB4">
        <w:rPr>
          <w:highlight w:val="white"/>
        </w:rPr>
        <w:t>.Push(new Triple&lt;bool,bool,bool&gt;</w:t>
      </w:r>
    </w:p>
    <w:p w14:paraId="031F9F56" w14:textId="45E06191" w:rsidR="005B1C6D" w:rsidRPr="00A80AB4" w:rsidRDefault="007B09BE" w:rsidP="005B1C6D">
      <w:pPr>
        <w:pStyle w:val="Code"/>
        <w:rPr>
          <w:highlight w:val="white"/>
        </w:rPr>
      </w:pPr>
      <w:r>
        <w:rPr>
          <w:highlight w:val="white"/>
        </w:rPr>
        <w:t xml:space="preserve">                                    </w:t>
      </w:r>
      <w:r w:rsidR="005B1C6D" w:rsidRPr="00A80AB4">
        <w:rPr>
          <w:highlight w:val="white"/>
        </w:rPr>
        <w:t>(result, result, false));</w:t>
      </w:r>
    </w:p>
    <w:p w14:paraId="6F305525" w14:textId="77777777" w:rsidR="005B1C6D" w:rsidRPr="00A80AB4" w:rsidRDefault="005B1C6D" w:rsidP="005B1C6D">
      <w:pPr>
        <w:pStyle w:val="Code"/>
        <w:rPr>
          <w:highlight w:val="white"/>
        </w:rPr>
      </w:pPr>
      <w:r w:rsidRPr="00A80AB4">
        <w:rPr>
          <w:highlight w:val="white"/>
        </w:rPr>
        <w:t xml:space="preserve">    }</w:t>
      </w:r>
    </w:p>
    <w:p w14:paraId="2C3F6169" w14:textId="77777777" w:rsidR="005B1C6D" w:rsidRPr="00A80AB4" w:rsidRDefault="005B1C6D" w:rsidP="005B1C6D">
      <w:pPr>
        <w:pStyle w:val="Code"/>
        <w:rPr>
          <w:highlight w:val="white"/>
        </w:rPr>
      </w:pPr>
    </w:p>
    <w:p w14:paraId="1688B205" w14:textId="77777777" w:rsidR="005B1C6D" w:rsidRPr="00A80AB4" w:rsidRDefault="005B1C6D" w:rsidP="005B1C6D">
      <w:pPr>
        <w:pStyle w:val="Code"/>
        <w:rPr>
          <w:highlight w:val="white"/>
        </w:rPr>
      </w:pPr>
      <w:r w:rsidRPr="00A80AB4">
        <w:rPr>
          <w:highlight w:val="white"/>
        </w:rPr>
        <w:t xml:space="preserve">    private void DoIfNotDefined(List&lt;Token&gt; tokenList) {</w:t>
      </w:r>
    </w:p>
    <w:p w14:paraId="15221820"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580440D7" w14:textId="77777777" w:rsidR="005B1C6D" w:rsidRPr="00A80AB4" w:rsidRDefault="005B1C6D" w:rsidP="005B1C6D">
      <w:pPr>
        <w:pStyle w:val="Code"/>
        <w:rPr>
          <w:highlight w:val="white"/>
        </w:rPr>
      </w:pPr>
      <w:r w:rsidRPr="00A80AB4">
        <w:rPr>
          <w:highlight w:val="white"/>
        </w:rPr>
        <w:t xml:space="preserve">                   (tokenList[3].Id == CCompiler_Pre.Tokens.EOF),</w:t>
      </w:r>
    </w:p>
    <w:p w14:paraId="3638614E" w14:textId="77777777" w:rsidR="005B1C6D" w:rsidRDefault="005B1C6D" w:rsidP="005B1C6D">
      <w:pPr>
        <w:pStyle w:val="Code"/>
        <w:rPr>
          <w:highlight w:val="white"/>
        </w:rPr>
      </w:pPr>
      <w:r w:rsidRPr="00A80AB4">
        <w:rPr>
          <w:highlight w:val="white"/>
        </w:rPr>
        <w:t xml:space="preserve">                   TokenListToString(tokenList),</w:t>
      </w:r>
    </w:p>
    <w:p w14:paraId="2BF9C813"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6BDE1EE4" w14:textId="6207433C" w:rsidR="005B1C6D" w:rsidRPr="00A80AB4" w:rsidRDefault="005B1C6D" w:rsidP="005B1C6D">
      <w:pPr>
        <w:pStyle w:val="Code"/>
        <w:rPr>
          <w:highlight w:val="white"/>
        </w:rPr>
      </w:pPr>
      <w:r w:rsidRPr="00A80AB4">
        <w:rPr>
          <w:highlight w:val="white"/>
        </w:rPr>
        <w:t xml:space="preserve">      bool result = !</w:t>
      </w:r>
      <w:r w:rsidR="00EE648A">
        <w:rPr>
          <w:highlight w:val="white"/>
        </w:rPr>
        <w:t>m_m</w:t>
      </w:r>
      <w:r w:rsidRPr="00A80AB4">
        <w:rPr>
          <w:highlight w:val="white"/>
        </w:rPr>
        <w:t>acroMap.ContainsKey((string)tokenList[2].Value);</w:t>
      </w:r>
    </w:p>
    <w:p w14:paraId="62BC20EA" w14:textId="77777777" w:rsidR="001B280B" w:rsidRDefault="005B1C6D" w:rsidP="005B1C6D">
      <w:pPr>
        <w:pStyle w:val="Code"/>
        <w:rPr>
          <w:highlight w:val="white"/>
        </w:rPr>
      </w:pPr>
      <w:r w:rsidRPr="00A80AB4">
        <w:rPr>
          <w:highlight w:val="white"/>
        </w:rPr>
        <w:t xml:space="preserve">      </w:t>
      </w:r>
      <w:r w:rsidR="001B280B">
        <w:rPr>
          <w:highlight w:val="white"/>
        </w:rPr>
        <w:t>m_ifStack</w:t>
      </w:r>
      <w:r w:rsidRPr="00A80AB4">
        <w:rPr>
          <w:highlight w:val="white"/>
        </w:rPr>
        <w:t>.Push(new Triple&lt;bool,bool,bool&gt;</w:t>
      </w:r>
      <w:r>
        <w:rPr>
          <w:highlight w:val="white"/>
        </w:rPr>
        <w:t xml:space="preserve">                                   </w:t>
      </w:r>
    </w:p>
    <w:p w14:paraId="0A0D1DDE" w14:textId="2477D300" w:rsidR="005B1C6D" w:rsidRPr="00A80AB4" w:rsidRDefault="001B280B" w:rsidP="005B1C6D">
      <w:pPr>
        <w:pStyle w:val="Code"/>
        <w:rPr>
          <w:highlight w:val="white"/>
        </w:rPr>
      </w:pPr>
      <w:r>
        <w:rPr>
          <w:highlight w:val="white"/>
        </w:rPr>
        <w:t xml:space="preserve">                     </w:t>
      </w:r>
      <w:r w:rsidR="005B1C6D">
        <w:rPr>
          <w:highlight w:val="white"/>
        </w:rPr>
        <w:t xml:space="preserve"> </w:t>
      </w:r>
      <w:r>
        <w:rPr>
          <w:highlight w:val="white"/>
        </w:rPr>
        <w:t xml:space="preserve">   </w:t>
      </w:r>
      <w:r w:rsidR="005B1C6D" w:rsidRPr="00A80AB4">
        <w:rPr>
          <w:highlight w:val="white"/>
        </w:rPr>
        <w:t>(result, result, false));</w:t>
      </w:r>
    </w:p>
    <w:p w14:paraId="343F888B" w14:textId="77777777" w:rsidR="005B1C6D" w:rsidRPr="00A80AB4" w:rsidRDefault="005B1C6D" w:rsidP="005B1C6D">
      <w:pPr>
        <w:pStyle w:val="Code"/>
        <w:rPr>
          <w:highlight w:val="white"/>
        </w:rPr>
      </w:pPr>
      <w:r w:rsidRPr="00A80AB4">
        <w:rPr>
          <w:highlight w:val="white"/>
        </w:rPr>
        <w:t xml:space="preserve">    }</w:t>
      </w:r>
    </w:p>
    <w:p w14:paraId="04660D7F" w14:textId="77777777" w:rsidR="005B1C6D" w:rsidRPr="00EC76D5" w:rsidRDefault="005B1C6D" w:rsidP="005B1C6D">
      <w:r w:rsidRPr="00EC76D5">
        <w:t xml:space="preserve">The </w:t>
      </w:r>
      <w:proofErr w:type="spellStart"/>
      <w:r w:rsidRPr="00EC76D5">
        <w:rPr>
          <w:rStyle w:val="CodeInText"/>
        </w:rPr>
        <w:t>doIfElseIf</w:t>
      </w:r>
      <w:proofErr w:type="spellEnd"/>
      <w:r w:rsidRPr="00EC76D5">
        <w:t xml:space="preserve"> method is a little bit more complicated. It checks whether there is a preceding </w:t>
      </w:r>
      <w:r w:rsidRPr="00EC76D5">
        <w:rPr>
          <w:rStyle w:val="CodeInText"/>
        </w:rPr>
        <w:t xml:space="preserve">#if </w:t>
      </w:r>
      <w:r w:rsidRPr="00EC76D5">
        <w:t>directive (</w:t>
      </w:r>
      <w:proofErr w:type="spellStart"/>
      <w:r w:rsidRPr="00EC76D5">
        <w:rPr>
          <w:rStyle w:val="CodeInText"/>
        </w:rPr>
        <w:t>Main.IfStack</w:t>
      </w:r>
      <w:proofErr w:type="spellEnd"/>
      <w:r w:rsidRPr="00EC76D5">
        <w:t xml:space="preserve"> is not empty). Thereafter, it looks up the status of the if-stack. The stack value is a triple, the first value indicates whether the current if-status is true, and the second value gives whether there has been an earlier true if-status. The third value is of type </w:t>
      </w:r>
      <w:proofErr w:type="spellStart"/>
      <w:r w:rsidRPr="00EC76D5">
        <w:rPr>
          <w:rStyle w:val="CodeInText"/>
        </w:rPr>
        <w:t>IfStatus</w:t>
      </w:r>
      <w:proofErr w:type="spellEnd"/>
      <w:r w:rsidRPr="00EC76D5">
        <w:t xml:space="preserve">, that can hold the value </w:t>
      </w:r>
      <w:r w:rsidRPr="00EC76D5">
        <w:rPr>
          <w:rStyle w:val="CodeInText"/>
        </w:rPr>
        <w:t>If</w:t>
      </w:r>
      <w:r w:rsidRPr="00EC76D5">
        <w:t xml:space="preserve"> and </w:t>
      </w:r>
      <w:r w:rsidRPr="00EC76D5">
        <w:rPr>
          <w:rStyle w:val="CodeInText"/>
        </w:rPr>
        <w:t>Else</w:t>
      </w:r>
      <w:r w:rsidRPr="00EC76D5">
        <w:t xml:space="preserve">. If the value is </w:t>
      </w:r>
      <w:r w:rsidRPr="00EC76D5">
        <w:rPr>
          <w:rStyle w:val="CodeInText"/>
        </w:rPr>
        <w:t>Else</w:t>
      </w:r>
      <w:r w:rsidRPr="00EC76D5">
        <w:t>, and #</w:t>
      </w:r>
      <w:r w:rsidRPr="00EC76D5">
        <w:rPr>
          <w:rStyle w:val="CodeInText"/>
        </w:rPr>
        <w:t>elseif</w:t>
      </w:r>
      <w:r w:rsidRPr="00EC76D5">
        <w:t xml:space="preserve"> has already occurred, and another on is not allowed. Finally, if this if-chain has ever been true (</w:t>
      </w:r>
      <w:proofErr w:type="spellStart"/>
      <w:r w:rsidRPr="00EC76D5">
        <w:rPr>
          <w:rStyle w:val="CodeInText"/>
        </w:rPr>
        <w:t>lastTrue</w:t>
      </w:r>
      <w:proofErr w:type="spellEnd"/>
      <w:r w:rsidRPr="00EC76D5">
        <w:t xml:space="preserve"> is true) is does not matter whether the condition of directive is true, the new status is false. If not, we consider if this value is true. In both cases, we push the result on the stack.</w:t>
      </w:r>
    </w:p>
    <w:p w14:paraId="5A20822C" w14:textId="77777777" w:rsidR="005B1C6D" w:rsidRPr="00A80AB4" w:rsidRDefault="005B1C6D" w:rsidP="005B1C6D">
      <w:pPr>
        <w:pStyle w:val="Code"/>
        <w:rPr>
          <w:highlight w:val="white"/>
        </w:rPr>
      </w:pPr>
      <w:r w:rsidRPr="00A80AB4">
        <w:rPr>
          <w:highlight w:val="white"/>
        </w:rPr>
        <w:t xml:space="preserve">    private void DoElseIf(List&lt;Token&gt; tokenList) {</w:t>
      </w:r>
    </w:p>
    <w:p w14:paraId="2C2EC54D" w14:textId="39DCF722" w:rsidR="005B1C6D" w:rsidRDefault="005B1C6D" w:rsidP="005B1C6D">
      <w:pPr>
        <w:pStyle w:val="Code"/>
        <w:rPr>
          <w:highlight w:val="white"/>
        </w:rPr>
      </w:pPr>
      <w:r w:rsidRPr="00A80AB4">
        <w:rPr>
          <w:highlight w:val="white"/>
        </w:rPr>
        <w:t xml:space="preserve">      Assert.Error(</w:t>
      </w:r>
      <w:r w:rsidR="001B280B">
        <w:rPr>
          <w:highlight w:val="white"/>
        </w:rPr>
        <w:t>m_ifStack</w:t>
      </w:r>
      <w:r w:rsidRPr="00A80AB4">
        <w:rPr>
          <w:highlight w:val="white"/>
        </w:rPr>
        <w:t>.Count &gt; 0, Message.</w:t>
      </w:r>
    </w:p>
    <w:p w14:paraId="1953E35B" w14:textId="77777777" w:rsidR="005B1C6D" w:rsidRPr="00A80AB4" w:rsidRDefault="005B1C6D" w:rsidP="005B1C6D">
      <w:pPr>
        <w:pStyle w:val="Code"/>
        <w:rPr>
          <w:highlight w:val="white"/>
        </w:rPr>
      </w:pPr>
      <w:r>
        <w:rPr>
          <w:highlight w:val="white"/>
        </w:rPr>
        <w:t xml:space="preserve">       </w:t>
      </w:r>
      <w:r w:rsidRPr="00A80AB4">
        <w:rPr>
          <w:highlight w:val="white"/>
        </w:rPr>
        <w:t>Elif_directive_without_preceeding_if____ifdef____or_ifndef_directive);</w:t>
      </w:r>
    </w:p>
    <w:p w14:paraId="4245DF5E" w14:textId="72475A86" w:rsidR="005B1C6D" w:rsidRPr="00A80AB4" w:rsidRDefault="005B1C6D" w:rsidP="005B1C6D">
      <w:pPr>
        <w:pStyle w:val="Code"/>
        <w:rPr>
          <w:highlight w:val="white"/>
        </w:rPr>
      </w:pPr>
      <w:r w:rsidRPr="00A80AB4">
        <w:rPr>
          <w:highlight w:val="white"/>
        </w:rPr>
        <w:t xml:space="preserve">      Triple&lt;bool,bool,bool&gt; triple = </w:t>
      </w:r>
      <w:r w:rsidR="001B280B">
        <w:rPr>
          <w:highlight w:val="white"/>
        </w:rPr>
        <w:t>m_ifStack</w:t>
      </w:r>
      <w:r w:rsidRPr="00A80AB4">
        <w:rPr>
          <w:highlight w:val="white"/>
        </w:rPr>
        <w:t>.Pop();</w:t>
      </w:r>
    </w:p>
    <w:p w14:paraId="0D96F3AA" w14:textId="77777777" w:rsidR="005B1C6D" w:rsidRPr="00A80AB4" w:rsidRDefault="005B1C6D" w:rsidP="005B1C6D">
      <w:pPr>
        <w:pStyle w:val="Code"/>
        <w:rPr>
          <w:highlight w:val="white"/>
        </w:rPr>
      </w:pPr>
    </w:p>
    <w:p w14:paraId="730E846A" w14:textId="77777777" w:rsidR="005B1C6D" w:rsidRPr="00A80AB4" w:rsidRDefault="005B1C6D" w:rsidP="005B1C6D">
      <w:pPr>
        <w:pStyle w:val="Code"/>
        <w:rPr>
          <w:highlight w:val="white"/>
        </w:rPr>
      </w:pPr>
      <w:r w:rsidRPr="00A80AB4">
        <w:rPr>
          <w:highlight w:val="white"/>
        </w:rPr>
        <w:t xml:space="preserve">      bool elseStatus = triple.Third;</w:t>
      </w:r>
    </w:p>
    <w:p w14:paraId="0EFAD78A" w14:textId="77777777" w:rsidR="005B1C6D" w:rsidRDefault="005B1C6D" w:rsidP="005B1C6D">
      <w:pPr>
        <w:pStyle w:val="Code"/>
        <w:rPr>
          <w:highlight w:val="white"/>
        </w:rPr>
      </w:pPr>
      <w:r w:rsidRPr="00A80AB4">
        <w:rPr>
          <w:highlight w:val="white"/>
        </w:rPr>
        <w:t xml:space="preserve">      Assert.Error(!elseStatus,</w:t>
      </w:r>
    </w:p>
    <w:p w14:paraId="482B7484"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Message.Elif_directive_following_else_directive);</w:t>
      </w:r>
    </w:p>
    <w:p w14:paraId="4621CC50" w14:textId="77777777" w:rsidR="005B1C6D" w:rsidRPr="00A80AB4" w:rsidRDefault="005B1C6D" w:rsidP="005B1C6D">
      <w:pPr>
        <w:pStyle w:val="Code"/>
        <w:rPr>
          <w:highlight w:val="white"/>
        </w:rPr>
      </w:pPr>
    </w:p>
    <w:p w14:paraId="19A7E32B" w14:textId="77777777" w:rsidR="005B1C6D" w:rsidRPr="00A80AB4" w:rsidRDefault="005B1C6D" w:rsidP="005B1C6D">
      <w:pPr>
        <w:pStyle w:val="Code"/>
        <w:rPr>
          <w:highlight w:val="white"/>
        </w:rPr>
      </w:pPr>
      <w:r w:rsidRPr="00A80AB4">
        <w:rPr>
          <w:highlight w:val="white"/>
        </w:rPr>
        <w:t xml:space="preserve">      bool totalStatus = triple.First;</w:t>
      </w:r>
    </w:p>
    <w:p w14:paraId="58C2B4BF" w14:textId="77777777" w:rsidR="005B1C6D" w:rsidRPr="00A80AB4" w:rsidRDefault="005B1C6D" w:rsidP="005B1C6D">
      <w:pPr>
        <w:pStyle w:val="Code"/>
        <w:rPr>
          <w:highlight w:val="white"/>
        </w:rPr>
      </w:pPr>
      <w:r w:rsidRPr="00A80AB4">
        <w:rPr>
          <w:highlight w:val="white"/>
        </w:rPr>
        <w:t xml:space="preserve">      if (totalStatus) {</w:t>
      </w:r>
    </w:p>
    <w:p w14:paraId="409CF235" w14:textId="6C749FEA" w:rsidR="005B1C6D" w:rsidRDefault="005B1C6D" w:rsidP="005B1C6D">
      <w:pPr>
        <w:pStyle w:val="Code"/>
        <w:rPr>
          <w:highlight w:val="white"/>
        </w:rPr>
      </w:pPr>
      <w:r w:rsidRPr="00A80AB4">
        <w:rPr>
          <w:highlight w:val="white"/>
        </w:rPr>
        <w:t xml:space="preserve">        </w:t>
      </w:r>
      <w:r w:rsidR="001B280B">
        <w:rPr>
          <w:highlight w:val="white"/>
        </w:rPr>
        <w:t>m_ifStack</w:t>
      </w:r>
      <w:r w:rsidRPr="00A80AB4">
        <w:rPr>
          <w:highlight w:val="white"/>
        </w:rPr>
        <w:t>.Push(new Triple&lt;bool,bool,bool&gt;</w:t>
      </w:r>
    </w:p>
    <w:p w14:paraId="6004A787" w14:textId="77777777" w:rsidR="005B1C6D" w:rsidRPr="00A80AB4" w:rsidRDefault="005B1C6D" w:rsidP="005B1C6D">
      <w:pPr>
        <w:pStyle w:val="Code"/>
        <w:rPr>
          <w:highlight w:val="white"/>
        </w:rPr>
      </w:pPr>
      <w:r>
        <w:rPr>
          <w:highlight w:val="white"/>
        </w:rPr>
        <w:t xml:space="preserve">                                 </w:t>
      </w:r>
      <w:r w:rsidRPr="00A80AB4">
        <w:rPr>
          <w:highlight w:val="white"/>
        </w:rPr>
        <w:t>(true, false, false));</w:t>
      </w:r>
    </w:p>
    <w:p w14:paraId="2D9BE2CD" w14:textId="77777777" w:rsidR="005B1C6D" w:rsidRPr="00A80AB4" w:rsidRDefault="005B1C6D" w:rsidP="005B1C6D">
      <w:pPr>
        <w:pStyle w:val="Code"/>
        <w:rPr>
          <w:highlight w:val="white"/>
        </w:rPr>
      </w:pPr>
      <w:r w:rsidRPr="00A80AB4">
        <w:rPr>
          <w:highlight w:val="white"/>
        </w:rPr>
        <w:t xml:space="preserve">      }</w:t>
      </w:r>
    </w:p>
    <w:p w14:paraId="50589682" w14:textId="77777777" w:rsidR="005B1C6D" w:rsidRPr="00A80AB4" w:rsidRDefault="005B1C6D" w:rsidP="005B1C6D">
      <w:pPr>
        <w:pStyle w:val="Code"/>
        <w:rPr>
          <w:highlight w:val="white"/>
        </w:rPr>
      </w:pPr>
      <w:r w:rsidRPr="00A80AB4">
        <w:rPr>
          <w:highlight w:val="white"/>
        </w:rPr>
        <w:t xml:space="preserve">      else {</w:t>
      </w:r>
    </w:p>
    <w:p w14:paraId="7192D05E" w14:textId="77777777" w:rsidR="005B1C6D" w:rsidRDefault="005B1C6D" w:rsidP="005B1C6D">
      <w:pPr>
        <w:pStyle w:val="Code"/>
        <w:rPr>
          <w:highlight w:val="white"/>
        </w:rPr>
      </w:pPr>
      <w:r w:rsidRPr="00A80AB4">
        <w:rPr>
          <w:highlight w:val="white"/>
        </w:rPr>
        <w:t xml:space="preserve">        bool result =</w:t>
      </w:r>
    </w:p>
    <w:p w14:paraId="28508981" w14:textId="77777777" w:rsidR="005B1C6D" w:rsidRDefault="005B1C6D" w:rsidP="005B1C6D">
      <w:pPr>
        <w:pStyle w:val="Code"/>
        <w:rPr>
          <w:highlight w:val="white"/>
        </w:rPr>
      </w:pPr>
      <w:r>
        <w:rPr>
          <w:highlight w:val="white"/>
        </w:rPr>
        <w:t xml:space="preserve">         </w:t>
      </w:r>
      <w:r w:rsidRPr="00A80AB4">
        <w:rPr>
          <w:highlight w:val="white"/>
        </w:rPr>
        <w:t xml:space="preserve"> ParseExpression(TokenListToString</w:t>
      </w:r>
    </w:p>
    <w:p w14:paraId="34B7EE4F" w14:textId="77777777" w:rsidR="005B1C6D" w:rsidRPr="00A80AB4" w:rsidRDefault="005B1C6D" w:rsidP="005B1C6D">
      <w:pPr>
        <w:pStyle w:val="Code"/>
        <w:rPr>
          <w:highlight w:val="white"/>
        </w:rPr>
      </w:pPr>
      <w:r>
        <w:rPr>
          <w:highlight w:val="white"/>
        </w:rPr>
        <w:t xml:space="preserve">                         </w:t>
      </w:r>
      <w:r w:rsidRPr="00A80AB4">
        <w:rPr>
          <w:highlight w:val="white"/>
        </w:rPr>
        <w:t>(tokenList.GetRange(2, tokenList.Count - 2)));</w:t>
      </w:r>
    </w:p>
    <w:p w14:paraId="0F3E1B61" w14:textId="7F6114CF" w:rsidR="005B1C6D" w:rsidRDefault="005B1C6D" w:rsidP="005B1C6D">
      <w:pPr>
        <w:pStyle w:val="Code"/>
        <w:rPr>
          <w:highlight w:val="white"/>
        </w:rPr>
      </w:pPr>
      <w:r w:rsidRPr="00A80AB4">
        <w:rPr>
          <w:highlight w:val="white"/>
        </w:rPr>
        <w:t xml:space="preserve">        </w:t>
      </w:r>
      <w:r w:rsidR="001B280B">
        <w:rPr>
          <w:highlight w:val="white"/>
        </w:rPr>
        <w:t>m_ifStack</w:t>
      </w:r>
      <w:r w:rsidRPr="00A80AB4">
        <w:rPr>
          <w:highlight w:val="white"/>
        </w:rPr>
        <w:t>.Push(new Triple&lt;bool,bool,bool&gt;</w:t>
      </w:r>
    </w:p>
    <w:p w14:paraId="5CAD0113"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740F0F84" w14:textId="77777777" w:rsidR="005B1C6D" w:rsidRPr="00A80AB4" w:rsidRDefault="005B1C6D" w:rsidP="005B1C6D">
      <w:pPr>
        <w:pStyle w:val="Code"/>
        <w:rPr>
          <w:highlight w:val="white"/>
        </w:rPr>
      </w:pPr>
      <w:r w:rsidRPr="00A80AB4">
        <w:rPr>
          <w:highlight w:val="white"/>
        </w:rPr>
        <w:t xml:space="preserve">      }</w:t>
      </w:r>
    </w:p>
    <w:p w14:paraId="00D31E16" w14:textId="77777777" w:rsidR="005B1C6D" w:rsidRPr="00A80AB4" w:rsidRDefault="005B1C6D" w:rsidP="005B1C6D">
      <w:pPr>
        <w:pStyle w:val="Code"/>
        <w:rPr>
          <w:highlight w:val="white"/>
        </w:rPr>
      </w:pPr>
      <w:r w:rsidRPr="00A80AB4">
        <w:rPr>
          <w:highlight w:val="white"/>
        </w:rPr>
        <w:t xml:space="preserve">    }</w:t>
      </w:r>
    </w:p>
    <w:p w14:paraId="3E35F175" w14:textId="77777777" w:rsidR="005B1C6D" w:rsidRPr="00EC76D5" w:rsidRDefault="005B1C6D" w:rsidP="005B1C6D">
      <w:r w:rsidRPr="00EC76D5">
        <w:t xml:space="preserve">The </w:t>
      </w:r>
      <w:proofErr w:type="spellStart"/>
      <w:r w:rsidRPr="00EC76D5">
        <w:rPr>
          <w:rStyle w:val="CodeInText"/>
        </w:rPr>
        <w:t>doElse</w:t>
      </w:r>
      <w:proofErr w:type="spellEnd"/>
      <w:r w:rsidRPr="00EC76D5">
        <w:t xml:space="preserve"> method is a little bit easier. It checks whether there has ever been a true part of the if-chain. If not, it pushes true on the stack.</w:t>
      </w:r>
    </w:p>
    <w:p w14:paraId="367CE993" w14:textId="77777777" w:rsidR="005B1C6D" w:rsidRPr="00141454" w:rsidRDefault="005B1C6D" w:rsidP="005B1C6D">
      <w:pPr>
        <w:pStyle w:val="Code"/>
        <w:rPr>
          <w:highlight w:val="white"/>
        </w:rPr>
      </w:pPr>
      <w:r w:rsidRPr="00141454">
        <w:rPr>
          <w:highlight w:val="white"/>
        </w:rPr>
        <w:t xml:space="preserve">    private void DoElse(List&lt;Token&gt; tokenList) {</w:t>
      </w:r>
    </w:p>
    <w:p w14:paraId="71198A0F" w14:textId="1ACF8908" w:rsidR="005B1C6D" w:rsidRDefault="005B1C6D" w:rsidP="005B1C6D">
      <w:pPr>
        <w:pStyle w:val="Code"/>
        <w:rPr>
          <w:highlight w:val="white"/>
        </w:rPr>
      </w:pPr>
      <w:r w:rsidRPr="00141454">
        <w:rPr>
          <w:highlight w:val="white"/>
        </w:rPr>
        <w:t xml:space="preserve">      Assert.Error(</w:t>
      </w:r>
      <w:r w:rsidR="001B280B">
        <w:rPr>
          <w:highlight w:val="white"/>
        </w:rPr>
        <w:t>m_ifStack</w:t>
      </w:r>
      <w:r w:rsidRPr="00141454">
        <w:rPr>
          <w:highlight w:val="white"/>
        </w:rPr>
        <w:t>.Count &gt; 0, Message.</w:t>
      </w:r>
    </w:p>
    <w:p w14:paraId="7BD26399" w14:textId="77777777" w:rsidR="005B1C6D" w:rsidRPr="00141454" w:rsidRDefault="005B1C6D" w:rsidP="005B1C6D">
      <w:pPr>
        <w:pStyle w:val="Code"/>
        <w:rPr>
          <w:highlight w:val="white"/>
        </w:rPr>
      </w:pPr>
      <w:r>
        <w:rPr>
          <w:highlight w:val="white"/>
        </w:rPr>
        <w:t xml:space="preserve">       </w:t>
      </w:r>
      <w:r w:rsidRPr="00141454">
        <w:rPr>
          <w:highlight w:val="white"/>
        </w:rPr>
        <w:t>Else_directive_without_preceeding_if____ifdef____or_ifndef_directive);</w:t>
      </w:r>
    </w:p>
    <w:p w14:paraId="5143D20D" w14:textId="77777777" w:rsidR="005B1C6D" w:rsidRPr="00141454" w:rsidRDefault="005B1C6D" w:rsidP="005B1C6D">
      <w:pPr>
        <w:pStyle w:val="Code"/>
        <w:rPr>
          <w:highlight w:val="white"/>
        </w:rPr>
      </w:pPr>
      <w:r w:rsidRPr="00141454">
        <w:rPr>
          <w:highlight w:val="white"/>
        </w:rPr>
        <w:t xml:space="preserve">      Assert.Error(tokenList[2].Id == CCompiler_Pre.Tokens.EOF,</w:t>
      </w:r>
    </w:p>
    <w:p w14:paraId="31DE2519" w14:textId="77777777" w:rsidR="005B1C6D" w:rsidRDefault="005B1C6D" w:rsidP="005B1C6D">
      <w:pPr>
        <w:pStyle w:val="Code"/>
        <w:rPr>
          <w:highlight w:val="white"/>
        </w:rPr>
      </w:pPr>
      <w:r w:rsidRPr="00141454">
        <w:rPr>
          <w:highlight w:val="white"/>
        </w:rPr>
        <w:t xml:space="preserve">                   TokenListToString(tokenList),</w:t>
      </w:r>
    </w:p>
    <w:p w14:paraId="32420AE5" w14:textId="77777777" w:rsidR="005B1C6D" w:rsidRPr="00141454" w:rsidRDefault="005B1C6D" w:rsidP="005B1C6D">
      <w:pPr>
        <w:pStyle w:val="Code"/>
        <w:rPr>
          <w:highlight w:val="white"/>
        </w:rPr>
      </w:pPr>
      <w:r>
        <w:rPr>
          <w:highlight w:val="white"/>
        </w:rPr>
        <w:t xml:space="preserve">                  </w:t>
      </w:r>
      <w:r w:rsidRPr="00141454">
        <w:rPr>
          <w:highlight w:val="white"/>
        </w:rPr>
        <w:t xml:space="preserve"> Message.Invalid_preprocessor_directive);</w:t>
      </w:r>
    </w:p>
    <w:p w14:paraId="2AA8D2BA" w14:textId="77777777" w:rsidR="005B1C6D" w:rsidRPr="00141454" w:rsidRDefault="005B1C6D" w:rsidP="005B1C6D">
      <w:pPr>
        <w:pStyle w:val="Code"/>
        <w:rPr>
          <w:highlight w:val="white"/>
        </w:rPr>
      </w:pPr>
    </w:p>
    <w:p w14:paraId="29A8F3C0" w14:textId="7CD0AFD8" w:rsidR="005B1C6D" w:rsidRPr="00141454" w:rsidRDefault="005B1C6D" w:rsidP="005B1C6D">
      <w:pPr>
        <w:pStyle w:val="Code"/>
        <w:rPr>
          <w:highlight w:val="white"/>
        </w:rPr>
      </w:pPr>
      <w:r w:rsidRPr="00141454">
        <w:rPr>
          <w:highlight w:val="white"/>
        </w:rPr>
        <w:t xml:space="preserve">      Triple&lt;bool,bool,bool&gt; triple = </w:t>
      </w:r>
      <w:r w:rsidR="001B280B">
        <w:rPr>
          <w:highlight w:val="white"/>
        </w:rPr>
        <w:t>m_ifStack</w:t>
      </w:r>
      <w:r w:rsidRPr="00141454">
        <w:rPr>
          <w:highlight w:val="white"/>
        </w:rPr>
        <w:t>.Pop();</w:t>
      </w:r>
    </w:p>
    <w:p w14:paraId="519BDFD8" w14:textId="77777777" w:rsidR="005B1C6D" w:rsidRPr="00141454" w:rsidRDefault="005B1C6D" w:rsidP="005B1C6D">
      <w:pPr>
        <w:pStyle w:val="Code"/>
        <w:rPr>
          <w:highlight w:val="white"/>
        </w:rPr>
      </w:pPr>
      <w:r w:rsidRPr="00141454">
        <w:rPr>
          <w:highlight w:val="white"/>
        </w:rPr>
        <w:lastRenderedPageBreak/>
        <w:t xml:space="preserve">      bool elseStatus = triple.Third;</w:t>
      </w:r>
    </w:p>
    <w:p w14:paraId="63E74C2A" w14:textId="77777777" w:rsidR="005B1C6D" w:rsidRPr="00141454" w:rsidRDefault="005B1C6D" w:rsidP="005B1C6D">
      <w:pPr>
        <w:pStyle w:val="Code"/>
        <w:rPr>
          <w:highlight w:val="white"/>
        </w:rPr>
      </w:pPr>
      <w:r w:rsidRPr="00141454">
        <w:rPr>
          <w:highlight w:val="white"/>
        </w:rPr>
        <w:t xml:space="preserve">      Assert.Error(!elseStatus, Message.Else_directive_after_else_directive);</w:t>
      </w:r>
    </w:p>
    <w:p w14:paraId="3B61DA46" w14:textId="77777777" w:rsidR="005B1C6D" w:rsidRPr="00141454" w:rsidRDefault="005B1C6D" w:rsidP="005B1C6D">
      <w:pPr>
        <w:pStyle w:val="Code"/>
        <w:rPr>
          <w:highlight w:val="white"/>
        </w:rPr>
      </w:pPr>
    </w:p>
    <w:p w14:paraId="33FF824D" w14:textId="77777777" w:rsidR="005B1C6D" w:rsidRPr="00141454" w:rsidRDefault="005B1C6D" w:rsidP="005B1C6D">
      <w:pPr>
        <w:pStyle w:val="Code"/>
        <w:rPr>
          <w:highlight w:val="white"/>
        </w:rPr>
      </w:pPr>
      <w:r w:rsidRPr="00141454">
        <w:rPr>
          <w:highlight w:val="white"/>
        </w:rPr>
        <w:t xml:space="preserve">      bool totalStatus = triple.First;</w:t>
      </w:r>
    </w:p>
    <w:p w14:paraId="6C3699C3" w14:textId="5A9EEE44" w:rsidR="005B1C6D" w:rsidRDefault="005B1C6D" w:rsidP="005B1C6D">
      <w:pPr>
        <w:pStyle w:val="Code"/>
        <w:rPr>
          <w:highlight w:val="white"/>
        </w:rPr>
      </w:pPr>
      <w:r w:rsidRPr="00141454">
        <w:rPr>
          <w:highlight w:val="white"/>
        </w:rPr>
        <w:t xml:space="preserve">      </w:t>
      </w:r>
      <w:r w:rsidR="001B280B">
        <w:rPr>
          <w:highlight w:val="white"/>
        </w:rPr>
        <w:t>m_ifStack</w:t>
      </w:r>
      <w:r w:rsidRPr="00141454">
        <w:rPr>
          <w:highlight w:val="white"/>
        </w:rPr>
        <w:t>.Push(new Triple&lt;bool, bool, bool&gt;</w:t>
      </w:r>
    </w:p>
    <w:p w14:paraId="05B5CD39" w14:textId="77777777" w:rsidR="005B1C6D" w:rsidRPr="00141454" w:rsidRDefault="005B1C6D" w:rsidP="005B1C6D">
      <w:pPr>
        <w:pStyle w:val="Code"/>
        <w:rPr>
          <w:highlight w:val="white"/>
        </w:rPr>
      </w:pPr>
      <w:r>
        <w:rPr>
          <w:highlight w:val="white"/>
        </w:rPr>
        <w:t xml:space="preserve">                                          </w:t>
      </w:r>
      <w:r w:rsidRPr="00141454">
        <w:rPr>
          <w:highlight w:val="white"/>
        </w:rPr>
        <w:t>(!totalStatus, !totalStatus, true));</w:t>
      </w:r>
    </w:p>
    <w:p w14:paraId="2A8EAF18" w14:textId="77777777" w:rsidR="005B1C6D" w:rsidRPr="00141454" w:rsidRDefault="005B1C6D" w:rsidP="005B1C6D">
      <w:pPr>
        <w:pStyle w:val="Code"/>
        <w:rPr>
          <w:highlight w:val="white"/>
        </w:rPr>
      </w:pPr>
      <w:r w:rsidRPr="00141454">
        <w:rPr>
          <w:highlight w:val="white"/>
        </w:rPr>
        <w:t xml:space="preserve">    }</w:t>
      </w:r>
    </w:p>
    <w:p w14:paraId="3EDFE5B7" w14:textId="77777777" w:rsidR="005B1C6D" w:rsidRPr="00EC76D5" w:rsidRDefault="005B1C6D" w:rsidP="005B1C6D">
      <w:r w:rsidRPr="00EC76D5">
        <w:t xml:space="preserve">Finally, the </w:t>
      </w:r>
      <w:proofErr w:type="spellStart"/>
      <w:r w:rsidRPr="00EC76D5">
        <w:rPr>
          <w:rStyle w:val="CodeInText"/>
        </w:rPr>
        <w:t>doEndIf</w:t>
      </w:r>
      <w:proofErr w:type="spellEnd"/>
      <w:r w:rsidRPr="00EC76D5">
        <w:t xml:space="preserve"> just pops the if-stack, subject to it is not already empty.</w:t>
      </w:r>
    </w:p>
    <w:p w14:paraId="2E7C6796" w14:textId="77777777" w:rsidR="005B1C6D" w:rsidRPr="008A3A9F" w:rsidRDefault="005B1C6D" w:rsidP="005B1C6D">
      <w:pPr>
        <w:pStyle w:val="Code"/>
        <w:rPr>
          <w:highlight w:val="white"/>
        </w:rPr>
      </w:pPr>
      <w:r w:rsidRPr="008A3A9F">
        <w:rPr>
          <w:highlight w:val="white"/>
        </w:rPr>
        <w:t xml:space="preserve">    private void DoEndIf(List&lt;Token&gt; tokenList) {</w:t>
      </w:r>
    </w:p>
    <w:p w14:paraId="759EB19E" w14:textId="6C58A7B8" w:rsidR="005B1C6D" w:rsidRDefault="005B1C6D" w:rsidP="005B1C6D">
      <w:pPr>
        <w:pStyle w:val="Code"/>
        <w:rPr>
          <w:highlight w:val="white"/>
        </w:rPr>
      </w:pPr>
      <w:r w:rsidRPr="008A3A9F">
        <w:rPr>
          <w:highlight w:val="white"/>
        </w:rPr>
        <w:t xml:space="preserve">      Assert.Error(</w:t>
      </w:r>
      <w:r w:rsidR="001B280B">
        <w:rPr>
          <w:highlight w:val="white"/>
        </w:rPr>
        <w:t>m_ifStack</w:t>
      </w:r>
      <w:r w:rsidRPr="008A3A9F">
        <w:rPr>
          <w:highlight w:val="white"/>
        </w:rPr>
        <w:t>.Count &gt; 0, Message.</w:t>
      </w:r>
    </w:p>
    <w:p w14:paraId="6410E937" w14:textId="77777777" w:rsidR="005B1C6D" w:rsidRPr="008A3A9F" w:rsidRDefault="005B1C6D" w:rsidP="005B1C6D">
      <w:pPr>
        <w:pStyle w:val="Code"/>
        <w:rPr>
          <w:highlight w:val="white"/>
        </w:rPr>
      </w:pPr>
      <w:r>
        <w:rPr>
          <w:highlight w:val="white"/>
        </w:rPr>
        <w:t xml:space="preserve">      </w:t>
      </w:r>
      <w:r w:rsidRPr="008A3A9F">
        <w:rPr>
          <w:highlight w:val="white"/>
        </w:rPr>
        <w:t>Endif_directive_without_preceeding_if____ifdef____or_ifndef_directive);</w:t>
      </w:r>
    </w:p>
    <w:p w14:paraId="77CFD5B1" w14:textId="77777777" w:rsidR="005B1C6D" w:rsidRPr="008A3A9F" w:rsidRDefault="005B1C6D" w:rsidP="005B1C6D">
      <w:pPr>
        <w:pStyle w:val="Code"/>
        <w:rPr>
          <w:highlight w:val="white"/>
        </w:rPr>
      </w:pPr>
      <w:r w:rsidRPr="008A3A9F">
        <w:rPr>
          <w:highlight w:val="white"/>
        </w:rPr>
        <w:t xml:space="preserve">      Assert.Error(tokenList[2].Id == CCompiler_Pre.Tokens.EOF,</w:t>
      </w:r>
    </w:p>
    <w:p w14:paraId="7B45EB05" w14:textId="77777777" w:rsidR="005B1C6D" w:rsidRDefault="005B1C6D" w:rsidP="005B1C6D">
      <w:pPr>
        <w:pStyle w:val="Code"/>
        <w:rPr>
          <w:highlight w:val="white"/>
        </w:rPr>
      </w:pPr>
      <w:r w:rsidRPr="008A3A9F">
        <w:rPr>
          <w:highlight w:val="white"/>
        </w:rPr>
        <w:t xml:space="preserve">                   tokenList[2].ToString(),</w:t>
      </w:r>
    </w:p>
    <w:p w14:paraId="44562B9B" w14:textId="77777777" w:rsidR="005B1C6D" w:rsidRPr="008A3A9F" w:rsidRDefault="005B1C6D" w:rsidP="005B1C6D">
      <w:pPr>
        <w:pStyle w:val="Code"/>
        <w:rPr>
          <w:highlight w:val="white"/>
        </w:rPr>
      </w:pPr>
      <w:r>
        <w:rPr>
          <w:highlight w:val="white"/>
        </w:rPr>
        <w:t xml:space="preserve">                  </w:t>
      </w:r>
      <w:r w:rsidRPr="008A3A9F">
        <w:rPr>
          <w:highlight w:val="white"/>
        </w:rPr>
        <w:t xml:space="preserve"> Message.Invalid_preprocessor_directive);</w:t>
      </w:r>
    </w:p>
    <w:p w14:paraId="38D3BED6" w14:textId="185C93F6" w:rsidR="005B1C6D" w:rsidRPr="008A3A9F" w:rsidRDefault="005B1C6D" w:rsidP="005B1C6D">
      <w:pPr>
        <w:pStyle w:val="Code"/>
        <w:rPr>
          <w:highlight w:val="white"/>
        </w:rPr>
      </w:pPr>
      <w:r w:rsidRPr="008A3A9F">
        <w:rPr>
          <w:highlight w:val="white"/>
        </w:rPr>
        <w:t xml:space="preserve">      </w:t>
      </w:r>
      <w:r w:rsidR="001B280B">
        <w:rPr>
          <w:highlight w:val="white"/>
        </w:rPr>
        <w:t>m_ifStack</w:t>
      </w:r>
      <w:r w:rsidRPr="008A3A9F">
        <w:rPr>
          <w:highlight w:val="white"/>
        </w:rPr>
        <w:t>.Pop();</w:t>
      </w:r>
    </w:p>
    <w:p w14:paraId="2E4CF64E" w14:textId="77777777" w:rsidR="005B1C6D" w:rsidRPr="008A3A9F" w:rsidRDefault="005B1C6D" w:rsidP="005B1C6D">
      <w:pPr>
        <w:pStyle w:val="Code"/>
        <w:rPr>
          <w:highlight w:val="white"/>
        </w:rPr>
      </w:pPr>
      <w:r w:rsidRPr="008A3A9F">
        <w:rPr>
          <w:highlight w:val="white"/>
        </w:rPr>
        <w:t xml:space="preserve">    }</w:t>
      </w:r>
    </w:p>
    <w:p w14:paraId="5991CAA7" w14:textId="77777777" w:rsidR="005B1C6D" w:rsidRPr="00EC76D5" w:rsidRDefault="005B1C6D" w:rsidP="005B1C6D">
      <w:pPr>
        <w:pStyle w:val="Rubrik3"/>
      </w:pPr>
      <w:bookmarkStart w:id="503" w:name="_Toc54120016"/>
      <w:r w:rsidRPr="00EC76D5">
        <w:t>Macro Expansion</w:t>
      </w:r>
      <w:bookmarkEnd w:id="503"/>
    </w:p>
    <w:p w14:paraId="49184AF9" w14:textId="77777777" w:rsidR="005B1C6D" w:rsidRPr="00EC76D5" w:rsidRDefault="005B1C6D" w:rsidP="005B1C6D">
      <w:r w:rsidRPr="00EC76D5">
        <w:t>In the regular source code (line not starting with ‘#’), we need to replace macro calls with their resulting bodies. We also need to recursively replace macro calls in the bodies. However, unlike function, recursive macro calls are not allowed.</w:t>
      </w:r>
    </w:p>
    <w:p w14:paraId="44011849" w14:textId="1A82246A" w:rsidR="005B1C6D" w:rsidRPr="00EC76D5" w:rsidRDefault="005B1C6D" w:rsidP="005B1C6D">
      <w:r w:rsidRPr="00EC76D5">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EC76D5">
        <w:rPr>
          <w:rStyle w:val="CodeInText"/>
        </w:rPr>
        <w:t>slashToChar</w:t>
      </w:r>
      <w:proofErr w:type="spellEnd"/>
      <w:r w:rsidRPr="00EC76D5">
        <w:t xml:space="preserve"> in Section </w:t>
      </w:r>
      <w:r w:rsidRPr="00EC76D5">
        <w:fldChar w:fldCharType="begin"/>
      </w:r>
      <w:r w:rsidRPr="00EC76D5">
        <w:instrText xml:space="preserve"> REF _Ref418258402 \r \h </w:instrText>
      </w:r>
      <w:r w:rsidRPr="00EC76D5">
        <w:fldChar w:fldCharType="separate"/>
      </w:r>
      <w:r w:rsidR="00207336">
        <w:t>15.13.2</w:t>
      </w:r>
      <w:r w:rsidRPr="00EC76D5">
        <w:fldChar w:fldCharType="end"/>
      </w:r>
      <w:r w:rsidRPr="00EC76D5">
        <w:t>.</w:t>
      </w:r>
    </w:p>
    <w:p w14:paraId="790D7C96" w14:textId="77777777" w:rsidR="005B1C6D" w:rsidRPr="00EC76D5" w:rsidRDefault="005B1C6D" w:rsidP="005B1C6D">
      <w:r w:rsidRPr="00EC76D5">
        <w:t xml:space="preserve">When we find and identifier that is a stored macro name (either in </w:t>
      </w:r>
      <w:proofErr w:type="spellStart"/>
      <w:r w:rsidRPr="00EC76D5">
        <w:t>m_</w:t>
      </w:r>
      <w:r w:rsidRPr="00EC76D5">
        <w:rPr>
          <w:rStyle w:val="CodeInText"/>
        </w:rPr>
        <w:t>specialMacroSet</w:t>
      </w:r>
      <w:proofErr w:type="spellEnd"/>
      <w:r w:rsidRPr="00EC76D5">
        <w:t xml:space="preserve"> or </w:t>
      </w:r>
      <w:proofErr w:type="spellStart"/>
      <w:r w:rsidRPr="00EC76D5">
        <w:rPr>
          <w:rStyle w:val="CodeInText"/>
        </w:rPr>
        <w:t>MacroMap</w:t>
      </w:r>
      <w:proofErr w:type="spellEnd"/>
      <w:r w:rsidRPr="00EC76D5">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EC76D5">
        <w:rPr>
          <w:rStyle w:val="CodeInText"/>
        </w:rPr>
        <w:t>nameStack</w:t>
      </w:r>
      <w:proofErr w:type="spellEnd"/>
      <w:r w:rsidRPr="00EC76D5">
        <w:t xml:space="preserve"> stack is used to prevent recursive macro calls.</w:t>
      </w:r>
    </w:p>
    <w:p w14:paraId="15717F0E" w14:textId="77777777" w:rsidR="005B1C6D" w:rsidRPr="002219C2" w:rsidRDefault="005B1C6D" w:rsidP="005B1C6D">
      <w:pPr>
        <w:pStyle w:val="Code"/>
        <w:rPr>
          <w:highlight w:val="white"/>
        </w:rPr>
      </w:pPr>
      <w:r w:rsidRPr="002219C2">
        <w:rPr>
          <w:highlight w:val="white"/>
        </w:rPr>
        <w:t xml:space="preserve">    private void SearchForMacros(List&lt;Token&gt; tokenList,</w:t>
      </w:r>
    </w:p>
    <w:p w14:paraId="3E23F99A" w14:textId="77777777" w:rsidR="005B1C6D" w:rsidRPr="002219C2" w:rsidRDefault="005B1C6D" w:rsidP="005B1C6D">
      <w:pPr>
        <w:pStyle w:val="Code"/>
        <w:rPr>
          <w:highlight w:val="white"/>
        </w:rPr>
      </w:pPr>
      <w:r w:rsidRPr="002219C2">
        <w:rPr>
          <w:highlight w:val="white"/>
        </w:rPr>
        <w:t xml:space="preserve">                                 Stack&lt;string&gt; nameStack) {</w:t>
      </w:r>
    </w:p>
    <w:p w14:paraId="052B67A9" w14:textId="77777777" w:rsidR="005B1C6D" w:rsidRPr="002219C2" w:rsidRDefault="005B1C6D" w:rsidP="005B1C6D">
      <w:pPr>
        <w:pStyle w:val="Code"/>
        <w:rPr>
          <w:highlight w:val="white"/>
        </w:rPr>
      </w:pPr>
      <w:r w:rsidRPr="002219C2">
        <w:rPr>
          <w:highlight w:val="white"/>
        </w:rPr>
        <w:t xml:space="preserve">      for (int index = 0; index &lt; tokenList.Count; ++index) {</w:t>
      </w:r>
    </w:p>
    <w:p w14:paraId="6D346248" w14:textId="77777777" w:rsidR="005B1C6D" w:rsidRPr="002219C2" w:rsidRDefault="005B1C6D" w:rsidP="005B1C6D">
      <w:pPr>
        <w:pStyle w:val="Code"/>
        <w:rPr>
          <w:highlight w:val="white"/>
        </w:rPr>
      </w:pPr>
      <w:r w:rsidRPr="002219C2">
        <w:rPr>
          <w:highlight w:val="white"/>
        </w:rPr>
        <w:t xml:space="preserve">        Token thisToken = tokenList[index];</w:t>
      </w:r>
    </w:p>
    <w:p w14:paraId="0DAB6496" w14:textId="77777777" w:rsidR="005B1C6D" w:rsidRPr="002219C2" w:rsidRDefault="005B1C6D" w:rsidP="005B1C6D">
      <w:pPr>
        <w:pStyle w:val="Code"/>
        <w:rPr>
          <w:highlight w:val="white"/>
        </w:rPr>
      </w:pPr>
      <w:r w:rsidRPr="002219C2">
        <w:rPr>
          <w:highlight w:val="white"/>
        </w:rPr>
        <w:t xml:space="preserve">        CCompiler_Main.Scanner.Line += thisToken.GetNewlineCount();</w:t>
      </w:r>
    </w:p>
    <w:p w14:paraId="033E8EDC" w14:textId="77777777" w:rsidR="005B1C6D" w:rsidRPr="002219C2" w:rsidRDefault="005B1C6D" w:rsidP="005B1C6D">
      <w:pPr>
        <w:pStyle w:val="Code"/>
        <w:rPr>
          <w:highlight w:val="white"/>
        </w:rPr>
      </w:pPr>
    </w:p>
    <w:p w14:paraId="11FB4286" w14:textId="77777777" w:rsidR="005B1C6D" w:rsidRPr="002219C2" w:rsidRDefault="005B1C6D" w:rsidP="005B1C6D">
      <w:pPr>
        <w:pStyle w:val="Code"/>
        <w:rPr>
          <w:highlight w:val="white"/>
        </w:rPr>
      </w:pPr>
      <w:r w:rsidRPr="002219C2">
        <w:rPr>
          <w:highlight w:val="white"/>
        </w:rPr>
        <w:t xml:space="preserve">        if (thisToken.Id == CCompiler_Pre.Tokens.NAME) {</w:t>
      </w:r>
    </w:p>
    <w:p w14:paraId="6F33D5C9" w14:textId="77777777" w:rsidR="005B1C6D" w:rsidRPr="002219C2" w:rsidRDefault="005B1C6D" w:rsidP="005B1C6D">
      <w:pPr>
        <w:pStyle w:val="Code"/>
        <w:rPr>
          <w:highlight w:val="white"/>
        </w:rPr>
      </w:pPr>
      <w:r w:rsidRPr="002219C2">
        <w:rPr>
          <w:highlight w:val="white"/>
        </w:rPr>
        <w:t xml:space="preserve">          string name = (string) thisToken.Value;</w:t>
      </w:r>
    </w:p>
    <w:p w14:paraId="329D7F53" w14:textId="77777777" w:rsidR="005B1C6D" w:rsidRPr="002219C2" w:rsidRDefault="005B1C6D" w:rsidP="005B1C6D">
      <w:pPr>
        <w:pStyle w:val="Code"/>
        <w:rPr>
          <w:highlight w:val="white"/>
        </w:rPr>
      </w:pPr>
      <w:r w:rsidRPr="002219C2">
        <w:rPr>
          <w:highlight w:val="white"/>
        </w:rPr>
        <w:t xml:space="preserve">          int beginNewlineCount = thisToken.GetNewlineCount();</w:t>
      </w:r>
    </w:p>
    <w:p w14:paraId="5F2A5E01" w14:textId="77777777" w:rsidR="005B1C6D" w:rsidRPr="002219C2" w:rsidRDefault="005B1C6D" w:rsidP="005B1C6D">
      <w:pPr>
        <w:pStyle w:val="Code"/>
        <w:rPr>
          <w:highlight w:val="white"/>
        </w:rPr>
      </w:pPr>
    </w:p>
    <w:p w14:paraId="011AEC2D" w14:textId="24645D23" w:rsidR="005B1C6D" w:rsidRPr="002219C2" w:rsidRDefault="005B1C6D" w:rsidP="005B1C6D">
      <w:pPr>
        <w:pStyle w:val="Code"/>
        <w:rPr>
          <w:highlight w:val="white"/>
        </w:rPr>
      </w:pPr>
      <w:r w:rsidRPr="002219C2">
        <w:rPr>
          <w:highlight w:val="white"/>
        </w:rPr>
        <w:t xml:space="preserve">          if (!nameStack.Contains(name) &amp;&amp;</w:t>
      </w:r>
      <w:r w:rsidR="00FC7227">
        <w:rPr>
          <w:highlight w:val="white"/>
        </w:rPr>
        <w:t xml:space="preserve"> m_macroMap</w:t>
      </w:r>
      <w:r w:rsidRPr="002219C2">
        <w:rPr>
          <w:highlight w:val="white"/>
        </w:rPr>
        <w:t>.ContainsKey(name)) {</w:t>
      </w:r>
    </w:p>
    <w:p w14:paraId="00E32416" w14:textId="77777777" w:rsidR="005B1C6D" w:rsidRPr="002219C2" w:rsidRDefault="005B1C6D" w:rsidP="005B1C6D">
      <w:pPr>
        <w:pStyle w:val="Code"/>
        <w:rPr>
          <w:highlight w:val="white"/>
        </w:rPr>
      </w:pPr>
      <w:r w:rsidRPr="002219C2">
        <w:rPr>
          <w:highlight w:val="white"/>
        </w:rPr>
        <w:t xml:space="preserve">            Token nextToken = tokenList[index + 1];</w:t>
      </w:r>
    </w:p>
    <w:p w14:paraId="24EC1A24" w14:textId="77777777" w:rsidR="005B1C6D" w:rsidRPr="002219C2" w:rsidRDefault="005B1C6D" w:rsidP="005B1C6D">
      <w:pPr>
        <w:pStyle w:val="Code"/>
        <w:rPr>
          <w:highlight w:val="white"/>
        </w:rPr>
      </w:pPr>
    </w:p>
    <w:p w14:paraId="10B39442" w14:textId="77777777" w:rsidR="005B1C6D" w:rsidRPr="002219C2" w:rsidRDefault="005B1C6D" w:rsidP="005B1C6D">
      <w:pPr>
        <w:pStyle w:val="Code"/>
        <w:rPr>
          <w:highlight w:val="white"/>
        </w:rPr>
      </w:pPr>
      <w:r w:rsidRPr="002219C2">
        <w:rPr>
          <w:highlight w:val="white"/>
        </w:rPr>
        <w:t xml:space="preserve">            if ((nextToken.Id == CCompiler_Pre.Tokens.LEFT_PARENTHESIS) &amp;&amp;</w:t>
      </w:r>
    </w:p>
    <w:p w14:paraId="544B6382" w14:textId="77777777" w:rsidR="005B1C6D" w:rsidRPr="002219C2" w:rsidRDefault="005B1C6D" w:rsidP="005B1C6D">
      <w:pPr>
        <w:pStyle w:val="Code"/>
        <w:rPr>
          <w:highlight w:val="white"/>
        </w:rPr>
      </w:pPr>
      <w:r w:rsidRPr="002219C2">
        <w:rPr>
          <w:highlight w:val="white"/>
        </w:rPr>
        <w:t xml:space="preserve">                !nextToken.HasWhitespace()) {</w:t>
      </w:r>
    </w:p>
    <w:p w14:paraId="6B3544E8" w14:textId="77777777" w:rsidR="005B1C6D" w:rsidRPr="002219C2" w:rsidRDefault="005B1C6D" w:rsidP="005B1C6D">
      <w:pPr>
        <w:pStyle w:val="Code"/>
        <w:rPr>
          <w:highlight w:val="white"/>
        </w:rPr>
      </w:pPr>
      <w:r w:rsidRPr="002219C2">
        <w:rPr>
          <w:highlight w:val="white"/>
        </w:rPr>
        <w:t xml:space="preserve">              int countIndex = index + 2, level = 1, totalNewlineCount = 0;</w:t>
      </w:r>
    </w:p>
    <w:p w14:paraId="75A17628" w14:textId="77777777" w:rsidR="005B1C6D" w:rsidRPr="002219C2" w:rsidRDefault="005B1C6D" w:rsidP="005B1C6D">
      <w:pPr>
        <w:pStyle w:val="Code"/>
        <w:rPr>
          <w:highlight w:val="white"/>
        </w:rPr>
      </w:pPr>
      <w:r w:rsidRPr="002219C2">
        <w:rPr>
          <w:highlight w:val="white"/>
        </w:rPr>
        <w:t xml:space="preserve">              List&lt;Token&gt; subList = new List&lt;Token&gt;();</w:t>
      </w:r>
    </w:p>
    <w:p w14:paraId="4E3EE2BA" w14:textId="77777777" w:rsidR="005B1C6D" w:rsidRPr="002219C2" w:rsidRDefault="005B1C6D" w:rsidP="005B1C6D">
      <w:pPr>
        <w:pStyle w:val="Code"/>
        <w:rPr>
          <w:highlight w:val="white"/>
        </w:rPr>
      </w:pPr>
      <w:r w:rsidRPr="002219C2">
        <w:rPr>
          <w:highlight w:val="white"/>
        </w:rPr>
        <w:t xml:space="preserve">              List&lt;List&lt;Token&gt;&gt; mainList = new List&lt;List&lt;Token&gt;&gt;();</w:t>
      </w:r>
    </w:p>
    <w:p w14:paraId="5D8CDFB2" w14:textId="77777777" w:rsidR="005B1C6D" w:rsidRPr="002219C2" w:rsidRDefault="005B1C6D" w:rsidP="005B1C6D">
      <w:pPr>
        <w:pStyle w:val="Code"/>
        <w:rPr>
          <w:highlight w:val="white"/>
        </w:rPr>
      </w:pPr>
      <w:r w:rsidRPr="002219C2">
        <w:rPr>
          <w:highlight w:val="white"/>
        </w:rPr>
        <w:t xml:space="preserve">        </w:t>
      </w:r>
    </w:p>
    <w:p w14:paraId="006E9F9C" w14:textId="77777777" w:rsidR="005B1C6D" w:rsidRPr="002219C2" w:rsidRDefault="005B1C6D" w:rsidP="005B1C6D">
      <w:pPr>
        <w:pStyle w:val="Code"/>
        <w:rPr>
          <w:highlight w:val="white"/>
        </w:rPr>
      </w:pPr>
      <w:r w:rsidRPr="002219C2">
        <w:rPr>
          <w:highlight w:val="white"/>
        </w:rPr>
        <w:t xml:space="preserve">              while (true) {</w:t>
      </w:r>
    </w:p>
    <w:p w14:paraId="2EEDE563" w14:textId="77777777" w:rsidR="005B1C6D" w:rsidRPr="002219C2" w:rsidRDefault="005B1C6D" w:rsidP="005B1C6D">
      <w:pPr>
        <w:pStyle w:val="Code"/>
        <w:rPr>
          <w:highlight w:val="white"/>
        </w:rPr>
      </w:pPr>
      <w:r w:rsidRPr="002219C2">
        <w:rPr>
          <w:highlight w:val="white"/>
        </w:rPr>
        <w:t xml:space="preserve">                nextToken = tokenList[countIndex];</w:t>
      </w:r>
    </w:p>
    <w:p w14:paraId="7785C5E7" w14:textId="77777777" w:rsidR="005B1C6D" w:rsidRPr="002219C2" w:rsidRDefault="005B1C6D" w:rsidP="005B1C6D">
      <w:pPr>
        <w:pStyle w:val="Code"/>
        <w:rPr>
          <w:highlight w:val="white"/>
        </w:rPr>
      </w:pPr>
      <w:r w:rsidRPr="002219C2">
        <w:rPr>
          <w:highlight w:val="white"/>
        </w:rPr>
        <w:t xml:space="preserve">                int newlineCount = nextToken.GetNewlineCount();</w:t>
      </w:r>
    </w:p>
    <w:p w14:paraId="62062A6F" w14:textId="77777777" w:rsidR="005B1C6D" w:rsidRPr="002219C2" w:rsidRDefault="005B1C6D" w:rsidP="005B1C6D">
      <w:pPr>
        <w:pStyle w:val="Code"/>
        <w:rPr>
          <w:highlight w:val="white"/>
        </w:rPr>
      </w:pPr>
      <w:r w:rsidRPr="002219C2">
        <w:rPr>
          <w:highlight w:val="white"/>
        </w:rPr>
        <w:lastRenderedPageBreak/>
        <w:t xml:space="preserve">                totalNewlineCount += newlineCount;</w:t>
      </w:r>
    </w:p>
    <w:p w14:paraId="2196E222" w14:textId="77777777" w:rsidR="005B1C6D" w:rsidRPr="002219C2" w:rsidRDefault="005B1C6D" w:rsidP="005B1C6D">
      <w:pPr>
        <w:pStyle w:val="Code"/>
        <w:rPr>
          <w:highlight w:val="white"/>
        </w:rPr>
      </w:pPr>
      <w:r w:rsidRPr="002219C2">
        <w:rPr>
          <w:highlight w:val="white"/>
        </w:rPr>
        <w:t xml:space="preserve">                CCompiler_Main.Scanner.Line += newlineCount;</w:t>
      </w:r>
    </w:p>
    <w:p w14:paraId="346DE4DB" w14:textId="77777777" w:rsidR="005B1C6D" w:rsidRPr="002219C2" w:rsidRDefault="005B1C6D" w:rsidP="005B1C6D">
      <w:pPr>
        <w:pStyle w:val="Code"/>
        <w:rPr>
          <w:highlight w:val="white"/>
        </w:rPr>
      </w:pPr>
      <w:r w:rsidRPr="002219C2">
        <w:rPr>
          <w:highlight w:val="white"/>
        </w:rPr>
        <w:t xml:space="preserve">                nextToken.ClearNewlineCount();</w:t>
      </w:r>
    </w:p>
    <w:p w14:paraId="76F1695E" w14:textId="77777777" w:rsidR="005B1C6D" w:rsidRPr="002219C2" w:rsidRDefault="005B1C6D" w:rsidP="005B1C6D">
      <w:pPr>
        <w:pStyle w:val="Code"/>
        <w:rPr>
          <w:highlight w:val="white"/>
        </w:rPr>
      </w:pPr>
      <w:r w:rsidRPr="002219C2">
        <w:rPr>
          <w:highlight w:val="white"/>
        </w:rPr>
        <w:t xml:space="preserve">              </w:t>
      </w:r>
    </w:p>
    <w:p w14:paraId="266423C0" w14:textId="77777777" w:rsidR="005B1C6D" w:rsidRPr="002219C2" w:rsidRDefault="005B1C6D" w:rsidP="005B1C6D">
      <w:pPr>
        <w:pStyle w:val="Code"/>
        <w:rPr>
          <w:highlight w:val="white"/>
        </w:rPr>
      </w:pPr>
      <w:r w:rsidRPr="002219C2">
        <w:rPr>
          <w:highlight w:val="white"/>
        </w:rPr>
        <w:t xml:space="preserve">                Token token = tokenList[countIndex];</w:t>
      </w:r>
    </w:p>
    <w:p w14:paraId="6ABC461A" w14:textId="77777777" w:rsidR="005B1C6D" w:rsidRPr="002219C2" w:rsidRDefault="005B1C6D" w:rsidP="005B1C6D">
      <w:pPr>
        <w:pStyle w:val="Code"/>
        <w:rPr>
          <w:highlight w:val="white"/>
        </w:rPr>
      </w:pPr>
      <w:r w:rsidRPr="002219C2">
        <w:rPr>
          <w:highlight w:val="white"/>
        </w:rPr>
        <w:t xml:space="preserve">                Assert.Error(token.Id != CCompiler_Pre.Tokens.EOF,</w:t>
      </w:r>
    </w:p>
    <w:p w14:paraId="53DA4CFA" w14:textId="77777777" w:rsidR="005B1C6D" w:rsidRPr="002219C2" w:rsidRDefault="005B1C6D" w:rsidP="005B1C6D">
      <w:pPr>
        <w:pStyle w:val="Code"/>
        <w:rPr>
          <w:highlight w:val="white"/>
        </w:rPr>
      </w:pPr>
      <w:r w:rsidRPr="002219C2">
        <w:rPr>
          <w:highlight w:val="white"/>
        </w:rPr>
        <w:t xml:space="preserve">                             Message.Invalid_end_of_macro_call);</w:t>
      </w:r>
    </w:p>
    <w:p w14:paraId="78C8047C" w14:textId="77777777" w:rsidR="005B1C6D" w:rsidRPr="002219C2" w:rsidRDefault="005B1C6D" w:rsidP="005B1C6D">
      <w:pPr>
        <w:pStyle w:val="Code"/>
        <w:rPr>
          <w:highlight w:val="white"/>
        </w:rPr>
      </w:pPr>
      <w:r w:rsidRPr="002219C2">
        <w:rPr>
          <w:highlight w:val="white"/>
        </w:rPr>
        <w:t xml:space="preserve">              </w:t>
      </w:r>
    </w:p>
    <w:p w14:paraId="2C60F7F1" w14:textId="77777777" w:rsidR="005B1C6D" w:rsidRPr="002219C2" w:rsidRDefault="005B1C6D" w:rsidP="005B1C6D">
      <w:pPr>
        <w:pStyle w:val="Code"/>
        <w:rPr>
          <w:highlight w:val="white"/>
        </w:rPr>
      </w:pPr>
      <w:r w:rsidRPr="002219C2">
        <w:rPr>
          <w:highlight w:val="white"/>
        </w:rPr>
        <w:t xml:space="preserve">                switch (token.Id) {</w:t>
      </w:r>
    </w:p>
    <w:p w14:paraId="1F14ABCC" w14:textId="77777777" w:rsidR="005B1C6D" w:rsidRPr="002219C2" w:rsidRDefault="005B1C6D" w:rsidP="005B1C6D">
      <w:pPr>
        <w:pStyle w:val="Code"/>
        <w:rPr>
          <w:highlight w:val="white"/>
        </w:rPr>
      </w:pPr>
      <w:r w:rsidRPr="002219C2">
        <w:rPr>
          <w:highlight w:val="white"/>
        </w:rPr>
        <w:t xml:space="preserve">                  case CCompiler_Pre.Tokens.LEFT_PARENTHESIS:</w:t>
      </w:r>
    </w:p>
    <w:p w14:paraId="770F8361" w14:textId="77777777" w:rsidR="005B1C6D" w:rsidRPr="002219C2" w:rsidRDefault="005B1C6D" w:rsidP="005B1C6D">
      <w:pPr>
        <w:pStyle w:val="Code"/>
        <w:rPr>
          <w:highlight w:val="white"/>
        </w:rPr>
      </w:pPr>
      <w:r w:rsidRPr="002219C2">
        <w:rPr>
          <w:highlight w:val="white"/>
        </w:rPr>
        <w:t xml:space="preserve">                    ++level;</w:t>
      </w:r>
    </w:p>
    <w:p w14:paraId="29300B03" w14:textId="77777777" w:rsidR="005B1C6D" w:rsidRPr="002219C2" w:rsidRDefault="005B1C6D" w:rsidP="005B1C6D">
      <w:pPr>
        <w:pStyle w:val="Code"/>
        <w:rPr>
          <w:highlight w:val="white"/>
        </w:rPr>
      </w:pPr>
      <w:r w:rsidRPr="002219C2">
        <w:rPr>
          <w:highlight w:val="white"/>
        </w:rPr>
        <w:t xml:space="preserve">                    subList.Add(token);</w:t>
      </w:r>
    </w:p>
    <w:p w14:paraId="332345C9" w14:textId="77777777" w:rsidR="005B1C6D" w:rsidRPr="002219C2" w:rsidRDefault="005B1C6D" w:rsidP="005B1C6D">
      <w:pPr>
        <w:pStyle w:val="Code"/>
        <w:rPr>
          <w:highlight w:val="white"/>
        </w:rPr>
      </w:pPr>
      <w:r w:rsidRPr="002219C2">
        <w:rPr>
          <w:highlight w:val="white"/>
        </w:rPr>
        <w:t xml:space="preserve">                    break;</w:t>
      </w:r>
    </w:p>
    <w:p w14:paraId="6B3905BC" w14:textId="77777777" w:rsidR="005B1C6D" w:rsidRPr="002219C2" w:rsidRDefault="005B1C6D" w:rsidP="005B1C6D">
      <w:pPr>
        <w:pStyle w:val="Code"/>
        <w:rPr>
          <w:highlight w:val="white"/>
        </w:rPr>
      </w:pPr>
      <w:r w:rsidRPr="002219C2">
        <w:rPr>
          <w:highlight w:val="white"/>
        </w:rPr>
        <w:t xml:space="preserve">                  </w:t>
      </w:r>
    </w:p>
    <w:p w14:paraId="059DF5B6" w14:textId="77777777" w:rsidR="005B1C6D" w:rsidRPr="002219C2" w:rsidRDefault="005B1C6D" w:rsidP="005B1C6D">
      <w:pPr>
        <w:pStyle w:val="Code"/>
        <w:rPr>
          <w:highlight w:val="white"/>
        </w:rPr>
      </w:pPr>
      <w:r w:rsidRPr="002219C2">
        <w:rPr>
          <w:highlight w:val="white"/>
        </w:rPr>
        <w:t xml:space="preserve">                  case CCompiler_Pre.Tokens.RIGHT_PARENTHESIS:</w:t>
      </w:r>
    </w:p>
    <w:p w14:paraId="17E7F6B3" w14:textId="77777777" w:rsidR="005B1C6D" w:rsidRPr="002219C2" w:rsidRDefault="005B1C6D" w:rsidP="005B1C6D">
      <w:pPr>
        <w:pStyle w:val="Code"/>
        <w:rPr>
          <w:highlight w:val="white"/>
        </w:rPr>
      </w:pPr>
      <w:r w:rsidRPr="002219C2">
        <w:rPr>
          <w:highlight w:val="white"/>
        </w:rPr>
        <w:t xml:space="preserve">                    if ((--level) &gt; 0) {</w:t>
      </w:r>
    </w:p>
    <w:p w14:paraId="38EFF19E" w14:textId="77777777" w:rsidR="005B1C6D" w:rsidRPr="002219C2" w:rsidRDefault="005B1C6D" w:rsidP="005B1C6D">
      <w:pPr>
        <w:pStyle w:val="Code"/>
        <w:rPr>
          <w:highlight w:val="white"/>
        </w:rPr>
      </w:pPr>
      <w:r w:rsidRPr="002219C2">
        <w:rPr>
          <w:highlight w:val="white"/>
        </w:rPr>
        <w:t xml:space="preserve">                      subList.Add(token);</w:t>
      </w:r>
    </w:p>
    <w:p w14:paraId="681503E7" w14:textId="77777777" w:rsidR="005B1C6D" w:rsidRPr="002219C2" w:rsidRDefault="005B1C6D" w:rsidP="005B1C6D">
      <w:pPr>
        <w:pStyle w:val="Code"/>
        <w:rPr>
          <w:highlight w:val="white"/>
        </w:rPr>
      </w:pPr>
      <w:r w:rsidRPr="002219C2">
        <w:rPr>
          <w:highlight w:val="white"/>
        </w:rPr>
        <w:t xml:space="preserve">                    }</w:t>
      </w:r>
    </w:p>
    <w:p w14:paraId="09439607" w14:textId="77777777" w:rsidR="005B1C6D" w:rsidRPr="002219C2" w:rsidRDefault="005B1C6D" w:rsidP="005B1C6D">
      <w:pPr>
        <w:pStyle w:val="Code"/>
        <w:rPr>
          <w:highlight w:val="white"/>
        </w:rPr>
      </w:pPr>
      <w:r w:rsidRPr="002219C2">
        <w:rPr>
          <w:highlight w:val="white"/>
        </w:rPr>
        <w:t xml:space="preserve">                    break;</w:t>
      </w:r>
    </w:p>
    <w:p w14:paraId="00DF4D9C" w14:textId="77777777" w:rsidR="005B1C6D" w:rsidRPr="002219C2" w:rsidRDefault="005B1C6D" w:rsidP="005B1C6D">
      <w:pPr>
        <w:pStyle w:val="Code"/>
        <w:rPr>
          <w:highlight w:val="white"/>
        </w:rPr>
      </w:pPr>
      <w:r w:rsidRPr="002219C2">
        <w:rPr>
          <w:highlight w:val="white"/>
        </w:rPr>
        <w:t xml:space="preserve">                  </w:t>
      </w:r>
    </w:p>
    <w:p w14:paraId="11B0FC97" w14:textId="77777777" w:rsidR="005B1C6D" w:rsidRPr="002219C2" w:rsidRDefault="005B1C6D" w:rsidP="005B1C6D">
      <w:pPr>
        <w:pStyle w:val="Code"/>
        <w:rPr>
          <w:highlight w:val="white"/>
        </w:rPr>
      </w:pPr>
      <w:r w:rsidRPr="002219C2">
        <w:rPr>
          <w:highlight w:val="white"/>
        </w:rPr>
        <w:t xml:space="preserve">                  default:</w:t>
      </w:r>
    </w:p>
    <w:p w14:paraId="4DD6F90F" w14:textId="77777777" w:rsidR="005B1C6D" w:rsidRDefault="005B1C6D" w:rsidP="005B1C6D">
      <w:pPr>
        <w:pStyle w:val="Code"/>
        <w:rPr>
          <w:highlight w:val="white"/>
        </w:rPr>
      </w:pPr>
      <w:r w:rsidRPr="002219C2">
        <w:rPr>
          <w:highlight w:val="white"/>
        </w:rPr>
        <w:t xml:space="preserve">                    if ((level == 1) &amp;&amp;</w:t>
      </w:r>
    </w:p>
    <w:p w14:paraId="4B1D8F60" w14:textId="77777777" w:rsidR="005B1C6D" w:rsidRPr="002219C2" w:rsidRDefault="005B1C6D" w:rsidP="005B1C6D">
      <w:pPr>
        <w:pStyle w:val="Code"/>
        <w:rPr>
          <w:highlight w:val="white"/>
        </w:rPr>
      </w:pPr>
      <w:r>
        <w:rPr>
          <w:highlight w:val="white"/>
        </w:rPr>
        <w:t xml:space="preserve">                       </w:t>
      </w:r>
      <w:r w:rsidRPr="002219C2">
        <w:rPr>
          <w:highlight w:val="white"/>
        </w:rPr>
        <w:t xml:space="preserve"> (token.Id == CCompiler_Pre.Tokens.COMMA)) {</w:t>
      </w:r>
    </w:p>
    <w:p w14:paraId="48122CA4" w14:textId="77777777" w:rsidR="005B1C6D" w:rsidRDefault="005B1C6D" w:rsidP="005B1C6D">
      <w:pPr>
        <w:pStyle w:val="Code"/>
        <w:rPr>
          <w:highlight w:val="white"/>
        </w:rPr>
      </w:pPr>
      <w:r w:rsidRPr="002219C2">
        <w:rPr>
          <w:highlight w:val="white"/>
        </w:rPr>
        <w:t xml:space="preserve">                      Assert.Error(subList.Count &gt; 0, name,</w:t>
      </w:r>
    </w:p>
    <w:p w14:paraId="7C477674"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w:t>
      </w:r>
    </w:p>
    <w:p w14:paraId="5C98290A" w14:textId="77777777" w:rsidR="005B1C6D" w:rsidRPr="002219C2" w:rsidRDefault="005B1C6D" w:rsidP="005B1C6D">
      <w:pPr>
        <w:pStyle w:val="Code"/>
        <w:rPr>
          <w:highlight w:val="white"/>
        </w:rPr>
      </w:pPr>
      <w:r w:rsidRPr="002219C2">
        <w:rPr>
          <w:highlight w:val="white"/>
        </w:rPr>
        <w:t xml:space="preserve">                      SearchForMacros(subList, nameStack); // XXX</w:t>
      </w:r>
    </w:p>
    <w:p w14:paraId="546B49DC" w14:textId="77777777" w:rsidR="005B1C6D" w:rsidRPr="002219C2" w:rsidRDefault="005B1C6D" w:rsidP="005B1C6D">
      <w:pPr>
        <w:pStyle w:val="Code"/>
        <w:rPr>
          <w:highlight w:val="white"/>
        </w:rPr>
      </w:pPr>
      <w:r w:rsidRPr="002219C2">
        <w:rPr>
          <w:highlight w:val="white"/>
        </w:rPr>
        <w:t xml:space="preserve">                      mainList.Add(subList);</w:t>
      </w:r>
    </w:p>
    <w:p w14:paraId="32FD65F9" w14:textId="77777777" w:rsidR="005B1C6D" w:rsidRPr="002219C2" w:rsidRDefault="005B1C6D" w:rsidP="005B1C6D">
      <w:pPr>
        <w:pStyle w:val="Code"/>
        <w:rPr>
          <w:highlight w:val="white"/>
        </w:rPr>
      </w:pPr>
      <w:r w:rsidRPr="002219C2">
        <w:rPr>
          <w:highlight w:val="white"/>
        </w:rPr>
        <w:t xml:space="preserve">                      subList = new List&lt;Token&gt;();</w:t>
      </w:r>
    </w:p>
    <w:p w14:paraId="3E3DCE42" w14:textId="77777777" w:rsidR="005B1C6D" w:rsidRPr="002219C2" w:rsidRDefault="005B1C6D" w:rsidP="005B1C6D">
      <w:pPr>
        <w:pStyle w:val="Code"/>
        <w:rPr>
          <w:highlight w:val="white"/>
        </w:rPr>
      </w:pPr>
      <w:r w:rsidRPr="002219C2">
        <w:rPr>
          <w:highlight w:val="white"/>
        </w:rPr>
        <w:t xml:space="preserve">                    }</w:t>
      </w:r>
    </w:p>
    <w:p w14:paraId="641E9AC8" w14:textId="77777777" w:rsidR="005B1C6D" w:rsidRPr="002219C2" w:rsidRDefault="005B1C6D" w:rsidP="005B1C6D">
      <w:pPr>
        <w:pStyle w:val="Code"/>
        <w:rPr>
          <w:highlight w:val="white"/>
        </w:rPr>
      </w:pPr>
      <w:r w:rsidRPr="002219C2">
        <w:rPr>
          <w:highlight w:val="white"/>
        </w:rPr>
        <w:t xml:space="preserve">                    else {</w:t>
      </w:r>
    </w:p>
    <w:p w14:paraId="0524DE93" w14:textId="77777777" w:rsidR="005B1C6D" w:rsidRPr="002219C2" w:rsidRDefault="005B1C6D" w:rsidP="005B1C6D">
      <w:pPr>
        <w:pStyle w:val="Code"/>
        <w:rPr>
          <w:highlight w:val="white"/>
        </w:rPr>
      </w:pPr>
      <w:r w:rsidRPr="002219C2">
        <w:rPr>
          <w:highlight w:val="white"/>
        </w:rPr>
        <w:t xml:space="preserve">                      subList.Add(token);</w:t>
      </w:r>
    </w:p>
    <w:p w14:paraId="727B60CD" w14:textId="77777777" w:rsidR="005B1C6D" w:rsidRPr="002219C2" w:rsidRDefault="005B1C6D" w:rsidP="005B1C6D">
      <w:pPr>
        <w:pStyle w:val="Code"/>
        <w:rPr>
          <w:highlight w:val="white"/>
        </w:rPr>
      </w:pPr>
      <w:r w:rsidRPr="002219C2">
        <w:rPr>
          <w:highlight w:val="white"/>
        </w:rPr>
        <w:t xml:space="preserve">                    }</w:t>
      </w:r>
    </w:p>
    <w:p w14:paraId="023D898B" w14:textId="77777777" w:rsidR="005B1C6D" w:rsidRPr="002219C2" w:rsidRDefault="005B1C6D" w:rsidP="005B1C6D">
      <w:pPr>
        <w:pStyle w:val="Code"/>
        <w:rPr>
          <w:highlight w:val="white"/>
        </w:rPr>
      </w:pPr>
      <w:r w:rsidRPr="002219C2">
        <w:rPr>
          <w:highlight w:val="white"/>
        </w:rPr>
        <w:t xml:space="preserve">                    break;</w:t>
      </w:r>
    </w:p>
    <w:p w14:paraId="0DD250B9" w14:textId="77777777" w:rsidR="005B1C6D" w:rsidRPr="002219C2" w:rsidRDefault="005B1C6D" w:rsidP="005B1C6D">
      <w:pPr>
        <w:pStyle w:val="Code"/>
        <w:rPr>
          <w:highlight w:val="white"/>
        </w:rPr>
      </w:pPr>
      <w:r w:rsidRPr="002219C2">
        <w:rPr>
          <w:highlight w:val="white"/>
        </w:rPr>
        <w:t xml:space="preserve">                }</w:t>
      </w:r>
    </w:p>
    <w:p w14:paraId="586F77AA" w14:textId="77777777" w:rsidR="005B1C6D" w:rsidRPr="002219C2" w:rsidRDefault="005B1C6D" w:rsidP="005B1C6D">
      <w:pPr>
        <w:pStyle w:val="Code"/>
        <w:rPr>
          <w:highlight w:val="white"/>
        </w:rPr>
      </w:pPr>
      <w:r w:rsidRPr="002219C2">
        <w:rPr>
          <w:highlight w:val="white"/>
        </w:rPr>
        <w:t xml:space="preserve">              </w:t>
      </w:r>
    </w:p>
    <w:p w14:paraId="474E96EA" w14:textId="77777777" w:rsidR="005B1C6D" w:rsidRPr="002219C2" w:rsidRDefault="005B1C6D" w:rsidP="005B1C6D">
      <w:pPr>
        <w:pStyle w:val="Code"/>
        <w:rPr>
          <w:highlight w:val="white"/>
        </w:rPr>
      </w:pPr>
      <w:r w:rsidRPr="002219C2">
        <w:rPr>
          <w:highlight w:val="white"/>
        </w:rPr>
        <w:t xml:space="preserve">                if (level == 0) {</w:t>
      </w:r>
    </w:p>
    <w:p w14:paraId="2D0066E6" w14:textId="77777777" w:rsidR="005B1C6D" w:rsidRDefault="005B1C6D" w:rsidP="005B1C6D">
      <w:pPr>
        <w:pStyle w:val="Code"/>
        <w:rPr>
          <w:highlight w:val="white"/>
        </w:rPr>
      </w:pPr>
      <w:r w:rsidRPr="002219C2">
        <w:rPr>
          <w:highlight w:val="white"/>
        </w:rPr>
        <w:t xml:space="preserve">                  Assert.Error(subList.Count &gt; 0, name,</w:t>
      </w:r>
    </w:p>
    <w:p w14:paraId="037861DF"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Message.Empty_macro_parameter_list);</w:t>
      </w:r>
    </w:p>
    <w:p w14:paraId="3C4F5319" w14:textId="77777777" w:rsidR="005B1C6D" w:rsidRPr="002219C2" w:rsidRDefault="005B1C6D" w:rsidP="005B1C6D">
      <w:pPr>
        <w:pStyle w:val="Code"/>
        <w:rPr>
          <w:highlight w:val="white"/>
        </w:rPr>
      </w:pPr>
      <w:r w:rsidRPr="002219C2">
        <w:rPr>
          <w:highlight w:val="white"/>
        </w:rPr>
        <w:t xml:space="preserve">                  mainList.Add(subList);</w:t>
      </w:r>
    </w:p>
    <w:p w14:paraId="4A33AA91" w14:textId="77777777" w:rsidR="005B1C6D" w:rsidRPr="002219C2" w:rsidRDefault="005B1C6D" w:rsidP="005B1C6D">
      <w:pPr>
        <w:pStyle w:val="Code"/>
        <w:rPr>
          <w:highlight w:val="white"/>
        </w:rPr>
      </w:pPr>
      <w:r w:rsidRPr="002219C2">
        <w:rPr>
          <w:highlight w:val="white"/>
        </w:rPr>
        <w:t xml:space="preserve">                  break;</w:t>
      </w:r>
    </w:p>
    <w:p w14:paraId="3B235744" w14:textId="77777777" w:rsidR="005B1C6D" w:rsidRPr="002219C2" w:rsidRDefault="005B1C6D" w:rsidP="005B1C6D">
      <w:pPr>
        <w:pStyle w:val="Code"/>
        <w:rPr>
          <w:highlight w:val="white"/>
        </w:rPr>
      </w:pPr>
      <w:r w:rsidRPr="002219C2">
        <w:rPr>
          <w:highlight w:val="white"/>
        </w:rPr>
        <w:t xml:space="preserve">                }</w:t>
      </w:r>
    </w:p>
    <w:p w14:paraId="55D79655" w14:textId="77777777" w:rsidR="005B1C6D" w:rsidRPr="002219C2" w:rsidRDefault="005B1C6D" w:rsidP="005B1C6D">
      <w:pPr>
        <w:pStyle w:val="Code"/>
        <w:rPr>
          <w:highlight w:val="white"/>
        </w:rPr>
      </w:pPr>
      <w:r w:rsidRPr="002219C2">
        <w:rPr>
          <w:highlight w:val="white"/>
        </w:rPr>
        <w:t xml:space="preserve">              </w:t>
      </w:r>
    </w:p>
    <w:p w14:paraId="4AAF116C" w14:textId="77777777" w:rsidR="005B1C6D" w:rsidRPr="002219C2" w:rsidRDefault="005B1C6D" w:rsidP="005B1C6D">
      <w:pPr>
        <w:pStyle w:val="Code"/>
        <w:rPr>
          <w:highlight w:val="white"/>
        </w:rPr>
      </w:pPr>
      <w:r w:rsidRPr="002219C2">
        <w:rPr>
          <w:highlight w:val="white"/>
        </w:rPr>
        <w:t xml:space="preserve">                ++countIndex;</w:t>
      </w:r>
    </w:p>
    <w:p w14:paraId="393C2E35" w14:textId="77777777" w:rsidR="005B1C6D" w:rsidRPr="002219C2" w:rsidRDefault="005B1C6D" w:rsidP="005B1C6D">
      <w:pPr>
        <w:pStyle w:val="Code"/>
        <w:rPr>
          <w:highlight w:val="white"/>
        </w:rPr>
      </w:pPr>
      <w:r w:rsidRPr="002219C2">
        <w:rPr>
          <w:highlight w:val="white"/>
        </w:rPr>
        <w:t xml:space="preserve">              }</w:t>
      </w:r>
    </w:p>
    <w:p w14:paraId="54C57627" w14:textId="77777777" w:rsidR="005B1C6D" w:rsidRPr="002219C2" w:rsidRDefault="005B1C6D" w:rsidP="005B1C6D">
      <w:pPr>
        <w:pStyle w:val="Code"/>
        <w:rPr>
          <w:highlight w:val="white"/>
        </w:rPr>
      </w:pPr>
    </w:p>
    <w:p w14:paraId="36529A46" w14:textId="2BE189EC" w:rsidR="005B1C6D" w:rsidRPr="002219C2" w:rsidRDefault="005B1C6D" w:rsidP="005B1C6D">
      <w:pPr>
        <w:pStyle w:val="Code"/>
        <w:rPr>
          <w:highlight w:val="white"/>
        </w:rPr>
      </w:pPr>
      <w:r w:rsidRPr="002219C2">
        <w:rPr>
          <w:highlight w:val="white"/>
        </w:rPr>
        <w:t xml:space="preserve">              Macro macro = </w:t>
      </w:r>
      <w:r w:rsidR="00FC7227">
        <w:rPr>
          <w:highlight w:val="white"/>
        </w:rPr>
        <w:t>m_macroMap</w:t>
      </w:r>
      <w:r w:rsidRPr="002219C2">
        <w:rPr>
          <w:highlight w:val="white"/>
        </w:rPr>
        <w:t>[name];</w:t>
      </w:r>
    </w:p>
    <w:p w14:paraId="19F53CAF" w14:textId="77777777" w:rsidR="005B1C6D" w:rsidRDefault="005B1C6D" w:rsidP="005B1C6D">
      <w:pPr>
        <w:pStyle w:val="Code"/>
        <w:rPr>
          <w:highlight w:val="white"/>
        </w:rPr>
      </w:pPr>
      <w:r w:rsidRPr="002219C2">
        <w:rPr>
          <w:highlight w:val="white"/>
        </w:rPr>
        <w:t xml:space="preserve">              Assert.Error(macro.Parameters() == mainList.Count, name,</w:t>
      </w:r>
    </w:p>
    <w:p w14:paraId="7025C376" w14:textId="77777777" w:rsidR="005B1C6D" w:rsidRPr="002219C2" w:rsidRDefault="005B1C6D" w:rsidP="005B1C6D">
      <w:pPr>
        <w:pStyle w:val="Code"/>
        <w:rPr>
          <w:highlight w:val="white"/>
        </w:rPr>
      </w:pPr>
      <w:r>
        <w:rPr>
          <w:highlight w:val="white"/>
        </w:rPr>
        <w:t xml:space="preserve">                         </w:t>
      </w:r>
      <w:r w:rsidRPr="002219C2">
        <w:rPr>
          <w:highlight w:val="white"/>
        </w:rPr>
        <w:t>Message.Invalid_number_of_parameters_in_macro_call);</w:t>
      </w:r>
    </w:p>
    <w:p w14:paraId="73C8876A" w14:textId="77777777" w:rsidR="005B1C6D" w:rsidRPr="002219C2" w:rsidRDefault="005B1C6D" w:rsidP="005B1C6D">
      <w:pPr>
        <w:pStyle w:val="Code"/>
        <w:rPr>
          <w:highlight w:val="white"/>
        </w:rPr>
      </w:pPr>
      <w:r w:rsidRPr="002219C2">
        <w:rPr>
          <w:highlight w:val="white"/>
        </w:rPr>
        <w:t xml:space="preserve">            </w:t>
      </w:r>
    </w:p>
    <w:p w14:paraId="6EFFEFF5"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6BA56CFB" w14:textId="77777777" w:rsidR="005B1C6D" w:rsidRPr="002219C2" w:rsidRDefault="005B1C6D" w:rsidP="005B1C6D">
      <w:pPr>
        <w:pStyle w:val="Code"/>
        <w:rPr>
          <w:highlight w:val="white"/>
        </w:rPr>
      </w:pPr>
      <w:r w:rsidRPr="002219C2">
        <w:rPr>
          <w:highlight w:val="white"/>
        </w:rPr>
        <w:t xml:space="preserve">            </w:t>
      </w:r>
    </w:p>
    <w:p w14:paraId="4452D770" w14:textId="77777777" w:rsidR="005B1C6D" w:rsidRDefault="005B1C6D" w:rsidP="005B1C6D">
      <w:pPr>
        <w:pStyle w:val="Code"/>
        <w:rPr>
          <w:highlight w:val="white"/>
        </w:rPr>
      </w:pPr>
      <w:r w:rsidRPr="002219C2">
        <w:rPr>
          <w:highlight w:val="white"/>
        </w:rPr>
        <w:t xml:space="preserve">              for (int macroIndex = (cloneListX.Count - 1);</w:t>
      </w:r>
    </w:p>
    <w:p w14:paraId="391FC013" w14:textId="77777777" w:rsidR="005B1C6D" w:rsidRPr="002219C2" w:rsidRDefault="005B1C6D" w:rsidP="005B1C6D">
      <w:pPr>
        <w:pStyle w:val="Code"/>
        <w:rPr>
          <w:highlight w:val="white"/>
        </w:rPr>
      </w:pPr>
      <w:r>
        <w:rPr>
          <w:highlight w:val="white"/>
        </w:rPr>
        <w:t xml:space="preserve">                  </w:t>
      </w:r>
      <w:r w:rsidRPr="002219C2">
        <w:rPr>
          <w:highlight w:val="white"/>
        </w:rPr>
        <w:t xml:space="preserve"> macroIndex &gt;= 0; --macroIndex) {</w:t>
      </w:r>
    </w:p>
    <w:p w14:paraId="12187152" w14:textId="77777777" w:rsidR="005B1C6D" w:rsidRPr="002219C2" w:rsidRDefault="005B1C6D" w:rsidP="005B1C6D">
      <w:pPr>
        <w:pStyle w:val="Code"/>
        <w:rPr>
          <w:highlight w:val="white"/>
        </w:rPr>
      </w:pPr>
      <w:r w:rsidRPr="002219C2">
        <w:rPr>
          <w:highlight w:val="white"/>
        </w:rPr>
        <w:t xml:space="preserve">                Token macroToken = cloneListX[macroIndex];</w:t>
      </w:r>
    </w:p>
    <w:p w14:paraId="4EC01727" w14:textId="77777777" w:rsidR="005B1C6D" w:rsidRPr="002219C2" w:rsidRDefault="005B1C6D" w:rsidP="005B1C6D">
      <w:pPr>
        <w:pStyle w:val="Code"/>
        <w:rPr>
          <w:highlight w:val="white"/>
        </w:rPr>
      </w:pPr>
    </w:p>
    <w:p w14:paraId="3A450E22" w14:textId="77777777" w:rsidR="005B1C6D" w:rsidRPr="002219C2" w:rsidRDefault="005B1C6D" w:rsidP="005B1C6D">
      <w:pPr>
        <w:pStyle w:val="Code"/>
        <w:rPr>
          <w:highlight w:val="white"/>
        </w:rPr>
      </w:pPr>
      <w:r w:rsidRPr="002219C2">
        <w:rPr>
          <w:highlight w:val="white"/>
        </w:rPr>
        <w:t xml:space="preserve">                if (macroToken.Id == CCompiler_Pre.Tokens.MARK) {</w:t>
      </w:r>
    </w:p>
    <w:p w14:paraId="063BF576" w14:textId="77777777" w:rsidR="005B1C6D" w:rsidRPr="002219C2" w:rsidRDefault="005B1C6D" w:rsidP="005B1C6D">
      <w:pPr>
        <w:pStyle w:val="Code"/>
        <w:rPr>
          <w:highlight w:val="white"/>
        </w:rPr>
      </w:pPr>
      <w:r w:rsidRPr="002219C2">
        <w:rPr>
          <w:highlight w:val="white"/>
        </w:rPr>
        <w:t xml:space="preserve">                  int markIndex = (int) macroToken.Value;</w:t>
      </w:r>
    </w:p>
    <w:p w14:paraId="454471CE" w14:textId="77777777" w:rsidR="005B1C6D" w:rsidRPr="002219C2" w:rsidRDefault="005B1C6D" w:rsidP="005B1C6D">
      <w:pPr>
        <w:pStyle w:val="Code"/>
        <w:rPr>
          <w:highlight w:val="white"/>
        </w:rPr>
      </w:pPr>
      <w:r w:rsidRPr="002219C2">
        <w:rPr>
          <w:highlight w:val="white"/>
        </w:rPr>
        <w:lastRenderedPageBreak/>
        <w:t xml:space="preserve">                  cloneListX.RemoveAt(macroIndex);</w:t>
      </w:r>
    </w:p>
    <w:p w14:paraId="6DCEBFAE" w14:textId="77777777" w:rsidR="005B1C6D" w:rsidRPr="002219C2" w:rsidRDefault="005B1C6D" w:rsidP="005B1C6D">
      <w:pPr>
        <w:pStyle w:val="Code"/>
        <w:rPr>
          <w:highlight w:val="white"/>
        </w:rPr>
      </w:pPr>
      <w:r w:rsidRPr="002219C2">
        <w:rPr>
          <w:highlight w:val="white"/>
        </w:rPr>
        <w:t xml:space="preserve">                  List&lt;Token&gt; replaceList = CloneList(mainList[markIndex]);</w:t>
      </w:r>
    </w:p>
    <w:p w14:paraId="2F9C59DE" w14:textId="77777777" w:rsidR="005B1C6D" w:rsidRPr="002219C2" w:rsidRDefault="005B1C6D" w:rsidP="005B1C6D">
      <w:pPr>
        <w:pStyle w:val="Code"/>
        <w:rPr>
          <w:highlight w:val="white"/>
        </w:rPr>
      </w:pPr>
    </w:p>
    <w:p w14:paraId="1C30639B" w14:textId="77777777" w:rsidR="005B1C6D" w:rsidRDefault="005B1C6D" w:rsidP="005B1C6D">
      <w:pPr>
        <w:pStyle w:val="Code"/>
        <w:rPr>
          <w:highlight w:val="white"/>
        </w:rPr>
      </w:pPr>
      <w:r w:rsidRPr="002219C2">
        <w:rPr>
          <w:highlight w:val="white"/>
        </w:rPr>
        <w:t xml:space="preserve">                  if ((macroIndex &gt; 0) &amp;&amp;</w:t>
      </w:r>
      <w:r>
        <w:rPr>
          <w:highlight w:val="white"/>
        </w:rPr>
        <w:t xml:space="preserve"> </w:t>
      </w:r>
      <w:r w:rsidRPr="002219C2">
        <w:rPr>
          <w:highlight w:val="white"/>
        </w:rPr>
        <w:t>(cloneListX[macroIndex - 1].Id ==</w:t>
      </w:r>
    </w:p>
    <w:p w14:paraId="0769EF81" w14:textId="77777777" w:rsidR="005B1C6D" w:rsidRPr="002219C2" w:rsidRDefault="005B1C6D" w:rsidP="005B1C6D">
      <w:pPr>
        <w:pStyle w:val="Code"/>
        <w:rPr>
          <w:highlight w:val="white"/>
        </w:rPr>
      </w:pPr>
      <w:r>
        <w:rPr>
          <w:highlight w:val="white"/>
        </w:rPr>
        <w:t xml:space="preserve">                                           </w:t>
      </w:r>
      <w:r w:rsidRPr="002219C2">
        <w:rPr>
          <w:highlight w:val="white"/>
        </w:rPr>
        <w:t>CCompiler_Pre.Tokens.SHARP)) {</w:t>
      </w:r>
    </w:p>
    <w:p w14:paraId="0615D234" w14:textId="77777777" w:rsidR="005B1C6D" w:rsidRPr="002219C2" w:rsidRDefault="005B1C6D" w:rsidP="005B1C6D">
      <w:pPr>
        <w:pStyle w:val="Code"/>
        <w:rPr>
          <w:highlight w:val="white"/>
        </w:rPr>
      </w:pPr>
      <w:r w:rsidRPr="002219C2">
        <w:rPr>
          <w:highlight w:val="white"/>
        </w:rPr>
        <w:t xml:space="preserve">                    string text = "\"" + TokenListToString(replaceList) + "\"";</w:t>
      </w:r>
    </w:p>
    <w:p w14:paraId="0E2DBA0F" w14:textId="77777777" w:rsidR="005B1C6D" w:rsidRDefault="005B1C6D" w:rsidP="005B1C6D">
      <w:pPr>
        <w:pStyle w:val="Code"/>
        <w:rPr>
          <w:highlight w:val="white"/>
        </w:rPr>
      </w:pPr>
      <w:r w:rsidRPr="002219C2">
        <w:rPr>
          <w:highlight w:val="white"/>
        </w:rPr>
        <w:t xml:space="preserve">                    cloneListX.Insert(macroIndex,</w:t>
      </w:r>
    </w:p>
    <w:p w14:paraId="0B478886" w14:textId="77777777" w:rsidR="005B1C6D" w:rsidRPr="002219C2" w:rsidRDefault="005B1C6D" w:rsidP="005B1C6D">
      <w:pPr>
        <w:pStyle w:val="Code"/>
        <w:rPr>
          <w:highlight w:val="white"/>
        </w:rPr>
      </w:pPr>
      <w:r>
        <w:rPr>
          <w:highlight w:val="white"/>
        </w:rPr>
        <w:t xml:space="preserve">                                </w:t>
      </w:r>
      <w:r w:rsidRPr="002219C2">
        <w:rPr>
          <w:highlight w:val="white"/>
        </w:rPr>
        <w:t>new</w:t>
      </w:r>
      <w:r>
        <w:rPr>
          <w:highlight w:val="white"/>
        </w:rPr>
        <w:t xml:space="preserve"> </w:t>
      </w:r>
      <w:r w:rsidRPr="002219C2">
        <w:rPr>
          <w:highlight w:val="white"/>
        </w:rPr>
        <w:t>Token(CCompiler_Pre.Tokens.STRING, text));</w:t>
      </w:r>
    </w:p>
    <w:p w14:paraId="524D4390" w14:textId="77777777" w:rsidR="005B1C6D" w:rsidRPr="002219C2" w:rsidRDefault="005B1C6D" w:rsidP="005B1C6D">
      <w:pPr>
        <w:pStyle w:val="Code"/>
        <w:rPr>
          <w:highlight w:val="white"/>
        </w:rPr>
      </w:pPr>
      <w:r w:rsidRPr="002219C2">
        <w:rPr>
          <w:highlight w:val="white"/>
        </w:rPr>
        <w:t xml:space="preserve">                    cloneListX.RemoveAt(--macroIndex);</w:t>
      </w:r>
    </w:p>
    <w:p w14:paraId="7925BEB4" w14:textId="77777777" w:rsidR="005B1C6D" w:rsidRPr="002219C2" w:rsidRDefault="005B1C6D" w:rsidP="005B1C6D">
      <w:pPr>
        <w:pStyle w:val="Code"/>
        <w:rPr>
          <w:highlight w:val="white"/>
        </w:rPr>
      </w:pPr>
      <w:r w:rsidRPr="002219C2">
        <w:rPr>
          <w:highlight w:val="white"/>
        </w:rPr>
        <w:t xml:space="preserve">                  }</w:t>
      </w:r>
    </w:p>
    <w:p w14:paraId="381205F6" w14:textId="77777777" w:rsidR="005B1C6D" w:rsidRPr="002219C2" w:rsidRDefault="005B1C6D" w:rsidP="005B1C6D">
      <w:pPr>
        <w:pStyle w:val="Code"/>
        <w:rPr>
          <w:highlight w:val="white"/>
        </w:rPr>
      </w:pPr>
      <w:r w:rsidRPr="002219C2">
        <w:rPr>
          <w:highlight w:val="white"/>
        </w:rPr>
        <w:t xml:space="preserve">                  else {</w:t>
      </w:r>
    </w:p>
    <w:p w14:paraId="267B90E6" w14:textId="77777777" w:rsidR="005B1C6D" w:rsidRPr="002219C2" w:rsidRDefault="005B1C6D" w:rsidP="005B1C6D">
      <w:pPr>
        <w:pStyle w:val="Code"/>
        <w:rPr>
          <w:highlight w:val="white"/>
        </w:rPr>
      </w:pPr>
      <w:r w:rsidRPr="002219C2">
        <w:rPr>
          <w:highlight w:val="white"/>
        </w:rPr>
        <w:t xml:space="preserve">                    cloneListX.InsertRange(macroIndex, replaceList);</w:t>
      </w:r>
    </w:p>
    <w:p w14:paraId="6D729BEC" w14:textId="77777777" w:rsidR="005B1C6D" w:rsidRPr="002219C2" w:rsidRDefault="005B1C6D" w:rsidP="005B1C6D">
      <w:pPr>
        <w:pStyle w:val="Code"/>
        <w:rPr>
          <w:highlight w:val="white"/>
        </w:rPr>
      </w:pPr>
      <w:r w:rsidRPr="002219C2">
        <w:rPr>
          <w:highlight w:val="white"/>
        </w:rPr>
        <w:t xml:space="preserve">                  }</w:t>
      </w:r>
    </w:p>
    <w:p w14:paraId="60D49ACD" w14:textId="77777777" w:rsidR="005B1C6D" w:rsidRPr="002219C2" w:rsidRDefault="005B1C6D" w:rsidP="005B1C6D">
      <w:pPr>
        <w:pStyle w:val="Code"/>
        <w:rPr>
          <w:highlight w:val="white"/>
        </w:rPr>
      </w:pPr>
      <w:r w:rsidRPr="002219C2">
        <w:rPr>
          <w:highlight w:val="white"/>
        </w:rPr>
        <w:t xml:space="preserve">                }              </w:t>
      </w:r>
    </w:p>
    <w:p w14:paraId="5743A43B" w14:textId="77777777" w:rsidR="005B1C6D" w:rsidRPr="002219C2" w:rsidRDefault="005B1C6D" w:rsidP="005B1C6D">
      <w:pPr>
        <w:pStyle w:val="Code"/>
        <w:rPr>
          <w:highlight w:val="white"/>
        </w:rPr>
      </w:pPr>
      <w:r w:rsidRPr="002219C2">
        <w:rPr>
          <w:highlight w:val="white"/>
        </w:rPr>
        <w:t xml:space="preserve">              }</w:t>
      </w:r>
    </w:p>
    <w:p w14:paraId="59004BA4" w14:textId="77777777" w:rsidR="005B1C6D" w:rsidRPr="002219C2" w:rsidRDefault="005B1C6D" w:rsidP="005B1C6D">
      <w:pPr>
        <w:pStyle w:val="Code"/>
        <w:rPr>
          <w:highlight w:val="white"/>
        </w:rPr>
      </w:pPr>
    </w:p>
    <w:p w14:paraId="7B62B51B" w14:textId="77777777" w:rsidR="005B1C6D" w:rsidRPr="002219C2" w:rsidRDefault="005B1C6D" w:rsidP="005B1C6D">
      <w:pPr>
        <w:pStyle w:val="Code"/>
        <w:rPr>
          <w:highlight w:val="white"/>
        </w:rPr>
      </w:pPr>
      <w:r w:rsidRPr="002219C2">
        <w:rPr>
          <w:highlight w:val="white"/>
        </w:rPr>
        <w:t xml:space="preserve">              nameStack.Push(name);</w:t>
      </w:r>
    </w:p>
    <w:p w14:paraId="14CAC78B" w14:textId="77777777" w:rsidR="005B1C6D" w:rsidRPr="002219C2" w:rsidRDefault="005B1C6D" w:rsidP="005B1C6D">
      <w:pPr>
        <w:pStyle w:val="Code"/>
        <w:rPr>
          <w:highlight w:val="white"/>
        </w:rPr>
      </w:pPr>
      <w:r w:rsidRPr="002219C2">
        <w:rPr>
          <w:highlight w:val="white"/>
        </w:rPr>
        <w:t xml:space="preserve">              SearchForMacros(cloneListX, nameStack);</w:t>
      </w:r>
    </w:p>
    <w:p w14:paraId="4255E75A" w14:textId="77777777" w:rsidR="005B1C6D" w:rsidRPr="002219C2" w:rsidRDefault="005B1C6D" w:rsidP="005B1C6D">
      <w:pPr>
        <w:pStyle w:val="Code"/>
        <w:rPr>
          <w:highlight w:val="white"/>
        </w:rPr>
      </w:pPr>
      <w:r w:rsidRPr="002219C2">
        <w:rPr>
          <w:highlight w:val="white"/>
        </w:rPr>
        <w:t xml:space="preserve">              nameStack.Pop();</w:t>
      </w:r>
    </w:p>
    <w:p w14:paraId="749948F3" w14:textId="77777777" w:rsidR="005B1C6D" w:rsidRPr="002219C2" w:rsidRDefault="005B1C6D" w:rsidP="005B1C6D">
      <w:pPr>
        <w:pStyle w:val="Code"/>
        <w:rPr>
          <w:highlight w:val="white"/>
        </w:rPr>
      </w:pPr>
    </w:p>
    <w:p w14:paraId="379089A4" w14:textId="77777777" w:rsidR="005B1C6D" w:rsidRPr="002219C2" w:rsidRDefault="005B1C6D" w:rsidP="005B1C6D">
      <w:pPr>
        <w:pStyle w:val="Code"/>
        <w:rPr>
          <w:highlight w:val="white"/>
        </w:rPr>
      </w:pPr>
      <w:r w:rsidRPr="002219C2">
        <w:rPr>
          <w:highlight w:val="white"/>
        </w:rPr>
        <w:t xml:space="preserve">              tokenList.RemoveRange(index, countIndex - index + 1);</w:t>
      </w:r>
    </w:p>
    <w:p w14:paraId="3EFD19B1" w14:textId="77777777" w:rsidR="005B1C6D" w:rsidRPr="002219C2" w:rsidRDefault="005B1C6D" w:rsidP="005B1C6D">
      <w:pPr>
        <w:pStyle w:val="Code"/>
        <w:rPr>
          <w:highlight w:val="white"/>
        </w:rPr>
      </w:pPr>
      <w:r w:rsidRPr="002219C2">
        <w:rPr>
          <w:highlight w:val="white"/>
        </w:rPr>
        <w:t xml:space="preserve">              tokenList.InsertRange(index, cloneListX);</w:t>
      </w:r>
    </w:p>
    <w:p w14:paraId="0ECF6F39"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46EAA1F7" w14:textId="77777777" w:rsidR="005B1C6D" w:rsidRDefault="005B1C6D" w:rsidP="005B1C6D">
      <w:pPr>
        <w:pStyle w:val="Code"/>
        <w:rPr>
          <w:highlight w:val="white"/>
        </w:rPr>
      </w:pPr>
      <w:r w:rsidRPr="002219C2">
        <w:rPr>
          <w:highlight w:val="white"/>
        </w:rPr>
        <w:t xml:space="preserve">              tokenList[index +</w:t>
      </w:r>
    </w:p>
    <w:p w14:paraId="32546CC7" w14:textId="77777777" w:rsidR="005B1C6D" w:rsidRPr="002219C2" w:rsidRDefault="005B1C6D" w:rsidP="005B1C6D">
      <w:pPr>
        <w:pStyle w:val="Code"/>
        <w:rPr>
          <w:highlight w:val="white"/>
        </w:rPr>
      </w:pPr>
      <w:r>
        <w:rPr>
          <w:highlight w:val="white"/>
        </w:rPr>
        <w:t xml:space="preserve">                       </w:t>
      </w:r>
      <w:r w:rsidRPr="002219C2">
        <w:rPr>
          <w:highlight w:val="white"/>
        </w:rPr>
        <w:t xml:space="preserve"> cloneListX.Count].AddNewlineCount(totalNewlineCount);</w:t>
      </w:r>
    </w:p>
    <w:p w14:paraId="6BDDE548" w14:textId="77777777" w:rsidR="005B1C6D" w:rsidRPr="002219C2" w:rsidRDefault="005B1C6D" w:rsidP="005B1C6D">
      <w:pPr>
        <w:pStyle w:val="Code"/>
        <w:rPr>
          <w:highlight w:val="white"/>
        </w:rPr>
      </w:pPr>
      <w:r w:rsidRPr="002219C2">
        <w:rPr>
          <w:highlight w:val="white"/>
        </w:rPr>
        <w:t xml:space="preserve">              index += cloneListX.Count - 1;</w:t>
      </w:r>
    </w:p>
    <w:p w14:paraId="3AB1F6F0" w14:textId="77777777" w:rsidR="005B1C6D" w:rsidRPr="002219C2" w:rsidRDefault="005B1C6D" w:rsidP="005B1C6D">
      <w:pPr>
        <w:pStyle w:val="Code"/>
        <w:rPr>
          <w:highlight w:val="white"/>
        </w:rPr>
      </w:pPr>
      <w:r w:rsidRPr="002219C2">
        <w:rPr>
          <w:highlight w:val="white"/>
        </w:rPr>
        <w:t xml:space="preserve">            }</w:t>
      </w:r>
    </w:p>
    <w:p w14:paraId="585B31B9" w14:textId="77777777" w:rsidR="005B1C6D" w:rsidRPr="002219C2" w:rsidRDefault="005B1C6D" w:rsidP="005B1C6D">
      <w:pPr>
        <w:pStyle w:val="Code"/>
        <w:rPr>
          <w:highlight w:val="white"/>
        </w:rPr>
      </w:pPr>
      <w:r w:rsidRPr="002219C2">
        <w:rPr>
          <w:highlight w:val="white"/>
        </w:rPr>
        <w:t xml:space="preserve">            else {</w:t>
      </w:r>
    </w:p>
    <w:p w14:paraId="3D8F6C8F" w14:textId="50A8A978" w:rsidR="005B1C6D" w:rsidRPr="002219C2" w:rsidRDefault="005B1C6D" w:rsidP="005B1C6D">
      <w:pPr>
        <w:pStyle w:val="Code"/>
        <w:rPr>
          <w:highlight w:val="white"/>
        </w:rPr>
      </w:pPr>
      <w:r w:rsidRPr="002219C2">
        <w:rPr>
          <w:highlight w:val="white"/>
        </w:rPr>
        <w:t xml:space="preserve">              Macro macro = </w:t>
      </w:r>
      <w:r w:rsidR="00FC7227">
        <w:rPr>
          <w:highlight w:val="white"/>
        </w:rPr>
        <w:t>m_macroMap</w:t>
      </w:r>
      <w:r w:rsidRPr="002219C2">
        <w:rPr>
          <w:highlight w:val="white"/>
        </w:rPr>
        <w:t>[name];</w:t>
      </w:r>
    </w:p>
    <w:p w14:paraId="4244886F" w14:textId="77777777" w:rsidR="005B1C6D" w:rsidRDefault="005B1C6D" w:rsidP="005B1C6D">
      <w:pPr>
        <w:pStyle w:val="Code"/>
        <w:rPr>
          <w:highlight w:val="white"/>
        </w:rPr>
      </w:pPr>
      <w:r w:rsidRPr="002219C2">
        <w:rPr>
          <w:highlight w:val="white"/>
        </w:rPr>
        <w:t xml:space="preserve">              Assert.Error(macro.Parameters() == 0, name,</w:t>
      </w:r>
      <w:r>
        <w:rPr>
          <w:highlight w:val="white"/>
        </w:rPr>
        <w:t xml:space="preserve"> </w:t>
      </w:r>
      <w:r w:rsidRPr="002219C2">
        <w:rPr>
          <w:highlight w:val="white"/>
        </w:rPr>
        <w:t>Message.</w:t>
      </w:r>
    </w:p>
    <w:p w14:paraId="5A32E609" w14:textId="77777777" w:rsidR="005B1C6D" w:rsidRPr="002219C2" w:rsidRDefault="005B1C6D" w:rsidP="005B1C6D">
      <w:pPr>
        <w:pStyle w:val="Code"/>
        <w:rPr>
          <w:highlight w:val="white"/>
        </w:rPr>
      </w:pPr>
      <w:r>
        <w:rPr>
          <w:highlight w:val="white"/>
        </w:rPr>
        <w:t xml:space="preserve">                           </w:t>
      </w:r>
      <w:r w:rsidRPr="002219C2">
        <w:rPr>
          <w:highlight w:val="white"/>
        </w:rPr>
        <w:t>Invalid_number_of_parameters_in_macro_call);</w:t>
      </w:r>
    </w:p>
    <w:p w14:paraId="6DAFCDB2"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0C730B1F" w14:textId="77777777" w:rsidR="005B1C6D" w:rsidRPr="002219C2" w:rsidRDefault="005B1C6D" w:rsidP="005B1C6D">
      <w:pPr>
        <w:pStyle w:val="Code"/>
        <w:rPr>
          <w:highlight w:val="white"/>
        </w:rPr>
      </w:pPr>
      <w:r w:rsidRPr="002219C2">
        <w:rPr>
          <w:highlight w:val="white"/>
        </w:rPr>
        <w:t xml:space="preserve">              nameStack.Push(name);</w:t>
      </w:r>
    </w:p>
    <w:p w14:paraId="347E55A4" w14:textId="77777777" w:rsidR="005B1C6D" w:rsidRPr="002219C2" w:rsidRDefault="005B1C6D" w:rsidP="005B1C6D">
      <w:pPr>
        <w:pStyle w:val="Code"/>
        <w:rPr>
          <w:highlight w:val="white"/>
        </w:rPr>
      </w:pPr>
      <w:r w:rsidRPr="002219C2">
        <w:rPr>
          <w:highlight w:val="white"/>
        </w:rPr>
        <w:t xml:space="preserve">              SearchForMacros(cloneListX, nameStack);</w:t>
      </w:r>
    </w:p>
    <w:p w14:paraId="6DA842F3" w14:textId="77777777" w:rsidR="005B1C6D" w:rsidRPr="002219C2" w:rsidRDefault="005B1C6D" w:rsidP="005B1C6D">
      <w:pPr>
        <w:pStyle w:val="Code"/>
        <w:rPr>
          <w:highlight w:val="white"/>
        </w:rPr>
      </w:pPr>
      <w:r w:rsidRPr="002219C2">
        <w:rPr>
          <w:highlight w:val="white"/>
        </w:rPr>
        <w:t xml:space="preserve">              nameStack.Pop();</w:t>
      </w:r>
    </w:p>
    <w:p w14:paraId="6B1D6454" w14:textId="77777777" w:rsidR="005B1C6D" w:rsidRPr="002219C2" w:rsidRDefault="005B1C6D" w:rsidP="005B1C6D">
      <w:pPr>
        <w:pStyle w:val="Code"/>
        <w:rPr>
          <w:highlight w:val="white"/>
        </w:rPr>
      </w:pPr>
    </w:p>
    <w:p w14:paraId="619ED4B0" w14:textId="77777777" w:rsidR="005B1C6D" w:rsidRPr="002219C2" w:rsidRDefault="005B1C6D" w:rsidP="005B1C6D">
      <w:pPr>
        <w:pStyle w:val="Code"/>
        <w:rPr>
          <w:highlight w:val="white"/>
        </w:rPr>
      </w:pPr>
      <w:r w:rsidRPr="002219C2">
        <w:rPr>
          <w:highlight w:val="white"/>
        </w:rPr>
        <w:t xml:space="preserve">              tokenList.RemoveAt(index);</w:t>
      </w:r>
    </w:p>
    <w:p w14:paraId="25524C9D" w14:textId="77777777" w:rsidR="005B1C6D" w:rsidRPr="002219C2" w:rsidRDefault="005B1C6D" w:rsidP="005B1C6D">
      <w:pPr>
        <w:pStyle w:val="Code"/>
        <w:rPr>
          <w:highlight w:val="white"/>
        </w:rPr>
      </w:pPr>
      <w:r w:rsidRPr="002219C2">
        <w:rPr>
          <w:highlight w:val="white"/>
        </w:rPr>
        <w:t xml:space="preserve">              tokenList.InsertRange(index, cloneListX);</w:t>
      </w:r>
    </w:p>
    <w:p w14:paraId="6151F35B"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1FF1DF79" w14:textId="77777777" w:rsidR="005B1C6D" w:rsidRPr="002219C2" w:rsidRDefault="005B1C6D" w:rsidP="005B1C6D">
      <w:pPr>
        <w:pStyle w:val="Code"/>
        <w:rPr>
          <w:highlight w:val="white"/>
        </w:rPr>
      </w:pPr>
      <w:r w:rsidRPr="002219C2">
        <w:rPr>
          <w:highlight w:val="white"/>
        </w:rPr>
        <w:t xml:space="preserve">              index += cloneListX.Count - 1;</w:t>
      </w:r>
    </w:p>
    <w:p w14:paraId="1D16F0A3" w14:textId="77777777" w:rsidR="005B1C6D" w:rsidRPr="002219C2" w:rsidRDefault="005B1C6D" w:rsidP="005B1C6D">
      <w:pPr>
        <w:pStyle w:val="Code"/>
        <w:rPr>
          <w:highlight w:val="white"/>
        </w:rPr>
      </w:pPr>
      <w:r w:rsidRPr="002219C2">
        <w:rPr>
          <w:highlight w:val="white"/>
        </w:rPr>
        <w:t xml:space="preserve">            }</w:t>
      </w:r>
    </w:p>
    <w:p w14:paraId="141A623A" w14:textId="77777777" w:rsidR="005B1C6D" w:rsidRPr="002219C2" w:rsidRDefault="005B1C6D" w:rsidP="005B1C6D">
      <w:pPr>
        <w:pStyle w:val="Code"/>
        <w:rPr>
          <w:highlight w:val="white"/>
        </w:rPr>
      </w:pPr>
      <w:r w:rsidRPr="002219C2">
        <w:rPr>
          <w:highlight w:val="white"/>
        </w:rPr>
        <w:t xml:space="preserve">          }</w:t>
      </w:r>
    </w:p>
    <w:p w14:paraId="533709B6" w14:textId="77777777" w:rsidR="005B1C6D" w:rsidRPr="002219C2" w:rsidRDefault="005B1C6D" w:rsidP="005B1C6D">
      <w:pPr>
        <w:pStyle w:val="Code"/>
        <w:rPr>
          <w:highlight w:val="white"/>
        </w:rPr>
      </w:pPr>
      <w:r w:rsidRPr="002219C2">
        <w:rPr>
          <w:highlight w:val="white"/>
        </w:rPr>
        <w:t xml:space="preserve">          else if (name.Equals("__STDC__")) {</w:t>
      </w:r>
    </w:p>
    <w:p w14:paraId="017C5F44" w14:textId="77777777" w:rsidR="005B1C6D" w:rsidRDefault="005B1C6D" w:rsidP="005B1C6D">
      <w:pPr>
        <w:pStyle w:val="Code"/>
        <w:rPr>
          <w:highlight w:val="white"/>
        </w:rPr>
      </w:pPr>
      <w:r w:rsidRPr="002219C2">
        <w:rPr>
          <w:highlight w:val="white"/>
        </w:rPr>
        <w:t xml:space="preserve">            tokenList[index] =</w:t>
      </w:r>
    </w:p>
    <w:p w14:paraId="1B5F6682"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1, beginNewlineCount);</w:t>
      </w:r>
    </w:p>
    <w:p w14:paraId="35EC428C" w14:textId="77777777" w:rsidR="005B1C6D" w:rsidRPr="002219C2" w:rsidRDefault="005B1C6D" w:rsidP="005B1C6D">
      <w:pPr>
        <w:pStyle w:val="Code"/>
        <w:rPr>
          <w:highlight w:val="white"/>
        </w:rPr>
      </w:pPr>
      <w:r w:rsidRPr="002219C2">
        <w:rPr>
          <w:highlight w:val="white"/>
        </w:rPr>
        <w:t xml:space="preserve">          }</w:t>
      </w:r>
    </w:p>
    <w:p w14:paraId="43C1D87A" w14:textId="77777777" w:rsidR="005B1C6D" w:rsidRPr="002219C2" w:rsidRDefault="005B1C6D" w:rsidP="005B1C6D">
      <w:pPr>
        <w:pStyle w:val="Code"/>
        <w:rPr>
          <w:highlight w:val="white"/>
        </w:rPr>
      </w:pPr>
      <w:r w:rsidRPr="002219C2">
        <w:rPr>
          <w:highlight w:val="white"/>
        </w:rPr>
        <w:t xml:space="preserve">          else if (name.Equals("__FILE__")) {</w:t>
      </w:r>
    </w:p>
    <w:p w14:paraId="7E9A99C8" w14:textId="77777777" w:rsidR="005B1C6D" w:rsidRDefault="005B1C6D" w:rsidP="005B1C6D">
      <w:pPr>
        <w:pStyle w:val="Code"/>
        <w:rPr>
          <w:highlight w:val="white"/>
        </w:rPr>
      </w:pPr>
      <w:r w:rsidRPr="002219C2">
        <w:rPr>
          <w:highlight w:val="white"/>
        </w:rPr>
        <w:t xml:space="preserve">            string text = "\"" +</w:t>
      </w:r>
      <w:r>
        <w:rPr>
          <w:highlight w:val="white"/>
        </w:rPr>
        <w:t xml:space="preserve"> </w:t>
      </w:r>
      <w:r w:rsidRPr="002219C2">
        <w:rPr>
          <w:highlight w:val="white"/>
        </w:rPr>
        <w:t>CCompiler_Main.Scanner.Path</w:t>
      </w:r>
    </w:p>
    <w:p w14:paraId="0C0A8937" w14:textId="77777777" w:rsidR="005B1C6D" w:rsidRPr="002219C2" w:rsidRDefault="005B1C6D" w:rsidP="005B1C6D">
      <w:pPr>
        <w:pStyle w:val="Code"/>
        <w:rPr>
          <w:highlight w:val="white"/>
        </w:rPr>
      </w:pPr>
      <w:r>
        <w:rPr>
          <w:highlight w:val="white"/>
        </w:rPr>
        <w:t xml:space="preserve">                          </w:t>
      </w:r>
      <w:r w:rsidRPr="002219C2">
        <w:rPr>
          <w:highlight w:val="white"/>
        </w:rPr>
        <w:t>.FullName.Replace("\\", "\\\\") + "\"";</w:t>
      </w:r>
    </w:p>
    <w:p w14:paraId="0B3ECAB1" w14:textId="77777777" w:rsidR="005B1C6D" w:rsidRDefault="005B1C6D" w:rsidP="005B1C6D">
      <w:pPr>
        <w:pStyle w:val="Code"/>
        <w:rPr>
          <w:highlight w:val="white"/>
        </w:rPr>
      </w:pPr>
      <w:r w:rsidRPr="002219C2">
        <w:rPr>
          <w:highlight w:val="white"/>
        </w:rPr>
        <w:t xml:space="preserve">            tokenList[index] =</w:t>
      </w:r>
    </w:p>
    <w:p w14:paraId="02F29543"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2F54DE38" w14:textId="77777777" w:rsidR="005B1C6D" w:rsidRPr="002219C2" w:rsidRDefault="005B1C6D" w:rsidP="005B1C6D">
      <w:pPr>
        <w:pStyle w:val="Code"/>
        <w:rPr>
          <w:highlight w:val="white"/>
        </w:rPr>
      </w:pPr>
      <w:r w:rsidRPr="002219C2">
        <w:rPr>
          <w:highlight w:val="white"/>
        </w:rPr>
        <w:t xml:space="preserve">          }</w:t>
      </w:r>
    </w:p>
    <w:p w14:paraId="65DDCAA2" w14:textId="77777777" w:rsidR="005B1C6D" w:rsidRPr="002219C2" w:rsidRDefault="005B1C6D" w:rsidP="005B1C6D">
      <w:pPr>
        <w:pStyle w:val="Code"/>
        <w:rPr>
          <w:highlight w:val="white"/>
        </w:rPr>
      </w:pPr>
      <w:r w:rsidRPr="002219C2">
        <w:rPr>
          <w:highlight w:val="white"/>
        </w:rPr>
        <w:t xml:space="preserve">          else if (name.Equals("__LINE__")) {</w:t>
      </w:r>
    </w:p>
    <w:p w14:paraId="08B393DA" w14:textId="77777777" w:rsidR="005B1C6D" w:rsidRDefault="005B1C6D" w:rsidP="005B1C6D">
      <w:pPr>
        <w:pStyle w:val="Code"/>
        <w:rPr>
          <w:highlight w:val="white"/>
        </w:rPr>
      </w:pPr>
      <w:r w:rsidRPr="002219C2">
        <w:rPr>
          <w:highlight w:val="white"/>
        </w:rPr>
        <w:t xml:space="preserve">            tokenList[index] =</w:t>
      </w:r>
    </w:p>
    <w:p w14:paraId="6C3BD45B" w14:textId="77777777" w:rsidR="005B1C6D" w:rsidRDefault="005B1C6D" w:rsidP="005B1C6D">
      <w:pPr>
        <w:pStyle w:val="Code"/>
        <w:rPr>
          <w:highlight w:val="white"/>
        </w:rPr>
      </w:pPr>
      <w:r>
        <w:rPr>
          <w:highlight w:val="white"/>
        </w:rPr>
        <w:t xml:space="preserve">             </w:t>
      </w:r>
      <w:r w:rsidRPr="002219C2">
        <w:rPr>
          <w:highlight w:val="white"/>
        </w:rPr>
        <w:t xml:space="preserve"> new Token(CCompiler_Pre.Tokens.TOKEN,</w:t>
      </w:r>
    </w:p>
    <w:p w14:paraId="4E4E8FCF" w14:textId="77777777" w:rsidR="005B1C6D" w:rsidRPr="002219C2" w:rsidRDefault="005B1C6D" w:rsidP="005B1C6D">
      <w:pPr>
        <w:pStyle w:val="Code"/>
        <w:rPr>
          <w:highlight w:val="white"/>
        </w:rPr>
      </w:pPr>
      <w:r>
        <w:rPr>
          <w:highlight w:val="white"/>
        </w:rPr>
        <w:t xml:space="preserve">                       </w:t>
      </w:r>
      <w:r w:rsidRPr="002219C2">
        <w:rPr>
          <w:highlight w:val="white"/>
        </w:rPr>
        <w:t xml:space="preserve"> CCompiler_Main.Scanner.Line, beginNewlineCount);</w:t>
      </w:r>
    </w:p>
    <w:p w14:paraId="36EFCFA4" w14:textId="77777777" w:rsidR="005B1C6D" w:rsidRPr="002219C2" w:rsidRDefault="005B1C6D" w:rsidP="005B1C6D">
      <w:pPr>
        <w:pStyle w:val="Code"/>
        <w:rPr>
          <w:highlight w:val="white"/>
        </w:rPr>
      </w:pPr>
      <w:r w:rsidRPr="002219C2">
        <w:rPr>
          <w:highlight w:val="white"/>
        </w:rPr>
        <w:t xml:space="preserve">          }</w:t>
      </w:r>
    </w:p>
    <w:p w14:paraId="28FD9F72" w14:textId="77777777" w:rsidR="005B1C6D" w:rsidRPr="002219C2" w:rsidRDefault="005B1C6D" w:rsidP="005B1C6D">
      <w:pPr>
        <w:pStyle w:val="Code"/>
        <w:rPr>
          <w:highlight w:val="white"/>
        </w:rPr>
      </w:pPr>
      <w:r w:rsidRPr="002219C2">
        <w:rPr>
          <w:highlight w:val="white"/>
        </w:rPr>
        <w:lastRenderedPageBreak/>
        <w:t xml:space="preserve">          else if (name.Equals("__DATE__")) {</w:t>
      </w:r>
    </w:p>
    <w:p w14:paraId="24DA9C3A" w14:textId="77777777" w:rsidR="005B1C6D" w:rsidRPr="002219C2" w:rsidRDefault="005B1C6D" w:rsidP="005B1C6D">
      <w:pPr>
        <w:pStyle w:val="Code"/>
        <w:rPr>
          <w:highlight w:val="white"/>
        </w:rPr>
      </w:pPr>
      <w:r w:rsidRPr="002219C2">
        <w:rPr>
          <w:highlight w:val="white"/>
        </w:rPr>
        <w:t xml:space="preserve">            string text = "\"" + DateTime.Now.ToString("MMMM dd yyyy") + "\"";</w:t>
      </w:r>
    </w:p>
    <w:p w14:paraId="71A81F4E" w14:textId="77777777" w:rsidR="005B1C6D" w:rsidRDefault="005B1C6D" w:rsidP="005B1C6D">
      <w:pPr>
        <w:pStyle w:val="Code"/>
        <w:rPr>
          <w:highlight w:val="white"/>
        </w:rPr>
      </w:pPr>
      <w:r w:rsidRPr="002219C2">
        <w:rPr>
          <w:highlight w:val="white"/>
        </w:rPr>
        <w:t xml:space="preserve">            tokenList[index] =</w:t>
      </w:r>
    </w:p>
    <w:p w14:paraId="59C5E30E"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17A46356" w14:textId="77777777" w:rsidR="005B1C6D" w:rsidRPr="002219C2" w:rsidRDefault="005B1C6D" w:rsidP="005B1C6D">
      <w:pPr>
        <w:pStyle w:val="Code"/>
        <w:rPr>
          <w:highlight w:val="white"/>
        </w:rPr>
      </w:pPr>
      <w:r w:rsidRPr="002219C2">
        <w:rPr>
          <w:highlight w:val="white"/>
        </w:rPr>
        <w:t xml:space="preserve">          }</w:t>
      </w:r>
    </w:p>
    <w:p w14:paraId="18838627" w14:textId="77777777" w:rsidR="005B1C6D" w:rsidRPr="002219C2" w:rsidRDefault="005B1C6D" w:rsidP="005B1C6D">
      <w:pPr>
        <w:pStyle w:val="Code"/>
        <w:rPr>
          <w:highlight w:val="white"/>
        </w:rPr>
      </w:pPr>
      <w:r w:rsidRPr="002219C2">
        <w:rPr>
          <w:highlight w:val="white"/>
        </w:rPr>
        <w:t xml:space="preserve">          else if (name.Equals("__TIME__")) {</w:t>
      </w:r>
    </w:p>
    <w:p w14:paraId="08BE4A95" w14:textId="77777777" w:rsidR="005B1C6D" w:rsidRPr="002219C2" w:rsidRDefault="005B1C6D" w:rsidP="005B1C6D">
      <w:pPr>
        <w:pStyle w:val="Code"/>
        <w:rPr>
          <w:highlight w:val="white"/>
        </w:rPr>
      </w:pPr>
      <w:r w:rsidRPr="002219C2">
        <w:rPr>
          <w:highlight w:val="white"/>
        </w:rPr>
        <w:t xml:space="preserve">            string text = "\"" + DateTime.Now.ToString("HH:mm:ss") + "\"";</w:t>
      </w:r>
    </w:p>
    <w:p w14:paraId="073FE364" w14:textId="77777777" w:rsidR="005B1C6D" w:rsidRDefault="005B1C6D" w:rsidP="005B1C6D">
      <w:pPr>
        <w:pStyle w:val="Code"/>
        <w:rPr>
          <w:highlight w:val="white"/>
        </w:rPr>
      </w:pPr>
      <w:r w:rsidRPr="002219C2">
        <w:rPr>
          <w:highlight w:val="white"/>
        </w:rPr>
        <w:t xml:space="preserve">            tokenList[index] =</w:t>
      </w:r>
    </w:p>
    <w:p w14:paraId="39031BB7"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474B11A6" w14:textId="77777777" w:rsidR="005B1C6D" w:rsidRPr="002219C2" w:rsidRDefault="005B1C6D" w:rsidP="005B1C6D">
      <w:pPr>
        <w:pStyle w:val="Code"/>
        <w:rPr>
          <w:highlight w:val="white"/>
        </w:rPr>
      </w:pPr>
      <w:r w:rsidRPr="002219C2">
        <w:rPr>
          <w:highlight w:val="white"/>
        </w:rPr>
        <w:t xml:space="preserve">          }</w:t>
      </w:r>
    </w:p>
    <w:p w14:paraId="25F0E2CD" w14:textId="77777777" w:rsidR="005B1C6D" w:rsidRPr="002219C2" w:rsidRDefault="005B1C6D" w:rsidP="005B1C6D">
      <w:pPr>
        <w:pStyle w:val="Code"/>
        <w:rPr>
          <w:highlight w:val="white"/>
        </w:rPr>
      </w:pPr>
      <w:r w:rsidRPr="002219C2">
        <w:rPr>
          <w:highlight w:val="white"/>
        </w:rPr>
        <w:t xml:space="preserve">        }</w:t>
      </w:r>
    </w:p>
    <w:p w14:paraId="25398F9E" w14:textId="77777777" w:rsidR="005B1C6D" w:rsidRPr="002219C2" w:rsidRDefault="005B1C6D" w:rsidP="005B1C6D">
      <w:pPr>
        <w:pStyle w:val="Code"/>
        <w:rPr>
          <w:highlight w:val="white"/>
        </w:rPr>
      </w:pPr>
      <w:r w:rsidRPr="002219C2">
        <w:rPr>
          <w:highlight w:val="white"/>
        </w:rPr>
        <w:t xml:space="preserve">      }</w:t>
      </w:r>
    </w:p>
    <w:p w14:paraId="2C475C45" w14:textId="77777777" w:rsidR="005B1C6D" w:rsidRPr="002219C2" w:rsidRDefault="005B1C6D" w:rsidP="005B1C6D">
      <w:pPr>
        <w:pStyle w:val="Code"/>
        <w:rPr>
          <w:highlight w:val="white"/>
        </w:rPr>
      </w:pPr>
      <w:r w:rsidRPr="002219C2">
        <w:rPr>
          <w:highlight w:val="white"/>
        </w:rPr>
        <w:t xml:space="preserve">    }</w:t>
      </w:r>
    </w:p>
    <w:p w14:paraId="48AB7B90" w14:textId="77777777" w:rsidR="005B1C6D" w:rsidRPr="00EC76D5" w:rsidRDefault="005B1C6D" w:rsidP="005B1C6D">
      <w:r w:rsidRPr="00EC76D5">
        <w:t xml:space="preserve">The </w:t>
      </w:r>
      <w:proofErr w:type="spellStart"/>
      <w:r w:rsidRPr="00EC76D5">
        <w:rPr>
          <w:rStyle w:val="CodeInText"/>
        </w:rPr>
        <w:t>scanParameters</w:t>
      </w:r>
      <w:proofErr w:type="spellEnd"/>
      <w:r w:rsidRPr="00EC76D5">
        <w:t xml:space="preserve"> extracts the actual parameters of a macro call. The parameters are separated by commas and the list is terminated by a right parenthesis. It becomes a bit complicated since the parameters themselves can hold parenthesis and commas. The field </w:t>
      </w:r>
      <w:proofErr w:type="spellStart"/>
      <w:r w:rsidRPr="00EC76D5">
        <w:rPr>
          <w:rStyle w:val="CodeInText"/>
        </w:rPr>
        <w:t>paranCount</w:t>
      </w:r>
      <w:proofErr w:type="spellEnd"/>
      <w:r w:rsidRPr="00EC76D5">
        <w:t xml:space="preserve"> counts the level of parentheses nesting and only takes parameter into consideration when the nesting level is zero.</w:t>
      </w:r>
    </w:p>
    <w:p w14:paraId="75B01B80" w14:textId="77777777" w:rsidR="005B1C6D" w:rsidRPr="00EC76D5" w:rsidRDefault="005B1C6D" w:rsidP="005B1C6D">
      <w:r w:rsidRPr="00EC76D5">
        <w:t xml:space="preserve">The </w:t>
      </w:r>
      <w:proofErr w:type="spellStart"/>
      <w:r w:rsidRPr="00EC76D5">
        <w:rPr>
          <w:rStyle w:val="CodeInText"/>
        </w:rPr>
        <w:t>lookupMacro</w:t>
      </w:r>
      <w:proofErr w:type="spellEnd"/>
      <w:r w:rsidRPr="00EC76D5">
        <w:t xml:space="preserve"> method looks up a given macro. If it stored in </w:t>
      </w:r>
      <w:proofErr w:type="spellStart"/>
      <w:r w:rsidRPr="00EC76D5">
        <w:rPr>
          <w:rStyle w:val="CodeInText"/>
        </w:rPr>
        <w:t>MacroMap</w:t>
      </w:r>
      <w:proofErr w:type="spellEnd"/>
      <w:r w:rsidRPr="00EC76D5">
        <w:t>, the number of parameters is checked and then the parameter locations in the macro body are replaced by the actual parameters.</w:t>
      </w:r>
    </w:p>
    <w:p w14:paraId="001BF5B0" w14:textId="77777777" w:rsidR="005B1C6D" w:rsidRPr="00EC76D5" w:rsidRDefault="005B1C6D" w:rsidP="005B1C6D">
      <w:r w:rsidRPr="00EC76D5">
        <w:t xml:space="preserve">If the macro name is not stored in </w:t>
      </w:r>
      <w:proofErr w:type="spellStart"/>
      <w:r w:rsidRPr="00EC76D5">
        <w:rPr>
          <w:rStyle w:val="CodeInText"/>
        </w:rPr>
        <w:t>MacroMap</w:t>
      </w:r>
      <w:proofErr w:type="spellEnd"/>
      <w:r w:rsidRPr="00EC76D5">
        <w:t xml:space="preserve">, it may be one of the predefined special macros. The </w:t>
      </w:r>
      <w:r w:rsidRPr="00EC76D5">
        <w:rPr>
          <w:rStyle w:val="CodeInText"/>
        </w:rPr>
        <w:t>__</w:t>
      </w:r>
      <w:proofErr w:type="spellStart"/>
      <w:r w:rsidRPr="00EC76D5">
        <w:rPr>
          <w:rStyle w:val="CodeInText"/>
        </w:rPr>
        <w:t>STDC</w:t>
      </w:r>
      <w:proofErr w:type="spellEnd"/>
      <w:r w:rsidRPr="00EC76D5">
        <w:rPr>
          <w:rStyle w:val="CodeInText"/>
        </w:rPr>
        <w:t>__</w:t>
      </w:r>
      <w:r w:rsidRPr="00EC76D5">
        <w:t xml:space="preserve"> macro is replaced by the one integer value since the compiler of this book supports standard C.</w:t>
      </w:r>
    </w:p>
    <w:p w14:paraId="4BAD21E6" w14:textId="77777777" w:rsidR="005B1C6D" w:rsidRPr="00EC76D5" w:rsidRDefault="005B1C6D" w:rsidP="005B1C6D">
      <w:r w:rsidRPr="00EC76D5">
        <w:t xml:space="preserve">The </w:t>
      </w:r>
      <w:r w:rsidRPr="00EC76D5">
        <w:rPr>
          <w:rStyle w:val="CodeInText"/>
        </w:rPr>
        <w:t>__FILE__</w:t>
      </w:r>
      <w:r w:rsidRPr="00EC76D5">
        <w:t xml:space="preserve"> macro is replaced by the current path (</w:t>
      </w:r>
      <w:proofErr w:type="spellStart"/>
      <w:r w:rsidRPr="00EC76D5">
        <w:rPr>
          <w:rStyle w:val="CodeInText"/>
        </w:rPr>
        <w:t>Main.Path</w:t>
      </w:r>
      <w:proofErr w:type="spellEnd"/>
      <w:r w:rsidRPr="00EC76D5">
        <w:t xml:space="preserve">), the </w:t>
      </w:r>
      <w:r w:rsidRPr="00EC76D5">
        <w:rPr>
          <w:rStyle w:val="CodeInText"/>
        </w:rPr>
        <w:t>__LINE__</w:t>
      </w:r>
      <w:r w:rsidRPr="00EC76D5">
        <w:t xml:space="preserve"> macro is replaced by the current line number (</w:t>
      </w:r>
      <w:proofErr w:type="spellStart"/>
      <w:r w:rsidRPr="00EC76D5">
        <w:rPr>
          <w:rStyle w:val="CodeInText"/>
        </w:rPr>
        <w:t>Main.Line</w:t>
      </w:r>
      <w:proofErr w:type="spellEnd"/>
      <w:r w:rsidRPr="00EC76D5">
        <w:t>).</w:t>
      </w:r>
    </w:p>
    <w:p w14:paraId="4BFA60E7" w14:textId="77777777" w:rsidR="005B1C6D" w:rsidRPr="00EC76D5" w:rsidRDefault="005B1C6D" w:rsidP="005B1C6D">
      <w:r w:rsidRPr="00EC76D5">
        <w:t xml:space="preserve">The </w:t>
      </w:r>
      <w:r w:rsidRPr="00EC76D5">
        <w:rPr>
          <w:rStyle w:val="CodeInText"/>
        </w:rPr>
        <w:t>__DATE__</w:t>
      </w:r>
      <w:r w:rsidRPr="00EC76D5">
        <w:t xml:space="preserve"> macro is replaced by the current date on the format “Jan 1, 1970” and the </w:t>
      </w:r>
      <w:r w:rsidRPr="00EC76D5">
        <w:rPr>
          <w:rStyle w:val="CodeInText"/>
        </w:rPr>
        <w:t>__TIME__</w:t>
      </w:r>
      <w:r w:rsidRPr="00EC76D5">
        <w:t xml:space="preserve"> macro is replaced by the current time on the format “01:02:03”.</w:t>
      </w:r>
    </w:p>
    <w:p w14:paraId="5F6458CE" w14:textId="77777777" w:rsidR="005B1C6D" w:rsidRPr="00EC76D5" w:rsidRDefault="005B1C6D" w:rsidP="005B1C6D">
      <w:pPr>
        <w:pStyle w:val="Rubrik3"/>
      </w:pPr>
      <w:bookmarkStart w:id="504" w:name="_Toc54120017"/>
      <w:r w:rsidRPr="00EC76D5">
        <w:t>String Merging</w:t>
      </w:r>
      <w:bookmarkEnd w:id="504"/>
    </w:p>
    <w:p w14:paraId="27AFBD57" w14:textId="77777777" w:rsidR="005B1C6D" w:rsidRPr="00EC76D5" w:rsidRDefault="005B1C6D" w:rsidP="005B1C6D">
      <w:r w:rsidRPr="00EC76D5">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3B27544C" w14:textId="77777777" w:rsidTr="0092795B">
        <w:tc>
          <w:tcPr>
            <w:tcW w:w="3116" w:type="dxa"/>
          </w:tcPr>
          <w:p w14:paraId="1BFF78AA" w14:textId="77777777" w:rsidR="005B1C6D" w:rsidRPr="00EC76D5" w:rsidRDefault="005B1C6D" w:rsidP="0092795B">
            <w:pPr>
              <w:pStyle w:val="Code"/>
            </w:pPr>
            <w:r w:rsidRPr="00EC76D5">
              <w:t>"Hello" "World"</w:t>
            </w:r>
            <w:r w:rsidRPr="00EC76D5">
              <w:tab/>
            </w:r>
          </w:p>
        </w:tc>
        <w:tc>
          <w:tcPr>
            <w:tcW w:w="3117" w:type="dxa"/>
          </w:tcPr>
          <w:p w14:paraId="32C4E53B" w14:textId="77777777" w:rsidR="005B1C6D" w:rsidRPr="00EC76D5" w:rsidRDefault="005B1C6D" w:rsidP="0092795B">
            <w:pPr>
              <w:pStyle w:val="Code"/>
            </w:pPr>
            <w:r w:rsidRPr="00EC76D5">
              <w:t>"HelloWorld"</w:t>
            </w:r>
          </w:p>
        </w:tc>
        <w:tc>
          <w:tcPr>
            <w:tcW w:w="3117" w:type="dxa"/>
          </w:tcPr>
          <w:p w14:paraId="469AC93F" w14:textId="77777777" w:rsidR="005B1C6D" w:rsidRPr="00EC76D5" w:rsidRDefault="005B1C6D" w:rsidP="0092795B">
            <w:pPr>
              <w:pStyle w:val="Code"/>
            </w:pPr>
          </w:p>
        </w:tc>
      </w:tr>
      <w:tr w:rsidR="005B1C6D" w:rsidRPr="00EC76D5" w14:paraId="15194CCD" w14:textId="77777777" w:rsidTr="0092795B">
        <w:tc>
          <w:tcPr>
            <w:tcW w:w="3116" w:type="dxa"/>
          </w:tcPr>
          <w:p w14:paraId="6ED9BC5A" w14:textId="77777777" w:rsidR="005B1C6D" w:rsidRPr="00EC76D5" w:rsidRDefault="005B1C6D" w:rsidP="0092795B">
            <w:r w:rsidRPr="00EC76D5">
              <w:t>(a) Before</w:t>
            </w:r>
          </w:p>
        </w:tc>
        <w:tc>
          <w:tcPr>
            <w:tcW w:w="3117" w:type="dxa"/>
          </w:tcPr>
          <w:p w14:paraId="321BB33F" w14:textId="77777777" w:rsidR="005B1C6D" w:rsidRPr="00EC76D5" w:rsidRDefault="005B1C6D" w:rsidP="0092795B">
            <w:r w:rsidRPr="00EC76D5">
              <w:t>(b) After</w:t>
            </w:r>
          </w:p>
        </w:tc>
        <w:tc>
          <w:tcPr>
            <w:tcW w:w="3117" w:type="dxa"/>
          </w:tcPr>
          <w:p w14:paraId="6BB836C0" w14:textId="77777777" w:rsidR="005B1C6D" w:rsidRPr="00EC76D5" w:rsidRDefault="005B1C6D" w:rsidP="0092795B">
            <w:pPr>
              <w:pStyle w:val="Code"/>
            </w:pPr>
          </w:p>
        </w:tc>
      </w:tr>
    </w:tbl>
    <w:p w14:paraId="06A4216E" w14:textId="77777777" w:rsidR="005B1C6D" w:rsidRPr="00F045EA" w:rsidRDefault="005B1C6D" w:rsidP="005B1C6D">
      <w:pPr>
        <w:pStyle w:val="Code"/>
        <w:rPr>
          <w:highlight w:val="white"/>
        </w:rPr>
      </w:pPr>
      <w:r w:rsidRPr="00F045EA">
        <w:rPr>
          <w:highlight w:val="white"/>
        </w:rPr>
        <w:t xml:space="preserve">    private void ConcatTokens(List&lt;Token&gt; tokenList) {</w:t>
      </w:r>
    </w:p>
    <w:p w14:paraId="61A31AFA" w14:textId="77777777" w:rsidR="005B1C6D" w:rsidRPr="00F045EA" w:rsidRDefault="005B1C6D" w:rsidP="005B1C6D">
      <w:pPr>
        <w:pStyle w:val="Code"/>
        <w:rPr>
          <w:highlight w:val="white"/>
        </w:rPr>
      </w:pPr>
      <w:r w:rsidRPr="00F045EA">
        <w:rPr>
          <w:highlight w:val="white"/>
        </w:rPr>
        <w:t xml:space="preserve">      for (int index = 1; index &lt; (tokenList.Count - 1); ++index) {</w:t>
      </w:r>
    </w:p>
    <w:p w14:paraId="494ED47E" w14:textId="77777777" w:rsidR="005B1C6D" w:rsidRPr="00F045EA" w:rsidRDefault="005B1C6D" w:rsidP="005B1C6D">
      <w:pPr>
        <w:pStyle w:val="Code"/>
        <w:rPr>
          <w:highlight w:val="white"/>
        </w:rPr>
      </w:pPr>
      <w:r w:rsidRPr="00F045EA">
        <w:rPr>
          <w:highlight w:val="white"/>
        </w:rPr>
        <w:t xml:space="preserve">        Token thisToken = tokenList[index];</w:t>
      </w:r>
    </w:p>
    <w:p w14:paraId="703AC049" w14:textId="77777777" w:rsidR="005B1C6D" w:rsidRPr="00F045EA" w:rsidRDefault="005B1C6D" w:rsidP="005B1C6D">
      <w:pPr>
        <w:pStyle w:val="Code"/>
        <w:rPr>
          <w:highlight w:val="white"/>
        </w:rPr>
      </w:pPr>
    </w:p>
    <w:p w14:paraId="18EF9A8C" w14:textId="77777777" w:rsidR="005B1C6D" w:rsidRPr="00F045EA" w:rsidRDefault="005B1C6D" w:rsidP="005B1C6D">
      <w:pPr>
        <w:pStyle w:val="Code"/>
        <w:rPr>
          <w:highlight w:val="white"/>
        </w:rPr>
      </w:pPr>
      <w:r w:rsidRPr="00F045EA">
        <w:rPr>
          <w:highlight w:val="white"/>
        </w:rPr>
        <w:t xml:space="preserve">        if (thisToken.Id == CCompiler_Pre.Tokens.DOUBLE_SHARP) {</w:t>
      </w:r>
    </w:p>
    <w:p w14:paraId="3B08A13C" w14:textId="77777777" w:rsidR="005B1C6D" w:rsidRDefault="005B1C6D" w:rsidP="005B1C6D">
      <w:pPr>
        <w:pStyle w:val="Code"/>
        <w:rPr>
          <w:highlight w:val="white"/>
        </w:rPr>
      </w:pPr>
      <w:r w:rsidRPr="00F045EA">
        <w:rPr>
          <w:highlight w:val="white"/>
        </w:rPr>
        <w:t xml:space="preserve">          Token prevToken = tokenList[index - 1],</w:t>
      </w:r>
    </w:p>
    <w:p w14:paraId="551E535C" w14:textId="77777777" w:rsidR="005B1C6D" w:rsidRPr="00F045EA" w:rsidRDefault="005B1C6D" w:rsidP="005B1C6D">
      <w:pPr>
        <w:pStyle w:val="Code"/>
        <w:rPr>
          <w:highlight w:val="white"/>
        </w:rPr>
      </w:pPr>
      <w:r>
        <w:rPr>
          <w:highlight w:val="white"/>
        </w:rPr>
        <w:t xml:space="preserve">                </w:t>
      </w:r>
      <w:r w:rsidRPr="00F045EA">
        <w:rPr>
          <w:highlight w:val="white"/>
        </w:rPr>
        <w:t>nextToken = tokenList[index + 1];</w:t>
      </w:r>
    </w:p>
    <w:p w14:paraId="0770E517" w14:textId="77777777" w:rsidR="005B1C6D" w:rsidRPr="00F045EA" w:rsidRDefault="005B1C6D" w:rsidP="005B1C6D">
      <w:pPr>
        <w:pStyle w:val="Code"/>
        <w:rPr>
          <w:highlight w:val="white"/>
        </w:rPr>
      </w:pPr>
    </w:p>
    <w:p w14:paraId="11114FB7" w14:textId="77777777" w:rsidR="005B1C6D" w:rsidRPr="00F045EA" w:rsidRDefault="005B1C6D" w:rsidP="005B1C6D">
      <w:pPr>
        <w:pStyle w:val="Code"/>
        <w:rPr>
          <w:highlight w:val="white"/>
        </w:rPr>
      </w:pPr>
      <w:r w:rsidRPr="00F045EA">
        <w:rPr>
          <w:highlight w:val="white"/>
        </w:rPr>
        <w:t xml:space="preserve">          if ((prevToken.Id == CCompiler_Pre.Tokens.STRING) ||</w:t>
      </w:r>
    </w:p>
    <w:p w14:paraId="602BE756" w14:textId="77777777" w:rsidR="005B1C6D" w:rsidRPr="00F045EA" w:rsidRDefault="005B1C6D" w:rsidP="005B1C6D">
      <w:pPr>
        <w:pStyle w:val="Code"/>
        <w:rPr>
          <w:highlight w:val="white"/>
        </w:rPr>
      </w:pPr>
      <w:r w:rsidRPr="00F045EA">
        <w:rPr>
          <w:highlight w:val="white"/>
        </w:rPr>
        <w:t xml:space="preserve">              (nextToken.Id == CCompiler_Pre.Tokens.STRING)) {</w:t>
      </w:r>
    </w:p>
    <w:p w14:paraId="0F56AF81" w14:textId="77777777" w:rsidR="005B1C6D" w:rsidRPr="00F045EA" w:rsidRDefault="005B1C6D" w:rsidP="005B1C6D">
      <w:pPr>
        <w:pStyle w:val="Code"/>
        <w:rPr>
          <w:highlight w:val="white"/>
        </w:rPr>
      </w:pPr>
      <w:r w:rsidRPr="00F045EA">
        <w:rPr>
          <w:highlight w:val="white"/>
        </w:rPr>
        <w:t xml:space="preserve">            nextToken.AddNewlineCount(thisToken.GetNewlineCount());</w:t>
      </w:r>
    </w:p>
    <w:p w14:paraId="0B979280" w14:textId="77777777" w:rsidR="005B1C6D" w:rsidRPr="00F045EA" w:rsidRDefault="005B1C6D" w:rsidP="005B1C6D">
      <w:pPr>
        <w:pStyle w:val="Code"/>
        <w:rPr>
          <w:highlight w:val="white"/>
        </w:rPr>
      </w:pPr>
      <w:r w:rsidRPr="00F045EA">
        <w:rPr>
          <w:highlight w:val="white"/>
        </w:rPr>
        <w:t xml:space="preserve">            tokenList.RemoveAt(index);</w:t>
      </w:r>
    </w:p>
    <w:p w14:paraId="50DBF989" w14:textId="77777777" w:rsidR="005B1C6D" w:rsidRPr="00F045EA" w:rsidRDefault="005B1C6D" w:rsidP="005B1C6D">
      <w:pPr>
        <w:pStyle w:val="Code"/>
        <w:rPr>
          <w:highlight w:val="white"/>
        </w:rPr>
      </w:pPr>
      <w:r w:rsidRPr="00F045EA">
        <w:rPr>
          <w:highlight w:val="white"/>
        </w:rPr>
        <w:t xml:space="preserve">          }</w:t>
      </w:r>
    </w:p>
    <w:p w14:paraId="2200F016" w14:textId="77777777" w:rsidR="005B1C6D" w:rsidRPr="00F045EA" w:rsidRDefault="005B1C6D" w:rsidP="005B1C6D">
      <w:pPr>
        <w:pStyle w:val="Code"/>
        <w:rPr>
          <w:highlight w:val="white"/>
        </w:rPr>
      </w:pPr>
      <w:r w:rsidRPr="00F045EA">
        <w:rPr>
          <w:highlight w:val="white"/>
        </w:rPr>
        <w:t xml:space="preserve">          else {</w:t>
      </w:r>
    </w:p>
    <w:p w14:paraId="19074460" w14:textId="77777777" w:rsidR="005B1C6D" w:rsidRPr="00F045EA" w:rsidRDefault="005B1C6D" w:rsidP="005B1C6D">
      <w:pPr>
        <w:pStyle w:val="Code"/>
        <w:rPr>
          <w:highlight w:val="white"/>
        </w:rPr>
      </w:pPr>
      <w:r w:rsidRPr="00F045EA">
        <w:rPr>
          <w:highlight w:val="white"/>
        </w:rPr>
        <w:t xml:space="preserve">            prevToken.Value = prevToken.ToString() + nextToken.ToString();</w:t>
      </w:r>
    </w:p>
    <w:p w14:paraId="46D6DC2F" w14:textId="77777777" w:rsidR="005B1C6D" w:rsidRPr="00F045EA" w:rsidRDefault="005B1C6D" w:rsidP="005B1C6D">
      <w:pPr>
        <w:pStyle w:val="Code"/>
        <w:rPr>
          <w:highlight w:val="white"/>
        </w:rPr>
      </w:pPr>
      <w:r w:rsidRPr="00F045EA">
        <w:rPr>
          <w:highlight w:val="white"/>
        </w:rPr>
        <w:t xml:space="preserve">            prevToken.AddNewlineCount(thisToken.GetNewlineCount() +</w:t>
      </w:r>
    </w:p>
    <w:p w14:paraId="3BC9D197" w14:textId="77777777" w:rsidR="005B1C6D" w:rsidRPr="00F045EA" w:rsidRDefault="005B1C6D" w:rsidP="005B1C6D">
      <w:pPr>
        <w:pStyle w:val="Code"/>
        <w:rPr>
          <w:highlight w:val="white"/>
        </w:rPr>
      </w:pPr>
      <w:r w:rsidRPr="00F045EA">
        <w:rPr>
          <w:highlight w:val="white"/>
        </w:rPr>
        <w:t xml:space="preserve">                                      nextToken.GetNewlineCount());</w:t>
      </w:r>
    </w:p>
    <w:p w14:paraId="487A5184" w14:textId="77777777" w:rsidR="005B1C6D" w:rsidRPr="00F045EA" w:rsidRDefault="005B1C6D" w:rsidP="005B1C6D">
      <w:pPr>
        <w:pStyle w:val="Code"/>
        <w:rPr>
          <w:highlight w:val="white"/>
        </w:rPr>
      </w:pPr>
      <w:r w:rsidRPr="00F045EA">
        <w:rPr>
          <w:highlight w:val="white"/>
        </w:rPr>
        <w:t xml:space="preserve">            tokenList.RemoveAt(index);</w:t>
      </w:r>
    </w:p>
    <w:p w14:paraId="17960F9F" w14:textId="77777777" w:rsidR="005B1C6D" w:rsidRPr="00F045EA" w:rsidRDefault="005B1C6D" w:rsidP="005B1C6D">
      <w:pPr>
        <w:pStyle w:val="Code"/>
        <w:rPr>
          <w:highlight w:val="white"/>
        </w:rPr>
      </w:pPr>
      <w:r w:rsidRPr="00F045EA">
        <w:rPr>
          <w:highlight w:val="white"/>
        </w:rPr>
        <w:lastRenderedPageBreak/>
        <w:t xml:space="preserve">            tokenList.RemoveAt(index);</w:t>
      </w:r>
    </w:p>
    <w:p w14:paraId="72E1F1FE" w14:textId="77777777" w:rsidR="005B1C6D" w:rsidRPr="00F045EA" w:rsidRDefault="005B1C6D" w:rsidP="005B1C6D">
      <w:pPr>
        <w:pStyle w:val="Code"/>
        <w:rPr>
          <w:highlight w:val="white"/>
        </w:rPr>
      </w:pPr>
      <w:r w:rsidRPr="00F045EA">
        <w:rPr>
          <w:highlight w:val="white"/>
        </w:rPr>
        <w:t xml:space="preserve">          }</w:t>
      </w:r>
    </w:p>
    <w:p w14:paraId="610D960E" w14:textId="77777777" w:rsidR="005B1C6D" w:rsidRPr="00F045EA" w:rsidRDefault="005B1C6D" w:rsidP="005B1C6D">
      <w:pPr>
        <w:pStyle w:val="Code"/>
        <w:rPr>
          <w:highlight w:val="white"/>
        </w:rPr>
      </w:pPr>
      <w:r w:rsidRPr="00F045EA">
        <w:rPr>
          <w:highlight w:val="white"/>
        </w:rPr>
        <w:t xml:space="preserve">        }</w:t>
      </w:r>
    </w:p>
    <w:p w14:paraId="61428FCB" w14:textId="77777777" w:rsidR="005B1C6D" w:rsidRPr="00F045EA" w:rsidRDefault="005B1C6D" w:rsidP="005B1C6D">
      <w:pPr>
        <w:pStyle w:val="Code"/>
        <w:rPr>
          <w:highlight w:val="white"/>
        </w:rPr>
      </w:pPr>
      <w:r w:rsidRPr="00F045EA">
        <w:rPr>
          <w:highlight w:val="white"/>
        </w:rPr>
        <w:t xml:space="preserve">      }</w:t>
      </w:r>
    </w:p>
    <w:p w14:paraId="5193507D" w14:textId="77777777" w:rsidR="005B1C6D" w:rsidRPr="00F045EA" w:rsidRDefault="005B1C6D" w:rsidP="005B1C6D">
      <w:pPr>
        <w:pStyle w:val="Code"/>
        <w:rPr>
          <w:highlight w:val="white"/>
        </w:rPr>
      </w:pPr>
      <w:r w:rsidRPr="00F045EA">
        <w:rPr>
          <w:highlight w:val="white"/>
        </w:rPr>
        <w:t xml:space="preserve">    }</w:t>
      </w:r>
    </w:p>
    <w:p w14:paraId="1B839AE9" w14:textId="77777777" w:rsidR="005B1C6D" w:rsidRPr="00F045EA" w:rsidRDefault="005B1C6D" w:rsidP="005B1C6D">
      <w:pPr>
        <w:pStyle w:val="Code"/>
        <w:rPr>
          <w:highlight w:val="white"/>
        </w:rPr>
      </w:pPr>
    </w:p>
    <w:p w14:paraId="22DAABC5" w14:textId="77777777" w:rsidR="005B1C6D" w:rsidRPr="00F045EA" w:rsidRDefault="005B1C6D" w:rsidP="005B1C6D">
      <w:pPr>
        <w:pStyle w:val="Code"/>
        <w:rPr>
          <w:highlight w:val="white"/>
        </w:rPr>
      </w:pPr>
      <w:r w:rsidRPr="00F045EA">
        <w:rPr>
          <w:highlight w:val="white"/>
        </w:rPr>
        <w:t xml:space="preserve">    private void MergeStrings(List&lt;Token&gt; tokenList) {</w:t>
      </w:r>
    </w:p>
    <w:p w14:paraId="39FC7737" w14:textId="77777777" w:rsidR="005B1C6D" w:rsidRPr="00F045EA" w:rsidRDefault="005B1C6D" w:rsidP="005B1C6D">
      <w:pPr>
        <w:pStyle w:val="Code"/>
        <w:rPr>
          <w:highlight w:val="white"/>
        </w:rPr>
      </w:pPr>
      <w:r w:rsidRPr="00F045EA">
        <w:rPr>
          <w:highlight w:val="white"/>
        </w:rPr>
        <w:t xml:space="preserve">      for (int index = (tokenList.Count - 2); index &gt;= 0; --index) {</w:t>
      </w:r>
    </w:p>
    <w:p w14:paraId="257639DF" w14:textId="77777777" w:rsidR="005B1C6D" w:rsidRPr="00F045EA" w:rsidRDefault="005B1C6D" w:rsidP="005B1C6D">
      <w:pPr>
        <w:pStyle w:val="Code"/>
        <w:rPr>
          <w:highlight w:val="white"/>
        </w:rPr>
      </w:pPr>
      <w:r w:rsidRPr="00F045EA">
        <w:rPr>
          <w:highlight w:val="white"/>
        </w:rPr>
        <w:t xml:space="preserve">        Token thisToken = tokenList[index], nextToken = tokenList[index + 1];</w:t>
      </w:r>
    </w:p>
    <w:p w14:paraId="4396DF07" w14:textId="77777777" w:rsidR="005B1C6D" w:rsidRPr="00F045EA" w:rsidRDefault="005B1C6D" w:rsidP="005B1C6D">
      <w:pPr>
        <w:pStyle w:val="Code"/>
        <w:rPr>
          <w:highlight w:val="white"/>
        </w:rPr>
      </w:pPr>
      <w:r w:rsidRPr="00F045EA">
        <w:rPr>
          <w:highlight w:val="white"/>
        </w:rPr>
        <w:t xml:space="preserve">            </w:t>
      </w:r>
    </w:p>
    <w:p w14:paraId="0DF6E02B" w14:textId="77777777" w:rsidR="005B1C6D" w:rsidRPr="00F045EA" w:rsidRDefault="005B1C6D" w:rsidP="005B1C6D">
      <w:pPr>
        <w:pStyle w:val="Code"/>
        <w:rPr>
          <w:highlight w:val="white"/>
        </w:rPr>
      </w:pPr>
      <w:r w:rsidRPr="00F045EA">
        <w:rPr>
          <w:highlight w:val="white"/>
        </w:rPr>
        <w:t xml:space="preserve">        if ((thisToken.Id == CCompiler_Pre.Tokens.STRING) &amp;&amp;</w:t>
      </w:r>
    </w:p>
    <w:p w14:paraId="5302962E" w14:textId="77777777" w:rsidR="005B1C6D" w:rsidRPr="00F045EA" w:rsidRDefault="005B1C6D" w:rsidP="005B1C6D">
      <w:pPr>
        <w:pStyle w:val="Code"/>
        <w:rPr>
          <w:highlight w:val="white"/>
        </w:rPr>
      </w:pPr>
      <w:r w:rsidRPr="00F045EA">
        <w:rPr>
          <w:highlight w:val="white"/>
        </w:rPr>
        <w:t xml:space="preserve">            (nextToken.Id == CCompiler_Pre.Tokens.STRING)) {</w:t>
      </w:r>
    </w:p>
    <w:p w14:paraId="25484445" w14:textId="77777777" w:rsidR="005B1C6D" w:rsidRDefault="005B1C6D" w:rsidP="005B1C6D">
      <w:pPr>
        <w:pStyle w:val="Code"/>
        <w:rPr>
          <w:highlight w:val="white"/>
        </w:rPr>
      </w:pPr>
      <w:r w:rsidRPr="00F045EA">
        <w:rPr>
          <w:highlight w:val="white"/>
        </w:rPr>
        <w:t xml:space="preserve">          string thisText = thisToken.ToString(),</w:t>
      </w:r>
    </w:p>
    <w:p w14:paraId="606FD193" w14:textId="77777777" w:rsidR="005B1C6D" w:rsidRPr="00F045EA" w:rsidRDefault="005B1C6D" w:rsidP="005B1C6D">
      <w:pPr>
        <w:pStyle w:val="Code"/>
        <w:rPr>
          <w:highlight w:val="white"/>
        </w:rPr>
      </w:pPr>
      <w:r>
        <w:rPr>
          <w:highlight w:val="white"/>
        </w:rPr>
        <w:t xml:space="preserve">                </w:t>
      </w:r>
      <w:r w:rsidRPr="00F045EA">
        <w:rPr>
          <w:highlight w:val="white"/>
        </w:rPr>
        <w:t xml:space="preserve"> nextText = nextToken.ToString();</w:t>
      </w:r>
    </w:p>
    <w:p w14:paraId="3CC7CB52" w14:textId="77777777" w:rsidR="005B1C6D" w:rsidRDefault="005B1C6D" w:rsidP="005B1C6D">
      <w:pPr>
        <w:pStyle w:val="Code"/>
        <w:rPr>
          <w:highlight w:val="white"/>
        </w:rPr>
      </w:pPr>
      <w:r w:rsidRPr="00F045EA">
        <w:rPr>
          <w:highlight w:val="white"/>
        </w:rPr>
        <w:t xml:space="preserve">          thisToken.Value =</w:t>
      </w:r>
    </w:p>
    <w:p w14:paraId="57CFD73D" w14:textId="77777777" w:rsidR="005B1C6D" w:rsidRPr="00F045EA" w:rsidRDefault="005B1C6D" w:rsidP="005B1C6D">
      <w:pPr>
        <w:pStyle w:val="Code"/>
        <w:rPr>
          <w:highlight w:val="white"/>
        </w:rPr>
      </w:pPr>
      <w:r>
        <w:rPr>
          <w:highlight w:val="white"/>
        </w:rPr>
        <w:t xml:space="preserve">           </w:t>
      </w:r>
      <w:r w:rsidRPr="00F045EA">
        <w:rPr>
          <w:highlight w:val="white"/>
        </w:rPr>
        <w:t xml:space="preserve"> thisText.ToString().Substring(0, thisText.Length - 1) +</w:t>
      </w:r>
    </w:p>
    <w:p w14:paraId="5B811FD1" w14:textId="77777777" w:rsidR="005B1C6D" w:rsidRPr="00F045EA" w:rsidRDefault="005B1C6D" w:rsidP="005B1C6D">
      <w:pPr>
        <w:pStyle w:val="Code"/>
        <w:rPr>
          <w:highlight w:val="white"/>
        </w:rPr>
      </w:pPr>
      <w:r w:rsidRPr="00F045EA">
        <w:rPr>
          <w:highlight w:val="white"/>
        </w:rPr>
        <w:t xml:space="preserve">            nextText.ToString().Substring(1, nextText.Length - 1);</w:t>
      </w:r>
    </w:p>
    <w:p w14:paraId="03AE7AE8" w14:textId="77777777" w:rsidR="005B1C6D" w:rsidRPr="00F045EA" w:rsidRDefault="005B1C6D" w:rsidP="005B1C6D">
      <w:pPr>
        <w:pStyle w:val="Code"/>
        <w:rPr>
          <w:highlight w:val="white"/>
        </w:rPr>
      </w:pPr>
      <w:r w:rsidRPr="00F045EA">
        <w:rPr>
          <w:highlight w:val="white"/>
        </w:rPr>
        <w:t xml:space="preserve">          thisToken.AddNewlineCount(nextToken.GetNewlineCount());</w:t>
      </w:r>
    </w:p>
    <w:p w14:paraId="57ADD1EC" w14:textId="77777777" w:rsidR="005B1C6D" w:rsidRPr="00F045EA" w:rsidRDefault="005B1C6D" w:rsidP="005B1C6D">
      <w:pPr>
        <w:pStyle w:val="Code"/>
        <w:rPr>
          <w:highlight w:val="white"/>
        </w:rPr>
      </w:pPr>
      <w:r w:rsidRPr="00F045EA">
        <w:rPr>
          <w:highlight w:val="white"/>
        </w:rPr>
        <w:t xml:space="preserve">          tokenList.RemoveAt(index + 1);</w:t>
      </w:r>
    </w:p>
    <w:p w14:paraId="425B3B0D" w14:textId="77777777" w:rsidR="005B1C6D" w:rsidRPr="00F045EA" w:rsidRDefault="005B1C6D" w:rsidP="005B1C6D">
      <w:pPr>
        <w:pStyle w:val="Code"/>
        <w:rPr>
          <w:highlight w:val="white"/>
        </w:rPr>
      </w:pPr>
      <w:r w:rsidRPr="00F045EA">
        <w:rPr>
          <w:highlight w:val="white"/>
        </w:rPr>
        <w:t xml:space="preserve">        }</w:t>
      </w:r>
    </w:p>
    <w:p w14:paraId="40F54647" w14:textId="77777777" w:rsidR="005B1C6D" w:rsidRPr="00F045EA" w:rsidRDefault="005B1C6D" w:rsidP="005B1C6D">
      <w:pPr>
        <w:pStyle w:val="Code"/>
        <w:rPr>
          <w:highlight w:val="white"/>
        </w:rPr>
      </w:pPr>
      <w:r w:rsidRPr="00F045EA">
        <w:rPr>
          <w:highlight w:val="white"/>
        </w:rPr>
        <w:t xml:space="preserve">      }</w:t>
      </w:r>
    </w:p>
    <w:p w14:paraId="1C95E27E" w14:textId="77777777" w:rsidR="005B1C6D" w:rsidRPr="00F045EA" w:rsidRDefault="005B1C6D" w:rsidP="005B1C6D">
      <w:pPr>
        <w:pStyle w:val="Code"/>
        <w:rPr>
          <w:highlight w:val="white"/>
        </w:rPr>
      </w:pPr>
      <w:r w:rsidRPr="00F045EA">
        <w:rPr>
          <w:highlight w:val="white"/>
        </w:rPr>
        <w:t xml:space="preserve">    }</w:t>
      </w:r>
    </w:p>
    <w:p w14:paraId="3D1EC74D" w14:textId="77777777" w:rsidR="005B1C6D" w:rsidRPr="00F045EA" w:rsidRDefault="005B1C6D" w:rsidP="005B1C6D">
      <w:pPr>
        <w:pStyle w:val="Code"/>
        <w:rPr>
          <w:highlight w:val="white"/>
        </w:rPr>
      </w:pPr>
      <w:r w:rsidRPr="00F045EA">
        <w:rPr>
          <w:highlight w:val="white"/>
        </w:rPr>
        <w:t xml:space="preserve">  }</w:t>
      </w:r>
    </w:p>
    <w:p w14:paraId="737B1713" w14:textId="77777777" w:rsidR="005B1C6D" w:rsidRDefault="005B1C6D" w:rsidP="005B1C6D">
      <w:pPr>
        <w:pStyle w:val="Code"/>
      </w:pPr>
      <w:r w:rsidRPr="00F045EA">
        <w:rPr>
          <w:highlight w:val="white"/>
        </w:rPr>
        <w:t>}</w:t>
      </w:r>
    </w:p>
    <w:p w14:paraId="5A67EAB2" w14:textId="21311839" w:rsidR="007D596B" w:rsidRPr="00EC76D5" w:rsidRDefault="007D596B" w:rsidP="00845EA9">
      <w:pPr>
        <w:pStyle w:val="Appendix"/>
      </w:pPr>
      <w:bookmarkStart w:id="505" w:name="_Toc54120018"/>
      <w:r w:rsidRPr="00EC76D5">
        <w:lastRenderedPageBreak/>
        <w:t>The C Grammar</w:t>
      </w:r>
      <w:bookmarkEnd w:id="484"/>
      <w:bookmarkEnd w:id="505"/>
    </w:p>
    <w:p w14:paraId="5FA387C1" w14:textId="61B6D6B0"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 xml:space="preserve">American National Standard for Information systems – Programming Language C, </w:t>
      </w:r>
      <w:proofErr w:type="spellStart"/>
      <w:r w:rsidR="00444C4D" w:rsidRPr="00EC76D5">
        <w:rPr>
          <w:i/>
        </w:rPr>
        <w:t>X3.159</w:t>
      </w:r>
      <w:proofErr w:type="spellEnd"/>
      <w:r w:rsidR="00444C4D" w:rsidRPr="00EC76D5">
        <w:rPr>
          <w:i/>
        </w:rPr>
        <w:t>-1989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r w:rsidR="007011B1">
        <w:t xml:space="preserve"> "</w:t>
      </w:r>
    </w:p>
    <w:p w14:paraId="1F9BCFD5" w14:textId="1063403A" w:rsidR="00D654DF" w:rsidRPr="00EC76D5" w:rsidRDefault="00D654DF" w:rsidP="00D654DF">
      <w:pPr>
        <w:pStyle w:val="Rubrik2"/>
      </w:pPr>
      <w:bookmarkStart w:id="506" w:name="_Toc54120019"/>
      <w:r w:rsidRPr="00EC76D5">
        <w:t>The Preprocessor Grammar</w:t>
      </w:r>
      <w:bookmarkEnd w:id="506"/>
    </w:p>
    <w:p w14:paraId="3780D441" w14:textId="74ED8946"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207336">
        <w:t>1.2</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48D36E23" w:rsidR="007B3C14" w:rsidRPr="00EC76D5" w:rsidRDefault="007B3C14" w:rsidP="007B3C14">
      <w:pPr>
        <w:pStyle w:val="Code"/>
      </w:pPr>
      <w:r w:rsidRPr="00EC76D5">
        <w:t xml:space="preserve">  | # include</w:t>
      </w:r>
      <w:r w:rsidR="007011B1">
        <w:t xml:space="preserve"> "</w:t>
      </w:r>
      <w:r w:rsidRPr="00EC76D5">
        <w:t>filename</w:t>
      </w:r>
      <w:r w:rsidR="007011B1">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07" w:name="_Toc54120020"/>
      <w:r w:rsidRPr="00EC76D5">
        <w:t xml:space="preserve">The </w:t>
      </w:r>
      <w:r w:rsidR="001C7B67" w:rsidRPr="00EC76D5">
        <w:t>Language</w:t>
      </w:r>
      <w:r w:rsidRPr="00EC76D5">
        <w:t xml:space="preserve"> Grammar</w:t>
      </w:r>
      <w:bookmarkEnd w:id="507"/>
    </w:p>
    <w:p w14:paraId="7F2EC249" w14:textId="52657815" w:rsidR="00965D79" w:rsidRPr="00EC76D5" w:rsidRDefault="00965D79" w:rsidP="00965D79">
      <w:r w:rsidRPr="00EC76D5">
        <w:t xml:space="preserve">The following grammar is implemented in </w:t>
      </w:r>
      <w:proofErr w:type="spellStart"/>
      <w:r w:rsidR="0004413D">
        <w:t>GPPG</w:t>
      </w:r>
      <w:proofErr w:type="spellEnd"/>
      <w:r w:rsidRPr="00EC76D5">
        <w:t xml:space="preserve"> in Chapter </w:t>
      </w:r>
      <w:r w:rsidRPr="00EC76D5">
        <w:fldChar w:fldCharType="begin"/>
      </w:r>
      <w:r w:rsidRPr="00EC76D5">
        <w:instrText xml:space="preserve"> REF _Ref418260937 \r \h </w:instrText>
      </w:r>
      <w:r w:rsidRPr="00EC76D5">
        <w:fldChar w:fldCharType="separate"/>
      </w:r>
      <w:r w:rsidR="00207336">
        <w:t>0</w:t>
      </w:r>
      <w:r w:rsidRPr="00EC76D5">
        <w:fldChar w:fldCharType="end"/>
      </w:r>
      <w:r w:rsidR="001856BD">
        <w:t>. It is the same grammar, written in one block.</w:t>
      </w:r>
    </w:p>
    <w:p w14:paraId="3FE0748A" w14:textId="7311406E" w:rsidR="00C71256" w:rsidRPr="00EC76D5" w:rsidRDefault="00563AF1" w:rsidP="00C71256">
      <w:pPr>
        <w:pStyle w:val="Code"/>
      </w:pPr>
      <w:r>
        <w:rPr>
          <w:i/>
        </w:rPr>
        <w:lastRenderedPageBreak/>
        <w:t>source_code_file</w:t>
      </w:r>
      <w:r w:rsidR="00C71256"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287E1A48" w:rsidR="00C71256" w:rsidRPr="00EC76D5" w:rsidRDefault="00C71256" w:rsidP="00C71256">
      <w:pPr>
        <w:pStyle w:val="Code"/>
      </w:pPr>
      <w:r w:rsidRPr="00EC76D5">
        <w:t xml:space="preserve">  | </w:t>
      </w:r>
      <w:r w:rsidR="00563AF1">
        <w:rPr>
          <w:i/>
        </w:rPr>
        <w:t>source_code_file</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lastRenderedPageBreak/>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lastRenderedPageBreak/>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lastRenderedPageBreak/>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lastRenderedPageBreak/>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lastRenderedPageBreak/>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EC76D5" w:rsidRDefault="007660EE" w:rsidP="00845EA9">
      <w:pPr>
        <w:pStyle w:val="Appendix"/>
      </w:pPr>
      <w:bookmarkStart w:id="508" w:name="_Ref418184656"/>
      <w:bookmarkStart w:id="509" w:name="_Toc54120021"/>
      <w:proofErr w:type="spellStart"/>
      <w:r>
        <w:lastRenderedPageBreak/>
        <w:t>GPPG</w:t>
      </w:r>
      <w:proofErr w:type="spellEnd"/>
      <w:r>
        <w:t xml:space="preserve"> and </w:t>
      </w:r>
      <w:proofErr w:type="spellStart"/>
      <w:r>
        <w:t>GPLEX</w:t>
      </w:r>
      <w:bookmarkEnd w:id="508"/>
      <w:bookmarkEnd w:id="509"/>
      <w:proofErr w:type="spellEnd"/>
    </w:p>
    <w:p w14:paraId="3256B955" w14:textId="77777777" w:rsidR="007660EE" w:rsidRPr="00B16463" w:rsidRDefault="007660EE" w:rsidP="007660EE">
      <w:r w:rsidRPr="00B16463">
        <w:t xml:space="preserve">In this chapter, we use the </w:t>
      </w:r>
      <w:r w:rsidRPr="00B16463">
        <w:rPr>
          <w:highlight w:val="white"/>
        </w:rPr>
        <w:t>Gardens Point LEX (</w:t>
      </w:r>
      <w:proofErr w:type="spellStart"/>
      <w:r w:rsidRPr="00B16463">
        <w:rPr>
          <w:highlight w:val="white"/>
        </w:rPr>
        <w:t>GPLEX</w:t>
      </w:r>
      <w:proofErr w:type="spellEnd"/>
      <w:r w:rsidRPr="00B16463">
        <w:rPr>
          <w:highlight w:val="white"/>
        </w:rPr>
        <w:t>)</w:t>
      </w:r>
      <w:r>
        <w:t xml:space="preserve"> </w:t>
      </w:r>
      <w:r w:rsidRPr="00B16463">
        <w:t xml:space="preserve">scanner generator and the </w:t>
      </w:r>
      <w:r w:rsidRPr="00B16463">
        <w:rPr>
          <w:highlight w:val="white"/>
        </w:rPr>
        <w:t>Gardens Point Parser Generator</w:t>
      </w:r>
      <w:r>
        <w:t xml:space="preserve"> (</w:t>
      </w:r>
      <w:proofErr w:type="spellStart"/>
      <w:r>
        <w:t>GPPG</w:t>
      </w:r>
      <w:proofErr w:type="spellEnd"/>
      <w:r>
        <w:t xml:space="preserve">) to </w:t>
      </w:r>
      <w:r w:rsidRPr="00B16463">
        <w:t xml:space="preserve">construct a </w:t>
      </w:r>
      <w:r>
        <w:t xml:space="preserve">parser and scanner for a </w:t>
      </w:r>
      <w:r w:rsidRPr="00B16463">
        <w:t>simple programming language.</w:t>
      </w:r>
    </w:p>
    <w:p w14:paraId="4410B251" w14:textId="77777777" w:rsidR="007660EE" w:rsidRPr="00EC76D5" w:rsidRDefault="007660EE" w:rsidP="007660EE">
      <w:pPr>
        <w:pStyle w:val="Rubrik3"/>
      </w:pPr>
      <w:bookmarkStart w:id="510" w:name="_Toc54120022"/>
      <w:r w:rsidRPr="00EC76D5">
        <w:t>The Language</w:t>
      </w:r>
      <w:bookmarkEnd w:id="510"/>
    </w:p>
    <w:p w14:paraId="4F95AF5B" w14:textId="77777777" w:rsidR="007660EE" w:rsidRPr="00EC76D5" w:rsidRDefault="007660EE" w:rsidP="007660EE">
      <w:r w:rsidRPr="00EC76D5">
        <w:t xml:space="preserve">A program is made up by a non-empty sequence of </w:t>
      </w:r>
      <w:r w:rsidRPr="00EC76D5">
        <w:rPr>
          <w:rStyle w:val="CodeInText"/>
        </w:rPr>
        <w:t>statements</w:t>
      </w:r>
      <w:r w:rsidRPr="00EC76D5">
        <w:t>, each terminated by a semicolon. There are five kinds of statements:</w:t>
      </w:r>
    </w:p>
    <w:p w14:paraId="3C751F69" w14:textId="77777777" w:rsidR="007660EE" w:rsidRPr="00EC76D5" w:rsidRDefault="007660EE" w:rsidP="007660EE">
      <w:pPr>
        <w:pStyle w:val="Liststycke"/>
        <w:numPr>
          <w:ilvl w:val="0"/>
          <w:numId w:val="87"/>
        </w:numPr>
      </w:pPr>
      <w:r w:rsidRPr="00EC76D5">
        <w:t>Read. A non-empty sequence of variables is assigned values read from the input stream, with an optional prompt.</w:t>
      </w:r>
    </w:p>
    <w:p w14:paraId="7442C174" w14:textId="77777777" w:rsidR="007660EE" w:rsidRPr="00EC76D5" w:rsidRDefault="007660EE" w:rsidP="007660EE">
      <w:pPr>
        <w:pStyle w:val="Liststycke"/>
        <w:numPr>
          <w:ilvl w:val="0"/>
          <w:numId w:val="87"/>
        </w:numPr>
      </w:pPr>
      <w:r w:rsidRPr="00EC76D5">
        <w:t>Write. The non-empty sequence of values is written to the output stream, with an optional text.</w:t>
      </w:r>
    </w:p>
    <w:p w14:paraId="400475D4" w14:textId="77777777" w:rsidR="007660EE" w:rsidRPr="00EC76D5" w:rsidRDefault="007660EE" w:rsidP="007660EE">
      <w:pPr>
        <w:pStyle w:val="Liststycke"/>
        <w:numPr>
          <w:ilvl w:val="0"/>
          <w:numId w:val="87"/>
        </w:numPr>
      </w:pPr>
      <w:r w:rsidRPr="00EC76D5">
        <w:t>Assign. A variable is assigned the value of an expression.</w:t>
      </w:r>
    </w:p>
    <w:p w14:paraId="06291512" w14:textId="77777777" w:rsidR="007660EE" w:rsidRPr="00EC76D5" w:rsidRDefault="007660EE" w:rsidP="007660EE">
      <w:r w:rsidRPr="00EC76D5">
        <w:t xml:space="preserve">The mathematical constants </w:t>
      </w:r>
      <w:r w:rsidRPr="00EC76D5">
        <w:rPr>
          <w:rStyle w:val="CodeInText"/>
        </w:rPr>
        <w:t>pi</w:t>
      </w:r>
      <w:r w:rsidRPr="00EC76D5">
        <w:t xml:space="preserve"> and </w:t>
      </w:r>
      <w:proofErr w:type="spellStart"/>
      <w:r w:rsidRPr="00EC76D5">
        <w:rPr>
          <w:rStyle w:val="CodeInText"/>
        </w:rPr>
        <w:t>e</w:t>
      </w:r>
      <w:proofErr w:type="spellEnd"/>
      <w:r w:rsidRPr="00EC76D5">
        <w:t xml:space="preserve"> are stored in the variable map when the execution starts. An expression can be made up of the four rules of arithmetic, parentheses as well as the functions </w:t>
      </w:r>
      <w:r w:rsidRPr="00EC76D5">
        <w:rPr>
          <w:rStyle w:val="CodeInText"/>
        </w:rPr>
        <w:t>sin</w:t>
      </w:r>
      <w:r w:rsidRPr="00EC76D5">
        <w:t xml:space="preserve">, </w:t>
      </w:r>
      <w:r w:rsidRPr="00EC76D5">
        <w:rPr>
          <w:rStyle w:val="CodeInText"/>
        </w:rPr>
        <w:t>cos</w:t>
      </w:r>
      <w:r w:rsidRPr="00EC76D5">
        <w:t xml:space="preserve">, </w:t>
      </w:r>
      <w:r w:rsidRPr="00EC76D5">
        <w:rPr>
          <w:rStyle w:val="CodeInText"/>
        </w:rPr>
        <w:t>tan</w:t>
      </w:r>
      <w:r w:rsidRPr="00EC76D5">
        <w:t xml:space="preserve">, </w:t>
      </w:r>
      <w:r w:rsidRPr="00EC76D5">
        <w:rPr>
          <w:rStyle w:val="CodeInText"/>
        </w:rPr>
        <w:t>log</w:t>
      </w:r>
      <w:r w:rsidRPr="00EC76D5">
        <w:t xml:space="preserve">, </w:t>
      </w:r>
      <w:r w:rsidRPr="00EC76D5">
        <w:rPr>
          <w:rStyle w:val="CodeInText"/>
        </w:rPr>
        <w:t>exp</w:t>
      </w:r>
      <w:r w:rsidRPr="00EC76D5">
        <w:t xml:space="preserve">, </w:t>
      </w:r>
      <w:proofErr w:type="spellStart"/>
      <w:r w:rsidRPr="00EC76D5">
        <w:rPr>
          <w:rStyle w:val="CodeInText"/>
        </w:rPr>
        <w:t>log10</w:t>
      </w:r>
      <w:proofErr w:type="spellEnd"/>
      <w:r w:rsidRPr="00EC76D5">
        <w:t xml:space="preserve">, </w:t>
      </w:r>
      <w:proofErr w:type="spellStart"/>
      <w:r w:rsidRPr="00EC76D5">
        <w:rPr>
          <w:rStyle w:val="CodeInText"/>
        </w:rPr>
        <w:t>exp10</w:t>
      </w:r>
      <w:proofErr w:type="spellEnd"/>
      <w:r w:rsidRPr="00EC76D5">
        <w:t xml:space="preserve">, and </w:t>
      </w:r>
      <w:r w:rsidRPr="00EC76D5">
        <w:rPr>
          <w:rStyle w:val="CodeInText"/>
        </w:rPr>
        <w:t>sqrt</w:t>
      </w:r>
      <w:r w:rsidRPr="00EC76D5">
        <w:t xml:space="preserve"> (square root). Division by zero, invalid function arguments, or invalid input generate error messages.</w:t>
      </w:r>
    </w:p>
    <w:p w14:paraId="7119F8DA" w14:textId="77777777" w:rsidR="007660EE" w:rsidRPr="00EC76D5" w:rsidRDefault="007660EE" w:rsidP="007660EE">
      <w:r w:rsidRPr="00EC76D5">
        <w:t>Below is an example:</w:t>
      </w:r>
    </w:p>
    <w:p w14:paraId="0C6CAE92" w14:textId="77777777" w:rsidR="007660EE" w:rsidRPr="00EC2CD0" w:rsidRDefault="007660EE" w:rsidP="007660EE">
      <w:pPr>
        <w:pStyle w:val="Code"/>
        <w:rPr>
          <w:highlight w:val="white"/>
        </w:rPr>
      </w:pPr>
      <w:r w:rsidRPr="00EC2CD0">
        <w:rPr>
          <w:highlight w:val="white"/>
        </w:rPr>
        <w:t>// The area and circumference of a circle</w:t>
      </w:r>
    </w:p>
    <w:p w14:paraId="4071D5C1" w14:textId="77777777" w:rsidR="007660EE" w:rsidRPr="00EC2CD0" w:rsidRDefault="007660EE" w:rsidP="007660EE">
      <w:pPr>
        <w:pStyle w:val="Code"/>
        <w:rPr>
          <w:highlight w:val="white"/>
        </w:rPr>
      </w:pPr>
      <w:r w:rsidRPr="00EC2CD0">
        <w:rPr>
          <w:highlight w:val="white"/>
        </w:rPr>
        <w:t>read "Input the radius of a circle: ", radius;</w:t>
      </w:r>
    </w:p>
    <w:p w14:paraId="6A222839" w14:textId="77777777" w:rsidR="007660EE" w:rsidRPr="00EC2CD0" w:rsidRDefault="007660EE" w:rsidP="007660EE">
      <w:pPr>
        <w:pStyle w:val="Code"/>
        <w:rPr>
          <w:highlight w:val="white"/>
        </w:rPr>
      </w:pPr>
      <w:r w:rsidRPr="00EC2CD0">
        <w:rPr>
          <w:highlight w:val="white"/>
        </w:rPr>
        <w:t>assign area = pi * radius * radius;</w:t>
      </w:r>
    </w:p>
    <w:p w14:paraId="3B6E0E1D" w14:textId="77777777" w:rsidR="007660EE" w:rsidRPr="00EC2CD0" w:rsidRDefault="007660EE" w:rsidP="007660EE">
      <w:pPr>
        <w:pStyle w:val="Code"/>
        <w:rPr>
          <w:highlight w:val="white"/>
        </w:rPr>
      </w:pPr>
      <w:r w:rsidRPr="00EC2CD0">
        <w:rPr>
          <w:highlight w:val="white"/>
        </w:rPr>
        <w:t>assign circumference = 2 * pi * radius;</w:t>
      </w:r>
    </w:p>
    <w:p w14:paraId="08204E99" w14:textId="77777777" w:rsidR="007660EE" w:rsidRPr="00EC2CD0" w:rsidRDefault="007660EE" w:rsidP="007660EE">
      <w:pPr>
        <w:pStyle w:val="Code"/>
        <w:rPr>
          <w:highlight w:val="white"/>
        </w:rPr>
      </w:pPr>
      <w:r w:rsidRPr="00EC2CD0">
        <w:rPr>
          <w:highlight w:val="white"/>
        </w:rPr>
        <w:t>write "The area and circumference are: ", area, circumference;</w:t>
      </w:r>
    </w:p>
    <w:p w14:paraId="5A73F1D0" w14:textId="77777777" w:rsidR="007660EE" w:rsidRPr="00EC2CD0" w:rsidRDefault="007660EE" w:rsidP="007660EE">
      <w:pPr>
        <w:pStyle w:val="Code"/>
        <w:rPr>
          <w:highlight w:val="white"/>
        </w:rPr>
      </w:pPr>
      <w:r w:rsidRPr="00EC2CD0">
        <w:rPr>
          <w:highlight w:val="white"/>
        </w:rPr>
        <w:t>newline;</w:t>
      </w:r>
    </w:p>
    <w:p w14:paraId="2D10952D" w14:textId="77777777" w:rsidR="007660EE" w:rsidRPr="00EC2CD0" w:rsidRDefault="007660EE" w:rsidP="007660EE">
      <w:pPr>
        <w:pStyle w:val="Code"/>
        <w:rPr>
          <w:highlight w:val="white"/>
        </w:rPr>
      </w:pPr>
    </w:p>
    <w:p w14:paraId="7037A64D" w14:textId="77777777" w:rsidR="007660EE" w:rsidRPr="00EC2CD0" w:rsidRDefault="007660EE" w:rsidP="007660EE">
      <w:pPr>
        <w:pStyle w:val="Code"/>
        <w:rPr>
          <w:highlight w:val="white"/>
        </w:rPr>
      </w:pPr>
      <w:r w:rsidRPr="00EC2CD0">
        <w:rPr>
          <w:highlight w:val="white"/>
        </w:rPr>
        <w:t>// Fahrenheit to Celsius</w:t>
      </w:r>
    </w:p>
    <w:p w14:paraId="21F3D8B4" w14:textId="77777777" w:rsidR="007660EE" w:rsidRPr="00EC2CD0" w:rsidRDefault="007660EE" w:rsidP="007660EE">
      <w:pPr>
        <w:pStyle w:val="Code"/>
        <w:rPr>
          <w:highlight w:val="white"/>
        </w:rPr>
      </w:pPr>
      <w:r w:rsidRPr="00EC2CD0">
        <w:rPr>
          <w:highlight w:val="white"/>
        </w:rPr>
        <w:t>read "Input a temperature in degrees Fahrenheit: ", fahrenheit;</w:t>
      </w:r>
    </w:p>
    <w:p w14:paraId="22CD2744" w14:textId="77777777" w:rsidR="007660EE" w:rsidRPr="00EC2CD0" w:rsidRDefault="007660EE" w:rsidP="007660EE">
      <w:pPr>
        <w:pStyle w:val="Code"/>
        <w:rPr>
          <w:highlight w:val="white"/>
        </w:rPr>
      </w:pPr>
      <w:r w:rsidRPr="00EC2CD0">
        <w:rPr>
          <w:highlight w:val="white"/>
        </w:rPr>
        <w:t>assign celsius = (fahrenheit - 32) / 1.8;</w:t>
      </w:r>
    </w:p>
    <w:p w14:paraId="3368262F" w14:textId="77777777" w:rsidR="007660EE" w:rsidRPr="00EC2CD0" w:rsidRDefault="007660EE" w:rsidP="007660EE">
      <w:pPr>
        <w:pStyle w:val="Code"/>
        <w:rPr>
          <w:highlight w:val="white"/>
        </w:rPr>
      </w:pPr>
      <w:r w:rsidRPr="00EC2CD0">
        <w:rPr>
          <w:highlight w:val="white"/>
        </w:rPr>
        <w:t>write "In Celsius degrees: ", celsius;</w:t>
      </w:r>
    </w:p>
    <w:p w14:paraId="3D8DA1AE" w14:textId="77777777" w:rsidR="007660EE" w:rsidRPr="00EC2CD0" w:rsidRDefault="007660EE" w:rsidP="007660EE">
      <w:pPr>
        <w:pStyle w:val="Code"/>
        <w:rPr>
          <w:highlight w:val="white"/>
        </w:rPr>
      </w:pPr>
      <w:r w:rsidRPr="00EC2CD0">
        <w:rPr>
          <w:highlight w:val="white"/>
        </w:rPr>
        <w:t>newline;</w:t>
      </w:r>
    </w:p>
    <w:p w14:paraId="7D806A6C" w14:textId="77777777" w:rsidR="007660EE" w:rsidRPr="00EC2CD0" w:rsidRDefault="007660EE" w:rsidP="007660EE">
      <w:pPr>
        <w:pStyle w:val="Code"/>
        <w:rPr>
          <w:highlight w:val="white"/>
        </w:rPr>
      </w:pPr>
    </w:p>
    <w:p w14:paraId="427FA5C0" w14:textId="77777777" w:rsidR="007660EE" w:rsidRPr="00EC2CD0" w:rsidRDefault="007660EE" w:rsidP="007660EE">
      <w:pPr>
        <w:pStyle w:val="Code"/>
        <w:rPr>
          <w:highlight w:val="white"/>
        </w:rPr>
      </w:pPr>
      <w:r w:rsidRPr="00EC2CD0">
        <w:rPr>
          <w:highlight w:val="white"/>
        </w:rPr>
        <w:t>// Pythagorean Theorem</w:t>
      </w:r>
    </w:p>
    <w:p w14:paraId="36067B9C" w14:textId="77777777" w:rsidR="007660EE" w:rsidRPr="00EC2CD0" w:rsidRDefault="007660EE" w:rsidP="007660EE">
      <w:pPr>
        <w:pStyle w:val="Code"/>
        <w:rPr>
          <w:highlight w:val="white"/>
        </w:rPr>
      </w:pPr>
      <w:r w:rsidRPr="00EC2CD0">
        <w:rPr>
          <w:highlight w:val="white"/>
        </w:rPr>
        <w:t>read "Input the two cathetuses of a right-angled triangle: ", a, b;</w:t>
      </w:r>
    </w:p>
    <w:p w14:paraId="31C0E6BD" w14:textId="77777777" w:rsidR="007660EE" w:rsidRPr="00EC2CD0" w:rsidRDefault="007660EE" w:rsidP="007660EE">
      <w:pPr>
        <w:pStyle w:val="Code"/>
        <w:rPr>
          <w:highlight w:val="white"/>
        </w:rPr>
      </w:pPr>
      <w:r w:rsidRPr="00EC2CD0">
        <w:rPr>
          <w:highlight w:val="white"/>
        </w:rPr>
        <w:t>assign c = sqrt(a * a + b * b);</w:t>
      </w:r>
    </w:p>
    <w:p w14:paraId="5060BD0C" w14:textId="77777777" w:rsidR="007660EE" w:rsidRPr="00EC2CD0" w:rsidRDefault="007660EE" w:rsidP="007660EE">
      <w:pPr>
        <w:pStyle w:val="Code"/>
        <w:rPr>
          <w:highlight w:val="white"/>
        </w:rPr>
      </w:pPr>
      <w:r w:rsidRPr="00EC2CD0">
        <w:rPr>
          <w:highlight w:val="white"/>
        </w:rPr>
        <w:t>write "The hypothenuse is: ", c;</w:t>
      </w:r>
    </w:p>
    <w:p w14:paraId="2A414DC7" w14:textId="77777777" w:rsidR="007660EE" w:rsidRPr="00EC76D5" w:rsidRDefault="007660EE" w:rsidP="007660EE">
      <w:r w:rsidRPr="00EC76D5">
        <w:t>When executed (the underlined text represent input values):</w:t>
      </w:r>
    </w:p>
    <w:p w14:paraId="26518BA9" w14:textId="77777777" w:rsidR="007660EE" w:rsidRPr="00EC76D5" w:rsidRDefault="007660EE" w:rsidP="007660EE">
      <w:pPr>
        <w:pStyle w:val="Code"/>
      </w:pPr>
      <w:r w:rsidRPr="00EC76D5">
        <w:t xml:space="preserve">Input the radius of a circle: </w:t>
      </w:r>
      <w:r w:rsidRPr="00EC76D5">
        <w:rPr>
          <w:u w:val="single"/>
        </w:rPr>
        <w:t>10</w:t>
      </w:r>
    </w:p>
    <w:p w14:paraId="216786FF" w14:textId="77777777" w:rsidR="007660EE" w:rsidRPr="00EC76D5" w:rsidRDefault="007660EE" w:rsidP="007660EE">
      <w:pPr>
        <w:pStyle w:val="Code"/>
      </w:pPr>
      <w:r w:rsidRPr="00EC76D5">
        <w:t>The area and circumference are: 314.159265358979</w:t>
      </w:r>
      <w:r>
        <w:t xml:space="preserve">, </w:t>
      </w:r>
      <w:r w:rsidRPr="00EC76D5">
        <w:t>62.831853071795</w:t>
      </w:r>
      <w:r>
        <w:t>9</w:t>
      </w:r>
    </w:p>
    <w:p w14:paraId="1BB2ABBF" w14:textId="77777777" w:rsidR="007660EE" w:rsidRPr="00EC76D5" w:rsidRDefault="007660EE" w:rsidP="007660EE">
      <w:pPr>
        <w:pStyle w:val="Code"/>
      </w:pPr>
    </w:p>
    <w:p w14:paraId="30738053" w14:textId="77777777" w:rsidR="007660EE" w:rsidRPr="00EC76D5" w:rsidRDefault="007660EE" w:rsidP="007660EE">
      <w:pPr>
        <w:pStyle w:val="Code"/>
      </w:pPr>
      <w:r w:rsidRPr="00EC76D5">
        <w:t xml:space="preserve">Input a temperature in degrees Fahrenheit: </w:t>
      </w:r>
      <w:r w:rsidRPr="00EC76D5">
        <w:rPr>
          <w:u w:val="single"/>
        </w:rPr>
        <w:t>212</w:t>
      </w:r>
    </w:p>
    <w:p w14:paraId="5A0EC3FF" w14:textId="77777777" w:rsidR="007660EE" w:rsidRPr="00EC76D5" w:rsidRDefault="007660EE" w:rsidP="007660EE">
      <w:pPr>
        <w:pStyle w:val="Code"/>
      </w:pPr>
      <w:r w:rsidRPr="00EC76D5">
        <w:t>In Celsius degrees: 100</w:t>
      </w:r>
    </w:p>
    <w:p w14:paraId="0381F14C" w14:textId="77777777" w:rsidR="007660EE" w:rsidRPr="00EC76D5" w:rsidRDefault="007660EE" w:rsidP="007660EE">
      <w:pPr>
        <w:pStyle w:val="Code"/>
      </w:pPr>
    </w:p>
    <w:p w14:paraId="2B12940D" w14:textId="77777777" w:rsidR="007660EE" w:rsidRPr="00EC76D5" w:rsidRDefault="007660EE" w:rsidP="007660EE">
      <w:pPr>
        <w:pStyle w:val="Code"/>
      </w:pPr>
      <w:r w:rsidRPr="00EC76D5">
        <w:t xml:space="preserve">Input the two cathetuses of a right-angled triangle: </w:t>
      </w:r>
      <w:r w:rsidRPr="00EC76D5">
        <w:rPr>
          <w:u w:val="single"/>
        </w:rPr>
        <w:t>3,4</w:t>
      </w:r>
    </w:p>
    <w:p w14:paraId="02C68D58" w14:textId="77777777" w:rsidR="007660EE" w:rsidRPr="00EC76D5" w:rsidRDefault="007660EE" w:rsidP="007660EE">
      <w:pPr>
        <w:pStyle w:val="Code"/>
      </w:pPr>
      <w:r w:rsidRPr="00EC76D5">
        <w:t>The hypothenuse is: 5</w:t>
      </w:r>
    </w:p>
    <w:p w14:paraId="16291B8C" w14:textId="77777777" w:rsidR="007660EE" w:rsidRPr="00EC76D5" w:rsidRDefault="007660EE" w:rsidP="007660EE">
      <w:pPr>
        <w:pStyle w:val="Rubrik3"/>
      </w:pPr>
      <w:bookmarkStart w:id="511" w:name="_Toc54120023"/>
      <w:r w:rsidRPr="00EC76D5">
        <w:lastRenderedPageBreak/>
        <w:t>The Grammar</w:t>
      </w:r>
      <w:bookmarkEnd w:id="511"/>
    </w:p>
    <w:p w14:paraId="421294A4" w14:textId="77777777" w:rsidR="007660EE" w:rsidRPr="00EC76D5" w:rsidRDefault="007660EE" w:rsidP="007660EE">
      <w:r w:rsidRPr="00EC76D5">
        <w:t xml:space="preserve">Every programming language has a syntax, which may be defined by a </w:t>
      </w:r>
      <w:r w:rsidRPr="00EC76D5">
        <w:rPr>
          <w:rStyle w:val="CodeInText"/>
        </w:rPr>
        <w:t>grammar</w:t>
      </w:r>
      <w:r w:rsidRPr="00EC76D5">
        <w:t xml:space="preserve">. The grammar of our language is given below. A grammar is made up by a set of </w:t>
      </w:r>
      <w:r w:rsidRPr="00EC76D5">
        <w:rPr>
          <w:i/>
        </w:rPr>
        <w:t>rules</w:t>
      </w:r>
      <w:r w:rsidRPr="00EC76D5">
        <w:t xml:space="preserve">, among which one is the start rule (in this case </w:t>
      </w:r>
      <w:proofErr w:type="spellStart"/>
      <w:r w:rsidRPr="00EC76D5">
        <w:rPr>
          <w:rStyle w:val="CodeInText"/>
          <w:highlight w:val="white"/>
        </w:rPr>
        <w:t>statement_list</w:t>
      </w:r>
      <w:proofErr w:type="spellEnd"/>
      <w:r w:rsidRPr="00EC76D5">
        <w:t xml:space="preserve">). The grammar rules for our language follows below, the vertical bar at the left of the rules can be read as “or”. The first rule </w:t>
      </w:r>
      <w:proofErr w:type="spellStart"/>
      <w:r w:rsidRPr="00EC76D5">
        <w:rPr>
          <w:rStyle w:val="CodeInText"/>
        </w:rPr>
        <w:t>statement_list</w:t>
      </w:r>
      <w:proofErr w:type="spellEnd"/>
      <w:r w:rsidRPr="00EC76D5">
        <w:t xml:space="preserve"> can be read as “a statement list is a </w:t>
      </w:r>
      <w:proofErr w:type="gramStart"/>
      <w:r w:rsidRPr="00EC76D5">
        <w:t>statement</w:t>
      </w:r>
      <w:proofErr w:type="gramEnd"/>
      <w:r w:rsidRPr="00EC76D5">
        <w:t xml:space="preserve"> or a statement followed by a statement list.”</w:t>
      </w:r>
    </w:p>
    <w:p w14:paraId="5DDD2CB2" w14:textId="77777777" w:rsidR="007660EE" w:rsidRPr="00EC76D5" w:rsidRDefault="007660EE" w:rsidP="007660EE">
      <w:pPr>
        <w:pStyle w:val="Code"/>
        <w:rPr>
          <w:highlight w:val="white"/>
        </w:rPr>
      </w:pPr>
      <w:r w:rsidRPr="00EC76D5">
        <w:rPr>
          <w:highlight w:val="white"/>
        </w:rPr>
        <w:t>statement_list ::=</w:t>
      </w:r>
    </w:p>
    <w:p w14:paraId="09088FB2" w14:textId="77777777" w:rsidR="007660EE" w:rsidRPr="00EC76D5" w:rsidRDefault="007660EE" w:rsidP="007660EE">
      <w:pPr>
        <w:pStyle w:val="Code"/>
        <w:rPr>
          <w:highlight w:val="white"/>
        </w:rPr>
      </w:pPr>
      <w:r w:rsidRPr="00EC76D5">
        <w:rPr>
          <w:highlight w:val="white"/>
        </w:rPr>
        <w:t xml:space="preserve">    statement</w:t>
      </w:r>
    </w:p>
    <w:p w14:paraId="287D49C7" w14:textId="77777777" w:rsidR="007660EE" w:rsidRPr="00EC76D5" w:rsidRDefault="007660EE" w:rsidP="007660EE">
      <w:pPr>
        <w:pStyle w:val="Code"/>
        <w:rPr>
          <w:highlight w:val="white"/>
        </w:rPr>
      </w:pPr>
      <w:r w:rsidRPr="00EC76D5">
        <w:rPr>
          <w:highlight w:val="white"/>
        </w:rPr>
        <w:t xml:space="preserve">  | statement statement_list</w:t>
      </w:r>
    </w:p>
    <w:p w14:paraId="69840DEA" w14:textId="77777777" w:rsidR="007660EE" w:rsidRPr="00EC76D5" w:rsidRDefault="007660EE" w:rsidP="007660EE">
      <w:pPr>
        <w:pStyle w:val="Code"/>
        <w:rPr>
          <w:highlight w:val="white"/>
        </w:rPr>
      </w:pPr>
    </w:p>
    <w:p w14:paraId="0A16B3CF" w14:textId="77777777" w:rsidR="007660EE" w:rsidRPr="00EC76D5" w:rsidRDefault="007660EE" w:rsidP="007660EE">
      <w:pPr>
        <w:pStyle w:val="Code"/>
        <w:rPr>
          <w:highlight w:val="white"/>
        </w:rPr>
      </w:pPr>
      <w:r w:rsidRPr="00EC76D5">
        <w:rPr>
          <w:highlight w:val="white"/>
        </w:rPr>
        <w:t>statement ::=</w:t>
      </w:r>
    </w:p>
    <w:p w14:paraId="23FCD1F6" w14:textId="77777777" w:rsidR="007660EE" w:rsidRPr="00EC76D5" w:rsidRDefault="007660EE" w:rsidP="007660EE">
      <w:pPr>
        <w:pStyle w:val="Code"/>
        <w:rPr>
          <w:highlight w:val="white"/>
        </w:rPr>
      </w:pPr>
      <w:r w:rsidRPr="00EC76D5">
        <w:rPr>
          <w:highlight w:val="white"/>
        </w:rPr>
        <w:t xml:space="preserve">    </w:t>
      </w:r>
      <w:r w:rsidRPr="00EC76D5">
        <w:rPr>
          <w:b/>
        </w:rPr>
        <w:t>assign</w:t>
      </w:r>
      <w:r w:rsidRPr="00EC76D5">
        <w:rPr>
          <w:highlight w:val="white"/>
        </w:rPr>
        <w:t xml:space="preserve"> </w:t>
      </w:r>
      <w:r w:rsidRPr="00EC76D5">
        <w:rPr>
          <w:b/>
        </w:rPr>
        <w:t>identifier</w:t>
      </w:r>
      <w:r w:rsidRPr="00EC76D5">
        <w:rPr>
          <w:highlight w:val="white"/>
        </w:rPr>
        <w:t xml:space="preserve"> EQUAL expression </w:t>
      </w:r>
      <w:r w:rsidRPr="00EC76D5">
        <w:rPr>
          <w:b/>
        </w:rPr>
        <w:t>;</w:t>
      </w:r>
    </w:p>
    <w:p w14:paraId="350F81F7" w14:textId="77777777" w:rsidR="007660EE" w:rsidRPr="00EC76D5" w:rsidRDefault="007660EE" w:rsidP="007660EE">
      <w:pPr>
        <w:pStyle w:val="Code"/>
        <w:rPr>
          <w:highlight w:val="white"/>
        </w:rPr>
      </w:pPr>
      <w:r w:rsidRPr="00EC76D5">
        <w:rPr>
          <w:highlight w:val="white"/>
        </w:rPr>
        <w:t xml:space="preserve">  | </w:t>
      </w:r>
      <w:r w:rsidRPr="00EC76D5">
        <w:rPr>
          <w:b/>
        </w:rPr>
        <w:t>read</w:t>
      </w:r>
      <w:r w:rsidRPr="00EC76D5">
        <w:rPr>
          <w:highlight w:val="white"/>
        </w:rPr>
        <w:t xml:space="preserve"> optional_output identifier_list </w:t>
      </w:r>
      <w:r w:rsidRPr="00EC76D5">
        <w:rPr>
          <w:b/>
        </w:rPr>
        <w:t>;</w:t>
      </w:r>
    </w:p>
    <w:p w14:paraId="2EF9B207" w14:textId="77777777" w:rsidR="007660EE" w:rsidRPr="00EC76D5" w:rsidRDefault="007660EE" w:rsidP="007660EE">
      <w:pPr>
        <w:pStyle w:val="Code"/>
        <w:rPr>
          <w:highlight w:val="white"/>
        </w:rPr>
      </w:pPr>
      <w:r w:rsidRPr="00EC76D5">
        <w:rPr>
          <w:highlight w:val="white"/>
        </w:rPr>
        <w:t xml:space="preserve">  | </w:t>
      </w:r>
      <w:r w:rsidRPr="00EC76D5">
        <w:rPr>
          <w:b/>
        </w:rPr>
        <w:t>write</w:t>
      </w:r>
      <w:r w:rsidRPr="00EC76D5">
        <w:rPr>
          <w:highlight w:val="white"/>
        </w:rPr>
        <w:t xml:space="preserve"> optional_output expression_list </w:t>
      </w:r>
      <w:r w:rsidRPr="00EC76D5">
        <w:rPr>
          <w:b/>
        </w:rPr>
        <w:t>;</w:t>
      </w:r>
    </w:p>
    <w:p w14:paraId="3C2F9374" w14:textId="77777777" w:rsidR="007660EE" w:rsidRPr="00EC76D5" w:rsidRDefault="007660EE" w:rsidP="007660EE">
      <w:pPr>
        <w:pStyle w:val="Code"/>
        <w:rPr>
          <w:highlight w:val="white"/>
        </w:rPr>
      </w:pPr>
      <w:r w:rsidRPr="00EC76D5">
        <w:rPr>
          <w:highlight w:val="white"/>
        </w:rPr>
        <w:t xml:space="preserve">  | </w:t>
      </w:r>
      <w:r w:rsidRPr="00EC76D5">
        <w:rPr>
          <w:b/>
        </w:rPr>
        <w:t>newline</w:t>
      </w:r>
      <w:r w:rsidRPr="00EC76D5">
        <w:rPr>
          <w:highlight w:val="white"/>
        </w:rPr>
        <w:t xml:space="preserve"> </w:t>
      </w:r>
      <w:r w:rsidRPr="00EC76D5">
        <w:rPr>
          <w:b/>
        </w:rPr>
        <w:t>;</w:t>
      </w:r>
    </w:p>
    <w:p w14:paraId="0838ABFA" w14:textId="77777777" w:rsidR="007660EE" w:rsidRPr="00EC76D5" w:rsidRDefault="007660EE" w:rsidP="007660EE">
      <w:pPr>
        <w:pStyle w:val="Code"/>
        <w:rPr>
          <w:highlight w:val="white"/>
        </w:rPr>
      </w:pPr>
    </w:p>
    <w:p w14:paraId="012A3957" w14:textId="77777777" w:rsidR="007660EE" w:rsidRPr="00EC76D5" w:rsidRDefault="007660EE" w:rsidP="007660EE">
      <w:pPr>
        <w:pStyle w:val="Code"/>
        <w:rPr>
          <w:highlight w:val="white"/>
        </w:rPr>
      </w:pPr>
      <w:r w:rsidRPr="00EC76D5">
        <w:rPr>
          <w:highlight w:val="white"/>
        </w:rPr>
        <w:t>optional_output ::=</w:t>
      </w:r>
    </w:p>
    <w:p w14:paraId="4BE675D4" w14:textId="77777777" w:rsidR="007660EE" w:rsidRPr="00EC76D5" w:rsidRDefault="007660EE" w:rsidP="007660EE">
      <w:pPr>
        <w:pStyle w:val="Code"/>
        <w:rPr>
          <w:highlight w:val="white"/>
        </w:rPr>
      </w:pPr>
      <w:r w:rsidRPr="00EC76D5">
        <w:rPr>
          <w:highlight w:val="white"/>
        </w:rPr>
        <w:t xml:space="preserve">    /* Empty. */</w:t>
      </w:r>
    </w:p>
    <w:p w14:paraId="63431AD5" w14:textId="77777777" w:rsidR="007660EE" w:rsidRPr="00EC76D5" w:rsidRDefault="007660EE" w:rsidP="007660EE">
      <w:pPr>
        <w:pStyle w:val="Code"/>
        <w:rPr>
          <w:highlight w:val="white"/>
        </w:rPr>
      </w:pPr>
      <w:r w:rsidRPr="00EC76D5">
        <w:rPr>
          <w:highlight w:val="white"/>
        </w:rPr>
        <w:t xml:space="preserve">  | </w:t>
      </w:r>
      <w:r w:rsidRPr="00EC76D5">
        <w:rPr>
          <w:b/>
        </w:rPr>
        <w:t>string</w:t>
      </w:r>
      <w:r w:rsidRPr="00EC76D5">
        <w:rPr>
          <w:highlight w:val="white"/>
        </w:rPr>
        <w:t xml:space="preserve"> </w:t>
      </w:r>
      <w:r w:rsidRPr="00EC76D5">
        <w:rPr>
          <w:b/>
        </w:rPr>
        <w:t>,</w:t>
      </w:r>
    </w:p>
    <w:p w14:paraId="20695A5D" w14:textId="77777777" w:rsidR="007660EE" w:rsidRPr="00EC76D5" w:rsidRDefault="007660EE" w:rsidP="007660EE">
      <w:pPr>
        <w:pStyle w:val="Code"/>
        <w:rPr>
          <w:highlight w:val="white"/>
        </w:rPr>
      </w:pPr>
    </w:p>
    <w:p w14:paraId="04BC545E" w14:textId="77777777" w:rsidR="007660EE" w:rsidRPr="00EC76D5" w:rsidRDefault="007660EE" w:rsidP="007660EE">
      <w:pPr>
        <w:pStyle w:val="Code"/>
        <w:rPr>
          <w:highlight w:val="white"/>
        </w:rPr>
      </w:pPr>
      <w:r w:rsidRPr="00EC76D5">
        <w:rPr>
          <w:highlight w:val="white"/>
        </w:rPr>
        <w:t>identifier_list ::=</w:t>
      </w:r>
    </w:p>
    <w:p w14:paraId="47FD3E90" w14:textId="77777777" w:rsidR="007660EE" w:rsidRPr="00EC76D5" w:rsidRDefault="007660EE" w:rsidP="007660EE">
      <w:pPr>
        <w:pStyle w:val="Code"/>
        <w:rPr>
          <w:highlight w:val="white"/>
        </w:rPr>
      </w:pPr>
      <w:r w:rsidRPr="00EC76D5">
        <w:rPr>
          <w:highlight w:val="white"/>
        </w:rPr>
        <w:t xml:space="preserve">    </w:t>
      </w:r>
      <w:r w:rsidRPr="00EC76D5">
        <w:rPr>
          <w:b/>
        </w:rPr>
        <w:t>identifier</w:t>
      </w:r>
    </w:p>
    <w:p w14:paraId="5955FECA" w14:textId="77777777" w:rsidR="007660EE" w:rsidRPr="00EC76D5" w:rsidRDefault="007660EE" w:rsidP="007660EE">
      <w:pPr>
        <w:pStyle w:val="Code"/>
        <w:rPr>
          <w:highlight w:val="white"/>
        </w:rPr>
      </w:pPr>
      <w:r w:rsidRPr="00EC76D5">
        <w:rPr>
          <w:highlight w:val="white"/>
        </w:rPr>
        <w:t xml:space="preserve">  | </w:t>
      </w:r>
      <w:r w:rsidRPr="00EC76D5">
        <w:rPr>
          <w:b/>
        </w:rPr>
        <w:t>identifier</w:t>
      </w:r>
      <w:r w:rsidRPr="00EC76D5">
        <w:rPr>
          <w:highlight w:val="white"/>
        </w:rPr>
        <w:t xml:space="preserve"> </w:t>
      </w:r>
      <w:r w:rsidRPr="00EC76D5">
        <w:rPr>
          <w:b/>
        </w:rPr>
        <w:t>,</w:t>
      </w:r>
      <w:r w:rsidRPr="00EC76D5">
        <w:rPr>
          <w:highlight w:val="white"/>
        </w:rPr>
        <w:t xml:space="preserve"> identifier_list</w:t>
      </w:r>
    </w:p>
    <w:p w14:paraId="531C7B7A" w14:textId="77777777" w:rsidR="007660EE" w:rsidRPr="00EC76D5" w:rsidRDefault="007660EE" w:rsidP="007660EE">
      <w:pPr>
        <w:pStyle w:val="Code"/>
        <w:rPr>
          <w:highlight w:val="white"/>
        </w:rPr>
      </w:pPr>
    </w:p>
    <w:p w14:paraId="06B9C6F9" w14:textId="77777777" w:rsidR="007660EE" w:rsidRPr="00EC76D5" w:rsidRDefault="007660EE" w:rsidP="007660EE">
      <w:pPr>
        <w:pStyle w:val="Code"/>
        <w:rPr>
          <w:highlight w:val="white"/>
        </w:rPr>
      </w:pPr>
      <w:r w:rsidRPr="00EC76D5">
        <w:rPr>
          <w:highlight w:val="white"/>
        </w:rPr>
        <w:t>expression_list ::=</w:t>
      </w:r>
    </w:p>
    <w:p w14:paraId="2012F528" w14:textId="77777777" w:rsidR="007660EE" w:rsidRPr="00EC76D5" w:rsidRDefault="007660EE" w:rsidP="007660EE">
      <w:pPr>
        <w:pStyle w:val="Code"/>
        <w:rPr>
          <w:highlight w:val="white"/>
        </w:rPr>
      </w:pPr>
      <w:r w:rsidRPr="00EC76D5">
        <w:rPr>
          <w:highlight w:val="white"/>
        </w:rPr>
        <w:t xml:space="preserve">    expression</w:t>
      </w:r>
    </w:p>
    <w:p w14:paraId="1253C9F0"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expression_list</w:t>
      </w:r>
    </w:p>
    <w:p w14:paraId="3376BDD3" w14:textId="77777777" w:rsidR="007660EE" w:rsidRPr="00EC76D5" w:rsidRDefault="007660EE" w:rsidP="007660EE">
      <w:pPr>
        <w:pStyle w:val="Code"/>
        <w:rPr>
          <w:highlight w:val="white"/>
        </w:rPr>
      </w:pPr>
    </w:p>
    <w:p w14:paraId="6D5D25FC" w14:textId="77777777" w:rsidR="007660EE" w:rsidRPr="00EC76D5" w:rsidRDefault="007660EE" w:rsidP="007660EE">
      <w:pPr>
        <w:pStyle w:val="Code"/>
        <w:rPr>
          <w:highlight w:val="white"/>
        </w:rPr>
      </w:pPr>
      <w:r w:rsidRPr="00EC76D5">
        <w:rPr>
          <w:highlight w:val="white"/>
        </w:rPr>
        <w:t>expression ::=</w:t>
      </w:r>
    </w:p>
    <w:p w14:paraId="298728B0" w14:textId="77777777" w:rsidR="007660EE" w:rsidRPr="00EC76D5" w:rsidRDefault="007660EE" w:rsidP="007660EE">
      <w:pPr>
        <w:pStyle w:val="Code"/>
        <w:rPr>
          <w:highlight w:val="white"/>
        </w:rPr>
      </w:pPr>
      <w:r w:rsidRPr="00EC76D5">
        <w:rPr>
          <w:highlight w:val="white"/>
        </w:rPr>
        <w:t xml:space="preserve">    binary_expression</w:t>
      </w:r>
    </w:p>
    <w:p w14:paraId="4130B065"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3EBDEF9"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AD5A67D" w14:textId="77777777" w:rsidR="007660EE" w:rsidRPr="00EC76D5" w:rsidRDefault="007660EE" w:rsidP="007660EE">
      <w:pPr>
        <w:pStyle w:val="Code"/>
        <w:rPr>
          <w:highlight w:val="white"/>
        </w:rPr>
      </w:pPr>
    </w:p>
    <w:p w14:paraId="4160CD72" w14:textId="77777777" w:rsidR="007660EE" w:rsidRPr="00EC76D5" w:rsidRDefault="007660EE" w:rsidP="007660EE">
      <w:pPr>
        <w:pStyle w:val="Code"/>
        <w:rPr>
          <w:highlight w:val="white"/>
        </w:rPr>
      </w:pPr>
      <w:r w:rsidRPr="00EC76D5">
        <w:rPr>
          <w:highlight w:val="white"/>
        </w:rPr>
        <w:t>binary_expression ::=</w:t>
      </w:r>
    </w:p>
    <w:p w14:paraId="39B6658E" w14:textId="77777777" w:rsidR="007660EE" w:rsidRPr="00EC76D5" w:rsidRDefault="007660EE" w:rsidP="007660EE">
      <w:pPr>
        <w:pStyle w:val="Code"/>
        <w:rPr>
          <w:highlight w:val="white"/>
        </w:rPr>
      </w:pPr>
      <w:r w:rsidRPr="00EC76D5">
        <w:rPr>
          <w:highlight w:val="white"/>
        </w:rPr>
        <w:t xml:space="preserve">    unary_expression</w:t>
      </w:r>
    </w:p>
    <w:p w14:paraId="2562DBF1"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5C9C80D8"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7B07C591" w14:textId="77777777" w:rsidR="007660EE" w:rsidRPr="00EC76D5" w:rsidRDefault="007660EE" w:rsidP="007660EE">
      <w:pPr>
        <w:pStyle w:val="Code"/>
        <w:rPr>
          <w:highlight w:val="white"/>
        </w:rPr>
      </w:pPr>
    </w:p>
    <w:p w14:paraId="7433497A" w14:textId="77777777" w:rsidR="007660EE" w:rsidRPr="00EC76D5" w:rsidRDefault="007660EE" w:rsidP="007660EE">
      <w:pPr>
        <w:pStyle w:val="Code"/>
        <w:rPr>
          <w:highlight w:val="white"/>
        </w:rPr>
      </w:pPr>
      <w:r w:rsidRPr="00EC76D5">
        <w:rPr>
          <w:highlight w:val="white"/>
        </w:rPr>
        <w:t>unary_expression ::=</w:t>
      </w:r>
    </w:p>
    <w:p w14:paraId="6E96CC9F" w14:textId="77777777" w:rsidR="007660EE" w:rsidRPr="00EC76D5" w:rsidRDefault="007660EE" w:rsidP="007660EE">
      <w:pPr>
        <w:pStyle w:val="Code"/>
        <w:rPr>
          <w:highlight w:val="white"/>
        </w:rPr>
      </w:pPr>
      <w:r w:rsidRPr="00EC76D5">
        <w:rPr>
          <w:highlight w:val="white"/>
        </w:rPr>
        <w:t xml:space="preserve">    primary_expression</w:t>
      </w:r>
    </w:p>
    <w:p w14:paraId="2A34E0FB"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9A7C258"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3D7768C" w14:textId="77777777" w:rsidR="007660EE" w:rsidRPr="00EC76D5" w:rsidRDefault="007660EE" w:rsidP="007660EE">
      <w:pPr>
        <w:pStyle w:val="Code"/>
        <w:rPr>
          <w:highlight w:val="white"/>
        </w:rPr>
      </w:pPr>
      <w:r w:rsidRPr="00EC76D5">
        <w:rPr>
          <w:highlight w:val="white"/>
        </w:rPr>
        <w:t xml:space="preserve">  | </w:t>
      </w:r>
      <w:r w:rsidRPr="00EC76D5">
        <w:rPr>
          <w:b/>
        </w:rPr>
        <w:t>sin</w:t>
      </w:r>
      <w:r w:rsidRPr="00EC76D5">
        <w:rPr>
          <w:highlight w:val="white"/>
        </w:rPr>
        <w:t xml:space="preserve"> unary_expression</w:t>
      </w:r>
    </w:p>
    <w:p w14:paraId="3BEBA4C3" w14:textId="77777777" w:rsidR="007660EE" w:rsidRPr="00EC76D5" w:rsidRDefault="007660EE" w:rsidP="007660EE">
      <w:pPr>
        <w:pStyle w:val="Code"/>
        <w:rPr>
          <w:highlight w:val="white"/>
        </w:rPr>
      </w:pPr>
      <w:r w:rsidRPr="00EC76D5">
        <w:rPr>
          <w:highlight w:val="white"/>
        </w:rPr>
        <w:t xml:space="preserve">  | </w:t>
      </w:r>
      <w:r w:rsidRPr="00EC76D5">
        <w:rPr>
          <w:b/>
        </w:rPr>
        <w:t>cos</w:t>
      </w:r>
      <w:r w:rsidRPr="00EC76D5">
        <w:rPr>
          <w:highlight w:val="white"/>
        </w:rPr>
        <w:t xml:space="preserve"> unary_expression</w:t>
      </w:r>
    </w:p>
    <w:p w14:paraId="5A1CA6C1" w14:textId="77777777" w:rsidR="007660EE" w:rsidRPr="00EC76D5" w:rsidRDefault="007660EE" w:rsidP="007660EE">
      <w:pPr>
        <w:pStyle w:val="Code"/>
        <w:rPr>
          <w:highlight w:val="white"/>
        </w:rPr>
      </w:pPr>
      <w:r w:rsidRPr="00EC76D5">
        <w:rPr>
          <w:highlight w:val="white"/>
        </w:rPr>
        <w:t xml:space="preserve">  | </w:t>
      </w:r>
      <w:r w:rsidRPr="00EC76D5">
        <w:rPr>
          <w:b/>
        </w:rPr>
        <w:t>tan</w:t>
      </w:r>
      <w:r w:rsidRPr="00EC76D5">
        <w:rPr>
          <w:highlight w:val="white"/>
        </w:rPr>
        <w:t xml:space="preserve"> unary_expression</w:t>
      </w:r>
    </w:p>
    <w:p w14:paraId="183612C2" w14:textId="77777777" w:rsidR="007660EE" w:rsidRPr="00EC76D5" w:rsidRDefault="007660EE" w:rsidP="007660EE">
      <w:pPr>
        <w:pStyle w:val="Code"/>
        <w:rPr>
          <w:highlight w:val="white"/>
        </w:rPr>
      </w:pPr>
      <w:r w:rsidRPr="00EC76D5">
        <w:rPr>
          <w:highlight w:val="white"/>
        </w:rPr>
        <w:t xml:space="preserve">  | </w:t>
      </w:r>
      <w:r w:rsidRPr="00EC76D5">
        <w:rPr>
          <w:b/>
        </w:rPr>
        <w:t>log</w:t>
      </w:r>
      <w:r w:rsidRPr="00EC76D5">
        <w:rPr>
          <w:highlight w:val="white"/>
        </w:rPr>
        <w:t xml:space="preserve"> unary_expression</w:t>
      </w:r>
    </w:p>
    <w:p w14:paraId="6D7A4B61" w14:textId="77777777" w:rsidR="007660EE" w:rsidRPr="00EC76D5" w:rsidRDefault="007660EE" w:rsidP="007660EE">
      <w:pPr>
        <w:pStyle w:val="Code"/>
        <w:rPr>
          <w:highlight w:val="white"/>
        </w:rPr>
      </w:pPr>
      <w:r w:rsidRPr="00EC76D5">
        <w:rPr>
          <w:highlight w:val="white"/>
        </w:rPr>
        <w:t xml:space="preserve">  | </w:t>
      </w:r>
      <w:r w:rsidRPr="00EC76D5">
        <w:rPr>
          <w:b/>
        </w:rPr>
        <w:t>exp</w:t>
      </w:r>
      <w:r w:rsidRPr="00EC76D5">
        <w:rPr>
          <w:highlight w:val="white"/>
        </w:rPr>
        <w:t xml:space="preserve"> unary_expression</w:t>
      </w:r>
    </w:p>
    <w:p w14:paraId="07AABD35" w14:textId="77777777" w:rsidR="007660EE" w:rsidRPr="00EC76D5" w:rsidRDefault="007660EE" w:rsidP="007660EE">
      <w:pPr>
        <w:pStyle w:val="Code"/>
        <w:rPr>
          <w:highlight w:val="white"/>
        </w:rPr>
      </w:pPr>
      <w:r w:rsidRPr="00EC76D5">
        <w:rPr>
          <w:highlight w:val="white"/>
        </w:rPr>
        <w:t xml:space="preserve">  | </w:t>
      </w:r>
      <w:r w:rsidRPr="00EC76D5">
        <w:rPr>
          <w:b/>
        </w:rPr>
        <w:t>log10</w:t>
      </w:r>
      <w:r w:rsidRPr="00EC76D5">
        <w:rPr>
          <w:highlight w:val="white"/>
        </w:rPr>
        <w:t xml:space="preserve"> unary_expression</w:t>
      </w:r>
    </w:p>
    <w:p w14:paraId="3C293C32" w14:textId="77777777" w:rsidR="007660EE" w:rsidRPr="00EC76D5" w:rsidRDefault="007660EE" w:rsidP="007660EE">
      <w:pPr>
        <w:pStyle w:val="Code"/>
        <w:rPr>
          <w:highlight w:val="white"/>
        </w:rPr>
      </w:pPr>
      <w:r w:rsidRPr="00EC76D5">
        <w:rPr>
          <w:highlight w:val="white"/>
        </w:rPr>
        <w:t xml:space="preserve">  | </w:t>
      </w:r>
      <w:r w:rsidRPr="00EC76D5">
        <w:rPr>
          <w:b/>
        </w:rPr>
        <w:t>exp10</w:t>
      </w:r>
      <w:r w:rsidRPr="00EC76D5">
        <w:rPr>
          <w:highlight w:val="white"/>
        </w:rPr>
        <w:t xml:space="preserve"> unary_expression</w:t>
      </w:r>
    </w:p>
    <w:p w14:paraId="14F72EDF" w14:textId="77777777" w:rsidR="007660EE" w:rsidRPr="00EC76D5" w:rsidRDefault="007660EE" w:rsidP="007660EE">
      <w:pPr>
        <w:pStyle w:val="Code"/>
        <w:rPr>
          <w:highlight w:val="white"/>
        </w:rPr>
      </w:pPr>
      <w:r w:rsidRPr="00EC76D5">
        <w:rPr>
          <w:highlight w:val="white"/>
        </w:rPr>
        <w:t xml:space="preserve">  | </w:t>
      </w:r>
      <w:r w:rsidRPr="00EC76D5">
        <w:rPr>
          <w:b/>
        </w:rPr>
        <w:t>sqrt</w:t>
      </w:r>
      <w:r w:rsidRPr="00EC76D5">
        <w:rPr>
          <w:highlight w:val="white"/>
        </w:rPr>
        <w:t xml:space="preserve"> unary_expression</w:t>
      </w:r>
    </w:p>
    <w:p w14:paraId="69CDD948" w14:textId="77777777" w:rsidR="007660EE" w:rsidRPr="00EC76D5" w:rsidRDefault="007660EE" w:rsidP="007660EE">
      <w:pPr>
        <w:pStyle w:val="Code"/>
        <w:rPr>
          <w:highlight w:val="white"/>
        </w:rPr>
      </w:pPr>
    </w:p>
    <w:p w14:paraId="191588CF" w14:textId="77777777" w:rsidR="007660EE" w:rsidRPr="00EC76D5" w:rsidRDefault="007660EE" w:rsidP="007660EE">
      <w:pPr>
        <w:pStyle w:val="Code"/>
        <w:rPr>
          <w:highlight w:val="white"/>
        </w:rPr>
      </w:pPr>
      <w:r w:rsidRPr="00EC76D5">
        <w:rPr>
          <w:highlight w:val="white"/>
        </w:rPr>
        <w:t>primary_expression ::=</w:t>
      </w:r>
    </w:p>
    <w:p w14:paraId="6A2E2505" w14:textId="77777777" w:rsidR="007660EE" w:rsidRPr="00EC76D5" w:rsidRDefault="007660EE" w:rsidP="007660EE">
      <w:pPr>
        <w:pStyle w:val="Code"/>
        <w:rPr>
          <w:highlight w:val="white"/>
        </w:rPr>
      </w:pPr>
      <w:r w:rsidRPr="00EC76D5">
        <w:rPr>
          <w:highlight w:val="white"/>
        </w:rPr>
        <w:t xml:space="preserve">    </w:t>
      </w:r>
      <w:r w:rsidRPr="00EC76D5">
        <w:rPr>
          <w:b/>
        </w:rPr>
        <w:t>(</w:t>
      </w:r>
      <w:r w:rsidRPr="00EC76D5">
        <w:rPr>
          <w:highlight w:val="white"/>
        </w:rPr>
        <w:t xml:space="preserve"> expression </w:t>
      </w:r>
      <w:r w:rsidRPr="00EC76D5">
        <w:rPr>
          <w:b/>
        </w:rPr>
        <w:t>)</w:t>
      </w:r>
    </w:p>
    <w:p w14:paraId="074F1706" w14:textId="77777777" w:rsidR="007660EE" w:rsidRPr="00EC76D5" w:rsidRDefault="007660EE" w:rsidP="007660EE">
      <w:pPr>
        <w:pStyle w:val="Code"/>
        <w:rPr>
          <w:highlight w:val="white"/>
        </w:rPr>
      </w:pPr>
      <w:r w:rsidRPr="00EC76D5">
        <w:rPr>
          <w:highlight w:val="white"/>
        </w:rPr>
        <w:t xml:space="preserve">  | </w:t>
      </w:r>
      <w:r w:rsidRPr="00EC76D5">
        <w:rPr>
          <w:b/>
        </w:rPr>
        <w:t>identifier</w:t>
      </w:r>
    </w:p>
    <w:p w14:paraId="0032EB5E" w14:textId="77777777" w:rsidR="007660EE" w:rsidRPr="00EC76D5" w:rsidRDefault="007660EE" w:rsidP="007660EE">
      <w:pPr>
        <w:pStyle w:val="Code"/>
        <w:rPr>
          <w:b/>
        </w:rPr>
      </w:pPr>
      <w:r w:rsidRPr="00EC76D5">
        <w:rPr>
          <w:highlight w:val="white"/>
        </w:rPr>
        <w:lastRenderedPageBreak/>
        <w:t xml:space="preserve">  | </w:t>
      </w:r>
      <w:r w:rsidRPr="00EC76D5">
        <w:rPr>
          <w:b/>
        </w:rPr>
        <w:t>value</w:t>
      </w:r>
    </w:p>
    <w:p w14:paraId="3C7C32BD" w14:textId="77777777" w:rsidR="007660EE" w:rsidRPr="00EC76D5" w:rsidRDefault="007660EE" w:rsidP="007660EE">
      <w:r w:rsidRPr="00EC76D5">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EC76D5" w:rsidRDefault="007660EE" w:rsidP="007660EE">
      <w:pPr>
        <w:pStyle w:val="Code"/>
      </w:pPr>
      <w:r w:rsidRPr="00EC76D5">
        <w:rPr>
          <w:b/>
        </w:rPr>
        <w:t>read string , identifier ;</w:t>
      </w:r>
    </w:p>
    <w:p w14:paraId="13D07821" w14:textId="77777777" w:rsidR="007660EE" w:rsidRPr="00EC76D5" w:rsidRDefault="007660EE" w:rsidP="007660EE">
      <w:pPr>
        <w:pStyle w:val="Rubrik3"/>
      </w:pPr>
      <w:bookmarkStart w:id="512" w:name="_Toc54120024"/>
      <w:proofErr w:type="spellStart"/>
      <w:r>
        <w:t>GPPG</w:t>
      </w:r>
      <w:bookmarkEnd w:id="512"/>
      <w:proofErr w:type="spellEnd"/>
    </w:p>
    <w:p w14:paraId="3F9D3945" w14:textId="77777777" w:rsidR="007660EE" w:rsidRPr="00113810" w:rsidRDefault="007660EE" w:rsidP="007660EE">
      <w:proofErr w:type="spellStart"/>
      <w:r>
        <w:t>GPPG</w:t>
      </w:r>
      <w:proofErr w:type="spellEnd"/>
      <w:r w:rsidRPr="00EC76D5">
        <w:t xml:space="preserve"> is a tool based on</w:t>
      </w:r>
      <w:r>
        <w:t xml:space="preserve"> the</w:t>
      </w:r>
      <w:r w:rsidRPr="00EC76D5">
        <w:t xml:space="preserve"> classic parser generator </w:t>
      </w:r>
      <w:proofErr w:type="spellStart"/>
      <w:r w:rsidRPr="00EC76D5">
        <w:t>Yacc</w:t>
      </w:r>
      <w:proofErr w:type="spellEnd"/>
      <w:r w:rsidRPr="00EC76D5">
        <w:rPr>
          <w:rStyle w:val="Fotnotsreferens"/>
        </w:rPr>
        <w:footnoteReference w:id="5"/>
      </w:r>
      <w:r w:rsidRPr="00EC76D5">
        <w:t xml:space="preserve">. Even though it is possible to write a parser in pure </w:t>
      </w:r>
      <w:r>
        <w:t>C#</w:t>
      </w:r>
      <w:r w:rsidRPr="00EC76D5">
        <w:t xml:space="preserve">, it is easier to use a tool like </w:t>
      </w:r>
      <w:proofErr w:type="spellStart"/>
      <w:r>
        <w:t>GPPG</w:t>
      </w:r>
      <w:proofErr w:type="spellEnd"/>
      <w:r w:rsidRPr="00EC76D5">
        <w:t xml:space="preserve">. Simply put, </w:t>
      </w:r>
      <w:proofErr w:type="spellStart"/>
      <w:r>
        <w:t>GPPG</w:t>
      </w:r>
      <w:proofErr w:type="spellEnd"/>
      <w:r w:rsidRPr="00EC76D5">
        <w:t xml:space="preserve"> takes a grammar as input and generators </w:t>
      </w:r>
      <w:r>
        <w:t>C#</w:t>
      </w:r>
      <w:r w:rsidRPr="00EC76D5">
        <w:t xml:space="preserve"> code as output. However, it does not only check whether the input string comply with the grammar, each rule is also allowed to perform</w:t>
      </w:r>
      <w:r w:rsidRPr="00113810">
        <w:t xml:space="preserve"> </w:t>
      </w:r>
      <w:r w:rsidRPr="00113810">
        <w:rPr>
          <w:rStyle w:val="KeyWord0"/>
        </w:rPr>
        <w:t>actions</w:t>
      </w:r>
      <w:r w:rsidRPr="00113810">
        <w:t xml:space="preserve">, defined by </w:t>
      </w:r>
      <w:r>
        <w:t>C#</w:t>
      </w:r>
      <w:r w:rsidRPr="00113810">
        <w:t xml:space="preserve"> code.</w:t>
      </w:r>
    </w:p>
    <w:p w14:paraId="0DAAD726" w14:textId="77777777" w:rsidR="007660EE" w:rsidRPr="00EC76D5" w:rsidRDefault="007660EE" w:rsidP="007660EE">
      <w:r w:rsidRPr="00EC76D5">
        <w:t xml:space="preserve">The parser is divided into two parts: one part stating the rules and tokens of the grammar, and one part defining the grammar rules. The tokens written in boldface in the previous section are written in capital letters in </w:t>
      </w:r>
      <w:proofErr w:type="spellStart"/>
      <w:r>
        <w:t>GPPG</w:t>
      </w:r>
      <w:proofErr w:type="spellEnd"/>
      <w:r w:rsidRPr="00EC76D5">
        <w:t>.</w:t>
      </w:r>
    </w:p>
    <w:p w14:paraId="6E0C806E" w14:textId="77777777" w:rsidR="007660EE" w:rsidRPr="00EC76D5" w:rsidRDefault="007660EE" w:rsidP="007660EE">
      <w:pPr>
        <w:pStyle w:val="CodeHeader"/>
      </w:pPr>
      <w:proofErr w:type="spellStart"/>
      <w:r>
        <w:t>Parser.gppg</w:t>
      </w:r>
      <w:proofErr w:type="spellEnd"/>
    </w:p>
    <w:p w14:paraId="70A7DB91" w14:textId="77777777" w:rsidR="007660EE" w:rsidRPr="007F6CD6" w:rsidRDefault="007660EE" w:rsidP="007660EE">
      <w:pPr>
        <w:pStyle w:val="Code"/>
        <w:rPr>
          <w:highlight w:val="white"/>
        </w:rPr>
      </w:pPr>
      <w:r w:rsidRPr="007F6CD6">
        <w:rPr>
          <w:highlight w:val="white"/>
        </w:rPr>
        <w:t>%namespace Calculator</w:t>
      </w:r>
    </w:p>
    <w:p w14:paraId="729F412F" w14:textId="77777777" w:rsidR="007660EE" w:rsidRPr="007F6CD6" w:rsidRDefault="007660EE" w:rsidP="007660EE">
      <w:pPr>
        <w:pStyle w:val="Code"/>
        <w:rPr>
          <w:highlight w:val="white"/>
        </w:rPr>
      </w:pPr>
      <w:r w:rsidRPr="007F6CD6">
        <w:rPr>
          <w:highlight w:val="white"/>
        </w:rPr>
        <w:t>%partial</w:t>
      </w:r>
    </w:p>
    <w:p w14:paraId="62949D7C" w14:textId="77777777" w:rsidR="007660EE" w:rsidRPr="007F6CD6" w:rsidRDefault="007660EE" w:rsidP="007660EE">
      <w:pPr>
        <w:pStyle w:val="Code"/>
        <w:rPr>
          <w:highlight w:val="white"/>
        </w:rPr>
      </w:pPr>
    </w:p>
    <w:p w14:paraId="7A6A9029" w14:textId="77777777" w:rsidR="007660EE" w:rsidRPr="007F6CD6" w:rsidRDefault="007660EE" w:rsidP="007660EE">
      <w:pPr>
        <w:pStyle w:val="Code"/>
        <w:rPr>
          <w:highlight w:val="white"/>
        </w:rPr>
      </w:pPr>
      <w:r w:rsidRPr="007F6CD6">
        <w:rPr>
          <w:highlight w:val="white"/>
        </w:rPr>
        <w:t>%{</w:t>
      </w:r>
    </w:p>
    <w:p w14:paraId="6529673C" w14:textId="77777777" w:rsidR="007660EE" w:rsidRPr="007F6CD6" w:rsidRDefault="007660EE" w:rsidP="007660EE">
      <w:pPr>
        <w:pStyle w:val="Code"/>
        <w:rPr>
          <w:highlight w:val="white"/>
        </w:rPr>
      </w:pPr>
      <w:r w:rsidRPr="007F6CD6">
        <w:rPr>
          <w:highlight w:val="white"/>
        </w:rPr>
        <w:t xml:space="preserve">  // Empty.</w:t>
      </w:r>
    </w:p>
    <w:p w14:paraId="006A49D5" w14:textId="77777777" w:rsidR="007660EE" w:rsidRPr="007F6CD6" w:rsidRDefault="007660EE" w:rsidP="007660EE">
      <w:pPr>
        <w:pStyle w:val="Code"/>
        <w:rPr>
          <w:highlight w:val="white"/>
        </w:rPr>
      </w:pPr>
      <w:r w:rsidRPr="007F6CD6">
        <w:rPr>
          <w:highlight w:val="white"/>
        </w:rPr>
        <w:t>%}</w:t>
      </w:r>
    </w:p>
    <w:p w14:paraId="089F2C7A" w14:textId="77777777" w:rsidR="007660EE" w:rsidRPr="00EC76D5" w:rsidRDefault="007660EE" w:rsidP="007660EE">
      <w:r w:rsidRPr="00EC76D5">
        <w:t>The following tokens do not hold attributes.</w:t>
      </w:r>
    </w:p>
    <w:p w14:paraId="5D79EB5C" w14:textId="77777777" w:rsidR="007660EE" w:rsidRDefault="007660EE" w:rsidP="007660EE">
      <w:pPr>
        <w:pStyle w:val="Code"/>
        <w:rPr>
          <w:highlight w:val="white"/>
        </w:rPr>
      </w:pPr>
      <w:r w:rsidRPr="007F6CD6">
        <w:rPr>
          <w:highlight w:val="white"/>
        </w:rPr>
        <w:t>%token ASSIGN READ WRITE NEWLINE EQUAL PLUS MINUS TIMES DIVIDE SIN COS TAN</w:t>
      </w:r>
    </w:p>
    <w:p w14:paraId="2946FFC1" w14:textId="77777777" w:rsidR="007660EE" w:rsidRPr="006013DE" w:rsidRDefault="007660EE" w:rsidP="007660EE">
      <w:pPr>
        <w:pStyle w:val="Code"/>
        <w:rPr>
          <w:highlight w:val="white"/>
        </w:rPr>
      </w:pPr>
      <w:r>
        <w:rPr>
          <w:highlight w:val="white"/>
        </w:rPr>
        <w:t xml:space="preserve">      </w:t>
      </w:r>
      <w:r w:rsidRPr="007F6CD6">
        <w:rPr>
          <w:highlight w:val="white"/>
        </w:rPr>
        <w:t xml:space="preserve"> LOG EXP LOG10 EXP10 SQRT LEFT_PAREN RIGHT_PAREN COMMA SEMICOLON</w:t>
      </w:r>
    </w:p>
    <w:p w14:paraId="23CE4A4F" w14:textId="77777777" w:rsidR="007660EE" w:rsidRPr="00EC76D5" w:rsidRDefault="007660EE" w:rsidP="007660EE">
      <w:r w:rsidRPr="006013DE">
        <w:t xml:space="preserve">The </w:t>
      </w:r>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w:t>
      </w:r>
      <w:r>
        <w:t>tokens have</w:t>
      </w:r>
      <w:r w:rsidRPr="00EC76D5">
        <w:t xml:space="preserve"> attributes.</w:t>
      </w:r>
    </w:p>
    <w:p w14:paraId="3C057F35" w14:textId="77777777" w:rsidR="007660EE" w:rsidRPr="003D4FD0" w:rsidRDefault="007660EE" w:rsidP="007660EE">
      <w:pPr>
        <w:pStyle w:val="Code"/>
        <w:rPr>
          <w:highlight w:val="white"/>
        </w:rPr>
      </w:pPr>
      <w:r w:rsidRPr="003D4FD0">
        <w:rPr>
          <w:highlight w:val="white"/>
        </w:rPr>
        <w:t>%union {</w:t>
      </w:r>
    </w:p>
    <w:p w14:paraId="39EDEB2C"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name;</w:t>
      </w:r>
    </w:p>
    <w:p w14:paraId="7763C56E"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text;</w:t>
      </w:r>
    </w:p>
    <w:p w14:paraId="499A13FB" w14:textId="77777777" w:rsidR="007660EE" w:rsidRPr="003D4FD0" w:rsidRDefault="007660EE" w:rsidP="007660EE">
      <w:pPr>
        <w:pStyle w:val="Code"/>
        <w:rPr>
          <w:highlight w:val="white"/>
        </w:rPr>
      </w:pPr>
      <w:r w:rsidRPr="003D4FD0">
        <w:rPr>
          <w:highlight w:val="white"/>
        </w:rPr>
        <w:t xml:space="preserve">  public </w:t>
      </w:r>
      <w:r>
        <w:rPr>
          <w:highlight w:val="white"/>
        </w:rPr>
        <w:t>double</w:t>
      </w:r>
      <w:r w:rsidRPr="003D4FD0">
        <w:rPr>
          <w:highlight w:val="white"/>
        </w:rPr>
        <w:t xml:space="preserve"> value;</w:t>
      </w:r>
    </w:p>
    <w:p w14:paraId="36FD6A50" w14:textId="77777777" w:rsidR="007660EE" w:rsidRPr="003D4FD0" w:rsidRDefault="007660EE" w:rsidP="007660EE">
      <w:pPr>
        <w:pStyle w:val="Code"/>
        <w:rPr>
          <w:highlight w:val="white"/>
        </w:rPr>
      </w:pPr>
      <w:r w:rsidRPr="003D4FD0">
        <w:rPr>
          <w:highlight w:val="white"/>
        </w:rPr>
        <w:t xml:space="preserve">  public List&lt;</w:t>
      </w:r>
      <w:r>
        <w:rPr>
          <w:highlight w:val="white"/>
        </w:rPr>
        <w:t>string</w:t>
      </w:r>
      <w:r w:rsidRPr="003D4FD0">
        <w:rPr>
          <w:highlight w:val="white"/>
        </w:rPr>
        <w:t>&gt; nameList;</w:t>
      </w:r>
    </w:p>
    <w:p w14:paraId="32E448A5" w14:textId="77777777" w:rsidR="007660EE" w:rsidRPr="003D4FD0" w:rsidRDefault="007660EE" w:rsidP="007660EE">
      <w:pPr>
        <w:pStyle w:val="Code"/>
        <w:rPr>
          <w:highlight w:val="white"/>
        </w:rPr>
      </w:pPr>
      <w:r w:rsidRPr="003D4FD0">
        <w:rPr>
          <w:highlight w:val="white"/>
        </w:rPr>
        <w:t xml:space="preserve">  public List&lt;</w:t>
      </w:r>
      <w:r>
        <w:rPr>
          <w:highlight w:val="white"/>
        </w:rPr>
        <w:t>double</w:t>
      </w:r>
      <w:r w:rsidRPr="003D4FD0">
        <w:rPr>
          <w:highlight w:val="white"/>
        </w:rPr>
        <w:t>&gt; valueList;</w:t>
      </w:r>
    </w:p>
    <w:p w14:paraId="7AC3A3A6" w14:textId="77777777" w:rsidR="007660EE" w:rsidRPr="003D4FD0" w:rsidRDefault="007660EE" w:rsidP="007660EE">
      <w:pPr>
        <w:pStyle w:val="Code"/>
        <w:rPr>
          <w:highlight w:val="white"/>
        </w:rPr>
      </w:pPr>
      <w:r w:rsidRPr="003D4FD0">
        <w:rPr>
          <w:highlight w:val="white"/>
        </w:rPr>
        <w:t>}</w:t>
      </w:r>
    </w:p>
    <w:p w14:paraId="3E6A22F9" w14:textId="77777777" w:rsidR="007660EE" w:rsidRPr="003D4FD0" w:rsidRDefault="007660EE" w:rsidP="007660EE">
      <w:pPr>
        <w:pStyle w:val="Code"/>
      </w:pPr>
    </w:p>
    <w:p w14:paraId="08CC741E" w14:textId="77777777" w:rsidR="007660EE" w:rsidRPr="003D4FD0" w:rsidRDefault="007660EE" w:rsidP="007660EE">
      <w:pPr>
        <w:pStyle w:val="Code"/>
        <w:rPr>
          <w:highlight w:val="white"/>
        </w:rPr>
      </w:pPr>
      <w:r w:rsidRPr="003D4FD0">
        <w:rPr>
          <w:highlight w:val="white"/>
        </w:rPr>
        <w:t>%token &lt;text&gt; TEXT</w:t>
      </w:r>
    </w:p>
    <w:p w14:paraId="268F4538" w14:textId="77777777" w:rsidR="007660EE" w:rsidRPr="003D4FD0" w:rsidRDefault="007660EE" w:rsidP="007660EE">
      <w:pPr>
        <w:pStyle w:val="Code"/>
        <w:rPr>
          <w:highlight w:val="white"/>
        </w:rPr>
      </w:pPr>
      <w:r w:rsidRPr="003D4FD0">
        <w:rPr>
          <w:highlight w:val="white"/>
        </w:rPr>
        <w:t>%token &lt;name&gt; NAME</w:t>
      </w:r>
    </w:p>
    <w:p w14:paraId="615F3029" w14:textId="77777777" w:rsidR="007660EE" w:rsidRPr="003D4FD0" w:rsidRDefault="007660EE" w:rsidP="007660EE">
      <w:pPr>
        <w:pStyle w:val="Code"/>
        <w:rPr>
          <w:highlight w:val="white"/>
        </w:rPr>
      </w:pPr>
      <w:r w:rsidRPr="003D4FD0">
        <w:rPr>
          <w:highlight w:val="white"/>
        </w:rPr>
        <w:t>%token &lt;value&gt; VALUE</w:t>
      </w:r>
    </w:p>
    <w:p w14:paraId="1BC7854A" w14:textId="77777777" w:rsidR="007660EE" w:rsidRPr="003D4FD0" w:rsidRDefault="007660EE" w:rsidP="007660EE">
      <w:pPr>
        <w:pStyle w:val="Code"/>
        <w:rPr>
          <w:highlight w:val="white"/>
        </w:rPr>
      </w:pPr>
    </w:p>
    <w:p w14:paraId="50512D0A" w14:textId="77777777" w:rsidR="007660EE" w:rsidRPr="003D4FD0" w:rsidRDefault="007660EE" w:rsidP="007660EE">
      <w:pPr>
        <w:pStyle w:val="Code"/>
        <w:rPr>
          <w:highlight w:val="white"/>
        </w:rPr>
      </w:pPr>
      <w:r w:rsidRPr="003D4FD0">
        <w:rPr>
          <w:highlight w:val="white"/>
        </w:rPr>
        <w:t>%type &lt;nameList&gt; name_list</w:t>
      </w:r>
    </w:p>
    <w:p w14:paraId="5539CB92" w14:textId="77777777" w:rsidR="007660EE" w:rsidRPr="003D4FD0" w:rsidRDefault="007660EE" w:rsidP="007660EE">
      <w:pPr>
        <w:pStyle w:val="Code"/>
        <w:rPr>
          <w:highlight w:val="white"/>
        </w:rPr>
      </w:pPr>
      <w:r w:rsidRPr="003D4FD0">
        <w:rPr>
          <w:highlight w:val="white"/>
        </w:rPr>
        <w:t>%type &lt;valueList&gt; expression_list</w:t>
      </w:r>
    </w:p>
    <w:p w14:paraId="2543924F" w14:textId="77777777" w:rsidR="007660EE" w:rsidRPr="003D4FD0" w:rsidRDefault="007660EE" w:rsidP="007660EE">
      <w:pPr>
        <w:pStyle w:val="Code"/>
        <w:rPr>
          <w:highlight w:val="white"/>
        </w:rPr>
      </w:pPr>
      <w:r w:rsidRPr="003D4FD0">
        <w:rPr>
          <w:highlight w:val="white"/>
        </w:rPr>
        <w:t>%type &lt;value&gt; expression binary_expression unary_expression primary_expression</w:t>
      </w:r>
    </w:p>
    <w:p w14:paraId="2C509440" w14:textId="77777777" w:rsidR="007660EE" w:rsidRPr="00EC76D5" w:rsidRDefault="007660EE" w:rsidP="007660EE">
      <w:r w:rsidRPr="00EC76D5">
        <w:t xml:space="preserve">There are also the rules </w:t>
      </w:r>
      <w:proofErr w:type="spellStart"/>
      <w:r w:rsidRPr="00EC76D5">
        <w:rPr>
          <w:rStyle w:val="CodeInText0"/>
        </w:rPr>
        <w:t>statement_list</w:t>
      </w:r>
      <w:proofErr w:type="spellEnd"/>
      <w:r w:rsidRPr="00EC76D5">
        <w:t xml:space="preserve">, </w:t>
      </w:r>
      <w:r w:rsidRPr="00EC76D5">
        <w:rPr>
          <w:rStyle w:val="CodeInText0"/>
        </w:rPr>
        <w:t>statement</w:t>
      </w:r>
      <w:r w:rsidRPr="00EC76D5">
        <w:t xml:space="preserve">, and </w:t>
      </w:r>
      <w:proofErr w:type="spellStart"/>
      <w:r w:rsidRPr="00EC76D5">
        <w:rPr>
          <w:rStyle w:val="CodeInText0"/>
        </w:rPr>
        <w:t>optional_output</w:t>
      </w:r>
      <w:proofErr w:type="spellEnd"/>
      <w:r w:rsidRPr="00EC76D5">
        <w:t xml:space="preserve"> in the rules section below. However, they do not return values and do not need to be defined in this section.</w:t>
      </w:r>
    </w:p>
    <w:p w14:paraId="2A5433E4" w14:textId="77777777" w:rsidR="007660EE" w:rsidRPr="00EC76D5" w:rsidRDefault="007660EE" w:rsidP="007660EE">
      <w:pPr>
        <w:pStyle w:val="Code"/>
      </w:pPr>
      <w:r w:rsidRPr="00EC76D5">
        <w:t>%%</w:t>
      </w:r>
    </w:p>
    <w:p w14:paraId="7B578718" w14:textId="77777777" w:rsidR="007660EE" w:rsidRPr="00CF1C44" w:rsidRDefault="007660EE" w:rsidP="007660EE">
      <w:pPr>
        <w:pStyle w:val="Code"/>
      </w:pPr>
    </w:p>
    <w:p w14:paraId="67E698AE" w14:textId="77777777" w:rsidR="007660EE" w:rsidRPr="00CF1C44" w:rsidRDefault="007660EE" w:rsidP="007660EE">
      <w:pPr>
        <w:pStyle w:val="Code"/>
        <w:rPr>
          <w:highlight w:val="white"/>
        </w:rPr>
      </w:pPr>
      <w:r w:rsidRPr="00CF1C44">
        <w:rPr>
          <w:highlight w:val="white"/>
        </w:rPr>
        <w:t>statement_list:</w:t>
      </w:r>
    </w:p>
    <w:p w14:paraId="147C39E2" w14:textId="77777777" w:rsidR="007660EE" w:rsidRPr="00CF1C44" w:rsidRDefault="007660EE" w:rsidP="007660EE">
      <w:pPr>
        <w:pStyle w:val="Code"/>
        <w:rPr>
          <w:highlight w:val="white"/>
        </w:rPr>
      </w:pPr>
      <w:r w:rsidRPr="00CF1C44">
        <w:rPr>
          <w:highlight w:val="white"/>
        </w:rPr>
        <w:t xml:space="preserve">    statement</w:t>
      </w:r>
    </w:p>
    <w:p w14:paraId="7CC55170" w14:textId="77777777" w:rsidR="007660EE" w:rsidRPr="00CF1C44" w:rsidRDefault="007660EE" w:rsidP="007660EE">
      <w:pPr>
        <w:pStyle w:val="Code"/>
        <w:rPr>
          <w:highlight w:val="white"/>
        </w:rPr>
      </w:pPr>
      <w:r w:rsidRPr="00CF1C44">
        <w:rPr>
          <w:highlight w:val="white"/>
        </w:rPr>
        <w:t xml:space="preserve">  | statement statement_list;</w:t>
      </w:r>
    </w:p>
    <w:p w14:paraId="38D23AB0" w14:textId="77777777" w:rsidR="007660EE" w:rsidRPr="00EC76D5" w:rsidRDefault="007660EE" w:rsidP="007660EE">
      <w:pPr>
        <w:pStyle w:val="Code"/>
      </w:pPr>
    </w:p>
    <w:p w14:paraId="7422354C" w14:textId="77777777" w:rsidR="007660EE" w:rsidRPr="00EC76D5" w:rsidRDefault="007660EE" w:rsidP="007660EE">
      <w:r w:rsidRPr="00EC76D5">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CF1C44" w:rsidRDefault="007660EE" w:rsidP="007660EE">
      <w:pPr>
        <w:pStyle w:val="Code"/>
        <w:rPr>
          <w:highlight w:val="white"/>
        </w:rPr>
      </w:pPr>
      <w:r w:rsidRPr="00CF1C44">
        <w:rPr>
          <w:highlight w:val="white"/>
        </w:rPr>
        <w:t>statement:</w:t>
      </w:r>
    </w:p>
    <w:p w14:paraId="08A8E013" w14:textId="77777777" w:rsidR="007660EE" w:rsidRPr="00CF1C44" w:rsidRDefault="007660EE" w:rsidP="007660EE">
      <w:pPr>
        <w:pStyle w:val="Code"/>
        <w:rPr>
          <w:highlight w:val="white"/>
        </w:rPr>
      </w:pPr>
      <w:r w:rsidRPr="00CF1C44">
        <w:rPr>
          <w:highlight w:val="white"/>
        </w:rPr>
        <w:t xml:space="preserve">    ASSIGN NAME EQUAL expression SEMICOLON {</w:t>
      </w:r>
    </w:p>
    <w:p w14:paraId="51A8F166" w14:textId="77777777" w:rsidR="007660EE" w:rsidRPr="00CF1C44" w:rsidRDefault="007660EE" w:rsidP="007660EE">
      <w:pPr>
        <w:pStyle w:val="Code"/>
        <w:rPr>
          <w:highlight w:val="white"/>
        </w:rPr>
      </w:pPr>
      <w:r w:rsidRPr="00CF1C44">
        <w:rPr>
          <w:highlight w:val="white"/>
        </w:rPr>
        <w:t xml:space="preserve">      MainX.VariableMap[$2] = $4;</w:t>
      </w:r>
    </w:p>
    <w:p w14:paraId="5941AE3E" w14:textId="77777777" w:rsidR="007660EE" w:rsidRPr="00CF1C44" w:rsidRDefault="007660EE" w:rsidP="007660EE">
      <w:pPr>
        <w:pStyle w:val="Code"/>
        <w:rPr>
          <w:highlight w:val="white"/>
        </w:rPr>
      </w:pPr>
      <w:r w:rsidRPr="00CF1C44">
        <w:rPr>
          <w:highlight w:val="white"/>
        </w:rPr>
        <w:t xml:space="preserve">    }</w:t>
      </w:r>
    </w:p>
    <w:p w14:paraId="47C678B5" w14:textId="77777777" w:rsidR="007660EE" w:rsidRPr="00CF1C44" w:rsidRDefault="007660EE" w:rsidP="007660EE">
      <w:pPr>
        <w:pStyle w:val="Code"/>
        <w:rPr>
          <w:highlight w:val="white"/>
        </w:rPr>
      </w:pPr>
    </w:p>
    <w:p w14:paraId="24119F15" w14:textId="77777777" w:rsidR="007660EE" w:rsidRPr="00CF1C44" w:rsidRDefault="007660EE" w:rsidP="007660EE">
      <w:pPr>
        <w:pStyle w:val="Code"/>
        <w:rPr>
          <w:highlight w:val="white"/>
        </w:rPr>
      </w:pPr>
      <w:r w:rsidRPr="00CF1C44">
        <w:rPr>
          <w:highlight w:val="white"/>
        </w:rPr>
        <w:t xml:space="preserve">  | READ optional_output name_list SEMICOLON {</w:t>
      </w:r>
    </w:p>
    <w:p w14:paraId="5310AE9C" w14:textId="77777777" w:rsidR="007660EE" w:rsidRPr="00CF1C44" w:rsidRDefault="007660EE" w:rsidP="007660EE">
      <w:pPr>
        <w:pStyle w:val="Code"/>
        <w:rPr>
          <w:highlight w:val="white"/>
        </w:rPr>
      </w:pPr>
      <w:r w:rsidRPr="00CF1C44">
        <w:rPr>
          <w:highlight w:val="white"/>
        </w:rPr>
        <w:t xml:space="preserve">      try {</w:t>
      </w:r>
    </w:p>
    <w:p w14:paraId="4207898A"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buffer = Console.In.ReadLine();</w:t>
      </w:r>
    </w:p>
    <w:p w14:paraId="36343811"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textArray = buffer.Split(',');</w:t>
      </w:r>
    </w:p>
    <w:p w14:paraId="0C57C237" w14:textId="77777777" w:rsidR="007660EE" w:rsidRPr="00CF1C44" w:rsidRDefault="007660EE" w:rsidP="007660EE">
      <w:pPr>
        <w:pStyle w:val="Code"/>
        <w:rPr>
          <w:highlight w:val="white"/>
        </w:rPr>
      </w:pPr>
    </w:p>
    <w:p w14:paraId="1DC269E3" w14:textId="77777777" w:rsidR="007660EE" w:rsidRPr="00CF1C44" w:rsidRDefault="007660EE" w:rsidP="007660EE">
      <w:pPr>
        <w:pStyle w:val="Code"/>
        <w:rPr>
          <w:highlight w:val="white"/>
        </w:rPr>
      </w:pPr>
      <w:r w:rsidRPr="00CF1C44">
        <w:rPr>
          <w:highlight w:val="white"/>
        </w:rPr>
        <w:t xml:space="preserve">        if ($3.Count != textArray.Length) {</w:t>
      </w:r>
    </w:p>
    <w:p w14:paraId="4664DBE4" w14:textId="77777777" w:rsidR="007660EE" w:rsidRPr="00CF1C44" w:rsidRDefault="007660EE" w:rsidP="007660EE">
      <w:pPr>
        <w:pStyle w:val="Code"/>
        <w:rPr>
          <w:highlight w:val="white"/>
        </w:rPr>
      </w:pPr>
      <w:r w:rsidRPr="00CF1C44">
        <w:rPr>
          <w:highlight w:val="white"/>
        </w:rPr>
        <w:t xml:space="preserve">          Console.Error.WriteLine("Invalid number of values.");</w:t>
      </w:r>
    </w:p>
    <w:p w14:paraId="26549D09" w14:textId="77777777" w:rsidR="007660EE" w:rsidRPr="00CF1C44" w:rsidRDefault="007660EE" w:rsidP="007660EE">
      <w:pPr>
        <w:pStyle w:val="Code"/>
        <w:rPr>
          <w:highlight w:val="white"/>
        </w:rPr>
      </w:pPr>
      <w:r w:rsidRPr="00CF1C44">
        <w:rPr>
          <w:highlight w:val="white"/>
        </w:rPr>
        <w:t xml:space="preserve">          Environment.Exit(-1);</w:t>
      </w:r>
    </w:p>
    <w:p w14:paraId="171928A1" w14:textId="77777777" w:rsidR="007660EE" w:rsidRPr="00CF1C44" w:rsidRDefault="007660EE" w:rsidP="007660EE">
      <w:pPr>
        <w:pStyle w:val="Code"/>
        <w:rPr>
          <w:highlight w:val="white"/>
        </w:rPr>
      </w:pPr>
      <w:r w:rsidRPr="00CF1C44">
        <w:rPr>
          <w:highlight w:val="white"/>
        </w:rPr>
        <w:t xml:space="preserve">        }</w:t>
      </w:r>
    </w:p>
    <w:p w14:paraId="3B387178" w14:textId="77777777" w:rsidR="007660EE" w:rsidRPr="00CF1C44" w:rsidRDefault="007660EE" w:rsidP="007660EE">
      <w:pPr>
        <w:pStyle w:val="Code"/>
        <w:rPr>
          <w:highlight w:val="white"/>
        </w:rPr>
      </w:pPr>
      <w:r w:rsidRPr="00CF1C44">
        <w:rPr>
          <w:highlight w:val="white"/>
        </w:rPr>
        <w:t xml:space="preserve">      </w:t>
      </w:r>
    </w:p>
    <w:p w14:paraId="7F65DF48" w14:textId="77777777" w:rsidR="007660EE" w:rsidRPr="00CF1C44" w:rsidRDefault="007660EE" w:rsidP="007660EE">
      <w:pPr>
        <w:pStyle w:val="Code"/>
        <w:rPr>
          <w:highlight w:val="white"/>
        </w:rPr>
      </w:pPr>
      <w:r w:rsidRPr="00CF1C44">
        <w:rPr>
          <w:highlight w:val="white"/>
        </w:rPr>
        <w:t xml:space="preserve">        for (int index = 0; index &lt; $3.Count; ++index) {</w:t>
      </w:r>
    </w:p>
    <w:p w14:paraId="0233D36F"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name = $3[index], text = textArray[index];</w:t>
      </w:r>
    </w:p>
    <w:p w14:paraId="1942E99F" w14:textId="77777777" w:rsidR="007660EE" w:rsidRPr="00CF1C44" w:rsidRDefault="007660EE" w:rsidP="007660EE">
      <w:pPr>
        <w:pStyle w:val="Code"/>
        <w:rPr>
          <w:highlight w:val="white"/>
        </w:rPr>
      </w:pPr>
      <w:r w:rsidRPr="00CF1C44">
        <w:rPr>
          <w:highlight w:val="white"/>
        </w:rPr>
        <w:t xml:space="preserve">          double value = </w:t>
      </w:r>
      <w:r>
        <w:rPr>
          <w:highlight w:val="white"/>
        </w:rPr>
        <w:t>double</w:t>
      </w:r>
      <w:r w:rsidRPr="00CF1C44">
        <w:rPr>
          <w:highlight w:val="white"/>
        </w:rPr>
        <w:t>.Parse(text);</w:t>
      </w:r>
    </w:p>
    <w:p w14:paraId="37093741" w14:textId="77777777" w:rsidR="007660EE" w:rsidRPr="00CF1C44" w:rsidRDefault="007660EE" w:rsidP="007660EE">
      <w:pPr>
        <w:pStyle w:val="Code"/>
        <w:rPr>
          <w:highlight w:val="white"/>
        </w:rPr>
      </w:pPr>
      <w:r w:rsidRPr="00CF1C44">
        <w:rPr>
          <w:highlight w:val="white"/>
        </w:rPr>
        <w:t xml:space="preserve">          MainX.VariableMap[name] = value;</w:t>
      </w:r>
    </w:p>
    <w:p w14:paraId="779995D2" w14:textId="77777777" w:rsidR="007660EE" w:rsidRPr="00CF1C44" w:rsidRDefault="007660EE" w:rsidP="007660EE">
      <w:pPr>
        <w:pStyle w:val="Code"/>
        <w:rPr>
          <w:highlight w:val="white"/>
        </w:rPr>
      </w:pPr>
      <w:r w:rsidRPr="00CF1C44">
        <w:rPr>
          <w:highlight w:val="white"/>
        </w:rPr>
        <w:t xml:space="preserve">        }</w:t>
      </w:r>
    </w:p>
    <w:p w14:paraId="5A1597FE" w14:textId="77777777" w:rsidR="007660EE" w:rsidRPr="00CF1C44" w:rsidRDefault="007660EE" w:rsidP="007660EE">
      <w:pPr>
        <w:pStyle w:val="Code"/>
        <w:rPr>
          <w:highlight w:val="white"/>
        </w:rPr>
      </w:pPr>
      <w:r w:rsidRPr="00CF1C44">
        <w:rPr>
          <w:highlight w:val="white"/>
        </w:rPr>
        <w:t xml:space="preserve">      }</w:t>
      </w:r>
    </w:p>
    <w:p w14:paraId="0974CB1C" w14:textId="77777777" w:rsidR="007660EE" w:rsidRPr="00CF1C44" w:rsidRDefault="007660EE" w:rsidP="007660EE">
      <w:pPr>
        <w:pStyle w:val="Code"/>
        <w:rPr>
          <w:highlight w:val="white"/>
        </w:rPr>
      </w:pPr>
      <w:r w:rsidRPr="00CF1C44">
        <w:rPr>
          <w:highlight w:val="white"/>
        </w:rPr>
        <w:t xml:space="preserve">      catch (Exception exception) {</w:t>
      </w:r>
    </w:p>
    <w:p w14:paraId="60A0B0DC" w14:textId="77777777" w:rsidR="007660EE" w:rsidRPr="00CF1C44" w:rsidRDefault="007660EE" w:rsidP="007660EE">
      <w:pPr>
        <w:pStyle w:val="Code"/>
        <w:rPr>
          <w:highlight w:val="white"/>
        </w:rPr>
      </w:pPr>
      <w:r w:rsidRPr="00CF1C44">
        <w:rPr>
          <w:highlight w:val="white"/>
        </w:rPr>
        <w:t xml:space="preserve">        Console.Error.WriteLine("Invalid input: " + exception.ToString());</w:t>
      </w:r>
    </w:p>
    <w:p w14:paraId="0FADD0E6" w14:textId="77777777" w:rsidR="007660EE" w:rsidRPr="00CF1C44" w:rsidRDefault="007660EE" w:rsidP="007660EE">
      <w:pPr>
        <w:pStyle w:val="Code"/>
        <w:rPr>
          <w:highlight w:val="white"/>
        </w:rPr>
      </w:pPr>
      <w:r w:rsidRPr="00CF1C44">
        <w:rPr>
          <w:highlight w:val="white"/>
        </w:rPr>
        <w:t xml:space="preserve">        Environment.Exit(-1);</w:t>
      </w:r>
    </w:p>
    <w:p w14:paraId="1A33CD64" w14:textId="77777777" w:rsidR="007660EE" w:rsidRPr="00CF1C44" w:rsidRDefault="007660EE" w:rsidP="007660EE">
      <w:pPr>
        <w:pStyle w:val="Code"/>
        <w:rPr>
          <w:highlight w:val="white"/>
        </w:rPr>
      </w:pPr>
      <w:r w:rsidRPr="00CF1C44">
        <w:rPr>
          <w:highlight w:val="white"/>
        </w:rPr>
        <w:t xml:space="preserve">      }</w:t>
      </w:r>
    </w:p>
    <w:p w14:paraId="505B33E5" w14:textId="77777777" w:rsidR="007660EE" w:rsidRPr="00CF1C44" w:rsidRDefault="007660EE" w:rsidP="007660EE">
      <w:pPr>
        <w:pStyle w:val="Code"/>
        <w:rPr>
          <w:highlight w:val="white"/>
        </w:rPr>
      </w:pPr>
      <w:r w:rsidRPr="00CF1C44">
        <w:rPr>
          <w:highlight w:val="white"/>
        </w:rPr>
        <w:t xml:space="preserve">    }</w:t>
      </w:r>
    </w:p>
    <w:p w14:paraId="55E2A55E" w14:textId="77777777" w:rsidR="007660EE" w:rsidRPr="00CF1C44" w:rsidRDefault="007660EE" w:rsidP="007660EE">
      <w:pPr>
        <w:pStyle w:val="Code"/>
        <w:rPr>
          <w:highlight w:val="white"/>
        </w:rPr>
      </w:pPr>
    </w:p>
    <w:p w14:paraId="72EEE46E" w14:textId="77777777" w:rsidR="007660EE" w:rsidRPr="00CF1C44" w:rsidRDefault="007660EE" w:rsidP="007660EE">
      <w:pPr>
        <w:pStyle w:val="Code"/>
        <w:rPr>
          <w:highlight w:val="white"/>
        </w:rPr>
      </w:pPr>
      <w:r w:rsidRPr="00CF1C44">
        <w:rPr>
          <w:highlight w:val="white"/>
        </w:rPr>
        <w:t xml:space="preserve">  | WRITE optional_output expression_list SEMICOLON {</w:t>
      </w:r>
    </w:p>
    <w:p w14:paraId="51BE55A2" w14:textId="77777777" w:rsidR="007660EE" w:rsidRPr="00CF1C44" w:rsidRDefault="007660EE" w:rsidP="007660EE">
      <w:pPr>
        <w:pStyle w:val="Code"/>
        <w:rPr>
          <w:highlight w:val="white"/>
        </w:rPr>
      </w:pPr>
      <w:r w:rsidRPr="00CF1C44">
        <w:rPr>
          <w:highlight w:val="white"/>
        </w:rPr>
        <w:t xml:space="preserve">      bool first = true;</w:t>
      </w:r>
    </w:p>
    <w:p w14:paraId="0DE8037E" w14:textId="77777777" w:rsidR="007660EE" w:rsidRPr="00CF1C44" w:rsidRDefault="007660EE" w:rsidP="007660EE">
      <w:pPr>
        <w:pStyle w:val="Code"/>
        <w:rPr>
          <w:highlight w:val="white"/>
        </w:rPr>
      </w:pPr>
      <w:r w:rsidRPr="00CF1C44">
        <w:rPr>
          <w:highlight w:val="white"/>
        </w:rPr>
        <w:t xml:space="preserve">      foreach (</w:t>
      </w:r>
      <w:r>
        <w:rPr>
          <w:highlight w:val="white"/>
        </w:rPr>
        <w:t>double</w:t>
      </w:r>
      <w:r w:rsidRPr="00CF1C44">
        <w:rPr>
          <w:highlight w:val="white"/>
        </w:rPr>
        <w:t xml:space="preserve"> value in $3) {</w:t>
      </w:r>
    </w:p>
    <w:p w14:paraId="18DAB1DF" w14:textId="77777777" w:rsidR="007660EE" w:rsidRPr="00CF1C44" w:rsidRDefault="007660EE" w:rsidP="007660EE">
      <w:pPr>
        <w:pStyle w:val="Code"/>
        <w:rPr>
          <w:highlight w:val="white"/>
        </w:rPr>
      </w:pPr>
      <w:r w:rsidRPr="00CF1C44">
        <w:rPr>
          <w:highlight w:val="white"/>
        </w:rPr>
        <w:t xml:space="preserve">        Console.Out.Write((first ? "" : ", ") + value);</w:t>
      </w:r>
    </w:p>
    <w:p w14:paraId="18E67B3A" w14:textId="77777777" w:rsidR="007660EE" w:rsidRPr="00CF1C44" w:rsidRDefault="007660EE" w:rsidP="007660EE">
      <w:pPr>
        <w:pStyle w:val="Code"/>
        <w:rPr>
          <w:highlight w:val="white"/>
        </w:rPr>
      </w:pPr>
      <w:r w:rsidRPr="00CF1C44">
        <w:rPr>
          <w:highlight w:val="white"/>
        </w:rPr>
        <w:t xml:space="preserve">        first = false;</w:t>
      </w:r>
    </w:p>
    <w:p w14:paraId="5D1210EC" w14:textId="77777777" w:rsidR="007660EE" w:rsidRPr="00CF1C44" w:rsidRDefault="007660EE" w:rsidP="007660EE">
      <w:pPr>
        <w:pStyle w:val="Code"/>
        <w:rPr>
          <w:highlight w:val="white"/>
        </w:rPr>
      </w:pPr>
      <w:r w:rsidRPr="00CF1C44">
        <w:rPr>
          <w:highlight w:val="white"/>
        </w:rPr>
        <w:t xml:space="preserve">      }</w:t>
      </w:r>
    </w:p>
    <w:p w14:paraId="1920180F" w14:textId="77777777" w:rsidR="007660EE" w:rsidRPr="00CF1C44" w:rsidRDefault="007660EE" w:rsidP="007660EE">
      <w:pPr>
        <w:pStyle w:val="Code"/>
        <w:rPr>
          <w:highlight w:val="white"/>
        </w:rPr>
      </w:pPr>
    </w:p>
    <w:p w14:paraId="7F47C79E" w14:textId="77777777" w:rsidR="007660EE" w:rsidRPr="00CF1C44" w:rsidRDefault="007660EE" w:rsidP="007660EE">
      <w:pPr>
        <w:pStyle w:val="Code"/>
        <w:rPr>
          <w:highlight w:val="white"/>
        </w:rPr>
      </w:pPr>
      <w:r w:rsidRPr="00CF1C44">
        <w:rPr>
          <w:highlight w:val="white"/>
        </w:rPr>
        <w:t xml:space="preserve">      Console.Out.WriteLine();</w:t>
      </w:r>
    </w:p>
    <w:p w14:paraId="7FC2063C" w14:textId="77777777" w:rsidR="007660EE" w:rsidRPr="00CF1C44" w:rsidRDefault="007660EE" w:rsidP="007660EE">
      <w:pPr>
        <w:pStyle w:val="Code"/>
        <w:rPr>
          <w:highlight w:val="white"/>
        </w:rPr>
      </w:pPr>
      <w:r w:rsidRPr="00CF1C44">
        <w:rPr>
          <w:highlight w:val="white"/>
        </w:rPr>
        <w:t xml:space="preserve">    }</w:t>
      </w:r>
    </w:p>
    <w:p w14:paraId="51762627" w14:textId="77777777" w:rsidR="007660EE" w:rsidRPr="00CF1C44" w:rsidRDefault="007660EE" w:rsidP="007660EE">
      <w:pPr>
        <w:pStyle w:val="Code"/>
        <w:rPr>
          <w:highlight w:val="white"/>
        </w:rPr>
      </w:pPr>
    </w:p>
    <w:p w14:paraId="3CA297D6" w14:textId="77777777" w:rsidR="007660EE" w:rsidRPr="00CF1C44" w:rsidRDefault="007660EE" w:rsidP="007660EE">
      <w:pPr>
        <w:pStyle w:val="Code"/>
        <w:rPr>
          <w:highlight w:val="white"/>
        </w:rPr>
      </w:pPr>
      <w:r w:rsidRPr="00CF1C44">
        <w:rPr>
          <w:highlight w:val="white"/>
        </w:rPr>
        <w:t xml:space="preserve">  | NEWLINE SEMICOLON {</w:t>
      </w:r>
    </w:p>
    <w:p w14:paraId="44A7B546" w14:textId="77777777" w:rsidR="007660EE" w:rsidRPr="00CF1C44" w:rsidRDefault="007660EE" w:rsidP="007660EE">
      <w:pPr>
        <w:pStyle w:val="Code"/>
        <w:rPr>
          <w:highlight w:val="white"/>
        </w:rPr>
      </w:pPr>
      <w:r w:rsidRPr="00CF1C44">
        <w:rPr>
          <w:highlight w:val="white"/>
        </w:rPr>
        <w:t xml:space="preserve">      Console.Out.WriteLine();</w:t>
      </w:r>
    </w:p>
    <w:p w14:paraId="70E211AC" w14:textId="77777777" w:rsidR="007660EE" w:rsidRPr="00CF1C44" w:rsidRDefault="007660EE" w:rsidP="007660EE">
      <w:pPr>
        <w:pStyle w:val="Code"/>
        <w:rPr>
          <w:highlight w:val="white"/>
        </w:rPr>
      </w:pPr>
      <w:r w:rsidRPr="00CF1C44">
        <w:rPr>
          <w:highlight w:val="white"/>
        </w:rPr>
        <w:t xml:space="preserve">    };</w:t>
      </w:r>
    </w:p>
    <w:p w14:paraId="2BCCEC1F" w14:textId="77777777" w:rsidR="007660EE" w:rsidRPr="00CF1C44" w:rsidRDefault="007660EE" w:rsidP="007660EE">
      <w:pPr>
        <w:pStyle w:val="Code"/>
        <w:rPr>
          <w:highlight w:val="white"/>
        </w:rPr>
      </w:pPr>
    </w:p>
    <w:p w14:paraId="6F8B25D2" w14:textId="77777777" w:rsidR="007660EE" w:rsidRPr="00CF1C44" w:rsidRDefault="007660EE" w:rsidP="007660EE">
      <w:pPr>
        <w:pStyle w:val="Code"/>
        <w:rPr>
          <w:highlight w:val="white"/>
        </w:rPr>
      </w:pPr>
      <w:r w:rsidRPr="00CF1C44">
        <w:rPr>
          <w:highlight w:val="white"/>
        </w:rPr>
        <w:t>optional_output:</w:t>
      </w:r>
    </w:p>
    <w:p w14:paraId="4836CAD8" w14:textId="77777777" w:rsidR="007660EE" w:rsidRPr="00CF1C44" w:rsidRDefault="007660EE" w:rsidP="007660EE">
      <w:pPr>
        <w:pStyle w:val="Code"/>
        <w:rPr>
          <w:highlight w:val="white"/>
        </w:rPr>
      </w:pPr>
      <w:r w:rsidRPr="00CF1C44">
        <w:rPr>
          <w:highlight w:val="white"/>
        </w:rPr>
        <w:t xml:space="preserve">    /* Empty. */</w:t>
      </w:r>
    </w:p>
    <w:p w14:paraId="7910AD7C" w14:textId="77777777" w:rsidR="007660EE" w:rsidRPr="00CF1C44" w:rsidRDefault="007660EE" w:rsidP="007660EE">
      <w:pPr>
        <w:pStyle w:val="Code"/>
        <w:rPr>
          <w:highlight w:val="white"/>
        </w:rPr>
      </w:pPr>
      <w:r w:rsidRPr="00CF1C44">
        <w:rPr>
          <w:highlight w:val="white"/>
        </w:rPr>
        <w:t xml:space="preserve">  | TEXT COMMA {</w:t>
      </w:r>
    </w:p>
    <w:p w14:paraId="0FDC7944" w14:textId="77777777" w:rsidR="007660EE" w:rsidRPr="00CF1C44" w:rsidRDefault="007660EE" w:rsidP="007660EE">
      <w:pPr>
        <w:pStyle w:val="Code"/>
        <w:rPr>
          <w:highlight w:val="white"/>
        </w:rPr>
      </w:pPr>
      <w:r w:rsidRPr="00CF1C44">
        <w:rPr>
          <w:highlight w:val="white"/>
        </w:rPr>
        <w:t xml:space="preserve">      Console.Out.Write($1);</w:t>
      </w:r>
    </w:p>
    <w:p w14:paraId="1824EC10" w14:textId="77777777" w:rsidR="007660EE" w:rsidRPr="00CF1C44" w:rsidRDefault="007660EE" w:rsidP="007660EE">
      <w:pPr>
        <w:pStyle w:val="Code"/>
        <w:rPr>
          <w:highlight w:val="white"/>
        </w:rPr>
      </w:pPr>
      <w:r w:rsidRPr="00CF1C44">
        <w:rPr>
          <w:highlight w:val="white"/>
        </w:rPr>
        <w:t xml:space="preserve">    };</w:t>
      </w:r>
    </w:p>
    <w:p w14:paraId="5B80EACB" w14:textId="77777777" w:rsidR="007660EE" w:rsidRPr="00EC76D5" w:rsidRDefault="007660EE" w:rsidP="007660EE">
      <w:r w:rsidRPr="00EC76D5">
        <w:lastRenderedPageBreak/>
        <w:t>The value of the rule is stored in $$. However, the $$ value is always a reference to an Object. Therefore, we need to transform it into a list before we can call the add method.</w:t>
      </w:r>
    </w:p>
    <w:p w14:paraId="7BBC446F" w14:textId="77777777" w:rsidR="007660EE" w:rsidRPr="001949F7" w:rsidRDefault="007660EE" w:rsidP="007660EE">
      <w:pPr>
        <w:pStyle w:val="Code"/>
        <w:rPr>
          <w:highlight w:val="white"/>
        </w:rPr>
      </w:pPr>
      <w:bookmarkStart w:id="513" w:name="_Ref418232768"/>
      <w:r w:rsidRPr="001949F7">
        <w:rPr>
          <w:highlight w:val="white"/>
        </w:rPr>
        <w:t>name_list:</w:t>
      </w:r>
    </w:p>
    <w:p w14:paraId="009A5C9A" w14:textId="77777777" w:rsidR="007660EE" w:rsidRPr="001949F7" w:rsidRDefault="007660EE" w:rsidP="007660EE">
      <w:pPr>
        <w:pStyle w:val="Code"/>
        <w:rPr>
          <w:highlight w:val="white"/>
        </w:rPr>
      </w:pPr>
      <w:r w:rsidRPr="001949F7">
        <w:rPr>
          <w:highlight w:val="white"/>
        </w:rPr>
        <w:t xml:space="preserve">    NAME {</w:t>
      </w:r>
    </w:p>
    <w:p w14:paraId="3CDF203D" w14:textId="77777777" w:rsidR="007660EE" w:rsidRPr="001949F7" w:rsidRDefault="007660EE" w:rsidP="007660EE">
      <w:pPr>
        <w:pStyle w:val="Code"/>
        <w:rPr>
          <w:highlight w:val="white"/>
        </w:rPr>
      </w:pPr>
      <w:r w:rsidRPr="001949F7">
        <w:rPr>
          <w:highlight w:val="white"/>
        </w:rPr>
        <w:t xml:space="preserve">      $$ = new List&lt;</w:t>
      </w:r>
      <w:r>
        <w:rPr>
          <w:highlight w:val="white"/>
        </w:rPr>
        <w:t>string</w:t>
      </w:r>
      <w:r w:rsidRPr="001949F7">
        <w:rPr>
          <w:highlight w:val="white"/>
        </w:rPr>
        <w:t>&gt;();</w:t>
      </w:r>
    </w:p>
    <w:p w14:paraId="56E4A904" w14:textId="77777777" w:rsidR="007660EE" w:rsidRPr="001949F7" w:rsidRDefault="007660EE" w:rsidP="007660EE">
      <w:pPr>
        <w:pStyle w:val="Code"/>
        <w:rPr>
          <w:highlight w:val="white"/>
        </w:rPr>
      </w:pPr>
      <w:r w:rsidRPr="001949F7">
        <w:rPr>
          <w:highlight w:val="white"/>
        </w:rPr>
        <w:t xml:space="preserve">      $$.Add($1);</w:t>
      </w:r>
    </w:p>
    <w:p w14:paraId="1D34D021" w14:textId="77777777" w:rsidR="007660EE" w:rsidRPr="001949F7" w:rsidRDefault="007660EE" w:rsidP="007660EE">
      <w:pPr>
        <w:pStyle w:val="Code"/>
        <w:rPr>
          <w:highlight w:val="white"/>
        </w:rPr>
      </w:pPr>
      <w:r w:rsidRPr="001949F7">
        <w:rPr>
          <w:highlight w:val="white"/>
        </w:rPr>
        <w:t xml:space="preserve">    }</w:t>
      </w:r>
    </w:p>
    <w:p w14:paraId="0E213505" w14:textId="77777777" w:rsidR="007660EE" w:rsidRPr="001949F7" w:rsidRDefault="007660EE" w:rsidP="007660EE">
      <w:pPr>
        <w:pStyle w:val="Code"/>
        <w:rPr>
          <w:highlight w:val="white"/>
        </w:rPr>
      </w:pPr>
      <w:r w:rsidRPr="001949F7">
        <w:rPr>
          <w:highlight w:val="white"/>
        </w:rPr>
        <w:t xml:space="preserve">  | name_list COMMA NAME {</w:t>
      </w:r>
    </w:p>
    <w:p w14:paraId="2AFBA8AE" w14:textId="77777777" w:rsidR="007660EE" w:rsidRPr="001949F7" w:rsidRDefault="007660EE" w:rsidP="007660EE">
      <w:pPr>
        <w:pStyle w:val="Code"/>
        <w:rPr>
          <w:highlight w:val="white"/>
        </w:rPr>
      </w:pPr>
      <w:r w:rsidRPr="001949F7">
        <w:rPr>
          <w:highlight w:val="white"/>
        </w:rPr>
        <w:t xml:space="preserve">      $$ = $1;</w:t>
      </w:r>
    </w:p>
    <w:p w14:paraId="1382E6F7" w14:textId="77777777" w:rsidR="007660EE" w:rsidRPr="001949F7" w:rsidRDefault="007660EE" w:rsidP="007660EE">
      <w:pPr>
        <w:pStyle w:val="Code"/>
        <w:rPr>
          <w:highlight w:val="white"/>
        </w:rPr>
      </w:pPr>
      <w:r w:rsidRPr="001949F7">
        <w:rPr>
          <w:highlight w:val="white"/>
        </w:rPr>
        <w:t xml:space="preserve">      $$.Add($3);</w:t>
      </w:r>
    </w:p>
    <w:p w14:paraId="1FE35DB6" w14:textId="77777777" w:rsidR="007660EE" w:rsidRPr="001949F7" w:rsidRDefault="007660EE" w:rsidP="007660EE">
      <w:pPr>
        <w:pStyle w:val="Code"/>
        <w:rPr>
          <w:highlight w:val="white"/>
        </w:rPr>
      </w:pPr>
      <w:r w:rsidRPr="001949F7">
        <w:rPr>
          <w:highlight w:val="white"/>
        </w:rPr>
        <w:t xml:space="preserve">    };</w:t>
      </w:r>
    </w:p>
    <w:p w14:paraId="708EC9A2" w14:textId="77777777" w:rsidR="007660EE" w:rsidRPr="001949F7" w:rsidRDefault="007660EE" w:rsidP="007660EE">
      <w:pPr>
        <w:pStyle w:val="Code"/>
        <w:rPr>
          <w:highlight w:val="white"/>
        </w:rPr>
      </w:pPr>
    </w:p>
    <w:p w14:paraId="30DA46BC" w14:textId="77777777" w:rsidR="007660EE" w:rsidRPr="001949F7" w:rsidRDefault="007660EE" w:rsidP="007660EE">
      <w:pPr>
        <w:pStyle w:val="Code"/>
        <w:rPr>
          <w:highlight w:val="white"/>
        </w:rPr>
      </w:pPr>
      <w:r w:rsidRPr="001949F7">
        <w:rPr>
          <w:highlight w:val="white"/>
        </w:rPr>
        <w:t>expression_list:</w:t>
      </w:r>
    </w:p>
    <w:p w14:paraId="40D86FF1" w14:textId="77777777" w:rsidR="007660EE" w:rsidRPr="001949F7" w:rsidRDefault="007660EE" w:rsidP="007660EE">
      <w:pPr>
        <w:pStyle w:val="Code"/>
        <w:rPr>
          <w:highlight w:val="white"/>
        </w:rPr>
      </w:pPr>
      <w:r w:rsidRPr="001949F7">
        <w:rPr>
          <w:highlight w:val="white"/>
        </w:rPr>
        <w:t xml:space="preserve">    expression {</w:t>
      </w:r>
    </w:p>
    <w:p w14:paraId="4A4B3BA1" w14:textId="77777777" w:rsidR="007660EE" w:rsidRPr="001949F7" w:rsidRDefault="007660EE" w:rsidP="007660EE">
      <w:pPr>
        <w:pStyle w:val="Code"/>
        <w:rPr>
          <w:highlight w:val="white"/>
        </w:rPr>
      </w:pPr>
      <w:r w:rsidRPr="001949F7">
        <w:rPr>
          <w:highlight w:val="white"/>
        </w:rPr>
        <w:t xml:space="preserve">      $$ = new List&lt;</w:t>
      </w:r>
      <w:r>
        <w:rPr>
          <w:highlight w:val="white"/>
        </w:rPr>
        <w:t>double</w:t>
      </w:r>
      <w:r w:rsidRPr="001949F7">
        <w:rPr>
          <w:highlight w:val="white"/>
        </w:rPr>
        <w:t>&gt;();</w:t>
      </w:r>
    </w:p>
    <w:p w14:paraId="433B697A" w14:textId="77777777" w:rsidR="007660EE" w:rsidRPr="001949F7" w:rsidRDefault="007660EE" w:rsidP="007660EE">
      <w:pPr>
        <w:pStyle w:val="Code"/>
        <w:rPr>
          <w:highlight w:val="white"/>
        </w:rPr>
      </w:pPr>
      <w:r w:rsidRPr="001949F7">
        <w:rPr>
          <w:highlight w:val="white"/>
        </w:rPr>
        <w:t xml:space="preserve">      $$.Add($1);</w:t>
      </w:r>
    </w:p>
    <w:p w14:paraId="594A4CED" w14:textId="77777777" w:rsidR="007660EE" w:rsidRPr="001949F7" w:rsidRDefault="007660EE" w:rsidP="007660EE">
      <w:pPr>
        <w:pStyle w:val="Code"/>
        <w:rPr>
          <w:highlight w:val="white"/>
        </w:rPr>
      </w:pPr>
      <w:r w:rsidRPr="001949F7">
        <w:rPr>
          <w:highlight w:val="white"/>
        </w:rPr>
        <w:t xml:space="preserve">    }</w:t>
      </w:r>
    </w:p>
    <w:p w14:paraId="1276179D" w14:textId="77777777" w:rsidR="007660EE" w:rsidRPr="001949F7" w:rsidRDefault="007660EE" w:rsidP="007660EE">
      <w:pPr>
        <w:pStyle w:val="Code"/>
        <w:rPr>
          <w:highlight w:val="white"/>
        </w:rPr>
      </w:pPr>
      <w:r w:rsidRPr="001949F7">
        <w:rPr>
          <w:highlight w:val="white"/>
        </w:rPr>
        <w:t xml:space="preserve">  | expression_list COMMA expression {</w:t>
      </w:r>
    </w:p>
    <w:p w14:paraId="57748AA5" w14:textId="77777777" w:rsidR="007660EE" w:rsidRPr="001949F7" w:rsidRDefault="007660EE" w:rsidP="007660EE">
      <w:pPr>
        <w:pStyle w:val="Code"/>
        <w:rPr>
          <w:highlight w:val="white"/>
        </w:rPr>
      </w:pPr>
      <w:r w:rsidRPr="001949F7">
        <w:rPr>
          <w:highlight w:val="white"/>
        </w:rPr>
        <w:t xml:space="preserve">      $$ = $1;</w:t>
      </w:r>
    </w:p>
    <w:p w14:paraId="2CF7C704" w14:textId="77777777" w:rsidR="007660EE" w:rsidRPr="001949F7" w:rsidRDefault="007660EE" w:rsidP="007660EE">
      <w:pPr>
        <w:pStyle w:val="Code"/>
        <w:rPr>
          <w:highlight w:val="white"/>
        </w:rPr>
      </w:pPr>
      <w:r w:rsidRPr="001949F7">
        <w:rPr>
          <w:highlight w:val="white"/>
        </w:rPr>
        <w:t xml:space="preserve">      $$.Add($3);</w:t>
      </w:r>
    </w:p>
    <w:p w14:paraId="389AAD95" w14:textId="77777777" w:rsidR="007660EE" w:rsidRPr="001949F7" w:rsidRDefault="007660EE" w:rsidP="007660EE">
      <w:pPr>
        <w:pStyle w:val="Code"/>
        <w:rPr>
          <w:highlight w:val="white"/>
        </w:rPr>
      </w:pPr>
      <w:r w:rsidRPr="001949F7">
        <w:rPr>
          <w:highlight w:val="white"/>
        </w:rPr>
        <w:t xml:space="preserve">    };</w:t>
      </w:r>
    </w:p>
    <w:p w14:paraId="210211C3" w14:textId="77777777" w:rsidR="007660EE" w:rsidRPr="001949F7" w:rsidRDefault="007660EE" w:rsidP="007660EE">
      <w:pPr>
        <w:pStyle w:val="Code"/>
        <w:rPr>
          <w:highlight w:val="white"/>
        </w:rPr>
      </w:pPr>
    </w:p>
    <w:p w14:paraId="67701724" w14:textId="77777777" w:rsidR="007660EE" w:rsidRPr="001949F7" w:rsidRDefault="007660EE" w:rsidP="007660EE">
      <w:pPr>
        <w:pStyle w:val="Code"/>
        <w:rPr>
          <w:highlight w:val="white"/>
        </w:rPr>
      </w:pPr>
      <w:r w:rsidRPr="001949F7">
        <w:rPr>
          <w:highlight w:val="white"/>
        </w:rPr>
        <w:t>expression:</w:t>
      </w:r>
    </w:p>
    <w:p w14:paraId="5234ADD9" w14:textId="77777777" w:rsidR="007660EE" w:rsidRPr="001949F7" w:rsidRDefault="007660EE" w:rsidP="007660EE">
      <w:pPr>
        <w:pStyle w:val="Code"/>
        <w:rPr>
          <w:highlight w:val="white"/>
        </w:rPr>
      </w:pPr>
      <w:r w:rsidRPr="001949F7">
        <w:rPr>
          <w:highlight w:val="white"/>
        </w:rPr>
        <w:t xml:space="preserve">    binary_expression {</w:t>
      </w:r>
    </w:p>
    <w:p w14:paraId="49FE3BA4" w14:textId="77777777" w:rsidR="007660EE" w:rsidRPr="001949F7" w:rsidRDefault="007660EE" w:rsidP="007660EE">
      <w:pPr>
        <w:pStyle w:val="Code"/>
        <w:rPr>
          <w:highlight w:val="white"/>
        </w:rPr>
      </w:pPr>
      <w:r w:rsidRPr="001949F7">
        <w:rPr>
          <w:highlight w:val="white"/>
        </w:rPr>
        <w:t xml:space="preserve">      $$ = $1;</w:t>
      </w:r>
    </w:p>
    <w:p w14:paraId="3942EC4D" w14:textId="77777777" w:rsidR="007660EE" w:rsidRPr="001949F7" w:rsidRDefault="007660EE" w:rsidP="007660EE">
      <w:pPr>
        <w:pStyle w:val="Code"/>
        <w:rPr>
          <w:highlight w:val="white"/>
        </w:rPr>
      </w:pPr>
      <w:r w:rsidRPr="001949F7">
        <w:rPr>
          <w:highlight w:val="white"/>
        </w:rPr>
        <w:t xml:space="preserve">    }</w:t>
      </w:r>
    </w:p>
    <w:p w14:paraId="57702B20" w14:textId="77777777" w:rsidR="007660EE" w:rsidRPr="001949F7" w:rsidRDefault="007660EE" w:rsidP="007660EE">
      <w:pPr>
        <w:pStyle w:val="Code"/>
        <w:rPr>
          <w:highlight w:val="white"/>
        </w:rPr>
      </w:pPr>
      <w:r w:rsidRPr="001949F7">
        <w:rPr>
          <w:highlight w:val="white"/>
        </w:rPr>
        <w:t xml:space="preserve">  | expression PLUS binary_expression {</w:t>
      </w:r>
    </w:p>
    <w:p w14:paraId="05334CB6" w14:textId="77777777" w:rsidR="007660EE" w:rsidRPr="001949F7" w:rsidRDefault="007660EE" w:rsidP="007660EE">
      <w:pPr>
        <w:pStyle w:val="Code"/>
        <w:rPr>
          <w:highlight w:val="white"/>
        </w:rPr>
      </w:pPr>
      <w:r w:rsidRPr="001949F7">
        <w:rPr>
          <w:highlight w:val="white"/>
        </w:rPr>
        <w:t xml:space="preserve">      $$ = $1 + $3;</w:t>
      </w:r>
    </w:p>
    <w:p w14:paraId="1C128CAE" w14:textId="77777777" w:rsidR="007660EE" w:rsidRPr="001949F7" w:rsidRDefault="007660EE" w:rsidP="007660EE">
      <w:pPr>
        <w:pStyle w:val="Code"/>
        <w:rPr>
          <w:highlight w:val="white"/>
        </w:rPr>
      </w:pPr>
      <w:r w:rsidRPr="001949F7">
        <w:rPr>
          <w:highlight w:val="white"/>
        </w:rPr>
        <w:t xml:space="preserve">    }</w:t>
      </w:r>
    </w:p>
    <w:p w14:paraId="0EABA949" w14:textId="77777777" w:rsidR="007660EE" w:rsidRPr="001949F7" w:rsidRDefault="007660EE" w:rsidP="007660EE">
      <w:pPr>
        <w:pStyle w:val="Code"/>
        <w:rPr>
          <w:highlight w:val="white"/>
        </w:rPr>
      </w:pPr>
      <w:r w:rsidRPr="001949F7">
        <w:rPr>
          <w:highlight w:val="white"/>
        </w:rPr>
        <w:t xml:space="preserve">  | expression MINUS binary_expression {</w:t>
      </w:r>
    </w:p>
    <w:p w14:paraId="6A8A003A" w14:textId="77777777" w:rsidR="007660EE" w:rsidRPr="001949F7" w:rsidRDefault="007660EE" w:rsidP="007660EE">
      <w:pPr>
        <w:pStyle w:val="Code"/>
        <w:rPr>
          <w:highlight w:val="white"/>
        </w:rPr>
      </w:pPr>
      <w:r w:rsidRPr="001949F7">
        <w:rPr>
          <w:highlight w:val="white"/>
        </w:rPr>
        <w:t xml:space="preserve">      $$ = $1 - $3;</w:t>
      </w:r>
    </w:p>
    <w:p w14:paraId="4B379F70" w14:textId="77777777" w:rsidR="007660EE" w:rsidRPr="001949F7" w:rsidRDefault="007660EE" w:rsidP="007660EE">
      <w:pPr>
        <w:pStyle w:val="Code"/>
        <w:rPr>
          <w:highlight w:val="white"/>
        </w:rPr>
      </w:pPr>
      <w:r w:rsidRPr="001949F7">
        <w:rPr>
          <w:highlight w:val="white"/>
        </w:rPr>
        <w:t xml:space="preserve">    };</w:t>
      </w:r>
    </w:p>
    <w:p w14:paraId="2FEC7AE2" w14:textId="77777777" w:rsidR="007660EE" w:rsidRPr="001949F7" w:rsidRDefault="007660EE" w:rsidP="007660EE">
      <w:pPr>
        <w:pStyle w:val="Code"/>
        <w:rPr>
          <w:highlight w:val="white"/>
        </w:rPr>
      </w:pPr>
    </w:p>
    <w:p w14:paraId="1E32F8DC" w14:textId="77777777" w:rsidR="007660EE" w:rsidRPr="001949F7" w:rsidRDefault="007660EE" w:rsidP="007660EE">
      <w:pPr>
        <w:pStyle w:val="Code"/>
        <w:rPr>
          <w:highlight w:val="white"/>
        </w:rPr>
      </w:pPr>
      <w:r w:rsidRPr="001949F7">
        <w:rPr>
          <w:highlight w:val="white"/>
        </w:rPr>
        <w:t>binary_expression:</w:t>
      </w:r>
    </w:p>
    <w:p w14:paraId="2481D1B6" w14:textId="77777777" w:rsidR="007660EE" w:rsidRPr="001949F7" w:rsidRDefault="007660EE" w:rsidP="007660EE">
      <w:pPr>
        <w:pStyle w:val="Code"/>
        <w:rPr>
          <w:highlight w:val="white"/>
        </w:rPr>
      </w:pPr>
      <w:r w:rsidRPr="001949F7">
        <w:rPr>
          <w:highlight w:val="white"/>
        </w:rPr>
        <w:t xml:space="preserve">    unary_expression {</w:t>
      </w:r>
    </w:p>
    <w:p w14:paraId="2356F907" w14:textId="77777777" w:rsidR="007660EE" w:rsidRPr="001949F7" w:rsidRDefault="007660EE" w:rsidP="007660EE">
      <w:pPr>
        <w:pStyle w:val="Code"/>
        <w:rPr>
          <w:highlight w:val="white"/>
        </w:rPr>
      </w:pPr>
      <w:r w:rsidRPr="001949F7">
        <w:rPr>
          <w:highlight w:val="white"/>
        </w:rPr>
        <w:t xml:space="preserve">      $$ = $1;</w:t>
      </w:r>
    </w:p>
    <w:p w14:paraId="5A9C4713" w14:textId="77777777" w:rsidR="007660EE" w:rsidRPr="001949F7" w:rsidRDefault="007660EE" w:rsidP="007660EE">
      <w:pPr>
        <w:pStyle w:val="Code"/>
        <w:rPr>
          <w:highlight w:val="white"/>
        </w:rPr>
      </w:pPr>
      <w:r w:rsidRPr="001949F7">
        <w:rPr>
          <w:highlight w:val="white"/>
        </w:rPr>
        <w:t xml:space="preserve">    }</w:t>
      </w:r>
    </w:p>
    <w:p w14:paraId="385F9352" w14:textId="77777777" w:rsidR="007660EE" w:rsidRPr="001949F7" w:rsidRDefault="007660EE" w:rsidP="007660EE">
      <w:pPr>
        <w:pStyle w:val="Code"/>
        <w:rPr>
          <w:highlight w:val="white"/>
        </w:rPr>
      </w:pPr>
      <w:r w:rsidRPr="001949F7">
        <w:rPr>
          <w:highlight w:val="white"/>
        </w:rPr>
        <w:t xml:space="preserve">  | binary_expression TIMES unary_expression {</w:t>
      </w:r>
    </w:p>
    <w:p w14:paraId="45A38E73" w14:textId="77777777" w:rsidR="007660EE" w:rsidRPr="001949F7" w:rsidRDefault="007660EE" w:rsidP="007660EE">
      <w:pPr>
        <w:pStyle w:val="Code"/>
        <w:rPr>
          <w:highlight w:val="white"/>
        </w:rPr>
      </w:pPr>
      <w:r w:rsidRPr="001949F7">
        <w:rPr>
          <w:highlight w:val="white"/>
        </w:rPr>
        <w:t xml:space="preserve">      $$ = $1 * $3;</w:t>
      </w:r>
    </w:p>
    <w:p w14:paraId="2E9CAD91" w14:textId="77777777" w:rsidR="007660EE" w:rsidRPr="001949F7" w:rsidRDefault="007660EE" w:rsidP="007660EE">
      <w:pPr>
        <w:pStyle w:val="Code"/>
        <w:rPr>
          <w:highlight w:val="white"/>
        </w:rPr>
      </w:pPr>
      <w:r w:rsidRPr="001949F7">
        <w:rPr>
          <w:highlight w:val="white"/>
        </w:rPr>
        <w:t xml:space="preserve">    }</w:t>
      </w:r>
    </w:p>
    <w:p w14:paraId="4BBB5AB5" w14:textId="77777777" w:rsidR="007660EE" w:rsidRPr="001949F7" w:rsidRDefault="007660EE" w:rsidP="007660EE">
      <w:pPr>
        <w:pStyle w:val="Code"/>
        <w:rPr>
          <w:highlight w:val="white"/>
        </w:rPr>
      </w:pPr>
      <w:r w:rsidRPr="001949F7">
        <w:rPr>
          <w:highlight w:val="white"/>
        </w:rPr>
        <w:t xml:space="preserve">  | binary_expression DIVIDE unary_expression {</w:t>
      </w:r>
    </w:p>
    <w:p w14:paraId="6D93B315" w14:textId="77777777" w:rsidR="007660EE" w:rsidRPr="001949F7" w:rsidRDefault="007660EE" w:rsidP="007660EE">
      <w:pPr>
        <w:pStyle w:val="Code"/>
        <w:rPr>
          <w:highlight w:val="white"/>
        </w:rPr>
      </w:pPr>
      <w:r w:rsidRPr="001949F7">
        <w:rPr>
          <w:highlight w:val="white"/>
        </w:rPr>
        <w:t xml:space="preserve">      if ($3 == 0) {</w:t>
      </w:r>
    </w:p>
    <w:p w14:paraId="564A2AF5" w14:textId="77777777" w:rsidR="007660EE" w:rsidRPr="001949F7" w:rsidRDefault="007660EE" w:rsidP="007660EE">
      <w:pPr>
        <w:pStyle w:val="Code"/>
        <w:rPr>
          <w:highlight w:val="white"/>
        </w:rPr>
      </w:pPr>
      <w:r w:rsidRPr="001949F7">
        <w:rPr>
          <w:highlight w:val="white"/>
        </w:rPr>
        <w:t xml:space="preserve">        Console.Error.WriteLine("Division by Zero.");</w:t>
      </w:r>
    </w:p>
    <w:p w14:paraId="765EDC6E" w14:textId="77777777" w:rsidR="007660EE" w:rsidRPr="001949F7" w:rsidRDefault="007660EE" w:rsidP="007660EE">
      <w:pPr>
        <w:pStyle w:val="Code"/>
        <w:rPr>
          <w:highlight w:val="white"/>
        </w:rPr>
      </w:pPr>
      <w:r w:rsidRPr="001949F7">
        <w:rPr>
          <w:highlight w:val="white"/>
        </w:rPr>
        <w:t xml:space="preserve">        Environment.Exit(-1);</w:t>
      </w:r>
    </w:p>
    <w:p w14:paraId="303B6997" w14:textId="77777777" w:rsidR="007660EE" w:rsidRPr="001949F7" w:rsidRDefault="007660EE" w:rsidP="007660EE">
      <w:pPr>
        <w:pStyle w:val="Code"/>
        <w:rPr>
          <w:highlight w:val="white"/>
        </w:rPr>
      </w:pPr>
      <w:r w:rsidRPr="001949F7">
        <w:rPr>
          <w:highlight w:val="white"/>
        </w:rPr>
        <w:t xml:space="preserve">      }</w:t>
      </w:r>
    </w:p>
    <w:p w14:paraId="724E829F" w14:textId="77777777" w:rsidR="007660EE" w:rsidRPr="001949F7" w:rsidRDefault="007660EE" w:rsidP="007660EE">
      <w:pPr>
        <w:pStyle w:val="Code"/>
        <w:rPr>
          <w:highlight w:val="white"/>
        </w:rPr>
      </w:pPr>
    </w:p>
    <w:p w14:paraId="48F5F384" w14:textId="77777777" w:rsidR="007660EE" w:rsidRPr="001949F7" w:rsidRDefault="007660EE" w:rsidP="007660EE">
      <w:pPr>
        <w:pStyle w:val="Code"/>
        <w:rPr>
          <w:highlight w:val="white"/>
        </w:rPr>
      </w:pPr>
      <w:r w:rsidRPr="001949F7">
        <w:rPr>
          <w:highlight w:val="white"/>
        </w:rPr>
        <w:t xml:space="preserve">      $$ = $1 / $3;</w:t>
      </w:r>
    </w:p>
    <w:p w14:paraId="1E8BDC35" w14:textId="77777777" w:rsidR="007660EE" w:rsidRPr="001949F7" w:rsidRDefault="007660EE" w:rsidP="007660EE">
      <w:pPr>
        <w:pStyle w:val="Code"/>
        <w:rPr>
          <w:highlight w:val="white"/>
        </w:rPr>
      </w:pPr>
      <w:r w:rsidRPr="001949F7">
        <w:rPr>
          <w:highlight w:val="white"/>
        </w:rPr>
        <w:t xml:space="preserve">    };</w:t>
      </w:r>
    </w:p>
    <w:p w14:paraId="768B9B24" w14:textId="77777777" w:rsidR="007660EE" w:rsidRPr="001949F7" w:rsidRDefault="007660EE" w:rsidP="007660EE">
      <w:pPr>
        <w:pStyle w:val="Code"/>
        <w:rPr>
          <w:highlight w:val="white"/>
        </w:rPr>
      </w:pPr>
    </w:p>
    <w:p w14:paraId="64CBB5A1" w14:textId="77777777" w:rsidR="007660EE" w:rsidRPr="001949F7" w:rsidRDefault="007660EE" w:rsidP="007660EE">
      <w:pPr>
        <w:pStyle w:val="Code"/>
        <w:rPr>
          <w:highlight w:val="white"/>
        </w:rPr>
      </w:pPr>
      <w:r w:rsidRPr="001949F7">
        <w:rPr>
          <w:highlight w:val="white"/>
        </w:rPr>
        <w:t>unary_expression:</w:t>
      </w:r>
    </w:p>
    <w:p w14:paraId="7603BD92" w14:textId="77777777" w:rsidR="007660EE" w:rsidRPr="001949F7" w:rsidRDefault="007660EE" w:rsidP="007660EE">
      <w:pPr>
        <w:pStyle w:val="Code"/>
        <w:rPr>
          <w:highlight w:val="white"/>
        </w:rPr>
      </w:pPr>
      <w:r w:rsidRPr="001949F7">
        <w:rPr>
          <w:highlight w:val="white"/>
        </w:rPr>
        <w:t xml:space="preserve">    primary_expression {</w:t>
      </w:r>
    </w:p>
    <w:p w14:paraId="088C9350" w14:textId="77777777" w:rsidR="007660EE" w:rsidRPr="001949F7" w:rsidRDefault="007660EE" w:rsidP="007660EE">
      <w:pPr>
        <w:pStyle w:val="Code"/>
        <w:rPr>
          <w:highlight w:val="white"/>
        </w:rPr>
      </w:pPr>
      <w:r w:rsidRPr="001949F7">
        <w:rPr>
          <w:highlight w:val="white"/>
        </w:rPr>
        <w:t xml:space="preserve">      $$ = $1;</w:t>
      </w:r>
    </w:p>
    <w:p w14:paraId="13FC0E8D" w14:textId="77777777" w:rsidR="007660EE" w:rsidRPr="001949F7" w:rsidRDefault="007660EE" w:rsidP="007660EE">
      <w:pPr>
        <w:pStyle w:val="Code"/>
        <w:rPr>
          <w:highlight w:val="white"/>
        </w:rPr>
      </w:pPr>
      <w:r w:rsidRPr="001949F7">
        <w:rPr>
          <w:highlight w:val="white"/>
        </w:rPr>
        <w:t xml:space="preserve">    }</w:t>
      </w:r>
    </w:p>
    <w:p w14:paraId="47C6EA53" w14:textId="77777777" w:rsidR="007660EE" w:rsidRPr="001949F7" w:rsidRDefault="007660EE" w:rsidP="007660EE">
      <w:pPr>
        <w:pStyle w:val="Code"/>
        <w:rPr>
          <w:highlight w:val="white"/>
        </w:rPr>
      </w:pPr>
      <w:r w:rsidRPr="001949F7">
        <w:rPr>
          <w:highlight w:val="white"/>
        </w:rPr>
        <w:t xml:space="preserve">  | PLUS unary_expression {</w:t>
      </w:r>
    </w:p>
    <w:p w14:paraId="35184759" w14:textId="77777777" w:rsidR="007660EE" w:rsidRPr="001949F7" w:rsidRDefault="007660EE" w:rsidP="007660EE">
      <w:pPr>
        <w:pStyle w:val="Code"/>
        <w:rPr>
          <w:highlight w:val="white"/>
        </w:rPr>
      </w:pPr>
      <w:r w:rsidRPr="001949F7">
        <w:rPr>
          <w:highlight w:val="white"/>
        </w:rPr>
        <w:t xml:space="preserve">      $$ = $2;</w:t>
      </w:r>
    </w:p>
    <w:p w14:paraId="7F75E8F6" w14:textId="77777777" w:rsidR="007660EE" w:rsidRPr="001949F7" w:rsidRDefault="007660EE" w:rsidP="007660EE">
      <w:pPr>
        <w:pStyle w:val="Code"/>
        <w:rPr>
          <w:highlight w:val="white"/>
        </w:rPr>
      </w:pPr>
      <w:r w:rsidRPr="001949F7">
        <w:rPr>
          <w:highlight w:val="white"/>
        </w:rPr>
        <w:t xml:space="preserve">    }</w:t>
      </w:r>
    </w:p>
    <w:p w14:paraId="69771815" w14:textId="77777777" w:rsidR="007660EE" w:rsidRPr="001949F7" w:rsidRDefault="007660EE" w:rsidP="007660EE">
      <w:pPr>
        <w:pStyle w:val="Code"/>
        <w:rPr>
          <w:highlight w:val="white"/>
        </w:rPr>
      </w:pPr>
      <w:r w:rsidRPr="001949F7">
        <w:rPr>
          <w:highlight w:val="white"/>
        </w:rPr>
        <w:lastRenderedPageBreak/>
        <w:t xml:space="preserve">  | MINUS unary_expression {</w:t>
      </w:r>
    </w:p>
    <w:p w14:paraId="18E3BB11" w14:textId="77777777" w:rsidR="007660EE" w:rsidRPr="001949F7" w:rsidRDefault="007660EE" w:rsidP="007660EE">
      <w:pPr>
        <w:pStyle w:val="Code"/>
        <w:rPr>
          <w:highlight w:val="white"/>
        </w:rPr>
      </w:pPr>
      <w:r w:rsidRPr="001949F7">
        <w:rPr>
          <w:highlight w:val="white"/>
        </w:rPr>
        <w:t xml:space="preserve">      $$ = -$2;</w:t>
      </w:r>
    </w:p>
    <w:p w14:paraId="738C420E" w14:textId="77777777" w:rsidR="007660EE" w:rsidRPr="001949F7" w:rsidRDefault="007660EE" w:rsidP="007660EE">
      <w:pPr>
        <w:pStyle w:val="Code"/>
        <w:rPr>
          <w:highlight w:val="white"/>
        </w:rPr>
      </w:pPr>
      <w:r w:rsidRPr="001949F7">
        <w:rPr>
          <w:highlight w:val="white"/>
        </w:rPr>
        <w:t xml:space="preserve">    }</w:t>
      </w:r>
    </w:p>
    <w:p w14:paraId="66CF0CD8" w14:textId="77777777" w:rsidR="007660EE" w:rsidRPr="001949F7" w:rsidRDefault="007660EE" w:rsidP="007660EE">
      <w:pPr>
        <w:pStyle w:val="Code"/>
        <w:rPr>
          <w:highlight w:val="white"/>
        </w:rPr>
      </w:pPr>
      <w:r w:rsidRPr="001949F7">
        <w:rPr>
          <w:highlight w:val="white"/>
        </w:rPr>
        <w:t xml:space="preserve">  | SIN unary_expression {</w:t>
      </w:r>
    </w:p>
    <w:p w14:paraId="302C9AC1" w14:textId="77777777" w:rsidR="007660EE" w:rsidRPr="001949F7" w:rsidRDefault="007660EE" w:rsidP="007660EE">
      <w:pPr>
        <w:pStyle w:val="Code"/>
        <w:rPr>
          <w:highlight w:val="white"/>
        </w:rPr>
      </w:pPr>
      <w:r w:rsidRPr="001949F7">
        <w:rPr>
          <w:highlight w:val="white"/>
        </w:rPr>
        <w:t xml:space="preserve">      $$ = Math.Sin($2);</w:t>
      </w:r>
    </w:p>
    <w:p w14:paraId="3A39A140" w14:textId="77777777" w:rsidR="007660EE" w:rsidRPr="001949F7" w:rsidRDefault="007660EE" w:rsidP="007660EE">
      <w:pPr>
        <w:pStyle w:val="Code"/>
        <w:rPr>
          <w:highlight w:val="white"/>
        </w:rPr>
      </w:pPr>
      <w:r w:rsidRPr="001949F7">
        <w:rPr>
          <w:highlight w:val="white"/>
        </w:rPr>
        <w:t xml:space="preserve">    }</w:t>
      </w:r>
    </w:p>
    <w:p w14:paraId="4FEBE47F" w14:textId="77777777" w:rsidR="007660EE" w:rsidRPr="001949F7" w:rsidRDefault="007660EE" w:rsidP="007660EE">
      <w:pPr>
        <w:pStyle w:val="Code"/>
        <w:rPr>
          <w:highlight w:val="white"/>
        </w:rPr>
      </w:pPr>
      <w:r w:rsidRPr="001949F7">
        <w:rPr>
          <w:highlight w:val="white"/>
        </w:rPr>
        <w:t xml:space="preserve">  | COS unary_expression {</w:t>
      </w:r>
    </w:p>
    <w:p w14:paraId="27A9CA95" w14:textId="77777777" w:rsidR="007660EE" w:rsidRPr="001949F7" w:rsidRDefault="007660EE" w:rsidP="007660EE">
      <w:pPr>
        <w:pStyle w:val="Code"/>
        <w:rPr>
          <w:highlight w:val="white"/>
        </w:rPr>
      </w:pPr>
      <w:r w:rsidRPr="001949F7">
        <w:rPr>
          <w:highlight w:val="white"/>
        </w:rPr>
        <w:t xml:space="preserve">      $$ = Math.Cos($2);</w:t>
      </w:r>
    </w:p>
    <w:p w14:paraId="37CD85EE" w14:textId="77777777" w:rsidR="007660EE" w:rsidRPr="001949F7" w:rsidRDefault="007660EE" w:rsidP="007660EE">
      <w:pPr>
        <w:pStyle w:val="Code"/>
        <w:rPr>
          <w:highlight w:val="white"/>
        </w:rPr>
      </w:pPr>
      <w:r w:rsidRPr="001949F7">
        <w:rPr>
          <w:highlight w:val="white"/>
        </w:rPr>
        <w:t xml:space="preserve">    }</w:t>
      </w:r>
    </w:p>
    <w:p w14:paraId="6297C018" w14:textId="77777777" w:rsidR="007660EE" w:rsidRPr="001949F7" w:rsidRDefault="007660EE" w:rsidP="007660EE">
      <w:pPr>
        <w:pStyle w:val="Code"/>
        <w:rPr>
          <w:highlight w:val="white"/>
        </w:rPr>
      </w:pPr>
      <w:r w:rsidRPr="001949F7">
        <w:rPr>
          <w:highlight w:val="white"/>
        </w:rPr>
        <w:t xml:space="preserve">  | TAN unary_expression {</w:t>
      </w:r>
    </w:p>
    <w:p w14:paraId="72B1413E" w14:textId="77777777" w:rsidR="007660EE" w:rsidRPr="001949F7" w:rsidRDefault="007660EE" w:rsidP="007660EE">
      <w:pPr>
        <w:pStyle w:val="Code"/>
        <w:rPr>
          <w:highlight w:val="white"/>
        </w:rPr>
      </w:pPr>
      <w:r w:rsidRPr="001949F7">
        <w:rPr>
          <w:highlight w:val="white"/>
        </w:rPr>
        <w:t xml:space="preserve">      $$ = Math.Tan($2);</w:t>
      </w:r>
    </w:p>
    <w:p w14:paraId="1520D047" w14:textId="77777777" w:rsidR="007660EE" w:rsidRPr="001949F7" w:rsidRDefault="007660EE" w:rsidP="007660EE">
      <w:pPr>
        <w:pStyle w:val="Code"/>
        <w:rPr>
          <w:highlight w:val="white"/>
        </w:rPr>
      </w:pPr>
      <w:r w:rsidRPr="001949F7">
        <w:rPr>
          <w:highlight w:val="white"/>
        </w:rPr>
        <w:t xml:space="preserve">    }</w:t>
      </w:r>
    </w:p>
    <w:p w14:paraId="26E2E4DF" w14:textId="77777777" w:rsidR="007660EE" w:rsidRPr="001949F7" w:rsidRDefault="007660EE" w:rsidP="007660EE">
      <w:pPr>
        <w:pStyle w:val="Code"/>
        <w:rPr>
          <w:highlight w:val="white"/>
        </w:rPr>
      </w:pPr>
      <w:r w:rsidRPr="001949F7">
        <w:rPr>
          <w:highlight w:val="white"/>
        </w:rPr>
        <w:t xml:space="preserve">  | LOG unary_expression {</w:t>
      </w:r>
    </w:p>
    <w:p w14:paraId="697317E0" w14:textId="77777777" w:rsidR="007660EE" w:rsidRPr="001949F7" w:rsidRDefault="007660EE" w:rsidP="007660EE">
      <w:pPr>
        <w:pStyle w:val="Code"/>
        <w:rPr>
          <w:highlight w:val="white"/>
        </w:rPr>
      </w:pPr>
      <w:r w:rsidRPr="001949F7">
        <w:rPr>
          <w:highlight w:val="white"/>
        </w:rPr>
        <w:t xml:space="preserve">      if ($2 &lt;= 0) {</w:t>
      </w:r>
    </w:p>
    <w:p w14:paraId="7F67D68B"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4D9EA175" w14:textId="77777777" w:rsidR="007660EE" w:rsidRPr="001949F7" w:rsidRDefault="007660EE" w:rsidP="007660EE">
      <w:pPr>
        <w:pStyle w:val="Code"/>
        <w:rPr>
          <w:highlight w:val="white"/>
        </w:rPr>
      </w:pPr>
      <w:r w:rsidRPr="001949F7">
        <w:rPr>
          <w:highlight w:val="white"/>
        </w:rPr>
        <w:t xml:space="preserve">        Environment.Exit(-1);</w:t>
      </w:r>
    </w:p>
    <w:p w14:paraId="59A4F539" w14:textId="77777777" w:rsidR="007660EE" w:rsidRPr="001949F7" w:rsidRDefault="007660EE" w:rsidP="007660EE">
      <w:pPr>
        <w:pStyle w:val="Code"/>
        <w:rPr>
          <w:highlight w:val="white"/>
        </w:rPr>
      </w:pPr>
      <w:r w:rsidRPr="001949F7">
        <w:rPr>
          <w:highlight w:val="white"/>
        </w:rPr>
        <w:t xml:space="preserve">      }</w:t>
      </w:r>
    </w:p>
    <w:p w14:paraId="28605EE1" w14:textId="77777777" w:rsidR="007660EE" w:rsidRPr="001949F7" w:rsidRDefault="007660EE" w:rsidP="007660EE">
      <w:pPr>
        <w:pStyle w:val="Code"/>
        <w:rPr>
          <w:highlight w:val="white"/>
        </w:rPr>
      </w:pPr>
    </w:p>
    <w:p w14:paraId="1424A90B" w14:textId="77777777" w:rsidR="007660EE" w:rsidRPr="001949F7" w:rsidRDefault="007660EE" w:rsidP="007660EE">
      <w:pPr>
        <w:pStyle w:val="Code"/>
        <w:rPr>
          <w:highlight w:val="white"/>
        </w:rPr>
      </w:pPr>
      <w:r w:rsidRPr="001949F7">
        <w:rPr>
          <w:highlight w:val="white"/>
        </w:rPr>
        <w:t xml:space="preserve">      $$ = Math.Log($2);</w:t>
      </w:r>
    </w:p>
    <w:p w14:paraId="5D75D386" w14:textId="77777777" w:rsidR="007660EE" w:rsidRPr="001949F7" w:rsidRDefault="007660EE" w:rsidP="007660EE">
      <w:pPr>
        <w:pStyle w:val="Code"/>
        <w:rPr>
          <w:highlight w:val="white"/>
        </w:rPr>
      </w:pPr>
      <w:r w:rsidRPr="001949F7">
        <w:rPr>
          <w:highlight w:val="white"/>
        </w:rPr>
        <w:t xml:space="preserve">    }</w:t>
      </w:r>
    </w:p>
    <w:p w14:paraId="0C40B54B" w14:textId="77777777" w:rsidR="007660EE" w:rsidRPr="001949F7" w:rsidRDefault="007660EE" w:rsidP="007660EE">
      <w:pPr>
        <w:pStyle w:val="Code"/>
        <w:rPr>
          <w:highlight w:val="white"/>
        </w:rPr>
      </w:pPr>
      <w:r w:rsidRPr="001949F7">
        <w:rPr>
          <w:highlight w:val="white"/>
        </w:rPr>
        <w:t xml:space="preserve">  | EXP unary_expression {</w:t>
      </w:r>
    </w:p>
    <w:p w14:paraId="2977AA28" w14:textId="77777777" w:rsidR="007660EE" w:rsidRPr="001949F7" w:rsidRDefault="007660EE" w:rsidP="007660EE">
      <w:pPr>
        <w:pStyle w:val="Code"/>
        <w:rPr>
          <w:highlight w:val="white"/>
        </w:rPr>
      </w:pPr>
      <w:r w:rsidRPr="001949F7">
        <w:rPr>
          <w:highlight w:val="white"/>
        </w:rPr>
        <w:t xml:space="preserve">      $$ = Math.Exp($2);</w:t>
      </w:r>
    </w:p>
    <w:p w14:paraId="6EC784F0" w14:textId="77777777" w:rsidR="007660EE" w:rsidRPr="001949F7" w:rsidRDefault="007660EE" w:rsidP="007660EE">
      <w:pPr>
        <w:pStyle w:val="Code"/>
        <w:rPr>
          <w:highlight w:val="white"/>
        </w:rPr>
      </w:pPr>
      <w:r w:rsidRPr="001949F7">
        <w:rPr>
          <w:highlight w:val="white"/>
        </w:rPr>
        <w:t xml:space="preserve">    }</w:t>
      </w:r>
    </w:p>
    <w:p w14:paraId="7743E52B" w14:textId="77777777" w:rsidR="007660EE" w:rsidRPr="001949F7" w:rsidRDefault="007660EE" w:rsidP="007660EE">
      <w:pPr>
        <w:pStyle w:val="Code"/>
        <w:rPr>
          <w:highlight w:val="white"/>
        </w:rPr>
      </w:pPr>
      <w:r w:rsidRPr="001949F7">
        <w:rPr>
          <w:highlight w:val="white"/>
        </w:rPr>
        <w:t xml:space="preserve">  | LOG10 unary_expression {</w:t>
      </w:r>
    </w:p>
    <w:p w14:paraId="02BB97BD" w14:textId="77777777" w:rsidR="007660EE" w:rsidRPr="001949F7" w:rsidRDefault="007660EE" w:rsidP="007660EE">
      <w:pPr>
        <w:pStyle w:val="Code"/>
        <w:rPr>
          <w:highlight w:val="white"/>
        </w:rPr>
      </w:pPr>
      <w:r w:rsidRPr="001949F7">
        <w:rPr>
          <w:highlight w:val="white"/>
        </w:rPr>
        <w:t xml:space="preserve">      if ($2 &lt;= 0) {</w:t>
      </w:r>
    </w:p>
    <w:p w14:paraId="71B8DD89"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5C17D398" w14:textId="77777777" w:rsidR="007660EE" w:rsidRPr="001949F7" w:rsidRDefault="007660EE" w:rsidP="007660EE">
      <w:pPr>
        <w:pStyle w:val="Code"/>
        <w:rPr>
          <w:highlight w:val="white"/>
        </w:rPr>
      </w:pPr>
      <w:r w:rsidRPr="001949F7">
        <w:rPr>
          <w:highlight w:val="white"/>
        </w:rPr>
        <w:t xml:space="preserve">        Environment.Exit(-1);</w:t>
      </w:r>
    </w:p>
    <w:p w14:paraId="191D64AF" w14:textId="77777777" w:rsidR="007660EE" w:rsidRPr="001949F7" w:rsidRDefault="007660EE" w:rsidP="007660EE">
      <w:pPr>
        <w:pStyle w:val="Code"/>
        <w:rPr>
          <w:highlight w:val="white"/>
        </w:rPr>
      </w:pPr>
      <w:r w:rsidRPr="001949F7">
        <w:rPr>
          <w:highlight w:val="white"/>
        </w:rPr>
        <w:t xml:space="preserve">      }</w:t>
      </w:r>
    </w:p>
    <w:p w14:paraId="17AC47B9" w14:textId="77777777" w:rsidR="007660EE" w:rsidRPr="001949F7" w:rsidRDefault="007660EE" w:rsidP="007660EE">
      <w:pPr>
        <w:pStyle w:val="Code"/>
        <w:rPr>
          <w:highlight w:val="white"/>
        </w:rPr>
      </w:pPr>
    </w:p>
    <w:p w14:paraId="474835E2" w14:textId="77777777" w:rsidR="007660EE" w:rsidRPr="001949F7" w:rsidRDefault="007660EE" w:rsidP="007660EE">
      <w:pPr>
        <w:pStyle w:val="Code"/>
        <w:rPr>
          <w:highlight w:val="white"/>
        </w:rPr>
      </w:pPr>
      <w:r w:rsidRPr="001949F7">
        <w:rPr>
          <w:highlight w:val="white"/>
        </w:rPr>
        <w:t xml:space="preserve">      $$ = Math.Log10($2);</w:t>
      </w:r>
    </w:p>
    <w:p w14:paraId="3848095A" w14:textId="77777777" w:rsidR="007660EE" w:rsidRPr="001949F7" w:rsidRDefault="007660EE" w:rsidP="007660EE">
      <w:pPr>
        <w:pStyle w:val="Code"/>
        <w:rPr>
          <w:highlight w:val="white"/>
        </w:rPr>
      </w:pPr>
      <w:r w:rsidRPr="001949F7">
        <w:rPr>
          <w:highlight w:val="white"/>
        </w:rPr>
        <w:t xml:space="preserve">    }</w:t>
      </w:r>
    </w:p>
    <w:p w14:paraId="3E9B8AE7" w14:textId="77777777" w:rsidR="007660EE" w:rsidRPr="001949F7" w:rsidRDefault="007660EE" w:rsidP="007660EE">
      <w:pPr>
        <w:pStyle w:val="Code"/>
        <w:rPr>
          <w:highlight w:val="white"/>
        </w:rPr>
      </w:pPr>
      <w:r w:rsidRPr="001949F7">
        <w:rPr>
          <w:highlight w:val="white"/>
        </w:rPr>
        <w:t xml:space="preserve">  | EXP10 unary_expression {</w:t>
      </w:r>
    </w:p>
    <w:p w14:paraId="702C8526" w14:textId="77777777" w:rsidR="007660EE" w:rsidRPr="001949F7" w:rsidRDefault="007660EE" w:rsidP="007660EE">
      <w:pPr>
        <w:pStyle w:val="Code"/>
        <w:rPr>
          <w:highlight w:val="white"/>
        </w:rPr>
      </w:pPr>
      <w:r w:rsidRPr="001949F7">
        <w:rPr>
          <w:highlight w:val="white"/>
        </w:rPr>
        <w:t xml:space="preserve">      $$ = Math.Pow(10, $2);</w:t>
      </w:r>
    </w:p>
    <w:p w14:paraId="76FCFCB6" w14:textId="77777777" w:rsidR="007660EE" w:rsidRPr="001949F7" w:rsidRDefault="007660EE" w:rsidP="007660EE">
      <w:pPr>
        <w:pStyle w:val="Code"/>
        <w:rPr>
          <w:highlight w:val="white"/>
        </w:rPr>
      </w:pPr>
      <w:r w:rsidRPr="001949F7">
        <w:rPr>
          <w:highlight w:val="white"/>
        </w:rPr>
        <w:t xml:space="preserve">    }</w:t>
      </w:r>
    </w:p>
    <w:p w14:paraId="6277C056" w14:textId="77777777" w:rsidR="007660EE" w:rsidRPr="001949F7" w:rsidRDefault="007660EE" w:rsidP="007660EE">
      <w:pPr>
        <w:pStyle w:val="Code"/>
        <w:rPr>
          <w:highlight w:val="white"/>
        </w:rPr>
      </w:pPr>
      <w:r w:rsidRPr="001949F7">
        <w:rPr>
          <w:highlight w:val="white"/>
        </w:rPr>
        <w:t xml:space="preserve">  | SQRT unary_expression {</w:t>
      </w:r>
    </w:p>
    <w:p w14:paraId="271A8493" w14:textId="77777777" w:rsidR="007660EE" w:rsidRPr="001949F7" w:rsidRDefault="007660EE" w:rsidP="007660EE">
      <w:pPr>
        <w:pStyle w:val="Code"/>
        <w:rPr>
          <w:highlight w:val="white"/>
        </w:rPr>
      </w:pPr>
      <w:r w:rsidRPr="001949F7">
        <w:rPr>
          <w:highlight w:val="white"/>
        </w:rPr>
        <w:t xml:space="preserve">      if ($2 &lt; 0) {</w:t>
      </w:r>
    </w:p>
    <w:p w14:paraId="3F5CD35E" w14:textId="77777777" w:rsidR="007660EE" w:rsidRPr="001949F7" w:rsidRDefault="007660EE" w:rsidP="007660EE">
      <w:pPr>
        <w:pStyle w:val="Code"/>
        <w:rPr>
          <w:highlight w:val="white"/>
        </w:rPr>
      </w:pPr>
      <w:r w:rsidRPr="001949F7">
        <w:rPr>
          <w:highlight w:val="white"/>
        </w:rPr>
        <w:t xml:space="preserve">        Console.Error.WriteLine("Square Root of Negativ Value.");</w:t>
      </w:r>
    </w:p>
    <w:p w14:paraId="6725A06D" w14:textId="77777777" w:rsidR="007660EE" w:rsidRPr="001949F7" w:rsidRDefault="007660EE" w:rsidP="007660EE">
      <w:pPr>
        <w:pStyle w:val="Code"/>
        <w:rPr>
          <w:highlight w:val="white"/>
        </w:rPr>
      </w:pPr>
      <w:r w:rsidRPr="001949F7">
        <w:rPr>
          <w:highlight w:val="white"/>
        </w:rPr>
        <w:t xml:space="preserve">        Environment.Exit(-1);</w:t>
      </w:r>
    </w:p>
    <w:p w14:paraId="2988694A" w14:textId="77777777" w:rsidR="007660EE" w:rsidRPr="001949F7" w:rsidRDefault="007660EE" w:rsidP="007660EE">
      <w:pPr>
        <w:pStyle w:val="Code"/>
        <w:rPr>
          <w:highlight w:val="white"/>
        </w:rPr>
      </w:pPr>
      <w:r w:rsidRPr="001949F7">
        <w:rPr>
          <w:highlight w:val="white"/>
        </w:rPr>
        <w:t xml:space="preserve">      }</w:t>
      </w:r>
    </w:p>
    <w:p w14:paraId="713C00BD" w14:textId="77777777" w:rsidR="007660EE" w:rsidRPr="001949F7" w:rsidRDefault="007660EE" w:rsidP="007660EE">
      <w:pPr>
        <w:pStyle w:val="Code"/>
        <w:rPr>
          <w:highlight w:val="white"/>
        </w:rPr>
      </w:pPr>
    </w:p>
    <w:p w14:paraId="25F55018" w14:textId="77777777" w:rsidR="007660EE" w:rsidRPr="001949F7" w:rsidRDefault="007660EE" w:rsidP="007660EE">
      <w:pPr>
        <w:pStyle w:val="Code"/>
        <w:rPr>
          <w:highlight w:val="white"/>
        </w:rPr>
      </w:pPr>
      <w:r w:rsidRPr="001949F7">
        <w:rPr>
          <w:highlight w:val="white"/>
        </w:rPr>
        <w:t xml:space="preserve">      $$ = Math.Sqrt($2);</w:t>
      </w:r>
    </w:p>
    <w:p w14:paraId="4F0E5EE4" w14:textId="77777777" w:rsidR="007660EE" w:rsidRPr="001949F7" w:rsidRDefault="007660EE" w:rsidP="007660EE">
      <w:pPr>
        <w:pStyle w:val="Code"/>
        <w:rPr>
          <w:highlight w:val="white"/>
        </w:rPr>
      </w:pPr>
      <w:r w:rsidRPr="001949F7">
        <w:rPr>
          <w:highlight w:val="white"/>
        </w:rPr>
        <w:t xml:space="preserve">    };</w:t>
      </w:r>
    </w:p>
    <w:p w14:paraId="755B372D" w14:textId="77777777" w:rsidR="007660EE" w:rsidRPr="001949F7" w:rsidRDefault="007660EE" w:rsidP="007660EE">
      <w:pPr>
        <w:pStyle w:val="Code"/>
        <w:rPr>
          <w:highlight w:val="white"/>
        </w:rPr>
      </w:pPr>
    </w:p>
    <w:p w14:paraId="4760BE32" w14:textId="77777777" w:rsidR="007660EE" w:rsidRPr="001949F7" w:rsidRDefault="007660EE" w:rsidP="007660EE">
      <w:pPr>
        <w:pStyle w:val="Code"/>
        <w:rPr>
          <w:highlight w:val="white"/>
        </w:rPr>
      </w:pPr>
      <w:r w:rsidRPr="001949F7">
        <w:rPr>
          <w:highlight w:val="white"/>
        </w:rPr>
        <w:t>primary_expression:</w:t>
      </w:r>
    </w:p>
    <w:p w14:paraId="656D5FF3" w14:textId="77777777" w:rsidR="007660EE" w:rsidRPr="001949F7" w:rsidRDefault="007660EE" w:rsidP="007660EE">
      <w:pPr>
        <w:pStyle w:val="Code"/>
        <w:rPr>
          <w:highlight w:val="white"/>
        </w:rPr>
      </w:pPr>
      <w:r w:rsidRPr="001949F7">
        <w:rPr>
          <w:highlight w:val="white"/>
        </w:rPr>
        <w:t xml:space="preserve">    LEFT_PAREN expression RIGHT_PAREN {</w:t>
      </w:r>
    </w:p>
    <w:p w14:paraId="3006DAAD" w14:textId="77777777" w:rsidR="007660EE" w:rsidRPr="001949F7" w:rsidRDefault="007660EE" w:rsidP="007660EE">
      <w:pPr>
        <w:pStyle w:val="Code"/>
        <w:rPr>
          <w:highlight w:val="white"/>
        </w:rPr>
      </w:pPr>
      <w:r w:rsidRPr="001949F7">
        <w:rPr>
          <w:highlight w:val="white"/>
        </w:rPr>
        <w:t xml:space="preserve">      $$ = $2;</w:t>
      </w:r>
    </w:p>
    <w:p w14:paraId="11FFD9D2" w14:textId="77777777" w:rsidR="007660EE" w:rsidRPr="001949F7" w:rsidRDefault="007660EE" w:rsidP="007660EE">
      <w:pPr>
        <w:pStyle w:val="Code"/>
        <w:rPr>
          <w:highlight w:val="white"/>
        </w:rPr>
      </w:pPr>
      <w:r w:rsidRPr="001949F7">
        <w:rPr>
          <w:highlight w:val="white"/>
        </w:rPr>
        <w:t xml:space="preserve">    }</w:t>
      </w:r>
    </w:p>
    <w:p w14:paraId="1F53FEE5" w14:textId="77777777" w:rsidR="007660EE" w:rsidRPr="001949F7" w:rsidRDefault="007660EE" w:rsidP="007660EE">
      <w:pPr>
        <w:pStyle w:val="Code"/>
        <w:rPr>
          <w:highlight w:val="white"/>
        </w:rPr>
      </w:pPr>
      <w:r w:rsidRPr="001949F7">
        <w:rPr>
          <w:highlight w:val="white"/>
        </w:rPr>
        <w:t xml:space="preserve">  | NAME {</w:t>
      </w:r>
    </w:p>
    <w:p w14:paraId="7466541B" w14:textId="77777777" w:rsidR="007660EE" w:rsidRPr="001949F7" w:rsidRDefault="007660EE" w:rsidP="007660EE">
      <w:pPr>
        <w:pStyle w:val="Code"/>
        <w:rPr>
          <w:highlight w:val="white"/>
        </w:rPr>
      </w:pPr>
      <w:r w:rsidRPr="001949F7">
        <w:rPr>
          <w:highlight w:val="white"/>
        </w:rPr>
        <w:t xml:space="preserve">      if (MainX.VariableMap.ContainsKey($1)) {</w:t>
      </w:r>
    </w:p>
    <w:p w14:paraId="14B58380" w14:textId="77777777" w:rsidR="007660EE" w:rsidRPr="001949F7" w:rsidRDefault="007660EE" w:rsidP="007660EE">
      <w:pPr>
        <w:pStyle w:val="Code"/>
        <w:rPr>
          <w:highlight w:val="white"/>
        </w:rPr>
      </w:pPr>
      <w:r w:rsidRPr="001949F7">
        <w:rPr>
          <w:highlight w:val="white"/>
        </w:rPr>
        <w:t xml:space="preserve">        $$ = MainX.VariableMap[$1];</w:t>
      </w:r>
    </w:p>
    <w:p w14:paraId="12828A5D" w14:textId="77777777" w:rsidR="007660EE" w:rsidRPr="001949F7" w:rsidRDefault="007660EE" w:rsidP="007660EE">
      <w:pPr>
        <w:pStyle w:val="Code"/>
        <w:rPr>
          <w:highlight w:val="white"/>
        </w:rPr>
      </w:pPr>
      <w:r w:rsidRPr="001949F7">
        <w:rPr>
          <w:highlight w:val="white"/>
        </w:rPr>
        <w:t xml:space="preserve">      }</w:t>
      </w:r>
    </w:p>
    <w:p w14:paraId="3502C27D" w14:textId="77777777" w:rsidR="007660EE" w:rsidRPr="001949F7" w:rsidRDefault="007660EE" w:rsidP="007660EE">
      <w:pPr>
        <w:pStyle w:val="Code"/>
        <w:rPr>
          <w:highlight w:val="white"/>
        </w:rPr>
      </w:pPr>
      <w:r w:rsidRPr="001949F7">
        <w:rPr>
          <w:highlight w:val="white"/>
        </w:rPr>
        <w:t xml:space="preserve">      else {</w:t>
      </w:r>
    </w:p>
    <w:p w14:paraId="45EC11CC" w14:textId="77777777" w:rsidR="007660EE" w:rsidRPr="001949F7" w:rsidRDefault="007660EE" w:rsidP="007660EE">
      <w:pPr>
        <w:pStyle w:val="Code"/>
        <w:rPr>
          <w:highlight w:val="white"/>
        </w:rPr>
      </w:pPr>
      <w:r w:rsidRPr="001949F7">
        <w:rPr>
          <w:highlight w:val="white"/>
        </w:rPr>
        <w:t xml:space="preserve">        Console.Error.WriteLine("Unknown Name: \"" + $1 + "\".");</w:t>
      </w:r>
    </w:p>
    <w:p w14:paraId="0C739787" w14:textId="77777777" w:rsidR="007660EE" w:rsidRPr="001949F7" w:rsidRDefault="007660EE" w:rsidP="007660EE">
      <w:pPr>
        <w:pStyle w:val="Code"/>
        <w:rPr>
          <w:highlight w:val="white"/>
        </w:rPr>
      </w:pPr>
      <w:r w:rsidRPr="001949F7">
        <w:rPr>
          <w:highlight w:val="white"/>
        </w:rPr>
        <w:t xml:space="preserve">        Environment.Exit(-1);</w:t>
      </w:r>
    </w:p>
    <w:p w14:paraId="4988D668" w14:textId="77777777" w:rsidR="007660EE" w:rsidRPr="001949F7" w:rsidRDefault="007660EE" w:rsidP="007660EE">
      <w:pPr>
        <w:pStyle w:val="Code"/>
        <w:rPr>
          <w:highlight w:val="white"/>
        </w:rPr>
      </w:pPr>
      <w:r w:rsidRPr="001949F7">
        <w:rPr>
          <w:highlight w:val="white"/>
        </w:rPr>
        <w:t xml:space="preserve">      }</w:t>
      </w:r>
    </w:p>
    <w:p w14:paraId="21962EBF" w14:textId="77777777" w:rsidR="007660EE" w:rsidRPr="001949F7" w:rsidRDefault="007660EE" w:rsidP="007660EE">
      <w:pPr>
        <w:pStyle w:val="Code"/>
        <w:rPr>
          <w:highlight w:val="white"/>
        </w:rPr>
      </w:pPr>
      <w:r w:rsidRPr="001949F7">
        <w:rPr>
          <w:highlight w:val="white"/>
        </w:rPr>
        <w:t xml:space="preserve">    }</w:t>
      </w:r>
    </w:p>
    <w:p w14:paraId="198C1C7F" w14:textId="77777777" w:rsidR="007660EE" w:rsidRPr="001949F7" w:rsidRDefault="007660EE" w:rsidP="007660EE">
      <w:pPr>
        <w:pStyle w:val="Code"/>
        <w:rPr>
          <w:highlight w:val="white"/>
        </w:rPr>
      </w:pPr>
      <w:r w:rsidRPr="001949F7">
        <w:rPr>
          <w:highlight w:val="white"/>
        </w:rPr>
        <w:t xml:space="preserve">  | VALUE {</w:t>
      </w:r>
    </w:p>
    <w:p w14:paraId="2F2DF613" w14:textId="77777777" w:rsidR="007660EE" w:rsidRPr="001949F7" w:rsidRDefault="007660EE" w:rsidP="007660EE">
      <w:pPr>
        <w:pStyle w:val="Code"/>
        <w:rPr>
          <w:highlight w:val="white"/>
        </w:rPr>
      </w:pPr>
      <w:r w:rsidRPr="001949F7">
        <w:rPr>
          <w:highlight w:val="white"/>
        </w:rPr>
        <w:lastRenderedPageBreak/>
        <w:t xml:space="preserve">      $$ = $1;</w:t>
      </w:r>
    </w:p>
    <w:p w14:paraId="11460AC0" w14:textId="77777777" w:rsidR="007660EE" w:rsidRPr="001949F7" w:rsidRDefault="007660EE" w:rsidP="007660EE">
      <w:pPr>
        <w:pStyle w:val="Code"/>
        <w:rPr>
          <w:highlight w:val="white"/>
        </w:rPr>
      </w:pPr>
      <w:r w:rsidRPr="001949F7">
        <w:rPr>
          <w:highlight w:val="white"/>
        </w:rPr>
        <w:t xml:space="preserve">    };</w:t>
      </w:r>
    </w:p>
    <w:p w14:paraId="4717250B" w14:textId="77777777" w:rsidR="007660EE" w:rsidRPr="001949F7" w:rsidRDefault="007660EE" w:rsidP="007660EE">
      <w:pPr>
        <w:pStyle w:val="Code"/>
        <w:rPr>
          <w:highlight w:val="white"/>
        </w:rPr>
      </w:pPr>
    </w:p>
    <w:p w14:paraId="5DF4E0CD" w14:textId="77777777" w:rsidR="007660EE" w:rsidRPr="001949F7" w:rsidRDefault="007660EE" w:rsidP="007660EE">
      <w:pPr>
        <w:pStyle w:val="Code"/>
        <w:rPr>
          <w:highlight w:val="white"/>
        </w:rPr>
      </w:pPr>
      <w:r w:rsidRPr="001949F7">
        <w:rPr>
          <w:highlight w:val="white"/>
        </w:rPr>
        <w:t>%%</w:t>
      </w:r>
    </w:p>
    <w:p w14:paraId="1660EF18" w14:textId="77777777" w:rsidR="007660EE" w:rsidRPr="00EC76D5" w:rsidRDefault="007660EE" w:rsidP="007660EE">
      <w:pPr>
        <w:pStyle w:val="Rubrik3"/>
      </w:pPr>
      <w:bookmarkStart w:id="514" w:name="_Toc54120025"/>
      <w:proofErr w:type="spellStart"/>
      <w:r w:rsidRPr="00EC76D5">
        <w:t>J</w:t>
      </w:r>
      <w:r>
        <w:t>Plex</w:t>
      </w:r>
      <w:bookmarkEnd w:id="513"/>
      <w:bookmarkEnd w:id="514"/>
      <w:proofErr w:type="spellEnd"/>
    </w:p>
    <w:p w14:paraId="1FC11E4C" w14:textId="77777777" w:rsidR="007660EE" w:rsidRPr="00EC76D5" w:rsidRDefault="007660EE" w:rsidP="007660EE">
      <w:r w:rsidRPr="00EC76D5">
        <w:t xml:space="preserve">For the parser of the previous section to work properly it also needs a scanner that identifies the tokens. </w:t>
      </w:r>
      <w:proofErr w:type="spellStart"/>
      <w:r w:rsidRPr="00EC76D5">
        <w:t>J</w:t>
      </w:r>
      <w:r>
        <w:t>P</w:t>
      </w:r>
      <w:r w:rsidRPr="00EC76D5">
        <w:t>lex</w:t>
      </w:r>
      <w:proofErr w:type="spellEnd"/>
      <w:r w:rsidRPr="00EC76D5">
        <w:t xml:space="preserve"> is a scanner-generator, which task is to identify and transform groups of characters into tokens.</w:t>
      </w:r>
    </w:p>
    <w:p w14:paraId="4EB41463" w14:textId="77777777" w:rsidR="007660EE" w:rsidRPr="00EC76D5" w:rsidRDefault="007660EE" w:rsidP="007660EE">
      <w:r w:rsidRPr="00EC76D5">
        <w:t xml:space="preserve">When it comes to complicated tokens, </w:t>
      </w:r>
      <w:proofErr w:type="spellStart"/>
      <w:r w:rsidRPr="00EC76D5">
        <w:t>JFlex</w:t>
      </w:r>
      <w:proofErr w:type="spellEnd"/>
      <w:r w:rsidRPr="00EC76D5">
        <w:t xml:space="preserve"> applies regular expressions. Some characters have special meanings in accordance with the following table. However, their special status can be canceled by </w:t>
      </w:r>
      <w:proofErr w:type="spellStart"/>
      <w:r w:rsidRPr="00EC76D5">
        <w:t>preceeding</w:t>
      </w:r>
      <w:proofErr w:type="spellEnd"/>
      <w:r w:rsidRPr="00EC76D5">
        <w:t xml:space="preserve"> it with a backslash.</w:t>
      </w:r>
    </w:p>
    <w:tbl>
      <w:tblPr>
        <w:tblStyle w:val="Tabellrutnt"/>
        <w:tblW w:w="0" w:type="auto"/>
        <w:tblLook w:val="04A0" w:firstRow="1" w:lastRow="0" w:firstColumn="1" w:lastColumn="0" w:noHBand="0" w:noVBand="1"/>
      </w:tblPr>
      <w:tblGrid>
        <w:gridCol w:w="3116"/>
        <w:gridCol w:w="5243"/>
      </w:tblGrid>
      <w:tr w:rsidR="007660EE" w:rsidRPr="00EC76D5" w14:paraId="2041CC18" w14:textId="77777777" w:rsidTr="0092795B">
        <w:tc>
          <w:tcPr>
            <w:tcW w:w="3116" w:type="dxa"/>
          </w:tcPr>
          <w:p w14:paraId="6D7EFE71" w14:textId="77777777" w:rsidR="007660EE" w:rsidRPr="00EC76D5" w:rsidRDefault="007660EE" w:rsidP="0092795B">
            <w:pPr>
              <w:rPr>
                <w:b/>
              </w:rPr>
            </w:pPr>
            <w:r w:rsidRPr="00EC76D5">
              <w:rPr>
                <w:b/>
              </w:rPr>
              <w:t>Character</w:t>
            </w:r>
          </w:p>
        </w:tc>
        <w:tc>
          <w:tcPr>
            <w:tcW w:w="5243" w:type="dxa"/>
          </w:tcPr>
          <w:p w14:paraId="3BF42525" w14:textId="77777777" w:rsidR="007660EE" w:rsidRPr="00EC76D5" w:rsidRDefault="007660EE" w:rsidP="0092795B">
            <w:pPr>
              <w:rPr>
                <w:b/>
              </w:rPr>
            </w:pPr>
            <w:r w:rsidRPr="00EC76D5">
              <w:rPr>
                <w:b/>
              </w:rPr>
              <w:t>Meaning</w:t>
            </w:r>
          </w:p>
        </w:tc>
      </w:tr>
      <w:tr w:rsidR="007660EE" w:rsidRPr="00EC76D5" w14:paraId="23AC0F6F" w14:textId="77777777" w:rsidTr="0092795B">
        <w:tc>
          <w:tcPr>
            <w:tcW w:w="3116" w:type="dxa"/>
          </w:tcPr>
          <w:p w14:paraId="173F6B6B" w14:textId="77777777" w:rsidR="007660EE" w:rsidRPr="00EC76D5" w:rsidRDefault="007660EE" w:rsidP="0092795B">
            <w:proofErr w:type="gramStart"/>
            <w:r w:rsidRPr="00EC76D5">
              <w:t>( and</w:t>
            </w:r>
            <w:proofErr w:type="gramEnd"/>
            <w:r w:rsidRPr="00EC76D5">
              <w:t xml:space="preserve"> )</w:t>
            </w:r>
          </w:p>
        </w:tc>
        <w:tc>
          <w:tcPr>
            <w:tcW w:w="5243" w:type="dxa"/>
          </w:tcPr>
          <w:p w14:paraId="7708B246" w14:textId="77777777" w:rsidR="007660EE" w:rsidRPr="00EC76D5" w:rsidRDefault="007660EE" w:rsidP="0092795B">
            <w:r w:rsidRPr="00EC76D5">
              <w:t>Grouping subexpressions</w:t>
            </w:r>
          </w:p>
        </w:tc>
      </w:tr>
      <w:tr w:rsidR="007660EE" w:rsidRPr="00EC76D5" w14:paraId="20BD6046" w14:textId="77777777" w:rsidTr="0092795B">
        <w:tc>
          <w:tcPr>
            <w:tcW w:w="3116" w:type="dxa"/>
          </w:tcPr>
          <w:p w14:paraId="1AD8CD4C" w14:textId="77777777" w:rsidR="007660EE" w:rsidRPr="00EC76D5" w:rsidRDefault="007660EE" w:rsidP="0092795B">
            <w:r w:rsidRPr="00EC76D5">
              <w:t xml:space="preserve">[ </w:t>
            </w:r>
            <w:proofErr w:type="gramStart"/>
            <w:r w:rsidRPr="00EC76D5">
              <w:t>and ]</w:t>
            </w:r>
            <w:proofErr w:type="gramEnd"/>
          </w:p>
        </w:tc>
        <w:tc>
          <w:tcPr>
            <w:tcW w:w="5243" w:type="dxa"/>
          </w:tcPr>
          <w:p w14:paraId="0A48AA63" w14:textId="77777777" w:rsidR="007660EE" w:rsidRPr="00EC76D5" w:rsidRDefault="007660EE" w:rsidP="0092795B">
            <w:r w:rsidRPr="00EC76D5">
              <w:t>Any character within the brackets</w:t>
            </w:r>
          </w:p>
        </w:tc>
      </w:tr>
      <w:tr w:rsidR="007660EE" w:rsidRPr="00EC76D5" w14:paraId="6BD2152D" w14:textId="77777777" w:rsidTr="0092795B">
        <w:tc>
          <w:tcPr>
            <w:tcW w:w="3116" w:type="dxa"/>
          </w:tcPr>
          <w:p w14:paraId="1C231BC6" w14:textId="77777777" w:rsidR="007660EE" w:rsidRPr="00EC76D5" w:rsidRDefault="007660EE" w:rsidP="0092795B">
            <w:r w:rsidRPr="00EC76D5">
              <w:t xml:space="preserve">[^ </w:t>
            </w:r>
            <w:proofErr w:type="gramStart"/>
            <w:r w:rsidRPr="00EC76D5">
              <w:t>and ]</w:t>
            </w:r>
            <w:proofErr w:type="gramEnd"/>
          </w:p>
        </w:tc>
        <w:tc>
          <w:tcPr>
            <w:tcW w:w="5243" w:type="dxa"/>
          </w:tcPr>
          <w:p w14:paraId="09ED3334" w14:textId="77777777" w:rsidR="007660EE" w:rsidRPr="00EC76D5" w:rsidRDefault="007660EE" w:rsidP="0092795B">
            <w:r w:rsidRPr="00EC76D5">
              <w:t xml:space="preserve">Any character </w:t>
            </w:r>
            <w:r w:rsidRPr="00EC76D5">
              <w:rPr>
                <w:rStyle w:val="CodeInText"/>
              </w:rPr>
              <w:t>except</w:t>
            </w:r>
            <w:r w:rsidRPr="00EC76D5">
              <w:t xml:space="preserve"> the characters within the brackets</w:t>
            </w:r>
          </w:p>
        </w:tc>
      </w:tr>
      <w:tr w:rsidR="007660EE" w:rsidRPr="00EC76D5" w14:paraId="11DBC12B" w14:textId="77777777" w:rsidTr="0092795B">
        <w:tc>
          <w:tcPr>
            <w:tcW w:w="3116" w:type="dxa"/>
          </w:tcPr>
          <w:p w14:paraId="75833D88" w14:textId="77777777" w:rsidR="007660EE" w:rsidRPr="00EC76D5" w:rsidRDefault="007660EE" w:rsidP="0092795B">
            <w:r w:rsidRPr="00EC76D5">
              <w:t>*</w:t>
            </w:r>
          </w:p>
        </w:tc>
        <w:tc>
          <w:tcPr>
            <w:tcW w:w="5243" w:type="dxa"/>
          </w:tcPr>
          <w:p w14:paraId="46DC70AF" w14:textId="77777777" w:rsidR="007660EE" w:rsidRPr="00EC76D5" w:rsidRDefault="007660EE" w:rsidP="0092795B">
            <w:r w:rsidRPr="00EC76D5">
              <w:t>Zero or more characters</w:t>
            </w:r>
          </w:p>
        </w:tc>
      </w:tr>
      <w:tr w:rsidR="007660EE" w:rsidRPr="00EC76D5" w14:paraId="058F7697" w14:textId="77777777" w:rsidTr="0092795B">
        <w:tc>
          <w:tcPr>
            <w:tcW w:w="3116" w:type="dxa"/>
          </w:tcPr>
          <w:p w14:paraId="368E4F0F" w14:textId="77777777" w:rsidR="007660EE" w:rsidRPr="00EC76D5" w:rsidRDefault="007660EE" w:rsidP="0092795B">
            <w:r w:rsidRPr="00EC76D5">
              <w:t>+</w:t>
            </w:r>
          </w:p>
        </w:tc>
        <w:tc>
          <w:tcPr>
            <w:tcW w:w="5243" w:type="dxa"/>
          </w:tcPr>
          <w:p w14:paraId="0C7BD462" w14:textId="77777777" w:rsidR="007660EE" w:rsidRPr="00EC76D5" w:rsidRDefault="007660EE" w:rsidP="0092795B">
            <w:r w:rsidRPr="00EC76D5">
              <w:t xml:space="preserve">One or </w:t>
            </w:r>
            <w:proofErr w:type="spellStart"/>
            <w:r w:rsidRPr="00EC76D5">
              <w:t>moree</w:t>
            </w:r>
            <w:proofErr w:type="spellEnd"/>
            <w:r w:rsidRPr="00EC76D5">
              <w:t xml:space="preserve"> characters</w:t>
            </w:r>
          </w:p>
        </w:tc>
      </w:tr>
      <w:tr w:rsidR="007660EE" w:rsidRPr="00EC76D5" w14:paraId="0AB2B8F8" w14:textId="77777777" w:rsidTr="0092795B">
        <w:tc>
          <w:tcPr>
            <w:tcW w:w="3116" w:type="dxa"/>
          </w:tcPr>
          <w:p w14:paraId="6BC5412A" w14:textId="77777777" w:rsidR="007660EE" w:rsidRPr="00EC76D5" w:rsidRDefault="007660EE" w:rsidP="0092795B">
            <w:r w:rsidRPr="00EC76D5">
              <w:t>.</w:t>
            </w:r>
          </w:p>
        </w:tc>
        <w:tc>
          <w:tcPr>
            <w:tcW w:w="5243" w:type="dxa"/>
          </w:tcPr>
          <w:p w14:paraId="0961DEF3" w14:textId="77777777" w:rsidR="007660EE" w:rsidRPr="00EC76D5" w:rsidRDefault="007660EE" w:rsidP="0092795B">
            <w:r w:rsidRPr="00EC76D5">
              <w:t>Any character except new line</w:t>
            </w:r>
          </w:p>
        </w:tc>
      </w:tr>
    </w:tbl>
    <w:p w14:paraId="056EA769" w14:textId="77777777" w:rsidR="007660EE" w:rsidRPr="00EC76D5" w:rsidRDefault="007660EE" w:rsidP="007660EE">
      <w:pPr>
        <w:pStyle w:val="CodeHeader"/>
      </w:pPr>
      <w:proofErr w:type="spellStart"/>
      <w:r w:rsidRPr="00EC76D5">
        <w:t>Scanner.j</w:t>
      </w:r>
      <w:r>
        <w:t>p</w:t>
      </w:r>
      <w:r w:rsidRPr="00EC76D5">
        <w:t>lex</w:t>
      </w:r>
      <w:proofErr w:type="spellEnd"/>
    </w:p>
    <w:p w14:paraId="01192C28" w14:textId="77777777" w:rsidR="007660EE" w:rsidRDefault="007660EE" w:rsidP="007660EE">
      <w:pPr>
        <w:pStyle w:val="Code"/>
        <w:rPr>
          <w:highlight w:val="white"/>
          <w:lang w:val="sv-SE"/>
        </w:rPr>
      </w:pPr>
      <w:r>
        <w:rPr>
          <w:highlight w:val="white"/>
          <w:lang w:val="sv-SE"/>
        </w:rPr>
        <w:t>%namespace Calculator</w:t>
      </w:r>
    </w:p>
    <w:p w14:paraId="3DBFB92C" w14:textId="77777777" w:rsidR="007660EE" w:rsidRDefault="007660EE" w:rsidP="007660EE">
      <w:pPr>
        <w:pStyle w:val="Code"/>
        <w:rPr>
          <w:highlight w:val="white"/>
          <w:lang w:val="sv-SE"/>
        </w:rPr>
      </w:pPr>
    </w:p>
    <w:p w14:paraId="7F2FA120" w14:textId="77777777" w:rsidR="007660EE" w:rsidRDefault="007660EE" w:rsidP="007660EE">
      <w:pPr>
        <w:pStyle w:val="Code"/>
        <w:rPr>
          <w:highlight w:val="white"/>
          <w:lang w:val="sv-SE"/>
        </w:rPr>
      </w:pPr>
      <w:r>
        <w:rPr>
          <w:highlight w:val="white"/>
          <w:lang w:val="sv-SE"/>
        </w:rPr>
        <w:t>%{</w:t>
      </w:r>
    </w:p>
    <w:p w14:paraId="6145539E" w14:textId="77777777" w:rsidR="007660EE" w:rsidRDefault="007660EE" w:rsidP="007660EE">
      <w:pPr>
        <w:pStyle w:val="Code"/>
        <w:rPr>
          <w:highlight w:val="white"/>
          <w:lang w:val="sv-SE"/>
        </w:rPr>
      </w:pPr>
      <w:r>
        <w:rPr>
          <w:highlight w:val="white"/>
          <w:lang w:val="sv-SE"/>
        </w:rPr>
        <w:t xml:space="preserve">  // Empty.</w:t>
      </w:r>
    </w:p>
    <w:p w14:paraId="3BA5AC24" w14:textId="77777777" w:rsidR="007660EE" w:rsidRDefault="007660EE" w:rsidP="007660EE">
      <w:pPr>
        <w:pStyle w:val="Code"/>
        <w:rPr>
          <w:highlight w:val="white"/>
          <w:lang w:val="sv-SE"/>
        </w:rPr>
      </w:pPr>
      <w:r>
        <w:rPr>
          <w:highlight w:val="white"/>
          <w:lang w:val="sv-SE"/>
        </w:rPr>
        <w:t>%}</w:t>
      </w:r>
    </w:p>
    <w:p w14:paraId="5DC9AF74" w14:textId="77777777" w:rsidR="007660EE" w:rsidRPr="00EC76D5" w:rsidRDefault="007660EE" w:rsidP="007660EE">
      <w:r w:rsidRPr="00EC76D5">
        <w:t xml:space="preserve">In the scanner code below, a line comment is two slashes followed by zero or more occurrences of any character except newline. Since both the slash has special </w:t>
      </w:r>
      <w:proofErr w:type="gramStart"/>
      <w:r w:rsidRPr="00EC76D5">
        <w:t>meaning</w:t>
      </w:r>
      <w:proofErr w:type="gramEnd"/>
      <w:r w:rsidRPr="00EC76D5">
        <w:t xml:space="preserve"> we must insert a backslash before it for it to mean just a slash.</w:t>
      </w:r>
    </w:p>
    <w:p w14:paraId="1D5CCED5" w14:textId="77777777" w:rsidR="007660EE" w:rsidRPr="00855DE8" w:rsidRDefault="007660EE" w:rsidP="007660EE">
      <w:pPr>
        <w:pStyle w:val="Code"/>
        <w:rPr>
          <w:highlight w:val="white"/>
        </w:rPr>
      </w:pPr>
      <w:r w:rsidRPr="00855DE8">
        <w:rPr>
          <w:highlight w:val="white"/>
        </w:rPr>
        <w:t>LINE_COMMENT \/\/.*</w:t>
      </w:r>
    </w:p>
    <w:p w14:paraId="0C77851E" w14:textId="77777777" w:rsidR="007660EE" w:rsidRPr="00EC76D5" w:rsidRDefault="007660EE" w:rsidP="007660EE">
      <w:r w:rsidRPr="00EC76D5">
        <w:t xml:space="preserve">A string is a </w:t>
      </w:r>
      <w:r>
        <w:t>double quotation mark</w:t>
      </w:r>
      <w:r w:rsidRPr="00EC76D5">
        <w:t xml:space="preserve">, followed by zero or more occurrences of any character (except </w:t>
      </w:r>
      <w:r>
        <w:t>double quotation mark</w:t>
      </w:r>
      <w:r w:rsidRPr="00EC76D5">
        <w:t xml:space="preserve">) followed by a </w:t>
      </w:r>
      <w:r>
        <w:t>double quotation mark</w:t>
      </w:r>
      <w:r w:rsidRPr="00EC76D5">
        <w:t>.</w:t>
      </w:r>
    </w:p>
    <w:p w14:paraId="603A8B2A" w14:textId="77777777" w:rsidR="007660EE" w:rsidRPr="00855DE8" w:rsidRDefault="007660EE" w:rsidP="007660EE">
      <w:pPr>
        <w:pStyle w:val="Code"/>
        <w:rPr>
          <w:highlight w:val="white"/>
        </w:rPr>
      </w:pPr>
      <w:r w:rsidRPr="00855DE8">
        <w:rPr>
          <w:highlight w:val="white"/>
        </w:rPr>
        <w:t>TEXT \"[^\"]*\"</w:t>
      </w:r>
    </w:p>
    <w:p w14:paraId="40F9BE19" w14:textId="77777777" w:rsidR="007660EE" w:rsidRPr="00EC76D5" w:rsidRDefault="007660EE" w:rsidP="007660EE">
      <w:r w:rsidRPr="00EC76D5">
        <w:t xml:space="preserve">An identifier is a capital or small letter, or </w:t>
      </w:r>
      <w:proofErr w:type="gramStart"/>
      <w:r w:rsidRPr="00EC76D5">
        <w:t>a</w:t>
      </w:r>
      <w:proofErr w:type="gramEnd"/>
      <w:r w:rsidRPr="00EC76D5">
        <w:t xml:space="preserve"> underline, followed by zero or more capital or small letters, or digits, or underlines.</w:t>
      </w:r>
    </w:p>
    <w:p w14:paraId="47FE97E1" w14:textId="77777777" w:rsidR="007660EE" w:rsidRPr="00855DE8" w:rsidRDefault="007660EE" w:rsidP="007660EE">
      <w:pPr>
        <w:pStyle w:val="Code"/>
        <w:rPr>
          <w:highlight w:val="white"/>
        </w:rPr>
      </w:pPr>
      <w:r w:rsidRPr="00855DE8">
        <w:rPr>
          <w:highlight w:val="white"/>
        </w:rPr>
        <w:t>NAME [a-zA-Z_][a-zA-Z0-9_]*</w:t>
      </w:r>
    </w:p>
    <w:p w14:paraId="0D156191" w14:textId="77777777" w:rsidR="007660EE" w:rsidRPr="00EC76D5" w:rsidRDefault="007660EE" w:rsidP="007660EE">
      <w:r w:rsidRPr="00EC76D5">
        <w:t>A value is as least one digit, potentially followed by more digits, a dot, and even more digits.</w:t>
      </w:r>
    </w:p>
    <w:p w14:paraId="084CAE74" w14:textId="77777777" w:rsidR="007660EE" w:rsidRPr="00855DE8" w:rsidRDefault="007660EE" w:rsidP="007660EE">
      <w:pPr>
        <w:pStyle w:val="Code"/>
        <w:rPr>
          <w:highlight w:val="white"/>
        </w:rPr>
      </w:pPr>
      <w:r w:rsidRPr="00855DE8">
        <w:rPr>
          <w:highlight w:val="white"/>
        </w:rPr>
        <w:t>VALUE [0-9]+|([0-9]+\.[0-9]+)</w:t>
      </w:r>
    </w:p>
    <w:p w14:paraId="00CD4327" w14:textId="77777777" w:rsidR="007660EE" w:rsidRPr="00EC76D5" w:rsidRDefault="007660EE" w:rsidP="007660EE">
      <w:r w:rsidRPr="00EC76D5">
        <w:t>A white space is either a space, a tabulator, a return, a newline, or a form-feed.</w:t>
      </w:r>
    </w:p>
    <w:p w14:paraId="5D95ECAF" w14:textId="77777777" w:rsidR="007660EE" w:rsidRPr="00855DE8" w:rsidRDefault="007660EE" w:rsidP="007660EE">
      <w:pPr>
        <w:pStyle w:val="Code"/>
        <w:rPr>
          <w:highlight w:val="white"/>
        </w:rPr>
      </w:pPr>
      <w:r w:rsidRPr="00855DE8">
        <w:rPr>
          <w:highlight w:val="white"/>
        </w:rPr>
        <w:t>WHITE_SPACE [ \t\r\n\f]</w:t>
      </w:r>
    </w:p>
    <w:p w14:paraId="5BA5D449" w14:textId="77777777" w:rsidR="007660EE" w:rsidRPr="00855DE8" w:rsidRDefault="007660EE" w:rsidP="007660EE">
      <w:pPr>
        <w:pStyle w:val="Code"/>
        <w:rPr>
          <w:highlight w:val="white"/>
        </w:rPr>
      </w:pPr>
    </w:p>
    <w:p w14:paraId="03CDCA3E" w14:textId="77777777" w:rsidR="007660EE" w:rsidRPr="00855DE8" w:rsidRDefault="007660EE" w:rsidP="007660EE">
      <w:pPr>
        <w:pStyle w:val="Code"/>
        <w:rPr>
          <w:highlight w:val="white"/>
        </w:rPr>
      </w:pPr>
      <w:r w:rsidRPr="00855DE8">
        <w:rPr>
          <w:highlight w:val="white"/>
        </w:rPr>
        <w:t>%%</w:t>
      </w:r>
    </w:p>
    <w:p w14:paraId="08D45836" w14:textId="77777777" w:rsidR="007660EE" w:rsidRPr="00855DE8" w:rsidRDefault="007660EE" w:rsidP="007660EE">
      <w:pPr>
        <w:pStyle w:val="Code"/>
        <w:rPr>
          <w:highlight w:val="white"/>
        </w:rPr>
      </w:pPr>
    </w:p>
    <w:p w14:paraId="5548BF1F" w14:textId="77777777" w:rsidR="007660EE" w:rsidRPr="00855DE8" w:rsidRDefault="007660EE" w:rsidP="007660EE">
      <w:pPr>
        <w:pStyle w:val="Code"/>
        <w:rPr>
          <w:highlight w:val="white"/>
        </w:rPr>
      </w:pPr>
      <w:r w:rsidRPr="00855DE8">
        <w:rPr>
          <w:highlight w:val="white"/>
        </w:rPr>
        <w:t>"assign"  { return ((int) Tokens.ASSIGN);  }</w:t>
      </w:r>
    </w:p>
    <w:p w14:paraId="62D8E83E" w14:textId="77777777" w:rsidR="007660EE" w:rsidRPr="00855DE8" w:rsidRDefault="007660EE" w:rsidP="007660EE">
      <w:pPr>
        <w:pStyle w:val="Code"/>
        <w:rPr>
          <w:highlight w:val="white"/>
        </w:rPr>
      </w:pPr>
      <w:r w:rsidRPr="00855DE8">
        <w:rPr>
          <w:highlight w:val="white"/>
        </w:rPr>
        <w:t>"read"    { return ((int) Tokens.READ);    }</w:t>
      </w:r>
    </w:p>
    <w:p w14:paraId="36528683" w14:textId="77777777" w:rsidR="007660EE" w:rsidRPr="00855DE8" w:rsidRDefault="007660EE" w:rsidP="007660EE">
      <w:pPr>
        <w:pStyle w:val="Code"/>
        <w:rPr>
          <w:highlight w:val="white"/>
        </w:rPr>
      </w:pPr>
      <w:r w:rsidRPr="00855DE8">
        <w:rPr>
          <w:highlight w:val="white"/>
        </w:rPr>
        <w:t>"write"   { return ((int) Tokens.WRITE);   }</w:t>
      </w:r>
    </w:p>
    <w:p w14:paraId="16FF3053" w14:textId="77777777" w:rsidR="007660EE" w:rsidRPr="00855DE8" w:rsidRDefault="007660EE" w:rsidP="007660EE">
      <w:pPr>
        <w:pStyle w:val="Code"/>
        <w:rPr>
          <w:highlight w:val="white"/>
        </w:rPr>
      </w:pPr>
      <w:r w:rsidRPr="00855DE8">
        <w:rPr>
          <w:highlight w:val="white"/>
        </w:rPr>
        <w:t>"newline" { return ((int) Tokens.NEWLINE); }</w:t>
      </w:r>
    </w:p>
    <w:p w14:paraId="56EDA6BC" w14:textId="77777777" w:rsidR="007660EE" w:rsidRPr="00855DE8" w:rsidRDefault="007660EE" w:rsidP="007660EE">
      <w:pPr>
        <w:pStyle w:val="Code"/>
        <w:rPr>
          <w:highlight w:val="white"/>
        </w:rPr>
      </w:pPr>
      <w:r w:rsidRPr="00855DE8">
        <w:rPr>
          <w:highlight w:val="white"/>
        </w:rPr>
        <w:t>"sin"     { return ((int) Tokens.SIN);     }</w:t>
      </w:r>
    </w:p>
    <w:p w14:paraId="7622582E" w14:textId="77777777" w:rsidR="007660EE" w:rsidRPr="00855DE8" w:rsidRDefault="007660EE" w:rsidP="007660EE">
      <w:pPr>
        <w:pStyle w:val="Code"/>
        <w:rPr>
          <w:highlight w:val="white"/>
        </w:rPr>
      </w:pPr>
      <w:r w:rsidRPr="00855DE8">
        <w:rPr>
          <w:highlight w:val="white"/>
        </w:rPr>
        <w:t>"cos"     { return ((int) Tokens.COS);     }</w:t>
      </w:r>
    </w:p>
    <w:p w14:paraId="1E9DCD68" w14:textId="77777777" w:rsidR="007660EE" w:rsidRPr="00855DE8" w:rsidRDefault="007660EE" w:rsidP="007660EE">
      <w:pPr>
        <w:pStyle w:val="Code"/>
        <w:rPr>
          <w:highlight w:val="white"/>
        </w:rPr>
      </w:pPr>
      <w:r w:rsidRPr="00855DE8">
        <w:rPr>
          <w:highlight w:val="white"/>
        </w:rPr>
        <w:t>"tan"     { return ((int) Tokens.TAN);     }</w:t>
      </w:r>
    </w:p>
    <w:p w14:paraId="26DDC974" w14:textId="77777777" w:rsidR="007660EE" w:rsidRPr="00855DE8" w:rsidRDefault="007660EE" w:rsidP="007660EE">
      <w:pPr>
        <w:pStyle w:val="Code"/>
        <w:rPr>
          <w:highlight w:val="white"/>
        </w:rPr>
      </w:pPr>
      <w:r w:rsidRPr="00855DE8">
        <w:rPr>
          <w:highlight w:val="white"/>
        </w:rPr>
        <w:t>"log"     { return ((int) Tokens.LOG);     }</w:t>
      </w:r>
    </w:p>
    <w:p w14:paraId="2586233C" w14:textId="77777777" w:rsidR="007660EE" w:rsidRPr="00855DE8" w:rsidRDefault="007660EE" w:rsidP="007660EE">
      <w:pPr>
        <w:pStyle w:val="Code"/>
        <w:rPr>
          <w:highlight w:val="white"/>
        </w:rPr>
      </w:pPr>
      <w:r w:rsidRPr="00855DE8">
        <w:rPr>
          <w:highlight w:val="white"/>
        </w:rPr>
        <w:t>"exp"     { return ((int) Tokens.EXP);     }</w:t>
      </w:r>
    </w:p>
    <w:p w14:paraId="26028233" w14:textId="77777777" w:rsidR="007660EE" w:rsidRPr="00855DE8" w:rsidRDefault="007660EE" w:rsidP="007660EE">
      <w:pPr>
        <w:pStyle w:val="Code"/>
        <w:rPr>
          <w:highlight w:val="white"/>
        </w:rPr>
      </w:pPr>
      <w:r w:rsidRPr="00855DE8">
        <w:rPr>
          <w:highlight w:val="white"/>
        </w:rPr>
        <w:t>"log10"   { return ((int) Tokens.LOG10);   }</w:t>
      </w:r>
    </w:p>
    <w:p w14:paraId="4949AA5B" w14:textId="77777777" w:rsidR="007660EE" w:rsidRPr="00855DE8" w:rsidRDefault="007660EE" w:rsidP="007660EE">
      <w:pPr>
        <w:pStyle w:val="Code"/>
        <w:rPr>
          <w:highlight w:val="white"/>
        </w:rPr>
      </w:pPr>
      <w:r w:rsidRPr="00855DE8">
        <w:rPr>
          <w:highlight w:val="white"/>
        </w:rPr>
        <w:t>"exp10"   { return ((int) Tokens.EXP10);   }</w:t>
      </w:r>
    </w:p>
    <w:p w14:paraId="2A193802" w14:textId="77777777" w:rsidR="007660EE" w:rsidRPr="00855DE8" w:rsidRDefault="007660EE" w:rsidP="007660EE">
      <w:pPr>
        <w:pStyle w:val="Code"/>
        <w:rPr>
          <w:highlight w:val="white"/>
        </w:rPr>
      </w:pPr>
      <w:r w:rsidRPr="00855DE8">
        <w:rPr>
          <w:highlight w:val="white"/>
        </w:rPr>
        <w:t>"sqrt"    { return ((int) Tokens.SQRT);    }</w:t>
      </w:r>
    </w:p>
    <w:p w14:paraId="24865B20" w14:textId="77777777" w:rsidR="007660EE" w:rsidRPr="00855DE8" w:rsidRDefault="007660EE" w:rsidP="007660EE">
      <w:pPr>
        <w:pStyle w:val="Code"/>
        <w:rPr>
          <w:highlight w:val="white"/>
        </w:rPr>
      </w:pPr>
    </w:p>
    <w:p w14:paraId="5162AF85" w14:textId="77777777" w:rsidR="007660EE" w:rsidRPr="00855DE8" w:rsidRDefault="007660EE" w:rsidP="007660EE">
      <w:pPr>
        <w:pStyle w:val="Code"/>
        <w:rPr>
          <w:highlight w:val="white"/>
        </w:rPr>
      </w:pPr>
      <w:r w:rsidRPr="00855DE8">
        <w:rPr>
          <w:highlight w:val="white"/>
        </w:rPr>
        <w:t>"=" { return ((int) Tokens.EQUAL);       }</w:t>
      </w:r>
    </w:p>
    <w:p w14:paraId="51F45370" w14:textId="77777777" w:rsidR="007660EE" w:rsidRPr="00855DE8" w:rsidRDefault="007660EE" w:rsidP="007660EE">
      <w:pPr>
        <w:pStyle w:val="Code"/>
        <w:rPr>
          <w:highlight w:val="white"/>
        </w:rPr>
      </w:pPr>
      <w:r w:rsidRPr="00855DE8">
        <w:rPr>
          <w:highlight w:val="white"/>
        </w:rPr>
        <w:t>"+" { return ((int) Tokens.PLUS);        }</w:t>
      </w:r>
    </w:p>
    <w:p w14:paraId="2531CC87" w14:textId="77777777" w:rsidR="007660EE" w:rsidRPr="00855DE8" w:rsidRDefault="007660EE" w:rsidP="007660EE">
      <w:pPr>
        <w:pStyle w:val="Code"/>
        <w:rPr>
          <w:highlight w:val="white"/>
        </w:rPr>
      </w:pPr>
      <w:r w:rsidRPr="00855DE8">
        <w:rPr>
          <w:highlight w:val="white"/>
        </w:rPr>
        <w:t>"-" { return ((int) Tokens.MINUS);       }</w:t>
      </w:r>
    </w:p>
    <w:p w14:paraId="02800C8C" w14:textId="77777777" w:rsidR="007660EE" w:rsidRPr="00855DE8" w:rsidRDefault="007660EE" w:rsidP="007660EE">
      <w:pPr>
        <w:pStyle w:val="Code"/>
        <w:rPr>
          <w:highlight w:val="white"/>
        </w:rPr>
      </w:pPr>
      <w:r w:rsidRPr="00855DE8">
        <w:rPr>
          <w:highlight w:val="white"/>
        </w:rPr>
        <w:t>"*" { return ((int) Tokens.TIMES);       }</w:t>
      </w:r>
    </w:p>
    <w:p w14:paraId="056DFE80" w14:textId="77777777" w:rsidR="007660EE" w:rsidRPr="00855DE8" w:rsidRDefault="007660EE" w:rsidP="007660EE">
      <w:pPr>
        <w:pStyle w:val="Code"/>
        <w:rPr>
          <w:highlight w:val="white"/>
        </w:rPr>
      </w:pPr>
      <w:r w:rsidRPr="00855DE8">
        <w:rPr>
          <w:highlight w:val="white"/>
        </w:rPr>
        <w:t>"/" { return ((int) Tokens.DIVIDE);      }</w:t>
      </w:r>
    </w:p>
    <w:p w14:paraId="67C92B59" w14:textId="77777777" w:rsidR="007660EE" w:rsidRPr="00855DE8" w:rsidRDefault="007660EE" w:rsidP="007660EE">
      <w:pPr>
        <w:pStyle w:val="Code"/>
        <w:rPr>
          <w:highlight w:val="white"/>
        </w:rPr>
      </w:pPr>
      <w:r w:rsidRPr="00855DE8">
        <w:rPr>
          <w:highlight w:val="white"/>
        </w:rPr>
        <w:t>"(" { return ((int) Tokens.LEFT_PAREN);  }</w:t>
      </w:r>
    </w:p>
    <w:p w14:paraId="2B90E4AB" w14:textId="77777777" w:rsidR="007660EE" w:rsidRPr="00855DE8" w:rsidRDefault="007660EE" w:rsidP="007660EE">
      <w:pPr>
        <w:pStyle w:val="Code"/>
        <w:rPr>
          <w:highlight w:val="white"/>
        </w:rPr>
      </w:pPr>
      <w:r w:rsidRPr="00855DE8">
        <w:rPr>
          <w:highlight w:val="white"/>
        </w:rPr>
        <w:t>")" { return ((int) Tokens.RIGHT_PAREN); }</w:t>
      </w:r>
    </w:p>
    <w:p w14:paraId="70A13B86" w14:textId="77777777" w:rsidR="007660EE" w:rsidRPr="00855DE8" w:rsidRDefault="007660EE" w:rsidP="007660EE">
      <w:pPr>
        <w:pStyle w:val="Code"/>
        <w:rPr>
          <w:highlight w:val="white"/>
        </w:rPr>
      </w:pPr>
      <w:r w:rsidRPr="00855DE8">
        <w:rPr>
          <w:highlight w:val="white"/>
        </w:rPr>
        <w:t>"," { return ((int) Tokens.COMMA);       }</w:t>
      </w:r>
    </w:p>
    <w:p w14:paraId="747587DA" w14:textId="77777777" w:rsidR="007660EE" w:rsidRPr="00855DE8" w:rsidRDefault="007660EE" w:rsidP="007660EE">
      <w:pPr>
        <w:pStyle w:val="Code"/>
        <w:rPr>
          <w:highlight w:val="white"/>
        </w:rPr>
      </w:pPr>
      <w:r w:rsidRPr="00855DE8">
        <w:rPr>
          <w:highlight w:val="white"/>
        </w:rPr>
        <w:t>";" { return ((int) Tokens.SEMICOLON);   }</w:t>
      </w:r>
    </w:p>
    <w:p w14:paraId="5BE99FEB" w14:textId="77777777" w:rsidR="007660EE" w:rsidRPr="00EC76D5" w:rsidRDefault="007660EE" w:rsidP="007660EE">
      <w:r w:rsidRPr="00EC76D5">
        <w:t xml:space="preserve">The </w:t>
      </w:r>
      <w:proofErr w:type="spellStart"/>
      <w:r w:rsidRPr="00EC76D5">
        <w:rPr>
          <w:rStyle w:val="CodeInText"/>
        </w:rPr>
        <w:t>yytext</w:t>
      </w:r>
      <w:proofErr w:type="spellEnd"/>
      <w:r w:rsidRPr="00EC76D5">
        <w:t xml:space="preserve"> method return the scanned text, which is useful with identifiers and strings.</w:t>
      </w:r>
    </w:p>
    <w:p w14:paraId="2CA8DF9A" w14:textId="77777777" w:rsidR="007660EE" w:rsidRPr="00734100" w:rsidRDefault="007660EE" w:rsidP="007660EE">
      <w:pPr>
        <w:pStyle w:val="Code"/>
        <w:rPr>
          <w:highlight w:val="white"/>
        </w:rPr>
      </w:pPr>
      <w:r w:rsidRPr="00734100">
        <w:rPr>
          <w:highlight w:val="white"/>
        </w:rPr>
        <w:t>{NAME} {</w:t>
      </w:r>
    </w:p>
    <w:p w14:paraId="6596D9A1" w14:textId="77777777" w:rsidR="007660EE" w:rsidRPr="00734100" w:rsidRDefault="007660EE" w:rsidP="007660EE">
      <w:pPr>
        <w:pStyle w:val="Code"/>
        <w:rPr>
          <w:highlight w:val="white"/>
        </w:rPr>
      </w:pPr>
      <w:r w:rsidRPr="00734100">
        <w:rPr>
          <w:highlight w:val="white"/>
        </w:rPr>
        <w:t xml:space="preserve">  yylval.name = yytext;</w:t>
      </w:r>
    </w:p>
    <w:p w14:paraId="6727E8A7" w14:textId="77777777" w:rsidR="007660EE" w:rsidRPr="00734100" w:rsidRDefault="007660EE" w:rsidP="007660EE">
      <w:pPr>
        <w:pStyle w:val="Code"/>
        <w:rPr>
          <w:highlight w:val="white"/>
        </w:rPr>
      </w:pPr>
      <w:r w:rsidRPr="00734100">
        <w:rPr>
          <w:highlight w:val="white"/>
        </w:rPr>
        <w:t xml:space="preserve">  return ((int) Tokens.NAME);</w:t>
      </w:r>
    </w:p>
    <w:p w14:paraId="01152F7B" w14:textId="77777777" w:rsidR="007660EE" w:rsidRPr="00734100" w:rsidRDefault="007660EE" w:rsidP="007660EE">
      <w:pPr>
        <w:pStyle w:val="Code"/>
        <w:rPr>
          <w:highlight w:val="white"/>
        </w:rPr>
      </w:pPr>
      <w:r w:rsidRPr="00734100">
        <w:rPr>
          <w:highlight w:val="white"/>
        </w:rPr>
        <w:t>}</w:t>
      </w:r>
    </w:p>
    <w:p w14:paraId="24CB28E0" w14:textId="77777777" w:rsidR="007660EE" w:rsidRPr="00734100" w:rsidRDefault="007660EE" w:rsidP="007660EE">
      <w:pPr>
        <w:pStyle w:val="Code"/>
        <w:rPr>
          <w:highlight w:val="white"/>
        </w:rPr>
      </w:pPr>
    </w:p>
    <w:p w14:paraId="20EBCCC7" w14:textId="77777777" w:rsidR="007660EE" w:rsidRPr="00734100" w:rsidRDefault="007660EE" w:rsidP="007660EE">
      <w:pPr>
        <w:pStyle w:val="Code"/>
        <w:rPr>
          <w:highlight w:val="white"/>
        </w:rPr>
      </w:pPr>
      <w:r w:rsidRPr="00734100">
        <w:rPr>
          <w:highlight w:val="white"/>
        </w:rPr>
        <w:t>{TEXT} {</w:t>
      </w:r>
    </w:p>
    <w:p w14:paraId="111BC480" w14:textId="77777777" w:rsidR="007660EE" w:rsidRPr="00734100" w:rsidRDefault="007660EE" w:rsidP="007660EE">
      <w:pPr>
        <w:pStyle w:val="Code"/>
        <w:rPr>
          <w:highlight w:val="white"/>
        </w:rPr>
      </w:pPr>
      <w:r w:rsidRPr="00734100">
        <w:rPr>
          <w:highlight w:val="white"/>
        </w:rPr>
        <w:t xml:space="preserve">  yylval.text = yytext.Substring(1, yytext.Length - 2);</w:t>
      </w:r>
    </w:p>
    <w:p w14:paraId="714E284B" w14:textId="77777777" w:rsidR="007660EE" w:rsidRPr="00734100" w:rsidRDefault="007660EE" w:rsidP="007660EE">
      <w:pPr>
        <w:pStyle w:val="Code"/>
        <w:rPr>
          <w:highlight w:val="white"/>
        </w:rPr>
      </w:pPr>
      <w:r w:rsidRPr="00734100">
        <w:rPr>
          <w:highlight w:val="white"/>
        </w:rPr>
        <w:t xml:space="preserve">  return ((int) Tokens.TEXT);</w:t>
      </w:r>
    </w:p>
    <w:p w14:paraId="5E6CB9DF" w14:textId="77777777" w:rsidR="007660EE" w:rsidRPr="00734100" w:rsidRDefault="007660EE" w:rsidP="007660EE">
      <w:pPr>
        <w:pStyle w:val="Code"/>
        <w:rPr>
          <w:highlight w:val="white"/>
        </w:rPr>
      </w:pPr>
      <w:r w:rsidRPr="00734100">
        <w:rPr>
          <w:highlight w:val="white"/>
        </w:rPr>
        <w:t>}</w:t>
      </w:r>
    </w:p>
    <w:p w14:paraId="0C23828C" w14:textId="77777777" w:rsidR="007660EE" w:rsidRPr="00734100" w:rsidRDefault="007660EE" w:rsidP="007660EE">
      <w:pPr>
        <w:pStyle w:val="Code"/>
        <w:rPr>
          <w:highlight w:val="white"/>
        </w:rPr>
      </w:pPr>
    </w:p>
    <w:p w14:paraId="4953E2DD" w14:textId="77777777" w:rsidR="007660EE" w:rsidRPr="00734100" w:rsidRDefault="007660EE" w:rsidP="007660EE">
      <w:pPr>
        <w:pStyle w:val="Code"/>
        <w:rPr>
          <w:highlight w:val="white"/>
        </w:rPr>
      </w:pPr>
      <w:r w:rsidRPr="00734100">
        <w:rPr>
          <w:highlight w:val="white"/>
        </w:rPr>
        <w:t>{VALUE} {</w:t>
      </w:r>
    </w:p>
    <w:p w14:paraId="3233265B" w14:textId="77777777" w:rsidR="007660EE" w:rsidRPr="00734100" w:rsidRDefault="007660EE" w:rsidP="007660EE">
      <w:pPr>
        <w:pStyle w:val="Code"/>
        <w:rPr>
          <w:highlight w:val="white"/>
        </w:rPr>
      </w:pPr>
      <w:r w:rsidRPr="00734100">
        <w:rPr>
          <w:highlight w:val="white"/>
        </w:rPr>
        <w:t xml:space="preserve">  yylval.value = Double.Parse(yytext);</w:t>
      </w:r>
    </w:p>
    <w:p w14:paraId="6F534460" w14:textId="77777777" w:rsidR="007660EE" w:rsidRPr="00734100" w:rsidRDefault="007660EE" w:rsidP="007660EE">
      <w:pPr>
        <w:pStyle w:val="Code"/>
        <w:rPr>
          <w:highlight w:val="white"/>
        </w:rPr>
      </w:pPr>
      <w:r w:rsidRPr="00734100">
        <w:rPr>
          <w:highlight w:val="white"/>
        </w:rPr>
        <w:t xml:space="preserve">  return ((int) Tokens.VALUE);</w:t>
      </w:r>
    </w:p>
    <w:p w14:paraId="6873167A" w14:textId="77777777" w:rsidR="007660EE" w:rsidRPr="00734100" w:rsidRDefault="007660EE" w:rsidP="007660EE">
      <w:pPr>
        <w:pStyle w:val="Code"/>
        <w:rPr>
          <w:highlight w:val="white"/>
        </w:rPr>
      </w:pPr>
      <w:r w:rsidRPr="00734100">
        <w:rPr>
          <w:highlight w:val="white"/>
        </w:rPr>
        <w:t>}</w:t>
      </w:r>
    </w:p>
    <w:p w14:paraId="22322D0D" w14:textId="77777777" w:rsidR="007660EE" w:rsidRPr="00734100" w:rsidRDefault="007660EE" w:rsidP="007660EE">
      <w:pPr>
        <w:pStyle w:val="Code"/>
        <w:rPr>
          <w:highlight w:val="white"/>
        </w:rPr>
      </w:pPr>
    </w:p>
    <w:p w14:paraId="79F70052" w14:textId="77777777" w:rsidR="007660EE" w:rsidRPr="00734100" w:rsidRDefault="007660EE" w:rsidP="007660EE">
      <w:pPr>
        <w:pStyle w:val="Code"/>
        <w:rPr>
          <w:highlight w:val="white"/>
        </w:rPr>
      </w:pPr>
      <w:r w:rsidRPr="00734100">
        <w:rPr>
          <w:highlight w:val="white"/>
        </w:rPr>
        <w:t>{LINE_COMMENT} {</w:t>
      </w:r>
    </w:p>
    <w:p w14:paraId="13D43743" w14:textId="77777777" w:rsidR="007660EE" w:rsidRPr="00734100" w:rsidRDefault="007660EE" w:rsidP="007660EE">
      <w:pPr>
        <w:pStyle w:val="Code"/>
        <w:rPr>
          <w:highlight w:val="white"/>
        </w:rPr>
      </w:pPr>
      <w:r w:rsidRPr="00734100">
        <w:rPr>
          <w:highlight w:val="white"/>
        </w:rPr>
        <w:t xml:space="preserve">  // Empty.</w:t>
      </w:r>
    </w:p>
    <w:p w14:paraId="4F58C75A" w14:textId="77777777" w:rsidR="007660EE" w:rsidRPr="00734100" w:rsidRDefault="007660EE" w:rsidP="007660EE">
      <w:pPr>
        <w:pStyle w:val="Code"/>
        <w:rPr>
          <w:highlight w:val="white"/>
        </w:rPr>
      </w:pPr>
      <w:r w:rsidRPr="00734100">
        <w:rPr>
          <w:highlight w:val="white"/>
        </w:rPr>
        <w:t>}</w:t>
      </w:r>
    </w:p>
    <w:p w14:paraId="1BE4A283" w14:textId="77777777" w:rsidR="007660EE" w:rsidRPr="00734100" w:rsidRDefault="007660EE" w:rsidP="007660EE">
      <w:pPr>
        <w:pStyle w:val="Code"/>
        <w:rPr>
          <w:highlight w:val="white"/>
        </w:rPr>
      </w:pPr>
    </w:p>
    <w:p w14:paraId="2D3B34C3" w14:textId="77777777" w:rsidR="007660EE" w:rsidRPr="00734100" w:rsidRDefault="007660EE" w:rsidP="007660EE">
      <w:pPr>
        <w:pStyle w:val="Code"/>
        <w:rPr>
          <w:highlight w:val="white"/>
        </w:rPr>
      </w:pPr>
      <w:r w:rsidRPr="00734100">
        <w:rPr>
          <w:highlight w:val="white"/>
        </w:rPr>
        <w:t>{WHITE_SPACE} {</w:t>
      </w:r>
    </w:p>
    <w:p w14:paraId="5363E705" w14:textId="77777777" w:rsidR="007660EE" w:rsidRPr="00734100" w:rsidRDefault="007660EE" w:rsidP="007660EE">
      <w:pPr>
        <w:pStyle w:val="Code"/>
        <w:rPr>
          <w:highlight w:val="white"/>
        </w:rPr>
      </w:pPr>
      <w:r w:rsidRPr="00734100">
        <w:rPr>
          <w:highlight w:val="white"/>
        </w:rPr>
        <w:t xml:space="preserve">  // Empty.</w:t>
      </w:r>
    </w:p>
    <w:p w14:paraId="3AA27DEA" w14:textId="77777777" w:rsidR="007660EE" w:rsidRPr="00734100" w:rsidRDefault="007660EE" w:rsidP="007660EE">
      <w:pPr>
        <w:pStyle w:val="Code"/>
        <w:rPr>
          <w:highlight w:val="white"/>
        </w:rPr>
      </w:pPr>
      <w:r w:rsidRPr="00734100">
        <w:rPr>
          <w:highlight w:val="white"/>
        </w:rPr>
        <w:t>}</w:t>
      </w:r>
    </w:p>
    <w:p w14:paraId="06C53E59" w14:textId="77777777" w:rsidR="007660EE" w:rsidRPr="00734100" w:rsidRDefault="007660EE" w:rsidP="007660EE">
      <w:pPr>
        <w:pStyle w:val="Code"/>
        <w:rPr>
          <w:highlight w:val="white"/>
        </w:rPr>
      </w:pPr>
    </w:p>
    <w:p w14:paraId="57F5829F" w14:textId="77777777" w:rsidR="007660EE" w:rsidRPr="00734100" w:rsidRDefault="007660EE" w:rsidP="007660EE">
      <w:pPr>
        <w:pStyle w:val="Code"/>
        <w:rPr>
          <w:highlight w:val="white"/>
        </w:rPr>
      </w:pPr>
      <w:r w:rsidRPr="00734100">
        <w:rPr>
          <w:highlight w:val="white"/>
        </w:rPr>
        <w:t>&lt;&lt;EOF&gt;&gt; {</w:t>
      </w:r>
    </w:p>
    <w:p w14:paraId="00A0E0A3" w14:textId="77777777" w:rsidR="007660EE" w:rsidRPr="00734100" w:rsidRDefault="007660EE" w:rsidP="007660EE">
      <w:pPr>
        <w:pStyle w:val="Code"/>
        <w:rPr>
          <w:highlight w:val="white"/>
        </w:rPr>
      </w:pPr>
      <w:r w:rsidRPr="00734100">
        <w:rPr>
          <w:highlight w:val="white"/>
        </w:rPr>
        <w:t xml:space="preserve">  return ((int) Tokens.EOF);</w:t>
      </w:r>
    </w:p>
    <w:p w14:paraId="36D67CA5" w14:textId="77777777" w:rsidR="007660EE" w:rsidRPr="00734100" w:rsidRDefault="007660EE" w:rsidP="007660EE">
      <w:pPr>
        <w:pStyle w:val="Code"/>
        <w:rPr>
          <w:highlight w:val="white"/>
        </w:rPr>
      </w:pPr>
      <w:r w:rsidRPr="00734100">
        <w:rPr>
          <w:highlight w:val="white"/>
        </w:rPr>
        <w:t>}</w:t>
      </w:r>
    </w:p>
    <w:p w14:paraId="5D789EF5" w14:textId="77777777" w:rsidR="007660EE" w:rsidRPr="00EC76D5" w:rsidRDefault="007660EE" w:rsidP="007660EE">
      <w:r w:rsidRPr="00EC76D5">
        <w:lastRenderedPageBreak/>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7776FA36" w14:textId="77777777" w:rsidR="007660EE" w:rsidRPr="0094571B" w:rsidRDefault="007660EE" w:rsidP="007660EE">
      <w:pPr>
        <w:pStyle w:val="Code"/>
        <w:rPr>
          <w:highlight w:val="white"/>
        </w:rPr>
      </w:pPr>
      <w:r w:rsidRPr="0094571B">
        <w:rPr>
          <w:highlight w:val="white"/>
        </w:rPr>
        <w:t>. {</w:t>
      </w:r>
    </w:p>
    <w:p w14:paraId="2A69E853" w14:textId="77777777" w:rsidR="007660EE" w:rsidRPr="0094571B" w:rsidRDefault="007660EE" w:rsidP="007660EE">
      <w:pPr>
        <w:pStyle w:val="Code"/>
        <w:rPr>
          <w:highlight w:val="white"/>
        </w:rPr>
      </w:pPr>
      <w:r w:rsidRPr="0094571B">
        <w:rPr>
          <w:highlight w:val="white"/>
        </w:rPr>
        <w:t xml:space="preserve">  Console.Error.WriteLine("Unknown character: \'" + yytext + "\'.");</w:t>
      </w:r>
    </w:p>
    <w:p w14:paraId="3C02719F" w14:textId="77777777" w:rsidR="007660EE" w:rsidRPr="0094571B" w:rsidRDefault="007660EE" w:rsidP="007660EE">
      <w:pPr>
        <w:pStyle w:val="Code"/>
        <w:rPr>
          <w:highlight w:val="white"/>
        </w:rPr>
      </w:pPr>
      <w:r w:rsidRPr="0094571B">
        <w:rPr>
          <w:highlight w:val="white"/>
        </w:rPr>
        <w:t xml:space="preserve">  Environment.Exit(-1);</w:t>
      </w:r>
    </w:p>
    <w:p w14:paraId="44CDC6D0" w14:textId="77777777" w:rsidR="007660EE" w:rsidRPr="0094571B" w:rsidRDefault="007660EE" w:rsidP="007660EE">
      <w:pPr>
        <w:pStyle w:val="Code"/>
      </w:pPr>
      <w:r w:rsidRPr="0094571B">
        <w:rPr>
          <w:highlight w:val="white"/>
        </w:rPr>
        <w:t>}</w:t>
      </w:r>
    </w:p>
    <w:p w14:paraId="2551028A" w14:textId="77777777" w:rsidR="007660EE" w:rsidRPr="00EC76D5" w:rsidRDefault="007660EE" w:rsidP="007660EE">
      <w:pPr>
        <w:pStyle w:val="Rubrik3"/>
      </w:pPr>
      <w:bookmarkStart w:id="515" w:name="_Toc54120026"/>
      <w:r w:rsidRPr="00EC76D5">
        <w:t>Main</w:t>
      </w:r>
      <w:bookmarkEnd w:id="515"/>
    </w:p>
    <w:p w14:paraId="2FDB2DF8" w14:textId="77777777" w:rsidR="007660EE" w:rsidRPr="00EC76D5" w:rsidRDefault="007660EE" w:rsidP="007660EE">
      <w:proofErr w:type="spellStart"/>
      <w:r>
        <w:t>GPPG</w:t>
      </w:r>
      <w:proofErr w:type="spellEnd"/>
      <w:r w:rsidRPr="00EC76D5">
        <w:t xml:space="preserve"> and </w:t>
      </w:r>
      <w:proofErr w:type="spellStart"/>
      <w:r w:rsidRPr="00EC76D5">
        <w:t>J</w:t>
      </w:r>
      <w:r>
        <w:t>PLEX</w:t>
      </w:r>
      <w:proofErr w:type="spellEnd"/>
      <w:r w:rsidRPr="00EC76D5">
        <w:t xml:space="preserve"> generates the </w:t>
      </w:r>
      <w:r w:rsidRPr="00EC76D5">
        <w:rPr>
          <w:rStyle w:val="CodeInText"/>
        </w:rPr>
        <w:t>Parser</w:t>
      </w:r>
      <w:r w:rsidRPr="00EC76D5">
        <w:t xml:space="preserve"> and </w:t>
      </w:r>
      <w:r w:rsidRPr="00EC76D5">
        <w:rPr>
          <w:rStyle w:val="CodeInText"/>
        </w:rPr>
        <w:t>Scanner</w:t>
      </w:r>
      <w:r w:rsidRPr="00EC76D5">
        <w:t xml:space="preserve"> classes. The main class creates a scanner object which is used by the parser object. The </w:t>
      </w:r>
      <w:r w:rsidRPr="00EC76D5">
        <w:rPr>
          <w:rStyle w:val="CodeInText"/>
        </w:rPr>
        <w:t>parse</w:t>
      </w:r>
      <w:r w:rsidRPr="00EC76D5">
        <w:t xml:space="preserve"> method is called with invoke the parsing. The input is read from </w:t>
      </w:r>
      <w:proofErr w:type="spellStart"/>
      <w:r w:rsidRPr="00EC76D5">
        <w:rPr>
          <w:rStyle w:val="CodeInText"/>
        </w:rPr>
        <w:t>BufferedReader</w:t>
      </w:r>
      <w:proofErr w:type="spellEnd"/>
      <w:r w:rsidRPr="00EC76D5">
        <w:t xml:space="preserve">, the output is written to </w:t>
      </w:r>
      <w:proofErr w:type="spellStart"/>
      <w:r w:rsidRPr="00EC76D5">
        <w:rPr>
          <w:rStyle w:val="CodeInText"/>
        </w:rPr>
        <w:t>OutputStream</w:t>
      </w:r>
      <w:proofErr w:type="spellEnd"/>
      <w:r w:rsidRPr="00EC76D5">
        <w:t xml:space="preserve">, error messages are written to </w:t>
      </w:r>
      <w:proofErr w:type="spellStart"/>
      <w:r w:rsidRPr="00EC76D5">
        <w:rPr>
          <w:rStyle w:val="CodeInText"/>
        </w:rPr>
        <w:t>ErrorStream</w:t>
      </w:r>
      <w:proofErr w:type="spellEnd"/>
      <w:r w:rsidRPr="00EC76D5">
        <w:t xml:space="preserve">, and </w:t>
      </w:r>
      <w:proofErr w:type="spellStart"/>
      <w:r w:rsidRPr="00EC76D5">
        <w:rPr>
          <w:rStyle w:val="CodeInText"/>
        </w:rPr>
        <w:t>VariableMap</w:t>
      </w:r>
      <w:proofErr w:type="spellEnd"/>
      <w:r w:rsidRPr="00EC76D5">
        <w:t xml:space="preserve"> is used to keep track of the variables read and assigned by the program.</w:t>
      </w:r>
    </w:p>
    <w:p w14:paraId="067F41AA" w14:textId="77777777" w:rsidR="007660EE" w:rsidRPr="00EC76D5" w:rsidRDefault="007660EE" w:rsidP="007660EE">
      <w:pPr>
        <w:pStyle w:val="CodeHeader"/>
      </w:pPr>
      <w:proofErr w:type="spellStart"/>
      <w:r w:rsidRPr="00EC76D5">
        <w:t>Main.</w:t>
      </w:r>
      <w:r>
        <w:t>cs</w:t>
      </w:r>
      <w:proofErr w:type="spellEnd"/>
    </w:p>
    <w:p w14:paraId="5B06BD92" w14:textId="77777777" w:rsidR="007660EE" w:rsidRPr="008633E2" w:rsidRDefault="007660EE" w:rsidP="007660EE">
      <w:pPr>
        <w:pStyle w:val="Code"/>
        <w:rPr>
          <w:highlight w:val="white"/>
        </w:rPr>
      </w:pPr>
      <w:r w:rsidRPr="008633E2">
        <w:rPr>
          <w:highlight w:val="white"/>
        </w:rPr>
        <w:t>using System;</w:t>
      </w:r>
    </w:p>
    <w:p w14:paraId="2CA36754" w14:textId="77777777" w:rsidR="007660EE" w:rsidRPr="008633E2" w:rsidRDefault="007660EE" w:rsidP="007660EE">
      <w:pPr>
        <w:pStyle w:val="Code"/>
        <w:rPr>
          <w:highlight w:val="white"/>
        </w:rPr>
      </w:pPr>
      <w:r w:rsidRPr="008633E2">
        <w:rPr>
          <w:highlight w:val="white"/>
        </w:rPr>
        <w:t>using System.IO;</w:t>
      </w:r>
    </w:p>
    <w:p w14:paraId="13BFBA77" w14:textId="77777777" w:rsidR="007660EE" w:rsidRPr="008633E2" w:rsidRDefault="007660EE" w:rsidP="007660EE">
      <w:pPr>
        <w:pStyle w:val="Code"/>
        <w:rPr>
          <w:highlight w:val="white"/>
        </w:rPr>
      </w:pPr>
      <w:r w:rsidRPr="008633E2">
        <w:rPr>
          <w:highlight w:val="white"/>
        </w:rPr>
        <w:t>using System.Collections.Generic;</w:t>
      </w:r>
    </w:p>
    <w:p w14:paraId="3D611C81" w14:textId="77777777" w:rsidR="007660EE" w:rsidRPr="008633E2" w:rsidRDefault="007660EE" w:rsidP="007660EE">
      <w:pPr>
        <w:pStyle w:val="Code"/>
        <w:rPr>
          <w:highlight w:val="white"/>
        </w:rPr>
      </w:pPr>
    </w:p>
    <w:p w14:paraId="518F6052" w14:textId="77777777" w:rsidR="007660EE" w:rsidRPr="008633E2" w:rsidRDefault="007660EE" w:rsidP="007660EE">
      <w:pPr>
        <w:pStyle w:val="Code"/>
        <w:rPr>
          <w:highlight w:val="white"/>
        </w:rPr>
      </w:pPr>
      <w:r w:rsidRPr="008633E2">
        <w:rPr>
          <w:highlight w:val="white"/>
        </w:rPr>
        <w:t>namespace Calculator {</w:t>
      </w:r>
    </w:p>
    <w:p w14:paraId="046F135E" w14:textId="77777777" w:rsidR="007660EE" w:rsidRPr="008633E2" w:rsidRDefault="007660EE" w:rsidP="007660EE">
      <w:pPr>
        <w:pStyle w:val="Code"/>
        <w:rPr>
          <w:highlight w:val="white"/>
        </w:rPr>
      </w:pPr>
      <w:r w:rsidRPr="008633E2">
        <w:rPr>
          <w:highlight w:val="white"/>
        </w:rPr>
        <w:t xml:space="preserve">  class MainX {</w:t>
      </w:r>
    </w:p>
    <w:p w14:paraId="3446AE01" w14:textId="77777777" w:rsidR="007660EE" w:rsidRDefault="007660EE" w:rsidP="007660EE">
      <w:pPr>
        <w:pStyle w:val="Code"/>
        <w:rPr>
          <w:highlight w:val="white"/>
        </w:rPr>
      </w:pPr>
      <w:r w:rsidRPr="008633E2">
        <w:rPr>
          <w:highlight w:val="white"/>
        </w:rPr>
        <w:t xml:space="preserve">    public static Dictionary&lt;</w:t>
      </w:r>
      <w:r>
        <w:rPr>
          <w:highlight w:val="white"/>
        </w:rPr>
        <w:t>string</w:t>
      </w:r>
      <w:r w:rsidRPr="008633E2">
        <w:rPr>
          <w:highlight w:val="white"/>
        </w:rPr>
        <w:t>,</w:t>
      </w:r>
      <w:r>
        <w:rPr>
          <w:highlight w:val="white"/>
        </w:rPr>
        <w:t>double</w:t>
      </w:r>
      <w:r w:rsidRPr="008633E2">
        <w:rPr>
          <w:highlight w:val="white"/>
        </w:rPr>
        <w:t>&gt; VariableMap =</w:t>
      </w:r>
    </w:p>
    <w:p w14:paraId="168E2053" w14:textId="77777777" w:rsidR="007660EE" w:rsidRPr="008633E2" w:rsidRDefault="007660EE" w:rsidP="007660EE">
      <w:pPr>
        <w:pStyle w:val="Code"/>
        <w:rPr>
          <w:highlight w:val="white"/>
        </w:rPr>
      </w:pPr>
      <w:r>
        <w:rPr>
          <w:highlight w:val="white"/>
        </w:rPr>
        <w:t xml:space="preserve">     </w:t>
      </w:r>
      <w:r w:rsidRPr="008633E2">
        <w:rPr>
          <w:highlight w:val="white"/>
        </w:rPr>
        <w:t xml:space="preserve"> new Dictionary&lt;</w:t>
      </w:r>
      <w:r>
        <w:rPr>
          <w:highlight w:val="white"/>
        </w:rPr>
        <w:t>string</w:t>
      </w:r>
      <w:r w:rsidRPr="008633E2">
        <w:rPr>
          <w:highlight w:val="white"/>
        </w:rPr>
        <w:t>,</w:t>
      </w:r>
      <w:r>
        <w:rPr>
          <w:highlight w:val="white"/>
        </w:rPr>
        <w:t>double</w:t>
      </w:r>
      <w:r w:rsidRPr="008633E2">
        <w:rPr>
          <w:highlight w:val="white"/>
        </w:rPr>
        <w:t>&gt;();</w:t>
      </w:r>
    </w:p>
    <w:p w14:paraId="657AE053" w14:textId="77777777" w:rsidR="007660EE" w:rsidRPr="008633E2" w:rsidRDefault="007660EE" w:rsidP="007660EE">
      <w:pPr>
        <w:pStyle w:val="Code"/>
        <w:rPr>
          <w:highlight w:val="white"/>
        </w:rPr>
      </w:pPr>
      <w:r w:rsidRPr="008633E2">
        <w:rPr>
          <w:highlight w:val="white"/>
        </w:rPr>
        <w:t xml:space="preserve">          </w:t>
      </w:r>
    </w:p>
    <w:p w14:paraId="35FCB7A1" w14:textId="77777777" w:rsidR="007660EE" w:rsidRPr="008633E2" w:rsidRDefault="007660EE" w:rsidP="007660EE">
      <w:pPr>
        <w:pStyle w:val="Code"/>
        <w:rPr>
          <w:highlight w:val="white"/>
        </w:rPr>
      </w:pPr>
      <w:r w:rsidRPr="008633E2">
        <w:rPr>
          <w:highlight w:val="white"/>
        </w:rPr>
        <w:t xml:space="preserve">    static void Main(string[] args) {</w:t>
      </w:r>
    </w:p>
    <w:p w14:paraId="3B1D6F69" w14:textId="77777777" w:rsidR="007660EE" w:rsidRPr="008633E2" w:rsidRDefault="007660EE" w:rsidP="007660EE">
      <w:pPr>
        <w:pStyle w:val="Code"/>
        <w:rPr>
          <w:highlight w:val="white"/>
        </w:rPr>
      </w:pPr>
      <w:r w:rsidRPr="008633E2">
        <w:rPr>
          <w:highlight w:val="white"/>
        </w:rPr>
        <w:t xml:space="preserve">      if (args.Length != 1) {</w:t>
      </w:r>
    </w:p>
    <w:p w14:paraId="7347D367" w14:textId="77777777" w:rsidR="007660EE" w:rsidRPr="008633E2" w:rsidRDefault="007660EE" w:rsidP="007660EE">
      <w:pPr>
        <w:pStyle w:val="Code"/>
        <w:rPr>
          <w:highlight w:val="white"/>
        </w:rPr>
      </w:pPr>
      <w:r w:rsidRPr="008633E2">
        <w:rPr>
          <w:highlight w:val="white"/>
        </w:rPr>
        <w:t xml:space="preserve">        Console.Out.WriteLine("Usage: calculator inputfile");</w:t>
      </w:r>
    </w:p>
    <w:p w14:paraId="25860277" w14:textId="77777777" w:rsidR="007660EE" w:rsidRPr="008633E2" w:rsidRDefault="007660EE" w:rsidP="007660EE">
      <w:pPr>
        <w:pStyle w:val="Code"/>
        <w:rPr>
          <w:highlight w:val="white"/>
        </w:rPr>
      </w:pPr>
      <w:r w:rsidRPr="008633E2">
        <w:rPr>
          <w:highlight w:val="white"/>
        </w:rPr>
        <w:t xml:space="preserve">      }</w:t>
      </w:r>
    </w:p>
    <w:p w14:paraId="21196660" w14:textId="77777777" w:rsidR="007660EE" w:rsidRPr="008633E2" w:rsidRDefault="007660EE" w:rsidP="007660EE">
      <w:pPr>
        <w:pStyle w:val="Code"/>
        <w:rPr>
          <w:highlight w:val="white"/>
        </w:rPr>
      </w:pPr>
    </w:p>
    <w:p w14:paraId="66792DDD" w14:textId="77777777" w:rsidR="007660EE" w:rsidRDefault="007660EE" w:rsidP="007660EE">
      <w:pPr>
        <w:pStyle w:val="Code"/>
        <w:rPr>
          <w:highlight w:val="white"/>
        </w:rPr>
      </w:pPr>
      <w:r w:rsidRPr="008633E2">
        <w:rPr>
          <w:highlight w:val="white"/>
        </w:rPr>
        <w:t xml:space="preserve">      { System.Globalization.CultureInfo customCulture =</w:t>
      </w:r>
    </w:p>
    <w:p w14:paraId="51E171F1" w14:textId="77777777" w:rsidR="007660EE" w:rsidRDefault="007660EE" w:rsidP="007660EE">
      <w:pPr>
        <w:pStyle w:val="Code"/>
        <w:rPr>
          <w:highlight w:val="white"/>
        </w:rPr>
      </w:pPr>
      <w:r>
        <w:rPr>
          <w:highlight w:val="white"/>
        </w:rPr>
        <w:t xml:space="preserve">        </w:t>
      </w:r>
      <w:r w:rsidRPr="008633E2">
        <w:rPr>
          <w:highlight w:val="white"/>
        </w:rPr>
        <w:t xml:space="preserve"> (System.Globalization.CultureInfo)</w:t>
      </w:r>
    </w:p>
    <w:p w14:paraId="50DD11A7" w14:textId="77777777" w:rsidR="007660EE" w:rsidRPr="008633E2" w:rsidRDefault="007660EE" w:rsidP="007660EE">
      <w:pPr>
        <w:pStyle w:val="Code"/>
        <w:rPr>
          <w:highlight w:val="white"/>
        </w:rPr>
      </w:pPr>
      <w:r>
        <w:rPr>
          <w:highlight w:val="white"/>
        </w:rPr>
        <w:t xml:space="preserve">        </w:t>
      </w:r>
      <w:r w:rsidRPr="008633E2">
        <w:rPr>
          <w:highlight w:val="white"/>
        </w:rPr>
        <w:t xml:space="preserve"> System.Threading.Thread.CurrentThread.CurrentCulture.Clone();</w:t>
      </w:r>
    </w:p>
    <w:p w14:paraId="4BFB0B1C" w14:textId="77777777" w:rsidR="007660EE" w:rsidRPr="008633E2" w:rsidRDefault="007660EE" w:rsidP="007660EE">
      <w:pPr>
        <w:pStyle w:val="Code"/>
        <w:rPr>
          <w:highlight w:val="white"/>
        </w:rPr>
      </w:pPr>
      <w:r w:rsidRPr="008633E2">
        <w:rPr>
          <w:highlight w:val="white"/>
        </w:rPr>
        <w:t xml:space="preserve">        customCulture.NumberFormat.NumberDecimalSeparator = ".";</w:t>
      </w:r>
    </w:p>
    <w:p w14:paraId="78E60A09" w14:textId="77777777" w:rsidR="007660EE" w:rsidRPr="008633E2" w:rsidRDefault="007660EE" w:rsidP="007660EE">
      <w:pPr>
        <w:pStyle w:val="Code"/>
        <w:rPr>
          <w:highlight w:val="white"/>
        </w:rPr>
      </w:pPr>
      <w:r w:rsidRPr="008633E2">
        <w:rPr>
          <w:highlight w:val="white"/>
        </w:rPr>
        <w:t xml:space="preserve">        System.Threading.Thread.CurrentThread.CurrentCulture = customCulture;</w:t>
      </w:r>
    </w:p>
    <w:p w14:paraId="2C1BE572" w14:textId="77777777" w:rsidR="007660EE" w:rsidRPr="008633E2" w:rsidRDefault="007660EE" w:rsidP="007660EE">
      <w:pPr>
        <w:pStyle w:val="Code"/>
        <w:rPr>
          <w:highlight w:val="white"/>
        </w:rPr>
      </w:pPr>
      <w:r w:rsidRPr="008633E2">
        <w:rPr>
          <w:highlight w:val="white"/>
        </w:rPr>
        <w:t xml:space="preserve">      }</w:t>
      </w:r>
    </w:p>
    <w:p w14:paraId="453E08BA" w14:textId="77777777" w:rsidR="007660EE" w:rsidRPr="008633E2" w:rsidRDefault="007660EE" w:rsidP="007660EE">
      <w:pPr>
        <w:pStyle w:val="Code"/>
        <w:rPr>
          <w:highlight w:val="white"/>
        </w:rPr>
      </w:pPr>
    </w:p>
    <w:p w14:paraId="77E197E4" w14:textId="77777777" w:rsidR="007660EE" w:rsidRPr="008633E2" w:rsidRDefault="007660EE" w:rsidP="007660EE">
      <w:pPr>
        <w:pStyle w:val="Code"/>
        <w:rPr>
          <w:highlight w:val="white"/>
        </w:rPr>
      </w:pPr>
      <w:r w:rsidRPr="008633E2">
        <w:rPr>
          <w:highlight w:val="white"/>
        </w:rPr>
        <w:t xml:space="preserve">      VariableMap["pi"] = Math.PI;</w:t>
      </w:r>
    </w:p>
    <w:p w14:paraId="248CFB3E" w14:textId="77777777" w:rsidR="007660EE" w:rsidRPr="008633E2" w:rsidRDefault="007660EE" w:rsidP="007660EE">
      <w:pPr>
        <w:pStyle w:val="Code"/>
        <w:rPr>
          <w:highlight w:val="white"/>
        </w:rPr>
      </w:pPr>
      <w:r w:rsidRPr="008633E2">
        <w:rPr>
          <w:highlight w:val="white"/>
        </w:rPr>
        <w:t xml:space="preserve">      VariableMap["e"] = Math.E;</w:t>
      </w:r>
    </w:p>
    <w:p w14:paraId="4F8F4546" w14:textId="77777777" w:rsidR="007660EE" w:rsidRPr="008633E2" w:rsidRDefault="007660EE" w:rsidP="007660EE">
      <w:pPr>
        <w:pStyle w:val="Code"/>
        <w:rPr>
          <w:highlight w:val="white"/>
        </w:rPr>
      </w:pPr>
    </w:p>
    <w:p w14:paraId="466180C5" w14:textId="77777777" w:rsidR="007660EE" w:rsidRPr="008633E2" w:rsidRDefault="007660EE" w:rsidP="007660EE">
      <w:pPr>
        <w:pStyle w:val="Code"/>
        <w:rPr>
          <w:highlight w:val="white"/>
        </w:rPr>
      </w:pPr>
      <w:r w:rsidRPr="008633E2">
        <w:rPr>
          <w:highlight w:val="white"/>
        </w:rPr>
        <w:t xml:space="preserve">      string s = "abcd", t = "\"\"";</w:t>
      </w:r>
    </w:p>
    <w:p w14:paraId="2595E673" w14:textId="77777777" w:rsidR="007660EE" w:rsidRPr="008633E2" w:rsidRDefault="007660EE" w:rsidP="007660EE">
      <w:pPr>
        <w:pStyle w:val="Code"/>
        <w:rPr>
          <w:highlight w:val="white"/>
        </w:rPr>
      </w:pPr>
      <w:r w:rsidRPr="008633E2">
        <w:rPr>
          <w:highlight w:val="white"/>
        </w:rPr>
        <w:t xml:space="preserve">      string u = s.Substring(1, s.Length - 2);</w:t>
      </w:r>
    </w:p>
    <w:p w14:paraId="02B69E4D" w14:textId="77777777" w:rsidR="007660EE" w:rsidRPr="008633E2" w:rsidRDefault="007660EE" w:rsidP="007660EE">
      <w:pPr>
        <w:pStyle w:val="Code"/>
        <w:rPr>
          <w:highlight w:val="white"/>
        </w:rPr>
      </w:pPr>
      <w:r w:rsidRPr="008633E2">
        <w:rPr>
          <w:highlight w:val="white"/>
        </w:rPr>
        <w:t xml:space="preserve">      string v = s.Substring(1, t.Length - 2);</w:t>
      </w:r>
    </w:p>
    <w:p w14:paraId="32E39F41" w14:textId="77777777" w:rsidR="007660EE" w:rsidRPr="008633E2" w:rsidRDefault="007660EE" w:rsidP="007660EE">
      <w:pPr>
        <w:pStyle w:val="Code"/>
        <w:rPr>
          <w:highlight w:val="white"/>
        </w:rPr>
      </w:pPr>
    </w:p>
    <w:p w14:paraId="61614BB1" w14:textId="77777777" w:rsidR="007660EE" w:rsidRPr="008633E2" w:rsidRDefault="007660EE" w:rsidP="007660EE">
      <w:pPr>
        <w:pStyle w:val="Code"/>
        <w:rPr>
          <w:highlight w:val="white"/>
        </w:rPr>
      </w:pPr>
      <w:r w:rsidRPr="008633E2">
        <w:rPr>
          <w:highlight w:val="white"/>
        </w:rPr>
        <w:t xml:space="preserve">      try {</w:t>
      </w:r>
    </w:p>
    <w:p w14:paraId="6CA1B64A" w14:textId="77777777" w:rsidR="007660EE" w:rsidRPr="008633E2" w:rsidRDefault="007660EE" w:rsidP="007660EE">
      <w:pPr>
        <w:pStyle w:val="Code"/>
        <w:rPr>
          <w:highlight w:val="white"/>
        </w:rPr>
      </w:pPr>
      <w:r w:rsidRPr="008633E2">
        <w:rPr>
          <w:highlight w:val="white"/>
        </w:rPr>
        <w:t xml:space="preserve">        FileStream file = new FileStream(args[0], FileMode.Open);</w:t>
      </w:r>
    </w:p>
    <w:p w14:paraId="12DB31CB" w14:textId="77777777" w:rsidR="007660EE" w:rsidRPr="008633E2" w:rsidRDefault="007660EE" w:rsidP="007660EE">
      <w:pPr>
        <w:pStyle w:val="Code"/>
        <w:rPr>
          <w:highlight w:val="white"/>
        </w:rPr>
      </w:pPr>
      <w:r w:rsidRPr="008633E2">
        <w:rPr>
          <w:highlight w:val="white"/>
        </w:rPr>
        <w:t xml:space="preserve">        Scanner scanner = new Scanner(file);</w:t>
      </w:r>
    </w:p>
    <w:p w14:paraId="7E11E46D" w14:textId="77777777" w:rsidR="007660EE" w:rsidRPr="008633E2" w:rsidRDefault="007660EE" w:rsidP="007660EE">
      <w:pPr>
        <w:pStyle w:val="Code"/>
        <w:rPr>
          <w:highlight w:val="white"/>
        </w:rPr>
      </w:pPr>
      <w:r w:rsidRPr="008633E2">
        <w:rPr>
          <w:highlight w:val="white"/>
        </w:rPr>
        <w:t xml:space="preserve">        Parser parser = new Parser(scanner);</w:t>
      </w:r>
    </w:p>
    <w:p w14:paraId="0F7525D5" w14:textId="77777777" w:rsidR="007660EE" w:rsidRPr="008633E2" w:rsidRDefault="007660EE" w:rsidP="007660EE">
      <w:pPr>
        <w:pStyle w:val="Code"/>
        <w:rPr>
          <w:highlight w:val="white"/>
        </w:rPr>
      </w:pPr>
      <w:r w:rsidRPr="008633E2">
        <w:rPr>
          <w:highlight w:val="white"/>
        </w:rPr>
        <w:t xml:space="preserve">        parser.Parse();</w:t>
      </w:r>
    </w:p>
    <w:p w14:paraId="1C391627" w14:textId="77777777" w:rsidR="007660EE" w:rsidRPr="008633E2" w:rsidRDefault="007660EE" w:rsidP="007660EE">
      <w:pPr>
        <w:pStyle w:val="Code"/>
        <w:rPr>
          <w:highlight w:val="white"/>
        </w:rPr>
      </w:pPr>
      <w:r w:rsidRPr="008633E2">
        <w:rPr>
          <w:highlight w:val="white"/>
        </w:rPr>
        <w:t xml:space="preserve">      }</w:t>
      </w:r>
    </w:p>
    <w:p w14:paraId="55138B5E" w14:textId="77777777" w:rsidR="007660EE" w:rsidRPr="008633E2" w:rsidRDefault="007660EE" w:rsidP="007660EE">
      <w:pPr>
        <w:pStyle w:val="Code"/>
        <w:rPr>
          <w:highlight w:val="white"/>
        </w:rPr>
      </w:pPr>
      <w:r w:rsidRPr="008633E2">
        <w:rPr>
          <w:highlight w:val="white"/>
        </w:rPr>
        <w:t xml:space="preserve">      catch (Exception exception) {</w:t>
      </w:r>
    </w:p>
    <w:p w14:paraId="69D66DA3" w14:textId="77777777" w:rsidR="007660EE" w:rsidRPr="008633E2" w:rsidRDefault="007660EE" w:rsidP="007660EE">
      <w:pPr>
        <w:pStyle w:val="Code"/>
        <w:rPr>
          <w:highlight w:val="white"/>
        </w:rPr>
      </w:pPr>
      <w:r w:rsidRPr="008633E2">
        <w:rPr>
          <w:highlight w:val="white"/>
        </w:rPr>
        <w:t xml:space="preserve">        Console.Out.WriteLine(exception.ToString());</w:t>
      </w:r>
    </w:p>
    <w:p w14:paraId="6238F3E8" w14:textId="77777777" w:rsidR="007660EE" w:rsidRPr="008633E2" w:rsidRDefault="007660EE" w:rsidP="007660EE">
      <w:pPr>
        <w:pStyle w:val="Code"/>
        <w:rPr>
          <w:highlight w:val="white"/>
        </w:rPr>
      </w:pPr>
      <w:r w:rsidRPr="008633E2">
        <w:rPr>
          <w:highlight w:val="white"/>
        </w:rPr>
        <w:t xml:space="preserve">      }</w:t>
      </w:r>
    </w:p>
    <w:p w14:paraId="3DF2087D" w14:textId="77777777" w:rsidR="007660EE" w:rsidRPr="008633E2" w:rsidRDefault="007660EE" w:rsidP="007660EE">
      <w:pPr>
        <w:pStyle w:val="Code"/>
        <w:rPr>
          <w:highlight w:val="white"/>
        </w:rPr>
      </w:pPr>
      <w:r w:rsidRPr="008633E2">
        <w:rPr>
          <w:highlight w:val="white"/>
        </w:rPr>
        <w:t xml:space="preserve">    }</w:t>
      </w:r>
    </w:p>
    <w:p w14:paraId="093C6AE5" w14:textId="77777777" w:rsidR="007660EE" w:rsidRPr="008633E2" w:rsidRDefault="007660EE" w:rsidP="007660EE">
      <w:pPr>
        <w:pStyle w:val="Code"/>
        <w:rPr>
          <w:highlight w:val="white"/>
        </w:rPr>
      </w:pPr>
      <w:r w:rsidRPr="008633E2">
        <w:rPr>
          <w:highlight w:val="white"/>
        </w:rPr>
        <w:t xml:space="preserve">  }</w:t>
      </w:r>
    </w:p>
    <w:p w14:paraId="6DDD919B" w14:textId="77777777" w:rsidR="007660EE" w:rsidRPr="00EC76D5" w:rsidRDefault="007660EE" w:rsidP="007660EE">
      <w:r w:rsidRPr="00EC76D5">
        <w:lastRenderedPageBreak/>
        <w:t xml:space="preserve">The </w:t>
      </w:r>
      <w:r>
        <w:rPr>
          <w:rStyle w:val="CodeInText0"/>
        </w:rPr>
        <w:t>Parser</w:t>
      </w:r>
      <w:r w:rsidRPr="00EC76D5">
        <w:t xml:space="preserve"> class is necessary to make the parser work with the scanner. It works as link between the scanner and the parser </w:t>
      </w:r>
    </w:p>
    <w:p w14:paraId="6827CCE9" w14:textId="77777777" w:rsidR="007660EE" w:rsidRDefault="007660EE" w:rsidP="007660EE">
      <w:pPr>
        <w:pStyle w:val="Code"/>
        <w:rPr>
          <w:highlight w:val="white"/>
        </w:rPr>
      </w:pPr>
      <w:r w:rsidRPr="008633E2">
        <w:rPr>
          <w:highlight w:val="white"/>
        </w:rPr>
        <w:t xml:space="preserve">  public partial class Parser :</w:t>
      </w:r>
    </w:p>
    <w:p w14:paraId="59ECEC2C" w14:textId="77777777" w:rsidR="007660EE" w:rsidRPr="008633E2" w:rsidRDefault="007660EE" w:rsidP="007660EE">
      <w:pPr>
        <w:pStyle w:val="Code"/>
        <w:rPr>
          <w:highlight w:val="white"/>
        </w:rPr>
      </w:pPr>
      <w:r>
        <w:rPr>
          <w:highlight w:val="white"/>
        </w:rPr>
        <w:t xml:space="preserve">        </w:t>
      </w:r>
      <w:r w:rsidRPr="008633E2">
        <w:rPr>
          <w:highlight w:val="white"/>
        </w:rPr>
        <w:t xml:space="preserve"> QUT.Gppg.ShiftReduceParser&lt;ValueType, QUT.Gppg.LexLocation&gt; {</w:t>
      </w:r>
    </w:p>
    <w:p w14:paraId="712D328B" w14:textId="77777777" w:rsidR="007660EE" w:rsidRPr="008633E2" w:rsidRDefault="007660EE" w:rsidP="007660EE">
      <w:pPr>
        <w:pStyle w:val="Code"/>
        <w:rPr>
          <w:highlight w:val="white"/>
        </w:rPr>
      </w:pPr>
      <w:r w:rsidRPr="008633E2">
        <w:rPr>
          <w:highlight w:val="white"/>
        </w:rPr>
        <w:t xml:space="preserve">    public Parser(Scanner scanner)</w:t>
      </w:r>
    </w:p>
    <w:p w14:paraId="6DF8E12D" w14:textId="77777777" w:rsidR="007660EE" w:rsidRPr="008633E2" w:rsidRDefault="007660EE" w:rsidP="007660EE">
      <w:pPr>
        <w:pStyle w:val="Code"/>
        <w:rPr>
          <w:highlight w:val="white"/>
        </w:rPr>
      </w:pPr>
      <w:r w:rsidRPr="008633E2">
        <w:rPr>
          <w:highlight w:val="white"/>
        </w:rPr>
        <w:t xml:space="preserve">     :base(scanner) {</w:t>
      </w:r>
    </w:p>
    <w:p w14:paraId="7FE35DBA" w14:textId="77777777" w:rsidR="007660EE" w:rsidRPr="008633E2" w:rsidRDefault="007660EE" w:rsidP="007660EE">
      <w:pPr>
        <w:pStyle w:val="Code"/>
        <w:rPr>
          <w:highlight w:val="white"/>
        </w:rPr>
      </w:pPr>
      <w:r w:rsidRPr="008633E2">
        <w:rPr>
          <w:highlight w:val="white"/>
        </w:rPr>
        <w:t xml:space="preserve">      // Empty.</w:t>
      </w:r>
    </w:p>
    <w:p w14:paraId="508F9571" w14:textId="77777777" w:rsidR="007660EE" w:rsidRPr="008633E2" w:rsidRDefault="007660EE" w:rsidP="007660EE">
      <w:pPr>
        <w:pStyle w:val="Code"/>
        <w:rPr>
          <w:highlight w:val="white"/>
        </w:rPr>
      </w:pPr>
      <w:r w:rsidRPr="008633E2">
        <w:rPr>
          <w:highlight w:val="white"/>
        </w:rPr>
        <w:t xml:space="preserve">    }</w:t>
      </w:r>
    </w:p>
    <w:p w14:paraId="2F64E70B" w14:textId="77777777" w:rsidR="007660EE" w:rsidRPr="008633E2" w:rsidRDefault="007660EE" w:rsidP="007660EE">
      <w:pPr>
        <w:pStyle w:val="Code"/>
        <w:rPr>
          <w:highlight w:val="white"/>
        </w:rPr>
      </w:pPr>
      <w:r w:rsidRPr="008633E2">
        <w:rPr>
          <w:highlight w:val="white"/>
        </w:rPr>
        <w:t xml:space="preserve">  }</w:t>
      </w:r>
    </w:p>
    <w:p w14:paraId="4D00666A" w14:textId="77777777" w:rsidR="007660EE" w:rsidRPr="008633E2" w:rsidRDefault="007660EE" w:rsidP="007660EE">
      <w:pPr>
        <w:pStyle w:val="Code"/>
      </w:pPr>
      <w:r w:rsidRPr="008633E2">
        <w:rPr>
          <w:highlight w:val="white"/>
        </w:rPr>
        <w:t>}</w:t>
      </w:r>
    </w:p>
    <w:p w14:paraId="2365CD0C" w14:textId="77777777" w:rsidR="007660EE" w:rsidRPr="00EC76D5" w:rsidRDefault="007660EE" w:rsidP="007660EE">
      <w:r w:rsidRPr="00EC76D5">
        <w:t xml:space="preserve">Finally, below follows a small script file that generates the </w:t>
      </w:r>
      <w:r>
        <w:t>C#</w:t>
      </w:r>
      <w:r w:rsidRPr="00EC76D5">
        <w:t xml:space="preserve"> source code for the parser and scanner.</w:t>
      </w:r>
    </w:p>
    <w:p w14:paraId="1378055A" w14:textId="77777777" w:rsidR="007660EE" w:rsidRPr="00EC76D5" w:rsidRDefault="007660EE" w:rsidP="007660EE">
      <w:pPr>
        <w:pStyle w:val="CodeHeader"/>
      </w:pPr>
      <w:proofErr w:type="spellStart"/>
      <w:r w:rsidRPr="00EC76D5">
        <w:t>Parser.bat</w:t>
      </w:r>
      <w:proofErr w:type="spellEnd"/>
    </w:p>
    <w:p w14:paraId="7E7205D0" w14:textId="77777777" w:rsidR="007660EE" w:rsidRPr="00A82231" w:rsidRDefault="007660EE" w:rsidP="007660EE">
      <w:pPr>
        <w:pStyle w:val="Code"/>
        <w:rPr>
          <w:highlight w:val="white"/>
        </w:rPr>
      </w:pPr>
      <w:r w:rsidRPr="00A82231">
        <w:rPr>
          <w:highlight w:val="white"/>
        </w:rPr>
        <w:t>@C:</w:t>
      </w:r>
    </w:p>
    <w:p w14:paraId="7755FEA3" w14:textId="77777777" w:rsidR="007660EE" w:rsidRPr="00A82231" w:rsidRDefault="007660EE" w:rsidP="007660EE">
      <w:pPr>
        <w:pStyle w:val="Code"/>
        <w:rPr>
          <w:highlight w:val="white"/>
        </w:rPr>
      </w:pPr>
      <w:r w:rsidRPr="00A82231">
        <w:rPr>
          <w:highlight w:val="white"/>
        </w:rPr>
        <w:t>@cd C:\Users\Stefan\Documents\Calculator_CS</w:t>
      </w:r>
    </w:p>
    <w:p w14:paraId="391699A4" w14:textId="77777777" w:rsidR="007660EE" w:rsidRPr="00A82231" w:rsidRDefault="007660EE" w:rsidP="007660EE">
      <w:pPr>
        <w:pStyle w:val="Code"/>
        <w:rPr>
          <w:highlight w:val="white"/>
        </w:rPr>
      </w:pPr>
      <w:r w:rsidRPr="00A82231">
        <w:rPr>
          <w:highlight w:val="white"/>
        </w:rPr>
        <w:t>@"C:\gppg-distro-1_5_2\binaries\Gppg" /gplex Parser.gppg &gt; Parser.cs</w:t>
      </w:r>
    </w:p>
    <w:p w14:paraId="33110E1B" w14:textId="77777777" w:rsidR="007660EE" w:rsidRPr="00A82231" w:rsidRDefault="007660EE" w:rsidP="007660EE">
      <w:pPr>
        <w:pStyle w:val="Code"/>
        <w:rPr>
          <w:highlight w:val="white"/>
        </w:rPr>
      </w:pPr>
      <w:r w:rsidRPr="00A82231">
        <w:rPr>
          <w:highlight w:val="white"/>
        </w:rPr>
        <w:t>@"C:\gppg-distro-1_5_2\binaries\Gplex" Scanner.gplex</w:t>
      </w:r>
    </w:p>
    <w:p w14:paraId="3C2173E1" w14:textId="77777777" w:rsidR="005E7D2C" w:rsidRPr="00EC76D5" w:rsidRDefault="005E7D2C" w:rsidP="00966B0F">
      <w:pPr>
        <w:pStyle w:val="Appendix"/>
      </w:pPr>
      <w:bookmarkStart w:id="516" w:name="_Toc54120027"/>
      <w:r w:rsidRPr="00EC76D5">
        <w:lastRenderedPageBreak/>
        <w:t>Auxiliary Classes</w:t>
      </w:r>
      <w:bookmarkEnd w:id="516"/>
    </w:p>
    <w:p w14:paraId="6A674C10" w14:textId="77777777" w:rsidR="005E7D2C" w:rsidRPr="00EC76D5" w:rsidRDefault="005E7D2C" w:rsidP="005E7D2C">
      <w:r>
        <w:t>C#</w:t>
      </w:r>
      <w:r w:rsidRPr="00EC76D5">
        <w:t xml:space="preserve">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EC76D5" w:rsidRDefault="005E7D2C" w:rsidP="005E7D2C">
      <w:pPr>
        <w:pStyle w:val="Rubrik2"/>
      </w:pPr>
      <w:bookmarkStart w:id="517" w:name="_Toc54120028"/>
      <w:r w:rsidRPr="00EC76D5">
        <w:t>Error Handling</w:t>
      </w:r>
      <w:bookmarkEnd w:id="517"/>
    </w:p>
    <w:p w14:paraId="37DB4956" w14:textId="40490A8F" w:rsidR="005E7D2C" w:rsidRPr="00EC76D5" w:rsidRDefault="005E7D2C" w:rsidP="005E7D2C">
      <w:r w:rsidRPr="00EC76D5">
        <w:t xml:space="preserve">To begin with, we need error handling, a way to notify the programmer of errors and warnings. In the C Standard Library there is a macro called assert, and in this </w:t>
      </w:r>
      <w:r w:rsidR="0092795B" w:rsidRPr="00EC76D5">
        <w:t>application,</w:t>
      </w:r>
      <w:r w:rsidRPr="00EC76D5">
        <w:t xml:space="preserve"> we imitate that macro by defining a class with the corresponding behav</w:t>
      </w:r>
      <w:r>
        <w:t>ior</w:t>
      </w:r>
      <w:r w:rsidRPr="00EC76D5">
        <w:t>. It has the two method sets error and warning, that writes a message. The difference between them is that error stops the execution.</w:t>
      </w:r>
    </w:p>
    <w:p w14:paraId="729944A0" w14:textId="1A8E290C" w:rsidR="005E7D2C" w:rsidRDefault="005E7D2C" w:rsidP="005E7D2C">
      <w:pPr>
        <w:pStyle w:val="CodeHeader"/>
      </w:pPr>
      <w:proofErr w:type="spellStart"/>
      <w:r w:rsidRPr="00EC76D5">
        <w:t>Assert.</w:t>
      </w:r>
      <w:r>
        <w:t>cs</w:t>
      </w:r>
      <w:proofErr w:type="spellEnd"/>
    </w:p>
    <w:p w14:paraId="68CA6DF1" w14:textId="77777777" w:rsidR="0092795B" w:rsidRPr="0092795B" w:rsidRDefault="0092795B" w:rsidP="0092795B">
      <w:pPr>
        <w:pStyle w:val="Code"/>
        <w:rPr>
          <w:highlight w:val="white"/>
        </w:rPr>
      </w:pPr>
      <w:r w:rsidRPr="0092795B">
        <w:rPr>
          <w:highlight w:val="white"/>
        </w:rPr>
        <w:t>using System;</w:t>
      </w:r>
    </w:p>
    <w:p w14:paraId="38E8AAFD" w14:textId="77777777" w:rsidR="0092795B" w:rsidRPr="0092795B" w:rsidRDefault="0092795B" w:rsidP="0092795B">
      <w:pPr>
        <w:pStyle w:val="Code"/>
        <w:rPr>
          <w:highlight w:val="white"/>
        </w:rPr>
      </w:pPr>
    </w:p>
    <w:p w14:paraId="50F49017" w14:textId="77777777" w:rsidR="0092795B" w:rsidRPr="0092795B" w:rsidRDefault="0092795B" w:rsidP="0092795B">
      <w:pPr>
        <w:pStyle w:val="Code"/>
        <w:rPr>
          <w:highlight w:val="white"/>
        </w:rPr>
      </w:pPr>
      <w:r w:rsidRPr="0092795B">
        <w:rPr>
          <w:highlight w:val="white"/>
        </w:rPr>
        <w:t>namespace CCompiler {</w:t>
      </w:r>
    </w:p>
    <w:p w14:paraId="51489693" w14:textId="77777777" w:rsidR="0092795B" w:rsidRPr="0092795B" w:rsidRDefault="0092795B" w:rsidP="0092795B">
      <w:pPr>
        <w:pStyle w:val="Code"/>
        <w:rPr>
          <w:highlight w:val="white"/>
        </w:rPr>
      </w:pPr>
      <w:r w:rsidRPr="0092795B">
        <w:rPr>
          <w:highlight w:val="white"/>
        </w:rPr>
        <w:t xml:space="preserve">  public class Assert {</w:t>
      </w:r>
    </w:p>
    <w:p w14:paraId="68C56588" w14:textId="77777777" w:rsidR="0092795B" w:rsidRPr="0092795B" w:rsidRDefault="0092795B" w:rsidP="0092795B">
      <w:pPr>
        <w:pStyle w:val="Code"/>
        <w:rPr>
          <w:highlight w:val="white"/>
        </w:rPr>
      </w:pPr>
      <w:r w:rsidRPr="0092795B">
        <w:rPr>
          <w:highlight w:val="white"/>
        </w:rPr>
        <w:t xml:space="preserve">    public static void ErrorXXX(bool test) {</w:t>
      </w:r>
    </w:p>
    <w:p w14:paraId="77D51454" w14:textId="77777777" w:rsidR="0092795B" w:rsidRPr="0092795B" w:rsidRDefault="0092795B" w:rsidP="0092795B">
      <w:pPr>
        <w:pStyle w:val="Code"/>
        <w:rPr>
          <w:highlight w:val="white"/>
        </w:rPr>
      </w:pPr>
      <w:r w:rsidRPr="0092795B">
        <w:rPr>
          <w:highlight w:val="white"/>
        </w:rPr>
        <w:t xml:space="preserve">      if (!test) {</w:t>
      </w:r>
    </w:p>
    <w:p w14:paraId="4479D95F" w14:textId="77777777" w:rsidR="0092795B" w:rsidRPr="0092795B" w:rsidRDefault="0092795B" w:rsidP="0092795B">
      <w:pPr>
        <w:pStyle w:val="Code"/>
        <w:rPr>
          <w:highlight w:val="white"/>
        </w:rPr>
      </w:pPr>
      <w:r w:rsidRPr="0092795B">
        <w:rPr>
          <w:highlight w:val="white"/>
        </w:rPr>
        <w:t xml:space="preserve">        Error(null, null);</w:t>
      </w:r>
    </w:p>
    <w:p w14:paraId="1194D8EC" w14:textId="77777777" w:rsidR="0092795B" w:rsidRPr="0092795B" w:rsidRDefault="0092795B" w:rsidP="0092795B">
      <w:pPr>
        <w:pStyle w:val="Code"/>
        <w:rPr>
          <w:highlight w:val="white"/>
        </w:rPr>
      </w:pPr>
      <w:r w:rsidRPr="0092795B">
        <w:rPr>
          <w:highlight w:val="white"/>
        </w:rPr>
        <w:t xml:space="preserve">      }</w:t>
      </w:r>
    </w:p>
    <w:p w14:paraId="16528D2F" w14:textId="77777777" w:rsidR="0092795B" w:rsidRPr="0092795B" w:rsidRDefault="0092795B" w:rsidP="0092795B">
      <w:pPr>
        <w:pStyle w:val="Code"/>
        <w:rPr>
          <w:highlight w:val="white"/>
        </w:rPr>
      </w:pPr>
      <w:r w:rsidRPr="0092795B">
        <w:rPr>
          <w:highlight w:val="white"/>
        </w:rPr>
        <w:t xml:space="preserve">    }</w:t>
      </w:r>
    </w:p>
    <w:p w14:paraId="77FF076F" w14:textId="77777777" w:rsidR="0092795B" w:rsidRPr="0092795B" w:rsidRDefault="0092795B" w:rsidP="0092795B">
      <w:pPr>
        <w:pStyle w:val="Code"/>
        <w:rPr>
          <w:highlight w:val="white"/>
        </w:rPr>
      </w:pPr>
      <w:r w:rsidRPr="0092795B">
        <w:rPr>
          <w:highlight w:val="white"/>
        </w:rPr>
        <w:t xml:space="preserve">  </w:t>
      </w:r>
    </w:p>
    <w:p w14:paraId="0DCD127B" w14:textId="77777777" w:rsidR="0092795B" w:rsidRPr="0092795B" w:rsidRDefault="0092795B" w:rsidP="0092795B">
      <w:pPr>
        <w:pStyle w:val="Code"/>
        <w:rPr>
          <w:highlight w:val="white"/>
        </w:rPr>
      </w:pPr>
      <w:r w:rsidRPr="0092795B">
        <w:rPr>
          <w:highlight w:val="white"/>
        </w:rPr>
        <w:t xml:space="preserve">    public static void Error(string message) {</w:t>
      </w:r>
    </w:p>
    <w:p w14:paraId="0F4AB48E" w14:textId="77777777" w:rsidR="0092795B" w:rsidRPr="0092795B" w:rsidRDefault="0092795B" w:rsidP="0092795B">
      <w:pPr>
        <w:pStyle w:val="Code"/>
        <w:rPr>
          <w:highlight w:val="white"/>
        </w:rPr>
      </w:pPr>
      <w:r w:rsidRPr="0092795B">
        <w:rPr>
          <w:highlight w:val="white"/>
        </w:rPr>
        <w:t xml:space="preserve">      Error(message, null);</w:t>
      </w:r>
    </w:p>
    <w:p w14:paraId="3FFD6415" w14:textId="77777777" w:rsidR="0092795B" w:rsidRPr="0092795B" w:rsidRDefault="0092795B" w:rsidP="0092795B">
      <w:pPr>
        <w:pStyle w:val="Code"/>
        <w:rPr>
          <w:highlight w:val="white"/>
        </w:rPr>
      </w:pPr>
      <w:r w:rsidRPr="0092795B">
        <w:rPr>
          <w:highlight w:val="white"/>
        </w:rPr>
        <w:t xml:space="preserve">    }</w:t>
      </w:r>
    </w:p>
    <w:p w14:paraId="76F551D1" w14:textId="77777777" w:rsidR="0092795B" w:rsidRPr="0092795B" w:rsidRDefault="0092795B" w:rsidP="0092795B">
      <w:pPr>
        <w:pStyle w:val="Code"/>
        <w:rPr>
          <w:highlight w:val="white"/>
        </w:rPr>
      </w:pPr>
    </w:p>
    <w:p w14:paraId="3C50B71C" w14:textId="77777777" w:rsidR="0092795B" w:rsidRPr="0092795B" w:rsidRDefault="0092795B" w:rsidP="0092795B">
      <w:pPr>
        <w:pStyle w:val="Code"/>
        <w:rPr>
          <w:highlight w:val="white"/>
        </w:rPr>
      </w:pPr>
      <w:r w:rsidRPr="0092795B">
        <w:rPr>
          <w:highlight w:val="white"/>
        </w:rPr>
        <w:t xml:space="preserve">    public static void Error(bool test, Message message) {</w:t>
      </w:r>
    </w:p>
    <w:p w14:paraId="7F8D947F" w14:textId="77777777" w:rsidR="0092795B" w:rsidRPr="0092795B" w:rsidRDefault="0092795B" w:rsidP="0092795B">
      <w:pPr>
        <w:pStyle w:val="Code"/>
        <w:rPr>
          <w:highlight w:val="white"/>
        </w:rPr>
      </w:pPr>
      <w:r w:rsidRPr="0092795B">
        <w:rPr>
          <w:highlight w:val="white"/>
        </w:rPr>
        <w:t xml:space="preserve">      if (!test) {</w:t>
      </w:r>
    </w:p>
    <w:p w14:paraId="7586B87B" w14:textId="77777777" w:rsidR="0092795B" w:rsidRPr="0092795B" w:rsidRDefault="0092795B" w:rsidP="0092795B">
      <w:pPr>
        <w:pStyle w:val="Code"/>
        <w:rPr>
          <w:highlight w:val="white"/>
        </w:rPr>
      </w:pPr>
      <w:r w:rsidRPr="0092795B">
        <w:rPr>
          <w:highlight w:val="white"/>
        </w:rPr>
        <w:t xml:space="preserve">        Error(message, null);</w:t>
      </w:r>
    </w:p>
    <w:p w14:paraId="4C6039B3" w14:textId="77777777" w:rsidR="0092795B" w:rsidRPr="0092795B" w:rsidRDefault="0092795B" w:rsidP="0092795B">
      <w:pPr>
        <w:pStyle w:val="Code"/>
        <w:rPr>
          <w:highlight w:val="white"/>
        </w:rPr>
      </w:pPr>
      <w:r w:rsidRPr="0092795B">
        <w:rPr>
          <w:highlight w:val="white"/>
        </w:rPr>
        <w:t xml:space="preserve">      }</w:t>
      </w:r>
    </w:p>
    <w:p w14:paraId="22925AFA" w14:textId="77777777" w:rsidR="0092795B" w:rsidRPr="0092795B" w:rsidRDefault="0092795B" w:rsidP="0092795B">
      <w:pPr>
        <w:pStyle w:val="Code"/>
        <w:rPr>
          <w:highlight w:val="white"/>
        </w:rPr>
      </w:pPr>
      <w:r w:rsidRPr="0092795B">
        <w:rPr>
          <w:highlight w:val="white"/>
        </w:rPr>
        <w:t xml:space="preserve">    }</w:t>
      </w:r>
    </w:p>
    <w:p w14:paraId="63B8DF37" w14:textId="77777777" w:rsidR="0092795B" w:rsidRPr="0092795B" w:rsidRDefault="0092795B" w:rsidP="0092795B">
      <w:pPr>
        <w:pStyle w:val="Code"/>
        <w:rPr>
          <w:highlight w:val="white"/>
        </w:rPr>
      </w:pPr>
    </w:p>
    <w:p w14:paraId="46583C3D" w14:textId="77777777" w:rsidR="0092795B" w:rsidRPr="0092795B" w:rsidRDefault="0092795B" w:rsidP="0092795B">
      <w:pPr>
        <w:pStyle w:val="Code"/>
        <w:rPr>
          <w:highlight w:val="white"/>
        </w:rPr>
      </w:pPr>
      <w:r w:rsidRPr="0092795B">
        <w:rPr>
          <w:highlight w:val="white"/>
        </w:rPr>
        <w:t xml:space="preserve">    public static void Error(object value, Message message) {</w:t>
      </w:r>
    </w:p>
    <w:p w14:paraId="420BC248" w14:textId="77777777" w:rsidR="0092795B" w:rsidRPr="0092795B" w:rsidRDefault="0092795B" w:rsidP="0092795B">
      <w:pPr>
        <w:pStyle w:val="Code"/>
        <w:rPr>
          <w:highlight w:val="white"/>
        </w:rPr>
      </w:pPr>
      <w:r w:rsidRPr="0092795B">
        <w:rPr>
          <w:highlight w:val="white"/>
        </w:rPr>
        <w:t xml:space="preserve">      Error(false, value, message);</w:t>
      </w:r>
    </w:p>
    <w:p w14:paraId="582920FE" w14:textId="77777777" w:rsidR="0092795B" w:rsidRPr="0092795B" w:rsidRDefault="0092795B" w:rsidP="0092795B">
      <w:pPr>
        <w:pStyle w:val="Code"/>
        <w:rPr>
          <w:highlight w:val="white"/>
        </w:rPr>
      </w:pPr>
      <w:r w:rsidRPr="0092795B">
        <w:rPr>
          <w:highlight w:val="white"/>
        </w:rPr>
        <w:t xml:space="preserve">    }</w:t>
      </w:r>
    </w:p>
    <w:p w14:paraId="3CE38C23" w14:textId="77777777" w:rsidR="0092795B" w:rsidRPr="0092795B" w:rsidRDefault="0092795B" w:rsidP="0092795B">
      <w:pPr>
        <w:pStyle w:val="Code"/>
        <w:rPr>
          <w:highlight w:val="white"/>
        </w:rPr>
      </w:pPr>
    </w:p>
    <w:p w14:paraId="0083E8B8" w14:textId="77777777" w:rsidR="0092795B" w:rsidRPr="0092795B" w:rsidRDefault="0092795B" w:rsidP="0092795B">
      <w:pPr>
        <w:pStyle w:val="Code"/>
        <w:rPr>
          <w:highlight w:val="white"/>
        </w:rPr>
      </w:pPr>
      <w:r w:rsidRPr="0092795B">
        <w:rPr>
          <w:highlight w:val="white"/>
        </w:rPr>
        <w:t xml:space="preserve">    public static void Error(bool test, object value, Message message) {</w:t>
      </w:r>
    </w:p>
    <w:p w14:paraId="5F8391B1" w14:textId="77777777" w:rsidR="0092795B" w:rsidRPr="0092795B" w:rsidRDefault="0092795B" w:rsidP="0092795B">
      <w:pPr>
        <w:pStyle w:val="Code"/>
        <w:rPr>
          <w:highlight w:val="white"/>
        </w:rPr>
      </w:pPr>
      <w:r w:rsidRPr="0092795B">
        <w:rPr>
          <w:highlight w:val="white"/>
        </w:rPr>
        <w:t xml:space="preserve">      if (!test) {</w:t>
      </w:r>
    </w:p>
    <w:p w14:paraId="55790BA4" w14:textId="77777777" w:rsidR="0092795B" w:rsidRPr="0092795B" w:rsidRDefault="0092795B" w:rsidP="0092795B">
      <w:pPr>
        <w:pStyle w:val="Code"/>
        <w:rPr>
          <w:highlight w:val="white"/>
        </w:rPr>
      </w:pPr>
      <w:r w:rsidRPr="0092795B">
        <w:rPr>
          <w:highlight w:val="white"/>
        </w:rPr>
        <w:t xml:space="preserve">        Error(message, value.ToString());</w:t>
      </w:r>
    </w:p>
    <w:p w14:paraId="1FC07DCE" w14:textId="77777777" w:rsidR="0092795B" w:rsidRPr="0092795B" w:rsidRDefault="0092795B" w:rsidP="0092795B">
      <w:pPr>
        <w:pStyle w:val="Code"/>
        <w:rPr>
          <w:highlight w:val="white"/>
        </w:rPr>
      </w:pPr>
      <w:r w:rsidRPr="0092795B">
        <w:rPr>
          <w:highlight w:val="white"/>
        </w:rPr>
        <w:t xml:space="preserve">      }</w:t>
      </w:r>
    </w:p>
    <w:p w14:paraId="36A6F88A" w14:textId="77777777" w:rsidR="0092795B" w:rsidRPr="0092795B" w:rsidRDefault="0092795B" w:rsidP="0092795B">
      <w:pPr>
        <w:pStyle w:val="Code"/>
        <w:rPr>
          <w:highlight w:val="white"/>
        </w:rPr>
      </w:pPr>
      <w:r w:rsidRPr="0092795B">
        <w:rPr>
          <w:highlight w:val="white"/>
        </w:rPr>
        <w:t xml:space="preserve">    }</w:t>
      </w:r>
    </w:p>
    <w:p w14:paraId="3E99A285" w14:textId="77777777" w:rsidR="0092795B" w:rsidRPr="0092795B" w:rsidRDefault="0092795B" w:rsidP="0092795B">
      <w:pPr>
        <w:pStyle w:val="Code"/>
        <w:rPr>
          <w:highlight w:val="white"/>
        </w:rPr>
      </w:pPr>
    </w:p>
    <w:p w14:paraId="26FCA0BC" w14:textId="77777777" w:rsidR="0092795B" w:rsidRPr="0092795B" w:rsidRDefault="0092795B" w:rsidP="0092795B">
      <w:pPr>
        <w:pStyle w:val="Code"/>
        <w:rPr>
          <w:highlight w:val="white"/>
        </w:rPr>
      </w:pPr>
      <w:r w:rsidRPr="0092795B">
        <w:rPr>
          <w:highlight w:val="white"/>
        </w:rPr>
        <w:t xml:space="preserve">    public static void Error(Message message) {</w:t>
      </w:r>
    </w:p>
    <w:p w14:paraId="44AF0CA9" w14:textId="77777777" w:rsidR="0092795B" w:rsidRPr="0092795B" w:rsidRDefault="0092795B" w:rsidP="0092795B">
      <w:pPr>
        <w:pStyle w:val="Code"/>
        <w:rPr>
          <w:highlight w:val="white"/>
        </w:rPr>
      </w:pPr>
      <w:r w:rsidRPr="0092795B">
        <w:rPr>
          <w:highlight w:val="white"/>
        </w:rPr>
        <w:t xml:space="preserve">      Error(message, null);</w:t>
      </w:r>
    </w:p>
    <w:p w14:paraId="0A858A5C" w14:textId="77777777" w:rsidR="0092795B" w:rsidRPr="0092795B" w:rsidRDefault="0092795B" w:rsidP="0092795B">
      <w:pPr>
        <w:pStyle w:val="Code"/>
        <w:rPr>
          <w:highlight w:val="white"/>
        </w:rPr>
      </w:pPr>
      <w:r w:rsidRPr="0092795B">
        <w:rPr>
          <w:highlight w:val="white"/>
        </w:rPr>
        <w:t xml:space="preserve">    }</w:t>
      </w:r>
    </w:p>
    <w:p w14:paraId="4019B287" w14:textId="77777777" w:rsidR="0092795B" w:rsidRPr="0092795B" w:rsidRDefault="0092795B" w:rsidP="0092795B">
      <w:pPr>
        <w:pStyle w:val="Code"/>
        <w:rPr>
          <w:highlight w:val="white"/>
        </w:rPr>
      </w:pPr>
    </w:p>
    <w:p w14:paraId="34E2CD58" w14:textId="77777777" w:rsidR="0092795B" w:rsidRPr="0092795B" w:rsidRDefault="0092795B" w:rsidP="0092795B">
      <w:pPr>
        <w:pStyle w:val="Code"/>
        <w:rPr>
          <w:highlight w:val="white"/>
        </w:rPr>
      </w:pPr>
      <w:r w:rsidRPr="0092795B">
        <w:rPr>
          <w:highlight w:val="white"/>
        </w:rPr>
        <w:t xml:space="preserve">    private static void Error(Message message, string text) {</w:t>
      </w:r>
    </w:p>
    <w:p w14:paraId="7BEC7CCF" w14:textId="77777777" w:rsidR="0092795B" w:rsidRPr="0092795B" w:rsidRDefault="0092795B" w:rsidP="0092795B">
      <w:pPr>
        <w:pStyle w:val="Code"/>
        <w:rPr>
          <w:highlight w:val="white"/>
        </w:rPr>
      </w:pPr>
      <w:r w:rsidRPr="0092795B">
        <w:rPr>
          <w:highlight w:val="white"/>
        </w:rPr>
        <w:t xml:space="preserve">      Error(Enum.GetName(typeof(Message), message).</w:t>
      </w:r>
    </w:p>
    <w:p w14:paraId="3A7D1B38" w14:textId="77777777" w:rsidR="0092795B" w:rsidRPr="0092795B" w:rsidRDefault="0092795B" w:rsidP="0092795B">
      <w:pPr>
        <w:pStyle w:val="Code"/>
        <w:rPr>
          <w:highlight w:val="white"/>
        </w:rPr>
      </w:pPr>
      <w:r w:rsidRPr="0092795B">
        <w:rPr>
          <w:highlight w:val="white"/>
        </w:rPr>
        <w:t xml:space="preserve">            Replace("___", ",").Replace("__", "-").</w:t>
      </w:r>
    </w:p>
    <w:p w14:paraId="6C89FD4C" w14:textId="77777777" w:rsidR="0092795B" w:rsidRPr="0092795B" w:rsidRDefault="0092795B" w:rsidP="0092795B">
      <w:pPr>
        <w:pStyle w:val="Code"/>
        <w:rPr>
          <w:highlight w:val="white"/>
        </w:rPr>
      </w:pPr>
      <w:r w:rsidRPr="0092795B">
        <w:rPr>
          <w:highlight w:val="white"/>
        </w:rPr>
        <w:lastRenderedPageBreak/>
        <w:t xml:space="preserve">            Replace("_", " "), text);</w:t>
      </w:r>
    </w:p>
    <w:p w14:paraId="04C7312B" w14:textId="77777777" w:rsidR="0092795B" w:rsidRPr="0092795B" w:rsidRDefault="0092795B" w:rsidP="0092795B">
      <w:pPr>
        <w:pStyle w:val="Code"/>
        <w:rPr>
          <w:highlight w:val="white"/>
        </w:rPr>
      </w:pPr>
      <w:r w:rsidRPr="0092795B">
        <w:rPr>
          <w:highlight w:val="white"/>
        </w:rPr>
        <w:t xml:space="preserve">    }</w:t>
      </w:r>
    </w:p>
    <w:p w14:paraId="68B5E91A" w14:textId="77777777" w:rsidR="0092795B" w:rsidRPr="0092795B" w:rsidRDefault="0092795B" w:rsidP="0092795B">
      <w:pPr>
        <w:pStyle w:val="Code"/>
        <w:rPr>
          <w:highlight w:val="white"/>
        </w:rPr>
      </w:pPr>
    </w:p>
    <w:p w14:paraId="25BC8A46" w14:textId="77777777" w:rsidR="0092795B" w:rsidRPr="0092795B" w:rsidRDefault="0092795B" w:rsidP="0092795B">
      <w:pPr>
        <w:pStyle w:val="Code"/>
        <w:rPr>
          <w:highlight w:val="white"/>
        </w:rPr>
      </w:pPr>
      <w:r w:rsidRPr="0092795B">
        <w:rPr>
          <w:highlight w:val="white"/>
        </w:rPr>
        <w:t xml:space="preserve">    private static void Error(string message, string text) {</w:t>
      </w:r>
    </w:p>
    <w:p w14:paraId="4D11749F" w14:textId="77777777" w:rsidR="0092795B" w:rsidRPr="0092795B" w:rsidRDefault="0092795B" w:rsidP="0092795B">
      <w:pPr>
        <w:pStyle w:val="Code"/>
        <w:rPr>
          <w:highlight w:val="white"/>
        </w:rPr>
      </w:pPr>
      <w:r w:rsidRPr="0092795B">
        <w:rPr>
          <w:highlight w:val="white"/>
        </w:rPr>
        <w:t xml:space="preserve">      Message("Error", message, text);    </w:t>
      </w:r>
    </w:p>
    <w:p w14:paraId="31B3E5C2" w14:textId="77777777" w:rsidR="0092795B" w:rsidRPr="0092795B" w:rsidRDefault="0092795B" w:rsidP="0092795B">
      <w:pPr>
        <w:pStyle w:val="Code"/>
        <w:rPr>
          <w:highlight w:val="white"/>
        </w:rPr>
      </w:pPr>
      <w:r w:rsidRPr="0092795B">
        <w:rPr>
          <w:highlight w:val="white"/>
        </w:rPr>
        <w:t xml:space="preserve">      Console.In.ReadLine();</w:t>
      </w:r>
    </w:p>
    <w:p w14:paraId="5D820FD4" w14:textId="77777777" w:rsidR="0092795B" w:rsidRPr="0092795B" w:rsidRDefault="0092795B" w:rsidP="0092795B">
      <w:pPr>
        <w:pStyle w:val="Code"/>
        <w:rPr>
          <w:highlight w:val="white"/>
        </w:rPr>
      </w:pPr>
      <w:r w:rsidRPr="0092795B">
        <w:rPr>
          <w:highlight w:val="white"/>
        </w:rPr>
        <w:t xml:space="preserve">      System.Environment.Exit(-1);</w:t>
      </w:r>
    </w:p>
    <w:p w14:paraId="61A61560" w14:textId="77777777" w:rsidR="0092795B" w:rsidRPr="0092795B" w:rsidRDefault="0092795B" w:rsidP="0092795B">
      <w:pPr>
        <w:pStyle w:val="Code"/>
        <w:rPr>
          <w:highlight w:val="white"/>
        </w:rPr>
      </w:pPr>
      <w:r w:rsidRPr="0092795B">
        <w:rPr>
          <w:highlight w:val="white"/>
        </w:rPr>
        <w:t xml:space="preserve">    }</w:t>
      </w:r>
    </w:p>
    <w:p w14:paraId="3B8EEA27" w14:textId="77777777" w:rsidR="0092795B" w:rsidRPr="0092795B" w:rsidRDefault="0092795B" w:rsidP="0092795B">
      <w:pPr>
        <w:pStyle w:val="Code"/>
        <w:rPr>
          <w:highlight w:val="white"/>
        </w:rPr>
      </w:pPr>
    </w:p>
    <w:p w14:paraId="74B9B1AE" w14:textId="77777777" w:rsidR="0092795B" w:rsidRPr="0092795B" w:rsidRDefault="0092795B" w:rsidP="0092795B">
      <w:pPr>
        <w:pStyle w:val="Code"/>
        <w:rPr>
          <w:highlight w:val="white"/>
        </w:rPr>
      </w:pPr>
    </w:p>
    <w:p w14:paraId="12E26669" w14:textId="77777777" w:rsidR="0092795B" w:rsidRPr="0092795B" w:rsidRDefault="0092795B" w:rsidP="0092795B">
      <w:pPr>
        <w:pStyle w:val="Code"/>
        <w:rPr>
          <w:highlight w:val="white"/>
        </w:rPr>
      </w:pPr>
      <w:r w:rsidRPr="0092795B">
        <w:rPr>
          <w:highlight w:val="white"/>
        </w:rPr>
        <w:t xml:space="preserve">    private static void Message(string type, string message,</w:t>
      </w:r>
    </w:p>
    <w:p w14:paraId="127F89E9" w14:textId="77777777" w:rsidR="0092795B" w:rsidRPr="0092795B" w:rsidRDefault="0092795B" w:rsidP="0092795B">
      <w:pPr>
        <w:pStyle w:val="Code"/>
        <w:rPr>
          <w:highlight w:val="white"/>
        </w:rPr>
      </w:pPr>
      <w:r w:rsidRPr="0092795B">
        <w:rPr>
          <w:highlight w:val="white"/>
        </w:rPr>
        <w:t xml:space="preserve">                                string text) {</w:t>
      </w:r>
    </w:p>
    <w:p w14:paraId="41DA7939" w14:textId="77777777" w:rsidR="0092795B" w:rsidRPr="0092795B" w:rsidRDefault="0092795B" w:rsidP="0092795B">
      <w:pPr>
        <w:pStyle w:val="Code"/>
        <w:rPr>
          <w:highlight w:val="white"/>
        </w:rPr>
      </w:pPr>
      <w:r w:rsidRPr="0092795B">
        <w:rPr>
          <w:highlight w:val="white"/>
        </w:rPr>
        <w:t xml:space="preserve">      string funcText;</w:t>
      </w:r>
    </w:p>
    <w:p w14:paraId="756967C8" w14:textId="77777777" w:rsidR="0092795B" w:rsidRPr="0092795B" w:rsidRDefault="0092795B" w:rsidP="0092795B">
      <w:pPr>
        <w:pStyle w:val="Code"/>
        <w:rPr>
          <w:highlight w:val="white"/>
        </w:rPr>
      </w:pPr>
    </w:p>
    <w:p w14:paraId="67BF48F5" w14:textId="77777777" w:rsidR="0092795B" w:rsidRPr="0092795B" w:rsidRDefault="0092795B" w:rsidP="0092795B">
      <w:pPr>
        <w:pStyle w:val="Code"/>
        <w:rPr>
          <w:highlight w:val="white"/>
        </w:rPr>
      </w:pPr>
      <w:r w:rsidRPr="0092795B">
        <w:rPr>
          <w:highlight w:val="white"/>
        </w:rPr>
        <w:t xml:space="preserve">      if (SymbolTable.CurrentFunction != null) {</w:t>
      </w:r>
    </w:p>
    <w:p w14:paraId="305ECF06" w14:textId="77777777" w:rsidR="0092795B" w:rsidRPr="0092795B" w:rsidRDefault="0092795B" w:rsidP="0092795B">
      <w:pPr>
        <w:pStyle w:val="Code"/>
        <w:rPr>
          <w:highlight w:val="white"/>
        </w:rPr>
      </w:pPr>
      <w:r w:rsidRPr="0092795B">
        <w:rPr>
          <w:highlight w:val="white"/>
        </w:rPr>
        <w:t xml:space="preserve">        funcText = " in function " + SymbolTable.CurrentFunction.UniqueName;</w:t>
      </w:r>
    </w:p>
    <w:p w14:paraId="4038E1DC" w14:textId="77777777" w:rsidR="0092795B" w:rsidRPr="0092795B" w:rsidRDefault="0092795B" w:rsidP="0092795B">
      <w:pPr>
        <w:pStyle w:val="Code"/>
        <w:rPr>
          <w:highlight w:val="white"/>
        </w:rPr>
      </w:pPr>
      <w:r w:rsidRPr="0092795B">
        <w:rPr>
          <w:highlight w:val="white"/>
        </w:rPr>
        <w:t xml:space="preserve">      }</w:t>
      </w:r>
    </w:p>
    <w:p w14:paraId="613D961A" w14:textId="77777777" w:rsidR="0092795B" w:rsidRPr="0092795B" w:rsidRDefault="0092795B" w:rsidP="0092795B">
      <w:pPr>
        <w:pStyle w:val="Code"/>
        <w:rPr>
          <w:highlight w:val="white"/>
        </w:rPr>
      </w:pPr>
      <w:r w:rsidRPr="0092795B">
        <w:rPr>
          <w:highlight w:val="white"/>
        </w:rPr>
        <w:t xml:space="preserve">      else {</w:t>
      </w:r>
    </w:p>
    <w:p w14:paraId="12B453D7" w14:textId="77777777" w:rsidR="0092795B" w:rsidRPr="0092795B" w:rsidRDefault="0092795B" w:rsidP="0092795B">
      <w:pPr>
        <w:pStyle w:val="Code"/>
        <w:rPr>
          <w:highlight w:val="white"/>
        </w:rPr>
      </w:pPr>
      <w:r w:rsidRPr="0092795B">
        <w:rPr>
          <w:highlight w:val="white"/>
        </w:rPr>
        <w:t xml:space="preserve">        funcText = " in global space";</w:t>
      </w:r>
    </w:p>
    <w:p w14:paraId="2B012444" w14:textId="77777777" w:rsidR="0092795B" w:rsidRPr="0092795B" w:rsidRDefault="0092795B" w:rsidP="0092795B">
      <w:pPr>
        <w:pStyle w:val="Code"/>
        <w:rPr>
          <w:highlight w:val="white"/>
        </w:rPr>
      </w:pPr>
      <w:r w:rsidRPr="0092795B">
        <w:rPr>
          <w:highlight w:val="white"/>
        </w:rPr>
        <w:t xml:space="preserve">      }</w:t>
      </w:r>
    </w:p>
    <w:p w14:paraId="65D91147" w14:textId="77777777" w:rsidR="0092795B" w:rsidRPr="0092795B" w:rsidRDefault="0092795B" w:rsidP="0092795B">
      <w:pPr>
        <w:pStyle w:val="Code"/>
        <w:rPr>
          <w:highlight w:val="white"/>
        </w:rPr>
      </w:pPr>
    </w:p>
    <w:p w14:paraId="5378C30F" w14:textId="77777777" w:rsidR="0092795B" w:rsidRPr="0092795B" w:rsidRDefault="0092795B" w:rsidP="0092795B">
      <w:pPr>
        <w:pStyle w:val="Code"/>
        <w:rPr>
          <w:highlight w:val="white"/>
        </w:rPr>
      </w:pPr>
      <w:r w:rsidRPr="0092795B">
        <w:rPr>
          <w:highlight w:val="white"/>
        </w:rPr>
        <w:t xml:space="preserve">      string extraText = (text != null) ? (": " + text) : "";</w:t>
      </w:r>
    </w:p>
    <w:p w14:paraId="5ADFF05D" w14:textId="77777777" w:rsidR="0092795B" w:rsidRPr="0092795B" w:rsidRDefault="0092795B" w:rsidP="0092795B">
      <w:pPr>
        <w:pStyle w:val="Code"/>
        <w:rPr>
          <w:highlight w:val="white"/>
        </w:rPr>
      </w:pPr>
      <w:r w:rsidRPr="0092795B">
        <w:rPr>
          <w:highlight w:val="white"/>
        </w:rPr>
        <w:t xml:space="preserve">    </w:t>
      </w:r>
    </w:p>
    <w:p w14:paraId="5C14F86D" w14:textId="77777777" w:rsidR="0092795B" w:rsidRPr="0092795B" w:rsidRDefault="0092795B" w:rsidP="0092795B">
      <w:pPr>
        <w:pStyle w:val="Code"/>
        <w:rPr>
          <w:highlight w:val="white"/>
        </w:rPr>
      </w:pPr>
      <w:r w:rsidRPr="0092795B">
        <w:rPr>
          <w:highlight w:val="white"/>
        </w:rPr>
        <w:t xml:space="preserve">      if ((message != null) &amp;&amp;</w:t>
      </w:r>
    </w:p>
    <w:p w14:paraId="2B8B42DE" w14:textId="77777777" w:rsidR="0092795B" w:rsidRPr="0092795B" w:rsidRDefault="0092795B" w:rsidP="0092795B">
      <w:pPr>
        <w:pStyle w:val="Code"/>
        <w:rPr>
          <w:highlight w:val="white"/>
        </w:rPr>
      </w:pPr>
      <w:r w:rsidRPr="0092795B">
        <w:rPr>
          <w:highlight w:val="white"/>
        </w:rPr>
        <w:t xml:space="preserve">          (CCompiler_Main.Scanner.Path != null)) {</w:t>
      </w:r>
    </w:p>
    <w:p w14:paraId="18910D40" w14:textId="77777777" w:rsidR="0092795B" w:rsidRPr="0092795B" w:rsidRDefault="0092795B" w:rsidP="0092795B">
      <w:pPr>
        <w:pStyle w:val="Code"/>
        <w:rPr>
          <w:highlight w:val="white"/>
        </w:rPr>
      </w:pPr>
      <w:r w:rsidRPr="0092795B">
        <w:rPr>
          <w:highlight w:val="white"/>
        </w:rPr>
        <w:t xml:space="preserve">        Console.Error.WriteLine(type + " at line " +</w:t>
      </w:r>
    </w:p>
    <w:p w14:paraId="0FB6187C" w14:textId="77777777" w:rsidR="0092795B" w:rsidRPr="0092795B" w:rsidRDefault="0092795B" w:rsidP="0092795B">
      <w:pPr>
        <w:pStyle w:val="Code"/>
        <w:rPr>
          <w:highlight w:val="white"/>
        </w:rPr>
      </w:pPr>
      <w:r w:rsidRPr="0092795B">
        <w:rPr>
          <w:highlight w:val="white"/>
        </w:rPr>
        <w:t xml:space="preserve">                CCompiler_Main.Scanner.Line + funcText +</w:t>
      </w:r>
    </w:p>
    <w:p w14:paraId="57D6046B" w14:textId="77777777" w:rsidR="0092795B" w:rsidRPr="0092795B" w:rsidRDefault="0092795B" w:rsidP="0092795B">
      <w:pPr>
        <w:pStyle w:val="Code"/>
        <w:rPr>
          <w:highlight w:val="white"/>
        </w:rPr>
      </w:pPr>
      <w:r w:rsidRPr="0092795B">
        <w:rPr>
          <w:highlight w:val="white"/>
        </w:rPr>
        <w:t xml:space="preserve">                " in file " + CCompiler_Main.Scanner.Path.Name +</w:t>
      </w:r>
    </w:p>
    <w:p w14:paraId="48745FA0" w14:textId="77777777" w:rsidR="0092795B" w:rsidRPr="0092795B" w:rsidRDefault="0092795B" w:rsidP="0092795B">
      <w:pPr>
        <w:pStyle w:val="Code"/>
        <w:rPr>
          <w:highlight w:val="white"/>
        </w:rPr>
      </w:pPr>
      <w:r w:rsidRPr="0092795B">
        <w:rPr>
          <w:highlight w:val="white"/>
        </w:rPr>
        <w:t xml:space="preserve">                ". " + message + extraText + ".");</w:t>
      </w:r>
    </w:p>
    <w:p w14:paraId="33856666" w14:textId="77777777" w:rsidR="0092795B" w:rsidRPr="0092795B" w:rsidRDefault="0092795B" w:rsidP="0092795B">
      <w:pPr>
        <w:pStyle w:val="Code"/>
        <w:rPr>
          <w:highlight w:val="white"/>
        </w:rPr>
      </w:pPr>
      <w:r w:rsidRPr="0092795B">
        <w:rPr>
          <w:highlight w:val="white"/>
        </w:rPr>
        <w:t xml:space="preserve">      }</w:t>
      </w:r>
    </w:p>
    <w:p w14:paraId="1FB638C3" w14:textId="77777777" w:rsidR="0092795B" w:rsidRPr="0092795B" w:rsidRDefault="0092795B" w:rsidP="0092795B">
      <w:pPr>
        <w:pStyle w:val="Code"/>
        <w:rPr>
          <w:highlight w:val="white"/>
        </w:rPr>
      </w:pPr>
      <w:r w:rsidRPr="0092795B">
        <w:rPr>
          <w:highlight w:val="white"/>
        </w:rPr>
        <w:t xml:space="preserve">      else if ((message == null) &amp;&amp;</w:t>
      </w:r>
    </w:p>
    <w:p w14:paraId="2CAC6549" w14:textId="77777777" w:rsidR="0092795B" w:rsidRPr="0092795B" w:rsidRDefault="0092795B" w:rsidP="0092795B">
      <w:pPr>
        <w:pStyle w:val="Code"/>
        <w:rPr>
          <w:highlight w:val="white"/>
        </w:rPr>
      </w:pPr>
      <w:r w:rsidRPr="0092795B">
        <w:rPr>
          <w:highlight w:val="white"/>
        </w:rPr>
        <w:t xml:space="preserve">               (CCompiler_Main.Scanner.Path != null)) {</w:t>
      </w:r>
    </w:p>
    <w:p w14:paraId="6CB67031" w14:textId="77777777" w:rsidR="0092795B" w:rsidRPr="0092795B" w:rsidRDefault="0092795B" w:rsidP="0092795B">
      <w:pPr>
        <w:pStyle w:val="Code"/>
        <w:rPr>
          <w:highlight w:val="white"/>
        </w:rPr>
      </w:pPr>
      <w:r w:rsidRPr="0092795B">
        <w:rPr>
          <w:highlight w:val="white"/>
        </w:rPr>
        <w:t xml:space="preserve">        Console.Error.WriteLine(type + " at line " +</w:t>
      </w:r>
    </w:p>
    <w:p w14:paraId="2DFAFD5D" w14:textId="77777777" w:rsidR="0092795B" w:rsidRPr="0092795B" w:rsidRDefault="0092795B" w:rsidP="0092795B">
      <w:pPr>
        <w:pStyle w:val="Code"/>
        <w:rPr>
          <w:highlight w:val="white"/>
        </w:rPr>
      </w:pPr>
      <w:r w:rsidRPr="0092795B">
        <w:rPr>
          <w:highlight w:val="white"/>
        </w:rPr>
        <w:t xml:space="preserve">                CCompiler_Main.Scanner.Line + funcText +</w:t>
      </w:r>
    </w:p>
    <w:p w14:paraId="10D6B27A" w14:textId="77777777" w:rsidR="0092795B" w:rsidRPr="0092795B" w:rsidRDefault="0092795B" w:rsidP="0092795B">
      <w:pPr>
        <w:pStyle w:val="Code"/>
        <w:rPr>
          <w:highlight w:val="white"/>
        </w:rPr>
      </w:pPr>
      <w:r w:rsidRPr="0092795B">
        <w:rPr>
          <w:highlight w:val="white"/>
        </w:rPr>
        <w:t xml:space="preserve">                " in file " + CCompiler_Main.Scanner.Path.Name +</w:t>
      </w:r>
    </w:p>
    <w:p w14:paraId="1789B60F" w14:textId="77777777" w:rsidR="0092795B" w:rsidRPr="0092795B" w:rsidRDefault="0092795B" w:rsidP="0092795B">
      <w:pPr>
        <w:pStyle w:val="Code"/>
        <w:rPr>
          <w:highlight w:val="white"/>
        </w:rPr>
      </w:pPr>
      <w:r w:rsidRPr="0092795B">
        <w:rPr>
          <w:highlight w:val="white"/>
        </w:rPr>
        <w:t xml:space="preserve">                extraText + ".");</w:t>
      </w:r>
    </w:p>
    <w:p w14:paraId="191A18B8" w14:textId="77777777" w:rsidR="0092795B" w:rsidRPr="0092795B" w:rsidRDefault="0092795B" w:rsidP="0092795B">
      <w:pPr>
        <w:pStyle w:val="Code"/>
        <w:rPr>
          <w:highlight w:val="white"/>
        </w:rPr>
      </w:pPr>
      <w:r w:rsidRPr="0092795B">
        <w:rPr>
          <w:highlight w:val="white"/>
        </w:rPr>
        <w:t xml:space="preserve">      }</w:t>
      </w:r>
    </w:p>
    <w:p w14:paraId="19331853" w14:textId="77777777" w:rsidR="0092795B" w:rsidRPr="0092795B" w:rsidRDefault="0092795B" w:rsidP="0092795B">
      <w:pPr>
        <w:pStyle w:val="Code"/>
        <w:rPr>
          <w:highlight w:val="white"/>
        </w:rPr>
      </w:pPr>
      <w:r w:rsidRPr="0092795B">
        <w:rPr>
          <w:highlight w:val="white"/>
        </w:rPr>
        <w:t xml:space="preserve">      else if ((message != null) &amp;&amp;</w:t>
      </w:r>
    </w:p>
    <w:p w14:paraId="5838D495" w14:textId="77777777" w:rsidR="0092795B" w:rsidRPr="0092795B" w:rsidRDefault="0092795B" w:rsidP="0092795B">
      <w:pPr>
        <w:pStyle w:val="Code"/>
        <w:rPr>
          <w:highlight w:val="white"/>
        </w:rPr>
      </w:pPr>
      <w:r w:rsidRPr="0092795B">
        <w:rPr>
          <w:highlight w:val="white"/>
        </w:rPr>
        <w:t xml:space="preserve">               (CCompiler_Main.Scanner.Path == null)) {</w:t>
      </w:r>
    </w:p>
    <w:p w14:paraId="17404D52" w14:textId="77777777" w:rsidR="0092795B" w:rsidRPr="0092795B" w:rsidRDefault="0092795B" w:rsidP="0092795B">
      <w:pPr>
        <w:pStyle w:val="Code"/>
        <w:rPr>
          <w:highlight w:val="white"/>
        </w:rPr>
      </w:pPr>
      <w:r w:rsidRPr="0092795B">
        <w:rPr>
          <w:highlight w:val="white"/>
        </w:rPr>
        <w:t xml:space="preserve">        Console.Error.WriteLine(type + ". " + message +</w:t>
      </w:r>
    </w:p>
    <w:p w14:paraId="18E2F990" w14:textId="77777777" w:rsidR="0092795B" w:rsidRPr="0092795B" w:rsidRDefault="0092795B" w:rsidP="0092795B">
      <w:pPr>
        <w:pStyle w:val="Code"/>
        <w:rPr>
          <w:highlight w:val="white"/>
        </w:rPr>
      </w:pPr>
      <w:r w:rsidRPr="0092795B">
        <w:rPr>
          <w:highlight w:val="white"/>
        </w:rPr>
        <w:t xml:space="preserve">                                extraText + ".");</w:t>
      </w:r>
    </w:p>
    <w:p w14:paraId="568CDAAF" w14:textId="77777777" w:rsidR="0092795B" w:rsidRPr="0092795B" w:rsidRDefault="0092795B" w:rsidP="0092795B">
      <w:pPr>
        <w:pStyle w:val="Code"/>
        <w:rPr>
          <w:highlight w:val="white"/>
        </w:rPr>
      </w:pPr>
      <w:r w:rsidRPr="0092795B">
        <w:rPr>
          <w:highlight w:val="white"/>
        </w:rPr>
        <w:t xml:space="preserve">      }</w:t>
      </w:r>
    </w:p>
    <w:p w14:paraId="74AE4F73" w14:textId="77777777" w:rsidR="0092795B" w:rsidRPr="0092795B" w:rsidRDefault="0092795B" w:rsidP="0092795B">
      <w:pPr>
        <w:pStyle w:val="Code"/>
        <w:rPr>
          <w:highlight w:val="white"/>
        </w:rPr>
      </w:pPr>
      <w:r w:rsidRPr="0092795B">
        <w:rPr>
          <w:highlight w:val="white"/>
        </w:rPr>
        <w:t xml:space="preserve">      else if ((message == null) &amp;&amp;</w:t>
      </w:r>
    </w:p>
    <w:p w14:paraId="5E2AF3D9" w14:textId="77777777" w:rsidR="0092795B" w:rsidRPr="0092795B" w:rsidRDefault="0092795B" w:rsidP="0092795B">
      <w:pPr>
        <w:pStyle w:val="Code"/>
        <w:rPr>
          <w:highlight w:val="white"/>
        </w:rPr>
      </w:pPr>
      <w:r w:rsidRPr="0092795B">
        <w:rPr>
          <w:highlight w:val="white"/>
        </w:rPr>
        <w:t xml:space="preserve">               (CCompiler_Main.Scanner.Path == null)) {</w:t>
      </w:r>
    </w:p>
    <w:p w14:paraId="30D9BC73" w14:textId="77777777" w:rsidR="0092795B" w:rsidRPr="0092795B" w:rsidRDefault="0092795B" w:rsidP="0092795B">
      <w:pPr>
        <w:pStyle w:val="Code"/>
        <w:rPr>
          <w:highlight w:val="white"/>
        </w:rPr>
      </w:pPr>
      <w:r w:rsidRPr="0092795B">
        <w:rPr>
          <w:highlight w:val="white"/>
        </w:rPr>
        <w:t xml:space="preserve">        Console.Error.WriteLine(type + extraText + ".");</w:t>
      </w:r>
    </w:p>
    <w:p w14:paraId="2C1F61D8" w14:textId="77777777" w:rsidR="0092795B" w:rsidRPr="0092795B" w:rsidRDefault="0092795B" w:rsidP="0092795B">
      <w:pPr>
        <w:pStyle w:val="Code"/>
        <w:rPr>
          <w:highlight w:val="white"/>
        </w:rPr>
      </w:pPr>
      <w:r w:rsidRPr="0092795B">
        <w:rPr>
          <w:highlight w:val="white"/>
        </w:rPr>
        <w:t xml:space="preserve">      }</w:t>
      </w:r>
    </w:p>
    <w:p w14:paraId="4AF95BAF" w14:textId="77777777" w:rsidR="0092795B" w:rsidRPr="0092795B" w:rsidRDefault="0092795B" w:rsidP="0092795B">
      <w:pPr>
        <w:pStyle w:val="Code"/>
        <w:rPr>
          <w:highlight w:val="white"/>
        </w:rPr>
      </w:pPr>
      <w:r w:rsidRPr="0092795B">
        <w:rPr>
          <w:highlight w:val="white"/>
        </w:rPr>
        <w:t xml:space="preserve">    }</w:t>
      </w:r>
    </w:p>
    <w:p w14:paraId="5B3F1599" w14:textId="77777777" w:rsidR="0092795B" w:rsidRPr="0092795B" w:rsidRDefault="0092795B" w:rsidP="0092795B">
      <w:pPr>
        <w:pStyle w:val="Code"/>
        <w:rPr>
          <w:highlight w:val="white"/>
        </w:rPr>
      </w:pPr>
      <w:r w:rsidRPr="0092795B">
        <w:rPr>
          <w:highlight w:val="white"/>
        </w:rPr>
        <w:t xml:space="preserve">  }</w:t>
      </w:r>
    </w:p>
    <w:p w14:paraId="5AC961B0" w14:textId="1E2C844C" w:rsidR="0092795B" w:rsidRPr="0092795B" w:rsidRDefault="0092795B" w:rsidP="0092795B">
      <w:pPr>
        <w:pStyle w:val="Code"/>
      </w:pPr>
      <w:r w:rsidRPr="0092795B">
        <w:rPr>
          <w:highlight w:val="white"/>
        </w:rPr>
        <w:t>}</w:t>
      </w:r>
    </w:p>
    <w:p w14:paraId="7CEAACE6" w14:textId="4D26F5DA" w:rsidR="005E7D2C" w:rsidRDefault="005E7D2C" w:rsidP="005E7D2C">
      <w:pPr>
        <w:pStyle w:val="CodeHeader"/>
      </w:pPr>
      <w:proofErr w:type="spellStart"/>
      <w:r>
        <w:t>Message.cs</w:t>
      </w:r>
      <w:proofErr w:type="spellEnd"/>
    </w:p>
    <w:p w14:paraId="4E51A12E" w14:textId="77777777" w:rsidR="002538D4" w:rsidRPr="002538D4" w:rsidRDefault="002538D4" w:rsidP="002538D4">
      <w:pPr>
        <w:pStyle w:val="Code"/>
        <w:rPr>
          <w:highlight w:val="white"/>
        </w:rPr>
      </w:pPr>
      <w:r w:rsidRPr="002538D4">
        <w:rPr>
          <w:highlight w:val="white"/>
        </w:rPr>
        <w:t>namespace CCompiler {</w:t>
      </w:r>
    </w:p>
    <w:p w14:paraId="2CA141C5" w14:textId="77777777" w:rsidR="002538D4" w:rsidRPr="002538D4" w:rsidRDefault="002538D4" w:rsidP="002538D4">
      <w:pPr>
        <w:pStyle w:val="Code"/>
        <w:rPr>
          <w:highlight w:val="white"/>
        </w:rPr>
      </w:pPr>
      <w:r w:rsidRPr="002538D4">
        <w:rPr>
          <w:highlight w:val="white"/>
        </w:rPr>
        <w:t xml:space="preserve">  public enum Message {</w:t>
      </w:r>
    </w:p>
    <w:p w14:paraId="4164F729" w14:textId="77777777" w:rsidR="002538D4" w:rsidRPr="002538D4" w:rsidRDefault="002538D4" w:rsidP="002538D4">
      <w:pPr>
        <w:pStyle w:val="Code"/>
        <w:rPr>
          <w:highlight w:val="white"/>
        </w:rPr>
      </w:pPr>
      <w:r w:rsidRPr="002538D4">
        <w:rPr>
          <w:highlight w:val="white"/>
        </w:rPr>
        <w:t xml:space="preserve">    Keyword_defined_twice,</w:t>
      </w:r>
    </w:p>
    <w:p w14:paraId="596ABC81" w14:textId="77777777" w:rsidR="002538D4" w:rsidRPr="002538D4" w:rsidRDefault="002538D4" w:rsidP="002538D4">
      <w:pPr>
        <w:pStyle w:val="Code"/>
        <w:rPr>
          <w:highlight w:val="white"/>
        </w:rPr>
      </w:pPr>
      <w:r w:rsidRPr="002538D4">
        <w:rPr>
          <w:highlight w:val="white"/>
        </w:rPr>
        <w:t xml:space="preserve">    Invalid_specifier_sequence,</w:t>
      </w:r>
    </w:p>
    <w:p w14:paraId="6ECE8E2E" w14:textId="77777777" w:rsidR="002538D4" w:rsidRPr="002538D4" w:rsidRDefault="002538D4" w:rsidP="002538D4">
      <w:pPr>
        <w:pStyle w:val="Code"/>
        <w:rPr>
          <w:highlight w:val="white"/>
        </w:rPr>
      </w:pPr>
      <w:r w:rsidRPr="002538D4">
        <w:rPr>
          <w:highlight w:val="white"/>
        </w:rPr>
        <w:t xml:space="preserve">    Invalid_specifier_sequence_together_with_type,</w:t>
      </w:r>
    </w:p>
    <w:p w14:paraId="05317B71" w14:textId="77777777" w:rsidR="002538D4" w:rsidRPr="002538D4" w:rsidRDefault="002538D4" w:rsidP="002538D4">
      <w:pPr>
        <w:pStyle w:val="Code"/>
        <w:rPr>
          <w:highlight w:val="white"/>
        </w:rPr>
      </w:pPr>
      <w:r w:rsidRPr="002538D4">
        <w:rPr>
          <w:highlight w:val="white"/>
        </w:rPr>
        <w:t xml:space="preserve">    Out_of_registers,</w:t>
      </w:r>
    </w:p>
    <w:p w14:paraId="565953EC" w14:textId="77777777" w:rsidR="002538D4" w:rsidRPr="002538D4" w:rsidRDefault="002538D4" w:rsidP="002538D4">
      <w:pPr>
        <w:pStyle w:val="Code"/>
        <w:rPr>
          <w:highlight w:val="white"/>
        </w:rPr>
      </w:pPr>
      <w:r w:rsidRPr="002538D4">
        <w:rPr>
          <w:highlight w:val="white"/>
        </w:rPr>
        <w:lastRenderedPageBreak/>
        <w:t xml:space="preserve">    Unfinished_block_comment,</w:t>
      </w:r>
    </w:p>
    <w:p w14:paraId="3BF57594" w14:textId="77777777" w:rsidR="002538D4" w:rsidRPr="002538D4" w:rsidRDefault="002538D4" w:rsidP="002538D4">
      <w:pPr>
        <w:pStyle w:val="Code"/>
        <w:rPr>
          <w:highlight w:val="white"/>
        </w:rPr>
      </w:pPr>
      <w:r w:rsidRPr="002538D4">
        <w:rPr>
          <w:highlight w:val="white"/>
        </w:rPr>
        <w:t xml:space="preserve">    Invalid_type_cast,</w:t>
      </w:r>
    </w:p>
    <w:p w14:paraId="52AC775F" w14:textId="77777777" w:rsidR="002538D4" w:rsidRPr="002538D4" w:rsidRDefault="002538D4" w:rsidP="002538D4">
      <w:pPr>
        <w:pStyle w:val="Code"/>
        <w:rPr>
          <w:highlight w:val="white"/>
        </w:rPr>
      </w:pPr>
      <w:r w:rsidRPr="002538D4">
        <w:rPr>
          <w:highlight w:val="white"/>
        </w:rPr>
        <w:t xml:space="preserve">    Newline_in_string,</w:t>
      </w:r>
    </w:p>
    <w:p w14:paraId="3D6C51BA" w14:textId="77777777" w:rsidR="002538D4" w:rsidRPr="002538D4" w:rsidRDefault="002538D4" w:rsidP="002538D4">
      <w:pPr>
        <w:pStyle w:val="Code"/>
        <w:rPr>
          <w:highlight w:val="white"/>
        </w:rPr>
      </w:pPr>
      <w:r w:rsidRPr="002538D4">
        <w:rPr>
          <w:highlight w:val="white"/>
        </w:rPr>
        <w:t xml:space="preserve">    Unfinished_string,</w:t>
      </w:r>
    </w:p>
    <w:p w14:paraId="7F881AB8" w14:textId="77777777" w:rsidR="002538D4" w:rsidRPr="002538D4" w:rsidRDefault="002538D4" w:rsidP="002538D4">
      <w:pPr>
        <w:pStyle w:val="Code"/>
        <w:rPr>
          <w:highlight w:val="white"/>
        </w:rPr>
      </w:pPr>
      <w:r w:rsidRPr="002538D4">
        <w:rPr>
          <w:highlight w:val="white"/>
        </w:rPr>
        <w:t xml:space="preserve">    Parse_error,</w:t>
      </w:r>
    </w:p>
    <w:p w14:paraId="2375EFFE" w14:textId="77777777" w:rsidR="002538D4" w:rsidRPr="002538D4" w:rsidRDefault="002538D4" w:rsidP="002538D4">
      <w:pPr>
        <w:pStyle w:val="Code"/>
        <w:rPr>
          <w:highlight w:val="white"/>
        </w:rPr>
      </w:pPr>
      <w:r w:rsidRPr="002538D4">
        <w:rPr>
          <w:highlight w:val="white"/>
        </w:rPr>
        <w:t xml:space="preserve">    Invalid_type,</w:t>
      </w:r>
    </w:p>
    <w:p w14:paraId="7E84B385" w14:textId="77777777" w:rsidR="002538D4" w:rsidRPr="002538D4" w:rsidRDefault="002538D4" w:rsidP="002538D4">
      <w:pPr>
        <w:pStyle w:val="Code"/>
        <w:rPr>
          <w:highlight w:val="white"/>
        </w:rPr>
      </w:pPr>
      <w:r w:rsidRPr="002538D4">
        <w:rPr>
          <w:highlight w:val="white"/>
        </w:rPr>
        <w:t xml:space="preserve">    Operator_size,</w:t>
      </w:r>
    </w:p>
    <w:p w14:paraId="43E7E3C3" w14:textId="77777777" w:rsidR="002538D4" w:rsidRPr="002538D4" w:rsidRDefault="002538D4" w:rsidP="002538D4">
      <w:pPr>
        <w:pStyle w:val="Code"/>
        <w:rPr>
          <w:highlight w:val="white"/>
        </w:rPr>
      </w:pPr>
      <w:r w:rsidRPr="002538D4">
        <w:rPr>
          <w:highlight w:val="white"/>
        </w:rPr>
        <w:t xml:space="preserve">    Newline_in_character,</w:t>
      </w:r>
    </w:p>
    <w:p w14:paraId="32197FCA" w14:textId="77777777" w:rsidR="002538D4" w:rsidRPr="002538D4" w:rsidRDefault="002538D4" w:rsidP="002538D4">
      <w:pPr>
        <w:pStyle w:val="Code"/>
        <w:rPr>
          <w:highlight w:val="white"/>
        </w:rPr>
      </w:pPr>
      <w:r w:rsidRPr="002538D4">
        <w:rPr>
          <w:highlight w:val="white"/>
        </w:rPr>
        <w:t xml:space="preserve">    Unfinished_character,</w:t>
      </w:r>
    </w:p>
    <w:p w14:paraId="17483AF5" w14:textId="77777777" w:rsidR="002538D4" w:rsidRPr="002538D4" w:rsidRDefault="002538D4" w:rsidP="002538D4">
      <w:pPr>
        <w:pStyle w:val="Code"/>
        <w:rPr>
          <w:highlight w:val="white"/>
        </w:rPr>
      </w:pPr>
      <w:r w:rsidRPr="002538D4">
        <w:rPr>
          <w:highlight w:val="white"/>
        </w:rPr>
        <w:t xml:space="preserve">    Invalid_hexadecimal_code,</w:t>
      </w:r>
    </w:p>
    <w:p w14:paraId="490A82EC" w14:textId="77777777" w:rsidR="002538D4" w:rsidRPr="002538D4" w:rsidRDefault="002538D4" w:rsidP="002538D4">
      <w:pPr>
        <w:pStyle w:val="Code"/>
        <w:rPr>
          <w:highlight w:val="white"/>
        </w:rPr>
      </w:pPr>
      <w:r w:rsidRPr="002538D4">
        <w:rPr>
          <w:highlight w:val="white"/>
        </w:rPr>
        <w:t xml:space="preserve">    Invalid_slash_sequence,</w:t>
      </w:r>
    </w:p>
    <w:p w14:paraId="334D813C" w14:textId="77777777" w:rsidR="002538D4" w:rsidRPr="002538D4" w:rsidRDefault="002538D4" w:rsidP="002538D4">
      <w:pPr>
        <w:pStyle w:val="Code"/>
        <w:rPr>
          <w:highlight w:val="white"/>
        </w:rPr>
      </w:pPr>
      <w:r w:rsidRPr="002538D4">
        <w:rPr>
          <w:highlight w:val="white"/>
        </w:rPr>
        <w:t xml:space="preserve">    Double_sharps_at_beginning_of_line,</w:t>
      </w:r>
    </w:p>
    <w:p w14:paraId="3F63AB0C" w14:textId="77777777" w:rsidR="002538D4" w:rsidRPr="002538D4" w:rsidRDefault="002538D4" w:rsidP="002538D4">
      <w:pPr>
        <w:pStyle w:val="Code"/>
        <w:rPr>
          <w:highlight w:val="white"/>
        </w:rPr>
      </w:pPr>
      <w:r w:rsidRPr="002538D4">
        <w:rPr>
          <w:highlight w:val="white"/>
        </w:rPr>
        <w:t xml:space="preserve">    Double_sharps_at_end_of_line,</w:t>
      </w:r>
    </w:p>
    <w:p w14:paraId="6DA5B370" w14:textId="77777777" w:rsidR="002538D4" w:rsidRPr="002538D4" w:rsidRDefault="002538D4" w:rsidP="002538D4">
      <w:pPr>
        <w:pStyle w:val="Code"/>
        <w:rPr>
          <w:highlight w:val="white"/>
        </w:rPr>
      </w:pPr>
      <w:r w:rsidRPr="002538D4">
        <w:rPr>
          <w:highlight w:val="white"/>
        </w:rPr>
        <w:t xml:space="preserve">    Two_consecutive_double_sharps,</w:t>
      </w:r>
    </w:p>
    <w:p w14:paraId="08E1C5DA" w14:textId="77777777" w:rsidR="002538D4" w:rsidRPr="002538D4" w:rsidRDefault="002538D4" w:rsidP="002538D4">
      <w:pPr>
        <w:pStyle w:val="Code"/>
        <w:rPr>
          <w:highlight w:val="white"/>
        </w:rPr>
      </w:pPr>
      <w:r w:rsidRPr="002538D4">
        <w:rPr>
          <w:highlight w:val="white"/>
        </w:rPr>
        <w:t xml:space="preserve">    Only_static___extern_or_typedef_storage_allowed_for_functions,</w:t>
      </w:r>
    </w:p>
    <w:p w14:paraId="587000E7" w14:textId="77777777" w:rsidR="002538D4" w:rsidRPr="002538D4" w:rsidRDefault="002538D4" w:rsidP="002538D4">
      <w:pPr>
        <w:pStyle w:val="Code"/>
        <w:rPr>
          <w:highlight w:val="white"/>
        </w:rPr>
      </w:pPr>
      <w:r w:rsidRPr="002538D4">
        <w:rPr>
          <w:highlight w:val="white"/>
        </w:rPr>
        <w:t xml:space="preserve">    Only_auto_or_register_storage_allowed_for_struct_or_union_member,</w:t>
      </w:r>
    </w:p>
    <w:p w14:paraId="5BDF8D69" w14:textId="77777777" w:rsidR="002538D4" w:rsidRPr="002538D4" w:rsidRDefault="002538D4" w:rsidP="002538D4">
      <w:pPr>
        <w:pStyle w:val="Code"/>
        <w:rPr>
          <w:highlight w:val="white"/>
        </w:rPr>
      </w:pPr>
      <w:r w:rsidRPr="002538D4">
        <w:rPr>
          <w:highlight w:val="white"/>
        </w:rPr>
        <w:t xml:space="preserve">    Function_missing,</w:t>
      </w:r>
    </w:p>
    <w:p w14:paraId="2A40D9C6" w14:textId="77777777" w:rsidR="002538D4" w:rsidRPr="002538D4" w:rsidRDefault="002538D4" w:rsidP="002538D4">
      <w:pPr>
        <w:pStyle w:val="Code"/>
        <w:rPr>
          <w:highlight w:val="white"/>
        </w:rPr>
      </w:pPr>
      <w:r w:rsidRPr="002538D4">
        <w:rPr>
          <w:highlight w:val="white"/>
        </w:rPr>
        <w:t xml:space="preserve">    Not_a_function,</w:t>
      </w:r>
    </w:p>
    <w:p w14:paraId="14EF5899" w14:textId="77777777" w:rsidR="002538D4" w:rsidRPr="002538D4" w:rsidRDefault="002538D4" w:rsidP="002538D4">
      <w:pPr>
        <w:pStyle w:val="Code"/>
        <w:rPr>
          <w:highlight w:val="white"/>
        </w:rPr>
      </w:pPr>
      <w:r w:rsidRPr="002538D4">
        <w:rPr>
          <w:highlight w:val="white"/>
        </w:rPr>
        <w:t xml:space="preserve">    Function_main_must_return_void_or_integer,</w:t>
      </w:r>
    </w:p>
    <w:p w14:paraId="3D26ACFD" w14:textId="77777777" w:rsidR="002538D4" w:rsidRPr="002538D4" w:rsidRDefault="002538D4" w:rsidP="002538D4">
      <w:pPr>
        <w:pStyle w:val="Code"/>
        <w:rPr>
          <w:highlight w:val="white"/>
        </w:rPr>
      </w:pPr>
      <w:r w:rsidRPr="002538D4">
        <w:rPr>
          <w:highlight w:val="white"/>
        </w:rPr>
        <w:t xml:space="preserve">    Undefined_parameter_in_old__style_function_definitializerion,</w:t>
      </w:r>
    </w:p>
    <w:p w14:paraId="0FC743B9" w14:textId="77777777" w:rsidR="002538D4" w:rsidRPr="002538D4" w:rsidRDefault="002538D4" w:rsidP="002538D4">
      <w:pPr>
        <w:pStyle w:val="Code"/>
        <w:rPr>
          <w:highlight w:val="white"/>
        </w:rPr>
      </w:pPr>
      <w:r w:rsidRPr="002538D4">
        <w:rPr>
          <w:highlight w:val="white"/>
        </w:rPr>
        <w:t xml:space="preserve">    Unmatched_number_of_parameters_in_old__style_function_definitializerion,</w:t>
      </w:r>
    </w:p>
    <w:p w14:paraId="6A7DD391" w14:textId="77777777" w:rsidR="002538D4" w:rsidRPr="002538D4" w:rsidRDefault="002538D4" w:rsidP="002538D4">
      <w:pPr>
        <w:pStyle w:val="Code"/>
        <w:rPr>
          <w:highlight w:val="white"/>
        </w:rPr>
      </w:pPr>
      <w:r w:rsidRPr="002538D4">
        <w:rPr>
          <w:highlight w:val="white"/>
        </w:rPr>
        <w:t xml:space="preserve">    A_function_must_be_static_or_extern,</w:t>
      </w:r>
    </w:p>
    <w:p w14:paraId="782A46D3" w14:textId="77777777" w:rsidR="002538D4" w:rsidRPr="002538D4" w:rsidRDefault="002538D4" w:rsidP="002538D4">
      <w:pPr>
        <w:pStyle w:val="Code"/>
        <w:rPr>
          <w:highlight w:val="white"/>
        </w:rPr>
      </w:pPr>
      <w:r w:rsidRPr="002538D4">
        <w:rPr>
          <w:highlight w:val="white"/>
        </w:rPr>
        <w:t xml:space="preserve">    Invalid_parameter_list,</w:t>
      </w:r>
    </w:p>
    <w:p w14:paraId="08EC151A" w14:textId="77777777" w:rsidR="002538D4" w:rsidRPr="002538D4" w:rsidRDefault="002538D4" w:rsidP="002538D4">
      <w:pPr>
        <w:pStyle w:val="Code"/>
        <w:rPr>
          <w:highlight w:val="white"/>
        </w:rPr>
      </w:pPr>
      <w:r w:rsidRPr="002538D4">
        <w:rPr>
          <w:highlight w:val="white"/>
        </w:rPr>
        <w:t xml:space="preserve">    Undefined_label,</w:t>
      </w:r>
    </w:p>
    <w:p w14:paraId="63F23114" w14:textId="77777777" w:rsidR="002538D4" w:rsidRPr="002538D4" w:rsidRDefault="002538D4" w:rsidP="002538D4">
      <w:pPr>
        <w:pStyle w:val="Code"/>
        <w:rPr>
          <w:highlight w:val="white"/>
        </w:rPr>
      </w:pPr>
      <w:r w:rsidRPr="002538D4">
        <w:rPr>
          <w:highlight w:val="white"/>
        </w:rPr>
        <w:t xml:space="preserve">    Unreferenced_label,</w:t>
      </w:r>
    </w:p>
    <w:p w14:paraId="5D51B3AA" w14:textId="77777777" w:rsidR="002538D4" w:rsidRPr="002538D4" w:rsidRDefault="002538D4" w:rsidP="002538D4">
      <w:pPr>
        <w:pStyle w:val="Code"/>
        <w:rPr>
          <w:highlight w:val="white"/>
        </w:rPr>
      </w:pPr>
      <w:r w:rsidRPr="002538D4">
        <w:rPr>
          <w:highlight w:val="white"/>
        </w:rPr>
        <w:t xml:space="preserve">    Missing_goto_address,</w:t>
      </w:r>
    </w:p>
    <w:p w14:paraId="22667413" w14:textId="77777777" w:rsidR="002538D4" w:rsidRPr="002538D4" w:rsidRDefault="002538D4" w:rsidP="002538D4">
      <w:pPr>
        <w:pStyle w:val="Code"/>
        <w:rPr>
          <w:highlight w:val="white"/>
        </w:rPr>
      </w:pPr>
      <w:r w:rsidRPr="002538D4">
        <w:rPr>
          <w:highlight w:val="white"/>
        </w:rPr>
        <w:t xml:space="preserve">    Tag_already_defined,</w:t>
      </w:r>
    </w:p>
    <w:p w14:paraId="4F7FC548" w14:textId="77777777" w:rsidR="002538D4" w:rsidRPr="002538D4" w:rsidRDefault="002538D4" w:rsidP="002538D4">
      <w:pPr>
        <w:pStyle w:val="Code"/>
        <w:rPr>
          <w:highlight w:val="white"/>
        </w:rPr>
      </w:pPr>
      <w:r w:rsidRPr="002538D4">
        <w:rPr>
          <w:highlight w:val="white"/>
        </w:rPr>
        <w:t xml:space="preserve">    Tag_not_found,</w:t>
      </w:r>
    </w:p>
    <w:p w14:paraId="73C046D3" w14:textId="77777777" w:rsidR="002538D4" w:rsidRPr="002538D4" w:rsidRDefault="002538D4" w:rsidP="002538D4">
      <w:pPr>
        <w:pStyle w:val="Code"/>
        <w:rPr>
          <w:highlight w:val="white"/>
        </w:rPr>
      </w:pPr>
      <w:r w:rsidRPr="002538D4">
        <w:rPr>
          <w:highlight w:val="white"/>
        </w:rPr>
        <w:t xml:space="preserve">    Duplicate_symbol,</w:t>
      </w:r>
    </w:p>
    <w:p w14:paraId="326A0D88" w14:textId="77777777" w:rsidR="002538D4" w:rsidRPr="002538D4" w:rsidRDefault="002538D4" w:rsidP="002538D4">
      <w:pPr>
        <w:pStyle w:val="Code"/>
        <w:rPr>
          <w:highlight w:val="white"/>
        </w:rPr>
      </w:pPr>
      <w:r w:rsidRPr="002538D4">
        <w:rPr>
          <w:highlight w:val="white"/>
        </w:rPr>
        <w:t xml:space="preserve">    Unknown_enumeration,</w:t>
      </w:r>
    </w:p>
    <w:p w14:paraId="2995DE11" w14:textId="77777777" w:rsidR="002538D4" w:rsidRPr="002538D4" w:rsidRDefault="002538D4" w:rsidP="002538D4">
      <w:pPr>
        <w:pStyle w:val="Code"/>
        <w:rPr>
          <w:highlight w:val="white"/>
        </w:rPr>
      </w:pPr>
      <w:r w:rsidRPr="002538D4">
        <w:rPr>
          <w:highlight w:val="white"/>
        </w:rPr>
        <w:t xml:space="preserve">    Not_an_enumeration,</w:t>
      </w:r>
    </w:p>
    <w:p w14:paraId="75750CD6" w14:textId="77777777" w:rsidR="002538D4" w:rsidRPr="002538D4" w:rsidRDefault="002538D4" w:rsidP="002538D4">
      <w:pPr>
        <w:pStyle w:val="Code"/>
        <w:rPr>
          <w:highlight w:val="white"/>
        </w:rPr>
      </w:pPr>
      <w:r w:rsidRPr="002538D4">
        <w:rPr>
          <w:highlight w:val="white"/>
        </w:rPr>
        <w:t xml:space="preserve">    Different_return_type_in_function_redeclaration,</w:t>
      </w:r>
    </w:p>
    <w:p w14:paraId="267A65B4" w14:textId="77777777" w:rsidR="002538D4" w:rsidRPr="002538D4" w:rsidRDefault="002538D4" w:rsidP="002538D4">
      <w:pPr>
        <w:pStyle w:val="Code"/>
        <w:rPr>
          <w:highlight w:val="white"/>
        </w:rPr>
      </w:pPr>
      <w:r w:rsidRPr="002538D4">
        <w:rPr>
          <w:highlight w:val="white"/>
        </w:rPr>
        <w:t xml:space="preserve">    Mixing_ellipse_function_parameter_in_redeclaration,</w:t>
      </w:r>
    </w:p>
    <w:p w14:paraId="409C7CE3" w14:textId="77777777" w:rsidR="002538D4" w:rsidRPr="002538D4" w:rsidRDefault="002538D4" w:rsidP="002538D4">
      <w:pPr>
        <w:pStyle w:val="Code"/>
        <w:rPr>
          <w:highlight w:val="white"/>
        </w:rPr>
      </w:pPr>
      <w:r w:rsidRPr="002538D4">
        <w:rPr>
          <w:highlight w:val="white"/>
        </w:rPr>
        <w:t xml:space="preserve">    Different_parameter_lists_in_function_redeclaration,</w:t>
      </w:r>
    </w:p>
    <w:p w14:paraId="4E6FE9C7" w14:textId="77777777" w:rsidR="002538D4" w:rsidRPr="002538D4" w:rsidRDefault="002538D4" w:rsidP="002538D4">
      <w:pPr>
        <w:pStyle w:val="Code"/>
        <w:rPr>
          <w:highlight w:val="white"/>
        </w:rPr>
      </w:pPr>
      <w:r w:rsidRPr="002538D4">
        <w:rPr>
          <w:highlight w:val="white"/>
        </w:rPr>
        <w:t xml:space="preserve">    Functions_cannot_be_initialized,</w:t>
      </w:r>
    </w:p>
    <w:p w14:paraId="366864EA" w14:textId="77777777" w:rsidR="002538D4" w:rsidRPr="002538D4" w:rsidRDefault="002538D4" w:rsidP="002538D4">
      <w:pPr>
        <w:pStyle w:val="Code"/>
        <w:rPr>
          <w:highlight w:val="white"/>
        </w:rPr>
      </w:pPr>
      <w:r w:rsidRPr="002538D4">
        <w:rPr>
          <w:highlight w:val="white"/>
        </w:rPr>
        <w:t xml:space="preserve">    Typedef_cannot_be_initialized,</w:t>
      </w:r>
    </w:p>
    <w:p w14:paraId="5DF434E1" w14:textId="77777777" w:rsidR="002538D4" w:rsidRPr="002538D4" w:rsidRDefault="002538D4" w:rsidP="002538D4">
      <w:pPr>
        <w:pStyle w:val="Code"/>
        <w:rPr>
          <w:highlight w:val="white"/>
        </w:rPr>
      </w:pPr>
      <w:r w:rsidRPr="002538D4">
        <w:rPr>
          <w:highlight w:val="white"/>
        </w:rPr>
        <w:t xml:space="preserve">    Extern_cannot_be_initialized,</w:t>
      </w:r>
    </w:p>
    <w:p w14:paraId="7C9D8DB3" w14:textId="77777777" w:rsidR="002538D4" w:rsidRPr="002538D4" w:rsidRDefault="002538D4" w:rsidP="002538D4">
      <w:pPr>
        <w:pStyle w:val="Code"/>
        <w:rPr>
          <w:highlight w:val="white"/>
        </w:rPr>
      </w:pPr>
      <w:r w:rsidRPr="002538D4">
        <w:rPr>
          <w:highlight w:val="white"/>
        </w:rPr>
        <w:t xml:space="preserve">    Struct_or_union_field_cannot_be_initialized,</w:t>
      </w:r>
    </w:p>
    <w:p w14:paraId="435216CB" w14:textId="77777777" w:rsidR="002538D4" w:rsidRPr="002538D4" w:rsidRDefault="002538D4" w:rsidP="002538D4">
      <w:pPr>
        <w:pStyle w:val="Code"/>
        <w:rPr>
          <w:highlight w:val="white"/>
        </w:rPr>
      </w:pPr>
      <w:r w:rsidRPr="002538D4">
        <w:rPr>
          <w:highlight w:val="white"/>
        </w:rPr>
        <w:t xml:space="preserve">    Auto_or_register_storage_in_global_scope,</w:t>
      </w:r>
    </w:p>
    <w:p w14:paraId="3F4152DF" w14:textId="77777777" w:rsidR="002538D4" w:rsidRPr="002538D4" w:rsidRDefault="002538D4" w:rsidP="002538D4">
      <w:pPr>
        <w:pStyle w:val="Code"/>
        <w:rPr>
          <w:highlight w:val="white"/>
        </w:rPr>
      </w:pPr>
      <w:r w:rsidRPr="002538D4">
        <w:rPr>
          <w:highlight w:val="white"/>
        </w:rPr>
        <w:t xml:space="preserve">    Name_already_defined,</w:t>
      </w:r>
    </w:p>
    <w:p w14:paraId="481508C8" w14:textId="77777777" w:rsidR="002538D4" w:rsidRPr="002538D4" w:rsidRDefault="002538D4" w:rsidP="002538D4">
      <w:pPr>
        <w:pStyle w:val="Code"/>
        <w:rPr>
          <w:highlight w:val="white"/>
        </w:rPr>
      </w:pPr>
      <w:r w:rsidRPr="002538D4">
        <w:rPr>
          <w:highlight w:val="white"/>
        </w:rPr>
        <w:t xml:space="preserve">    Different_types_in_redeclaration,</w:t>
      </w:r>
    </w:p>
    <w:p w14:paraId="69FEBD57" w14:textId="77777777" w:rsidR="002538D4" w:rsidRPr="002538D4" w:rsidRDefault="002538D4" w:rsidP="002538D4">
      <w:pPr>
        <w:pStyle w:val="Code"/>
        <w:rPr>
          <w:highlight w:val="white"/>
        </w:rPr>
      </w:pPr>
      <w:r w:rsidRPr="002538D4">
        <w:rPr>
          <w:highlight w:val="white"/>
        </w:rPr>
        <w:t xml:space="preserve">    Invalid_tag_redeclaration,</w:t>
      </w:r>
    </w:p>
    <w:p w14:paraId="6CB2A6E4" w14:textId="77777777" w:rsidR="002538D4" w:rsidRPr="002538D4" w:rsidRDefault="002538D4" w:rsidP="002538D4">
      <w:pPr>
        <w:pStyle w:val="Code"/>
        <w:rPr>
          <w:highlight w:val="white"/>
        </w:rPr>
      </w:pPr>
      <w:r w:rsidRPr="002538D4">
        <w:rPr>
          <w:highlight w:val="white"/>
        </w:rPr>
        <w:t xml:space="preserve">    Case_without_switch,</w:t>
      </w:r>
    </w:p>
    <w:p w14:paraId="1CB97570" w14:textId="77777777" w:rsidR="002538D4" w:rsidRPr="002538D4" w:rsidRDefault="002538D4" w:rsidP="002538D4">
      <w:pPr>
        <w:pStyle w:val="Code"/>
        <w:rPr>
          <w:highlight w:val="white"/>
        </w:rPr>
      </w:pPr>
      <w:r w:rsidRPr="002538D4">
        <w:rPr>
          <w:highlight w:val="white"/>
        </w:rPr>
        <w:t xml:space="preserve">    Non__constant_case_value,</w:t>
      </w:r>
    </w:p>
    <w:p w14:paraId="11DAFFDD" w14:textId="77777777" w:rsidR="002538D4" w:rsidRPr="002538D4" w:rsidRDefault="002538D4" w:rsidP="002538D4">
      <w:pPr>
        <w:pStyle w:val="Code"/>
        <w:rPr>
          <w:highlight w:val="white"/>
        </w:rPr>
      </w:pPr>
      <w:r w:rsidRPr="002538D4">
        <w:rPr>
          <w:highlight w:val="white"/>
        </w:rPr>
        <w:t xml:space="preserve">    Repeated_case_value,</w:t>
      </w:r>
    </w:p>
    <w:p w14:paraId="19968147" w14:textId="77777777" w:rsidR="002538D4" w:rsidRPr="002538D4" w:rsidRDefault="002538D4" w:rsidP="002538D4">
      <w:pPr>
        <w:pStyle w:val="Code"/>
        <w:rPr>
          <w:highlight w:val="white"/>
        </w:rPr>
      </w:pPr>
      <w:r w:rsidRPr="002538D4">
        <w:rPr>
          <w:highlight w:val="white"/>
        </w:rPr>
        <w:t xml:space="preserve">    Default_without_switch,</w:t>
      </w:r>
    </w:p>
    <w:p w14:paraId="3DEA38EA" w14:textId="77777777" w:rsidR="002538D4" w:rsidRPr="002538D4" w:rsidRDefault="002538D4" w:rsidP="002538D4">
      <w:pPr>
        <w:pStyle w:val="Code"/>
        <w:rPr>
          <w:highlight w:val="white"/>
        </w:rPr>
      </w:pPr>
      <w:r w:rsidRPr="002538D4">
        <w:rPr>
          <w:highlight w:val="white"/>
        </w:rPr>
        <w:t xml:space="preserve">    Repeted_default,</w:t>
      </w:r>
    </w:p>
    <w:p w14:paraId="5D9644B8" w14:textId="77777777" w:rsidR="002538D4" w:rsidRPr="002538D4" w:rsidRDefault="002538D4" w:rsidP="002538D4">
      <w:pPr>
        <w:pStyle w:val="Code"/>
        <w:rPr>
          <w:highlight w:val="white"/>
        </w:rPr>
      </w:pPr>
      <w:r w:rsidRPr="002538D4">
        <w:rPr>
          <w:highlight w:val="white"/>
        </w:rPr>
        <w:t xml:space="preserve">    Break_without_switch____while____do____or____for,</w:t>
      </w:r>
    </w:p>
    <w:p w14:paraId="68D72D45" w14:textId="77777777" w:rsidR="002538D4" w:rsidRPr="002538D4" w:rsidRDefault="002538D4" w:rsidP="002538D4">
      <w:pPr>
        <w:pStyle w:val="Code"/>
        <w:rPr>
          <w:highlight w:val="white"/>
        </w:rPr>
      </w:pPr>
      <w:r w:rsidRPr="002538D4">
        <w:rPr>
          <w:highlight w:val="white"/>
        </w:rPr>
        <w:t xml:space="preserve">    Continue_without_while____do____or____for,</w:t>
      </w:r>
    </w:p>
    <w:p w14:paraId="21F09585" w14:textId="77777777" w:rsidR="002538D4" w:rsidRPr="002538D4" w:rsidRDefault="002538D4" w:rsidP="002538D4">
      <w:pPr>
        <w:pStyle w:val="Code"/>
        <w:rPr>
          <w:highlight w:val="white"/>
        </w:rPr>
      </w:pPr>
      <w:r w:rsidRPr="002538D4">
        <w:rPr>
          <w:highlight w:val="white"/>
        </w:rPr>
        <w:t xml:space="preserve">    Unnamed_function_definitializerion,</w:t>
      </w:r>
    </w:p>
    <w:p w14:paraId="25A4E6E9" w14:textId="77777777" w:rsidR="002538D4" w:rsidRPr="002538D4" w:rsidRDefault="002538D4" w:rsidP="002538D4">
      <w:pPr>
        <w:pStyle w:val="Code"/>
        <w:rPr>
          <w:highlight w:val="white"/>
        </w:rPr>
      </w:pPr>
      <w:r w:rsidRPr="002538D4">
        <w:rPr>
          <w:highlight w:val="white"/>
        </w:rPr>
        <w:t xml:space="preserve">    New_and_old_style_mixed_function_definitializerion,</w:t>
      </w:r>
    </w:p>
    <w:p w14:paraId="423B3915" w14:textId="77777777" w:rsidR="002538D4" w:rsidRPr="002538D4" w:rsidRDefault="002538D4" w:rsidP="002538D4">
      <w:pPr>
        <w:pStyle w:val="Code"/>
        <w:rPr>
          <w:highlight w:val="white"/>
        </w:rPr>
      </w:pPr>
      <w:r w:rsidRPr="002538D4">
        <w:rPr>
          <w:highlight w:val="white"/>
        </w:rPr>
        <w:t xml:space="preserve">    Non__integral_enum_value,</w:t>
      </w:r>
    </w:p>
    <w:p w14:paraId="7509BC8F" w14:textId="77777777" w:rsidR="002538D4" w:rsidRPr="002538D4" w:rsidRDefault="002538D4" w:rsidP="002538D4">
      <w:pPr>
        <w:pStyle w:val="Code"/>
        <w:rPr>
          <w:highlight w:val="white"/>
        </w:rPr>
      </w:pPr>
      <w:r w:rsidRPr="002538D4">
        <w:rPr>
          <w:highlight w:val="white"/>
        </w:rPr>
        <w:t xml:space="preserve">    Non__constant_enum_value,</w:t>
      </w:r>
    </w:p>
    <w:p w14:paraId="1193A34D" w14:textId="77777777" w:rsidR="002538D4" w:rsidRPr="002538D4" w:rsidRDefault="002538D4" w:rsidP="002538D4">
      <w:pPr>
        <w:pStyle w:val="Code"/>
        <w:rPr>
          <w:highlight w:val="white"/>
        </w:rPr>
      </w:pPr>
      <w:r w:rsidRPr="002538D4">
        <w:rPr>
          <w:highlight w:val="white"/>
        </w:rPr>
        <w:t xml:space="preserve">    Bitfields_only_allowed_on_structs,</w:t>
      </w:r>
    </w:p>
    <w:p w14:paraId="67EC836F" w14:textId="77777777" w:rsidR="002538D4" w:rsidRPr="002538D4" w:rsidRDefault="002538D4" w:rsidP="002538D4">
      <w:pPr>
        <w:pStyle w:val="Code"/>
        <w:rPr>
          <w:highlight w:val="white"/>
        </w:rPr>
      </w:pPr>
      <w:r w:rsidRPr="002538D4">
        <w:rPr>
          <w:highlight w:val="white"/>
        </w:rPr>
        <w:t xml:space="preserve">    Only_auto_or_register_storage_allowed_in_struct_or_union,</w:t>
      </w:r>
    </w:p>
    <w:p w14:paraId="777B1795" w14:textId="77777777" w:rsidR="002538D4" w:rsidRPr="002538D4" w:rsidRDefault="002538D4" w:rsidP="002538D4">
      <w:pPr>
        <w:pStyle w:val="Code"/>
        <w:rPr>
          <w:highlight w:val="white"/>
        </w:rPr>
      </w:pPr>
      <w:r w:rsidRPr="002538D4">
        <w:rPr>
          <w:highlight w:val="white"/>
        </w:rPr>
        <w:t xml:space="preserve">    Non__integral_bits_expression,</w:t>
      </w:r>
    </w:p>
    <w:p w14:paraId="48449C4D" w14:textId="77777777" w:rsidR="002538D4" w:rsidRPr="002538D4" w:rsidRDefault="002538D4" w:rsidP="002538D4">
      <w:pPr>
        <w:pStyle w:val="Code"/>
        <w:rPr>
          <w:highlight w:val="white"/>
        </w:rPr>
      </w:pPr>
      <w:r w:rsidRPr="002538D4">
        <w:rPr>
          <w:highlight w:val="white"/>
        </w:rPr>
        <w:t xml:space="preserve">    Bits_value_out_of_range,</w:t>
      </w:r>
    </w:p>
    <w:p w14:paraId="0B2D027A" w14:textId="77777777" w:rsidR="002538D4" w:rsidRPr="002538D4" w:rsidRDefault="002538D4" w:rsidP="002538D4">
      <w:pPr>
        <w:pStyle w:val="Code"/>
        <w:rPr>
          <w:highlight w:val="white"/>
        </w:rPr>
      </w:pPr>
      <w:r w:rsidRPr="002538D4">
        <w:rPr>
          <w:highlight w:val="white"/>
        </w:rPr>
        <w:lastRenderedPageBreak/>
        <w:t xml:space="preserve">    Non__positive_array_size,</w:t>
      </w:r>
    </w:p>
    <w:p w14:paraId="58C4C741" w14:textId="77777777" w:rsidR="002538D4" w:rsidRPr="002538D4" w:rsidRDefault="002538D4" w:rsidP="002538D4">
      <w:pPr>
        <w:pStyle w:val="Code"/>
        <w:rPr>
          <w:highlight w:val="white"/>
        </w:rPr>
      </w:pPr>
      <w:r w:rsidRPr="002538D4">
        <w:rPr>
          <w:highlight w:val="white"/>
        </w:rPr>
        <w:t xml:space="preserve">    Non__constant_expression,</w:t>
      </w:r>
    </w:p>
    <w:p w14:paraId="101CE6A7" w14:textId="77777777" w:rsidR="002538D4" w:rsidRPr="002538D4" w:rsidRDefault="002538D4" w:rsidP="002538D4">
      <w:pPr>
        <w:pStyle w:val="Code"/>
        <w:rPr>
          <w:highlight w:val="white"/>
        </w:rPr>
      </w:pPr>
      <w:r w:rsidRPr="002538D4">
        <w:rPr>
          <w:highlight w:val="white"/>
        </w:rPr>
        <w:t xml:space="preserve">    Not_constant_or_static_expression,</w:t>
      </w:r>
    </w:p>
    <w:p w14:paraId="3FC94692" w14:textId="77777777" w:rsidR="002538D4" w:rsidRPr="002538D4" w:rsidRDefault="002538D4" w:rsidP="002538D4">
      <w:pPr>
        <w:pStyle w:val="Code"/>
        <w:rPr>
          <w:highlight w:val="white"/>
        </w:rPr>
      </w:pPr>
      <w:r w:rsidRPr="002538D4">
        <w:rPr>
          <w:highlight w:val="white"/>
        </w:rPr>
        <w:t xml:space="preserve">    An_elliptic_function_must_have_at_least_one_parameter,</w:t>
      </w:r>
    </w:p>
    <w:p w14:paraId="27A527D5" w14:textId="77777777" w:rsidR="002538D4" w:rsidRPr="002538D4" w:rsidRDefault="002538D4" w:rsidP="002538D4">
      <w:pPr>
        <w:pStyle w:val="Code"/>
        <w:rPr>
          <w:highlight w:val="white"/>
        </w:rPr>
      </w:pPr>
      <w:r w:rsidRPr="002538D4">
        <w:rPr>
          <w:highlight w:val="white"/>
        </w:rPr>
        <w:t xml:space="preserve">    A_void_parameter_cannot_be_named,</w:t>
      </w:r>
    </w:p>
    <w:p w14:paraId="05F5D339" w14:textId="77777777" w:rsidR="002538D4" w:rsidRPr="002538D4" w:rsidRDefault="002538D4" w:rsidP="002538D4">
      <w:pPr>
        <w:pStyle w:val="Code"/>
        <w:rPr>
          <w:highlight w:val="white"/>
        </w:rPr>
      </w:pPr>
      <w:r w:rsidRPr="002538D4">
        <w:rPr>
          <w:highlight w:val="white"/>
        </w:rPr>
        <w:t xml:space="preserve">    An_elliptic_function_cannot_have_a_void_parameter,</w:t>
      </w:r>
    </w:p>
    <w:p w14:paraId="42B4F811" w14:textId="77777777" w:rsidR="002538D4" w:rsidRPr="002538D4" w:rsidRDefault="002538D4" w:rsidP="002538D4">
      <w:pPr>
        <w:pStyle w:val="Code"/>
        <w:rPr>
          <w:highlight w:val="white"/>
        </w:rPr>
      </w:pPr>
      <w:r w:rsidRPr="002538D4">
        <w:rPr>
          <w:highlight w:val="white"/>
        </w:rPr>
        <w:t xml:space="preserve">    Invalid_void_parameter,</w:t>
      </w:r>
    </w:p>
    <w:p w14:paraId="339D6D28" w14:textId="77777777" w:rsidR="002538D4" w:rsidRPr="002538D4" w:rsidRDefault="002538D4" w:rsidP="002538D4">
      <w:pPr>
        <w:pStyle w:val="Code"/>
        <w:rPr>
          <w:highlight w:val="white"/>
        </w:rPr>
      </w:pPr>
      <w:r w:rsidRPr="002538D4">
        <w:rPr>
          <w:highlight w:val="white"/>
        </w:rPr>
        <w:t xml:space="preserve">    Parameters_must_have_auto_or_register_storage,</w:t>
      </w:r>
    </w:p>
    <w:p w14:paraId="39716E39" w14:textId="77777777" w:rsidR="002538D4" w:rsidRPr="002538D4" w:rsidRDefault="002538D4" w:rsidP="002538D4">
      <w:pPr>
        <w:pStyle w:val="Code"/>
        <w:rPr>
          <w:highlight w:val="white"/>
        </w:rPr>
      </w:pPr>
      <w:r w:rsidRPr="002538D4">
        <w:rPr>
          <w:highlight w:val="white"/>
        </w:rPr>
        <w:t xml:space="preserve">    If___ifdef____or_ifndef_directive_without_matching_endif,</w:t>
      </w:r>
    </w:p>
    <w:p w14:paraId="4F9E609D" w14:textId="77777777" w:rsidR="002538D4" w:rsidRPr="002538D4" w:rsidRDefault="002538D4" w:rsidP="002538D4">
      <w:pPr>
        <w:pStyle w:val="Code"/>
        <w:rPr>
          <w:highlight w:val="white"/>
        </w:rPr>
      </w:pPr>
      <w:r w:rsidRPr="002538D4">
        <w:rPr>
          <w:highlight w:val="white"/>
        </w:rPr>
        <w:t xml:space="preserve">    Array_of_incomplete_type_not_allowed,</w:t>
      </w:r>
    </w:p>
    <w:p w14:paraId="09ED540F" w14:textId="77777777" w:rsidR="002538D4" w:rsidRPr="002538D4" w:rsidRDefault="002538D4" w:rsidP="002538D4">
      <w:pPr>
        <w:pStyle w:val="Code"/>
        <w:rPr>
          <w:highlight w:val="white"/>
        </w:rPr>
      </w:pPr>
      <w:r w:rsidRPr="002538D4">
        <w:rPr>
          <w:highlight w:val="white"/>
        </w:rPr>
        <w:t xml:space="preserve">    Array_of_function_not_allowed,</w:t>
      </w:r>
    </w:p>
    <w:p w14:paraId="70BE81F0" w14:textId="77777777" w:rsidR="002538D4" w:rsidRPr="002538D4" w:rsidRDefault="002538D4" w:rsidP="002538D4">
      <w:pPr>
        <w:pStyle w:val="Code"/>
        <w:rPr>
          <w:highlight w:val="white"/>
        </w:rPr>
      </w:pPr>
      <w:r w:rsidRPr="002538D4">
        <w:rPr>
          <w:highlight w:val="white"/>
        </w:rPr>
        <w:t xml:space="preserve">    Function_cannot_return_array,</w:t>
      </w:r>
    </w:p>
    <w:p w14:paraId="578BC0C2" w14:textId="77777777" w:rsidR="002538D4" w:rsidRPr="002538D4" w:rsidRDefault="002538D4" w:rsidP="002538D4">
      <w:pPr>
        <w:pStyle w:val="Code"/>
        <w:rPr>
          <w:highlight w:val="white"/>
        </w:rPr>
      </w:pPr>
      <w:r w:rsidRPr="002538D4">
        <w:rPr>
          <w:highlight w:val="white"/>
        </w:rPr>
        <w:t xml:space="preserve">    Function_cannot_return_function,</w:t>
      </w:r>
    </w:p>
    <w:p w14:paraId="276EB3F6" w14:textId="77777777" w:rsidR="002538D4" w:rsidRPr="002538D4" w:rsidRDefault="002538D4" w:rsidP="002538D4">
      <w:pPr>
        <w:pStyle w:val="Code"/>
        <w:rPr>
          <w:highlight w:val="white"/>
        </w:rPr>
      </w:pPr>
      <w:r w:rsidRPr="002538D4">
        <w:rPr>
          <w:highlight w:val="white"/>
        </w:rPr>
        <w:t xml:space="preserve">    Duplicate_name_in_parameter_list,</w:t>
      </w:r>
    </w:p>
    <w:p w14:paraId="5CFAA3E8" w14:textId="77777777" w:rsidR="002538D4" w:rsidRPr="002538D4" w:rsidRDefault="002538D4" w:rsidP="002538D4">
      <w:pPr>
        <w:pStyle w:val="Code"/>
        <w:rPr>
          <w:highlight w:val="white"/>
        </w:rPr>
      </w:pPr>
      <w:r w:rsidRPr="002538D4">
        <w:rPr>
          <w:highlight w:val="white"/>
        </w:rPr>
        <w:t xml:space="preserve">    Syntax_error,</w:t>
      </w:r>
    </w:p>
    <w:p w14:paraId="166ED652" w14:textId="77777777" w:rsidR="002538D4" w:rsidRPr="002538D4" w:rsidRDefault="002538D4" w:rsidP="002538D4">
      <w:pPr>
        <w:pStyle w:val="Code"/>
        <w:rPr>
          <w:highlight w:val="white"/>
        </w:rPr>
      </w:pPr>
      <w:r w:rsidRPr="002538D4">
        <w:rPr>
          <w:highlight w:val="white"/>
        </w:rPr>
        <w:t xml:space="preserve">    Invalid_octal_sequence,</w:t>
      </w:r>
    </w:p>
    <w:p w14:paraId="3520D5DE" w14:textId="77777777" w:rsidR="002538D4" w:rsidRPr="002538D4" w:rsidRDefault="002538D4" w:rsidP="002538D4">
      <w:pPr>
        <w:pStyle w:val="Code"/>
        <w:rPr>
          <w:highlight w:val="white"/>
        </w:rPr>
      </w:pPr>
      <w:r w:rsidRPr="002538D4">
        <w:rPr>
          <w:highlight w:val="white"/>
        </w:rPr>
        <w:t xml:space="preserve">    Invalid_char_sequence,</w:t>
      </w:r>
    </w:p>
    <w:p w14:paraId="47B96377" w14:textId="77777777" w:rsidR="002538D4" w:rsidRPr="002538D4" w:rsidRDefault="002538D4" w:rsidP="002538D4">
      <w:pPr>
        <w:pStyle w:val="Code"/>
        <w:rPr>
          <w:highlight w:val="white"/>
        </w:rPr>
      </w:pPr>
      <w:r w:rsidRPr="002538D4">
        <w:rPr>
          <w:highlight w:val="white"/>
        </w:rPr>
        <w:t xml:space="preserve">    Non__integral_expression,</w:t>
      </w:r>
    </w:p>
    <w:p w14:paraId="2E29A074" w14:textId="77777777" w:rsidR="002538D4" w:rsidRPr="002538D4" w:rsidRDefault="002538D4" w:rsidP="002538D4">
      <w:pPr>
        <w:pStyle w:val="Code"/>
        <w:rPr>
          <w:highlight w:val="white"/>
        </w:rPr>
      </w:pPr>
      <w:r w:rsidRPr="002538D4">
        <w:rPr>
          <w:highlight w:val="white"/>
        </w:rPr>
        <w:t xml:space="preserve">    Not_assignable,</w:t>
      </w:r>
    </w:p>
    <w:p w14:paraId="0DFD3BEA" w14:textId="77777777" w:rsidR="002538D4" w:rsidRPr="002538D4" w:rsidRDefault="002538D4" w:rsidP="002538D4">
      <w:pPr>
        <w:pStyle w:val="Code"/>
        <w:rPr>
          <w:highlight w:val="white"/>
        </w:rPr>
      </w:pPr>
      <w:r w:rsidRPr="002538D4">
        <w:rPr>
          <w:highlight w:val="white"/>
        </w:rPr>
        <w:t xml:space="preserve">    Invalid_type_in_bitwise_expression,</w:t>
      </w:r>
    </w:p>
    <w:p w14:paraId="46F03535" w14:textId="77777777" w:rsidR="002538D4" w:rsidRPr="002538D4" w:rsidRDefault="002538D4" w:rsidP="002538D4">
      <w:pPr>
        <w:pStyle w:val="Code"/>
        <w:rPr>
          <w:highlight w:val="white"/>
        </w:rPr>
      </w:pPr>
      <w:r w:rsidRPr="002538D4">
        <w:rPr>
          <w:highlight w:val="white"/>
        </w:rPr>
        <w:t xml:space="preserve">    Invalid_type_in_shift_expression,</w:t>
      </w:r>
    </w:p>
    <w:p w14:paraId="08360ABF" w14:textId="77777777" w:rsidR="002538D4" w:rsidRPr="002538D4" w:rsidRDefault="002538D4" w:rsidP="002538D4">
      <w:pPr>
        <w:pStyle w:val="Code"/>
        <w:rPr>
          <w:highlight w:val="white"/>
        </w:rPr>
      </w:pPr>
      <w:r w:rsidRPr="002538D4">
        <w:rPr>
          <w:highlight w:val="white"/>
        </w:rPr>
        <w:t xml:space="preserve">    Pointer_to_void,</w:t>
      </w:r>
    </w:p>
    <w:p w14:paraId="1C4708B9" w14:textId="77777777" w:rsidR="002538D4" w:rsidRPr="002538D4" w:rsidRDefault="002538D4" w:rsidP="002538D4">
      <w:pPr>
        <w:pStyle w:val="Code"/>
        <w:rPr>
          <w:highlight w:val="white"/>
        </w:rPr>
      </w:pPr>
      <w:r w:rsidRPr="002538D4">
        <w:rPr>
          <w:highlight w:val="white"/>
        </w:rPr>
        <w:t xml:space="preserve">    Invalid_type_in_expression,</w:t>
      </w:r>
    </w:p>
    <w:p w14:paraId="6C2651AF" w14:textId="77777777" w:rsidR="002538D4" w:rsidRPr="002538D4" w:rsidRDefault="002538D4" w:rsidP="002538D4">
      <w:pPr>
        <w:pStyle w:val="Code"/>
        <w:rPr>
          <w:highlight w:val="white"/>
        </w:rPr>
      </w:pPr>
      <w:r w:rsidRPr="002538D4">
        <w:rPr>
          <w:highlight w:val="white"/>
        </w:rPr>
        <w:t xml:space="preserve">    Invalid_types_in_addition_expression,</w:t>
      </w:r>
    </w:p>
    <w:p w14:paraId="1518946C" w14:textId="77777777" w:rsidR="002538D4" w:rsidRPr="002538D4" w:rsidRDefault="002538D4" w:rsidP="002538D4">
      <w:pPr>
        <w:pStyle w:val="Code"/>
        <w:rPr>
          <w:highlight w:val="white"/>
        </w:rPr>
      </w:pPr>
      <w:r w:rsidRPr="002538D4">
        <w:rPr>
          <w:highlight w:val="white"/>
        </w:rPr>
        <w:t xml:space="preserve">    Invalid_types_in_subtraction_expression,</w:t>
      </w:r>
    </w:p>
    <w:p w14:paraId="6B02B1CC" w14:textId="77777777" w:rsidR="002538D4" w:rsidRPr="002538D4" w:rsidRDefault="002538D4" w:rsidP="002538D4">
      <w:pPr>
        <w:pStyle w:val="Code"/>
        <w:rPr>
          <w:highlight w:val="white"/>
        </w:rPr>
      </w:pPr>
      <w:r w:rsidRPr="002538D4">
        <w:rPr>
          <w:highlight w:val="white"/>
        </w:rPr>
        <w:t xml:space="preserve">    Non__arithmetic_expression,</w:t>
      </w:r>
    </w:p>
    <w:p w14:paraId="616BD2A6" w14:textId="77777777" w:rsidR="002538D4" w:rsidRPr="002538D4" w:rsidRDefault="002538D4" w:rsidP="002538D4">
      <w:pPr>
        <w:pStyle w:val="Code"/>
        <w:rPr>
          <w:highlight w:val="white"/>
        </w:rPr>
      </w:pPr>
      <w:r w:rsidRPr="002538D4">
        <w:rPr>
          <w:highlight w:val="white"/>
        </w:rPr>
        <w:t xml:space="preserve">    Register_storage_not_allowed_in_sizof_expression,</w:t>
      </w:r>
    </w:p>
    <w:p w14:paraId="007D07BF" w14:textId="77777777" w:rsidR="002538D4" w:rsidRPr="002538D4" w:rsidRDefault="002538D4" w:rsidP="002538D4">
      <w:pPr>
        <w:pStyle w:val="Code"/>
        <w:rPr>
          <w:highlight w:val="white"/>
        </w:rPr>
      </w:pPr>
      <w:r w:rsidRPr="002538D4">
        <w:rPr>
          <w:highlight w:val="white"/>
        </w:rPr>
        <w:t xml:space="preserve">    Sizeof_applied_to_function_not_allowed,</w:t>
      </w:r>
    </w:p>
    <w:p w14:paraId="579ECAE8" w14:textId="77777777" w:rsidR="002538D4" w:rsidRPr="002538D4" w:rsidRDefault="002538D4" w:rsidP="002538D4">
      <w:pPr>
        <w:pStyle w:val="Code"/>
        <w:rPr>
          <w:highlight w:val="white"/>
        </w:rPr>
      </w:pPr>
      <w:r w:rsidRPr="002538D4">
        <w:rPr>
          <w:highlight w:val="white"/>
        </w:rPr>
        <w:t xml:space="preserve">    Sizeof_applied_to_bitfield_not_allowed,</w:t>
      </w:r>
    </w:p>
    <w:p w14:paraId="01DAF9AF" w14:textId="77777777" w:rsidR="002538D4" w:rsidRPr="002538D4" w:rsidRDefault="002538D4" w:rsidP="002538D4">
      <w:pPr>
        <w:pStyle w:val="Code"/>
        <w:rPr>
          <w:highlight w:val="white"/>
        </w:rPr>
      </w:pPr>
      <w:r w:rsidRPr="002538D4">
        <w:rPr>
          <w:highlight w:val="white"/>
        </w:rPr>
        <w:t xml:space="preserve">    Not_addressable,</w:t>
      </w:r>
    </w:p>
    <w:p w14:paraId="48A94D85" w14:textId="77777777" w:rsidR="002538D4" w:rsidRPr="002538D4" w:rsidRDefault="002538D4" w:rsidP="002538D4">
      <w:pPr>
        <w:pStyle w:val="Code"/>
        <w:rPr>
          <w:highlight w:val="white"/>
        </w:rPr>
      </w:pPr>
      <w:r w:rsidRPr="002538D4">
        <w:rPr>
          <w:highlight w:val="white"/>
        </w:rPr>
        <w:t xml:space="preserve">    Invalid_address_of_register_storage,</w:t>
      </w:r>
    </w:p>
    <w:p w14:paraId="220FC1D6" w14:textId="77777777" w:rsidR="002538D4" w:rsidRPr="002538D4" w:rsidRDefault="002538D4" w:rsidP="002538D4">
      <w:pPr>
        <w:pStyle w:val="Code"/>
        <w:rPr>
          <w:highlight w:val="white"/>
        </w:rPr>
      </w:pPr>
      <w:r w:rsidRPr="002538D4">
        <w:rPr>
          <w:highlight w:val="white"/>
        </w:rPr>
        <w:t xml:space="preserve">    Invalid_dereference_of_non__pointer,</w:t>
      </w:r>
    </w:p>
    <w:p w14:paraId="518BE30B" w14:textId="77777777" w:rsidR="002538D4" w:rsidRPr="002538D4" w:rsidRDefault="002538D4" w:rsidP="002538D4">
      <w:pPr>
        <w:pStyle w:val="Code"/>
        <w:rPr>
          <w:highlight w:val="white"/>
        </w:rPr>
      </w:pPr>
      <w:r w:rsidRPr="002538D4">
        <w:rPr>
          <w:highlight w:val="white"/>
        </w:rPr>
        <w:t xml:space="preserve">    Not_a_pointer_in_arrow_expression,</w:t>
      </w:r>
    </w:p>
    <w:p w14:paraId="7E91EE97" w14:textId="77777777" w:rsidR="002538D4" w:rsidRPr="002538D4" w:rsidRDefault="002538D4" w:rsidP="002538D4">
      <w:pPr>
        <w:pStyle w:val="Code"/>
        <w:rPr>
          <w:highlight w:val="white"/>
        </w:rPr>
      </w:pPr>
      <w:r w:rsidRPr="002538D4">
        <w:rPr>
          <w:highlight w:val="white"/>
        </w:rPr>
        <w:t xml:space="preserve">    Not_a_pointer_to_a_struct_or_union_in_arrow_expression,</w:t>
      </w:r>
    </w:p>
    <w:p w14:paraId="3F7B0FA4" w14:textId="77777777" w:rsidR="002538D4" w:rsidRPr="002538D4" w:rsidRDefault="002538D4" w:rsidP="002538D4">
      <w:pPr>
        <w:pStyle w:val="Code"/>
        <w:rPr>
          <w:highlight w:val="white"/>
        </w:rPr>
      </w:pPr>
      <w:r w:rsidRPr="002538D4">
        <w:rPr>
          <w:highlight w:val="white"/>
        </w:rPr>
        <w:t xml:space="preserve">    Unknown_member_in_arrow_expression,</w:t>
      </w:r>
    </w:p>
    <w:p w14:paraId="6F13D8EC" w14:textId="77777777" w:rsidR="002538D4" w:rsidRPr="002538D4" w:rsidRDefault="002538D4" w:rsidP="002538D4">
      <w:pPr>
        <w:pStyle w:val="Code"/>
        <w:rPr>
          <w:highlight w:val="white"/>
        </w:rPr>
      </w:pPr>
      <w:r w:rsidRPr="002538D4">
        <w:rPr>
          <w:highlight w:val="white"/>
        </w:rPr>
        <w:t xml:space="preserve">    Invalid_type_in_increment_expression,</w:t>
      </w:r>
    </w:p>
    <w:p w14:paraId="6775C779" w14:textId="77777777" w:rsidR="002538D4" w:rsidRPr="002538D4" w:rsidRDefault="002538D4" w:rsidP="002538D4">
      <w:pPr>
        <w:pStyle w:val="Code"/>
        <w:rPr>
          <w:highlight w:val="white"/>
        </w:rPr>
      </w:pPr>
      <w:r w:rsidRPr="002538D4">
        <w:rPr>
          <w:highlight w:val="white"/>
        </w:rPr>
        <w:t xml:space="preserve">    Not_a_struct_or_union_in_dot_expression,</w:t>
      </w:r>
    </w:p>
    <w:p w14:paraId="2C7262F8" w14:textId="77777777" w:rsidR="002538D4" w:rsidRPr="002538D4" w:rsidRDefault="002538D4" w:rsidP="002538D4">
      <w:pPr>
        <w:pStyle w:val="Code"/>
        <w:rPr>
          <w:highlight w:val="white"/>
        </w:rPr>
      </w:pPr>
      <w:r w:rsidRPr="002538D4">
        <w:rPr>
          <w:highlight w:val="white"/>
        </w:rPr>
        <w:t xml:space="preserve">    Unknown_member_in_dot_expression,</w:t>
      </w:r>
    </w:p>
    <w:p w14:paraId="3B4BA128" w14:textId="77777777" w:rsidR="002538D4" w:rsidRPr="002538D4" w:rsidRDefault="002538D4" w:rsidP="002538D4">
      <w:pPr>
        <w:pStyle w:val="Code"/>
        <w:rPr>
          <w:highlight w:val="white"/>
        </w:rPr>
      </w:pPr>
      <w:r w:rsidRPr="002538D4">
        <w:rPr>
          <w:highlight w:val="white"/>
        </w:rPr>
        <w:t xml:space="preserve">    Invalid_type_in_index_expression,</w:t>
      </w:r>
    </w:p>
    <w:p w14:paraId="5F7245EF" w14:textId="77777777" w:rsidR="002538D4" w:rsidRPr="002538D4" w:rsidRDefault="002538D4" w:rsidP="002538D4">
      <w:pPr>
        <w:pStyle w:val="Code"/>
        <w:rPr>
          <w:highlight w:val="white"/>
        </w:rPr>
      </w:pPr>
      <w:r w:rsidRPr="002538D4">
        <w:rPr>
          <w:highlight w:val="white"/>
        </w:rPr>
        <w:t xml:space="preserve">    Too_few_actual_parameters_in_function_call,</w:t>
      </w:r>
    </w:p>
    <w:p w14:paraId="3DF1C9D3" w14:textId="77777777" w:rsidR="002538D4" w:rsidRPr="002538D4" w:rsidRDefault="002538D4" w:rsidP="002538D4">
      <w:pPr>
        <w:pStyle w:val="Code"/>
        <w:rPr>
          <w:highlight w:val="white"/>
        </w:rPr>
      </w:pPr>
      <w:r w:rsidRPr="002538D4">
        <w:rPr>
          <w:highlight w:val="white"/>
        </w:rPr>
        <w:t xml:space="preserve">    Too_many_parameters_in_function_call,</w:t>
      </w:r>
    </w:p>
    <w:p w14:paraId="7FD881FC" w14:textId="77777777" w:rsidR="002538D4" w:rsidRPr="002538D4" w:rsidRDefault="002538D4" w:rsidP="002538D4">
      <w:pPr>
        <w:pStyle w:val="Code"/>
        <w:rPr>
          <w:highlight w:val="white"/>
        </w:rPr>
      </w:pPr>
      <w:r w:rsidRPr="002538D4">
        <w:rPr>
          <w:highlight w:val="white"/>
        </w:rPr>
        <w:t xml:space="preserve">    Unknown_name,</w:t>
      </w:r>
    </w:p>
    <w:p w14:paraId="2FFF94B0" w14:textId="77777777" w:rsidR="002538D4" w:rsidRPr="002538D4" w:rsidRDefault="002538D4" w:rsidP="002538D4">
      <w:pPr>
        <w:pStyle w:val="Code"/>
        <w:rPr>
          <w:highlight w:val="white"/>
        </w:rPr>
      </w:pPr>
      <w:r w:rsidRPr="002538D4">
        <w:rPr>
          <w:highlight w:val="white"/>
        </w:rPr>
        <w:t xml:space="preserve">    Unknown_name____assuming_function_returning_int,</w:t>
      </w:r>
    </w:p>
    <w:p w14:paraId="7AF7EC64" w14:textId="77777777" w:rsidR="002538D4" w:rsidRPr="002538D4" w:rsidRDefault="002538D4" w:rsidP="002538D4">
      <w:pPr>
        <w:pStyle w:val="Code"/>
        <w:rPr>
          <w:highlight w:val="white"/>
        </w:rPr>
      </w:pPr>
      <w:r w:rsidRPr="002538D4">
        <w:rPr>
          <w:highlight w:val="white"/>
        </w:rPr>
        <w:t xml:space="preserve">    Too_many_initializers,</w:t>
      </w:r>
    </w:p>
    <w:p w14:paraId="1434AAF9" w14:textId="77777777" w:rsidR="002538D4" w:rsidRPr="002538D4" w:rsidRDefault="002538D4" w:rsidP="002538D4">
      <w:pPr>
        <w:pStyle w:val="Code"/>
        <w:rPr>
          <w:highlight w:val="white"/>
        </w:rPr>
      </w:pPr>
      <w:r w:rsidRPr="002538D4">
        <w:rPr>
          <w:highlight w:val="white"/>
        </w:rPr>
        <w:t xml:space="preserve">    Duplicate_global_name,</w:t>
      </w:r>
    </w:p>
    <w:p w14:paraId="438FC2A3" w14:textId="77777777" w:rsidR="002538D4" w:rsidRPr="002538D4" w:rsidRDefault="002538D4" w:rsidP="002538D4">
      <w:pPr>
        <w:pStyle w:val="Code"/>
        <w:rPr>
          <w:highlight w:val="white"/>
        </w:rPr>
      </w:pPr>
      <w:r w:rsidRPr="002538D4">
        <w:rPr>
          <w:highlight w:val="white"/>
        </w:rPr>
        <w:t xml:space="preserve">    Missing_external_function,</w:t>
      </w:r>
    </w:p>
    <w:p w14:paraId="7D2AB92F" w14:textId="77777777" w:rsidR="002538D4" w:rsidRPr="002538D4" w:rsidRDefault="002538D4" w:rsidP="002538D4">
      <w:pPr>
        <w:pStyle w:val="Code"/>
        <w:rPr>
          <w:highlight w:val="white"/>
        </w:rPr>
      </w:pPr>
      <w:r w:rsidRPr="002538D4">
        <w:rPr>
          <w:highlight w:val="white"/>
        </w:rPr>
        <w:t xml:space="preserve">    Reached_the_end_of_a_non__void_function,</w:t>
      </w:r>
    </w:p>
    <w:p w14:paraId="6B0F3556" w14:textId="77777777" w:rsidR="002538D4" w:rsidRPr="002538D4" w:rsidRDefault="002538D4" w:rsidP="002538D4">
      <w:pPr>
        <w:pStyle w:val="Code"/>
        <w:rPr>
          <w:highlight w:val="white"/>
        </w:rPr>
      </w:pPr>
      <w:r w:rsidRPr="002538D4">
        <w:rPr>
          <w:highlight w:val="white"/>
        </w:rPr>
        <w:t xml:space="preserve">    Floating_stack_overflow,</w:t>
      </w:r>
    </w:p>
    <w:p w14:paraId="417E086C" w14:textId="77777777" w:rsidR="002538D4" w:rsidRPr="002538D4" w:rsidRDefault="002538D4" w:rsidP="002538D4">
      <w:pPr>
        <w:pStyle w:val="Code"/>
        <w:rPr>
          <w:highlight w:val="white"/>
        </w:rPr>
      </w:pPr>
      <w:r w:rsidRPr="002538D4">
        <w:rPr>
          <w:highlight w:val="white"/>
        </w:rPr>
        <w:t xml:space="preserve">    Unbalanced_if_and_endif_directive_structure,</w:t>
      </w:r>
    </w:p>
    <w:p w14:paraId="1B15EB88" w14:textId="77777777" w:rsidR="002538D4" w:rsidRPr="002538D4" w:rsidRDefault="002538D4" w:rsidP="002538D4">
      <w:pPr>
        <w:pStyle w:val="Code"/>
        <w:rPr>
          <w:highlight w:val="white"/>
        </w:rPr>
      </w:pPr>
      <w:r w:rsidRPr="002538D4">
        <w:rPr>
          <w:highlight w:val="white"/>
        </w:rPr>
        <w:t xml:space="preserve">    Invalid_line_number,</w:t>
      </w:r>
    </w:p>
    <w:p w14:paraId="32F98125" w14:textId="77777777" w:rsidR="002538D4" w:rsidRPr="002538D4" w:rsidRDefault="002538D4" w:rsidP="002538D4">
      <w:pPr>
        <w:pStyle w:val="Code"/>
        <w:rPr>
          <w:highlight w:val="white"/>
        </w:rPr>
      </w:pPr>
      <w:r w:rsidRPr="002538D4">
        <w:rPr>
          <w:highlight w:val="white"/>
        </w:rPr>
        <w:t xml:space="preserve">    Invalid_preprocessor_directive,</w:t>
      </w:r>
    </w:p>
    <w:p w14:paraId="28DC3FE2" w14:textId="77777777" w:rsidR="002538D4" w:rsidRPr="002538D4" w:rsidRDefault="002538D4" w:rsidP="002538D4">
      <w:pPr>
        <w:pStyle w:val="Code"/>
        <w:rPr>
          <w:highlight w:val="white"/>
        </w:rPr>
      </w:pPr>
      <w:r w:rsidRPr="002538D4">
        <w:rPr>
          <w:highlight w:val="white"/>
        </w:rPr>
        <w:t xml:space="preserve">    Repeted_include_statement,</w:t>
      </w:r>
    </w:p>
    <w:p w14:paraId="248B99F8" w14:textId="77777777" w:rsidR="002538D4" w:rsidRPr="002538D4" w:rsidRDefault="002538D4" w:rsidP="002538D4">
      <w:pPr>
        <w:pStyle w:val="Code"/>
        <w:rPr>
          <w:highlight w:val="white"/>
        </w:rPr>
      </w:pPr>
      <w:r w:rsidRPr="002538D4">
        <w:rPr>
          <w:highlight w:val="white"/>
        </w:rPr>
        <w:t xml:space="preserve">    Defined_twice,</w:t>
      </w:r>
    </w:p>
    <w:p w14:paraId="1A9E82E8" w14:textId="77777777" w:rsidR="002538D4" w:rsidRPr="002538D4" w:rsidRDefault="002538D4" w:rsidP="002538D4">
      <w:pPr>
        <w:pStyle w:val="Code"/>
        <w:rPr>
          <w:highlight w:val="white"/>
        </w:rPr>
      </w:pPr>
      <w:r w:rsidRPr="002538D4">
        <w:rPr>
          <w:highlight w:val="white"/>
        </w:rPr>
        <w:t xml:space="preserve">    Non__void_return_from_void_function,</w:t>
      </w:r>
    </w:p>
    <w:p w14:paraId="4E10C084" w14:textId="77777777" w:rsidR="002538D4" w:rsidRPr="002538D4" w:rsidRDefault="002538D4" w:rsidP="002538D4">
      <w:pPr>
        <w:pStyle w:val="Code"/>
        <w:rPr>
          <w:highlight w:val="white"/>
        </w:rPr>
      </w:pPr>
      <w:r w:rsidRPr="002538D4">
        <w:rPr>
          <w:highlight w:val="white"/>
        </w:rPr>
        <w:t xml:space="preserve">    Void_returned_from_non__void_function,</w:t>
      </w:r>
    </w:p>
    <w:p w14:paraId="73B677AB" w14:textId="77777777" w:rsidR="002538D4" w:rsidRPr="002538D4" w:rsidRDefault="002538D4" w:rsidP="002538D4">
      <w:pPr>
        <w:pStyle w:val="Code"/>
        <w:rPr>
          <w:highlight w:val="white"/>
        </w:rPr>
      </w:pPr>
      <w:r w:rsidRPr="002538D4">
        <w:rPr>
          <w:highlight w:val="white"/>
        </w:rPr>
        <w:t xml:space="preserve">    Invalid_define_directive,</w:t>
      </w:r>
    </w:p>
    <w:p w14:paraId="3A19D4A8" w14:textId="77777777" w:rsidR="002538D4" w:rsidRPr="002538D4" w:rsidRDefault="002538D4" w:rsidP="002538D4">
      <w:pPr>
        <w:pStyle w:val="Code"/>
        <w:rPr>
          <w:highlight w:val="white"/>
        </w:rPr>
      </w:pPr>
      <w:r w:rsidRPr="002538D4">
        <w:rPr>
          <w:highlight w:val="white"/>
        </w:rPr>
        <w:t xml:space="preserve">    Invalid_macro_definitializerion,</w:t>
      </w:r>
    </w:p>
    <w:p w14:paraId="0BFFFC7D" w14:textId="77777777" w:rsidR="002538D4" w:rsidRPr="002538D4" w:rsidRDefault="002538D4" w:rsidP="002538D4">
      <w:pPr>
        <w:pStyle w:val="Code"/>
        <w:rPr>
          <w:highlight w:val="white"/>
        </w:rPr>
      </w:pPr>
      <w:r w:rsidRPr="002538D4">
        <w:rPr>
          <w:highlight w:val="white"/>
        </w:rPr>
        <w:lastRenderedPageBreak/>
        <w:t xml:space="preserve">    Repeated_macro_parameter,</w:t>
      </w:r>
    </w:p>
    <w:p w14:paraId="7685F783" w14:textId="77777777" w:rsidR="002538D4" w:rsidRPr="002538D4" w:rsidRDefault="002538D4" w:rsidP="002538D4">
      <w:pPr>
        <w:pStyle w:val="Code"/>
        <w:rPr>
          <w:highlight w:val="white"/>
        </w:rPr>
      </w:pPr>
      <w:r w:rsidRPr="002538D4">
        <w:rPr>
          <w:highlight w:val="white"/>
        </w:rPr>
        <w:t xml:space="preserve">    Mixing_signed_and_unsigned_types,</w:t>
      </w:r>
    </w:p>
    <w:p w14:paraId="0C754DF6" w14:textId="77777777" w:rsidR="002538D4" w:rsidRPr="002538D4" w:rsidRDefault="002538D4" w:rsidP="002538D4">
      <w:pPr>
        <w:pStyle w:val="Code"/>
        <w:rPr>
          <w:highlight w:val="white"/>
        </w:rPr>
      </w:pPr>
      <w:r w:rsidRPr="002538D4">
        <w:rPr>
          <w:highlight w:val="white"/>
        </w:rPr>
        <w:t xml:space="preserve">    Invalid_macro_redefinitializerion,</w:t>
      </w:r>
    </w:p>
    <w:p w14:paraId="0B3C831A" w14:textId="77777777" w:rsidR="002538D4" w:rsidRPr="002538D4" w:rsidRDefault="002538D4" w:rsidP="002538D4">
      <w:pPr>
        <w:pStyle w:val="Code"/>
        <w:rPr>
          <w:highlight w:val="white"/>
        </w:rPr>
      </w:pPr>
      <w:r w:rsidRPr="002538D4">
        <w:rPr>
          <w:highlight w:val="white"/>
        </w:rPr>
        <w:t xml:space="preserve">    Invalid_undef_directive,</w:t>
      </w:r>
    </w:p>
    <w:p w14:paraId="2B7E40C8" w14:textId="77777777" w:rsidR="002538D4" w:rsidRPr="002538D4" w:rsidRDefault="002538D4" w:rsidP="002538D4">
      <w:pPr>
        <w:pStyle w:val="Code"/>
        <w:rPr>
          <w:highlight w:val="white"/>
        </w:rPr>
      </w:pPr>
      <w:r w:rsidRPr="002538D4">
        <w:rPr>
          <w:highlight w:val="white"/>
        </w:rPr>
        <w:t xml:space="preserve">    Macro_not_defined,</w:t>
      </w:r>
    </w:p>
    <w:p w14:paraId="2588054F" w14:textId="77777777" w:rsidR="002538D4" w:rsidRPr="002538D4" w:rsidRDefault="002538D4" w:rsidP="002538D4">
      <w:pPr>
        <w:pStyle w:val="Code"/>
        <w:rPr>
          <w:highlight w:val="white"/>
        </w:rPr>
      </w:pPr>
      <w:r w:rsidRPr="002538D4">
        <w:rPr>
          <w:highlight w:val="white"/>
        </w:rPr>
        <w:t xml:space="preserve">    Preprocessor_parser,</w:t>
      </w:r>
    </w:p>
    <w:p w14:paraId="6E407A91" w14:textId="77777777" w:rsidR="002538D4" w:rsidRPr="002538D4" w:rsidRDefault="002538D4" w:rsidP="002538D4">
      <w:pPr>
        <w:pStyle w:val="Code"/>
        <w:rPr>
          <w:highlight w:val="white"/>
        </w:rPr>
      </w:pPr>
      <w:r w:rsidRPr="002538D4">
        <w:rPr>
          <w:highlight w:val="white"/>
        </w:rPr>
        <w:t xml:space="preserve">    Elif_directive_without_preceeding_if____ifdef____or_ifndef_directive,</w:t>
      </w:r>
    </w:p>
    <w:p w14:paraId="3AAB08D5" w14:textId="77777777" w:rsidR="002538D4" w:rsidRPr="002538D4" w:rsidRDefault="002538D4" w:rsidP="002538D4">
      <w:pPr>
        <w:pStyle w:val="Code"/>
        <w:rPr>
          <w:highlight w:val="white"/>
        </w:rPr>
      </w:pPr>
      <w:r w:rsidRPr="002538D4">
        <w:rPr>
          <w:highlight w:val="white"/>
        </w:rPr>
        <w:t xml:space="preserve">    Elif_directive_following_else_directive,</w:t>
      </w:r>
    </w:p>
    <w:p w14:paraId="4E7EAC78" w14:textId="77777777" w:rsidR="002538D4" w:rsidRPr="002538D4" w:rsidRDefault="002538D4" w:rsidP="002538D4">
      <w:pPr>
        <w:pStyle w:val="Code"/>
        <w:rPr>
          <w:highlight w:val="white"/>
        </w:rPr>
      </w:pPr>
      <w:r w:rsidRPr="002538D4">
        <w:rPr>
          <w:highlight w:val="white"/>
        </w:rPr>
        <w:t xml:space="preserve">    Else_directive_without_preceeding_if____ifdef____or_ifndef_directive,</w:t>
      </w:r>
    </w:p>
    <w:p w14:paraId="6CAB504E" w14:textId="77777777" w:rsidR="002538D4" w:rsidRPr="002538D4" w:rsidRDefault="002538D4" w:rsidP="002538D4">
      <w:pPr>
        <w:pStyle w:val="Code"/>
        <w:rPr>
          <w:highlight w:val="white"/>
        </w:rPr>
      </w:pPr>
      <w:r w:rsidRPr="002538D4">
        <w:rPr>
          <w:highlight w:val="white"/>
        </w:rPr>
        <w:t xml:space="preserve">    Else_directive_after_else_directive,</w:t>
      </w:r>
    </w:p>
    <w:p w14:paraId="0334C2F1" w14:textId="77777777" w:rsidR="002538D4" w:rsidRPr="002538D4" w:rsidRDefault="002538D4" w:rsidP="002538D4">
      <w:pPr>
        <w:pStyle w:val="Code"/>
        <w:rPr>
          <w:highlight w:val="white"/>
        </w:rPr>
      </w:pPr>
      <w:r w:rsidRPr="002538D4">
        <w:rPr>
          <w:highlight w:val="white"/>
        </w:rPr>
        <w:t xml:space="preserve">    Endif_directive_without_preceeding_if____ifdef____or_ifndef_directive,</w:t>
      </w:r>
    </w:p>
    <w:p w14:paraId="1A273BBE" w14:textId="77777777" w:rsidR="002538D4" w:rsidRPr="002538D4" w:rsidRDefault="002538D4" w:rsidP="002538D4">
      <w:pPr>
        <w:pStyle w:val="Code"/>
        <w:rPr>
          <w:highlight w:val="white"/>
        </w:rPr>
      </w:pPr>
      <w:r w:rsidRPr="002538D4">
        <w:rPr>
          <w:highlight w:val="white"/>
        </w:rPr>
        <w:t xml:space="preserve">    Invalid_end_of_macro_call,</w:t>
      </w:r>
    </w:p>
    <w:p w14:paraId="6E2BB799" w14:textId="77777777" w:rsidR="002538D4" w:rsidRPr="002538D4" w:rsidRDefault="002538D4" w:rsidP="002538D4">
      <w:pPr>
        <w:pStyle w:val="Code"/>
        <w:rPr>
          <w:highlight w:val="white"/>
        </w:rPr>
      </w:pPr>
      <w:r w:rsidRPr="002538D4">
        <w:rPr>
          <w:highlight w:val="white"/>
        </w:rPr>
        <w:t xml:space="preserve">    Empty_macro_parameter,</w:t>
      </w:r>
    </w:p>
    <w:p w14:paraId="1E2F55AE" w14:textId="77777777" w:rsidR="002538D4" w:rsidRPr="002538D4" w:rsidRDefault="002538D4" w:rsidP="002538D4">
      <w:pPr>
        <w:pStyle w:val="Code"/>
        <w:rPr>
          <w:highlight w:val="white"/>
        </w:rPr>
      </w:pPr>
      <w:r w:rsidRPr="002538D4">
        <w:rPr>
          <w:highlight w:val="white"/>
        </w:rPr>
        <w:t xml:space="preserve">    Empty_macro_parameter_list,</w:t>
      </w:r>
    </w:p>
    <w:p w14:paraId="18F6B9AC" w14:textId="77777777" w:rsidR="002538D4" w:rsidRPr="002538D4" w:rsidRDefault="002538D4" w:rsidP="002538D4">
      <w:pPr>
        <w:pStyle w:val="Code"/>
        <w:rPr>
          <w:highlight w:val="white"/>
        </w:rPr>
      </w:pPr>
      <w:r w:rsidRPr="002538D4">
        <w:rPr>
          <w:highlight w:val="white"/>
        </w:rPr>
        <w:t xml:space="preserve">    Invalid_number_of_parameters_in_macro_call,</w:t>
      </w:r>
    </w:p>
    <w:p w14:paraId="4C3DBD92" w14:textId="77777777" w:rsidR="002538D4" w:rsidRPr="002538D4" w:rsidRDefault="002538D4" w:rsidP="002538D4">
      <w:pPr>
        <w:pStyle w:val="Code"/>
        <w:rPr>
          <w:highlight w:val="white"/>
        </w:rPr>
      </w:pPr>
      <w:r w:rsidRPr="002538D4">
        <w:rPr>
          <w:highlight w:val="white"/>
        </w:rPr>
        <w:t xml:space="preserve">    Unknown_character,</w:t>
      </w:r>
    </w:p>
    <w:p w14:paraId="779E6BD1" w14:textId="77777777" w:rsidR="002538D4" w:rsidRPr="002538D4" w:rsidRDefault="002538D4" w:rsidP="002538D4">
      <w:pPr>
        <w:pStyle w:val="Code"/>
        <w:rPr>
          <w:highlight w:val="white"/>
        </w:rPr>
      </w:pPr>
      <w:r w:rsidRPr="002538D4">
        <w:rPr>
          <w:highlight w:val="white"/>
        </w:rPr>
        <w:t xml:space="preserve">    Function_missing_in_linking,</w:t>
      </w:r>
    </w:p>
    <w:p w14:paraId="139B32B4" w14:textId="77777777" w:rsidR="002538D4" w:rsidRPr="002538D4" w:rsidRDefault="002538D4" w:rsidP="002538D4">
      <w:pPr>
        <w:pStyle w:val="Code"/>
        <w:rPr>
          <w:highlight w:val="white"/>
        </w:rPr>
      </w:pPr>
      <w:r w:rsidRPr="002538D4">
        <w:rPr>
          <w:highlight w:val="white"/>
        </w:rPr>
        <w:t xml:space="preserve">    Object_missing_in_linking,</w:t>
      </w:r>
    </w:p>
    <w:p w14:paraId="43F4EDF2" w14:textId="77777777" w:rsidR="002538D4" w:rsidRPr="002538D4" w:rsidRDefault="002538D4" w:rsidP="002538D4">
      <w:pPr>
        <w:pStyle w:val="Code"/>
        <w:rPr>
          <w:highlight w:val="white"/>
        </w:rPr>
      </w:pPr>
      <w:r w:rsidRPr="002538D4">
        <w:rPr>
          <w:highlight w:val="white"/>
        </w:rPr>
        <w:t xml:space="preserve">    Non__static_initializer,</w:t>
      </w:r>
    </w:p>
    <w:p w14:paraId="26592C7D" w14:textId="77777777" w:rsidR="002538D4" w:rsidRPr="002538D4" w:rsidRDefault="002538D4" w:rsidP="002538D4">
      <w:pPr>
        <w:pStyle w:val="Code"/>
        <w:rPr>
          <w:highlight w:val="white"/>
        </w:rPr>
      </w:pPr>
      <w:r w:rsidRPr="002538D4">
        <w:rPr>
          <w:highlight w:val="white"/>
        </w:rPr>
        <w:t xml:space="preserve">    Unnamed_parameter,</w:t>
      </w:r>
    </w:p>
    <w:p w14:paraId="460C8D81" w14:textId="77777777" w:rsidR="002538D4" w:rsidRPr="002538D4" w:rsidRDefault="002538D4" w:rsidP="002538D4">
      <w:pPr>
        <w:pStyle w:val="Code"/>
        <w:rPr>
          <w:highlight w:val="white"/>
        </w:rPr>
      </w:pPr>
      <w:r w:rsidRPr="002538D4">
        <w:rPr>
          <w:highlight w:val="white"/>
        </w:rPr>
        <w:t xml:space="preserve">    Unknown_register,</w:t>
      </w:r>
    </w:p>
    <w:p w14:paraId="6A9D5C63" w14:textId="77777777" w:rsidR="002538D4" w:rsidRPr="002538D4" w:rsidRDefault="002538D4" w:rsidP="002538D4">
      <w:pPr>
        <w:pStyle w:val="Code"/>
        <w:rPr>
          <w:highlight w:val="white"/>
        </w:rPr>
      </w:pPr>
      <w:r w:rsidRPr="002538D4">
        <w:rPr>
          <w:highlight w:val="white"/>
        </w:rPr>
        <w:t xml:space="preserve">    Extern_enumeration_item_cannot_be_initialized,</w:t>
      </w:r>
    </w:p>
    <w:p w14:paraId="31EE2998" w14:textId="77777777" w:rsidR="002538D4" w:rsidRPr="002538D4" w:rsidRDefault="002538D4" w:rsidP="002538D4">
      <w:pPr>
        <w:pStyle w:val="Code"/>
        <w:rPr>
          <w:highlight w:val="white"/>
        </w:rPr>
      </w:pPr>
      <w:r w:rsidRPr="002538D4">
        <w:rPr>
          <w:highlight w:val="white"/>
        </w:rPr>
        <w:t xml:space="preserve">    Only_array_struct_or_union_can_be_initialized_by_a_list,</w:t>
      </w:r>
    </w:p>
    <w:p w14:paraId="18BE67B7" w14:textId="77777777" w:rsidR="002538D4" w:rsidRPr="002538D4" w:rsidRDefault="002538D4" w:rsidP="002538D4">
      <w:pPr>
        <w:pStyle w:val="Code"/>
        <w:rPr>
          <w:highlight w:val="white"/>
        </w:rPr>
      </w:pPr>
      <w:r w:rsidRPr="002538D4">
        <w:rPr>
          <w:highlight w:val="white"/>
        </w:rPr>
        <w:t xml:space="preserve">    Unmatched_register_size,</w:t>
      </w:r>
    </w:p>
    <w:p w14:paraId="5B9D937F" w14:textId="77777777" w:rsidR="002538D4" w:rsidRPr="002538D4" w:rsidRDefault="002538D4" w:rsidP="002538D4">
      <w:pPr>
        <w:pStyle w:val="Code"/>
        <w:rPr>
          <w:highlight w:val="white"/>
        </w:rPr>
      </w:pPr>
      <w:r w:rsidRPr="002538D4">
        <w:rPr>
          <w:highlight w:val="white"/>
        </w:rPr>
        <w:t xml:space="preserve">    Value_overflow,</w:t>
      </w:r>
    </w:p>
    <w:p w14:paraId="47305BEF" w14:textId="77777777" w:rsidR="002538D4" w:rsidRPr="002538D4" w:rsidRDefault="002538D4" w:rsidP="002538D4">
      <w:pPr>
        <w:pStyle w:val="Code"/>
        <w:rPr>
          <w:highlight w:val="white"/>
        </w:rPr>
      </w:pPr>
      <w:r w:rsidRPr="002538D4">
        <w:rPr>
          <w:highlight w:val="white"/>
        </w:rPr>
        <w:t xml:space="preserve">    Invalid_expression,</w:t>
      </w:r>
    </w:p>
    <w:p w14:paraId="2543AFC6" w14:textId="77777777" w:rsidR="002538D4" w:rsidRPr="002538D4" w:rsidRDefault="002538D4" w:rsidP="002538D4">
      <w:pPr>
        <w:pStyle w:val="Code"/>
        <w:rPr>
          <w:highlight w:val="white"/>
        </w:rPr>
      </w:pPr>
      <w:r w:rsidRPr="002538D4">
        <w:rPr>
          <w:highlight w:val="white"/>
        </w:rPr>
        <w:t xml:space="preserve">    String_does_not_fit_in_array,</w:t>
      </w:r>
    </w:p>
    <w:p w14:paraId="30BB1180" w14:textId="77777777" w:rsidR="002538D4" w:rsidRPr="002538D4" w:rsidRDefault="002538D4" w:rsidP="002538D4">
      <w:pPr>
        <w:pStyle w:val="Code"/>
        <w:rPr>
          <w:highlight w:val="white"/>
        </w:rPr>
      </w:pPr>
      <w:r w:rsidRPr="002538D4">
        <w:rPr>
          <w:highlight w:val="white"/>
        </w:rPr>
        <w:t xml:space="preserve">    Only_auto_or_register_storage_allowed_in_parameter_declaration,</w:t>
      </w:r>
    </w:p>
    <w:p w14:paraId="139B3BC9" w14:textId="77777777" w:rsidR="002538D4" w:rsidRPr="002538D4" w:rsidRDefault="002538D4" w:rsidP="002538D4">
      <w:pPr>
        <w:pStyle w:val="Code"/>
        <w:rPr>
          <w:highlight w:val="white"/>
        </w:rPr>
      </w:pPr>
      <w:r w:rsidRPr="002538D4">
        <w:rPr>
          <w:highlight w:val="white"/>
        </w:rPr>
        <w:t xml:space="preserve">    Only_auto_or_register_storage_allowed_for_struct_or_union_scope,</w:t>
      </w:r>
    </w:p>
    <w:p w14:paraId="45515128" w14:textId="77777777" w:rsidR="002538D4" w:rsidRPr="002538D4" w:rsidRDefault="002538D4" w:rsidP="002538D4">
      <w:pPr>
        <w:pStyle w:val="Code"/>
        <w:rPr>
          <w:highlight w:val="white"/>
        </w:rPr>
      </w:pPr>
      <w:r w:rsidRPr="002538D4">
        <w:rPr>
          <w:highlight w:val="white"/>
        </w:rPr>
        <w:t xml:space="preserve">    Only_extern____static____or_typedef_storage_allowed_in_global_scope</w:t>
      </w:r>
    </w:p>
    <w:p w14:paraId="5BA33BC7" w14:textId="77777777" w:rsidR="002538D4" w:rsidRPr="002538D4" w:rsidRDefault="002538D4" w:rsidP="002538D4">
      <w:pPr>
        <w:pStyle w:val="Code"/>
        <w:rPr>
          <w:highlight w:val="white"/>
        </w:rPr>
      </w:pPr>
      <w:r w:rsidRPr="002538D4">
        <w:rPr>
          <w:highlight w:val="white"/>
        </w:rPr>
        <w:t xml:space="preserve">  };</w:t>
      </w:r>
    </w:p>
    <w:p w14:paraId="6AB2873B" w14:textId="147D7B07" w:rsidR="0092795B" w:rsidRPr="002538D4" w:rsidRDefault="002538D4" w:rsidP="002538D4">
      <w:pPr>
        <w:pStyle w:val="Code"/>
        <w:rPr>
          <w:highlight w:val="white"/>
        </w:rPr>
      </w:pPr>
      <w:r w:rsidRPr="002538D4">
        <w:rPr>
          <w:highlight w:val="white"/>
        </w:rPr>
        <w:t>}</w:t>
      </w:r>
    </w:p>
    <w:p w14:paraId="51F800A5" w14:textId="77777777" w:rsidR="005E7D2C" w:rsidRPr="00EC76D5" w:rsidRDefault="005E7D2C" w:rsidP="005E7D2C">
      <w:pPr>
        <w:pStyle w:val="Rubrik2"/>
      </w:pPr>
      <w:bookmarkStart w:id="518" w:name="_Toc54120029"/>
      <w:r w:rsidRPr="00EC76D5">
        <w:t>Container Classes</w:t>
      </w:r>
      <w:bookmarkEnd w:id="518"/>
    </w:p>
    <w:p w14:paraId="323D94FB" w14:textId="77777777" w:rsidR="005E7D2C" w:rsidRPr="00EC76D5" w:rsidRDefault="005E7D2C" w:rsidP="005E7D2C">
      <w:r>
        <w:t>C#</w:t>
      </w:r>
      <w:r w:rsidRPr="00EC76D5">
        <w:t xml:space="preserve"> has a large class library holding many container classes. However, there are no classes for ordered or unordered pairs, there is also no classes for triples or tuples.</w:t>
      </w:r>
    </w:p>
    <w:p w14:paraId="7F892F41" w14:textId="77777777" w:rsidR="005E7D2C" w:rsidRPr="00EC76D5" w:rsidRDefault="005E7D2C" w:rsidP="005E7D2C">
      <w:pPr>
        <w:pStyle w:val="Rubrik3"/>
      </w:pPr>
      <w:bookmarkStart w:id="519" w:name="_Toc54120030"/>
      <w:r w:rsidRPr="00EC76D5">
        <w:t>Ordered Pair</w:t>
      </w:r>
      <w:bookmarkEnd w:id="519"/>
    </w:p>
    <w:p w14:paraId="4CE6DB28" w14:textId="77777777" w:rsidR="005E7D2C" w:rsidRPr="00EC76D5" w:rsidRDefault="005E7D2C" w:rsidP="005E7D2C">
      <w:r w:rsidRPr="00EC76D5">
        <w:t xml:space="preserve">In the preprocessor (and in several other classes in the following chapters) we also need the auxiliary class </w:t>
      </w:r>
      <w:r w:rsidRPr="00EC76D5">
        <w:rPr>
          <w:rStyle w:val="CodeInText"/>
        </w:rPr>
        <w:t>Pair</w:t>
      </w:r>
      <w:r w:rsidRPr="00EC76D5">
        <w:t>.</w:t>
      </w:r>
    </w:p>
    <w:p w14:paraId="4F7261D3" w14:textId="77777777" w:rsidR="005E7D2C" w:rsidRPr="00EC76D5" w:rsidRDefault="005E7D2C" w:rsidP="005E7D2C">
      <w:pPr>
        <w:pStyle w:val="CodeHeader"/>
      </w:pPr>
      <w:proofErr w:type="spellStart"/>
      <w:r w:rsidRPr="00EC76D5">
        <w:t>Pair.</w:t>
      </w:r>
      <w:r>
        <w:t>cs</w:t>
      </w:r>
      <w:proofErr w:type="spellEnd"/>
    </w:p>
    <w:p w14:paraId="721FC2C0" w14:textId="77777777" w:rsidR="005E7D2C" w:rsidRPr="003C06B4" w:rsidRDefault="005E7D2C" w:rsidP="005E7D2C">
      <w:pPr>
        <w:pStyle w:val="Code"/>
        <w:rPr>
          <w:highlight w:val="white"/>
        </w:rPr>
      </w:pPr>
      <w:r w:rsidRPr="003C06B4">
        <w:rPr>
          <w:highlight w:val="white"/>
        </w:rPr>
        <w:t>namespace CCompiler {</w:t>
      </w:r>
    </w:p>
    <w:p w14:paraId="477F3D8E" w14:textId="77777777" w:rsidR="005E7D2C" w:rsidRPr="003C06B4" w:rsidRDefault="005E7D2C" w:rsidP="005E7D2C">
      <w:pPr>
        <w:pStyle w:val="Code"/>
        <w:rPr>
          <w:highlight w:val="white"/>
        </w:rPr>
      </w:pPr>
      <w:r w:rsidRPr="003C06B4">
        <w:rPr>
          <w:highlight w:val="white"/>
        </w:rPr>
        <w:t xml:space="preserve">  public class Pair&lt;FirstType,SecondType&gt; {</w:t>
      </w:r>
    </w:p>
    <w:p w14:paraId="77694986" w14:textId="77777777" w:rsidR="005E7D2C" w:rsidRPr="003C06B4" w:rsidRDefault="005E7D2C" w:rsidP="005E7D2C">
      <w:pPr>
        <w:pStyle w:val="Code"/>
        <w:rPr>
          <w:highlight w:val="white"/>
        </w:rPr>
      </w:pPr>
      <w:r w:rsidRPr="003C06B4">
        <w:rPr>
          <w:highlight w:val="white"/>
        </w:rPr>
        <w:t xml:space="preserve">    private FirstType m_first;</w:t>
      </w:r>
    </w:p>
    <w:p w14:paraId="1D368AD3" w14:textId="77777777" w:rsidR="005E7D2C" w:rsidRPr="003C06B4" w:rsidRDefault="005E7D2C" w:rsidP="005E7D2C">
      <w:pPr>
        <w:pStyle w:val="Code"/>
        <w:rPr>
          <w:highlight w:val="white"/>
        </w:rPr>
      </w:pPr>
      <w:r w:rsidRPr="003C06B4">
        <w:rPr>
          <w:highlight w:val="white"/>
        </w:rPr>
        <w:t xml:space="preserve">    private SecondType m_second;</w:t>
      </w:r>
    </w:p>
    <w:p w14:paraId="50787EEB" w14:textId="77777777" w:rsidR="005E7D2C" w:rsidRPr="003C06B4" w:rsidRDefault="005E7D2C" w:rsidP="005E7D2C">
      <w:pPr>
        <w:pStyle w:val="Code"/>
        <w:rPr>
          <w:highlight w:val="white"/>
        </w:rPr>
      </w:pPr>
    </w:p>
    <w:p w14:paraId="39A9D50A" w14:textId="77777777" w:rsidR="005E7D2C" w:rsidRPr="003C06B4" w:rsidRDefault="005E7D2C" w:rsidP="005E7D2C">
      <w:pPr>
        <w:pStyle w:val="Code"/>
        <w:rPr>
          <w:highlight w:val="white"/>
        </w:rPr>
      </w:pPr>
      <w:r w:rsidRPr="003C06B4">
        <w:rPr>
          <w:highlight w:val="white"/>
        </w:rPr>
        <w:t xml:space="preserve">    public Pair(FirstType first, SecondType second) {</w:t>
      </w:r>
    </w:p>
    <w:p w14:paraId="435EA80A" w14:textId="77777777" w:rsidR="005E7D2C" w:rsidRPr="003C06B4" w:rsidRDefault="005E7D2C" w:rsidP="005E7D2C">
      <w:pPr>
        <w:pStyle w:val="Code"/>
        <w:rPr>
          <w:highlight w:val="white"/>
        </w:rPr>
      </w:pPr>
      <w:r w:rsidRPr="003C06B4">
        <w:rPr>
          <w:highlight w:val="white"/>
        </w:rPr>
        <w:t xml:space="preserve">      m_first = first;</w:t>
      </w:r>
    </w:p>
    <w:p w14:paraId="21616572" w14:textId="77777777" w:rsidR="005E7D2C" w:rsidRPr="003C06B4" w:rsidRDefault="005E7D2C" w:rsidP="005E7D2C">
      <w:pPr>
        <w:pStyle w:val="Code"/>
        <w:rPr>
          <w:highlight w:val="white"/>
        </w:rPr>
      </w:pPr>
      <w:r w:rsidRPr="003C06B4">
        <w:rPr>
          <w:highlight w:val="white"/>
        </w:rPr>
        <w:t xml:space="preserve">      m_second = second;</w:t>
      </w:r>
    </w:p>
    <w:p w14:paraId="307D89C7" w14:textId="77777777" w:rsidR="005E7D2C" w:rsidRPr="003C06B4" w:rsidRDefault="005E7D2C" w:rsidP="005E7D2C">
      <w:pPr>
        <w:pStyle w:val="Code"/>
        <w:rPr>
          <w:highlight w:val="white"/>
        </w:rPr>
      </w:pPr>
      <w:r w:rsidRPr="003C06B4">
        <w:rPr>
          <w:highlight w:val="white"/>
        </w:rPr>
        <w:t xml:space="preserve">    }</w:t>
      </w:r>
    </w:p>
    <w:p w14:paraId="5B1B5615" w14:textId="77777777" w:rsidR="005E7D2C" w:rsidRPr="003C06B4" w:rsidRDefault="005E7D2C" w:rsidP="005E7D2C">
      <w:pPr>
        <w:pStyle w:val="Code"/>
        <w:rPr>
          <w:highlight w:val="white"/>
        </w:rPr>
      </w:pPr>
    </w:p>
    <w:p w14:paraId="42C245B6" w14:textId="77777777" w:rsidR="005E7D2C" w:rsidRPr="003C06B4" w:rsidRDefault="005E7D2C" w:rsidP="005E7D2C">
      <w:pPr>
        <w:pStyle w:val="Code"/>
        <w:rPr>
          <w:highlight w:val="white"/>
        </w:rPr>
      </w:pPr>
      <w:r w:rsidRPr="003C06B4">
        <w:rPr>
          <w:highlight w:val="white"/>
        </w:rPr>
        <w:t xml:space="preserve">    public FirstType First {</w:t>
      </w:r>
    </w:p>
    <w:p w14:paraId="31F9280A" w14:textId="77777777" w:rsidR="005E7D2C" w:rsidRPr="003C06B4" w:rsidRDefault="005E7D2C" w:rsidP="005E7D2C">
      <w:pPr>
        <w:pStyle w:val="Code"/>
        <w:rPr>
          <w:highlight w:val="white"/>
        </w:rPr>
      </w:pPr>
      <w:r w:rsidRPr="003C06B4">
        <w:rPr>
          <w:highlight w:val="white"/>
        </w:rPr>
        <w:t xml:space="preserve">      get { return m_first; }</w:t>
      </w:r>
    </w:p>
    <w:p w14:paraId="3E81E811" w14:textId="77777777" w:rsidR="005E7D2C" w:rsidRPr="003C06B4" w:rsidRDefault="005E7D2C" w:rsidP="005E7D2C">
      <w:pPr>
        <w:pStyle w:val="Code"/>
        <w:rPr>
          <w:highlight w:val="white"/>
        </w:rPr>
      </w:pPr>
      <w:r w:rsidRPr="003C06B4">
        <w:rPr>
          <w:highlight w:val="white"/>
        </w:rPr>
        <w:lastRenderedPageBreak/>
        <w:t xml:space="preserve">      set { m_first = value; }</w:t>
      </w:r>
    </w:p>
    <w:p w14:paraId="18B0A540" w14:textId="77777777" w:rsidR="005E7D2C" w:rsidRPr="003C06B4" w:rsidRDefault="005E7D2C" w:rsidP="005E7D2C">
      <w:pPr>
        <w:pStyle w:val="Code"/>
        <w:rPr>
          <w:highlight w:val="white"/>
        </w:rPr>
      </w:pPr>
      <w:r w:rsidRPr="003C06B4">
        <w:rPr>
          <w:highlight w:val="white"/>
        </w:rPr>
        <w:t xml:space="preserve">    }</w:t>
      </w:r>
    </w:p>
    <w:p w14:paraId="4BC05041" w14:textId="77777777" w:rsidR="005E7D2C" w:rsidRPr="003C06B4" w:rsidRDefault="005E7D2C" w:rsidP="005E7D2C">
      <w:pPr>
        <w:pStyle w:val="Code"/>
        <w:rPr>
          <w:highlight w:val="white"/>
        </w:rPr>
      </w:pPr>
    </w:p>
    <w:p w14:paraId="2BD3BCCF" w14:textId="77777777" w:rsidR="005E7D2C" w:rsidRPr="003C06B4" w:rsidRDefault="005E7D2C" w:rsidP="005E7D2C">
      <w:pPr>
        <w:pStyle w:val="Code"/>
        <w:rPr>
          <w:highlight w:val="white"/>
        </w:rPr>
      </w:pPr>
      <w:r w:rsidRPr="003C06B4">
        <w:rPr>
          <w:highlight w:val="white"/>
        </w:rPr>
        <w:t xml:space="preserve">    public SecondType Second {</w:t>
      </w:r>
    </w:p>
    <w:p w14:paraId="74FF19F4" w14:textId="77777777" w:rsidR="005E7D2C" w:rsidRPr="003C06B4" w:rsidRDefault="005E7D2C" w:rsidP="005E7D2C">
      <w:pPr>
        <w:pStyle w:val="Code"/>
        <w:rPr>
          <w:highlight w:val="white"/>
        </w:rPr>
      </w:pPr>
      <w:r w:rsidRPr="003C06B4">
        <w:rPr>
          <w:highlight w:val="white"/>
        </w:rPr>
        <w:t xml:space="preserve">      get { return m_second; }</w:t>
      </w:r>
    </w:p>
    <w:p w14:paraId="79938DCA" w14:textId="77777777" w:rsidR="005E7D2C" w:rsidRPr="003C06B4" w:rsidRDefault="005E7D2C" w:rsidP="005E7D2C">
      <w:pPr>
        <w:pStyle w:val="Code"/>
        <w:rPr>
          <w:highlight w:val="white"/>
        </w:rPr>
      </w:pPr>
      <w:r w:rsidRPr="003C06B4">
        <w:rPr>
          <w:highlight w:val="white"/>
        </w:rPr>
        <w:t xml:space="preserve">      set { m_second = value; }</w:t>
      </w:r>
    </w:p>
    <w:p w14:paraId="2CB36ACE" w14:textId="77777777" w:rsidR="005E7D2C" w:rsidRPr="003C06B4" w:rsidRDefault="005E7D2C" w:rsidP="005E7D2C">
      <w:pPr>
        <w:pStyle w:val="Code"/>
        <w:rPr>
          <w:highlight w:val="white"/>
        </w:rPr>
      </w:pPr>
      <w:r w:rsidRPr="003C06B4">
        <w:rPr>
          <w:highlight w:val="white"/>
        </w:rPr>
        <w:t xml:space="preserve">    }</w:t>
      </w:r>
    </w:p>
    <w:p w14:paraId="7A153461" w14:textId="77777777" w:rsidR="005E7D2C" w:rsidRPr="003C06B4" w:rsidRDefault="005E7D2C" w:rsidP="005E7D2C">
      <w:pPr>
        <w:pStyle w:val="Code"/>
        <w:rPr>
          <w:highlight w:val="white"/>
        </w:rPr>
      </w:pPr>
    </w:p>
    <w:p w14:paraId="1A875B63" w14:textId="77777777" w:rsidR="005E7D2C" w:rsidRPr="003C06B4" w:rsidRDefault="005E7D2C" w:rsidP="005E7D2C">
      <w:pPr>
        <w:pStyle w:val="Code"/>
        <w:rPr>
          <w:highlight w:val="white"/>
        </w:rPr>
      </w:pPr>
      <w:r w:rsidRPr="003C06B4">
        <w:rPr>
          <w:highlight w:val="white"/>
        </w:rPr>
        <w:t xml:space="preserve">    public override int GetHashCode() {</w:t>
      </w:r>
    </w:p>
    <w:p w14:paraId="55C9990A" w14:textId="77777777" w:rsidR="005E7D2C" w:rsidRPr="003C06B4" w:rsidRDefault="005E7D2C" w:rsidP="005E7D2C">
      <w:pPr>
        <w:pStyle w:val="Code"/>
        <w:rPr>
          <w:highlight w:val="white"/>
        </w:rPr>
      </w:pPr>
      <w:r w:rsidRPr="003C06B4">
        <w:rPr>
          <w:highlight w:val="white"/>
        </w:rPr>
        <w:t xml:space="preserve">      return m_first.GetHashCode() + m_second.GetHashCode();</w:t>
      </w:r>
    </w:p>
    <w:p w14:paraId="3200F7B0" w14:textId="77777777" w:rsidR="005E7D2C" w:rsidRPr="003C06B4" w:rsidRDefault="005E7D2C" w:rsidP="005E7D2C">
      <w:pPr>
        <w:pStyle w:val="Code"/>
        <w:rPr>
          <w:highlight w:val="white"/>
        </w:rPr>
      </w:pPr>
      <w:r w:rsidRPr="003C06B4">
        <w:rPr>
          <w:highlight w:val="white"/>
        </w:rPr>
        <w:t xml:space="preserve">    }</w:t>
      </w:r>
    </w:p>
    <w:p w14:paraId="6A2AF9B8" w14:textId="77777777" w:rsidR="005E7D2C" w:rsidRPr="003C06B4" w:rsidRDefault="005E7D2C" w:rsidP="005E7D2C">
      <w:pPr>
        <w:pStyle w:val="Code"/>
        <w:rPr>
          <w:highlight w:val="white"/>
        </w:rPr>
      </w:pPr>
    </w:p>
    <w:p w14:paraId="0DBAFF6F" w14:textId="77777777" w:rsidR="005E7D2C" w:rsidRPr="003C06B4" w:rsidRDefault="005E7D2C" w:rsidP="005E7D2C">
      <w:pPr>
        <w:pStyle w:val="Code"/>
        <w:rPr>
          <w:highlight w:val="white"/>
        </w:rPr>
      </w:pPr>
      <w:r w:rsidRPr="003C06B4">
        <w:rPr>
          <w:highlight w:val="white"/>
        </w:rPr>
        <w:t xml:space="preserve">    public override bool Equals(object obj) {</w:t>
      </w:r>
    </w:p>
    <w:p w14:paraId="59E5F4E7" w14:textId="77777777" w:rsidR="005E7D2C" w:rsidRPr="003C06B4" w:rsidRDefault="005E7D2C" w:rsidP="005E7D2C">
      <w:pPr>
        <w:pStyle w:val="Code"/>
        <w:rPr>
          <w:highlight w:val="white"/>
        </w:rPr>
      </w:pPr>
      <w:r w:rsidRPr="003C06B4">
        <w:rPr>
          <w:highlight w:val="white"/>
        </w:rPr>
        <w:t xml:space="preserve">      if (obj is Pair&lt;FirstType,SecondType&gt;) {</w:t>
      </w:r>
    </w:p>
    <w:p w14:paraId="65F128DE"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6FB9BC84" w14:textId="77777777" w:rsidR="005E7D2C" w:rsidRPr="003C06B4" w:rsidRDefault="005E7D2C" w:rsidP="005E7D2C">
      <w:pPr>
        <w:pStyle w:val="Code"/>
        <w:rPr>
          <w:highlight w:val="white"/>
        </w:rPr>
      </w:pPr>
      <w:r w:rsidRPr="003C06B4">
        <w:rPr>
          <w:highlight w:val="white"/>
        </w:rPr>
        <w:t xml:space="preserve">        return m_first.Equals(pair.m_first) &amp;&amp; m_second.Equals(m_second);</w:t>
      </w:r>
    </w:p>
    <w:p w14:paraId="4381F50F" w14:textId="77777777" w:rsidR="005E7D2C" w:rsidRPr="003C06B4" w:rsidRDefault="005E7D2C" w:rsidP="005E7D2C">
      <w:pPr>
        <w:pStyle w:val="Code"/>
        <w:rPr>
          <w:highlight w:val="white"/>
        </w:rPr>
      </w:pPr>
      <w:r w:rsidRPr="003C06B4">
        <w:rPr>
          <w:highlight w:val="white"/>
        </w:rPr>
        <w:t xml:space="preserve">      }</w:t>
      </w:r>
    </w:p>
    <w:p w14:paraId="6BA329DF" w14:textId="77777777" w:rsidR="005E7D2C" w:rsidRPr="003C06B4" w:rsidRDefault="005E7D2C" w:rsidP="005E7D2C">
      <w:pPr>
        <w:pStyle w:val="Code"/>
        <w:rPr>
          <w:highlight w:val="white"/>
        </w:rPr>
      </w:pPr>
      <w:r w:rsidRPr="003C06B4">
        <w:rPr>
          <w:highlight w:val="white"/>
        </w:rPr>
        <w:t xml:space="preserve">    </w:t>
      </w:r>
    </w:p>
    <w:p w14:paraId="6D8A3FA7" w14:textId="77777777" w:rsidR="005E7D2C" w:rsidRPr="003C06B4" w:rsidRDefault="005E7D2C" w:rsidP="005E7D2C">
      <w:pPr>
        <w:pStyle w:val="Code"/>
        <w:rPr>
          <w:highlight w:val="white"/>
        </w:rPr>
      </w:pPr>
      <w:r w:rsidRPr="003C06B4">
        <w:rPr>
          <w:highlight w:val="white"/>
        </w:rPr>
        <w:t xml:space="preserve">      return false;</w:t>
      </w:r>
    </w:p>
    <w:p w14:paraId="6BB8DC61" w14:textId="77777777" w:rsidR="005E7D2C" w:rsidRPr="003C06B4" w:rsidRDefault="005E7D2C" w:rsidP="005E7D2C">
      <w:pPr>
        <w:pStyle w:val="Code"/>
        <w:rPr>
          <w:highlight w:val="white"/>
        </w:rPr>
      </w:pPr>
      <w:r w:rsidRPr="003C06B4">
        <w:rPr>
          <w:highlight w:val="white"/>
        </w:rPr>
        <w:t xml:space="preserve">    }</w:t>
      </w:r>
    </w:p>
    <w:p w14:paraId="2DEB790A" w14:textId="77777777" w:rsidR="005E7D2C" w:rsidRPr="003C06B4" w:rsidRDefault="005E7D2C" w:rsidP="005E7D2C">
      <w:pPr>
        <w:pStyle w:val="Code"/>
        <w:rPr>
          <w:highlight w:val="white"/>
        </w:rPr>
      </w:pPr>
      <w:r w:rsidRPr="003C06B4">
        <w:rPr>
          <w:highlight w:val="white"/>
        </w:rPr>
        <w:t xml:space="preserve">  }</w:t>
      </w:r>
    </w:p>
    <w:p w14:paraId="3D8F3B97" w14:textId="77777777" w:rsidR="005E7D2C" w:rsidRPr="00EC76D5" w:rsidRDefault="005E7D2C" w:rsidP="005E7D2C">
      <w:pPr>
        <w:pStyle w:val="Code"/>
      </w:pPr>
      <w:r w:rsidRPr="003C06B4">
        <w:rPr>
          <w:highlight w:val="white"/>
        </w:rPr>
        <w:t>}</w:t>
      </w:r>
      <w:r w:rsidRPr="00EC76D5">
        <w:t>Unordered Pair</w:t>
      </w:r>
    </w:p>
    <w:p w14:paraId="3AEDEA38" w14:textId="77777777" w:rsidR="005E7D2C" w:rsidRPr="00EC76D5" w:rsidRDefault="005E7D2C" w:rsidP="005E7D2C">
      <w:r w:rsidRPr="006C216A">
        <w:rPr>
          <w:rStyle w:val="KeyWord0"/>
        </w:rPr>
        <w:t>UnorderedPair</w:t>
      </w:r>
      <w:r w:rsidRPr="006C216A">
        <w:t xml:space="preserve"> is a subclass of </w:t>
      </w:r>
      <w:r w:rsidRPr="006C216A">
        <w:rPr>
          <w:rStyle w:val="KeyWord0"/>
        </w:rPr>
        <w:t>Pair</w:t>
      </w:r>
      <w:r w:rsidRPr="006C216A">
        <w:t>, t</w:t>
      </w:r>
      <w:r w:rsidRPr="00EC76D5">
        <w:t>he difference is</w:t>
      </w:r>
      <w:r>
        <w:t xml:space="preserve"> that</w:t>
      </w:r>
      <w:r w:rsidRPr="00EC76D5">
        <w:t xml:space="preserve"> two </w:t>
      </w:r>
      <w:r>
        <w:t xml:space="preserve">unordered </w:t>
      </w:r>
      <w:r w:rsidRPr="00EC76D5">
        <w:t>pair</w:t>
      </w:r>
      <w:r>
        <w:t>s</w:t>
      </w:r>
      <w:r w:rsidRPr="00EC76D5">
        <w:t xml:space="preserve"> are considered equal even if their values are switched.</w:t>
      </w:r>
    </w:p>
    <w:p w14:paraId="543F426E" w14:textId="77777777" w:rsidR="005E7D2C" w:rsidRDefault="005E7D2C" w:rsidP="005E7D2C">
      <w:pPr>
        <w:pStyle w:val="CodeHeader"/>
      </w:pPr>
      <w:proofErr w:type="spellStart"/>
      <w:r w:rsidRPr="00EC76D5">
        <w:t>UnorderdPair.</w:t>
      </w:r>
      <w:r>
        <w:t>cs</w:t>
      </w:r>
      <w:proofErr w:type="spellEnd"/>
    </w:p>
    <w:p w14:paraId="19E458DE" w14:textId="77777777" w:rsidR="005E7D2C" w:rsidRPr="003C06B4" w:rsidRDefault="005E7D2C" w:rsidP="005E7D2C">
      <w:pPr>
        <w:pStyle w:val="Code"/>
        <w:rPr>
          <w:highlight w:val="white"/>
        </w:rPr>
      </w:pPr>
      <w:r w:rsidRPr="003C06B4">
        <w:rPr>
          <w:highlight w:val="white"/>
        </w:rPr>
        <w:t>namespace CCompiler {</w:t>
      </w:r>
    </w:p>
    <w:p w14:paraId="68320D7E" w14:textId="77777777" w:rsidR="005E7D2C" w:rsidRPr="003C06B4" w:rsidRDefault="005E7D2C" w:rsidP="005E7D2C">
      <w:pPr>
        <w:pStyle w:val="Code"/>
        <w:rPr>
          <w:highlight w:val="white"/>
        </w:rPr>
      </w:pPr>
      <w:r w:rsidRPr="003C06B4">
        <w:rPr>
          <w:highlight w:val="white"/>
        </w:rPr>
        <w:t xml:space="preserve">  public class UnorderedPair&lt;FirstType,SecondType&gt; :</w:t>
      </w:r>
    </w:p>
    <w:p w14:paraId="633C9A99" w14:textId="77777777" w:rsidR="005E7D2C" w:rsidRPr="003C06B4" w:rsidRDefault="005E7D2C" w:rsidP="005E7D2C">
      <w:pPr>
        <w:pStyle w:val="Code"/>
        <w:rPr>
          <w:highlight w:val="white"/>
        </w:rPr>
      </w:pPr>
      <w:r w:rsidRPr="003C06B4">
        <w:rPr>
          <w:highlight w:val="white"/>
        </w:rPr>
        <w:t xml:space="preserve">               Pair&lt;FirstType,SecondType&gt;{</w:t>
      </w:r>
    </w:p>
    <w:p w14:paraId="2703DB24" w14:textId="77777777" w:rsidR="005E7D2C" w:rsidRPr="003C06B4" w:rsidRDefault="005E7D2C" w:rsidP="005E7D2C">
      <w:pPr>
        <w:pStyle w:val="Code"/>
        <w:rPr>
          <w:highlight w:val="white"/>
        </w:rPr>
      </w:pPr>
      <w:r w:rsidRPr="003C06B4">
        <w:rPr>
          <w:highlight w:val="white"/>
        </w:rPr>
        <w:t xml:space="preserve">    public UnorderedPair(FirstType first, SecondType second)</w:t>
      </w:r>
    </w:p>
    <w:p w14:paraId="59FABBB5" w14:textId="77777777" w:rsidR="005E7D2C" w:rsidRPr="003C06B4" w:rsidRDefault="005E7D2C" w:rsidP="005E7D2C">
      <w:pPr>
        <w:pStyle w:val="Code"/>
        <w:rPr>
          <w:highlight w:val="white"/>
        </w:rPr>
      </w:pPr>
      <w:r w:rsidRPr="003C06B4">
        <w:rPr>
          <w:highlight w:val="white"/>
        </w:rPr>
        <w:t xml:space="preserve">     :base(first, second) {</w:t>
      </w:r>
    </w:p>
    <w:p w14:paraId="03000179" w14:textId="77777777" w:rsidR="005E7D2C" w:rsidRPr="003C06B4" w:rsidRDefault="005E7D2C" w:rsidP="005E7D2C">
      <w:pPr>
        <w:pStyle w:val="Code"/>
        <w:rPr>
          <w:highlight w:val="white"/>
        </w:rPr>
      </w:pPr>
      <w:r w:rsidRPr="003C06B4">
        <w:rPr>
          <w:highlight w:val="white"/>
        </w:rPr>
        <w:t xml:space="preserve">      // Empty.</w:t>
      </w:r>
    </w:p>
    <w:p w14:paraId="324535F5" w14:textId="77777777" w:rsidR="005E7D2C" w:rsidRPr="003C06B4" w:rsidRDefault="005E7D2C" w:rsidP="005E7D2C">
      <w:pPr>
        <w:pStyle w:val="Code"/>
        <w:rPr>
          <w:highlight w:val="white"/>
        </w:rPr>
      </w:pPr>
      <w:r w:rsidRPr="003C06B4">
        <w:rPr>
          <w:highlight w:val="white"/>
        </w:rPr>
        <w:t xml:space="preserve">    }</w:t>
      </w:r>
    </w:p>
    <w:p w14:paraId="2433B7EC" w14:textId="77777777" w:rsidR="005E7D2C" w:rsidRPr="003C06B4" w:rsidRDefault="005E7D2C" w:rsidP="005E7D2C">
      <w:pPr>
        <w:pStyle w:val="Code"/>
        <w:rPr>
          <w:highlight w:val="white"/>
        </w:rPr>
      </w:pPr>
    </w:p>
    <w:p w14:paraId="6F23A0E3" w14:textId="77777777" w:rsidR="005E7D2C" w:rsidRPr="003C06B4" w:rsidRDefault="005E7D2C" w:rsidP="005E7D2C">
      <w:pPr>
        <w:pStyle w:val="Code"/>
        <w:rPr>
          <w:highlight w:val="white"/>
        </w:rPr>
      </w:pPr>
      <w:r w:rsidRPr="003C06B4">
        <w:rPr>
          <w:highlight w:val="white"/>
        </w:rPr>
        <w:t xml:space="preserve">    public override int GetHashCode() {</w:t>
      </w:r>
    </w:p>
    <w:p w14:paraId="44E02198" w14:textId="77777777" w:rsidR="005E7D2C" w:rsidRPr="003C06B4" w:rsidRDefault="005E7D2C" w:rsidP="005E7D2C">
      <w:pPr>
        <w:pStyle w:val="Code"/>
        <w:rPr>
          <w:highlight w:val="white"/>
        </w:rPr>
      </w:pPr>
      <w:r w:rsidRPr="003C06B4">
        <w:rPr>
          <w:highlight w:val="white"/>
        </w:rPr>
        <w:t xml:space="preserve">      return base.GetHashCode();</w:t>
      </w:r>
    </w:p>
    <w:p w14:paraId="6575AB3E" w14:textId="77777777" w:rsidR="005E7D2C" w:rsidRPr="003C06B4" w:rsidRDefault="005E7D2C" w:rsidP="005E7D2C">
      <w:pPr>
        <w:pStyle w:val="Code"/>
        <w:rPr>
          <w:highlight w:val="white"/>
        </w:rPr>
      </w:pPr>
      <w:r w:rsidRPr="003C06B4">
        <w:rPr>
          <w:highlight w:val="white"/>
        </w:rPr>
        <w:t xml:space="preserve">    }</w:t>
      </w:r>
    </w:p>
    <w:p w14:paraId="6E37605B" w14:textId="77777777" w:rsidR="005E7D2C" w:rsidRPr="003C06B4" w:rsidRDefault="005E7D2C" w:rsidP="005E7D2C">
      <w:pPr>
        <w:pStyle w:val="Code"/>
        <w:rPr>
          <w:highlight w:val="white"/>
        </w:rPr>
      </w:pPr>
    </w:p>
    <w:p w14:paraId="5D788668" w14:textId="77777777" w:rsidR="005E7D2C" w:rsidRPr="003C06B4" w:rsidRDefault="005E7D2C" w:rsidP="005E7D2C">
      <w:pPr>
        <w:pStyle w:val="Code"/>
        <w:rPr>
          <w:highlight w:val="white"/>
        </w:rPr>
      </w:pPr>
      <w:r w:rsidRPr="003C06B4">
        <w:rPr>
          <w:highlight w:val="white"/>
        </w:rPr>
        <w:t xml:space="preserve">    public override bool Equals(object obj) {</w:t>
      </w:r>
    </w:p>
    <w:p w14:paraId="73C92DA7" w14:textId="77777777" w:rsidR="005E7D2C" w:rsidRPr="003C06B4" w:rsidRDefault="005E7D2C" w:rsidP="005E7D2C">
      <w:pPr>
        <w:pStyle w:val="Code"/>
        <w:rPr>
          <w:highlight w:val="white"/>
        </w:rPr>
      </w:pPr>
      <w:r w:rsidRPr="003C06B4">
        <w:rPr>
          <w:highlight w:val="white"/>
        </w:rPr>
        <w:t xml:space="preserve">      if (obj is UnorderedPair&lt;FirstType,SecondType&gt;) {</w:t>
      </w:r>
    </w:p>
    <w:p w14:paraId="07E952C3"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1D18B651" w14:textId="77777777" w:rsidR="005E7D2C" w:rsidRPr="003C06B4" w:rsidRDefault="005E7D2C" w:rsidP="005E7D2C">
      <w:pPr>
        <w:pStyle w:val="Code"/>
        <w:rPr>
          <w:highlight w:val="white"/>
        </w:rPr>
      </w:pPr>
      <w:r w:rsidRPr="003C06B4">
        <w:rPr>
          <w:highlight w:val="white"/>
        </w:rPr>
        <w:t xml:space="preserve">        return (First.Equals(pair.First) &amp;&amp; Second.Equals(pair.Second)) ||</w:t>
      </w:r>
    </w:p>
    <w:p w14:paraId="58171319" w14:textId="77777777" w:rsidR="005E7D2C" w:rsidRPr="003C06B4" w:rsidRDefault="005E7D2C" w:rsidP="005E7D2C">
      <w:pPr>
        <w:pStyle w:val="Code"/>
        <w:rPr>
          <w:highlight w:val="white"/>
        </w:rPr>
      </w:pPr>
      <w:r w:rsidRPr="003C06B4">
        <w:rPr>
          <w:highlight w:val="white"/>
        </w:rPr>
        <w:t xml:space="preserve">               (First.Equals(pair.Second) &amp;&amp; Second.Equals(pair.First));</w:t>
      </w:r>
    </w:p>
    <w:p w14:paraId="08447F7A" w14:textId="77777777" w:rsidR="005E7D2C" w:rsidRPr="003C06B4" w:rsidRDefault="005E7D2C" w:rsidP="005E7D2C">
      <w:pPr>
        <w:pStyle w:val="Code"/>
        <w:rPr>
          <w:highlight w:val="white"/>
        </w:rPr>
      </w:pPr>
      <w:r w:rsidRPr="003C06B4">
        <w:rPr>
          <w:highlight w:val="white"/>
        </w:rPr>
        <w:t xml:space="preserve">      }</w:t>
      </w:r>
    </w:p>
    <w:p w14:paraId="46DB132F" w14:textId="77777777" w:rsidR="005E7D2C" w:rsidRPr="003C06B4" w:rsidRDefault="005E7D2C" w:rsidP="005E7D2C">
      <w:pPr>
        <w:pStyle w:val="Code"/>
        <w:rPr>
          <w:highlight w:val="white"/>
        </w:rPr>
      </w:pPr>
      <w:r w:rsidRPr="003C06B4">
        <w:rPr>
          <w:highlight w:val="white"/>
        </w:rPr>
        <w:t xml:space="preserve">    </w:t>
      </w:r>
    </w:p>
    <w:p w14:paraId="5D7BBDD3" w14:textId="77777777" w:rsidR="005E7D2C" w:rsidRPr="003C06B4" w:rsidRDefault="005E7D2C" w:rsidP="005E7D2C">
      <w:pPr>
        <w:pStyle w:val="Code"/>
        <w:rPr>
          <w:highlight w:val="white"/>
        </w:rPr>
      </w:pPr>
      <w:r w:rsidRPr="003C06B4">
        <w:rPr>
          <w:highlight w:val="white"/>
        </w:rPr>
        <w:t xml:space="preserve">      return false;</w:t>
      </w:r>
    </w:p>
    <w:p w14:paraId="6F2E39FE" w14:textId="77777777" w:rsidR="005E7D2C" w:rsidRPr="003C06B4" w:rsidRDefault="005E7D2C" w:rsidP="005E7D2C">
      <w:pPr>
        <w:pStyle w:val="Code"/>
        <w:rPr>
          <w:highlight w:val="white"/>
        </w:rPr>
      </w:pPr>
      <w:r w:rsidRPr="003C06B4">
        <w:rPr>
          <w:highlight w:val="white"/>
        </w:rPr>
        <w:t xml:space="preserve">    }</w:t>
      </w:r>
    </w:p>
    <w:p w14:paraId="5B73A628" w14:textId="77777777" w:rsidR="005E7D2C" w:rsidRPr="003C06B4" w:rsidRDefault="005E7D2C" w:rsidP="005E7D2C">
      <w:pPr>
        <w:pStyle w:val="Code"/>
        <w:rPr>
          <w:highlight w:val="white"/>
        </w:rPr>
      </w:pPr>
      <w:r w:rsidRPr="003C06B4">
        <w:rPr>
          <w:highlight w:val="white"/>
        </w:rPr>
        <w:t xml:space="preserve">  }</w:t>
      </w:r>
    </w:p>
    <w:p w14:paraId="7EBA211F" w14:textId="77777777" w:rsidR="005E7D2C" w:rsidRPr="003C06B4" w:rsidRDefault="005E7D2C" w:rsidP="005E7D2C">
      <w:pPr>
        <w:pStyle w:val="Code"/>
        <w:rPr>
          <w:highlight w:val="white"/>
        </w:rPr>
      </w:pPr>
      <w:r w:rsidRPr="003C06B4">
        <w:rPr>
          <w:highlight w:val="white"/>
        </w:rPr>
        <w:t>}</w:t>
      </w:r>
    </w:p>
    <w:p w14:paraId="4595A53D" w14:textId="77777777" w:rsidR="005E7D2C" w:rsidRPr="00EC76D5" w:rsidRDefault="005E7D2C" w:rsidP="005E7D2C">
      <w:pPr>
        <w:pStyle w:val="Rubrik3"/>
      </w:pPr>
      <w:bookmarkStart w:id="520" w:name="_Toc54120031"/>
      <w:r w:rsidRPr="00EC76D5">
        <w:t>Triple</w:t>
      </w:r>
      <w:bookmarkEnd w:id="520"/>
    </w:p>
    <w:p w14:paraId="18F0DC1F" w14:textId="77777777" w:rsidR="005E7D2C" w:rsidRPr="00EC76D5" w:rsidRDefault="005E7D2C" w:rsidP="005E7D2C">
      <w:r w:rsidRPr="003D294F">
        <w:t xml:space="preserve">Moreover, we also need the class </w:t>
      </w:r>
      <w:r w:rsidRPr="003D294F">
        <w:rPr>
          <w:rStyle w:val="KeyWord0"/>
        </w:rPr>
        <w:t>Triple</w:t>
      </w:r>
      <w:r w:rsidRPr="003D294F">
        <w:t xml:space="preserve">, to hold three values. </w:t>
      </w:r>
      <w:r w:rsidRPr="003D294F">
        <w:rPr>
          <w:rStyle w:val="KeyWord0"/>
        </w:rPr>
        <w:t>Triple</w:t>
      </w:r>
      <w:r w:rsidRPr="003D294F">
        <w:t xml:space="preserve"> class is a direct sub class of </w:t>
      </w:r>
      <w:r w:rsidRPr="003D294F">
        <w:rPr>
          <w:rStyle w:val="KeyWord0"/>
        </w:rPr>
        <w:t>Pair</w:t>
      </w:r>
      <w:r w:rsidRPr="003D294F">
        <w:t xml:space="preserve">, it </w:t>
      </w:r>
      <w:r w:rsidRPr="00EC76D5">
        <w:t>only adds the third value.</w:t>
      </w:r>
    </w:p>
    <w:p w14:paraId="6B394542" w14:textId="77777777" w:rsidR="005E7D2C" w:rsidRDefault="005E7D2C" w:rsidP="005E7D2C">
      <w:pPr>
        <w:pStyle w:val="CodeListing"/>
      </w:pPr>
      <w:proofErr w:type="spellStart"/>
      <w:r w:rsidRPr="00EC76D5">
        <w:t>Triple.</w:t>
      </w:r>
      <w:r>
        <w:t>cs</w:t>
      </w:r>
      <w:proofErr w:type="spellEnd"/>
    </w:p>
    <w:p w14:paraId="0F22F76E" w14:textId="77777777" w:rsidR="005E7D2C" w:rsidRPr="003C06B4" w:rsidRDefault="005E7D2C" w:rsidP="005E7D2C">
      <w:pPr>
        <w:pStyle w:val="Code"/>
        <w:rPr>
          <w:highlight w:val="white"/>
        </w:rPr>
      </w:pPr>
      <w:r w:rsidRPr="003C06B4">
        <w:rPr>
          <w:highlight w:val="white"/>
        </w:rPr>
        <w:lastRenderedPageBreak/>
        <w:t>namespace CCompiler {</w:t>
      </w:r>
    </w:p>
    <w:p w14:paraId="4B7AF394" w14:textId="77777777" w:rsidR="005E7D2C" w:rsidRPr="003C06B4" w:rsidRDefault="005E7D2C" w:rsidP="005E7D2C">
      <w:pPr>
        <w:pStyle w:val="Code"/>
        <w:rPr>
          <w:highlight w:val="white"/>
        </w:rPr>
      </w:pPr>
      <w:r w:rsidRPr="003C06B4">
        <w:rPr>
          <w:highlight w:val="white"/>
        </w:rPr>
        <w:t xml:space="preserve">  public class Triple&lt;FirstType,SecondType,ThirdType&gt; :</w:t>
      </w:r>
    </w:p>
    <w:p w14:paraId="46DF4C95" w14:textId="77777777" w:rsidR="005E7D2C" w:rsidRPr="003C06B4" w:rsidRDefault="005E7D2C" w:rsidP="005E7D2C">
      <w:pPr>
        <w:pStyle w:val="Code"/>
        <w:rPr>
          <w:highlight w:val="white"/>
        </w:rPr>
      </w:pPr>
      <w:r w:rsidRPr="003C06B4">
        <w:rPr>
          <w:highlight w:val="white"/>
        </w:rPr>
        <w:t xml:space="preserve">               Pair&lt;FirstType,SecondType&gt; {</w:t>
      </w:r>
    </w:p>
    <w:p w14:paraId="7F89C578" w14:textId="77777777" w:rsidR="005E7D2C" w:rsidRPr="003C06B4" w:rsidRDefault="005E7D2C" w:rsidP="005E7D2C">
      <w:pPr>
        <w:pStyle w:val="Code"/>
        <w:rPr>
          <w:highlight w:val="white"/>
        </w:rPr>
      </w:pPr>
      <w:r w:rsidRPr="003C06B4">
        <w:rPr>
          <w:highlight w:val="white"/>
        </w:rPr>
        <w:t xml:space="preserve">    private ThirdType m_third;</w:t>
      </w:r>
    </w:p>
    <w:p w14:paraId="63698886" w14:textId="77777777" w:rsidR="005E7D2C" w:rsidRPr="003C06B4" w:rsidRDefault="005E7D2C" w:rsidP="005E7D2C">
      <w:pPr>
        <w:pStyle w:val="Code"/>
        <w:rPr>
          <w:highlight w:val="white"/>
        </w:rPr>
      </w:pPr>
    </w:p>
    <w:p w14:paraId="62A7674D" w14:textId="77777777" w:rsidR="005E7D2C" w:rsidRPr="003C06B4" w:rsidRDefault="005E7D2C" w:rsidP="005E7D2C">
      <w:pPr>
        <w:pStyle w:val="Code"/>
        <w:rPr>
          <w:highlight w:val="white"/>
        </w:rPr>
      </w:pPr>
      <w:r w:rsidRPr="003C06B4">
        <w:rPr>
          <w:highlight w:val="white"/>
        </w:rPr>
        <w:t xml:space="preserve">    public Triple(FirstType first, SecondType second, ThirdType third) </w:t>
      </w:r>
    </w:p>
    <w:p w14:paraId="4B32E105" w14:textId="77777777" w:rsidR="005E7D2C" w:rsidRPr="003C06B4" w:rsidRDefault="005E7D2C" w:rsidP="005E7D2C">
      <w:pPr>
        <w:pStyle w:val="Code"/>
        <w:rPr>
          <w:highlight w:val="white"/>
        </w:rPr>
      </w:pPr>
      <w:r w:rsidRPr="003C06B4">
        <w:rPr>
          <w:highlight w:val="white"/>
        </w:rPr>
        <w:t xml:space="preserve">     :base(first, second) {</w:t>
      </w:r>
    </w:p>
    <w:p w14:paraId="79EF53CE" w14:textId="77777777" w:rsidR="005E7D2C" w:rsidRPr="003C06B4" w:rsidRDefault="005E7D2C" w:rsidP="005E7D2C">
      <w:pPr>
        <w:pStyle w:val="Code"/>
        <w:rPr>
          <w:highlight w:val="white"/>
        </w:rPr>
      </w:pPr>
      <w:r w:rsidRPr="003C06B4">
        <w:rPr>
          <w:highlight w:val="white"/>
        </w:rPr>
        <w:t xml:space="preserve">      m_third = third;</w:t>
      </w:r>
    </w:p>
    <w:p w14:paraId="6D6F019D" w14:textId="77777777" w:rsidR="005E7D2C" w:rsidRPr="003C06B4" w:rsidRDefault="005E7D2C" w:rsidP="005E7D2C">
      <w:pPr>
        <w:pStyle w:val="Code"/>
        <w:rPr>
          <w:highlight w:val="white"/>
        </w:rPr>
      </w:pPr>
      <w:r w:rsidRPr="003C06B4">
        <w:rPr>
          <w:highlight w:val="white"/>
        </w:rPr>
        <w:t xml:space="preserve">    }</w:t>
      </w:r>
    </w:p>
    <w:p w14:paraId="569DE6EF" w14:textId="77777777" w:rsidR="005E7D2C" w:rsidRPr="003C06B4" w:rsidRDefault="005E7D2C" w:rsidP="005E7D2C">
      <w:pPr>
        <w:pStyle w:val="Code"/>
        <w:rPr>
          <w:highlight w:val="white"/>
        </w:rPr>
      </w:pPr>
      <w:r w:rsidRPr="003C06B4">
        <w:rPr>
          <w:highlight w:val="white"/>
        </w:rPr>
        <w:t xml:space="preserve">  </w:t>
      </w:r>
    </w:p>
    <w:p w14:paraId="02B14541" w14:textId="77777777" w:rsidR="005E7D2C" w:rsidRPr="003C06B4" w:rsidRDefault="005E7D2C" w:rsidP="005E7D2C">
      <w:pPr>
        <w:pStyle w:val="Code"/>
        <w:rPr>
          <w:highlight w:val="white"/>
        </w:rPr>
      </w:pPr>
      <w:r w:rsidRPr="003C06B4">
        <w:rPr>
          <w:highlight w:val="white"/>
        </w:rPr>
        <w:t xml:space="preserve">    public ThirdType Third {</w:t>
      </w:r>
    </w:p>
    <w:p w14:paraId="65BA8DB3" w14:textId="77777777" w:rsidR="005E7D2C" w:rsidRPr="003C06B4" w:rsidRDefault="005E7D2C" w:rsidP="005E7D2C">
      <w:pPr>
        <w:pStyle w:val="Code"/>
        <w:rPr>
          <w:highlight w:val="white"/>
        </w:rPr>
      </w:pPr>
      <w:r w:rsidRPr="003C06B4">
        <w:rPr>
          <w:highlight w:val="white"/>
        </w:rPr>
        <w:t xml:space="preserve">      get { return m_third; }</w:t>
      </w:r>
    </w:p>
    <w:p w14:paraId="40DB09FC" w14:textId="77777777" w:rsidR="005E7D2C" w:rsidRPr="003C06B4" w:rsidRDefault="005E7D2C" w:rsidP="005E7D2C">
      <w:pPr>
        <w:pStyle w:val="Code"/>
        <w:rPr>
          <w:highlight w:val="white"/>
        </w:rPr>
      </w:pPr>
      <w:r w:rsidRPr="003C06B4">
        <w:rPr>
          <w:highlight w:val="white"/>
        </w:rPr>
        <w:t xml:space="preserve">      set { m_third = value; }</w:t>
      </w:r>
    </w:p>
    <w:p w14:paraId="2E1ADFFD" w14:textId="77777777" w:rsidR="005E7D2C" w:rsidRPr="003C06B4" w:rsidRDefault="005E7D2C" w:rsidP="005E7D2C">
      <w:pPr>
        <w:pStyle w:val="Code"/>
        <w:rPr>
          <w:highlight w:val="white"/>
        </w:rPr>
      </w:pPr>
      <w:r w:rsidRPr="003C06B4">
        <w:rPr>
          <w:highlight w:val="white"/>
        </w:rPr>
        <w:t xml:space="preserve">    }</w:t>
      </w:r>
    </w:p>
    <w:p w14:paraId="580FC5C6" w14:textId="77777777" w:rsidR="005E7D2C" w:rsidRPr="003C06B4" w:rsidRDefault="005E7D2C" w:rsidP="005E7D2C">
      <w:pPr>
        <w:pStyle w:val="Code"/>
        <w:rPr>
          <w:highlight w:val="white"/>
        </w:rPr>
      </w:pPr>
      <w:r w:rsidRPr="003C06B4">
        <w:rPr>
          <w:highlight w:val="white"/>
        </w:rPr>
        <w:t xml:space="preserve">  </w:t>
      </w:r>
    </w:p>
    <w:p w14:paraId="7023271A" w14:textId="77777777" w:rsidR="005E7D2C" w:rsidRPr="003C06B4" w:rsidRDefault="005E7D2C" w:rsidP="005E7D2C">
      <w:pPr>
        <w:pStyle w:val="Code"/>
        <w:rPr>
          <w:highlight w:val="white"/>
        </w:rPr>
      </w:pPr>
      <w:r w:rsidRPr="003C06B4">
        <w:rPr>
          <w:highlight w:val="white"/>
        </w:rPr>
        <w:t xml:space="preserve">    public override int GetHashCode() {</w:t>
      </w:r>
    </w:p>
    <w:p w14:paraId="0F9FF90C" w14:textId="77777777" w:rsidR="005E7D2C" w:rsidRPr="003C06B4" w:rsidRDefault="005E7D2C" w:rsidP="005E7D2C">
      <w:pPr>
        <w:pStyle w:val="Code"/>
        <w:rPr>
          <w:highlight w:val="white"/>
        </w:rPr>
      </w:pPr>
      <w:r w:rsidRPr="003C06B4">
        <w:rPr>
          <w:highlight w:val="white"/>
        </w:rPr>
        <w:t xml:space="preserve">      return base.GetHashCode() + m_third.GetHashCode();</w:t>
      </w:r>
    </w:p>
    <w:p w14:paraId="07220AB8" w14:textId="77777777" w:rsidR="005E7D2C" w:rsidRPr="003C06B4" w:rsidRDefault="005E7D2C" w:rsidP="005E7D2C">
      <w:pPr>
        <w:pStyle w:val="Code"/>
        <w:rPr>
          <w:highlight w:val="white"/>
        </w:rPr>
      </w:pPr>
      <w:r w:rsidRPr="003C06B4">
        <w:rPr>
          <w:highlight w:val="white"/>
        </w:rPr>
        <w:t xml:space="preserve">    }</w:t>
      </w:r>
    </w:p>
    <w:p w14:paraId="4001E1A7" w14:textId="77777777" w:rsidR="005E7D2C" w:rsidRPr="003C06B4" w:rsidRDefault="005E7D2C" w:rsidP="005E7D2C">
      <w:pPr>
        <w:pStyle w:val="Code"/>
        <w:rPr>
          <w:highlight w:val="white"/>
        </w:rPr>
      </w:pPr>
    </w:p>
    <w:p w14:paraId="233A8EF9" w14:textId="77777777" w:rsidR="005E7D2C" w:rsidRPr="003C06B4" w:rsidRDefault="005E7D2C" w:rsidP="005E7D2C">
      <w:pPr>
        <w:pStyle w:val="Code"/>
        <w:rPr>
          <w:highlight w:val="white"/>
        </w:rPr>
      </w:pPr>
      <w:r w:rsidRPr="003C06B4">
        <w:rPr>
          <w:highlight w:val="white"/>
        </w:rPr>
        <w:t xml:space="preserve">    public override bool Equals(object obj) {</w:t>
      </w:r>
    </w:p>
    <w:p w14:paraId="188BAEFE" w14:textId="77777777" w:rsidR="005E7D2C" w:rsidRPr="003C06B4" w:rsidRDefault="005E7D2C" w:rsidP="005E7D2C">
      <w:pPr>
        <w:pStyle w:val="Code"/>
        <w:rPr>
          <w:highlight w:val="white"/>
        </w:rPr>
      </w:pPr>
      <w:r w:rsidRPr="003C06B4">
        <w:rPr>
          <w:highlight w:val="white"/>
        </w:rPr>
        <w:t xml:space="preserve">      if (obj is Triple&lt;FirstType,SecondType,ThirdType&gt;) {</w:t>
      </w:r>
    </w:p>
    <w:p w14:paraId="41C4F328" w14:textId="77777777" w:rsidR="005E7D2C" w:rsidRPr="003C06B4" w:rsidRDefault="005E7D2C" w:rsidP="005E7D2C">
      <w:pPr>
        <w:pStyle w:val="Code"/>
        <w:rPr>
          <w:highlight w:val="white"/>
        </w:rPr>
      </w:pPr>
      <w:r w:rsidRPr="003C06B4">
        <w:rPr>
          <w:highlight w:val="white"/>
        </w:rPr>
        <w:t xml:space="preserve">        Triple&lt;FirstType,SecondType,ThirdType&gt; triple =</w:t>
      </w:r>
    </w:p>
    <w:p w14:paraId="3BB117CE" w14:textId="77777777" w:rsidR="005E7D2C" w:rsidRPr="003C06B4" w:rsidRDefault="005E7D2C" w:rsidP="005E7D2C">
      <w:pPr>
        <w:pStyle w:val="Code"/>
        <w:rPr>
          <w:highlight w:val="white"/>
        </w:rPr>
      </w:pPr>
      <w:r w:rsidRPr="003C06B4">
        <w:rPr>
          <w:highlight w:val="white"/>
        </w:rPr>
        <w:t xml:space="preserve">          (Triple&lt;FirstType,SecondType,ThirdType&gt;) obj;</w:t>
      </w:r>
    </w:p>
    <w:p w14:paraId="13EAFE40" w14:textId="77777777" w:rsidR="005E7D2C" w:rsidRPr="003C06B4" w:rsidRDefault="005E7D2C" w:rsidP="005E7D2C">
      <w:pPr>
        <w:pStyle w:val="Code"/>
        <w:rPr>
          <w:highlight w:val="white"/>
        </w:rPr>
      </w:pPr>
      <w:r w:rsidRPr="003C06B4">
        <w:rPr>
          <w:highlight w:val="white"/>
        </w:rPr>
        <w:t xml:space="preserve">        return base.Equals(triple) &amp;&amp; m_third.Equals(triple.m_third);</w:t>
      </w:r>
    </w:p>
    <w:p w14:paraId="39288A82" w14:textId="77777777" w:rsidR="005E7D2C" w:rsidRPr="003C06B4" w:rsidRDefault="005E7D2C" w:rsidP="005E7D2C">
      <w:pPr>
        <w:pStyle w:val="Code"/>
        <w:rPr>
          <w:highlight w:val="white"/>
        </w:rPr>
      </w:pPr>
      <w:r w:rsidRPr="003C06B4">
        <w:rPr>
          <w:highlight w:val="white"/>
        </w:rPr>
        <w:t xml:space="preserve">      }</w:t>
      </w:r>
    </w:p>
    <w:p w14:paraId="63566BF9" w14:textId="77777777" w:rsidR="005E7D2C" w:rsidRPr="003C06B4" w:rsidRDefault="005E7D2C" w:rsidP="005E7D2C">
      <w:pPr>
        <w:pStyle w:val="Code"/>
        <w:rPr>
          <w:highlight w:val="white"/>
        </w:rPr>
      </w:pPr>
      <w:r w:rsidRPr="003C06B4">
        <w:rPr>
          <w:highlight w:val="white"/>
        </w:rPr>
        <w:t xml:space="preserve">    </w:t>
      </w:r>
    </w:p>
    <w:p w14:paraId="05792BFE" w14:textId="77777777" w:rsidR="005E7D2C" w:rsidRPr="003C06B4" w:rsidRDefault="005E7D2C" w:rsidP="005E7D2C">
      <w:pPr>
        <w:pStyle w:val="Code"/>
        <w:rPr>
          <w:highlight w:val="white"/>
        </w:rPr>
      </w:pPr>
      <w:r w:rsidRPr="003C06B4">
        <w:rPr>
          <w:highlight w:val="white"/>
        </w:rPr>
        <w:t xml:space="preserve">      return false;</w:t>
      </w:r>
    </w:p>
    <w:p w14:paraId="14995E68" w14:textId="77777777" w:rsidR="005E7D2C" w:rsidRPr="003C06B4" w:rsidRDefault="005E7D2C" w:rsidP="005E7D2C">
      <w:pPr>
        <w:pStyle w:val="Code"/>
        <w:rPr>
          <w:highlight w:val="white"/>
        </w:rPr>
      </w:pPr>
      <w:r w:rsidRPr="003C06B4">
        <w:rPr>
          <w:highlight w:val="white"/>
        </w:rPr>
        <w:t xml:space="preserve">    }</w:t>
      </w:r>
    </w:p>
    <w:p w14:paraId="5AC778EC" w14:textId="77777777" w:rsidR="005E7D2C" w:rsidRPr="003C06B4" w:rsidRDefault="005E7D2C" w:rsidP="005E7D2C">
      <w:pPr>
        <w:pStyle w:val="Code"/>
        <w:rPr>
          <w:highlight w:val="white"/>
        </w:rPr>
      </w:pPr>
      <w:r w:rsidRPr="003C06B4">
        <w:rPr>
          <w:highlight w:val="white"/>
        </w:rPr>
        <w:t xml:space="preserve">  }</w:t>
      </w:r>
    </w:p>
    <w:p w14:paraId="3176D7F7" w14:textId="77777777" w:rsidR="005E7D2C" w:rsidRPr="003C06B4" w:rsidRDefault="005E7D2C" w:rsidP="005E7D2C">
      <w:pPr>
        <w:pStyle w:val="Code"/>
      </w:pPr>
      <w:r w:rsidRPr="003C06B4">
        <w:rPr>
          <w:highlight w:val="white"/>
        </w:rPr>
        <w:t>}</w:t>
      </w:r>
    </w:p>
    <w:p w14:paraId="3747FD97" w14:textId="77777777" w:rsidR="005E7D2C" w:rsidRPr="00EC76D5" w:rsidRDefault="005E7D2C" w:rsidP="005E7D2C">
      <w:pPr>
        <w:pStyle w:val="Rubrik2"/>
      </w:pPr>
      <w:bookmarkStart w:id="521" w:name="_Toc54120032"/>
      <w:r w:rsidRPr="00EC76D5">
        <w:t>Graph</w:t>
      </w:r>
      <w:bookmarkEnd w:id="521"/>
    </w:p>
    <w:p w14:paraId="5FD8620B" w14:textId="77777777" w:rsidR="005E7D2C" w:rsidRPr="00EC76D5" w:rsidRDefault="005E7D2C" w:rsidP="005E7D2C">
      <w:r w:rsidRPr="00EC76D5">
        <w:t>Graph implements a general unordered graph. It holds of set of vertices and a set of edges.</w:t>
      </w:r>
    </w:p>
    <w:p w14:paraId="0B36382F" w14:textId="77777777" w:rsidR="005E7D2C" w:rsidRPr="00EC76D5" w:rsidRDefault="005E7D2C" w:rsidP="005E7D2C">
      <w:pPr>
        <w:pStyle w:val="CodeHeader"/>
      </w:pPr>
      <w:proofErr w:type="spellStart"/>
      <w:r w:rsidRPr="00EC76D5">
        <w:t>Graph.</w:t>
      </w:r>
      <w:r>
        <w:t>cs</w:t>
      </w:r>
      <w:proofErr w:type="spellEnd"/>
    </w:p>
    <w:p w14:paraId="3A16240A" w14:textId="77777777" w:rsidR="005E7D2C" w:rsidRPr="00E622DD" w:rsidRDefault="005E7D2C" w:rsidP="005E7D2C">
      <w:pPr>
        <w:pStyle w:val="Code"/>
        <w:rPr>
          <w:highlight w:val="white"/>
        </w:rPr>
      </w:pPr>
      <w:r w:rsidRPr="00E622DD">
        <w:rPr>
          <w:highlight w:val="white"/>
        </w:rPr>
        <w:t>using System.Collections.Generic;</w:t>
      </w:r>
    </w:p>
    <w:p w14:paraId="7E71599D" w14:textId="77777777" w:rsidR="005E7D2C" w:rsidRPr="00E622DD" w:rsidRDefault="005E7D2C" w:rsidP="005E7D2C">
      <w:pPr>
        <w:pStyle w:val="Code"/>
        <w:rPr>
          <w:highlight w:val="white"/>
        </w:rPr>
      </w:pPr>
    </w:p>
    <w:p w14:paraId="5D87CEE6" w14:textId="77777777" w:rsidR="005E7D2C" w:rsidRPr="00E622DD" w:rsidRDefault="005E7D2C" w:rsidP="005E7D2C">
      <w:pPr>
        <w:pStyle w:val="Code"/>
        <w:rPr>
          <w:highlight w:val="white"/>
        </w:rPr>
      </w:pPr>
      <w:r w:rsidRPr="00E622DD">
        <w:rPr>
          <w:highlight w:val="white"/>
        </w:rPr>
        <w:t>namespace CCompiler {</w:t>
      </w:r>
    </w:p>
    <w:p w14:paraId="3E1938ED" w14:textId="77777777" w:rsidR="005E7D2C" w:rsidRPr="00E622DD" w:rsidRDefault="005E7D2C" w:rsidP="005E7D2C">
      <w:pPr>
        <w:pStyle w:val="Code"/>
        <w:rPr>
          <w:highlight w:val="white"/>
        </w:rPr>
      </w:pPr>
      <w:r w:rsidRPr="00E622DD">
        <w:rPr>
          <w:highlight w:val="white"/>
        </w:rPr>
        <w:t xml:space="preserve">  public class Graph&lt;VertexType&gt; {</w:t>
      </w:r>
    </w:p>
    <w:p w14:paraId="68A9C119" w14:textId="77777777" w:rsidR="005E7D2C" w:rsidRPr="00E622DD" w:rsidRDefault="005E7D2C" w:rsidP="005E7D2C">
      <w:pPr>
        <w:pStyle w:val="Code"/>
        <w:rPr>
          <w:highlight w:val="white"/>
        </w:rPr>
      </w:pPr>
      <w:r w:rsidRPr="00E622DD">
        <w:rPr>
          <w:highlight w:val="white"/>
        </w:rPr>
        <w:t xml:space="preserve">    private ISet&lt;VertexType&gt; m_vertexSet;</w:t>
      </w:r>
    </w:p>
    <w:p w14:paraId="5361D697" w14:textId="77777777" w:rsidR="005E7D2C" w:rsidRPr="00E622DD" w:rsidRDefault="005E7D2C" w:rsidP="005E7D2C">
      <w:pPr>
        <w:pStyle w:val="Code"/>
        <w:rPr>
          <w:highlight w:val="white"/>
        </w:rPr>
      </w:pPr>
      <w:r w:rsidRPr="00E622DD">
        <w:rPr>
          <w:highlight w:val="white"/>
        </w:rPr>
        <w:t xml:space="preserve">    private ISet&lt;UnorderedPair&lt;VertexType,VertexType&gt;&gt; m_edgeSet;</w:t>
      </w:r>
    </w:p>
    <w:p w14:paraId="6B723805" w14:textId="77777777" w:rsidR="005E7D2C" w:rsidRPr="00E622DD" w:rsidRDefault="005E7D2C" w:rsidP="005E7D2C">
      <w:pPr>
        <w:pStyle w:val="Code"/>
        <w:rPr>
          <w:highlight w:val="white"/>
        </w:rPr>
      </w:pPr>
    </w:p>
    <w:p w14:paraId="17DBF781" w14:textId="77777777" w:rsidR="005E7D2C" w:rsidRPr="00E622DD" w:rsidRDefault="005E7D2C" w:rsidP="005E7D2C">
      <w:pPr>
        <w:pStyle w:val="Code"/>
        <w:rPr>
          <w:highlight w:val="white"/>
        </w:rPr>
      </w:pPr>
      <w:r w:rsidRPr="00E622DD">
        <w:rPr>
          <w:highlight w:val="white"/>
        </w:rPr>
        <w:t xml:space="preserve">    public Graph() {</w:t>
      </w:r>
    </w:p>
    <w:p w14:paraId="6CB2C1B0" w14:textId="77777777" w:rsidR="005E7D2C" w:rsidRPr="00E622DD" w:rsidRDefault="005E7D2C" w:rsidP="005E7D2C">
      <w:pPr>
        <w:pStyle w:val="Code"/>
        <w:rPr>
          <w:highlight w:val="white"/>
        </w:rPr>
      </w:pPr>
      <w:r w:rsidRPr="00E622DD">
        <w:rPr>
          <w:highlight w:val="white"/>
        </w:rPr>
        <w:t xml:space="preserve">      m_vertexSet = new HashSet&lt;VertexType&gt;();</w:t>
      </w:r>
    </w:p>
    <w:p w14:paraId="20BD7520"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F430D97" w14:textId="77777777" w:rsidR="005E7D2C" w:rsidRPr="00E622DD" w:rsidRDefault="005E7D2C" w:rsidP="005E7D2C">
      <w:pPr>
        <w:pStyle w:val="Code"/>
        <w:rPr>
          <w:highlight w:val="white"/>
        </w:rPr>
      </w:pPr>
      <w:r w:rsidRPr="00E622DD">
        <w:rPr>
          <w:highlight w:val="white"/>
        </w:rPr>
        <w:t xml:space="preserve">    }</w:t>
      </w:r>
    </w:p>
    <w:p w14:paraId="6A6D1FD6" w14:textId="77777777" w:rsidR="005E7D2C" w:rsidRPr="00E622DD" w:rsidRDefault="005E7D2C" w:rsidP="005E7D2C">
      <w:pPr>
        <w:pStyle w:val="Code"/>
        <w:rPr>
          <w:highlight w:val="white"/>
        </w:rPr>
      </w:pPr>
      <w:r w:rsidRPr="00E622DD">
        <w:rPr>
          <w:highlight w:val="white"/>
        </w:rPr>
        <w:t xml:space="preserve">  </w:t>
      </w:r>
    </w:p>
    <w:p w14:paraId="776B479B" w14:textId="77777777" w:rsidR="005E7D2C" w:rsidRPr="00E622DD" w:rsidRDefault="005E7D2C" w:rsidP="005E7D2C">
      <w:pPr>
        <w:pStyle w:val="Code"/>
        <w:rPr>
          <w:highlight w:val="white"/>
        </w:rPr>
      </w:pPr>
      <w:r w:rsidRPr="00E622DD">
        <w:rPr>
          <w:highlight w:val="white"/>
        </w:rPr>
        <w:t xml:space="preserve">    public Graph(ISet&lt;VertexType&gt; vertexSet) {</w:t>
      </w:r>
    </w:p>
    <w:p w14:paraId="69A6F09B" w14:textId="77777777" w:rsidR="005E7D2C" w:rsidRPr="00E622DD" w:rsidRDefault="005E7D2C" w:rsidP="005E7D2C">
      <w:pPr>
        <w:pStyle w:val="Code"/>
        <w:rPr>
          <w:highlight w:val="white"/>
        </w:rPr>
      </w:pPr>
      <w:r w:rsidRPr="00E622DD">
        <w:rPr>
          <w:highlight w:val="white"/>
        </w:rPr>
        <w:t xml:space="preserve">      m_vertexSet = vertexSet;</w:t>
      </w:r>
    </w:p>
    <w:p w14:paraId="44694858"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609303D" w14:textId="77777777" w:rsidR="005E7D2C" w:rsidRPr="00E622DD" w:rsidRDefault="005E7D2C" w:rsidP="005E7D2C">
      <w:pPr>
        <w:pStyle w:val="Code"/>
        <w:rPr>
          <w:highlight w:val="white"/>
        </w:rPr>
      </w:pPr>
      <w:r w:rsidRPr="00E622DD">
        <w:rPr>
          <w:highlight w:val="white"/>
        </w:rPr>
        <w:t xml:space="preserve">    }</w:t>
      </w:r>
    </w:p>
    <w:p w14:paraId="798C4695" w14:textId="77777777" w:rsidR="005E7D2C" w:rsidRPr="00E622DD" w:rsidRDefault="005E7D2C" w:rsidP="005E7D2C">
      <w:pPr>
        <w:pStyle w:val="Code"/>
        <w:rPr>
          <w:highlight w:val="white"/>
        </w:rPr>
      </w:pPr>
    </w:p>
    <w:p w14:paraId="157CCBB3" w14:textId="77777777" w:rsidR="005E7D2C" w:rsidRPr="00E622DD" w:rsidRDefault="005E7D2C" w:rsidP="005E7D2C">
      <w:pPr>
        <w:pStyle w:val="Code"/>
        <w:rPr>
          <w:highlight w:val="white"/>
        </w:rPr>
      </w:pPr>
      <w:r w:rsidRPr="00E622DD">
        <w:rPr>
          <w:highlight w:val="white"/>
        </w:rPr>
        <w:t xml:space="preserve">    public Graph(ISet&lt;VertexType&gt; vertexSet,</w:t>
      </w:r>
    </w:p>
    <w:p w14:paraId="6F9F5862" w14:textId="77777777" w:rsidR="005E7D2C" w:rsidRPr="00E622DD" w:rsidRDefault="005E7D2C" w:rsidP="005E7D2C">
      <w:pPr>
        <w:pStyle w:val="Code"/>
        <w:rPr>
          <w:highlight w:val="white"/>
        </w:rPr>
      </w:pPr>
      <w:r w:rsidRPr="00E622DD">
        <w:rPr>
          <w:highlight w:val="white"/>
        </w:rPr>
        <w:t xml:space="preserve">                 ISet&lt;UnorderedPair&lt;VertexType,VertexType&gt;&gt; edgeSet) {</w:t>
      </w:r>
    </w:p>
    <w:p w14:paraId="4F0E96F2" w14:textId="77777777" w:rsidR="005E7D2C" w:rsidRPr="00E622DD" w:rsidRDefault="005E7D2C" w:rsidP="005E7D2C">
      <w:pPr>
        <w:pStyle w:val="Code"/>
        <w:rPr>
          <w:highlight w:val="white"/>
        </w:rPr>
      </w:pPr>
      <w:r w:rsidRPr="00E622DD">
        <w:rPr>
          <w:highlight w:val="white"/>
        </w:rPr>
        <w:t xml:space="preserve">      m_vertexSet = vertexSet;</w:t>
      </w:r>
    </w:p>
    <w:p w14:paraId="7DC198C1" w14:textId="77777777" w:rsidR="005E7D2C" w:rsidRPr="00E622DD" w:rsidRDefault="005E7D2C" w:rsidP="005E7D2C">
      <w:pPr>
        <w:pStyle w:val="Code"/>
        <w:rPr>
          <w:highlight w:val="white"/>
        </w:rPr>
      </w:pPr>
      <w:r w:rsidRPr="00E622DD">
        <w:rPr>
          <w:highlight w:val="white"/>
        </w:rPr>
        <w:t xml:space="preserve">      m_edgeSet = edgeSet;</w:t>
      </w:r>
    </w:p>
    <w:p w14:paraId="070E11F6" w14:textId="77777777" w:rsidR="005E7D2C" w:rsidRPr="00E622DD" w:rsidRDefault="005E7D2C" w:rsidP="005E7D2C">
      <w:pPr>
        <w:pStyle w:val="Code"/>
        <w:rPr>
          <w:highlight w:val="white"/>
        </w:rPr>
      </w:pPr>
      <w:r w:rsidRPr="00E622DD">
        <w:rPr>
          <w:highlight w:val="white"/>
        </w:rPr>
        <w:lastRenderedPageBreak/>
        <w:t xml:space="preserve">    }</w:t>
      </w:r>
    </w:p>
    <w:p w14:paraId="41D3C8EF" w14:textId="77777777" w:rsidR="005E7D2C" w:rsidRPr="00E622DD" w:rsidRDefault="005E7D2C" w:rsidP="005E7D2C">
      <w:pPr>
        <w:pStyle w:val="Code"/>
        <w:rPr>
          <w:highlight w:val="white"/>
        </w:rPr>
      </w:pPr>
    </w:p>
    <w:p w14:paraId="74D045FF" w14:textId="77777777" w:rsidR="005E7D2C" w:rsidRPr="00E622DD" w:rsidRDefault="005E7D2C" w:rsidP="005E7D2C">
      <w:pPr>
        <w:pStyle w:val="Code"/>
        <w:rPr>
          <w:highlight w:val="white"/>
        </w:rPr>
      </w:pPr>
      <w:r w:rsidRPr="00E622DD">
        <w:rPr>
          <w:highlight w:val="white"/>
        </w:rPr>
        <w:t xml:space="preserve">    public ISet&lt;VertexType&gt; VertexSet {</w:t>
      </w:r>
    </w:p>
    <w:p w14:paraId="751A4B48" w14:textId="77777777" w:rsidR="005E7D2C" w:rsidRPr="00E622DD" w:rsidRDefault="005E7D2C" w:rsidP="005E7D2C">
      <w:pPr>
        <w:pStyle w:val="Code"/>
        <w:rPr>
          <w:highlight w:val="white"/>
        </w:rPr>
      </w:pPr>
      <w:r w:rsidRPr="00E622DD">
        <w:rPr>
          <w:highlight w:val="white"/>
        </w:rPr>
        <w:t xml:space="preserve">      get { return m_vertexSet; }</w:t>
      </w:r>
    </w:p>
    <w:p w14:paraId="0CC70EE8" w14:textId="77777777" w:rsidR="005E7D2C" w:rsidRPr="00E622DD" w:rsidRDefault="005E7D2C" w:rsidP="005E7D2C">
      <w:pPr>
        <w:pStyle w:val="Code"/>
        <w:rPr>
          <w:highlight w:val="white"/>
        </w:rPr>
      </w:pPr>
      <w:r w:rsidRPr="00E622DD">
        <w:rPr>
          <w:highlight w:val="white"/>
        </w:rPr>
        <w:t xml:space="preserve">    }</w:t>
      </w:r>
    </w:p>
    <w:p w14:paraId="4B939699" w14:textId="77777777" w:rsidR="005E7D2C" w:rsidRPr="00E622DD" w:rsidRDefault="005E7D2C" w:rsidP="005E7D2C">
      <w:pPr>
        <w:pStyle w:val="Code"/>
        <w:rPr>
          <w:highlight w:val="white"/>
        </w:rPr>
      </w:pPr>
      <w:r w:rsidRPr="00E622DD">
        <w:rPr>
          <w:highlight w:val="white"/>
        </w:rPr>
        <w:t xml:space="preserve">  </w:t>
      </w:r>
    </w:p>
    <w:p w14:paraId="78054DE3" w14:textId="77777777" w:rsidR="005E7D2C" w:rsidRPr="00E622DD" w:rsidRDefault="005E7D2C" w:rsidP="005E7D2C">
      <w:pPr>
        <w:pStyle w:val="Code"/>
        <w:rPr>
          <w:highlight w:val="white"/>
        </w:rPr>
      </w:pPr>
      <w:r w:rsidRPr="00E622DD">
        <w:rPr>
          <w:highlight w:val="white"/>
        </w:rPr>
        <w:t xml:space="preserve">    public ISet&lt;UnorderedPair&lt;VertexType,VertexType&gt;&gt; EdgeSet {</w:t>
      </w:r>
    </w:p>
    <w:p w14:paraId="7E89E34A" w14:textId="77777777" w:rsidR="005E7D2C" w:rsidRPr="00E622DD" w:rsidRDefault="005E7D2C" w:rsidP="005E7D2C">
      <w:pPr>
        <w:pStyle w:val="Code"/>
        <w:rPr>
          <w:highlight w:val="white"/>
        </w:rPr>
      </w:pPr>
      <w:r w:rsidRPr="00E622DD">
        <w:rPr>
          <w:highlight w:val="white"/>
        </w:rPr>
        <w:t xml:space="preserve">      get { return m_edgeSet; }</w:t>
      </w:r>
    </w:p>
    <w:p w14:paraId="0AE18865" w14:textId="77777777" w:rsidR="005E7D2C" w:rsidRPr="00E622DD" w:rsidRDefault="005E7D2C" w:rsidP="005E7D2C">
      <w:pPr>
        <w:pStyle w:val="Code"/>
        <w:rPr>
          <w:highlight w:val="white"/>
        </w:rPr>
      </w:pPr>
      <w:r w:rsidRPr="00E622DD">
        <w:rPr>
          <w:highlight w:val="white"/>
        </w:rPr>
        <w:t xml:space="preserve">    }</w:t>
      </w:r>
    </w:p>
    <w:p w14:paraId="093A3D92" w14:textId="77777777" w:rsidR="005E7D2C" w:rsidRPr="00EC76D5" w:rsidRDefault="005E7D2C" w:rsidP="005E7D2C">
      <w:r w:rsidRPr="00EC76D5">
        <w:t xml:space="preserve">The </w:t>
      </w:r>
      <w:proofErr w:type="spellStart"/>
      <w:r w:rsidRPr="00EC76D5">
        <w:rPr>
          <w:rStyle w:val="CodeInText"/>
        </w:rPr>
        <w:t>neighbourSet</w:t>
      </w:r>
      <w:proofErr w:type="spellEnd"/>
      <w:r w:rsidRPr="00EC76D5">
        <w:t xml:space="preserve"> method goes through all edges and add each found neighbor to the vertex.</w:t>
      </w:r>
    </w:p>
    <w:p w14:paraId="1A58CA55" w14:textId="77777777" w:rsidR="005E7D2C" w:rsidRPr="00E622DD" w:rsidRDefault="005E7D2C" w:rsidP="005E7D2C">
      <w:pPr>
        <w:pStyle w:val="Code"/>
        <w:rPr>
          <w:highlight w:val="white"/>
        </w:rPr>
      </w:pPr>
      <w:r w:rsidRPr="00E622DD">
        <w:rPr>
          <w:highlight w:val="white"/>
        </w:rPr>
        <w:t xml:space="preserve">    public ISet&lt;VertexType&gt; GetNeighbourSet(VertexType vertex) {</w:t>
      </w:r>
    </w:p>
    <w:p w14:paraId="5B56CC82" w14:textId="77777777" w:rsidR="005E7D2C" w:rsidRPr="00E622DD" w:rsidRDefault="005E7D2C" w:rsidP="005E7D2C">
      <w:pPr>
        <w:pStyle w:val="Code"/>
        <w:rPr>
          <w:highlight w:val="white"/>
        </w:rPr>
      </w:pPr>
      <w:r w:rsidRPr="00E622DD">
        <w:rPr>
          <w:highlight w:val="white"/>
        </w:rPr>
        <w:t xml:space="preserve">      ISet&lt;VertexType&gt; neighbourSet = new HashSet&lt;VertexType&gt;();</w:t>
      </w:r>
    </w:p>
    <w:p w14:paraId="2BF088D2" w14:textId="77777777" w:rsidR="005E7D2C" w:rsidRPr="00E622DD" w:rsidRDefault="005E7D2C" w:rsidP="005E7D2C">
      <w:pPr>
        <w:pStyle w:val="Code"/>
        <w:rPr>
          <w:highlight w:val="white"/>
        </w:rPr>
      </w:pPr>
      <w:r w:rsidRPr="00E622DD">
        <w:rPr>
          <w:highlight w:val="white"/>
        </w:rPr>
        <w:t xml:space="preserve">    </w:t>
      </w:r>
    </w:p>
    <w:p w14:paraId="45BDA1DA" w14:textId="77777777" w:rsidR="005E7D2C" w:rsidRPr="00E622DD" w:rsidRDefault="005E7D2C" w:rsidP="005E7D2C">
      <w:pPr>
        <w:pStyle w:val="Code"/>
        <w:rPr>
          <w:highlight w:val="white"/>
        </w:rPr>
      </w:pPr>
      <w:r w:rsidRPr="00E622DD">
        <w:rPr>
          <w:highlight w:val="white"/>
        </w:rPr>
        <w:t xml:space="preserve">      foreach (UnorderedPair&lt;VertexType,VertexType&gt; edge in m_edgeSet) {</w:t>
      </w:r>
    </w:p>
    <w:p w14:paraId="16F6FF91" w14:textId="77777777" w:rsidR="005E7D2C" w:rsidRPr="00E622DD" w:rsidRDefault="005E7D2C" w:rsidP="005E7D2C">
      <w:pPr>
        <w:pStyle w:val="Code"/>
        <w:rPr>
          <w:highlight w:val="white"/>
        </w:rPr>
      </w:pPr>
      <w:r w:rsidRPr="00E622DD">
        <w:rPr>
          <w:highlight w:val="white"/>
        </w:rPr>
        <w:t xml:space="preserve">        if (edge.First.Equals(vertex)) {</w:t>
      </w:r>
    </w:p>
    <w:p w14:paraId="1CB70936" w14:textId="77777777" w:rsidR="005E7D2C" w:rsidRPr="00E622DD" w:rsidRDefault="005E7D2C" w:rsidP="005E7D2C">
      <w:pPr>
        <w:pStyle w:val="Code"/>
        <w:rPr>
          <w:highlight w:val="white"/>
        </w:rPr>
      </w:pPr>
      <w:r w:rsidRPr="00E622DD">
        <w:rPr>
          <w:highlight w:val="white"/>
        </w:rPr>
        <w:t xml:space="preserve">          neighbourSet.Add(edge.Second);</w:t>
      </w:r>
    </w:p>
    <w:p w14:paraId="34E9248D" w14:textId="77777777" w:rsidR="005E7D2C" w:rsidRPr="00E622DD" w:rsidRDefault="005E7D2C" w:rsidP="005E7D2C">
      <w:pPr>
        <w:pStyle w:val="Code"/>
        <w:rPr>
          <w:highlight w:val="white"/>
        </w:rPr>
      </w:pPr>
      <w:r w:rsidRPr="00E622DD">
        <w:rPr>
          <w:highlight w:val="white"/>
        </w:rPr>
        <w:t xml:space="preserve">        }</w:t>
      </w:r>
    </w:p>
    <w:p w14:paraId="6F2BF715" w14:textId="77777777" w:rsidR="005E7D2C" w:rsidRPr="00E622DD" w:rsidRDefault="005E7D2C" w:rsidP="005E7D2C">
      <w:pPr>
        <w:pStyle w:val="Code"/>
        <w:rPr>
          <w:highlight w:val="white"/>
        </w:rPr>
      </w:pPr>
      <w:r w:rsidRPr="00E622DD">
        <w:rPr>
          <w:highlight w:val="white"/>
        </w:rPr>
        <w:t xml:space="preserve">      </w:t>
      </w:r>
    </w:p>
    <w:p w14:paraId="04B2D3DF" w14:textId="77777777" w:rsidR="005E7D2C" w:rsidRPr="00E622DD" w:rsidRDefault="005E7D2C" w:rsidP="005E7D2C">
      <w:pPr>
        <w:pStyle w:val="Code"/>
        <w:rPr>
          <w:highlight w:val="white"/>
        </w:rPr>
      </w:pPr>
      <w:r w:rsidRPr="00E622DD">
        <w:rPr>
          <w:highlight w:val="white"/>
        </w:rPr>
        <w:t xml:space="preserve">        if (edge.Second.Equals(vertex)) {</w:t>
      </w:r>
    </w:p>
    <w:p w14:paraId="5B76D393" w14:textId="77777777" w:rsidR="005E7D2C" w:rsidRPr="00E622DD" w:rsidRDefault="005E7D2C" w:rsidP="005E7D2C">
      <w:pPr>
        <w:pStyle w:val="Code"/>
        <w:rPr>
          <w:highlight w:val="white"/>
        </w:rPr>
      </w:pPr>
      <w:r w:rsidRPr="00E622DD">
        <w:rPr>
          <w:highlight w:val="white"/>
        </w:rPr>
        <w:t xml:space="preserve">          neighbourSet.Add(edge.First);</w:t>
      </w:r>
    </w:p>
    <w:p w14:paraId="789F85C4" w14:textId="77777777" w:rsidR="005E7D2C" w:rsidRPr="00E622DD" w:rsidRDefault="005E7D2C" w:rsidP="005E7D2C">
      <w:pPr>
        <w:pStyle w:val="Code"/>
        <w:rPr>
          <w:highlight w:val="white"/>
        </w:rPr>
      </w:pPr>
      <w:r w:rsidRPr="00E622DD">
        <w:rPr>
          <w:highlight w:val="white"/>
        </w:rPr>
        <w:t xml:space="preserve">        }      </w:t>
      </w:r>
    </w:p>
    <w:p w14:paraId="1ADBA877" w14:textId="77777777" w:rsidR="005E7D2C" w:rsidRPr="00E622DD" w:rsidRDefault="005E7D2C" w:rsidP="005E7D2C">
      <w:pPr>
        <w:pStyle w:val="Code"/>
        <w:rPr>
          <w:highlight w:val="white"/>
        </w:rPr>
      </w:pPr>
      <w:r w:rsidRPr="00E622DD">
        <w:rPr>
          <w:highlight w:val="white"/>
        </w:rPr>
        <w:t xml:space="preserve">      }</w:t>
      </w:r>
    </w:p>
    <w:p w14:paraId="77DAA53C" w14:textId="77777777" w:rsidR="005E7D2C" w:rsidRPr="00E622DD" w:rsidRDefault="005E7D2C" w:rsidP="005E7D2C">
      <w:pPr>
        <w:pStyle w:val="Code"/>
        <w:rPr>
          <w:highlight w:val="white"/>
        </w:rPr>
      </w:pPr>
      <w:r w:rsidRPr="00E622DD">
        <w:rPr>
          <w:highlight w:val="white"/>
        </w:rPr>
        <w:t xml:space="preserve">    </w:t>
      </w:r>
    </w:p>
    <w:p w14:paraId="1A01DDFE" w14:textId="77777777" w:rsidR="005E7D2C" w:rsidRPr="00E622DD" w:rsidRDefault="005E7D2C" w:rsidP="005E7D2C">
      <w:pPr>
        <w:pStyle w:val="Code"/>
        <w:rPr>
          <w:highlight w:val="white"/>
        </w:rPr>
      </w:pPr>
      <w:r w:rsidRPr="00E622DD">
        <w:rPr>
          <w:highlight w:val="white"/>
        </w:rPr>
        <w:t xml:space="preserve">      return neighbourSet;</w:t>
      </w:r>
    </w:p>
    <w:p w14:paraId="54AE2207" w14:textId="77777777" w:rsidR="005E7D2C" w:rsidRPr="00E622DD" w:rsidRDefault="005E7D2C" w:rsidP="005E7D2C">
      <w:pPr>
        <w:pStyle w:val="Code"/>
        <w:rPr>
          <w:highlight w:val="white"/>
        </w:rPr>
      </w:pPr>
      <w:r w:rsidRPr="00E622DD">
        <w:rPr>
          <w:highlight w:val="white"/>
        </w:rPr>
        <w:t xml:space="preserve">    }</w:t>
      </w:r>
    </w:p>
    <w:p w14:paraId="375C4EB2" w14:textId="77777777" w:rsidR="005E7D2C" w:rsidRPr="00EC76D5" w:rsidRDefault="005E7D2C" w:rsidP="005E7D2C">
      <w:pPr>
        <w:pStyle w:val="Rubrik3"/>
      </w:pPr>
      <w:bookmarkStart w:id="522" w:name="_Toc54120033"/>
      <w:r w:rsidRPr="00EC76D5">
        <w:t>Addition and Removal of Vertices and Edges</w:t>
      </w:r>
      <w:bookmarkEnd w:id="522"/>
    </w:p>
    <w:p w14:paraId="6B43C892" w14:textId="77777777" w:rsidR="005E7D2C" w:rsidRPr="00536BFB" w:rsidRDefault="005E7D2C" w:rsidP="005E7D2C">
      <w:pPr>
        <w:pStyle w:val="Code"/>
        <w:rPr>
          <w:highlight w:val="white"/>
        </w:rPr>
      </w:pPr>
      <w:r w:rsidRPr="00536BFB">
        <w:rPr>
          <w:highlight w:val="white"/>
        </w:rPr>
        <w:t xml:space="preserve">    public void AddVertex(VertexType vertex) {</w:t>
      </w:r>
    </w:p>
    <w:p w14:paraId="227274F0" w14:textId="77777777" w:rsidR="005E7D2C" w:rsidRPr="00536BFB" w:rsidRDefault="005E7D2C" w:rsidP="005E7D2C">
      <w:pPr>
        <w:pStyle w:val="Code"/>
        <w:rPr>
          <w:highlight w:val="white"/>
        </w:rPr>
      </w:pPr>
      <w:r w:rsidRPr="00536BFB">
        <w:rPr>
          <w:highlight w:val="white"/>
        </w:rPr>
        <w:t xml:space="preserve">      m_vertexSet.Add(vertex);</w:t>
      </w:r>
    </w:p>
    <w:p w14:paraId="1BFCE43F" w14:textId="77777777" w:rsidR="005E7D2C" w:rsidRPr="00536BFB" w:rsidRDefault="005E7D2C" w:rsidP="005E7D2C">
      <w:pPr>
        <w:pStyle w:val="Code"/>
        <w:rPr>
          <w:highlight w:val="white"/>
        </w:rPr>
      </w:pPr>
      <w:r w:rsidRPr="00536BFB">
        <w:rPr>
          <w:highlight w:val="white"/>
        </w:rPr>
        <w:t xml:space="preserve">    }</w:t>
      </w:r>
    </w:p>
    <w:p w14:paraId="4FCCFC2F" w14:textId="77777777" w:rsidR="005E7D2C" w:rsidRPr="001C5937" w:rsidRDefault="005E7D2C" w:rsidP="005E7D2C">
      <w:pPr>
        <w:pStyle w:val="Code"/>
        <w:rPr>
          <w:highlight w:val="white"/>
        </w:rPr>
      </w:pPr>
    </w:p>
    <w:p w14:paraId="05F372DE" w14:textId="77777777" w:rsidR="005E7D2C" w:rsidRPr="001C5937" w:rsidRDefault="005E7D2C" w:rsidP="005E7D2C">
      <w:pPr>
        <w:pStyle w:val="Code"/>
        <w:rPr>
          <w:highlight w:val="white"/>
        </w:rPr>
      </w:pPr>
      <w:r w:rsidRPr="001C5937">
        <w:rPr>
          <w:highlight w:val="white"/>
        </w:rPr>
        <w:t xml:space="preserve">    public void EraseVertex(VertexType vertex) {</w:t>
      </w:r>
    </w:p>
    <w:p w14:paraId="678A4F51" w14:textId="77777777" w:rsidR="005E7D2C" w:rsidRPr="001C5937" w:rsidRDefault="005E7D2C" w:rsidP="005E7D2C">
      <w:pPr>
        <w:pStyle w:val="Code"/>
        <w:rPr>
          <w:highlight w:val="white"/>
        </w:rPr>
      </w:pPr>
      <w:r w:rsidRPr="001C5937">
        <w:rPr>
          <w:highlight w:val="white"/>
        </w:rPr>
        <w:t xml:space="preserve">      ISet&lt;UnorderedPair&lt;VertexType,VertexType&gt;&gt; edgeSetCopy =</w:t>
      </w:r>
    </w:p>
    <w:p w14:paraId="4011B7C2" w14:textId="77777777" w:rsidR="005E7D2C" w:rsidRPr="001C5937" w:rsidRDefault="005E7D2C" w:rsidP="005E7D2C">
      <w:pPr>
        <w:pStyle w:val="Code"/>
        <w:rPr>
          <w:highlight w:val="white"/>
        </w:rPr>
      </w:pPr>
      <w:r w:rsidRPr="001C5937">
        <w:rPr>
          <w:highlight w:val="white"/>
        </w:rPr>
        <w:t xml:space="preserve">        new HashSet&lt;UnorderedPair&lt;VertexType,VertexType&gt;&gt;(m_edgeSet);</w:t>
      </w:r>
    </w:p>
    <w:p w14:paraId="02C36572" w14:textId="77777777" w:rsidR="005E7D2C" w:rsidRPr="001C5937" w:rsidRDefault="005E7D2C" w:rsidP="005E7D2C">
      <w:pPr>
        <w:pStyle w:val="Code"/>
        <w:rPr>
          <w:highlight w:val="white"/>
        </w:rPr>
      </w:pPr>
    </w:p>
    <w:p w14:paraId="1D178355" w14:textId="77777777" w:rsidR="005E7D2C" w:rsidRPr="001C5937" w:rsidRDefault="005E7D2C" w:rsidP="005E7D2C">
      <w:pPr>
        <w:pStyle w:val="Code"/>
        <w:rPr>
          <w:highlight w:val="white"/>
        </w:rPr>
      </w:pPr>
      <w:r w:rsidRPr="001C5937">
        <w:rPr>
          <w:highlight w:val="white"/>
        </w:rPr>
        <w:t xml:space="preserve">      foreach (UnorderedPair&lt;VertexType,VertexType&gt; edge in edgeSetCopy) {</w:t>
      </w:r>
    </w:p>
    <w:p w14:paraId="2A162135" w14:textId="77777777" w:rsidR="005E7D2C" w:rsidRPr="001C5937" w:rsidRDefault="005E7D2C" w:rsidP="005E7D2C">
      <w:pPr>
        <w:pStyle w:val="Code"/>
        <w:rPr>
          <w:highlight w:val="white"/>
        </w:rPr>
      </w:pPr>
      <w:r w:rsidRPr="001C5937">
        <w:rPr>
          <w:highlight w:val="white"/>
        </w:rPr>
        <w:t xml:space="preserve">        if ((vertex.Equals(edge.First)) || (vertex.Equals(edge.Second))) {</w:t>
      </w:r>
    </w:p>
    <w:p w14:paraId="2E04CA1E" w14:textId="77777777" w:rsidR="005E7D2C" w:rsidRPr="001C5937" w:rsidRDefault="005E7D2C" w:rsidP="005E7D2C">
      <w:pPr>
        <w:pStyle w:val="Code"/>
        <w:rPr>
          <w:highlight w:val="white"/>
        </w:rPr>
      </w:pPr>
      <w:r w:rsidRPr="001C5937">
        <w:rPr>
          <w:highlight w:val="white"/>
        </w:rPr>
        <w:t xml:space="preserve">          m_edgeSet.Remove(edge);</w:t>
      </w:r>
    </w:p>
    <w:p w14:paraId="08CAAEE7" w14:textId="77777777" w:rsidR="005E7D2C" w:rsidRPr="001C5937" w:rsidRDefault="005E7D2C" w:rsidP="005E7D2C">
      <w:pPr>
        <w:pStyle w:val="Code"/>
        <w:rPr>
          <w:highlight w:val="white"/>
        </w:rPr>
      </w:pPr>
      <w:r w:rsidRPr="001C5937">
        <w:rPr>
          <w:highlight w:val="white"/>
        </w:rPr>
        <w:t xml:space="preserve">        }</w:t>
      </w:r>
    </w:p>
    <w:p w14:paraId="62A48AC4" w14:textId="77777777" w:rsidR="005E7D2C" w:rsidRPr="001C5937" w:rsidRDefault="005E7D2C" w:rsidP="005E7D2C">
      <w:pPr>
        <w:pStyle w:val="Code"/>
        <w:rPr>
          <w:highlight w:val="white"/>
        </w:rPr>
      </w:pPr>
      <w:r w:rsidRPr="001C5937">
        <w:rPr>
          <w:highlight w:val="white"/>
        </w:rPr>
        <w:t xml:space="preserve">      }</w:t>
      </w:r>
    </w:p>
    <w:p w14:paraId="5D6C598B" w14:textId="77777777" w:rsidR="005E7D2C" w:rsidRPr="001C5937" w:rsidRDefault="005E7D2C" w:rsidP="005E7D2C">
      <w:pPr>
        <w:pStyle w:val="Code"/>
        <w:rPr>
          <w:highlight w:val="white"/>
        </w:rPr>
      </w:pPr>
    </w:p>
    <w:p w14:paraId="20B40942" w14:textId="77777777" w:rsidR="005E7D2C" w:rsidRPr="001C5937" w:rsidRDefault="005E7D2C" w:rsidP="005E7D2C">
      <w:pPr>
        <w:pStyle w:val="Code"/>
        <w:rPr>
          <w:highlight w:val="white"/>
        </w:rPr>
      </w:pPr>
      <w:r w:rsidRPr="001C5937">
        <w:rPr>
          <w:highlight w:val="white"/>
        </w:rPr>
        <w:t xml:space="preserve">      m_vertexSet.Remove(vertex);</w:t>
      </w:r>
    </w:p>
    <w:p w14:paraId="35D3E1B3" w14:textId="77777777" w:rsidR="005E7D2C" w:rsidRPr="001C5937" w:rsidRDefault="005E7D2C" w:rsidP="005E7D2C">
      <w:pPr>
        <w:pStyle w:val="Code"/>
        <w:rPr>
          <w:highlight w:val="white"/>
        </w:rPr>
      </w:pPr>
      <w:r w:rsidRPr="001C5937">
        <w:rPr>
          <w:highlight w:val="white"/>
        </w:rPr>
        <w:t xml:space="preserve">    }</w:t>
      </w:r>
    </w:p>
    <w:p w14:paraId="1C8656C3" w14:textId="77777777" w:rsidR="005E7D2C" w:rsidRPr="001C5937" w:rsidRDefault="005E7D2C" w:rsidP="005E7D2C">
      <w:pPr>
        <w:pStyle w:val="Code"/>
        <w:rPr>
          <w:highlight w:val="white"/>
        </w:rPr>
      </w:pPr>
    </w:p>
    <w:p w14:paraId="68BB3C4C" w14:textId="77777777" w:rsidR="005E7D2C" w:rsidRDefault="005E7D2C" w:rsidP="005E7D2C">
      <w:pPr>
        <w:pStyle w:val="Code"/>
        <w:rPr>
          <w:highlight w:val="white"/>
        </w:rPr>
      </w:pPr>
      <w:r w:rsidRPr="00F0683D">
        <w:rPr>
          <w:highlight w:val="white"/>
        </w:rPr>
        <w:t xml:space="preserve">    public void AddEdge(VertexType vertex1, VertexType vertex2) {</w:t>
      </w:r>
    </w:p>
    <w:p w14:paraId="7205180F" w14:textId="77777777" w:rsidR="005E7D2C" w:rsidRDefault="005E7D2C" w:rsidP="005E7D2C">
      <w:pPr>
        <w:pStyle w:val="Code"/>
        <w:rPr>
          <w:highlight w:val="white"/>
        </w:rPr>
      </w:pPr>
      <w:r>
        <w:rPr>
          <w:highlight w:val="white"/>
        </w:rPr>
        <w:t xml:space="preserve">      UnorderedPair&lt;VertexType,VertexType&gt; edge =</w:t>
      </w:r>
    </w:p>
    <w:p w14:paraId="4878D93B"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5F3287EB" w14:textId="77777777" w:rsidR="005E7D2C" w:rsidRPr="00F0683D" w:rsidRDefault="005E7D2C" w:rsidP="005E7D2C">
      <w:pPr>
        <w:pStyle w:val="Code"/>
        <w:rPr>
          <w:highlight w:val="white"/>
        </w:rPr>
      </w:pPr>
      <w:r w:rsidRPr="00F0683D">
        <w:rPr>
          <w:highlight w:val="white"/>
        </w:rPr>
        <w:t xml:space="preserve">      m_edgeSet.Add(</w:t>
      </w:r>
      <w:r>
        <w:rPr>
          <w:highlight w:val="white"/>
        </w:rPr>
        <w:t>edge</w:t>
      </w:r>
      <w:r w:rsidRPr="00F0683D">
        <w:rPr>
          <w:highlight w:val="white"/>
        </w:rPr>
        <w:t>);</w:t>
      </w:r>
    </w:p>
    <w:p w14:paraId="30953A42" w14:textId="77777777" w:rsidR="005E7D2C" w:rsidRPr="00F0683D" w:rsidRDefault="005E7D2C" w:rsidP="005E7D2C">
      <w:pPr>
        <w:pStyle w:val="Code"/>
        <w:rPr>
          <w:highlight w:val="white"/>
        </w:rPr>
      </w:pPr>
      <w:r w:rsidRPr="00F0683D">
        <w:rPr>
          <w:highlight w:val="white"/>
        </w:rPr>
        <w:t xml:space="preserve">    }</w:t>
      </w:r>
    </w:p>
    <w:p w14:paraId="67E8C16D" w14:textId="77777777" w:rsidR="005E7D2C" w:rsidRDefault="005E7D2C" w:rsidP="005E7D2C">
      <w:pPr>
        <w:pStyle w:val="Code"/>
        <w:rPr>
          <w:highlight w:val="white"/>
        </w:rPr>
      </w:pPr>
    </w:p>
    <w:p w14:paraId="67516F6D" w14:textId="77777777" w:rsidR="005E7D2C" w:rsidRPr="00F0683D" w:rsidRDefault="005E7D2C" w:rsidP="005E7D2C">
      <w:pPr>
        <w:pStyle w:val="Code"/>
        <w:rPr>
          <w:highlight w:val="white"/>
        </w:rPr>
      </w:pPr>
      <w:r w:rsidRPr="00F0683D">
        <w:rPr>
          <w:highlight w:val="white"/>
        </w:rPr>
        <w:t xml:space="preserve">    public void EraseEdge(VertexType vertex1, VertexType vertex2) {</w:t>
      </w:r>
    </w:p>
    <w:p w14:paraId="3A2C99F7" w14:textId="77777777" w:rsidR="005E7D2C" w:rsidRDefault="005E7D2C" w:rsidP="005E7D2C">
      <w:pPr>
        <w:pStyle w:val="Code"/>
        <w:rPr>
          <w:highlight w:val="white"/>
        </w:rPr>
      </w:pPr>
      <w:r>
        <w:rPr>
          <w:highlight w:val="white"/>
        </w:rPr>
        <w:t xml:space="preserve">      UnorderedPair&lt;VertexType,VertexType&gt; edge =</w:t>
      </w:r>
    </w:p>
    <w:p w14:paraId="5C1B6BC0"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2301887B" w14:textId="77777777" w:rsidR="005E7D2C" w:rsidRPr="00F0683D" w:rsidRDefault="005E7D2C" w:rsidP="005E7D2C">
      <w:pPr>
        <w:pStyle w:val="Code"/>
        <w:rPr>
          <w:highlight w:val="white"/>
        </w:rPr>
      </w:pPr>
      <w:r w:rsidRPr="00F0683D">
        <w:rPr>
          <w:highlight w:val="white"/>
        </w:rPr>
        <w:t xml:space="preserve">      m_edgeSet.Remove(</w:t>
      </w:r>
      <w:r>
        <w:rPr>
          <w:highlight w:val="white"/>
        </w:rPr>
        <w:t>edge);</w:t>
      </w:r>
    </w:p>
    <w:p w14:paraId="0CDDA776" w14:textId="77777777" w:rsidR="005E7D2C" w:rsidRPr="00F0683D" w:rsidRDefault="005E7D2C" w:rsidP="005E7D2C">
      <w:pPr>
        <w:pStyle w:val="Code"/>
        <w:rPr>
          <w:highlight w:val="white"/>
        </w:rPr>
      </w:pPr>
      <w:r w:rsidRPr="00F0683D">
        <w:rPr>
          <w:highlight w:val="white"/>
        </w:rPr>
        <w:t xml:space="preserve">    }</w:t>
      </w:r>
    </w:p>
    <w:p w14:paraId="2E6E0600" w14:textId="77777777" w:rsidR="005E7D2C" w:rsidRPr="00EC76D5" w:rsidRDefault="005E7D2C" w:rsidP="005E7D2C">
      <w:pPr>
        <w:pStyle w:val="Rubrik3"/>
      </w:pPr>
      <w:bookmarkStart w:id="523" w:name="_Toc54120034"/>
      <w:r w:rsidRPr="00EC76D5">
        <w:lastRenderedPageBreak/>
        <w:t>Graph Partition</w:t>
      </w:r>
      <w:bookmarkEnd w:id="523"/>
    </w:p>
    <w:p w14:paraId="4DE90750" w14:textId="77777777" w:rsidR="005E7D2C" w:rsidRPr="00EC76D5" w:rsidRDefault="005E7D2C" w:rsidP="005E7D2C">
      <w:r w:rsidRPr="00EC76D5">
        <w:t xml:space="preserve">The method </w:t>
      </w:r>
      <w:proofErr w:type="spellStart"/>
      <w:r w:rsidRPr="00EC76D5">
        <w:rPr>
          <w:rStyle w:val="CodeInText"/>
        </w:rPr>
        <w:t>partitionate</w:t>
      </w:r>
      <w:proofErr w:type="spellEnd"/>
      <w:r w:rsidRPr="00EC76D5">
        <w:t xml:space="preserve"> divides the graph into free subgraphs; that is, subgraphs which vertices have no neighbors in any of the other free subgraphs. </w:t>
      </w:r>
      <w:proofErr w:type="gramStart"/>
      <w:r w:rsidRPr="00EC76D5">
        <w:t>First</w:t>
      </w:r>
      <w:proofErr w:type="gramEnd"/>
      <w:r w:rsidRPr="00EC76D5">
        <w:t xml:space="preserve"> we go through the vertices and perform a deep search to find all vertices reachable from the vertex. Then we generate a subgraph for each such vertex set.</w:t>
      </w:r>
    </w:p>
    <w:p w14:paraId="7FCA75AE" w14:textId="77777777" w:rsidR="005E7D2C" w:rsidRPr="00536BFB" w:rsidRDefault="005E7D2C" w:rsidP="005E7D2C">
      <w:pPr>
        <w:pStyle w:val="Code"/>
        <w:rPr>
          <w:highlight w:val="white"/>
        </w:rPr>
      </w:pPr>
      <w:r w:rsidRPr="00536BFB">
        <w:rPr>
          <w:highlight w:val="white"/>
        </w:rPr>
        <w:t xml:space="preserve">    public ISet&lt;Graph&lt;VertexType&gt;&gt; Split() {</w:t>
      </w:r>
    </w:p>
    <w:p w14:paraId="15118A73" w14:textId="77777777" w:rsidR="005E7D2C" w:rsidRPr="00536BFB" w:rsidRDefault="005E7D2C" w:rsidP="005E7D2C">
      <w:pPr>
        <w:pStyle w:val="Code"/>
        <w:rPr>
          <w:highlight w:val="white"/>
        </w:rPr>
      </w:pPr>
      <w:r w:rsidRPr="00536BFB">
        <w:rPr>
          <w:highlight w:val="white"/>
        </w:rPr>
        <w:t xml:space="preserve">      ISet&lt;ISet&lt;VertexType&gt;&gt; subgraphSet = new HashSet&lt;ISet&lt;VertexType&gt;&gt;();</w:t>
      </w:r>
    </w:p>
    <w:p w14:paraId="5CF92987" w14:textId="77777777" w:rsidR="005E7D2C" w:rsidRPr="00536BFB" w:rsidRDefault="005E7D2C" w:rsidP="005E7D2C">
      <w:pPr>
        <w:pStyle w:val="Code"/>
        <w:rPr>
          <w:highlight w:val="white"/>
        </w:rPr>
      </w:pPr>
    </w:p>
    <w:p w14:paraId="5DBB1262" w14:textId="77777777" w:rsidR="005E7D2C" w:rsidRPr="00536BFB" w:rsidRDefault="005E7D2C" w:rsidP="005E7D2C">
      <w:pPr>
        <w:pStyle w:val="Code"/>
        <w:rPr>
          <w:highlight w:val="white"/>
        </w:rPr>
      </w:pPr>
      <w:r w:rsidRPr="00536BFB">
        <w:rPr>
          <w:highlight w:val="white"/>
        </w:rPr>
        <w:t xml:space="preserve">      foreach (VertexType vertex in m_vertexSet) {</w:t>
      </w:r>
    </w:p>
    <w:p w14:paraId="6CBD1A7B" w14:textId="77777777" w:rsidR="005E7D2C" w:rsidRPr="00536BFB" w:rsidRDefault="005E7D2C" w:rsidP="005E7D2C">
      <w:pPr>
        <w:pStyle w:val="Code"/>
        <w:rPr>
          <w:highlight w:val="white"/>
        </w:rPr>
      </w:pPr>
      <w:r w:rsidRPr="00536BFB">
        <w:rPr>
          <w:highlight w:val="white"/>
        </w:rPr>
        <w:t xml:space="preserve">        ISet&lt;VertexType&gt; vertexSet = new HashSet&lt;VertexType&gt;();</w:t>
      </w:r>
    </w:p>
    <w:p w14:paraId="2DADDB91" w14:textId="77777777" w:rsidR="005E7D2C" w:rsidRPr="00536BFB" w:rsidRDefault="005E7D2C" w:rsidP="005E7D2C">
      <w:pPr>
        <w:pStyle w:val="Code"/>
        <w:rPr>
          <w:highlight w:val="white"/>
        </w:rPr>
      </w:pPr>
      <w:r w:rsidRPr="00536BFB">
        <w:rPr>
          <w:highlight w:val="white"/>
        </w:rPr>
        <w:t xml:space="preserve">        DeepSearch(vertex, vertexSet);</w:t>
      </w:r>
    </w:p>
    <w:p w14:paraId="01CD1F53" w14:textId="77777777" w:rsidR="005E7D2C" w:rsidRPr="00536BFB" w:rsidRDefault="005E7D2C" w:rsidP="005E7D2C">
      <w:pPr>
        <w:pStyle w:val="Code"/>
        <w:rPr>
          <w:highlight w:val="white"/>
        </w:rPr>
      </w:pPr>
      <w:r w:rsidRPr="00536BFB">
        <w:rPr>
          <w:highlight w:val="white"/>
        </w:rPr>
        <w:t xml:space="preserve">        subgraphSet.Add(vertexSet);</w:t>
      </w:r>
    </w:p>
    <w:p w14:paraId="353757DE" w14:textId="77777777" w:rsidR="005E7D2C" w:rsidRPr="00536BFB" w:rsidRDefault="005E7D2C" w:rsidP="005E7D2C">
      <w:pPr>
        <w:pStyle w:val="Code"/>
        <w:rPr>
          <w:highlight w:val="white"/>
        </w:rPr>
      </w:pPr>
      <w:r w:rsidRPr="00536BFB">
        <w:rPr>
          <w:highlight w:val="white"/>
        </w:rPr>
        <w:t xml:space="preserve">      }</w:t>
      </w:r>
    </w:p>
    <w:p w14:paraId="2732B9A4" w14:textId="77777777" w:rsidR="005E7D2C" w:rsidRPr="00536BFB" w:rsidRDefault="005E7D2C" w:rsidP="005E7D2C">
      <w:pPr>
        <w:pStyle w:val="Code"/>
        <w:rPr>
          <w:highlight w:val="white"/>
        </w:rPr>
      </w:pPr>
    </w:p>
    <w:p w14:paraId="600898D3" w14:textId="77777777" w:rsidR="005E7D2C" w:rsidRPr="00536BFB" w:rsidRDefault="005E7D2C" w:rsidP="005E7D2C">
      <w:pPr>
        <w:pStyle w:val="Code"/>
        <w:rPr>
          <w:highlight w:val="white"/>
        </w:rPr>
      </w:pPr>
      <w:r w:rsidRPr="00536BFB">
        <w:rPr>
          <w:highlight w:val="white"/>
        </w:rPr>
        <w:t xml:space="preserve">      ISet&lt;Graph&lt;VertexType&gt;&gt; graphSet = new HashSet&lt;Graph&lt;VertexType&gt;&gt;();</w:t>
      </w:r>
    </w:p>
    <w:p w14:paraId="44DBC519" w14:textId="77777777" w:rsidR="005E7D2C" w:rsidRPr="00536BFB" w:rsidRDefault="005E7D2C" w:rsidP="005E7D2C">
      <w:pPr>
        <w:pStyle w:val="Code"/>
        <w:rPr>
          <w:highlight w:val="white"/>
        </w:rPr>
      </w:pPr>
      <w:r w:rsidRPr="00536BFB">
        <w:rPr>
          <w:highlight w:val="white"/>
        </w:rPr>
        <w:t xml:space="preserve">      foreach (ISet&lt;VertexType&gt; vertexSet in subgraphSet) {</w:t>
      </w:r>
    </w:p>
    <w:p w14:paraId="3E251FE2" w14:textId="77777777" w:rsidR="005E7D2C" w:rsidRPr="00536BFB" w:rsidRDefault="005E7D2C" w:rsidP="005E7D2C">
      <w:pPr>
        <w:pStyle w:val="Code"/>
        <w:rPr>
          <w:highlight w:val="white"/>
        </w:rPr>
      </w:pPr>
      <w:r w:rsidRPr="00536BFB">
        <w:rPr>
          <w:highlight w:val="white"/>
        </w:rPr>
        <w:t xml:space="preserve">        graphSet.Add(InducedSubGraph(vertexSet));</w:t>
      </w:r>
    </w:p>
    <w:p w14:paraId="3144E5BD" w14:textId="77777777" w:rsidR="005E7D2C" w:rsidRPr="00536BFB" w:rsidRDefault="005E7D2C" w:rsidP="005E7D2C">
      <w:pPr>
        <w:pStyle w:val="Code"/>
        <w:rPr>
          <w:highlight w:val="white"/>
        </w:rPr>
      </w:pPr>
      <w:r w:rsidRPr="00536BFB">
        <w:rPr>
          <w:highlight w:val="white"/>
        </w:rPr>
        <w:t xml:space="preserve">      }</w:t>
      </w:r>
    </w:p>
    <w:p w14:paraId="3B2E45D3" w14:textId="77777777" w:rsidR="005E7D2C" w:rsidRPr="00536BFB" w:rsidRDefault="005E7D2C" w:rsidP="005E7D2C">
      <w:pPr>
        <w:pStyle w:val="Code"/>
        <w:rPr>
          <w:highlight w:val="white"/>
        </w:rPr>
      </w:pPr>
    </w:p>
    <w:p w14:paraId="79397209" w14:textId="77777777" w:rsidR="005E7D2C" w:rsidRPr="00536BFB" w:rsidRDefault="005E7D2C" w:rsidP="005E7D2C">
      <w:pPr>
        <w:pStyle w:val="Code"/>
        <w:rPr>
          <w:highlight w:val="white"/>
        </w:rPr>
      </w:pPr>
      <w:r w:rsidRPr="00536BFB">
        <w:rPr>
          <w:highlight w:val="white"/>
        </w:rPr>
        <w:t xml:space="preserve">      return graphSet;</w:t>
      </w:r>
    </w:p>
    <w:p w14:paraId="2BD8C0ED" w14:textId="77777777" w:rsidR="005E7D2C" w:rsidRPr="00536BFB" w:rsidRDefault="005E7D2C" w:rsidP="005E7D2C">
      <w:pPr>
        <w:pStyle w:val="Code"/>
        <w:rPr>
          <w:highlight w:val="white"/>
        </w:rPr>
      </w:pPr>
      <w:r w:rsidRPr="00536BFB">
        <w:rPr>
          <w:highlight w:val="white"/>
        </w:rPr>
        <w:t xml:space="preserve">    }</w:t>
      </w:r>
    </w:p>
    <w:p w14:paraId="356E0F1A" w14:textId="77777777" w:rsidR="005E7D2C" w:rsidRPr="00EC76D5" w:rsidRDefault="005E7D2C" w:rsidP="005E7D2C">
      <w:r w:rsidRPr="00EC76D5">
        <w:t xml:space="preserve">The </w:t>
      </w:r>
      <w:proofErr w:type="spellStart"/>
      <w:r>
        <w:rPr>
          <w:rStyle w:val="CodeInText"/>
        </w:rPr>
        <w:t>DeepFirstSearch</w:t>
      </w:r>
      <w:proofErr w:type="spellEnd"/>
      <w:r w:rsidRPr="00EC76D5">
        <w:t xml:space="preserve"> method search recursively through the graph </w:t>
      </w:r>
      <w:proofErr w:type="gramStart"/>
      <w:r w:rsidRPr="00EC76D5">
        <w:t>in order to</w:t>
      </w:r>
      <w:proofErr w:type="gramEnd"/>
      <w:r w:rsidRPr="00EC76D5">
        <w:t xml:space="preserve"> find all vertices reachable from the given vertex. To avoid cyclic search, the search is terminated if the vertex is already a member of the result set.</w:t>
      </w:r>
    </w:p>
    <w:p w14:paraId="5A462B77" w14:textId="77777777" w:rsidR="005E7D2C" w:rsidRPr="00536BFB" w:rsidRDefault="005E7D2C" w:rsidP="005E7D2C">
      <w:pPr>
        <w:pStyle w:val="Code"/>
        <w:rPr>
          <w:highlight w:val="white"/>
        </w:rPr>
      </w:pPr>
      <w:r w:rsidRPr="00536BFB">
        <w:rPr>
          <w:highlight w:val="white"/>
        </w:rPr>
        <w:t xml:space="preserve">    private void DeepSearch(VertexType vertex, ISet&lt;VertexType&gt; resultSet) {</w:t>
      </w:r>
    </w:p>
    <w:p w14:paraId="50FE57F6" w14:textId="77777777" w:rsidR="005E7D2C" w:rsidRPr="00536BFB" w:rsidRDefault="005E7D2C" w:rsidP="005E7D2C">
      <w:pPr>
        <w:pStyle w:val="Code"/>
        <w:rPr>
          <w:highlight w:val="white"/>
        </w:rPr>
      </w:pPr>
      <w:r w:rsidRPr="00536BFB">
        <w:rPr>
          <w:highlight w:val="white"/>
        </w:rPr>
        <w:t xml:space="preserve">      if (!resultSet.Contains(vertex)) {</w:t>
      </w:r>
    </w:p>
    <w:p w14:paraId="48814924" w14:textId="77777777" w:rsidR="005E7D2C" w:rsidRPr="00536BFB" w:rsidRDefault="005E7D2C" w:rsidP="005E7D2C">
      <w:pPr>
        <w:pStyle w:val="Code"/>
        <w:rPr>
          <w:highlight w:val="white"/>
        </w:rPr>
      </w:pPr>
      <w:r w:rsidRPr="00536BFB">
        <w:rPr>
          <w:highlight w:val="white"/>
        </w:rPr>
        <w:t xml:space="preserve">        resultSet.Add(vertex);</w:t>
      </w:r>
    </w:p>
    <w:p w14:paraId="22DFBC94" w14:textId="77777777" w:rsidR="005E7D2C" w:rsidRPr="00536BFB" w:rsidRDefault="005E7D2C" w:rsidP="005E7D2C">
      <w:pPr>
        <w:pStyle w:val="Code"/>
        <w:rPr>
          <w:highlight w:val="white"/>
        </w:rPr>
      </w:pPr>
      <w:r w:rsidRPr="00536BFB">
        <w:rPr>
          <w:highlight w:val="white"/>
        </w:rPr>
        <w:t xml:space="preserve">        ISet&lt;VertexType&gt; neighbourSet = GetNeighbourSet(vertex);</w:t>
      </w:r>
    </w:p>
    <w:p w14:paraId="7C522CB7" w14:textId="77777777" w:rsidR="005E7D2C" w:rsidRPr="00536BFB" w:rsidRDefault="005E7D2C" w:rsidP="005E7D2C">
      <w:pPr>
        <w:pStyle w:val="Code"/>
        <w:rPr>
          <w:highlight w:val="white"/>
        </w:rPr>
      </w:pPr>
      <w:r w:rsidRPr="00536BFB">
        <w:rPr>
          <w:highlight w:val="white"/>
        </w:rPr>
        <w:t xml:space="preserve">        </w:t>
      </w:r>
    </w:p>
    <w:p w14:paraId="778A5619" w14:textId="77777777" w:rsidR="005E7D2C" w:rsidRPr="00536BFB" w:rsidRDefault="005E7D2C" w:rsidP="005E7D2C">
      <w:pPr>
        <w:pStyle w:val="Code"/>
        <w:rPr>
          <w:highlight w:val="white"/>
        </w:rPr>
      </w:pPr>
      <w:r w:rsidRPr="00536BFB">
        <w:rPr>
          <w:highlight w:val="white"/>
        </w:rPr>
        <w:t xml:space="preserve">        foreach (VertexType neighbour in neighbourSet) {</w:t>
      </w:r>
    </w:p>
    <w:p w14:paraId="1115F366" w14:textId="77777777" w:rsidR="005E7D2C" w:rsidRPr="00536BFB" w:rsidRDefault="005E7D2C" w:rsidP="005E7D2C">
      <w:pPr>
        <w:pStyle w:val="Code"/>
        <w:rPr>
          <w:highlight w:val="white"/>
        </w:rPr>
      </w:pPr>
      <w:r w:rsidRPr="00536BFB">
        <w:rPr>
          <w:highlight w:val="white"/>
        </w:rPr>
        <w:t xml:space="preserve">          DeepSearch(neighbour, resultSet);</w:t>
      </w:r>
    </w:p>
    <w:p w14:paraId="12273C57" w14:textId="77777777" w:rsidR="005E7D2C" w:rsidRPr="00536BFB" w:rsidRDefault="005E7D2C" w:rsidP="005E7D2C">
      <w:pPr>
        <w:pStyle w:val="Code"/>
        <w:rPr>
          <w:highlight w:val="white"/>
        </w:rPr>
      </w:pPr>
      <w:r w:rsidRPr="00536BFB">
        <w:rPr>
          <w:highlight w:val="white"/>
        </w:rPr>
        <w:t xml:space="preserve">        }</w:t>
      </w:r>
    </w:p>
    <w:p w14:paraId="0642967F" w14:textId="77777777" w:rsidR="005E7D2C" w:rsidRPr="00536BFB" w:rsidRDefault="005E7D2C" w:rsidP="005E7D2C">
      <w:pPr>
        <w:pStyle w:val="Code"/>
        <w:rPr>
          <w:highlight w:val="white"/>
        </w:rPr>
      </w:pPr>
      <w:r w:rsidRPr="00536BFB">
        <w:rPr>
          <w:highlight w:val="white"/>
        </w:rPr>
        <w:t xml:space="preserve">      }</w:t>
      </w:r>
    </w:p>
    <w:p w14:paraId="43944527" w14:textId="77777777" w:rsidR="005E7D2C" w:rsidRPr="00536BFB" w:rsidRDefault="005E7D2C" w:rsidP="005E7D2C">
      <w:pPr>
        <w:pStyle w:val="Code"/>
        <w:rPr>
          <w:highlight w:val="white"/>
        </w:rPr>
      </w:pPr>
      <w:r w:rsidRPr="00536BFB">
        <w:rPr>
          <w:highlight w:val="white"/>
        </w:rPr>
        <w:t xml:space="preserve">    }</w:t>
      </w:r>
    </w:p>
    <w:p w14:paraId="2A2DB9CB" w14:textId="77777777" w:rsidR="005E7D2C" w:rsidRPr="00EC76D5" w:rsidRDefault="005E7D2C" w:rsidP="005E7D2C">
      <w:r w:rsidRPr="00EC76D5">
        <w:t xml:space="preserve">The </w:t>
      </w:r>
      <w:proofErr w:type="spellStart"/>
      <w:r w:rsidRPr="00EC76D5">
        <w:rPr>
          <w:rStyle w:val="CodeInText"/>
        </w:rPr>
        <w:t>generateSubGraph</w:t>
      </w:r>
      <w:proofErr w:type="spellEnd"/>
      <w:r w:rsidRPr="00EC76D5">
        <w:t xml:space="preserve"> method goes through the edge set and add all edges which both end vertices are members of the vertex set.</w:t>
      </w:r>
    </w:p>
    <w:p w14:paraId="373D654E" w14:textId="77777777" w:rsidR="005E7D2C" w:rsidRPr="00536BFB" w:rsidRDefault="005E7D2C" w:rsidP="005E7D2C">
      <w:pPr>
        <w:pStyle w:val="Code"/>
        <w:rPr>
          <w:highlight w:val="white"/>
        </w:rPr>
      </w:pPr>
      <w:r w:rsidRPr="00536BFB">
        <w:rPr>
          <w:highlight w:val="white"/>
        </w:rPr>
        <w:t xml:space="preserve">    private Graph&lt;VertexType&gt; InducedSubGraph(ISet&lt;VertexType&gt; vertexSet) {</w:t>
      </w:r>
    </w:p>
    <w:p w14:paraId="496442E4" w14:textId="77777777" w:rsidR="005E7D2C" w:rsidRDefault="005E7D2C" w:rsidP="005E7D2C">
      <w:pPr>
        <w:pStyle w:val="Code"/>
        <w:rPr>
          <w:highlight w:val="white"/>
        </w:rPr>
      </w:pPr>
      <w:r w:rsidRPr="00536BFB">
        <w:rPr>
          <w:highlight w:val="white"/>
        </w:rPr>
        <w:t xml:space="preserve">      ISet&lt;UnorderedPair&lt;VertexType,VertexType&gt;&gt; resultEdgeSet =</w:t>
      </w:r>
    </w:p>
    <w:p w14:paraId="266711B3" w14:textId="77777777" w:rsidR="005E7D2C" w:rsidRPr="00536BFB" w:rsidRDefault="005E7D2C" w:rsidP="005E7D2C">
      <w:pPr>
        <w:pStyle w:val="Code"/>
        <w:rPr>
          <w:highlight w:val="white"/>
        </w:rPr>
      </w:pPr>
      <w:r>
        <w:rPr>
          <w:highlight w:val="white"/>
        </w:rPr>
        <w:t xml:space="preserve">       </w:t>
      </w:r>
      <w:r w:rsidRPr="00536BFB">
        <w:rPr>
          <w:highlight w:val="white"/>
        </w:rPr>
        <w:t xml:space="preserve"> new HashSet&lt;UnorderedPair&lt;VertexType,VertexType&gt;&gt;();</w:t>
      </w:r>
    </w:p>
    <w:p w14:paraId="5B1ED6F1" w14:textId="77777777" w:rsidR="005E7D2C" w:rsidRPr="00536BFB" w:rsidRDefault="005E7D2C" w:rsidP="005E7D2C">
      <w:pPr>
        <w:pStyle w:val="Code"/>
        <w:rPr>
          <w:highlight w:val="white"/>
        </w:rPr>
      </w:pPr>
      <w:r w:rsidRPr="00536BFB">
        <w:rPr>
          <w:highlight w:val="white"/>
        </w:rPr>
        <w:t xml:space="preserve">   </w:t>
      </w:r>
    </w:p>
    <w:p w14:paraId="4928D05D" w14:textId="77777777" w:rsidR="005E7D2C" w:rsidRPr="00536BFB" w:rsidRDefault="005E7D2C" w:rsidP="005E7D2C">
      <w:pPr>
        <w:pStyle w:val="Code"/>
        <w:rPr>
          <w:highlight w:val="white"/>
        </w:rPr>
      </w:pPr>
      <w:r w:rsidRPr="00536BFB">
        <w:rPr>
          <w:highlight w:val="white"/>
        </w:rPr>
        <w:t xml:space="preserve">      foreach (UnorderedPair&lt;VertexType,VertexType&gt; edge in m_edgeSet) {</w:t>
      </w:r>
    </w:p>
    <w:p w14:paraId="3DCE6071" w14:textId="77777777" w:rsidR="005E7D2C" w:rsidRPr="00536BFB" w:rsidRDefault="005E7D2C" w:rsidP="005E7D2C">
      <w:pPr>
        <w:pStyle w:val="Code"/>
        <w:rPr>
          <w:highlight w:val="white"/>
        </w:rPr>
      </w:pPr>
      <w:r w:rsidRPr="00536BFB">
        <w:rPr>
          <w:highlight w:val="white"/>
        </w:rPr>
        <w:t xml:space="preserve">        if (vertexSet.Contains(edge.First) &amp;&amp;</w:t>
      </w:r>
    </w:p>
    <w:p w14:paraId="3156B508" w14:textId="77777777" w:rsidR="005E7D2C" w:rsidRPr="00536BFB" w:rsidRDefault="005E7D2C" w:rsidP="005E7D2C">
      <w:pPr>
        <w:pStyle w:val="Code"/>
        <w:rPr>
          <w:highlight w:val="white"/>
        </w:rPr>
      </w:pPr>
      <w:r w:rsidRPr="00536BFB">
        <w:rPr>
          <w:highlight w:val="white"/>
        </w:rPr>
        <w:t xml:space="preserve">            vertexSet.Contains(edge.Second)) {</w:t>
      </w:r>
    </w:p>
    <w:p w14:paraId="666BAF8C" w14:textId="77777777" w:rsidR="005E7D2C" w:rsidRPr="00536BFB" w:rsidRDefault="005E7D2C" w:rsidP="005E7D2C">
      <w:pPr>
        <w:pStyle w:val="Code"/>
        <w:rPr>
          <w:highlight w:val="white"/>
        </w:rPr>
      </w:pPr>
      <w:r w:rsidRPr="00536BFB">
        <w:rPr>
          <w:highlight w:val="white"/>
        </w:rPr>
        <w:t xml:space="preserve">          resultEdgeSet.Add(edge);</w:t>
      </w:r>
    </w:p>
    <w:p w14:paraId="4C3A7E2D" w14:textId="77777777" w:rsidR="005E7D2C" w:rsidRPr="00536BFB" w:rsidRDefault="005E7D2C" w:rsidP="005E7D2C">
      <w:pPr>
        <w:pStyle w:val="Code"/>
        <w:rPr>
          <w:highlight w:val="white"/>
        </w:rPr>
      </w:pPr>
      <w:r w:rsidRPr="00536BFB">
        <w:rPr>
          <w:highlight w:val="white"/>
        </w:rPr>
        <w:t xml:space="preserve">        }</w:t>
      </w:r>
    </w:p>
    <w:p w14:paraId="7B0768E6" w14:textId="77777777" w:rsidR="005E7D2C" w:rsidRPr="00536BFB" w:rsidRDefault="005E7D2C" w:rsidP="005E7D2C">
      <w:pPr>
        <w:pStyle w:val="Code"/>
        <w:rPr>
          <w:highlight w:val="white"/>
        </w:rPr>
      </w:pPr>
      <w:r w:rsidRPr="00536BFB">
        <w:rPr>
          <w:highlight w:val="white"/>
        </w:rPr>
        <w:t xml:space="preserve">      }</w:t>
      </w:r>
    </w:p>
    <w:p w14:paraId="6650369D" w14:textId="77777777" w:rsidR="005E7D2C" w:rsidRPr="00536BFB" w:rsidRDefault="005E7D2C" w:rsidP="005E7D2C">
      <w:pPr>
        <w:pStyle w:val="Code"/>
        <w:rPr>
          <w:highlight w:val="white"/>
        </w:rPr>
      </w:pPr>
      <w:r w:rsidRPr="00536BFB">
        <w:rPr>
          <w:highlight w:val="white"/>
        </w:rPr>
        <w:t xml:space="preserve">   </w:t>
      </w:r>
    </w:p>
    <w:p w14:paraId="2E4C1701" w14:textId="77777777" w:rsidR="005E7D2C" w:rsidRPr="00536BFB" w:rsidRDefault="005E7D2C" w:rsidP="005E7D2C">
      <w:pPr>
        <w:pStyle w:val="Code"/>
        <w:rPr>
          <w:highlight w:val="white"/>
        </w:rPr>
      </w:pPr>
      <w:r w:rsidRPr="00536BFB">
        <w:rPr>
          <w:highlight w:val="white"/>
        </w:rPr>
        <w:t xml:space="preserve">      return (new Graph&lt;VertexType&gt;(vertexSet, resultEdgeSet));</w:t>
      </w:r>
    </w:p>
    <w:p w14:paraId="381B3F68" w14:textId="77777777" w:rsidR="005E7D2C" w:rsidRPr="00536BFB" w:rsidRDefault="005E7D2C" w:rsidP="005E7D2C">
      <w:pPr>
        <w:pStyle w:val="Code"/>
        <w:rPr>
          <w:highlight w:val="white"/>
        </w:rPr>
      </w:pPr>
      <w:r w:rsidRPr="00536BFB">
        <w:rPr>
          <w:highlight w:val="white"/>
        </w:rPr>
        <w:t xml:space="preserve">    } </w:t>
      </w:r>
    </w:p>
    <w:p w14:paraId="085C3B8C" w14:textId="77777777" w:rsidR="005E7D2C" w:rsidRPr="00536BFB" w:rsidRDefault="005E7D2C" w:rsidP="005E7D2C">
      <w:pPr>
        <w:pStyle w:val="Code"/>
        <w:rPr>
          <w:highlight w:val="white"/>
        </w:rPr>
      </w:pPr>
      <w:r w:rsidRPr="00536BFB">
        <w:rPr>
          <w:highlight w:val="white"/>
        </w:rPr>
        <w:t xml:space="preserve">  }</w:t>
      </w:r>
    </w:p>
    <w:p w14:paraId="55651744" w14:textId="77777777" w:rsidR="005E7D2C" w:rsidRDefault="005E7D2C" w:rsidP="005E7D2C">
      <w:pPr>
        <w:pStyle w:val="Code"/>
      </w:pPr>
      <w:r w:rsidRPr="00536BFB">
        <w:rPr>
          <w:highlight w:val="white"/>
        </w:rPr>
        <w:t>}</w:t>
      </w:r>
    </w:p>
    <w:p w14:paraId="223A6864" w14:textId="77777777" w:rsidR="005E7D2C" w:rsidRDefault="005E7D2C" w:rsidP="005E7D2C">
      <w:pPr>
        <w:pStyle w:val="Rubrik2"/>
      </w:pPr>
      <w:bookmarkStart w:id="524" w:name="_Toc54120035"/>
      <w:proofErr w:type="spellStart"/>
      <w:r>
        <w:lastRenderedPageBreak/>
        <w:t>ListSet</w:t>
      </w:r>
      <w:proofErr w:type="spellEnd"/>
      <w:r>
        <w:t xml:space="preserve"> and </w:t>
      </w:r>
      <w:proofErr w:type="spellStart"/>
      <w:r>
        <w:t>ListMap</w:t>
      </w:r>
      <w:bookmarkEnd w:id="524"/>
      <w:proofErr w:type="spellEnd"/>
    </w:p>
    <w:p w14:paraId="35C39241" w14:textId="77777777" w:rsidR="005E7D2C" w:rsidRDefault="005E7D2C" w:rsidP="005E7D2C">
      <w:pPr>
        <w:rPr>
          <w:highlight w:val="white"/>
        </w:rPr>
      </w:pPr>
      <w:r>
        <w:rPr>
          <w:highlight w:val="white"/>
        </w:rPr>
        <w:t xml:space="preserve">The </w:t>
      </w:r>
      <w:r w:rsidRPr="00174A5F">
        <w:rPr>
          <w:rStyle w:val="KeyWord0"/>
          <w:highlight w:val="white"/>
        </w:rPr>
        <w:t>ListSet</w:t>
      </w:r>
      <w:r>
        <w:rPr>
          <w:highlight w:val="white"/>
        </w:rPr>
        <w:t xml:space="preserve"> class implements the </w:t>
      </w:r>
      <w:r w:rsidRPr="0038775A">
        <w:rPr>
          <w:rStyle w:val="KeyWord0"/>
          <w:highlight w:val="white"/>
        </w:rPr>
        <w:t>ISet</w:t>
      </w:r>
      <w:r>
        <w:rPr>
          <w:highlight w:val="white"/>
        </w:rPr>
        <w:t xml:space="preserve"> interface with the set as a simple list. The whole point with this implementation is that the values shall be stored in the order they are added. Therefore, the values are not ordered in the set, which make the </w:t>
      </w:r>
      <w:r w:rsidRPr="00C427F3">
        <w:rPr>
          <w:rStyle w:val="KeyWord0"/>
          <w:highlight w:val="white"/>
        </w:rPr>
        <w:t>Contains</w:t>
      </w:r>
      <w:r>
        <w:rPr>
          <w:highlight w:val="white"/>
        </w:rPr>
        <w:t xml:space="preserve">, </w:t>
      </w:r>
      <w:r w:rsidRPr="00C427F3">
        <w:rPr>
          <w:rStyle w:val="KeyWord0"/>
          <w:highlight w:val="white"/>
        </w:rPr>
        <w:t>IntersectWith</w:t>
      </w:r>
      <w:r>
        <w:rPr>
          <w:highlight w:val="white"/>
        </w:rPr>
        <w:t xml:space="preserve">, </w:t>
      </w:r>
      <w:r w:rsidRPr="00C427F3">
        <w:rPr>
          <w:rStyle w:val="KeyWord0"/>
          <w:highlight w:val="white"/>
        </w:rPr>
        <w:t>UnionWith</w:t>
      </w:r>
      <w:r>
        <w:rPr>
          <w:highlight w:val="white"/>
        </w:rPr>
        <w:t xml:space="preserve">, </w:t>
      </w:r>
      <w:r w:rsidRPr="00C427F3">
        <w:rPr>
          <w:rStyle w:val="KeyWord0"/>
          <w:highlight w:val="white"/>
        </w:rPr>
        <w:t>ExceptWith</w:t>
      </w:r>
      <w:r>
        <w:rPr>
          <w:highlight w:val="white"/>
        </w:rPr>
        <w:t xml:space="preserve">, and </w:t>
      </w:r>
      <w:r w:rsidRPr="00C427F3">
        <w:rPr>
          <w:rStyle w:val="KeyWord0"/>
          <w:highlight w:val="white"/>
        </w:rPr>
        <w:t>SymmetricExceptWith</w:t>
      </w:r>
      <w:r w:rsidRPr="00C427F3">
        <w:rPr>
          <w:highlight w:val="white"/>
        </w:rPr>
        <w:t xml:space="preserve"> </w:t>
      </w:r>
      <w:r>
        <w:rPr>
          <w:highlight w:val="white"/>
        </w:rPr>
        <w:t xml:space="preserve">(the union minus the intersection) </w:t>
      </w:r>
      <w:r w:rsidRPr="00C427F3">
        <w:rPr>
          <w:highlight w:val="white"/>
        </w:rPr>
        <w:t>ineffective.</w:t>
      </w:r>
      <w:r>
        <w:rPr>
          <w:highlight w:val="white"/>
        </w:rPr>
        <w:t xml:space="preserve"> </w:t>
      </w:r>
    </w:p>
    <w:p w14:paraId="2ACE9DDB" w14:textId="77777777" w:rsidR="005E7D2C" w:rsidRDefault="005E7D2C" w:rsidP="005E7D2C">
      <w:pPr>
        <w:pStyle w:val="CodeListing"/>
        <w:rPr>
          <w:highlight w:val="white"/>
        </w:rPr>
      </w:pPr>
      <w:proofErr w:type="spellStart"/>
      <w:r>
        <w:rPr>
          <w:highlight w:val="white"/>
        </w:rPr>
        <w:t>ListSet.cs</w:t>
      </w:r>
      <w:proofErr w:type="spellEnd"/>
    </w:p>
    <w:p w14:paraId="538AB705" w14:textId="77777777" w:rsidR="005E7D2C" w:rsidRPr="00C75C7E" w:rsidRDefault="005E7D2C" w:rsidP="005E7D2C">
      <w:pPr>
        <w:pStyle w:val="Code"/>
        <w:rPr>
          <w:highlight w:val="white"/>
        </w:rPr>
      </w:pPr>
      <w:r w:rsidRPr="00C75C7E">
        <w:rPr>
          <w:highlight w:val="white"/>
        </w:rPr>
        <w:t>using System.Text;</w:t>
      </w:r>
    </w:p>
    <w:p w14:paraId="0B9C1A34" w14:textId="77777777" w:rsidR="005E7D2C" w:rsidRPr="00C75C7E" w:rsidRDefault="005E7D2C" w:rsidP="005E7D2C">
      <w:pPr>
        <w:pStyle w:val="Code"/>
        <w:rPr>
          <w:highlight w:val="white"/>
        </w:rPr>
      </w:pPr>
      <w:r w:rsidRPr="00C75C7E">
        <w:rPr>
          <w:highlight w:val="white"/>
        </w:rPr>
        <w:t>using System.Collections;</w:t>
      </w:r>
    </w:p>
    <w:p w14:paraId="7EA5F921" w14:textId="77777777" w:rsidR="005E7D2C" w:rsidRPr="00C75C7E" w:rsidRDefault="005E7D2C" w:rsidP="005E7D2C">
      <w:pPr>
        <w:pStyle w:val="Code"/>
        <w:rPr>
          <w:highlight w:val="white"/>
        </w:rPr>
      </w:pPr>
      <w:r w:rsidRPr="00C75C7E">
        <w:rPr>
          <w:highlight w:val="white"/>
        </w:rPr>
        <w:t>using System.Collections.Generic;</w:t>
      </w:r>
    </w:p>
    <w:p w14:paraId="405368B1" w14:textId="77777777" w:rsidR="005E7D2C" w:rsidRPr="00C75C7E" w:rsidRDefault="005E7D2C" w:rsidP="005E7D2C">
      <w:pPr>
        <w:pStyle w:val="Code"/>
        <w:rPr>
          <w:highlight w:val="white"/>
        </w:rPr>
      </w:pPr>
    </w:p>
    <w:p w14:paraId="5AE411F6" w14:textId="77777777" w:rsidR="005E7D2C" w:rsidRPr="00C75C7E" w:rsidRDefault="005E7D2C" w:rsidP="005E7D2C">
      <w:pPr>
        <w:pStyle w:val="Code"/>
        <w:rPr>
          <w:highlight w:val="white"/>
        </w:rPr>
      </w:pPr>
      <w:r w:rsidRPr="00C75C7E">
        <w:rPr>
          <w:highlight w:val="white"/>
        </w:rPr>
        <w:t>namespace CCompiler {</w:t>
      </w:r>
    </w:p>
    <w:p w14:paraId="7A91E507" w14:textId="77777777" w:rsidR="005E7D2C" w:rsidRPr="00C75C7E" w:rsidRDefault="005E7D2C" w:rsidP="005E7D2C">
      <w:pPr>
        <w:pStyle w:val="Code"/>
        <w:rPr>
          <w:highlight w:val="white"/>
        </w:rPr>
      </w:pPr>
      <w:r w:rsidRPr="00C75C7E">
        <w:rPr>
          <w:highlight w:val="white"/>
        </w:rPr>
        <w:t xml:space="preserve">  public class ListSet&lt;SetType&gt; : ISet&lt;SetType&gt; {</w:t>
      </w:r>
    </w:p>
    <w:p w14:paraId="4A0C3581" w14:textId="77777777" w:rsidR="005E7D2C" w:rsidRPr="00C75C7E" w:rsidRDefault="005E7D2C" w:rsidP="005E7D2C">
      <w:pPr>
        <w:pStyle w:val="Code"/>
        <w:rPr>
          <w:highlight w:val="white"/>
        </w:rPr>
      </w:pPr>
      <w:r w:rsidRPr="00C75C7E">
        <w:rPr>
          <w:highlight w:val="white"/>
        </w:rPr>
        <w:t xml:space="preserve">    private List&lt;SetType&gt; m_list = new List&lt;SetType&gt;();</w:t>
      </w:r>
    </w:p>
    <w:p w14:paraId="516D685C" w14:textId="77777777" w:rsidR="005E7D2C" w:rsidRPr="00C75C7E" w:rsidRDefault="005E7D2C" w:rsidP="005E7D2C">
      <w:pPr>
        <w:pStyle w:val="Code"/>
        <w:rPr>
          <w:highlight w:val="white"/>
        </w:rPr>
      </w:pPr>
    </w:p>
    <w:p w14:paraId="6D496ABC" w14:textId="77777777" w:rsidR="005E7D2C" w:rsidRPr="00C75C7E" w:rsidRDefault="005E7D2C" w:rsidP="005E7D2C">
      <w:pPr>
        <w:pStyle w:val="Code"/>
        <w:rPr>
          <w:highlight w:val="white"/>
        </w:rPr>
      </w:pPr>
      <w:r w:rsidRPr="00C75C7E">
        <w:rPr>
          <w:highlight w:val="white"/>
        </w:rPr>
        <w:t xml:space="preserve">    public ListSet() {</w:t>
      </w:r>
    </w:p>
    <w:p w14:paraId="34909BEB" w14:textId="77777777" w:rsidR="005E7D2C" w:rsidRPr="00C75C7E" w:rsidRDefault="005E7D2C" w:rsidP="005E7D2C">
      <w:pPr>
        <w:pStyle w:val="Code"/>
        <w:rPr>
          <w:highlight w:val="white"/>
        </w:rPr>
      </w:pPr>
      <w:r w:rsidRPr="00C75C7E">
        <w:rPr>
          <w:highlight w:val="white"/>
        </w:rPr>
        <w:t xml:space="preserve">      // Empty.</w:t>
      </w:r>
    </w:p>
    <w:p w14:paraId="2ABA5652" w14:textId="77777777" w:rsidR="005E7D2C" w:rsidRPr="00C75C7E" w:rsidRDefault="005E7D2C" w:rsidP="005E7D2C">
      <w:pPr>
        <w:pStyle w:val="Code"/>
        <w:rPr>
          <w:highlight w:val="white"/>
        </w:rPr>
      </w:pPr>
      <w:r w:rsidRPr="00C75C7E">
        <w:rPr>
          <w:highlight w:val="white"/>
        </w:rPr>
        <w:t xml:space="preserve">    }</w:t>
      </w:r>
    </w:p>
    <w:p w14:paraId="498E5A5C" w14:textId="77777777" w:rsidR="005E7D2C" w:rsidRPr="00C75C7E" w:rsidRDefault="005E7D2C" w:rsidP="005E7D2C">
      <w:pPr>
        <w:pStyle w:val="Code"/>
        <w:rPr>
          <w:highlight w:val="white"/>
        </w:rPr>
      </w:pPr>
    </w:p>
    <w:p w14:paraId="752D5BB4" w14:textId="77777777" w:rsidR="005E7D2C" w:rsidRPr="00C75C7E" w:rsidRDefault="005E7D2C" w:rsidP="005E7D2C">
      <w:pPr>
        <w:pStyle w:val="Code"/>
        <w:rPr>
          <w:highlight w:val="white"/>
        </w:rPr>
      </w:pPr>
      <w:r w:rsidRPr="00C75C7E">
        <w:rPr>
          <w:highlight w:val="white"/>
        </w:rPr>
        <w:t xml:space="preserve">    public int Count {</w:t>
      </w:r>
    </w:p>
    <w:p w14:paraId="6823F1E3" w14:textId="77777777" w:rsidR="005E7D2C" w:rsidRPr="00C75C7E" w:rsidRDefault="005E7D2C" w:rsidP="005E7D2C">
      <w:pPr>
        <w:pStyle w:val="Code"/>
        <w:rPr>
          <w:highlight w:val="white"/>
        </w:rPr>
      </w:pPr>
      <w:r w:rsidRPr="00C75C7E">
        <w:rPr>
          <w:highlight w:val="white"/>
        </w:rPr>
        <w:t xml:space="preserve">      get { return m_list.Count; }</w:t>
      </w:r>
    </w:p>
    <w:p w14:paraId="46038814" w14:textId="77777777" w:rsidR="005E7D2C" w:rsidRPr="00C75C7E" w:rsidRDefault="005E7D2C" w:rsidP="005E7D2C">
      <w:pPr>
        <w:pStyle w:val="Code"/>
        <w:rPr>
          <w:highlight w:val="white"/>
        </w:rPr>
      </w:pPr>
      <w:r w:rsidRPr="00C75C7E">
        <w:rPr>
          <w:highlight w:val="white"/>
        </w:rPr>
        <w:t xml:space="preserve">    }</w:t>
      </w:r>
    </w:p>
    <w:p w14:paraId="10882F5A" w14:textId="77777777" w:rsidR="005E7D2C" w:rsidRPr="00C75C7E" w:rsidRDefault="005E7D2C" w:rsidP="005E7D2C">
      <w:pPr>
        <w:pStyle w:val="Code"/>
        <w:rPr>
          <w:highlight w:val="white"/>
        </w:rPr>
      </w:pPr>
    </w:p>
    <w:p w14:paraId="538D3921" w14:textId="77777777" w:rsidR="005E7D2C" w:rsidRPr="00C75C7E" w:rsidRDefault="005E7D2C" w:rsidP="005E7D2C">
      <w:pPr>
        <w:pStyle w:val="Code"/>
        <w:rPr>
          <w:highlight w:val="white"/>
        </w:rPr>
      </w:pPr>
      <w:r w:rsidRPr="00C75C7E">
        <w:rPr>
          <w:highlight w:val="white"/>
        </w:rPr>
        <w:t xml:space="preserve">    public bool IsReadOnly {</w:t>
      </w:r>
    </w:p>
    <w:p w14:paraId="6BD591FC" w14:textId="77777777" w:rsidR="005E7D2C" w:rsidRPr="00C75C7E" w:rsidRDefault="005E7D2C" w:rsidP="005E7D2C">
      <w:pPr>
        <w:pStyle w:val="Code"/>
        <w:rPr>
          <w:highlight w:val="white"/>
        </w:rPr>
      </w:pPr>
      <w:r w:rsidRPr="00C75C7E">
        <w:rPr>
          <w:highlight w:val="white"/>
        </w:rPr>
        <w:t xml:space="preserve">      get { return false; }</w:t>
      </w:r>
    </w:p>
    <w:p w14:paraId="7B4E5912" w14:textId="77777777" w:rsidR="005E7D2C" w:rsidRPr="00C75C7E" w:rsidRDefault="005E7D2C" w:rsidP="005E7D2C">
      <w:pPr>
        <w:pStyle w:val="Code"/>
        <w:rPr>
          <w:highlight w:val="white"/>
        </w:rPr>
      </w:pPr>
      <w:r w:rsidRPr="00C75C7E">
        <w:rPr>
          <w:highlight w:val="white"/>
        </w:rPr>
        <w:t xml:space="preserve">    }</w:t>
      </w:r>
    </w:p>
    <w:p w14:paraId="07BBF05E" w14:textId="77777777" w:rsidR="005E7D2C" w:rsidRPr="00C75C7E" w:rsidRDefault="005E7D2C" w:rsidP="005E7D2C">
      <w:pPr>
        <w:pStyle w:val="Code"/>
        <w:rPr>
          <w:highlight w:val="white"/>
        </w:rPr>
      </w:pPr>
    </w:p>
    <w:p w14:paraId="5000FE1F" w14:textId="77777777" w:rsidR="005E7D2C" w:rsidRPr="00C75C7E" w:rsidRDefault="005E7D2C" w:rsidP="005E7D2C">
      <w:pPr>
        <w:pStyle w:val="Code"/>
        <w:rPr>
          <w:highlight w:val="white"/>
        </w:rPr>
      </w:pPr>
      <w:r w:rsidRPr="00C75C7E">
        <w:rPr>
          <w:highlight w:val="white"/>
        </w:rPr>
        <w:t xml:space="preserve">    public ListSet(SetType value) {</w:t>
      </w:r>
    </w:p>
    <w:p w14:paraId="5121B909" w14:textId="77777777" w:rsidR="005E7D2C" w:rsidRPr="00C75C7E" w:rsidRDefault="005E7D2C" w:rsidP="005E7D2C">
      <w:pPr>
        <w:pStyle w:val="Code"/>
        <w:rPr>
          <w:highlight w:val="white"/>
        </w:rPr>
      </w:pPr>
      <w:r w:rsidRPr="00C75C7E">
        <w:rPr>
          <w:highlight w:val="white"/>
        </w:rPr>
        <w:t xml:space="preserve">      m_list.Add(value);</w:t>
      </w:r>
    </w:p>
    <w:p w14:paraId="15C47CF1" w14:textId="77777777" w:rsidR="005E7D2C" w:rsidRPr="00C75C7E" w:rsidRDefault="005E7D2C" w:rsidP="005E7D2C">
      <w:pPr>
        <w:pStyle w:val="Code"/>
        <w:rPr>
          <w:highlight w:val="white"/>
        </w:rPr>
      </w:pPr>
      <w:r w:rsidRPr="00C75C7E">
        <w:rPr>
          <w:highlight w:val="white"/>
        </w:rPr>
        <w:t xml:space="preserve">    }</w:t>
      </w:r>
    </w:p>
    <w:p w14:paraId="2DF9E7E4" w14:textId="77777777" w:rsidR="005E7D2C" w:rsidRPr="00C75C7E" w:rsidRDefault="005E7D2C" w:rsidP="005E7D2C">
      <w:pPr>
        <w:pStyle w:val="Code"/>
        <w:rPr>
          <w:highlight w:val="white"/>
        </w:rPr>
      </w:pPr>
      <w:r w:rsidRPr="00C75C7E">
        <w:rPr>
          <w:highlight w:val="white"/>
        </w:rPr>
        <w:t xml:space="preserve">  </w:t>
      </w:r>
    </w:p>
    <w:p w14:paraId="6741F476" w14:textId="77777777" w:rsidR="005E7D2C" w:rsidRPr="00C75C7E" w:rsidRDefault="005E7D2C" w:rsidP="005E7D2C">
      <w:pPr>
        <w:pStyle w:val="Code"/>
        <w:rPr>
          <w:highlight w:val="white"/>
        </w:rPr>
      </w:pPr>
      <w:r w:rsidRPr="00C75C7E">
        <w:rPr>
          <w:highlight w:val="white"/>
        </w:rPr>
        <w:t xml:space="preserve">    public ListSet(SetType[] array) {</w:t>
      </w:r>
    </w:p>
    <w:p w14:paraId="684C3C84" w14:textId="77777777" w:rsidR="005E7D2C" w:rsidRPr="00C75C7E" w:rsidRDefault="005E7D2C" w:rsidP="005E7D2C">
      <w:pPr>
        <w:pStyle w:val="Code"/>
        <w:rPr>
          <w:highlight w:val="white"/>
        </w:rPr>
      </w:pPr>
      <w:r w:rsidRPr="00C75C7E">
        <w:rPr>
          <w:highlight w:val="white"/>
        </w:rPr>
        <w:t xml:space="preserve">      m_list.AddRange(array);</w:t>
      </w:r>
    </w:p>
    <w:p w14:paraId="4FBA7223" w14:textId="77777777" w:rsidR="005E7D2C" w:rsidRPr="00C75C7E" w:rsidRDefault="005E7D2C" w:rsidP="005E7D2C">
      <w:pPr>
        <w:pStyle w:val="Code"/>
        <w:rPr>
          <w:highlight w:val="white"/>
        </w:rPr>
      </w:pPr>
      <w:r w:rsidRPr="00C75C7E">
        <w:rPr>
          <w:highlight w:val="white"/>
        </w:rPr>
        <w:t xml:space="preserve">    }</w:t>
      </w:r>
    </w:p>
    <w:p w14:paraId="3EB98EEB" w14:textId="77777777" w:rsidR="005E7D2C" w:rsidRPr="00C75C7E" w:rsidRDefault="005E7D2C" w:rsidP="005E7D2C">
      <w:pPr>
        <w:pStyle w:val="Code"/>
        <w:rPr>
          <w:highlight w:val="white"/>
        </w:rPr>
      </w:pPr>
    </w:p>
    <w:p w14:paraId="6FAC9DEB" w14:textId="77777777" w:rsidR="005E7D2C" w:rsidRPr="00C75C7E" w:rsidRDefault="005E7D2C" w:rsidP="005E7D2C">
      <w:pPr>
        <w:pStyle w:val="Code"/>
        <w:rPr>
          <w:highlight w:val="white"/>
        </w:rPr>
      </w:pPr>
      <w:r w:rsidRPr="00C75C7E">
        <w:rPr>
          <w:highlight w:val="white"/>
        </w:rPr>
        <w:t xml:space="preserve">    public ListSet(IEnumerable&lt;SetType&gt; enumerable) {</w:t>
      </w:r>
    </w:p>
    <w:p w14:paraId="4C332453" w14:textId="77777777" w:rsidR="005E7D2C" w:rsidRPr="00C75C7E" w:rsidRDefault="005E7D2C" w:rsidP="005E7D2C">
      <w:pPr>
        <w:pStyle w:val="Code"/>
        <w:rPr>
          <w:highlight w:val="white"/>
        </w:rPr>
      </w:pPr>
      <w:r w:rsidRPr="00C75C7E">
        <w:rPr>
          <w:highlight w:val="white"/>
        </w:rPr>
        <w:t xml:space="preserve">      m_list.AddRange(enumerable);</w:t>
      </w:r>
    </w:p>
    <w:p w14:paraId="610569FA" w14:textId="77777777" w:rsidR="005E7D2C" w:rsidRPr="00C75C7E" w:rsidRDefault="005E7D2C" w:rsidP="005E7D2C">
      <w:pPr>
        <w:pStyle w:val="Code"/>
        <w:rPr>
          <w:highlight w:val="white"/>
        </w:rPr>
      </w:pPr>
      <w:r w:rsidRPr="00C75C7E">
        <w:rPr>
          <w:highlight w:val="white"/>
        </w:rPr>
        <w:t xml:space="preserve">    }</w:t>
      </w:r>
    </w:p>
    <w:p w14:paraId="27BF9641" w14:textId="77777777" w:rsidR="005E7D2C" w:rsidRPr="00C75C7E" w:rsidRDefault="005E7D2C" w:rsidP="005E7D2C">
      <w:pPr>
        <w:pStyle w:val="Code"/>
        <w:rPr>
          <w:highlight w:val="white"/>
        </w:rPr>
      </w:pPr>
    </w:p>
    <w:p w14:paraId="7BF40DCE" w14:textId="77777777" w:rsidR="005E7D2C" w:rsidRPr="00C75C7E" w:rsidRDefault="005E7D2C" w:rsidP="005E7D2C">
      <w:pPr>
        <w:pStyle w:val="Code"/>
        <w:rPr>
          <w:highlight w:val="white"/>
        </w:rPr>
      </w:pPr>
      <w:r w:rsidRPr="00C75C7E">
        <w:rPr>
          <w:highlight w:val="white"/>
        </w:rPr>
        <w:t xml:space="preserve">    public void CopyTo(SetType[] array, int index) {</w:t>
      </w:r>
    </w:p>
    <w:p w14:paraId="5CC2A201" w14:textId="77777777" w:rsidR="005E7D2C" w:rsidRPr="00C75C7E" w:rsidRDefault="005E7D2C" w:rsidP="005E7D2C">
      <w:pPr>
        <w:pStyle w:val="Code"/>
        <w:rPr>
          <w:highlight w:val="white"/>
        </w:rPr>
      </w:pPr>
      <w:r w:rsidRPr="00C75C7E">
        <w:rPr>
          <w:highlight w:val="white"/>
        </w:rPr>
        <w:t xml:space="preserve">      foreach (SetType value in m_list) {</w:t>
      </w:r>
    </w:p>
    <w:p w14:paraId="31CDD81B" w14:textId="77777777" w:rsidR="005E7D2C" w:rsidRPr="00C75C7E" w:rsidRDefault="005E7D2C" w:rsidP="005E7D2C">
      <w:pPr>
        <w:pStyle w:val="Code"/>
        <w:rPr>
          <w:highlight w:val="white"/>
        </w:rPr>
      </w:pPr>
      <w:r w:rsidRPr="00C75C7E">
        <w:rPr>
          <w:highlight w:val="white"/>
        </w:rPr>
        <w:t xml:space="preserve">        array[index++] = value;</w:t>
      </w:r>
    </w:p>
    <w:p w14:paraId="40E8522F" w14:textId="77777777" w:rsidR="005E7D2C" w:rsidRPr="00C75C7E" w:rsidRDefault="005E7D2C" w:rsidP="005E7D2C">
      <w:pPr>
        <w:pStyle w:val="Code"/>
        <w:rPr>
          <w:highlight w:val="white"/>
        </w:rPr>
      </w:pPr>
      <w:r w:rsidRPr="00C75C7E">
        <w:rPr>
          <w:highlight w:val="white"/>
        </w:rPr>
        <w:t xml:space="preserve">      }</w:t>
      </w:r>
    </w:p>
    <w:p w14:paraId="2BA5AEC4" w14:textId="77777777" w:rsidR="005E7D2C" w:rsidRPr="00C75C7E" w:rsidRDefault="005E7D2C" w:rsidP="005E7D2C">
      <w:pPr>
        <w:pStyle w:val="Code"/>
        <w:rPr>
          <w:highlight w:val="white"/>
        </w:rPr>
      </w:pPr>
      <w:r w:rsidRPr="00C75C7E">
        <w:rPr>
          <w:highlight w:val="white"/>
        </w:rPr>
        <w:t xml:space="preserve">    }</w:t>
      </w:r>
    </w:p>
    <w:p w14:paraId="0E2E58F1" w14:textId="77777777" w:rsidR="005E7D2C" w:rsidRPr="00C75C7E" w:rsidRDefault="005E7D2C" w:rsidP="005E7D2C">
      <w:pPr>
        <w:pStyle w:val="Code"/>
        <w:rPr>
          <w:highlight w:val="white"/>
        </w:rPr>
      </w:pPr>
    </w:p>
    <w:p w14:paraId="2316D0D2" w14:textId="77777777" w:rsidR="005E7D2C" w:rsidRPr="00C75C7E" w:rsidRDefault="005E7D2C" w:rsidP="005E7D2C">
      <w:pPr>
        <w:pStyle w:val="Code"/>
        <w:rPr>
          <w:highlight w:val="white"/>
        </w:rPr>
      </w:pPr>
      <w:r w:rsidRPr="00C75C7E">
        <w:rPr>
          <w:highlight w:val="white"/>
        </w:rPr>
        <w:t xml:space="preserve">    public void Clear() {</w:t>
      </w:r>
    </w:p>
    <w:p w14:paraId="3D55D5C4" w14:textId="77777777" w:rsidR="005E7D2C" w:rsidRPr="00C75C7E" w:rsidRDefault="005E7D2C" w:rsidP="005E7D2C">
      <w:pPr>
        <w:pStyle w:val="Code"/>
        <w:rPr>
          <w:highlight w:val="white"/>
        </w:rPr>
      </w:pPr>
      <w:r w:rsidRPr="00C75C7E">
        <w:rPr>
          <w:highlight w:val="white"/>
        </w:rPr>
        <w:t xml:space="preserve">      m_list.Clear();</w:t>
      </w:r>
    </w:p>
    <w:p w14:paraId="20F69300" w14:textId="77777777" w:rsidR="005E7D2C" w:rsidRPr="00C75C7E" w:rsidRDefault="005E7D2C" w:rsidP="005E7D2C">
      <w:pPr>
        <w:pStyle w:val="Code"/>
        <w:rPr>
          <w:highlight w:val="white"/>
        </w:rPr>
      </w:pPr>
      <w:r w:rsidRPr="00C75C7E">
        <w:rPr>
          <w:highlight w:val="white"/>
        </w:rPr>
        <w:t xml:space="preserve">    }</w:t>
      </w:r>
    </w:p>
    <w:p w14:paraId="2E7235D3" w14:textId="77777777" w:rsidR="005E7D2C" w:rsidRPr="00C75C7E" w:rsidRDefault="005E7D2C" w:rsidP="005E7D2C">
      <w:pPr>
        <w:pStyle w:val="Code"/>
        <w:rPr>
          <w:highlight w:val="white"/>
        </w:rPr>
      </w:pPr>
      <w:r w:rsidRPr="00C75C7E">
        <w:rPr>
          <w:highlight w:val="white"/>
        </w:rPr>
        <w:t xml:space="preserve">        </w:t>
      </w:r>
    </w:p>
    <w:p w14:paraId="6E87BCC9" w14:textId="77777777" w:rsidR="005E7D2C" w:rsidRPr="00C75C7E" w:rsidRDefault="005E7D2C" w:rsidP="005E7D2C">
      <w:pPr>
        <w:pStyle w:val="Code"/>
        <w:rPr>
          <w:highlight w:val="white"/>
        </w:rPr>
      </w:pPr>
      <w:r w:rsidRPr="00C75C7E">
        <w:rPr>
          <w:highlight w:val="white"/>
        </w:rPr>
        <w:t xml:space="preserve">    public bool Contains(SetType value) {</w:t>
      </w:r>
    </w:p>
    <w:p w14:paraId="686262C1" w14:textId="77777777" w:rsidR="005E7D2C" w:rsidRPr="00C75C7E" w:rsidRDefault="005E7D2C" w:rsidP="005E7D2C">
      <w:pPr>
        <w:pStyle w:val="Code"/>
        <w:rPr>
          <w:highlight w:val="white"/>
        </w:rPr>
      </w:pPr>
      <w:r w:rsidRPr="00C75C7E">
        <w:rPr>
          <w:highlight w:val="white"/>
        </w:rPr>
        <w:t xml:space="preserve">      return m_list.Contains(value);</w:t>
      </w:r>
    </w:p>
    <w:p w14:paraId="21736A25" w14:textId="77777777" w:rsidR="005E7D2C" w:rsidRPr="00C75C7E" w:rsidRDefault="005E7D2C" w:rsidP="005E7D2C">
      <w:pPr>
        <w:pStyle w:val="Code"/>
        <w:rPr>
          <w:highlight w:val="white"/>
        </w:rPr>
      </w:pPr>
      <w:r w:rsidRPr="00C75C7E">
        <w:rPr>
          <w:highlight w:val="white"/>
        </w:rPr>
        <w:t xml:space="preserve">    }</w:t>
      </w:r>
    </w:p>
    <w:p w14:paraId="63BBD3B9" w14:textId="77777777" w:rsidR="005E7D2C" w:rsidRPr="00C75C7E" w:rsidRDefault="005E7D2C" w:rsidP="005E7D2C">
      <w:pPr>
        <w:pStyle w:val="Code"/>
        <w:rPr>
          <w:highlight w:val="white"/>
        </w:rPr>
      </w:pPr>
    </w:p>
    <w:p w14:paraId="37B64895" w14:textId="77777777" w:rsidR="005E7D2C" w:rsidRPr="00C75C7E" w:rsidRDefault="005E7D2C" w:rsidP="005E7D2C">
      <w:pPr>
        <w:pStyle w:val="Code"/>
        <w:rPr>
          <w:highlight w:val="white"/>
        </w:rPr>
      </w:pPr>
      <w:r w:rsidRPr="00C75C7E">
        <w:rPr>
          <w:highlight w:val="white"/>
        </w:rPr>
        <w:t xml:space="preserve">    void ICollection&lt;SetType&gt;.Add(SetType value) {</w:t>
      </w:r>
    </w:p>
    <w:p w14:paraId="670B56F1" w14:textId="77777777" w:rsidR="005E7D2C" w:rsidRPr="00C75C7E" w:rsidRDefault="005E7D2C" w:rsidP="005E7D2C">
      <w:pPr>
        <w:pStyle w:val="Code"/>
        <w:rPr>
          <w:highlight w:val="white"/>
        </w:rPr>
      </w:pPr>
      <w:r w:rsidRPr="00C75C7E">
        <w:rPr>
          <w:highlight w:val="white"/>
        </w:rPr>
        <w:lastRenderedPageBreak/>
        <w:t xml:space="preserve">      if (!m_list.Contains(value)) {</w:t>
      </w:r>
    </w:p>
    <w:p w14:paraId="39133B16" w14:textId="77777777" w:rsidR="005E7D2C" w:rsidRPr="00C75C7E" w:rsidRDefault="005E7D2C" w:rsidP="005E7D2C">
      <w:pPr>
        <w:pStyle w:val="Code"/>
        <w:rPr>
          <w:highlight w:val="white"/>
        </w:rPr>
      </w:pPr>
      <w:r w:rsidRPr="00C75C7E">
        <w:rPr>
          <w:highlight w:val="white"/>
        </w:rPr>
        <w:t xml:space="preserve">        m_list.Add(value);</w:t>
      </w:r>
    </w:p>
    <w:p w14:paraId="31CE852C" w14:textId="77777777" w:rsidR="005E7D2C" w:rsidRPr="00C75C7E" w:rsidRDefault="005E7D2C" w:rsidP="005E7D2C">
      <w:pPr>
        <w:pStyle w:val="Code"/>
        <w:rPr>
          <w:highlight w:val="white"/>
        </w:rPr>
      </w:pPr>
      <w:r w:rsidRPr="00C75C7E">
        <w:rPr>
          <w:highlight w:val="white"/>
        </w:rPr>
        <w:t xml:space="preserve">      }</w:t>
      </w:r>
    </w:p>
    <w:p w14:paraId="5AD7BC14" w14:textId="77777777" w:rsidR="005E7D2C" w:rsidRPr="00C75C7E" w:rsidRDefault="005E7D2C" w:rsidP="005E7D2C">
      <w:pPr>
        <w:pStyle w:val="Code"/>
        <w:rPr>
          <w:highlight w:val="white"/>
        </w:rPr>
      </w:pPr>
      <w:r w:rsidRPr="00C75C7E">
        <w:rPr>
          <w:highlight w:val="white"/>
        </w:rPr>
        <w:t xml:space="preserve">    }</w:t>
      </w:r>
    </w:p>
    <w:p w14:paraId="215735F7" w14:textId="77777777" w:rsidR="005E7D2C" w:rsidRPr="00C75C7E" w:rsidRDefault="005E7D2C" w:rsidP="005E7D2C">
      <w:pPr>
        <w:pStyle w:val="Code"/>
        <w:rPr>
          <w:highlight w:val="white"/>
        </w:rPr>
      </w:pPr>
    </w:p>
    <w:p w14:paraId="29BE1162" w14:textId="77777777" w:rsidR="005E7D2C" w:rsidRPr="00C75C7E" w:rsidRDefault="005E7D2C" w:rsidP="005E7D2C">
      <w:pPr>
        <w:pStyle w:val="Code"/>
        <w:rPr>
          <w:highlight w:val="white"/>
        </w:rPr>
      </w:pPr>
      <w:r w:rsidRPr="00C75C7E">
        <w:rPr>
          <w:highlight w:val="white"/>
        </w:rPr>
        <w:t xml:space="preserve">    bool ISet&lt;SetType&gt;.Add(SetType value) {</w:t>
      </w:r>
    </w:p>
    <w:p w14:paraId="7BADAF78" w14:textId="77777777" w:rsidR="005E7D2C" w:rsidRPr="00C75C7E" w:rsidRDefault="005E7D2C" w:rsidP="005E7D2C">
      <w:pPr>
        <w:pStyle w:val="Code"/>
        <w:rPr>
          <w:highlight w:val="white"/>
        </w:rPr>
      </w:pPr>
      <w:r w:rsidRPr="00C75C7E">
        <w:rPr>
          <w:highlight w:val="white"/>
        </w:rPr>
        <w:t xml:space="preserve">      if (!m_list.Contains(value)) {</w:t>
      </w:r>
    </w:p>
    <w:p w14:paraId="51318AC0" w14:textId="77777777" w:rsidR="005E7D2C" w:rsidRPr="00C75C7E" w:rsidRDefault="005E7D2C" w:rsidP="005E7D2C">
      <w:pPr>
        <w:pStyle w:val="Code"/>
        <w:rPr>
          <w:highlight w:val="white"/>
        </w:rPr>
      </w:pPr>
      <w:r w:rsidRPr="00C75C7E">
        <w:rPr>
          <w:highlight w:val="white"/>
        </w:rPr>
        <w:t xml:space="preserve">        m_list.Add(value);</w:t>
      </w:r>
    </w:p>
    <w:p w14:paraId="74A4C0D6" w14:textId="77777777" w:rsidR="005E7D2C" w:rsidRPr="00C75C7E" w:rsidRDefault="005E7D2C" w:rsidP="005E7D2C">
      <w:pPr>
        <w:pStyle w:val="Code"/>
        <w:rPr>
          <w:highlight w:val="white"/>
        </w:rPr>
      </w:pPr>
      <w:r w:rsidRPr="00C75C7E">
        <w:rPr>
          <w:highlight w:val="white"/>
        </w:rPr>
        <w:t xml:space="preserve">        return true;</w:t>
      </w:r>
    </w:p>
    <w:p w14:paraId="6F86D0D1" w14:textId="77777777" w:rsidR="005E7D2C" w:rsidRPr="00C75C7E" w:rsidRDefault="005E7D2C" w:rsidP="005E7D2C">
      <w:pPr>
        <w:pStyle w:val="Code"/>
        <w:rPr>
          <w:highlight w:val="white"/>
        </w:rPr>
      </w:pPr>
      <w:r w:rsidRPr="00C75C7E">
        <w:rPr>
          <w:highlight w:val="white"/>
        </w:rPr>
        <w:t xml:space="preserve">      }</w:t>
      </w:r>
    </w:p>
    <w:p w14:paraId="2205E487" w14:textId="77777777" w:rsidR="005E7D2C" w:rsidRPr="00C75C7E" w:rsidRDefault="005E7D2C" w:rsidP="005E7D2C">
      <w:pPr>
        <w:pStyle w:val="Code"/>
        <w:rPr>
          <w:highlight w:val="white"/>
        </w:rPr>
      </w:pPr>
    </w:p>
    <w:p w14:paraId="571CD998" w14:textId="77777777" w:rsidR="005E7D2C" w:rsidRPr="00C75C7E" w:rsidRDefault="005E7D2C" w:rsidP="005E7D2C">
      <w:pPr>
        <w:pStyle w:val="Code"/>
        <w:rPr>
          <w:highlight w:val="white"/>
        </w:rPr>
      </w:pPr>
      <w:r w:rsidRPr="00C75C7E">
        <w:rPr>
          <w:highlight w:val="white"/>
        </w:rPr>
        <w:t xml:space="preserve">      return false;</w:t>
      </w:r>
    </w:p>
    <w:p w14:paraId="08D49229" w14:textId="77777777" w:rsidR="005E7D2C" w:rsidRPr="00C75C7E" w:rsidRDefault="005E7D2C" w:rsidP="005E7D2C">
      <w:pPr>
        <w:pStyle w:val="Code"/>
        <w:rPr>
          <w:highlight w:val="white"/>
        </w:rPr>
      </w:pPr>
      <w:r w:rsidRPr="00C75C7E">
        <w:rPr>
          <w:highlight w:val="white"/>
        </w:rPr>
        <w:t xml:space="preserve">    }</w:t>
      </w:r>
    </w:p>
    <w:p w14:paraId="5DF7DE9F" w14:textId="77777777" w:rsidR="005E7D2C" w:rsidRPr="00C75C7E" w:rsidRDefault="005E7D2C" w:rsidP="005E7D2C">
      <w:pPr>
        <w:pStyle w:val="Code"/>
        <w:rPr>
          <w:highlight w:val="white"/>
        </w:rPr>
      </w:pPr>
    </w:p>
    <w:p w14:paraId="09246EA7" w14:textId="77777777" w:rsidR="005E7D2C" w:rsidRPr="00C75C7E" w:rsidRDefault="005E7D2C" w:rsidP="005E7D2C">
      <w:pPr>
        <w:pStyle w:val="Code"/>
        <w:rPr>
          <w:highlight w:val="white"/>
        </w:rPr>
      </w:pPr>
      <w:r w:rsidRPr="00C75C7E">
        <w:rPr>
          <w:highlight w:val="white"/>
        </w:rPr>
        <w:t xml:space="preserve">    public bool Remove(SetType value) {</w:t>
      </w:r>
    </w:p>
    <w:p w14:paraId="55B5BDEE" w14:textId="77777777" w:rsidR="005E7D2C" w:rsidRPr="00C75C7E" w:rsidRDefault="005E7D2C" w:rsidP="005E7D2C">
      <w:pPr>
        <w:pStyle w:val="Code"/>
        <w:rPr>
          <w:highlight w:val="white"/>
        </w:rPr>
      </w:pPr>
      <w:r w:rsidRPr="00C75C7E">
        <w:rPr>
          <w:highlight w:val="white"/>
        </w:rPr>
        <w:t xml:space="preserve">      if (m_list.Contains(value)) {</w:t>
      </w:r>
    </w:p>
    <w:p w14:paraId="38443551" w14:textId="77777777" w:rsidR="005E7D2C" w:rsidRPr="00C75C7E" w:rsidRDefault="005E7D2C" w:rsidP="005E7D2C">
      <w:pPr>
        <w:pStyle w:val="Code"/>
        <w:rPr>
          <w:highlight w:val="white"/>
        </w:rPr>
      </w:pPr>
      <w:r w:rsidRPr="00C75C7E">
        <w:rPr>
          <w:highlight w:val="white"/>
        </w:rPr>
        <w:t xml:space="preserve">        m_list.Remove(value);</w:t>
      </w:r>
    </w:p>
    <w:p w14:paraId="2BBE46CF" w14:textId="77777777" w:rsidR="005E7D2C" w:rsidRPr="00C75C7E" w:rsidRDefault="005E7D2C" w:rsidP="005E7D2C">
      <w:pPr>
        <w:pStyle w:val="Code"/>
        <w:rPr>
          <w:highlight w:val="white"/>
        </w:rPr>
      </w:pPr>
      <w:r w:rsidRPr="00C75C7E">
        <w:rPr>
          <w:highlight w:val="white"/>
        </w:rPr>
        <w:t xml:space="preserve">        return true;</w:t>
      </w:r>
    </w:p>
    <w:p w14:paraId="3DAF39A2" w14:textId="77777777" w:rsidR="005E7D2C" w:rsidRPr="00C75C7E" w:rsidRDefault="005E7D2C" w:rsidP="005E7D2C">
      <w:pPr>
        <w:pStyle w:val="Code"/>
        <w:rPr>
          <w:highlight w:val="white"/>
        </w:rPr>
      </w:pPr>
      <w:r w:rsidRPr="00C75C7E">
        <w:rPr>
          <w:highlight w:val="white"/>
        </w:rPr>
        <w:t xml:space="preserve">      }</w:t>
      </w:r>
    </w:p>
    <w:p w14:paraId="0642CBCE" w14:textId="77777777" w:rsidR="005E7D2C" w:rsidRPr="00C75C7E" w:rsidRDefault="005E7D2C" w:rsidP="005E7D2C">
      <w:pPr>
        <w:pStyle w:val="Code"/>
        <w:rPr>
          <w:highlight w:val="white"/>
        </w:rPr>
      </w:pPr>
    </w:p>
    <w:p w14:paraId="4B914A0B" w14:textId="77777777" w:rsidR="005E7D2C" w:rsidRPr="00C75C7E" w:rsidRDefault="005E7D2C" w:rsidP="005E7D2C">
      <w:pPr>
        <w:pStyle w:val="Code"/>
        <w:rPr>
          <w:highlight w:val="white"/>
        </w:rPr>
      </w:pPr>
      <w:r w:rsidRPr="00C75C7E">
        <w:rPr>
          <w:highlight w:val="white"/>
        </w:rPr>
        <w:t xml:space="preserve">      return false;</w:t>
      </w:r>
    </w:p>
    <w:p w14:paraId="1FD26848" w14:textId="77777777" w:rsidR="005E7D2C" w:rsidRPr="00C75C7E" w:rsidRDefault="005E7D2C" w:rsidP="005E7D2C">
      <w:pPr>
        <w:pStyle w:val="Code"/>
        <w:rPr>
          <w:highlight w:val="white"/>
        </w:rPr>
      </w:pPr>
      <w:r w:rsidRPr="00C75C7E">
        <w:rPr>
          <w:highlight w:val="white"/>
        </w:rPr>
        <w:t xml:space="preserve">    }</w:t>
      </w:r>
    </w:p>
    <w:p w14:paraId="65F7554A" w14:textId="77777777" w:rsidR="005E7D2C" w:rsidRPr="00C75C7E" w:rsidRDefault="005E7D2C" w:rsidP="005E7D2C">
      <w:pPr>
        <w:pStyle w:val="Code"/>
        <w:rPr>
          <w:highlight w:val="white"/>
        </w:rPr>
      </w:pPr>
    </w:p>
    <w:p w14:paraId="5C8FEE7E" w14:textId="77777777" w:rsidR="005E7D2C" w:rsidRPr="00C75C7E" w:rsidRDefault="005E7D2C" w:rsidP="005E7D2C">
      <w:pPr>
        <w:pStyle w:val="Code"/>
        <w:rPr>
          <w:highlight w:val="white"/>
        </w:rPr>
      </w:pPr>
      <w:r w:rsidRPr="00C75C7E">
        <w:rPr>
          <w:highlight w:val="white"/>
        </w:rPr>
        <w:t xml:space="preserve">    IEnumerator IEnumerable.GetEnumerator() {</w:t>
      </w:r>
    </w:p>
    <w:p w14:paraId="18BD4638"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303BA225" w14:textId="77777777" w:rsidR="005E7D2C" w:rsidRPr="00C75C7E" w:rsidRDefault="005E7D2C" w:rsidP="005E7D2C">
      <w:pPr>
        <w:pStyle w:val="Code"/>
        <w:rPr>
          <w:highlight w:val="white"/>
        </w:rPr>
      </w:pPr>
      <w:r w:rsidRPr="00C75C7E">
        <w:rPr>
          <w:highlight w:val="white"/>
        </w:rPr>
        <w:t xml:space="preserve">    }</w:t>
      </w:r>
    </w:p>
    <w:p w14:paraId="7AC82A13" w14:textId="77777777" w:rsidR="005E7D2C" w:rsidRPr="00C75C7E" w:rsidRDefault="005E7D2C" w:rsidP="005E7D2C">
      <w:pPr>
        <w:pStyle w:val="Code"/>
        <w:rPr>
          <w:highlight w:val="white"/>
        </w:rPr>
      </w:pPr>
    </w:p>
    <w:p w14:paraId="6C03036D" w14:textId="77777777" w:rsidR="005E7D2C" w:rsidRPr="00C75C7E" w:rsidRDefault="005E7D2C" w:rsidP="005E7D2C">
      <w:pPr>
        <w:pStyle w:val="Code"/>
        <w:rPr>
          <w:highlight w:val="white"/>
        </w:rPr>
      </w:pPr>
      <w:r w:rsidRPr="00C75C7E">
        <w:rPr>
          <w:highlight w:val="white"/>
        </w:rPr>
        <w:t xml:space="preserve">    IEnumerator&lt;SetType&gt; IEnumerable&lt;SetType&gt;.GetEnumerator() {</w:t>
      </w:r>
    </w:p>
    <w:p w14:paraId="4AA7556C"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1084EE93" w14:textId="77777777" w:rsidR="005E7D2C" w:rsidRPr="00C75C7E" w:rsidRDefault="005E7D2C" w:rsidP="005E7D2C">
      <w:pPr>
        <w:pStyle w:val="Code"/>
        <w:rPr>
          <w:highlight w:val="white"/>
        </w:rPr>
      </w:pPr>
      <w:r w:rsidRPr="00C75C7E">
        <w:rPr>
          <w:highlight w:val="white"/>
        </w:rPr>
        <w:t xml:space="preserve">    }</w:t>
      </w:r>
    </w:p>
    <w:p w14:paraId="56C124D0" w14:textId="77777777" w:rsidR="005E7D2C" w:rsidRPr="00C75C7E" w:rsidRDefault="005E7D2C" w:rsidP="005E7D2C">
      <w:pPr>
        <w:pStyle w:val="Code"/>
        <w:rPr>
          <w:highlight w:val="white"/>
        </w:rPr>
      </w:pPr>
    </w:p>
    <w:p w14:paraId="4AAE2E3B" w14:textId="77777777" w:rsidR="005E7D2C" w:rsidRPr="00C75C7E" w:rsidRDefault="005E7D2C" w:rsidP="005E7D2C">
      <w:pPr>
        <w:pStyle w:val="Code"/>
        <w:rPr>
          <w:highlight w:val="white"/>
        </w:rPr>
      </w:pPr>
      <w:r w:rsidRPr="00C75C7E">
        <w:rPr>
          <w:highlight w:val="white"/>
        </w:rPr>
        <w:t xml:space="preserve">    public void IntersectWith(IEnumerable&lt;SetType&gt; enumerable) {</w:t>
      </w:r>
    </w:p>
    <w:p w14:paraId="1730722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3897875A" w14:textId="77777777" w:rsidR="005E7D2C" w:rsidRPr="00C75C7E" w:rsidRDefault="005E7D2C" w:rsidP="005E7D2C">
      <w:pPr>
        <w:pStyle w:val="Code"/>
        <w:rPr>
          <w:highlight w:val="white"/>
        </w:rPr>
      </w:pPr>
    </w:p>
    <w:p w14:paraId="28304AFC" w14:textId="77777777" w:rsidR="005E7D2C" w:rsidRPr="00C75C7E" w:rsidRDefault="005E7D2C" w:rsidP="005E7D2C">
      <w:pPr>
        <w:pStyle w:val="Code"/>
        <w:rPr>
          <w:highlight w:val="white"/>
        </w:rPr>
      </w:pPr>
      <w:r w:rsidRPr="00C75C7E">
        <w:rPr>
          <w:highlight w:val="white"/>
        </w:rPr>
        <w:t xml:space="preserve">      foreach (SetType value in enumerable) {</w:t>
      </w:r>
    </w:p>
    <w:p w14:paraId="5FB95D5E" w14:textId="77777777" w:rsidR="005E7D2C" w:rsidRPr="00C75C7E" w:rsidRDefault="005E7D2C" w:rsidP="005E7D2C">
      <w:pPr>
        <w:pStyle w:val="Code"/>
        <w:rPr>
          <w:highlight w:val="white"/>
        </w:rPr>
      </w:pPr>
      <w:r w:rsidRPr="00C75C7E">
        <w:rPr>
          <w:highlight w:val="white"/>
        </w:rPr>
        <w:t xml:space="preserve">        if (m_list.Contains(value)) {</w:t>
      </w:r>
    </w:p>
    <w:p w14:paraId="653FC559" w14:textId="77777777" w:rsidR="005E7D2C" w:rsidRPr="00C75C7E" w:rsidRDefault="005E7D2C" w:rsidP="005E7D2C">
      <w:pPr>
        <w:pStyle w:val="Code"/>
        <w:rPr>
          <w:highlight w:val="white"/>
        </w:rPr>
      </w:pPr>
      <w:r w:rsidRPr="00C75C7E">
        <w:rPr>
          <w:highlight w:val="white"/>
        </w:rPr>
        <w:t xml:space="preserve">          result.Add(value);</w:t>
      </w:r>
    </w:p>
    <w:p w14:paraId="5A82DE3E" w14:textId="77777777" w:rsidR="005E7D2C" w:rsidRPr="00C75C7E" w:rsidRDefault="005E7D2C" w:rsidP="005E7D2C">
      <w:pPr>
        <w:pStyle w:val="Code"/>
        <w:rPr>
          <w:highlight w:val="white"/>
        </w:rPr>
      </w:pPr>
      <w:r w:rsidRPr="00C75C7E">
        <w:rPr>
          <w:highlight w:val="white"/>
        </w:rPr>
        <w:t xml:space="preserve">        }</w:t>
      </w:r>
    </w:p>
    <w:p w14:paraId="6994D47A" w14:textId="77777777" w:rsidR="005E7D2C" w:rsidRPr="00C75C7E" w:rsidRDefault="005E7D2C" w:rsidP="005E7D2C">
      <w:pPr>
        <w:pStyle w:val="Code"/>
        <w:rPr>
          <w:highlight w:val="white"/>
        </w:rPr>
      </w:pPr>
      <w:r w:rsidRPr="00C75C7E">
        <w:rPr>
          <w:highlight w:val="white"/>
        </w:rPr>
        <w:t xml:space="preserve">      }</w:t>
      </w:r>
    </w:p>
    <w:p w14:paraId="0DA83200" w14:textId="77777777" w:rsidR="005E7D2C" w:rsidRPr="00C75C7E" w:rsidRDefault="005E7D2C" w:rsidP="005E7D2C">
      <w:pPr>
        <w:pStyle w:val="Code"/>
        <w:rPr>
          <w:highlight w:val="white"/>
        </w:rPr>
      </w:pPr>
    </w:p>
    <w:p w14:paraId="0892F023" w14:textId="77777777" w:rsidR="005E7D2C" w:rsidRPr="00C75C7E" w:rsidRDefault="005E7D2C" w:rsidP="005E7D2C">
      <w:pPr>
        <w:pStyle w:val="Code"/>
        <w:rPr>
          <w:highlight w:val="white"/>
        </w:rPr>
      </w:pPr>
      <w:r w:rsidRPr="00C75C7E">
        <w:rPr>
          <w:highlight w:val="white"/>
        </w:rPr>
        <w:t xml:space="preserve">      m_list = result;</w:t>
      </w:r>
    </w:p>
    <w:p w14:paraId="081322CB" w14:textId="77777777" w:rsidR="005E7D2C" w:rsidRPr="00C75C7E" w:rsidRDefault="005E7D2C" w:rsidP="005E7D2C">
      <w:pPr>
        <w:pStyle w:val="Code"/>
        <w:rPr>
          <w:highlight w:val="white"/>
        </w:rPr>
      </w:pPr>
      <w:r w:rsidRPr="00C75C7E">
        <w:rPr>
          <w:highlight w:val="white"/>
        </w:rPr>
        <w:t xml:space="preserve">    }</w:t>
      </w:r>
    </w:p>
    <w:p w14:paraId="612A8270" w14:textId="77777777" w:rsidR="005E7D2C" w:rsidRPr="00C75C7E" w:rsidRDefault="005E7D2C" w:rsidP="005E7D2C">
      <w:pPr>
        <w:pStyle w:val="Code"/>
        <w:rPr>
          <w:highlight w:val="white"/>
        </w:rPr>
      </w:pPr>
    </w:p>
    <w:p w14:paraId="36DAE179" w14:textId="77777777" w:rsidR="005E7D2C" w:rsidRPr="00C75C7E" w:rsidRDefault="005E7D2C" w:rsidP="005E7D2C">
      <w:pPr>
        <w:pStyle w:val="Code"/>
        <w:rPr>
          <w:highlight w:val="white"/>
        </w:rPr>
      </w:pPr>
      <w:r w:rsidRPr="00C75C7E">
        <w:rPr>
          <w:highlight w:val="white"/>
        </w:rPr>
        <w:t xml:space="preserve">    public void UnionWith(IEnumerable&lt;SetType&gt; enumerable) {</w:t>
      </w:r>
    </w:p>
    <w:p w14:paraId="0608B02F" w14:textId="77777777" w:rsidR="005E7D2C" w:rsidRPr="00C75C7E" w:rsidRDefault="005E7D2C" w:rsidP="005E7D2C">
      <w:pPr>
        <w:pStyle w:val="Code"/>
        <w:rPr>
          <w:highlight w:val="white"/>
        </w:rPr>
      </w:pPr>
      <w:r w:rsidRPr="00C75C7E">
        <w:rPr>
          <w:highlight w:val="white"/>
        </w:rPr>
        <w:t xml:space="preserve">      foreach (SetType value in enumerable) {</w:t>
      </w:r>
    </w:p>
    <w:p w14:paraId="165BAAA8" w14:textId="77777777" w:rsidR="005E7D2C" w:rsidRPr="00C75C7E" w:rsidRDefault="005E7D2C" w:rsidP="005E7D2C">
      <w:pPr>
        <w:pStyle w:val="Code"/>
        <w:rPr>
          <w:highlight w:val="white"/>
        </w:rPr>
      </w:pPr>
      <w:r w:rsidRPr="00C75C7E">
        <w:rPr>
          <w:highlight w:val="white"/>
        </w:rPr>
        <w:t xml:space="preserve">        if (!m_list.Contains(value)) {</w:t>
      </w:r>
    </w:p>
    <w:p w14:paraId="55AEAF9E" w14:textId="77777777" w:rsidR="005E7D2C" w:rsidRPr="00C75C7E" w:rsidRDefault="005E7D2C" w:rsidP="005E7D2C">
      <w:pPr>
        <w:pStyle w:val="Code"/>
        <w:rPr>
          <w:highlight w:val="white"/>
        </w:rPr>
      </w:pPr>
      <w:r w:rsidRPr="00C75C7E">
        <w:rPr>
          <w:highlight w:val="white"/>
        </w:rPr>
        <w:t xml:space="preserve">          m_list.Add(value);</w:t>
      </w:r>
    </w:p>
    <w:p w14:paraId="29943045" w14:textId="77777777" w:rsidR="005E7D2C" w:rsidRPr="00C75C7E" w:rsidRDefault="005E7D2C" w:rsidP="005E7D2C">
      <w:pPr>
        <w:pStyle w:val="Code"/>
        <w:rPr>
          <w:highlight w:val="white"/>
        </w:rPr>
      </w:pPr>
      <w:r w:rsidRPr="00C75C7E">
        <w:rPr>
          <w:highlight w:val="white"/>
        </w:rPr>
        <w:t xml:space="preserve">        }</w:t>
      </w:r>
    </w:p>
    <w:p w14:paraId="350C81D0" w14:textId="77777777" w:rsidR="005E7D2C" w:rsidRPr="00C75C7E" w:rsidRDefault="005E7D2C" w:rsidP="005E7D2C">
      <w:pPr>
        <w:pStyle w:val="Code"/>
        <w:rPr>
          <w:highlight w:val="white"/>
        </w:rPr>
      </w:pPr>
      <w:r w:rsidRPr="00C75C7E">
        <w:rPr>
          <w:highlight w:val="white"/>
        </w:rPr>
        <w:t xml:space="preserve">      }</w:t>
      </w:r>
    </w:p>
    <w:p w14:paraId="3BDCCBA0" w14:textId="77777777" w:rsidR="005E7D2C" w:rsidRPr="00C75C7E" w:rsidRDefault="005E7D2C" w:rsidP="005E7D2C">
      <w:pPr>
        <w:pStyle w:val="Code"/>
        <w:rPr>
          <w:highlight w:val="white"/>
        </w:rPr>
      </w:pPr>
      <w:r w:rsidRPr="00C75C7E">
        <w:rPr>
          <w:highlight w:val="white"/>
        </w:rPr>
        <w:t xml:space="preserve">    }</w:t>
      </w:r>
    </w:p>
    <w:p w14:paraId="207C8268" w14:textId="77777777" w:rsidR="005E7D2C" w:rsidRPr="00C75C7E" w:rsidRDefault="005E7D2C" w:rsidP="005E7D2C">
      <w:pPr>
        <w:pStyle w:val="Code"/>
        <w:rPr>
          <w:highlight w:val="white"/>
        </w:rPr>
      </w:pPr>
    </w:p>
    <w:p w14:paraId="63A39BFB" w14:textId="77777777" w:rsidR="005E7D2C" w:rsidRPr="00C75C7E" w:rsidRDefault="005E7D2C" w:rsidP="005E7D2C">
      <w:pPr>
        <w:pStyle w:val="Code"/>
        <w:rPr>
          <w:highlight w:val="white"/>
        </w:rPr>
      </w:pPr>
      <w:r w:rsidRPr="00C75C7E">
        <w:rPr>
          <w:highlight w:val="white"/>
        </w:rPr>
        <w:t xml:space="preserve">    public void ExceptWith(IEnumerable&lt;SetType&gt; enumerable) {</w:t>
      </w:r>
    </w:p>
    <w:p w14:paraId="16A3E1F9" w14:textId="77777777" w:rsidR="005E7D2C" w:rsidRPr="00C75C7E" w:rsidRDefault="005E7D2C" w:rsidP="005E7D2C">
      <w:pPr>
        <w:pStyle w:val="Code"/>
        <w:rPr>
          <w:highlight w:val="white"/>
        </w:rPr>
      </w:pPr>
      <w:r w:rsidRPr="00C75C7E">
        <w:rPr>
          <w:highlight w:val="white"/>
        </w:rPr>
        <w:t xml:space="preserve">      foreach (SetType value in enumerable) {</w:t>
      </w:r>
    </w:p>
    <w:p w14:paraId="2820D59D" w14:textId="77777777" w:rsidR="005E7D2C" w:rsidRPr="00C75C7E" w:rsidRDefault="005E7D2C" w:rsidP="005E7D2C">
      <w:pPr>
        <w:pStyle w:val="Code"/>
        <w:rPr>
          <w:highlight w:val="white"/>
        </w:rPr>
      </w:pPr>
      <w:r w:rsidRPr="00C75C7E">
        <w:rPr>
          <w:highlight w:val="white"/>
        </w:rPr>
        <w:t xml:space="preserve">        if (m_list.Contains(value)) {</w:t>
      </w:r>
    </w:p>
    <w:p w14:paraId="0EAFBECE" w14:textId="77777777" w:rsidR="005E7D2C" w:rsidRPr="00C75C7E" w:rsidRDefault="005E7D2C" w:rsidP="005E7D2C">
      <w:pPr>
        <w:pStyle w:val="Code"/>
        <w:rPr>
          <w:highlight w:val="white"/>
        </w:rPr>
      </w:pPr>
      <w:r w:rsidRPr="00C75C7E">
        <w:rPr>
          <w:highlight w:val="white"/>
        </w:rPr>
        <w:t xml:space="preserve">          m_list.Remove(value);</w:t>
      </w:r>
    </w:p>
    <w:p w14:paraId="0737A55A" w14:textId="77777777" w:rsidR="005E7D2C" w:rsidRPr="00C75C7E" w:rsidRDefault="005E7D2C" w:rsidP="005E7D2C">
      <w:pPr>
        <w:pStyle w:val="Code"/>
        <w:rPr>
          <w:highlight w:val="white"/>
        </w:rPr>
      </w:pPr>
      <w:r w:rsidRPr="00C75C7E">
        <w:rPr>
          <w:highlight w:val="white"/>
        </w:rPr>
        <w:t xml:space="preserve">        }</w:t>
      </w:r>
    </w:p>
    <w:p w14:paraId="7CCF303A" w14:textId="77777777" w:rsidR="005E7D2C" w:rsidRPr="00C75C7E" w:rsidRDefault="005E7D2C" w:rsidP="005E7D2C">
      <w:pPr>
        <w:pStyle w:val="Code"/>
        <w:rPr>
          <w:highlight w:val="white"/>
        </w:rPr>
      </w:pPr>
      <w:r w:rsidRPr="00C75C7E">
        <w:rPr>
          <w:highlight w:val="white"/>
        </w:rPr>
        <w:t xml:space="preserve">      }</w:t>
      </w:r>
    </w:p>
    <w:p w14:paraId="337A2CAA" w14:textId="77777777" w:rsidR="005E7D2C" w:rsidRPr="00C75C7E" w:rsidRDefault="005E7D2C" w:rsidP="005E7D2C">
      <w:pPr>
        <w:pStyle w:val="Code"/>
        <w:rPr>
          <w:highlight w:val="white"/>
        </w:rPr>
      </w:pPr>
      <w:r w:rsidRPr="00C75C7E">
        <w:rPr>
          <w:highlight w:val="white"/>
        </w:rPr>
        <w:lastRenderedPageBreak/>
        <w:t xml:space="preserve">    }</w:t>
      </w:r>
    </w:p>
    <w:p w14:paraId="71103884" w14:textId="77777777" w:rsidR="005E7D2C" w:rsidRPr="00C75C7E" w:rsidRDefault="005E7D2C" w:rsidP="005E7D2C">
      <w:pPr>
        <w:pStyle w:val="Code"/>
        <w:rPr>
          <w:highlight w:val="white"/>
        </w:rPr>
      </w:pPr>
    </w:p>
    <w:p w14:paraId="16551A17" w14:textId="77777777" w:rsidR="005E7D2C" w:rsidRPr="00C75C7E" w:rsidRDefault="005E7D2C" w:rsidP="005E7D2C">
      <w:pPr>
        <w:pStyle w:val="Code"/>
        <w:rPr>
          <w:highlight w:val="white"/>
        </w:rPr>
      </w:pPr>
      <w:r w:rsidRPr="00C75C7E">
        <w:rPr>
          <w:highlight w:val="white"/>
        </w:rPr>
        <w:t xml:space="preserve">    public void SymmetricExceptWith(IEnumerable&lt;SetType&gt; enumerable) {</w:t>
      </w:r>
    </w:p>
    <w:p w14:paraId="59D69AD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18FE92E1" w14:textId="77777777" w:rsidR="005E7D2C" w:rsidRPr="00C75C7E" w:rsidRDefault="005E7D2C" w:rsidP="005E7D2C">
      <w:pPr>
        <w:pStyle w:val="Code"/>
        <w:rPr>
          <w:highlight w:val="white"/>
        </w:rPr>
      </w:pPr>
      <w:r w:rsidRPr="00C75C7E">
        <w:rPr>
          <w:highlight w:val="white"/>
        </w:rPr>
        <w:t xml:space="preserve">      foreach (SetType value in enumerable) {</w:t>
      </w:r>
    </w:p>
    <w:p w14:paraId="79558FBC" w14:textId="77777777" w:rsidR="005E7D2C" w:rsidRPr="00C75C7E" w:rsidRDefault="005E7D2C" w:rsidP="005E7D2C">
      <w:pPr>
        <w:pStyle w:val="Code"/>
        <w:rPr>
          <w:highlight w:val="white"/>
        </w:rPr>
      </w:pPr>
      <w:r w:rsidRPr="00C75C7E">
        <w:rPr>
          <w:highlight w:val="white"/>
        </w:rPr>
        <w:t xml:space="preserve">        if (!m_list.Contains(value)) {</w:t>
      </w:r>
    </w:p>
    <w:p w14:paraId="627822DF" w14:textId="77777777" w:rsidR="005E7D2C" w:rsidRPr="00C75C7E" w:rsidRDefault="005E7D2C" w:rsidP="005E7D2C">
      <w:pPr>
        <w:pStyle w:val="Code"/>
        <w:rPr>
          <w:highlight w:val="white"/>
        </w:rPr>
      </w:pPr>
      <w:r w:rsidRPr="00C75C7E">
        <w:rPr>
          <w:highlight w:val="white"/>
        </w:rPr>
        <w:t xml:space="preserve">          result.Add(value);</w:t>
      </w:r>
    </w:p>
    <w:p w14:paraId="35DE9D5A" w14:textId="77777777" w:rsidR="005E7D2C" w:rsidRPr="00C75C7E" w:rsidRDefault="005E7D2C" w:rsidP="005E7D2C">
      <w:pPr>
        <w:pStyle w:val="Code"/>
        <w:rPr>
          <w:highlight w:val="white"/>
        </w:rPr>
      </w:pPr>
      <w:r w:rsidRPr="00C75C7E">
        <w:rPr>
          <w:highlight w:val="white"/>
        </w:rPr>
        <w:t xml:space="preserve">        }</w:t>
      </w:r>
    </w:p>
    <w:p w14:paraId="38476574" w14:textId="77777777" w:rsidR="005E7D2C" w:rsidRPr="00C75C7E" w:rsidRDefault="005E7D2C" w:rsidP="005E7D2C">
      <w:pPr>
        <w:pStyle w:val="Code"/>
        <w:rPr>
          <w:highlight w:val="white"/>
        </w:rPr>
      </w:pPr>
      <w:r w:rsidRPr="00C75C7E">
        <w:rPr>
          <w:highlight w:val="white"/>
        </w:rPr>
        <w:t xml:space="preserve">      }</w:t>
      </w:r>
    </w:p>
    <w:p w14:paraId="260BF23A" w14:textId="77777777" w:rsidR="005E7D2C" w:rsidRPr="00C75C7E" w:rsidRDefault="005E7D2C" w:rsidP="005E7D2C">
      <w:pPr>
        <w:pStyle w:val="Code"/>
        <w:rPr>
          <w:highlight w:val="white"/>
        </w:rPr>
      </w:pPr>
    </w:p>
    <w:p w14:paraId="335861CE"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60ACE14B" w14:textId="77777777" w:rsidR="005E7D2C" w:rsidRPr="00C75C7E" w:rsidRDefault="005E7D2C" w:rsidP="005E7D2C">
      <w:pPr>
        <w:pStyle w:val="Code"/>
        <w:rPr>
          <w:highlight w:val="white"/>
        </w:rPr>
      </w:pPr>
      <w:r w:rsidRPr="00C75C7E">
        <w:rPr>
          <w:highlight w:val="white"/>
        </w:rPr>
        <w:t xml:space="preserve">      foreach (SetType value in m_list) {</w:t>
      </w:r>
    </w:p>
    <w:p w14:paraId="634BE2B2" w14:textId="77777777" w:rsidR="005E7D2C" w:rsidRPr="00C75C7E" w:rsidRDefault="005E7D2C" w:rsidP="005E7D2C">
      <w:pPr>
        <w:pStyle w:val="Code"/>
        <w:rPr>
          <w:highlight w:val="white"/>
        </w:rPr>
      </w:pPr>
      <w:r w:rsidRPr="00C75C7E">
        <w:rPr>
          <w:highlight w:val="white"/>
        </w:rPr>
        <w:t xml:space="preserve">        if (!collection.Contains(value)) {</w:t>
      </w:r>
    </w:p>
    <w:p w14:paraId="7144A871" w14:textId="77777777" w:rsidR="005E7D2C" w:rsidRPr="00C75C7E" w:rsidRDefault="005E7D2C" w:rsidP="005E7D2C">
      <w:pPr>
        <w:pStyle w:val="Code"/>
        <w:rPr>
          <w:highlight w:val="white"/>
        </w:rPr>
      </w:pPr>
      <w:r w:rsidRPr="00C75C7E">
        <w:rPr>
          <w:highlight w:val="white"/>
        </w:rPr>
        <w:t xml:space="preserve">          result.Add(value);</w:t>
      </w:r>
    </w:p>
    <w:p w14:paraId="71FEF8D3" w14:textId="77777777" w:rsidR="005E7D2C" w:rsidRPr="00C75C7E" w:rsidRDefault="005E7D2C" w:rsidP="005E7D2C">
      <w:pPr>
        <w:pStyle w:val="Code"/>
        <w:rPr>
          <w:highlight w:val="white"/>
        </w:rPr>
      </w:pPr>
      <w:r w:rsidRPr="00C75C7E">
        <w:rPr>
          <w:highlight w:val="white"/>
        </w:rPr>
        <w:t xml:space="preserve">        }</w:t>
      </w:r>
    </w:p>
    <w:p w14:paraId="5D9CA791" w14:textId="77777777" w:rsidR="005E7D2C" w:rsidRPr="00C75C7E" w:rsidRDefault="005E7D2C" w:rsidP="005E7D2C">
      <w:pPr>
        <w:pStyle w:val="Code"/>
        <w:rPr>
          <w:highlight w:val="white"/>
        </w:rPr>
      </w:pPr>
      <w:r w:rsidRPr="00C75C7E">
        <w:rPr>
          <w:highlight w:val="white"/>
        </w:rPr>
        <w:t xml:space="preserve">      }</w:t>
      </w:r>
    </w:p>
    <w:p w14:paraId="5DD55BB0" w14:textId="77777777" w:rsidR="005E7D2C" w:rsidRPr="00C75C7E" w:rsidRDefault="005E7D2C" w:rsidP="005E7D2C">
      <w:pPr>
        <w:pStyle w:val="Code"/>
        <w:rPr>
          <w:highlight w:val="white"/>
        </w:rPr>
      </w:pPr>
    </w:p>
    <w:p w14:paraId="5D2B4BFF" w14:textId="77777777" w:rsidR="005E7D2C" w:rsidRPr="00C75C7E" w:rsidRDefault="005E7D2C" w:rsidP="005E7D2C">
      <w:pPr>
        <w:pStyle w:val="Code"/>
        <w:rPr>
          <w:highlight w:val="white"/>
        </w:rPr>
      </w:pPr>
      <w:r w:rsidRPr="00C75C7E">
        <w:rPr>
          <w:highlight w:val="white"/>
        </w:rPr>
        <w:t xml:space="preserve">      m_list = result;</w:t>
      </w:r>
    </w:p>
    <w:p w14:paraId="610F6667" w14:textId="77777777" w:rsidR="005E7D2C" w:rsidRPr="00C75C7E" w:rsidRDefault="005E7D2C" w:rsidP="005E7D2C">
      <w:pPr>
        <w:pStyle w:val="Code"/>
        <w:rPr>
          <w:highlight w:val="white"/>
        </w:rPr>
      </w:pPr>
      <w:r w:rsidRPr="00C75C7E">
        <w:rPr>
          <w:highlight w:val="white"/>
        </w:rPr>
        <w:t xml:space="preserve">    }</w:t>
      </w:r>
    </w:p>
    <w:p w14:paraId="26D8656C" w14:textId="77777777" w:rsidR="005E7D2C" w:rsidRPr="00C75C7E" w:rsidRDefault="005E7D2C" w:rsidP="005E7D2C">
      <w:pPr>
        <w:pStyle w:val="Code"/>
        <w:rPr>
          <w:highlight w:val="white"/>
        </w:rPr>
      </w:pPr>
    </w:p>
    <w:p w14:paraId="56B79834" w14:textId="77777777" w:rsidR="005E7D2C" w:rsidRPr="00C75C7E" w:rsidRDefault="005E7D2C" w:rsidP="005E7D2C">
      <w:pPr>
        <w:pStyle w:val="Code"/>
        <w:rPr>
          <w:highlight w:val="white"/>
        </w:rPr>
      </w:pPr>
      <w:r w:rsidRPr="00C75C7E">
        <w:rPr>
          <w:highlight w:val="white"/>
        </w:rPr>
        <w:t xml:space="preserve">    public bool IsSubsetOf(IEnumerable&lt;SetType&gt; enumerable) {</w:t>
      </w:r>
    </w:p>
    <w:p w14:paraId="5C56F707"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0F4FB637" w14:textId="77777777" w:rsidR="005E7D2C" w:rsidRPr="00C75C7E" w:rsidRDefault="005E7D2C" w:rsidP="005E7D2C">
      <w:pPr>
        <w:pStyle w:val="Code"/>
        <w:rPr>
          <w:highlight w:val="white"/>
        </w:rPr>
      </w:pPr>
    </w:p>
    <w:p w14:paraId="000E1A53" w14:textId="77777777" w:rsidR="005E7D2C" w:rsidRPr="00C75C7E" w:rsidRDefault="005E7D2C" w:rsidP="005E7D2C">
      <w:pPr>
        <w:pStyle w:val="Code"/>
        <w:rPr>
          <w:highlight w:val="white"/>
        </w:rPr>
      </w:pPr>
      <w:r w:rsidRPr="00C75C7E">
        <w:rPr>
          <w:highlight w:val="white"/>
        </w:rPr>
        <w:t xml:space="preserve">      foreach (SetType value in m_list) {</w:t>
      </w:r>
    </w:p>
    <w:p w14:paraId="38149A6D" w14:textId="77777777" w:rsidR="005E7D2C" w:rsidRPr="00C75C7E" w:rsidRDefault="005E7D2C" w:rsidP="005E7D2C">
      <w:pPr>
        <w:pStyle w:val="Code"/>
        <w:rPr>
          <w:highlight w:val="white"/>
        </w:rPr>
      </w:pPr>
      <w:r w:rsidRPr="00C75C7E">
        <w:rPr>
          <w:highlight w:val="white"/>
        </w:rPr>
        <w:t xml:space="preserve">        if (!collection.Contains(value)) {</w:t>
      </w:r>
    </w:p>
    <w:p w14:paraId="09750AE3" w14:textId="77777777" w:rsidR="005E7D2C" w:rsidRPr="00C75C7E" w:rsidRDefault="005E7D2C" w:rsidP="005E7D2C">
      <w:pPr>
        <w:pStyle w:val="Code"/>
        <w:rPr>
          <w:highlight w:val="white"/>
        </w:rPr>
      </w:pPr>
      <w:r w:rsidRPr="00C75C7E">
        <w:rPr>
          <w:highlight w:val="white"/>
        </w:rPr>
        <w:t xml:space="preserve">          return false;</w:t>
      </w:r>
    </w:p>
    <w:p w14:paraId="6A2F6BEC" w14:textId="77777777" w:rsidR="005E7D2C" w:rsidRPr="00C75C7E" w:rsidRDefault="005E7D2C" w:rsidP="005E7D2C">
      <w:pPr>
        <w:pStyle w:val="Code"/>
        <w:rPr>
          <w:highlight w:val="white"/>
        </w:rPr>
      </w:pPr>
      <w:r w:rsidRPr="00C75C7E">
        <w:rPr>
          <w:highlight w:val="white"/>
        </w:rPr>
        <w:t xml:space="preserve">        }</w:t>
      </w:r>
    </w:p>
    <w:p w14:paraId="384C252F" w14:textId="77777777" w:rsidR="005E7D2C" w:rsidRPr="00C75C7E" w:rsidRDefault="005E7D2C" w:rsidP="005E7D2C">
      <w:pPr>
        <w:pStyle w:val="Code"/>
        <w:rPr>
          <w:highlight w:val="white"/>
        </w:rPr>
      </w:pPr>
      <w:r w:rsidRPr="00C75C7E">
        <w:rPr>
          <w:highlight w:val="white"/>
        </w:rPr>
        <w:t xml:space="preserve">      }</w:t>
      </w:r>
    </w:p>
    <w:p w14:paraId="5C3B5DDB" w14:textId="77777777" w:rsidR="005E7D2C" w:rsidRPr="00C75C7E" w:rsidRDefault="005E7D2C" w:rsidP="005E7D2C">
      <w:pPr>
        <w:pStyle w:val="Code"/>
        <w:rPr>
          <w:highlight w:val="white"/>
        </w:rPr>
      </w:pPr>
    </w:p>
    <w:p w14:paraId="6C8C75F8" w14:textId="77777777" w:rsidR="005E7D2C" w:rsidRPr="00C75C7E" w:rsidRDefault="005E7D2C" w:rsidP="005E7D2C">
      <w:pPr>
        <w:pStyle w:val="Code"/>
        <w:rPr>
          <w:highlight w:val="white"/>
        </w:rPr>
      </w:pPr>
      <w:r w:rsidRPr="00C75C7E">
        <w:rPr>
          <w:highlight w:val="white"/>
        </w:rPr>
        <w:t xml:space="preserve">      return true;</w:t>
      </w:r>
    </w:p>
    <w:p w14:paraId="63969C02" w14:textId="77777777" w:rsidR="005E7D2C" w:rsidRPr="00C75C7E" w:rsidRDefault="005E7D2C" w:rsidP="005E7D2C">
      <w:pPr>
        <w:pStyle w:val="Code"/>
        <w:rPr>
          <w:highlight w:val="white"/>
        </w:rPr>
      </w:pPr>
      <w:r w:rsidRPr="00C75C7E">
        <w:rPr>
          <w:highlight w:val="white"/>
        </w:rPr>
        <w:t xml:space="preserve">    }</w:t>
      </w:r>
    </w:p>
    <w:p w14:paraId="23EBEEBE" w14:textId="77777777" w:rsidR="005E7D2C" w:rsidRPr="00C75C7E" w:rsidRDefault="005E7D2C" w:rsidP="005E7D2C">
      <w:pPr>
        <w:pStyle w:val="Code"/>
        <w:rPr>
          <w:highlight w:val="white"/>
        </w:rPr>
      </w:pPr>
    </w:p>
    <w:p w14:paraId="2D32A5B9" w14:textId="77777777" w:rsidR="005E7D2C" w:rsidRPr="00C75C7E" w:rsidRDefault="005E7D2C" w:rsidP="005E7D2C">
      <w:pPr>
        <w:pStyle w:val="Code"/>
        <w:rPr>
          <w:highlight w:val="white"/>
        </w:rPr>
      </w:pPr>
      <w:r w:rsidRPr="00C75C7E">
        <w:rPr>
          <w:highlight w:val="white"/>
        </w:rPr>
        <w:t xml:space="preserve">    public bool IsSupersetOf(IEnumerable&lt;SetType&gt; enumerable) {</w:t>
      </w:r>
    </w:p>
    <w:p w14:paraId="0B0C749D" w14:textId="77777777" w:rsidR="005E7D2C" w:rsidRPr="00C75C7E" w:rsidRDefault="005E7D2C" w:rsidP="005E7D2C">
      <w:pPr>
        <w:pStyle w:val="Code"/>
        <w:rPr>
          <w:highlight w:val="white"/>
        </w:rPr>
      </w:pPr>
      <w:r w:rsidRPr="00C75C7E">
        <w:rPr>
          <w:highlight w:val="white"/>
        </w:rPr>
        <w:t xml:space="preserve">      foreach (SetType value in enumerable) {</w:t>
      </w:r>
    </w:p>
    <w:p w14:paraId="77E26CAB" w14:textId="77777777" w:rsidR="005E7D2C" w:rsidRPr="00C75C7E" w:rsidRDefault="005E7D2C" w:rsidP="005E7D2C">
      <w:pPr>
        <w:pStyle w:val="Code"/>
        <w:rPr>
          <w:highlight w:val="white"/>
        </w:rPr>
      </w:pPr>
      <w:r w:rsidRPr="00C75C7E">
        <w:rPr>
          <w:highlight w:val="white"/>
        </w:rPr>
        <w:t xml:space="preserve">        if (!m_list.Contains(value)) {</w:t>
      </w:r>
    </w:p>
    <w:p w14:paraId="446FE0D2" w14:textId="77777777" w:rsidR="005E7D2C" w:rsidRPr="00C75C7E" w:rsidRDefault="005E7D2C" w:rsidP="005E7D2C">
      <w:pPr>
        <w:pStyle w:val="Code"/>
        <w:rPr>
          <w:highlight w:val="white"/>
        </w:rPr>
      </w:pPr>
      <w:r w:rsidRPr="00C75C7E">
        <w:rPr>
          <w:highlight w:val="white"/>
        </w:rPr>
        <w:t xml:space="preserve">          return false;</w:t>
      </w:r>
    </w:p>
    <w:p w14:paraId="1310A625" w14:textId="77777777" w:rsidR="005E7D2C" w:rsidRPr="00C75C7E" w:rsidRDefault="005E7D2C" w:rsidP="005E7D2C">
      <w:pPr>
        <w:pStyle w:val="Code"/>
        <w:rPr>
          <w:highlight w:val="white"/>
        </w:rPr>
      </w:pPr>
      <w:r w:rsidRPr="00C75C7E">
        <w:rPr>
          <w:highlight w:val="white"/>
        </w:rPr>
        <w:t xml:space="preserve">        }</w:t>
      </w:r>
    </w:p>
    <w:p w14:paraId="00C2825B" w14:textId="77777777" w:rsidR="005E7D2C" w:rsidRPr="00C75C7E" w:rsidRDefault="005E7D2C" w:rsidP="005E7D2C">
      <w:pPr>
        <w:pStyle w:val="Code"/>
        <w:rPr>
          <w:highlight w:val="white"/>
        </w:rPr>
      </w:pPr>
      <w:r w:rsidRPr="00C75C7E">
        <w:rPr>
          <w:highlight w:val="white"/>
        </w:rPr>
        <w:t xml:space="preserve">      }</w:t>
      </w:r>
    </w:p>
    <w:p w14:paraId="410F9747" w14:textId="77777777" w:rsidR="005E7D2C" w:rsidRPr="00C75C7E" w:rsidRDefault="005E7D2C" w:rsidP="005E7D2C">
      <w:pPr>
        <w:pStyle w:val="Code"/>
        <w:rPr>
          <w:highlight w:val="white"/>
        </w:rPr>
      </w:pPr>
    </w:p>
    <w:p w14:paraId="0E2B5DCE" w14:textId="77777777" w:rsidR="005E7D2C" w:rsidRPr="00C75C7E" w:rsidRDefault="005E7D2C" w:rsidP="005E7D2C">
      <w:pPr>
        <w:pStyle w:val="Code"/>
        <w:rPr>
          <w:highlight w:val="white"/>
        </w:rPr>
      </w:pPr>
      <w:r w:rsidRPr="00C75C7E">
        <w:rPr>
          <w:highlight w:val="white"/>
        </w:rPr>
        <w:t xml:space="preserve">      return true;</w:t>
      </w:r>
    </w:p>
    <w:p w14:paraId="30BA7311" w14:textId="77777777" w:rsidR="005E7D2C" w:rsidRPr="00C75C7E" w:rsidRDefault="005E7D2C" w:rsidP="005E7D2C">
      <w:pPr>
        <w:pStyle w:val="Code"/>
        <w:rPr>
          <w:highlight w:val="white"/>
        </w:rPr>
      </w:pPr>
      <w:r w:rsidRPr="00C75C7E">
        <w:rPr>
          <w:highlight w:val="white"/>
        </w:rPr>
        <w:t xml:space="preserve">    }</w:t>
      </w:r>
    </w:p>
    <w:p w14:paraId="7BDD14BC" w14:textId="77777777" w:rsidR="005E7D2C" w:rsidRPr="00C75C7E" w:rsidRDefault="005E7D2C" w:rsidP="005E7D2C">
      <w:pPr>
        <w:pStyle w:val="Code"/>
        <w:rPr>
          <w:highlight w:val="white"/>
        </w:rPr>
      </w:pPr>
    </w:p>
    <w:p w14:paraId="6B716E06" w14:textId="77777777" w:rsidR="005E7D2C" w:rsidRPr="00C75C7E" w:rsidRDefault="005E7D2C" w:rsidP="005E7D2C">
      <w:pPr>
        <w:pStyle w:val="Code"/>
        <w:rPr>
          <w:highlight w:val="white"/>
        </w:rPr>
      </w:pPr>
      <w:r w:rsidRPr="00C75C7E">
        <w:rPr>
          <w:highlight w:val="white"/>
        </w:rPr>
        <w:t xml:space="preserve">    public bool IsProperSubsetOf(IEnumerable&lt;SetType&gt; enumerable) {</w:t>
      </w:r>
    </w:p>
    <w:p w14:paraId="7996D496" w14:textId="77777777" w:rsidR="005E7D2C" w:rsidRPr="00C75C7E" w:rsidRDefault="005E7D2C" w:rsidP="005E7D2C">
      <w:pPr>
        <w:pStyle w:val="Code"/>
        <w:rPr>
          <w:highlight w:val="white"/>
        </w:rPr>
      </w:pPr>
      <w:r w:rsidRPr="00C75C7E">
        <w:rPr>
          <w:highlight w:val="white"/>
        </w:rPr>
        <w:t xml:space="preserve">      return IsSubsetOf(enumerable) &amp;&amp; !Equals(enumerable);</w:t>
      </w:r>
    </w:p>
    <w:p w14:paraId="2A667ACD" w14:textId="77777777" w:rsidR="005E7D2C" w:rsidRPr="00C75C7E" w:rsidRDefault="005E7D2C" w:rsidP="005E7D2C">
      <w:pPr>
        <w:pStyle w:val="Code"/>
        <w:rPr>
          <w:highlight w:val="white"/>
        </w:rPr>
      </w:pPr>
      <w:r w:rsidRPr="00C75C7E">
        <w:rPr>
          <w:highlight w:val="white"/>
        </w:rPr>
        <w:t xml:space="preserve">    }</w:t>
      </w:r>
    </w:p>
    <w:p w14:paraId="3881CB23" w14:textId="77777777" w:rsidR="005E7D2C" w:rsidRPr="00C75C7E" w:rsidRDefault="005E7D2C" w:rsidP="005E7D2C">
      <w:pPr>
        <w:pStyle w:val="Code"/>
        <w:rPr>
          <w:highlight w:val="white"/>
        </w:rPr>
      </w:pPr>
    </w:p>
    <w:p w14:paraId="665ACE30" w14:textId="77777777" w:rsidR="005E7D2C" w:rsidRPr="00C75C7E" w:rsidRDefault="005E7D2C" w:rsidP="005E7D2C">
      <w:pPr>
        <w:pStyle w:val="Code"/>
        <w:rPr>
          <w:highlight w:val="white"/>
        </w:rPr>
      </w:pPr>
      <w:r w:rsidRPr="00C75C7E">
        <w:rPr>
          <w:highlight w:val="white"/>
        </w:rPr>
        <w:t xml:space="preserve">    public bool IsProperSupersetOf(IEnumerable&lt;SetType&gt; enumerable) {</w:t>
      </w:r>
    </w:p>
    <w:p w14:paraId="44A4E46C" w14:textId="77777777" w:rsidR="005E7D2C" w:rsidRPr="00C75C7E" w:rsidRDefault="005E7D2C" w:rsidP="005E7D2C">
      <w:pPr>
        <w:pStyle w:val="Code"/>
        <w:rPr>
          <w:highlight w:val="white"/>
        </w:rPr>
      </w:pPr>
      <w:r w:rsidRPr="00C75C7E">
        <w:rPr>
          <w:highlight w:val="white"/>
        </w:rPr>
        <w:t xml:space="preserve">      return IsSupersetOf(enumerable) &amp;&amp; !Equals(enumerable);</w:t>
      </w:r>
    </w:p>
    <w:p w14:paraId="04DBED09" w14:textId="77777777" w:rsidR="005E7D2C" w:rsidRPr="00C75C7E" w:rsidRDefault="005E7D2C" w:rsidP="005E7D2C">
      <w:pPr>
        <w:pStyle w:val="Code"/>
        <w:rPr>
          <w:highlight w:val="white"/>
        </w:rPr>
      </w:pPr>
      <w:r w:rsidRPr="00C75C7E">
        <w:rPr>
          <w:highlight w:val="white"/>
        </w:rPr>
        <w:t xml:space="preserve">    }</w:t>
      </w:r>
    </w:p>
    <w:p w14:paraId="04213808" w14:textId="77777777" w:rsidR="005E7D2C" w:rsidRPr="00C75C7E" w:rsidRDefault="005E7D2C" w:rsidP="005E7D2C">
      <w:pPr>
        <w:pStyle w:val="Code"/>
        <w:rPr>
          <w:highlight w:val="white"/>
        </w:rPr>
      </w:pPr>
    </w:p>
    <w:p w14:paraId="096F4282" w14:textId="77777777" w:rsidR="005E7D2C" w:rsidRPr="00C75C7E" w:rsidRDefault="005E7D2C" w:rsidP="005E7D2C">
      <w:pPr>
        <w:pStyle w:val="Code"/>
        <w:rPr>
          <w:highlight w:val="white"/>
        </w:rPr>
      </w:pPr>
      <w:r w:rsidRPr="00C75C7E">
        <w:rPr>
          <w:highlight w:val="white"/>
        </w:rPr>
        <w:t xml:space="preserve">    public bool Overlaps(IEnumerable&lt;SetType&gt; enumerable) {</w:t>
      </w:r>
    </w:p>
    <w:p w14:paraId="0C57202A" w14:textId="77777777" w:rsidR="005E7D2C" w:rsidRPr="00C75C7E" w:rsidRDefault="005E7D2C" w:rsidP="005E7D2C">
      <w:pPr>
        <w:pStyle w:val="Code"/>
        <w:rPr>
          <w:highlight w:val="white"/>
        </w:rPr>
      </w:pPr>
      <w:r w:rsidRPr="00C75C7E">
        <w:rPr>
          <w:highlight w:val="white"/>
        </w:rPr>
        <w:t xml:space="preserve">      foreach (SetType value in enumerable) {</w:t>
      </w:r>
    </w:p>
    <w:p w14:paraId="0579A1CF" w14:textId="77777777" w:rsidR="005E7D2C" w:rsidRPr="00C75C7E" w:rsidRDefault="005E7D2C" w:rsidP="005E7D2C">
      <w:pPr>
        <w:pStyle w:val="Code"/>
        <w:rPr>
          <w:highlight w:val="white"/>
        </w:rPr>
      </w:pPr>
      <w:r w:rsidRPr="00C75C7E">
        <w:rPr>
          <w:highlight w:val="white"/>
        </w:rPr>
        <w:t xml:space="preserve">        if (m_list.Contains(value)) {</w:t>
      </w:r>
    </w:p>
    <w:p w14:paraId="26413EAB" w14:textId="77777777" w:rsidR="005E7D2C" w:rsidRPr="00C75C7E" w:rsidRDefault="005E7D2C" w:rsidP="005E7D2C">
      <w:pPr>
        <w:pStyle w:val="Code"/>
        <w:rPr>
          <w:highlight w:val="white"/>
        </w:rPr>
      </w:pPr>
      <w:r w:rsidRPr="00C75C7E">
        <w:rPr>
          <w:highlight w:val="white"/>
        </w:rPr>
        <w:t xml:space="preserve">          return true;</w:t>
      </w:r>
    </w:p>
    <w:p w14:paraId="300DF000" w14:textId="77777777" w:rsidR="005E7D2C" w:rsidRPr="00C75C7E" w:rsidRDefault="005E7D2C" w:rsidP="005E7D2C">
      <w:pPr>
        <w:pStyle w:val="Code"/>
        <w:rPr>
          <w:highlight w:val="white"/>
        </w:rPr>
      </w:pPr>
      <w:r w:rsidRPr="00C75C7E">
        <w:rPr>
          <w:highlight w:val="white"/>
        </w:rPr>
        <w:t xml:space="preserve">        }</w:t>
      </w:r>
    </w:p>
    <w:p w14:paraId="21BD0D96" w14:textId="77777777" w:rsidR="005E7D2C" w:rsidRPr="00C75C7E" w:rsidRDefault="005E7D2C" w:rsidP="005E7D2C">
      <w:pPr>
        <w:pStyle w:val="Code"/>
        <w:rPr>
          <w:highlight w:val="white"/>
        </w:rPr>
      </w:pPr>
      <w:r w:rsidRPr="00C75C7E">
        <w:rPr>
          <w:highlight w:val="white"/>
        </w:rPr>
        <w:t xml:space="preserve">      }</w:t>
      </w:r>
    </w:p>
    <w:p w14:paraId="6CBF084F" w14:textId="77777777" w:rsidR="005E7D2C" w:rsidRPr="00C75C7E" w:rsidRDefault="005E7D2C" w:rsidP="005E7D2C">
      <w:pPr>
        <w:pStyle w:val="Code"/>
        <w:rPr>
          <w:highlight w:val="white"/>
        </w:rPr>
      </w:pPr>
    </w:p>
    <w:p w14:paraId="77AEB036" w14:textId="77777777" w:rsidR="005E7D2C" w:rsidRPr="00C75C7E" w:rsidRDefault="005E7D2C" w:rsidP="005E7D2C">
      <w:pPr>
        <w:pStyle w:val="Code"/>
        <w:rPr>
          <w:highlight w:val="white"/>
        </w:rPr>
      </w:pPr>
      <w:r w:rsidRPr="00C75C7E">
        <w:rPr>
          <w:highlight w:val="white"/>
        </w:rPr>
        <w:lastRenderedPageBreak/>
        <w:t xml:space="preserve">      return false;</w:t>
      </w:r>
    </w:p>
    <w:p w14:paraId="03AB0F04" w14:textId="77777777" w:rsidR="005E7D2C" w:rsidRPr="00C75C7E" w:rsidRDefault="005E7D2C" w:rsidP="005E7D2C">
      <w:pPr>
        <w:pStyle w:val="Code"/>
        <w:rPr>
          <w:highlight w:val="white"/>
        </w:rPr>
      </w:pPr>
      <w:r w:rsidRPr="00C75C7E">
        <w:rPr>
          <w:highlight w:val="white"/>
        </w:rPr>
        <w:t xml:space="preserve">    }</w:t>
      </w:r>
    </w:p>
    <w:p w14:paraId="546BC89F" w14:textId="77777777" w:rsidR="005E7D2C" w:rsidRPr="00C75C7E" w:rsidRDefault="005E7D2C" w:rsidP="005E7D2C">
      <w:pPr>
        <w:pStyle w:val="Code"/>
        <w:rPr>
          <w:highlight w:val="white"/>
        </w:rPr>
      </w:pPr>
    </w:p>
    <w:p w14:paraId="45FC5022" w14:textId="77777777" w:rsidR="005E7D2C" w:rsidRPr="00C75C7E" w:rsidRDefault="005E7D2C" w:rsidP="005E7D2C">
      <w:pPr>
        <w:pStyle w:val="Code"/>
        <w:rPr>
          <w:highlight w:val="white"/>
        </w:rPr>
      </w:pPr>
      <w:r w:rsidRPr="00C75C7E">
        <w:rPr>
          <w:highlight w:val="white"/>
        </w:rPr>
        <w:t xml:space="preserve">    public bool SetEquals(IEnumerable&lt;SetType&gt; enumerable) {</w:t>
      </w:r>
    </w:p>
    <w:p w14:paraId="7B9AF00E" w14:textId="77777777" w:rsidR="005E7D2C" w:rsidRPr="00C75C7E" w:rsidRDefault="005E7D2C" w:rsidP="005E7D2C">
      <w:pPr>
        <w:pStyle w:val="Code"/>
        <w:rPr>
          <w:highlight w:val="white"/>
        </w:rPr>
      </w:pPr>
      <w:r w:rsidRPr="00C75C7E">
        <w:rPr>
          <w:highlight w:val="white"/>
        </w:rPr>
        <w:t xml:space="preserve">      int count = 0;</w:t>
      </w:r>
    </w:p>
    <w:p w14:paraId="01F842C6" w14:textId="77777777" w:rsidR="005E7D2C" w:rsidRPr="00C75C7E" w:rsidRDefault="005E7D2C" w:rsidP="005E7D2C">
      <w:pPr>
        <w:pStyle w:val="Code"/>
        <w:rPr>
          <w:highlight w:val="white"/>
        </w:rPr>
      </w:pPr>
    </w:p>
    <w:p w14:paraId="2C2658CF" w14:textId="77777777" w:rsidR="005E7D2C" w:rsidRPr="00C75C7E" w:rsidRDefault="005E7D2C" w:rsidP="005E7D2C">
      <w:pPr>
        <w:pStyle w:val="Code"/>
        <w:rPr>
          <w:highlight w:val="white"/>
        </w:rPr>
      </w:pPr>
      <w:r w:rsidRPr="00C75C7E">
        <w:rPr>
          <w:highlight w:val="white"/>
        </w:rPr>
        <w:t xml:space="preserve">      foreach (SetType value in enumerable) {</w:t>
      </w:r>
    </w:p>
    <w:p w14:paraId="5629BD7D" w14:textId="77777777" w:rsidR="005E7D2C" w:rsidRPr="00C75C7E" w:rsidRDefault="005E7D2C" w:rsidP="005E7D2C">
      <w:pPr>
        <w:pStyle w:val="Code"/>
        <w:rPr>
          <w:highlight w:val="white"/>
        </w:rPr>
      </w:pPr>
      <w:r w:rsidRPr="00C75C7E">
        <w:rPr>
          <w:highlight w:val="white"/>
        </w:rPr>
        <w:t xml:space="preserve">        if (!m_list.Contains(value)) {</w:t>
      </w:r>
    </w:p>
    <w:p w14:paraId="1A574F69" w14:textId="77777777" w:rsidR="005E7D2C" w:rsidRPr="00C75C7E" w:rsidRDefault="005E7D2C" w:rsidP="005E7D2C">
      <w:pPr>
        <w:pStyle w:val="Code"/>
        <w:rPr>
          <w:highlight w:val="white"/>
        </w:rPr>
      </w:pPr>
      <w:r w:rsidRPr="00C75C7E">
        <w:rPr>
          <w:highlight w:val="white"/>
        </w:rPr>
        <w:t xml:space="preserve">          return false;</w:t>
      </w:r>
    </w:p>
    <w:p w14:paraId="228E314F" w14:textId="77777777" w:rsidR="005E7D2C" w:rsidRPr="00C75C7E" w:rsidRDefault="005E7D2C" w:rsidP="005E7D2C">
      <w:pPr>
        <w:pStyle w:val="Code"/>
        <w:rPr>
          <w:highlight w:val="white"/>
        </w:rPr>
      </w:pPr>
      <w:r w:rsidRPr="00C75C7E">
        <w:rPr>
          <w:highlight w:val="white"/>
        </w:rPr>
        <w:t xml:space="preserve">        }</w:t>
      </w:r>
    </w:p>
    <w:p w14:paraId="44066616" w14:textId="77777777" w:rsidR="005E7D2C" w:rsidRPr="00C75C7E" w:rsidRDefault="005E7D2C" w:rsidP="005E7D2C">
      <w:pPr>
        <w:pStyle w:val="Code"/>
        <w:rPr>
          <w:highlight w:val="white"/>
        </w:rPr>
      </w:pPr>
    </w:p>
    <w:p w14:paraId="44873149" w14:textId="77777777" w:rsidR="005E7D2C" w:rsidRPr="00C75C7E" w:rsidRDefault="005E7D2C" w:rsidP="005E7D2C">
      <w:pPr>
        <w:pStyle w:val="Code"/>
        <w:rPr>
          <w:highlight w:val="white"/>
        </w:rPr>
      </w:pPr>
      <w:r w:rsidRPr="00C75C7E">
        <w:rPr>
          <w:highlight w:val="white"/>
        </w:rPr>
        <w:t xml:space="preserve">        ++count;</w:t>
      </w:r>
    </w:p>
    <w:p w14:paraId="117A8873" w14:textId="77777777" w:rsidR="005E7D2C" w:rsidRPr="00C75C7E" w:rsidRDefault="005E7D2C" w:rsidP="005E7D2C">
      <w:pPr>
        <w:pStyle w:val="Code"/>
        <w:rPr>
          <w:highlight w:val="white"/>
        </w:rPr>
      </w:pPr>
      <w:r w:rsidRPr="00C75C7E">
        <w:rPr>
          <w:highlight w:val="white"/>
        </w:rPr>
        <w:t xml:space="preserve">      }</w:t>
      </w:r>
    </w:p>
    <w:p w14:paraId="24D16FD5" w14:textId="77777777" w:rsidR="005E7D2C" w:rsidRPr="00C75C7E" w:rsidRDefault="005E7D2C" w:rsidP="005E7D2C">
      <w:pPr>
        <w:pStyle w:val="Code"/>
        <w:rPr>
          <w:highlight w:val="white"/>
        </w:rPr>
      </w:pPr>
    </w:p>
    <w:p w14:paraId="11BBFFDF" w14:textId="77777777" w:rsidR="005E7D2C" w:rsidRPr="00C75C7E" w:rsidRDefault="005E7D2C" w:rsidP="005E7D2C">
      <w:pPr>
        <w:pStyle w:val="Code"/>
        <w:rPr>
          <w:highlight w:val="white"/>
        </w:rPr>
      </w:pPr>
      <w:r w:rsidRPr="00C75C7E">
        <w:rPr>
          <w:highlight w:val="white"/>
        </w:rPr>
        <w:t xml:space="preserve">      return (count == m_list.Count);</w:t>
      </w:r>
    </w:p>
    <w:p w14:paraId="7453B80B" w14:textId="77777777" w:rsidR="005E7D2C" w:rsidRPr="00C75C7E" w:rsidRDefault="005E7D2C" w:rsidP="005E7D2C">
      <w:pPr>
        <w:pStyle w:val="Code"/>
        <w:rPr>
          <w:highlight w:val="white"/>
        </w:rPr>
      </w:pPr>
      <w:r w:rsidRPr="00C75C7E">
        <w:rPr>
          <w:highlight w:val="white"/>
        </w:rPr>
        <w:t xml:space="preserve">    }</w:t>
      </w:r>
    </w:p>
    <w:p w14:paraId="4AC87A60" w14:textId="77777777" w:rsidR="005E7D2C" w:rsidRPr="00C75C7E" w:rsidRDefault="005E7D2C" w:rsidP="005E7D2C">
      <w:pPr>
        <w:pStyle w:val="Code"/>
        <w:rPr>
          <w:highlight w:val="white"/>
        </w:rPr>
      </w:pPr>
    </w:p>
    <w:p w14:paraId="080BA2CC" w14:textId="77777777" w:rsidR="005E7D2C" w:rsidRPr="00C75C7E" w:rsidRDefault="005E7D2C" w:rsidP="005E7D2C">
      <w:pPr>
        <w:pStyle w:val="Code"/>
        <w:rPr>
          <w:highlight w:val="white"/>
        </w:rPr>
      </w:pPr>
      <w:r w:rsidRPr="00C75C7E">
        <w:rPr>
          <w:highlight w:val="white"/>
        </w:rPr>
        <w:t xml:space="preserve">    public override int GetHashCode() {</w:t>
      </w:r>
    </w:p>
    <w:p w14:paraId="4171317E" w14:textId="77777777" w:rsidR="005E7D2C" w:rsidRPr="00C75C7E" w:rsidRDefault="005E7D2C" w:rsidP="005E7D2C">
      <w:pPr>
        <w:pStyle w:val="Code"/>
        <w:rPr>
          <w:highlight w:val="white"/>
        </w:rPr>
      </w:pPr>
      <w:r w:rsidRPr="00C75C7E">
        <w:rPr>
          <w:highlight w:val="white"/>
        </w:rPr>
        <w:t xml:space="preserve">      return base.GetHashCode();</w:t>
      </w:r>
    </w:p>
    <w:p w14:paraId="2E849042" w14:textId="77777777" w:rsidR="005E7D2C" w:rsidRPr="00C75C7E" w:rsidRDefault="005E7D2C" w:rsidP="005E7D2C">
      <w:pPr>
        <w:pStyle w:val="Code"/>
        <w:rPr>
          <w:highlight w:val="white"/>
        </w:rPr>
      </w:pPr>
      <w:r w:rsidRPr="00C75C7E">
        <w:rPr>
          <w:highlight w:val="white"/>
        </w:rPr>
        <w:t xml:space="preserve">    }</w:t>
      </w:r>
    </w:p>
    <w:p w14:paraId="2E9EF384" w14:textId="77777777" w:rsidR="005E7D2C" w:rsidRPr="00C75C7E" w:rsidRDefault="005E7D2C" w:rsidP="005E7D2C">
      <w:pPr>
        <w:pStyle w:val="Code"/>
        <w:rPr>
          <w:highlight w:val="white"/>
        </w:rPr>
      </w:pPr>
    </w:p>
    <w:p w14:paraId="22F0E9FE" w14:textId="77777777" w:rsidR="005E7D2C" w:rsidRPr="00C75C7E" w:rsidRDefault="005E7D2C" w:rsidP="005E7D2C">
      <w:pPr>
        <w:pStyle w:val="Code"/>
        <w:rPr>
          <w:highlight w:val="white"/>
        </w:rPr>
      </w:pPr>
      <w:r w:rsidRPr="00C75C7E">
        <w:rPr>
          <w:highlight w:val="white"/>
        </w:rPr>
        <w:t xml:space="preserve">    public override bool Equals(object obj) {</w:t>
      </w:r>
    </w:p>
    <w:p w14:paraId="0F4D835A" w14:textId="77777777" w:rsidR="005E7D2C" w:rsidRPr="00C75C7E" w:rsidRDefault="005E7D2C" w:rsidP="005E7D2C">
      <w:pPr>
        <w:pStyle w:val="Code"/>
        <w:rPr>
          <w:highlight w:val="white"/>
        </w:rPr>
      </w:pPr>
      <w:r w:rsidRPr="00C75C7E">
        <w:rPr>
          <w:highlight w:val="white"/>
        </w:rPr>
        <w:t xml:space="preserve">      if (obj is IEnumerable&lt;SetType&gt;) {</w:t>
      </w:r>
    </w:p>
    <w:p w14:paraId="2BB4D183" w14:textId="77777777" w:rsidR="005E7D2C" w:rsidRPr="00C75C7E" w:rsidRDefault="005E7D2C" w:rsidP="005E7D2C">
      <w:pPr>
        <w:pStyle w:val="Code"/>
        <w:rPr>
          <w:highlight w:val="white"/>
        </w:rPr>
      </w:pPr>
      <w:r w:rsidRPr="00C75C7E">
        <w:rPr>
          <w:highlight w:val="white"/>
        </w:rPr>
        <w:t xml:space="preserve">        IEnumerable&lt;SetType&gt; enumerable = (IEnumerable&lt;SetType&gt;) obj;</w:t>
      </w:r>
    </w:p>
    <w:p w14:paraId="52D662CF" w14:textId="77777777" w:rsidR="005E7D2C" w:rsidRPr="00C75C7E" w:rsidRDefault="005E7D2C" w:rsidP="005E7D2C">
      <w:pPr>
        <w:pStyle w:val="Code"/>
        <w:rPr>
          <w:highlight w:val="white"/>
        </w:rPr>
      </w:pPr>
      <w:r w:rsidRPr="00C75C7E">
        <w:rPr>
          <w:highlight w:val="white"/>
        </w:rPr>
        <w:t xml:space="preserve">        return SetEquals(enumerable);</w:t>
      </w:r>
    </w:p>
    <w:p w14:paraId="05997F56" w14:textId="77777777" w:rsidR="005E7D2C" w:rsidRPr="00C75C7E" w:rsidRDefault="005E7D2C" w:rsidP="005E7D2C">
      <w:pPr>
        <w:pStyle w:val="Code"/>
        <w:rPr>
          <w:highlight w:val="white"/>
        </w:rPr>
      </w:pPr>
      <w:r w:rsidRPr="00C75C7E">
        <w:rPr>
          <w:highlight w:val="white"/>
        </w:rPr>
        <w:t xml:space="preserve">      }</w:t>
      </w:r>
    </w:p>
    <w:p w14:paraId="6CB6BB70" w14:textId="77777777" w:rsidR="005E7D2C" w:rsidRPr="00C75C7E" w:rsidRDefault="005E7D2C" w:rsidP="005E7D2C">
      <w:pPr>
        <w:pStyle w:val="Code"/>
        <w:rPr>
          <w:highlight w:val="white"/>
        </w:rPr>
      </w:pPr>
    </w:p>
    <w:p w14:paraId="3941B68B" w14:textId="77777777" w:rsidR="005E7D2C" w:rsidRPr="00C75C7E" w:rsidRDefault="005E7D2C" w:rsidP="005E7D2C">
      <w:pPr>
        <w:pStyle w:val="Code"/>
        <w:rPr>
          <w:highlight w:val="white"/>
        </w:rPr>
      </w:pPr>
      <w:r w:rsidRPr="00C75C7E">
        <w:rPr>
          <w:highlight w:val="white"/>
        </w:rPr>
        <w:t xml:space="preserve">      return false;</w:t>
      </w:r>
    </w:p>
    <w:p w14:paraId="2904B9E8" w14:textId="77777777" w:rsidR="005E7D2C" w:rsidRPr="00C75C7E" w:rsidRDefault="005E7D2C" w:rsidP="005E7D2C">
      <w:pPr>
        <w:pStyle w:val="Code"/>
        <w:rPr>
          <w:highlight w:val="white"/>
        </w:rPr>
      </w:pPr>
      <w:r w:rsidRPr="00C75C7E">
        <w:rPr>
          <w:highlight w:val="white"/>
        </w:rPr>
        <w:t xml:space="preserve">    }</w:t>
      </w:r>
    </w:p>
    <w:p w14:paraId="355CB0BB" w14:textId="77777777" w:rsidR="005E7D2C" w:rsidRPr="00C75C7E" w:rsidRDefault="005E7D2C" w:rsidP="005E7D2C">
      <w:pPr>
        <w:pStyle w:val="Code"/>
        <w:rPr>
          <w:highlight w:val="white"/>
        </w:rPr>
      </w:pPr>
      <w:r w:rsidRPr="00C75C7E">
        <w:rPr>
          <w:highlight w:val="white"/>
        </w:rPr>
        <w:t xml:space="preserve">  }</w:t>
      </w:r>
    </w:p>
    <w:p w14:paraId="3FF4B94B" w14:textId="77777777" w:rsidR="005E7D2C" w:rsidRPr="00C75C7E" w:rsidRDefault="005E7D2C" w:rsidP="005E7D2C">
      <w:pPr>
        <w:pStyle w:val="Code"/>
        <w:rPr>
          <w:highlight w:val="white"/>
        </w:rPr>
      </w:pPr>
      <w:r w:rsidRPr="00C75C7E">
        <w:rPr>
          <w:highlight w:val="white"/>
        </w:rPr>
        <w:t>}</w:t>
      </w:r>
    </w:p>
    <w:p w14:paraId="2A755767" w14:textId="77777777" w:rsidR="005E7D2C" w:rsidRDefault="005E7D2C" w:rsidP="005E7D2C">
      <w:pPr>
        <w:pStyle w:val="CodeHeader"/>
        <w:rPr>
          <w:lang w:val="sv-SE"/>
        </w:rPr>
      </w:pPr>
      <w:proofErr w:type="spellStart"/>
      <w:r>
        <w:rPr>
          <w:highlight w:val="white"/>
          <w:lang w:val="sv-SE"/>
        </w:rPr>
        <w:t>ListSetEnumerator</w:t>
      </w:r>
      <w:r>
        <w:rPr>
          <w:lang w:val="sv-SE"/>
        </w:rPr>
        <w:t>.cs</w:t>
      </w:r>
      <w:proofErr w:type="spellEnd"/>
    </w:p>
    <w:p w14:paraId="72A6C622" w14:textId="77777777" w:rsidR="005E7D2C" w:rsidRPr="00555A91" w:rsidRDefault="005E7D2C" w:rsidP="005E7D2C">
      <w:pPr>
        <w:pStyle w:val="Code"/>
        <w:rPr>
          <w:highlight w:val="white"/>
        </w:rPr>
      </w:pPr>
      <w:r w:rsidRPr="00555A91">
        <w:rPr>
          <w:highlight w:val="white"/>
        </w:rPr>
        <w:t>using System;</w:t>
      </w:r>
    </w:p>
    <w:p w14:paraId="030BFDA4" w14:textId="77777777" w:rsidR="005E7D2C" w:rsidRPr="00555A91" w:rsidRDefault="005E7D2C" w:rsidP="005E7D2C">
      <w:pPr>
        <w:pStyle w:val="Code"/>
        <w:rPr>
          <w:highlight w:val="white"/>
        </w:rPr>
      </w:pPr>
      <w:r w:rsidRPr="00555A91">
        <w:rPr>
          <w:highlight w:val="white"/>
        </w:rPr>
        <w:t>using System.Collections;</w:t>
      </w:r>
    </w:p>
    <w:p w14:paraId="7E0E36A5" w14:textId="77777777" w:rsidR="005E7D2C" w:rsidRPr="00555A91" w:rsidRDefault="005E7D2C" w:rsidP="005E7D2C">
      <w:pPr>
        <w:pStyle w:val="Code"/>
        <w:rPr>
          <w:highlight w:val="white"/>
        </w:rPr>
      </w:pPr>
      <w:r w:rsidRPr="00555A91">
        <w:rPr>
          <w:highlight w:val="white"/>
        </w:rPr>
        <w:t>using System.Collections.Generic;</w:t>
      </w:r>
    </w:p>
    <w:p w14:paraId="02534F62" w14:textId="77777777" w:rsidR="005E7D2C" w:rsidRPr="00555A91" w:rsidRDefault="005E7D2C" w:rsidP="005E7D2C">
      <w:pPr>
        <w:pStyle w:val="Code"/>
        <w:rPr>
          <w:highlight w:val="white"/>
        </w:rPr>
      </w:pPr>
    </w:p>
    <w:p w14:paraId="51191B52" w14:textId="77777777" w:rsidR="005E7D2C" w:rsidRPr="00555A91" w:rsidRDefault="005E7D2C" w:rsidP="005E7D2C">
      <w:pPr>
        <w:pStyle w:val="Code"/>
        <w:rPr>
          <w:highlight w:val="white"/>
        </w:rPr>
      </w:pPr>
      <w:r w:rsidRPr="00555A91">
        <w:rPr>
          <w:highlight w:val="white"/>
        </w:rPr>
        <w:t>namespace CCompiler {</w:t>
      </w:r>
    </w:p>
    <w:p w14:paraId="4B3A05E3" w14:textId="77777777" w:rsidR="005E7D2C" w:rsidRPr="00555A91" w:rsidRDefault="005E7D2C" w:rsidP="005E7D2C">
      <w:pPr>
        <w:pStyle w:val="Code"/>
        <w:rPr>
          <w:highlight w:val="white"/>
        </w:rPr>
      </w:pPr>
      <w:r w:rsidRPr="00555A91">
        <w:rPr>
          <w:highlight w:val="white"/>
        </w:rPr>
        <w:t xml:space="preserve">  class ListSetEnumerator&lt;SetType&gt; : IEnumerator&lt;SetType&gt; {</w:t>
      </w:r>
    </w:p>
    <w:p w14:paraId="0C00B1EE" w14:textId="77777777" w:rsidR="005E7D2C" w:rsidRPr="00555A91" w:rsidRDefault="005E7D2C" w:rsidP="005E7D2C">
      <w:pPr>
        <w:pStyle w:val="Code"/>
        <w:rPr>
          <w:highlight w:val="white"/>
        </w:rPr>
      </w:pPr>
      <w:r w:rsidRPr="00555A91">
        <w:rPr>
          <w:highlight w:val="white"/>
        </w:rPr>
        <w:t xml:space="preserve">    private int m_index = -1;</w:t>
      </w:r>
    </w:p>
    <w:p w14:paraId="11B6B07C" w14:textId="77777777" w:rsidR="005E7D2C" w:rsidRPr="00555A91" w:rsidRDefault="005E7D2C" w:rsidP="005E7D2C">
      <w:pPr>
        <w:pStyle w:val="Code"/>
        <w:rPr>
          <w:highlight w:val="white"/>
        </w:rPr>
      </w:pPr>
      <w:r w:rsidRPr="00555A91">
        <w:rPr>
          <w:highlight w:val="white"/>
        </w:rPr>
        <w:t xml:space="preserve">    private List&lt;SetType&gt; m_list;</w:t>
      </w:r>
    </w:p>
    <w:p w14:paraId="289D414A" w14:textId="77777777" w:rsidR="005E7D2C" w:rsidRPr="00555A91" w:rsidRDefault="005E7D2C" w:rsidP="005E7D2C">
      <w:pPr>
        <w:pStyle w:val="Code"/>
        <w:rPr>
          <w:highlight w:val="white"/>
        </w:rPr>
      </w:pPr>
    </w:p>
    <w:p w14:paraId="33DE8F39" w14:textId="77777777" w:rsidR="005E7D2C" w:rsidRPr="00555A91" w:rsidRDefault="005E7D2C" w:rsidP="005E7D2C">
      <w:pPr>
        <w:pStyle w:val="Code"/>
        <w:rPr>
          <w:highlight w:val="white"/>
        </w:rPr>
      </w:pPr>
      <w:r w:rsidRPr="00555A91">
        <w:rPr>
          <w:highlight w:val="white"/>
        </w:rPr>
        <w:t xml:space="preserve">    public ListSetEnumerator(List&lt;SetType&gt; list) {</w:t>
      </w:r>
    </w:p>
    <w:p w14:paraId="7C29414A" w14:textId="77777777" w:rsidR="005E7D2C" w:rsidRPr="00555A91" w:rsidRDefault="005E7D2C" w:rsidP="005E7D2C">
      <w:pPr>
        <w:pStyle w:val="Code"/>
        <w:rPr>
          <w:highlight w:val="white"/>
        </w:rPr>
      </w:pPr>
      <w:r w:rsidRPr="00555A91">
        <w:rPr>
          <w:highlight w:val="white"/>
        </w:rPr>
        <w:t xml:space="preserve">      m_list = list;</w:t>
      </w:r>
    </w:p>
    <w:p w14:paraId="55BAADF1" w14:textId="77777777" w:rsidR="005E7D2C" w:rsidRPr="00555A91" w:rsidRDefault="005E7D2C" w:rsidP="005E7D2C">
      <w:pPr>
        <w:pStyle w:val="Code"/>
        <w:rPr>
          <w:highlight w:val="white"/>
        </w:rPr>
      </w:pPr>
      <w:r w:rsidRPr="00555A91">
        <w:rPr>
          <w:highlight w:val="white"/>
        </w:rPr>
        <w:t xml:space="preserve">    }</w:t>
      </w:r>
    </w:p>
    <w:p w14:paraId="75AFCC57" w14:textId="77777777" w:rsidR="005E7D2C" w:rsidRPr="00555A91" w:rsidRDefault="005E7D2C" w:rsidP="005E7D2C">
      <w:pPr>
        <w:pStyle w:val="Code"/>
        <w:rPr>
          <w:highlight w:val="white"/>
        </w:rPr>
      </w:pPr>
    </w:p>
    <w:p w14:paraId="743F24FB" w14:textId="77777777" w:rsidR="005E7D2C" w:rsidRPr="00555A91" w:rsidRDefault="005E7D2C" w:rsidP="005E7D2C">
      <w:pPr>
        <w:pStyle w:val="Code"/>
        <w:rPr>
          <w:highlight w:val="white"/>
        </w:rPr>
      </w:pPr>
      <w:r w:rsidRPr="00555A91">
        <w:rPr>
          <w:highlight w:val="white"/>
        </w:rPr>
        <w:t xml:space="preserve">    public bool MoveNext() {</w:t>
      </w:r>
    </w:p>
    <w:p w14:paraId="357AA94B" w14:textId="77777777" w:rsidR="005E7D2C" w:rsidRPr="00555A91" w:rsidRDefault="005E7D2C" w:rsidP="005E7D2C">
      <w:pPr>
        <w:pStyle w:val="Code"/>
        <w:rPr>
          <w:highlight w:val="white"/>
        </w:rPr>
      </w:pPr>
      <w:r w:rsidRPr="00555A91">
        <w:rPr>
          <w:highlight w:val="white"/>
        </w:rPr>
        <w:t xml:space="preserve">      ++m_index;</w:t>
      </w:r>
    </w:p>
    <w:p w14:paraId="3DBD82AE" w14:textId="77777777" w:rsidR="005E7D2C" w:rsidRPr="00555A91" w:rsidRDefault="005E7D2C" w:rsidP="005E7D2C">
      <w:pPr>
        <w:pStyle w:val="Code"/>
        <w:rPr>
          <w:highlight w:val="white"/>
        </w:rPr>
      </w:pPr>
      <w:r w:rsidRPr="00555A91">
        <w:rPr>
          <w:highlight w:val="white"/>
        </w:rPr>
        <w:t xml:space="preserve">      return (m_index &lt; m_list.Count);</w:t>
      </w:r>
    </w:p>
    <w:p w14:paraId="2A4B1E49" w14:textId="77777777" w:rsidR="005E7D2C" w:rsidRPr="00555A91" w:rsidRDefault="005E7D2C" w:rsidP="005E7D2C">
      <w:pPr>
        <w:pStyle w:val="Code"/>
        <w:rPr>
          <w:highlight w:val="white"/>
        </w:rPr>
      </w:pPr>
      <w:r w:rsidRPr="00555A91">
        <w:rPr>
          <w:highlight w:val="white"/>
        </w:rPr>
        <w:t xml:space="preserve">    }</w:t>
      </w:r>
    </w:p>
    <w:p w14:paraId="1ED59E87" w14:textId="77777777" w:rsidR="005E7D2C" w:rsidRPr="00555A91" w:rsidRDefault="005E7D2C" w:rsidP="005E7D2C">
      <w:pPr>
        <w:pStyle w:val="Code"/>
        <w:rPr>
          <w:highlight w:val="white"/>
        </w:rPr>
      </w:pPr>
    </w:p>
    <w:p w14:paraId="042F69E1" w14:textId="77777777" w:rsidR="005E7D2C" w:rsidRPr="00555A91" w:rsidRDefault="005E7D2C" w:rsidP="005E7D2C">
      <w:pPr>
        <w:pStyle w:val="Code"/>
        <w:rPr>
          <w:highlight w:val="white"/>
        </w:rPr>
      </w:pPr>
      <w:r w:rsidRPr="00555A91">
        <w:rPr>
          <w:highlight w:val="white"/>
        </w:rPr>
        <w:t xml:space="preserve">    public void Reset() {</w:t>
      </w:r>
    </w:p>
    <w:p w14:paraId="29FD7F22" w14:textId="77777777" w:rsidR="005E7D2C" w:rsidRPr="00555A91" w:rsidRDefault="005E7D2C" w:rsidP="005E7D2C">
      <w:pPr>
        <w:pStyle w:val="Code"/>
        <w:rPr>
          <w:highlight w:val="white"/>
        </w:rPr>
      </w:pPr>
      <w:r w:rsidRPr="00555A91">
        <w:rPr>
          <w:highlight w:val="white"/>
        </w:rPr>
        <w:t xml:space="preserve">      m_index = 0;</w:t>
      </w:r>
    </w:p>
    <w:p w14:paraId="7D02FD23" w14:textId="77777777" w:rsidR="005E7D2C" w:rsidRPr="00555A91" w:rsidRDefault="005E7D2C" w:rsidP="005E7D2C">
      <w:pPr>
        <w:pStyle w:val="Code"/>
        <w:rPr>
          <w:highlight w:val="white"/>
        </w:rPr>
      </w:pPr>
      <w:r w:rsidRPr="00555A91">
        <w:rPr>
          <w:highlight w:val="white"/>
        </w:rPr>
        <w:t xml:space="preserve">    }</w:t>
      </w:r>
    </w:p>
    <w:p w14:paraId="76B613FC" w14:textId="77777777" w:rsidR="005E7D2C" w:rsidRPr="00555A91" w:rsidRDefault="005E7D2C" w:rsidP="005E7D2C">
      <w:pPr>
        <w:pStyle w:val="Code"/>
        <w:rPr>
          <w:highlight w:val="white"/>
        </w:rPr>
      </w:pPr>
    </w:p>
    <w:p w14:paraId="42299685" w14:textId="77777777" w:rsidR="005E7D2C" w:rsidRPr="00555A91" w:rsidRDefault="005E7D2C" w:rsidP="005E7D2C">
      <w:pPr>
        <w:pStyle w:val="Code"/>
        <w:rPr>
          <w:highlight w:val="white"/>
        </w:rPr>
      </w:pPr>
      <w:r w:rsidRPr="00555A91">
        <w:rPr>
          <w:highlight w:val="white"/>
        </w:rPr>
        <w:t xml:space="preserve">    SetType IEnumerator&lt;SetType&gt;.Current {</w:t>
      </w:r>
    </w:p>
    <w:p w14:paraId="50803C6A" w14:textId="77777777" w:rsidR="005E7D2C" w:rsidRPr="00555A91" w:rsidRDefault="005E7D2C" w:rsidP="005E7D2C">
      <w:pPr>
        <w:pStyle w:val="Code"/>
        <w:rPr>
          <w:highlight w:val="white"/>
        </w:rPr>
      </w:pPr>
      <w:r w:rsidRPr="00555A91">
        <w:rPr>
          <w:highlight w:val="white"/>
        </w:rPr>
        <w:t xml:space="preserve">      get {</w:t>
      </w:r>
    </w:p>
    <w:p w14:paraId="629A8F03" w14:textId="77777777" w:rsidR="005E7D2C" w:rsidRPr="00555A91" w:rsidRDefault="005E7D2C" w:rsidP="005E7D2C">
      <w:pPr>
        <w:pStyle w:val="Code"/>
        <w:rPr>
          <w:highlight w:val="white"/>
        </w:rPr>
      </w:pPr>
      <w:r w:rsidRPr="00555A91">
        <w:rPr>
          <w:highlight w:val="white"/>
        </w:rPr>
        <w:lastRenderedPageBreak/>
        <w:t xml:space="preserve">        if (m_index &lt; m_list.Count) {</w:t>
      </w:r>
    </w:p>
    <w:p w14:paraId="5E6D647E" w14:textId="77777777" w:rsidR="005E7D2C" w:rsidRPr="00555A91" w:rsidRDefault="005E7D2C" w:rsidP="005E7D2C">
      <w:pPr>
        <w:pStyle w:val="Code"/>
        <w:rPr>
          <w:highlight w:val="white"/>
        </w:rPr>
      </w:pPr>
      <w:r w:rsidRPr="00555A91">
        <w:rPr>
          <w:highlight w:val="white"/>
        </w:rPr>
        <w:t xml:space="preserve">          return m_list[m_index];</w:t>
      </w:r>
    </w:p>
    <w:p w14:paraId="25B52006" w14:textId="77777777" w:rsidR="005E7D2C" w:rsidRPr="00555A91" w:rsidRDefault="005E7D2C" w:rsidP="005E7D2C">
      <w:pPr>
        <w:pStyle w:val="Code"/>
        <w:rPr>
          <w:highlight w:val="white"/>
        </w:rPr>
      </w:pPr>
      <w:r w:rsidRPr="00555A91">
        <w:rPr>
          <w:highlight w:val="white"/>
        </w:rPr>
        <w:t xml:space="preserve">        }</w:t>
      </w:r>
    </w:p>
    <w:p w14:paraId="309A4F63" w14:textId="77777777" w:rsidR="005E7D2C" w:rsidRPr="00555A91" w:rsidRDefault="005E7D2C" w:rsidP="005E7D2C">
      <w:pPr>
        <w:pStyle w:val="Code"/>
        <w:rPr>
          <w:highlight w:val="white"/>
        </w:rPr>
      </w:pPr>
      <w:r w:rsidRPr="00555A91">
        <w:rPr>
          <w:highlight w:val="white"/>
        </w:rPr>
        <w:t xml:space="preserve">        else {</w:t>
      </w:r>
    </w:p>
    <w:p w14:paraId="2AE44E33" w14:textId="77777777" w:rsidR="005E7D2C" w:rsidRPr="00555A91" w:rsidRDefault="005E7D2C" w:rsidP="005E7D2C">
      <w:pPr>
        <w:pStyle w:val="Code"/>
        <w:rPr>
          <w:highlight w:val="white"/>
        </w:rPr>
      </w:pPr>
      <w:r w:rsidRPr="00555A91">
        <w:rPr>
          <w:highlight w:val="white"/>
        </w:rPr>
        <w:t xml:space="preserve">          throw (new InvalidOperationException());</w:t>
      </w:r>
    </w:p>
    <w:p w14:paraId="1398CE13" w14:textId="77777777" w:rsidR="005E7D2C" w:rsidRPr="00555A91" w:rsidRDefault="005E7D2C" w:rsidP="005E7D2C">
      <w:pPr>
        <w:pStyle w:val="Code"/>
        <w:rPr>
          <w:highlight w:val="white"/>
        </w:rPr>
      </w:pPr>
      <w:r w:rsidRPr="00555A91">
        <w:rPr>
          <w:highlight w:val="white"/>
        </w:rPr>
        <w:t xml:space="preserve">        }</w:t>
      </w:r>
    </w:p>
    <w:p w14:paraId="682676AE" w14:textId="77777777" w:rsidR="005E7D2C" w:rsidRPr="00555A91" w:rsidRDefault="005E7D2C" w:rsidP="005E7D2C">
      <w:pPr>
        <w:pStyle w:val="Code"/>
        <w:rPr>
          <w:highlight w:val="white"/>
        </w:rPr>
      </w:pPr>
      <w:r w:rsidRPr="00555A91">
        <w:rPr>
          <w:highlight w:val="white"/>
        </w:rPr>
        <w:t xml:space="preserve">      }</w:t>
      </w:r>
    </w:p>
    <w:p w14:paraId="26A3F1DD" w14:textId="77777777" w:rsidR="005E7D2C" w:rsidRPr="00555A91" w:rsidRDefault="005E7D2C" w:rsidP="005E7D2C">
      <w:pPr>
        <w:pStyle w:val="Code"/>
        <w:rPr>
          <w:highlight w:val="white"/>
        </w:rPr>
      </w:pPr>
      <w:r w:rsidRPr="00555A91">
        <w:rPr>
          <w:highlight w:val="white"/>
        </w:rPr>
        <w:t xml:space="preserve">    }</w:t>
      </w:r>
    </w:p>
    <w:p w14:paraId="7A828067" w14:textId="77777777" w:rsidR="005E7D2C" w:rsidRPr="00555A91" w:rsidRDefault="005E7D2C" w:rsidP="005E7D2C">
      <w:pPr>
        <w:pStyle w:val="Code"/>
        <w:rPr>
          <w:highlight w:val="white"/>
        </w:rPr>
      </w:pPr>
    </w:p>
    <w:p w14:paraId="7B84D671" w14:textId="77777777" w:rsidR="005E7D2C" w:rsidRPr="00555A91" w:rsidRDefault="005E7D2C" w:rsidP="005E7D2C">
      <w:pPr>
        <w:pStyle w:val="Code"/>
        <w:rPr>
          <w:highlight w:val="white"/>
        </w:rPr>
      </w:pPr>
      <w:r w:rsidRPr="00555A91">
        <w:rPr>
          <w:highlight w:val="white"/>
        </w:rPr>
        <w:t xml:space="preserve">    object IEnumerator.Current {</w:t>
      </w:r>
    </w:p>
    <w:p w14:paraId="3223A3F7" w14:textId="77777777" w:rsidR="005E7D2C" w:rsidRPr="00555A91" w:rsidRDefault="005E7D2C" w:rsidP="005E7D2C">
      <w:pPr>
        <w:pStyle w:val="Code"/>
        <w:rPr>
          <w:highlight w:val="white"/>
        </w:rPr>
      </w:pPr>
      <w:r w:rsidRPr="00555A91">
        <w:rPr>
          <w:highlight w:val="white"/>
        </w:rPr>
        <w:t xml:space="preserve">      get {</w:t>
      </w:r>
    </w:p>
    <w:p w14:paraId="1C55F866" w14:textId="77777777" w:rsidR="005E7D2C" w:rsidRPr="00555A91" w:rsidRDefault="005E7D2C" w:rsidP="005E7D2C">
      <w:pPr>
        <w:pStyle w:val="Code"/>
        <w:rPr>
          <w:highlight w:val="white"/>
        </w:rPr>
      </w:pPr>
      <w:r w:rsidRPr="00555A91">
        <w:rPr>
          <w:highlight w:val="white"/>
        </w:rPr>
        <w:t xml:space="preserve">        if (m_index &lt; m_list.Count) {</w:t>
      </w:r>
    </w:p>
    <w:p w14:paraId="29272757" w14:textId="77777777" w:rsidR="005E7D2C" w:rsidRPr="00555A91" w:rsidRDefault="005E7D2C" w:rsidP="005E7D2C">
      <w:pPr>
        <w:pStyle w:val="Code"/>
        <w:rPr>
          <w:highlight w:val="white"/>
        </w:rPr>
      </w:pPr>
      <w:r w:rsidRPr="00555A91">
        <w:rPr>
          <w:highlight w:val="white"/>
        </w:rPr>
        <w:t xml:space="preserve">          return m_list[m_index];</w:t>
      </w:r>
    </w:p>
    <w:p w14:paraId="5E1CF69E" w14:textId="77777777" w:rsidR="005E7D2C" w:rsidRPr="00555A91" w:rsidRDefault="005E7D2C" w:rsidP="005E7D2C">
      <w:pPr>
        <w:pStyle w:val="Code"/>
        <w:rPr>
          <w:highlight w:val="white"/>
        </w:rPr>
      </w:pPr>
      <w:r w:rsidRPr="00555A91">
        <w:rPr>
          <w:highlight w:val="white"/>
        </w:rPr>
        <w:t xml:space="preserve">        }</w:t>
      </w:r>
    </w:p>
    <w:p w14:paraId="182DE637" w14:textId="77777777" w:rsidR="005E7D2C" w:rsidRPr="00555A91" w:rsidRDefault="005E7D2C" w:rsidP="005E7D2C">
      <w:pPr>
        <w:pStyle w:val="Code"/>
        <w:rPr>
          <w:highlight w:val="white"/>
        </w:rPr>
      </w:pPr>
      <w:r w:rsidRPr="00555A91">
        <w:rPr>
          <w:highlight w:val="white"/>
        </w:rPr>
        <w:t xml:space="preserve">        else {</w:t>
      </w:r>
    </w:p>
    <w:p w14:paraId="33E58527" w14:textId="77777777" w:rsidR="005E7D2C" w:rsidRPr="00555A91" w:rsidRDefault="005E7D2C" w:rsidP="005E7D2C">
      <w:pPr>
        <w:pStyle w:val="Code"/>
        <w:rPr>
          <w:highlight w:val="white"/>
        </w:rPr>
      </w:pPr>
      <w:r w:rsidRPr="00555A91">
        <w:rPr>
          <w:highlight w:val="white"/>
        </w:rPr>
        <w:t xml:space="preserve">          throw (new InvalidOperationException());</w:t>
      </w:r>
    </w:p>
    <w:p w14:paraId="0731F35A" w14:textId="77777777" w:rsidR="005E7D2C" w:rsidRPr="00555A91" w:rsidRDefault="005E7D2C" w:rsidP="005E7D2C">
      <w:pPr>
        <w:pStyle w:val="Code"/>
        <w:rPr>
          <w:highlight w:val="white"/>
        </w:rPr>
      </w:pPr>
      <w:r w:rsidRPr="00555A91">
        <w:rPr>
          <w:highlight w:val="white"/>
        </w:rPr>
        <w:t xml:space="preserve">        }</w:t>
      </w:r>
    </w:p>
    <w:p w14:paraId="2251706E" w14:textId="77777777" w:rsidR="005E7D2C" w:rsidRPr="00555A91" w:rsidRDefault="005E7D2C" w:rsidP="005E7D2C">
      <w:pPr>
        <w:pStyle w:val="Code"/>
        <w:rPr>
          <w:highlight w:val="white"/>
        </w:rPr>
      </w:pPr>
      <w:r w:rsidRPr="00555A91">
        <w:rPr>
          <w:highlight w:val="white"/>
        </w:rPr>
        <w:t xml:space="preserve">      }</w:t>
      </w:r>
    </w:p>
    <w:p w14:paraId="2952F04C" w14:textId="77777777" w:rsidR="005E7D2C" w:rsidRPr="00555A91" w:rsidRDefault="005E7D2C" w:rsidP="005E7D2C">
      <w:pPr>
        <w:pStyle w:val="Code"/>
        <w:rPr>
          <w:highlight w:val="white"/>
        </w:rPr>
      </w:pPr>
      <w:r w:rsidRPr="00555A91">
        <w:rPr>
          <w:highlight w:val="white"/>
        </w:rPr>
        <w:t xml:space="preserve">    }</w:t>
      </w:r>
    </w:p>
    <w:p w14:paraId="6DD96042" w14:textId="77777777" w:rsidR="005E7D2C" w:rsidRPr="00555A91" w:rsidRDefault="005E7D2C" w:rsidP="005E7D2C">
      <w:pPr>
        <w:pStyle w:val="Code"/>
        <w:rPr>
          <w:highlight w:val="white"/>
        </w:rPr>
      </w:pPr>
    </w:p>
    <w:p w14:paraId="474EBD36" w14:textId="77777777" w:rsidR="005E7D2C" w:rsidRPr="00555A91" w:rsidRDefault="005E7D2C" w:rsidP="005E7D2C">
      <w:pPr>
        <w:pStyle w:val="Code"/>
        <w:rPr>
          <w:highlight w:val="white"/>
        </w:rPr>
      </w:pPr>
      <w:r w:rsidRPr="00555A91">
        <w:rPr>
          <w:highlight w:val="white"/>
        </w:rPr>
        <w:t xml:space="preserve">    public void Dispose() {</w:t>
      </w:r>
    </w:p>
    <w:p w14:paraId="32BD9690" w14:textId="77777777" w:rsidR="005E7D2C" w:rsidRPr="00555A91" w:rsidRDefault="005E7D2C" w:rsidP="005E7D2C">
      <w:pPr>
        <w:pStyle w:val="Code"/>
        <w:rPr>
          <w:highlight w:val="white"/>
        </w:rPr>
      </w:pPr>
      <w:r w:rsidRPr="00555A91">
        <w:rPr>
          <w:highlight w:val="white"/>
        </w:rPr>
        <w:t xml:space="preserve">      // Empty.</w:t>
      </w:r>
    </w:p>
    <w:p w14:paraId="2E45D2E7" w14:textId="77777777" w:rsidR="005E7D2C" w:rsidRPr="00555A91" w:rsidRDefault="005E7D2C" w:rsidP="005E7D2C">
      <w:pPr>
        <w:pStyle w:val="Code"/>
        <w:rPr>
          <w:highlight w:val="white"/>
        </w:rPr>
      </w:pPr>
      <w:r w:rsidRPr="00555A91">
        <w:rPr>
          <w:highlight w:val="white"/>
        </w:rPr>
        <w:t xml:space="preserve">    }</w:t>
      </w:r>
    </w:p>
    <w:p w14:paraId="47B8B16C" w14:textId="77777777" w:rsidR="005E7D2C" w:rsidRPr="00555A91" w:rsidRDefault="005E7D2C" w:rsidP="005E7D2C">
      <w:pPr>
        <w:pStyle w:val="Code"/>
        <w:rPr>
          <w:highlight w:val="white"/>
        </w:rPr>
      </w:pPr>
      <w:r w:rsidRPr="00555A91">
        <w:rPr>
          <w:highlight w:val="white"/>
        </w:rPr>
        <w:t xml:space="preserve">  }</w:t>
      </w:r>
    </w:p>
    <w:p w14:paraId="137B5D58" w14:textId="77777777" w:rsidR="005E7D2C" w:rsidRDefault="005E7D2C" w:rsidP="005E7D2C">
      <w:pPr>
        <w:pStyle w:val="Code"/>
      </w:pPr>
      <w:r w:rsidRPr="00555A91">
        <w:rPr>
          <w:highlight w:val="white"/>
        </w:rPr>
        <w:t>}</w:t>
      </w:r>
    </w:p>
    <w:p w14:paraId="7EB8BC07" w14:textId="77777777" w:rsidR="005E7D2C" w:rsidRDefault="005E7D2C" w:rsidP="005E7D2C">
      <w:pPr>
        <w:rPr>
          <w:highlight w:val="white"/>
        </w:rPr>
      </w:pPr>
      <w:r>
        <w:rPr>
          <w:highlight w:val="white"/>
        </w:rPr>
        <w:t xml:space="preserve">The </w:t>
      </w:r>
      <w:r w:rsidRPr="00174A5F">
        <w:rPr>
          <w:rStyle w:val="KeyWord0"/>
          <w:highlight w:val="white"/>
        </w:rPr>
        <w:t>List</w:t>
      </w:r>
      <w:r>
        <w:rPr>
          <w:rStyle w:val="KeyWord0"/>
          <w:highlight w:val="white"/>
        </w:rPr>
        <w:t>Map</w:t>
      </w:r>
      <w:r>
        <w:rPr>
          <w:highlight w:val="white"/>
        </w:rPr>
        <w:t xml:space="preserve"> class implements the </w:t>
      </w:r>
      <w:r w:rsidRPr="000A4ECD">
        <w:rPr>
          <w:rStyle w:val="KeyWord0"/>
          <w:highlight w:val="white"/>
        </w:rPr>
        <w:t>IDictionary</w:t>
      </w:r>
      <w:r>
        <w:rPr>
          <w:highlight w:val="white"/>
        </w:rPr>
        <w:t xml:space="preserve"> interface. The keys and value of the map are stored as pairs in a list.</w:t>
      </w:r>
    </w:p>
    <w:p w14:paraId="10124830" w14:textId="77777777" w:rsidR="005E7D2C" w:rsidRDefault="005E7D2C" w:rsidP="005E7D2C">
      <w:pPr>
        <w:pStyle w:val="CodeHeader"/>
      </w:pPr>
      <w:proofErr w:type="spellStart"/>
      <w:r>
        <w:t>ListMap.cs</w:t>
      </w:r>
      <w:proofErr w:type="spellEnd"/>
    </w:p>
    <w:p w14:paraId="286825CB" w14:textId="77777777" w:rsidR="005E7D2C" w:rsidRPr="00D04CD0" w:rsidRDefault="005E7D2C" w:rsidP="005E7D2C">
      <w:pPr>
        <w:pStyle w:val="Code"/>
        <w:rPr>
          <w:highlight w:val="white"/>
        </w:rPr>
      </w:pPr>
      <w:r w:rsidRPr="00D04CD0">
        <w:rPr>
          <w:highlight w:val="white"/>
        </w:rPr>
        <w:t>using System;</w:t>
      </w:r>
    </w:p>
    <w:p w14:paraId="3E7E93BE" w14:textId="77777777" w:rsidR="005E7D2C" w:rsidRPr="00D04CD0" w:rsidRDefault="005E7D2C" w:rsidP="005E7D2C">
      <w:pPr>
        <w:pStyle w:val="Code"/>
        <w:rPr>
          <w:highlight w:val="white"/>
        </w:rPr>
      </w:pPr>
      <w:r w:rsidRPr="00D04CD0">
        <w:rPr>
          <w:highlight w:val="white"/>
        </w:rPr>
        <w:t>using System.Text;</w:t>
      </w:r>
    </w:p>
    <w:p w14:paraId="18F6C64E" w14:textId="77777777" w:rsidR="005E7D2C" w:rsidRPr="00D04CD0" w:rsidRDefault="005E7D2C" w:rsidP="005E7D2C">
      <w:pPr>
        <w:pStyle w:val="Code"/>
        <w:rPr>
          <w:highlight w:val="white"/>
        </w:rPr>
      </w:pPr>
      <w:r w:rsidRPr="00D04CD0">
        <w:rPr>
          <w:highlight w:val="white"/>
        </w:rPr>
        <w:t>using System.Collections;</w:t>
      </w:r>
    </w:p>
    <w:p w14:paraId="4E224F7D" w14:textId="77777777" w:rsidR="005E7D2C" w:rsidRPr="00D04CD0" w:rsidRDefault="005E7D2C" w:rsidP="005E7D2C">
      <w:pPr>
        <w:pStyle w:val="Code"/>
        <w:rPr>
          <w:highlight w:val="white"/>
        </w:rPr>
      </w:pPr>
      <w:r w:rsidRPr="00D04CD0">
        <w:rPr>
          <w:highlight w:val="white"/>
        </w:rPr>
        <w:t>using System.Collections.Generic;</w:t>
      </w:r>
    </w:p>
    <w:p w14:paraId="15504E3F" w14:textId="77777777" w:rsidR="005E7D2C" w:rsidRPr="00D04CD0" w:rsidRDefault="005E7D2C" w:rsidP="005E7D2C">
      <w:pPr>
        <w:pStyle w:val="Code"/>
        <w:rPr>
          <w:highlight w:val="white"/>
        </w:rPr>
      </w:pPr>
    </w:p>
    <w:p w14:paraId="44D68693" w14:textId="77777777" w:rsidR="005E7D2C" w:rsidRPr="00D04CD0" w:rsidRDefault="005E7D2C" w:rsidP="005E7D2C">
      <w:pPr>
        <w:pStyle w:val="Code"/>
        <w:rPr>
          <w:highlight w:val="white"/>
        </w:rPr>
      </w:pPr>
      <w:r w:rsidRPr="00D04CD0">
        <w:rPr>
          <w:highlight w:val="white"/>
        </w:rPr>
        <w:t>namespace CCompiler {</w:t>
      </w:r>
    </w:p>
    <w:p w14:paraId="74F59E60" w14:textId="77777777" w:rsidR="005E7D2C" w:rsidRPr="00D04CD0" w:rsidRDefault="005E7D2C" w:rsidP="005E7D2C">
      <w:pPr>
        <w:pStyle w:val="Code"/>
        <w:rPr>
          <w:highlight w:val="white"/>
        </w:rPr>
      </w:pPr>
      <w:r w:rsidRPr="00D04CD0">
        <w:rPr>
          <w:highlight w:val="white"/>
        </w:rPr>
        <w:t xml:space="preserve">  public class ListMap&lt;KeyType,ValueType&gt; :</w:t>
      </w:r>
    </w:p>
    <w:p w14:paraId="0DC9B513" w14:textId="77777777" w:rsidR="005E7D2C" w:rsidRPr="00D04CD0" w:rsidRDefault="005E7D2C" w:rsidP="005E7D2C">
      <w:pPr>
        <w:pStyle w:val="Code"/>
        <w:rPr>
          <w:highlight w:val="white"/>
        </w:rPr>
      </w:pPr>
      <w:r w:rsidRPr="00D04CD0">
        <w:rPr>
          <w:highlight w:val="white"/>
        </w:rPr>
        <w:t xml:space="preserve">               IDictionary&lt;KeyType,ValueType&gt; {</w:t>
      </w:r>
    </w:p>
    <w:p w14:paraId="0E345879" w14:textId="77777777" w:rsidR="005E7D2C" w:rsidRPr="00D04CD0" w:rsidRDefault="005E7D2C" w:rsidP="005E7D2C">
      <w:pPr>
        <w:pStyle w:val="Code"/>
        <w:rPr>
          <w:highlight w:val="white"/>
        </w:rPr>
      </w:pPr>
      <w:r w:rsidRPr="00D04CD0">
        <w:rPr>
          <w:highlight w:val="white"/>
        </w:rPr>
        <w:t xml:space="preserve">    private List&lt;KeyValuePair&lt;KeyType,ValueType&gt;&gt; m_list =</w:t>
      </w:r>
    </w:p>
    <w:p w14:paraId="0932C0C6" w14:textId="77777777" w:rsidR="005E7D2C" w:rsidRPr="00D04CD0" w:rsidRDefault="005E7D2C" w:rsidP="005E7D2C">
      <w:pPr>
        <w:pStyle w:val="Code"/>
        <w:rPr>
          <w:highlight w:val="white"/>
        </w:rPr>
      </w:pPr>
      <w:r w:rsidRPr="00D04CD0">
        <w:rPr>
          <w:highlight w:val="white"/>
        </w:rPr>
        <w:t xml:space="preserve">      new List&lt;KeyValuePair&lt;KeyType,ValueType&gt;&gt;();</w:t>
      </w:r>
    </w:p>
    <w:p w14:paraId="7B1A22D9" w14:textId="77777777" w:rsidR="005E7D2C" w:rsidRPr="00D04CD0" w:rsidRDefault="005E7D2C" w:rsidP="005E7D2C">
      <w:pPr>
        <w:pStyle w:val="Code"/>
        <w:rPr>
          <w:highlight w:val="white"/>
        </w:rPr>
      </w:pPr>
    </w:p>
    <w:p w14:paraId="34B7E481" w14:textId="77777777" w:rsidR="005E7D2C" w:rsidRPr="00D04CD0" w:rsidRDefault="005E7D2C" w:rsidP="005E7D2C">
      <w:pPr>
        <w:pStyle w:val="Code"/>
        <w:rPr>
          <w:highlight w:val="white"/>
        </w:rPr>
      </w:pPr>
      <w:r w:rsidRPr="00D04CD0">
        <w:rPr>
          <w:highlight w:val="white"/>
        </w:rPr>
        <w:t xml:space="preserve">    public int Count {</w:t>
      </w:r>
    </w:p>
    <w:p w14:paraId="0DC60481" w14:textId="77777777" w:rsidR="005E7D2C" w:rsidRPr="00D04CD0" w:rsidRDefault="005E7D2C" w:rsidP="005E7D2C">
      <w:pPr>
        <w:pStyle w:val="Code"/>
        <w:rPr>
          <w:highlight w:val="white"/>
        </w:rPr>
      </w:pPr>
      <w:r w:rsidRPr="00D04CD0">
        <w:rPr>
          <w:highlight w:val="white"/>
        </w:rPr>
        <w:t xml:space="preserve">      get { return m_list.Count; }</w:t>
      </w:r>
    </w:p>
    <w:p w14:paraId="00A781F6" w14:textId="77777777" w:rsidR="005E7D2C" w:rsidRPr="00D04CD0" w:rsidRDefault="005E7D2C" w:rsidP="005E7D2C">
      <w:pPr>
        <w:pStyle w:val="Code"/>
        <w:rPr>
          <w:highlight w:val="white"/>
        </w:rPr>
      </w:pPr>
      <w:r w:rsidRPr="00D04CD0">
        <w:rPr>
          <w:highlight w:val="white"/>
        </w:rPr>
        <w:t xml:space="preserve">    }</w:t>
      </w:r>
    </w:p>
    <w:p w14:paraId="35317D94" w14:textId="77777777" w:rsidR="005E7D2C" w:rsidRPr="00D04CD0" w:rsidRDefault="005E7D2C" w:rsidP="005E7D2C">
      <w:pPr>
        <w:pStyle w:val="Code"/>
        <w:rPr>
          <w:highlight w:val="white"/>
        </w:rPr>
      </w:pPr>
    </w:p>
    <w:p w14:paraId="46AB6DFC" w14:textId="77777777" w:rsidR="005E7D2C" w:rsidRPr="00D04CD0" w:rsidRDefault="005E7D2C" w:rsidP="005E7D2C">
      <w:pPr>
        <w:pStyle w:val="Code"/>
        <w:rPr>
          <w:highlight w:val="white"/>
        </w:rPr>
      </w:pPr>
      <w:r w:rsidRPr="00D04CD0">
        <w:rPr>
          <w:highlight w:val="white"/>
        </w:rPr>
        <w:t xml:space="preserve">    public void Clear() {</w:t>
      </w:r>
    </w:p>
    <w:p w14:paraId="39A72C02" w14:textId="77777777" w:rsidR="005E7D2C" w:rsidRPr="00D04CD0" w:rsidRDefault="005E7D2C" w:rsidP="005E7D2C">
      <w:pPr>
        <w:pStyle w:val="Code"/>
        <w:rPr>
          <w:highlight w:val="white"/>
        </w:rPr>
      </w:pPr>
      <w:r w:rsidRPr="00D04CD0">
        <w:rPr>
          <w:highlight w:val="white"/>
        </w:rPr>
        <w:t xml:space="preserve">      m_list.Clear();</w:t>
      </w:r>
    </w:p>
    <w:p w14:paraId="5D502796" w14:textId="77777777" w:rsidR="005E7D2C" w:rsidRPr="00D04CD0" w:rsidRDefault="005E7D2C" w:rsidP="005E7D2C">
      <w:pPr>
        <w:pStyle w:val="Code"/>
        <w:rPr>
          <w:highlight w:val="white"/>
        </w:rPr>
      </w:pPr>
      <w:r w:rsidRPr="00D04CD0">
        <w:rPr>
          <w:highlight w:val="white"/>
        </w:rPr>
        <w:t xml:space="preserve">    }</w:t>
      </w:r>
    </w:p>
    <w:p w14:paraId="670B7DAE" w14:textId="77777777" w:rsidR="005E7D2C" w:rsidRPr="00D04CD0" w:rsidRDefault="005E7D2C" w:rsidP="005E7D2C">
      <w:pPr>
        <w:pStyle w:val="Code"/>
        <w:rPr>
          <w:highlight w:val="white"/>
        </w:rPr>
      </w:pPr>
    </w:p>
    <w:p w14:paraId="3EE17465" w14:textId="77777777" w:rsidR="005E7D2C" w:rsidRPr="00D04CD0" w:rsidRDefault="005E7D2C" w:rsidP="005E7D2C">
      <w:pPr>
        <w:pStyle w:val="Code"/>
        <w:rPr>
          <w:highlight w:val="white"/>
        </w:rPr>
      </w:pPr>
      <w:r w:rsidRPr="00D04CD0">
        <w:rPr>
          <w:highlight w:val="white"/>
        </w:rPr>
        <w:t xml:space="preserve">    public bool IsReadOnly {</w:t>
      </w:r>
    </w:p>
    <w:p w14:paraId="6A3B2E04" w14:textId="77777777" w:rsidR="005E7D2C" w:rsidRPr="00D04CD0" w:rsidRDefault="005E7D2C" w:rsidP="005E7D2C">
      <w:pPr>
        <w:pStyle w:val="Code"/>
        <w:rPr>
          <w:highlight w:val="white"/>
        </w:rPr>
      </w:pPr>
      <w:r w:rsidRPr="00D04CD0">
        <w:rPr>
          <w:highlight w:val="white"/>
        </w:rPr>
        <w:t xml:space="preserve">      get { return false; }</w:t>
      </w:r>
    </w:p>
    <w:p w14:paraId="7B613BCC" w14:textId="77777777" w:rsidR="005E7D2C" w:rsidRPr="00D04CD0" w:rsidRDefault="005E7D2C" w:rsidP="005E7D2C">
      <w:pPr>
        <w:pStyle w:val="Code"/>
        <w:rPr>
          <w:highlight w:val="white"/>
        </w:rPr>
      </w:pPr>
      <w:r w:rsidRPr="00D04CD0">
        <w:rPr>
          <w:highlight w:val="white"/>
        </w:rPr>
        <w:t xml:space="preserve">    }</w:t>
      </w:r>
    </w:p>
    <w:p w14:paraId="5C3FF3F9" w14:textId="77777777" w:rsidR="005E7D2C" w:rsidRPr="00D04CD0" w:rsidRDefault="005E7D2C" w:rsidP="005E7D2C">
      <w:pPr>
        <w:pStyle w:val="Code"/>
        <w:rPr>
          <w:highlight w:val="white"/>
        </w:rPr>
      </w:pPr>
    </w:p>
    <w:p w14:paraId="1C7F82D5" w14:textId="77777777" w:rsidR="005E7D2C" w:rsidRPr="00D04CD0" w:rsidRDefault="005E7D2C" w:rsidP="005E7D2C">
      <w:pPr>
        <w:pStyle w:val="Code"/>
        <w:rPr>
          <w:highlight w:val="white"/>
        </w:rPr>
      </w:pPr>
      <w:r w:rsidRPr="00D04CD0">
        <w:rPr>
          <w:highlight w:val="white"/>
        </w:rPr>
        <w:t xml:space="preserve">    public ValueType this[KeyType key] {</w:t>
      </w:r>
    </w:p>
    <w:p w14:paraId="62CAE404" w14:textId="77777777" w:rsidR="005E7D2C" w:rsidRPr="00D04CD0" w:rsidRDefault="005E7D2C" w:rsidP="005E7D2C">
      <w:pPr>
        <w:pStyle w:val="Code"/>
        <w:rPr>
          <w:highlight w:val="white"/>
        </w:rPr>
      </w:pPr>
      <w:r w:rsidRPr="00D04CD0">
        <w:rPr>
          <w:highlight w:val="white"/>
        </w:rPr>
        <w:t xml:space="preserve">      get {</w:t>
      </w:r>
    </w:p>
    <w:p w14:paraId="1C9A67F7" w14:textId="77777777" w:rsidR="005E7D2C" w:rsidRPr="00D04CD0" w:rsidRDefault="005E7D2C" w:rsidP="005E7D2C">
      <w:pPr>
        <w:pStyle w:val="Code"/>
        <w:rPr>
          <w:highlight w:val="white"/>
        </w:rPr>
      </w:pPr>
      <w:r w:rsidRPr="00D04CD0">
        <w:rPr>
          <w:highlight w:val="white"/>
        </w:rPr>
        <w:t xml:space="preserve">        if (key == null) {</w:t>
      </w:r>
    </w:p>
    <w:p w14:paraId="6A932188" w14:textId="77777777" w:rsidR="005E7D2C" w:rsidRPr="00D04CD0" w:rsidRDefault="005E7D2C" w:rsidP="005E7D2C">
      <w:pPr>
        <w:pStyle w:val="Code"/>
        <w:rPr>
          <w:highlight w:val="white"/>
        </w:rPr>
      </w:pPr>
      <w:r w:rsidRPr="00D04CD0">
        <w:rPr>
          <w:highlight w:val="white"/>
        </w:rPr>
        <w:t xml:space="preserve">          throw (new ArgumentNullException());</w:t>
      </w:r>
    </w:p>
    <w:p w14:paraId="297A3E17" w14:textId="77777777" w:rsidR="005E7D2C" w:rsidRPr="00D04CD0" w:rsidRDefault="005E7D2C" w:rsidP="005E7D2C">
      <w:pPr>
        <w:pStyle w:val="Code"/>
        <w:rPr>
          <w:highlight w:val="white"/>
        </w:rPr>
      </w:pPr>
      <w:r w:rsidRPr="00D04CD0">
        <w:rPr>
          <w:highlight w:val="white"/>
        </w:rPr>
        <w:lastRenderedPageBreak/>
        <w:t xml:space="preserve">        }</w:t>
      </w:r>
    </w:p>
    <w:p w14:paraId="51ACD078" w14:textId="77777777" w:rsidR="005E7D2C" w:rsidRPr="00D04CD0" w:rsidRDefault="005E7D2C" w:rsidP="005E7D2C">
      <w:pPr>
        <w:pStyle w:val="Code"/>
        <w:rPr>
          <w:highlight w:val="white"/>
        </w:rPr>
      </w:pPr>
    </w:p>
    <w:p w14:paraId="6DC67CCF" w14:textId="77777777" w:rsidR="005E7D2C" w:rsidRPr="00D04CD0" w:rsidRDefault="005E7D2C" w:rsidP="005E7D2C">
      <w:pPr>
        <w:pStyle w:val="Code"/>
        <w:rPr>
          <w:highlight w:val="white"/>
        </w:rPr>
      </w:pPr>
      <w:r w:rsidRPr="00D04CD0">
        <w:rPr>
          <w:highlight w:val="white"/>
        </w:rPr>
        <w:t xml:space="preserve">        ValueType value;</w:t>
      </w:r>
    </w:p>
    <w:p w14:paraId="72AEFCA5" w14:textId="77777777" w:rsidR="005E7D2C" w:rsidRPr="00D04CD0" w:rsidRDefault="005E7D2C" w:rsidP="005E7D2C">
      <w:pPr>
        <w:pStyle w:val="Code"/>
        <w:rPr>
          <w:highlight w:val="white"/>
        </w:rPr>
      </w:pPr>
    </w:p>
    <w:p w14:paraId="3E1F3210" w14:textId="77777777" w:rsidR="005E7D2C" w:rsidRPr="00D04CD0" w:rsidRDefault="005E7D2C" w:rsidP="005E7D2C">
      <w:pPr>
        <w:pStyle w:val="Code"/>
        <w:rPr>
          <w:highlight w:val="white"/>
        </w:rPr>
      </w:pPr>
      <w:r w:rsidRPr="00D04CD0">
        <w:rPr>
          <w:highlight w:val="white"/>
        </w:rPr>
        <w:t xml:space="preserve">        if (TryGetValue(key, out value)) {</w:t>
      </w:r>
    </w:p>
    <w:p w14:paraId="4DD06DD9" w14:textId="77777777" w:rsidR="005E7D2C" w:rsidRPr="00D04CD0" w:rsidRDefault="005E7D2C" w:rsidP="005E7D2C">
      <w:pPr>
        <w:pStyle w:val="Code"/>
        <w:rPr>
          <w:highlight w:val="white"/>
        </w:rPr>
      </w:pPr>
      <w:r w:rsidRPr="00D04CD0">
        <w:rPr>
          <w:highlight w:val="white"/>
        </w:rPr>
        <w:t xml:space="preserve">          return value;</w:t>
      </w:r>
    </w:p>
    <w:p w14:paraId="5012F619" w14:textId="77777777" w:rsidR="005E7D2C" w:rsidRPr="00D04CD0" w:rsidRDefault="005E7D2C" w:rsidP="005E7D2C">
      <w:pPr>
        <w:pStyle w:val="Code"/>
        <w:rPr>
          <w:highlight w:val="white"/>
        </w:rPr>
      </w:pPr>
      <w:r w:rsidRPr="00D04CD0">
        <w:rPr>
          <w:highlight w:val="white"/>
        </w:rPr>
        <w:t xml:space="preserve">        }</w:t>
      </w:r>
    </w:p>
    <w:p w14:paraId="0277F5E0" w14:textId="77777777" w:rsidR="005E7D2C" w:rsidRPr="00D04CD0" w:rsidRDefault="005E7D2C" w:rsidP="005E7D2C">
      <w:pPr>
        <w:pStyle w:val="Code"/>
        <w:rPr>
          <w:highlight w:val="white"/>
        </w:rPr>
      </w:pPr>
      <w:r w:rsidRPr="00D04CD0">
        <w:rPr>
          <w:highlight w:val="white"/>
        </w:rPr>
        <w:t xml:space="preserve">        else {</w:t>
      </w:r>
    </w:p>
    <w:p w14:paraId="4F204F37" w14:textId="77777777" w:rsidR="005E7D2C" w:rsidRPr="00D04CD0" w:rsidRDefault="005E7D2C" w:rsidP="005E7D2C">
      <w:pPr>
        <w:pStyle w:val="Code"/>
        <w:rPr>
          <w:highlight w:val="white"/>
        </w:rPr>
      </w:pPr>
      <w:r w:rsidRPr="00D04CD0">
        <w:rPr>
          <w:highlight w:val="white"/>
        </w:rPr>
        <w:t xml:space="preserve">          throw (new InvalidOperationException());</w:t>
      </w:r>
    </w:p>
    <w:p w14:paraId="258BDDB5" w14:textId="77777777" w:rsidR="005E7D2C" w:rsidRPr="00D04CD0" w:rsidRDefault="005E7D2C" w:rsidP="005E7D2C">
      <w:pPr>
        <w:pStyle w:val="Code"/>
        <w:rPr>
          <w:highlight w:val="white"/>
        </w:rPr>
      </w:pPr>
      <w:r w:rsidRPr="00D04CD0">
        <w:rPr>
          <w:highlight w:val="white"/>
        </w:rPr>
        <w:t xml:space="preserve">        }</w:t>
      </w:r>
    </w:p>
    <w:p w14:paraId="01C52261" w14:textId="77777777" w:rsidR="005E7D2C" w:rsidRPr="00D04CD0" w:rsidRDefault="005E7D2C" w:rsidP="005E7D2C">
      <w:pPr>
        <w:pStyle w:val="Code"/>
        <w:rPr>
          <w:highlight w:val="white"/>
        </w:rPr>
      </w:pPr>
      <w:r w:rsidRPr="00D04CD0">
        <w:rPr>
          <w:highlight w:val="white"/>
        </w:rPr>
        <w:t xml:space="preserve">      }</w:t>
      </w:r>
    </w:p>
    <w:p w14:paraId="02C48A81" w14:textId="77777777" w:rsidR="005E7D2C" w:rsidRPr="00D04CD0" w:rsidRDefault="005E7D2C" w:rsidP="005E7D2C">
      <w:pPr>
        <w:pStyle w:val="Code"/>
        <w:rPr>
          <w:highlight w:val="white"/>
        </w:rPr>
      </w:pPr>
    </w:p>
    <w:p w14:paraId="4902313C" w14:textId="77777777" w:rsidR="005E7D2C" w:rsidRPr="00D04CD0" w:rsidRDefault="005E7D2C" w:rsidP="005E7D2C">
      <w:pPr>
        <w:pStyle w:val="Code"/>
        <w:rPr>
          <w:highlight w:val="white"/>
        </w:rPr>
      </w:pPr>
      <w:r w:rsidRPr="00D04CD0">
        <w:rPr>
          <w:highlight w:val="white"/>
        </w:rPr>
        <w:t xml:space="preserve">      set {</w:t>
      </w:r>
    </w:p>
    <w:p w14:paraId="7427A860" w14:textId="77777777" w:rsidR="005E7D2C" w:rsidRPr="00D04CD0" w:rsidRDefault="005E7D2C" w:rsidP="005E7D2C">
      <w:pPr>
        <w:pStyle w:val="Code"/>
        <w:rPr>
          <w:highlight w:val="white"/>
        </w:rPr>
      </w:pPr>
      <w:r w:rsidRPr="00D04CD0">
        <w:rPr>
          <w:highlight w:val="white"/>
        </w:rPr>
        <w:t xml:space="preserve">        if (ContainsKey(key)) {</w:t>
      </w:r>
    </w:p>
    <w:p w14:paraId="30735E6A" w14:textId="77777777" w:rsidR="005E7D2C" w:rsidRPr="00D04CD0" w:rsidRDefault="005E7D2C" w:rsidP="005E7D2C">
      <w:pPr>
        <w:pStyle w:val="Code"/>
        <w:rPr>
          <w:highlight w:val="white"/>
        </w:rPr>
      </w:pPr>
      <w:r w:rsidRPr="00D04CD0">
        <w:rPr>
          <w:highlight w:val="white"/>
        </w:rPr>
        <w:t xml:space="preserve">          Remove(key);</w:t>
      </w:r>
    </w:p>
    <w:p w14:paraId="54F9E5F1" w14:textId="77777777" w:rsidR="005E7D2C" w:rsidRPr="00D04CD0" w:rsidRDefault="005E7D2C" w:rsidP="005E7D2C">
      <w:pPr>
        <w:pStyle w:val="Code"/>
        <w:rPr>
          <w:highlight w:val="white"/>
        </w:rPr>
      </w:pPr>
      <w:r w:rsidRPr="00D04CD0">
        <w:rPr>
          <w:highlight w:val="white"/>
        </w:rPr>
        <w:t xml:space="preserve">        }</w:t>
      </w:r>
    </w:p>
    <w:p w14:paraId="11F73BCD" w14:textId="77777777" w:rsidR="005E7D2C" w:rsidRPr="00D04CD0" w:rsidRDefault="005E7D2C" w:rsidP="005E7D2C">
      <w:pPr>
        <w:pStyle w:val="Code"/>
        <w:rPr>
          <w:highlight w:val="white"/>
        </w:rPr>
      </w:pPr>
    </w:p>
    <w:p w14:paraId="54BDD481" w14:textId="77777777" w:rsidR="005E7D2C" w:rsidRPr="00D04CD0" w:rsidRDefault="005E7D2C" w:rsidP="005E7D2C">
      <w:pPr>
        <w:pStyle w:val="Code"/>
        <w:rPr>
          <w:highlight w:val="white"/>
        </w:rPr>
      </w:pPr>
      <w:r w:rsidRPr="00D04CD0">
        <w:rPr>
          <w:highlight w:val="white"/>
        </w:rPr>
        <w:t xml:space="preserve">        m_list.Add(new KeyValuePair&lt;KeyType,ValueType&gt;(key, value));</w:t>
      </w:r>
    </w:p>
    <w:p w14:paraId="118E3913" w14:textId="77777777" w:rsidR="005E7D2C" w:rsidRPr="00D04CD0" w:rsidRDefault="005E7D2C" w:rsidP="005E7D2C">
      <w:pPr>
        <w:pStyle w:val="Code"/>
        <w:rPr>
          <w:highlight w:val="white"/>
        </w:rPr>
      </w:pPr>
      <w:r w:rsidRPr="00D04CD0">
        <w:rPr>
          <w:highlight w:val="white"/>
        </w:rPr>
        <w:t xml:space="preserve">      }</w:t>
      </w:r>
    </w:p>
    <w:p w14:paraId="18304A13" w14:textId="77777777" w:rsidR="005E7D2C" w:rsidRPr="00D04CD0" w:rsidRDefault="005E7D2C" w:rsidP="005E7D2C">
      <w:pPr>
        <w:pStyle w:val="Code"/>
        <w:rPr>
          <w:highlight w:val="white"/>
        </w:rPr>
      </w:pPr>
      <w:r w:rsidRPr="00D04CD0">
        <w:rPr>
          <w:highlight w:val="white"/>
        </w:rPr>
        <w:t xml:space="preserve">    }</w:t>
      </w:r>
    </w:p>
    <w:p w14:paraId="0F9668E9" w14:textId="77777777" w:rsidR="005E7D2C" w:rsidRPr="00D04CD0" w:rsidRDefault="005E7D2C" w:rsidP="005E7D2C">
      <w:pPr>
        <w:pStyle w:val="Code"/>
        <w:rPr>
          <w:highlight w:val="white"/>
        </w:rPr>
      </w:pPr>
    </w:p>
    <w:p w14:paraId="18437A5B" w14:textId="77777777" w:rsidR="005E7D2C" w:rsidRPr="00D04CD0" w:rsidRDefault="005E7D2C" w:rsidP="005E7D2C">
      <w:pPr>
        <w:pStyle w:val="Code"/>
        <w:rPr>
          <w:highlight w:val="white"/>
        </w:rPr>
      </w:pPr>
      <w:r w:rsidRPr="00D04CD0">
        <w:rPr>
          <w:highlight w:val="white"/>
        </w:rPr>
        <w:t xml:space="preserve">    public ICollection&lt;KeyType&gt; Keys {</w:t>
      </w:r>
    </w:p>
    <w:p w14:paraId="6FB9A203" w14:textId="77777777" w:rsidR="005E7D2C" w:rsidRPr="00D04CD0" w:rsidRDefault="005E7D2C" w:rsidP="005E7D2C">
      <w:pPr>
        <w:pStyle w:val="Code"/>
        <w:rPr>
          <w:highlight w:val="white"/>
        </w:rPr>
      </w:pPr>
      <w:r w:rsidRPr="00D04CD0">
        <w:rPr>
          <w:highlight w:val="white"/>
        </w:rPr>
        <w:t xml:space="preserve">      get {</w:t>
      </w:r>
    </w:p>
    <w:p w14:paraId="3F894CB1" w14:textId="77777777" w:rsidR="005E7D2C" w:rsidRPr="00D04CD0" w:rsidRDefault="005E7D2C" w:rsidP="005E7D2C">
      <w:pPr>
        <w:pStyle w:val="Code"/>
        <w:rPr>
          <w:highlight w:val="white"/>
        </w:rPr>
      </w:pPr>
      <w:r w:rsidRPr="00D04CD0">
        <w:rPr>
          <w:highlight w:val="white"/>
        </w:rPr>
        <w:t xml:space="preserve">        ICollection&lt;KeyType&gt; collection = new ListSet&lt;KeyType&gt;();</w:t>
      </w:r>
    </w:p>
    <w:p w14:paraId="11500908" w14:textId="77777777" w:rsidR="005E7D2C" w:rsidRPr="00D04CD0" w:rsidRDefault="005E7D2C" w:rsidP="005E7D2C">
      <w:pPr>
        <w:pStyle w:val="Code"/>
        <w:rPr>
          <w:highlight w:val="white"/>
        </w:rPr>
      </w:pPr>
    </w:p>
    <w:p w14:paraId="46772C81"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64F33E55" w14:textId="77777777" w:rsidR="005E7D2C" w:rsidRPr="00D04CD0" w:rsidRDefault="005E7D2C" w:rsidP="005E7D2C">
      <w:pPr>
        <w:pStyle w:val="Code"/>
        <w:rPr>
          <w:highlight w:val="white"/>
        </w:rPr>
      </w:pPr>
      <w:r w:rsidRPr="00D04CD0">
        <w:rPr>
          <w:highlight w:val="white"/>
        </w:rPr>
        <w:t xml:space="preserve">          collection.Add(pair.Key);</w:t>
      </w:r>
    </w:p>
    <w:p w14:paraId="62AB2B2D" w14:textId="77777777" w:rsidR="005E7D2C" w:rsidRPr="00D04CD0" w:rsidRDefault="005E7D2C" w:rsidP="005E7D2C">
      <w:pPr>
        <w:pStyle w:val="Code"/>
        <w:rPr>
          <w:highlight w:val="white"/>
        </w:rPr>
      </w:pPr>
      <w:r w:rsidRPr="00D04CD0">
        <w:rPr>
          <w:highlight w:val="white"/>
        </w:rPr>
        <w:t xml:space="preserve">        }</w:t>
      </w:r>
    </w:p>
    <w:p w14:paraId="5BA4578E" w14:textId="77777777" w:rsidR="005E7D2C" w:rsidRPr="00D04CD0" w:rsidRDefault="005E7D2C" w:rsidP="005E7D2C">
      <w:pPr>
        <w:pStyle w:val="Code"/>
        <w:rPr>
          <w:highlight w:val="white"/>
        </w:rPr>
      </w:pPr>
    </w:p>
    <w:p w14:paraId="4ABFC63E" w14:textId="77777777" w:rsidR="005E7D2C" w:rsidRPr="00D04CD0" w:rsidRDefault="005E7D2C" w:rsidP="005E7D2C">
      <w:pPr>
        <w:pStyle w:val="Code"/>
        <w:rPr>
          <w:highlight w:val="white"/>
        </w:rPr>
      </w:pPr>
      <w:r w:rsidRPr="00D04CD0">
        <w:rPr>
          <w:highlight w:val="white"/>
        </w:rPr>
        <w:t xml:space="preserve">        return collection;</w:t>
      </w:r>
    </w:p>
    <w:p w14:paraId="3A250254" w14:textId="77777777" w:rsidR="005E7D2C" w:rsidRPr="00D04CD0" w:rsidRDefault="005E7D2C" w:rsidP="005E7D2C">
      <w:pPr>
        <w:pStyle w:val="Code"/>
        <w:rPr>
          <w:highlight w:val="white"/>
        </w:rPr>
      </w:pPr>
      <w:r w:rsidRPr="00D04CD0">
        <w:rPr>
          <w:highlight w:val="white"/>
        </w:rPr>
        <w:t xml:space="preserve">      }</w:t>
      </w:r>
    </w:p>
    <w:p w14:paraId="38D72722" w14:textId="77777777" w:rsidR="005E7D2C" w:rsidRPr="00D04CD0" w:rsidRDefault="005E7D2C" w:rsidP="005E7D2C">
      <w:pPr>
        <w:pStyle w:val="Code"/>
        <w:rPr>
          <w:highlight w:val="white"/>
        </w:rPr>
      </w:pPr>
      <w:r w:rsidRPr="00D04CD0">
        <w:rPr>
          <w:highlight w:val="white"/>
        </w:rPr>
        <w:t xml:space="preserve">    }</w:t>
      </w:r>
    </w:p>
    <w:p w14:paraId="31051C4B" w14:textId="77777777" w:rsidR="005E7D2C" w:rsidRPr="00D04CD0" w:rsidRDefault="005E7D2C" w:rsidP="005E7D2C">
      <w:pPr>
        <w:pStyle w:val="Code"/>
        <w:rPr>
          <w:highlight w:val="white"/>
        </w:rPr>
      </w:pPr>
    </w:p>
    <w:p w14:paraId="2C1B3407" w14:textId="77777777" w:rsidR="005E7D2C" w:rsidRPr="00D04CD0" w:rsidRDefault="005E7D2C" w:rsidP="005E7D2C">
      <w:pPr>
        <w:pStyle w:val="Code"/>
        <w:rPr>
          <w:highlight w:val="white"/>
        </w:rPr>
      </w:pPr>
      <w:r w:rsidRPr="00D04CD0">
        <w:rPr>
          <w:highlight w:val="white"/>
        </w:rPr>
        <w:t xml:space="preserve">    public ICollection&lt;ValueType&gt; Values {</w:t>
      </w:r>
    </w:p>
    <w:p w14:paraId="2AA7AEA9" w14:textId="77777777" w:rsidR="005E7D2C" w:rsidRPr="00D04CD0" w:rsidRDefault="005E7D2C" w:rsidP="005E7D2C">
      <w:pPr>
        <w:pStyle w:val="Code"/>
        <w:rPr>
          <w:highlight w:val="white"/>
        </w:rPr>
      </w:pPr>
      <w:r w:rsidRPr="00D04CD0">
        <w:rPr>
          <w:highlight w:val="white"/>
        </w:rPr>
        <w:t xml:space="preserve">      get {</w:t>
      </w:r>
    </w:p>
    <w:p w14:paraId="7DE4531F" w14:textId="77777777" w:rsidR="005E7D2C" w:rsidRPr="00D04CD0" w:rsidRDefault="005E7D2C" w:rsidP="005E7D2C">
      <w:pPr>
        <w:pStyle w:val="Code"/>
        <w:rPr>
          <w:highlight w:val="white"/>
        </w:rPr>
      </w:pPr>
      <w:r w:rsidRPr="00D04CD0">
        <w:rPr>
          <w:highlight w:val="white"/>
        </w:rPr>
        <w:t xml:space="preserve">        ICollection&lt;ValueType&gt; collection = new ListSet&lt;ValueType&gt;();</w:t>
      </w:r>
    </w:p>
    <w:p w14:paraId="3B55C246" w14:textId="77777777" w:rsidR="005E7D2C" w:rsidRPr="00D04CD0" w:rsidRDefault="005E7D2C" w:rsidP="005E7D2C">
      <w:pPr>
        <w:pStyle w:val="Code"/>
        <w:rPr>
          <w:highlight w:val="white"/>
        </w:rPr>
      </w:pPr>
    </w:p>
    <w:p w14:paraId="640AD490"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0E89900D" w14:textId="77777777" w:rsidR="005E7D2C" w:rsidRPr="00D04CD0" w:rsidRDefault="005E7D2C" w:rsidP="005E7D2C">
      <w:pPr>
        <w:pStyle w:val="Code"/>
        <w:rPr>
          <w:highlight w:val="white"/>
        </w:rPr>
      </w:pPr>
      <w:r w:rsidRPr="00D04CD0">
        <w:rPr>
          <w:highlight w:val="white"/>
        </w:rPr>
        <w:t xml:space="preserve">          collection.Add(pair.Value);</w:t>
      </w:r>
    </w:p>
    <w:p w14:paraId="4E68003D" w14:textId="77777777" w:rsidR="005E7D2C" w:rsidRPr="00D04CD0" w:rsidRDefault="005E7D2C" w:rsidP="005E7D2C">
      <w:pPr>
        <w:pStyle w:val="Code"/>
        <w:rPr>
          <w:highlight w:val="white"/>
        </w:rPr>
      </w:pPr>
      <w:r w:rsidRPr="00D04CD0">
        <w:rPr>
          <w:highlight w:val="white"/>
        </w:rPr>
        <w:t xml:space="preserve">        }</w:t>
      </w:r>
    </w:p>
    <w:p w14:paraId="06DE02E0" w14:textId="77777777" w:rsidR="005E7D2C" w:rsidRPr="00D04CD0" w:rsidRDefault="005E7D2C" w:rsidP="005E7D2C">
      <w:pPr>
        <w:pStyle w:val="Code"/>
        <w:rPr>
          <w:highlight w:val="white"/>
        </w:rPr>
      </w:pPr>
    </w:p>
    <w:p w14:paraId="0E20EF45" w14:textId="77777777" w:rsidR="005E7D2C" w:rsidRPr="00D04CD0" w:rsidRDefault="005E7D2C" w:rsidP="005E7D2C">
      <w:pPr>
        <w:pStyle w:val="Code"/>
        <w:rPr>
          <w:highlight w:val="white"/>
        </w:rPr>
      </w:pPr>
      <w:r w:rsidRPr="00D04CD0">
        <w:rPr>
          <w:highlight w:val="white"/>
        </w:rPr>
        <w:t xml:space="preserve">        return collection;</w:t>
      </w:r>
    </w:p>
    <w:p w14:paraId="2087DDC5" w14:textId="77777777" w:rsidR="005E7D2C" w:rsidRPr="00D04CD0" w:rsidRDefault="005E7D2C" w:rsidP="005E7D2C">
      <w:pPr>
        <w:pStyle w:val="Code"/>
        <w:rPr>
          <w:highlight w:val="white"/>
        </w:rPr>
      </w:pPr>
      <w:r w:rsidRPr="00D04CD0">
        <w:rPr>
          <w:highlight w:val="white"/>
        </w:rPr>
        <w:t xml:space="preserve">      }</w:t>
      </w:r>
    </w:p>
    <w:p w14:paraId="17538EC8" w14:textId="77777777" w:rsidR="005E7D2C" w:rsidRPr="00D04CD0" w:rsidRDefault="005E7D2C" w:rsidP="005E7D2C">
      <w:pPr>
        <w:pStyle w:val="Code"/>
        <w:rPr>
          <w:highlight w:val="white"/>
        </w:rPr>
      </w:pPr>
      <w:r w:rsidRPr="00D04CD0">
        <w:rPr>
          <w:highlight w:val="white"/>
        </w:rPr>
        <w:t xml:space="preserve">    }</w:t>
      </w:r>
    </w:p>
    <w:p w14:paraId="7B995BAE" w14:textId="77777777" w:rsidR="005E7D2C" w:rsidRPr="00D04CD0" w:rsidRDefault="005E7D2C" w:rsidP="005E7D2C">
      <w:pPr>
        <w:pStyle w:val="Code"/>
        <w:rPr>
          <w:highlight w:val="white"/>
        </w:rPr>
      </w:pPr>
    </w:p>
    <w:p w14:paraId="455F17EC" w14:textId="77777777" w:rsidR="005E7D2C" w:rsidRPr="00D04CD0" w:rsidRDefault="005E7D2C" w:rsidP="005E7D2C">
      <w:pPr>
        <w:pStyle w:val="Code"/>
        <w:rPr>
          <w:highlight w:val="white"/>
        </w:rPr>
      </w:pPr>
      <w:r w:rsidRPr="00D04CD0">
        <w:rPr>
          <w:highlight w:val="white"/>
        </w:rPr>
        <w:t xml:space="preserve">    public void Add(KeyType key, ValueType value) {</w:t>
      </w:r>
    </w:p>
    <w:p w14:paraId="6C25A05C" w14:textId="77777777" w:rsidR="005E7D2C" w:rsidRPr="00D04CD0" w:rsidRDefault="005E7D2C" w:rsidP="005E7D2C">
      <w:pPr>
        <w:pStyle w:val="Code"/>
        <w:rPr>
          <w:highlight w:val="white"/>
        </w:rPr>
      </w:pPr>
      <w:r w:rsidRPr="00D04CD0">
        <w:rPr>
          <w:highlight w:val="white"/>
        </w:rPr>
        <w:t xml:space="preserve">      Add(new KeyValuePair&lt;KeyType,ValueType&gt;(key, value));</w:t>
      </w:r>
    </w:p>
    <w:p w14:paraId="7A85CB46" w14:textId="77777777" w:rsidR="005E7D2C" w:rsidRPr="00D04CD0" w:rsidRDefault="005E7D2C" w:rsidP="005E7D2C">
      <w:pPr>
        <w:pStyle w:val="Code"/>
        <w:rPr>
          <w:highlight w:val="white"/>
        </w:rPr>
      </w:pPr>
      <w:r w:rsidRPr="00D04CD0">
        <w:rPr>
          <w:highlight w:val="white"/>
        </w:rPr>
        <w:t xml:space="preserve">    }</w:t>
      </w:r>
    </w:p>
    <w:p w14:paraId="79D44552" w14:textId="77777777" w:rsidR="005E7D2C" w:rsidRPr="00D04CD0" w:rsidRDefault="005E7D2C" w:rsidP="005E7D2C">
      <w:pPr>
        <w:pStyle w:val="Code"/>
        <w:rPr>
          <w:highlight w:val="white"/>
        </w:rPr>
      </w:pPr>
    </w:p>
    <w:p w14:paraId="5F745598" w14:textId="77777777" w:rsidR="005E7D2C" w:rsidRPr="00D04CD0" w:rsidRDefault="005E7D2C" w:rsidP="005E7D2C">
      <w:pPr>
        <w:pStyle w:val="Code"/>
        <w:rPr>
          <w:highlight w:val="white"/>
        </w:rPr>
      </w:pPr>
      <w:r w:rsidRPr="00D04CD0">
        <w:rPr>
          <w:highlight w:val="white"/>
        </w:rPr>
        <w:t xml:space="preserve">    public void Add(KeyValuePair&lt;KeyType,ValueType&gt; pair) {</w:t>
      </w:r>
    </w:p>
    <w:p w14:paraId="0D049D56" w14:textId="77777777" w:rsidR="005E7D2C" w:rsidRPr="00D04CD0" w:rsidRDefault="005E7D2C" w:rsidP="005E7D2C">
      <w:pPr>
        <w:pStyle w:val="Code"/>
        <w:rPr>
          <w:highlight w:val="white"/>
        </w:rPr>
      </w:pPr>
      <w:r w:rsidRPr="00D04CD0">
        <w:rPr>
          <w:highlight w:val="white"/>
        </w:rPr>
        <w:t xml:space="preserve">      if (ContainsKey(pair.Key)) {</w:t>
      </w:r>
    </w:p>
    <w:p w14:paraId="05149C0D" w14:textId="77777777" w:rsidR="005E7D2C" w:rsidRPr="00D04CD0" w:rsidRDefault="005E7D2C" w:rsidP="005E7D2C">
      <w:pPr>
        <w:pStyle w:val="Code"/>
        <w:rPr>
          <w:highlight w:val="white"/>
        </w:rPr>
      </w:pPr>
      <w:r w:rsidRPr="00D04CD0">
        <w:rPr>
          <w:highlight w:val="white"/>
        </w:rPr>
        <w:t xml:space="preserve">        throw (new ArgumentException());</w:t>
      </w:r>
    </w:p>
    <w:p w14:paraId="02B34DDB" w14:textId="77777777" w:rsidR="005E7D2C" w:rsidRPr="00D04CD0" w:rsidRDefault="005E7D2C" w:rsidP="005E7D2C">
      <w:pPr>
        <w:pStyle w:val="Code"/>
        <w:rPr>
          <w:highlight w:val="white"/>
        </w:rPr>
      </w:pPr>
      <w:r w:rsidRPr="00D04CD0">
        <w:rPr>
          <w:highlight w:val="white"/>
        </w:rPr>
        <w:t xml:space="preserve">      }</w:t>
      </w:r>
    </w:p>
    <w:p w14:paraId="33BE87B3" w14:textId="77777777" w:rsidR="005E7D2C" w:rsidRPr="00D04CD0" w:rsidRDefault="005E7D2C" w:rsidP="005E7D2C">
      <w:pPr>
        <w:pStyle w:val="Code"/>
        <w:rPr>
          <w:highlight w:val="white"/>
        </w:rPr>
      </w:pPr>
      <w:r w:rsidRPr="00D04CD0">
        <w:rPr>
          <w:highlight w:val="white"/>
        </w:rPr>
        <w:t xml:space="preserve">      </w:t>
      </w:r>
    </w:p>
    <w:p w14:paraId="2F68C043" w14:textId="77777777" w:rsidR="005E7D2C" w:rsidRPr="00D04CD0" w:rsidRDefault="005E7D2C" w:rsidP="005E7D2C">
      <w:pPr>
        <w:pStyle w:val="Code"/>
        <w:rPr>
          <w:highlight w:val="white"/>
        </w:rPr>
      </w:pPr>
      <w:r w:rsidRPr="00D04CD0">
        <w:rPr>
          <w:highlight w:val="white"/>
        </w:rPr>
        <w:t xml:space="preserve">      m_list.Add(pair);</w:t>
      </w:r>
    </w:p>
    <w:p w14:paraId="60A499D6" w14:textId="77777777" w:rsidR="005E7D2C" w:rsidRPr="00D04CD0" w:rsidRDefault="005E7D2C" w:rsidP="005E7D2C">
      <w:pPr>
        <w:pStyle w:val="Code"/>
        <w:rPr>
          <w:highlight w:val="white"/>
        </w:rPr>
      </w:pPr>
      <w:r w:rsidRPr="00D04CD0">
        <w:rPr>
          <w:highlight w:val="white"/>
        </w:rPr>
        <w:t xml:space="preserve">    }</w:t>
      </w:r>
    </w:p>
    <w:p w14:paraId="25AE9C3B" w14:textId="77777777" w:rsidR="005E7D2C" w:rsidRPr="00D04CD0" w:rsidRDefault="005E7D2C" w:rsidP="005E7D2C">
      <w:pPr>
        <w:pStyle w:val="Code"/>
        <w:rPr>
          <w:highlight w:val="white"/>
        </w:rPr>
      </w:pPr>
    </w:p>
    <w:p w14:paraId="36AC5615" w14:textId="77777777" w:rsidR="005E7D2C" w:rsidRPr="00D04CD0" w:rsidRDefault="005E7D2C" w:rsidP="005E7D2C">
      <w:pPr>
        <w:pStyle w:val="Code"/>
        <w:rPr>
          <w:highlight w:val="white"/>
        </w:rPr>
      </w:pPr>
      <w:r w:rsidRPr="00D04CD0">
        <w:rPr>
          <w:highlight w:val="white"/>
        </w:rPr>
        <w:lastRenderedPageBreak/>
        <w:t xml:space="preserve">    public bool ContainsKey(KeyType key) {</w:t>
      </w:r>
    </w:p>
    <w:p w14:paraId="0C6F2485"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1ED8C155" w14:textId="77777777" w:rsidR="005E7D2C" w:rsidRPr="00D04CD0" w:rsidRDefault="005E7D2C" w:rsidP="005E7D2C">
      <w:pPr>
        <w:pStyle w:val="Code"/>
        <w:rPr>
          <w:highlight w:val="white"/>
        </w:rPr>
      </w:pPr>
      <w:r w:rsidRPr="00D04CD0">
        <w:rPr>
          <w:highlight w:val="white"/>
        </w:rPr>
        <w:t xml:space="preserve">        if (pair.Key.Equals(key)) {</w:t>
      </w:r>
    </w:p>
    <w:p w14:paraId="7C7DAA80" w14:textId="77777777" w:rsidR="005E7D2C" w:rsidRPr="00D04CD0" w:rsidRDefault="005E7D2C" w:rsidP="005E7D2C">
      <w:pPr>
        <w:pStyle w:val="Code"/>
        <w:rPr>
          <w:highlight w:val="white"/>
        </w:rPr>
      </w:pPr>
      <w:r w:rsidRPr="00D04CD0">
        <w:rPr>
          <w:highlight w:val="white"/>
        </w:rPr>
        <w:t xml:space="preserve">          return true;</w:t>
      </w:r>
    </w:p>
    <w:p w14:paraId="7C02DB6B" w14:textId="77777777" w:rsidR="005E7D2C" w:rsidRPr="00D04CD0" w:rsidRDefault="005E7D2C" w:rsidP="005E7D2C">
      <w:pPr>
        <w:pStyle w:val="Code"/>
        <w:rPr>
          <w:highlight w:val="white"/>
        </w:rPr>
      </w:pPr>
      <w:r w:rsidRPr="00D04CD0">
        <w:rPr>
          <w:highlight w:val="white"/>
        </w:rPr>
        <w:t xml:space="preserve">        }</w:t>
      </w:r>
    </w:p>
    <w:p w14:paraId="14A89FDE" w14:textId="77777777" w:rsidR="005E7D2C" w:rsidRPr="00D04CD0" w:rsidRDefault="005E7D2C" w:rsidP="005E7D2C">
      <w:pPr>
        <w:pStyle w:val="Code"/>
        <w:rPr>
          <w:highlight w:val="white"/>
        </w:rPr>
      </w:pPr>
      <w:r w:rsidRPr="00D04CD0">
        <w:rPr>
          <w:highlight w:val="white"/>
        </w:rPr>
        <w:t xml:space="preserve">      }</w:t>
      </w:r>
    </w:p>
    <w:p w14:paraId="2409D534" w14:textId="77777777" w:rsidR="005E7D2C" w:rsidRPr="00D04CD0" w:rsidRDefault="005E7D2C" w:rsidP="005E7D2C">
      <w:pPr>
        <w:pStyle w:val="Code"/>
        <w:rPr>
          <w:highlight w:val="white"/>
        </w:rPr>
      </w:pPr>
    </w:p>
    <w:p w14:paraId="2844DF4B" w14:textId="77777777" w:rsidR="005E7D2C" w:rsidRPr="00D04CD0" w:rsidRDefault="005E7D2C" w:rsidP="005E7D2C">
      <w:pPr>
        <w:pStyle w:val="Code"/>
        <w:rPr>
          <w:highlight w:val="white"/>
        </w:rPr>
      </w:pPr>
      <w:r w:rsidRPr="00D04CD0">
        <w:rPr>
          <w:highlight w:val="white"/>
        </w:rPr>
        <w:t xml:space="preserve">      return false;</w:t>
      </w:r>
    </w:p>
    <w:p w14:paraId="75370AF2" w14:textId="77777777" w:rsidR="005E7D2C" w:rsidRPr="00D04CD0" w:rsidRDefault="005E7D2C" w:rsidP="005E7D2C">
      <w:pPr>
        <w:pStyle w:val="Code"/>
        <w:rPr>
          <w:highlight w:val="white"/>
        </w:rPr>
      </w:pPr>
      <w:r w:rsidRPr="00D04CD0">
        <w:rPr>
          <w:highlight w:val="white"/>
        </w:rPr>
        <w:t xml:space="preserve">    }</w:t>
      </w:r>
    </w:p>
    <w:p w14:paraId="5BABE9C9" w14:textId="77777777" w:rsidR="005E7D2C" w:rsidRPr="00D04CD0" w:rsidRDefault="005E7D2C" w:rsidP="005E7D2C">
      <w:pPr>
        <w:pStyle w:val="Code"/>
        <w:rPr>
          <w:highlight w:val="white"/>
        </w:rPr>
      </w:pPr>
    </w:p>
    <w:p w14:paraId="6D34B83B" w14:textId="77777777" w:rsidR="005E7D2C" w:rsidRPr="00D04CD0" w:rsidRDefault="005E7D2C" w:rsidP="005E7D2C">
      <w:pPr>
        <w:pStyle w:val="Code"/>
        <w:rPr>
          <w:highlight w:val="white"/>
        </w:rPr>
      </w:pPr>
      <w:r w:rsidRPr="00D04CD0">
        <w:rPr>
          <w:highlight w:val="white"/>
        </w:rPr>
        <w:t xml:space="preserve">    public bool Contains(KeyValuePair&lt;KeyType,ValueType&gt; pair) {</w:t>
      </w:r>
    </w:p>
    <w:p w14:paraId="1A8CA513" w14:textId="77777777" w:rsidR="005E7D2C" w:rsidRPr="00D04CD0" w:rsidRDefault="005E7D2C" w:rsidP="005E7D2C">
      <w:pPr>
        <w:pStyle w:val="Code"/>
        <w:rPr>
          <w:highlight w:val="white"/>
        </w:rPr>
      </w:pPr>
      <w:r w:rsidRPr="00D04CD0">
        <w:rPr>
          <w:highlight w:val="white"/>
        </w:rPr>
        <w:t xml:space="preserve">      return m_list.Contains(pair);</w:t>
      </w:r>
    </w:p>
    <w:p w14:paraId="20A58446" w14:textId="77777777" w:rsidR="005E7D2C" w:rsidRPr="00D04CD0" w:rsidRDefault="005E7D2C" w:rsidP="005E7D2C">
      <w:pPr>
        <w:pStyle w:val="Code"/>
        <w:rPr>
          <w:highlight w:val="white"/>
        </w:rPr>
      </w:pPr>
      <w:r w:rsidRPr="00D04CD0">
        <w:rPr>
          <w:highlight w:val="white"/>
        </w:rPr>
        <w:t xml:space="preserve">    }</w:t>
      </w:r>
    </w:p>
    <w:p w14:paraId="08D03804" w14:textId="77777777" w:rsidR="005E7D2C" w:rsidRPr="00D04CD0" w:rsidRDefault="005E7D2C" w:rsidP="005E7D2C">
      <w:pPr>
        <w:pStyle w:val="Code"/>
        <w:rPr>
          <w:highlight w:val="white"/>
        </w:rPr>
      </w:pPr>
    </w:p>
    <w:p w14:paraId="3701A8FA" w14:textId="77777777" w:rsidR="005E7D2C" w:rsidRPr="00D04CD0" w:rsidRDefault="005E7D2C" w:rsidP="005E7D2C">
      <w:pPr>
        <w:pStyle w:val="Code"/>
        <w:rPr>
          <w:highlight w:val="white"/>
        </w:rPr>
      </w:pPr>
      <w:r w:rsidRPr="00D04CD0">
        <w:rPr>
          <w:highlight w:val="white"/>
        </w:rPr>
        <w:t xml:space="preserve">    public bool Remove(KeyType key) {</w:t>
      </w:r>
    </w:p>
    <w:p w14:paraId="55BC492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334F17D7" w14:textId="77777777" w:rsidR="005E7D2C" w:rsidRPr="00D04CD0" w:rsidRDefault="005E7D2C" w:rsidP="005E7D2C">
      <w:pPr>
        <w:pStyle w:val="Code"/>
        <w:rPr>
          <w:highlight w:val="white"/>
        </w:rPr>
      </w:pPr>
      <w:r w:rsidRPr="00D04CD0">
        <w:rPr>
          <w:highlight w:val="white"/>
        </w:rPr>
        <w:t xml:space="preserve">        if (key.Equals(pair.Key)) {</w:t>
      </w:r>
    </w:p>
    <w:p w14:paraId="7C524F32" w14:textId="77777777" w:rsidR="005E7D2C" w:rsidRPr="00D04CD0" w:rsidRDefault="005E7D2C" w:rsidP="005E7D2C">
      <w:pPr>
        <w:pStyle w:val="Code"/>
        <w:rPr>
          <w:highlight w:val="white"/>
        </w:rPr>
      </w:pPr>
      <w:r w:rsidRPr="00D04CD0">
        <w:rPr>
          <w:highlight w:val="white"/>
        </w:rPr>
        <w:t xml:space="preserve">          m_list.Remove(pair);</w:t>
      </w:r>
    </w:p>
    <w:p w14:paraId="7CB524ED" w14:textId="77777777" w:rsidR="005E7D2C" w:rsidRPr="00D04CD0" w:rsidRDefault="005E7D2C" w:rsidP="005E7D2C">
      <w:pPr>
        <w:pStyle w:val="Code"/>
        <w:rPr>
          <w:highlight w:val="white"/>
        </w:rPr>
      </w:pPr>
      <w:r w:rsidRPr="00D04CD0">
        <w:rPr>
          <w:highlight w:val="white"/>
        </w:rPr>
        <w:t xml:space="preserve">          return true;</w:t>
      </w:r>
    </w:p>
    <w:p w14:paraId="4C568A5D" w14:textId="77777777" w:rsidR="005E7D2C" w:rsidRPr="00D04CD0" w:rsidRDefault="005E7D2C" w:rsidP="005E7D2C">
      <w:pPr>
        <w:pStyle w:val="Code"/>
        <w:rPr>
          <w:highlight w:val="white"/>
        </w:rPr>
      </w:pPr>
      <w:r w:rsidRPr="00D04CD0">
        <w:rPr>
          <w:highlight w:val="white"/>
        </w:rPr>
        <w:t xml:space="preserve">        }</w:t>
      </w:r>
    </w:p>
    <w:p w14:paraId="2F06EBC7" w14:textId="77777777" w:rsidR="005E7D2C" w:rsidRPr="00D04CD0" w:rsidRDefault="005E7D2C" w:rsidP="005E7D2C">
      <w:pPr>
        <w:pStyle w:val="Code"/>
        <w:rPr>
          <w:highlight w:val="white"/>
        </w:rPr>
      </w:pPr>
      <w:r w:rsidRPr="00D04CD0">
        <w:rPr>
          <w:highlight w:val="white"/>
        </w:rPr>
        <w:t xml:space="preserve">      }</w:t>
      </w:r>
    </w:p>
    <w:p w14:paraId="378FEA8A" w14:textId="77777777" w:rsidR="005E7D2C" w:rsidRPr="00D04CD0" w:rsidRDefault="005E7D2C" w:rsidP="005E7D2C">
      <w:pPr>
        <w:pStyle w:val="Code"/>
        <w:rPr>
          <w:highlight w:val="white"/>
        </w:rPr>
      </w:pPr>
    </w:p>
    <w:p w14:paraId="27258148" w14:textId="77777777" w:rsidR="005E7D2C" w:rsidRPr="00D04CD0" w:rsidRDefault="005E7D2C" w:rsidP="005E7D2C">
      <w:pPr>
        <w:pStyle w:val="Code"/>
        <w:rPr>
          <w:highlight w:val="white"/>
        </w:rPr>
      </w:pPr>
      <w:r w:rsidRPr="00D04CD0">
        <w:rPr>
          <w:highlight w:val="white"/>
        </w:rPr>
        <w:t xml:space="preserve">      return false;</w:t>
      </w:r>
    </w:p>
    <w:p w14:paraId="64DD7621" w14:textId="77777777" w:rsidR="005E7D2C" w:rsidRPr="00D04CD0" w:rsidRDefault="005E7D2C" w:rsidP="005E7D2C">
      <w:pPr>
        <w:pStyle w:val="Code"/>
        <w:rPr>
          <w:highlight w:val="white"/>
        </w:rPr>
      </w:pPr>
      <w:r w:rsidRPr="00D04CD0">
        <w:rPr>
          <w:highlight w:val="white"/>
        </w:rPr>
        <w:t xml:space="preserve">    }</w:t>
      </w:r>
    </w:p>
    <w:p w14:paraId="1F09BB10" w14:textId="77777777" w:rsidR="005E7D2C" w:rsidRPr="00D04CD0" w:rsidRDefault="005E7D2C" w:rsidP="005E7D2C">
      <w:pPr>
        <w:pStyle w:val="Code"/>
        <w:rPr>
          <w:highlight w:val="white"/>
        </w:rPr>
      </w:pPr>
    </w:p>
    <w:p w14:paraId="535A1DF1" w14:textId="77777777" w:rsidR="005E7D2C" w:rsidRPr="00D04CD0" w:rsidRDefault="005E7D2C" w:rsidP="005E7D2C">
      <w:pPr>
        <w:pStyle w:val="Code"/>
        <w:rPr>
          <w:highlight w:val="white"/>
        </w:rPr>
      </w:pPr>
      <w:r w:rsidRPr="00D04CD0">
        <w:rPr>
          <w:highlight w:val="white"/>
        </w:rPr>
        <w:t xml:space="preserve">    public bool Remove(KeyValuePair&lt;KeyType,ValueType&gt; pair) {</w:t>
      </w:r>
    </w:p>
    <w:p w14:paraId="433B8B2E" w14:textId="77777777" w:rsidR="005E7D2C" w:rsidRPr="00D04CD0" w:rsidRDefault="005E7D2C" w:rsidP="005E7D2C">
      <w:pPr>
        <w:pStyle w:val="Code"/>
        <w:rPr>
          <w:highlight w:val="white"/>
        </w:rPr>
      </w:pPr>
      <w:r w:rsidRPr="00D04CD0">
        <w:rPr>
          <w:highlight w:val="white"/>
        </w:rPr>
        <w:t xml:space="preserve">      if (m_list.Contains(pair)) {</w:t>
      </w:r>
    </w:p>
    <w:p w14:paraId="5E573B60" w14:textId="77777777" w:rsidR="005E7D2C" w:rsidRPr="00D04CD0" w:rsidRDefault="005E7D2C" w:rsidP="005E7D2C">
      <w:pPr>
        <w:pStyle w:val="Code"/>
        <w:rPr>
          <w:highlight w:val="white"/>
        </w:rPr>
      </w:pPr>
      <w:r w:rsidRPr="00D04CD0">
        <w:rPr>
          <w:highlight w:val="white"/>
        </w:rPr>
        <w:t xml:space="preserve">        m_list.Remove(pair);</w:t>
      </w:r>
    </w:p>
    <w:p w14:paraId="538DBFA5" w14:textId="77777777" w:rsidR="005E7D2C" w:rsidRPr="00D04CD0" w:rsidRDefault="005E7D2C" w:rsidP="005E7D2C">
      <w:pPr>
        <w:pStyle w:val="Code"/>
        <w:rPr>
          <w:highlight w:val="white"/>
        </w:rPr>
      </w:pPr>
      <w:r w:rsidRPr="00D04CD0">
        <w:rPr>
          <w:highlight w:val="white"/>
        </w:rPr>
        <w:t xml:space="preserve">        return true;</w:t>
      </w:r>
    </w:p>
    <w:p w14:paraId="7FFDFAC0" w14:textId="77777777" w:rsidR="005E7D2C" w:rsidRPr="00D04CD0" w:rsidRDefault="005E7D2C" w:rsidP="005E7D2C">
      <w:pPr>
        <w:pStyle w:val="Code"/>
        <w:rPr>
          <w:highlight w:val="white"/>
        </w:rPr>
      </w:pPr>
      <w:r w:rsidRPr="00D04CD0">
        <w:rPr>
          <w:highlight w:val="white"/>
        </w:rPr>
        <w:t xml:space="preserve">      }</w:t>
      </w:r>
    </w:p>
    <w:p w14:paraId="4D898179" w14:textId="77777777" w:rsidR="005E7D2C" w:rsidRPr="00D04CD0" w:rsidRDefault="005E7D2C" w:rsidP="005E7D2C">
      <w:pPr>
        <w:pStyle w:val="Code"/>
        <w:rPr>
          <w:highlight w:val="white"/>
        </w:rPr>
      </w:pPr>
    </w:p>
    <w:p w14:paraId="2F38E430" w14:textId="77777777" w:rsidR="005E7D2C" w:rsidRPr="00D04CD0" w:rsidRDefault="005E7D2C" w:rsidP="005E7D2C">
      <w:pPr>
        <w:pStyle w:val="Code"/>
        <w:rPr>
          <w:highlight w:val="white"/>
        </w:rPr>
      </w:pPr>
      <w:r w:rsidRPr="00D04CD0">
        <w:rPr>
          <w:highlight w:val="white"/>
        </w:rPr>
        <w:t xml:space="preserve">      return false;</w:t>
      </w:r>
    </w:p>
    <w:p w14:paraId="3496C820" w14:textId="77777777" w:rsidR="005E7D2C" w:rsidRPr="00D04CD0" w:rsidRDefault="005E7D2C" w:rsidP="005E7D2C">
      <w:pPr>
        <w:pStyle w:val="Code"/>
        <w:rPr>
          <w:highlight w:val="white"/>
        </w:rPr>
      </w:pPr>
      <w:r w:rsidRPr="00D04CD0">
        <w:rPr>
          <w:highlight w:val="white"/>
        </w:rPr>
        <w:t xml:space="preserve">    }</w:t>
      </w:r>
    </w:p>
    <w:p w14:paraId="1788406E" w14:textId="77777777" w:rsidR="005E7D2C" w:rsidRPr="00D04CD0" w:rsidRDefault="005E7D2C" w:rsidP="005E7D2C">
      <w:pPr>
        <w:pStyle w:val="Code"/>
        <w:rPr>
          <w:highlight w:val="white"/>
        </w:rPr>
      </w:pPr>
    </w:p>
    <w:p w14:paraId="611C7667" w14:textId="77777777" w:rsidR="005E7D2C" w:rsidRPr="00D04CD0" w:rsidRDefault="005E7D2C" w:rsidP="005E7D2C">
      <w:pPr>
        <w:pStyle w:val="Code"/>
        <w:rPr>
          <w:highlight w:val="white"/>
        </w:rPr>
      </w:pPr>
      <w:r w:rsidRPr="00D04CD0">
        <w:rPr>
          <w:highlight w:val="white"/>
        </w:rPr>
        <w:t xml:space="preserve">    public void CopyTo(KeyValuePair&lt;KeyType,ValueType&gt;[] array, int index) {</w:t>
      </w:r>
    </w:p>
    <w:p w14:paraId="1BF7415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779233A4" w14:textId="77777777" w:rsidR="005E7D2C" w:rsidRPr="00D04CD0" w:rsidRDefault="005E7D2C" w:rsidP="005E7D2C">
      <w:pPr>
        <w:pStyle w:val="Code"/>
        <w:rPr>
          <w:highlight w:val="white"/>
        </w:rPr>
      </w:pPr>
      <w:r w:rsidRPr="00D04CD0">
        <w:rPr>
          <w:highlight w:val="white"/>
        </w:rPr>
        <w:t xml:space="preserve">        array[index++] = pair;</w:t>
      </w:r>
    </w:p>
    <w:p w14:paraId="3ED40BA5" w14:textId="77777777" w:rsidR="005E7D2C" w:rsidRPr="00D04CD0" w:rsidRDefault="005E7D2C" w:rsidP="005E7D2C">
      <w:pPr>
        <w:pStyle w:val="Code"/>
        <w:rPr>
          <w:highlight w:val="white"/>
        </w:rPr>
      </w:pPr>
      <w:r w:rsidRPr="00D04CD0">
        <w:rPr>
          <w:highlight w:val="white"/>
        </w:rPr>
        <w:t xml:space="preserve">      }</w:t>
      </w:r>
    </w:p>
    <w:p w14:paraId="67CF9686" w14:textId="77777777" w:rsidR="005E7D2C" w:rsidRPr="00D04CD0" w:rsidRDefault="005E7D2C" w:rsidP="005E7D2C">
      <w:pPr>
        <w:pStyle w:val="Code"/>
        <w:rPr>
          <w:highlight w:val="white"/>
        </w:rPr>
      </w:pPr>
      <w:r w:rsidRPr="00D04CD0">
        <w:rPr>
          <w:highlight w:val="white"/>
        </w:rPr>
        <w:t xml:space="preserve">    }</w:t>
      </w:r>
    </w:p>
    <w:p w14:paraId="21CE8DDD" w14:textId="77777777" w:rsidR="005E7D2C" w:rsidRPr="00D04CD0" w:rsidRDefault="005E7D2C" w:rsidP="005E7D2C">
      <w:pPr>
        <w:pStyle w:val="Code"/>
        <w:rPr>
          <w:highlight w:val="white"/>
        </w:rPr>
      </w:pPr>
    </w:p>
    <w:p w14:paraId="0C252271" w14:textId="77777777" w:rsidR="005E7D2C" w:rsidRPr="00D04CD0" w:rsidRDefault="005E7D2C" w:rsidP="005E7D2C">
      <w:pPr>
        <w:pStyle w:val="Code"/>
        <w:rPr>
          <w:highlight w:val="white"/>
        </w:rPr>
      </w:pPr>
      <w:r w:rsidRPr="00D04CD0">
        <w:rPr>
          <w:highlight w:val="white"/>
        </w:rPr>
        <w:t xml:space="preserve">    public bool TryGetValue(KeyType key, out ValueType value) {</w:t>
      </w:r>
    </w:p>
    <w:p w14:paraId="07A703A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2D43AC6E" w14:textId="77777777" w:rsidR="005E7D2C" w:rsidRPr="00D04CD0" w:rsidRDefault="005E7D2C" w:rsidP="005E7D2C">
      <w:pPr>
        <w:pStyle w:val="Code"/>
        <w:rPr>
          <w:highlight w:val="white"/>
        </w:rPr>
      </w:pPr>
      <w:r w:rsidRPr="00D04CD0">
        <w:rPr>
          <w:highlight w:val="white"/>
        </w:rPr>
        <w:t xml:space="preserve">        if (key.Equals(pair.Key)) {</w:t>
      </w:r>
    </w:p>
    <w:p w14:paraId="183AC97C" w14:textId="77777777" w:rsidR="005E7D2C" w:rsidRPr="00D04CD0" w:rsidRDefault="005E7D2C" w:rsidP="005E7D2C">
      <w:pPr>
        <w:pStyle w:val="Code"/>
        <w:rPr>
          <w:highlight w:val="white"/>
        </w:rPr>
      </w:pPr>
      <w:r w:rsidRPr="00D04CD0">
        <w:rPr>
          <w:highlight w:val="white"/>
        </w:rPr>
        <w:t xml:space="preserve">          value = pair.Value;</w:t>
      </w:r>
    </w:p>
    <w:p w14:paraId="22506580" w14:textId="77777777" w:rsidR="005E7D2C" w:rsidRPr="00D04CD0" w:rsidRDefault="005E7D2C" w:rsidP="005E7D2C">
      <w:pPr>
        <w:pStyle w:val="Code"/>
        <w:rPr>
          <w:highlight w:val="white"/>
        </w:rPr>
      </w:pPr>
      <w:r w:rsidRPr="00D04CD0">
        <w:rPr>
          <w:highlight w:val="white"/>
        </w:rPr>
        <w:t xml:space="preserve">          return true;</w:t>
      </w:r>
    </w:p>
    <w:p w14:paraId="0152B5F9" w14:textId="77777777" w:rsidR="005E7D2C" w:rsidRPr="00D04CD0" w:rsidRDefault="005E7D2C" w:rsidP="005E7D2C">
      <w:pPr>
        <w:pStyle w:val="Code"/>
        <w:rPr>
          <w:highlight w:val="white"/>
        </w:rPr>
      </w:pPr>
      <w:r w:rsidRPr="00D04CD0">
        <w:rPr>
          <w:highlight w:val="white"/>
        </w:rPr>
        <w:t xml:space="preserve">        }</w:t>
      </w:r>
    </w:p>
    <w:p w14:paraId="5D1BB618" w14:textId="77777777" w:rsidR="005E7D2C" w:rsidRPr="00D04CD0" w:rsidRDefault="005E7D2C" w:rsidP="005E7D2C">
      <w:pPr>
        <w:pStyle w:val="Code"/>
        <w:rPr>
          <w:highlight w:val="white"/>
        </w:rPr>
      </w:pPr>
      <w:r w:rsidRPr="00D04CD0">
        <w:rPr>
          <w:highlight w:val="white"/>
        </w:rPr>
        <w:t xml:space="preserve">      }</w:t>
      </w:r>
    </w:p>
    <w:p w14:paraId="0B25B01B" w14:textId="77777777" w:rsidR="005E7D2C" w:rsidRPr="00D04CD0" w:rsidRDefault="005E7D2C" w:rsidP="005E7D2C">
      <w:pPr>
        <w:pStyle w:val="Code"/>
        <w:rPr>
          <w:highlight w:val="white"/>
        </w:rPr>
      </w:pPr>
    </w:p>
    <w:p w14:paraId="3FE1C4A4" w14:textId="77777777" w:rsidR="005E7D2C" w:rsidRPr="00D04CD0" w:rsidRDefault="005E7D2C" w:rsidP="005E7D2C">
      <w:pPr>
        <w:pStyle w:val="Code"/>
        <w:rPr>
          <w:highlight w:val="white"/>
        </w:rPr>
      </w:pPr>
      <w:r w:rsidRPr="00D04CD0">
        <w:rPr>
          <w:highlight w:val="white"/>
        </w:rPr>
        <w:t xml:space="preserve">      value = default(ValueType);</w:t>
      </w:r>
    </w:p>
    <w:p w14:paraId="53419055" w14:textId="77777777" w:rsidR="005E7D2C" w:rsidRPr="00D04CD0" w:rsidRDefault="005E7D2C" w:rsidP="005E7D2C">
      <w:pPr>
        <w:pStyle w:val="Code"/>
        <w:rPr>
          <w:highlight w:val="white"/>
        </w:rPr>
      </w:pPr>
      <w:r w:rsidRPr="00D04CD0">
        <w:rPr>
          <w:highlight w:val="white"/>
        </w:rPr>
        <w:t xml:space="preserve">      return false;</w:t>
      </w:r>
    </w:p>
    <w:p w14:paraId="154AF508" w14:textId="77777777" w:rsidR="005E7D2C" w:rsidRPr="00D04CD0" w:rsidRDefault="005E7D2C" w:rsidP="005E7D2C">
      <w:pPr>
        <w:pStyle w:val="Code"/>
        <w:rPr>
          <w:highlight w:val="white"/>
        </w:rPr>
      </w:pPr>
      <w:r w:rsidRPr="00D04CD0">
        <w:rPr>
          <w:highlight w:val="white"/>
        </w:rPr>
        <w:t xml:space="preserve">    }</w:t>
      </w:r>
    </w:p>
    <w:p w14:paraId="77A6F9D0" w14:textId="77777777" w:rsidR="005E7D2C" w:rsidRPr="00D04CD0" w:rsidRDefault="005E7D2C" w:rsidP="005E7D2C">
      <w:pPr>
        <w:pStyle w:val="Code"/>
        <w:rPr>
          <w:highlight w:val="white"/>
        </w:rPr>
      </w:pPr>
    </w:p>
    <w:p w14:paraId="5BCA8C75" w14:textId="77777777" w:rsidR="005E7D2C" w:rsidRPr="00D04CD0" w:rsidRDefault="005E7D2C" w:rsidP="005E7D2C">
      <w:pPr>
        <w:pStyle w:val="Code"/>
        <w:rPr>
          <w:highlight w:val="white"/>
        </w:rPr>
      </w:pPr>
      <w:r w:rsidRPr="00D04CD0">
        <w:rPr>
          <w:highlight w:val="white"/>
        </w:rPr>
        <w:t xml:space="preserve">    IEnumerator IEnumerable.GetEnumerator() {</w:t>
      </w:r>
    </w:p>
    <w:p w14:paraId="047B53ED"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0A4F6266" w14:textId="77777777" w:rsidR="005E7D2C" w:rsidRPr="00D04CD0" w:rsidRDefault="005E7D2C" w:rsidP="005E7D2C">
      <w:pPr>
        <w:pStyle w:val="Code"/>
        <w:rPr>
          <w:highlight w:val="white"/>
        </w:rPr>
      </w:pPr>
      <w:r w:rsidRPr="00D04CD0">
        <w:rPr>
          <w:highlight w:val="white"/>
        </w:rPr>
        <w:t xml:space="preserve">    }</w:t>
      </w:r>
    </w:p>
    <w:p w14:paraId="227E987B" w14:textId="77777777" w:rsidR="005E7D2C" w:rsidRPr="00D04CD0" w:rsidRDefault="005E7D2C" w:rsidP="005E7D2C">
      <w:pPr>
        <w:pStyle w:val="Code"/>
        <w:rPr>
          <w:highlight w:val="white"/>
        </w:rPr>
      </w:pPr>
    </w:p>
    <w:p w14:paraId="6DAC6DB7" w14:textId="77777777" w:rsidR="005E7D2C" w:rsidRDefault="005E7D2C" w:rsidP="005E7D2C">
      <w:pPr>
        <w:pStyle w:val="Code"/>
        <w:rPr>
          <w:highlight w:val="white"/>
        </w:rPr>
      </w:pPr>
      <w:r w:rsidRPr="00D04CD0">
        <w:rPr>
          <w:highlight w:val="white"/>
        </w:rPr>
        <w:t xml:space="preserve">    IEnumerator&lt;KeyValuePair&lt;KeyType,ValueType&gt;&gt;</w:t>
      </w:r>
    </w:p>
    <w:p w14:paraId="0AF9E6D1" w14:textId="77777777" w:rsidR="005E7D2C" w:rsidRPr="00D04CD0" w:rsidRDefault="005E7D2C" w:rsidP="005E7D2C">
      <w:pPr>
        <w:pStyle w:val="Code"/>
        <w:rPr>
          <w:highlight w:val="white"/>
        </w:rPr>
      </w:pPr>
      <w:r>
        <w:rPr>
          <w:highlight w:val="white"/>
        </w:rPr>
        <w:lastRenderedPageBreak/>
        <w:t xml:space="preserve">   </w:t>
      </w:r>
      <w:r w:rsidRPr="00D04CD0">
        <w:rPr>
          <w:highlight w:val="white"/>
        </w:rPr>
        <w:t xml:space="preserve"> IEnumerable&lt;KeyValuePair&lt;KeyType,ValueType&gt;&gt;.GetEnumerator() {</w:t>
      </w:r>
    </w:p>
    <w:p w14:paraId="3018919B"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3996AB32" w14:textId="77777777" w:rsidR="005E7D2C" w:rsidRPr="00D04CD0" w:rsidRDefault="005E7D2C" w:rsidP="005E7D2C">
      <w:pPr>
        <w:pStyle w:val="Code"/>
        <w:rPr>
          <w:highlight w:val="white"/>
        </w:rPr>
      </w:pPr>
      <w:r w:rsidRPr="00D04CD0">
        <w:rPr>
          <w:highlight w:val="white"/>
        </w:rPr>
        <w:t xml:space="preserve">    }</w:t>
      </w:r>
    </w:p>
    <w:p w14:paraId="6432665E" w14:textId="77777777" w:rsidR="005E7D2C" w:rsidRPr="00D04CD0" w:rsidRDefault="005E7D2C" w:rsidP="005E7D2C">
      <w:pPr>
        <w:pStyle w:val="Code"/>
        <w:rPr>
          <w:highlight w:val="white"/>
        </w:rPr>
      </w:pPr>
    </w:p>
    <w:p w14:paraId="7C8E0FBE" w14:textId="77777777" w:rsidR="005E7D2C" w:rsidRPr="00D04CD0" w:rsidRDefault="005E7D2C" w:rsidP="005E7D2C">
      <w:pPr>
        <w:pStyle w:val="Code"/>
        <w:rPr>
          <w:highlight w:val="white"/>
        </w:rPr>
      </w:pPr>
      <w:r w:rsidRPr="00D04CD0">
        <w:rPr>
          <w:highlight w:val="white"/>
        </w:rPr>
        <w:t xml:space="preserve">    public override int GetHashCode() {</w:t>
      </w:r>
    </w:p>
    <w:p w14:paraId="70FEE5EE" w14:textId="77777777" w:rsidR="005E7D2C" w:rsidRPr="00D04CD0" w:rsidRDefault="005E7D2C" w:rsidP="005E7D2C">
      <w:pPr>
        <w:pStyle w:val="Code"/>
        <w:rPr>
          <w:highlight w:val="white"/>
        </w:rPr>
      </w:pPr>
      <w:r w:rsidRPr="00D04CD0">
        <w:rPr>
          <w:highlight w:val="white"/>
        </w:rPr>
        <w:t xml:space="preserve">      return base.GetHashCode();</w:t>
      </w:r>
    </w:p>
    <w:p w14:paraId="7DC7C9AD" w14:textId="77777777" w:rsidR="005E7D2C" w:rsidRPr="00D04CD0" w:rsidRDefault="005E7D2C" w:rsidP="005E7D2C">
      <w:pPr>
        <w:pStyle w:val="Code"/>
        <w:rPr>
          <w:highlight w:val="white"/>
        </w:rPr>
      </w:pPr>
      <w:r w:rsidRPr="00D04CD0">
        <w:rPr>
          <w:highlight w:val="white"/>
        </w:rPr>
        <w:t xml:space="preserve">    }</w:t>
      </w:r>
    </w:p>
    <w:p w14:paraId="7490F98A" w14:textId="77777777" w:rsidR="005E7D2C" w:rsidRPr="00D04CD0" w:rsidRDefault="005E7D2C" w:rsidP="005E7D2C">
      <w:pPr>
        <w:pStyle w:val="Code"/>
        <w:rPr>
          <w:highlight w:val="white"/>
        </w:rPr>
      </w:pPr>
    </w:p>
    <w:p w14:paraId="78C22189" w14:textId="77777777" w:rsidR="005E7D2C" w:rsidRPr="00D04CD0" w:rsidRDefault="005E7D2C" w:rsidP="005E7D2C">
      <w:pPr>
        <w:pStyle w:val="Code"/>
        <w:rPr>
          <w:highlight w:val="white"/>
        </w:rPr>
      </w:pPr>
      <w:r w:rsidRPr="00D04CD0">
        <w:rPr>
          <w:highlight w:val="white"/>
        </w:rPr>
        <w:t xml:space="preserve">    public override bool Equals(object obj) {</w:t>
      </w:r>
    </w:p>
    <w:p w14:paraId="4A8D6F18" w14:textId="77777777" w:rsidR="005E7D2C" w:rsidRPr="00D04CD0" w:rsidRDefault="005E7D2C" w:rsidP="005E7D2C">
      <w:pPr>
        <w:pStyle w:val="Code"/>
        <w:rPr>
          <w:highlight w:val="white"/>
        </w:rPr>
      </w:pPr>
      <w:r w:rsidRPr="00D04CD0">
        <w:rPr>
          <w:highlight w:val="white"/>
        </w:rPr>
        <w:t xml:space="preserve">      if (obj is IEnumerable&lt;KeyValuePair&lt;KeyType,ValueType&gt;&gt;) {</w:t>
      </w:r>
    </w:p>
    <w:p w14:paraId="2EEBBBF8" w14:textId="77777777" w:rsidR="005E7D2C" w:rsidRPr="00D04CD0" w:rsidRDefault="005E7D2C" w:rsidP="005E7D2C">
      <w:pPr>
        <w:pStyle w:val="Code"/>
        <w:rPr>
          <w:highlight w:val="white"/>
        </w:rPr>
      </w:pPr>
      <w:r w:rsidRPr="00D04CD0">
        <w:rPr>
          <w:highlight w:val="white"/>
        </w:rPr>
        <w:t xml:space="preserve">        IEnumerable&lt;KeyValuePair&lt;KeyType,ValueType&gt;&gt; enumerable =</w:t>
      </w:r>
    </w:p>
    <w:p w14:paraId="2496E12D" w14:textId="77777777" w:rsidR="005E7D2C" w:rsidRPr="00D04CD0" w:rsidRDefault="005E7D2C" w:rsidP="005E7D2C">
      <w:pPr>
        <w:pStyle w:val="Code"/>
        <w:rPr>
          <w:highlight w:val="white"/>
        </w:rPr>
      </w:pPr>
      <w:r w:rsidRPr="00D04CD0">
        <w:rPr>
          <w:highlight w:val="white"/>
        </w:rPr>
        <w:t xml:space="preserve">          (IEnumerable&lt;KeyValuePair&lt;KeyType,ValueType&gt;&gt;) obj;</w:t>
      </w:r>
    </w:p>
    <w:p w14:paraId="4B494B25" w14:textId="77777777" w:rsidR="005E7D2C" w:rsidRPr="00D04CD0" w:rsidRDefault="005E7D2C" w:rsidP="005E7D2C">
      <w:pPr>
        <w:pStyle w:val="Code"/>
        <w:rPr>
          <w:highlight w:val="white"/>
        </w:rPr>
      </w:pPr>
      <w:r w:rsidRPr="00D04CD0">
        <w:rPr>
          <w:highlight w:val="white"/>
        </w:rPr>
        <w:t xml:space="preserve">        int count = 0;</w:t>
      </w:r>
    </w:p>
    <w:p w14:paraId="55D4B570" w14:textId="77777777" w:rsidR="005E7D2C" w:rsidRPr="00D04CD0" w:rsidRDefault="005E7D2C" w:rsidP="005E7D2C">
      <w:pPr>
        <w:pStyle w:val="Code"/>
        <w:rPr>
          <w:highlight w:val="white"/>
        </w:rPr>
      </w:pPr>
    </w:p>
    <w:p w14:paraId="5C417236" w14:textId="77777777" w:rsidR="005E7D2C" w:rsidRPr="00D04CD0" w:rsidRDefault="005E7D2C" w:rsidP="005E7D2C">
      <w:pPr>
        <w:pStyle w:val="Code"/>
        <w:rPr>
          <w:highlight w:val="white"/>
        </w:rPr>
      </w:pPr>
      <w:r w:rsidRPr="00D04CD0">
        <w:rPr>
          <w:highlight w:val="white"/>
        </w:rPr>
        <w:t xml:space="preserve">        foreach (KeyValuePair&lt;KeyType,ValueType&gt; pair in enumerable) {</w:t>
      </w:r>
    </w:p>
    <w:p w14:paraId="55C76A5E" w14:textId="77777777" w:rsidR="005E7D2C" w:rsidRPr="00D04CD0" w:rsidRDefault="005E7D2C" w:rsidP="005E7D2C">
      <w:pPr>
        <w:pStyle w:val="Code"/>
        <w:rPr>
          <w:highlight w:val="white"/>
        </w:rPr>
      </w:pPr>
      <w:r w:rsidRPr="00D04CD0">
        <w:rPr>
          <w:highlight w:val="white"/>
        </w:rPr>
        <w:t xml:space="preserve">          if (!m_list.Contains(pair)) {</w:t>
      </w:r>
    </w:p>
    <w:p w14:paraId="5E486F70" w14:textId="77777777" w:rsidR="005E7D2C" w:rsidRPr="00D04CD0" w:rsidRDefault="005E7D2C" w:rsidP="005E7D2C">
      <w:pPr>
        <w:pStyle w:val="Code"/>
        <w:rPr>
          <w:highlight w:val="white"/>
        </w:rPr>
      </w:pPr>
      <w:r w:rsidRPr="00D04CD0">
        <w:rPr>
          <w:highlight w:val="white"/>
        </w:rPr>
        <w:t xml:space="preserve">            return false;</w:t>
      </w:r>
    </w:p>
    <w:p w14:paraId="1BE80CFB" w14:textId="77777777" w:rsidR="005E7D2C" w:rsidRPr="00D04CD0" w:rsidRDefault="005E7D2C" w:rsidP="005E7D2C">
      <w:pPr>
        <w:pStyle w:val="Code"/>
        <w:rPr>
          <w:highlight w:val="white"/>
        </w:rPr>
      </w:pPr>
      <w:r w:rsidRPr="00D04CD0">
        <w:rPr>
          <w:highlight w:val="white"/>
        </w:rPr>
        <w:t xml:space="preserve">          }</w:t>
      </w:r>
    </w:p>
    <w:p w14:paraId="3046C53D" w14:textId="77777777" w:rsidR="005E7D2C" w:rsidRPr="00D04CD0" w:rsidRDefault="005E7D2C" w:rsidP="005E7D2C">
      <w:pPr>
        <w:pStyle w:val="Code"/>
        <w:rPr>
          <w:highlight w:val="white"/>
        </w:rPr>
      </w:pPr>
    </w:p>
    <w:p w14:paraId="260976A6" w14:textId="77777777" w:rsidR="005E7D2C" w:rsidRPr="00D04CD0" w:rsidRDefault="005E7D2C" w:rsidP="005E7D2C">
      <w:pPr>
        <w:pStyle w:val="Code"/>
        <w:rPr>
          <w:highlight w:val="white"/>
        </w:rPr>
      </w:pPr>
      <w:r w:rsidRPr="00D04CD0">
        <w:rPr>
          <w:highlight w:val="white"/>
        </w:rPr>
        <w:t xml:space="preserve">          ++count;</w:t>
      </w:r>
    </w:p>
    <w:p w14:paraId="54198EB4" w14:textId="77777777" w:rsidR="005E7D2C" w:rsidRPr="00D04CD0" w:rsidRDefault="005E7D2C" w:rsidP="005E7D2C">
      <w:pPr>
        <w:pStyle w:val="Code"/>
        <w:rPr>
          <w:highlight w:val="white"/>
        </w:rPr>
      </w:pPr>
      <w:r w:rsidRPr="00D04CD0">
        <w:rPr>
          <w:highlight w:val="white"/>
        </w:rPr>
        <w:t xml:space="preserve">        }</w:t>
      </w:r>
    </w:p>
    <w:p w14:paraId="73846568" w14:textId="77777777" w:rsidR="005E7D2C" w:rsidRPr="00D04CD0" w:rsidRDefault="005E7D2C" w:rsidP="005E7D2C">
      <w:pPr>
        <w:pStyle w:val="Code"/>
        <w:rPr>
          <w:highlight w:val="white"/>
        </w:rPr>
      </w:pPr>
    </w:p>
    <w:p w14:paraId="393334B4" w14:textId="77777777" w:rsidR="005E7D2C" w:rsidRPr="00D04CD0" w:rsidRDefault="005E7D2C" w:rsidP="005E7D2C">
      <w:pPr>
        <w:pStyle w:val="Code"/>
        <w:rPr>
          <w:highlight w:val="white"/>
        </w:rPr>
      </w:pPr>
      <w:r w:rsidRPr="00D04CD0">
        <w:rPr>
          <w:highlight w:val="white"/>
        </w:rPr>
        <w:t xml:space="preserve">        return (count == m_list.Count);</w:t>
      </w:r>
    </w:p>
    <w:p w14:paraId="7C79A2D9" w14:textId="77777777" w:rsidR="005E7D2C" w:rsidRPr="00D04CD0" w:rsidRDefault="005E7D2C" w:rsidP="005E7D2C">
      <w:pPr>
        <w:pStyle w:val="Code"/>
        <w:rPr>
          <w:highlight w:val="white"/>
        </w:rPr>
      </w:pPr>
      <w:r w:rsidRPr="00D04CD0">
        <w:rPr>
          <w:highlight w:val="white"/>
        </w:rPr>
        <w:t xml:space="preserve">      }</w:t>
      </w:r>
    </w:p>
    <w:p w14:paraId="61694748" w14:textId="77777777" w:rsidR="005E7D2C" w:rsidRPr="00D04CD0" w:rsidRDefault="005E7D2C" w:rsidP="005E7D2C">
      <w:pPr>
        <w:pStyle w:val="Code"/>
        <w:rPr>
          <w:highlight w:val="white"/>
        </w:rPr>
      </w:pPr>
    </w:p>
    <w:p w14:paraId="1EE07717" w14:textId="77777777" w:rsidR="005E7D2C" w:rsidRPr="00D04CD0" w:rsidRDefault="005E7D2C" w:rsidP="005E7D2C">
      <w:pPr>
        <w:pStyle w:val="Code"/>
        <w:rPr>
          <w:highlight w:val="white"/>
        </w:rPr>
      </w:pPr>
      <w:r w:rsidRPr="00D04CD0">
        <w:rPr>
          <w:highlight w:val="white"/>
        </w:rPr>
        <w:t xml:space="preserve">      return false;</w:t>
      </w:r>
    </w:p>
    <w:p w14:paraId="24457058" w14:textId="77777777" w:rsidR="005E7D2C" w:rsidRPr="00D04CD0" w:rsidRDefault="005E7D2C" w:rsidP="005E7D2C">
      <w:pPr>
        <w:pStyle w:val="Code"/>
        <w:rPr>
          <w:highlight w:val="white"/>
        </w:rPr>
      </w:pPr>
      <w:r w:rsidRPr="00D04CD0">
        <w:rPr>
          <w:highlight w:val="white"/>
        </w:rPr>
        <w:t xml:space="preserve">    }</w:t>
      </w:r>
    </w:p>
    <w:p w14:paraId="16F3A248" w14:textId="77777777" w:rsidR="005E7D2C" w:rsidRPr="00D04CD0" w:rsidRDefault="005E7D2C" w:rsidP="005E7D2C">
      <w:pPr>
        <w:pStyle w:val="Code"/>
        <w:rPr>
          <w:highlight w:val="white"/>
        </w:rPr>
      </w:pPr>
      <w:r w:rsidRPr="00D04CD0">
        <w:rPr>
          <w:highlight w:val="white"/>
        </w:rPr>
        <w:t xml:space="preserve">  }</w:t>
      </w:r>
    </w:p>
    <w:p w14:paraId="1BA5747B" w14:textId="77777777" w:rsidR="005E7D2C" w:rsidRPr="00D04CD0" w:rsidRDefault="005E7D2C" w:rsidP="005E7D2C">
      <w:pPr>
        <w:pStyle w:val="Code"/>
      </w:pPr>
      <w:r w:rsidRPr="00D04CD0">
        <w:rPr>
          <w:highlight w:val="white"/>
        </w:rPr>
        <w:t>}</w:t>
      </w:r>
    </w:p>
    <w:p w14:paraId="357261BC" w14:textId="77777777" w:rsidR="005E7D2C" w:rsidRDefault="005E7D2C" w:rsidP="005E7D2C">
      <w:pPr>
        <w:pStyle w:val="CodeHeader"/>
        <w:rPr>
          <w:lang w:val="sv-SE"/>
        </w:rPr>
      </w:pPr>
      <w:proofErr w:type="spellStart"/>
      <w:r>
        <w:rPr>
          <w:highlight w:val="white"/>
          <w:lang w:val="sv-SE"/>
        </w:rPr>
        <w:t>ListMapEnumerator</w:t>
      </w:r>
      <w:r>
        <w:rPr>
          <w:lang w:val="sv-SE"/>
        </w:rPr>
        <w:t>.cs</w:t>
      </w:r>
      <w:proofErr w:type="spellEnd"/>
    </w:p>
    <w:p w14:paraId="001C34FB" w14:textId="77777777" w:rsidR="005E7D2C" w:rsidRPr="00FB5CFB" w:rsidRDefault="005E7D2C" w:rsidP="005E7D2C">
      <w:pPr>
        <w:pStyle w:val="Code"/>
        <w:rPr>
          <w:highlight w:val="white"/>
        </w:rPr>
      </w:pPr>
      <w:r w:rsidRPr="00FB5CFB">
        <w:rPr>
          <w:highlight w:val="white"/>
        </w:rPr>
        <w:t>using System;</w:t>
      </w:r>
    </w:p>
    <w:p w14:paraId="55291FD4" w14:textId="77777777" w:rsidR="005E7D2C" w:rsidRPr="00FB5CFB" w:rsidRDefault="005E7D2C" w:rsidP="005E7D2C">
      <w:pPr>
        <w:pStyle w:val="Code"/>
        <w:rPr>
          <w:highlight w:val="white"/>
        </w:rPr>
      </w:pPr>
      <w:r w:rsidRPr="00FB5CFB">
        <w:rPr>
          <w:highlight w:val="white"/>
        </w:rPr>
        <w:t>using System.Collections;</w:t>
      </w:r>
    </w:p>
    <w:p w14:paraId="25B6ED06" w14:textId="77777777" w:rsidR="005E7D2C" w:rsidRPr="00FB5CFB" w:rsidRDefault="005E7D2C" w:rsidP="005E7D2C">
      <w:pPr>
        <w:pStyle w:val="Code"/>
        <w:rPr>
          <w:highlight w:val="white"/>
        </w:rPr>
      </w:pPr>
      <w:r w:rsidRPr="00FB5CFB">
        <w:rPr>
          <w:highlight w:val="white"/>
        </w:rPr>
        <w:t>using System.Collections.Generic;</w:t>
      </w:r>
    </w:p>
    <w:p w14:paraId="75AFBB58" w14:textId="77777777" w:rsidR="005E7D2C" w:rsidRPr="00FB5CFB" w:rsidRDefault="005E7D2C" w:rsidP="005E7D2C">
      <w:pPr>
        <w:pStyle w:val="Code"/>
        <w:rPr>
          <w:highlight w:val="white"/>
        </w:rPr>
      </w:pPr>
    </w:p>
    <w:p w14:paraId="71B319B3" w14:textId="77777777" w:rsidR="005E7D2C" w:rsidRPr="00FB5CFB" w:rsidRDefault="005E7D2C" w:rsidP="005E7D2C">
      <w:pPr>
        <w:pStyle w:val="Code"/>
        <w:rPr>
          <w:highlight w:val="white"/>
        </w:rPr>
      </w:pPr>
      <w:r w:rsidRPr="00FB5CFB">
        <w:rPr>
          <w:highlight w:val="white"/>
        </w:rPr>
        <w:t>namespace CCompiler {</w:t>
      </w:r>
    </w:p>
    <w:p w14:paraId="7EEDD63E" w14:textId="77777777" w:rsidR="005E7D2C" w:rsidRDefault="005E7D2C" w:rsidP="005E7D2C">
      <w:pPr>
        <w:pStyle w:val="Code"/>
        <w:rPr>
          <w:highlight w:val="white"/>
        </w:rPr>
      </w:pPr>
      <w:r w:rsidRPr="00FB5CFB">
        <w:rPr>
          <w:highlight w:val="white"/>
        </w:rPr>
        <w:t xml:space="preserve">  class ListMapEnumerator&lt;KeyType,ValueType&gt; :</w:t>
      </w:r>
    </w:p>
    <w:p w14:paraId="05411039"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 {</w:t>
      </w:r>
    </w:p>
    <w:p w14:paraId="2C180C63" w14:textId="77777777" w:rsidR="005E7D2C" w:rsidRPr="00FB5CFB" w:rsidRDefault="005E7D2C" w:rsidP="005E7D2C">
      <w:pPr>
        <w:pStyle w:val="Code"/>
        <w:rPr>
          <w:highlight w:val="white"/>
        </w:rPr>
      </w:pPr>
      <w:r w:rsidRPr="00FB5CFB">
        <w:rPr>
          <w:highlight w:val="white"/>
        </w:rPr>
        <w:t xml:space="preserve">    private int m_index = -1;</w:t>
      </w:r>
    </w:p>
    <w:p w14:paraId="319FF5DA" w14:textId="77777777" w:rsidR="005E7D2C" w:rsidRPr="00FB5CFB" w:rsidRDefault="005E7D2C" w:rsidP="005E7D2C">
      <w:pPr>
        <w:pStyle w:val="Code"/>
        <w:rPr>
          <w:highlight w:val="white"/>
        </w:rPr>
      </w:pPr>
      <w:r w:rsidRPr="00FB5CFB">
        <w:rPr>
          <w:highlight w:val="white"/>
        </w:rPr>
        <w:t xml:space="preserve">    private List&lt;KeyValuePair&lt;KeyType, ValueType&gt;&gt; m_list;</w:t>
      </w:r>
    </w:p>
    <w:p w14:paraId="60A77566" w14:textId="77777777" w:rsidR="005E7D2C" w:rsidRPr="00FB5CFB" w:rsidRDefault="005E7D2C" w:rsidP="005E7D2C">
      <w:pPr>
        <w:pStyle w:val="Code"/>
        <w:rPr>
          <w:highlight w:val="white"/>
        </w:rPr>
      </w:pPr>
    </w:p>
    <w:p w14:paraId="134FB5A8" w14:textId="77777777" w:rsidR="005E7D2C" w:rsidRPr="00FB5CFB" w:rsidRDefault="005E7D2C" w:rsidP="005E7D2C">
      <w:pPr>
        <w:pStyle w:val="Code"/>
        <w:rPr>
          <w:highlight w:val="white"/>
        </w:rPr>
      </w:pPr>
      <w:r w:rsidRPr="00FB5CFB">
        <w:rPr>
          <w:highlight w:val="white"/>
        </w:rPr>
        <w:t xml:space="preserve">    public ListMapEnumerator(List&lt;KeyValuePair&lt;KeyType,ValueType&gt;&gt; list) {</w:t>
      </w:r>
    </w:p>
    <w:p w14:paraId="73F89B36" w14:textId="77777777" w:rsidR="005E7D2C" w:rsidRPr="00FB5CFB" w:rsidRDefault="005E7D2C" w:rsidP="005E7D2C">
      <w:pPr>
        <w:pStyle w:val="Code"/>
        <w:rPr>
          <w:highlight w:val="white"/>
        </w:rPr>
      </w:pPr>
      <w:r w:rsidRPr="00FB5CFB">
        <w:rPr>
          <w:highlight w:val="white"/>
        </w:rPr>
        <w:t xml:space="preserve">      m_list = list;</w:t>
      </w:r>
    </w:p>
    <w:p w14:paraId="236754C4" w14:textId="77777777" w:rsidR="005E7D2C" w:rsidRPr="00FB5CFB" w:rsidRDefault="005E7D2C" w:rsidP="005E7D2C">
      <w:pPr>
        <w:pStyle w:val="Code"/>
        <w:rPr>
          <w:highlight w:val="white"/>
        </w:rPr>
      </w:pPr>
      <w:r w:rsidRPr="00FB5CFB">
        <w:rPr>
          <w:highlight w:val="white"/>
        </w:rPr>
        <w:t xml:space="preserve">    }</w:t>
      </w:r>
    </w:p>
    <w:p w14:paraId="4E2B9747" w14:textId="77777777" w:rsidR="005E7D2C" w:rsidRPr="00FB5CFB" w:rsidRDefault="005E7D2C" w:rsidP="005E7D2C">
      <w:pPr>
        <w:pStyle w:val="Code"/>
        <w:rPr>
          <w:highlight w:val="white"/>
        </w:rPr>
      </w:pPr>
    </w:p>
    <w:p w14:paraId="795761D8" w14:textId="77777777" w:rsidR="005E7D2C" w:rsidRPr="00FB5CFB" w:rsidRDefault="005E7D2C" w:rsidP="005E7D2C">
      <w:pPr>
        <w:pStyle w:val="Code"/>
        <w:rPr>
          <w:highlight w:val="white"/>
        </w:rPr>
      </w:pPr>
      <w:r w:rsidRPr="00FB5CFB">
        <w:rPr>
          <w:highlight w:val="white"/>
        </w:rPr>
        <w:t xml:space="preserve">    public bool MoveNext() {</w:t>
      </w:r>
    </w:p>
    <w:p w14:paraId="2851A09E" w14:textId="77777777" w:rsidR="005E7D2C" w:rsidRPr="00FB5CFB" w:rsidRDefault="005E7D2C" w:rsidP="005E7D2C">
      <w:pPr>
        <w:pStyle w:val="Code"/>
        <w:rPr>
          <w:highlight w:val="white"/>
        </w:rPr>
      </w:pPr>
      <w:r w:rsidRPr="00FB5CFB">
        <w:rPr>
          <w:highlight w:val="white"/>
        </w:rPr>
        <w:t xml:space="preserve">      ++m_index;</w:t>
      </w:r>
    </w:p>
    <w:p w14:paraId="5E8B9EB2" w14:textId="77777777" w:rsidR="005E7D2C" w:rsidRPr="00FB5CFB" w:rsidRDefault="005E7D2C" w:rsidP="005E7D2C">
      <w:pPr>
        <w:pStyle w:val="Code"/>
        <w:rPr>
          <w:highlight w:val="white"/>
        </w:rPr>
      </w:pPr>
      <w:r w:rsidRPr="00FB5CFB">
        <w:rPr>
          <w:highlight w:val="white"/>
        </w:rPr>
        <w:t xml:space="preserve">      return (m_index &lt; m_list.Count);</w:t>
      </w:r>
    </w:p>
    <w:p w14:paraId="2D53EF94" w14:textId="77777777" w:rsidR="005E7D2C" w:rsidRPr="00FB5CFB" w:rsidRDefault="005E7D2C" w:rsidP="005E7D2C">
      <w:pPr>
        <w:pStyle w:val="Code"/>
        <w:rPr>
          <w:highlight w:val="white"/>
        </w:rPr>
      </w:pPr>
      <w:r w:rsidRPr="00FB5CFB">
        <w:rPr>
          <w:highlight w:val="white"/>
        </w:rPr>
        <w:t xml:space="preserve">    }</w:t>
      </w:r>
    </w:p>
    <w:p w14:paraId="081ABD3D" w14:textId="77777777" w:rsidR="005E7D2C" w:rsidRPr="00FB5CFB" w:rsidRDefault="005E7D2C" w:rsidP="005E7D2C">
      <w:pPr>
        <w:pStyle w:val="Code"/>
        <w:rPr>
          <w:highlight w:val="white"/>
        </w:rPr>
      </w:pPr>
    </w:p>
    <w:p w14:paraId="04DA70AE" w14:textId="77777777" w:rsidR="005E7D2C" w:rsidRPr="00FB5CFB" w:rsidRDefault="005E7D2C" w:rsidP="005E7D2C">
      <w:pPr>
        <w:pStyle w:val="Code"/>
        <w:rPr>
          <w:highlight w:val="white"/>
        </w:rPr>
      </w:pPr>
      <w:r w:rsidRPr="00FB5CFB">
        <w:rPr>
          <w:highlight w:val="white"/>
        </w:rPr>
        <w:t xml:space="preserve">    public void Reset() {</w:t>
      </w:r>
    </w:p>
    <w:p w14:paraId="4B217A6F" w14:textId="77777777" w:rsidR="005E7D2C" w:rsidRPr="00FB5CFB" w:rsidRDefault="005E7D2C" w:rsidP="005E7D2C">
      <w:pPr>
        <w:pStyle w:val="Code"/>
        <w:rPr>
          <w:highlight w:val="white"/>
        </w:rPr>
      </w:pPr>
      <w:r w:rsidRPr="00FB5CFB">
        <w:rPr>
          <w:highlight w:val="white"/>
        </w:rPr>
        <w:t xml:space="preserve">      m_index = 0;</w:t>
      </w:r>
    </w:p>
    <w:p w14:paraId="5E62C924" w14:textId="77777777" w:rsidR="005E7D2C" w:rsidRPr="00FB5CFB" w:rsidRDefault="005E7D2C" w:rsidP="005E7D2C">
      <w:pPr>
        <w:pStyle w:val="Code"/>
        <w:rPr>
          <w:highlight w:val="white"/>
        </w:rPr>
      </w:pPr>
      <w:r w:rsidRPr="00FB5CFB">
        <w:rPr>
          <w:highlight w:val="white"/>
        </w:rPr>
        <w:t xml:space="preserve">    }</w:t>
      </w:r>
    </w:p>
    <w:p w14:paraId="0ECB5B99" w14:textId="77777777" w:rsidR="005E7D2C" w:rsidRPr="00FB5CFB" w:rsidRDefault="005E7D2C" w:rsidP="005E7D2C">
      <w:pPr>
        <w:pStyle w:val="Code"/>
        <w:rPr>
          <w:highlight w:val="white"/>
        </w:rPr>
      </w:pPr>
    </w:p>
    <w:p w14:paraId="2A85B72D" w14:textId="77777777" w:rsidR="005E7D2C" w:rsidRDefault="005E7D2C" w:rsidP="005E7D2C">
      <w:pPr>
        <w:pStyle w:val="Code"/>
        <w:rPr>
          <w:highlight w:val="white"/>
        </w:rPr>
      </w:pPr>
      <w:r w:rsidRPr="00FB5CFB">
        <w:rPr>
          <w:highlight w:val="white"/>
        </w:rPr>
        <w:t xml:space="preserve">    KeyValuePair&lt;KeyType,ValueType&gt;</w:t>
      </w:r>
    </w:p>
    <w:p w14:paraId="66D114D5"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IEnumerator&lt;KeyValuePair&lt;KeyType,ValueType&gt;&gt;.Current {</w:t>
      </w:r>
    </w:p>
    <w:p w14:paraId="7E192743" w14:textId="77777777" w:rsidR="005E7D2C" w:rsidRPr="00FB5CFB" w:rsidRDefault="005E7D2C" w:rsidP="005E7D2C">
      <w:pPr>
        <w:pStyle w:val="Code"/>
        <w:rPr>
          <w:highlight w:val="white"/>
        </w:rPr>
      </w:pPr>
      <w:r w:rsidRPr="00FB5CFB">
        <w:rPr>
          <w:highlight w:val="white"/>
        </w:rPr>
        <w:t xml:space="preserve">      get {</w:t>
      </w:r>
    </w:p>
    <w:p w14:paraId="26042728" w14:textId="77777777" w:rsidR="005E7D2C" w:rsidRPr="00FB5CFB" w:rsidRDefault="005E7D2C" w:rsidP="005E7D2C">
      <w:pPr>
        <w:pStyle w:val="Code"/>
        <w:rPr>
          <w:highlight w:val="white"/>
        </w:rPr>
      </w:pPr>
      <w:r w:rsidRPr="00FB5CFB">
        <w:rPr>
          <w:highlight w:val="white"/>
        </w:rPr>
        <w:lastRenderedPageBreak/>
        <w:t xml:space="preserve">        if (m_index &lt; m_list.Count) {</w:t>
      </w:r>
    </w:p>
    <w:p w14:paraId="085F0014" w14:textId="77777777" w:rsidR="005E7D2C" w:rsidRPr="00FB5CFB" w:rsidRDefault="005E7D2C" w:rsidP="005E7D2C">
      <w:pPr>
        <w:pStyle w:val="Code"/>
        <w:rPr>
          <w:highlight w:val="white"/>
        </w:rPr>
      </w:pPr>
      <w:r w:rsidRPr="00FB5CFB">
        <w:rPr>
          <w:highlight w:val="white"/>
        </w:rPr>
        <w:t xml:space="preserve">          return m_list[m_index];</w:t>
      </w:r>
    </w:p>
    <w:p w14:paraId="3F92AAE0" w14:textId="77777777" w:rsidR="005E7D2C" w:rsidRPr="00FB5CFB" w:rsidRDefault="005E7D2C" w:rsidP="005E7D2C">
      <w:pPr>
        <w:pStyle w:val="Code"/>
        <w:rPr>
          <w:highlight w:val="white"/>
        </w:rPr>
      </w:pPr>
      <w:r w:rsidRPr="00FB5CFB">
        <w:rPr>
          <w:highlight w:val="white"/>
        </w:rPr>
        <w:t xml:space="preserve">        }</w:t>
      </w:r>
    </w:p>
    <w:p w14:paraId="78B22245" w14:textId="77777777" w:rsidR="005E7D2C" w:rsidRPr="00FB5CFB" w:rsidRDefault="005E7D2C" w:rsidP="005E7D2C">
      <w:pPr>
        <w:pStyle w:val="Code"/>
        <w:rPr>
          <w:highlight w:val="white"/>
        </w:rPr>
      </w:pPr>
      <w:r w:rsidRPr="00FB5CFB">
        <w:rPr>
          <w:highlight w:val="white"/>
        </w:rPr>
        <w:t xml:space="preserve">        else {</w:t>
      </w:r>
    </w:p>
    <w:p w14:paraId="64D9BB88" w14:textId="77777777" w:rsidR="005E7D2C" w:rsidRPr="00FB5CFB" w:rsidRDefault="005E7D2C" w:rsidP="005E7D2C">
      <w:pPr>
        <w:pStyle w:val="Code"/>
        <w:rPr>
          <w:highlight w:val="white"/>
        </w:rPr>
      </w:pPr>
      <w:r w:rsidRPr="00FB5CFB">
        <w:rPr>
          <w:highlight w:val="white"/>
        </w:rPr>
        <w:t xml:space="preserve">          throw (new InvalidOperationException());</w:t>
      </w:r>
    </w:p>
    <w:p w14:paraId="0FFC4406" w14:textId="77777777" w:rsidR="005E7D2C" w:rsidRPr="00FB5CFB" w:rsidRDefault="005E7D2C" w:rsidP="005E7D2C">
      <w:pPr>
        <w:pStyle w:val="Code"/>
        <w:rPr>
          <w:highlight w:val="white"/>
        </w:rPr>
      </w:pPr>
      <w:r w:rsidRPr="00FB5CFB">
        <w:rPr>
          <w:highlight w:val="white"/>
        </w:rPr>
        <w:t xml:space="preserve">        }</w:t>
      </w:r>
    </w:p>
    <w:p w14:paraId="5BCA5812" w14:textId="77777777" w:rsidR="005E7D2C" w:rsidRPr="00FB5CFB" w:rsidRDefault="005E7D2C" w:rsidP="005E7D2C">
      <w:pPr>
        <w:pStyle w:val="Code"/>
        <w:rPr>
          <w:highlight w:val="white"/>
        </w:rPr>
      </w:pPr>
      <w:r w:rsidRPr="00FB5CFB">
        <w:rPr>
          <w:highlight w:val="white"/>
        </w:rPr>
        <w:t xml:space="preserve">      }</w:t>
      </w:r>
    </w:p>
    <w:p w14:paraId="7CA185B9" w14:textId="77777777" w:rsidR="005E7D2C" w:rsidRPr="00FB5CFB" w:rsidRDefault="005E7D2C" w:rsidP="005E7D2C">
      <w:pPr>
        <w:pStyle w:val="Code"/>
        <w:rPr>
          <w:highlight w:val="white"/>
        </w:rPr>
      </w:pPr>
      <w:r w:rsidRPr="00FB5CFB">
        <w:rPr>
          <w:highlight w:val="white"/>
        </w:rPr>
        <w:t xml:space="preserve">    }</w:t>
      </w:r>
    </w:p>
    <w:p w14:paraId="5B940C95" w14:textId="77777777" w:rsidR="005E7D2C" w:rsidRPr="00FB5CFB" w:rsidRDefault="005E7D2C" w:rsidP="005E7D2C">
      <w:pPr>
        <w:pStyle w:val="Code"/>
        <w:rPr>
          <w:highlight w:val="white"/>
        </w:rPr>
      </w:pPr>
    </w:p>
    <w:p w14:paraId="59B38C11" w14:textId="77777777" w:rsidR="005E7D2C" w:rsidRPr="00FB5CFB" w:rsidRDefault="005E7D2C" w:rsidP="005E7D2C">
      <w:pPr>
        <w:pStyle w:val="Code"/>
        <w:rPr>
          <w:highlight w:val="white"/>
        </w:rPr>
      </w:pPr>
      <w:r w:rsidRPr="00FB5CFB">
        <w:rPr>
          <w:highlight w:val="white"/>
        </w:rPr>
        <w:t xml:space="preserve">    object IEnumerator.Current {</w:t>
      </w:r>
    </w:p>
    <w:p w14:paraId="58113D25" w14:textId="77777777" w:rsidR="005E7D2C" w:rsidRPr="00FB5CFB" w:rsidRDefault="005E7D2C" w:rsidP="005E7D2C">
      <w:pPr>
        <w:pStyle w:val="Code"/>
        <w:rPr>
          <w:highlight w:val="white"/>
        </w:rPr>
      </w:pPr>
      <w:r w:rsidRPr="00FB5CFB">
        <w:rPr>
          <w:highlight w:val="white"/>
        </w:rPr>
        <w:t xml:space="preserve">      get {</w:t>
      </w:r>
    </w:p>
    <w:p w14:paraId="28638D88" w14:textId="77777777" w:rsidR="005E7D2C" w:rsidRPr="00FB5CFB" w:rsidRDefault="005E7D2C" w:rsidP="005E7D2C">
      <w:pPr>
        <w:pStyle w:val="Code"/>
        <w:rPr>
          <w:highlight w:val="white"/>
        </w:rPr>
      </w:pPr>
      <w:r w:rsidRPr="00FB5CFB">
        <w:rPr>
          <w:highlight w:val="white"/>
        </w:rPr>
        <w:t xml:space="preserve">        if (m_index &lt; m_list.Count) {</w:t>
      </w:r>
    </w:p>
    <w:p w14:paraId="0E397320" w14:textId="77777777" w:rsidR="005E7D2C" w:rsidRPr="00FB5CFB" w:rsidRDefault="005E7D2C" w:rsidP="005E7D2C">
      <w:pPr>
        <w:pStyle w:val="Code"/>
        <w:rPr>
          <w:highlight w:val="white"/>
        </w:rPr>
      </w:pPr>
      <w:r w:rsidRPr="00FB5CFB">
        <w:rPr>
          <w:highlight w:val="white"/>
        </w:rPr>
        <w:t xml:space="preserve">          return m_list[m_index];</w:t>
      </w:r>
    </w:p>
    <w:p w14:paraId="4D02487F" w14:textId="77777777" w:rsidR="005E7D2C" w:rsidRPr="00FB5CFB" w:rsidRDefault="005E7D2C" w:rsidP="005E7D2C">
      <w:pPr>
        <w:pStyle w:val="Code"/>
        <w:rPr>
          <w:highlight w:val="white"/>
        </w:rPr>
      </w:pPr>
      <w:r w:rsidRPr="00FB5CFB">
        <w:rPr>
          <w:highlight w:val="white"/>
        </w:rPr>
        <w:t xml:space="preserve">        }</w:t>
      </w:r>
    </w:p>
    <w:p w14:paraId="6BA420FA" w14:textId="77777777" w:rsidR="005E7D2C" w:rsidRPr="00FB5CFB" w:rsidRDefault="005E7D2C" w:rsidP="005E7D2C">
      <w:pPr>
        <w:pStyle w:val="Code"/>
        <w:rPr>
          <w:highlight w:val="white"/>
        </w:rPr>
      </w:pPr>
      <w:r w:rsidRPr="00FB5CFB">
        <w:rPr>
          <w:highlight w:val="white"/>
        </w:rPr>
        <w:t xml:space="preserve">        else {</w:t>
      </w:r>
    </w:p>
    <w:p w14:paraId="129205CB" w14:textId="77777777" w:rsidR="005E7D2C" w:rsidRPr="00FB5CFB" w:rsidRDefault="005E7D2C" w:rsidP="005E7D2C">
      <w:pPr>
        <w:pStyle w:val="Code"/>
        <w:rPr>
          <w:highlight w:val="white"/>
        </w:rPr>
      </w:pPr>
      <w:r w:rsidRPr="00FB5CFB">
        <w:rPr>
          <w:highlight w:val="white"/>
        </w:rPr>
        <w:t xml:space="preserve">          throw (new InvalidOperationException());</w:t>
      </w:r>
    </w:p>
    <w:p w14:paraId="06F4F0AD" w14:textId="77777777" w:rsidR="005E7D2C" w:rsidRPr="00FB5CFB" w:rsidRDefault="005E7D2C" w:rsidP="005E7D2C">
      <w:pPr>
        <w:pStyle w:val="Code"/>
        <w:rPr>
          <w:highlight w:val="white"/>
        </w:rPr>
      </w:pPr>
      <w:r w:rsidRPr="00FB5CFB">
        <w:rPr>
          <w:highlight w:val="white"/>
        </w:rPr>
        <w:t xml:space="preserve">        }</w:t>
      </w:r>
    </w:p>
    <w:p w14:paraId="7DC1CB99" w14:textId="77777777" w:rsidR="005E7D2C" w:rsidRPr="00FB5CFB" w:rsidRDefault="005E7D2C" w:rsidP="005E7D2C">
      <w:pPr>
        <w:pStyle w:val="Code"/>
        <w:rPr>
          <w:highlight w:val="white"/>
        </w:rPr>
      </w:pPr>
      <w:r w:rsidRPr="00FB5CFB">
        <w:rPr>
          <w:highlight w:val="white"/>
        </w:rPr>
        <w:t xml:space="preserve">      }</w:t>
      </w:r>
    </w:p>
    <w:p w14:paraId="0EACB9FA" w14:textId="77777777" w:rsidR="005E7D2C" w:rsidRPr="00FB5CFB" w:rsidRDefault="005E7D2C" w:rsidP="005E7D2C">
      <w:pPr>
        <w:pStyle w:val="Code"/>
        <w:rPr>
          <w:highlight w:val="white"/>
        </w:rPr>
      </w:pPr>
      <w:r w:rsidRPr="00FB5CFB">
        <w:rPr>
          <w:highlight w:val="white"/>
        </w:rPr>
        <w:t xml:space="preserve">    }</w:t>
      </w:r>
    </w:p>
    <w:p w14:paraId="13675602" w14:textId="77777777" w:rsidR="005E7D2C" w:rsidRPr="00FB5CFB" w:rsidRDefault="005E7D2C" w:rsidP="005E7D2C">
      <w:pPr>
        <w:pStyle w:val="Code"/>
        <w:rPr>
          <w:highlight w:val="white"/>
        </w:rPr>
      </w:pPr>
    </w:p>
    <w:p w14:paraId="7E5B4850" w14:textId="77777777" w:rsidR="005E7D2C" w:rsidRPr="00FB5CFB" w:rsidRDefault="005E7D2C" w:rsidP="005E7D2C">
      <w:pPr>
        <w:pStyle w:val="Code"/>
        <w:rPr>
          <w:highlight w:val="white"/>
        </w:rPr>
      </w:pPr>
      <w:r w:rsidRPr="00FB5CFB">
        <w:rPr>
          <w:highlight w:val="white"/>
        </w:rPr>
        <w:t xml:space="preserve">    public void Dispose() {</w:t>
      </w:r>
    </w:p>
    <w:p w14:paraId="0EF2311B" w14:textId="77777777" w:rsidR="005E7D2C" w:rsidRPr="00FB5CFB" w:rsidRDefault="005E7D2C" w:rsidP="005E7D2C">
      <w:pPr>
        <w:pStyle w:val="Code"/>
        <w:rPr>
          <w:highlight w:val="white"/>
        </w:rPr>
      </w:pPr>
      <w:r w:rsidRPr="00FB5CFB">
        <w:rPr>
          <w:highlight w:val="white"/>
        </w:rPr>
        <w:t xml:space="preserve">      // Empty.</w:t>
      </w:r>
    </w:p>
    <w:p w14:paraId="7C529F03" w14:textId="77777777" w:rsidR="005E7D2C" w:rsidRPr="00FB5CFB" w:rsidRDefault="005E7D2C" w:rsidP="005E7D2C">
      <w:pPr>
        <w:pStyle w:val="Code"/>
        <w:rPr>
          <w:highlight w:val="white"/>
        </w:rPr>
      </w:pPr>
      <w:r w:rsidRPr="00FB5CFB">
        <w:rPr>
          <w:highlight w:val="white"/>
        </w:rPr>
        <w:t xml:space="preserve">    }</w:t>
      </w:r>
    </w:p>
    <w:p w14:paraId="08AB3DDD" w14:textId="77777777" w:rsidR="005E7D2C" w:rsidRPr="00FB5CFB" w:rsidRDefault="005E7D2C" w:rsidP="005E7D2C">
      <w:pPr>
        <w:pStyle w:val="Code"/>
        <w:rPr>
          <w:highlight w:val="white"/>
        </w:rPr>
      </w:pPr>
      <w:r w:rsidRPr="00FB5CFB">
        <w:rPr>
          <w:highlight w:val="white"/>
        </w:rPr>
        <w:t xml:space="preserve">  }</w:t>
      </w:r>
    </w:p>
    <w:p w14:paraId="061453B9" w14:textId="54DC878B" w:rsidR="005E7D2C" w:rsidRPr="00536BFB" w:rsidRDefault="005E7D2C" w:rsidP="005E7D2C">
      <w:pPr>
        <w:pStyle w:val="Code"/>
      </w:pPr>
      <w:r w:rsidRPr="00FB5CFB">
        <w:rPr>
          <w:highlight w:val="white"/>
        </w:rPr>
        <w:t>}</w:t>
      </w:r>
    </w:p>
    <w:p w14:paraId="5260FC32" w14:textId="77777777" w:rsidR="00845EA9" w:rsidRDefault="00845EA9" w:rsidP="00845EA9">
      <w:pPr>
        <w:pStyle w:val="Appendix"/>
        <w:tabs>
          <w:tab w:val="clear" w:pos="360"/>
          <w:tab w:val="left" w:pos="1304"/>
        </w:tabs>
        <w:ind w:left="720" w:hanging="360"/>
      </w:pPr>
      <w:bookmarkStart w:id="525" w:name="_Toc32312748"/>
      <w:bookmarkStart w:id="526" w:name="_Toc128724229"/>
      <w:bookmarkStart w:id="527" w:name="_Toc323656800"/>
      <w:bookmarkStart w:id="528" w:name="_Toc324085682"/>
      <w:bookmarkStart w:id="529" w:name="_Ref324113434"/>
      <w:bookmarkStart w:id="530" w:name="_Toc324680324"/>
      <w:bookmarkStart w:id="531" w:name="_Toc54120036"/>
      <w:r>
        <w:lastRenderedPageBreak/>
        <w:t>The ASCII Table</w:t>
      </w:r>
      <w:bookmarkEnd w:id="525"/>
      <w:bookmarkEnd w:id="526"/>
      <w:bookmarkEnd w:id="527"/>
      <w:bookmarkEnd w:id="528"/>
      <w:bookmarkEnd w:id="529"/>
      <w:bookmarkEnd w:id="530"/>
      <w:bookmarkEnd w:id="531"/>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Default="00845EA9">
            <w:pPr>
              <w:spacing w:line="256" w:lineRule="auto"/>
              <w:rPr>
                <w:snapToGrid w:val="0"/>
              </w:rPr>
            </w:pPr>
            <w:r>
              <w:rPr>
                <w:snapToGrid w:val="0"/>
              </w:rPr>
              <w:t>0</w:t>
            </w:r>
          </w:p>
        </w:tc>
        <w:tc>
          <w:tcPr>
            <w:tcW w:w="1035" w:type="dxa"/>
            <w:tcBorders>
              <w:top w:val="single" w:sz="6" w:space="0" w:color="auto"/>
              <w:left w:val="nil"/>
              <w:bottom w:val="nil"/>
              <w:right w:val="single" w:sz="6" w:space="0" w:color="auto"/>
            </w:tcBorders>
            <w:hideMark/>
          </w:tcPr>
          <w:p w14:paraId="42D26A9D" w14:textId="77777777" w:rsidR="00845EA9" w:rsidRDefault="00845EA9">
            <w:pPr>
              <w:spacing w:line="256" w:lineRule="auto"/>
              <w:rPr>
                <w:i/>
                <w:snapToGrid w:val="0"/>
              </w:rPr>
            </w:pPr>
            <w:proofErr w:type="spellStart"/>
            <w:r>
              <w:rPr>
                <w:i/>
                <w:snapToGrid w:val="0"/>
              </w:rPr>
              <w:t>nul</w:t>
            </w:r>
            <w:proofErr w:type="spellEnd"/>
            <w:r>
              <w:rPr>
                <w:i/>
                <w:snapToGrid w:val="0"/>
              </w:rPr>
              <w:t xml:space="preserve"> \0</w:t>
            </w:r>
          </w:p>
        </w:tc>
        <w:tc>
          <w:tcPr>
            <w:tcW w:w="1034" w:type="dxa"/>
            <w:tcBorders>
              <w:top w:val="single" w:sz="6" w:space="0" w:color="auto"/>
              <w:left w:val="single" w:sz="6" w:space="0" w:color="auto"/>
              <w:bottom w:val="nil"/>
              <w:right w:val="nil"/>
            </w:tcBorders>
            <w:hideMark/>
          </w:tcPr>
          <w:p w14:paraId="1D50DB89" w14:textId="77777777" w:rsidR="00845EA9" w:rsidRDefault="00845EA9">
            <w:pPr>
              <w:spacing w:line="256" w:lineRule="auto"/>
              <w:rPr>
                <w:snapToGrid w:val="0"/>
              </w:rPr>
            </w:pPr>
            <w:r>
              <w:rPr>
                <w:snapToGrid w:val="0"/>
              </w:rPr>
              <w:t>32</w:t>
            </w:r>
          </w:p>
        </w:tc>
        <w:tc>
          <w:tcPr>
            <w:tcW w:w="1035" w:type="dxa"/>
            <w:tcBorders>
              <w:top w:val="single" w:sz="6" w:space="0" w:color="auto"/>
              <w:left w:val="nil"/>
              <w:bottom w:val="nil"/>
              <w:right w:val="single" w:sz="6" w:space="0" w:color="auto"/>
            </w:tcBorders>
            <w:hideMark/>
          </w:tcPr>
          <w:p w14:paraId="4202C9B9" w14:textId="77777777" w:rsidR="00845EA9" w:rsidRDefault="00845EA9">
            <w:pPr>
              <w:spacing w:line="256" w:lineRule="auto"/>
              <w:rPr>
                <w:i/>
                <w:snapToGrid w:val="0"/>
              </w:rPr>
            </w:pPr>
            <w:r>
              <w:rPr>
                <w:i/>
                <w:snapToGrid w:val="0"/>
              </w:rPr>
              <w:t>blank</w:t>
            </w:r>
          </w:p>
        </w:tc>
        <w:tc>
          <w:tcPr>
            <w:tcW w:w="1034" w:type="dxa"/>
            <w:tcBorders>
              <w:top w:val="single" w:sz="6" w:space="0" w:color="auto"/>
              <w:left w:val="single" w:sz="6" w:space="0" w:color="auto"/>
              <w:bottom w:val="nil"/>
              <w:right w:val="nil"/>
            </w:tcBorders>
            <w:hideMark/>
          </w:tcPr>
          <w:p w14:paraId="00018578" w14:textId="77777777" w:rsidR="00845EA9" w:rsidRDefault="00845EA9">
            <w:pPr>
              <w:spacing w:line="256" w:lineRule="auto"/>
              <w:rPr>
                <w:snapToGrid w:val="0"/>
              </w:rPr>
            </w:pPr>
            <w:r>
              <w:rPr>
                <w:snapToGrid w:val="0"/>
              </w:rPr>
              <w:t>64</w:t>
            </w:r>
          </w:p>
        </w:tc>
        <w:tc>
          <w:tcPr>
            <w:tcW w:w="1034" w:type="dxa"/>
            <w:tcBorders>
              <w:top w:val="single" w:sz="6" w:space="0" w:color="auto"/>
              <w:left w:val="nil"/>
              <w:bottom w:val="nil"/>
              <w:right w:val="single" w:sz="6" w:space="0" w:color="auto"/>
            </w:tcBorders>
            <w:hideMark/>
          </w:tcPr>
          <w:p w14:paraId="5569F61A" w14:textId="77777777" w:rsidR="00845EA9" w:rsidRDefault="00845EA9">
            <w:pPr>
              <w:spacing w:line="256" w:lineRule="auto"/>
              <w:rPr>
                <w:snapToGrid w:val="0"/>
              </w:rPr>
            </w:pPr>
            <w:r>
              <w:rPr>
                <w:snapToGrid w:val="0"/>
              </w:rPr>
              <w:t>@ É</w:t>
            </w:r>
          </w:p>
        </w:tc>
        <w:tc>
          <w:tcPr>
            <w:tcW w:w="1035" w:type="dxa"/>
            <w:tcBorders>
              <w:top w:val="single" w:sz="6" w:space="0" w:color="auto"/>
              <w:left w:val="single" w:sz="6" w:space="0" w:color="auto"/>
              <w:bottom w:val="nil"/>
              <w:right w:val="nil"/>
            </w:tcBorders>
            <w:hideMark/>
          </w:tcPr>
          <w:p w14:paraId="5D133569" w14:textId="77777777" w:rsidR="00845EA9" w:rsidRDefault="00845EA9">
            <w:pPr>
              <w:spacing w:line="256" w:lineRule="auto"/>
              <w:rPr>
                <w:snapToGrid w:val="0"/>
              </w:rPr>
            </w:pPr>
            <w:r>
              <w:rPr>
                <w:snapToGrid w:val="0"/>
              </w:rPr>
              <w:t>96</w:t>
            </w:r>
          </w:p>
        </w:tc>
        <w:tc>
          <w:tcPr>
            <w:tcW w:w="1034" w:type="dxa"/>
            <w:tcBorders>
              <w:top w:val="single" w:sz="6" w:space="0" w:color="auto"/>
              <w:left w:val="nil"/>
              <w:bottom w:val="nil"/>
              <w:right w:val="single" w:sz="6" w:space="0" w:color="auto"/>
            </w:tcBorders>
            <w:hideMark/>
          </w:tcPr>
          <w:p w14:paraId="44F4EF69" w14:textId="77777777" w:rsidR="00845EA9" w:rsidRDefault="00845EA9">
            <w:pPr>
              <w:spacing w:line="256" w:lineRule="auto"/>
              <w:rPr>
                <w:snapToGrid w:val="0"/>
              </w:rPr>
            </w:pPr>
            <w:r>
              <w:rPr>
                <w:snapToGrid w:val="0"/>
              </w:rPr>
              <w:t>` é</w:t>
            </w:r>
          </w:p>
        </w:tc>
      </w:tr>
      <w:tr w:rsidR="00845EA9"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Default="00845EA9">
            <w:pPr>
              <w:spacing w:line="256" w:lineRule="auto"/>
              <w:rPr>
                <w:snapToGrid w:val="0"/>
              </w:rPr>
            </w:pPr>
            <w:r>
              <w:rPr>
                <w:snapToGrid w:val="0"/>
              </w:rPr>
              <w:t>1</w:t>
            </w:r>
          </w:p>
        </w:tc>
        <w:tc>
          <w:tcPr>
            <w:tcW w:w="1035" w:type="dxa"/>
            <w:hideMark/>
          </w:tcPr>
          <w:p w14:paraId="2BCC70A0" w14:textId="77777777" w:rsidR="00845EA9" w:rsidRDefault="00845EA9">
            <w:pPr>
              <w:spacing w:line="256" w:lineRule="auto"/>
              <w:rPr>
                <w:i/>
                <w:snapToGrid w:val="0"/>
                <w:color w:val="000000"/>
                <w:sz w:val="16"/>
              </w:rPr>
            </w:pPr>
            <w:r>
              <w:rPr>
                <w:i/>
                <w:snapToGrid w:val="0"/>
              </w:rPr>
              <w:t>soh</w:t>
            </w:r>
          </w:p>
        </w:tc>
        <w:tc>
          <w:tcPr>
            <w:tcW w:w="1034" w:type="dxa"/>
            <w:tcBorders>
              <w:top w:val="nil"/>
              <w:left w:val="single" w:sz="6" w:space="0" w:color="auto"/>
              <w:bottom w:val="nil"/>
              <w:right w:val="nil"/>
            </w:tcBorders>
            <w:hideMark/>
          </w:tcPr>
          <w:p w14:paraId="5D0978E0" w14:textId="77777777" w:rsidR="00845EA9" w:rsidRDefault="00845EA9">
            <w:pPr>
              <w:spacing w:line="256" w:lineRule="auto"/>
              <w:rPr>
                <w:snapToGrid w:val="0"/>
                <w:color w:val="000000"/>
                <w:sz w:val="16"/>
              </w:rPr>
            </w:pPr>
            <w:r>
              <w:rPr>
                <w:snapToGrid w:val="0"/>
              </w:rPr>
              <w:t>33</w:t>
            </w:r>
          </w:p>
        </w:tc>
        <w:tc>
          <w:tcPr>
            <w:tcW w:w="1035" w:type="dxa"/>
            <w:hideMark/>
          </w:tcPr>
          <w:p w14:paraId="4F6EFF8B" w14:textId="77777777" w:rsidR="00845EA9" w:rsidRDefault="00845EA9">
            <w:pPr>
              <w:spacing w:line="256" w:lineRule="auto"/>
              <w:rPr>
                <w:snapToGrid w:val="0"/>
                <w:color w:val="000000"/>
                <w:sz w:val="16"/>
              </w:rPr>
            </w:pPr>
            <w:r>
              <w:rPr>
                <w:snapToGrid w:val="0"/>
              </w:rPr>
              <w:t>!</w:t>
            </w:r>
          </w:p>
        </w:tc>
        <w:tc>
          <w:tcPr>
            <w:tcW w:w="1034" w:type="dxa"/>
            <w:tcBorders>
              <w:top w:val="nil"/>
              <w:left w:val="single" w:sz="6" w:space="0" w:color="auto"/>
              <w:bottom w:val="nil"/>
              <w:right w:val="nil"/>
            </w:tcBorders>
            <w:hideMark/>
          </w:tcPr>
          <w:p w14:paraId="704E4CFD" w14:textId="77777777" w:rsidR="00845EA9" w:rsidRDefault="00845EA9">
            <w:pPr>
              <w:spacing w:line="256" w:lineRule="auto"/>
              <w:rPr>
                <w:snapToGrid w:val="0"/>
                <w:color w:val="000000"/>
                <w:sz w:val="16"/>
              </w:rPr>
            </w:pPr>
            <w:r>
              <w:rPr>
                <w:snapToGrid w:val="0"/>
              </w:rPr>
              <w:t>65</w:t>
            </w:r>
          </w:p>
        </w:tc>
        <w:tc>
          <w:tcPr>
            <w:tcW w:w="1034" w:type="dxa"/>
            <w:hideMark/>
          </w:tcPr>
          <w:p w14:paraId="06EC696B" w14:textId="77777777" w:rsidR="00845EA9" w:rsidRDefault="00845EA9">
            <w:pPr>
              <w:spacing w:line="256" w:lineRule="auto"/>
              <w:rPr>
                <w:snapToGrid w:val="0"/>
                <w:color w:val="000000"/>
                <w:sz w:val="16"/>
              </w:rPr>
            </w:pPr>
            <w:r>
              <w:rPr>
                <w:snapToGrid w:val="0"/>
              </w:rPr>
              <w:t>A</w:t>
            </w:r>
          </w:p>
        </w:tc>
        <w:tc>
          <w:tcPr>
            <w:tcW w:w="1035" w:type="dxa"/>
            <w:tcBorders>
              <w:top w:val="nil"/>
              <w:left w:val="single" w:sz="6" w:space="0" w:color="auto"/>
              <w:bottom w:val="nil"/>
              <w:right w:val="nil"/>
            </w:tcBorders>
            <w:hideMark/>
          </w:tcPr>
          <w:p w14:paraId="3694E9BD" w14:textId="77777777" w:rsidR="00845EA9" w:rsidRDefault="00845EA9">
            <w:pPr>
              <w:spacing w:line="256" w:lineRule="auto"/>
              <w:rPr>
                <w:snapToGrid w:val="0"/>
                <w:color w:val="000000"/>
                <w:sz w:val="16"/>
              </w:rPr>
            </w:pPr>
            <w:r>
              <w:rPr>
                <w:snapToGrid w:val="0"/>
              </w:rPr>
              <w:t>97</w:t>
            </w:r>
          </w:p>
        </w:tc>
        <w:tc>
          <w:tcPr>
            <w:tcW w:w="1034" w:type="dxa"/>
            <w:tcBorders>
              <w:top w:val="nil"/>
              <w:left w:val="nil"/>
              <w:bottom w:val="nil"/>
              <w:right w:val="single" w:sz="6" w:space="0" w:color="auto"/>
            </w:tcBorders>
            <w:hideMark/>
          </w:tcPr>
          <w:p w14:paraId="09D7D686" w14:textId="77777777" w:rsidR="00845EA9" w:rsidRDefault="00845EA9">
            <w:pPr>
              <w:spacing w:line="256" w:lineRule="auto"/>
              <w:rPr>
                <w:snapToGrid w:val="0"/>
                <w:color w:val="000000"/>
                <w:sz w:val="16"/>
              </w:rPr>
            </w:pPr>
            <w:r>
              <w:rPr>
                <w:snapToGrid w:val="0"/>
              </w:rPr>
              <w:t>a</w:t>
            </w:r>
          </w:p>
        </w:tc>
      </w:tr>
      <w:tr w:rsidR="00845EA9"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Default="00845EA9">
            <w:pPr>
              <w:spacing w:line="256" w:lineRule="auto"/>
              <w:rPr>
                <w:snapToGrid w:val="0"/>
                <w:color w:val="000000"/>
                <w:sz w:val="16"/>
              </w:rPr>
            </w:pPr>
            <w:r>
              <w:rPr>
                <w:snapToGrid w:val="0"/>
              </w:rPr>
              <w:t>2</w:t>
            </w:r>
          </w:p>
        </w:tc>
        <w:tc>
          <w:tcPr>
            <w:tcW w:w="1035" w:type="dxa"/>
            <w:hideMark/>
          </w:tcPr>
          <w:p w14:paraId="2C8950B0" w14:textId="77777777" w:rsidR="00845EA9" w:rsidRDefault="00845EA9">
            <w:pPr>
              <w:spacing w:line="256" w:lineRule="auto"/>
              <w:rPr>
                <w:i/>
                <w:snapToGrid w:val="0"/>
                <w:color w:val="000000"/>
                <w:sz w:val="16"/>
              </w:rPr>
            </w:pPr>
            <w:proofErr w:type="spellStart"/>
            <w:r>
              <w:rPr>
                <w:i/>
                <w:snapToGrid w:val="0"/>
              </w:rPr>
              <w:t>stx</w:t>
            </w:r>
            <w:proofErr w:type="spellEnd"/>
          </w:p>
        </w:tc>
        <w:tc>
          <w:tcPr>
            <w:tcW w:w="1034" w:type="dxa"/>
            <w:tcBorders>
              <w:top w:val="nil"/>
              <w:left w:val="single" w:sz="6" w:space="0" w:color="auto"/>
              <w:bottom w:val="nil"/>
              <w:right w:val="nil"/>
            </w:tcBorders>
            <w:hideMark/>
          </w:tcPr>
          <w:p w14:paraId="2AE935EC" w14:textId="77777777" w:rsidR="00845EA9" w:rsidRDefault="00845EA9">
            <w:pPr>
              <w:spacing w:line="256" w:lineRule="auto"/>
              <w:rPr>
                <w:snapToGrid w:val="0"/>
                <w:color w:val="000000"/>
                <w:sz w:val="16"/>
              </w:rPr>
            </w:pPr>
            <w:r>
              <w:rPr>
                <w:snapToGrid w:val="0"/>
              </w:rPr>
              <w:t>34</w:t>
            </w:r>
          </w:p>
        </w:tc>
        <w:tc>
          <w:tcPr>
            <w:tcW w:w="1035" w:type="dxa"/>
            <w:hideMark/>
          </w:tcPr>
          <w:p w14:paraId="4FC66B3C" w14:textId="77777777" w:rsidR="00845EA9" w:rsidRDefault="00845EA9">
            <w:pPr>
              <w:spacing w:line="256" w:lineRule="auto"/>
              <w:rPr>
                <w:snapToGrid w:val="0"/>
                <w:color w:val="000000"/>
                <w:sz w:val="16"/>
              </w:rPr>
            </w:pPr>
            <w:r>
              <w:rPr>
                <w:snapToGrid w:val="0"/>
              </w:rPr>
              <w:t>"</w:t>
            </w:r>
          </w:p>
        </w:tc>
        <w:tc>
          <w:tcPr>
            <w:tcW w:w="1034" w:type="dxa"/>
            <w:tcBorders>
              <w:top w:val="nil"/>
              <w:left w:val="single" w:sz="6" w:space="0" w:color="auto"/>
              <w:bottom w:val="nil"/>
              <w:right w:val="nil"/>
            </w:tcBorders>
            <w:hideMark/>
          </w:tcPr>
          <w:p w14:paraId="0A0CC819" w14:textId="77777777" w:rsidR="00845EA9" w:rsidRDefault="00845EA9">
            <w:pPr>
              <w:spacing w:line="256" w:lineRule="auto"/>
              <w:rPr>
                <w:snapToGrid w:val="0"/>
                <w:color w:val="000000"/>
                <w:sz w:val="16"/>
              </w:rPr>
            </w:pPr>
            <w:r>
              <w:rPr>
                <w:snapToGrid w:val="0"/>
              </w:rPr>
              <w:t>66</w:t>
            </w:r>
          </w:p>
        </w:tc>
        <w:tc>
          <w:tcPr>
            <w:tcW w:w="1034" w:type="dxa"/>
            <w:hideMark/>
          </w:tcPr>
          <w:p w14:paraId="27651EC1" w14:textId="77777777" w:rsidR="00845EA9" w:rsidRDefault="00845EA9">
            <w:pPr>
              <w:spacing w:line="256" w:lineRule="auto"/>
              <w:rPr>
                <w:snapToGrid w:val="0"/>
                <w:color w:val="000000"/>
                <w:sz w:val="16"/>
              </w:rPr>
            </w:pPr>
            <w:r>
              <w:rPr>
                <w:snapToGrid w:val="0"/>
              </w:rPr>
              <w:t>B</w:t>
            </w:r>
          </w:p>
        </w:tc>
        <w:tc>
          <w:tcPr>
            <w:tcW w:w="1035" w:type="dxa"/>
            <w:tcBorders>
              <w:top w:val="nil"/>
              <w:left w:val="single" w:sz="6" w:space="0" w:color="auto"/>
              <w:bottom w:val="nil"/>
              <w:right w:val="nil"/>
            </w:tcBorders>
            <w:hideMark/>
          </w:tcPr>
          <w:p w14:paraId="6D59AA60" w14:textId="77777777" w:rsidR="00845EA9" w:rsidRDefault="00845EA9">
            <w:pPr>
              <w:spacing w:line="256" w:lineRule="auto"/>
              <w:rPr>
                <w:snapToGrid w:val="0"/>
                <w:color w:val="000000"/>
                <w:sz w:val="16"/>
              </w:rPr>
            </w:pPr>
            <w:r>
              <w:rPr>
                <w:snapToGrid w:val="0"/>
              </w:rPr>
              <w:t>98</w:t>
            </w:r>
          </w:p>
        </w:tc>
        <w:tc>
          <w:tcPr>
            <w:tcW w:w="1034" w:type="dxa"/>
            <w:tcBorders>
              <w:top w:val="nil"/>
              <w:left w:val="nil"/>
              <w:bottom w:val="nil"/>
              <w:right w:val="single" w:sz="6" w:space="0" w:color="auto"/>
            </w:tcBorders>
            <w:hideMark/>
          </w:tcPr>
          <w:p w14:paraId="23EA2408" w14:textId="77777777" w:rsidR="00845EA9" w:rsidRDefault="00845EA9">
            <w:pPr>
              <w:spacing w:line="256" w:lineRule="auto"/>
              <w:rPr>
                <w:snapToGrid w:val="0"/>
                <w:color w:val="000000"/>
                <w:sz w:val="16"/>
              </w:rPr>
            </w:pPr>
            <w:r>
              <w:rPr>
                <w:snapToGrid w:val="0"/>
              </w:rPr>
              <w:t>b</w:t>
            </w:r>
          </w:p>
        </w:tc>
      </w:tr>
      <w:tr w:rsidR="00845EA9"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Default="00845EA9">
            <w:pPr>
              <w:spacing w:line="256" w:lineRule="auto"/>
              <w:rPr>
                <w:snapToGrid w:val="0"/>
                <w:color w:val="000000"/>
                <w:sz w:val="16"/>
              </w:rPr>
            </w:pPr>
            <w:r>
              <w:rPr>
                <w:snapToGrid w:val="0"/>
              </w:rPr>
              <w:t>3</w:t>
            </w:r>
          </w:p>
        </w:tc>
        <w:tc>
          <w:tcPr>
            <w:tcW w:w="1035" w:type="dxa"/>
            <w:hideMark/>
          </w:tcPr>
          <w:p w14:paraId="364D9C0B" w14:textId="77777777" w:rsidR="00845EA9" w:rsidRDefault="00845EA9">
            <w:pPr>
              <w:spacing w:line="256" w:lineRule="auto"/>
              <w:rPr>
                <w:i/>
                <w:snapToGrid w:val="0"/>
                <w:color w:val="000000"/>
                <w:sz w:val="16"/>
              </w:rPr>
            </w:pPr>
            <w:proofErr w:type="spellStart"/>
            <w:r>
              <w:rPr>
                <w:i/>
                <w:snapToGrid w:val="0"/>
              </w:rPr>
              <w:t>etx</w:t>
            </w:r>
            <w:proofErr w:type="spellEnd"/>
          </w:p>
        </w:tc>
        <w:tc>
          <w:tcPr>
            <w:tcW w:w="1034" w:type="dxa"/>
            <w:tcBorders>
              <w:top w:val="nil"/>
              <w:left w:val="single" w:sz="6" w:space="0" w:color="auto"/>
              <w:bottom w:val="nil"/>
              <w:right w:val="nil"/>
            </w:tcBorders>
            <w:hideMark/>
          </w:tcPr>
          <w:p w14:paraId="5A682923" w14:textId="77777777" w:rsidR="00845EA9" w:rsidRDefault="00845EA9">
            <w:pPr>
              <w:spacing w:line="256" w:lineRule="auto"/>
              <w:rPr>
                <w:snapToGrid w:val="0"/>
                <w:color w:val="000000"/>
                <w:sz w:val="16"/>
              </w:rPr>
            </w:pPr>
            <w:r>
              <w:rPr>
                <w:snapToGrid w:val="0"/>
              </w:rPr>
              <w:t>35</w:t>
            </w:r>
          </w:p>
        </w:tc>
        <w:tc>
          <w:tcPr>
            <w:tcW w:w="1035" w:type="dxa"/>
            <w:hideMark/>
          </w:tcPr>
          <w:p w14:paraId="68FF0711" w14:textId="77777777" w:rsidR="00845EA9" w:rsidRDefault="00845EA9">
            <w:pPr>
              <w:spacing w:line="256" w:lineRule="auto"/>
              <w:rPr>
                <w:snapToGrid w:val="0"/>
                <w:color w:val="000000"/>
                <w:sz w:val="16"/>
              </w:rPr>
            </w:pPr>
            <w:r>
              <w:rPr>
                <w:snapToGrid w:val="0"/>
              </w:rPr>
              <w:t>#</w:t>
            </w:r>
          </w:p>
        </w:tc>
        <w:tc>
          <w:tcPr>
            <w:tcW w:w="1034" w:type="dxa"/>
            <w:tcBorders>
              <w:top w:val="nil"/>
              <w:left w:val="single" w:sz="6" w:space="0" w:color="auto"/>
              <w:bottom w:val="nil"/>
              <w:right w:val="nil"/>
            </w:tcBorders>
            <w:hideMark/>
          </w:tcPr>
          <w:p w14:paraId="1ABF11D6" w14:textId="77777777" w:rsidR="00845EA9" w:rsidRDefault="00845EA9">
            <w:pPr>
              <w:spacing w:line="256" w:lineRule="auto"/>
              <w:rPr>
                <w:snapToGrid w:val="0"/>
                <w:color w:val="000000"/>
                <w:sz w:val="16"/>
              </w:rPr>
            </w:pPr>
            <w:r>
              <w:rPr>
                <w:snapToGrid w:val="0"/>
              </w:rPr>
              <w:t>67</w:t>
            </w:r>
          </w:p>
        </w:tc>
        <w:tc>
          <w:tcPr>
            <w:tcW w:w="1034" w:type="dxa"/>
            <w:hideMark/>
          </w:tcPr>
          <w:p w14:paraId="2F1BFF7B" w14:textId="77777777" w:rsidR="00845EA9" w:rsidRDefault="00845EA9">
            <w:pPr>
              <w:spacing w:line="256" w:lineRule="auto"/>
              <w:rPr>
                <w:snapToGrid w:val="0"/>
                <w:color w:val="000000"/>
                <w:sz w:val="16"/>
              </w:rPr>
            </w:pPr>
            <w:r>
              <w:rPr>
                <w:snapToGrid w:val="0"/>
              </w:rPr>
              <w:t>C</w:t>
            </w:r>
          </w:p>
        </w:tc>
        <w:tc>
          <w:tcPr>
            <w:tcW w:w="1035" w:type="dxa"/>
            <w:tcBorders>
              <w:top w:val="nil"/>
              <w:left w:val="single" w:sz="6" w:space="0" w:color="auto"/>
              <w:bottom w:val="nil"/>
              <w:right w:val="nil"/>
            </w:tcBorders>
            <w:hideMark/>
          </w:tcPr>
          <w:p w14:paraId="6024E920" w14:textId="77777777" w:rsidR="00845EA9" w:rsidRDefault="00845EA9">
            <w:pPr>
              <w:spacing w:line="256" w:lineRule="auto"/>
              <w:rPr>
                <w:snapToGrid w:val="0"/>
                <w:color w:val="000000"/>
                <w:sz w:val="16"/>
              </w:rPr>
            </w:pPr>
            <w:r>
              <w:rPr>
                <w:snapToGrid w:val="0"/>
              </w:rPr>
              <w:t>99</w:t>
            </w:r>
          </w:p>
        </w:tc>
        <w:tc>
          <w:tcPr>
            <w:tcW w:w="1034" w:type="dxa"/>
            <w:tcBorders>
              <w:top w:val="nil"/>
              <w:left w:val="nil"/>
              <w:bottom w:val="nil"/>
              <w:right w:val="single" w:sz="6" w:space="0" w:color="auto"/>
            </w:tcBorders>
            <w:hideMark/>
          </w:tcPr>
          <w:p w14:paraId="0310497E" w14:textId="77777777" w:rsidR="00845EA9" w:rsidRDefault="00845EA9">
            <w:pPr>
              <w:spacing w:line="256" w:lineRule="auto"/>
              <w:rPr>
                <w:snapToGrid w:val="0"/>
                <w:color w:val="000000"/>
                <w:sz w:val="16"/>
              </w:rPr>
            </w:pPr>
            <w:r>
              <w:rPr>
                <w:snapToGrid w:val="0"/>
              </w:rPr>
              <w:t>c</w:t>
            </w:r>
          </w:p>
        </w:tc>
      </w:tr>
      <w:tr w:rsidR="00845EA9"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Default="00845EA9">
            <w:pPr>
              <w:spacing w:line="256" w:lineRule="auto"/>
              <w:rPr>
                <w:snapToGrid w:val="0"/>
                <w:color w:val="000000"/>
                <w:sz w:val="16"/>
              </w:rPr>
            </w:pPr>
            <w:r>
              <w:rPr>
                <w:snapToGrid w:val="0"/>
              </w:rPr>
              <w:t>4</w:t>
            </w:r>
          </w:p>
        </w:tc>
        <w:tc>
          <w:tcPr>
            <w:tcW w:w="1035" w:type="dxa"/>
            <w:hideMark/>
          </w:tcPr>
          <w:p w14:paraId="68E0AC4A" w14:textId="77777777" w:rsidR="00845EA9" w:rsidRDefault="00845EA9">
            <w:pPr>
              <w:spacing w:line="256" w:lineRule="auto"/>
              <w:rPr>
                <w:i/>
                <w:snapToGrid w:val="0"/>
                <w:color w:val="000000"/>
                <w:sz w:val="16"/>
              </w:rPr>
            </w:pPr>
            <w:proofErr w:type="spellStart"/>
            <w:r>
              <w:rPr>
                <w:i/>
                <w:snapToGrid w:val="0"/>
              </w:rPr>
              <w:t>eot</w:t>
            </w:r>
            <w:proofErr w:type="spellEnd"/>
          </w:p>
        </w:tc>
        <w:tc>
          <w:tcPr>
            <w:tcW w:w="1034" w:type="dxa"/>
            <w:tcBorders>
              <w:top w:val="nil"/>
              <w:left w:val="single" w:sz="6" w:space="0" w:color="auto"/>
              <w:bottom w:val="nil"/>
              <w:right w:val="nil"/>
            </w:tcBorders>
            <w:hideMark/>
          </w:tcPr>
          <w:p w14:paraId="0E3E835B" w14:textId="77777777" w:rsidR="00845EA9" w:rsidRDefault="00845EA9">
            <w:pPr>
              <w:spacing w:line="256" w:lineRule="auto"/>
              <w:rPr>
                <w:snapToGrid w:val="0"/>
                <w:color w:val="000000"/>
                <w:sz w:val="16"/>
              </w:rPr>
            </w:pPr>
            <w:r>
              <w:rPr>
                <w:snapToGrid w:val="0"/>
              </w:rPr>
              <w:t>36</w:t>
            </w:r>
          </w:p>
        </w:tc>
        <w:tc>
          <w:tcPr>
            <w:tcW w:w="1035" w:type="dxa"/>
            <w:hideMark/>
          </w:tcPr>
          <w:p w14:paraId="0F41DFD3" w14:textId="77777777" w:rsidR="00845EA9" w:rsidRDefault="00845EA9">
            <w:pPr>
              <w:spacing w:line="256" w:lineRule="auto"/>
              <w:rPr>
                <w:snapToGrid w:val="0"/>
                <w:color w:val="000000"/>
                <w:sz w:val="16"/>
              </w:rPr>
            </w:pPr>
            <w:r>
              <w:rPr>
                <w:snapToGrid w:val="0"/>
              </w:rPr>
              <w:t>$</w:t>
            </w:r>
          </w:p>
        </w:tc>
        <w:tc>
          <w:tcPr>
            <w:tcW w:w="1034" w:type="dxa"/>
            <w:tcBorders>
              <w:top w:val="nil"/>
              <w:left w:val="single" w:sz="6" w:space="0" w:color="auto"/>
              <w:bottom w:val="nil"/>
              <w:right w:val="nil"/>
            </w:tcBorders>
            <w:hideMark/>
          </w:tcPr>
          <w:p w14:paraId="6D346A1B" w14:textId="77777777" w:rsidR="00845EA9" w:rsidRDefault="00845EA9">
            <w:pPr>
              <w:spacing w:line="256" w:lineRule="auto"/>
              <w:rPr>
                <w:snapToGrid w:val="0"/>
                <w:color w:val="000000"/>
                <w:sz w:val="16"/>
              </w:rPr>
            </w:pPr>
            <w:r>
              <w:rPr>
                <w:snapToGrid w:val="0"/>
              </w:rPr>
              <w:t>68</w:t>
            </w:r>
          </w:p>
        </w:tc>
        <w:tc>
          <w:tcPr>
            <w:tcW w:w="1034" w:type="dxa"/>
            <w:hideMark/>
          </w:tcPr>
          <w:p w14:paraId="0ED78074" w14:textId="77777777" w:rsidR="00845EA9" w:rsidRDefault="00845EA9">
            <w:pPr>
              <w:spacing w:line="256" w:lineRule="auto"/>
              <w:rPr>
                <w:snapToGrid w:val="0"/>
                <w:color w:val="000000"/>
                <w:sz w:val="16"/>
              </w:rPr>
            </w:pPr>
            <w:r>
              <w:rPr>
                <w:snapToGrid w:val="0"/>
              </w:rPr>
              <w:t>D</w:t>
            </w:r>
          </w:p>
        </w:tc>
        <w:tc>
          <w:tcPr>
            <w:tcW w:w="1035" w:type="dxa"/>
            <w:tcBorders>
              <w:top w:val="nil"/>
              <w:left w:val="single" w:sz="6" w:space="0" w:color="auto"/>
              <w:bottom w:val="nil"/>
              <w:right w:val="nil"/>
            </w:tcBorders>
            <w:hideMark/>
          </w:tcPr>
          <w:p w14:paraId="7C679251" w14:textId="77777777" w:rsidR="00845EA9" w:rsidRDefault="00845EA9">
            <w:pPr>
              <w:spacing w:line="256" w:lineRule="auto"/>
              <w:rPr>
                <w:snapToGrid w:val="0"/>
                <w:color w:val="000000"/>
                <w:sz w:val="16"/>
              </w:rPr>
            </w:pPr>
            <w:r>
              <w:rPr>
                <w:snapToGrid w:val="0"/>
              </w:rPr>
              <w:t>100</w:t>
            </w:r>
          </w:p>
        </w:tc>
        <w:tc>
          <w:tcPr>
            <w:tcW w:w="1034" w:type="dxa"/>
            <w:tcBorders>
              <w:top w:val="nil"/>
              <w:left w:val="nil"/>
              <w:bottom w:val="nil"/>
              <w:right w:val="single" w:sz="6" w:space="0" w:color="auto"/>
            </w:tcBorders>
            <w:hideMark/>
          </w:tcPr>
          <w:p w14:paraId="2C6525C3" w14:textId="77777777" w:rsidR="00845EA9" w:rsidRDefault="00845EA9">
            <w:pPr>
              <w:spacing w:line="256" w:lineRule="auto"/>
              <w:rPr>
                <w:snapToGrid w:val="0"/>
                <w:color w:val="000000"/>
                <w:sz w:val="16"/>
              </w:rPr>
            </w:pPr>
            <w:r>
              <w:rPr>
                <w:snapToGrid w:val="0"/>
              </w:rPr>
              <w:t>d</w:t>
            </w:r>
          </w:p>
        </w:tc>
      </w:tr>
      <w:tr w:rsidR="00845EA9"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Default="00845EA9">
            <w:pPr>
              <w:spacing w:line="256" w:lineRule="auto"/>
              <w:rPr>
                <w:snapToGrid w:val="0"/>
                <w:color w:val="000000"/>
                <w:sz w:val="16"/>
              </w:rPr>
            </w:pPr>
            <w:r>
              <w:rPr>
                <w:snapToGrid w:val="0"/>
              </w:rPr>
              <w:t>5</w:t>
            </w:r>
          </w:p>
        </w:tc>
        <w:tc>
          <w:tcPr>
            <w:tcW w:w="1035" w:type="dxa"/>
            <w:hideMark/>
          </w:tcPr>
          <w:p w14:paraId="69BFD63C" w14:textId="77777777" w:rsidR="00845EA9" w:rsidRDefault="00845EA9">
            <w:pPr>
              <w:spacing w:line="256" w:lineRule="auto"/>
              <w:rPr>
                <w:i/>
                <w:snapToGrid w:val="0"/>
                <w:color w:val="000000"/>
                <w:sz w:val="16"/>
              </w:rPr>
            </w:pPr>
            <w:proofErr w:type="spellStart"/>
            <w:r>
              <w:rPr>
                <w:i/>
                <w:snapToGrid w:val="0"/>
              </w:rPr>
              <w:t>enq</w:t>
            </w:r>
            <w:proofErr w:type="spellEnd"/>
          </w:p>
        </w:tc>
        <w:tc>
          <w:tcPr>
            <w:tcW w:w="1034" w:type="dxa"/>
            <w:tcBorders>
              <w:top w:val="nil"/>
              <w:left w:val="single" w:sz="6" w:space="0" w:color="auto"/>
              <w:bottom w:val="nil"/>
              <w:right w:val="nil"/>
            </w:tcBorders>
            <w:hideMark/>
          </w:tcPr>
          <w:p w14:paraId="7F8AA0CC" w14:textId="77777777" w:rsidR="00845EA9" w:rsidRDefault="00845EA9">
            <w:pPr>
              <w:spacing w:line="256" w:lineRule="auto"/>
              <w:rPr>
                <w:snapToGrid w:val="0"/>
                <w:color w:val="000000"/>
                <w:sz w:val="16"/>
              </w:rPr>
            </w:pPr>
            <w:r>
              <w:rPr>
                <w:snapToGrid w:val="0"/>
              </w:rPr>
              <w:t>37</w:t>
            </w:r>
          </w:p>
        </w:tc>
        <w:tc>
          <w:tcPr>
            <w:tcW w:w="1035" w:type="dxa"/>
            <w:hideMark/>
          </w:tcPr>
          <w:p w14:paraId="0447AC9F" w14:textId="77777777" w:rsidR="00845EA9" w:rsidRDefault="00845EA9">
            <w:pPr>
              <w:spacing w:line="256" w:lineRule="auto"/>
              <w:rPr>
                <w:snapToGrid w:val="0"/>
                <w:color w:val="000000"/>
                <w:sz w:val="16"/>
              </w:rPr>
            </w:pPr>
            <w:r>
              <w:rPr>
                <w:snapToGrid w:val="0"/>
              </w:rPr>
              <w:t>%</w:t>
            </w:r>
          </w:p>
        </w:tc>
        <w:tc>
          <w:tcPr>
            <w:tcW w:w="1034" w:type="dxa"/>
            <w:tcBorders>
              <w:top w:val="nil"/>
              <w:left w:val="single" w:sz="6" w:space="0" w:color="auto"/>
              <w:bottom w:val="nil"/>
              <w:right w:val="nil"/>
            </w:tcBorders>
            <w:hideMark/>
          </w:tcPr>
          <w:p w14:paraId="4CB602A3" w14:textId="77777777" w:rsidR="00845EA9" w:rsidRDefault="00845EA9">
            <w:pPr>
              <w:spacing w:line="256" w:lineRule="auto"/>
              <w:rPr>
                <w:snapToGrid w:val="0"/>
                <w:color w:val="000000"/>
                <w:sz w:val="16"/>
              </w:rPr>
            </w:pPr>
            <w:r>
              <w:rPr>
                <w:snapToGrid w:val="0"/>
              </w:rPr>
              <w:t>69</w:t>
            </w:r>
          </w:p>
        </w:tc>
        <w:tc>
          <w:tcPr>
            <w:tcW w:w="1034" w:type="dxa"/>
            <w:hideMark/>
          </w:tcPr>
          <w:p w14:paraId="7D900DDD" w14:textId="77777777" w:rsidR="00845EA9" w:rsidRDefault="00845EA9">
            <w:pPr>
              <w:spacing w:line="256" w:lineRule="auto"/>
              <w:rPr>
                <w:snapToGrid w:val="0"/>
                <w:color w:val="000000"/>
                <w:sz w:val="16"/>
              </w:rPr>
            </w:pPr>
            <w:r>
              <w:rPr>
                <w:snapToGrid w:val="0"/>
              </w:rPr>
              <w:t>E</w:t>
            </w:r>
          </w:p>
        </w:tc>
        <w:tc>
          <w:tcPr>
            <w:tcW w:w="1035" w:type="dxa"/>
            <w:tcBorders>
              <w:top w:val="nil"/>
              <w:left w:val="single" w:sz="6" w:space="0" w:color="auto"/>
              <w:bottom w:val="nil"/>
              <w:right w:val="nil"/>
            </w:tcBorders>
            <w:hideMark/>
          </w:tcPr>
          <w:p w14:paraId="1A70D1A5" w14:textId="77777777" w:rsidR="00845EA9" w:rsidRDefault="00845EA9">
            <w:pPr>
              <w:spacing w:line="256" w:lineRule="auto"/>
              <w:rPr>
                <w:snapToGrid w:val="0"/>
                <w:color w:val="000000"/>
                <w:sz w:val="16"/>
              </w:rPr>
            </w:pPr>
            <w:r>
              <w:rPr>
                <w:snapToGrid w:val="0"/>
              </w:rPr>
              <w:t>101</w:t>
            </w:r>
          </w:p>
        </w:tc>
        <w:tc>
          <w:tcPr>
            <w:tcW w:w="1034" w:type="dxa"/>
            <w:tcBorders>
              <w:top w:val="nil"/>
              <w:left w:val="nil"/>
              <w:bottom w:val="nil"/>
              <w:right w:val="single" w:sz="6" w:space="0" w:color="auto"/>
            </w:tcBorders>
            <w:hideMark/>
          </w:tcPr>
          <w:p w14:paraId="7527723E" w14:textId="77777777" w:rsidR="00845EA9" w:rsidRDefault="00845EA9">
            <w:pPr>
              <w:spacing w:line="256" w:lineRule="auto"/>
              <w:rPr>
                <w:snapToGrid w:val="0"/>
                <w:color w:val="000000"/>
                <w:sz w:val="16"/>
              </w:rPr>
            </w:pPr>
            <w:r>
              <w:rPr>
                <w:snapToGrid w:val="0"/>
              </w:rPr>
              <w:t>e</w:t>
            </w:r>
          </w:p>
        </w:tc>
      </w:tr>
      <w:tr w:rsidR="00845EA9"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Default="00845EA9">
            <w:pPr>
              <w:spacing w:line="256" w:lineRule="auto"/>
              <w:rPr>
                <w:snapToGrid w:val="0"/>
                <w:color w:val="000000"/>
                <w:sz w:val="16"/>
              </w:rPr>
            </w:pPr>
            <w:r>
              <w:rPr>
                <w:snapToGrid w:val="0"/>
              </w:rPr>
              <w:t>6</w:t>
            </w:r>
          </w:p>
        </w:tc>
        <w:tc>
          <w:tcPr>
            <w:tcW w:w="1035" w:type="dxa"/>
            <w:hideMark/>
          </w:tcPr>
          <w:p w14:paraId="0192382D" w14:textId="77777777" w:rsidR="00845EA9" w:rsidRDefault="00845EA9">
            <w:pPr>
              <w:spacing w:line="256" w:lineRule="auto"/>
              <w:rPr>
                <w:i/>
                <w:snapToGrid w:val="0"/>
                <w:color w:val="000000"/>
                <w:sz w:val="16"/>
              </w:rPr>
            </w:pPr>
            <w:r>
              <w:rPr>
                <w:i/>
                <w:snapToGrid w:val="0"/>
              </w:rPr>
              <w:t>ack</w:t>
            </w:r>
          </w:p>
        </w:tc>
        <w:tc>
          <w:tcPr>
            <w:tcW w:w="1034" w:type="dxa"/>
            <w:tcBorders>
              <w:top w:val="nil"/>
              <w:left w:val="single" w:sz="6" w:space="0" w:color="auto"/>
              <w:bottom w:val="nil"/>
              <w:right w:val="nil"/>
            </w:tcBorders>
            <w:hideMark/>
          </w:tcPr>
          <w:p w14:paraId="6181B464" w14:textId="77777777" w:rsidR="00845EA9" w:rsidRDefault="00845EA9">
            <w:pPr>
              <w:spacing w:line="256" w:lineRule="auto"/>
              <w:rPr>
                <w:snapToGrid w:val="0"/>
                <w:color w:val="000000"/>
                <w:sz w:val="16"/>
              </w:rPr>
            </w:pPr>
            <w:r>
              <w:rPr>
                <w:snapToGrid w:val="0"/>
              </w:rPr>
              <w:t>38</w:t>
            </w:r>
          </w:p>
        </w:tc>
        <w:tc>
          <w:tcPr>
            <w:tcW w:w="1035" w:type="dxa"/>
            <w:hideMark/>
          </w:tcPr>
          <w:p w14:paraId="47F25A50" w14:textId="77777777" w:rsidR="00845EA9" w:rsidRDefault="00845EA9">
            <w:pPr>
              <w:spacing w:line="256" w:lineRule="auto"/>
              <w:rPr>
                <w:snapToGrid w:val="0"/>
                <w:color w:val="000000"/>
                <w:sz w:val="16"/>
              </w:rPr>
            </w:pPr>
            <w:r>
              <w:rPr>
                <w:snapToGrid w:val="0"/>
              </w:rPr>
              <w:t>&amp;</w:t>
            </w:r>
          </w:p>
        </w:tc>
        <w:tc>
          <w:tcPr>
            <w:tcW w:w="1034" w:type="dxa"/>
            <w:tcBorders>
              <w:top w:val="nil"/>
              <w:left w:val="single" w:sz="6" w:space="0" w:color="auto"/>
              <w:bottom w:val="nil"/>
              <w:right w:val="nil"/>
            </w:tcBorders>
            <w:hideMark/>
          </w:tcPr>
          <w:p w14:paraId="377F8947" w14:textId="77777777" w:rsidR="00845EA9" w:rsidRDefault="00845EA9">
            <w:pPr>
              <w:spacing w:line="256" w:lineRule="auto"/>
              <w:rPr>
                <w:snapToGrid w:val="0"/>
                <w:color w:val="000000"/>
                <w:sz w:val="16"/>
              </w:rPr>
            </w:pPr>
            <w:r>
              <w:rPr>
                <w:snapToGrid w:val="0"/>
              </w:rPr>
              <w:t>70</w:t>
            </w:r>
          </w:p>
        </w:tc>
        <w:tc>
          <w:tcPr>
            <w:tcW w:w="1034" w:type="dxa"/>
            <w:hideMark/>
          </w:tcPr>
          <w:p w14:paraId="32C236F2" w14:textId="77777777" w:rsidR="00845EA9" w:rsidRDefault="00845EA9">
            <w:pPr>
              <w:spacing w:line="256" w:lineRule="auto"/>
              <w:rPr>
                <w:snapToGrid w:val="0"/>
                <w:color w:val="000000"/>
                <w:sz w:val="16"/>
              </w:rPr>
            </w:pPr>
            <w:r>
              <w:rPr>
                <w:snapToGrid w:val="0"/>
              </w:rPr>
              <w:t>F</w:t>
            </w:r>
          </w:p>
        </w:tc>
        <w:tc>
          <w:tcPr>
            <w:tcW w:w="1035" w:type="dxa"/>
            <w:tcBorders>
              <w:top w:val="nil"/>
              <w:left w:val="single" w:sz="6" w:space="0" w:color="auto"/>
              <w:bottom w:val="nil"/>
              <w:right w:val="nil"/>
            </w:tcBorders>
            <w:hideMark/>
          </w:tcPr>
          <w:p w14:paraId="5FC2A6B2" w14:textId="77777777" w:rsidR="00845EA9" w:rsidRDefault="00845EA9">
            <w:pPr>
              <w:spacing w:line="256" w:lineRule="auto"/>
              <w:rPr>
                <w:snapToGrid w:val="0"/>
                <w:color w:val="000000"/>
                <w:sz w:val="16"/>
              </w:rPr>
            </w:pPr>
            <w:r>
              <w:rPr>
                <w:snapToGrid w:val="0"/>
              </w:rPr>
              <w:t>102</w:t>
            </w:r>
          </w:p>
        </w:tc>
        <w:tc>
          <w:tcPr>
            <w:tcW w:w="1034" w:type="dxa"/>
            <w:tcBorders>
              <w:top w:val="nil"/>
              <w:left w:val="nil"/>
              <w:bottom w:val="nil"/>
              <w:right w:val="single" w:sz="6" w:space="0" w:color="auto"/>
            </w:tcBorders>
            <w:hideMark/>
          </w:tcPr>
          <w:p w14:paraId="4981F120" w14:textId="77777777" w:rsidR="00845EA9" w:rsidRDefault="00845EA9">
            <w:pPr>
              <w:spacing w:line="256" w:lineRule="auto"/>
              <w:rPr>
                <w:snapToGrid w:val="0"/>
                <w:color w:val="000000"/>
                <w:sz w:val="16"/>
              </w:rPr>
            </w:pPr>
            <w:r>
              <w:rPr>
                <w:snapToGrid w:val="0"/>
              </w:rPr>
              <w:t>f</w:t>
            </w:r>
          </w:p>
        </w:tc>
      </w:tr>
      <w:tr w:rsidR="00845EA9"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Default="00845EA9">
            <w:pPr>
              <w:spacing w:line="256" w:lineRule="auto"/>
              <w:rPr>
                <w:snapToGrid w:val="0"/>
                <w:color w:val="000000"/>
                <w:sz w:val="16"/>
              </w:rPr>
            </w:pPr>
            <w:r>
              <w:rPr>
                <w:snapToGrid w:val="0"/>
              </w:rPr>
              <w:t>7</w:t>
            </w:r>
          </w:p>
        </w:tc>
        <w:tc>
          <w:tcPr>
            <w:tcW w:w="1035" w:type="dxa"/>
            <w:hideMark/>
          </w:tcPr>
          <w:p w14:paraId="51EDD793" w14:textId="77777777" w:rsidR="00845EA9" w:rsidRDefault="00845EA9">
            <w:pPr>
              <w:spacing w:line="256" w:lineRule="auto"/>
              <w:rPr>
                <w:i/>
                <w:snapToGrid w:val="0"/>
                <w:color w:val="000000"/>
                <w:sz w:val="16"/>
              </w:rPr>
            </w:pPr>
            <w:r>
              <w:rPr>
                <w:i/>
                <w:snapToGrid w:val="0"/>
              </w:rPr>
              <w:t>bel \a</w:t>
            </w:r>
          </w:p>
        </w:tc>
        <w:tc>
          <w:tcPr>
            <w:tcW w:w="1034" w:type="dxa"/>
            <w:tcBorders>
              <w:top w:val="nil"/>
              <w:left w:val="single" w:sz="6" w:space="0" w:color="auto"/>
              <w:bottom w:val="nil"/>
              <w:right w:val="nil"/>
            </w:tcBorders>
            <w:hideMark/>
          </w:tcPr>
          <w:p w14:paraId="2C7411F9" w14:textId="77777777" w:rsidR="00845EA9" w:rsidRDefault="00845EA9">
            <w:pPr>
              <w:spacing w:line="256" w:lineRule="auto"/>
              <w:rPr>
                <w:snapToGrid w:val="0"/>
                <w:color w:val="000000"/>
                <w:sz w:val="16"/>
              </w:rPr>
            </w:pPr>
            <w:r>
              <w:rPr>
                <w:snapToGrid w:val="0"/>
              </w:rPr>
              <w:t>39</w:t>
            </w:r>
          </w:p>
        </w:tc>
        <w:tc>
          <w:tcPr>
            <w:tcW w:w="1035" w:type="dxa"/>
            <w:hideMark/>
          </w:tcPr>
          <w:p w14:paraId="7BE242B0" w14:textId="77777777" w:rsidR="00845EA9" w:rsidRDefault="00845EA9">
            <w:pPr>
              <w:spacing w:line="256" w:lineRule="auto"/>
              <w:rPr>
                <w:snapToGrid w:val="0"/>
                <w:color w:val="000000"/>
                <w:sz w:val="16"/>
              </w:rPr>
            </w:pPr>
            <w:r>
              <w:rPr>
                <w:snapToGrid w:val="0"/>
              </w:rPr>
              <w:t>'</w:t>
            </w:r>
          </w:p>
        </w:tc>
        <w:tc>
          <w:tcPr>
            <w:tcW w:w="1034" w:type="dxa"/>
            <w:tcBorders>
              <w:top w:val="nil"/>
              <w:left w:val="single" w:sz="6" w:space="0" w:color="auto"/>
              <w:bottom w:val="nil"/>
              <w:right w:val="nil"/>
            </w:tcBorders>
            <w:hideMark/>
          </w:tcPr>
          <w:p w14:paraId="322553D9" w14:textId="77777777" w:rsidR="00845EA9" w:rsidRDefault="00845EA9">
            <w:pPr>
              <w:spacing w:line="256" w:lineRule="auto"/>
              <w:rPr>
                <w:snapToGrid w:val="0"/>
                <w:color w:val="000000"/>
                <w:sz w:val="16"/>
              </w:rPr>
            </w:pPr>
            <w:r>
              <w:rPr>
                <w:snapToGrid w:val="0"/>
              </w:rPr>
              <w:t>71</w:t>
            </w:r>
          </w:p>
        </w:tc>
        <w:tc>
          <w:tcPr>
            <w:tcW w:w="1034" w:type="dxa"/>
            <w:hideMark/>
          </w:tcPr>
          <w:p w14:paraId="5D0E73B0" w14:textId="77777777" w:rsidR="00845EA9" w:rsidRDefault="00845EA9">
            <w:pPr>
              <w:spacing w:line="256" w:lineRule="auto"/>
              <w:rPr>
                <w:snapToGrid w:val="0"/>
                <w:color w:val="000000"/>
                <w:sz w:val="16"/>
              </w:rPr>
            </w:pPr>
            <w:r>
              <w:rPr>
                <w:snapToGrid w:val="0"/>
              </w:rPr>
              <w:t>G</w:t>
            </w:r>
          </w:p>
        </w:tc>
        <w:tc>
          <w:tcPr>
            <w:tcW w:w="1035" w:type="dxa"/>
            <w:tcBorders>
              <w:top w:val="nil"/>
              <w:left w:val="single" w:sz="6" w:space="0" w:color="auto"/>
              <w:bottom w:val="nil"/>
              <w:right w:val="nil"/>
            </w:tcBorders>
            <w:hideMark/>
          </w:tcPr>
          <w:p w14:paraId="0E790833" w14:textId="77777777" w:rsidR="00845EA9" w:rsidRDefault="00845EA9">
            <w:pPr>
              <w:spacing w:line="256" w:lineRule="auto"/>
              <w:rPr>
                <w:snapToGrid w:val="0"/>
                <w:color w:val="000000"/>
                <w:sz w:val="16"/>
              </w:rPr>
            </w:pPr>
            <w:r>
              <w:rPr>
                <w:snapToGrid w:val="0"/>
              </w:rPr>
              <w:t>103</w:t>
            </w:r>
          </w:p>
        </w:tc>
        <w:tc>
          <w:tcPr>
            <w:tcW w:w="1034" w:type="dxa"/>
            <w:tcBorders>
              <w:top w:val="nil"/>
              <w:left w:val="nil"/>
              <w:bottom w:val="nil"/>
              <w:right w:val="single" w:sz="6" w:space="0" w:color="auto"/>
            </w:tcBorders>
            <w:hideMark/>
          </w:tcPr>
          <w:p w14:paraId="543C3729" w14:textId="77777777" w:rsidR="00845EA9" w:rsidRDefault="00845EA9">
            <w:pPr>
              <w:spacing w:line="256" w:lineRule="auto"/>
              <w:rPr>
                <w:snapToGrid w:val="0"/>
                <w:color w:val="000000"/>
                <w:sz w:val="16"/>
              </w:rPr>
            </w:pPr>
            <w:r>
              <w:rPr>
                <w:snapToGrid w:val="0"/>
              </w:rPr>
              <w:t>g</w:t>
            </w:r>
          </w:p>
        </w:tc>
      </w:tr>
      <w:tr w:rsidR="00845EA9"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Default="00845EA9">
            <w:pPr>
              <w:spacing w:line="256" w:lineRule="auto"/>
              <w:rPr>
                <w:snapToGrid w:val="0"/>
                <w:color w:val="000000"/>
                <w:sz w:val="16"/>
              </w:rPr>
            </w:pPr>
            <w:r>
              <w:rPr>
                <w:snapToGrid w:val="0"/>
              </w:rPr>
              <w:t>8</w:t>
            </w:r>
          </w:p>
        </w:tc>
        <w:tc>
          <w:tcPr>
            <w:tcW w:w="1035" w:type="dxa"/>
            <w:hideMark/>
          </w:tcPr>
          <w:p w14:paraId="55014BB1" w14:textId="77777777" w:rsidR="00845EA9" w:rsidRDefault="00845EA9">
            <w:pPr>
              <w:spacing w:line="256" w:lineRule="auto"/>
              <w:rPr>
                <w:i/>
                <w:snapToGrid w:val="0"/>
                <w:color w:val="000000"/>
                <w:sz w:val="16"/>
              </w:rPr>
            </w:pPr>
            <w:proofErr w:type="gramStart"/>
            <w:r>
              <w:rPr>
                <w:i/>
                <w:snapToGrid w:val="0"/>
              </w:rPr>
              <w:t>bs  \</w:t>
            </w:r>
            <w:proofErr w:type="gramEnd"/>
            <w:r>
              <w:rPr>
                <w:i/>
                <w:snapToGrid w:val="0"/>
              </w:rPr>
              <w:t>b</w:t>
            </w:r>
          </w:p>
        </w:tc>
        <w:tc>
          <w:tcPr>
            <w:tcW w:w="1034" w:type="dxa"/>
            <w:tcBorders>
              <w:top w:val="nil"/>
              <w:left w:val="single" w:sz="6" w:space="0" w:color="auto"/>
              <w:bottom w:val="nil"/>
              <w:right w:val="nil"/>
            </w:tcBorders>
            <w:hideMark/>
          </w:tcPr>
          <w:p w14:paraId="2DC1B0F9" w14:textId="77777777" w:rsidR="00845EA9" w:rsidRDefault="00845EA9">
            <w:pPr>
              <w:spacing w:line="256" w:lineRule="auto"/>
              <w:rPr>
                <w:snapToGrid w:val="0"/>
                <w:color w:val="000000"/>
                <w:sz w:val="16"/>
              </w:rPr>
            </w:pPr>
            <w:r>
              <w:rPr>
                <w:snapToGrid w:val="0"/>
              </w:rPr>
              <w:t>40</w:t>
            </w:r>
          </w:p>
        </w:tc>
        <w:tc>
          <w:tcPr>
            <w:tcW w:w="1035" w:type="dxa"/>
            <w:hideMark/>
          </w:tcPr>
          <w:p w14:paraId="7AAF1AF8" w14:textId="77777777" w:rsidR="00845EA9" w:rsidRDefault="00845EA9">
            <w:pPr>
              <w:spacing w:line="256" w:lineRule="auto"/>
              <w:rPr>
                <w:snapToGrid w:val="0"/>
                <w:color w:val="000000"/>
                <w:sz w:val="16"/>
              </w:rPr>
            </w:pPr>
            <w:r>
              <w:rPr>
                <w:snapToGrid w:val="0"/>
              </w:rPr>
              <w:t>(</w:t>
            </w:r>
          </w:p>
        </w:tc>
        <w:tc>
          <w:tcPr>
            <w:tcW w:w="1034" w:type="dxa"/>
            <w:tcBorders>
              <w:top w:val="nil"/>
              <w:left w:val="single" w:sz="6" w:space="0" w:color="auto"/>
              <w:bottom w:val="nil"/>
              <w:right w:val="nil"/>
            </w:tcBorders>
            <w:hideMark/>
          </w:tcPr>
          <w:p w14:paraId="2AAA861E" w14:textId="77777777" w:rsidR="00845EA9" w:rsidRDefault="00845EA9">
            <w:pPr>
              <w:spacing w:line="256" w:lineRule="auto"/>
              <w:rPr>
                <w:snapToGrid w:val="0"/>
                <w:color w:val="000000"/>
                <w:sz w:val="16"/>
              </w:rPr>
            </w:pPr>
            <w:r>
              <w:rPr>
                <w:snapToGrid w:val="0"/>
              </w:rPr>
              <w:t>72</w:t>
            </w:r>
          </w:p>
        </w:tc>
        <w:tc>
          <w:tcPr>
            <w:tcW w:w="1034" w:type="dxa"/>
            <w:hideMark/>
          </w:tcPr>
          <w:p w14:paraId="6AE807A2" w14:textId="77777777" w:rsidR="00845EA9" w:rsidRDefault="00845EA9">
            <w:pPr>
              <w:spacing w:line="256" w:lineRule="auto"/>
              <w:rPr>
                <w:snapToGrid w:val="0"/>
                <w:color w:val="000000"/>
                <w:sz w:val="16"/>
              </w:rPr>
            </w:pPr>
            <w:r>
              <w:rPr>
                <w:snapToGrid w:val="0"/>
              </w:rPr>
              <w:t>H</w:t>
            </w:r>
          </w:p>
        </w:tc>
        <w:tc>
          <w:tcPr>
            <w:tcW w:w="1035" w:type="dxa"/>
            <w:tcBorders>
              <w:top w:val="nil"/>
              <w:left w:val="single" w:sz="6" w:space="0" w:color="auto"/>
              <w:bottom w:val="nil"/>
              <w:right w:val="nil"/>
            </w:tcBorders>
            <w:hideMark/>
          </w:tcPr>
          <w:p w14:paraId="6279D0C7" w14:textId="77777777" w:rsidR="00845EA9" w:rsidRDefault="00845EA9">
            <w:pPr>
              <w:spacing w:line="256" w:lineRule="auto"/>
              <w:rPr>
                <w:snapToGrid w:val="0"/>
                <w:color w:val="000000"/>
                <w:sz w:val="16"/>
              </w:rPr>
            </w:pPr>
            <w:r>
              <w:rPr>
                <w:snapToGrid w:val="0"/>
              </w:rPr>
              <w:t>104</w:t>
            </w:r>
          </w:p>
        </w:tc>
        <w:tc>
          <w:tcPr>
            <w:tcW w:w="1034" w:type="dxa"/>
            <w:tcBorders>
              <w:top w:val="nil"/>
              <w:left w:val="nil"/>
              <w:bottom w:val="nil"/>
              <w:right w:val="single" w:sz="6" w:space="0" w:color="auto"/>
            </w:tcBorders>
            <w:hideMark/>
          </w:tcPr>
          <w:p w14:paraId="764B571A" w14:textId="77777777" w:rsidR="00845EA9" w:rsidRDefault="00845EA9">
            <w:pPr>
              <w:spacing w:line="256" w:lineRule="auto"/>
              <w:rPr>
                <w:snapToGrid w:val="0"/>
                <w:color w:val="000000"/>
                <w:sz w:val="16"/>
              </w:rPr>
            </w:pPr>
            <w:r>
              <w:rPr>
                <w:snapToGrid w:val="0"/>
              </w:rPr>
              <w:t>h</w:t>
            </w:r>
          </w:p>
        </w:tc>
      </w:tr>
      <w:tr w:rsidR="00845EA9"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Default="00845EA9">
            <w:pPr>
              <w:spacing w:line="256" w:lineRule="auto"/>
              <w:rPr>
                <w:snapToGrid w:val="0"/>
                <w:color w:val="000000"/>
                <w:sz w:val="16"/>
              </w:rPr>
            </w:pPr>
            <w:r>
              <w:rPr>
                <w:snapToGrid w:val="0"/>
              </w:rPr>
              <w:t>9</w:t>
            </w:r>
          </w:p>
        </w:tc>
        <w:tc>
          <w:tcPr>
            <w:tcW w:w="1035" w:type="dxa"/>
            <w:hideMark/>
          </w:tcPr>
          <w:p w14:paraId="37FC8101" w14:textId="77777777" w:rsidR="00845EA9" w:rsidRDefault="00845EA9">
            <w:pPr>
              <w:spacing w:line="256" w:lineRule="auto"/>
              <w:rPr>
                <w:i/>
                <w:snapToGrid w:val="0"/>
                <w:color w:val="000000"/>
                <w:sz w:val="16"/>
              </w:rPr>
            </w:pPr>
            <w:proofErr w:type="spellStart"/>
            <w:proofErr w:type="gramStart"/>
            <w:r>
              <w:rPr>
                <w:i/>
                <w:snapToGrid w:val="0"/>
              </w:rPr>
              <w:t>ht</w:t>
            </w:r>
            <w:proofErr w:type="spellEnd"/>
            <w:r>
              <w:rPr>
                <w:i/>
                <w:snapToGrid w:val="0"/>
              </w:rPr>
              <w:t xml:space="preserve">  \</w:t>
            </w:r>
            <w:proofErr w:type="gramEnd"/>
            <w:r>
              <w:rPr>
                <w:i/>
                <w:snapToGrid w:val="0"/>
              </w:rPr>
              <w:t>t</w:t>
            </w:r>
          </w:p>
        </w:tc>
        <w:tc>
          <w:tcPr>
            <w:tcW w:w="1034" w:type="dxa"/>
            <w:tcBorders>
              <w:top w:val="nil"/>
              <w:left w:val="single" w:sz="6" w:space="0" w:color="auto"/>
              <w:bottom w:val="nil"/>
              <w:right w:val="nil"/>
            </w:tcBorders>
            <w:hideMark/>
          </w:tcPr>
          <w:p w14:paraId="6CEDC513" w14:textId="77777777" w:rsidR="00845EA9" w:rsidRDefault="00845EA9">
            <w:pPr>
              <w:spacing w:line="256" w:lineRule="auto"/>
              <w:rPr>
                <w:snapToGrid w:val="0"/>
                <w:color w:val="000000"/>
                <w:sz w:val="16"/>
              </w:rPr>
            </w:pPr>
            <w:r>
              <w:rPr>
                <w:snapToGrid w:val="0"/>
              </w:rPr>
              <w:t>41</w:t>
            </w:r>
          </w:p>
        </w:tc>
        <w:tc>
          <w:tcPr>
            <w:tcW w:w="1035" w:type="dxa"/>
            <w:hideMark/>
          </w:tcPr>
          <w:p w14:paraId="78AE4F34" w14:textId="77777777" w:rsidR="00845EA9" w:rsidRDefault="00845EA9">
            <w:pPr>
              <w:spacing w:line="256" w:lineRule="auto"/>
              <w:rPr>
                <w:snapToGrid w:val="0"/>
                <w:color w:val="000000"/>
                <w:sz w:val="16"/>
              </w:rPr>
            </w:pPr>
            <w:r>
              <w:rPr>
                <w:snapToGrid w:val="0"/>
              </w:rPr>
              <w:t>)</w:t>
            </w:r>
          </w:p>
        </w:tc>
        <w:tc>
          <w:tcPr>
            <w:tcW w:w="1034" w:type="dxa"/>
            <w:tcBorders>
              <w:top w:val="nil"/>
              <w:left w:val="single" w:sz="6" w:space="0" w:color="auto"/>
              <w:bottom w:val="nil"/>
              <w:right w:val="nil"/>
            </w:tcBorders>
            <w:hideMark/>
          </w:tcPr>
          <w:p w14:paraId="52216DE8" w14:textId="77777777" w:rsidR="00845EA9" w:rsidRDefault="00845EA9">
            <w:pPr>
              <w:spacing w:line="256" w:lineRule="auto"/>
              <w:rPr>
                <w:snapToGrid w:val="0"/>
                <w:color w:val="000000"/>
                <w:sz w:val="16"/>
              </w:rPr>
            </w:pPr>
            <w:r>
              <w:rPr>
                <w:snapToGrid w:val="0"/>
              </w:rPr>
              <w:t>73</w:t>
            </w:r>
          </w:p>
        </w:tc>
        <w:tc>
          <w:tcPr>
            <w:tcW w:w="1034" w:type="dxa"/>
            <w:hideMark/>
          </w:tcPr>
          <w:p w14:paraId="67824C66" w14:textId="77777777" w:rsidR="00845EA9" w:rsidRDefault="00845EA9">
            <w:pPr>
              <w:spacing w:line="256" w:lineRule="auto"/>
              <w:rPr>
                <w:snapToGrid w:val="0"/>
                <w:color w:val="000000"/>
                <w:sz w:val="16"/>
              </w:rPr>
            </w:pPr>
            <w:r>
              <w:rPr>
                <w:snapToGrid w:val="0"/>
              </w:rPr>
              <w:t>I</w:t>
            </w:r>
          </w:p>
        </w:tc>
        <w:tc>
          <w:tcPr>
            <w:tcW w:w="1035" w:type="dxa"/>
            <w:tcBorders>
              <w:top w:val="nil"/>
              <w:left w:val="single" w:sz="6" w:space="0" w:color="auto"/>
              <w:bottom w:val="nil"/>
              <w:right w:val="nil"/>
            </w:tcBorders>
            <w:hideMark/>
          </w:tcPr>
          <w:p w14:paraId="0CB9CD35" w14:textId="77777777" w:rsidR="00845EA9" w:rsidRDefault="00845EA9">
            <w:pPr>
              <w:spacing w:line="256" w:lineRule="auto"/>
              <w:rPr>
                <w:snapToGrid w:val="0"/>
                <w:color w:val="000000"/>
                <w:sz w:val="16"/>
              </w:rPr>
            </w:pPr>
            <w:r>
              <w:rPr>
                <w:snapToGrid w:val="0"/>
              </w:rPr>
              <w:t>105</w:t>
            </w:r>
          </w:p>
        </w:tc>
        <w:tc>
          <w:tcPr>
            <w:tcW w:w="1034" w:type="dxa"/>
            <w:tcBorders>
              <w:top w:val="nil"/>
              <w:left w:val="nil"/>
              <w:bottom w:val="nil"/>
              <w:right w:val="single" w:sz="6" w:space="0" w:color="auto"/>
            </w:tcBorders>
            <w:hideMark/>
          </w:tcPr>
          <w:p w14:paraId="4F023029" w14:textId="77777777" w:rsidR="00845EA9" w:rsidRDefault="00845EA9">
            <w:pPr>
              <w:spacing w:line="256" w:lineRule="auto"/>
              <w:rPr>
                <w:snapToGrid w:val="0"/>
                <w:color w:val="000000"/>
                <w:sz w:val="16"/>
              </w:rPr>
            </w:pPr>
            <w:proofErr w:type="spellStart"/>
            <w:r>
              <w:rPr>
                <w:snapToGrid w:val="0"/>
              </w:rPr>
              <w:t>i</w:t>
            </w:r>
            <w:proofErr w:type="spellEnd"/>
          </w:p>
        </w:tc>
      </w:tr>
      <w:tr w:rsidR="00845EA9"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Default="00845EA9">
            <w:pPr>
              <w:spacing w:line="256" w:lineRule="auto"/>
              <w:rPr>
                <w:snapToGrid w:val="0"/>
                <w:color w:val="000000"/>
                <w:sz w:val="16"/>
              </w:rPr>
            </w:pPr>
            <w:r>
              <w:rPr>
                <w:snapToGrid w:val="0"/>
              </w:rPr>
              <w:t>10</w:t>
            </w:r>
          </w:p>
        </w:tc>
        <w:tc>
          <w:tcPr>
            <w:tcW w:w="1035" w:type="dxa"/>
            <w:hideMark/>
          </w:tcPr>
          <w:p w14:paraId="78E7FA21" w14:textId="77777777" w:rsidR="00845EA9" w:rsidRDefault="00845EA9">
            <w:pPr>
              <w:spacing w:line="256" w:lineRule="auto"/>
              <w:rPr>
                <w:i/>
                <w:snapToGrid w:val="0"/>
                <w:color w:val="000000"/>
                <w:sz w:val="16"/>
              </w:rPr>
            </w:pPr>
            <w:proofErr w:type="spellStart"/>
            <w:proofErr w:type="gramStart"/>
            <w:r>
              <w:rPr>
                <w:i/>
                <w:snapToGrid w:val="0"/>
              </w:rPr>
              <w:t>lf</w:t>
            </w:r>
            <w:proofErr w:type="spellEnd"/>
            <w:r>
              <w:rPr>
                <w:i/>
                <w:snapToGrid w:val="0"/>
              </w:rPr>
              <w:t xml:space="preserve">  \</w:t>
            </w:r>
            <w:proofErr w:type="gramEnd"/>
            <w:r>
              <w:rPr>
                <w:i/>
                <w:snapToGrid w:val="0"/>
              </w:rPr>
              <w:t>n</w:t>
            </w:r>
          </w:p>
        </w:tc>
        <w:tc>
          <w:tcPr>
            <w:tcW w:w="1034" w:type="dxa"/>
            <w:tcBorders>
              <w:top w:val="nil"/>
              <w:left w:val="single" w:sz="6" w:space="0" w:color="auto"/>
              <w:bottom w:val="nil"/>
              <w:right w:val="nil"/>
            </w:tcBorders>
            <w:hideMark/>
          </w:tcPr>
          <w:p w14:paraId="7673C623" w14:textId="77777777" w:rsidR="00845EA9" w:rsidRDefault="00845EA9">
            <w:pPr>
              <w:spacing w:line="256" w:lineRule="auto"/>
              <w:rPr>
                <w:snapToGrid w:val="0"/>
                <w:color w:val="000000"/>
                <w:sz w:val="16"/>
              </w:rPr>
            </w:pPr>
            <w:r>
              <w:rPr>
                <w:snapToGrid w:val="0"/>
              </w:rPr>
              <w:t>42</w:t>
            </w:r>
          </w:p>
        </w:tc>
        <w:tc>
          <w:tcPr>
            <w:tcW w:w="1035" w:type="dxa"/>
            <w:hideMark/>
          </w:tcPr>
          <w:p w14:paraId="52851A2F" w14:textId="77777777" w:rsidR="00845EA9" w:rsidRDefault="00845EA9">
            <w:pPr>
              <w:spacing w:line="256" w:lineRule="auto"/>
              <w:rPr>
                <w:snapToGrid w:val="0"/>
                <w:color w:val="000000"/>
                <w:sz w:val="16"/>
              </w:rPr>
            </w:pPr>
            <w:r>
              <w:rPr>
                <w:snapToGrid w:val="0"/>
              </w:rPr>
              <w:t>*</w:t>
            </w:r>
          </w:p>
        </w:tc>
        <w:tc>
          <w:tcPr>
            <w:tcW w:w="1034" w:type="dxa"/>
            <w:tcBorders>
              <w:top w:val="nil"/>
              <w:left w:val="single" w:sz="6" w:space="0" w:color="auto"/>
              <w:bottom w:val="nil"/>
              <w:right w:val="nil"/>
            </w:tcBorders>
            <w:hideMark/>
          </w:tcPr>
          <w:p w14:paraId="574A6573" w14:textId="77777777" w:rsidR="00845EA9" w:rsidRDefault="00845EA9">
            <w:pPr>
              <w:spacing w:line="256" w:lineRule="auto"/>
              <w:rPr>
                <w:snapToGrid w:val="0"/>
                <w:color w:val="000000"/>
                <w:sz w:val="16"/>
              </w:rPr>
            </w:pPr>
            <w:r>
              <w:rPr>
                <w:snapToGrid w:val="0"/>
              </w:rPr>
              <w:t>74</w:t>
            </w:r>
          </w:p>
        </w:tc>
        <w:tc>
          <w:tcPr>
            <w:tcW w:w="1034" w:type="dxa"/>
            <w:hideMark/>
          </w:tcPr>
          <w:p w14:paraId="5C22C797" w14:textId="77777777" w:rsidR="00845EA9" w:rsidRDefault="00845EA9">
            <w:pPr>
              <w:spacing w:line="256" w:lineRule="auto"/>
              <w:rPr>
                <w:snapToGrid w:val="0"/>
                <w:color w:val="000000"/>
                <w:sz w:val="16"/>
              </w:rPr>
            </w:pPr>
            <w:r>
              <w:rPr>
                <w:snapToGrid w:val="0"/>
              </w:rPr>
              <w:t>J</w:t>
            </w:r>
          </w:p>
        </w:tc>
        <w:tc>
          <w:tcPr>
            <w:tcW w:w="1035" w:type="dxa"/>
            <w:tcBorders>
              <w:top w:val="nil"/>
              <w:left w:val="single" w:sz="6" w:space="0" w:color="auto"/>
              <w:bottom w:val="nil"/>
              <w:right w:val="nil"/>
            </w:tcBorders>
            <w:hideMark/>
          </w:tcPr>
          <w:p w14:paraId="3D4FCB64" w14:textId="77777777" w:rsidR="00845EA9" w:rsidRDefault="00845EA9">
            <w:pPr>
              <w:spacing w:line="256" w:lineRule="auto"/>
              <w:rPr>
                <w:snapToGrid w:val="0"/>
                <w:color w:val="000000"/>
                <w:sz w:val="16"/>
              </w:rPr>
            </w:pPr>
            <w:r>
              <w:rPr>
                <w:snapToGrid w:val="0"/>
              </w:rPr>
              <w:t>106</w:t>
            </w:r>
          </w:p>
        </w:tc>
        <w:tc>
          <w:tcPr>
            <w:tcW w:w="1034" w:type="dxa"/>
            <w:tcBorders>
              <w:top w:val="nil"/>
              <w:left w:val="nil"/>
              <w:bottom w:val="nil"/>
              <w:right w:val="single" w:sz="6" w:space="0" w:color="auto"/>
            </w:tcBorders>
            <w:hideMark/>
          </w:tcPr>
          <w:p w14:paraId="393A8582" w14:textId="77777777" w:rsidR="00845EA9" w:rsidRDefault="00845EA9">
            <w:pPr>
              <w:spacing w:line="256" w:lineRule="auto"/>
              <w:rPr>
                <w:snapToGrid w:val="0"/>
                <w:color w:val="000000"/>
                <w:sz w:val="16"/>
              </w:rPr>
            </w:pPr>
            <w:r>
              <w:rPr>
                <w:snapToGrid w:val="0"/>
              </w:rPr>
              <w:t>j</w:t>
            </w:r>
          </w:p>
        </w:tc>
      </w:tr>
      <w:tr w:rsidR="00845EA9"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Default="00845EA9">
            <w:pPr>
              <w:spacing w:line="256" w:lineRule="auto"/>
              <w:rPr>
                <w:snapToGrid w:val="0"/>
                <w:color w:val="000000"/>
                <w:sz w:val="16"/>
              </w:rPr>
            </w:pPr>
            <w:r>
              <w:rPr>
                <w:snapToGrid w:val="0"/>
              </w:rPr>
              <w:t>11</w:t>
            </w:r>
          </w:p>
        </w:tc>
        <w:tc>
          <w:tcPr>
            <w:tcW w:w="1035" w:type="dxa"/>
            <w:hideMark/>
          </w:tcPr>
          <w:p w14:paraId="7DFF430F" w14:textId="77777777" w:rsidR="00845EA9" w:rsidRDefault="00845EA9">
            <w:pPr>
              <w:spacing w:line="256" w:lineRule="auto"/>
              <w:rPr>
                <w:i/>
                <w:snapToGrid w:val="0"/>
                <w:color w:val="000000"/>
                <w:sz w:val="16"/>
              </w:rPr>
            </w:pPr>
            <w:proofErr w:type="spellStart"/>
            <w:r>
              <w:rPr>
                <w:i/>
                <w:snapToGrid w:val="0"/>
              </w:rPr>
              <w:t>vt</w:t>
            </w:r>
            <w:proofErr w:type="spellEnd"/>
            <w:r>
              <w:rPr>
                <w:i/>
                <w:snapToGrid w:val="0"/>
              </w:rPr>
              <w:t xml:space="preserve"> \</w:t>
            </w:r>
            <w:proofErr w:type="spellStart"/>
            <w:r>
              <w:rPr>
                <w:i/>
                <w:snapToGrid w:val="0"/>
              </w:rPr>
              <w:t>vt</w:t>
            </w:r>
            <w:proofErr w:type="spellEnd"/>
          </w:p>
        </w:tc>
        <w:tc>
          <w:tcPr>
            <w:tcW w:w="1034" w:type="dxa"/>
            <w:tcBorders>
              <w:top w:val="nil"/>
              <w:left w:val="single" w:sz="6" w:space="0" w:color="auto"/>
              <w:bottom w:val="nil"/>
              <w:right w:val="nil"/>
            </w:tcBorders>
            <w:hideMark/>
          </w:tcPr>
          <w:p w14:paraId="44BC8FAF" w14:textId="77777777" w:rsidR="00845EA9" w:rsidRDefault="00845EA9">
            <w:pPr>
              <w:spacing w:line="256" w:lineRule="auto"/>
              <w:rPr>
                <w:snapToGrid w:val="0"/>
                <w:color w:val="000000"/>
                <w:sz w:val="16"/>
              </w:rPr>
            </w:pPr>
            <w:r>
              <w:rPr>
                <w:snapToGrid w:val="0"/>
              </w:rPr>
              <w:t>43</w:t>
            </w:r>
          </w:p>
        </w:tc>
        <w:tc>
          <w:tcPr>
            <w:tcW w:w="1035" w:type="dxa"/>
            <w:hideMark/>
          </w:tcPr>
          <w:p w14:paraId="10E10285" w14:textId="77777777" w:rsidR="00845EA9" w:rsidRDefault="00845EA9">
            <w:pPr>
              <w:spacing w:line="256" w:lineRule="auto"/>
              <w:rPr>
                <w:snapToGrid w:val="0"/>
                <w:color w:val="000000"/>
                <w:sz w:val="16"/>
              </w:rPr>
            </w:pPr>
            <w:r>
              <w:rPr>
                <w:snapToGrid w:val="0"/>
              </w:rPr>
              <w:t>+</w:t>
            </w:r>
          </w:p>
        </w:tc>
        <w:tc>
          <w:tcPr>
            <w:tcW w:w="1034" w:type="dxa"/>
            <w:tcBorders>
              <w:top w:val="nil"/>
              <w:left w:val="single" w:sz="6" w:space="0" w:color="auto"/>
              <w:bottom w:val="nil"/>
              <w:right w:val="nil"/>
            </w:tcBorders>
            <w:hideMark/>
          </w:tcPr>
          <w:p w14:paraId="232A68E8" w14:textId="77777777" w:rsidR="00845EA9" w:rsidRDefault="00845EA9">
            <w:pPr>
              <w:spacing w:line="256" w:lineRule="auto"/>
              <w:rPr>
                <w:snapToGrid w:val="0"/>
                <w:color w:val="000000"/>
                <w:sz w:val="16"/>
              </w:rPr>
            </w:pPr>
            <w:r>
              <w:rPr>
                <w:snapToGrid w:val="0"/>
              </w:rPr>
              <w:t>75</w:t>
            </w:r>
          </w:p>
        </w:tc>
        <w:tc>
          <w:tcPr>
            <w:tcW w:w="1034" w:type="dxa"/>
            <w:hideMark/>
          </w:tcPr>
          <w:p w14:paraId="2D0755CA" w14:textId="77777777" w:rsidR="00845EA9" w:rsidRDefault="00845EA9">
            <w:pPr>
              <w:spacing w:line="256" w:lineRule="auto"/>
              <w:rPr>
                <w:snapToGrid w:val="0"/>
                <w:color w:val="000000"/>
                <w:sz w:val="16"/>
              </w:rPr>
            </w:pPr>
            <w:r>
              <w:rPr>
                <w:snapToGrid w:val="0"/>
              </w:rPr>
              <w:t>K</w:t>
            </w:r>
          </w:p>
        </w:tc>
        <w:tc>
          <w:tcPr>
            <w:tcW w:w="1035" w:type="dxa"/>
            <w:tcBorders>
              <w:top w:val="nil"/>
              <w:left w:val="single" w:sz="6" w:space="0" w:color="auto"/>
              <w:bottom w:val="nil"/>
              <w:right w:val="nil"/>
            </w:tcBorders>
            <w:hideMark/>
          </w:tcPr>
          <w:p w14:paraId="0D72E121" w14:textId="77777777" w:rsidR="00845EA9" w:rsidRDefault="00845EA9">
            <w:pPr>
              <w:spacing w:line="256" w:lineRule="auto"/>
              <w:rPr>
                <w:snapToGrid w:val="0"/>
                <w:color w:val="000000"/>
                <w:sz w:val="16"/>
              </w:rPr>
            </w:pPr>
            <w:r>
              <w:rPr>
                <w:snapToGrid w:val="0"/>
              </w:rPr>
              <w:t>107</w:t>
            </w:r>
          </w:p>
        </w:tc>
        <w:tc>
          <w:tcPr>
            <w:tcW w:w="1034" w:type="dxa"/>
            <w:tcBorders>
              <w:top w:val="nil"/>
              <w:left w:val="nil"/>
              <w:bottom w:val="nil"/>
              <w:right w:val="single" w:sz="6" w:space="0" w:color="auto"/>
            </w:tcBorders>
            <w:hideMark/>
          </w:tcPr>
          <w:p w14:paraId="0B33720D" w14:textId="77777777" w:rsidR="00845EA9" w:rsidRDefault="00845EA9">
            <w:pPr>
              <w:spacing w:line="256" w:lineRule="auto"/>
              <w:rPr>
                <w:snapToGrid w:val="0"/>
                <w:color w:val="000000"/>
                <w:sz w:val="16"/>
              </w:rPr>
            </w:pPr>
            <w:r>
              <w:rPr>
                <w:snapToGrid w:val="0"/>
              </w:rPr>
              <w:t>k</w:t>
            </w:r>
          </w:p>
        </w:tc>
      </w:tr>
      <w:tr w:rsidR="00845EA9"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Default="00845EA9">
            <w:pPr>
              <w:spacing w:line="256" w:lineRule="auto"/>
              <w:rPr>
                <w:snapToGrid w:val="0"/>
                <w:color w:val="000000"/>
                <w:sz w:val="16"/>
              </w:rPr>
            </w:pPr>
            <w:r>
              <w:rPr>
                <w:snapToGrid w:val="0"/>
              </w:rPr>
              <w:t>12</w:t>
            </w:r>
          </w:p>
        </w:tc>
        <w:tc>
          <w:tcPr>
            <w:tcW w:w="1035" w:type="dxa"/>
            <w:hideMark/>
          </w:tcPr>
          <w:p w14:paraId="1D314A1A" w14:textId="77777777" w:rsidR="00845EA9" w:rsidRDefault="00845EA9">
            <w:pPr>
              <w:spacing w:line="256" w:lineRule="auto"/>
              <w:rPr>
                <w:i/>
                <w:snapToGrid w:val="0"/>
                <w:color w:val="000000"/>
                <w:sz w:val="16"/>
              </w:rPr>
            </w:pPr>
            <w:proofErr w:type="gramStart"/>
            <w:r>
              <w:rPr>
                <w:i/>
                <w:snapToGrid w:val="0"/>
              </w:rPr>
              <w:t>ff  \</w:t>
            </w:r>
            <w:proofErr w:type="gramEnd"/>
            <w:r>
              <w:rPr>
                <w:i/>
                <w:snapToGrid w:val="0"/>
              </w:rPr>
              <w:t>f</w:t>
            </w:r>
          </w:p>
        </w:tc>
        <w:tc>
          <w:tcPr>
            <w:tcW w:w="1034" w:type="dxa"/>
            <w:tcBorders>
              <w:top w:val="nil"/>
              <w:left w:val="single" w:sz="6" w:space="0" w:color="auto"/>
              <w:bottom w:val="nil"/>
              <w:right w:val="nil"/>
            </w:tcBorders>
            <w:hideMark/>
          </w:tcPr>
          <w:p w14:paraId="06F48F9B" w14:textId="77777777" w:rsidR="00845EA9" w:rsidRDefault="00845EA9">
            <w:pPr>
              <w:spacing w:line="256" w:lineRule="auto"/>
              <w:rPr>
                <w:snapToGrid w:val="0"/>
                <w:color w:val="000000"/>
                <w:sz w:val="16"/>
              </w:rPr>
            </w:pPr>
            <w:r>
              <w:rPr>
                <w:snapToGrid w:val="0"/>
              </w:rPr>
              <w:t>44</w:t>
            </w:r>
          </w:p>
        </w:tc>
        <w:tc>
          <w:tcPr>
            <w:tcW w:w="1035" w:type="dxa"/>
            <w:hideMark/>
          </w:tcPr>
          <w:p w14:paraId="6F35DDB6" w14:textId="77777777" w:rsidR="00845EA9" w:rsidRDefault="00845EA9">
            <w:pPr>
              <w:spacing w:line="256" w:lineRule="auto"/>
              <w:rPr>
                <w:snapToGrid w:val="0"/>
                <w:color w:val="000000"/>
                <w:sz w:val="16"/>
              </w:rPr>
            </w:pPr>
            <w:r>
              <w:rPr>
                <w:snapToGrid w:val="0"/>
              </w:rPr>
              <w:t>,</w:t>
            </w:r>
          </w:p>
        </w:tc>
        <w:tc>
          <w:tcPr>
            <w:tcW w:w="1034" w:type="dxa"/>
            <w:tcBorders>
              <w:top w:val="nil"/>
              <w:left w:val="single" w:sz="6" w:space="0" w:color="auto"/>
              <w:bottom w:val="nil"/>
              <w:right w:val="nil"/>
            </w:tcBorders>
            <w:hideMark/>
          </w:tcPr>
          <w:p w14:paraId="008775FF" w14:textId="77777777" w:rsidR="00845EA9" w:rsidRDefault="00845EA9">
            <w:pPr>
              <w:spacing w:line="256" w:lineRule="auto"/>
              <w:rPr>
                <w:snapToGrid w:val="0"/>
                <w:color w:val="000000"/>
                <w:sz w:val="16"/>
              </w:rPr>
            </w:pPr>
            <w:r>
              <w:rPr>
                <w:snapToGrid w:val="0"/>
              </w:rPr>
              <w:t>76</w:t>
            </w:r>
          </w:p>
        </w:tc>
        <w:tc>
          <w:tcPr>
            <w:tcW w:w="1034" w:type="dxa"/>
            <w:hideMark/>
          </w:tcPr>
          <w:p w14:paraId="67C67A3F" w14:textId="77777777" w:rsidR="00845EA9" w:rsidRDefault="00845EA9">
            <w:pPr>
              <w:spacing w:line="256" w:lineRule="auto"/>
              <w:rPr>
                <w:snapToGrid w:val="0"/>
                <w:color w:val="000000"/>
                <w:sz w:val="16"/>
              </w:rPr>
            </w:pPr>
            <w:r>
              <w:rPr>
                <w:snapToGrid w:val="0"/>
              </w:rPr>
              <w:t>L</w:t>
            </w:r>
          </w:p>
        </w:tc>
        <w:tc>
          <w:tcPr>
            <w:tcW w:w="1035" w:type="dxa"/>
            <w:tcBorders>
              <w:top w:val="nil"/>
              <w:left w:val="single" w:sz="6" w:space="0" w:color="auto"/>
              <w:bottom w:val="nil"/>
              <w:right w:val="nil"/>
            </w:tcBorders>
            <w:hideMark/>
          </w:tcPr>
          <w:p w14:paraId="444CAF16" w14:textId="77777777" w:rsidR="00845EA9" w:rsidRDefault="00845EA9">
            <w:pPr>
              <w:spacing w:line="256" w:lineRule="auto"/>
              <w:rPr>
                <w:snapToGrid w:val="0"/>
                <w:color w:val="000000"/>
                <w:sz w:val="16"/>
              </w:rPr>
            </w:pPr>
            <w:r>
              <w:rPr>
                <w:snapToGrid w:val="0"/>
              </w:rPr>
              <w:t>108</w:t>
            </w:r>
          </w:p>
        </w:tc>
        <w:tc>
          <w:tcPr>
            <w:tcW w:w="1034" w:type="dxa"/>
            <w:tcBorders>
              <w:top w:val="nil"/>
              <w:left w:val="nil"/>
              <w:bottom w:val="nil"/>
              <w:right w:val="single" w:sz="6" w:space="0" w:color="auto"/>
            </w:tcBorders>
            <w:hideMark/>
          </w:tcPr>
          <w:p w14:paraId="4CE5A905" w14:textId="77777777" w:rsidR="00845EA9" w:rsidRDefault="00845EA9">
            <w:pPr>
              <w:spacing w:line="256" w:lineRule="auto"/>
              <w:rPr>
                <w:snapToGrid w:val="0"/>
                <w:color w:val="000000"/>
                <w:sz w:val="16"/>
              </w:rPr>
            </w:pPr>
            <w:r>
              <w:rPr>
                <w:snapToGrid w:val="0"/>
              </w:rPr>
              <w:t>l</w:t>
            </w:r>
          </w:p>
        </w:tc>
      </w:tr>
      <w:tr w:rsidR="00845EA9"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Default="00845EA9">
            <w:pPr>
              <w:spacing w:line="256" w:lineRule="auto"/>
              <w:rPr>
                <w:snapToGrid w:val="0"/>
                <w:color w:val="000000"/>
                <w:sz w:val="16"/>
              </w:rPr>
            </w:pPr>
            <w:r>
              <w:rPr>
                <w:snapToGrid w:val="0"/>
              </w:rPr>
              <w:t>13</w:t>
            </w:r>
          </w:p>
        </w:tc>
        <w:tc>
          <w:tcPr>
            <w:tcW w:w="1035" w:type="dxa"/>
            <w:hideMark/>
          </w:tcPr>
          <w:p w14:paraId="6AB924F9" w14:textId="77777777" w:rsidR="00845EA9" w:rsidRDefault="00845EA9">
            <w:pPr>
              <w:spacing w:line="256" w:lineRule="auto"/>
              <w:rPr>
                <w:i/>
                <w:snapToGrid w:val="0"/>
                <w:color w:val="000000"/>
                <w:sz w:val="16"/>
              </w:rPr>
            </w:pPr>
            <w:proofErr w:type="spellStart"/>
            <w:proofErr w:type="gramStart"/>
            <w:r>
              <w:rPr>
                <w:i/>
                <w:snapToGrid w:val="0"/>
              </w:rPr>
              <w:t>cr</w:t>
            </w:r>
            <w:proofErr w:type="spellEnd"/>
            <w:r>
              <w:rPr>
                <w:i/>
                <w:snapToGrid w:val="0"/>
              </w:rPr>
              <w:t xml:space="preserve">  \</w:t>
            </w:r>
            <w:proofErr w:type="gramEnd"/>
            <w:r>
              <w:rPr>
                <w:i/>
                <w:snapToGrid w:val="0"/>
              </w:rPr>
              <w:t>r</w:t>
            </w:r>
          </w:p>
        </w:tc>
        <w:tc>
          <w:tcPr>
            <w:tcW w:w="1034" w:type="dxa"/>
            <w:tcBorders>
              <w:top w:val="nil"/>
              <w:left w:val="single" w:sz="6" w:space="0" w:color="auto"/>
              <w:bottom w:val="nil"/>
              <w:right w:val="nil"/>
            </w:tcBorders>
            <w:hideMark/>
          </w:tcPr>
          <w:p w14:paraId="5BCC64CF" w14:textId="77777777" w:rsidR="00845EA9" w:rsidRDefault="00845EA9">
            <w:pPr>
              <w:spacing w:line="256" w:lineRule="auto"/>
              <w:rPr>
                <w:snapToGrid w:val="0"/>
                <w:color w:val="000000"/>
                <w:sz w:val="16"/>
              </w:rPr>
            </w:pPr>
            <w:r>
              <w:rPr>
                <w:snapToGrid w:val="0"/>
              </w:rPr>
              <w:t>45</w:t>
            </w:r>
          </w:p>
        </w:tc>
        <w:tc>
          <w:tcPr>
            <w:tcW w:w="1035" w:type="dxa"/>
            <w:hideMark/>
          </w:tcPr>
          <w:p w14:paraId="4B4438CF" w14:textId="77777777" w:rsidR="00845EA9" w:rsidRDefault="00845EA9">
            <w:pPr>
              <w:spacing w:line="256" w:lineRule="auto"/>
              <w:rPr>
                <w:snapToGrid w:val="0"/>
                <w:color w:val="000000"/>
                <w:sz w:val="16"/>
              </w:rPr>
            </w:pPr>
            <w:r>
              <w:rPr>
                <w:snapToGrid w:val="0"/>
              </w:rPr>
              <w:t>-</w:t>
            </w:r>
          </w:p>
        </w:tc>
        <w:tc>
          <w:tcPr>
            <w:tcW w:w="1034" w:type="dxa"/>
            <w:tcBorders>
              <w:top w:val="nil"/>
              <w:left w:val="single" w:sz="6" w:space="0" w:color="auto"/>
              <w:bottom w:val="nil"/>
              <w:right w:val="nil"/>
            </w:tcBorders>
            <w:hideMark/>
          </w:tcPr>
          <w:p w14:paraId="13442E5A" w14:textId="77777777" w:rsidR="00845EA9" w:rsidRDefault="00845EA9">
            <w:pPr>
              <w:spacing w:line="256" w:lineRule="auto"/>
              <w:rPr>
                <w:snapToGrid w:val="0"/>
                <w:color w:val="000000"/>
                <w:sz w:val="16"/>
              </w:rPr>
            </w:pPr>
            <w:r>
              <w:rPr>
                <w:snapToGrid w:val="0"/>
              </w:rPr>
              <w:t>77</w:t>
            </w:r>
          </w:p>
        </w:tc>
        <w:tc>
          <w:tcPr>
            <w:tcW w:w="1034" w:type="dxa"/>
            <w:hideMark/>
          </w:tcPr>
          <w:p w14:paraId="39B2DB4F" w14:textId="77777777" w:rsidR="00845EA9" w:rsidRDefault="00845EA9">
            <w:pPr>
              <w:spacing w:line="256" w:lineRule="auto"/>
              <w:rPr>
                <w:snapToGrid w:val="0"/>
                <w:color w:val="000000"/>
                <w:sz w:val="16"/>
              </w:rPr>
            </w:pPr>
            <w:r>
              <w:rPr>
                <w:snapToGrid w:val="0"/>
              </w:rPr>
              <w:t>M</w:t>
            </w:r>
          </w:p>
        </w:tc>
        <w:tc>
          <w:tcPr>
            <w:tcW w:w="1035" w:type="dxa"/>
            <w:tcBorders>
              <w:top w:val="nil"/>
              <w:left w:val="single" w:sz="6" w:space="0" w:color="auto"/>
              <w:bottom w:val="nil"/>
              <w:right w:val="nil"/>
            </w:tcBorders>
            <w:hideMark/>
          </w:tcPr>
          <w:p w14:paraId="1D942A69" w14:textId="77777777" w:rsidR="00845EA9" w:rsidRDefault="00845EA9">
            <w:pPr>
              <w:spacing w:line="256" w:lineRule="auto"/>
              <w:rPr>
                <w:snapToGrid w:val="0"/>
                <w:color w:val="000000"/>
                <w:sz w:val="16"/>
              </w:rPr>
            </w:pPr>
            <w:r>
              <w:rPr>
                <w:snapToGrid w:val="0"/>
              </w:rPr>
              <w:t>109</w:t>
            </w:r>
          </w:p>
        </w:tc>
        <w:tc>
          <w:tcPr>
            <w:tcW w:w="1034" w:type="dxa"/>
            <w:tcBorders>
              <w:top w:val="nil"/>
              <w:left w:val="nil"/>
              <w:bottom w:val="nil"/>
              <w:right w:val="single" w:sz="6" w:space="0" w:color="auto"/>
            </w:tcBorders>
            <w:hideMark/>
          </w:tcPr>
          <w:p w14:paraId="582BC746" w14:textId="77777777" w:rsidR="00845EA9" w:rsidRDefault="00845EA9">
            <w:pPr>
              <w:spacing w:line="256" w:lineRule="auto"/>
              <w:rPr>
                <w:snapToGrid w:val="0"/>
                <w:color w:val="000000"/>
                <w:sz w:val="16"/>
              </w:rPr>
            </w:pPr>
            <w:r>
              <w:rPr>
                <w:snapToGrid w:val="0"/>
              </w:rPr>
              <w:t>m</w:t>
            </w:r>
          </w:p>
        </w:tc>
      </w:tr>
      <w:tr w:rsidR="00845EA9"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Default="00845EA9">
            <w:pPr>
              <w:spacing w:line="256" w:lineRule="auto"/>
              <w:rPr>
                <w:snapToGrid w:val="0"/>
                <w:color w:val="000000"/>
                <w:sz w:val="16"/>
              </w:rPr>
            </w:pPr>
            <w:r>
              <w:rPr>
                <w:snapToGrid w:val="0"/>
              </w:rPr>
              <w:t>14</w:t>
            </w:r>
          </w:p>
        </w:tc>
        <w:tc>
          <w:tcPr>
            <w:tcW w:w="1035" w:type="dxa"/>
            <w:hideMark/>
          </w:tcPr>
          <w:p w14:paraId="44FF764E" w14:textId="77777777" w:rsidR="00845EA9" w:rsidRDefault="00845EA9">
            <w:pPr>
              <w:spacing w:line="256" w:lineRule="auto"/>
              <w:rPr>
                <w:i/>
                <w:snapToGrid w:val="0"/>
                <w:color w:val="000000"/>
                <w:sz w:val="16"/>
              </w:rPr>
            </w:pPr>
            <w:r>
              <w:rPr>
                <w:i/>
                <w:snapToGrid w:val="0"/>
              </w:rPr>
              <w:t>soh</w:t>
            </w:r>
          </w:p>
        </w:tc>
        <w:tc>
          <w:tcPr>
            <w:tcW w:w="1034" w:type="dxa"/>
            <w:tcBorders>
              <w:top w:val="nil"/>
              <w:left w:val="single" w:sz="6" w:space="0" w:color="auto"/>
              <w:bottom w:val="nil"/>
              <w:right w:val="nil"/>
            </w:tcBorders>
            <w:hideMark/>
          </w:tcPr>
          <w:p w14:paraId="176A6C39" w14:textId="77777777" w:rsidR="00845EA9" w:rsidRDefault="00845EA9">
            <w:pPr>
              <w:spacing w:line="256" w:lineRule="auto"/>
              <w:rPr>
                <w:snapToGrid w:val="0"/>
                <w:color w:val="000000"/>
                <w:sz w:val="16"/>
              </w:rPr>
            </w:pPr>
            <w:r>
              <w:rPr>
                <w:snapToGrid w:val="0"/>
              </w:rPr>
              <w:t>46</w:t>
            </w:r>
          </w:p>
        </w:tc>
        <w:tc>
          <w:tcPr>
            <w:tcW w:w="1035" w:type="dxa"/>
            <w:hideMark/>
          </w:tcPr>
          <w:p w14:paraId="68C69109" w14:textId="77777777" w:rsidR="00845EA9" w:rsidRDefault="00845EA9">
            <w:pPr>
              <w:spacing w:line="256" w:lineRule="auto"/>
              <w:rPr>
                <w:snapToGrid w:val="0"/>
                <w:color w:val="000000"/>
                <w:sz w:val="16"/>
              </w:rPr>
            </w:pPr>
            <w:r>
              <w:rPr>
                <w:snapToGrid w:val="0"/>
              </w:rPr>
              <w:t>.</w:t>
            </w:r>
          </w:p>
        </w:tc>
        <w:tc>
          <w:tcPr>
            <w:tcW w:w="1034" w:type="dxa"/>
            <w:tcBorders>
              <w:top w:val="nil"/>
              <w:left w:val="single" w:sz="6" w:space="0" w:color="auto"/>
              <w:bottom w:val="nil"/>
              <w:right w:val="nil"/>
            </w:tcBorders>
            <w:hideMark/>
          </w:tcPr>
          <w:p w14:paraId="24B6E74E" w14:textId="77777777" w:rsidR="00845EA9" w:rsidRDefault="00845EA9">
            <w:pPr>
              <w:spacing w:line="256" w:lineRule="auto"/>
              <w:rPr>
                <w:snapToGrid w:val="0"/>
                <w:color w:val="000000"/>
                <w:sz w:val="16"/>
              </w:rPr>
            </w:pPr>
            <w:r>
              <w:rPr>
                <w:snapToGrid w:val="0"/>
              </w:rPr>
              <w:t>78</w:t>
            </w:r>
          </w:p>
        </w:tc>
        <w:tc>
          <w:tcPr>
            <w:tcW w:w="1034" w:type="dxa"/>
            <w:hideMark/>
          </w:tcPr>
          <w:p w14:paraId="17D4576E" w14:textId="77777777" w:rsidR="00845EA9" w:rsidRDefault="00845EA9">
            <w:pPr>
              <w:spacing w:line="256" w:lineRule="auto"/>
              <w:rPr>
                <w:snapToGrid w:val="0"/>
                <w:color w:val="000000"/>
                <w:sz w:val="16"/>
              </w:rPr>
            </w:pPr>
            <w:r>
              <w:rPr>
                <w:snapToGrid w:val="0"/>
              </w:rPr>
              <w:t>N</w:t>
            </w:r>
          </w:p>
        </w:tc>
        <w:tc>
          <w:tcPr>
            <w:tcW w:w="1035" w:type="dxa"/>
            <w:tcBorders>
              <w:top w:val="nil"/>
              <w:left w:val="single" w:sz="6" w:space="0" w:color="auto"/>
              <w:bottom w:val="nil"/>
              <w:right w:val="nil"/>
            </w:tcBorders>
            <w:hideMark/>
          </w:tcPr>
          <w:p w14:paraId="482AE45D" w14:textId="77777777" w:rsidR="00845EA9" w:rsidRDefault="00845EA9">
            <w:pPr>
              <w:spacing w:line="256" w:lineRule="auto"/>
              <w:rPr>
                <w:snapToGrid w:val="0"/>
                <w:color w:val="000000"/>
                <w:sz w:val="16"/>
              </w:rPr>
            </w:pPr>
            <w:r>
              <w:rPr>
                <w:snapToGrid w:val="0"/>
              </w:rPr>
              <w:t>110</w:t>
            </w:r>
          </w:p>
        </w:tc>
        <w:tc>
          <w:tcPr>
            <w:tcW w:w="1034" w:type="dxa"/>
            <w:tcBorders>
              <w:top w:val="nil"/>
              <w:left w:val="nil"/>
              <w:bottom w:val="nil"/>
              <w:right w:val="single" w:sz="6" w:space="0" w:color="auto"/>
            </w:tcBorders>
            <w:hideMark/>
          </w:tcPr>
          <w:p w14:paraId="30878F9D" w14:textId="77777777" w:rsidR="00845EA9" w:rsidRDefault="00845EA9">
            <w:pPr>
              <w:spacing w:line="256" w:lineRule="auto"/>
              <w:rPr>
                <w:snapToGrid w:val="0"/>
                <w:color w:val="000000"/>
                <w:sz w:val="16"/>
              </w:rPr>
            </w:pPr>
            <w:r>
              <w:rPr>
                <w:snapToGrid w:val="0"/>
              </w:rPr>
              <w:t>n</w:t>
            </w:r>
          </w:p>
        </w:tc>
      </w:tr>
      <w:tr w:rsidR="00845EA9"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Default="00845EA9">
            <w:pPr>
              <w:spacing w:line="256" w:lineRule="auto"/>
              <w:rPr>
                <w:snapToGrid w:val="0"/>
                <w:color w:val="000000"/>
                <w:sz w:val="16"/>
              </w:rPr>
            </w:pPr>
            <w:r>
              <w:rPr>
                <w:snapToGrid w:val="0"/>
              </w:rPr>
              <w:t>15</w:t>
            </w:r>
          </w:p>
        </w:tc>
        <w:tc>
          <w:tcPr>
            <w:tcW w:w="1035" w:type="dxa"/>
            <w:hideMark/>
          </w:tcPr>
          <w:p w14:paraId="3E19B9CF" w14:textId="77777777" w:rsidR="00845EA9" w:rsidRDefault="00845EA9">
            <w:pPr>
              <w:spacing w:line="256" w:lineRule="auto"/>
              <w:rPr>
                <w:i/>
                <w:snapToGrid w:val="0"/>
                <w:color w:val="000000"/>
                <w:sz w:val="16"/>
              </w:rPr>
            </w:pPr>
            <w:proofErr w:type="spellStart"/>
            <w:r>
              <w:rPr>
                <w:i/>
                <w:snapToGrid w:val="0"/>
              </w:rPr>
              <w:t>si</w:t>
            </w:r>
            <w:proofErr w:type="spellEnd"/>
          </w:p>
        </w:tc>
        <w:tc>
          <w:tcPr>
            <w:tcW w:w="1034" w:type="dxa"/>
            <w:tcBorders>
              <w:top w:val="nil"/>
              <w:left w:val="single" w:sz="6" w:space="0" w:color="auto"/>
              <w:bottom w:val="nil"/>
              <w:right w:val="nil"/>
            </w:tcBorders>
            <w:hideMark/>
          </w:tcPr>
          <w:p w14:paraId="7BFA0C51" w14:textId="77777777" w:rsidR="00845EA9" w:rsidRDefault="00845EA9">
            <w:pPr>
              <w:spacing w:line="256" w:lineRule="auto"/>
              <w:rPr>
                <w:snapToGrid w:val="0"/>
                <w:color w:val="000000"/>
                <w:sz w:val="16"/>
              </w:rPr>
            </w:pPr>
            <w:r>
              <w:rPr>
                <w:snapToGrid w:val="0"/>
              </w:rPr>
              <w:t>47</w:t>
            </w:r>
          </w:p>
        </w:tc>
        <w:tc>
          <w:tcPr>
            <w:tcW w:w="1035" w:type="dxa"/>
            <w:hideMark/>
          </w:tcPr>
          <w:p w14:paraId="42B782A0" w14:textId="77777777" w:rsidR="00845EA9" w:rsidRDefault="00845EA9">
            <w:pPr>
              <w:spacing w:line="256" w:lineRule="auto"/>
              <w:rPr>
                <w:snapToGrid w:val="0"/>
                <w:color w:val="000000"/>
                <w:sz w:val="16"/>
              </w:rPr>
            </w:pPr>
            <w:r>
              <w:rPr>
                <w:snapToGrid w:val="0"/>
              </w:rPr>
              <w:t>/</w:t>
            </w:r>
          </w:p>
        </w:tc>
        <w:tc>
          <w:tcPr>
            <w:tcW w:w="1034" w:type="dxa"/>
            <w:tcBorders>
              <w:top w:val="nil"/>
              <w:left w:val="single" w:sz="6" w:space="0" w:color="auto"/>
              <w:bottom w:val="nil"/>
              <w:right w:val="nil"/>
            </w:tcBorders>
            <w:hideMark/>
          </w:tcPr>
          <w:p w14:paraId="151B1011" w14:textId="77777777" w:rsidR="00845EA9" w:rsidRDefault="00845EA9">
            <w:pPr>
              <w:spacing w:line="256" w:lineRule="auto"/>
              <w:rPr>
                <w:snapToGrid w:val="0"/>
                <w:color w:val="000000"/>
                <w:sz w:val="16"/>
              </w:rPr>
            </w:pPr>
            <w:r>
              <w:rPr>
                <w:snapToGrid w:val="0"/>
              </w:rPr>
              <w:t>79</w:t>
            </w:r>
          </w:p>
        </w:tc>
        <w:tc>
          <w:tcPr>
            <w:tcW w:w="1034" w:type="dxa"/>
            <w:hideMark/>
          </w:tcPr>
          <w:p w14:paraId="4A440AC8" w14:textId="77777777" w:rsidR="00845EA9" w:rsidRDefault="00845EA9">
            <w:pPr>
              <w:spacing w:line="256" w:lineRule="auto"/>
              <w:rPr>
                <w:snapToGrid w:val="0"/>
                <w:color w:val="000000"/>
                <w:sz w:val="16"/>
              </w:rPr>
            </w:pPr>
            <w:r>
              <w:rPr>
                <w:snapToGrid w:val="0"/>
              </w:rPr>
              <w:t>O</w:t>
            </w:r>
          </w:p>
        </w:tc>
        <w:tc>
          <w:tcPr>
            <w:tcW w:w="1035" w:type="dxa"/>
            <w:tcBorders>
              <w:top w:val="nil"/>
              <w:left w:val="single" w:sz="6" w:space="0" w:color="auto"/>
              <w:bottom w:val="nil"/>
              <w:right w:val="nil"/>
            </w:tcBorders>
            <w:hideMark/>
          </w:tcPr>
          <w:p w14:paraId="2F5E73BF" w14:textId="77777777" w:rsidR="00845EA9" w:rsidRDefault="00845EA9">
            <w:pPr>
              <w:spacing w:line="256" w:lineRule="auto"/>
              <w:rPr>
                <w:snapToGrid w:val="0"/>
                <w:color w:val="000000"/>
                <w:sz w:val="16"/>
              </w:rPr>
            </w:pPr>
            <w:r>
              <w:rPr>
                <w:snapToGrid w:val="0"/>
              </w:rPr>
              <w:t>111</w:t>
            </w:r>
          </w:p>
        </w:tc>
        <w:tc>
          <w:tcPr>
            <w:tcW w:w="1034" w:type="dxa"/>
            <w:tcBorders>
              <w:top w:val="nil"/>
              <w:left w:val="nil"/>
              <w:bottom w:val="nil"/>
              <w:right w:val="single" w:sz="6" w:space="0" w:color="auto"/>
            </w:tcBorders>
            <w:hideMark/>
          </w:tcPr>
          <w:p w14:paraId="558B3F1A" w14:textId="77777777" w:rsidR="00845EA9" w:rsidRDefault="00845EA9">
            <w:pPr>
              <w:spacing w:line="256" w:lineRule="auto"/>
              <w:rPr>
                <w:snapToGrid w:val="0"/>
                <w:color w:val="000000"/>
                <w:sz w:val="16"/>
              </w:rPr>
            </w:pPr>
            <w:r>
              <w:rPr>
                <w:snapToGrid w:val="0"/>
              </w:rPr>
              <w:t>o</w:t>
            </w:r>
          </w:p>
        </w:tc>
      </w:tr>
      <w:tr w:rsidR="00845EA9"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Default="00845EA9">
            <w:pPr>
              <w:spacing w:line="256" w:lineRule="auto"/>
              <w:rPr>
                <w:snapToGrid w:val="0"/>
                <w:color w:val="000000"/>
                <w:sz w:val="16"/>
              </w:rPr>
            </w:pPr>
            <w:r>
              <w:rPr>
                <w:snapToGrid w:val="0"/>
              </w:rPr>
              <w:t>16</w:t>
            </w:r>
          </w:p>
        </w:tc>
        <w:tc>
          <w:tcPr>
            <w:tcW w:w="1035" w:type="dxa"/>
            <w:hideMark/>
          </w:tcPr>
          <w:p w14:paraId="426819B1" w14:textId="77777777" w:rsidR="00845EA9" w:rsidRDefault="00845EA9">
            <w:pPr>
              <w:spacing w:line="256" w:lineRule="auto"/>
              <w:rPr>
                <w:i/>
                <w:snapToGrid w:val="0"/>
                <w:color w:val="000000"/>
                <w:sz w:val="16"/>
              </w:rPr>
            </w:pPr>
            <w:proofErr w:type="spellStart"/>
            <w:r>
              <w:rPr>
                <w:i/>
                <w:snapToGrid w:val="0"/>
              </w:rPr>
              <w:t>dle</w:t>
            </w:r>
            <w:proofErr w:type="spellEnd"/>
          </w:p>
        </w:tc>
        <w:tc>
          <w:tcPr>
            <w:tcW w:w="1034" w:type="dxa"/>
            <w:tcBorders>
              <w:top w:val="nil"/>
              <w:left w:val="single" w:sz="6" w:space="0" w:color="auto"/>
              <w:bottom w:val="nil"/>
              <w:right w:val="nil"/>
            </w:tcBorders>
            <w:hideMark/>
          </w:tcPr>
          <w:p w14:paraId="2EAE7584" w14:textId="77777777" w:rsidR="00845EA9" w:rsidRDefault="00845EA9">
            <w:pPr>
              <w:spacing w:line="256" w:lineRule="auto"/>
              <w:rPr>
                <w:snapToGrid w:val="0"/>
                <w:color w:val="000000"/>
                <w:sz w:val="16"/>
              </w:rPr>
            </w:pPr>
            <w:r>
              <w:rPr>
                <w:snapToGrid w:val="0"/>
              </w:rPr>
              <w:t>48</w:t>
            </w:r>
          </w:p>
        </w:tc>
        <w:tc>
          <w:tcPr>
            <w:tcW w:w="1035" w:type="dxa"/>
            <w:hideMark/>
          </w:tcPr>
          <w:p w14:paraId="75DF171A" w14:textId="77777777" w:rsidR="00845EA9" w:rsidRDefault="00845EA9">
            <w:pPr>
              <w:spacing w:line="256" w:lineRule="auto"/>
              <w:rPr>
                <w:snapToGrid w:val="0"/>
                <w:color w:val="000000"/>
                <w:sz w:val="16"/>
              </w:rPr>
            </w:pPr>
            <w:r>
              <w:rPr>
                <w:snapToGrid w:val="0"/>
              </w:rPr>
              <w:t>0</w:t>
            </w:r>
          </w:p>
        </w:tc>
        <w:tc>
          <w:tcPr>
            <w:tcW w:w="1034" w:type="dxa"/>
            <w:tcBorders>
              <w:top w:val="nil"/>
              <w:left w:val="single" w:sz="6" w:space="0" w:color="auto"/>
              <w:bottom w:val="nil"/>
              <w:right w:val="nil"/>
            </w:tcBorders>
            <w:hideMark/>
          </w:tcPr>
          <w:p w14:paraId="0A862B99" w14:textId="77777777" w:rsidR="00845EA9" w:rsidRDefault="00845EA9">
            <w:pPr>
              <w:spacing w:line="256" w:lineRule="auto"/>
              <w:rPr>
                <w:snapToGrid w:val="0"/>
                <w:color w:val="000000"/>
                <w:sz w:val="16"/>
              </w:rPr>
            </w:pPr>
            <w:r>
              <w:rPr>
                <w:snapToGrid w:val="0"/>
              </w:rPr>
              <w:t>80</w:t>
            </w:r>
          </w:p>
        </w:tc>
        <w:tc>
          <w:tcPr>
            <w:tcW w:w="1034" w:type="dxa"/>
            <w:hideMark/>
          </w:tcPr>
          <w:p w14:paraId="58433677" w14:textId="77777777" w:rsidR="00845EA9" w:rsidRDefault="00845EA9">
            <w:pPr>
              <w:spacing w:line="256" w:lineRule="auto"/>
              <w:rPr>
                <w:snapToGrid w:val="0"/>
                <w:color w:val="000000"/>
                <w:sz w:val="16"/>
              </w:rPr>
            </w:pPr>
            <w:r>
              <w:rPr>
                <w:snapToGrid w:val="0"/>
              </w:rPr>
              <w:t>P</w:t>
            </w:r>
          </w:p>
        </w:tc>
        <w:tc>
          <w:tcPr>
            <w:tcW w:w="1035" w:type="dxa"/>
            <w:tcBorders>
              <w:top w:val="nil"/>
              <w:left w:val="single" w:sz="6" w:space="0" w:color="auto"/>
              <w:bottom w:val="nil"/>
              <w:right w:val="nil"/>
            </w:tcBorders>
            <w:hideMark/>
          </w:tcPr>
          <w:p w14:paraId="258D61AD" w14:textId="77777777" w:rsidR="00845EA9" w:rsidRDefault="00845EA9">
            <w:pPr>
              <w:spacing w:line="256" w:lineRule="auto"/>
              <w:rPr>
                <w:snapToGrid w:val="0"/>
                <w:color w:val="000000"/>
                <w:sz w:val="16"/>
              </w:rPr>
            </w:pPr>
            <w:r>
              <w:rPr>
                <w:snapToGrid w:val="0"/>
              </w:rPr>
              <w:t>112</w:t>
            </w:r>
          </w:p>
        </w:tc>
        <w:tc>
          <w:tcPr>
            <w:tcW w:w="1034" w:type="dxa"/>
            <w:tcBorders>
              <w:top w:val="nil"/>
              <w:left w:val="nil"/>
              <w:bottom w:val="nil"/>
              <w:right w:val="single" w:sz="6" w:space="0" w:color="auto"/>
            </w:tcBorders>
            <w:hideMark/>
          </w:tcPr>
          <w:p w14:paraId="3BE8F9A6" w14:textId="77777777" w:rsidR="00845EA9" w:rsidRDefault="00845EA9">
            <w:pPr>
              <w:spacing w:line="256" w:lineRule="auto"/>
              <w:rPr>
                <w:snapToGrid w:val="0"/>
                <w:color w:val="000000"/>
                <w:sz w:val="16"/>
              </w:rPr>
            </w:pPr>
            <w:r>
              <w:rPr>
                <w:snapToGrid w:val="0"/>
              </w:rPr>
              <w:t>p</w:t>
            </w:r>
          </w:p>
        </w:tc>
      </w:tr>
      <w:tr w:rsidR="00845EA9"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Default="00845EA9">
            <w:pPr>
              <w:spacing w:line="256" w:lineRule="auto"/>
              <w:rPr>
                <w:snapToGrid w:val="0"/>
                <w:color w:val="000000"/>
                <w:sz w:val="16"/>
              </w:rPr>
            </w:pPr>
            <w:r>
              <w:rPr>
                <w:snapToGrid w:val="0"/>
              </w:rPr>
              <w:t>17</w:t>
            </w:r>
          </w:p>
        </w:tc>
        <w:tc>
          <w:tcPr>
            <w:tcW w:w="1035" w:type="dxa"/>
            <w:hideMark/>
          </w:tcPr>
          <w:p w14:paraId="1CB9D2F2" w14:textId="77777777" w:rsidR="00845EA9" w:rsidRDefault="00845EA9">
            <w:pPr>
              <w:spacing w:line="256" w:lineRule="auto"/>
              <w:rPr>
                <w:i/>
                <w:snapToGrid w:val="0"/>
                <w:color w:val="000000"/>
                <w:sz w:val="16"/>
              </w:rPr>
            </w:pPr>
            <w:proofErr w:type="spellStart"/>
            <w:r>
              <w:rPr>
                <w:i/>
                <w:snapToGrid w:val="0"/>
              </w:rPr>
              <w:t>dc1</w:t>
            </w:r>
            <w:proofErr w:type="spellEnd"/>
          </w:p>
        </w:tc>
        <w:tc>
          <w:tcPr>
            <w:tcW w:w="1034" w:type="dxa"/>
            <w:tcBorders>
              <w:top w:val="nil"/>
              <w:left w:val="single" w:sz="6" w:space="0" w:color="auto"/>
              <w:bottom w:val="nil"/>
              <w:right w:val="nil"/>
            </w:tcBorders>
            <w:hideMark/>
          </w:tcPr>
          <w:p w14:paraId="1FDE45D0" w14:textId="77777777" w:rsidR="00845EA9" w:rsidRDefault="00845EA9">
            <w:pPr>
              <w:spacing w:line="256" w:lineRule="auto"/>
              <w:rPr>
                <w:snapToGrid w:val="0"/>
                <w:color w:val="000000"/>
                <w:sz w:val="16"/>
              </w:rPr>
            </w:pPr>
            <w:r>
              <w:rPr>
                <w:snapToGrid w:val="0"/>
              </w:rPr>
              <w:t>49</w:t>
            </w:r>
          </w:p>
        </w:tc>
        <w:tc>
          <w:tcPr>
            <w:tcW w:w="1035" w:type="dxa"/>
            <w:hideMark/>
          </w:tcPr>
          <w:p w14:paraId="2D29035F" w14:textId="77777777" w:rsidR="00845EA9" w:rsidRDefault="00845EA9">
            <w:pPr>
              <w:spacing w:line="256" w:lineRule="auto"/>
              <w:rPr>
                <w:snapToGrid w:val="0"/>
                <w:color w:val="000000"/>
                <w:sz w:val="16"/>
              </w:rPr>
            </w:pPr>
            <w:r>
              <w:rPr>
                <w:snapToGrid w:val="0"/>
              </w:rPr>
              <w:t>1</w:t>
            </w:r>
          </w:p>
        </w:tc>
        <w:tc>
          <w:tcPr>
            <w:tcW w:w="1034" w:type="dxa"/>
            <w:tcBorders>
              <w:top w:val="nil"/>
              <w:left w:val="single" w:sz="6" w:space="0" w:color="auto"/>
              <w:bottom w:val="nil"/>
              <w:right w:val="nil"/>
            </w:tcBorders>
            <w:hideMark/>
          </w:tcPr>
          <w:p w14:paraId="19731FF1" w14:textId="77777777" w:rsidR="00845EA9" w:rsidRDefault="00845EA9">
            <w:pPr>
              <w:spacing w:line="256" w:lineRule="auto"/>
              <w:rPr>
                <w:snapToGrid w:val="0"/>
                <w:color w:val="000000"/>
                <w:sz w:val="16"/>
              </w:rPr>
            </w:pPr>
            <w:r>
              <w:rPr>
                <w:snapToGrid w:val="0"/>
              </w:rPr>
              <w:t>81</w:t>
            </w:r>
          </w:p>
        </w:tc>
        <w:tc>
          <w:tcPr>
            <w:tcW w:w="1034" w:type="dxa"/>
            <w:hideMark/>
          </w:tcPr>
          <w:p w14:paraId="709D1E84" w14:textId="77777777" w:rsidR="00845EA9" w:rsidRDefault="00845EA9">
            <w:pPr>
              <w:spacing w:line="256" w:lineRule="auto"/>
              <w:rPr>
                <w:snapToGrid w:val="0"/>
                <w:color w:val="000000"/>
                <w:sz w:val="16"/>
              </w:rPr>
            </w:pPr>
            <w:r>
              <w:rPr>
                <w:snapToGrid w:val="0"/>
              </w:rPr>
              <w:t>Q</w:t>
            </w:r>
          </w:p>
        </w:tc>
        <w:tc>
          <w:tcPr>
            <w:tcW w:w="1035" w:type="dxa"/>
            <w:tcBorders>
              <w:top w:val="nil"/>
              <w:left w:val="single" w:sz="6" w:space="0" w:color="auto"/>
              <w:bottom w:val="nil"/>
              <w:right w:val="nil"/>
            </w:tcBorders>
            <w:hideMark/>
          </w:tcPr>
          <w:p w14:paraId="56A8901C" w14:textId="77777777" w:rsidR="00845EA9" w:rsidRDefault="00845EA9">
            <w:pPr>
              <w:spacing w:line="256" w:lineRule="auto"/>
              <w:rPr>
                <w:snapToGrid w:val="0"/>
                <w:color w:val="000000"/>
                <w:sz w:val="16"/>
              </w:rPr>
            </w:pPr>
            <w:r>
              <w:rPr>
                <w:snapToGrid w:val="0"/>
              </w:rPr>
              <w:t>113</w:t>
            </w:r>
          </w:p>
        </w:tc>
        <w:tc>
          <w:tcPr>
            <w:tcW w:w="1034" w:type="dxa"/>
            <w:tcBorders>
              <w:top w:val="nil"/>
              <w:left w:val="nil"/>
              <w:bottom w:val="nil"/>
              <w:right w:val="single" w:sz="6" w:space="0" w:color="auto"/>
            </w:tcBorders>
            <w:hideMark/>
          </w:tcPr>
          <w:p w14:paraId="1BAD5A37" w14:textId="77777777" w:rsidR="00845EA9" w:rsidRDefault="00845EA9">
            <w:pPr>
              <w:spacing w:line="256" w:lineRule="auto"/>
              <w:rPr>
                <w:snapToGrid w:val="0"/>
                <w:color w:val="000000"/>
                <w:sz w:val="16"/>
              </w:rPr>
            </w:pPr>
            <w:r>
              <w:rPr>
                <w:snapToGrid w:val="0"/>
              </w:rPr>
              <w:t>q</w:t>
            </w:r>
          </w:p>
        </w:tc>
      </w:tr>
      <w:tr w:rsidR="00845EA9"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Default="00845EA9">
            <w:pPr>
              <w:spacing w:line="256" w:lineRule="auto"/>
              <w:rPr>
                <w:snapToGrid w:val="0"/>
                <w:color w:val="000000"/>
                <w:sz w:val="16"/>
              </w:rPr>
            </w:pPr>
            <w:r>
              <w:rPr>
                <w:snapToGrid w:val="0"/>
              </w:rPr>
              <w:t>18</w:t>
            </w:r>
          </w:p>
        </w:tc>
        <w:tc>
          <w:tcPr>
            <w:tcW w:w="1035" w:type="dxa"/>
            <w:hideMark/>
          </w:tcPr>
          <w:p w14:paraId="7BC3DACA" w14:textId="77777777" w:rsidR="00845EA9" w:rsidRDefault="00845EA9">
            <w:pPr>
              <w:spacing w:line="256" w:lineRule="auto"/>
              <w:rPr>
                <w:i/>
                <w:snapToGrid w:val="0"/>
                <w:color w:val="000000"/>
                <w:sz w:val="16"/>
              </w:rPr>
            </w:pPr>
            <w:proofErr w:type="spellStart"/>
            <w:r>
              <w:rPr>
                <w:i/>
                <w:snapToGrid w:val="0"/>
              </w:rPr>
              <w:t>dc2</w:t>
            </w:r>
            <w:proofErr w:type="spellEnd"/>
          </w:p>
        </w:tc>
        <w:tc>
          <w:tcPr>
            <w:tcW w:w="1034" w:type="dxa"/>
            <w:tcBorders>
              <w:top w:val="nil"/>
              <w:left w:val="single" w:sz="6" w:space="0" w:color="auto"/>
              <w:bottom w:val="nil"/>
              <w:right w:val="nil"/>
            </w:tcBorders>
            <w:hideMark/>
          </w:tcPr>
          <w:p w14:paraId="23AD714B" w14:textId="77777777" w:rsidR="00845EA9" w:rsidRDefault="00845EA9">
            <w:pPr>
              <w:spacing w:line="256" w:lineRule="auto"/>
              <w:rPr>
                <w:snapToGrid w:val="0"/>
                <w:color w:val="000000"/>
                <w:sz w:val="16"/>
              </w:rPr>
            </w:pPr>
            <w:r>
              <w:rPr>
                <w:snapToGrid w:val="0"/>
              </w:rPr>
              <w:t>50</w:t>
            </w:r>
          </w:p>
        </w:tc>
        <w:tc>
          <w:tcPr>
            <w:tcW w:w="1035" w:type="dxa"/>
            <w:hideMark/>
          </w:tcPr>
          <w:p w14:paraId="4FE0121A" w14:textId="77777777" w:rsidR="00845EA9" w:rsidRDefault="00845EA9">
            <w:pPr>
              <w:spacing w:line="256" w:lineRule="auto"/>
              <w:rPr>
                <w:snapToGrid w:val="0"/>
                <w:color w:val="000000"/>
                <w:sz w:val="16"/>
              </w:rPr>
            </w:pPr>
            <w:r>
              <w:rPr>
                <w:snapToGrid w:val="0"/>
              </w:rPr>
              <w:t>2</w:t>
            </w:r>
          </w:p>
        </w:tc>
        <w:tc>
          <w:tcPr>
            <w:tcW w:w="1034" w:type="dxa"/>
            <w:tcBorders>
              <w:top w:val="nil"/>
              <w:left w:val="single" w:sz="6" w:space="0" w:color="auto"/>
              <w:bottom w:val="nil"/>
              <w:right w:val="nil"/>
            </w:tcBorders>
            <w:hideMark/>
          </w:tcPr>
          <w:p w14:paraId="622350B3" w14:textId="77777777" w:rsidR="00845EA9" w:rsidRDefault="00845EA9">
            <w:pPr>
              <w:spacing w:line="256" w:lineRule="auto"/>
              <w:rPr>
                <w:snapToGrid w:val="0"/>
                <w:color w:val="000000"/>
                <w:sz w:val="16"/>
              </w:rPr>
            </w:pPr>
            <w:r>
              <w:rPr>
                <w:snapToGrid w:val="0"/>
              </w:rPr>
              <w:t>82</w:t>
            </w:r>
          </w:p>
        </w:tc>
        <w:tc>
          <w:tcPr>
            <w:tcW w:w="1034" w:type="dxa"/>
            <w:hideMark/>
          </w:tcPr>
          <w:p w14:paraId="7FDBDA62" w14:textId="77777777" w:rsidR="00845EA9" w:rsidRDefault="00845EA9">
            <w:pPr>
              <w:spacing w:line="256" w:lineRule="auto"/>
              <w:rPr>
                <w:snapToGrid w:val="0"/>
                <w:color w:val="000000"/>
                <w:sz w:val="16"/>
              </w:rPr>
            </w:pPr>
            <w:r>
              <w:rPr>
                <w:snapToGrid w:val="0"/>
              </w:rPr>
              <w:t>R</w:t>
            </w:r>
          </w:p>
        </w:tc>
        <w:tc>
          <w:tcPr>
            <w:tcW w:w="1035" w:type="dxa"/>
            <w:tcBorders>
              <w:top w:val="nil"/>
              <w:left w:val="single" w:sz="6" w:space="0" w:color="auto"/>
              <w:bottom w:val="nil"/>
              <w:right w:val="nil"/>
            </w:tcBorders>
            <w:hideMark/>
          </w:tcPr>
          <w:p w14:paraId="3055EF5E" w14:textId="77777777" w:rsidR="00845EA9" w:rsidRDefault="00845EA9">
            <w:pPr>
              <w:spacing w:line="256" w:lineRule="auto"/>
              <w:rPr>
                <w:snapToGrid w:val="0"/>
                <w:color w:val="000000"/>
                <w:sz w:val="16"/>
              </w:rPr>
            </w:pPr>
            <w:r>
              <w:rPr>
                <w:snapToGrid w:val="0"/>
              </w:rPr>
              <w:t>114</w:t>
            </w:r>
          </w:p>
        </w:tc>
        <w:tc>
          <w:tcPr>
            <w:tcW w:w="1034" w:type="dxa"/>
            <w:tcBorders>
              <w:top w:val="nil"/>
              <w:left w:val="nil"/>
              <w:bottom w:val="nil"/>
              <w:right w:val="single" w:sz="6" w:space="0" w:color="auto"/>
            </w:tcBorders>
            <w:hideMark/>
          </w:tcPr>
          <w:p w14:paraId="6BCCB619" w14:textId="77777777" w:rsidR="00845EA9" w:rsidRDefault="00845EA9">
            <w:pPr>
              <w:spacing w:line="256" w:lineRule="auto"/>
              <w:rPr>
                <w:snapToGrid w:val="0"/>
                <w:color w:val="000000"/>
                <w:sz w:val="16"/>
              </w:rPr>
            </w:pPr>
            <w:r>
              <w:rPr>
                <w:snapToGrid w:val="0"/>
              </w:rPr>
              <w:t>r</w:t>
            </w:r>
          </w:p>
        </w:tc>
      </w:tr>
      <w:tr w:rsidR="00845EA9"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Default="00845EA9">
            <w:pPr>
              <w:spacing w:line="256" w:lineRule="auto"/>
              <w:rPr>
                <w:snapToGrid w:val="0"/>
                <w:color w:val="000000"/>
                <w:sz w:val="16"/>
              </w:rPr>
            </w:pPr>
            <w:r>
              <w:rPr>
                <w:snapToGrid w:val="0"/>
              </w:rPr>
              <w:t>19</w:t>
            </w:r>
          </w:p>
        </w:tc>
        <w:tc>
          <w:tcPr>
            <w:tcW w:w="1035" w:type="dxa"/>
            <w:hideMark/>
          </w:tcPr>
          <w:p w14:paraId="44C98F68" w14:textId="77777777" w:rsidR="00845EA9" w:rsidRDefault="00845EA9">
            <w:pPr>
              <w:spacing w:line="256" w:lineRule="auto"/>
              <w:rPr>
                <w:i/>
                <w:snapToGrid w:val="0"/>
                <w:color w:val="000000"/>
                <w:sz w:val="16"/>
              </w:rPr>
            </w:pPr>
            <w:proofErr w:type="spellStart"/>
            <w:r>
              <w:rPr>
                <w:i/>
                <w:snapToGrid w:val="0"/>
              </w:rPr>
              <w:t>dc3</w:t>
            </w:r>
            <w:proofErr w:type="spellEnd"/>
          </w:p>
        </w:tc>
        <w:tc>
          <w:tcPr>
            <w:tcW w:w="1034" w:type="dxa"/>
            <w:tcBorders>
              <w:top w:val="nil"/>
              <w:left w:val="single" w:sz="6" w:space="0" w:color="auto"/>
              <w:bottom w:val="nil"/>
              <w:right w:val="nil"/>
            </w:tcBorders>
            <w:hideMark/>
          </w:tcPr>
          <w:p w14:paraId="038F6AB7" w14:textId="77777777" w:rsidR="00845EA9" w:rsidRDefault="00845EA9">
            <w:pPr>
              <w:spacing w:line="256" w:lineRule="auto"/>
              <w:rPr>
                <w:snapToGrid w:val="0"/>
                <w:color w:val="000000"/>
                <w:sz w:val="16"/>
              </w:rPr>
            </w:pPr>
            <w:r>
              <w:rPr>
                <w:snapToGrid w:val="0"/>
              </w:rPr>
              <w:t>51</w:t>
            </w:r>
          </w:p>
        </w:tc>
        <w:tc>
          <w:tcPr>
            <w:tcW w:w="1035" w:type="dxa"/>
            <w:hideMark/>
          </w:tcPr>
          <w:p w14:paraId="2FFDB178" w14:textId="77777777" w:rsidR="00845EA9" w:rsidRDefault="00845EA9">
            <w:pPr>
              <w:spacing w:line="256" w:lineRule="auto"/>
              <w:rPr>
                <w:snapToGrid w:val="0"/>
                <w:color w:val="000000"/>
                <w:sz w:val="16"/>
              </w:rPr>
            </w:pPr>
            <w:r>
              <w:rPr>
                <w:snapToGrid w:val="0"/>
              </w:rPr>
              <w:t>3</w:t>
            </w:r>
          </w:p>
        </w:tc>
        <w:tc>
          <w:tcPr>
            <w:tcW w:w="1034" w:type="dxa"/>
            <w:tcBorders>
              <w:top w:val="nil"/>
              <w:left w:val="single" w:sz="6" w:space="0" w:color="auto"/>
              <w:bottom w:val="nil"/>
              <w:right w:val="nil"/>
            </w:tcBorders>
            <w:hideMark/>
          </w:tcPr>
          <w:p w14:paraId="328E0AE8" w14:textId="77777777" w:rsidR="00845EA9" w:rsidRDefault="00845EA9">
            <w:pPr>
              <w:spacing w:line="256" w:lineRule="auto"/>
              <w:rPr>
                <w:snapToGrid w:val="0"/>
                <w:color w:val="000000"/>
                <w:sz w:val="16"/>
              </w:rPr>
            </w:pPr>
            <w:r>
              <w:rPr>
                <w:snapToGrid w:val="0"/>
              </w:rPr>
              <w:t>83</w:t>
            </w:r>
          </w:p>
        </w:tc>
        <w:tc>
          <w:tcPr>
            <w:tcW w:w="1034" w:type="dxa"/>
            <w:hideMark/>
          </w:tcPr>
          <w:p w14:paraId="0E45369C" w14:textId="77777777" w:rsidR="00845EA9" w:rsidRDefault="00845EA9">
            <w:pPr>
              <w:spacing w:line="256" w:lineRule="auto"/>
              <w:rPr>
                <w:snapToGrid w:val="0"/>
                <w:color w:val="000000"/>
                <w:sz w:val="16"/>
              </w:rPr>
            </w:pPr>
            <w:r>
              <w:rPr>
                <w:snapToGrid w:val="0"/>
              </w:rPr>
              <w:t>S</w:t>
            </w:r>
          </w:p>
        </w:tc>
        <w:tc>
          <w:tcPr>
            <w:tcW w:w="1035" w:type="dxa"/>
            <w:tcBorders>
              <w:top w:val="nil"/>
              <w:left w:val="single" w:sz="6" w:space="0" w:color="auto"/>
              <w:bottom w:val="nil"/>
              <w:right w:val="nil"/>
            </w:tcBorders>
            <w:hideMark/>
          </w:tcPr>
          <w:p w14:paraId="104CA75C" w14:textId="77777777" w:rsidR="00845EA9" w:rsidRDefault="00845EA9">
            <w:pPr>
              <w:spacing w:line="256" w:lineRule="auto"/>
              <w:rPr>
                <w:snapToGrid w:val="0"/>
                <w:color w:val="000000"/>
                <w:sz w:val="16"/>
              </w:rPr>
            </w:pPr>
            <w:r>
              <w:rPr>
                <w:snapToGrid w:val="0"/>
              </w:rPr>
              <w:t>115</w:t>
            </w:r>
          </w:p>
        </w:tc>
        <w:tc>
          <w:tcPr>
            <w:tcW w:w="1034" w:type="dxa"/>
            <w:tcBorders>
              <w:top w:val="nil"/>
              <w:left w:val="nil"/>
              <w:bottom w:val="nil"/>
              <w:right w:val="single" w:sz="6" w:space="0" w:color="auto"/>
            </w:tcBorders>
            <w:hideMark/>
          </w:tcPr>
          <w:p w14:paraId="67BD4019" w14:textId="77777777" w:rsidR="00845EA9" w:rsidRDefault="00845EA9">
            <w:pPr>
              <w:spacing w:line="256" w:lineRule="auto"/>
              <w:rPr>
                <w:snapToGrid w:val="0"/>
                <w:color w:val="000000"/>
                <w:sz w:val="16"/>
              </w:rPr>
            </w:pPr>
            <w:r>
              <w:rPr>
                <w:snapToGrid w:val="0"/>
              </w:rPr>
              <w:t>s</w:t>
            </w:r>
          </w:p>
        </w:tc>
      </w:tr>
      <w:tr w:rsidR="00845EA9"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Default="00845EA9">
            <w:pPr>
              <w:spacing w:line="256" w:lineRule="auto"/>
              <w:rPr>
                <w:snapToGrid w:val="0"/>
                <w:color w:val="000000"/>
                <w:sz w:val="16"/>
              </w:rPr>
            </w:pPr>
            <w:r>
              <w:rPr>
                <w:snapToGrid w:val="0"/>
              </w:rPr>
              <w:t>20</w:t>
            </w:r>
          </w:p>
        </w:tc>
        <w:tc>
          <w:tcPr>
            <w:tcW w:w="1035" w:type="dxa"/>
            <w:hideMark/>
          </w:tcPr>
          <w:p w14:paraId="77E5E495" w14:textId="77777777" w:rsidR="00845EA9" w:rsidRDefault="00845EA9">
            <w:pPr>
              <w:spacing w:line="256" w:lineRule="auto"/>
              <w:rPr>
                <w:i/>
                <w:snapToGrid w:val="0"/>
                <w:color w:val="000000"/>
                <w:sz w:val="16"/>
              </w:rPr>
            </w:pPr>
            <w:proofErr w:type="spellStart"/>
            <w:r>
              <w:rPr>
                <w:i/>
                <w:snapToGrid w:val="0"/>
              </w:rPr>
              <w:t>dc4</w:t>
            </w:r>
            <w:proofErr w:type="spellEnd"/>
          </w:p>
        </w:tc>
        <w:tc>
          <w:tcPr>
            <w:tcW w:w="1034" w:type="dxa"/>
            <w:tcBorders>
              <w:top w:val="nil"/>
              <w:left w:val="single" w:sz="6" w:space="0" w:color="auto"/>
              <w:bottom w:val="nil"/>
              <w:right w:val="nil"/>
            </w:tcBorders>
            <w:hideMark/>
          </w:tcPr>
          <w:p w14:paraId="497F27A8" w14:textId="77777777" w:rsidR="00845EA9" w:rsidRDefault="00845EA9">
            <w:pPr>
              <w:spacing w:line="256" w:lineRule="auto"/>
              <w:rPr>
                <w:snapToGrid w:val="0"/>
                <w:color w:val="000000"/>
                <w:sz w:val="16"/>
              </w:rPr>
            </w:pPr>
            <w:r>
              <w:rPr>
                <w:snapToGrid w:val="0"/>
              </w:rPr>
              <w:t>52</w:t>
            </w:r>
          </w:p>
        </w:tc>
        <w:tc>
          <w:tcPr>
            <w:tcW w:w="1035" w:type="dxa"/>
            <w:hideMark/>
          </w:tcPr>
          <w:p w14:paraId="2E2137DE" w14:textId="77777777" w:rsidR="00845EA9" w:rsidRDefault="00845EA9">
            <w:pPr>
              <w:spacing w:line="256" w:lineRule="auto"/>
              <w:rPr>
                <w:snapToGrid w:val="0"/>
                <w:color w:val="000000"/>
                <w:sz w:val="16"/>
              </w:rPr>
            </w:pPr>
            <w:r>
              <w:rPr>
                <w:snapToGrid w:val="0"/>
              </w:rPr>
              <w:t>4</w:t>
            </w:r>
          </w:p>
        </w:tc>
        <w:tc>
          <w:tcPr>
            <w:tcW w:w="1034" w:type="dxa"/>
            <w:tcBorders>
              <w:top w:val="nil"/>
              <w:left w:val="single" w:sz="6" w:space="0" w:color="auto"/>
              <w:bottom w:val="nil"/>
              <w:right w:val="nil"/>
            </w:tcBorders>
            <w:hideMark/>
          </w:tcPr>
          <w:p w14:paraId="4B68FF56" w14:textId="77777777" w:rsidR="00845EA9" w:rsidRDefault="00845EA9">
            <w:pPr>
              <w:spacing w:line="256" w:lineRule="auto"/>
              <w:rPr>
                <w:snapToGrid w:val="0"/>
                <w:color w:val="000000"/>
                <w:sz w:val="16"/>
              </w:rPr>
            </w:pPr>
            <w:r>
              <w:rPr>
                <w:snapToGrid w:val="0"/>
              </w:rPr>
              <w:t>84</w:t>
            </w:r>
          </w:p>
        </w:tc>
        <w:tc>
          <w:tcPr>
            <w:tcW w:w="1034" w:type="dxa"/>
            <w:hideMark/>
          </w:tcPr>
          <w:p w14:paraId="16186F38" w14:textId="77777777" w:rsidR="00845EA9" w:rsidRDefault="00845EA9">
            <w:pPr>
              <w:spacing w:line="256" w:lineRule="auto"/>
              <w:rPr>
                <w:snapToGrid w:val="0"/>
                <w:color w:val="000000"/>
                <w:sz w:val="16"/>
              </w:rPr>
            </w:pPr>
            <w:r>
              <w:rPr>
                <w:snapToGrid w:val="0"/>
              </w:rPr>
              <w:t>T</w:t>
            </w:r>
          </w:p>
        </w:tc>
        <w:tc>
          <w:tcPr>
            <w:tcW w:w="1035" w:type="dxa"/>
            <w:tcBorders>
              <w:top w:val="nil"/>
              <w:left w:val="single" w:sz="6" w:space="0" w:color="auto"/>
              <w:bottom w:val="nil"/>
              <w:right w:val="nil"/>
            </w:tcBorders>
            <w:hideMark/>
          </w:tcPr>
          <w:p w14:paraId="426F7D2D" w14:textId="77777777" w:rsidR="00845EA9" w:rsidRDefault="00845EA9">
            <w:pPr>
              <w:spacing w:line="256" w:lineRule="auto"/>
              <w:rPr>
                <w:snapToGrid w:val="0"/>
                <w:color w:val="000000"/>
                <w:sz w:val="16"/>
              </w:rPr>
            </w:pPr>
            <w:r>
              <w:rPr>
                <w:snapToGrid w:val="0"/>
              </w:rPr>
              <w:t>116</w:t>
            </w:r>
          </w:p>
        </w:tc>
        <w:tc>
          <w:tcPr>
            <w:tcW w:w="1034" w:type="dxa"/>
            <w:tcBorders>
              <w:top w:val="nil"/>
              <w:left w:val="nil"/>
              <w:bottom w:val="nil"/>
              <w:right w:val="single" w:sz="6" w:space="0" w:color="auto"/>
            </w:tcBorders>
            <w:hideMark/>
          </w:tcPr>
          <w:p w14:paraId="4A220C47" w14:textId="77777777" w:rsidR="00845EA9" w:rsidRDefault="00845EA9">
            <w:pPr>
              <w:spacing w:line="256" w:lineRule="auto"/>
              <w:rPr>
                <w:snapToGrid w:val="0"/>
                <w:color w:val="000000"/>
                <w:sz w:val="16"/>
              </w:rPr>
            </w:pPr>
            <w:r>
              <w:rPr>
                <w:snapToGrid w:val="0"/>
              </w:rPr>
              <w:t>t</w:t>
            </w:r>
          </w:p>
        </w:tc>
      </w:tr>
      <w:tr w:rsidR="00845EA9"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Default="00845EA9">
            <w:pPr>
              <w:spacing w:line="256" w:lineRule="auto"/>
              <w:rPr>
                <w:snapToGrid w:val="0"/>
                <w:color w:val="000000"/>
                <w:sz w:val="16"/>
              </w:rPr>
            </w:pPr>
            <w:r>
              <w:rPr>
                <w:snapToGrid w:val="0"/>
              </w:rPr>
              <w:t>21</w:t>
            </w:r>
          </w:p>
        </w:tc>
        <w:tc>
          <w:tcPr>
            <w:tcW w:w="1035" w:type="dxa"/>
            <w:hideMark/>
          </w:tcPr>
          <w:p w14:paraId="7C731F8B" w14:textId="77777777" w:rsidR="00845EA9" w:rsidRDefault="00845EA9">
            <w:pPr>
              <w:spacing w:line="256" w:lineRule="auto"/>
              <w:rPr>
                <w:i/>
                <w:snapToGrid w:val="0"/>
                <w:color w:val="000000"/>
                <w:sz w:val="16"/>
              </w:rPr>
            </w:pPr>
            <w:proofErr w:type="spellStart"/>
            <w:r>
              <w:rPr>
                <w:i/>
                <w:snapToGrid w:val="0"/>
              </w:rPr>
              <w:t>nak</w:t>
            </w:r>
            <w:proofErr w:type="spellEnd"/>
          </w:p>
        </w:tc>
        <w:tc>
          <w:tcPr>
            <w:tcW w:w="1034" w:type="dxa"/>
            <w:tcBorders>
              <w:top w:val="nil"/>
              <w:left w:val="single" w:sz="6" w:space="0" w:color="auto"/>
              <w:bottom w:val="nil"/>
              <w:right w:val="nil"/>
            </w:tcBorders>
            <w:hideMark/>
          </w:tcPr>
          <w:p w14:paraId="678E197F" w14:textId="77777777" w:rsidR="00845EA9" w:rsidRDefault="00845EA9">
            <w:pPr>
              <w:spacing w:line="256" w:lineRule="auto"/>
              <w:rPr>
                <w:snapToGrid w:val="0"/>
                <w:color w:val="000000"/>
                <w:sz w:val="16"/>
              </w:rPr>
            </w:pPr>
            <w:r>
              <w:rPr>
                <w:snapToGrid w:val="0"/>
              </w:rPr>
              <w:t>53</w:t>
            </w:r>
          </w:p>
        </w:tc>
        <w:tc>
          <w:tcPr>
            <w:tcW w:w="1035" w:type="dxa"/>
            <w:hideMark/>
          </w:tcPr>
          <w:p w14:paraId="5174FCAB" w14:textId="77777777" w:rsidR="00845EA9" w:rsidRDefault="00845EA9">
            <w:pPr>
              <w:spacing w:line="256" w:lineRule="auto"/>
              <w:rPr>
                <w:snapToGrid w:val="0"/>
                <w:color w:val="000000"/>
                <w:sz w:val="16"/>
              </w:rPr>
            </w:pPr>
            <w:r>
              <w:rPr>
                <w:snapToGrid w:val="0"/>
              </w:rPr>
              <w:t>5</w:t>
            </w:r>
          </w:p>
        </w:tc>
        <w:tc>
          <w:tcPr>
            <w:tcW w:w="1034" w:type="dxa"/>
            <w:tcBorders>
              <w:top w:val="nil"/>
              <w:left w:val="single" w:sz="6" w:space="0" w:color="auto"/>
              <w:bottom w:val="nil"/>
              <w:right w:val="nil"/>
            </w:tcBorders>
            <w:hideMark/>
          </w:tcPr>
          <w:p w14:paraId="100E1CAB" w14:textId="77777777" w:rsidR="00845EA9" w:rsidRDefault="00845EA9">
            <w:pPr>
              <w:spacing w:line="256" w:lineRule="auto"/>
              <w:rPr>
                <w:snapToGrid w:val="0"/>
                <w:color w:val="000000"/>
                <w:sz w:val="16"/>
              </w:rPr>
            </w:pPr>
            <w:r>
              <w:rPr>
                <w:snapToGrid w:val="0"/>
              </w:rPr>
              <w:t>85</w:t>
            </w:r>
          </w:p>
        </w:tc>
        <w:tc>
          <w:tcPr>
            <w:tcW w:w="1034" w:type="dxa"/>
            <w:hideMark/>
          </w:tcPr>
          <w:p w14:paraId="086E78DB" w14:textId="77777777" w:rsidR="00845EA9" w:rsidRDefault="00845EA9">
            <w:pPr>
              <w:spacing w:line="256" w:lineRule="auto"/>
              <w:rPr>
                <w:snapToGrid w:val="0"/>
                <w:color w:val="000000"/>
                <w:sz w:val="16"/>
              </w:rPr>
            </w:pPr>
            <w:r>
              <w:rPr>
                <w:snapToGrid w:val="0"/>
              </w:rPr>
              <w:t>U</w:t>
            </w:r>
          </w:p>
        </w:tc>
        <w:tc>
          <w:tcPr>
            <w:tcW w:w="1035" w:type="dxa"/>
            <w:tcBorders>
              <w:top w:val="nil"/>
              <w:left w:val="single" w:sz="6" w:space="0" w:color="auto"/>
              <w:bottom w:val="nil"/>
              <w:right w:val="nil"/>
            </w:tcBorders>
            <w:hideMark/>
          </w:tcPr>
          <w:p w14:paraId="111F2DE5" w14:textId="77777777" w:rsidR="00845EA9" w:rsidRDefault="00845EA9">
            <w:pPr>
              <w:spacing w:line="256" w:lineRule="auto"/>
              <w:rPr>
                <w:snapToGrid w:val="0"/>
                <w:color w:val="000000"/>
                <w:sz w:val="16"/>
              </w:rPr>
            </w:pPr>
            <w:r>
              <w:rPr>
                <w:snapToGrid w:val="0"/>
              </w:rPr>
              <w:t>117</w:t>
            </w:r>
          </w:p>
        </w:tc>
        <w:tc>
          <w:tcPr>
            <w:tcW w:w="1034" w:type="dxa"/>
            <w:tcBorders>
              <w:top w:val="nil"/>
              <w:left w:val="nil"/>
              <w:bottom w:val="nil"/>
              <w:right w:val="single" w:sz="6" w:space="0" w:color="auto"/>
            </w:tcBorders>
            <w:hideMark/>
          </w:tcPr>
          <w:p w14:paraId="743076D7" w14:textId="77777777" w:rsidR="00845EA9" w:rsidRDefault="00845EA9">
            <w:pPr>
              <w:spacing w:line="256" w:lineRule="auto"/>
              <w:rPr>
                <w:snapToGrid w:val="0"/>
                <w:color w:val="000000"/>
                <w:sz w:val="16"/>
              </w:rPr>
            </w:pPr>
            <w:r>
              <w:rPr>
                <w:snapToGrid w:val="0"/>
              </w:rPr>
              <w:t>u</w:t>
            </w:r>
          </w:p>
        </w:tc>
      </w:tr>
      <w:tr w:rsidR="00845EA9"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Default="00845EA9">
            <w:pPr>
              <w:spacing w:line="256" w:lineRule="auto"/>
              <w:rPr>
                <w:snapToGrid w:val="0"/>
                <w:color w:val="000000"/>
                <w:sz w:val="16"/>
              </w:rPr>
            </w:pPr>
            <w:r>
              <w:rPr>
                <w:snapToGrid w:val="0"/>
              </w:rPr>
              <w:lastRenderedPageBreak/>
              <w:t>22</w:t>
            </w:r>
          </w:p>
        </w:tc>
        <w:tc>
          <w:tcPr>
            <w:tcW w:w="1035" w:type="dxa"/>
            <w:hideMark/>
          </w:tcPr>
          <w:p w14:paraId="706CABD0" w14:textId="77777777" w:rsidR="00845EA9" w:rsidRDefault="00845EA9">
            <w:pPr>
              <w:spacing w:line="256" w:lineRule="auto"/>
              <w:rPr>
                <w:i/>
                <w:snapToGrid w:val="0"/>
                <w:color w:val="000000"/>
                <w:sz w:val="16"/>
              </w:rPr>
            </w:pPr>
            <w:r>
              <w:rPr>
                <w:i/>
                <w:snapToGrid w:val="0"/>
              </w:rPr>
              <w:t>syn</w:t>
            </w:r>
          </w:p>
        </w:tc>
        <w:tc>
          <w:tcPr>
            <w:tcW w:w="1034" w:type="dxa"/>
            <w:tcBorders>
              <w:top w:val="nil"/>
              <w:left w:val="single" w:sz="6" w:space="0" w:color="auto"/>
              <w:bottom w:val="nil"/>
              <w:right w:val="nil"/>
            </w:tcBorders>
            <w:hideMark/>
          </w:tcPr>
          <w:p w14:paraId="14082B13" w14:textId="77777777" w:rsidR="00845EA9" w:rsidRDefault="00845EA9">
            <w:pPr>
              <w:spacing w:line="256" w:lineRule="auto"/>
              <w:rPr>
                <w:snapToGrid w:val="0"/>
                <w:color w:val="000000"/>
                <w:sz w:val="16"/>
              </w:rPr>
            </w:pPr>
            <w:r>
              <w:rPr>
                <w:snapToGrid w:val="0"/>
              </w:rPr>
              <w:t>54</w:t>
            </w:r>
          </w:p>
        </w:tc>
        <w:tc>
          <w:tcPr>
            <w:tcW w:w="1035" w:type="dxa"/>
            <w:hideMark/>
          </w:tcPr>
          <w:p w14:paraId="18692995" w14:textId="77777777" w:rsidR="00845EA9" w:rsidRDefault="00845EA9">
            <w:pPr>
              <w:spacing w:line="256" w:lineRule="auto"/>
              <w:rPr>
                <w:snapToGrid w:val="0"/>
                <w:color w:val="000000"/>
                <w:sz w:val="16"/>
              </w:rPr>
            </w:pPr>
            <w:r>
              <w:rPr>
                <w:snapToGrid w:val="0"/>
              </w:rPr>
              <w:t>6</w:t>
            </w:r>
          </w:p>
        </w:tc>
        <w:tc>
          <w:tcPr>
            <w:tcW w:w="1034" w:type="dxa"/>
            <w:tcBorders>
              <w:top w:val="nil"/>
              <w:left w:val="single" w:sz="6" w:space="0" w:color="auto"/>
              <w:bottom w:val="nil"/>
              <w:right w:val="nil"/>
            </w:tcBorders>
            <w:hideMark/>
          </w:tcPr>
          <w:p w14:paraId="156CFD04" w14:textId="77777777" w:rsidR="00845EA9" w:rsidRDefault="00845EA9">
            <w:pPr>
              <w:spacing w:line="256" w:lineRule="auto"/>
              <w:rPr>
                <w:snapToGrid w:val="0"/>
                <w:color w:val="000000"/>
                <w:sz w:val="16"/>
              </w:rPr>
            </w:pPr>
            <w:r>
              <w:rPr>
                <w:snapToGrid w:val="0"/>
              </w:rPr>
              <w:t>86</w:t>
            </w:r>
          </w:p>
        </w:tc>
        <w:tc>
          <w:tcPr>
            <w:tcW w:w="1034" w:type="dxa"/>
            <w:hideMark/>
          </w:tcPr>
          <w:p w14:paraId="11334BA9" w14:textId="77777777" w:rsidR="00845EA9" w:rsidRDefault="00845EA9">
            <w:pPr>
              <w:spacing w:line="256" w:lineRule="auto"/>
              <w:rPr>
                <w:snapToGrid w:val="0"/>
                <w:color w:val="000000"/>
                <w:sz w:val="16"/>
              </w:rPr>
            </w:pPr>
            <w:r>
              <w:rPr>
                <w:snapToGrid w:val="0"/>
              </w:rPr>
              <w:t>V</w:t>
            </w:r>
          </w:p>
        </w:tc>
        <w:tc>
          <w:tcPr>
            <w:tcW w:w="1035" w:type="dxa"/>
            <w:tcBorders>
              <w:top w:val="nil"/>
              <w:left w:val="single" w:sz="6" w:space="0" w:color="auto"/>
              <w:bottom w:val="nil"/>
              <w:right w:val="nil"/>
            </w:tcBorders>
            <w:hideMark/>
          </w:tcPr>
          <w:p w14:paraId="77EA57A0" w14:textId="77777777" w:rsidR="00845EA9" w:rsidRDefault="00845EA9">
            <w:pPr>
              <w:spacing w:line="256" w:lineRule="auto"/>
              <w:rPr>
                <w:snapToGrid w:val="0"/>
                <w:color w:val="000000"/>
                <w:sz w:val="16"/>
              </w:rPr>
            </w:pPr>
            <w:r>
              <w:rPr>
                <w:snapToGrid w:val="0"/>
              </w:rPr>
              <w:t>118</w:t>
            </w:r>
          </w:p>
        </w:tc>
        <w:tc>
          <w:tcPr>
            <w:tcW w:w="1034" w:type="dxa"/>
            <w:tcBorders>
              <w:top w:val="nil"/>
              <w:left w:val="nil"/>
              <w:bottom w:val="nil"/>
              <w:right w:val="single" w:sz="6" w:space="0" w:color="auto"/>
            </w:tcBorders>
            <w:hideMark/>
          </w:tcPr>
          <w:p w14:paraId="74308F08" w14:textId="77777777" w:rsidR="00845EA9" w:rsidRDefault="00845EA9">
            <w:pPr>
              <w:spacing w:line="256" w:lineRule="auto"/>
              <w:rPr>
                <w:snapToGrid w:val="0"/>
                <w:color w:val="000000"/>
                <w:sz w:val="16"/>
              </w:rPr>
            </w:pPr>
            <w:r>
              <w:rPr>
                <w:snapToGrid w:val="0"/>
              </w:rPr>
              <w:t>v</w:t>
            </w:r>
          </w:p>
        </w:tc>
      </w:tr>
      <w:tr w:rsidR="00845EA9"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Default="00845EA9">
            <w:pPr>
              <w:spacing w:line="256" w:lineRule="auto"/>
              <w:rPr>
                <w:snapToGrid w:val="0"/>
                <w:color w:val="000000"/>
                <w:sz w:val="16"/>
              </w:rPr>
            </w:pPr>
            <w:r>
              <w:rPr>
                <w:snapToGrid w:val="0"/>
              </w:rPr>
              <w:t>23</w:t>
            </w:r>
          </w:p>
        </w:tc>
        <w:tc>
          <w:tcPr>
            <w:tcW w:w="1035" w:type="dxa"/>
            <w:hideMark/>
          </w:tcPr>
          <w:p w14:paraId="6D44BEF8" w14:textId="77777777" w:rsidR="00845EA9" w:rsidRDefault="00845EA9">
            <w:pPr>
              <w:spacing w:line="256" w:lineRule="auto"/>
              <w:rPr>
                <w:i/>
                <w:snapToGrid w:val="0"/>
                <w:color w:val="000000"/>
                <w:sz w:val="16"/>
              </w:rPr>
            </w:pPr>
            <w:proofErr w:type="spellStart"/>
            <w:r>
              <w:rPr>
                <w:i/>
                <w:snapToGrid w:val="0"/>
              </w:rPr>
              <w:t>etb</w:t>
            </w:r>
            <w:proofErr w:type="spellEnd"/>
          </w:p>
        </w:tc>
        <w:tc>
          <w:tcPr>
            <w:tcW w:w="1034" w:type="dxa"/>
            <w:tcBorders>
              <w:top w:val="nil"/>
              <w:left w:val="single" w:sz="6" w:space="0" w:color="auto"/>
              <w:bottom w:val="nil"/>
              <w:right w:val="nil"/>
            </w:tcBorders>
            <w:hideMark/>
          </w:tcPr>
          <w:p w14:paraId="015F1361" w14:textId="77777777" w:rsidR="00845EA9" w:rsidRDefault="00845EA9">
            <w:pPr>
              <w:spacing w:line="256" w:lineRule="auto"/>
              <w:rPr>
                <w:snapToGrid w:val="0"/>
                <w:color w:val="000000"/>
                <w:sz w:val="16"/>
              </w:rPr>
            </w:pPr>
            <w:r>
              <w:rPr>
                <w:snapToGrid w:val="0"/>
              </w:rPr>
              <w:t>55</w:t>
            </w:r>
          </w:p>
        </w:tc>
        <w:tc>
          <w:tcPr>
            <w:tcW w:w="1035" w:type="dxa"/>
            <w:hideMark/>
          </w:tcPr>
          <w:p w14:paraId="37771747" w14:textId="77777777" w:rsidR="00845EA9" w:rsidRDefault="00845EA9">
            <w:pPr>
              <w:spacing w:line="256" w:lineRule="auto"/>
              <w:rPr>
                <w:snapToGrid w:val="0"/>
                <w:color w:val="000000"/>
                <w:sz w:val="16"/>
              </w:rPr>
            </w:pPr>
            <w:r>
              <w:rPr>
                <w:snapToGrid w:val="0"/>
              </w:rPr>
              <w:t>7</w:t>
            </w:r>
          </w:p>
        </w:tc>
        <w:tc>
          <w:tcPr>
            <w:tcW w:w="1034" w:type="dxa"/>
            <w:tcBorders>
              <w:top w:val="nil"/>
              <w:left w:val="single" w:sz="6" w:space="0" w:color="auto"/>
              <w:bottom w:val="nil"/>
              <w:right w:val="nil"/>
            </w:tcBorders>
            <w:hideMark/>
          </w:tcPr>
          <w:p w14:paraId="6EC4CA9E" w14:textId="77777777" w:rsidR="00845EA9" w:rsidRDefault="00845EA9">
            <w:pPr>
              <w:spacing w:line="256" w:lineRule="auto"/>
              <w:rPr>
                <w:snapToGrid w:val="0"/>
                <w:color w:val="000000"/>
                <w:sz w:val="16"/>
              </w:rPr>
            </w:pPr>
            <w:r>
              <w:rPr>
                <w:snapToGrid w:val="0"/>
              </w:rPr>
              <w:t>87</w:t>
            </w:r>
          </w:p>
        </w:tc>
        <w:tc>
          <w:tcPr>
            <w:tcW w:w="1034" w:type="dxa"/>
            <w:hideMark/>
          </w:tcPr>
          <w:p w14:paraId="0E9E142D" w14:textId="77777777" w:rsidR="00845EA9" w:rsidRDefault="00845EA9">
            <w:pPr>
              <w:spacing w:line="256" w:lineRule="auto"/>
              <w:rPr>
                <w:snapToGrid w:val="0"/>
                <w:color w:val="000000"/>
                <w:sz w:val="16"/>
              </w:rPr>
            </w:pPr>
            <w:r>
              <w:rPr>
                <w:snapToGrid w:val="0"/>
              </w:rPr>
              <w:t>W</w:t>
            </w:r>
          </w:p>
        </w:tc>
        <w:tc>
          <w:tcPr>
            <w:tcW w:w="1035" w:type="dxa"/>
            <w:tcBorders>
              <w:top w:val="nil"/>
              <w:left w:val="single" w:sz="6" w:space="0" w:color="auto"/>
              <w:bottom w:val="nil"/>
              <w:right w:val="nil"/>
            </w:tcBorders>
            <w:hideMark/>
          </w:tcPr>
          <w:p w14:paraId="6178B0BA" w14:textId="77777777" w:rsidR="00845EA9" w:rsidRDefault="00845EA9">
            <w:pPr>
              <w:spacing w:line="256" w:lineRule="auto"/>
              <w:rPr>
                <w:snapToGrid w:val="0"/>
                <w:color w:val="000000"/>
                <w:sz w:val="16"/>
              </w:rPr>
            </w:pPr>
            <w:r>
              <w:rPr>
                <w:snapToGrid w:val="0"/>
              </w:rPr>
              <w:t>119</w:t>
            </w:r>
          </w:p>
        </w:tc>
        <w:tc>
          <w:tcPr>
            <w:tcW w:w="1034" w:type="dxa"/>
            <w:tcBorders>
              <w:top w:val="nil"/>
              <w:left w:val="nil"/>
              <w:bottom w:val="nil"/>
              <w:right w:val="single" w:sz="6" w:space="0" w:color="auto"/>
            </w:tcBorders>
            <w:hideMark/>
          </w:tcPr>
          <w:p w14:paraId="6E20BA1E" w14:textId="77777777" w:rsidR="00845EA9" w:rsidRDefault="00845EA9">
            <w:pPr>
              <w:spacing w:line="256" w:lineRule="auto"/>
              <w:rPr>
                <w:snapToGrid w:val="0"/>
                <w:color w:val="000000"/>
                <w:sz w:val="16"/>
              </w:rPr>
            </w:pPr>
            <w:r>
              <w:rPr>
                <w:snapToGrid w:val="0"/>
              </w:rPr>
              <w:t>w</w:t>
            </w:r>
          </w:p>
        </w:tc>
      </w:tr>
      <w:tr w:rsidR="00845EA9"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Default="00845EA9">
            <w:pPr>
              <w:spacing w:line="256" w:lineRule="auto"/>
              <w:rPr>
                <w:snapToGrid w:val="0"/>
                <w:color w:val="000000"/>
                <w:sz w:val="16"/>
              </w:rPr>
            </w:pPr>
            <w:r>
              <w:rPr>
                <w:snapToGrid w:val="0"/>
              </w:rPr>
              <w:t>24</w:t>
            </w:r>
          </w:p>
        </w:tc>
        <w:tc>
          <w:tcPr>
            <w:tcW w:w="1035" w:type="dxa"/>
            <w:hideMark/>
          </w:tcPr>
          <w:p w14:paraId="6E324FD0" w14:textId="77777777" w:rsidR="00845EA9" w:rsidRDefault="00845EA9">
            <w:pPr>
              <w:spacing w:line="256" w:lineRule="auto"/>
              <w:rPr>
                <w:i/>
                <w:snapToGrid w:val="0"/>
                <w:color w:val="000000"/>
                <w:sz w:val="16"/>
              </w:rPr>
            </w:pPr>
            <w:r>
              <w:rPr>
                <w:i/>
                <w:snapToGrid w:val="0"/>
              </w:rPr>
              <w:t>can</w:t>
            </w:r>
          </w:p>
        </w:tc>
        <w:tc>
          <w:tcPr>
            <w:tcW w:w="1034" w:type="dxa"/>
            <w:tcBorders>
              <w:top w:val="nil"/>
              <w:left w:val="single" w:sz="6" w:space="0" w:color="auto"/>
              <w:bottom w:val="nil"/>
              <w:right w:val="nil"/>
            </w:tcBorders>
            <w:hideMark/>
          </w:tcPr>
          <w:p w14:paraId="1B2CC18C" w14:textId="77777777" w:rsidR="00845EA9" w:rsidRDefault="00845EA9">
            <w:pPr>
              <w:spacing w:line="256" w:lineRule="auto"/>
              <w:rPr>
                <w:snapToGrid w:val="0"/>
                <w:color w:val="000000"/>
                <w:sz w:val="16"/>
              </w:rPr>
            </w:pPr>
            <w:r>
              <w:rPr>
                <w:snapToGrid w:val="0"/>
              </w:rPr>
              <w:t>56</w:t>
            </w:r>
          </w:p>
        </w:tc>
        <w:tc>
          <w:tcPr>
            <w:tcW w:w="1035" w:type="dxa"/>
            <w:hideMark/>
          </w:tcPr>
          <w:p w14:paraId="1F09C964" w14:textId="77777777" w:rsidR="00845EA9" w:rsidRDefault="00845EA9">
            <w:pPr>
              <w:spacing w:line="256" w:lineRule="auto"/>
              <w:rPr>
                <w:snapToGrid w:val="0"/>
                <w:color w:val="000000"/>
                <w:sz w:val="16"/>
              </w:rPr>
            </w:pPr>
            <w:r>
              <w:rPr>
                <w:snapToGrid w:val="0"/>
              </w:rPr>
              <w:t>8</w:t>
            </w:r>
          </w:p>
        </w:tc>
        <w:tc>
          <w:tcPr>
            <w:tcW w:w="1034" w:type="dxa"/>
            <w:tcBorders>
              <w:top w:val="nil"/>
              <w:left w:val="single" w:sz="6" w:space="0" w:color="auto"/>
              <w:bottom w:val="nil"/>
              <w:right w:val="nil"/>
            </w:tcBorders>
            <w:hideMark/>
          </w:tcPr>
          <w:p w14:paraId="557FB747" w14:textId="77777777" w:rsidR="00845EA9" w:rsidRDefault="00845EA9">
            <w:pPr>
              <w:spacing w:line="256" w:lineRule="auto"/>
              <w:rPr>
                <w:snapToGrid w:val="0"/>
                <w:color w:val="000000"/>
                <w:sz w:val="16"/>
              </w:rPr>
            </w:pPr>
            <w:r>
              <w:rPr>
                <w:snapToGrid w:val="0"/>
              </w:rPr>
              <w:t>88</w:t>
            </w:r>
          </w:p>
        </w:tc>
        <w:tc>
          <w:tcPr>
            <w:tcW w:w="1034" w:type="dxa"/>
            <w:hideMark/>
          </w:tcPr>
          <w:p w14:paraId="1FA6F03E" w14:textId="77777777" w:rsidR="00845EA9" w:rsidRDefault="00845EA9">
            <w:pPr>
              <w:spacing w:line="256" w:lineRule="auto"/>
              <w:rPr>
                <w:snapToGrid w:val="0"/>
                <w:color w:val="000000"/>
                <w:sz w:val="16"/>
              </w:rPr>
            </w:pPr>
            <w:r>
              <w:rPr>
                <w:snapToGrid w:val="0"/>
              </w:rPr>
              <w:t>X</w:t>
            </w:r>
          </w:p>
        </w:tc>
        <w:tc>
          <w:tcPr>
            <w:tcW w:w="1035" w:type="dxa"/>
            <w:tcBorders>
              <w:top w:val="nil"/>
              <w:left w:val="single" w:sz="6" w:space="0" w:color="auto"/>
              <w:bottom w:val="nil"/>
              <w:right w:val="nil"/>
            </w:tcBorders>
            <w:hideMark/>
          </w:tcPr>
          <w:p w14:paraId="625B3F02" w14:textId="77777777" w:rsidR="00845EA9" w:rsidRDefault="00845EA9">
            <w:pPr>
              <w:spacing w:line="256" w:lineRule="auto"/>
              <w:rPr>
                <w:snapToGrid w:val="0"/>
                <w:color w:val="000000"/>
                <w:sz w:val="16"/>
              </w:rPr>
            </w:pPr>
            <w:r>
              <w:rPr>
                <w:snapToGrid w:val="0"/>
              </w:rPr>
              <w:t>120</w:t>
            </w:r>
          </w:p>
        </w:tc>
        <w:tc>
          <w:tcPr>
            <w:tcW w:w="1034" w:type="dxa"/>
            <w:tcBorders>
              <w:top w:val="nil"/>
              <w:left w:val="nil"/>
              <w:bottom w:val="nil"/>
              <w:right w:val="single" w:sz="6" w:space="0" w:color="auto"/>
            </w:tcBorders>
            <w:hideMark/>
          </w:tcPr>
          <w:p w14:paraId="618D0A50" w14:textId="77777777" w:rsidR="00845EA9" w:rsidRDefault="00845EA9">
            <w:pPr>
              <w:spacing w:line="256" w:lineRule="auto"/>
              <w:rPr>
                <w:snapToGrid w:val="0"/>
                <w:color w:val="000000"/>
                <w:sz w:val="16"/>
              </w:rPr>
            </w:pPr>
            <w:r>
              <w:rPr>
                <w:snapToGrid w:val="0"/>
              </w:rPr>
              <w:t>x</w:t>
            </w:r>
          </w:p>
        </w:tc>
      </w:tr>
      <w:tr w:rsidR="00845EA9"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Default="00845EA9">
            <w:pPr>
              <w:spacing w:line="256" w:lineRule="auto"/>
              <w:rPr>
                <w:snapToGrid w:val="0"/>
                <w:color w:val="000000"/>
                <w:sz w:val="16"/>
              </w:rPr>
            </w:pPr>
            <w:r>
              <w:rPr>
                <w:snapToGrid w:val="0"/>
              </w:rPr>
              <w:t>25</w:t>
            </w:r>
          </w:p>
        </w:tc>
        <w:tc>
          <w:tcPr>
            <w:tcW w:w="1035" w:type="dxa"/>
            <w:hideMark/>
          </w:tcPr>
          <w:p w14:paraId="3CE5D589" w14:textId="77777777" w:rsidR="00845EA9" w:rsidRDefault="00845EA9">
            <w:pPr>
              <w:spacing w:line="256" w:lineRule="auto"/>
              <w:rPr>
                <w:i/>
                <w:snapToGrid w:val="0"/>
                <w:color w:val="000000"/>
                <w:sz w:val="16"/>
              </w:rPr>
            </w:pPr>
            <w:proofErr w:type="spellStart"/>
            <w:r>
              <w:rPr>
                <w:i/>
                <w:snapToGrid w:val="0"/>
              </w:rPr>
              <w:t>em</w:t>
            </w:r>
            <w:proofErr w:type="spellEnd"/>
          </w:p>
        </w:tc>
        <w:tc>
          <w:tcPr>
            <w:tcW w:w="1034" w:type="dxa"/>
            <w:tcBorders>
              <w:top w:val="nil"/>
              <w:left w:val="single" w:sz="6" w:space="0" w:color="auto"/>
              <w:bottom w:val="nil"/>
              <w:right w:val="nil"/>
            </w:tcBorders>
            <w:hideMark/>
          </w:tcPr>
          <w:p w14:paraId="583DBEA3" w14:textId="77777777" w:rsidR="00845EA9" w:rsidRDefault="00845EA9">
            <w:pPr>
              <w:spacing w:line="256" w:lineRule="auto"/>
              <w:rPr>
                <w:snapToGrid w:val="0"/>
                <w:color w:val="000000"/>
                <w:sz w:val="16"/>
              </w:rPr>
            </w:pPr>
            <w:r>
              <w:rPr>
                <w:snapToGrid w:val="0"/>
              </w:rPr>
              <w:t>57</w:t>
            </w:r>
          </w:p>
        </w:tc>
        <w:tc>
          <w:tcPr>
            <w:tcW w:w="1035" w:type="dxa"/>
            <w:hideMark/>
          </w:tcPr>
          <w:p w14:paraId="53C75332" w14:textId="77777777" w:rsidR="00845EA9" w:rsidRDefault="00845EA9">
            <w:pPr>
              <w:spacing w:line="256" w:lineRule="auto"/>
              <w:rPr>
                <w:snapToGrid w:val="0"/>
                <w:color w:val="000000"/>
                <w:sz w:val="16"/>
              </w:rPr>
            </w:pPr>
            <w:r>
              <w:rPr>
                <w:snapToGrid w:val="0"/>
              </w:rPr>
              <w:t>9</w:t>
            </w:r>
          </w:p>
        </w:tc>
        <w:tc>
          <w:tcPr>
            <w:tcW w:w="1034" w:type="dxa"/>
            <w:tcBorders>
              <w:top w:val="nil"/>
              <w:left w:val="single" w:sz="6" w:space="0" w:color="auto"/>
              <w:bottom w:val="nil"/>
              <w:right w:val="nil"/>
            </w:tcBorders>
            <w:hideMark/>
          </w:tcPr>
          <w:p w14:paraId="20CF9928" w14:textId="77777777" w:rsidR="00845EA9" w:rsidRDefault="00845EA9">
            <w:pPr>
              <w:spacing w:line="256" w:lineRule="auto"/>
              <w:rPr>
                <w:snapToGrid w:val="0"/>
                <w:color w:val="000000"/>
                <w:sz w:val="16"/>
              </w:rPr>
            </w:pPr>
            <w:r>
              <w:rPr>
                <w:snapToGrid w:val="0"/>
              </w:rPr>
              <w:t>89</w:t>
            </w:r>
          </w:p>
        </w:tc>
        <w:tc>
          <w:tcPr>
            <w:tcW w:w="1034" w:type="dxa"/>
            <w:hideMark/>
          </w:tcPr>
          <w:p w14:paraId="57334DE6" w14:textId="77777777" w:rsidR="00845EA9" w:rsidRDefault="00845EA9">
            <w:pPr>
              <w:spacing w:line="256" w:lineRule="auto"/>
              <w:rPr>
                <w:snapToGrid w:val="0"/>
                <w:color w:val="000000"/>
                <w:sz w:val="16"/>
              </w:rPr>
            </w:pPr>
            <w:r>
              <w:rPr>
                <w:snapToGrid w:val="0"/>
              </w:rPr>
              <w:t>Y</w:t>
            </w:r>
          </w:p>
        </w:tc>
        <w:tc>
          <w:tcPr>
            <w:tcW w:w="1035" w:type="dxa"/>
            <w:tcBorders>
              <w:top w:val="nil"/>
              <w:left w:val="single" w:sz="6" w:space="0" w:color="auto"/>
              <w:bottom w:val="nil"/>
              <w:right w:val="nil"/>
            </w:tcBorders>
            <w:hideMark/>
          </w:tcPr>
          <w:p w14:paraId="66405D80" w14:textId="77777777" w:rsidR="00845EA9" w:rsidRDefault="00845EA9">
            <w:pPr>
              <w:spacing w:line="256" w:lineRule="auto"/>
              <w:rPr>
                <w:snapToGrid w:val="0"/>
                <w:color w:val="000000"/>
                <w:sz w:val="16"/>
              </w:rPr>
            </w:pPr>
            <w:r>
              <w:rPr>
                <w:snapToGrid w:val="0"/>
              </w:rPr>
              <w:t>121</w:t>
            </w:r>
          </w:p>
        </w:tc>
        <w:tc>
          <w:tcPr>
            <w:tcW w:w="1034" w:type="dxa"/>
            <w:tcBorders>
              <w:top w:val="nil"/>
              <w:left w:val="nil"/>
              <w:bottom w:val="nil"/>
              <w:right w:val="single" w:sz="6" w:space="0" w:color="auto"/>
            </w:tcBorders>
            <w:hideMark/>
          </w:tcPr>
          <w:p w14:paraId="4E4FD562" w14:textId="77777777" w:rsidR="00845EA9" w:rsidRDefault="00845EA9">
            <w:pPr>
              <w:spacing w:line="256" w:lineRule="auto"/>
              <w:rPr>
                <w:snapToGrid w:val="0"/>
                <w:color w:val="000000"/>
                <w:sz w:val="16"/>
              </w:rPr>
            </w:pPr>
            <w:r>
              <w:rPr>
                <w:snapToGrid w:val="0"/>
              </w:rPr>
              <w:t>y</w:t>
            </w:r>
          </w:p>
        </w:tc>
      </w:tr>
      <w:tr w:rsidR="00845EA9"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Default="00845EA9">
            <w:pPr>
              <w:spacing w:line="256" w:lineRule="auto"/>
              <w:rPr>
                <w:snapToGrid w:val="0"/>
                <w:color w:val="000000"/>
                <w:sz w:val="16"/>
              </w:rPr>
            </w:pPr>
            <w:r>
              <w:rPr>
                <w:snapToGrid w:val="0"/>
              </w:rPr>
              <w:t>26</w:t>
            </w:r>
          </w:p>
        </w:tc>
        <w:tc>
          <w:tcPr>
            <w:tcW w:w="1035" w:type="dxa"/>
            <w:hideMark/>
          </w:tcPr>
          <w:p w14:paraId="0A163541" w14:textId="77777777" w:rsidR="00845EA9" w:rsidRDefault="00845EA9">
            <w:pPr>
              <w:spacing w:line="256" w:lineRule="auto"/>
              <w:rPr>
                <w:i/>
                <w:snapToGrid w:val="0"/>
                <w:color w:val="000000"/>
                <w:sz w:val="16"/>
              </w:rPr>
            </w:pPr>
            <w:r>
              <w:rPr>
                <w:i/>
                <w:snapToGrid w:val="0"/>
              </w:rPr>
              <w:t>sub</w:t>
            </w:r>
          </w:p>
        </w:tc>
        <w:tc>
          <w:tcPr>
            <w:tcW w:w="1034" w:type="dxa"/>
            <w:tcBorders>
              <w:top w:val="nil"/>
              <w:left w:val="single" w:sz="6" w:space="0" w:color="auto"/>
              <w:bottom w:val="nil"/>
              <w:right w:val="nil"/>
            </w:tcBorders>
            <w:hideMark/>
          </w:tcPr>
          <w:p w14:paraId="1105A5A7" w14:textId="77777777" w:rsidR="00845EA9" w:rsidRDefault="00845EA9">
            <w:pPr>
              <w:spacing w:line="256" w:lineRule="auto"/>
              <w:rPr>
                <w:snapToGrid w:val="0"/>
                <w:color w:val="000000"/>
                <w:sz w:val="16"/>
              </w:rPr>
            </w:pPr>
            <w:r>
              <w:rPr>
                <w:snapToGrid w:val="0"/>
              </w:rPr>
              <w:t>58</w:t>
            </w:r>
          </w:p>
        </w:tc>
        <w:tc>
          <w:tcPr>
            <w:tcW w:w="1035" w:type="dxa"/>
            <w:hideMark/>
          </w:tcPr>
          <w:p w14:paraId="20B0C37F" w14:textId="77777777" w:rsidR="00845EA9" w:rsidRDefault="00845EA9">
            <w:pPr>
              <w:spacing w:line="256" w:lineRule="auto"/>
              <w:rPr>
                <w:snapToGrid w:val="0"/>
                <w:color w:val="000000"/>
                <w:sz w:val="16"/>
              </w:rPr>
            </w:pPr>
            <w:r>
              <w:rPr>
                <w:snapToGrid w:val="0"/>
              </w:rPr>
              <w:t>:</w:t>
            </w:r>
          </w:p>
        </w:tc>
        <w:tc>
          <w:tcPr>
            <w:tcW w:w="1034" w:type="dxa"/>
            <w:tcBorders>
              <w:top w:val="nil"/>
              <w:left w:val="single" w:sz="6" w:space="0" w:color="auto"/>
              <w:bottom w:val="nil"/>
              <w:right w:val="nil"/>
            </w:tcBorders>
            <w:hideMark/>
          </w:tcPr>
          <w:p w14:paraId="3848B215" w14:textId="77777777" w:rsidR="00845EA9" w:rsidRDefault="00845EA9">
            <w:pPr>
              <w:spacing w:line="256" w:lineRule="auto"/>
              <w:rPr>
                <w:snapToGrid w:val="0"/>
                <w:color w:val="000000"/>
                <w:sz w:val="16"/>
              </w:rPr>
            </w:pPr>
            <w:r>
              <w:rPr>
                <w:snapToGrid w:val="0"/>
              </w:rPr>
              <w:t>90</w:t>
            </w:r>
          </w:p>
        </w:tc>
        <w:tc>
          <w:tcPr>
            <w:tcW w:w="1034" w:type="dxa"/>
            <w:hideMark/>
          </w:tcPr>
          <w:p w14:paraId="57E4AC64" w14:textId="77777777" w:rsidR="00845EA9" w:rsidRDefault="00845EA9">
            <w:pPr>
              <w:spacing w:line="256" w:lineRule="auto"/>
              <w:rPr>
                <w:snapToGrid w:val="0"/>
                <w:color w:val="000000"/>
                <w:sz w:val="16"/>
              </w:rPr>
            </w:pPr>
            <w:r>
              <w:rPr>
                <w:snapToGrid w:val="0"/>
              </w:rPr>
              <w:t>Z</w:t>
            </w:r>
          </w:p>
        </w:tc>
        <w:tc>
          <w:tcPr>
            <w:tcW w:w="1035" w:type="dxa"/>
            <w:tcBorders>
              <w:top w:val="nil"/>
              <w:left w:val="single" w:sz="6" w:space="0" w:color="auto"/>
              <w:bottom w:val="nil"/>
              <w:right w:val="nil"/>
            </w:tcBorders>
            <w:hideMark/>
          </w:tcPr>
          <w:p w14:paraId="7AB64D38" w14:textId="77777777" w:rsidR="00845EA9" w:rsidRDefault="00845EA9">
            <w:pPr>
              <w:spacing w:line="256" w:lineRule="auto"/>
              <w:rPr>
                <w:snapToGrid w:val="0"/>
                <w:color w:val="000000"/>
                <w:sz w:val="16"/>
              </w:rPr>
            </w:pPr>
            <w:r>
              <w:rPr>
                <w:snapToGrid w:val="0"/>
              </w:rPr>
              <w:t>122</w:t>
            </w:r>
          </w:p>
        </w:tc>
        <w:tc>
          <w:tcPr>
            <w:tcW w:w="1034" w:type="dxa"/>
            <w:tcBorders>
              <w:top w:val="nil"/>
              <w:left w:val="nil"/>
              <w:bottom w:val="nil"/>
              <w:right w:val="single" w:sz="6" w:space="0" w:color="auto"/>
            </w:tcBorders>
            <w:hideMark/>
          </w:tcPr>
          <w:p w14:paraId="3EBD55D4" w14:textId="77777777" w:rsidR="00845EA9" w:rsidRDefault="00845EA9">
            <w:pPr>
              <w:spacing w:line="256" w:lineRule="auto"/>
              <w:rPr>
                <w:snapToGrid w:val="0"/>
                <w:color w:val="000000"/>
                <w:sz w:val="16"/>
              </w:rPr>
            </w:pPr>
            <w:r>
              <w:rPr>
                <w:snapToGrid w:val="0"/>
              </w:rPr>
              <w:t>z</w:t>
            </w:r>
          </w:p>
        </w:tc>
      </w:tr>
      <w:tr w:rsidR="00845EA9"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Default="00845EA9">
            <w:pPr>
              <w:spacing w:line="256" w:lineRule="auto"/>
              <w:rPr>
                <w:snapToGrid w:val="0"/>
                <w:color w:val="000000"/>
                <w:sz w:val="16"/>
              </w:rPr>
            </w:pPr>
            <w:r>
              <w:rPr>
                <w:snapToGrid w:val="0"/>
              </w:rPr>
              <w:t>27</w:t>
            </w:r>
          </w:p>
        </w:tc>
        <w:tc>
          <w:tcPr>
            <w:tcW w:w="1035" w:type="dxa"/>
            <w:hideMark/>
          </w:tcPr>
          <w:p w14:paraId="57A52A73" w14:textId="77777777" w:rsidR="00845EA9" w:rsidRDefault="00845EA9">
            <w:pPr>
              <w:spacing w:line="256" w:lineRule="auto"/>
              <w:rPr>
                <w:i/>
                <w:snapToGrid w:val="0"/>
                <w:color w:val="000000"/>
                <w:sz w:val="16"/>
              </w:rPr>
            </w:pPr>
            <w:r>
              <w:rPr>
                <w:i/>
                <w:snapToGrid w:val="0"/>
              </w:rPr>
              <w:t>esc</w:t>
            </w:r>
          </w:p>
        </w:tc>
        <w:tc>
          <w:tcPr>
            <w:tcW w:w="1034" w:type="dxa"/>
            <w:tcBorders>
              <w:top w:val="nil"/>
              <w:left w:val="single" w:sz="6" w:space="0" w:color="auto"/>
              <w:bottom w:val="nil"/>
              <w:right w:val="nil"/>
            </w:tcBorders>
            <w:hideMark/>
          </w:tcPr>
          <w:p w14:paraId="765A667D" w14:textId="77777777" w:rsidR="00845EA9" w:rsidRDefault="00845EA9">
            <w:pPr>
              <w:spacing w:line="256" w:lineRule="auto"/>
              <w:rPr>
                <w:snapToGrid w:val="0"/>
                <w:color w:val="000000"/>
                <w:sz w:val="16"/>
              </w:rPr>
            </w:pPr>
            <w:r>
              <w:rPr>
                <w:snapToGrid w:val="0"/>
              </w:rPr>
              <w:t>59</w:t>
            </w:r>
          </w:p>
        </w:tc>
        <w:tc>
          <w:tcPr>
            <w:tcW w:w="1035" w:type="dxa"/>
            <w:hideMark/>
          </w:tcPr>
          <w:p w14:paraId="051AB05E" w14:textId="77777777" w:rsidR="00845EA9" w:rsidRDefault="00845EA9">
            <w:pPr>
              <w:spacing w:line="256" w:lineRule="auto"/>
              <w:rPr>
                <w:snapToGrid w:val="0"/>
                <w:color w:val="000000"/>
                <w:sz w:val="16"/>
              </w:rPr>
            </w:pPr>
            <w:r>
              <w:rPr>
                <w:snapToGrid w:val="0"/>
              </w:rPr>
              <w:t>;</w:t>
            </w:r>
          </w:p>
        </w:tc>
        <w:tc>
          <w:tcPr>
            <w:tcW w:w="1034" w:type="dxa"/>
            <w:tcBorders>
              <w:top w:val="nil"/>
              <w:left w:val="single" w:sz="6" w:space="0" w:color="auto"/>
              <w:bottom w:val="nil"/>
              <w:right w:val="nil"/>
            </w:tcBorders>
            <w:hideMark/>
          </w:tcPr>
          <w:p w14:paraId="6BECA970" w14:textId="77777777" w:rsidR="00845EA9" w:rsidRDefault="00845EA9">
            <w:pPr>
              <w:spacing w:line="256" w:lineRule="auto"/>
              <w:rPr>
                <w:snapToGrid w:val="0"/>
                <w:color w:val="000000"/>
                <w:sz w:val="16"/>
              </w:rPr>
            </w:pPr>
            <w:r>
              <w:rPr>
                <w:snapToGrid w:val="0"/>
              </w:rPr>
              <w:t>91</w:t>
            </w:r>
          </w:p>
        </w:tc>
        <w:tc>
          <w:tcPr>
            <w:tcW w:w="1034" w:type="dxa"/>
            <w:hideMark/>
          </w:tcPr>
          <w:p w14:paraId="712D1CBB" w14:textId="77777777" w:rsidR="00845EA9" w:rsidRDefault="00845EA9">
            <w:pPr>
              <w:spacing w:line="256" w:lineRule="auto"/>
              <w:rPr>
                <w:snapToGrid w:val="0"/>
                <w:color w:val="000000"/>
                <w:sz w:val="16"/>
              </w:rPr>
            </w:pPr>
            <w:r>
              <w:rPr>
                <w:snapToGrid w:val="0"/>
              </w:rPr>
              <w:t>[ Ä</w:t>
            </w:r>
          </w:p>
        </w:tc>
        <w:tc>
          <w:tcPr>
            <w:tcW w:w="1035" w:type="dxa"/>
            <w:tcBorders>
              <w:top w:val="nil"/>
              <w:left w:val="single" w:sz="6" w:space="0" w:color="auto"/>
              <w:bottom w:val="nil"/>
              <w:right w:val="nil"/>
            </w:tcBorders>
            <w:hideMark/>
          </w:tcPr>
          <w:p w14:paraId="6AB41343" w14:textId="77777777" w:rsidR="00845EA9" w:rsidRDefault="00845EA9">
            <w:pPr>
              <w:spacing w:line="256" w:lineRule="auto"/>
              <w:rPr>
                <w:snapToGrid w:val="0"/>
                <w:color w:val="000000"/>
                <w:sz w:val="16"/>
              </w:rPr>
            </w:pPr>
            <w:r>
              <w:rPr>
                <w:snapToGrid w:val="0"/>
              </w:rPr>
              <w:t>123</w:t>
            </w:r>
          </w:p>
        </w:tc>
        <w:tc>
          <w:tcPr>
            <w:tcW w:w="1034" w:type="dxa"/>
            <w:tcBorders>
              <w:top w:val="nil"/>
              <w:left w:val="nil"/>
              <w:bottom w:val="nil"/>
              <w:right w:val="single" w:sz="6" w:space="0" w:color="auto"/>
            </w:tcBorders>
            <w:hideMark/>
          </w:tcPr>
          <w:p w14:paraId="1953EFBF" w14:textId="77777777" w:rsidR="00845EA9" w:rsidRDefault="00845EA9">
            <w:pPr>
              <w:spacing w:line="256" w:lineRule="auto"/>
              <w:rPr>
                <w:snapToGrid w:val="0"/>
                <w:color w:val="000000"/>
                <w:sz w:val="16"/>
              </w:rPr>
            </w:pPr>
            <w:proofErr w:type="gramStart"/>
            <w:r>
              <w:rPr>
                <w:snapToGrid w:val="0"/>
              </w:rPr>
              <w:t>{ ä</w:t>
            </w:r>
            <w:proofErr w:type="gramEnd"/>
          </w:p>
        </w:tc>
      </w:tr>
      <w:tr w:rsidR="00845EA9"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Default="00845EA9">
            <w:pPr>
              <w:spacing w:line="256" w:lineRule="auto"/>
              <w:rPr>
                <w:snapToGrid w:val="0"/>
                <w:color w:val="000000"/>
                <w:sz w:val="16"/>
              </w:rPr>
            </w:pPr>
            <w:r>
              <w:rPr>
                <w:snapToGrid w:val="0"/>
              </w:rPr>
              <w:t>28</w:t>
            </w:r>
          </w:p>
        </w:tc>
        <w:tc>
          <w:tcPr>
            <w:tcW w:w="1035" w:type="dxa"/>
            <w:hideMark/>
          </w:tcPr>
          <w:p w14:paraId="33EF0673" w14:textId="77777777" w:rsidR="00845EA9" w:rsidRDefault="00845EA9">
            <w:pPr>
              <w:spacing w:line="256" w:lineRule="auto"/>
              <w:rPr>
                <w:i/>
                <w:snapToGrid w:val="0"/>
                <w:color w:val="000000"/>
                <w:sz w:val="16"/>
              </w:rPr>
            </w:pPr>
            <w:r>
              <w:rPr>
                <w:i/>
                <w:snapToGrid w:val="0"/>
              </w:rPr>
              <w:t>fs</w:t>
            </w:r>
          </w:p>
        </w:tc>
        <w:tc>
          <w:tcPr>
            <w:tcW w:w="1034" w:type="dxa"/>
            <w:tcBorders>
              <w:top w:val="nil"/>
              <w:left w:val="single" w:sz="6" w:space="0" w:color="auto"/>
              <w:bottom w:val="nil"/>
              <w:right w:val="nil"/>
            </w:tcBorders>
            <w:hideMark/>
          </w:tcPr>
          <w:p w14:paraId="73D73D52" w14:textId="77777777" w:rsidR="00845EA9" w:rsidRDefault="00845EA9">
            <w:pPr>
              <w:spacing w:line="256" w:lineRule="auto"/>
              <w:rPr>
                <w:snapToGrid w:val="0"/>
                <w:color w:val="000000"/>
                <w:sz w:val="16"/>
              </w:rPr>
            </w:pPr>
            <w:r>
              <w:rPr>
                <w:snapToGrid w:val="0"/>
              </w:rPr>
              <w:t>60</w:t>
            </w:r>
          </w:p>
        </w:tc>
        <w:tc>
          <w:tcPr>
            <w:tcW w:w="1035" w:type="dxa"/>
          </w:tcPr>
          <w:p w14:paraId="235860F0" w14:textId="77777777" w:rsidR="00845EA9" w:rsidRDefault="00845EA9">
            <w:pPr>
              <w:spacing w:line="256" w:lineRule="auto"/>
              <w:rPr>
                <w:snapToGrid w:val="0"/>
                <w:color w:val="000000"/>
                <w:sz w:val="16"/>
              </w:rPr>
            </w:pPr>
            <w:r>
              <w:rPr>
                <w:snapToGrid w:val="0"/>
              </w:rPr>
              <w:t>&lt;</w:t>
            </w:r>
          </w:p>
        </w:tc>
        <w:tc>
          <w:tcPr>
            <w:tcW w:w="1034" w:type="dxa"/>
            <w:tcBorders>
              <w:top w:val="nil"/>
              <w:left w:val="single" w:sz="6" w:space="0" w:color="auto"/>
              <w:bottom w:val="nil"/>
              <w:right w:val="nil"/>
            </w:tcBorders>
            <w:hideMark/>
          </w:tcPr>
          <w:p w14:paraId="108B8B44" w14:textId="77777777" w:rsidR="00845EA9" w:rsidRDefault="00845EA9">
            <w:pPr>
              <w:spacing w:line="256" w:lineRule="auto"/>
              <w:rPr>
                <w:snapToGrid w:val="0"/>
                <w:color w:val="000000"/>
                <w:sz w:val="16"/>
              </w:rPr>
            </w:pPr>
            <w:r>
              <w:rPr>
                <w:snapToGrid w:val="0"/>
              </w:rPr>
              <w:t>92</w:t>
            </w:r>
          </w:p>
        </w:tc>
        <w:tc>
          <w:tcPr>
            <w:tcW w:w="1034" w:type="dxa"/>
            <w:hideMark/>
          </w:tcPr>
          <w:p w14:paraId="546A6C65" w14:textId="77777777" w:rsidR="00845EA9" w:rsidRDefault="00845EA9">
            <w:pPr>
              <w:spacing w:line="256" w:lineRule="auto"/>
              <w:rPr>
                <w:snapToGrid w:val="0"/>
                <w:color w:val="000000"/>
                <w:sz w:val="16"/>
              </w:rPr>
            </w:pPr>
            <w:r>
              <w:rPr>
                <w:snapToGrid w:val="0"/>
              </w:rPr>
              <w:t>\ Ö</w:t>
            </w:r>
          </w:p>
        </w:tc>
        <w:tc>
          <w:tcPr>
            <w:tcW w:w="1035" w:type="dxa"/>
            <w:tcBorders>
              <w:top w:val="nil"/>
              <w:left w:val="single" w:sz="6" w:space="0" w:color="auto"/>
              <w:bottom w:val="nil"/>
              <w:right w:val="nil"/>
            </w:tcBorders>
            <w:hideMark/>
          </w:tcPr>
          <w:p w14:paraId="11CD3D7B" w14:textId="77777777" w:rsidR="00845EA9" w:rsidRDefault="00845EA9">
            <w:pPr>
              <w:spacing w:line="256" w:lineRule="auto"/>
              <w:rPr>
                <w:snapToGrid w:val="0"/>
                <w:color w:val="000000"/>
                <w:sz w:val="16"/>
              </w:rPr>
            </w:pPr>
            <w:r>
              <w:rPr>
                <w:snapToGrid w:val="0"/>
              </w:rPr>
              <w:t>124</w:t>
            </w:r>
          </w:p>
        </w:tc>
        <w:tc>
          <w:tcPr>
            <w:tcW w:w="1034" w:type="dxa"/>
            <w:tcBorders>
              <w:top w:val="nil"/>
              <w:left w:val="nil"/>
              <w:bottom w:val="nil"/>
              <w:right w:val="single" w:sz="6" w:space="0" w:color="auto"/>
            </w:tcBorders>
            <w:hideMark/>
          </w:tcPr>
          <w:p w14:paraId="09BC428C" w14:textId="77777777" w:rsidR="00845EA9" w:rsidRDefault="00845EA9">
            <w:pPr>
              <w:spacing w:line="256" w:lineRule="auto"/>
              <w:rPr>
                <w:snapToGrid w:val="0"/>
                <w:color w:val="000000"/>
                <w:sz w:val="16"/>
              </w:rPr>
            </w:pPr>
            <w:r>
              <w:rPr>
                <w:snapToGrid w:val="0"/>
              </w:rPr>
              <w:t>| ö</w:t>
            </w:r>
          </w:p>
        </w:tc>
      </w:tr>
      <w:tr w:rsidR="00845EA9"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Default="00845EA9">
            <w:pPr>
              <w:spacing w:line="256" w:lineRule="auto"/>
              <w:rPr>
                <w:snapToGrid w:val="0"/>
                <w:color w:val="000000"/>
                <w:sz w:val="16"/>
              </w:rPr>
            </w:pPr>
            <w:r>
              <w:rPr>
                <w:snapToGrid w:val="0"/>
              </w:rPr>
              <w:t>29</w:t>
            </w:r>
          </w:p>
        </w:tc>
        <w:tc>
          <w:tcPr>
            <w:tcW w:w="1035" w:type="dxa"/>
            <w:hideMark/>
          </w:tcPr>
          <w:p w14:paraId="0515B416" w14:textId="77777777" w:rsidR="00845EA9" w:rsidRDefault="00845EA9">
            <w:pPr>
              <w:spacing w:line="256" w:lineRule="auto"/>
              <w:rPr>
                <w:i/>
                <w:snapToGrid w:val="0"/>
                <w:color w:val="000000"/>
                <w:sz w:val="16"/>
              </w:rPr>
            </w:pPr>
            <w:proofErr w:type="spellStart"/>
            <w:r>
              <w:rPr>
                <w:i/>
                <w:snapToGrid w:val="0"/>
              </w:rPr>
              <w:t>gs</w:t>
            </w:r>
            <w:proofErr w:type="spellEnd"/>
          </w:p>
        </w:tc>
        <w:tc>
          <w:tcPr>
            <w:tcW w:w="1034" w:type="dxa"/>
            <w:tcBorders>
              <w:top w:val="nil"/>
              <w:left w:val="single" w:sz="6" w:space="0" w:color="auto"/>
              <w:bottom w:val="nil"/>
              <w:right w:val="nil"/>
            </w:tcBorders>
            <w:hideMark/>
          </w:tcPr>
          <w:p w14:paraId="2CAA6ABD" w14:textId="77777777" w:rsidR="00845EA9" w:rsidRDefault="00845EA9">
            <w:pPr>
              <w:spacing w:line="256" w:lineRule="auto"/>
              <w:rPr>
                <w:snapToGrid w:val="0"/>
                <w:color w:val="000000"/>
                <w:sz w:val="16"/>
              </w:rPr>
            </w:pPr>
            <w:r>
              <w:rPr>
                <w:snapToGrid w:val="0"/>
              </w:rPr>
              <w:t>61</w:t>
            </w:r>
          </w:p>
        </w:tc>
        <w:tc>
          <w:tcPr>
            <w:tcW w:w="1035" w:type="dxa"/>
            <w:hideMark/>
          </w:tcPr>
          <w:p w14:paraId="20CD97B9" w14:textId="77777777" w:rsidR="00845EA9" w:rsidRDefault="00845EA9">
            <w:pPr>
              <w:spacing w:line="256" w:lineRule="auto"/>
              <w:rPr>
                <w:snapToGrid w:val="0"/>
                <w:color w:val="000000"/>
                <w:sz w:val="16"/>
              </w:rPr>
            </w:pPr>
            <w:r>
              <w:rPr>
                <w:snapToGrid w:val="0"/>
              </w:rPr>
              <w:t>=</w:t>
            </w:r>
          </w:p>
        </w:tc>
        <w:tc>
          <w:tcPr>
            <w:tcW w:w="1034" w:type="dxa"/>
            <w:tcBorders>
              <w:top w:val="nil"/>
              <w:left w:val="single" w:sz="6" w:space="0" w:color="auto"/>
              <w:bottom w:val="nil"/>
              <w:right w:val="nil"/>
            </w:tcBorders>
            <w:hideMark/>
          </w:tcPr>
          <w:p w14:paraId="0A425D7E" w14:textId="77777777" w:rsidR="00845EA9" w:rsidRDefault="00845EA9">
            <w:pPr>
              <w:spacing w:line="256" w:lineRule="auto"/>
              <w:rPr>
                <w:snapToGrid w:val="0"/>
                <w:color w:val="000000"/>
                <w:sz w:val="16"/>
              </w:rPr>
            </w:pPr>
            <w:r>
              <w:rPr>
                <w:snapToGrid w:val="0"/>
              </w:rPr>
              <w:t>93</w:t>
            </w:r>
          </w:p>
        </w:tc>
        <w:tc>
          <w:tcPr>
            <w:tcW w:w="1034" w:type="dxa"/>
            <w:hideMark/>
          </w:tcPr>
          <w:p w14:paraId="2F09509D" w14:textId="77777777" w:rsidR="00845EA9" w:rsidRDefault="00845EA9">
            <w:pPr>
              <w:spacing w:line="256" w:lineRule="auto"/>
              <w:rPr>
                <w:snapToGrid w:val="0"/>
                <w:color w:val="000000"/>
                <w:sz w:val="16"/>
              </w:rPr>
            </w:pPr>
            <w:r>
              <w:rPr>
                <w:snapToGrid w:val="0"/>
              </w:rPr>
              <w:t>] Å</w:t>
            </w:r>
          </w:p>
        </w:tc>
        <w:tc>
          <w:tcPr>
            <w:tcW w:w="1035" w:type="dxa"/>
            <w:tcBorders>
              <w:top w:val="nil"/>
              <w:left w:val="single" w:sz="6" w:space="0" w:color="auto"/>
              <w:bottom w:val="nil"/>
              <w:right w:val="nil"/>
            </w:tcBorders>
            <w:hideMark/>
          </w:tcPr>
          <w:p w14:paraId="13666676" w14:textId="77777777" w:rsidR="00845EA9" w:rsidRDefault="00845EA9">
            <w:pPr>
              <w:spacing w:line="256" w:lineRule="auto"/>
              <w:rPr>
                <w:snapToGrid w:val="0"/>
                <w:color w:val="000000"/>
                <w:sz w:val="16"/>
              </w:rPr>
            </w:pPr>
            <w:r>
              <w:rPr>
                <w:snapToGrid w:val="0"/>
              </w:rPr>
              <w:t>125</w:t>
            </w:r>
          </w:p>
        </w:tc>
        <w:tc>
          <w:tcPr>
            <w:tcW w:w="1034" w:type="dxa"/>
            <w:tcBorders>
              <w:top w:val="nil"/>
              <w:left w:val="nil"/>
              <w:bottom w:val="nil"/>
              <w:right w:val="single" w:sz="6" w:space="0" w:color="auto"/>
            </w:tcBorders>
            <w:hideMark/>
          </w:tcPr>
          <w:p w14:paraId="5A758506" w14:textId="77777777" w:rsidR="00845EA9" w:rsidRDefault="00845EA9">
            <w:pPr>
              <w:spacing w:line="256" w:lineRule="auto"/>
              <w:rPr>
                <w:snapToGrid w:val="0"/>
                <w:color w:val="000000"/>
                <w:sz w:val="16"/>
              </w:rPr>
            </w:pPr>
            <w:r>
              <w:rPr>
                <w:snapToGrid w:val="0"/>
              </w:rPr>
              <w:t>} å</w:t>
            </w:r>
          </w:p>
        </w:tc>
      </w:tr>
      <w:tr w:rsidR="00845EA9"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Default="00845EA9">
            <w:pPr>
              <w:spacing w:line="256" w:lineRule="auto"/>
              <w:rPr>
                <w:snapToGrid w:val="0"/>
                <w:color w:val="000000"/>
                <w:sz w:val="16"/>
              </w:rPr>
            </w:pPr>
            <w:r>
              <w:rPr>
                <w:snapToGrid w:val="0"/>
              </w:rPr>
              <w:t>30</w:t>
            </w:r>
          </w:p>
        </w:tc>
        <w:tc>
          <w:tcPr>
            <w:tcW w:w="1035" w:type="dxa"/>
            <w:hideMark/>
          </w:tcPr>
          <w:p w14:paraId="210BA549" w14:textId="77777777" w:rsidR="00845EA9" w:rsidRDefault="00845EA9">
            <w:pPr>
              <w:spacing w:line="256" w:lineRule="auto"/>
              <w:rPr>
                <w:i/>
                <w:snapToGrid w:val="0"/>
                <w:color w:val="000000"/>
                <w:sz w:val="16"/>
              </w:rPr>
            </w:pPr>
            <w:proofErr w:type="spellStart"/>
            <w:r>
              <w:rPr>
                <w:i/>
                <w:snapToGrid w:val="0"/>
              </w:rPr>
              <w:t>rs</w:t>
            </w:r>
            <w:proofErr w:type="spellEnd"/>
          </w:p>
        </w:tc>
        <w:tc>
          <w:tcPr>
            <w:tcW w:w="1034" w:type="dxa"/>
            <w:tcBorders>
              <w:top w:val="nil"/>
              <w:left w:val="single" w:sz="6" w:space="0" w:color="auto"/>
              <w:bottom w:val="nil"/>
              <w:right w:val="nil"/>
            </w:tcBorders>
            <w:hideMark/>
          </w:tcPr>
          <w:p w14:paraId="56D0A062" w14:textId="77777777" w:rsidR="00845EA9" w:rsidRDefault="00845EA9">
            <w:pPr>
              <w:spacing w:line="256" w:lineRule="auto"/>
              <w:rPr>
                <w:snapToGrid w:val="0"/>
                <w:color w:val="000000"/>
                <w:sz w:val="16"/>
              </w:rPr>
            </w:pPr>
            <w:r>
              <w:rPr>
                <w:snapToGrid w:val="0"/>
              </w:rPr>
              <w:t>62</w:t>
            </w:r>
          </w:p>
        </w:tc>
        <w:tc>
          <w:tcPr>
            <w:tcW w:w="1035" w:type="dxa"/>
          </w:tcPr>
          <w:p w14:paraId="1CA5B8A7" w14:textId="77777777" w:rsidR="00845EA9" w:rsidRDefault="00845EA9">
            <w:pPr>
              <w:spacing w:line="256" w:lineRule="auto"/>
              <w:rPr>
                <w:snapToGrid w:val="0"/>
                <w:color w:val="000000"/>
                <w:sz w:val="16"/>
              </w:rPr>
            </w:pPr>
            <w:r>
              <w:rPr>
                <w:snapToGrid w:val="0"/>
              </w:rPr>
              <w:t>&gt;</w:t>
            </w:r>
          </w:p>
        </w:tc>
        <w:tc>
          <w:tcPr>
            <w:tcW w:w="1034" w:type="dxa"/>
            <w:tcBorders>
              <w:top w:val="nil"/>
              <w:left w:val="single" w:sz="6" w:space="0" w:color="auto"/>
              <w:bottom w:val="nil"/>
              <w:right w:val="nil"/>
            </w:tcBorders>
            <w:hideMark/>
          </w:tcPr>
          <w:p w14:paraId="1CA9AB79" w14:textId="77777777" w:rsidR="00845EA9" w:rsidRDefault="00845EA9">
            <w:pPr>
              <w:spacing w:line="256" w:lineRule="auto"/>
              <w:rPr>
                <w:snapToGrid w:val="0"/>
                <w:color w:val="000000"/>
                <w:sz w:val="16"/>
              </w:rPr>
            </w:pPr>
            <w:r>
              <w:rPr>
                <w:snapToGrid w:val="0"/>
              </w:rPr>
              <w:t>94</w:t>
            </w:r>
          </w:p>
        </w:tc>
        <w:tc>
          <w:tcPr>
            <w:tcW w:w="1034" w:type="dxa"/>
            <w:hideMark/>
          </w:tcPr>
          <w:p w14:paraId="3423FB67" w14:textId="77777777" w:rsidR="00845EA9" w:rsidRDefault="00845EA9">
            <w:pPr>
              <w:spacing w:line="256" w:lineRule="auto"/>
              <w:rPr>
                <w:snapToGrid w:val="0"/>
                <w:color w:val="000000"/>
                <w:sz w:val="16"/>
              </w:rPr>
            </w:pPr>
            <w:r>
              <w:rPr>
                <w:snapToGrid w:val="0"/>
              </w:rPr>
              <w:t>^ Ü</w:t>
            </w:r>
          </w:p>
        </w:tc>
        <w:tc>
          <w:tcPr>
            <w:tcW w:w="1035" w:type="dxa"/>
            <w:tcBorders>
              <w:top w:val="nil"/>
              <w:left w:val="single" w:sz="6" w:space="0" w:color="auto"/>
              <w:bottom w:val="nil"/>
              <w:right w:val="nil"/>
            </w:tcBorders>
            <w:hideMark/>
          </w:tcPr>
          <w:p w14:paraId="63706BF8" w14:textId="77777777" w:rsidR="00845EA9" w:rsidRDefault="00845EA9">
            <w:pPr>
              <w:spacing w:line="256" w:lineRule="auto"/>
              <w:rPr>
                <w:snapToGrid w:val="0"/>
                <w:color w:val="000000"/>
                <w:sz w:val="16"/>
              </w:rPr>
            </w:pPr>
            <w:r>
              <w:rPr>
                <w:snapToGrid w:val="0"/>
              </w:rPr>
              <w:t>126</w:t>
            </w:r>
          </w:p>
        </w:tc>
        <w:tc>
          <w:tcPr>
            <w:tcW w:w="1034" w:type="dxa"/>
            <w:tcBorders>
              <w:top w:val="nil"/>
              <w:left w:val="nil"/>
              <w:bottom w:val="nil"/>
              <w:right w:val="single" w:sz="6" w:space="0" w:color="auto"/>
            </w:tcBorders>
            <w:hideMark/>
          </w:tcPr>
          <w:p w14:paraId="6AEAE2DB" w14:textId="77777777" w:rsidR="00845EA9" w:rsidRDefault="00845EA9">
            <w:pPr>
              <w:spacing w:line="256" w:lineRule="auto"/>
              <w:rPr>
                <w:snapToGrid w:val="0"/>
                <w:color w:val="000000"/>
                <w:sz w:val="16"/>
              </w:rPr>
            </w:pPr>
            <w:r>
              <w:rPr>
                <w:snapToGrid w:val="0"/>
              </w:rPr>
              <w:t>~ ü</w:t>
            </w:r>
          </w:p>
        </w:tc>
      </w:tr>
      <w:tr w:rsidR="00845EA9"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Default="00845EA9">
            <w:pPr>
              <w:spacing w:line="256" w:lineRule="auto"/>
              <w:rPr>
                <w:snapToGrid w:val="0"/>
                <w:color w:val="000000"/>
                <w:sz w:val="16"/>
              </w:rPr>
            </w:pPr>
            <w:r>
              <w:rPr>
                <w:snapToGrid w:val="0"/>
              </w:rPr>
              <w:t>31</w:t>
            </w:r>
          </w:p>
        </w:tc>
        <w:tc>
          <w:tcPr>
            <w:tcW w:w="1035" w:type="dxa"/>
            <w:tcBorders>
              <w:top w:val="nil"/>
              <w:left w:val="nil"/>
              <w:bottom w:val="single" w:sz="6" w:space="0" w:color="auto"/>
              <w:right w:val="single" w:sz="6" w:space="0" w:color="auto"/>
            </w:tcBorders>
            <w:hideMark/>
          </w:tcPr>
          <w:p w14:paraId="29C1F1F0" w14:textId="77777777" w:rsidR="00845EA9" w:rsidRDefault="00845EA9">
            <w:pPr>
              <w:spacing w:line="256" w:lineRule="auto"/>
              <w:rPr>
                <w:i/>
                <w:snapToGrid w:val="0"/>
                <w:color w:val="000000"/>
                <w:sz w:val="16"/>
              </w:rPr>
            </w:pPr>
            <w:r>
              <w:rPr>
                <w:i/>
                <w:snapToGrid w:val="0"/>
              </w:rPr>
              <w:t>us</w:t>
            </w:r>
          </w:p>
        </w:tc>
        <w:tc>
          <w:tcPr>
            <w:tcW w:w="1034" w:type="dxa"/>
            <w:tcBorders>
              <w:top w:val="nil"/>
              <w:left w:val="single" w:sz="6" w:space="0" w:color="auto"/>
              <w:bottom w:val="single" w:sz="6" w:space="0" w:color="auto"/>
              <w:right w:val="nil"/>
            </w:tcBorders>
            <w:hideMark/>
          </w:tcPr>
          <w:p w14:paraId="106B4F58" w14:textId="77777777" w:rsidR="00845EA9" w:rsidRDefault="00845EA9">
            <w:pPr>
              <w:spacing w:line="256" w:lineRule="auto"/>
              <w:rPr>
                <w:snapToGrid w:val="0"/>
                <w:color w:val="000000"/>
                <w:sz w:val="16"/>
              </w:rPr>
            </w:pPr>
            <w:r>
              <w:rPr>
                <w:snapToGrid w:val="0"/>
              </w:rPr>
              <w:t>63</w:t>
            </w:r>
          </w:p>
        </w:tc>
        <w:tc>
          <w:tcPr>
            <w:tcW w:w="1035" w:type="dxa"/>
            <w:tcBorders>
              <w:top w:val="nil"/>
              <w:left w:val="nil"/>
              <w:bottom w:val="single" w:sz="6" w:space="0" w:color="auto"/>
              <w:right w:val="single" w:sz="6" w:space="0" w:color="auto"/>
            </w:tcBorders>
            <w:hideMark/>
          </w:tcPr>
          <w:p w14:paraId="7FCF9D8F" w14:textId="77777777" w:rsidR="00845EA9" w:rsidRDefault="00845EA9">
            <w:pPr>
              <w:spacing w:line="256" w:lineRule="auto"/>
              <w:rPr>
                <w:snapToGrid w:val="0"/>
                <w:color w:val="000000"/>
                <w:sz w:val="16"/>
              </w:rPr>
            </w:pPr>
            <w:r>
              <w:rPr>
                <w:snapToGrid w:val="0"/>
              </w:rPr>
              <w:t>?</w:t>
            </w:r>
          </w:p>
        </w:tc>
        <w:tc>
          <w:tcPr>
            <w:tcW w:w="1034" w:type="dxa"/>
            <w:tcBorders>
              <w:top w:val="nil"/>
              <w:left w:val="single" w:sz="6" w:space="0" w:color="auto"/>
              <w:bottom w:val="single" w:sz="6" w:space="0" w:color="auto"/>
              <w:right w:val="nil"/>
            </w:tcBorders>
            <w:hideMark/>
          </w:tcPr>
          <w:p w14:paraId="5ADC78CC" w14:textId="77777777" w:rsidR="00845EA9" w:rsidRDefault="00845EA9">
            <w:pPr>
              <w:spacing w:line="256" w:lineRule="auto"/>
              <w:rPr>
                <w:snapToGrid w:val="0"/>
                <w:color w:val="000000"/>
                <w:sz w:val="16"/>
              </w:rPr>
            </w:pPr>
            <w:r>
              <w:rPr>
                <w:snapToGrid w:val="0"/>
              </w:rPr>
              <w:t>95</w:t>
            </w:r>
          </w:p>
        </w:tc>
        <w:tc>
          <w:tcPr>
            <w:tcW w:w="1034" w:type="dxa"/>
            <w:tcBorders>
              <w:top w:val="nil"/>
              <w:left w:val="nil"/>
              <w:bottom w:val="single" w:sz="6" w:space="0" w:color="auto"/>
              <w:right w:val="single" w:sz="6" w:space="0" w:color="auto"/>
            </w:tcBorders>
            <w:hideMark/>
          </w:tcPr>
          <w:p w14:paraId="57132212" w14:textId="77777777" w:rsidR="00845EA9" w:rsidRDefault="00845EA9">
            <w:pPr>
              <w:spacing w:line="256" w:lineRule="auto"/>
              <w:rPr>
                <w:snapToGrid w:val="0"/>
                <w:color w:val="000000"/>
                <w:sz w:val="16"/>
              </w:rPr>
            </w:pPr>
            <w:r>
              <w:rPr>
                <w:snapToGrid w:val="0"/>
              </w:rPr>
              <w:t>_</w:t>
            </w:r>
          </w:p>
        </w:tc>
        <w:tc>
          <w:tcPr>
            <w:tcW w:w="1035" w:type="dxa"/>
            <w:tcBorders>
              <w:top w:val="nil"/>
              <w:left w:val="single" w:sz="6" w:space="0" w:color="auto"/>
              <w:bottom w:val="single" w:sz="6" w:space="0" w:color="auto"/>
              <w:right w:val="nil"/>
            </w:tcBorders>
            <w:hideMark/>
          </w:tcPr>
          <w:p w14:paraId="140EDEF7" w14:textId="77777777" w:rsidR="00845EA9" w:rsidRDefault="00845EA9">
            <w:pPr>
              <w:spacing w:line="256" w:lineRule="auto"/>
              <w:rPr>
                <w:snapToGrid w:val="0"/>
                <w:color w:val="000000"/>
                <w:sz w:val="16"/>
              </w:rPr>
            </w:pPr>
            <w:r>
              <w:rPr>
                <w:snapToGrid w:val="0"/>
              </w:rPr>
              <w:t>127</w:t>
            </w:r>
          </w:p>
        </w:tc>
        <w:tc>
          <w:tcPr>
            <w:tcW w:w="1034" w:type="dxa"/>
            <w:tcBorders>
              <w:top w:val="nil"/>
              <w:left w:val="nil"/>
              <w:bottom w:val="single" w:sz="6" w:space="0" w:color="auto"/>
              <w:right w:val="single" w:sz="6" w:space="0" w:color="auto"/>
            </w:tcBorders>
            <w:hideMark/>
          </w:tcPr>
          <w:p w14:paraId="198C55B7" w14:textId="77777777" w:rsidR="00845EA9" w:rsidRDefault="00845EA9">
            <w:pPr>
              <w:spacing w:line="256" w:lineRule="auto"/>
              <w:rPr>
                <w:i/>
                <w:snapToGrid w:val="0"/>
                <w:color w:val="000000"/>
                <w:sz w:val="16"/>
              </w:rPr>
            </w:pPr>
            <w:r>
              <w:rPr>
                <w:i/>
                <w:snapToGrid w:val="0"/>
              </w:rPr>
              <w:t>delete</w:t>
            </w:r>
          </w:p>
        </w:tc>
      </w:tr>
    </w:tbl>
    <w:p w14:paraId="05E37F6D" w14:textId="77777777" w:rsidR="00845EA9" w:rsidRDefault="00845EA9" w:rsidP="00845EA9">
      <w:pPr>
        <w:rPr>
          <w:rFonts w:eastAsia="Times New Roman"/>
          <w:color w:val="auto"/>
        </w:rPr>
      </w:pPr>
    </w:p>
    <w:p w14:paraId="039C215D" w14:textId="77777777" w:rsidR="00845EA9" w:rsidRDefault="00845EA9" w:rsidP="00845EA9"/>
    <w:p w14:paraId="0751B8AD" w14:textId="5FEF6DD2" w:rsidR="00281D34" w:rsidRPr="00EC76D5" w:rsidRDefault="00F66981" w:rsidP="00845EA9">
      <w:pPr>
        <w:pStyle w:val="Appendix"/>
      </w:pPr>
      <w:bookmarkStart w:id="532" w:name="_Toc54120037"/>
      <w:r w:rsidRPr="00EC76D5">
        <w:lastRenderedPageBreak/>
        <w:t>A</w:t>
      </w:r>
      <w:r w:rsidR="00281D34" w:rsidRPr="00EC76D5">
        <w:t xml:space="preserve"> Crash Course in C</w:t>
      </w:r>
      <w:bookmarkEnd w:id="532"/>
    </w:p>
    <w:p w14:paraId="652688E1" w14:textId="179B52D1"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w:t>
      </w:r>
      <w:proofErr w:type="spellStart"/>
      <w:r w:rsidRPr="00EC76D5">
        <w:t>the</w:t>
      </w:r>
      <w:proofErr w:type="spellEnd"/>
      <w:r w:rsidRPr="00EC76D5">
        <w:t xml:space="preserve"> UNIX operating system. The first two versions of Multics were written in the </w:t>
      </w:r>
      <w:r w:rsidR="005F79CB">
        <w:t>assembly</w:t>
      </w:r>
      <w:r w:rsidRPr="00EC76D5">
        <w:t xml:space="preserve"> language. However, since programming in assembly languages was rather cumbersome, an appropriate high-level language was called for. </w:t>
      </w:r>
    </w:p>
    <w:p w14:paraId="125E1D3F" w14:textId="77777777" w:rsidR="00E80032" w:rsidRPr="00EC76D5" w:rsidRDefault="00E80032" w:rsidP="00E80032">
      <w:r w:rsidRPr="00EC76D5">
        <w:t xml:space="preserve">The researchers Dennis Ritchie and Ken </w:t>
      </w:r>
      <w:proofErr w:type="spellStart"/>
      <w:r w:rsidRPr="00EC76D5">
        <w:t>Thompon</w:t>
      </w:r>
      <w:proofErr w:type="spellEnd"/>
      <w:r w:rsidRPr="00EC76D5">
        <w:t xml:space="preserve"> created the language B by simplifying the research language BCPL</w:t>
      </w:r>
      <w:r w:rsidRPr="00EC76D5">
        <w:rPr>
          <w:rStyle w:val="Fotnotsreferens"/>
        </w:rPr>
        <w:footnoteReference w:id="6"/>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w:t>
      </w:r>
      <w:proofErr w:type="spellStart"/>
      <w:r w:rsidRPr="00EC76D5">
        <w:t>K&amp;R</w:t>
      </w:r>
      <w:proofErr w:type="spellEnd"/>
      <w:r w:rsidRPr="00EC76D5">
        <w:t xml:space="preserve"> C standard, named after the authors. In 1983, a working group was formed by the American National Standard Institute (ANSI) </w:t>
      </w:r>
      <w:proofErr w:type="gramStart"/>
      <w:r w:rsidRPr="00EC76D5">
        <w:t>in order to</w:t>
      </w:r>
      <w:proofErr w:type="gramEnd"/>
      <w:r w:rsidRPr="00EC76D5">
        <w:t xml:space="preserve">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33" w:name="_Toc320485572"/>
      <w:bookmarkStart w:id="534" w:name="_Toc323656681"/>
      <w:bookmarkStart w:id="535" w:name="_Toc324085419"/>
      <w:bookmarkStart w:id="536" w:name="_Toc383781071"/>
      <w:bookmarkStart w:id="537" w:name="_Toc54120038"/>
      <w:r w:rsidRPr="00EC76D5">
        <w:t>The Compiler and the Linker</w:t>
      </w:r>
      <w:bookmarkEnd w:id="533"/>
      <w:bookmarkEnd w:id="534"/>
      <w:bookmarkEnd w:id="535"/>
      <w:bookmarkEnd w:id="536"/>
      <w:bookmarkEnd w:id="537"/>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w:t>
      </w:r>
      <w:proofErr w:type="spellStart"/>
      <w:r w:rsidRPr="00EC76D5">
        <w:t>the</w:t>
      </w:r>
      <w:proofErr w:type="spellEnd"/>
      <w:r w:rsidRPr="00EC76D5">
        <w:t xml:space="preserv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proofErr w:type="spellStart"/>
      <w:r w:rsidRPr="00EC76D5">
        <w:rPr>
          <w:rStyle w:val="CodeInText0"/>
        </w:rPr>
        <w:t>Program.c</w:t>
      </w:r>
      <w:proofErr w:type="spellEnd"/>
      <w:r w:rsidRPr="00EC76D5">
        <w:t xml:space="preserve"> and a routine used by the program in </w:t>
      </w:r>
      <w:proofErr w:type="spellStart"/>
      <w:r w:rsidRPr="00EC76D5">
        <w:rPr>
          <w:rStyle w:val="CodeInText0"/>
        </w:rPr>
        <w:t>Routine.c</w:t>
      </w:r>
      <w:proofErr w:type="spellEnd"/>
      <w:r w:rsidRPr="00EC76D5">
        <w:t xml:space="preserve">. Furthermore, the program calls a function in the standard library. In this case, the compiler translates the source code into object code and the linker joins the code into the executable file </w:t>
      </w:r>
      <w:proofErr w:type="spellStart"/>
      <w:r w:rsidRPr="00EC76D5">
        <w:rPr>
          <w:rStyle w:val="CodeInText0"/>
        </w:rPr>
        <w:t>Program.exe</w:t>
      </w:r>
      <w:proofErr w:type="spellEnd"/>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59420E" w:rsidRPr="003F7CF1" w:rsidRDefault="0059420E"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59420E" w:rsidRPr="003F7CF1" w:rsidRDefault="0059420E"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59420E" w:rsidRPr="003F7CF1" w:rsidRDefault="0059420E"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59420E" w:rsidRPr="003F7CF1" w:rsidRDefault="0059420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59420E" w:rsidRPr="003F7CF1" w:rsidRDefault="0059420E"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59420E" w:rsidRPr="003F7CF1" w:rsidRDefault="0059420E"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59420E" w:rsidRPr="003F7CF1" w:rsidRDefault="0059420E"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59420E" w:rsidRPr="003F7CF1" w:rsidRDefault="0059420E"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59420E" w:rsidRPr="003F7CF1" w:rsidRDefault="0059420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59420E" w:rsidRPr="003F7CF1" w:rsidRDefault="0059420E"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59420E" w:rsidRPr="003F7CF1" w:rsidRDefault="0059420E"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59420E" w:rsidRPr="003F7CF1" w:rsidRDefault="0059420E"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59420E" w:rsidRPr="003F7CF1" w:rsidRDefault="0059420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59420E" w:rsidRPr="003F7CF1" w:rsidRDefault="0059420E"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59420E" w:rsidRPr="003F7CF1" w:rsidRDefault="0059420E"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59420E" w:rsidRPr="003F7CF1" w:rsidRDefault="0059420E"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59420E" w:rsidRPr="003F7CF1" w:rsidRDefault="0059420E"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59420E" w:rsidRPr="003F7CF1" w:rsidRDefault="0059420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w:t>
      </w:r>
      <w:proofErr w:type="gramStart"/>
      <w:r w:rsidRPr="00EC76D5">
        <w:t>error</w:t>
      </w:r>
      <w:proofErr w:type="gramEnd"/>
      <w:r w:rsidRPr="00EC76D5">
        <w:t xml:space="preserve">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38" w:name="_Toc320485573"/>
      <w:bookmarkStart w:id="539" w:name="_Toc323656682"/>
      <w:bookmarkStart w:id="540" w:name="_Toc324085420"/>
      <w:bookmarkStart w:id="541" w:name="_Toc383781072"/>
      <w:bookmarkStart w:id="542" w:name="_Toc54120039"/>
      <w:r w:rsidRPr="00EC76D5">
        <w:t>The Hello-World Program</w:t>
      </w:r>
      <w:bookmarkEnd w:id="538"/>
      <w:bookmarkEnd w:id="539"/>
      <w:bookmarkEnd w:id="540"/>
      <w:bookmarkEnd w:id="541"/>
      <w:bookmarkEnd w:id="542"/>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7"/>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43" w:name="_Toc320485574"/>
      <w:bookmarkStart w:id="544" w:name="_Toc323656683"/>
      <w:bookmarkStart w:id="545" w:name="_Toc324085421"/>
      <w:bookmarkStart w:id="546" w:name="_Toc383781073"/>
      <w:bookmarkStart w:id="547" w:name="_Toc54120040"/>
      <w:r w:rsidRPr="00EC76D5">
        <w:t>Comments</w:t>
      </w:r>
      <w:bookmarkEnd w:id="543"/>
      <w:bookmarkEnd w:id="544"/>
      <w:bookmarkEnd w:id="545"/>
      <w:bookmarkEnd w:id="546"/>
      <w:bookmarkEnd w:id="547"/>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8"/>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7689A00B" w:rsidR="00E80032" w:rsidRPr="00EC76D5" w:rsidRDefault="00E80032" w:rsidP="00E80032">
      <w:r w:rsidRPr="00EC76D5">
        <w:t xml:space="preserve">A piece of advice is that you use the line comments for regular </w:t>
      </w:r>
      <w:proofErr w:type="gramStart"/>
      <w:r w:rsidRPr="00EC76D5">
        <w:t>comments, and</w:t>
      </w:r>
      <w:proofErr w:type="gramEnd"/>
      <w:r w:rsidRPr="00EC76D5">
        <w:t xml:space="preserve">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207336">
        <w:t>16.14</w:t>
      </w:r>
      <w:r w:rsidRPr="00EC76D5">
        <w:fldChar w:fldCharType="end"/>
      </w:r>
      <w:r w:rsidRPr="00EC76D5">
        <w:t>) for details.</w:t>
      </w:r>
    </w:p>
    <w:p w14:paraId="3920A6C7" w14:textId="77777777" w:rsidR="00E80032" w:rsidRPr="00EC76D5" w:rsidRDefault="00E80032" w:rsidP="00E80032">
      <w:pPr>
        <w:pStyle w:val="Code"/>
      </w:pPr>
      <w:bookmarkStart w:id="548"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2"/>
      </w:pPr>
      <w:bookmarkStart w:id="549" w:name="_Toc323656684"/>
      <w:bookmarkStart w:id="550" w:name="_Toc324085422"/>
      <w:bookmarkStart w:id="551" w:name="_Toc383781074"/>
      <w:bookmarkStart w:id="552" w:name="_Toc54120041"/>
      <w:r w:rsidRPr="00EC76D5">
        <w:t>Types and Variables</w:t>
      </w:r>
      <w:bookmarkEnd w:id="548"/>
      <w:bookmarkEnd w:id="549"/>
      <w:bookmarkEnd w:id="550"/>
      <w:bookmarkEnd w:id="551"/>
      <w:bookmarkEnd w:id="552"/>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53" w:name="_Toc320485576"/>
      <w:bookmarkStart w:id="554" w:name="_Toc323656685"/>
      <w:bookmarkStart w:id="555" w:name="_Toc324085423"/>
      <w:bookmarkStart w:id="556" w:name="_Toc383781075"/>
      <w:bookmarkStart w:id="557" w:name="_Ref383781525"/>
      <w:bookmarkStart w:id="558" w:name="_Toc54120042"/>
      <w:r w:rsidRPr="00EC76D5">
        <w:t>Simple Types</w:t>
      </w:r>
      <w:bookmarkEnd w:id="553"/>
      <w:bookmarkEnd w:id="554"/>
      <w:bookmarkEnd w:id="555"/>
      <w:bookmarkEnd w:id="556"/>
      <w:bookmarkEnd w:id="557"/>
      <w:bookmarkEnd w:id="558"/>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proofErr w:type="gramStart"/>
      <w:r w:rsidRPr="00EC76D5">
        <w:rPr>
          <w:rStyle w:val="CodeInText0"/>
        </w:rPr>
        <w:t>double</w:t>
      </w:r>
      <w:r w:rsidRPr="00EC76D5">
        <w:t>;</w:t>
      </w:r>
      <w:proofErr w:type="gramEnd"/>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proofErr w:type="spellStart"/>
      <w:r w:rsidRPr="00EC76D5">
        <w:rPr>
          <w:rStyle w:val="CodeInText0"/>
        </w:rPr>
        <w:t>boolean</w:t>
      </w:r>
      <w:proofErr w:type="spellEnd"/>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9"/>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59" w:name="_Toc320485577"/>
      <w:bookmarkStart w:id="560" w:name="_Toc323656686"/>
      <w:bookmarkStart w:id="561" w:name="_Toc324085424"/>
      <w:bookmarkStart w:id="562" w:name="_Toc383781076"/>
      <w:bookmarkStart w:id="563" w:name="_Toc54120043"/>
      <w:r w:rsidRPr="00EC76D5">
        <w:t>Variables</w:t>
      </w:r>
      <w:bookmarkEnd w:id="559"/>
      <w:bookmarkEnd w:id="560"/>
      <w:bookmarkEnd w:id="561"/>
      <w:bookmarkEnd w:id="562"/>
      <w:bookmarkEnd w:id="563"/>
    </w:p>
    <w:p w14:paraId="1797A312" w14:textId="6629049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t>initialize</w:t>
      </w:r>
      <w:r w:rsidRPr="00EC76D5">
        <w:t xml:space="preserve"> the variable; that is, assign it a value. If we do not, the variable’s value is undefined</w:t>
      </w:r>
      <w:r w:rsidRPr="00EC76D5">
        <w:rPr>
          <w:rStyle w:val="Fotnotsreferens"/>
          <w:szCs w:val="21"/>
        </w:rPr>
        <w:footnoteReference w:id="10"/>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59420E" w:rsidRPr="003F7CF1" w:rsidRDefault="0059420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59420E" w:rsidRPr="003F7CF1" w:rsidRDefault="0059420E"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59420E" w:rsidRPr="003F7CF1" w:rsidRDefault="0059420E"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59420E" w:rsidRPr="003F7CF1" w:rsidRDefault="0059420E"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59420E" w:rsidRPr="003F7CF1" w:rsidRDefault="0059420E"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59420E" w:rsidRPr="003F7CF1" w:rsidRDefault="0059420E"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59420E" w:rsidRPr="003F7CF1" w:rsidRDefault="0059420E"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59420E" w:rsidRPr="003F7CF1" w:rsidRDefault="0059420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59420E" w:rsidRPr="003F7CF1" w:rsidRDefault="0059420E"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59420E" w:rsidRPr="003F7CF1" w:rsidRDefault="0059420E"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59420E" w:rsidRPr="003F7CF1" w:rsidRDefault="0059420E"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59420E" w:rsidRPr="003F7CF1" w:rsidRDefault="0059420E"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59420E" w:rsidRPr="003F7CF1" w:rsidRDefault="0059420E"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59420E" w:rsidRPr="003F7CF1" w:rsidRDefault="0059420E"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59420E" w:rsidRPr="003F7CF1" w:rsidRDefault="0059420E"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59420E" w:rsidRPr="003F7CF1" w:rsidRDefault="0059420E"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1"/>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4" w:name="_Toc320485578"/>
      <w:bookmarkStart w:id="565" w:name="_Toc323656687"/>
      <w:bookmarkStart w:id="566" w:name="_Toc324085425"/>
      <w:bookmarkStart w:id="567" w:name="_Toc383781077"/>
      <w:bookmarkStart w:id="568" w:name="_Toc320485579"/>
      <w:bookmarkStart w:id="569" w:name="_Toc54120044"/>
      <w:r w:rsidRPr="00EC76D5">
        <w:t>Constants</w:t>
      </w:r>
      <w:bookmarkEnd w:id="564"/>
      <w:bookmarkEnd w:id="565"/>
      <w:bookmarkEnd w:id="566"/>
      <w:bookmarkEnd w:id="567"/>
      <w:bookmarkEnd w:id="569"/>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0" w:name="_Toc323656688"/>
      <w:bookmarkStart w:id="571" w:name="_Toc324085426"/>
      <w:bookmarkStart w:id="572" w:name="_Toc383781078"/>
      <w:bookmarkStart w:id="573" w:name="_Toc54120045"/>
      <w:r w:rsidRPr="00EC76D5">
        <w:t>Output</w:t>
      </w:r>
      <w:bookmarkEnd w:id="568"/>
      <w:bookmarkEnd w:id="570"/>
      <w:bookmarkEnd w:id="571"/>
      <w:bookmarkEnd w:id="572"/>
      <w:bookmarkEnd w:id="573"/>
    </w:p>
    <w:p w14:paraId="68E5301E" w14:textId="77777777" w:rsidR="00E80032" w:rsidRPr="00EC76D5" w:rsidRDefault="00E80032" w:rsidP="00E80032">
      <w:r w:rsidRPr="00EC76D5">
        <w:t xml:space="preserve">As noted in the first section of this chapter, the standard function for output is </w:t>
      </w:r>
      <w:proofErr w:type="spellStart"/>
      <w:r w:rsidRPr="00EC76D5">
        <w:rPr>
          <w:rStyle w:val="CodeInText0"/>
        </w:rPr>
        <w:t>printf</w:t>
      </w:r>
      <w:proofErr w:type="spellEnd"/>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proofErr w:type="spellStart"/>
            <w:r w:rsidRPr="00EC76D5">
              <w:t>lf</w:t>
            </w:r>
            <w:proofErr w:type="spellEnd"/>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proofErr w:type="spellStart"/>
      <w:r w:rsidRPr="00EC76D5">
        <w:rPr>
          <w:i/>
        </w:rPr>
        <w:t>i</w:t>
      </w:r>
      <w:proofErr w:type="spellEnd"/>
      <w:r w:rsidRPr="00EC76D5">
        <w:t xml:space="preserve"> represents an integer, </w:t>
      </w:r>
      <w:r w:rsidRPr="00EC76D5">
        <w:rPr>
          <w:i/>
        </w:rPr>
        <w:t>f</w:t>
      </w:r>
      <w:r w:rsidRPr="00EC76D5">
        <w:rPr>
          <w:rStyle w:val="Fotnotsreferens"/>
          <w:i/>
          <w:szCs w:val="21"/>
        </w:rPr>
        <w:footnoteReference w:id="12"/>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w:t>
      </w:r>
      <w:proofErr w:type="gramStart"/>
      <w:r w:rsidRPr="00EC76D5">
        <w:t>new-line</w:t>
      </w:r>
      <w:proofErr w:type="gramEnd"/>
      <w:r w:rsidRPr="00EC76D5">
        <w:t>.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4" w:name="_Toc320485580"/>
      <w:bookmarkStart w:id="575" w:name="_Toc323656689"/>
      <w:bookmarkStart w:id="576" w:name="_Toc324085427"/>
      <w:bookmarkStart w:id="577" w:name="_Toc383781079"/>
      <w:bookmarkStart w:id="578" w:name="_Toc54120046"/>
      <w:r w:rsidRPr="00EC76D5">
        <w:t>Input</w:t>
      </w:r>
      <w:bookmarkEnd w:id="574"/>
      <w:bookmarkEnd w:id="575"/>
      <w:bookmarkEnd w:id="576"/>
      <w:bookmarkEnd w:id="577"/>
      <w:bookmarkEnd w:id="578"/>
    </w:p>
    <w:p w14:paraId="299686DD" w14:textId="77777777" w:rsidR="00E80032" w:rsidRPr="00EC76D5" w:rsidRDefault="00E80032" w:rsidP="00E80032">
      <w:r w:rsidRPr="00EC76D5">
        <w:t xml:space="preserve">The standard functions for input </w:t>
      </w:r>
      <w:proofErr w:type="gramStart"/>
      <w:r w:rsidRPr="00EC76D5">
        <w:t>is</w:t>
      </w:r>
      <w:proofErr w:type="gramEnd"/>
      <w:r w:rsidRPr="00EC76D5">
        <w:t xml:space="preserve"> and </w:t>
      </w:r>
      <w:proofErr w:type="spellStart"/>
      <w:r w:rsidRPr="00EC76D5">
        <w:rPr>
          <w:rStyle w:val="CodeInText0"/>
        </w:rPr>
        <w:t>scanf</w:t>
      </w:r>
      <w:proofErr w:type="spellEnd"/>
      <w:r w:rsidRPr="00EC76D5">
        <w:t xml:space="preserve"> (formatted scan), it reads from the standard input device (normally the keyboard).</w:t>
      </w:r>
    </w:p>
    <w:p w14:paraId="0EC091BF" w14:textId="77777777" w:rsidR="00E80032" w:rsidRPr="00EC76D5" w:rsidRDefault="00E80032" w:rsidP="00E80032">
      <w:proofErr w:type="gramStart"/>
      <w:r w:rsidRPr="00EC76D5">
        <w:t>Similar to</w:t>
      </w:r>
      <w:proofErr w:type="gramEnd"/>
      <w:r w:rsidRPr="00EC76D5">
        <w:t xml:space="preserve"> </w:t>
      </w:r>
      <w:proofErr w:type="spellStart"/>
      <w:r w:rsidRPr="00EC76D5">
        <w:rPr>
          <w:rStyle w:val="CodeInText0"/>
        </w:rPr>
        <w:t>printf</w:t>
      </w:r>
      <w:proofErr w:type="spellEnd"/>
      <w:r w:rsidRPr="00EC76D5">
        <w:t xml:space="preserve">, its first argument is the format string. The format codes mostly agree with those of </w:t>
      </w:r>
      <w:proofErr w:type="spellStart"/>
      <w:r w:rsidRPr="00EC76D5">
        <w:rPr>
          <w:rStyle w:val="CodeInText0"/>
        </w:rPr>
        <w:t>printf</w:t>
      </w:r>
      <w:proofErr w:type="spellEnd"/>
      <w:r w:rsidRPr="00EC76D5">
        <w:t xml:space="preserve">, but not completely. See the table at the end of the chapter for a list of format codes. For instance, </w:t>
      </w:r>
      <w:proofErr w:type="spellStart"/>
      <w:r w:rsidRPr="00EC76D5">
        <w:rPr>
          <w:rStyle w:val="CodeInText0"/>
        </w:rPr>
        <w:t>scanf</w:t>
      </w:r>
      <w:proofErr w:type="spellEnd"/>
      <w:r w:rsidRPr="00EC76D5">
        <w:t xml:space="preserve"> expects </w:t>
      </w:r>
      <w:proofErr w:type="spellStart"/>
      <w:r w:rsidRPr="00EC76D5">
        <w:rPr>
          <w:rStyle w:val="KeyWord"/>
        </w:rPr>
        <w:t>lf</w:t>
      </w:r>
      <w:proofErr w:type="spellEnd"/>
      <w:r w:rsidRPr="00EC76D5">
        <w:t xml:space="preserve"> to read a double value, in contrast to </w:t>
      </w:r>
      <w:proofErr w:type="spellStart"/>
      <w:r w:rsidRPr="00EC76D5">
        <w:rPr>
          <w:rStyle w:val="CodeInText0"/>
        </w:rPr>
        <w:t>printf</w:t>
      </w:r>
      <w:proofErr w:type="spellEnd"/>
      <w:r w:rsidRPr="00EC76D5">
        <w:t xml:space="preserve"> that expects </w:t>
      </w:r>
      <w:r w:rsidRPr="00EC76D5">
        <w:rPr>
          <w:rStyle w:val="KeyWord"/>
        </w:rPr>
        <w:t>f</w:t>
      </w:r>
      <w:r w:rsidRPr="00EC76D5">
        <w:rPr>
          <w:rStyle w:val="Fotnotsreferens"/>
          <w:i/>
          <w:szCs w:val="21"/>
        </w:rPr>
        <w:footnoteReference w:id="13"/>
      </w:r>
      <w:r w:rsidRPr="00EC76D5">
        <w:t>.</w:t>
      </w:r>
    </w:p>
    <w:p w14:paraId="0CA40E7A" w14:textId="26CF6002" w:rsidR="00E80032" w:rsidRPr="00EC76D5" w:rsidRDefault="00E80032" w:rsidP="00E80032">
      <w:r w:rsidRPr="00EC76D5">
        <w:t xml:space="preserve">Another difference is that while </w:t>
      </w:r>
      <w:proofErr w:type="spellStart"/>
      <w:r w:rsidRPr="00EC76D5">
        <w:rPr>
          <w:rStyle w:val="CodeInText0"/>
        </w:rPr>
        <w:t>printf</w:t>
      </w:r>
      <w:proofErr w:type="spellEnd"/>
      <w:r w:rsidRPr="00EC76D5">
        <w:t xml:space="preserve"> wants the values corresponding to the format codes, </w:t>
      </w:r>
      <w:proofErr w:type="spellStart"/>
      <w:r w:rsidRPr="00EC76D5">
        <w:rPr>
          <w:rStyle w:val="CodeInText0"/>
        </w:rPr>
        <w:t>scanf</w:t>
      </w:r>
      <w:proofErr w:type="spellEnd"/>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207336">
        <w:t>10.1.1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proofErr w:type="spellStart"/>
            <w:r w:rsidRPr="00EC76D5">
              <w:lastRenderedPageBreak/>
              <w:t>lf</w:t>
            </w:r>
            <w:proofErr w:type="spellEnd"/>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proofErr w:type="spellStart"/>
            <w:r w:rsidRPr="00EC76D5">
              <w:t>ld</w:t>
            </w:r>
            <w:proofErr w:type="spellEnd"/>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proofErr w:type="spellStart"/>
      <w:r w:rsidRPr="00EC76D5">
        <w:rPr>
          <w:rStyle w:val="CodeInText0"/>
        </w:rPr>
        <w:t>scanf</w:t>
      </w:r>
      <w:proofErr w:type="spellEnd"/>
      <w:r w:rsidRPr="00EC76D5">
        <w:t xml:space="preserve"> expects </w:t>
      </w:r>
      <w:proofErr w:type="spellStart"/>
      <w:r w:rsidRPr="00EC76D5">
        <w:rPr>
          <w:rStyle w:val="CodeInText0"/>
        </w:rPr>
        <w:t>lf</w:t>
      </w:r>
      <w:proofErr w:type="spellEnd"/>
      <w:r w:rsidRPr="00EC76D5">
        <w:t xml:space="preserve"> to represent a double float, in contrast to </w:t>
      </w:r>
      <w:proofErr w:type="spellStart"/>
      <w:r w:rsidRPr="00EC76D5">
        <w:rPr>
          <w:rStyle w:val="CodeInText0"/>
        </w:rPr>
        <w:t>printf</w:t>
      </w:r>
      <w:proofErr w:type="spellEnd"/>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79" w:name="_Toc320485581"/>
      <w:r w:rsidRPr="00EC76D5">
        <w:t xml:space="preserve">There is also the </w:t>
      </w:r>
      <w:r w:rsidRPr="00EC76D5">
        <w:rPr>
          <w:rStyle w:val="CodeInText0"/>
        </w:rPr>
        <w:t>gets</w:t>
      </w:r>
      <w:r w:rsidRPr="00EC76D5">
        <w:t xml:space="preserve"> function that reads a string until it reaches a new-line, which differs from </w:t>
      </w:r>
      <w:proofErr w:type="spellStart"/>
      <w:r w:rsidRPr="00EC76D5">
        <w:rPr>
          <w:rStyle w:val="CodeInText0"/>
        </w:rPr>
        <w:t>scanf</w:t>
      </w:r>
      <w:proofErr w:type="spellEnd"/>
      <w:r w:rsidRPr="00EC76D5">
        <w:t xml:space="preserve"> that reads a string until it reaches a white-space character</w:t>
      </w:r>
      <w:r w:rsidRPr="00EC76D5">
        <w:rPr>
          <w:rStyle w:val="Fotnotsreferens"/>
        </w:rPr>
        <w:footnoteReference w:id="14"/>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proofErr w:type="spellStart"/>
      <w:r w:rsidRPr="00EC76D5">
        <w:rPr>
          <w:rStyle w:val="CodeInText0"/>
        </w:rPr>
        <w:t>scanf</w:t>
      </w:r>
      <w:proofErr w:type="spellEnd"/>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80"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1" w:name="_Toc323656690"/>
      <w:bookmarkStart w:id="582" w:name="_Toc324085428"/>
      <w:bookmarkStart w:id="583" w:name="_Toc383781080"/>
      <w:bookmarkStart w:id="584" w:name="_Toc54120047"/>
      <w:r w:rsidRPr="00EC76D5">
        <w:t>Enumerations</w:t>
      </w:r>
      <w:bookmarkEnd w:id="579"/>
      <w:bookmarkEnd w:id="581"/>
      <w:bookmarkEnd w:id="582"/>
      <w:bookmarkEnd w:id="583"/>
      <w:bookmarkEnd w:id="584"/>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15"/>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5" w:name="_Toc320485582"/>
      <w:bookmarkStart w:id="586" w:name="_Toc323656691"/>
      <w:bookmarkStart w:id="587" w:name="_Toc324085429"/>
      <w:bookmarkStart w:id="588" w:name="_Toc383781081"/>
      <w:bookmarkStart w:id="589" w:name="_Toc54120048"/>
      <w:r w:rsidRPr="00EC76D5">
        <w:t>Arrays</w:t>
      </w:r>
      <w:bookmarkEnd w:id="585"/>
      <w:bookmarkEnd w:id="586"/>
      <w:bookmarkEnd w:id="587"/>
      <w:bookmarkEnd w:id="588"/>
      <w:bookmarkEnd w:id="589"/>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w:t>
      </w:r>
      <w:proofErr w:type="spellStart"/>
      <w:r w:rsidRPr="00EC76D5">
        <w:t>of</w:t>
      </w:r>
      <w:proofErr w:type="spellEnd"/>
      <w:r w:rsidRPr="00EC76D5">
        <w:t xml:space="preserve">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59420E" w:rsidRPr="003F7CF1" w:rsidRDefault="0059420E"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59420E" w:rsidRPr="003F7CF1" w:rsidRDefault="0059420E"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59420E" w:rsidRPr="003F7CF1" w:rsidRDefault="0059420E"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59420E" w:rsidRPr="003F7CF1" w:rsidRDefault="0059420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59420E" w:rsidRPr="003F7CF1" w:rsidRDefault="0059420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59420E" w:rsidRPr="003F7CF1" w:rsidRDefault="0059420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59420E" w:rsidRPr="003F7CF1" w:rsidRDefault="0059420E"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59420E" w:rsidRPr="003F7CF1" w:rsidRDefault="0059420E"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59420E" w:rsidRPr="003F7CF1" w:rsidRDefault="0059420E"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59420E" w:rsidRPr="003F7CF1" w:rsidRDefault="0059420E"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59420E" w:rsidRPr="003F7CF1" w:rsidRDefault="0059420E"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59420E" w:rsidRPr="003F7CF1" w:rsidRDefault="0059420E"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59420E" w:rsidRPr="003F7CF1" w:rsidRDefault="0059420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59420E" w:rsidRPr="003F7CF1" w:rsidRDefault="0059420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59420E" w:rsidRPr="003F7CF1" w:rsidRDefault="0059420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59420E" w:rsidRPr="003F7CF1" w:rsidRDefault="0059420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59420E" w:rsidRPr="003F7CF1" w:rsidRDefault="0059420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59420E" w:rsidRPr="003F7CF1" w:rsidRDefault="0059420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59420E" w:rsidRPr="003F7CF1" w:rsidRDefault="0059420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59420E" w:rsidRPr="003F7CF1" w:rsidRDefault="0059420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59420E" w:rsidRPr="003F7CF1" w:rsidRDefault="0059420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59420E" w:rsidRPr="003F7CF1" w:rsidRDefault="0059420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59420E" w:rsidRPr="003F7CF1" w:rsidRDefault="0059420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59420E" w:rsidRPr="003F7CF1" w:rsidRDefault="0059420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59420E" w:rsidRPr="003F7CF1" w:rsidRDefault="0059420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59420E" w:rsidRPr="003F7CF1" w:rsidRDefault="0059420E"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59420E" w:rsidRPr="003F7CF1" w:rsidRDefault="0059420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59420E" w:rsidRPr="003F7CF1" w:rsidRDefault="0059420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59420E" w:rsidRPr="003F7CF1" w:rsidRDefault="0059420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59420E" w:rsidRPr="003F7CF1" w:rsidRDefault="0059420E"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59420E" w:rsidRPr="003F7CF1" w:rsidRDefault="0059420E"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59420E" w:rsidRPr="003F7CF1" w:rsidRDefault="0059420E"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59420E" w:rsidRPr="003F7CF1" w:rsidRDefault="0059420E"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59420E" w:rsidRPr="003F7CF1" w:rsidRDefault="0059420E"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59420E" w:rsidRPr="003F7CF1" w:rsidRDefault="0059420E"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59420E" w:rsidRPr="003F7CF1" w:rsidRDefault="0059420E"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59420E" w:rsidRPr="003F7CF1" w:rsidRDefault="0059420E"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59420E" w:rsidRPr="003F7CF1" w:rsidRDefault="0059420E"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59420E" w:rsidRPr="003F7CF1" w:rsidRDefault="0059420E"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59420E" w:rsidRPr="003F7CF1" w:rsidRDefault="0059420E"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59420E" w:rsidRPr="003F7CF1" w:rsidRDefault="0059420E"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59420E" w:rsidRPr="003F7CF1" w:rsidRDefault="0059420E"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59420E" w:rsidRPr="003F7CF1" w:rsidRDefault="0059420E"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59420E" w:rsidRPr="003F7CF1" w:rsidRDefault="0059420E"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59420E" w:rsidRPr="003F7CF1" w:rsidRDefault="0059420E"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59420E" w:rsidRPr="003F7CF1" w:rsidRDefault="0059420E"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59420E" w:rsidRPr="003F7CF1" w:rsidRDefault="0059420E"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59420E" w:rsidRPr="003F7CF1" w:rsidRDefault="0059420E"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59420E" w:rsidRPr="003F7CF1" w:rsidRDefault="0059420E"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59420E" w:rsidRPr="003F7CF1" w:rsidRDefault="0059420E"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59420E" w:rsidRPr="003F7CF1" w:rsidRDefault="0059420E"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59420E" w:rsidRPr="003F7CF1" w:rsidRDefault="0059420E"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59420E" w:rsidRPr="003F7CF1" w:rsidRDefault="0059420E"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59420E" w:rsidRPr="003F7CF1" w:rsidRDefault="0059420E"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59420E" w:rsidRPr="003F7CF1" w:rsidRDefault="0059420E"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59420E" w:rsidRPr="003F7CF1" w:rsidRDefault="0059420E"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59420E" w:rsidRPr="003F7CF1" w:rsidRDefault="0059420E"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59420E" w:rsidRPr="003F7CF1" w:rsidRDefault="0059420E"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59420E" w:rsidRPr="003F7CF1" w:rsidRDefault="0059420E"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59420E" w:rsidRPr="003F7CF1" w:rsidRDefault="0059420E"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59420E" w:rsidRPr="003F7CF1" w:rsidRDefault="0059420E"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59420E" w:rsidRPr="003F7CF1" w:rsidRDefault="0059420E"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59420E" w:rsidRPr="003F7CF1" w:rsidRDefault="0059420E"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59420E" w:rsidRPr="003F7CF1" w:rsidRDefault="0059420E"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59420E" w:rsidRPr="003F7CF1" w:rsidRDefault="0059420E"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59420E" w:rsidRPr="003F7CF1" w:rsidRDefault="0059420E"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59420E" w:rsidRPr="003F7CF1" w:rsidRDefault="0059420E"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59420E" w:rsidRPr="003F7CF1" w:rsidRDefault="0059420E"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0" w:name="_Toc320485583"/>
      <w:bookmarkStart w:id="591" w:name="_Toc323656692"/>
      <w:bookmarkStart w:id="592" w:name="_Toc324085430"/>
      <w:bookmarkStart w:id="593" w:name="_Toc383781082"/>
      <w:bookmarkStart w:id="594" w:name="_Toc54120049"/>
      <w:r w:rsidRPr="00EC76D5">
        <w:t>Characters and Strings</w:t>
      </w:r>
      <w:bookmarkEnd w:id="590"/>
      <w:bookmarkEnd w:id="591"/>
      <w:bookmarkEnd w:id="592"/>
      <w:bookmarkEnd w:id="593"/>
      <w:bookmarkEnd w:id="594"/>
    </w:p>
    <w:p w14:paraId="15688872" w14:textId="0FFB9701"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207336">
        <w:t>1.1.1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w:t>
      </w:r>
      <w:proofErr w:type="gramStart"/>
      <w:r w:rsidRPr="00EC76D5">
        <w:t>built in</w:t>
      </w:r>
      <w:proofErr w:type="gramEnd"/>
      <w:r w:rsidRPr="00EC76D5">
        <w:t xml:space="preserve">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59420E" w:rsidRPr="003F7CF1" w:rsidRDefault="0059420E"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59420E" w:rsidRPr="003F7CF1" w:rsidRDefault="0059420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59420E" w:rsidRPr="003F7CF1" w:rsidRDefault="0059420E"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59420E" w:rsidRPr="003F7CF1" w:rsidRDefault="0059420E"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59420E" w:rsidRPr="003F7CF1" w:rsidRDefault="0059420E"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59420E" w:rsidRPr="003F7CF1" w:rsidRDefault="0059420E"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59420E" w:rsidRPr="003F7CF1" w:rsidRDefault="0059420E"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59420E" w:rsidRPr="003F7CF1" w:rsidRDefault="0059420E"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 w:name="_Toc323656693"/>
      <w:bookmarkStart w:id="596" w:name="_Toc324085431"/>
      <w:bookmarkStart w:id="597" w:name="_Toc383781083"/>
      <w:bookmarkStart w:id="598" w:name="_Toc54120050"/>
      <w:r w:rsidRPr="00EC76D5">
        <w:t>The ASCII Table</w:t>
      </w:r>
      <w:bookmarkEnd w:id="595"/>
      <w:bookmarkEnd w:id="596"/>
      <w:bookmarkEnd w:id="597"/>
      <w:bookmarkEnd w:id="598"/>
    </w:p>
    <w:p w14:paraId="3B8A786D" w14:textId="209D4254" w:rsidR="00E80032" w:rsidRPr="00EC76D5" w:rsidRDefault="00E80032" w:rsidP="00E80032">
      <w:r w:rsidRPr="00EC76D5">
        <w:t xml:space="preserve">So </w:t>
      </w:r>
      <w:proofErr w:type="gramStart"/>
      <w:r w:rsidRPr="00EC76D5">
        <w:t>far</w:t>
      </w:r>
      <w:proofErr w:type="gramEnd"/>
      <w:r w:rsidRPr="00EC76D5">
        <w:t xml:space="preserve"> we have assigned characters to </w:t>
      </w:r>
      <w:r w:rsidRPr="00EC76D5">
        <w:rPr>
          <w:rStyle w:val="CodeInText0"/>
        </w:rPr>
        <w:t>char</w:t>
      </w:r>
      <w:r w:rsidRPr="00EC76D5">
        <w:t xml:space="preserve"> variables. Technically, the compiler translates a character literal into an integer in accordance </w:t>
      </w:r>
      <w:proofErr w:type="gramStart"/>
      <w:r w:rsidRPr="00EC76D5">
        <w:t>to</w:t>
      </w:r>
      <w:proofErr w:type="gramEnd"/>
      <w:r w:rsidRPr="00EC76D5">
        <w:t xml:space="preserve"> the ASCII table (see Appendix </w:t>
      </w:r>
      <w:r w:rsidRPr="00EC76D5">
        <w:fldChar w:fldCharType="begin"/>
      </w:r>
      <w:r w:rsidRPr="00EC76D5">
        <w:instrText xml:space="preserve"> REF _Ref383781639 \r \h </w:instrText>
      </w:r>
      <w:r w:rsidRPr="00EC76D5">
        <w:fldChar w:fldCharType="separate"/>
      </w:r>
      <w:r w:rsidR="00207336">
        <w:rPr>
          <w:b/>
          <w:bCs/>
          <w:lang w:val="sv-SE"/>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9" w:name="_Toc320485584"/>
      <w:bookmarkStart w:id="600" w:name="_Toc323656694"/>
      <w:bookmarkStart w:id="601" w:name="_Toc324085432"/>
      <w:bookmarkStart w:id="602" w:name="_Ref383780778"/>
      <w:bookmarkStart w:id="603" w:name="_Toc383781084"/>
      <w:bookmarkStart w:id="604" w:name="_Toc54120051"/>
      <w:r w:rsidRPr="00EC76D5">
        <w:t>Pointers</w:t>
      </w:r>
      <w:bookmarkEnd w:id="599"/>
      <w:bookmarkEnd w:id="600"/>
      <w:bookmarkEnd w:id="601"/>
      <w:bookmarkEnd w:id="602"/>
      <w:bookmarkEnd w:id="603"/>
      <w:bookmarkEnd w:id="604"/>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proofErr w:type="spellStart"/>
      <w:r w:rsidRPr="00EC76D5">
        <w:rPr>
          <w:rStyle w:val="CodeInText0"/>
        </w:rPr>
        <w:t>i</w:t>
      </w:r>
      <w:proofErr w:type="spellEnd"/>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proofErr w:type="spellStart"/>
      <w:r w:rsidRPr="00EC76D5">
        <w:rPr>
          <w:rStyle w:val="CodeInText0"/>
        </w:rPr>
        <w:t>i</w:t>
      </w:r>
      <w:proofErr w:type="spellEnd"/>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59420E" w:rsidRPr="003F7CF1" w:rsidRDefault="0059420E"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59420E" w:rsidRPr="003F7CF1" w:rsidRDefault="0059420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59420E" w:rsidRPr="003F7CF1" w:rsidRDefault="0059420E"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59420E" w:rsidRPr="003F7CF1" w:rsidRDefault="0059420E"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59420E" w:rsidRPr="003F7CF1" w:rsidRDefault="0059420E"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59420E" w:rsidRPr="003F7CF1" w:rsidRDefault="0059420E"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59420E" w:rsidRPr="003F7CF1" w:rsidRDefault="0059420E"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59420E" w:rsidRPr="003F7CF1" w:rsidRDefault="0059420E"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59420E" w:rsidRPr="003F7CF1" w:rsidRDefault="0059420E"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59420E" w:rsidRPr="003F7CF1" w:rsidRDefault="0059420E"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59420E" w:rsidRPr="003F7CF1" w:rsidRDefault="0059420E"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59420E" w:rsidRPr="003F7CF1" w:rsidRDefault="0059420E"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59420E" w:rsidRPr="003F7CF1" w:rsidRDefault="0059420E"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59420E" w:rsidRPr="003F7CF1" w:rsidRDefault="0059420E"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59420E" w:rsidRPr="003F7CF1" w:rsidRDefault="0059420E"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59420E" w:rsidRPr="003F7CF1" w:rsidRDefault="0059420E"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59420E" w:rsidRPr="003F7CF1" w:rsidRDefault="0059420E"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59420E" w:rsidRPr="003F7CF1" w:rsidRDefault="0059420E"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59420E" w:rsidRPr="003F7CF1" w:rsidRDefault="0059420E"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59420E" w:rsidRPr="003F7CF1" w:rsidRDefault="0059420E"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59420E" w:rsidRPr="003F7CF1" w:rsidRDefault="0059420E"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59420E" w:rsidRPr="003F7CF1" w:rsidRDefault="0059420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59420E" w:rsidRPr="003F7CF1" w:rsidRDefault="0059420E"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59420E" w:rsidRPr="003F7CF1" w:rsidRDefault="0059420E"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59420E" w:rsidRPr="003F7CF1" w:rsidRDefault="0059420E"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59420E" w:rsidRPr="003F7CF1" w:rsidRDefault="0059420E"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59420E" w:rsidRPr="003F7CF1" w:rsidRDefault="0059420E"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59420E" w:rsidRPr="003F7CF1" w:rsidRDefault="0059420E"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16"/>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proofErr w:type="spellStart"/>
      <w:r w:rsidR="00B02345">
        <w:rPr>
          <w:rStyle w:val="KeyWord"/>
        </w:rPr>
        <w:t>dereference</w:t>
      </w:r>
      <w:r w:rsidRPr="00EC76D5">
        <w:rPr>
          <w:rStyle w:val="KeyWord"/>
        </w:rPr>
        <w:t>ers</w:t>
      </w:r>
      <w:proofErr w:type="spellEnd"/>
      <w:r w:rsidRPr="00EC76D5">
        <w:t xml:space="preserve"> the pointer (“follows the arrow”). As the </w:t>
      </w:r>
      <w:r w:rsidRPr="00EC76D5">
        <w:rPr>
          <w:rStyle w:val="KeyWord"/>
        </w:rPr>
        <w:t>address</w:t>
      </w:r>
      <w:r w:rsidRPr="00EC76D5">
        <w:t xml:space="preserve"> operator (&amp;) gives the address of a variable (“against the arrow”), they address and </w:t>
      </w:r>
      <w:proofErr w:type="spellStart"/>
      <w:r w:rsidR="00B02345">
        <w:t>dereference</w:t>
      </w:r>
      <w:r w:rsidRPr="00EC76D5">
        <w:t>erring</w:t>
      </w:r>
      <w:proofErr w:type="spellEnd"/>
      <w:r w:rsidRPr="00EC76D5">
        <w:t xml:space="preserve"> operators can be regarded as each other reverses. Note that the asterisk is used on two occasions, when we define a pointer variable and when we </w:t>
      </w:r>
      <w:proofErr w:type="spellStart"/>
      <w:r w:rsidR="00B02345">
        <w:t>dereference</w:t>
      </w:r>
      <w:r w:rsidRPr="00EC76D5">
        <w:t>er</w:t>
      </w:r>
      <w:proofErr w:type="spellEnd"/>
      <w:r w:rsidRPr="00EC76D5">
        <w:t xml:space="preserve">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17"/>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 w:name="_Toc320485585"/>
      <w:bookmarkStart w:id="606" w:name="_Toc323656695"/>
      <w:bookmarkStart w:id="607" w:name="_Toc324085433"/>
      <w:bookmarkStart w:id="608" w:name="_Toc383781085"/>
      <w:bookmarkStart w:id="609" w:name="_Toc54120052"/>
      <w:r w:rsidRPr="00EC76D5">
        <w:t>Pointers and Dynamic Memory</w:t>
      </w:r>
      <w:bookmarkEnd w:id="605"/>
      <w:bookmarkEnd w:id="606"/>
      <w:bookmarkEnd w:id="607"/>
      <w:bookmarkEnd w:id="608"/>
      <w:bookmarkEnd w:id="609"/>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proofErr w:type="spellStart"/>
      <w:r w:rsidRPr="00EC76D5">
        <w:rPr>
          <w:rStyle w:val="CodeInText0"/>
        </w:rPr>
        <w:t>calloc</w:t>
      </w:r>
      <w:proofErr w:type="spellEnd"/>
      <w:r w:rsidRPr="00EC76D5">
        <w:rPr>
          <w:rStyle w:val="Italic"/>
        </w:rPr>
        <w:t xml:space="preserve">, </w:t>
      </w:r>
      <w:proofErr w:type="spellStart"/>
      <w:r w:rsidRPr="00EC76D5">
        <w:rPr>
          <w:rStyle w:val="CodeInText0"/>
        </w:rPr>
        <w:t>realloc</w:t>
      </w:r>
      <w:proofErr w:type="spellEnd"/>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59420E" w:rsidRPr="003F7CF1" w:rsidRDefault="0059420E"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59420E" w:rsidRPr="003F7CF1" w:rsidRDefault="0059420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59420E" w:rsidRPr="003F7CF1" w:rsidRDefault="0059420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59420E" w:rsidRPr="003F7CF1" w:rsidRDefault="0059420E"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59420E" w:rsidRPr="003F7CF1" w:rsidRDefault="0059420E"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59420E" w:rsidRPr="003F7CF1" w:rsidRDefault="0059420E"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59420E" w:rsidRPr="003F7CF1" w:rsidRDefault="0059420E"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59420E" w:rsidRPr="003F7CF1" w:rsidRDefault="0059420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59420E" w:rsidRPr="003F7CF1" w:rsidRDefault="0059420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59420E" w:rsidRPr="003F7CF1" w:rsidRDefault="0059420E"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59420E" w:rsidRPr="003F7CF1" w:rsidRDefault="0059420E"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59420E" w:rsidRPr="003F7CF1" w:rsidRDefault="0059420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59420E" w:rsidRPr="003F7CF1" w:rsidRDefault="0059420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59420E" w:rsidRPr="003F7CF1" w:rsidRDefault="0059420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59420E" w:rsidRPr="003F7CF1" w:rsidRDefault="0059420E"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59420E" w:rsidRPr="003F7CF1" w:rsidRDefault="0059420E"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59420E" w:rsidRPr="003F7CF1" w:rsidRDefault="0059420E"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59420E" w:rsidRPr="003F7CF1" w:rsidRDefault="0059420E"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59420E" w:rsidRPr="003F7CF1" w:rsidRDefault="0059420E"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59420E" w:rsidRPr="003F7CF1" w:rsidRDefault="0059420E"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59420E" w:rsidRPr="003F7CF1" w:rsidRDefault="0059420E"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59420E" w:rsidRPr="003F7CF1" w:rsidRDefault="0059420E"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proofErr w:type="spellStart"/>
      <w:r w:rsidRPr="00EC76D5">
        <w:rPr>
          <w:rStyle w:val="CodeInText0"/>
        </w:rPr>
        <w:t>realloc</w:t>
      </w:r>
      <w:proofErr w:type="spellEnd"/>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59420E" w:rsidRPr="003F7CF1" w:rsidRDefault="0059420E"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59420E" w:rsidRPr="003F7CF1" w:rsidRDefault="0059420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59420E" w:rsidRPr="003F7CF1" w:rsidRDefault="0059420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59420E" w:rsidRPr="003F7CF1" w:rsidRDefault="0059420E"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59420E" w:rsidRPr="003F7CF1" w:rsidRDefault="0059420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59420E" w:rsidRPr="003F7CF1" w:rsidRDefault="0059420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59420E" w:rsidRPr="003F7CF1" w:rsidRDefault="0059420E"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59420E" w:rsidRPr="003F7CF1" w:rsidRDefault="0059420E"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59420E" w:rsidRPr="003F7CF1" w:rsidRDefault="0059420E"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59420E" w:rsidRPr="003F7CF1" w:rsidRDefault="0059420E"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59420E" w:rsidRPr="003F7CF1" w:rsidRDefault="0059420E"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59420E" w:rsidRPr="003F7CF1" w:rsidRDefault="0059420E"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proofErr w:type="spellStart"/>
      <w:r w:rsidRPr="00EC76D5">
        <w:rPr>
          <w:rStyle w:val="CodeInText0"/>
        </w:rPr>
        <w:t>calloc</w:t>
      </w:r>
      <w:proofErr w:type="spellEnd"/>
      <w:r w:rsidRPr="00EC76D5">
        <w:t xml:space="preserve"> is that </w:t>
      </w:r>
      <w:proofErr w:type="spellStart"/>
      <w:r w:rsidRPr="00EC76D5">
        <w:rPr>
          <w:rStyle w:val="CodeInText0"/>
        </w:rPr>
        <w:t>calloc</w:t>
      </w:r>
      <w:proofErr w:type="spellEnd"/>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 xml:space="preserve">The predefined constant NULL holds the pointer equivalence of the zero value. We say that the pointer is set to null. In a diagram, we can </w:t>
      </w:r>
      <w:proofErr w:type="gramStart"/>
      <w:r w:rsidRPr="00EC76D5">
        <w:t>simple</w:t>
      </w:r>
      <w:proofErr w:type="gramEnd"/>
      <w:r w:rsidRPr="00EC76D5">
        <w:t xml:space="preserv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59420E" w:rsidRPr="003F7CF1" w:rsidRDefault="0059420E"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59420E" w:rsidRPr="003F7CF1" w:rsidRDefault="0059420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59420E" w:rsidRPr="003F7CF1" w:rsidRDefault="0059420E"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59420E" w:rsidRPr="003F7CF1" w:rsidRDefault="0059420E"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59420E" w:rsidRPr="003F7CF1" w:rsidRDefault="0059420E"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59420E" w:rsidRPr="003F7CF1" w:rsidRDefault="0059420E"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59420E" w:rsidRPr="003F7CF1" w:rsidRDefault="0059420E"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59420E" w:rsidRPr="003F7CF1" w:rsidRDefault="0059420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59420E" w:rsidRPr="003F7CF1" w:rsidRDefault="0059420E"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59420E" w:rsidRPr="003F7CF1" w:rsidRDefault="0059420E"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w:t>
      </w:r>
      <w:proofErr w:type="gramStart"/>
      <w:r w:rsidRPr="00EC76D5">
        <w:t>actually marks</w:t>
      </w:r>
      <w:proofErr w:type="gramEnd"/>
      <w:r w:rsidRPr="00EC76D5">
        <w:t xml:space="preserve"> the absence of a type. We can define a pointer to </w:t>
      </w:r>
      <w:r w:rsidRPr="00EC76D5">
        <w:rPr>
          <w:rStyle w:val="CodeInText0"/>
        </w:rPr>
        <w:t>void</w:t>
      </w:r>
      <w:r w:rsidRPr="00EC76D5">
        <w:t xml:space="preserve">; we cannot, however, </w:t>
      </w:r>
      <w:proofErr w:type="spellStart"/>
      <w:r w:rsidR="00B02345">
        <w:t>dereference</w:t>
      </w:r>
      <w:r w:rsidRPr="00EC76D5">
        <w:t>er</w:t>
      </w:r>
      <w:proofErr w:type="spellEnd"/>
      <w:r w:rsidRPr="00EC76D5">
        <w:t xml:space="preserve">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w:t>
      </w:r>
      <w:proofErr w:type="gramStart"/>
      <w:r w:rsidRPr="00EC76D5">
        <w:t>In spite of</w:t>
      </w:r>
      <w:proofErr w:type="gramEnd"/>
      <w:r w:rsidRPr="00EC76D5">
        <w:t xml:space="preserve">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59420E" w:rsidRPr="003F7CF1" w:rsidRDefault="0059420E"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59420E" w:rsidRPr="003F7CF1" w:rsidRDefault="0059420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59420E" w:rsidRPr="003F7CF1" w:rsidRDefault="0059420E"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59420E" w:rsidRPr="003F7CF1" w:rsidRDefault="0059420E"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59420E" w:rsidRPr="003F7CF1" w:rsidRDefault="0059420E"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59420E" w:rsidRPr="003F7CF1" w:rsidRDefault="0059420E"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proofErr w:type="gramStart"/>
      <w:r w:rsidRPr="00EC76D5">
        <w:rPr>
          <w:rStyle w:val="CodeInText0"/>
        </w:rPr>
        <w:t>p</w:t>
      </w:r>
      <w:proofErr w:type="gramEnd"/>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59420E" w:rsidRPr="003F7CF1" w:rsidRDefault="0059420E"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59420E" w:rsidRPr="003F7CF1" w:rsidRDefault="0059420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59420E" w:rsidRPr="003F7CF1" w:rsidRDefault="0059420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59420E" w:rsidRPr="003F7CF1" w:rsidRDefault="0059420E"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59420E" w:rsidRPr="003F7CF1" w:rsidRDefault="0059420E"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59420E" w:rsidRPr="003F7CF1" w:rsidRDefault="0059420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59420E" w:rsidRPr="003F7CF1" w:rsidRDefault="0059420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59420E" w:rsidRPr="003F7CF1" w:rsidRDefault="0059420E"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59420E" w:rsidRPr="003F7CF1" w:rsidRDefault="0059420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59420E" w:rsidRPr="003F7CF1" w:rsidRDefault="0059420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59420E" w:rsidRPr="003F7CF1" w:rsidRDefault="0059420E"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59420E" w:rsidRPr="003F7CF1" w:rsidRDefault="0059420E"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59420E" w:rsidRPr="003F7CF1" w:rsidRDefault="0059420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59420E" w:rsidRPr="003F7CF1" w:rsidRDefault="0059420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59420E" w:rsidRPr="003F7CF1" w:rsidRDefault="0059420E"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59420E" w:rsidRPr="003F7CF1" w:rsidRDefault="0059420E"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59420E" w:rsidRPr="003F7CF1" w:rsidRDefault="0059420E"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59420E" w:rsidRPr="003F7CF1" w:rsidRDefault="0059420E"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59420E" w:rsidRPr="003F7CF1" w:rsidRDefault="0059420E"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59420E" w:rsidRPr="003F7CF1" w:rsidRDefault="0059420E"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59420E" w:rsidRPr="003F7CF1" w:rsidRDefault="0059420E"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59420E" w:rsidRPr="003F7CF1" w:rsidRDefault="0059420E"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59420E" w:rsidRPr="003F7CF1" w:rsidRDefault="0059420E"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59420E" w:rsidRPr="003F7CF1" w:rsidRDefault="0059420E"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59420E" w:rsidRPr="003F7CF1" w:rsidRDefault="0059420E"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59420E" w:rsidRPr="003F7CF1" w:rsidRDefault="0059420E"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59420E" w:rsidRPr="003F7CF1" w:rsidRDefault="0059420E"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59420E" w:rsidRPr="003F7CF1" w:rsidRDefault="0059420E"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0" w:name="_Toc320485586"/>
      <w:bookmarkStart w:id="611" w:name="_Toc323656696"/>
      <w:bookmarkStart w:id="612" w:name="_Toc324085434"/>
      <w:bookmarkStart w:id="613" w:name="_Toc383781086"/>
      <w:bookmarkStart w:id="614" w:name="_Toc54120053"/>
      <w:r w:rsidRPr="00EC76D5">
        <w:t>Defining our own types</w:t>
      </w:r>
      <w:bookmarkEnd w:id="610"/>
      <w:bookmarkEnd w:id="611"/>
      <w:bookmarkEnd w:id="612"/>
      <w:bookmarkEnd w:id="613"/>
      <w:bookmarkEnd w:id="614"/>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5" w:name="_Toc320485587"/>
      <w:bookmarkStart w:id="616" w:name="_Toc323656697"/>
      <w:bookmarkStart w:id="617" w:name="_Toc324085435"/>
      <w:bookmarkStart w:id="618" w:name="_Toc383781087"/>
      <w:bookmarkStart w:id="619" w:name="_Toc54120054"/>
      <w:r w:rsidRPr="00EC76D5">
        <w:t>The Type Size</w:t>
      </w:r>
      <w:bookmarkEnd w:id="615"/>
      <w:bookmarkEnd w:id="616"/>
      <w:bookmarkEnd w:id="617"/>
      <w:bookmarkEnd w:id="618"/>
      <w:bookmarkEnd w:id="619"/>
    </w:p>
    <w:p w14:paraId="2A85A616" w14:textId="7C4815F2" w:rsidR="00E80032" w:rsidRPr="00EC76D5" w:rsidRDefault="00E80032" w:rsidP="00E80032">
      <w:r w:rsidRPr="00EC76D5">
        <w:t xml:space="preserve">The operator </w:t>
      </w:r>
      <w:proofErr w:type="spellStart"/>
      <w:r w:rsidRPr="00EC76D5">
        <w:rPr>
          <w:rStyle w:val="CodeInText0"/>
        </w:rPr>
        <w:t>sizeof</w:t>
      </w:r>
      <w:proofErr w:type="spellEnd"/>
      <w:r w:rsidRPr="00EC76D5">
        <w:t xml:space="preserve"> gives us the size of a type</w:t>
      </w:r>
      <w:r w:rsidRPr="00EC76D5">
        <w:rPr>
          <w:rStyle w:val="Fotnotsreferens"/>
          <w:szCs w:val="21"/>
        </w:rPr>
        <w:footnoteReference w:id="18"/>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EC76D5">
        <w:t>the</w:t>
      </w:r>
      <w:proofErr w:type="spellEnd"/>
      <w:r w:rsidRPr="00EC76D5">
        <w:t xml:space="preserve"> property is </w:t>
      </w:r>
      <w:r w:rsidRPr="00EC76D5">
        <w:rPr>
          <w:rStyle w:val="KeyWord"/>
        </w:rPr>
        <w:t xml:space="preserve">implementation </w:t>
      </w:r>
      <w:proofErr w:type="spellStart"/>
      <w:r w:rsidRPr="00EC76D5">
        <w:rPr>
          <w:rStyle w:val="KeyWord"/>
        </w:rPr>
        <w:t>dependant</w:t>
      </w:r>
      <w:proofErr w:type="spellEnd"/>
      <w:r w:rsidRPr="00EC76D5">
        <w:t xml:space="preserve">. The operator returns a value of the type </w:t>
      </w:r>
      <w:proofErr w:type="spellStart"/>
      <w:r w:rsidRPr="00EC76D5">
        <w:rPr>
          <w:rStyle w:val="CodeInText0"/>
        </w:rPr>
        <w:t>size_t</w:t>
      </w:r>
      <w:proofErr w:type="spellEnd"/>
      <w:r w:rsidRPr="00EC76D5">
        <w:t xml:space="preserve">, which exact </w:t>
      </w:r>
      <w:r w:rsidR="00C37108">
        <w:t>definition</w:t>
      </w:r>
      <w:r w:rsidRPr="00EC76D5">
        <w:t xml:space="preserve"> is also implementation </w:t>
      </w:r>
      <w:proofErr w:type="spellStart"/>
      <w:r w:rsidRPr="00EC76D5">
        <w:t>dependant</w:t>
      </w:r>
      <w:proofErr w:type="spellEnd"/>
      <w:r w:rsidRPr="00EC76D5">
        <w: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620"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621" w:name="_Toc320485588"/>
      <w:bookmarkStart w:id="622" w:name="_Toc323656698"/>
      <w:bookmarkStart w:id="623" w:name="_Toc324085436"/>
      <w:bookmarkStart w:id="624" w:name="_Toc383781088"/>
      <w:bookmarkStart w:id="625" w:name="_Toc54120055"/>
      <w:r w:rsidRPr="00EC76D5">
        <w:t>Expressions and Operators</w:t>
      </w:r>
      <w:bookmarkEnd w:id="621"/>
      <w:bookmarkEnd w:id="622"/>
      <w:bookmarkEnd w:id="623"/>
      <w:bookmarkEnd w:id="624"/>
      <w:bookmarkEnd w:id="625"/>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59420E" w:rsidRPr="003F7CF1" w:rsidRDefault="0059420E"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4736797"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59420E" w:rsidRPr="003F7CF1" w:rsidRDefault="0059420E"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59420E" w:rsidRPr="003F7CF1" w:rsidRDefault="0059420E"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59420E" w:rsidRPr="003F7CF1" w:rsidRDefault="0059420E"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59420E" w:rsidRPr="003F7CF1" w:rsidRDefault="0059420E"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4736797"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59420E" w:rsidRPr="003F7CF1" w:rsidRDefault="0059420E"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59420E" w:rsidRPr="003F7CF1" w:rsidRDefault="0059420E"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59420E" w:rsidRPr="003F7CF1" w:rsidRDefault="0059420E"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6" w:name="_Toc320485589"/>
      <w:bookmarkStart w:id="627" w:name="_Toc323656699"/>
      <w:bookmarkStart w:id="628" w:name="_Toc324085437"/>
      <w:bookmarkStart w:id="629" w:name="_Toc383781089"/>
      <w:bookmarkStart w:id="630" w:name="_Toc54120056"/>
      <w:r w:rsidRPr="00EC76D5">
        <w:t>Arithmetic Operators</w:t>
      </w:r>
      <w:bookmarkEnd w:id="626"/>
      <w:bookmarkEnd w:id="627"/>
      <w:bookmarkEnd w:id="628"/>
      <w:bookmarkEnd w:id="629"/>
      <w:bookmarkEnd w:id="630"/>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631" w:name="_Toc320485590"/>
      <w:bookmarkStart w:id="632" w:name="_Toc323656700"/>
      <w:bookmarkStart w:id="633" w:name="_Toc324085438"/>
      <w:bookmarkStart w:id="634" w:name="_Toc383781090"/>
      <w:bookmarkStart w:id="635" w:name="_Toc54120057"/>
      <w:r w:rsidRPr="00EC76D5">
        <w:rPr>
          <w:rStyle w:val="Italic"/>
          <w:i w:val="0"/>
        </w:rPr>
        <w:t>Pointer Arithmetic</w:t>
      </w:r>
      <w:bookmarkEnd w:id="631"/>
      <w:bookmarkEnd w:id="632"/>
      <w:bookmarkEnd w:id="633"/>
      <w:bookmarkEnd w:id="634"/>
      <w:bookmarkEnd w:id="635"/>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proofErr w:type="spellStart"/>
      <w:r w:rsidRPr="00EC76D5">
        <w:rPr>
          <w:rStyle w:val="CodeInText0"/>
        </w:rPr>
        <w:t>numberPtr</w:t>
      </w:r>
      <w:proofErr w:type="spellEnd"/>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59420E" w:rsidRPr="003F7CF1" w:rsidRDefault="0059420E"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59420E" w:rsidRPr="003F7CF1" w:rsidRDefault="0059420E"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59420E" w:rsidRPr="003F7CF1" w:rsidRDefault="0059420E"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59420E" w:rsidRPr="003F7CF1" w:rsidRDefault="0059420E"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59420E" w:rsidRPr="003F7CF1" w:rsidRDefault="0059420E"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59420E" w:rsidRPr="003F7CF1" w:rsidRDefault="0059420E"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59420E" w:rsidRPr="003F7CF1" w:rsidRDefault="0059420E"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59420E" w:rsidRPr="003F7CF1" w:rsidRDefault="0059420E"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59420E" w:rsidRPr="003F7CF1" w:rsidRDefault="0059420E"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59420E" w:rsidRPr="003F7CF1" w:rsidRDefault="0059420E"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59420E" w:rsidRPr="003F7CF1" w:rsidRDefault="0059420E"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59420E" w:rsidRPr="003F7CF1" w:rsidRDefault="0059420E"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59420E" w:rsidRPr="003F7CF1" w:rsidRDefault="0059420E"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59420E" w:rsidRPr="003F7CF1" w:rsidRDefault="0059420E"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59420E" w:rsidRPr="003F7CF1" w:rsidRDefault="0059420E"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59420E" w:rsidRPr="003F7CF1" w:rsidRDefault="0059420E"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59420E" w:rsidRPr="003F7CF1" w:rsidRDefault="0059420E"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59420E" w:rsidRPr="003F7CF1" w:rsidRDefault="0059420E"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59420E" w:rsidRPr="003F7CF1" w:rsidRDefault="0059420E"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59420E" w:rsidRPr="003F7CF1" w:rsidRDefault="0059420E"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proofErr w:type="spellStart"/>
      <w:r w:rsidR="00B02345">
        <w:t>dereference</w:t>
      </w:r>
      <w:r w:rsidRPr="00EC76D5">
        <w:t>ereeing</w:t>
      </w:r>
      <w:proofErr w:type="spellEnd"/>
      <w:r w:rsidRPr="00EC76D5">
        <w:t xml:space="preserve"> of pointers together with pointer arithmetic. The second and third lines of the following code are </w:t>
      </w:r>
      <w:proofErr w:type="gramStart"/>
      <w:r w:rsidRPr="00EC76D5">
        <w:t xml:space="preserve">by </w:t>
      </w:r>
      <w:r w:rsidR="00C37108">
        <w:t>definition</w:t>
      </w:r>
      <w:r w:rsidRPr="00EC76D5">
        <w:t xml:space="preserve"> interchangeable</w:t>
      </w:r>
      <w:proofErr w:type="gramEnd"/>
      <w:r w:rsidRPr="00EC76D5">
        <w:t>.</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6" w:name="_Toc320485591"/>
      <w:bookmarkStart w:id="637" w:name="_Toc323656701"/>
      <w:bookmarkStart w:id="638" w:name="_Toc324085439"/>
      <w:bookmarkStart w:id="639" w:name="_Toc383781091"/>
      <w:bookmarkStart w:id="640" w:name="_Toc54120058"/>
      <w:r w:rsidRPr="00EC76D5">
        <w:t>Increment and decrement</w:t>
      </w:r>
      <w:bookmarkEnd w:id="636"/>
      <w:bookmarkEnd w:id="637"/>
      <w:bookmarkEnd w:id="638"/>
      <w:bookmarkEnd w:id="639"/>
      <w:bookmarkEnd w:id="640"/>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19"/>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 xml:space="preserve">However, there is a difference between prefix and postfix increment or decrement. In the prefix case below, the subtraction occurs </w:t>
      </w:r>
      <w:proofErr w:type="gramStart"/>
      <w:r w:rsidRPr="00EC76D5">
        <w:t>first</w:t>
      </w:r>
      <w:proofErr w:type="gramEnd"/>
      <w:r w:rsidRPr="00EC76D5">
        <w:t xml:space="preserve">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1" w:name="_Toc320485592"/>
      <w:bookmarkStart w:id="642" w:name="_Toc323656702"/>
      <w:bookmarkStart w:id="643" w:name="_Toc324085440"/>
      <w:bookmarkStart w:id="644" w:name="_Toc383781092"/>
      <w:bookmarkStart w:id="645" w:name="_Toc54120059"/>
      <w:r w:rsidRPr="00EC76D5">
        <w:t>Relational Operators</w:t>
      </w:r>
      <w:bookmarkEnd w:id="641"/>
      <w:bookmarkEnd w:id="642"/>
      <w:bookmarkEnd w:id="643"/>
      <w:bookmarkEnd w:id="644"/>
      <w:bookmarkEnd w:id="645"/>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0"/>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6" w:name="_Toc320485593"/>
      <w:bookmarkStart w:id="647" w:name="_Toc323656703"/>
      <w:bookmarkStart w:id="648" w:name="_Toc324085441"/>
      <w:bookmarkStart w:id="649" w:name="_Toc383781093"/>
      <w:bookmarkStart w:id="650" w:name="_Toc54120060"/>
      <w:r w:rsidRPr="00EC76D5">
        <w:t>Logical Operators</w:t>
      </w:r>
      <w:bookmarkEnd w:id="646"/>
      <w:bookmarkEnd w:id="647"/>
      <w:bookmarkEnd w:id="648"/>
      <w:bookmarkEnd w:id="649"/>
      <w:bookmarkEnd w:id="650"/>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proofErr w:type="spellStart"/>
      <w:r w:rsidRPr="00EC76D5">
        <w:rPr>
          <w:rStyle w:val="KeyWord"/>
        </w:rPr>
        <w:t>and</w:t>
      </w:r>
      <w:proofErr w:type="spellEnd"/>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EC76D5">
        <w:rPr>
          <w:rStyle w:val="CodeInText0"/>
        </w:rPr>
        <w:t>i</w:t>
      </w:r>
      <w:proofErr w:type="spellEnd"/>
      <w:r w:rsidRPr="00EC76D5">
        <w:rPr>
          <w:rStyle w:val="CodeInText0"/>
        </w:rPr>
        <w:t xml:space="preserve"> !</w:t>
      </w:r>
      <w:proofErr w:type="gramEnd"/>
      <w:r w:rsidRPr="00EC76D5">
        <w:rPr>
          <w:rStyle w:val="CodeInText0"/>
        </w:rPr>
        <w:t>=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 xml:space="preserve">1 / </w:t>
      </w:r>
      <w:proofErr w:type="spellStart"/>
      <w:r w:rsidRPr="00EC76D5">
        <w:rPr>
          <w:rStyle w:val="CodeInText0"/>
        </w:rPr>
        <w:t>i</w:t>
      </w:r>
      <w:proofErr w:type="spellEnd"/>
      <w:r w:rsidRPr="00EC76D5">
        <w:rPr>
          <w:rStyle w:val="CodeInText0"/>
        </w:rPr>
        <w:t xml:space="preserve">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1" w:name="_Toc320485594"/>
      <w:bookmarkStart w:id="652" w:name="_Toc323656704"/>
      <w:bookmarkStart w:id="653" w:name="_Toc324085442"/>
      <w:bookmarkStart w:id="654" w:name="_Toc383781094"/>
      <w:bookmarkStart w:id="655" w:name="_Toc54120061"/>
      <w:r w:rsidRPr="00EC76D5">
        <w:t>Bitwise Operators</w:t>
      </w:r>
      <w:bookmarkEnd w:id="651"/>
      <w:bookmarkEnd w:id="652"/>
      <w:bookmarkEnd w:id="653"/>
      <w:bookmarkEnd w:id="654"/>
      <w:bookmarkEnd w:id="655"/>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64736792"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64736793"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EC76D5">
        <w:t>behaviour</w:t>
      </w:r>
      <w:proofErr w:type="spellEnd"/>
      <w:r w:rsidRPr="00EC76D5">
        <w:t xml:space="preserve">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6" w:name="_Toc320485595"/>
      <w:bookmarkStart w:id="657" w:name="_Toc323656705"/>
      <w:bookmarkStart w:id="658" w:name="_Toc324085443"/>
      <w:bookmarkStart w:id="659" w:name="_Toc383781095"/>
      <w:bookmarkStart w:id="660" w:name="_Toc54120062"/>
      <w:r w:rsidRPr="00EC76D5">
        <w:lastRenderedPageBreak/>
        <w:t>Assignment</w:t>
      </w:r>
      <w:bookmarkEnd w:id="656"/>
      <w:bookmarkEnd w:id="657"/>
      <w:bookmarkEnd w:id="658"/>
      <w:bookmarkEnd w:id="659"/>
      <w:bookmarkEnd w:id="660"/>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1" w:name="_Toc320485596"/>
      <w:bookmarkStart w:id="662" w:name="_Toc323656706"/>
      <w:bookmarkStart w:id="663" w:name="_Toc324085444"/>
      <w:bookmarkStart w:id="664" w:name="_Toc383781096"/>
      <w:bookmarkStart w:id="665" w:name="_Toc54120063"/>
      <w:r w:rsidRPr="00EC76D5">
        <w:t>The Condition Operator</w:t>
      </w:r>
      <w:bookmarkEnd w:id="661"/>
      <w:bookmarkEnd w:id="662"/>
      <w:bookmarkEnd w:id="663"/>
      <w:bookmarkEnd w:id="664"/>
      <w:bookmarkEnd w:id="665"/>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w:t>
      </w:r>
      <w:proofErr w:type="gramStart"/>
      <w:r w:rsidRPr="00EC76D5">
        <w:t>evaluated</w:t>
      </w:r>
      <w:proofErr w:type="gramEnd"/>
      <w:r w:rsidRPr="00EC76D5">
        <w:t xml:space="preserve"> and its value is returned. If the first expression instead is false, the third expression is </w:t>
      </w:r>
      <w:proofErr w:type="gramStart"/>
      <w:r w:rsidRPr="00EC76D5">
        <w:t>evaluated</w:t>
      </w:r>
      <w:proofErr w:type="gramEnd"/>
      <w:r w:rsidRPr="00EC76D5">
        <w:t xml:space="preserve">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6" w:name="_Toc320485597"/>
      <w:bookmarkStart w:id="667" w:name="_Toc323656707"/>
      <w:bookmarkStart w:id="668" w:name="_Toc324085445"/>
      <w:bookmarkStart w:id="669" w:name="_Toc383781097"/>
      <w:bookmarkStart w:id="670" w:name="_Toc54120064"/>
      <w:r w:rsidRPr="00EC76D5">
        <w:t>Precedence and Associatively</w:t>
      </w:r>
      <w:bookmarkEnd w:id="666"/>
      <w:bookmarkEnd w:id="667"/>
      <w:bookmarkEnd w:id="668"/>
      <w:bookmarkEnd w:id="669"/>
      <w:bookmarkEnd w:id="670"/>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 xml:space="preserve">Below follows a table over the </w:t>
      </w:r>
      <w:proofErr w:type="spellStart"/>
      <w:r w:rsidRPr="00EC76D5">
        <w:t>pr</w:t>
      </w:r>
      <w:r w:rsidR="00414C74">
        <w:t>or</w:t>
      </w:r>
      <w:r w:rsidRPr="00EC76D5">
        <w:t>ities</w:t>
      </w:r>
      <w:proofErr w:type="spellEnd"/>
      <w:r w:rsidRPr="00EC76D5">
        <w:t xml:space="preserve">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xml:space="preserve">! ~ ++ -- + - (type) </w:t>
            </w:r>
            <w:proofErr w:type="spellStart"/>
            <w:r w:rsidRPr="00EC76D5">
              <w:t>sizeof</w:t>
            </w:r>
            <w:proofErr w:type="spellEnd"/>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t>+ -</w:t>
            </w:r>
          </w:p>
        </w:tc>
        <w:tc>
          <w:tcPr>
            <w:tcW w:w="2108" w:type="dxa"/>
          </w:tcPr>
          <w:p w14:paraId="39E29F22" w14:textId="77777777" w:rsidR="00E80032" w:rsidRPr="00EC76D5" w:rsidRDefault="00E80032" w:rsidP="000803FF">
            <w:r w:rsidRPr="00EC76D5">
              <w:t>Left to Right</w:t>
            </w:r>
          </w:p>
          <w:p w14:paraId="45FFB198" w14:textId="77777777" w:rsidR="00E80032" w:rsidRPr="00EC76D5" w:rsidRDefault="00E80032" w:rsidP="000803FF">
            <w:r w:rsidRPr="00EC76D5">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71" w:name="_Toc320485598"/>
      <w:bookmarkStart w:id="672" w:name="_Toc323656708"/>
      <w:bookmarkStart w:id="673" w:name="_Toc324085446"/>
      <w:bookmarkStart w:id="674" w:name="_Toc383781098"/>
      <w:bookmarkStart w:id="675" w:name="_Toc54120065"/>
      <w:r w:rsidRPr="00EC76D5">
        <w:t>Statements</w:t>
      </w:r>
      <w:bookmarkEnd w:id="671"/>
      <w:bookmarkEnd w:id="672"/>
      <w:bookmarkEnd w:id="673"/>
      <w:bookmarkEnd w:id="674"/>
      <w:bookmarkEnd w:id="675"/>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 xml:space="preserve">break, continue, </w:t>
            </w:r>
            <w:proofErr w:type="spellStart"/>
            <w:r w:rsidRPr="00EC76D5">
              <w:t>goto</w:t>
            </w:r>
            <w:proofErr w:type="spellEnd"/>
            <w:r w:rsidRPr="00EC76D5">
              <w:t>,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proofErr w:type="gramStart"/>
            <w:r w:rsidRPr="00EC76D5">
              <w:t>expression ;</w:t>
            </w:r>
            <w:proofErr w:type="gramEnd"/>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6" w:name="_Toc320485599"/>
      <w:bookmarkStart w:id="677" w:name="_Toc323656709"/>
      <w:bookmarkStart w:id="678" w:name="_Toc324085447"/>
      <w:bookmarkStart w:id="679" w:name="_Toc383781099"/>
      <w:bookmarkStart w:id="680" w:name="_Toc54120066"/>
      <w:r w:rsidRPr="00EC76D5">
        <w:t>Selection statements</w:t>
      </w:r>
      <w:bookmarkEnd w:id="676"/>
      <w:bookmarkEnd w:id="677"/>
      <w:bookmarkEnd w:id="678"/>
      <w:bookmarkEnd w:id="679"/>
      <w:bookmarkEnd w:id="680"/>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proofErr w:type="spellStart"/>
      <w:r w:rsidRPr="00EC76D5">
        <w:rPr>
          <w:rStyle w:val="CodeInText0"/>
        </w:rPr>
        <w:t>i</w:t>
      </w:r>
      <w:proofErr w:type="spellEnd"/>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t xml:space="preserve">As all values not equal to zero are interpreted as true, the following statement is equivalent with the previous </w:t>
      </w:r>
      <w:proofErr w:type="spellStart"/>
      <w:proofErr w:type="gramStart"/>
      <w:r w:rsidRPr="00EC76D5">
        <w:t>one.fexacltly</w:t>
      </w:r>
      <w:proofErr w:type="spellEnd"/>
      <w:proofErr w:type="gramEnd"/>
    </w:p>
    <w:p w14:paraId="4E12F69E" w14:textId="77777777" w:rsidR="00E80032" w:rsidRPr="00EC76D5" w:rsidRDefault="00E80032" w:rsidP="00E80032">
      <w:pPr>
        <w:pStyle w:val="Code"/>
      </w:pPr>
      <w:r w:rsidRPr="00EC76D5">
        <w:lastRenderedPageBreak/>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proofErr w:type="spellStart"/>
      <w:r w:rsidRPr="00EC76D5">
        <w:rPr>
          <w:rStyle w:val="CodeInText0"/>
        </w:rPr>
        <w:t>i</w:t>
      </w:r>
      <w:proofErr w:type="spellEnd"/>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w:t>
      </w:r>
      <w:proofErr w:type="gramStart"/>
      <w:r w:rsidRPr="00EC76D5">
        <w:t>to do</w:t>
      </w:r>
      <w:proofErr w:type="gramEnd"/>
      <w:r w:rsidRPr="00EC76D5">
        <w:t xml:space="preserve">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lastRenderedPageBreak/>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w:t>
      </w:r>
      <w:proofErr w:type="gramStart"/>
      <w:r w:rsidRPr="00EC76D5">
        <w:t>simple</w:t>
      </w:r>
      <w:proofErr w:type="gramEnd"/>
      <w:r w:rsidRPr="00EC76D5">
        <w:t xml:space="preserve"> continue with the code attached to the next </w:t>
      </w:r>
      <w:r w:rsidRPr="00EC76D5">
        <w:rPr>
          <w:rStyle w:val="CodeInText0"/>
        </w:rPr>
        <w:t>case</w:t>
      </w:r>
      <w:r w:rsidRPr="00EC76D5">
        <w:t xml:space="preserve"> statement</w:t>
      </w:r>
      <w:r w:rsidRPr="00EC76D5">
        <w:rPr>
          <w:rStyle w:val="Fotnotsreferens"/>
          <w:szCs w:val="21"/>
        </w:rPr>
        <w:footnoteReference w:id="21"/>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1" w:name="_Toc320485600"/>
      <w:bookmarkStart w:id="682" w:name="_Toc323656710"/>
      <w:bookmarkStart w:id="683" w:name="_Toc324085448"/>
      <w:bookmarkStart w:id="684" w:name="_Toc383781100"/>
      <w:bookmarkStart w:id="685" w:name="_Toc54120067"/>
      <w:r w:rsidRPr="00EC76D5">
        <w:t>Iteration statements</w:t>
      </w:r>
      <w:bookmarkEnd w:id="681"/>
      <w:bookmarkEnd w:id="682"/>
      <w:bookmarkEnd w:id="683"/>
      <w:bookmarkEnd w:id="684"/>
      <w:bookmarkEnd w:id="685"/>
    </w:p>
    <w:p w14:paraId="42AEC87A" w14:textId="77777777" w:rsidR="00E80032" w:rsidRPr="00EC76D5" w:rsidRDefault="00E80032" w:rsidP="00E80032">
      <w:r w:rsidRPr="00EC76D5">
        <w:t xml:space="preserve">Iteration statements, also called loops, iterate one or several statements as long as a certain condition is </w:t>
      </w:r>
      <w:proofErr w:type="gramStart"/>
      <w:r w:rsidRPr="00EC76D5">
        <w:t>true;</w:t>
      </w:r>
      <w:proofErr w:type="gramEnd"/>
      <w:r w:rsidRPr="00EC76D5">
        <w:t xml:space="preserve"> </w:t>
      </w:r>
      <w:r w:rsidRPr="00EC76D5">
        <w:rPr>
          <w:rStyle w:val="CodeInText0"/>
        </w:rPr>
        <w:t>while</w:t>
      </w:r>
      <w:r w:rsidRPr="00EC76D5">
        <w:t xml:space="preserve"> is the simplest loop. It repeats one statement or a block of statements </w:t>
      </w:r>
      <w:proofErr w:type="gramStart"/>
      <w:r w:rsidRPr="00EC76D5">
        <w:t>as long as</w:t>
      </w:r>
      <w:proofErr w:type="gramEnd"/>
      <w:r w:rsidRPr="00EC76D5">
        <w:t xml:space="preserve">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lastRenderedPageBreak/>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w:t>
      </w:r>
      <w:proofErr w:type="gramStart"/>
      <w:r w:rsidRPr="00EC76D5">
        <w:t>in order to</w:t>
      </w:r>
      <w:proofErr w:type="gramEnd"/>
      <w:r w:rsidRPr="00EC76D5">
        <w:t xml:space="preserve"> reach the continuation expression at the end.</w:t>
      </w:r>
    </w:p>
    <w:p w14:paraId="563694FE" w14:textId="475764A3"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631D4D">
        <w:t>initialize</w:t>
      </w:r>
      <w:r w:rsidRPr="00EC76D5">
        <w:t xml:space="preserve">s the variable, the repetition continues as long as the second expression is </w:t>
      </w:r>
      <w:proofErr w:type="gramStart"/>
      <w:r w:rsidRPr="00EC76D5">
        <w:t>true</w:t>
      </w:r>
      <w:proofErr w:type="gramEnd"/>
      <w:r w:rsidRPr="00EC76D5">
        <w:t xml:space="preserv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proofErr w:type="gramStart"/>
      <w:r w:rsidRPr="00EC76D5">
        <w:t>Similar to</w:t>
      </w:r>
      <w:proofErr w:type="gramEnd"/>
      <w:r w:rsidRPr="00EC76D5">
        <w:t xml:space="preserve"> the </w:t>
      </w:r>
      <w:r w:rsidRPr="00EC76D5">
        <w:rPr>
          <w:rStyle w:val="CodeInText0"/>
        </w:rPr>
        <w:t>switch</w:t>
      </w:r>
      <w:r w:rsidRPr="00EC76D5">
        <w:t xml:space="preserve"> statement, an iteration statement can be interrupted by the break statement. Below is an </w:t>
      </w:r>
      <w:proofErr w:type="spellStart"/>
      <w:r w:rsidRPr="00EC76D5">
        <w:t>inf</w:t>
      </w:r>
      <w:r w:rsidR="002F35C1">
        <w:t>initializer</w:t>
      </w:r>
      <w:r w:rsidRPr="00EC76D5">
        <w:t>e</w:t>
      </w:r>
      <w:proofErr w:type="spellEnd"/>
      <w:r w:rsidRPr="00EC76D5">
        <w:t xml:space="preserv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t>
      </w:r>
      <w:proofErr w:type="gramStart"/>
      <w:r w:rsidRPr="00EC76D5">
        <w:t>with the exception of</w:t>
      </w:r>
      <w:proofErr w:type="gramEnd"/>
      <w:r w:rsidRPr="00EC76D5">
        <w:t xml:space="preserve">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proofErr w:type="spellStart"/>
      <w:r w:rsidRPr="00EC76D5">
        <w:rPr>
          <w:rStyle w:val="CodeInText0"/>
        </w:rPr>
        <w:t>i</w:t>
      </w:r>
      <w:proofErr w:type="spellEnd"/>
      <w:r w:rsidRPr="00EC76D5">
        <w:t xml:space="preserve"> will never be updated and we will be stuck in an </w:t>
      </w:r>
      <w:proofErr w:type="spellStart"/>
      <w:r w:rsidRPr="00EC76D5">
        <w:t>inf</w:t>
      </w:r>
      <w:r w:rsidR="002F35C1">
        <w:t>initializer</w:t>
      </w:r>
      <w:r w:rsidRPr="00EC76D5">
        <w:t>e</w:t>
      </w:r>
      <w:proofErr w:type="spellEnd"/>
      <w:r w:rsidRPr="00EC76D5">
        <w:t xml:space="preserv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lastRenderedPageBreak/>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6" w:name="_Toc320485601"/>
      <w:bookmarkStart w:id="687" w:name="_Toc323656711"/>
      <w:bookmarkStart w:id="688" w:name="_Toc324085449"/>
      <w:bookmarkStart w:id="689" w:name="_Toc383781101"/>
      <w:bookmarkStart w:id="690" w:name="_Toc54120068"/>
      <w:r w:rsidRPr="00EC76D5">
        <w:t>Jump statements</w:t>
      </w:r>
      <w:bookmarkEnd w:id="686"/>
      <w:bookmarkEnd w:id="687"/>
      <w:bookmarkEnd w:id="688"/>
      <w:bookmarkEnd w:id="689"/>
      <w:bookmarkEnd w:id="690"/>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proofErr w:type="spellStart"/>
      <w:r w:rsidRPr="00EC76D5">
        <w:rPr>
          <w:rStyle w:val="CodeInText0"/>
        </w:rPr>
        <w:t>goto</w:t>
      </w:r>
      <w:proofErr w:type="spellEnd"/>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proofErr w:type="spellStart"/>
      <w:r w:rsidRPr="00EC76D5">
        <w:rPr>
          <w:rStyle w:val="CodeInText0"/>
        </w:rPr>
        <w:t>goto</w:t>
      </w:r>
      <w:proofErr w:type="spellEnd"/>
      <w:r w:rsidRPr="00EC76D5">
        <w:t xml:space="preserve"> statement is considered to give rise to unstructured code, so called “</w:t>
      </w:r>
      <w:proofErr w:type="spellStart"/>
      <w:r w:rsidRPr="00EC76D5">
        <w:t>spagetti</w:t>
      </w:r>
      <w:proofErr w:type="spellEnd"/>
      <w:r w:rsidRPr="00EC76D5">
        <w:t xml:space="preserve"> code.” I strongly recommended that you omit </w:t>
      </w:r>
      <w:proofErr w:type="spellStart"/>
      <w:r w:rsidRPr="00EC76D5">
        <w:rPr>
          <w:rStyle w:val="CodeInText0"/>
        </w:rPr>
        <w:t>goto</w:t>
      </w:r>
      <w:proofErr w:type="spellEnd"/>
      <w:r w:rsidRPr="00EC76D5">
        <w:t xml:space="preserve"> altogether. To put it bluntly: now when you </w:t>
      </w:r>
      <w:proofErr w:type="spellStart"/>
      <w:r w:rsidRPr="00EC76D5">
        <w:t>seen</w:t>
      </w:r>
      <w:proofErr w:type="spellEnd"/>
      <w:r w:rsidRPr="00EC76D5">
        <w:t xml:space="preserve">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1" w:name="_Toc320485602"/>
      <w:bookmarkStart w:id="692" w:name="_Toc323656712"/>
      <w:bookmarkStart w:id="693" w:name="_Toc324085450"/>
      <w:bookmarkStart w:id="694" w:name="_Toc383781102"/>
      <w:bookmarkStart w:id="695" w:name="_Toc54120069"/>
      <w:r w:rsidRPr="00EC76D5">
        <w:t>Expression statements</w:t>
      </w:r>
      <w:bookmarkEnd w:id="691"/>
      <w:bookmarkEnd w:id="692"/>
      <w:bookmarkEnd w:id="693"/>
      <w:bookmarkEnd w:id="694"/>
      <w:bookmarkEnd w:id="695"/>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w:t>
      </w:r>
      <w:proofErr w:type="gramStart"/>
      <w:r w:rsidRPr="00EC76D5">
        <w:t>are allowed to</w:t>
      </w:r>
      <w:proofErr w:type="gramEnd"/>
      <w:r w:rsidRPr="00EC76D5">
        <w:t xml:space="preserve"> write expression statements without side effects; even </w:t>
      </w:r>
      <w:proofErr w:type="spellStart"/>
      <w:r w:rsidRPr="00EC76D5">
        <w:t>thought</w:t>
      </w:r>
      <w:proofErr w:type="spellEnd"/>
      <w:r w:rsidRPr="00EC76D5">
        <w:t xml:space="preserve">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6" w:name="_Toc323656713"/>
      <w:bookmarkStart w:id="697" w:name="_Toc324085451"/>
      <w:bookmarkStart w:id="698" w:name="_Toc383781103"/>
      <w:bookmarkStart w:id="699" w:name="_Toc54120070"/>
      <w:r w:rsidRPr="00EC76D5">
        <w:t>Volatile</w:t>
      </w:r>
      <w:bookmarkEnd w:id="696"/>
      <w:bookmarkEnd w:id="697"/>
      <w:bookmarkEnd w:id="698"/>
      <w:bookmarkEnd w:id="699"/>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700"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701" w:author="Stefan Björnander" w:date="2012-05-06T21:16:00Z">
          <w:pPr>
            <w:pStyle w:val="CommandLine"/>
          </w:pPr>
        </w:pPrChange>
      </w:pPr>
    </w:p>
    <w:p w14:paraId="0D44E5CA" w14:textId="77777777" w:rsidR="00E80032" w:rsidRPr="00EC76D5" w:rsidRDefault="00E80032">
      <w:pPr>
        <w:pStyle w:val="Code"/>
        <w:pPrChange w:id="702" w:author="Stefan Björnander" w:date="2012-05-06T21:16:00Z">
          <w:pPr>
            <w:pStyle w:val="CommandLine"/>
          </w:pPr>
        </w:pPrChange>
      </w:pPr>
      <w:r w:rsidRPr="00EC76D5">
        <w:rPr>
          <w:rFonts w:eastAsia="Times New Roman"/>
          <w:noProof w:val="0"/>
          <w:color w:val="000000" w:themeColor="text1"/>
          <w:rPrChange w:id="703" w:author="Stefan Björnander" w:date="2012-05-06T21:51:00Z">
            <w:rPr>
              <w:b w:val="0"/>
              <w:color w:val="0000FF"/>
            </w:rPr>
          </w:rPrChange>
        </w:rPr>
        <w:t>while</w:t>
      </w:r>
      <w:r w:rsidRPr="00EC76D5">
        <w:t xml:space="preserve"> (*p != 0) {</w:t>
      </w:r>
    </w:p>
    <w:p w14:paraId="27302477" w14:textId="77777777" w:rsidR="00E80032" w:rsidRPr="00EC76D5" w:rsidRDefault="00E80032">
      <w:pPr>
        <w:pStyle w:val="Code"/>
        <w:pPrChange w:id="704"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705"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706" w:name="_Toc320485603"/>
      <w:bookmarkStart w:id="707" w:name="_Toc323656714"/>
      <w:bookmarkStart w:id="708" w:name="_Toc324085452"/>
      <w:bookmarkStart w:id="709" w:name="_Toc383781104"/>
      <w:bookmarkStart w:id="710" w:name="_Toc54120071"/>
      <w:r w:rsidRPr="00EC76D5">
        <w:t>Functions</w:t>
      </w:r>
      <w:bookmarkEnd w:id="706"/>
      <w:bookmarkEnd w:id="707"/>
      <w:bookmarkEnd w:id="708"/>
      <w:bookmarkEnd w:id="709"/>
      <w:bookmarkEnd w:id="710"/>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59420E" w:rsidRPr="003F7CF1" w:rsidRDefault="0059420E"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59420E" w:rsidRPr="003F7CF1" w:rsidRDefault="0059420E"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59420E" w:rsidRPr="003F7CF1" w:rsidRDefault="0059420E"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59420E" w:rsidRPr="003F7CF1" w:rsidRDefault="0059420E"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59420E" w:rsidRPr="003F7CF1" w:rsidRDefault="0059420E"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59420E" w:rsidRPr="003F7CF1" w:rsidRDefault="0059420E"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59420E" w:rsidRPr="003F7CF1" w:rsidRDefault="0059420E"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59420E" w:rsidRPr="003F7CF1" w:rsidRDefault="0059420E"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59420E" w:rsidRPr="003F7CF1" w:rsidRDefault="0059420E"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59420E" w:rsidRPr="003F7CF1" w:rsidRDefault="0059420E"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59420E" w:rsidRPr="003F7CF1" w:rsidRDefault="0059420E"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59420E" w:rsidRPr="003F7CF1" w:rsidRDefault="0059420E"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proofErr w:type="spellStart"/>
      <w:r w:rsidRPr="00EC76D5">
        <w:rPr>
          <w:rStyle w:val="CodeInText0"/>
        </w:rPr>
        <w:t>SquareRoot</w:t>
      </w:r>
      <w:proofErr w:type="spellEnd"/>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2"/>
      </w:r>
      <w:r w:rsidRPr="00EC76D5">
        <w:t xml:space="preserve">, a function can have local variables; </w:t>
      </w:r>
      <w:r w:rsidRPr="00EC76D5">
        <w:rPr>
          <w:rStyle w:val="CodeInText0"/>
        </w:rPr>
        <w:t>root</w:t>
      </w:r>
      <w:r w:rsidRPr="00EC76D5">
        <w:t xml:space="preserve"> and </w:t>
      </w:r>
      <w:proofErr w:type="spellStart"/>
      <w:r w:rsidRPr="00EC76D5">
        <w:rPr>
          <w:rStyle w:val="CodeInText0"/>
        </w:rPr>
        <w:t>oldRoot</w:t>
      </w:r>
      <w:proofErr w:type="spellEnd"/>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711" w:name="_Toc320485604"/>
      <w:bookmarkStart w:id="712" w:name="_Toc323656715"/>
      <w:bookmarkStart w:id="713" w:name="_Toc324085453"/>
      <w:bookmarkStart w:id="714" w:name="_Toc383781105"/>
      <w:bookmarkStart w:id="715" w:name="_Toc54120072"/>
      <w:r w:rsidRPr="00EC76D5">
        <w:lastRenderedPageBreak/>
        <w:t>Void Functions</w:t>
      </w:r>
      <w:bookmarkEnd w:id="711"/>
      <w:bookmarkEnd w:id="712"/>
      <w:bookmarkEnd w:id="713"/>
      <w:bookmarkEnd w:id="714"/>
      <w:bookmarkEnd w:id="715"/>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w:t>
      </w:r>
      <w:proofErr w:type="gramStart"/>
      <w:r w:rsidRPr="00EC76D5">
        <w:t>type in itself</w:t>
      </w:r>
      <w:proofErr w:type="gramEnd"/>
      <w:r w:rsidRPr="00EC76D5">
        <w:t xml:space="preserve">.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w:t>
      </w:r>
      <w:proofErr w:type="gramStart"/>
      <w:r w:rsidRPr="00EC76D5">
        <w:t>jump</w:t>
      </w:r>
      <w:proofErr w:type="gramEnd"/>
      <w:r w:rsidRPr="00EC76D5">
        <w:t xml:space="preserve">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716" w:name="_Toc320485605"/>
      <w:bookmarkStart w:id="717" w:name="_Toc323656716"/>
      <w:bookmarkStart w:id="718" w:name="_Toc324085454"/>
      <w:bookmarkStart w:id="719" w:name="_Toc383781106"/>
      <w:bookmarkStart w:id="720" w:name="_Toc54120073"/>
      <w:r w:rsidRPr="00EC76D5">
        <w:t>Local and global variables</w:t>
      </w:r>
      <w:bookmarkEnd w:id="716"/>
      <w:bookmarkEnd w:id="717"/>
      <w:bookmarkEnd w:id="718"/>
      <w:bookmarkEnd w:id="719"/>
      <w:bookmarkEnd w:id="720"/>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23"/>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721" w:name="_Toc323656717"/>
      <w:bookmarkStart w:id="722" w:name="_Toc324085455"/>
      <w:bookmarkStart w:id="723" w:name="_Toc383781107"/>
      <w:bookmarkStart w:id="724" w:name="_Toc54120074"/>
      <w:r w:rsidRPr="00EC76D5">
        <w:t>Inner Blocks with Local Variables</w:t>
      </w:r>
      <w:bookmarkEnd w:id="721"/>
      <w:bookmarkEnd w:id="722"/>
      <w:bookmarkEnd w:id="723"/>
      <w:bookmarkEnd w:id="724"/>
    </w:p>
    <w:p w14:paraId="2243B6C4" w14:textId="500A43CB" w:rsidR="00E80032" w:rsidRPr="00EC76D5" w:rsidRDefault="00E80032" w:rsidP="00E80032">
      <w:r w:rsidRPr="00EC76D5">
        <w:t xml:space="preserve">In C, you </w:t>
      </w:r>
      <w:proofErr w:type="gramStart"/>
      <w:r w:rsidRPr="00EC76D5">
        <w:t>are allowed to</w:t>
      </w:r>
      <w:proofErr w:type="gramEnd"/>
      <w:r w:rsidRPr="00EC76D5">
        <w:t xml:space="preserve"> use the bracket notation when </w:t>
      </w:r>
      <w:proofErr w:type="spellStart"/>
      <w:r w:rsidR="002F35C1">
        <w:t>initializer</w:t>
      </w:r>
      <w:r w:rsidRPr="00EC76D5">
        <w:t>ializing</w:t>
      </w:r>
      <w:proofErr w:type="spellEnd"/>
      <w:r w:rsidRPr="00EC76D5">
        <w:t xml:space="preserve"> structures, unions, and arrays, but not when assigning</w:t>
      </w:r>
      <w:r w:rsidRPr="00EC76D5">
        <w:rPr>
          <w:rStyle w:val="Fotnotsreferens"/>
        </w:rPr>
        <w:footnoteReference w:id="24"/>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 xml:space="preserve">One solution would be to a </w:t>
      </w:r>
      <w:proofErr w:type="gramStart"/>
      <w:r w:rsidRPr="00EC76D5">
        <w:t>more clumsy</w:t>
      </w:r>
      <w:proofErr w:type="gramEnd"/>
      <w:r w:rsidRPr="00EC76D5">
        <w:t xml:space="preserve"> code.</w:t>
      </w:r>
    </w:p>
    <w:p w14:paraId="2F0AAFB9" w14:textId="77777777" w:rsidR="00E80032" w:rsidRPr="00EC76D5" w:rsidRDefault="00E80032" w:rsidP="00E80032">
      <w:pPr>
        <w:pStyle w:val="Code"/>
      </w:pPr>
      <w:r w:rsidRPr="00EC76D5">
        <w:t>INT_PAIR Block(</w:t>
      </w:r>
      <w:r w:rsidRPr="00EC76D5">
        <w:rPr>
          <w:color w:val="000000" w:themeColor="text1"/>
          <w:rPrChange w:id="725"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t xml:space="preserve">However, a more elegant solution would be to use inner blocks with local variables. Each block can define its own variable, which is especially valuable when </w:t>
      </w:r>
      <w:proofErr w:type="spellStart"/>
      <w:r w:rsidR="002F35C1">
        <w:t>initializer</w:t>
      </w:r>
      <w:r w:rsidRPr="00EC76D5">
        <w:t>ializing</w:t>
      </w:r>
      <w:proofErr w:type="spellEnd"/>
      <w:r w:rsidRPr="00EC76D5">
        <w:t xml:space="preserve"> structures.</w:t>
      </w:r>
    </w:p>
    <w:p w14:paraId="69EC1D7C" w14:textId="77777777" w:rsidR="00E80032" w:rsidRPr="00EC76D5" w:rsidRDefault="00E80032" w:rsidP="00E80032">
      <w:pPr>
        <w:pStyle w:val="Code"/>
      </w:pPr>
      <w:r w:rsidRPr="00EC76D5">
        <w:rPr>
          <w:color w:val="000000" w:themeColor="text1"/>
          <w:rPrChange w:id="726"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727" w:author="Stefan Björnander" w:date="2012-05-06T21:51:00Z">
            <w:rPr>
              <w:color w:val="0000FF"/>
            </w:rPr>
          </w:rPrChange>
        </w:rPr>
        <w:t>struct</w:t>
      </w:r>
      <w:r w:rsidRPr="00EC76D5">
        <w:t xml:space="preserve"> IntPair Block(</w:t>
      </w:r>
      <w:r w:rsidRPr="00EC76D5">
        <w:rPr>
          <w:color w:val="000000" w:themeColor="text1"/>
          <w:rPrChange w:id="728"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lastRenderedPageBreak/>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729" w:name="_Toc320485606"/>
      <w:bookmarkStart w:id="730" w:name="_Toc323656718"/>
      <w:bookmarkStart w:id="731" w:name="_Toc324085456"/>
      <w:bookmarkStart w:id="732" w:name="_Toc383781108"/>
      <w:bookmarkStart w:id="733" w:name="_Toc54120075"/>
      <w:r w:rsidRPr="00EC76D5">
        <w:t>Call-by-Value and Call-by-Reference</w:t>
      </w:r>
      <w:bookmarkEnd w:id="729"/>
      <w:bookmarkEnd w:id="730"/>
      <w:bookmarkEnd w:id="731"/>
      <w:bookmarkEnd w:id="732"/>
      <w:bookmarkEnd w:id="733"/>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 xml:space="preserve"> are copied into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Then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 values with the help of </w:t>
      </w:r>
      <w:r w:rsidRPr="00EC76D5">
        <w:rPr>
          <w:rStyle w:val="CodeInText0"/>
        </w:rPr>
        <w:t>temp</w:t>
      </w:r>
      <w:r w:rsidRPr="00EC76D5">
        <w:t xml:space="preserve">. However, their values are not copied back into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59420E" w:rsidRPr="003F7CF1" w:rsidRDefault="0059420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59420E" w:rsidRPr="003F7CF1" w:rsidRDefault="0059420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59420E" w:rsidRPr="003F7CF1" w:rsidRDefault="0059420E"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59420E" w:rsidRPr="003F7CF1" w:rsidRDefault="0059420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59420E" w:rsidRPr="003F7CF1" w:rsidRDefault="0059420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59420E" w:rsidRPr="003F7CF1" w:rsidRDefault="0059420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59420E" w:rsidRPr="003F7CF1" w:rsidRDefault="0059420E"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59420E" w:rsidRPr="003F7CF1" w:rsidRDefault="0059420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59420E" w:rsidRPr="003F7CF1" w:rsidRDefault="0059420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59420E" w:rsidRPr="003F7CF1" w:rsidRDefault="0059420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59420E" w:rsidRPr="003F7CF1" w:rsidRDefault="0059420E"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59420E" w:rsidRPr="003F7CF1" w:rsidRDefault="0059420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59420E" w:rsidRPr="003F7CF1" w:rsidRDefault="0059420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59420E" w:rsidRPr="003F7CF1" w:rsidRDefault="0059420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59420E" w:rsidRPr="003F7CF1" w:rsidRDefault="0059420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59420E" w:rsidRPr="003F7CF1" w:rsidRDefault="0059420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59420E" w:rsidRPr="003F7CF1" w:rsidRDefault="0059420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59420E" w:rsidRPr="003F7CF1" w:rsidRDefault="0059420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59420E" w:rsidRPr="003F7CF1" w:rsidRDefault="0059420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59420E" w:rsidRPr="003F7CF1" w:rsidRDefault="0059420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59420E" w:rsidRPr="003F7CF1" w:rsidRDefault="0059420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59420E" w:rsidRPr="003F7CF1" w:rsidRDefault="0059420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59420E" w:rsidRPr="003F7CF1" w:rsidRDefault="0059420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59420E" w:rsidRPr="003F7CF1" w:rsidRDefault="0059420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59420E" w:rsidRPr="003F7CF1" w:rsidRDefault="0059420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59420E" w:rsidRPr="003F7CF1" w:rsidRDefault="0059420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59420E" w:rsidRPr="003F7CF1" w:rsidRDefault="0059420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59420E" w:rsidRPr="003F7CF1" w:rsidRDefault="0059420E"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59420E" w:rsidRPr="003F7CF1" w:rsidRDefault="0059420E"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59420E" w:rsidRPr="003F7CF1" w:rsidRDefault="0059420E"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59420E" w:rsidRPr="003F7CF1" w:rsidRDefault="0059420E"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59420E" w:rsidRPr="003F7CF1" w:rsidRDefault="0059420E"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59420E" w:rsidRPr="003F7CF1" w:rsidRDefault="0059420E"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59420E" w:rsidRPr="003F7CF1" w:rsidRDefault="0059420E"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59420E" w:rsidRPr="003F7CF1" w:rsidRDefault="0059420E"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59420E" w:rsidRPr="003F7CF1" w:rsidRDefault="0059420E"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59420E" w:rsidRPr="003F7CF1" w:rsidRDefault="0059420E"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59420E" w:rsidRPr="003F7CF1" w:rsidRDefault="0059420E"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59420E" w:rsidRPr="003F7CF1" w:rsidRDefault="0059420E"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59420E" w:rsidRPr="003F7CF1" w:rsidRDefault="0059420E"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59420E" w:rsidRPr="003F7CF1" w:rsidRDefault="0059420E"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59420E" w:rsidRPr="003F7CF1" w:rsidRDefault="0059420E"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59420E" w:rsidRPr="003F7CF1" w:rsidRDefault="0059420E"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59420E" w:rsidRPr="003F7CF1" w:rsidRDefault="0059420E"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59420E" w:rsidRPr="003F7CF1" w:rsidRDefault="0059420E"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59420E" w:rsidRPr="003F7CF1" w:rsidRDefault="0059420E"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59420E" w:rsidRPr="003F7CF1" w:rsidRDefault="0059420E"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59420E" w:rsidRPr="003F7CF1" w:rsidRDefault="0059420E"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59420E" w:rsidRPr="003F7CF1" w:rsidRDefault="0059420E"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59420E" w:rsidRPr="003F7CF1" w:rsidRDefault="0059420E"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59420E" w:rsidRPr="003F7CF1" w:rsidRDefault="0059420E"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59420E" w:rsidRPr="003F7CF1" w:rsidRDefault="0059420E"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59420E" w:rsidRPr="003F7CF1" w:rsidRDefault="0059420E"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59420E" w:rsidRPr="003F7CF1" w:rsidRDefault="0059420E"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but rather their addresses. Therefore,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does in fact contain the addresses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on main. As in the reference section above, we illustrate this with dashed arrows. Therefore, when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exchanges values, in fact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59420E" w:rsidRPr="003F7CF1" w:rsidRDefault="0059420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59420E" w:rsidRPr="003F7CF1" w:rsidRDefault="0059420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59420E" w:rsidRPr="003F7CF1" w:rsidRDefault="0059420E"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59420E" w:rsidRPr="003F7CF1" w:rsidRDefault="0059420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59420E" w:rsidRPr="003F7CF1" w:rsidRDefault="0059420E"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59420E" w:rsidRPr="003F7CF1" w:rsidRDefault="0059420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59420E" w:rsidRPr="003F7CF1" w:rsidRDefault="0059420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59420E" w:rsidRPr="003F7CF1" w:rsidRDefault="0059420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59420E" w:rsidRPr="003F7CF1" w:rsidRDefault="0059420E"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59420E" w:rsidRPr="003F7CF1" w:rsidRDefault="0059420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59420E" w:rsidRPr="003F7CF1" w:rsidRDefault="0059420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59420E" w:rsidRPr="003F7CF1" w:rsidRDefault="0059420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59420E" w:rsidRPr="003F7CF1" w:rsidRDefault="0059420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59420E" w:rsidRPr="003F7CF1" w:rsidRDefault="0059420E"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59420E" w:rsidRPr="003F7CF1" w:rsidRDefault="0059420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59420E" w:rsidRPr="003F7CF1" w:rsidRDefault="0059420E"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59420E" w:rsidRPr="003F7CF1" w:rsidRDefault="0059420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59420E" w:rsidRPr="003F7CF1" w:rsidRDefault="0059420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59420E" w:rsidRPr="003F7CF1" w:rsidRDefault="0059420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59420E" w:rsidRPr="003F7CF1" w:rsidRDefault="0059420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59420E" w:rsidRPr="003F7CF1" w:rsidRDefault="0059420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59420E" w:rsidRPr="003F7CF1" w:rsidRDefault="0059420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59420E" w:rsidRPr="003F7CF1" w:rsidRDefault="0059420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59420E" w:rsidRPr="003F7CF1" w:rsidRDefault="0059420E"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59420E" w:rsidRPr="003F7CF1" w:rsidRDefault="0059420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59420E" w:rsidRPr="003F7CF1" w:rsidRDefault="0059420E"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59420E" w:rsidRPr="003F7CF1" w:rsidRDefault="0059420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59420E" w:rsidRPr="003F7CF1" w:rsidRDefault="0059420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59420E" w:rsidRPr="003F7CF1" w:rsidRDefault="0059420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59420E" w:rsidRPr="003F7CF1" w:rsidRDefault="0059420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59420E" w:rsidRPr="003F7CF1" w:rsidRDefault="0059420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59420E" w:rsidRPr="003F7CF1" w:rsidRDefault="0059420E"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59420E" w:rsidRPr="003F7CF1" w:rsidRDefault="0059420E"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59420E" w:rsidRPr="003F7CF1" w:rsidRDefault="0059420E"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59420E" w:rsidRPr="003F7CF1" w:rsidRDefault="0059420E"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59420E" w:rsidRPr="003F7CF1" w:rsidRDefault="0059420E"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59420E" w:rsidRPr="003F7CF1" w:rsidRDefault="0059420E"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59420E" w:rsidRPr="003F7CF1" w:rsidRDefault="0059420E"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59420E" w:rsidRPr="003F7CF1" w:rsidRDefault="0059420E"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59420E" w:rsidRPr="003F7CF1" w:rsidRDefault="0059420E"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59420E" w:rsidRPr="003F7CF1" w:rsidRDefault="0059420E"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59420E" w:rsidRPr="003F7CF1" w:rsidRDefault="0059420E"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59420E" w:rsidRPr="003F7CF1" w:rsidRDefault="0059420E"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59420E" w:rsidRPr="003F7CF1" w:rsidRDefault="0059420E"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59420E" w:rsidRPr="003F7CF1" w:rsidRDefault="0059420E"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59420E" w:rsidRPr="003F7CF1" w:rsidRDefault="0059420E"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59420E" w:rsidRPr="003F7CF1" w:rsidRDefault="0059420E"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59420E" w:rsidRPr="003F7CF1" w:rsidRDefault="0059420E"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59420E" w:rsidRPr="003F7CF1" w:rsidRDefault="0059420E"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59420E" w:rsidRPr="003F7CF1" w:rsidRDefault="0059420E"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59420E" w:rsidRPr="003F7CF1" w:rsidRDefault="0059420E"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59420E" w:rsidRPr="003F7CF1" w:rsidRDefault="0059420E"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59420E" w:rsidRPr="003F7CF1" w:rsidRDefault="0059420E"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59420E" w:rsidRPr="003F7CF1" w:rsidRDefault="0059420E"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59420E" w:rsidRPr="003F7CF1" w:rsidRDefault="0059420E"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59420E" w:rsidRPr="003F7CF1" w:rsidRDefault="0059420E"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59420E" w:rsidRPr="003F7CF1" w:rsidRDefault="0059420E"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59420E" w:rsidRPr="003F7CF1" w:rsidRDefault="0059420E"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59420E" w:rsidRPr="003F7CF1" w:rsidRDefault="0059420E"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59420E" w:rsidRPr="003F7CF1" w:rsidRDefault="0059420E"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59420E" w:rsidRPr="003F7CF1" w:rsidRDefault="0059420E"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59420E" w:rsidRPr="003F7CF1" w:rsidRDefault="0059420E"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734" w:name="_Toc320485607"/>
      <w:bookmarkStart w:id="735" w:name="_Toc323656719"/>
      <w:bookmarkStart w:id="736" w:name="_Toc324085457"/>
      <w:bookmarkStart w:id="737" w:name="_Toc383781109"/>
      <w:bookmarkStart w:id="738" w:name="_Toc54120076"/>
      <w:r w:rsidRPr="00EC76D5">
        <w:t>Static, Extern, and Register Variables</w:t>
      </w:r>
      <w:bookmarkEnd w:id="734"/>
      <w:bookmarkEnd w:id="735"/>
      <w:bookmarkEnd w:id="736"/>
      <w:bookmarkEnd w:id="737"/>
      <w:bookmarkEnd w:id="738"/>
    </w:p>
    <w:p w14:paraId="0C33C95A" w14:textId="2884947C" w:rsidR="00E80032" w:rsidRPr="00EC76D5" w:rsidRDefault="00E80032" w:rsidP="00E80032">
      <w:r w:rsidRPr="00EC76D5">
        <w:t xml:space="preserve">In the function below, </w:t>
      </w:r>
      <w:proofErr w:type="spellStart"/>
      <w:r w:rsidRPr="00EC76D5">
        <w:rPr>
          <w:rStyle w:val="CodeInText0"/>
        </w:rPr>
        <w:t>s_count</w:t>
      </w:r>
      <w:proofErr w:type="spellEnd"/>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proofErr w:type="spellStart"/>
      <w:r w:rsidRPr="00EC76D5">
        <w:rPr>
          <w:rStyle w:val="CodeInText0"/>
        </w:rPr>
        <w:t>s_count</w:t>
      </w:r>
      <w:proofErr w:type="spellEnd"/>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proofErr w:type="spellStart"/>
      <w:r w:rsidRPr="00EC76D5">
        <w:rPr>
          <w:rStyle w:val="CodeInText0"/>
        </w:rPr>
        <w:t>s_count</w:t>
      </w:r>
      <w:proofErr w:type="spellEnd"/>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 xml:space="preserve">If we define a global variable in one file, it will be </w:t>
      </w:r>
      <w:proofErr w:type="spellStart"/>
      <w:r w:rsidRPr="00EC76D5">
        <w:t>accessable</w:t>
      </w:r>
      <w:proofErr w:type="spellEnd"/>
      <w:r w:rsidRPr="00EC76D5">
        <w:t xml:space="preserve"> in another file if we declare</w:t>
      </w:r>
      <w:r w:rsidRPr="00EC76D5">
        <w:rPr>
          <w:rStyle w:val="Fotnotsreferens"/>
        </w:rPr>
        <w:footnoteReference w:id="25"/>
      </w:r>
      <w:r w:rsidRPr="00EC76D5">
        <w:t xml:space="preserve"> it as extern. If we omit the </w:t>
      </w:r>
      <w:r w:rsidRPr="00EC76D5">
        <w:rPr>
          <w:rStyle w:val="CodeInText0"/>
        </w:rPr>
        <w:t>extern</w:t>
      </w:r>
      <w:r w:rsidRPr="00EC76D5">
        <w:t xml:space="preserve"> keyword in the second file, the linker </w:t>
      </w:r>
      <w:proofErr w:type="gramStart"/>
      <w:r w:rsidRPr="00EC76D5">
        <w:t>would</w:t>
      </w:r>
      <w:proofErr w:type="gramEnd"/>
      <w:r w:rsidRPr="00EC76D5">
        <w:t xml:space="preserve"> complain about us defining two global variables with the same name.</w:t>
      </w:r>
    </w:p>
    <w:p w14:paraId="454F260F" w14:textId="77777777" w:rsidR="00E80032" w:rsidRPr="00EC76D5" w:rsidRDefault="00E80032" w:rsidP="00E80032">
      <w:pPr>
        <w:pStyle w:val="CodeListing"/>
      </w:pPr>
      <w:proofErr w:type="spellStart"/>
      <w:r w:rsidRPr="00EC76D5">
        <w:t>File1.c</w:t>
      </w:r>
      <w:proofErr w:type="spellEnd"/>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proofErr w:type="spellStart"/>
      <w:r w:rsidRPr="00EC76D5">
        <w:t>File2.c</w:t>
      </w:r>
      <w:proofErr w:type="spellEnd"/>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xml:space="preserve">, which is a notification to the compiler that the variable is suitable to place in a process register rather them the memory. The only function difference is that we cannot get the address of a register </w:t>
      </w:r>
      <w:proofErr w:type="gramStart"/>
      <w:r w:rsidRPr="00EC76D5">
        <w:t>variable, since</w:t>
      </w:r>
      <w:proofErr w:type="gramEnd"/>
      <w:r w:rsidRPr="00EC76D5">
        <w:t xml:space="preserv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739" w:name="_Toc320485608"/>
      <w:bookmarkStart w:id="740" w:name="_Toc323656720"/>
      <w:bookmarkStart w:id="741" w:name="_Toc324085458"/>
      <w:bookmarkStart w:id="742" w:name="_Toc383781110"/>
      <w:bookmarkStart w:id="743" w:name="_Toc54120077"/>
      <w:r w:rsidRPr="00EC76D5">
        <w:lastRenderedPageBreak/>
        <w:t>Recursion</w:t>
      </w:r>
      <w:bookmarkEnd w:id="739"/>
      <w:bookmarkEnd w:id="740"/>
      <w:bookmarkEnd w:id="741"/>
      <w:bookmarkEnd w:id="742"/>
      <w:bookmarkEnd w:id="743"/>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64736794"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6FB551AC" w:rsidR="00E80032" w:rsidRPr="00EC76D5" w:rsidRDefault="00FC52DE" w:rsidP="007C7CB2">
      <w:pPr>
        <w:pStyle w:val="Rubrik3"/>
      </w:pPr>
      <w:bookmarkStart w:id="744" w:name="_Toc320485609"/>
      <w:bookmarkStart w:id="745" w:name="_Toc323656721"/>
      <w:bookmarkStart w:id="746" w:name="_Toc324085459"/>
      <w:bookmarkStart w:id="747" w:name="_Toc383781111"/>
      <w:bookmarkStart w:id="748" w:name="_Toc54120078"/>
      <w:r>
        <w:t>Definition</w:t>
      </w:r>
      <w:r w:rsidR="00E80032" w:rsidRPr="00EC76D5">
        <w:t xml:space="preserve"> and Declaration</w:t>
      </w:r>
      <w:bookmarkEnd w:id="744"/>
      <w:bookmarkEnd w:id="745"/>
      <w:bookmarkEnd w:id="746"/>
      <w:bookmarkEnd w:id="747"/>
      <w:bookmarkEnd w:id="748"/>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288AAC04"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207336">
        <w:t>16.12</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64736795"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64736796"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749" w:name="_Toc320485610"/>
      <w:bookmarkStart w:id="750" w:name="_Toc323656722"/>
      <w:bookmarkStart w:id="751" w:name="_Toc324085460"/>
      <w:bookmarkStart w:id="752" w:name="_Toc383781112"/>
      <w:bookmarkStart w:id="753" w:name="_Toc54120079"/>
      <w:r w:rsidRPr="00EC76D5">
        <w:t>Higher-Order Functions</w:t>
      </w:r>
      <w:bookmarkEnd w:id="749"/>
      <w:bookmarkEnd w:id="750"/>
      <w:bookmarkEnd w:id="751"/>
      <w:bookmarkEnd w:id="752"/>
      <w:bookmarkEnd w:id="753"/>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proofErr w:type="spellStart"/>
      <w:r w:rsidRPr="00EC76D5">
        <w:rPr>
          <w:rStyle w:val="CodeInText0"/>
        </w:rPr>
        <w:t>ApplyArray</w:t>
      </w:r>
      <w:proofErr w:type="spellEnd"/>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proofErr w:type="spellStart"/>
      <w:r w:rsidRPr="00EC76D5">
        <w:rPr>
          <w:rStyle w:val="CodeInText0"/>
        </w:rPr>
        <w:t>APPLY_FUNC</w:t>
      </w:r>
      <w:proofErr w:type="spellEnd"/>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754" w:name="_Toc320485611"/>
      <w:bookmarkStart w:id="755" w:name="_Toc323656723"/>
      <w:bookmarkStart w:id="756" w:name="_Toc324085461"/>
      <w:bookmarkStart w:id="757" w:name="_Toc383781113"/>
      <w:bookmarkStart w:id="758" w:name="_Ref383865210"/>
      <w:bookmarkStart w:id="759" w:name="_Toc54120080"/>
      <w:r w:rsidRPr="00EC76D5">
        <w:lastRenderedPageBreak/>
        <w:t>Structures and Linked Lists</w:t>
      </w:r>
      <w:bookmarkEnd w:id="754"/>
      <w:bookmarkEnd w:id="755"/>
      <w:bookmarkEnd w:id="756"/>
      <w:bookmarkEnd w:id="757"/>
      <w:bookmarkEnd w:id="758"/>
      <w:bookmarkEnd w:id="759"/>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59420E" w:rsidRPr="003F7CF1" w:rsidRDefault="0059420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59420E" w:rsidRPr="003F7CF1" w:rsidRDefault="0059420E"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59420E" w:rsidRPr="003F7CF1" w:rsidRDefault="0059420E"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59420E" w:rsidRPr="003F7CF1" w:rsidRDefault="0059420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59420E" w:rsidRPr="003F7CF1" w:rsidRDefault="0059420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59420E" w:rsidRPr="003F7CF1" w:rsidRDefault="0059420E"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59420E" w:rsidRPr="003F7CF1" w:rsidRDefault="0059420E"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59420E" w:rsidRPr="003F7CF1" w:rsidRDefault="0059420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59420E" w:rsidRPr="003F7CF1" w:rsidRDefault="0059420E"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59420E" w:rsidRPr="003F7CF1" w:rsidRDefault="0059420E"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59420E" w:rsidRPr="003F7CF1" w:rsidRDefault="0059420E"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59420E" w:rsidRPr="003F7CF1" w:rsidRDefault="0059420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59420E" w:rsidRPr="003F7CF1" w:rsidRDefault="0059420E"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59420E" w:rsidRPr="003F7CF1" w:rsidRDefault="0059420E"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59420E" w:rsidRPr="003F7CF1" w:rsidRDefault="0059420E"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59420E" w:rsidRPr="003F7CF1" w:rsidRDefault="0059420E"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59420E" w:rsidRPr="003F7CF1" w:rsidRDefault="0059420E"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59420E" w:rsidRPr="003F7CF1" w:rsidRDefault="0059420E"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59420E" w:rsidRPr="003F7CF1" w:rsidRDefault="0059420E"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59420E" w:rsidRPr="003F7CF1" w:rsidRDefault="0059420E"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59420E" w:rsidRPr="003F7CF1" w:rsidRDefault="0059420E"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59420E" w:rsidRPr="003F7CF1" w:rsidRDefault="0059420E"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59420E" w:rsidRPr="003F7CF1" w:rsidRDefault="0059420E"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59420E" w:rsidRPr="003F7CF1" w:rsidRDefault="0059420E"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59420E" w:rsidRPr="003F7CF1" w:rsidRDefault="0059420E"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59420E" w:rsidRPr="003F7CF1" w:rsidRDefault="0059420E"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760" w:name="_Toc320485612"/>
      <w:bookmarkStart w:id="761" w:name="_Toc323656724"/>
      <w:bookmarkStart w:id="762" w:name="_Toc324085462"/>
      <w:bookmarkStart w:id="763" w:name="_Toc383781114"/>
      <w:bookmarkStart w:id="764" w:name="_Toc54120081"/>
      <w:r w:rsidRPr="00EC76D5">
        <w:t>Stacks and Linked Lists</w:t>
      </w:r>
      <w:bookmarkEnd w:id="760"/>
      <w:bookmarkEnd w:id="761"/>
      <w:bookmarkEnd w:id="762"/>
      <w:bookmarkEnd w:id="763"/>
      <w:bookmarkEnd w:id="764"/>
    </w:p>
    <w:p w14:paraId="49CD4C6A" w14:textId="77777777" w:rsidR="00E80032" w:rsidRPr="00EC76D5" w:rsidRDefault="00E80032" w:rsidP="00E80032">
      <w:r w:rsidRPr="00EC76D5">
        <w:t xml:space="preserve">A </w:t>
      </w:r>
      <w:r w:rsidRPr="00EC76D5">
        <w:rPr>
          <w:rStyle w:val="KeyWord"/>
        </w:rPr>
        <w:t>stack</w:t>
      </w:r>
      <w:r w:rsidRPr="00EC76D5">
        <w:t xml:space="preserve"> is </w:t>
      </w:r>
      <w:proofErr w:type="gramStart"/>
      <w:r w:rsidRPr="00EC76D5">
        <w:t>very valuable</w:t>
      </w:r>
      <w:proofErr w:type="gramEnd"/>
      <w:r w:rsidRPr="00EC76D5">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59420E" w:rsidRPr="003F7CF1" w:rsidRDefault="0059420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59420E" w:rsidRPr="003F7CF1" w:rsidRDefault="0059420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59420E" w:rsidRPr="003F7CF1" w:rsidRDefault="0059420E"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59420E" w:rsidRPr="003F7CF1" w:rsidRDefault="0059420E" w:rsidP="00E80032">
                              <w:pPr>
                                <w:pStyle w:val="SourceCodeBoxText"/>
                                <w:rPr>
                                  <w:sz w:val="19"/>
                                  <w:szCs w:val="19"/>
                                  <w:lang w:val="en-US"/>
                                </w:rPr>
                              </w:pPr>
                              <w:r w:rsidRPr="003F7CF1">
                                <w:rPr>
                                  <w:sz w:val="19"/>
                                  <w:szCs w:val="19"/>
                                  <w:lang w:val="en-US"/>
                                </w:rPr>
                                <w:t>push 1</w:t>
                              </w:r>
                            </w:p>
                            <w:p w14:paraId="3C159322" w14:textId="77777777" w:rsidR="0059420E" w:rsidRPr="003F7CF1" w:rsidRDefault="0059420E" w:rsidP="00E80032">
                              <w:pPr>
                                <w:pStyle w:val="SourceCodeBoxText"/>
                                <w:rPr>
                                  <w:sz w:val="19"/>
                                  <w:szCs w:val="19"/>
                                  <w:lang w:val="en-US"/>
                                </w:rPr>
                              </w:pPr>
                              <w:r w:rsidRPr="003F7CF1">
                                <w:rPr>
                                  <w:sz w:val="19"/>
                                  <w:szCs w:val="19"/>
                                  <w:lang w:val="en-US"/>
                                </w:rPr>
                                <w:t>push 2</w:t>
                              </w:r>
                            </w:p>
                            <w:p w14:paraId="22BA48C9" w14:textId="77777777" w:rsidR="0059420E" w:rsidRPr="003F7CF1" w:rsidRDefault="0059420E" w:rsidP="00E80032">
                              <w:pPr>
                                <w:pStyle w:val="SourceCodeBoxText"/>
                                <w:rPr>
                                  <w:sz w:val="19"/>
                                  <w:szCs w:val="19"/>
                                  <w:lang w:val="en-US"/>
                                </w:rPr>
                              </w:pPr>
                              <w:r w:rsidRPr="003F7CF1">
                                <w:rPr>
                                  <w:sz w:val="19"/>
                                  <w:szCs w:val="19"/>
                                  <w:lang w:val="en-US"/>
                                </w:rPr>
                                <w:t>push 3</w:t>
                              </w:r>
                            </w:p>
                            <w:p w14:paraId="5F86FACB" w14:textId="77777777" w:rsidR="0059420E" w:rsidRPr="003F7CF1" w:rsidRDefault="0059420E"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59420E" w:rsidRPr="003F7CF1" w:rsidRDefault="0059420E"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59420E" w:rsidRPr="003F7CF1" w:rsidRDefault="0059420E"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59420E" w:rsidRPr="003F7CF1" w:rsidRDefault="0059420E"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59420E" w:rsidRPr="003F7CF1" w:rsidRDefault="0059420E" w:rsidP="00E80032">
                        <w:pPr>
                          <w:pStyle w:val="SourceCodeBoxText"/>
                          <w:rPr>
                            <w:sz w:val="19"/>
                            <w:szCs w:val="19"/>
                            <w:lang w:val="en-US"/>
                          </w:rPr>
                        </w:pPr>
                        <w:r w:rsidRPr="003F7CF1">
                          <w:rPr>
                            <w:sz w:val="19"/>
                            <w:szCs w:val="19"/>
                            <w:lang w:val="en-US"/>
                          </w:rPr>
                          <w:t>push 1</w:t>
                        </w:r>
                      </w:p>
                      <w:p w14:paraId="3C159322" w14:textId="77777777" w:rsidR="0059420E" w:rsidRPr="003F7CF1" w:rsidRDefault="0059420E" w:rsidP="00E80032">
                        <w:pPr>
                          <w:pStyle w:val="SourceCodeBoxText"/>
                          <w:rPr>
                            <w:sz w:val="19"/>
                            <w:szCs w:val="19"/>
                            <w:lang w:val="en-US"/>
                          </w:rPr>
                        </w:pPr>
                        <w:r w:rsidRPr="003F7CF1">
                          <w:rPr>
                            <w:sz w:val="19"/>
                            <w:szCs w:val="19"/>
                            <w:lang w:val="en-US"/>
                          </w:rPr>
                          <w:t>push 2</w:t>
                        </w:r>
                      </w:p>
                      <w:p w14:paraId="22BA48C9" w14:textId="77777777" w:rsidR="0059420E" w:rsidRPr="003F7CF1" w:rsidRDefault="0059420E" w:rsidP="00E80032">
                        <w:pPr>
                          <w:pStyle w:val="SourceCodeBoxText"/>
                          <w:rPr>
                            <w:sz w:val="19"/>
                            <w:szCs w:val="19"/>
                            <w:lang w:val="en-US"/>
                          </w:rPr>
                        </w:pPr>
                        <w:r w:rsidRPr="003F7CF1">
                          <w:rPr>
                            <w:sz w:val="19"/>
                            <w:szCs w:val="19"/>
                            <w:lang w:val="en-US"/>
                          </w:rPr>
                          <w:t>push 3</w:t>
                        </w:r>
                      </w:p>
                      <w:p w14:paraId="5F86FACB" w14:textId="77777777" w:rsidR="0059420E" w:rsidRPr="003F7CF1" w:rsidRDefault="0059420E"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proofErr w:type="spellStart"/>
      <w:r w:rsidRPr="00EC76D5">
        <w:rPr>
          <w:sz w:val="21"/>
          <w:szCs w:val="21"/>
        </w:rPr>
        <w:t>Cell.h</w:t>
      </w:r>
      <w:proofErr w:type="spellEnd"/>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t>void CellSetNext(CELL* cellPtr, CELL* nextPtr);</w:t>
      </w:r>
    </w:p>
    <w:p w14:paraId="341027F6" w14:textId="77777777" w:rsidR="00E80032" w:rsidRPr="00EC76D5" w:rsidRDefault="00E80032" w:rsidP="00E80032">
      <w:pPr>
        <w:pStyle w:val="Code"/>
      </w:pPr>
      <w:r w:rsidRPr="00EC76D5">
        <w:lastRenderedPageBreak/>
        <w:t>CELL* CellGetNext(CELL* cellPtr);</w:t>
      </w:r>
    </w:p>
    <w:p w14:paraId="6AD9D1DF" w14:textId="77777777" w:rsidR="00E80032" w:rsidRPr="00EC76D5" w:rsidRDefault="00E80032" w:rsidP="00E80032">
      <w:pPr>
        <w:pStyle w:val="CodeListing"/>
        <w:rPr>
          <w:sz w:val="21"/>
          <w:szCs w:val="21"/>
        </w:rPr>
      </w:pPr>
      <w:proofErr w:type="spellStart"/>
      <w:r w:rsidRPr="00EC76D5">
        <w:rPr>
          <w:sz w:val="21"/>
          <w:szCs w:val="21"/>
        </w:rPr>
        <w:t>Cell.c</w:t>
      </w:r>
      <w:proofErr w:type="spellEnd"/>
    </w:p>
    <w:p w14:paraId="4155391E" w14:textId="05854D3B" w:rsidR="00E80032" w:rsidRPr="00EC76D5" w:rsidRDefault="00E80032" w:rsidP="00E80032">
      <w:pPr>
        <w:pStyle w:val="Code"/>
      </w:pPr>
      <w:r w:rsidRPr="00EC76D5">
        <w:t>#include "</w:t>
      </w:r>
      <w:r w:rsidR="00AA0A7A">
        <w:t>c</w:t>
      </w:r>
      <w:r w:rsidRPr="00EC76D5">
        <w:t>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269ED3C8" w14:textId="21158AEE" w:rsidR="00E80032" w:rsidRPr="00EC76D5" w:rsidRDefault="00E80032" w:rsidP="00E80032">
      <w:pPr>
        <w:pStyle w:val="Code"/>
      </w:pPr>
      <w:r w:rsidRPr="00EC76D5">
        <w:t xml:space="preserve">#include </w:t>
      </w:r>
      <w:r w:rsidR="00EF337F">
        <w:t>&lt;stdlib.h&gt;</w:t>
      </w:r>
    </w:p>
    <w:p w14:paraId="362F7753" w14:textId="54D3AC68" w:rsidR="00E80032" w:rsidRPr="00EC76D5" w:rsidRDefault="00E80032" w:rsidP="00E80032">
      <w:pPr>
        <w:pStyle w:val="Code"/>
      </w:pPr>
      <w:r w:rsidRPr="00EC76D5">
        <w:t>#include "</w:t>
      </w:r>
      <w:r w:rsidR="00AA0A7A">
        <w:t>c</w:t>
      </w:r>
      <w:r w:rsidRPr="00EC76D5">
        <w:t>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59420E" w:rsidRPr="003F7CF1" w:rsidRDefault="0059420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59420E" w:rsidRPr="003F7CF1" w:rsidRDefault="0059420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59420E" w:rsidRPr="003F7CF1" w:rsidRDefault="0059420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59420E" w:rsidRPr="003F7CF1" w:rsidRDefault="0059420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59420E" w:rsidRPr="003F7CF1" w:rsidRDefault="0059420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59420E" w:rsidRPr="003F7CF1" w:rsidRDefault="0059420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59420E" w:rsidRPr="003F7CF1" w:rsidRDefault="0059420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59420E" w:rsidRPr="003F7CF1" w:rsidRDefault="0059420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59420E" w:rsidRPr="003F7CF1" w:rsidRDefault="0059420E"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59420E" w:rsidRPr="003F7CF1" w:rsidRDefault="0059420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59420E" w:rsidRPr="003F7CF1" w:rsidRDefault="0059420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59420E" w:rsidRPr="003F7CF1" w:rsidRDefault="0059420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59420E" w:rsidRPr="003F7CF1" w:rsidRDefault="0059420E"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59420E" w:rsidRPr="003F7CF1" w:rsidRDefault="0059420E"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59420E" w:rsidRPr="003F7CF1" w:rsidRDefault="0059420E"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59420E" w:rsidRPr="003F7CF1" w:rsidRDefault="0059420E"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59420E" w:rsidRPr="003F7CF1" w:rsidRDefault="0059420E"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59420E" w:rsidRPr="003F7CF1" w:rsidRDefault="0059420E"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59420E" w:rsidRPr="003F7CF1" w:rsidRDefault="0059420E"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59420E" w:rsidRPr="003F7CF1" w:rsidRDefault="0059420E"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59420E" w:rsidRPr="003F7CF1" w:rsidRDefault="0059420E"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59420E" w:rsidRPr="003F7CF1" w:rsidRDefault="0059420E"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59420E" w:rsidRPr="003F7CF1" w:rsidRDefault="0059420E"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59420E" w:rsidRPr="003F7CF1" w:rsidRDefault="0059420E"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59420E" w:rsidRPr="003F7CF1" w:rsidRDefault="0059420E"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59420E" w:rsidRPr="003F7CF1" w:rsidRDefault="0059420E"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59420E" w:rsidRPr="003F7CF1" w:rsidRDefault="0059420E"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59420E" w:rsidRPr="003F7CF1" w:rsidRDefault="0059420E"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59420E" w:rsidRPr="003F7CF1" w:rsidRDefault="0059420E"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59420E" w:rsidRPr="003F7CF1" w:rsidRDefault="0059420E"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59420E" w:rsidRPr="003F7CF1" w:rsidRDefault="0059420E"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59420E" w:rsidRPr="003F7CF1" w:rsidRDefault="0059420E"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59420E" w:rsidRPr="003F7CF1" w:rsidRDefault="0059420E"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59420E" w:rsidRPr="003F7CF1" w:rsidRDefault="0059420E"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59420E" w:rsidRPr="003F7CF1" w:rsidRDefault="0059420E"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59420E" w:rsidRPr="003F7CF1" w:rsidRDefault="0059420E"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59420E" w:rsidRPr="003F7CF1" w:rsidRDefault="0059420E"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59420E" w:rsidRPr="003F7CF1" w:rsidRDefault="0059420E"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739453D6"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207336">
        <w:t>16.14</w:t>
      </w:r>
      <w:r w:rsidRPr="00EC76D5">
        <w:fldChar w:fldCharType="end"/>
      </w:r>
      <w:r w:rsidRPr="00EC76D5">
        <w:t xml:space="preserve">) that takes a logical value and aborts the </w:t>
      </w:r>
      <w:r w:rsidRPr="00EC76D5">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proofErr w:type="spellStart"/>
      <w:r w:rsidRPr="00EC76D5">
        <w:rPr>
          <w:sz w:val="21"/>
          <w:szCs w:val="21"/>
        </w:rPr>
        <w:t>Stack.h</w:t>
      </w:r>
      <w:proofErr w:type="spellEnd"/>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proofErr w:type="spellStart"/>
      <w:r w:rsidRPr="00EC76D5">
        <w:rPr>
          <w:sz w:val="21"/>
          <w:szCs w:val="21"/>
        </w:rPr>
        <w:t>Stack.c</w:t>
      </w:r>
      <w:proofErr w:type="spellEnd"/>
    </w:p>
    <w:p w14:paraId="15FC2D03" w14:textId="021977D1" w:rsidR="00E80032" w:rsidRPr="00EC76D5" w:rsidRDefault="00E80032" w:rsidP="00E80032">
      <w:pPr>
        <w:pStyle w:val="Code"/>
      </w:pPr>
      <w:r w:rsidRPr="00EC76D5">
        <w:t xml:space="preserve">#include </w:t>
      </w:r>
      <w:r w:rsidR="00EF337F">
        <w:t>&lt;stdlib.h&gt;</w:t>
      </w:r>
    </w:p>
    <w:p w14:paraId="06579C58" w14:textId="77777777" w:rsidR="00E80032" w:rsidRPr="00EC76D5" w:rsidRDefault="00E80032" w:rsidP="00E80032">
      <w:pPr>
        <w:pStyle w:val="Code"/>
      </w:pPr>
      <w:r w:rsidRPr="00EC76D5">
        <w:t>#include &lt;assert.h&gt;</w:t>
      </w:r>
    </w:p>
    <w:p w14:paraId="6A157DAF" w14:textId="60240FD0" w:rsidR="00E80032" w:rsidRPr="00EC76D5" w:rsidRDefault="00E80032" w:rsidP="00E80032">
      <w:pPr>
        <w:pStyle w:val="Code"/>
      </w:pPr>
      <w:r w:rsidRPr="00EC76D5">
        <w:t>#include "</w:t>
      </w:r>
      <w:r w:rsidR="00AA0A7A">
        <w:t>c</w:t>
      </w:r>
      <w:r w:rsidRPr="00EC76D5">
        <w:t>ell.h"</w:t>
      </w:r>
    </w:p>
    <w:p w14:paraId="558398BC" w14:textId="51C47BDD" w:rsidR="00E80032" w:rsidRPr="00EC76D5" w:rsidRDefault="00E80032" w:rsidP="00E80032">
      <w:pPr>
        <w:pStyle w:val="Code"/>
      </w:pPr>
      <w:r w:rsidRPr="00EC76D5">
        <w:t>#include "</w:t>
      </w:r>
      <w:r w:rsidR="00AA0A7A">
        <w:t>s</w:t>
      </w:r>
      <w:r w:rsidRPr="00EC76D5">
        <w:t>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lastRenderedPageBreak/>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17E81354" w14:textId="40A2CAB8" w:rsidR="00E80032" w:rsidRPr="00EC76D5" w:rsidRDefault="00E80032" w:rsidP="00E80032">
      <w:pPr>
        <w:pStyle w:val="Code"/>
      </w:pPr>
      <w:r w:rsidRPr="00EC76D5">
        <w:t xml:space="preserve">#include </w:t>
      </w:r>
      <w:r w:rsidR="00EF337F">
        <w:t>&lt;stdlib.h&gt;</w:t>
      </w:r>
    </w:p>
    <w:p w14:paraId="3D3A3710" w14:textId="52FEDB70" w:rsidR="00E80032" w:rsidRPr="00EC76D5" w:rsidRDefault="00E80032" w:rsidP="00E80032">
      <w:pPr>
        <w:pStyle w:val="Code"/>
      </w:pPr>
      <w:r w:rsidRPr="00EC76D5">
        <w:t>#include "</w:t>
      </w:r>
      <w:r w:rsidR="00AA0A7A">
        <w:t>c</w:t>
      </w:r>
      <w:r w:rsidRPr="00EC76D5">
        <w:t>ell.h"</w:t>
      </w:r>
    </w:p>
    <w:p w14:paraId="7D5F2777" w14:textId="1118E0F6" w:rsidR="00E80032" w:rsidRPr="00EC76D5" w:rsidRDefault="00E80032" w:rsidP="00E80032">
      <w:pPr>
        <w:pStyle w:val="Code"/>
      </w:pPr>
      <w:r w:rsidRPr="00EC76D5">
        <w:t>#include "</w:t>
      </w:r>
      <w:r w:rsidR="00AA0A7A">
        <w:t>s</w:t>
      </w:r>
      <w:r w:rsidRPr="00EC76D5">
        <w:t>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proofErr w:type="spellStart"/>
      <w:r w:rsidRPr="00EC76D5">
        <w:rPr>
          <w:rStyle w:val="CodeInText0"/>
        </w:rPr>
        <w:t>StackClear</w:t>
      </w:r>
      <w:proofErr w:type="spellEnd"/>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proofErr w:type="spellStart"/>
      <w:r w:rsidRPr="00EC76D5">
        <w:rPr>
          <w:rStyle w:val="CodeInText0"/>
        </w:rPr>
        <w:t>calloc</w:t>
      </w:r>
      <w:proofErr w:type="spellEnd"/>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59420E" w:rsidRPr="003F7CF1" w:rsidRDefault="0059420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59420E" w:rsidRPr="003F7CF1" w:rsidRDefault="0059420E"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59420E" w:rsidRPr="003F7CF1" w:rsidRDefault="0059420E" w:rsidP="00E80032">
                              <w:pPr>
                                <w:pStyle w:val="SourceCodeBoxText"/>
                                <w:rPr>
                                  <w:sz w:val="19"/>
                                  <w:szCs w:val="19"/>
                                  <w:lang w:val="en-US"/>
                                </w:rPr>
                              </w:pPr>
                              <w:r w:rsidRPr="003F7CF1">
                                <w:rPr>
                                  <w:sz w:val="19"/>
                                  <w:szCs w:val="19"/>
                                  <w:lang w:val="en-US"/>
                                </w:rPr>
                                <w:t>3</w:t>
                              </w:r>
                            </w:p>
                            <w:p w14:paraId="40F6D3AC" w14:textId="77777777" w:rsidR="0059420E" w:rsidRPr="003F7CF1" w:rsidRDefault="0059420E"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59420E" w:rsidRPr="003F7CF1" w:rsidRDefault="0059420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59420E" w:rsidRPr="003F7CF1" w:rsidRDefault="0059420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59420E" w:rsidRPr="003F7CF1" w:rsidRDefault="0059420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59420E" w:rsidRPr="003F7CF1" w:rsidRDefault="0059420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59420E" w:rsidRPr="003F7CF1" w:rsidRDefault="0059420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59420E" w:rsidRPr="003F7CF1" w:rsidRDefault="0059420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59420E" w:rsidRPr="003F7CF1" w:rsidRDefault="0059420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59420E" w:rsidRPr="003F7CF1" w:rsidRDefault="0059420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59420E" w:rsidRPr="003F7CF1" w:rsidRDefault="0059420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59420E" w:rsidRPr="003F7CF1" w:rsidRDefault="0059420E"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59420E" w:rsidRPr="003F7CF1" w:rsidRDefault="0059420E"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59420E" w:rsidRPr="003F7CF1" w:rsidRDefault="0059420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59420E" w:rsidRPr="003F7CF1" w:rsidRDefault="0059420E"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59420E" w:rsidRPr="003F7CF1" w:rsidRDefault="0059420E" w:rsidP="00E80032">
                        <w:pPr>
                          <w:pStyle w:val="SourceCodeBoxText"/>
                          <w:rPr>
                            <w:sz w:val="19"/>
                            <w:szCs w:val="19"/>
                            <w:lang w:val="en-US"/>
                          </w:rPr>
                        </w:pPr>
                        <w:r w:rsidRPr="003F7CF1">
                          <w:rPr>
                            <w:sz w:val="19"/>
                            <w:szCs w:val="19"/>
                            <w:lang w:val="en-US"/>
                          </w:rPr>
                          <w:t>3</w:t>
                        </w:r>
                      </w:p>
                      <w:p w14:paraId="40F6D3AC" w14:textId="77777777" w:rsidR="0059420E" w:rsidRPr="003F7CF1" w:rsidRDefault="0059420E"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59420E" w:rsidRPr="003F7CF1" w:rsidRDefault="0059420E"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59420E" w:rsidRPr="003F7CF1" w:rsidRDefault="0059420E"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59420E" w:rsidRPr="003F7CF1" w:rsidRDefault="0059420E"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59420E" w:rsidRPr="003F7CF1" w:rsidRDefault="0059420E"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59420E" w:rsidRPr="003F7CF1" w:rsidRDefault="0059420E"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59420E" w:rsidRPr="003F7CF1" w:rsidRDefault="0059420E"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59420E" w:rsidRPr="003F7CF1" w:rsidRDefault="0059420E"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59420E" w:rsidRPr="003F7CF1" w:rsidRDefault="0059420E"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59420E" w:rsidRPr="003F7CF1" w:rsidRDefault="0059420E"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59420E" w:rsidRPr="003F7CF1" w:rsidRDefault="0059420E"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59420E" w:rsidRPr="003F7CF1" w:rsidRDefault="0059420E"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59420E" w:rsidRPr="003F7CF1" w:rsidRDefault="0059420E"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59420E" w:rsidRPr="003F7CF1" w:rsidRDefault="0059420E"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765" w:name="_Toc320485613"/>
      <w:bookmarkStart w:id="766" w:name="_Toc323656725"/>
      <w:bookmarkStart w:id="767" w:name="_Toc324085463"/>
      <w:bookmarkStart w:id="768" w:name="_Toc383781115"/>
      <w:bookmarkStart w:id="769" w:name="_Toc54120082"/>
      <w:r w:rsidRPr="00EC76D5">
        <w:t>Unions</w:t>
      </w:r>
      <w:bookmarkEnd w:id="765"/>
      <w:bookmarkEnd w:id="766"/>
      <w:bookmarkEnd w:id="767"/>
      <w:bookmarkEnd w:id="768"/>
      <w:bookmarkEnd w:id="769"/>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 xml:space="preserve">places each of its members on different memory addresses </w:t>
      </w:r>
      <w:proofErr w:type="gramStart"/>
      <w:r w:rsidRPr="00EC76D5">
        <w:t>in order for</w:t>
      </w:r>
      <w:proofErr w:type="gramEnd"/>
      <w:r w:rsidRPr="00EC76D5">
        <w:t xml:space="preserve">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770" w:name="_Toc320485614"/>
      <w:bookmarkStart w:id="771" w:name="_Toc323656726"/>
      <w:bookmarkStart w:id="772" w:name="_Toc324085464"/>
      <w:bookmarkStart w:id="773" w:name="_Toc383781116"/>
      <w:bookmarkStart w:id="774" w:name="_Toc54120083"/>
      <w:r w:rsidRPr="00EC76D5">
        <w:t>Bitfields</w:t>
      </w:r>
      <w:bookmarkEnd w:id="770"/>
      <w:bookmarkEnd w:id="771"/>
      <w:bookmarkEnd w:id="772"/>
      <w:bookmarkEnd w:id="773"/>
      <w:bookmarkEnd w:id="774"/>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proofErr w:type="spellStart"/>
      <w:r w:rsidRPr="00EC76D5">
        <w:rPr>
          <w:rStyle w:val="CodeInText0"/>
        </w:rPr>
        <w:t>sizeof</w:t>
      </w:r>
      <w:proofErr w:type="spellEnd"/>
      <w:r w:rsidRPr="00EC76D5">
        <w:rPr>
          <w:rStyle w:val="CodeInText0"/>
        </w:rPr>
        <w:t xml:space="preserve"> (int)</w:t>
      </w:r>
      <w:r w:rsidRPr="00EC76D5">
        <w:t>). In t</w:t>
      </w:r>
      <w:r w:rsidR="003E28A6" w:rsidRPr="00EC76D5">
        <w:t xml:space="preserve">he code below, the whole </w:t>
      </w:r>
      <w:proofErr w:type="gramStart"/>
      <w:r w:rsidR="003E28A6" w:rsidRPr="00EC76D5">
        <w:t>struct</w:t>
      </w:r>
      <w:proofErr w:type="gramEnd"/>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775"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776" w:name="_Toc320485616"/>
      <w:bookmarkStart w:id="777" w:name="_Toc323656727"/>
      <w:bookmarkStart w:id="778" w:name="_Toc324085465"/>
      <w:bookmarkStart w:id="779" w:name="_Toc383781117"/>
      <w:bookmarkStart w:id="780" w:name="_Toc54120084"/>
      <w:r w:rsidRPr="00EC76D5">
        <w:t>Structures with function pointers</w:t>
      </w:r>
      <w:bookmarkEnd w:id="776"/>
      <w:bookmarkEnd w:id="777"/>
      <w:bookmarkEnd w:id="778"/>
      <w:bookmarkEnd w:id="779"/>
      <w:bookmarkEnd w:id="780"/>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w:t>
      </w:r>
      <w:proofErr w:type="gramStart"/>
      <w:r w:rsidRPr="00EC76D5">
        <w:t>specific</w:t>
      </w:r>
      <w:proofErr w:type="gramEnd"/>
      <w:r w:rsidRPr="00EC76D5">
        <w:t xml:space="preserve">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26"/>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781" w:name="_Toc320485619"/>
      <w:bookmarkStart w:id="782" w:name="_Toc323656728"/>
      <w:bookmarkStart w:id="783" w:name="_Toc324085466"/>
      <w:bookmarkStart w:id="784" w:name="_Toc383781118"/>
      <w:bookmarkStart w:id="785" w:name="_Ref383781494"/>
      <w:bookmarkStart w:id="786" w:name="_Ref383865235"/>
      <w:bookmarkStart w:id="787" w:name="_Ref383865434"/>
      <w:bookmarkStart w:id="788" w:name="_Ref383866090"/>
      <w:bookmarkStart w:id="789" w:name="_Toc54120085"/>
      <w:r w:rsidRPr="00EC76D5">
        <w:t>The Preprocessor</w:t>
      </w:r>
      <w:bookmarkEnd w:id="781"/>
      <w:bookmarkEnd w:id="782"/>
      <w:bookmarkEnd w:id="783"/>
      <w:bookmarkEnd w:id="784"/>
      <w:bookmarkEnd w:id="785"/>
      <w:bookmarkEnd w:id="786"/>
      <w:bookmarkEnd w:id="787"/>
      <w:bookmarkEnd w:id="788"/>
      <w:bookmarkEnd w:id="789"/>
    </w:p>
    <w:p w14:paraId="5E5C7357" w14:textId="122C10D6"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00294181">
        <w:rPr>
          <w:rStyle w:val="CodeInText0"/>
        </w:rPr>
        <w:t>&lt;</w:t>
      </w:r>
      <w:proofErr w:type="spellStart"/>
      <w:r w:rsidR="00294181">
        <w:rPr>
          <w:rStyle w:val="CodeInText0"/>
        </w:rPr>
        <w:t>stdio.h</w:t>
      </w:r>
      <w:proofErr w:type="spellEnd"/>
      <w:r w:rsidR="00294181">
        <w:rPr>
          <w:rStyle w:val="CodeInText0"/>
        </w:rPr>
        <w:t>&gt;</w:t>
      </w:r>
      <w:r w:rsidRPr="00EC76D5">
        <w:t xml:space="preserve">). </w:t>
      </w:r>
      <w:proofErr w:type="gramStart"/>
      <w:r w:rsidRPr="00EC76D5">
        <w:t>Later on</w:t>
      </w:r>
      <w:proofErr w:type="gramEnd"/>
      <w:r w:rsidRPr="00EC76D5">
        <w:t xml:space="preserve">, we will include our own header files. Then we will use parentheses instead of arrow brackets. The difference is that the pre-processor looks </w:t>
      </w:r>
      <w:r w:rsidRPr="00EC76D5">
        <w:lastRenderedPageBreak/>
        <w:t>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w:t>
      </w:r>
      <w:proofErr w:type="gramStart"/>
      <w:r w:rsidRPr="00EC76D5">
        <w:t>acts</w:t>
      </w:r>
      <w:proofErr w:type="gramEnd"/>
      <w:r w:rsidRPr="00EC76D5">
        <w:t xml:space="preserve">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 xml:space="preserve">Unlike regular C code, if we add a page-break we </w:t>
      </w:r>
      <w:proofErr w:type="gramStart"/>
      <w:r w:rsidRPr="00EC76D5">
        <w:t>have to</w:t>
      </w:r>
      <w:proofErr w:type="gramEnd"/>
      <w:r w:rsidRPr="00EC76D5">
        <w:t xml:space="preserve">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55AD91DF"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207336">
        <w:t>16.14</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790" w:name="_Toc320485618"/>
      <w:bookmarkStart w:id="791" w:name="_Toc323656729"/>
      <w:bookmarkStart w:id="792" w:name="_Toc324085467"/>
      <w:bookmarkStart w:id="793" w:name="_Toc383781119"/>
      <w:bookmarkStart w:id="794" w:name="_Toc320485621"/>
      <w:bookmarkStart w:id="795" w:name="_Toc54120086"/>
      <w:r w:rsidRPr="00EC76D5">
        <w:t>The Standard Library</w:t>
      </w:r>
      <w:bookmarkEnd w:id="790"/>
      <w:bookmarkEnd w:id="791"/>
      <w:bookmarkEnd w:id="792"/>
      <w:bookmarkEnd w:id="793"/>
      <w:bookmarkEnd w:id="795"/>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796" w:name="_Toc323656730"/>
      <w:bookmarkStart w:id="797" w:name="_Toc324085468"/>
      <w:bookmarkStart w:id="798" w:name="_Toc383781120"/>
      <w:bookmarkStart w:id="799" w:name="_Toc54120087"/>
      <w:r w:rsidRPr="00EC76D5">
        <w:t>File Management</w:t>
      </w:r>
      <w:bookmarkEnd w:id="796"/>
      <w:bookmarkEnd w:id="797"/>
      <w:bookmarkEnd w:id="798"/>
      <w:bookmarkEnd w:id="799"/>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proofErr w:type="spellStart"/>
      <w:r w:rsidRPr="00EC76D5">
        <w:rPr>
          <w:rStyle w:val="CodeInText0"/>
        </w:rPr>
        <w:t>Input.txt</w:t>
      </w:r>
      <w:proofErr w:type="spellEnd"/>
      <w:r w:rsidRPr="00EC76D5">
        <w:t xml:space="preserve"> and writes their squares to the file </w:t>
      </w:r>
      <w:proofErr w:type="spellStart"/>
      <w:r w:rsidRPr="00EC76D5">
        <w:rPr>
          <w:rStyle w:val="CodeInText0"/>
        </w:rPr>
        <w:t>Output.txt</w:t>
      </w:r>
      <w:proofErr w:type="spellEnd"/>
      <w:r w:rsidRPr="00EC76D5">
        <w:t xml:space="preserve">. The function </w:t>
      </w:r>
      <w:proofErr w:type="spellStart"/>
      <w:r w:rsidRPr="00EC76D5">
        <w:rPr>
          <w:rStyle w:val="CodeInText0"/>
        </w:rPr>
        <w:t>feof</w:t>
      </w:r>
      <w:proofErr w:type="spellEnd"/>
      <w:r w:rsidRPr="00EC76D5">
        <w:t xml:space="preserve"> returns zero when there is no more value to be read from the file. Finally, we must not forget to close the file.</w:t>
      </w:r>
    </w:p>
    <w:p w14:paraId="7189D2F9" w14:textId="1DD6A0FD" w:rsidR="00E80032" w:rsidRPr="00EC76D5" w:rsidRDefault="00E80032" w:rsidP="00E80032">
      <w:pPr>
        <w:pStyle w:val="Code"/>
      </w:pPr>
      <w:r w:rsidRPr="00EC76D5">
        <w:t xml:space="preserve">#include </w:t>
      </w:r>
      <w:r w:rsidR="00EF337F">
        <w:t>&lt;stdlib.h&gt;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proofErr w:type="spellStart"/>
      <w:r w:rsidRPr="00EC76D5">
        <w:t>Input.txt</w:t>
      </w:r>
      <w:proofErr w:type="spellEnd"/>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proofErr w:type="spellStart"/>
      <w:r w:rsidRPr="00EC76D5">
        <w:rPr>
          <w:rStyle w:val="CodeInText0"/>
        </w:rPr>
        <w:t>Numbers.bin</w:t>
      </w:r>
      <w:proofErr w:type="spellEnd"/>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w:t>
      </w:r>
      <w:proofErr w:type="gramStart"/>
      <w:r w:rsidRPr="00EC76D5">
        <w:t>actually read</w:t>
      </w:r>
      <w:proofErr w:type="gramEnd"/>
      <w:r w:rsidRPr="00EC76D5">
        <w:t xml:space="preserve">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proofErr w:type="spellStart"/>
      <w:r w:rsidRPr="00EC76D5">
        <w:t>BinaryFile.c</w:t>
      </w:r>
      <w:proofErr w:type="spellEnd"/>
    </w:p>
    <w:p w14:paraId="11F286E5" w14:textId="45E29D6C" w:rsidR="00E80032" w:rsidRPr="00EC76D5" w:rsidRDefault="00E80032" w:rsidP="00E80032">
      <w:pPr>
        <w:pStyle w:val="Code"/>
      </w:pPr>
      <w:r w:rsidRPr="00EC76D5">
        <w:t xml:space="preserve">#include </w:t>
      </w:r>
      <w:r w:rsidR="00EF337F">
        <w:t>&lt;stdlib.h&gt;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t xml:space="preserve">  assert(inFile != NULL);</w:t>
      </w:r>
    </w:p>
    <w:p w14:paraId="337D6967" w14:textId="77777777" w:rsidR="00E80032" w:rsidRPr="00EC76D5" w:rsidRDefault="00E80032" w:rsidP="00E80032">
      <w:pPr>
        <w:pStyle w:val="Code"/>
      </w:pPr>
      <w:r w:rsidRPr="00EC76D5">
        <w:lastRenderedPageBreak/>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proofErr w:type="spellStart"/>
      <w:r w:rsidRPr="00EC76D5">
        <w:rPr>
          <w:rStyle w:val="CodeInText0"/>
        </w:rPr>
        <w:t>Numbers.bin</w:t>
      </w:r>
      <w:proofErr w:type="spellEnd"/>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800" w:name="_Toc323656731"/>
      <w:bookmarkStart w:id="801" w:name="_Toc324085469"/>
      <w:bookmarkStart w:id="802" w:name="_Toc383781121"/>
      <w:bookmarkStart w:id="803" w:name="_Toc54120088"/>
      <w:r w:rsidRPr="00EC76D5">
        <w:t>Program Parameters</w:t>
      </w:r>
      <w:bookmarkEnd w:id="800"/>
      <w:bookmarkEnd w:id="801"/>
      <w:bookmarkEnd w:id="802"/>
      <w:bookmarkEnd w:id="803"/>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proofErr w:type="spellStart"/>
      <w:r w:rsidRPr="00EC76D5">
        <w:rPr>
          <w:rStyle w:val="CodeInText0"/>
        </w:rPr>
        <w:t>argc</w:t>
      </w:r>
      <w:proofErr w:type="spellEnd"/>
      <w:r w:rsidRPr="00EC76D5">
        <w:t xml:space="preserve"> parameter holds the number of input strings, and </w:t>
      </w:r>
      <w:proofErr w:type="spellStart"/>
      <w:r w:rsidRPr="00EC76D5">
        <w:rPr>
          <w:rStyle w:val="CodeInText0"/>
        </w:rPr>
        <w:t>argv</w:t>
      </w:r>
      <w:proofErr w:type="spellEnd"/>
      <w:r w:rsidRPr="00EC76D5">
        <w:t xml:space="preserve"> holds the string themselves.</w:t>
      </w:r>
    </w:p>
    <w:p w14:paraId="334A4FAE" w14:textId="2305ED48" w:rsidR="00E80032" w:rsidRPr="00EC76D5" w:rsidRDefault="00E80032" w:rsidP="00E80032">
      <w:pPr>
        <w:pStyle w:val="Code"/>
      </w:pPr>
      <w:r w:rsidRPr="00EC76D5">
        <w:t xml:space="preserve">#include </w:t>
      </w:r>
      <w:r w:rsidR="00294181">
        <w:rPr>
          <w:color w:val="000000" w:themeColor="text1"/>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proofErr w:type="spellStart"/>
      <w:proofErr w:type="gramStart"/>
      <w:r w:rsidRPr="00EC76D5">
        <w:rPr>
          <w:rStyle w:val="CodeInText0"/>
        </w:rPr>
        <w:t>argv</w:t>
      </w:r>
      <w:proofErr w:type="spellEnd"/>
      <w:r w:rsidRPr="00EC76D5">
        <w:rPr>
          <w:rStyle w:val="CodeInText0"/>
        </w:rPr>
        <w:t>[</w:t>
      </w:r>
      <w:proofErr w:type="gramEnd"/>
      <w:r w:rsidRPr="00EC76D5">
        <w:rPr>
          <w:rStyle w:val="CodeInText0"/>
        </w:rPr>
        <w:t>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804" w:name="_Toc323656732"/>
      <w:bookmarkStart w:id="805" w:name="_Toc324085470"/>
      <w:bookmarkStart w:id="806" w:name="_Toc383781122"/>
      <w:bookmarkStart w:id="807" w:name="_Toc54120089"/>
      <w:r w:rsidRPr="00EC76D5">
        <w:t>Environment Functions</w:t>
      </w:r>
      <w:bookmarkEnd w:id="804"/>
      <w:bookmarkEnd w:id="805"/>
      <w:bookmarkEnd w:id="806"/>
      <w:bookmarkEnd w:id="807"/>
    </w:p>
    <w:p w14:paraId="500F87E5" w14:textId="72D51971"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proofErr w:type="spellStart"/>
      <w:r w:rsidRPr="00EC76D5">
        <w:rPr>
          <w:rStyle w:val="CodeInText0"/>
        </w:rPr>
        <w:t>atexit</w:t>
      </w:r>
      <w:proofErr w:type="spellEnd"/>
      <w:r w:rsidRPr="00EC76D5">
        <w:t xml:space="preserve"> states a function that is called when </w:t>
      </w:r>
      <w:r w:rsidRPr="00EC76D5">
        <w:rPr>
          <w:rStyle w:val="CodeInText0"/>
        </w:rPr>
        <w:t>exit</w:t>
      </w:r>
      <w:r w:rsidRPr="00EC76D5">
        <w:t xml:space="preserve"> is called; </w:t>
      </w:r>
      <w:proofErr w:type="spellStart"/>
      <w:r w:rsidRPr="00EC76D5">
        <w:rPr>
          <w:rStyle w:val="CodeInText0"/>
        </w:rPr>
        <w:t>getenv</w:t>
      </w:r>
      <w:proofErr w:type="spellEnd"/>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proofErr w:type="spellStart"/>
        <w:r w:rsidRPr="00EC76D5">
          <w:rPr>
            <w:rStyle w:val="CodeInText0"/>
          </w:rPr>
          <w:t>EXIT_SUCCESS</w:t>
        </w:r>
        <w:proofErr w:type="spellEnd"/>
      </w:hyperlink>
      <w:r w:rsidRPr="00EC76D5">
        <w:t xml:space="preserve"> and </w:t>
      </w:r>
      <w:hyperlink r:id="rId26" w:history="1">
        <w:proofErr w:type="spellStart"/>
        <w:r w:rsidRPr="00EC76D5">
          <w:rPr>
            <w:rStyle w:val="CodeInText0"/>
          </w:rPr>
          <w:t>EXIT_FAILURE</w:t>
        </w:r>
        <w:proofErr w:type="spellEnd"/>
      </w:hyperlink>
      <w:r w:rsidRPr="00EC76D5">
        <w:t xml:space="preserve"> that can used with the </w:t>
      </w:r>
      <w:r w:rsidRPr="00EC76D5">
        <w:rPr>
          <w:rStyle w:val="CodeInText0"/>
        </w:rPr>
        <w:t>exit</w:t>
      </w:r>
      <w:r w:rsidRPr="00EC76D5">
        <w:t xml:space="preserve"> function.</w:t>
      </w:r>
    </w:p>
    <w:p w14:paraId="7EDD3DF8" w14:textId="220C7454" w:rsidR="00E80032" w:rsidRPr="00EC76D5" w:rsidRDefault="00E80032" w:rsidP="00E80032">
      <w:pPr>
        <w:pStyle w:val="Code"/>
      </w:pPr>
      <w:r w:rsidRPr="00EC76D5">
        <w:t xml:space="preserve">#include </w:t>
      </w:r>
      <w:r w:rsidR="00294181">
        <w:rPr>
          <w:color w:val="000000" w:themeColor="text1"/>
        </w:rPr>
        <w:t>&lt;stdio.h&gt;</w:t>
      </w:r>
    </w:p>
    <w:p w14:paraId="089F54E0" w14:textId="165D56D5" w:rsidR="00E80032" w:rsidRPr="00EC76D5" w:rsidRDefault="00E80032" w:rsidP="00E80032">
      <w:pPr>
        <w:pStyle w:val="Code"/>
      </w:pPr>
      <w:r w:rsidRPr="00EC76D5">
        <w:rPr>
          <w:color w:val="000000" w:themeColor="text1"/>
          <w:rPrChange w:id="808" w:author="Stefan Björnander" w:date="2012-05-06T21:51:00Z">
            <w:rPr>
              <w:color w:val="0000FF"/>
            </w:rPr>
          </w:rPrChange>
        </w:rPr>
        <w:t>#include</w:t>
      </w:r>
      <w:r w:rsidRPr="00EC76D5">
        <w:t xml:space="preserve"> </w:t>
      </w:r>
      <w:r w:rsidR="00EF337F">
        <w:t>&lt;stdlib.h&gt;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809" w:author="Stefan Björnander" w:date="2012-05-06T21:51:00Z">
            <w:rPr>
              <w:color w:val="0000FF"/>
            </w:rPr>
          </w:rPrChange>
        </w:rPr>
        <w:t>void</w:t>
      </w:r>
      <w:r w:rsidRPr="00EC76D5">
        <w:t xml:space="preserve"> ExitFunction(</w:t>
      </w:r>
      <w:r w:rsidRPr="00EC76D5">
        <w:rPr>
          <w:color w:val="000000" w:themeColor="text1"/>
          <w:rPrChange w:id="810"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811"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lastRenderedPageBreak/>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2E921036" w:rsidR="00E80032" w:rsidRPr="00EC76D5" w:rsidRDefault="00E80032" w:rsidP="00E80032">
      <w:pPr>
        <w:pStyle w:val="Code"/>
      </w:pPr>
      <w:r w:rsidRPr="00EC76D5">
        <w:t xml:space="preserve">#include </w:t>
      </w:r>
      <w:r w:rsidR="00294181">
        <w:rPr>
          <w:color w:val="000000" w:themeColor="text1"/>
        </w:rPr>
        <w:t>&lt;stdio.h&gt;</w:t>
      </w:r>
    </w:p>
    <w:p w14:paraId="62B47D48" w14:textId="3D3B7C9C" w:rsidR="00E80032" w:rsidRPr="00EC76D5" w:rsidRDefault="00E80032" w:rsidP="00E80032">
      <w:pPr>
        <w:pStyle w:val="Code"/>
      </w:pPr>
      <w:r w:rsidRPr="00EC76D5">
        <w:t xml:space="preserve">#include </w:t>
      </w:r>
      <w:r w:rsidR="00EF337F">
        <w:t>&lt;stdlib.h&gt;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812" w:name="_Toc323656733"/>
      <w:bookmarkStart w:id="813" w:name="_Toc324085471"/>
      <w:bookmarkStart w:id="814" w:name="_Toc383781123"/>
      <w:bookmarkStart w:id="815" w:name="_Ref383865473"/>
      <w:bookmarkStart w:id="816" w:name="_Ref383865556"/>
      <w:bookmarkStart w:id="817" w:name="_Toc54120090"/>
      <w:r w:rsidRPr="00EC76D5">
        <w:t>Searching and Sorting</w:t>
      </w:r>
      <w:bookmarkEnd w:id="812"/>
      <w:bookmarkEnd w:id="813"/>
      <w:bookmarkEnd w:id="814"/>
      <w:bookmarkEnd w:id="815"/>
      <w:bookmarkEnd w:id="816"/>
      <w:bookmarkEnd w:id="817"/>
    </w:p>
    <w:p w14:paraId="23F2EFA3" w14:textId="77777777" w:rsidR="00E80032" w:rsidRPr="00EC76D5" w:rsidRDefault="00E80032" w:rsidP="00E80032">
      <w:r w:rsidRPr="00EC76D5">
        <w:t xml:space="preserve">The </w:t>
      </w:r>
      <w:proofErr w:type="spellStart"/>
      <w:r w:rsidRPr="00EC76D5">
        <w:rPr>
          <w:rStyle w:val="CodeInText0"/>
        </w:rPr>
        <w:t>bsearch</w:t>
      </w:r>
      <w:proofErr w:type="spellEnd"/>
      <w:r w:rsidRPr="00EC76D5">
        <w:t xml:space="preserve"> function performs a binary search through a sorted list of values. We need to add a pointer function parameter specifying a function comparing two values.</w:t>
      </w:r>
    </w:p>
    <w:p w14:paraId="39E01868" w14:textId="5762C113" w:rsidR="00E80032" w:rsidRPr="00EC76D5" w:rsidRDefault="00E80032" w:rsidP="00E80032">
      <w:pPr>
        <w:pStyle w:val="Code"/>
      </w:pPr>
      <w:r w:rsidRPr="00EC76D5">
        <w:rPr>
          <w:color w:val="000000" w:themeColor="text1"/>
          <w:rPrChange w:id="818" w:author="Stefan Björnander" w:date="2012-05-06T21:51:00Z">
            <w:rPr>
              <w:color w:val="0000FF"/>
            </w:rPr>
          </w:rPrChange>
        </w:rPr>
        <w:t>#include</w:t>
      </w:r>
      <w:r w:rsidRPr="00EC76D5">
        <w:t xml:space="preserve"> </w:t>
      </w:r>
      <w:r w:rsidR="00EF337F">
        <w:t>&lt;stdlib.h&gt;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819" w:author="Stefan Björnander" w:date="2012-05-06T21:51:00Z">
            <w:rPr>
              <w:color w:val="0000FF"/>
            </w:rPr>
          </w:rPrChange>
        </w:rPr>
        <w:t>int</w:t>
      </w:r>
      <w:r w:rsidRPr="00EC76D5">
        <w:t xml:space="preserve"> CompareIntegers(</w:t>
      </w:r>
      <w:r w:rsidRPr="00EC76D5">
        <w:rPr>
          <w:color w:val="000000" w:themeColor="text1"/>
          <w:rPrChange w:id="820" w:author="Stefan Björnander" w:date="2012-05-06T21:51:00Z">
            <w:rPr>
              <w:color w:val="0000FF"/>
            </w:rPr>
          </w:rPrChange>
        </w:rPr>
        <w:t>const</w:t>
      </w:r>
      <w:r w:rsidRPr="00EC76D5">
        <w:t xml:space="preserve"> </w:t>
      </w:r>
      <w:r w:rsidRPr="00EC76D5">
        <w:rPr>
          <w:color w:val="000000" w:themeColor="text1"/>
          <w:rPrChange w:id="821" w:author="Stefan Björnander" w:date="2012-05-06T21:51:00Z">
            <w:rPr>
              <w:color w:val="0000FF"/>
            </w:rPr>
          </w:rPrChange>
        </w:rPr>
        <w:t>int</w:t>
      </w:r>
      <w:r w:rsidRPr="00EC76D5">
        <w:t xml:space="preserve">* intPtr1, </w:t>
      </w:r>
      <w:r w:rsidRPr="00EC76D5">
        <w:rPr>
          <w:color w:val="000000" w:themeColor="text1"/>
          <w:rPrChange w:id="822" w:author="Stefan Björnander" w:date="2012-05-06T21:51:00Z">
            <w:rPr>
              <w:color w:val="0000FF"/>
            </w:rPr>
          </w:rPrChange>
        </w:rPr>
        <w:t>const</w:t>
      </w:r>
      <w:r w:rsidRPr="00EC76D5">
        <w:t xml:space="preserve"> </w:t>
      </w:r>
      <w:r w:rsidRPr="00EC76D5">
        <w:rPr>
          <w:color w:val="000000" w:themeColor="text1"/>
          <w:rPrChange w:id="823"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824"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825"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826"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827"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lastRenderedPageBreak/>
        <w:t>}</w:t>
      </w:r>
    </w:p>
    <w:p w14:paraId="5A7D557A" w14:textId="77777777" w:rsidR="00E80032" w:rsidRPr="00EC76D5" w:rsidRDefault="00E80032" w:rsidP="00E80032">
      <w:r w:rsidRPr="00EC76D5">
        <w:t xml:space="preserve">There is also the </w:t>
      </w:r>
      <w:proofErr w:type="spellStart"/>
      <w:r w:rsidRPr="00EC76D5">
        <w:rPr>
          <w:rStyle w:val="CodeInText0"/>
        </w:rPr>
        <w:t>qsort</w:t>
      </w:r>
      <w:proofErr w:type="spellEnd"/>
      <w:r w:rsidRPr="00EC76D5">
        <w:t xml:space="preserve"> function that performs a fast sorting.</w:t>
      </w:r>
    </w:p>
    <w:p w14:paraId="15451E23" w14:textId="4AB0E247" w:rsidR="00E80032" w:rsidRPr="00EC76D5" w:rsidRDefault="00E80032" w:rsidP="00E80032">
      <w:pPr>
        <w:pStyle w:val="Code"/>
      </w:pPr>
      <w:r w:rsidRPr="00EC76D5">
        <w:rPr>
          <w:color w:val="000000" w:themeColor="text1"/>
          <w:rPrChange w:id="828" w:author="Stefan Björnander" w:date="2012-05-06T21:51:00Z">
            <w:rPr>
              <w:color w:val="0000FF"/>
            </w:rPr>
          </w:rPrChange>
        </w:rPr>
        <w:t>#include</w:t>
      </w:r>
      <w:r w:rsidRPr="00EC76D5">
        <w:t xml:space="preserve"> </w:t>
      </w:r>
      <w:r w:rsidR="00EF337F">
        <w:t>&lt;stdlib.h&gt;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829"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830"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831"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832" w:name="_Toc323656734"/>
      <w:bookmarkStart w:id="833" w:name="_Toc324085472"/>
      <w:bookmarkStart w:id="834" w:name="_Toc383781124"/>
      <w:bookmarkStart w:id="835" w:name="_Toc54120091"/>
      <w:r w:rsidRPr="00EC76D5">
        <w:t xml:space="preserve">Functions with </w:t>
      </w:r>
      <w:bookmarkStart w:id="836" w:name="_Toc320485620"/>
      <w:r w:rsidRPr="00EC76D5">
        <w:t>Variable Number of Parameters</w:t>
      </w:r>
      <w:bookmarkEnd w:id="832"/>
      <w:bookmarkEnd w:id="833"/>
      <w:bookmarkEnd w:id="834"/>
      <w:bookmarkEnd w:id="836"/>
      <w:bookmarkEnd w:id="835"/>
    </w:p>
    <w:p w14:paraId="37D95BF6" w14:textId="77777777" w:rsidR="00E80032" w:rsidRPr="00EC76D5" w:rsidRDefault="00E80032" w:rsidP="00E80032">
      <w:r w:rsidRPr="00EC76D5">
        <w:t xml:space="preserve">In C, there is possible to define functions with a variable number of parameters (such as </w:t>
      </w:r>
      <w:proofErr w:type="spellStart"/>
      <w:r w:rsidRPr="00EC76D5">
        <w:rPr>
          <w:rStyle w:val="CodeInText0"/>
        </w:rPr>
        <w:t>printf</w:t>
      </w:r>
      <w:proofErr w:type="spellEnd"/>
      <w:r w:rsidRPr="00EC76D5">
        <w:t xml:space="preserve"> and </w:t>
      </w:r>
      <w:proofErr w:type="spellStart"/>
      <w:r w:rsidRPr="00EC76D5">
        <w:rPr>
          <w:rStyle w:val="CodeInText0"/>
        </w:rPr>
        <w:t>scanf</w:t>
      </w:r>
      <w:proofErr w:type="spellEnd"/>
      <w:r w:rsidRPr="00EC76D5">
        <w:t xml:space="preserve">). One condition is that the function has at least one regular parameter </w:t>
      </w:r>
      <w:proofErr w:type="gramStart"/>
      <w:r w:rsidRPr="00EC76D5">
        <w:t>in order for</w:t>
      </w:r>
      <w:proofErr w:type="gramEnd"/>
      <w:r w:rsidRPr="00EC76D5">
        <w:t xml:space="preserve"> the </w:t>
      </w:r>
      <w:proofErr w:type="spellStart"/>
      <w:r w:rsidRPr="00EC76D5">
        <w:rPr>
          <w:rStyle w:val="CodeInText0"/>
        </w:rPr>
        <w:t>va_start</w:t>
      </w:r>
      <w:proofErr w:type="spellEnd"/>
      <w:r w:rsidRPr="00EC76D5">
        <w:t xml:space="preserve"> macro to hook up to. The </w:t>
      </w:r>
      <w:proofErr w:type="spellStart"/>
      <w:r w:rsidRPr="00EC76D5">
        <w:rPr>
          <w:rStyle w:val="CodeInText0"/>
        </w:rPr>
        <w:t>va_arg</w:t>
      </w:r>
      <w:proofErr w:type="spellEnd"/>
      <w:r w:rsidRPr="00EC76D5">
        <w:t xml:space="preserve"> macro reads the arguments and the </w:t>
      </w:r>
      <w:proofErr w:type="spellStart"/>
      <w:r w:rsidRPr="00EC76D5">
        <w:rPr>
          <w:rStyle w:val="CodeInText0"/>
        </w:rPr>
        <w:t>va_end</w:t>
      </w:r>
      <w:proofErr w:type="spellEnd"/>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6DABC193" w:rsidR="00E80032" w:rsidRPr="00EC76D5" w:rsidRDefault="00E80032" w:rsidP="00E80032">
      <w:pPr>
        <w:pStyle w:val="Code"/>
      </w:pPr>
      <w:r w:rsidRPr="00EC76D5">
        <w:t xml:space="preserve">#include </w:t>
      </w:r>
      <w:r w:rsidR="00EF337F">
        <w:t>&lt;stdarg.h&gt;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837" w:name="_Toc323656735"/>
      <w:bookmarkStart w:id="838" w:name="_Toc324085473"/>
      <w:bookmarkStart w:id="839" w:name="_Toc383781125"/>
      <w:bookmarkStart w:id="840" w:name="_Toc54120092"/>
      <w:r w:rsidRPr="00EC76D5">
        <w:t>String Management</w:t>
      </w:r>
      <w:bookmarkEnd w:id="837"/>
      <w:bookmarkEnd w:id="838"/>
      <w:bookmarkEnd w:id="839"/>
      <w:bookmarkEnd w:id="840"/>
    </w:p>
    <w:p w14:paraId="375DC584" w14:textId="77777777" w:rsidR="00E80032" w:rsidRPr="00EC76D5" w:rsidRDefault="00E80032" w:rsidP="00E80032">
      <w:r w:rsidRPr="00EC76D5">
        <w:t xml:space="preserve">There are several functions dealing with strings: </w:t>
      </w:r>
      <w:proofErr w:type="spellStart"/>
      <w:r w:rsidRPr="00EC76D5">
        <w:rPr>
          <w:rStyle w:val="CodeInText0"/>
        </w:rPr>
        <w:t>strcpy</w:t>
      </w:r>
      <w:proofErr w:type="spellEnd"/>
      <w:r w:rsidRPr="00EC76D5">
        <w:t xml:space="preserve"> copies a string; </w:t>
      </w:r>
      <w:proofErr w:type="spellStart"/>
      <w:r w:rsidRPr="00EC76D5">
        <w:rPr>
          <w:rStyle w:val="CodeInText0"/>
        </w:rPr>
        <w:t>strcat</w:t>
      </w:r>
      <w:proofErr w:type="spellEnd"/>
      <w:r w:rsidRPr="00EC76D5">
        <w:t xml:space="preserve"> adds a string; </w:t>
      </w:r>
      <w:proofErr w:type="spellStart"/>
      <w:r w:rsidRPr="00EC76D5">
        <w:rPr>
          <w:rStyle w:val="CodeInText0"/>
        </w:rPr>
        <w:t>strlen</w:t>
      </w:r>
      <w:proofErr w:type="spellEnd"/>
      <w:r w:rsidRPr="00EC76D5">
        <w:t xml:space="preserve"> gives the length of a string; </w:t>
      </w:r>
      <w:proofErr w:type="spellStart"/>
      <w:r w:rsidRPr="00EC76D5">
        <w:rPr>
          <w:rStyle w:val="CodeInText0"/>
        </w:rPr>
        <w:t>strcmp</w:t>
      </w:r>
      <w:proofErr w:type="spellEnd"/>
      <w:r w:rsidRPr="00EC76D5">
        <w:t xml:space="preserve"> compares two strings;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gives the first and last occurrence of a character in a string. All functions look for the finishing null character (‘\0’), </w:t>
      </w:r>
      <w:proofErr w:type="spellStart"/>
      <w:r w:rsidRPr="00EC76D5">
        <w:rPr>
          <w:rStyle w:val="CodeInText0"/>
        </w:rPr>
        <w:t>strcmp</w:t>
      </w:r>
      <w:proofErr w:type="spellEnd"/>
      <w:r w:rsidRPr="00EC76D5">
        <w:t xml:space="preserve"> returns a value less than zero if the first string is smaller than second string, a value greater than zero if the second string is larger, and zero if they are equals. Note that the comparison continues until the finishing zero character </w:t>
      </w:r>
      <w:r w:rsidRPr="00EC76D5">
        <w:lastRenderedPageBreak/>
        <w:t xml:space="preserve">has been found, even though the character arrays may be longer. As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841" w:author="Stefan Björnander" w:date="2012-05-06T21:51:00Z">
            <w:rPr>
              <w:color w:val="0000FF"/>
            </w:rPr>
          </w:rPrChange>
        </w:rPr>
        <w:t>int</w:t>
      </w:r>
      <w:r w:rsidRPr="00EC76D5">
        <w:t xml:space="preserve"> FirstIndexOf(char s[], </w:t>
      </w:r>
      <w:r w:rsidRPr="00EC76D5">
        <w:rPr>
          <w:color w:val="000000" w:themeColor="text1"/>
          <w:rPrChange w:id="842"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843" w:author="Stefan Björnander" w:date="2012-05-06T21:51:00Z">
            <w:rPr>
              <w:color w:val="0000FF"/>
            </w:rPr>
          </w:rPrChange>
        </w:rPr>
        <w:t>int</w:t>
      </w:r>
      <w:r w:rsidRPr="00EC76D5">
        <w:t xml:space="preserve"> LastIndexOf(</w:t>
      </w:r>
      <w:r w:rsidRPr="00EC76D5">
        <w:rPr>
          <w:color w:val="000000" w:themeColor="text1"/>
          <w:rPrChange w:id="844" w:author="Stefan Björnander" w:date="2012-05-06T21:51:00Z">
            <w:rPr>
              <w:color w:val="0000FF"/>
            </w:rPr>
          </w:rPrChange>
        </w:rPr>
        <w:t>char</w:t>
      </w:r>
      <w:r w:rsidRPr="00EC76D5">
        <w:t xml:space="preserve"> s[], </w:t>
      </w:r>
      <w:r w:rsidRPr="00EC76D5">
        <w:rPr>
          <w:color w:val="000000" w:themeColor="text1"/>
          <w:rPrChange w:id="845"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846" w:author="Stefan Björnander" w:date="2012-05-06T21:51:00Z">
            <w:rPr>
              <w:color w:val="A31515"/>
            </w:rPr>
          </w:rPrChange>
        </w:rPr>
        <w:t>"Hello"</w:t>
      </w:r>
      <w:r w:rsidRPr="00EC76D5">
        <w:t xml:space="preserve">, s2[] = </w:t>
      </w:r>
      <w:r w:rsidRPr="00EC76D5">
        <w:rPr>
          <w:color w:val="000000" w:themeColor="text1"/>
          <w:rPrChange w:id="847"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848"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proofErr w:type="spellStart"/>
      <w:r w:rsidRPr="00EC76D5">
        <w:rPr>
          <w:rStyle w:val="CodeInText0"/>
        </w:rPr>
        <w:t>sprintf</w:t>
      </w:r>
      <w:proofErr w:type="spellEnd"/>
      <w:r w:rsidRPr="00EC76D5">
        <w:t xml:space="preserve"> and read from a string with </w:t>
      </w:r>
      <w:proofErr w:type="spellStart"/>
      <w:r w:rsidRPr="00EC76D5">
        <w:rPr>
          <w:rStyle w:val="CodeInText0"/>
        </w:rPr>
        <w:t>sscanf</w:t>
      </w:r>
      <w:proofErr w:type="spellEnd"/>
      <w:r w:rsidRPr="00EC76D5">
        <w:t xml:space="preserve">. </w:t>
      </w:r>
      <w:proofErr w:type="gramStart"/>
      <w:r w:rsidRPr="00EC76D5">
        <w:t>These function</w:t>
      </w:r>
      <w:proofErr w:type="gramEnd"/>
      <w:r w:rsidRPr="00EC76D5">
        <w:t xml:space="preserve">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849"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850"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851" w:author="Stefan Björnander" w:date="2012-05-06T21:51:00Z">
            <w:rPr>
              <w:color w:val="0000FF"/>
            </w:rPr>
          </w:rPrChange>
        </w:rPr>
        <w:t>if</w:t>
      </w:r>
      <w:r w:rsidRPr="00EC76D5">
        <w:t xml:space="preserve"> (sscanf(s2, </w:t>
      </w:r>
      <w:r w:rsidRPr="00EC76D5">
        <w:rPr>
          <w:color w:val="000000" w:themeColor="text1"/>
          <w:rPrChange w:id="852"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lastRenderedPageBreak/>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853"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854" w:name="_Toc323656736"/>
      <w:bookmarkStart w:id="855" w:name="_Toc324085474"/>
      <w:bookmarkStart w:id="856" w:name="_Toc383781126"/>
      <w:bookmarkStart w:id="857" w:name="_Toc54120093"/>
      <w:r w:rsidRPr="00EC76D5">
        <w:t>Memory Management</w:t>
      </w:r>
      <w:bookmarkEnd w:id="854"/>
      <w:bookmarkEnd w:id="855"/>
      <w:bookmarkEnd w:id="856"/>
      <w:bookmarkEnd w:id="857"/>
    </w:p>
    <w:p w14:paraId="24E8A528" w14:textId="77777777" w:rsidR="00E80032" w:rsidRPr="00EC76D5" w:rsidRDefault="00E80032" w:rsidP="00E80032">
      <w:r w:rsidRPr="00EC76D5">
        <w:t xml:space="preserve">There is also a set of function for general memory management: </w:t>
      </w:r>
      <w:proofErr w:type="spellStart"/>
      <w:r w:rsidRPr="00EC76D5">
        <w:rPr>
          <w:rStyle w:val="CodeInText0"/>
        </w:rPr>
        <w:t>memset</w:t>
      </w:r>
      <w:proofErr w:type="spellEnd"/>
      <w:r w:rsidRPr="00EC76D5">
        <w:t xml:space="preserve"> sets each byte of a memory block to a given value; </w:t>
      </w:r>
      <w:proofErr w:type="spellStart"/>
      <w:r w:rsidRPr="00EC76D5">
        <w:rPr>
          <w:rStyle w:val="CodeInText0"/>
        </w:rPr>
        <w:t>memcmp</w:t>
      </w:r>
      <w:proofErr w:type="spellEnd"/>
      <w:r w:rsidRPr="00EC76D5">
        <w:t xml:space="preserve"> compares the memory blocks; </w:t>
      </w:r>
      <w:proofErr w:type="spellStart"/>
      <w:r w:rsidRPr="00EC76D5">
        <w:rPr>
          <w:rStyle w:val="CodeInText0"/>
        </w:rPr>
        <w:t>memcpy</w:t>
      </w:r>
      <w:proofErr w:type="spellEnd"/>
      <w:r w:rsidRPr="00EC76D5">
        <w:t xml:space="preserve"> and </w:t>
      </w:r>
      <w:proofErr w:type="spellStart"/>
      <w:r w:rsidRPr="00EC76D5">
        <w:rPr>
          <w:rStyle w:val="CodeInText0"/>
        </w:rPr>
        <w:t>memmove</w:t>
      </w:r>
      <w:proofErr w:type="spellEnd"/>
      <w:r w:rsidRPr="00EC76D5">
        <w:t xml:space="preserve"> copies a memory block. The difference between them is that </w:t>
      </w:r>
      <w:proofErr w:type="spellStart"/>
      <w:r w:rsidRPr="00EC76D5">
        <w:rPr>
          <w:rStyle w:val="CodeInText0"/>
        </w:rPr>
        <w:t>memcpy</w:t>
      </w:r>
      <w:proofErr w:type="spellEnd"/>
      <w:r w:rsidRPr="00EC76D5">
        <w:t xml:space="preserve"> copies the bytes of the block directly when </w:t>
      </w:r>
      <w:proofErr w:type="spellStart"/>
      <w:r w:rsidRPr="00EC76D5">
        <w:rPr>
          <w:rStyle w:val="CodeInText0"/>
        </w:rPr>
        <w:t>memmove</w:t>
      </w:r>
      <w:proofErr w:type="spellEnd"/>
      <w:r w:rsidRPr="00EC76D5">
        <w:t xml:space="preserve"> uses a buffer, which gives that </w:t>
      </w:r>
      <w:proofErr w:type="spellStart"/>
      <w:r w:rsidRPr="00EC76D5">
        <w:rPr>
          <w:rStyle w:val="CodeInText0"/>
        </w:rPr>
        <w:t>memcpy</w:t>
      </w:r>
      <w:proofErr w:type="spellEnd"/>
      <w:r w:rsidRPr="00EC76D5">
        <w:t xml:space="preserve"> is faster and </w:t>
      </w:r>
      <w:proofErr w:type="spellStart"/>
      <w:r w:rsidRPr="00EC76D5">
        <w:rPr>
          <w:rStyle w:val="CodeInText0"/>
        </w:rPr>
        <w:t>memmove</w:t>
      </w:r>
      <w:proofErr w:type="spellEnd"/>
      <w:r w:rsidRPr="00EC76D5">
        <w:t xml:space="preserve"> is safer when copying overlapping blocks.</w:t>
      </w:r>
    </w:p>
    <w:p w14:paraId="0C14C614" w14:textId="77777777" w:rsidR="00E80032" w:rsidRPr="00EC76D5" w:rsidRDefault="00E80032" w:rsidP="00E80032">
      <w:r w:rsidRPr="00EC76D5">
        <w:t xml:space="preserve">These functions work </w:t>
      </w:r>
      <w:proofErr w:type="gramStart"/>
      <w:r w:rsidRPr="00EC76D5">
        <w:t>similar to</w:t>
      </w:r>
      <w:proofErr w:type="gramEnd"/>
      <w:r w:rsidRPr="00EC76D5">
        <w:t xml:space="preserve"> their string counterparts. However, note that they do not look for a finishing character. Instead, the sizes of the function blocks are given as a parameter.</w:t>
      </w:r>
    </w:p>
    <w:p w14:paraId="13FF98E0" w14:textId="4A333C4D" w:rsidR="00E80032" w:rsidRPr="00EC76D5" w:rsidRDefault="00E80032" w:rsidP="00E80032">
      <w:pPr>
        <w:pStyle w:val="Code"/>
      </w:pPr>
      <w:r w:rsidRPr="00EC76D5">
        <w:rPr>
          <w:color w:val="000000" w:themeColor="text1"/>
          <w:rPrChange w:id="858" w:author="Stefan Björnander" w:date="2012-05-06T21:51:00Z">
            <w:rPr>
              <w:color w:val="0000FF"/>
            </w:rPr>
          </w:rPrChange>
        </w:rPr>
        <w:t>#include</w:t>
      </w:r>
      <w:r w:rsidRPr="00EC76D5">
        <w:t xml:space="preserve"> </w:t>
      </w:r>
      <w:r w:rsidR="00EF337F">
        <w:t>&lt;stdlib.h&gt;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859"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860" w:name="_Toc323656737"/>
      <w:bookmarkStart w:id="861" w:name="_Toc324085475"/>
      <w:bookmarkStart w:id="862" w:name="_Toc383781127"/>
      <w:bookmarkStart w:id="863" w:name="_Toc54120094"/>
      <w:r w:rsidRPr="00EC76D5">
        <w:t>Mathematical Functions</w:t>
      </w:r>
      <w:bookmarkEnd w:id="860"/>
      <w:bookmarkEnd w:id="861"/>
      <w:bookmarkEnd w:id="862"/>
      <w:bookmarkEnd w:id="863"/>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proofErr w:type="spellStart"/>
      <w:r w:rsidRPr="00EC76D5">
        <w:rPr>
          <w:rStyle w:val="CodeInText0"/>
        </w:rPr>
        <w:t>acos</w:t>
      </w:r>
      <w:proofErr w:type="spellEnd"/>
      <w:r w:rsidRPr="00EC76D5">
        <w:t xml:space="preserve">, </w:t>
      </w:r>
      <w:proofErr w:type="spellStart"/>
      <w:r w:rsidRPr="00EC76D5">
        <w:rPr>
          <w:rStyle w:val="CodeInText0"/>
        </w:rPr>
        <w:t>asin</w:t>
      </w:r>
      <w:proofErr w:type="spellEnd"/>
      <w:r w:rsidRPr="00EC76D5">
        <w:t xml:space="preserve">, and </w:t>
      </w:r>
      <w:proofErr w:type="spellStart"/>
      <w:r w:rsidRPr="00EC76D5">
        <w:rPr>
          <w:rStyle w:val="CodeInText0"/>
        </w:rPr>
        <w:t>atan</w:t>
      </w:r>
      <w:proofErr w:type="spellEnd"/>
      <w:r w:rsidRPr="00EC76D5">
        <w:t xml:space="preserve">, and </w:t>
      </w:r>
      <w:proofErr w:type="spellStart"/>
      <w:r w:rsidRPr="00EC76D5">
        <w:rPr>
          <w:rStyle w:val="CodeInText0"/>
        </w:rPr>
        <w:t>atan2</w:t>
      </w:r>
      <w:proofErr w:type="spellEnd"/>
      <w:r w:rsidRPr="00EC76D5">
        <w:t xml:space="preserve">; the hyperbolic functions </w:t>
      </w:r>
      <w:proofErr w:type="spellStart"/>
      <w:r w:rsidRPr="00EC76D5">
        <w:rPr>
          <w:rStyle w:val="CodeInText0"/>
        </w:rPr>
        <w:t>cosh</w:t>
      </w:r>
      <w:proofErr w:type="spellEnd"/>
      <w:r w:rsidRPr="00EC76D5">
        <w:t xml:space="preserve">, </w:t>
      </w:r>
      <w:proofErr w:type="spellStart"/>
      <w:r w:rsidRPr="00EC76D5">
        <w:rPr>
          <w:rStyle w:val="CodeInText0"/>
        </w:rPr>
        <w:t>sinh</w:t>
      </w:r>
      <w:proofErr w:type="spellEnd"/>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proofErr w:type="spellStart"/>
      <w:r w:rsidRPr="00EC76D5">
        <w:rPr>
          <w:rStyle w:val="CodeInText0"/>
        </w:rPr>
        <w:t>log10</w:t>
      </w:r>
      <w:proofErr w:type="spellEnd"/>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w:t>
      </w:r>
      <w:proofErr w:type="gramStart"/>
      <w:r w:rsidRPr="00EC76D5">
        <w:t>takes</w:t>
      </w:r>
      <w:proofErr w:type="gramEnd"/>
      <w:r w:rsidRPr="00EC76D5">
        <w:t xml:space="preserve"> and returns a double value (except </w:t>
      </w:r>
      <w:proofErr w:type="spellStart"/>
      <w:r w:rsidRPr="00EC76D5">
        <w:rPr>
          <w:rStyle w:val="CodeInText0"/>
        </w:rPr>
        <w:t>atan2</w:t>
      </w:r>
      <w:proofErr w:type="spellEnd"/>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864" w:name="_Toc320485615"/>
      <w:bookmarkStart w:id="865" w:name="_Toc323656738"/>
      <w:bookmarkStart w:id="866" w:name="_Toc324085476"/>
      <w:bookmarkStart w:id="867" w:name="_Toc383781128"/>
      <w:bookmarkStart w:id="868" w:name="_Toc54120095"/>
      <w:r w:rsidRPr="00EC76D5">
        <w:t>Long Jumps</w:t>
      </w:r>
      <w:bookmarkEnd w:id="864"/>
      <w:bookmarkEnd w:id="865"/>
      <w:bookmarkEnd w:id="866"/>
      <w:bookmarkEnd w:id="867"/>
      <w:bookmarkEnd w:id="868"/>
    </w:p>
    <w:p w14:paraId="2F4CF170" w14:textId="77777777" w:rsidR="00E80032" w:rsidRPr="00EC76D5" w:rsidRDefault="00E80032" w:rsidP="00E80032">
      <w:pPr>
        <w:rPr>
          <w:lang w:eastAsia="sv-SE"/>
        </w:rPr>
      </w:pPr>
      <w:r w:rsidRPr="00EC76D5">
        <w:rPr>
          <w:lang w:eastAsia="sv-SE"/>
        </w:rPr>
        <w:t xml:space="preserve">Regular jumps with </w:t>
      </w:r>
      <w:proofErr w:type="spellStart"/>
      <w:r w:rsidRPr="00EC76D5">
        <w:rPr>
          <w:rStyle w:val="CodeInText0"/>
        </w:rPr>
        <w:t>goto</w:t>
      </w:r>
      <w:proofErr w:type="spellEnd"/>
      <w:r w:rsidRPr="00EC76D5">
        <w:rPr>
          <w:lang w:eastAsia="sv-SE"/>
        </w:rPr>
        <w:t xml:space="preserve"> can only occur in the same function body; long jumps with the standard function </w:t>
      </w:r>
      <w:proofErr w:type="spellStart"/>
      <w:r w:rsidRPr="00EC76D5">
        <w:rPr>
          <w:rStyle w:val="CodeInText0"/>
        </w:rPr>
        <w:t>setjmp</w:t>
      </w:r>
      <w:proofErr w:type="spellEnd"/>
      <w:r w:rsidRPr="00EC76D5">
        <w:rPr>
          <w:lang w:eastAsia="sv-SE"/>
        </w:rPr>
        <w:t xml:space="preserve"> and </w:t>
      </w:r>
      <w:proofErr w:type="spellStart"/>
      <w:r w:rsidRPr="00EC76D5">
        <w:rPr>
          <w:rStyle w:val="CodeInText0"/>
        </w:rPr>
        <w:t>longjump</w:t>
      </w:r>
      <w:proofErr w:type="spellEnd"/>
      <w:r w:rsidRPr="00EC76D5">
        <w:rPr>
          <w:lang w:eastAsia="sv-SE"/>
        </w:rPr>
        <w:t xml:space="preserve"> can, on the other hand, occur throw call sequences; </w:t>
      </w:r>
      <w:proofErr w:type="spellStart"/>
      <w:r w:rsidRPr="00EC76D5">
        <w:rPr>
          <w:rStyle w:val="CodeInText0"/>
        </w:rPr>
        <w:t>setjmp</w:t>
      </w:r>
      <w:proofErr w:type="spellEnd"/>
      <w:r w:rsidRPr="00EC76D5">
        <w:rPr>
          <w:lang w:eastAsia="sv-SE"/>
        </w:rPr>
        <w:t xml:space="preserve"> saves the state of the program execution and </w:t>
      </w:r>
      <w:proofErr w:type="spellStart"/>
      <w:r w:rsidRPr="00EC76D5">
        <w:rPr>
          <w:rStyle w:val="CodeInText0"/>
        </w:rPr>
        <w:t>longjmp</w:t>
      </w:r>
      <w:proofErr w:type="spellEnd"/>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proofErr w:type="spellStart"/>
      <w:r w:rsidRPr="00EC76D5">
        <w:rPr>
          <w:rStyle w:val="CodeInText0"/>
        </w:rPr>
        <w:t>setjump</w:t>
      </w:r>
      <w:proofErr w:type="spellEnd"/>
      <w:r w:rsidRPr="00EC76D5">
        <w:rPr>
          <w:lang w:eastAsia="sv-SE"/>
        </w:rPr>
        <w:t xml:space="preserve"> returns zero when the jump is set and a non-zero value when a long jump occurs</w:t>
      </w:r>
      <w:r w:rsidRPr="00EC76D5">
        <w:rPr>
          <w:rStyle w:val="Fotnotsreferens"/>
        </w:rPr>
        <w:footnoteReference w:id="27"/>
      </w:r>
      <w:r w:rsidRPr="00EC76D5">
        <w:rPr>
          <w:lang w:eastAsia="sv-SE"/>
        </w:rPr>
        <w:t>.</w:t>
      </w:r>
    </w:p>
    <w:p w14:paraId="1BF0B816" w14:textId="77777777" w:rsidR="00E80032" w:rsidRPr="00EC76D5" w:rsidRDefault="00E80032" w:rsidP="00E80032">
      <w:pPr>
        <w:pStyle w:val="Code"/>
      </w:pPr>
      <w:r w:rsidRPr="00EC76D5">
        <w:t>#include &lt;stdio.h&gt;</w:t>
      </w:r>
    </w:p>
    <w:p w14:paraId="7CD2F06A" w14:textId="432C5AFA" w:rsidR="00E80032" w:rsidRPr="00EC76D5" w:rsidRDefault="00E80032" w:rsidP="00E80032">
      <w:pPr>
        <w:pStyle w:val="Code"/>
      </w:pPr>
      <w:r w:rsidRPr="00EC76D5">
        <w:t xml:space="preserve">#include </w:t>
      </w:r>
      <w:r w:rsidR="00EF337F">
        <w:t>&lt;setjmp.h&gt;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869" w:name="_Toc323656739"/>
      <w:bookmarkStart w:id="870" w:name="_Toc324085477"/>
      <w:bookmarkStart w:id="871" w:name="_Toc383781129"/>
      <w:bookmarkStart w:id="872" w:name="_Toc54120096"/>
      <w:r w:rsidRPr="00EC76D5">
        <w:t>Time</w:t>
      </w:r>
      <w:bookmarkEnd w:id="869"/>
      <w:bookmarkEnd w:id="870"/>
      <w:bookmarkEnd w:id="871"/>
      <w:bookmarkEnd w:id="872"/>
    </w:p>
    <w:p w14:paraId="3ADE0528" w14:textId="743DEB39"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proofErr w:type="spellStart"/>
      <w:r w:rsidRPr="00EC76D5">
        <w:rPr>
          <w:rStyle w:val="CodeInText0"/>
        </w:rPr>
        <w:t>localtime</w:t>
      </w:r>
      <w:proofErr w:type="spellEnd"/>
      <w:r w:rsidRPr="00EC76D5">
        <w:t xml:space="preserve"> function. If we call instead call </w:t>
      </w:r>
      <w:proofErr w:type="spellStart"/>
      <w:r w:rsidRPr="00EC76D5">
        <w:rPr>
          <w:rStyle w:val="CodeInText0"/>
        </w:rPr>
        <w:t>gmtime</w:t>
      </w:r>
      <w:proofErr w:type="spellEnd"/>
      <w:r w:rsidRPr="00EC76D5">
        <w:t xml:space="preserve">, the </w:t>
      </w:r>
      <w:hyperlink r:id="rId27" w:tooltip="Greenwich Mean Time" w:history="1">
        <w:r w:rsidRPr="00EC76D5">
          <w:t>Greenwich Mean Time</w:t>
        </w:r>
      </w:hyperlink>
      <w:r w:rsidRPr="00EC76D5">
        <w:t xml:space="preserve"> (Coordinated Universal Time) will be given. Note that the </w:t>
      </w:r>
      <w:proofErr w:type="spellStart"/>
      <w:r w:rsidRPr="00EC76D5">
        <w:rPr>
          <w:rStyle w:val="CodeInText0"/>
        </w:rPr>
        <w:t>tm_year</w:t>
      </w:r>
      <w:proofErr w:type="spellEnd"/>
      <w:r w:rsidRPr="00EC76D5">
        <w:t xml:space="preserve"> field gives the year starting from 1900.</w:t>
      </w:r>
    </w:p>
    <w:p w14:paraId="7278998F" w14:textId="3688CC11" w:rsidR="00E80032" w:rsidRPr="00EC76D5" w:rsidRDefault="00E80032" w:rsidP="00E80032">
      <w:pPr>
        <w:pStyle w:val="Code"/>
      </w:pPr>
      <w:r w:rsidRPr="00EC76D5">
        <w:t xml:space="preserve">#include </w:t>
      </w:r>
      <w:r w:rsidR="007705ED">
        <w:rPr>
          <w:color w:val="000000" w:themeColor="text1"/>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873" w:author="Stefan Björnander" w:date="2012-05-06T21:51:00Z">
            <w:rPr>
              <w:color w:val="A31515"/>
            </w:rPr>
          </w:rPrChange>
        </w:rPr>
        <w:t>"Feb"</w:t>
      </w:r>
      <w:r w:rsidRPr="00EC76D5">
        <w:t xml:space="preserve">, </w:t>
      </w:r>
      <w:r w:rsidRPr="00EC76D5">
        <w:rPr>
          <w:color w:val="000000" w:themeColor="text1"/>
          <w:rPrChange w:id="874" w:author="Stefan Björnander" w:date="2012-05-06T21:51:00Z">
            <w:rPr>
              <w:color w:val="A31515"/>
            </w:rPr>
          </w:rPrChange>
        </w:rPr>
        <w:t>"Mar"</w:t>
      </w:r>
      <w:r w:rsidRPr="00EC76D5">
        <w:t xml:space="preserve">, </w:t>
      </w:r>
      <w:r w:rsidRPr="00EC76D5">
        <w:rPr>
          <w:color w:val="000000" w:themeColor="text1"/>
          <w:rPrChange w:id="875"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876" w:author="Stefan Björnander" w:date="2012-05-06T21:51:00Z">
            <w:rPr>
              <w:color w:val="A31515"/>
            </w:rPr>
          </w:rPrChange>
        </w:rPr>
        <w:t>"Jun"</w:t>
      </w:r>
      <w:r w:rsidRPr="00EC76D5">
        <w:t xml:space="preserve">, </w:t>
      </w:r>
      <w:r w:rsidRPr="00EC76D5">
        <w:rPr>
          <w:color w:val="000000" w:themeColor="text1"/>
          <w:rPrChange w:id="877" w:author="Stefan Björnander" w:date="2012-05-06T21:51:00Z">
            <w:rPr>
              <w:color w:val="A31515"/>
            </w:rPr>
          </w:rPrChange>
        </w:rPr>
        <w:t>"Jul"</w:t>
      </w:r>
      <w:r w:rsidRPr="00EC76D5">
        <w:t xml:space="preserve">, </w:t>
      </w:r>
      <w:r w:rsidRPr="00EC76D5">
        <w:rPr>
          <w:color w:val="000000" w:themeColor="text1"/>
          <w:rPrChange w:id="878"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879" w:author="Stefan Björnander" w:date="2012-05-06T21:51:00Z">
            <w:rPr>
              <w:color w:val="A31515"/>
            </w:rPr>
          </w:rPrChange>
        </w:rPr>
        <w:t>"Oct"</w:t>
      </w:r>
      <w:r w:rsidRPr="00EC76D5">
        <w:t xml:space="preserve">, </w:t>
      </w:r>
      <w:r w:rsidRPr="00EC76D5">
        <w:rPr>
          <w:color w:val="000000" w:themeColor="text1"/>
          <w:rPrChange w:id="880" w:author="Stefan Björnander" w:date="2012-05-06T21:51:00Z">
            <w:rPr>
              <w:color w:val="A31515"/>
            </w:rPr>
          </w:rPrChange>
        </w:rPr>
        <w:t>"Nov"</w:t>
      </w:r>
      <w:r w:rsidRPr="00EC76D5">
        <w:t>,</w:t>
      </w:r>
      <w:r w:rsidRPr="00EC76D5">
        <w:rPr>
          <w:color w:val="000000" w:themeColor="text1"/>
          <w:rPrChange w:id="881"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882" w:author="Stefan Björnander" w:date="2012-05-06T21:51:00Z">
            <w:rPr>
              <w:color w:val="A31515"/>
            </w:rPr>
          </w:rPrChange>
        </w:rPr>
        <w:t>"Mon"</w:t>
      </w:r>
      <w:r w:rsidRPr="00EC76D5">
        <w:t xml:space="preserve">, </w:t>
      </w:r>
      <w:r w:rsidRPr="00EC76D5">
        <w:rPr>
          <w:color w:val="000000" w:themeColor="text1"/>
          <w:rPrChange w:id="883" w:author="Stefan Björnander" w:date="2012-05-06T21:51:00Z">
            <w:rPr>
              <w:color w:val="A31515"/>
            </w:rPr>
          </w:rPrChange>
        </w:rPr>
        <w:t>"Tue"</w:t>
      </w:r>
      <w:r w:rsidRPr="00EC76D5">
        <w:t xml:space="preserve">, </w:t>
      </w:r>
      <w:r w:rsidRPr="00EC76D5">
        <w:rPr>
          <w:color w:val="000000" w:themeColor="text1"/>
          <w:rPrChange w:id="884"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885" w:author="Stefan Björnander" w:date="2012-05-06T21:51:00Z">
            <w:rPr>
              <w:color w:val="A31515"/>
            </w:rPr>
          </w:rPrChange>
        </w:rPr>
        <w:t>"Fri"</w:t>
      </w:r>
      <w:r w:rsidRPr="00EC76D5">
        <w:t xml:space="preserve">, </w:t>
      </w:r>
      <w:r w:rsidRPr="00EC76D5">
        <w:rPr>
          <w:color w:val="000000" w:themeColor="text1"/>
          <w:rPrChange w:id="886"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t xml:space="preserve">  localtime_s(&amp;time, &amp;t);</w:t>
      </w:r>
    </w:p>
    <w:p w14:paraId="1D28C200" w14:textId="77777777" w:rsidR="00E80032" w:rsidRPr="00EC76D5" w:rsidRDefault="00E80032" w:rsidP="00E80032">
      <w:pPr>
        <w:pStyle w:val="Code"/>
      </w:pPr>
      <w:r w:rsidRPr="00EC76D5">
        <w:lastRenderedPageBreak/>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6468D264" w:rsidR="00E80032" w:rsidRPr="00EC76D5" w:rsidRDefault="00E80032" w:rsidP="00E80032">
      <w:pPr>
        <w:pStyle w:val="Code"/>
      </w:pPr>
      <w:r w:rsidRPr="00EC76D5">
        <w:rPr>
          <w:color w:val="000000" w:themeColor="text1"/>
          <w:rPrChange w:id="887" w:author="Stefan Björnander" w:date="2012-05-06T21:51:00Z">
            <w:rPr>
              <w:color w:val="0000FF"/>
            </w:rPr>
          </w:rPrChange>
        </w:rPr>
        <w:t>#include</w:t>
      </w:r>
      <w:r w:rsidRPr="00EC76D5">
        <w:t xml:space="preserve"> </w:t>
      </w:r>
      <w:r w:rsidR="00294181">
        <w:t>&lt;stdio.h&gt;</w:t>
      </w:r>
    </w:p>
    <w:p w14:paraId="50C1A712" w14:textId="3AF63A56" w:rsidR="00E80032" w:rsidRPr="00EC76D5" w:rsidRDefault="00E80032" w:rsidP="00E80032">
      <w:pPr>
        <w:pStyle w:val="Code"/>
      </w:pPr>
      <w:r w:rsidRPr="00EC76D5">
        <w:rPr>
          <w:color w:val="000000" w:themeColor="text1"/>
          <w:rPrChange w:id="888" w:author="Stefan Björnander" w:date="2012-05-06T21:51:00Z">
            <w:rPr>
              <w:color w:val="0000FF"/>
            </w:rPr>
          </w:rPrChange>
        </w:rPr>
        <w:t>#include</w:t>
      </w:r>
      <w:r w:rsidRPr="00EC76D5">
        <w:t xml:space="preserve"> </w:t>
      </w:r>
      <w:r w:rsidR="007705ED">
        <w:t>&lt;time.h&gt;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889"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890" w:name="_Toc323656740"/>
      <w:bookmarkStart w:id="891" w:name="_Toc324085478"/>
      <w:bookmarkStart w:id="892" w:name="_Toc383781130"/>
      <w:bookmarkStart w:id="893" w:name="_Toc54120097"/>
      <w:r w:rsidRPr="00EC76D5">
        <w:t>Random Numbers</w:t>
      </w:r>
      <w:bookmarkEnd w:id="890"/>
      <w:bookmarkEnd w:id="891"/>
      <w:bookmarkEnd w:id="892"/>
      <w:bookmarkEnd w:id="893"/>
    </w:p>
    <w:p w14:paraId="113C753A" w14:textId="0675EE8F"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631D4D">
        <w:t>initialize</w:t>
      </w:r>
      <w:r w:rsidRPr="00EC76D5">
        <w:t xml:space="preserve"> the </w:t>
      </w:r>
      <w:proofErr w:type="gramStart"/>
      <w:r w:rsidRPr="00EC76D5">
        <w:t>sequence</w:t>
      </w:r>
      <w:proofErr w:type="gramEnd"/>
      <w:r w:rsidRPr="00EC76D5">
        <w:t xml:space="preserve"> we need to sow a random seed with the </w:t>
      </w:r>
      <w:proofErr w:type="spellStart"/>
      <w:r w:rsidRPr="00EC76D5">
        <w:rPr>
          <w:rStyle w:val="CodeInText0"/>
        </w:rPr>
        <w:t>srand</w:t>
      </w:r>
      <w:proofErr w:type="spellEnd"/>
      <w:r w:rsidRPr="00EC76D5">
        <w:t xml:space="preserve"> function. One way to generate different seeds is to use the </w:t>
      </w:r>
      <w:r w:rsidRPr="00EC76D5">
        <w:rPr>
          <w:rStyle w:val="CodeInText0"/>
        </w:rPr>
        <w:t>time</w:t>
      </w:r>
      <w:r w:rsidRPr="00EC76D5">
        <w:t xml:space="preserve"> function. The </w:t>
      </w:r>
      <w:hyperlink r:id="rId28" w:history="1">
        <w:proofErr w:type="spellStart"/>
        <w:r w:rsidRPr="00EC76D5">
          <w:rPr>
            <w:rStyle w:val="CodeInText0"/>
          </w:rPr>
          <w:t>RAND_MAX</w:t>
        </w:r>
        <w:proofErr w:type="spellEnd"/>
      </w:hyperlink>
      <w:r w:rsidRPr="00EC76D5">
        <w:t xml:space="preserve">  macro gives the largest possible random numbers; however, usually we want random numbers in a certain interval. The following code generates five sequences of ten numbers between 1 and 100.</w:t>
      </w:r>
    </w:p>
    <w:p w14:paraId="5769FD00" w14:textId="6AE4145F" w:rsidR="00E80032" w:rsidRPr="00EC76D5" w:rsidRDefault="00E80032" w:rsidP="00E80032">
      <w:pPr>
        <w:pStyle w:val="Code"/>
      </w:pPr>
      <w:r w:rsidRPr="00EC76D5">
        <w:rPr>
          <w:color w:val="000000" w:themeColor="text1"/>
          <w:rPrChange w:id="894" w:author="Stefan Björnander" w:date="2012-05-06T21:51:00Z">
            <w:rPr>
              <w:color w:val="0000FF"/>
            </w:rPr>
          </w:rPrChange>
        </w:rPr>
        <w:t>#include</w:t>
      </w:r>
      <w:r w:rsidRPr="00EC76D5">
        <w:t xml:space="preserve"> </w:t>
      </w:r>
      <w:r w:rsidR="00EF337F">
        <w:t>&lt;stdlib.h&gt;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895"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896"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897" w:name="_Toc323656741"/>
      <w:bookmarkStart w:id="898" w:name="_Toc324085479"/>
      <w:bookmarkStart w:id="899" w:name="_Toc383781131"/>
      <w:bookmarkStart w:id="900" w:name="_Toc54120098"/>
      <w:r w:rsidRPr="00EC76D5">
        <w:t>Limits of Integral and Floating Types</w:t>
      </w:r>
      <w:bookmarkEnd w:id="897"/>
      <w:bookmarkEnd w:id="898"/>
      <w:bookmarkEnd w:id="899"/>
      <w:bookmarkEnd w:id="900"/>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lastRenderedPageBreak/>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901" w:name="_Toc323656742"/>
      <w:bookmarkStart w:id="902" w:name="_Toc324085480"/>
      <w:bookmarkStart w:id="903" w:name="_Toc383781132"/>
      <w:bookmarkStart w:id="904" w:name="_Toc54120099"/>
      <w:r w:rsidRPr="00EC76D5">
        <w:t>Character Functions</w:t>
      </w:r>
      <w:bookmarkEnd w:id="901"/>
      <w:bookmarkEnd w:id="902"/>
      <w:bookmarkEnd w:id="903"/>
      <w:bookmarkEnd w:id="904"/>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905"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proofErr w:type="spellStart"/>
            <w:r w:rsidRPr="00EC76D5">
              <w:rPr>
                <w:b/>
                <w:sz w:val="21"/>
                <w:szCs w:val="21"/>
              </w:rPr>
              <w:t>isalpha</w:t>
            </w:r>
            <w:proofErr w:type="spellEnd"/>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proofErr w:type="spellStart"/>
            <w:r w:rsidRPr="00EC76D5">
              <w:rPr>
                <w:b/>
                <w:sz w:val="21"/>
                <w:szCs w:val="21"/>
              </w:rPr>
              <w:t>islower</w:t>
            </w:r>
            <w:proofErr w:type="spellEnd"/>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proofErr w:type="spellStart"/>
            <w:r w:rsidRPr="00EC76D5">
              <w:rPr>
                <w:b/>
                <w:sz w:val="21"/>
                <w:szCs w:val="21"/>
              </w:rPr>
              <w:t>isupper</w:t>
            </w:r>
            <w:proofErr w:type="spellEnd"/>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proofErr w:type="spellStart"/>
            <w:r w:rsidRPr="00EC76D5">
              <w:rPr>
                <w:b/>
                <w:sz w:val="21"/>
                <w:szCs w:val="21"/>
              </w:rPr>
              <w:t>isdigit</w:t>
            </w:r>
            <w:proofErr w:type="spellEnd"/>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proofErr w:type="spellStart"/>
            <w:r w:rsidRPr="00EC76D5">
              <w:rPr>
                <w:b/>
                <w:sz w:val="21"/>
                <w:szCs w:val="21"/>
              </w:rPr>
              <w:t>Isxdigit</w:t>
            </w:r>
            <w:proofErr w:type="spellEnd"/>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906"/>
            <w:commentRangeStart w:id="907"/>
            <w:proofErr w:type="spellStart"/>
            <w:r w:rsidRPr="00EC76D5">
              <w:rPr>
                <w:b/>
                <w:sz w:val="21"/>
                <w:szCs w:val="21"/>
              </w:rPr>
              <w:t>Isalnum</w:t>
            </w:r>
            <w:commentRangeEnd w:id="906"/>
            <w:proofErr w:type="spellEnd"/>
            <w:r w:rsidR="00166455" w:rsidRPr="00EC76D5">
              <w:rPr>
                <w:rStyle w:val="Kommentarsreferens"/>
                <w:rFonts w:eastAsia="Times New Roman" w:cs="Times New Roman"/>
              </w:rPr>
              <w:commentReference w:id="906"/>
            </w:r>
            <w:commentRangeEnd w:id="907"/>
            <w:r w:rsidR="00166455" w:rsidRPr="00EC76D5">
              <w:rPr>
                <w:rStyle w:val="Kommentarsreferens"/>
                <w:rFonts w:eastAsia="Times New Roman" w:cs="Times New Roman"/>
              </w:rPr>
              <w:commentReference w:id="907"/>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proofErr w:type="spellStart"/>
            <w:r w:rsidRPr="00EC76D5">
              <w:rPr>
                <w:b/>
                <w:sz w:val="21"/>
                <w:szCs w:val="21"/>
              </w:rPr>
              <w:t>Isspace</w:t>
            </w:r>
            <w:proofErr w:type="spellEnd"/>
          </w:p>
        </w:tc>
        <w:tc>
          <w:tcPr>
            <w:tcW w:w="7904" w:type="dxa"/>
          </w:tcPr>
          <w:p w14:paraId="7A1BA1D2" w14:textId="77777777" w:rsidR="00E80032" w:rsidRPr="00EC76D5" w:rsidRDefault="00E80032" w:rsidP="000803FF">
            <w:r w:rsidRPr="00EC76D5">
              <w:t>White-space character: space (</w:t>
            </w:r>
            <w:proofErr w:type="spellStart"/>
            <w:r w:rsidRPr="00EC76D5">
              <w:t>0x20</w:t>
            </w:r>
            <w:proofErr w:type="spellEnd"/>
            <w:r w:rsidRPr="00EC76D5">
              <w:t>), horizontal tab (</w:t>
            </w:r>
            <w:proofErr w:type="spellStart"/>
            <w:r w:rsidRPr="00EC76D5">
              <w:t>0x09</w:t>
            </w:r>
            <w:proofErr w:type="spellEnd"/>
            <w:r w:rsidRPr="00EC76D5">
              <w:t>), vertical tab (</w:t>
            </w:r>
            <w:proofErr w:type="spellStart"/>
            <w:r w:rsidRPr="00EC76D5">
              <w:t>0x0B</w:t>
            </w:r>
            <w:proofErr w:type="spellEnd"/>
            <w:r w:rsidRPr="00EC76D5">
              <w:t>), new-line (</w:t>
            </w:r>
            <w:proofErr w:type="spellStart"/>
            <w:r w:rsidRPr="00EC76D5">
              <w:t>0x0A</w:t>
            </w:r>
            <w:proofErr w:type="spellEnd"/>
            <w:r w:rsidRPr="00EC76D5">
              <w:t>), form-feed (</w:t>
            </w:r>
            <w:proofErr w:type="spellStart"/>
            <w:r w:rsidRPr="00EC76D5">
              <w:t>0x0D</w:t>
            </w:r>
            <w:proofErr w:type="spellEnd"/>
            <w:r w:rsidRPr="00EC76D5">
              <w:t>), or carriage return (</w:t>
            </w:r>
            <w:proofErr w:type="spellStart"/>
            <w:r w:rsidRPr="00EC76D5">
              <w:t>0x0C</w:t>
            </w:r>
            <w:proofErr w:type="spellEnd"/>
            <w:r w:rsidRPr="00EC76D5">
              <w:t>).</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proofErr w:type="spellStart"/>
            <w:r w:rsidRPr="00EC76D5">
              <w:rPr>
                <w:b/>
                <w:sz w:val="21"/>
                <w:szCs w:val="21"/>
              </w:rPr>
              <w:t>Iscntrl</w:t>
            </w:r>
            <w:proofErr w:type="spellEnd"/>
          </w:p>
        </w:tc>
        <w:tc>
          <w:tcPr>
            <w:tcW w:w="7904" w:type="dxa"/>
          </w:tcPr>
          <w:p w14:paraId="1E4A5FAF" w14:textId="77777777" w:rsidR="00E80032" w:rsidRPr="00EC76D5" w:rsidRDefault="00E80032" w:rsidP="000803FF">
            <w:r w:rsidRPr="00EC76D5">
              <w:t xml:space="preserve">Control character: characters with ASCII codes </w:t>
            </w:r>
            <w:proofErr w:type="spellStart"/>
            <w:r w:rsidRPr="00EC76D5">
              <w:t>0x00</w:t>
            </w:r>
            <w:proofErr w:type="spellEnd"/>
            <w:r w:rsidRPr="00EC76D5">
              <w:t xml:space="preserve"> to </w:t>
            </w:r>
            <w:proofErr w:type="spellStart"/>
            <w:r w:rsidRPr="00EC76D5">
              <w:t>0x0F</w:t>
            </w:r>
            <w:proofErr w:type="spellEnd"/>
            <w:r w:rsidRPr="00EC76D5">
              <w:t>, inclusive, and delete (</w:t>
            </w:r>
            <w:proofErr w:type="spellStart"/>
            <w:r w:rsidRPr="00EC76D5">
              <w:t>0x1F</w:t>
            </w:r>
            <w:proofErr w:type="spellEnd"/>
            <w:r w:rsidRPr="00EC76D5">
              <w:t>).</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proofErr w:type="spellStart"/>
            <w:r w:rsidRPr="00EC76D5">
              <w:rPr>
                <w:b/>
                <w:sz w:val="21"/>
                <w:szCs w:val="21"/>
              </w:rPr>
              <w:lastRenderedPageBreak/>
              <w:t>Isprint</w:t>
            </w:r>
            <w:proofErr w:type="spellEnd"/>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proofErr w:type="spellStart"/>
            <w:r w:rsidRPr="00EC76D5">
              <w:rPr>
                <w:b/>
                <w:sz w:val="21"/>
                <w:szCs w:val="21"/>
              </w:rPr>
              <w:t>Isgraph</w:t>
            </w:r>
            <w:proofErr w:type="spellEnd"/>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proofErr w:type="spellStart"/>
            <w:r w:rsidRPr="00EC76D5">
              <w:rPr>
                <w:b/>
                <w:sz w:val="21"/>
                <w:szCs w:val="21"/>
              </w:rPr>
              <w:t>ispunct</w:t>
            </w:r>
            <w:proofErr w:type="spellEnd"/>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proofErr w:type="spellStart"/>
      <w:r w:rsidRPr="00EC76D5">
        <w:rPr>
          <w:rStyle w:val="CodeInText0"/>
        </w:rPr>
        <w:t>tolower</w:t>
      </w:r>
      <w:proofErr w:type="spellEnd"/>
      <w:r w:rsidRPr="00EC76D5">
        <w:t xml:space="preserve"> and </w:t>
      </w:r>
      <w:proofErr w:type="spellStart"/>
      <w:r w:rsidRPr="00EC76D5">
        <w:rPr>
          <w:rStyle w:val="CodeInText0"/>
        </w:rPr>
        <w:t>toupper</w:t>
      </w:r>
      <w:proofErr w:type="spellEnd"/>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908" w:name="_Toc323656743"/>
      <w:bookmarkStart w:id="909" w:name="_Toc324085481"/>
      <w:bookmarkStart w:id="910" w:name="_Toc383781133"/>
      <w:bookmarkStart w:id="911" w:name="_Toc54120100"/>
      <w:r w:rsidRPr="00EC76D5">
        <w:t>Further Reading</w:t>
      </w:r>
      <w:bookmarkEnd w:id="794"/>
      <w:bookmarkEnd w:id="908"/>
      <w:bookmarkEnd w:id="909"/>
      <w:bookmarkEnd w:id="910"/>
      <w:bookmarkEnd w:id="911"/>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t>
      </w:r>
      <w:proofErr w:type="gramStart"/>
      <w:r w:rsidRPr="00EC76D5">
        <w:t>way, and</w:t>
      </w:r>
      <w:proofErr w:type="gramEnd"/>
      <w:r w:rsidRPr="00EC76D5">
        <w:t xml:space="preserve"> holds an appendix about the ANSI C standard.</w:t>
      </w:r>
    </w:p>
    <w:p w14:paraId="7C584EEC" w14:textId="3D01BEE8"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proofErr w:type="spellStart"/>
        <w:r w:rsidRPr="00EC76D5">
          <w:t>Deitel</w:t>
        </w:r>
        <w:proofErr w:type="spellEnd"/>
      </w:hyperlink>
      <w:r w:rsidRPr="00EC76D5">
        <w:t xml:space="preserve"> (6th Edition, Prentice Hall, 2009), which </w:t>
      </w:r>
      <w:proofErr w:type="spellStart"/>
      <w:r w:rsidRPr="00EC76D5">
        <w:t>which</w:t>
      </w:r>
      <w:proofErr w:type="spellEnd"/>
      <w:r w:rsidRPr="00EC76D5">
        <w:t xml:space="preserve">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w:t>
      </w:r>
      <w:proofErr w:type="spellStart"/>
      <w:r w:rsidRPr="00EC76D5">
        <w:t>3th</w:t>
      </w:r>
      <w:proofErr w:type="spellEnd"/>
      <w:r w:rsidRPr="00EC76D5">
        <w:t xml:space="preserve">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6ED6B355" w14:textId="77777777" w:rsidR="00F03D06" w:rsidRPr="00EC76D5" w:rsidRDefault="00F03D06" w:rsidP="00F03D06">
      <w:pPr>
        <w:pStyle w:val="Rubrik1"/>
        <w:numPr>
          <w:ilvl w:val="0"/>
          <w:numId w:val="0"/>
        </w:numPr>
        <w:ind w:left="720" w:hanging="720"/>
      </w:pPr>
      <w:bookmarkStart w:id="912" w:name="_Toc54120101"/>
      <w:r w:rsidRPr="00EC76D5">
        <w:lastRenderedPageBreak/>
        <w:t>Foreword</w:t>
      </w:r>
      <w:bookmarkEnd w:id="912"/>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that is, the least meaningful parts of the source code. For instance, the characters ‘</w:t>
      </w:r>
      <w:proofErr w:type="spellStart"/>
      <w:r w:rsidRPr="00EC76D5">
        <w:t>i</w:t>
      </w:r>
      <w:proofErr w:type="spellEnd"/>
      <w:r w:rsidRPr="00EC76D5">
        <w:t xml:space="preserve">' and ‘f’ is put together into the keyword </w:t>
      </w:r>
      <w:r w:rsidRPr="00EC76D5">
        <w:rPr>
          <w:b/>
        </w:rPr>
        <w:t>if</w:t>
      </w:r>
      <w:r w:rsidRPr="00EC76D5">
        <w:t xml:space="preserve">, and the characters ‘!’ and ‘=’ is put together into the operator </w:t>
      </w:r>
      <w:proofErr w:type="spellStart"/>
      <w:r w:rsidRPr="00EC76D5">
        <w:rPr>
          <w:b/>
        </w:rPr>
        <w:t>not_equal</w:t>
      </w:r>
      <w:proofErr w:type="spellEnd"/>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E3D9991" w:rsidR="00F03D06" w:rsidRPr="00EC76D5" w:rsidRDefault="00F03D06" w:rsidP="00F03D06">
      <w:r w:rsidRPr="00EC76D5">
        <w:t xml:space="preserve">When the middle code has been generated and optimized, it is time to generate the target code. In this book, we </w:t>
      </w:r>
      <w:proofErr w:type="gramStart"/>
      <w:r w:rsidRPr="00EC76D5">
        <w:t>actually generate</w:t>
      </w:r>
      <w:proofErr w:type="gramEnd"/>
      <w:r w:rsidRPr="00EC76D5">
        <w:t xml:space="preserve"> target code for two formats: Intel </w:t>
      </w:r>
      <w:proofErr w:type="spellStart"/>
      <w:r w:rsidRPr="00EC76D5">
        <w:t>x86</w:t>
      </w:r>
      <w:proofErr w:type="spellEnd"/>
      <w:r w:rsidRPr="00EC76D5">
        <w:t xml:space="preserve"> </w:t>
      </w:r>
      <w:r w:rsidR="005F79CB">
        <w:t>assembly</w:t>
      </w:r>
      <w:r w:rsidRPr="00EC76D5">
        <w:t xml:space="preserve">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 xml:space="preserve">When each source file has been completely compiled, they need to be linked together into </w:t>
      </w:r>
      <w:proofErr w:type="gramStart"/>
      <w:r w:rsidRPr="00EC76D5">
        <w:t>a</w:t>
      </w:r>
      <w:proofErr w:type="gramEnd"/>
      <w:r w:rsidRPr="00EC76D5">
        <w:t xml:space="preserve">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 xml:space="preserve">So far, I have written a C compiler and I plan to extend it to a C++ compiler </w:t>
      </w:r>
      <w:proofErr w:type="gramStart"/>
      <w:r w:rsidRPr="00EC76D5">
        <w:rPr>
          <w:rFonts w:cs="Times New Roman"/>
        </w:rPr>
        <w:t>in the near future</w:t>
      </w:r>
      <w:proofErr w:type="gramEnd"/>
      <w:r w:rsidRPr="00EC76D5">
        <w:rPr>
          <w:rFonts w:cs="Times New Roman"/>
        </w:rPr>
        <w:t>.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5A3C44A1"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w:t>
      </w:r>
      <w:proofErr w:type="spellStart"/>
      <w:r w:rsidRPr="00EC76D5">
        <w:rPr>
          <w:rFonts w:cs="Times New Roman"/>
        </w:rPr>
        <w:t>JLex</w:t>
      </w:r>
      <w:proofErr w:type="spellEnd"/>
      <w:r w:rsidRPr="00EC76D5">
        <w:rPr>
          <w:rFonts w:cs="Times New Roman"/>
        </w:rPr>
        <w:t xml:space="preserve"> and generates both </w:t>
      </w:r>
      <w:r w:rsidR="005F79CB">
        <w:rPr>
          <w:rFonts w:cs="Times New Roman"/>
        </w:rPr>
        <w:t>assembly</w:t>
      </w:r>
      <w:r w:rsidRPr="00EC76D5">
        <w:rPr>
          <w:rFonts w:cs="Times New Roman"/>
        </w:rPr>
        <w:t xml:space="preserve">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w:t>
      </w:r>
      <w:proofErr w:type="gramStart"/>
      <w:r w:rsidRPr="00EC76D5">
        <w:rPr>
          <w:rFonts w:cs="Times New Roman"/>
          <w:color w:val="000000"/>
        </w:rPr>
        <w:t>similar to</w:t>
      </w:r>
      <w:proofErr w:type="gramEnd"/>
      <w:r w:rsidRPr="00EC76D5">
        <w:rPr>
          <w:rFonts w:cs="Times New Roman"/>
          <w:color w:val="000000"/>
        </w:rPr>
        <w:t xml:space="preserve">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Alfred V. </w:t>
      </w:r>
      <w:proofErr w:type="spellStart"/>
      <w:r w:rsidRPr="00EC76D5">
        <w:rPr>
          <w:rFonts w:cs="Times New Roman"/>
          <w:color w:val="000000"/>
        </w:rPr>
        <w:t>Aho</w:t>
      </w:r>
      <w:proofErr w:type="spellEnd"/>
      <w:r w:rsidRPr="00EC76D5">
        <w:rPr>
          <w:rFonts w:cs="Times New Roman"/>
          <w:color w:val="000000"/>
        </w:rPr>
        <w:t xml:space="preserve">, Lam, Monica S. Lam, Ravi </w:t>
      </w:r>
      <w:proofErr w:type="spellStart"/>
      <w:r w:rsidRPr="00EC76D5">
        <w:rPr>
          <w:rFonts w:cs="Times New Roman"/>
          <w:color w:val="000000"/>
        </w:rPr>
        <w:t>Sethi</w:t>
      </w:r>
      <w:proofErr w:type="spellEnd"/>
      <w:r w:rsidRPr="00EC76D5">
        <w:rPr>
          <w:rFonts w:cs="Times New Roman"/>
          <w:color w:val="000000"/>
        </w:rPr>
        <w:t>,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Keith Cooper, Linda </w:t>
      </w:r>
      <w:proofErr w:type="spellStart"/>
      <w:r w:rsidRPr="00EC76D5">
        <w:rPr>
          <w:rFonts w:cs="Times New Roman"/>
          <w:color w:val="000000"/>
        </w:rPr>
        <w:t>Torczon</w:t>
      </w:r>
      <w:proofErr w:type="spellEnd"/>
      <w:r w:rsidRPr="00EC76D5">
        <w:rPr>
          <w:rFonts w:cs="Times New Roman"/>
          <w:color w:val="000000"/>
        </w:rPr>
        <w:t>.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Charles N. Fischer, Ron K. </w:t>
      </w:r>
      <w:proofErr w:type="spellStart"/>
      <w:r w:rsidRPr="00EC76D5">
        <w:rPr>
          <w:rFonts w:cs="Times New Roman"/>
          <w:color w:val="000000"/>
        </w:rPr>
        <w:t>Cytron</w:t>
      </w:r>
      <w:proofErr w:type="spellEnd"/>
      <w:r w:rsidRPr="00EC76D5">
        <w:rPr>
          <w:rFonts w:cs="Times New Roman"/>
          <w:color w:val="000000"/>
        </w:rPr>
        <w:t>,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The following book could be said to be closely related to mine, as it also described the code for a C compiler. However, this book is </w:t>
      </w:r>
      <w:proofErr w:type="gramStart"/>
      <w:r w:rsidRPr="00EC76D5">
        <w:rPr>
          <w:rFonts w:cs="Times New Roman"/>
          <w:color w:val="000000"/>
        </w:rPr>
        <w:t>more or less unreadable</w:t>
      </w:r>
      <w:proofErr w:type="gramEnd"/>
      <w:r w:rsidRPr="00EC76D5">
        <w:rPr>
          <w:rFonts w:cs="Times New Roman"/>
          <w:color w:val="000000"/>
        </w:rPr>
        <w:t>.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Christopher W. Fraser, David R. Hanson. A Retargetable C </w:t>
      </w:r>
      <w:proofErr w:type="gramStart"/>
      <w:r w:rsidRPr="00EC76D5">
        <w:rPr>
          <w:rFonts w:cs="Times New Roman"/>
          <w:color w:val="000000"/>
        </w:rPr>
        <w:t>Compiler :</w:t>
      </w:r>
      <w:proofErr w:type="gramEnd"/>
      <w:r w:rsidRPr="00EC76D5">
        <w:rPr>
          <w:rFonts w:cs="Times New Roman"/>
          <w:color w:val="000000"/>
        </w:rPr>
        <w:t xml:space="preserve">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proofErr w:type="gramStart"/>
      <w:r w:rsidRPr="00EC76D5">
        <w:rPr>
          <w:rFonts w:cs="Times New Roman"/>
          <w:color w:val="000000"/>
        </w:rPr>
        <w:t>This books</w:t>
      </w:r>
      <w:proofErr w:type="gramEnd"/>
      <w:r w:rsidRPr="00EC76D5">
        <w:rPr>
          <w:rFonts w:cs="Times New Roman"/>
          <w:color w:val="000000"/>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Steven S. </w:t>
      </w:r>
      <w:proofErr w:type="spellStart"/>
      <w:r w:rsidRPr="00EC76D5">
        <w:rPr>
          <w:rFonts w:cs="Times New Roman"/>
          <w:color w:val="000000"/>
        </w:rPr>
        <w:t>Muchnick</w:t>
      </w:r>
      <w:proofErr w:type="spellEnd"/>
      <w:r w:rsidRPr="00EC76D5">
        <w:rPr>
          <w:rFonts w:cs="Times New Roman"/>
          <w:color w:val="000000"/>
        </w:rPr>
        <w:t>.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 Introduction. Introduces the compiler phases described in the following chapters by demonstrating a compiler for a small toy language generating MIPS-code executable in the </w:t>
      </w:r>
      <w:proofErr w:type="spellStart"/>
      <w:r w:rsidRPr="00EC76D5">
        <w:rPr>
          <w:rFonts w:cs="Times New Roman"/>
          <w:color w:val="000000"/>
        </w:rPr>
        <w:t>SPIM</w:t>
      </w:r>
      <w:proofErr w:type="spellEnd"/>
      <w:r w:rsidRPr="00EC76D5">
        <w:rPr>
          <w:rFonts w:cs="Times New Roman"/>
          <w:color w:val="000000"/>
        </w:rPr>
        <w:t xml:space="preserve">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EC76D5">
        <w:rPr>
          <w:rFonts w:cs="Times New Roman"/>
          <w:color w:val="000000"/>
        </w:rPr>
        <w:t>JLex</w:t>
      </w:r>
      <w:proofErr w:type="spellEnd"/>
      <w:r w:rsidRPr="00EC76D5">
        <w:rPr>
          <w:rFonts w:cs="Times New Roman"/>
          <w:color w:val="000000"/>
        </w:rPr>
        <w:t>,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EC76D5">
        <w:rPr>
          <w:rFonts w:cs="Times New Roman"/>
          <w:color w:val="000000"/>
        </w:rPr>
        <w:t>Yacc</w:t>
      </w:r>
      <w:proofErr w:type="spellEnd"/>
      <w:r w:rsidRPr="00EC76D5">
        <w:rPr>
          <w:rFonts w:cs="Times New Roman"/>
          <w:color w:val="000000"/>
        </w:rPr>
        <w:t xml:space="preserve"> for C. Each rule can also be equipped with code dealing with type checking and target code generation. However, I will have </w:t>
      </w:r>
      <w:proofErr w:type="gramStart"/>
      <w:r w:rsidRPr="00EC76D5">
        <w:rPr>
          <w:rFonts w:cs="Times New Roman"/>
          <w:color w:val="000000"/>
        </w:rPr>
        <w:t>try</w:t>
      </w:r>
      <w:proofErr w:type="gramEnd"/>
      <w:r w:rsidRPr="00EC76D5">
        <w:rPr>
          <w:rFonts w:cs="Times New Roman"/>
          <w:color w:val="000000"/>
        </w:rPr>
        <w:t xml:space="preserve">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4. Declarations and the Symbol Table. C++ has a rather complicated declaration system with aggregated types such as classes, </w:t>
      </w:r>
      <w:proofErr w:type="gramStart"/>
      <w:r w:rsidRPr="00EC76D5">
        <w:rPr>
          <w:rFonts w:cs="Times New Roman"/>
          <w:color w:val="000000"/>
        </w:rPr>
        <w:t>structures</w:t>
      </w:r>
      <w:proofErr w:type="gramEnd"/>
      <w:r w:rsidRPr="00EC76D5">
        <w:rPr>
          <w:rFonts w:cs="Times New Roman"/>
          <w:color w:val="000000"/>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FF23C0A"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631D4D">
        <w:rPr>
          <w:rFonts w:cs="Times New Roman"/>
          <w:color w:val="000000"/>
        </w:rPr>
        <w:t>initialize</w:t>
      </w:r>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9. Target Code Generation. The target code of the C++ compiler of this book is Intel </w:t>
      </w:r>
      <w:proofErr w:type="spellStart"/>
      <w:r w:rsidRPr="00EC76D5">
        <w:rPr>
          <w:rFonts w:cs="Times New Roman"/>
          <w:color w:val="000000"/>
        </w:rPr>
        <w:t>x86</w:t>
      </w:r>
      <w:proofErr w:type="spellEnd"/>
      <w:r w:rsidRPr="00EC76D5">
        <w:rPr>
          <w:rFonts w:cs="Times New Roman"/>
          <w:color w:val="000000"/>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10. The Preprocessor. Before the </w:t>
      </w:r>
      <w:proofErr w:type="gramStart"/>
      <w:r w:rsidRPr="00EC76D5">
        <w:rPr>
          <w:rFonts w:cs="Times New Roman"/>
          <w:color w:val="000000"/>
        </w:rPr>
        <w:t>actually</w:t>
      </w:r>
      <w:proofErr w:type="gramEnd"/>
      <w:r w:rsidRPr="00EC76D5">
        <w:rPr>
          <w:rFonts w:cs="Times New Roman"/>
          <w:color w:val="000000"/>
        </w:rPr>
        <w:t xml:space="preserve">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xml:space="preserve">11. The Linker. When the target code has finally been generated, it becomes stored into an object file. As the source code can be distributed over several files, the target code </w:t>
      </w:r>
      <w:proofErr w:type="gramStart"/>
      <w:r w:rsidRPr="00EC76D5">
        <w:rPr>
          <w:rFonts w:cs="Times New Roman"/>
          <w:color w:val="000000"/>
        </w:rPr>
        <w:t>need</w:t>
      </w:r>
      <w:proofErr w:type="gramEnd"/>
      <w:r w:rsidRPr="00EC76D5">
        <w:rPr>
          <w:rFonts w:cs="Times New Roman"/>
          <w:color w:val="000000"/>
        </w:rPr>
        <w:t xml:space="preserve"> to be merged into one executable file. This is the task of the linker, it merges the code and data area, resolve the static and extern </w:t>
      </w:r>
      <w:proofErr w:type="gramStart"/>
      <w:r w:rsidRPr="00EC76D5">
        <w:rPr>
          <w:rFonts w:cs="Times New Roman"/>
          <w:color w:val="000000"/>
        </w:rPr>
        <w:t>references</w:t>
      </w:r>
      <w:proofErr w:type="gramEnd"/>
      <w:r w:rsidRPr="00EC76D5">
        <w:rPr>
          <w:rFonts w:cs="Times New Roman"/>
          <w:color w:val="000000"/>
        </w:rPr>
        <w:t xml:space="preserve">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59420E" w:rsidRDefault="0059420E" w:rsidP="005F7461">
                              <w:pPr>
                                <w:spacing w:before="60" w:after="0"/>
                                <w:jc w:val="center"/>
                                <w:rPr>
                                  <w:lang w:val="sv-SE"/>
                                </w:rPr>
                              </w:pPr>
                              <w:r>
                                <w:rPr>
                                  <w:lang w:val="sv-SE"/>
                                </w:rPr>
                                <w:t>Preprocessor</w:t>
                              </w:r>
                            </w:p>
                            <w:p w14:paraId="04F32221" w14:textId="77777777" w:rsidR="0059420E" w:rsidRPr="00C7380D" w:rsidRDefault="0059420E"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59420E" w:rsidRPr="008541FD" w:rsidRDefault="0059420E" w:rsidP="005F7461">
                              <w:pPr>
                                <w:spacing w:before="60" w:after="0"/>
                                <w:jc w:val="center"/>
                              </w:pPr>
                              <w:r w:rsidRPr="008541FD">
                                <w:t>Source</w:t>
                              </w:r>
                              <w:r>
                                <w:t xml:space="preserve"> </w:t>
                              </w:r>
                              <w:r w:rsidRPr="008541FD">
                                <w:t>Code</w:t>
                              </w:r>
                            </w:p>
                            <w:p w14:paraId="4FCEAC5C" w14:textId="77777777" w:rsidR="0059420E" w:rsidRDefault="0059420E"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59420E" w:rsidRDefault="0059420E"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59420E" w:rsidRDefault="0059420E" w:rsidP="005F7461">
                              <w:pPr>
                                <w:pStyle w:val="Normalwebb"/>
                                <w:spacing w:before="60" w:line="256" w:lineRule="auto"/>
                                <w:jc w:val="center"/>
                              </w:pPr>
                              <w:r>
                                <w:rPr>
                                  <w:rFonts w:eastAsia="Calibri"/>
                                  <w:sz w:val="22"/>
                                  <w:szCs w:val="22"/>
                                  <w:lang w:val="en-US"/>
                                </w:rPr>
                                <w:t>Processed Code</w:t>
                              </w:r>
                            </w:p>
                            <w:p w14:paraId="14142DBC" w14:textId="77777777" w:rsidR="0059420E" w:rsidRDefault="0059420E"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59420E" w:rsidRDefault="0059420E"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59420E" w:rsidRDefault="0059420E" w:rsidP="005F7461">
                              <w:pPr>
                                <w:pStyle w:val="Normalwebb"/>
                                <w:spacing w:before="60" w:line="254" w:lineRule="auto"/>
                                <w:jc w:val="center"/>
                              </w:pPr>
                              <w:r>
                                <w:rPr>
                                  <w:rFonts w:eastAsia="Calibri"/>
                                  <w:sz w:val="22"/>
                                  <w:szCs w:val="22"/>
                                  <w:lang w:val="en-US"/>
                                </w:rPr>
                                <w:t>Syntax Tree</w:t>
                              </w:r>
                            </w:p>
                            <w:p w14:paraId="070DB26E" w14:textId="77777777" w:rsidR="0059420E" w:rsidRDefault="0059420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59420E" w:rsidRDefault="0059420E"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59420E" w:rsidRDefault="0059420E" w:rsidP="005F7461">
                              <w:pPr>
                                <w:pStyle w:val="Normalwebb"/>
                                <w:spacing w:before="60" w:line="252" w:lineRule="auto"/>
                                <w:jc w:val="center"/>
                              </w:pPr>
                              <w:r>
                                <w:rPr>
                                  <w:rFonts w:eastAsia="Calibri"/>
                                  <w:sz w:val="22"/>
                                  <w:szCs w:val="22"/>
                                  <w:lang w:val="en-US"/>
                                </w:rPr>
                                <w:t>Optimized Syntax Tree</w:t>
                              </w:r>
                            </w:p>
                            <w:p w14:paraId="3315953C" w14:textId="77777777" w:rsidR="0059420E" w:rsidRDefault="0059420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59420E" w:rsidRDefault="0059420E"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59420E" w:rsidRDefault="0059420E" w:rsidP="005F7461">
                              <w:pPr>
                                <w:pStyle w:val="Normalwebb"/>
                                <w:spacing w:before="60" w:line="252" w:lineRule="auto"/>
                                <w:jc w:val="center"/>
                              </w:pPr>
                              <w:r>
                                <w:rPr>
                                  <w:rFonts w:eastAsia="Calibri"/>
                                  <w:sz w:val="22"/>
                                  <w:szCs w:val="22"/>
                                  <w:lang w:val="en-US"/>
                                </w:rPr>
                                <w:t>Middle Code List</w:t>
                              </w:r>
                            </w:p>
                            <w:p w14:paraId="321C1BE9" w14:textId="77777777" w:rsidR="0059420E" w:rsidRDefault="0059420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59420E" w:rsidRDefault="0059420E" w:rsidP="005F7461">
                              <w:pPr>
                                <w:pStyle w:val="Normalwebb"/>
                                <w:spacing w:before="60" w:line="252" w:lineRule="auto"/>
                                <w:jc w:val="center"/>
                              </w:pPr>
                              <w:r>
                                <w:rPr>
                                  <w:rFonts w:eastAsia="Calibri"/>
                                  <w:sz w:val="22"/>
                                  <w:szCs w:val="22"/>
                                  <w:lang w:val="en-US"/>
                                </w:rPr>
                                <w:t>Optimized Middle Code List</w:t>
                              </w:r>
                            </w:p>
                            <w:p w14:paraId="4CF9CB98" w14:textId="77777777" w:rsidR="0059420E" w:rsidRDefault="0059420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59420E" w:rsidRDefault="0059420E"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59420E" w:rsidRDefault="0059420E"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59420E" w:rsidRDefault="0059420E" w:rsidP="005F7461">
                        <w:pPr>
                          <w:spacing w:before="60" w:after="0"/>
                          <w:jc w:val="center"/>
                          <w:rPr>
                            <w:lang w:val="sv-SE"/>
                          </w:rPr>
                        </w:pPr>
                        <w:r>
                          <w:rPr>
                            <w:lang w:val="sv-SE"/>
                          </w:rPr>
                          <w:t>Preprocessor</w:t>
                        </w:r>
                      </w:p>
                      <w:p w14:paraId="04F32221" w14:textId="77777777" w:rsidR="0059420E" w:rsidRPr="00C7380D" w:rsidRDefault="0059420E"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59420E" w:rsidRPr="008541FD" w:rsidRDefault="0059420E" w:rsidP="005F7461">
                        <w:pPr>
                          <w:spacing w:before="60" w:after="0"/>
                          <w:jc w:val="center"/>
                        </w:pPr>
                        <w:r w:rsidRPr="008541FD">
                          <w:t>Source</w:t>
                        </w:r>
                        <w:r>
                          <w:t xml:space="preserve"> </w:t>
                        </w:r>
                        <w:r w:rsidRPr="008541FD">
                          <w:t>Code</w:t>
                        </w:r>
                      </w:p>
                      <w:p w14:paraId="4FCEAC5C" w14:textId="77777777" w:rsidR="0059420E" w:rsidRDefault="0059420E"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59420E" w:rsidRDefault="0059420E"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59420E" w:rsidRDefault="0059420E" w:rsidP="005F7461">
                        <w:pPr>
                          <w:pStyle w:val="Normalwebb"/>
                          <w:spacing w:before="60" w:line="256" w:lineRule="auto"/>
                          <w:jc w:val="center"/>
                        </w:pPr>
                        <w:r>
                          <w:rPr>
                            <w:rFonts w:eastAsia="Calibri"/>
                            <w:sz w:val="22"/>
                            <w:szCs w:val="22"/>
                            <w:lang w:val="en-US"/>
                          </w:rPr>
                          <w:t>Processed Code</w:t>
                        </w:r>
                      </w:p>
                      <w:p w14:paraId="14142DBC" w14:textId="77777777" w:rsidR="0059420E" w:rsidRDefault="0059420E"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59420E" w:rsidRDefault="0059420E"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59420E" w:rsidRDefault="0059420E" w:rsidP="005F7461">
                        <w:pPr>
                          <w:pStyle w:val="Normalwebb"/>
                          <w:spacing w:before="60" w:line="254" w:lineRule="auto"/>
                          <w:jc w:val="center"/>
                        </w:pPr>
                        <w:r>
                          <w:rPr>
                            <w:rFonts w:eastAsia="Calibri"/>
                            <w:sz w:val="22"/>
                            <w:szCs w:val="22"/>
                            <w:lang w:val="en-US"/>
                          </w:rPr>
                          <w:t>Syntax Tree</w:t>
                        </w:r>
                      </w:p>
                      <w:p w14:paraId="070DB26E" w14:textId="77777777" w:rsidR="0059420E" w:rsidRDefault="0059420E"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59420E" w:rsidRDefault="0059420E"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59420E" w:rsidRDefault="0059420E" w:rsidP="005F7461">
                        <w:pPr>
                          <w:pStyle w:val="Normalwebb"/>
                          <w:spacing w:before="60" w:line="252" w:lineRule="auto"/>
                          <w:jc w:val="center"/>
                        </w:pPr>
                        <w:r>
                          <w:rPr>
                            <w:rFonts w:eastAsia="Calibri"/>
                            <w:sz w:val="22"/>
                            <w:szCs w:val="22"/>
                            <w:lang w:val="en-US"/>
                          </w:rPr>
                          <w:t>Optimized Syntax Tree</w:t>
                        </w:r>
                      </w:p>
                      <w:p w14:paraId="3315953C" w14:textId="77777777" w:rsidR="0059420E" w:rsidRDefault="0059420E"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59420E" w:rsidRDefault="0059420E"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59420E" w:rsidRDefault="0059420E" w:rsidP="005F7461">
                        <w:pPr>
                          <w:pStyle w:val="Normalwebb"/>
                          <w:spacing w:before="60" w:line="252" w:lineRule="auto"/>
                          <w:jc w:val="center"/>
                        </w:pPr>
                        <w:r>
                          <w:rPr>
                            <w:rFonts w:eastAsia="Calibri"/>
                            <w:sz w:val="22"/>
                            <w:szCs w:val="22"/>
                            <w:lang w:val="en-US"/>
                          </w:rPr>
                          <w:t>Middle Code List</w:t>
                        </w:r>
                      </w:p>
                      <w:p w14:paraId="321C1BE9" w14:textId="77777777" w:rsidR="0059420E" w:rsidRDefault="0059420E"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59420E" w:rsidRDefault="0059420E" w:rsidP="005F7461">
                        <w:pPr>
                          <w:pStyle w:val="Normalwebb"/>
                          <w:spacing w:before="60" w:line="252" w:lineRule="auto"/>
                          <w:jc w:val="center"/>
                        </w:pPr>
                        <w:r>
                          <w:rPr>
                            <w:rFonts w:eastAsia="Calibri"/>
                            <w:sz w:val="22"/>
                            <w:szCs w:val="22"/>
                            <w:lang w:val="en-US"/>
                          </w:rPr>
                          <w:t>Optimized Middle Code List</w:t>
                        </w:r>
                      </w:p>
                      <w:p w14:paraId="4CF9CB98" w14:textId="77777777" w:rsidR="0059420E" w:rsidRDefault="0059420E"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59420E" w:rsidRDefault="0059420E"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59420E" w:rsidRDefault="0059420E"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59420E" w:rsidRDefault="0059420E" w:rsidP="006F14D0">
                              <w:pPr>
                                <w:spacing w:before="60" w:after="0"/>
                                <w:jc w:val="center"/>
                                <w:rPr>
                                  <w:lang w:val="sv-SE"/>
                                </w:rPr>
                              </w:pPr>
                              <w:r>
                                <w:rPr>
                                  <w:lang w:val="sv-SE"/>
                                </w:rPr>
                                <w:t>Preprocessor</w:t>
                              </w:r>
                            </w:p>
                            <w:p w14:paraId="2CD90E0F" w14:textId="77777777" w:rsidR="0059420E" w:rsidRPr="00C7380D" w:rsidRDefault="0059420E"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59420E" w:rsidRPr="008541FD" w:rsidRDefault="0059420E" w:rsidP="006F14D0">
                              <w:pPr>
                                <w:spacing w:before="60" w:after="0"/>
                                <w:jc w:val="center"/>
                              </w:pPr>
                              <w:r w:rsidRPr="008541FD">
                                <w:t>Source</w:t>
                              </w:r>
                              <w:r>
                                <w:t xml:space="preserve"> </w:t>
                              </w:r>
                              <w:r w:rsidRPr="008541FD">
                                <w:t>Code</w:t>
                              </w:r>
                            </w:p>
                            <w:p w14:paraId="1314F231" w14:textId="77777777" w:rsidR="0059420E" w:rsidRDefault="0059420E"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59420E" w:rsidRDefault="0059420E"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59420E" w:rsidRDefault="0059420E" w:rsidP="006F14D0">
                              <w:pPr>
                                <w:pStyle w:val="Normalwebb"/>
                                <w:spacing w:before="60" w:line="256" w:lineRule="auto"/>
                                <w:jc w:val="center"/>
                              </w:pPr>
                              <w:r>
                                <w:rPr>
                                  <w:rFonts w:eastAsia="Calibri"/>
                                  <w:sz w:val="22"/>
                                  <w:szCs w:val="22"/>
                                  <w:lang w:val="en-US"/>
                                </w:rPr>
                                <w:t>Processed Code</w:t>
                              </w:r>
                            </w:p>
                            <w:p w14:paraId="705B7689" w14:textId="77777777" w:rsidR="0059420E" w:rsidRDefault="0059420E"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59420E" w:rsidRDefault="0059420E"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59420E" w:rsidRDefault="0059420E" w:rsidP="006F14D0">
                              <w:pPr>
                                <w:pStyle w:val="Normalwebb"/>
                                <w:spacing w:before="60" w:line="254" w:lineRule="auto"/>
                                <w:jc w:val="center"/>
                              </w:pPr>
                              <w:r>
                                <w:rPr>
                                  <w:rFonts w:eastAsia="Calibri"/>
                                  <w:sz w:val="22"/>
                                  <w:szCs w:val="22"/>
                                  <w:lang w:val="en-US"/>
                                </w:rPr>
                                <w:t>Syntax Tree</w:t>
                              </w:r>
                            </w:p>
                            <w:p w14:paraId="20988EE2" w14:textId="77777777" w:rsidR="0059420E" w:rsidRDefault="0059420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59420E" w:rsidRDefault="0059420E"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59420E" w:rsidRDefault="0059420E" w:rsidP="006F14D0">
                              <w:pPr>
                                <w:pStyle w:val="Normalwebb"/>
                                <w:spacing w:before="60" w:line="252" w:lineRule="auto"/>
                                <w:jc w:val="center"/>
                              </w:pPr>
                              <w:r>
                                <w:rPr>
                                  <w:rFonts w:eastAsia="Calibri"/>
                                  <w:sz w:val="22"/>
                                  <w:szCs w:val="22"/>
                                  <w:lang w:val="en-US"/>
                                </w:rPr>
                                <w:t>Optimized Syntax Tree</w:t>
                              </w:r>
                            </w:p>
                            <w:p w14:paraId="35223DB0" w14:textId="77777777" w:rsidR="0059420E" w:rsidRDefault="0059420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59420E" w:rsidRDefault="0059420E"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59420E" w:rsidRDefault="0059420E" w:rsidP="006F14D0">
                              <w:pPr>
                                <w:pStyle w:val="Normalwebb"/>
                                <w:spacing w:before="60" w:line="252" w:lineRule="auto"/>
                                <w:jc w:val="center"/>
                              </w:pPr>
                              <w:r>
                                <w:rPr>
                                  <w:rFonts w:eastAsia="Calibri"/>
                                  <w:sz w:val="22"/>
                                  <w:szCs w:val="22"/>
                                  <w:lang w:val="en-US"/>
                                </w:rPr>
                                <w:t>Middle Code List</w:t>
                              </w:r>
                            </w:p>
                            <w:p w14:paraId="5410A942" w14:textId="77777777" w:rsidR="0059420E" w:rsidRDefault="0059420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59420E" w:rsidRDefault="0059420E" w:rsidP="006F14D0">
                              <w:pPr>
                                <w:pStyle w:val="Normalwebb"/>
                                <w:spacing w:before="60" w:line="252" w:lineRule="auto"/>
                                <w:jc w:val="center"/>
                              </w:pPr>
                              <w:r>
                                <w:rPr>
                                  <w:rFonts w:eastAsia="Calibri"/>
                                  <w:sz w:val="22"/>
                                  <w:szCs w:val="22"/>
                                  <w:lang w:val="en-US"/>
                                </w:rPr>
                                <w:t>Optimized Middle Code List</w:t>
                              </w:r>
                            </w:p>
                            <w:p w14:paraId="36F7A1DE" w14:textId="77777777" w:rsidR="0059420E" w:rsidRDefault="0059420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59420E" w:rsidRDefault="0059420E"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59420E" w:rsidRDefault="0059420E"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59420E" w:rsidRDefault="0059420E" w:rsidP="006F14D0">
                        <w:pPr>
                          <w:spacing w:before="60" w:after="0"/>
                          <w:jc w:val="center"/>
                          <w:rPr>
                            <w:lang w:val="sv-SE"/>
                          </w:rPr>
                        </w:pPr>
                        <w:r>
                          <w:rPr>
                            <w:lang w:val="sv-SE"/>
                          </w:rPr>
                          <w:t>Preprocessor</w:t>
                        </w:r>
                      </w:p>
                      <w:p w14:paraId="2CD90E0F" w14:textId="77777777" w:rsidR="0059420E" w:rsidRPr="00C7380D" w:rsidRDefault="0059420E"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59420E" w:rsidRPr="008541FD" w:rsidRDefault="0059420E" w:rsidP="006F14D0">
                        <w:pPr>
                          <w:spacing w:before="60" w:after="0"/>
                          <w:jc w:val="center"/>
                        </w:pPr>
                        <w:r w:rsidRPr="008541FD">
                          <w:t>Source</w:t>
                        </w:r>
                        <w:r>
                          <w:t xml:space="preserve"> </w:t>
                        </w:r>
                        <w:r w:rsidRPr="008541FD">
                          <w:t>Code</w:t>
                        </w:r>
                      </w:p>
                      <w:p w14:paraId="1314F231" w14:textId="77777777" w:rsidR="0059420E" w:rsidRDefault="0059420E"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59420E" w:rsidRDefault="0059420E"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59420E" w:rsidRDefault="0059420E" w:rsidP="006F14D0">
                        <w:pPr>
                          <w:pStyle w:val="Normalwebb"/>
                          <w:spacing w:before="60" w:line="256" w:lineRule="auto"/>
                          <w:jc w:val="center"/>
                        </w:pPr>
                        <w:r>
                          <w:rPr>
                            <w:rFonts w:eastAsia="Calibri"/>
                            <w:sz w:val="22"/>
                            <w:szCs w:val="22"/>
                            <w:lang w:val="en-US"/>
                          </w:rPr>
                          <w:t>Processed Code</w:t>
                        </w:r>
                      </w:p>
                      <w:p w14:paraId="705B7689" w14:textId="77777777" w:rsidR="0059420E" w:rsidRDefault="0059420E"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59420E" w:rsidRDefault="0059420E"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59420E" w:rsidRDefault="0059420E" w:rsidP="006F14D0">
                        <w:pPr>
                          <w:pStyle w:val="Normalwebb"/>
                          <w:spacing w:before="60" w:line="254" w:lineRule="auto"/>
                          <w:jc w:val="center"/>
                        </w:pPr>
                        <w:r>
                          <w:rPr>
                            <w:rFonts w:eastAsia="Calibri"/>
                            <w:sz w:val="22"/>
                            <w:szCs w:val="22"/>
                            <w:lang w:val="en-US"/>
                          </w:rPr>
                          <w:t>Syntax Tree</w:t>
                        </w:r>
                      </w:p>
                      <w:p w14:paraId="20988EE2" w14:textId="77777777" w:rsidR="0059420E" w:rsidRDefault="0059420E"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59420E" w:rsidRDefault="0059420E"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59420E" w:rsidRDefault="0059420E" w:rsidP="006F14D0">
                        <w:pPr>
                          <w:pStyle w:val="Normalwebb"/>
                          <w:spacing w:before="60" w:line="252" w:lineRule="auto"/>
                          <w:jc w:val="center"/>
                        </w:pPr>
                        <w:r>
                          <w:rPr>
                            <w:rFonts w:eastAsia="Calibri"/>
                            <w:sz w:val="22"/>
                            <w:szCs w:val="22"/>
                            <w:lang w:val="en-US"/>
                          </w:rPr>
                          <w:t>Optimized Syntax Tree</w:t>
                        </w:r>
                      </w:p>
                      <w:p w14:paraId="35223DB0" w14:textId="77777777" w:rsidR="0059420E" w:rsidRDefault="0059420E"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59420E" w:rsidRDefault="0059420E"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59420E" w:rsidRDefault="0059420E" w:rsidP="006F14D0">
                        <w:pPr>
                          <w:pStyle w:val="Normalwebb"/>
                          <w:spacing w:before="60" w:line="252" w:lineRule="auto"/>
                          <w:jc w:val="center"/>
                        </w:pPr>
                        <w:r>
                          <w:rPr>
                            <w:rFonts w:eastAsia="Calibri"/>
                            <w:sz w:val="22"/>
                            <w:szCs w:val="22"/>
                            <w:lang w:val="en-US"/>
                          </w:rPr>
                          <w:t>Middle Code List</w:t>
                        </w:r>
                      </w:p>
                      <w:p w14:paraId="5410A942" w14:textId="77777777" w:rsidR="0059420E" w:rsidRDefault="0059420E"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59420E" w:rsidRDefault="0059420E" w:rsidP="006F14D0">
                        <w:pPr>
                          <w:pStyle w:val="Normalwebb"/>
                          <w:spacing w:before="60" w:line="252" w:lineRule="auto"/>
                          <w:jc w:val="center"/>
                        </w:pPr>
                        <w:r>
                          <w:rPr>
                            <w:rFonts w:eastAsia="Calibri"/>
                            <w:sz w:val="22"/>
                            <w:szCs w:val="22"/>
                            <w:lang w:val="en-US"/>
                          </w:rPr>
                          <w:t>Optimized Middle Code List</w:t>
                        </w:r>
                      </w:p>
                      <w:p w14:paraId="36F7A1DE" w14:textId="77777777" w:rsidR="0059420E" w:rsidRDefault="0059420E"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59420E" w:rsidRDefault="0059420E"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59420E" w:rsidRDefault="0059420E"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06" w:author="Stefan Bjornander" w:date="2015-05-23T17:42:00Z" w:initials="SB">
    <w:p w14:paraId="7086E310" w14:textId="77777777" w:rsidR="0059420E" w:rsidRDefault="0059420E">
      <w:pPr>
        <w:pStyle w:val="Kommentarer"/>
      </w:pPr>
      <w:r>
        <w:rPr>
          <w:rStyle w:val="Kommentarsreferens"/>
        </w:rPr>
        <w:annotationRef/>
      </w:r>
    </w:p>
    <w:p w14:paraId="01C1DAD9" w14:textId="77777777" w:rsidR="0059420E" w:rsidRDefault="0059420E">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907" w:author="Stefan Bjornander" w:date="2015-05-23T17:42:00Z" w:initials="SB">
    <w:p w14:paraId="04F55807" w14:textId="77777777" w:rsidR="0059420E" w:rsidRDefault="0059420E">
      <w:pPr>
        <w:pStyle w:val="Kommentarer"/>
      </w:pPr>
      <w:r>
        <w:rPr>
          <w:rStyle w:val="Kommentarsreferens"/>
        </w:rPr>
        <w:annotationRef/>
      </w:r>
    </w:p>
    <w:p w14:paraId="533EC9EE" w14:textId="77777777" w:rsidR="0059420E" w:rsidRDefault="0059420E">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59420E" w:rsidRDefault="0059420E" w:rsidP="006C7309">
      <w:pPr>
        <w:spacing w:line="240" w:lineRule="auto"/>
      </w:pPr>
      <w:r>
        <w:separator/>
      </w:r>
    </w:p>
  </w:endnote>
  <w:endnote w:type="continuationSeparator" w:id="0">
    <w:p w14:paraId="0DD18C9D" w14:textId="77777777" w:rsidR="0059420E" w:rsidRDefault="0059420E"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59420E" w:rsidRDefault="0059420E" w:rsidP="006C7309">
      <w:pPr>
        <w:spacing w:line="240" w:lineRule="auto"/>
      </w:pPr>
      <w:r>
        <w:separator/>
      </w:r>
    </w:p>
  </w:footnote>
  <w:footnote w:type="continuationSeparator" w:id="0">
    <w:p w14:paraId="0BA3DA21" w14:textId="77777777" w:rsidR="0059420E" w:rsidRDefault="0059420E" w:rsidP="006C7309">
      <w:pPr>
        <w:spacing w:line="240" w:lineRule="auto"/>
      </w:pPr>
      <w:r>
        <w:continuationSeparator/>
      </w:r>
    </w:p>
  </w:footnote>
  <w:footnote w:id="1">
    <w:p w14:paraId="1F73F94F" w14:textId="77777777" w:rsidR="0059420E" w:rsidRPr="007E20F3" w:rsidRDefault="0059420E"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2">
    <w:p w14:paraId="09AB3D7E" w14:textId="48C364FF" w:rsidR="0059420E" w:rsidRPr="002D6FCA" w:rsidRDefault="0059420E">
      <w:pPr>
        <w:pStyle w:val="Fotnotstext"/>
        <w:rPr>
          <w:lang w:val="sv-SE"/>
        </w:rPr>
      </w:pPr>
      <w:r>
        <w:rPr>
          <w:rStyle w:val="Fotnotsreferens"/>
        </w:rPr>
        <w:footnoteRef/>
      </w:r>
      <w:r>
        <w:t xml:space="preserve"> </w:t>
      </w:r>
      <w:r w:rsidRPr="00BD4B2D">
        <w:t xml:space="preserve">As we all know, goto has no place in well-structured programs. </w:t>
      </w:r>
      <w:r w:rsidRPr="00CC64B1">
        <w:t xml:space="preserve">Labels and goto are included in </w:t>
      </w:r>
      <w:r>
        <w:t xml:space="preserve">C </w:t>
      </w:r>
      <w:r w:rsidRPr="00CC64B1">
        <w:t xml:space="preserve">of historical reasons only. </w:t>
      </w:r>
      <w:r w:rsidRPr="00E01F3C">
        <w:t>Mo</w:t>
      </w:r>
      <w:r>
        <w:t xml:space="preserve">re recent </w:t>
      </w:r>
      <w:r w:rsidRPr="00E01F3C">
        <w:t>languages have omitted goto.</w:t>
      </w:r>
    </w:p>
  </w:footnote>
  <w:footnote w:id="3">
    <w:p w14:paraId="10319273" w14:textId="77777777" w:rsidR="0059420E" w:rsidRPr="00DB458B" w:rsidRDefault="0059420E"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4">
    <w:p w14:paraId="58CBFD86" w14:textId="63AA4163" w:rsidR="0059420E" w:rsidRDefault="0059420E" w:rsidP="00DB458B">
      <w:r>
        <w:rPr>
          <w:rStyle w:val="Fotnotsreferens"/>
        </w:rPr>
        <w:footnoteRef/>
      </w:r>
      <w:r>
        <w:t xml:space="preserve"> As mention in Section </w:t>
      </w:r>
      <w:r>
        <w:fldChar w:fldCharType="begin"/>
      </w:r>
      <w:r>
        <w:instrText xml:space="preserve"> REF _Ref419646553 \r \h </w:instrText>
      </w:r>
      <w:r>
        <w:fldChar w:fldCharType="separate"/>
      </w:r>
      <w:r>
        <w:t>14.2</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59420E" w:rsidRPr="00DB458B" w:rsidRDefault="0059420E">
      <w:pPr>
        <w:pStyle w:val="Fotnotstext"/>
      </w:pPr>
    </w:p>
  </w:footnote>
  <w:footnote w:id="5">
    <w:p w14:paraId="3057005F" w14:textId="77777777" w:rsidR="0059420E" w:rsidRPr="00304E17" w:rsidRDefault="0059420E" w:rsidP="007660E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w:t>
      </w:r>
    </w:p>
  </w:footnote>
  <w:footnote w:id="6">
    <w:p w14:paraId="2574BD6E" w14:textId="77777777" w:rsidR="0059420E" w:rsidRPr="00725EAE" w:rsidRDefault="0059420E"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7">
    <w:p w14:paraId="0A93E7E0" w14:textId="77777777" w:rsidR="0059420E" w:rsidRPr="00B4576D" w:rsidRDefault="0059420E"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8">
    <w:p w14:paraId="673337B7" w14:textId="77777777" w:rsidR="0059420E" w:rsidRPr="00080A22" w:rsidRDefault="0059420E"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9">
    <w:p w14:paraId="32ED624A" w14:textId="02CA01E8" w:rsidR="0059420E" w:rsidRDefault="0059420E"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20.10</w:t>
      </w:r>
      <w:r>
        <w:fldChar w:fldCharType="end"/>
      </w:r>
      <w:r>
        <w:t>):</w:t>
      </w:r>
    </w:p>
    <w:p w14:paraId="57E07F8E" w14:textId="77777777" w:rsidR="0059420E" w:rsidRDefault="0059420E" w:rsidP="00E80032">
      <w:pPr>
        <w:pStyle w:val="Code"/>
      </w:pPr>
      <w:r>
        <w:t>#define BOOL int</w:t>
      </w:r>
    </w:p>
    <w:p w14:paraId="5A8A6026" w14:textId="77777777" w:rsidR="0059420E" w:rsidRDefault="0059420E" w:rsidP="00E80032">
      <w:pPr>
        <w:pStyle w:val="Code"/>
      </w:pPr>
      <w:r>
        <w:t>#define TRUE 1</w:t>
      </w:r>
    </w:p>
    <w:p w14:paraId="09976B6C" w14:textId="77777777" w:rsidR="0059420E" w:rsidRPr="00BF232B" w:rsidRDefault="0059420E" w:rsidP="00E80032">
      <w:pPr>
        <w:pStyle w:val="Code"/>
      </w:pPr>
      <w:r>
        <w:t>#define FALSE 0</w:t>
      </w:r>
    </w:p>
  </w:footnote>
  <w:footnote w:id="10">
    <w:p w14:paraId="1100CB01" w14:textId="77777777" w:rsidR="0059420E" w:rsidRDefault="0059420E"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1">
    <w:p w14:paraId="6678A4C0" w14:textId="77777777" w:rsidR="0059420E" w:rsidRDefault="0059420E" w:rsidP="00E80032">
      <w:r>
        <w:rPr>
          <w:rStyle w:val="Fotnotsreferens"/>
        </w:rPr>
        <w:footnoteRef/>
      </w:r>
      <w:r>
        <w:t xml:space="preserve"> Depending of the compiler and its warning level settings.</w:t>
      </w:r>
    </w:p>
  </w:footnote>
  <w:footnote w:id="12">
    <w:p w14:paraId="3D554D37" w14:textId="77777777" w:rsidR="0059420E" w:rsidRPr="004679D4" w:rsidRDefault="0059420E"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13">
    <w:p w14:paraId="0C800D4D" w14:textId="77777777" w:rsidR="0059420E" w:rsidRPr="00C03AB7" w:rsidRDefault="0059420E"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14">
    <w:p w14:paraId="278B000B" w14:textId="77777777" w:rsidR="0059420E" w:rsidRPr="000C5114" w:rsidRDefault="0059420E"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5">
    <w:p w14:paraId="1A8D5AE6" w14:textId="77777777" w:rsidR="0059420E" w:rsidRPr="002343ED" w:rsidRDefault="0059420E"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6">
    <w:p w14:paraId="3BE4E62C" w14:textId="77777777" w:rsidR="0059420E" w:rsidRDefault="0059420E" w:rsidP="00E80032">
      <w:r>
        <w:rPr>
          <w:rStyle w:val="Fotnotsreferens"/>
        </w:rPr>
        <w:footnoteRef/>
      </w:r>
      <w:r>
        <w:t xml:space="preserve"> However, we have no knowledge about the actual address; it may be 10,000 or anything else.</w:t>
      </w:r>
    </w:p>
  </w:footnote>
  <w:footnote w:id="17">
    <w:p w14:paraId="575EFDCD" w14:textId="77777777" w:rsidR="0059420E" w:rsidRPr="009B0162" w:rsidRDefault="0059420E" w:rsidP="00E80032">
      <w:r>
        <w:rPr>
          <w:rStyle w:val="Fotnotsreferens"/>
        </w:rPr>
        <w:footnoteRef/>
      </w:r>
      <w:r w:rsidRPr="009B0162">
        <w:t xml:space="preserve"> In C++, the ampersand is also used</w:t>
      </w:r>
      <w:r>
        <w:t xml:space="preserve"> to define references variables, which are not included in C.</w:t>
      </w:r>
    </w:p>
  </w:footnote>
  <w:footnote w:id="18">
    <w:p w14:paraId="723B76D0" w14:textId="77777777" w:rsidR="0059420E" w:rsidRDefault="0059420E"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9">
    <w:p w14:paraId="6E4A057E" w14:textId="77777777" w:rsidR="0059420E" w:rsidRDefault="0059420E"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0">
    <w:p w14:paraId="28C19D66" w14:textId="77777777" w:rsidR="0059420E" w:rsidRPr="00E554CC" w:rsidRDefault="0059420E"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1">
    <w:p w14:paraId="26C017D1" w14:textId="77777777" w:rsidR="0059420E" w:rsidRPr="00391B01" w:rsidRDefault="0059420E"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2">
    <w:p w14:paraId="325E6486" w14:textId="77777777" w:rsidR="0059420E" w:rsidRDefault="0059420E"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23">
    <w:p w14:paraId="6A4339FA" w14:textId="77777777" w:rsidR="0059420E" w:rsidRDefault="0059420E"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24">
    <w:p w14:paraId="301408BC" w14:textId="77777777" w:rsidR="0059420E" w:rsidRDefault="0059420E" w:rsidP="00E80032">
      <w:r>
        <w:rPr>
          <w:rStyle w:val="Fotnotsreferens"/>
        </w:rPr>
        <w:footnoteRef/>
      </w:r>
      <w:r>
        <w:t xml:space="preserve"> There is no rational explanation, just accept it.</w:t>
      </w:r>
    </w:p>
  </w:footnote>
  <w:footnote w:id="25">
    <w:p w14:paraId="0B9FD0C4" w14:textId="77777777" w:rsidR="0059420E" w:rsidRDefault="0059420E"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6">
    <w:p w14:paraId="0D18B916" w14:textId="77777777" w:rsidR="0059420E" w:rsidRPr="00EF01A1" w:rsidRDefault="0059420E"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7">
    <w:p w14:paraId="08813838" w14:textId="77777777" w:rsidR="0059420E" w:rsidRPr="008655EC" w:rsidRDefault="0059420E"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4"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1C2C6AD8"/>
    <w:multiLevelType w:val="multilevel"/>
    <w:tmpl w:val="A164F7E6"/>
    <w:numStyleLink w:val="Heading"/>
  </w:abstractNum>
  <w:abstractNum w:abstractNumId="36" w15:restartNumberingAfterBreak="0">
    <w:nsid w:val="1CA76E12"/>
    <w:multiLevelType w:val="multilevel"/>
    <w:tmpl w:val="A164F7E6"/>
    <w:numStyleLink w:val="Heading"/>
  </w:abstractNum>
  <w:abstractNum w:abstractNumId="37"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5"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8" w15:restartNumberingAfterBreak="0">
    <w:nsid w:val="3240777C"/>
    <w:multiLevelType w:val="multilevel"/>
    <w:tmpl w:val="A164F7E6"/>
    <w:numStyleLink w:val="Heading"/>
  </w:abstractNum>
  <w:abstractNum w:abstractNumId="49"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1"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3"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5"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7"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3E61B8E"/>
    <w:multiLevelType w:val="multilevel"/>
    <w:tmpl w:val="A164F7E6"/>
    <w:numStyleLink w:val="Heading"/>
  </w:abstractNum>
  <w:abstractNum w:abstractNumId="59"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1"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3"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5"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6"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7"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1"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3"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4"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8"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2" w15:restartNumberingAfterBreak="0">
    <w:nsid w:val="68915423"/>
    <w:multiLevelType w:val="multilevel"/>
    <w:tmpl w:val="A164F7E6"/>
    <w:numStyleLink w:val="Heading"/>
  </w:abstractNum>
  <w:abstractNum w:abstractNumId="83"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4" w15:restartNumberingAfterBreak="0">
    <w:nsid w:val="692B52DB"/>
    <w:multiLevelType w:val="multilevel"/>
    <w:tmpl w:val="A164F7E6"/>
    <w:numStyleLink w:val="Heading"/>
  </w:abstractNum>
  <w:abstractNum w:abstractNumId="85"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6"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7"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9"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2"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3"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6"/>
  </w:num>
  <w:num w:numId="2">
    <w:abstractNumId w:val="57"/>
  </w:num>
  <w:num w:numId="3">
    <w:abstractNumId w:val="30"/>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4"/>
  </w:num>
  <w:num w:numId="7">
    <w:abstractNumId w:val="58"/>
  </w:num>
  <w:num w:numId="8">
    <w:abstractNumId w:val="84"/>
  </w:num>
  <w:num w:numId="9">
    <w:abstractNumId w:val="48"/>
  </w:num>
  <w:num w:numId="10">
    <w:abstractNumId w:val="36"/>
  </w:num>
  <w:num w:numId="11">
    <w:abstractNumId w:val="82"/>
  </w:num>
  <w:num w:numId="12">
    <w:abstractNumId w:val="35"/>
  </w:num>
  <w:num w:numId="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0"/>
  </w:num>
  <w:num w:numId="31">
    <w:abstractNumId w:val="13"/>
  </w:num>
  <w:num w:numId="32">
    <w:abstractNumId w:val="94"/>
  </w:num>
  <w:num w:numId="33">
    <w:abstractNumId w:val="59"/>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3"/>
  </w:num>
  <w:num w:numId="43">
    <w:abstractNumId w:val="44"/>
  </w:num>
  <w:num w:numId="44">
    <w:abstractNumId w:val="77"/>
  </w:num>
  <w:num w:numId="45">
    <w:abstractNumId w:val="83"/>
  </w:num>
  <w:num w:numId="46">
    <w:abstractNumId w:val="52"/>
  </w:num>
  <w:num w:numId="47">
    <w:abstractNumId w:val="65"/>
  </w:num>
  <w:num w:numId="48">
    <w:abstractNumId w:val="11"/>
  </w:num>
  <w:num w:numId="49">
    <w:abstractNumId w:val="17"/>
  </w:num>
  <w:num w:numId="50">
    <w:abstractNumId w:val="56"/>
  </w:num>
  <w:num w:numId="51">
    <w:abstractNumId w:val="10"/>
  </w:num>
  <w:num w:numId="52">
    <w:abstractNumId w:val="91"/>
  </w:num>
  <w:num w:numId="53">
    <w:abstractNumId w:val="79"/>
  </w:num>
  <w:num w:numId="54">
    <w:abstractNumId w:val="31"/>
  </w:num>
  <w:num w:numId="55">
    <w:abstractNumId w:val="68"/>
  </w:num>
  <w:num w:numId="56">
    <w:abstractNumId w:val="18"/>
  </w:num>
  <w:num w:numId="57">
    <w:abstractNumId w:val="86"/>
  </w:num>
  <w:num w:numId="58">
    <w:abstractNumId w:val="34"/>
  </w:num>
  <w:num w:numId="59">
    <w:abstractNumId w:val="16"/>
  </w:num>
  <w:num w:numId="60">
    <w:abstractNumId w:val="60"/>
  </w:num>
  <w:num w:numId="61">
    <w:abstractNumId w:val="60"/>
    <w:lvlOverride w:ilvl="0">
      <w:startOverride w:val="1"/>
    </w:lvlOverride>
  </w:num>
  <w:num w:numId="62">
    <w:abstractNumId w:val="60"/>
    <w:lvlOverride w:ilvl="0">
      <w:startOverride w:val="1"/>
    </w:lvlOverride>
  </w:num>
  <w:num w:numId="63">
    <w:abstractNumId w:val="60"/>
    <w:lvlOverride w:ilvl="0">
      <w:startOverride w:val="1"/>
    </w:lvlOverride>
  </w:num>
  <w:num w:numId="64">
    <w:abstractNumId w:val="60"/>
    <w:lvlOverride w:ilvl="0">
      <w:startOverride w:val="1"/>
    </w:lvlOverride>
  </w:num>
  <w:num w:numId="65">
    <w:abstractNumId w:val="33"/>
  </w:num>
  <w:num w:numId="66">
    <w:abstractNumId w:val="47"/>
  </w:num>
  <w:num w:numId="67">
    <w:abstractNumId w:val="27"/>
  </w:num>
  <w:num w:numId="68">
    <w:abstractNumId w:val="92"/>
  </w:num>
  <w:num w:numId="69">
    <w:abstractNumId w:val="38"/>
  </w:num>
  <w:num w:numId="70">
    <w:abstractNumId w:val="25"/>
  </w:num>
  <w:num w:numId="71">
    <w:abstractNumId w:val="81"/>
  </w:num>
  <w:num w:numId="72">
    <w:abstractNumId w:val="24"/>
  </w:num>
  <w:num w:numId="73">
    <w:abstractNumId w:val="76"/>
  </w:num>
  <w:num w:numId="74">
    <w:abstractNumId w:val="49"/>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0"/>
  </w:num>
  <w:num w:numId="81">
    <w:abstractNumId w:val="72"/>
  </w:num>
  <w:num w:numId="82">
    <w:abstractNumId w:val="61"/>
  </w:num>
  <w:num w:numId="83">
    <w:abstractNumId w:val="67"/>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9"/>
  </w:num>
  <w:num w:numId="88">
    <w:abstractNumId w:val="90"/>
  </w:num>
  <w:num w:numId="89">
    <w:abstractNumId w:val="74"/>
  </w:num>
  <w:num w:numId="90">
    <w:abstractNumId w:val="87"/>
  </w:num>
  <w:num w:numId="91">
    <w:abstractNumId w:val="19"/>
  </w:num>
  <w:num w:numId="92">
    <w:abstractNumId w:val="23"/>
  </w:num>
  <w:num w:numId="93">
    <w:abstractNumId w:val="53"/>
  </w:num>
  <w:num w:numId="94">
    <w:abstractNumId w:val="15"/>
  </w:num>
  <w:num w:numId="95">
    <w:abstractNumId w:val="39"/>
  </w:num>
  <w:num w:numId="96">
    <w:abstractNumId w:val="55"/>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8"/>
  </w:num>
  <w:num w:numId="100">
    <w:abstractNumId w:val="75"/>
  </w:num>
  <w:num w:numId="101">
    <w:abstractNumId w:val="71"/>
  </w:num>
  <w:num w:numId="102">
    <w:abstractNumId w:val="93"/>
  </w:num>
  <w:num w:numId="103">
    <w:abstractNumId w:val="32"/>
  </w:num>
  <w:num w:numId="104">
    <w:abstractNumId w:val="45"/>
  </w:num>
  <w:num w:numId="105">
    <w:abstractNumId w:val="21"/>
  </w:num>
  <w:num w:numId="106">
    <w:abstractNumId w:val="69"/>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1"/>
  </w:num>
  <w:num w:numId="109">
    <w:abstractNumId w:val="37"/>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6"/>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4"/>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0"/>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5"/>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5"/>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0"/>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2"/>
  </w:num>
  <w:num w:numId="141">
    <w:abstractNumId w:val="88"/>
  </w:num>
  <w:num w:numId="142">
    <w:abstractNumId w:val="63"/>
  </w:num>
  <w:num w:numId="143">
    <w:abstractNumId w:val="21"/>
  </w:num>
  <w:num w:numId="144">
    <w:abstractNumId w:val="69"/>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1"/>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2"/>
  </w:num>
  <w:num w:numId="163">
    <w:abstractNumId w:val="73"/>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5"/>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9A2"/>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DB"/>
    <w:rsid w:val="00017A47"/>
    <w:rsid w:val="00017A89"/>
    <w:rsid w:val="0002015E"/>
    <w:rsid w:val="000207E8"/>
    <w:rsid w:val="00020850"/>
    <w:rsid w:val="00020F00"/>
    <w:rsid w:val="00021034"/>
    <w:rsid w:val="00021505"/>
    <w:rsid w:val="000216A5"/>
    <w:rsid w:val="00021816"/>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970"/>
    <w:rsid w:val="00023A45"/>
    <w:rsid w:val="00023AC8"/>
    <w:rsid w:val="00023E71"/>
    <w:rsid w:val="00024000"/>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203"/>
    <w:rsid w:val="00076367"/>
    <w:rsid w:val="000763E9"/>
    <w:rsid w:val="00076429"/>
    <w:rsid w:val="00076546"/>
    <w:rsid w:val="00076673"/>
    <w:rsid w:val="00076698"/>
    <w:rsid w:val="00076700"/>
    <w:rsid w:val="000768A3"/>
    <w:rsid w:val="000768EE"/>
    <w:rsid w:val="00076A94"/>
    <w:rsid w:val="00076C9C"/>
    <w:rsid w:val="00076CB8"/>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8C"/>
    <w:rsid w:val="00096BD5"/>
    <w:rsid w:val="00096C31"/>
    <w:rsid w:val="00096C4E"/>
    <w:rsid w:val="00097076"/>
    <w:rsid w:val="00097230"/>
    <w:rsid w:val="00097305"/>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3E1E"/>
    <w:rsid w:val="000B4086"/>
    <w:rsid w:val="000B4600"/>
    <w:rsid w:val="000B4BEB"/>
    <w:rsid w:val="000B4C7E"/>
    <w:rsid w:val="000B4E53"/>
    <w:rsid w:val="000B4E76"/>
    <w:rsid w:val="000B4F48"/>
    <w:rsid w:val="000B5511"/>
    <w:rsid w:val="000B58AC"/>
    <w:rsid w:val="000B5A10"/>
    <w:rsid w:val="000B5A8F"/>
    <w:rsid w:val="000B5BAC"/>
    <w:rsid w:val="000B5DC4"/>
    <w:rsid w:val="000B6B1D"/>
    <w:rsid w:val="000B6C0A"/>
    <w:rsid w:val="000B6E1E"/>
    <w:rsid w:val="000B76E5"/>
    <w:rsid w:val="000B796C"/>
    <w:rsid w:val="000B7A56"/>
    <w:rsid w:val="000C0110"/>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F67"/>
    <w:rsid w:val="000D613F"/>
    <w:rsid w:val="000D6185"/>
    <w:rsid w:val="000D6591"/>
    <w:rsid w:val="000D67DA"/>
    <w:rsid w:val="000D6BEC"/>
    <w:rsid w:val="000D71B7"/>
    <w:rsid w:val="000D763E"/>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E7B52"/>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FC7"/>
    <w:rsid w:val="0011007F"/>
    <w:rsid w:val="00110333"/>
    <w:rsid w:val="0011048C"/>
    <w:rsid w:val="001104A9"/>
    <w:rsid w:val="001104C1"/>
    <w:rsid w:val="001108F0"/>
    <w:rsid w:val="00110942"/>
    <w:rsid w:val="001109F0"/>
    <w:rsid w:val="00110AFB"/>
    <w:rsid w:val="00110BE8"/>
    <w:rsid w:val="001111A0"/>
    <w:rsid w:val="00111305"/>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0BA"/>
    <w:rsid w:val="00122168"/>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8F9"/>
    <w:rsid w:val="00127A13"/>
    <w:rsid w:val="00127AA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3E7D"/>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F8E"/>
    <w:rsid w:val="00162089"/>
    <w:rsid w:val="0016238E"/>
    <w:rsid w:val="001625AF"/>
    <w:rsid w:val="001627E4"/>
    <w:rsid w:val="00162AA9"/>
    <w:rsid w:val="00163535"/>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C9E"/>
    <w:rsid w:val="00181FFD"/>
    <w:rsid w:val="0018220E"/>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048"/>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6DE"/>
    <w:rsid w:val="00187D3B"/>
    <w:rsid w:val="001904EE"/>
    <w:rsid w:val="00190AC7"/>
    <w:rsid w:val="001911B7"/>
    <w:rsid w:val="0019159E"/>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33D"/>
    <w:rsid w:val="001A45D1"/>
    <w:rsid w:val="001A47DA"/>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4CC3"/>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878"/>
    <w:rsid w:val="001C492E"/>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415"/>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8E"/>
    <w:rsid w:val="001F096F"/>
    <w:rsid w:val="001F0AB2"/>
    <w:rsid w:val="001F0B9F"/>
    <w:rsid w:val="001F0CC4"/>
    <w:rsid w:val="001F1304"/>
    <w:rsid w:val="001F1580"/>
    <w:rsid w:val="001F15E5"/>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4C6"/>
    <w:rsid w:val="00204508"/>
    <w:rsid w:val="002046EA"/>
    <w:rsid w:val="0020490A"/>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7336"/>
    <w:rsid w:val="00207453"/>
    <w:rsid w:val="0020746E"/>
    <w:rsid w:val="00207516"/>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5449"/>
    <w:rsid w:val="00225450"/>
    <w:rsid w:val="002256FB"/>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48A"/>
    <w:rsid w:val="0023583E"/>
    <w:rsid w:val="0023594B"/>
    <w:rsid w:val="0023597F"/>
    <w:rsid w:val="002359E5"/>
    <w:rsid w:val="00235BAE"/>
    <w:rsid w:val="00235D86"/>
    <w:rsid w:val="0023602E"/>
    <w:rsid w:val="002360CD"/>
    <w:rsid w:val="0023626E"/>
    <w:rsid w:val="0023641F"/>
    <w:rsid w:val="00236532"/>
    <w:rsid w:val="00236554"/>
    <w:rsid w:val="002365B2"/>
    <w:rsid w:val="002366A8"/>
    <w:rsid w:val="00236A4E"/>
    <w:rsid w:val="00236AA8"/>
    <w:rsid w:val="00236DB0"/>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6D9"/>
    <w:rsid w:val="00243884"/>
    <w:rsid w:val="00243B1C"/>
    <w:rsid w:val="00243B8E"/>
    <w:rsid w:val="002444A9"/>
    <w:rsid w:val="002446F7"/>
    <w:rsid w:val="00244FA5"/>
    <w:rsid w:val="0024582A"/>
    <w:rsid w:val="00245EF0"/>
    <w:rsid w:val="00245F34"/>
    <w:rsid w:val="002460BE"/>
    <w:rsid w:val="002462E4"/>
    <w:rsid w:val="00246696"/>
    <w:rsid w:val="00246A77"/>
    <w:rsid w:val="00246ACA"/>
    <w:rsid w:val="002472F1"/>
    <w:rsid w:val="002477CB"/>
    <w:rsid w:val="00247BAE"/>
    <w:rsid w:val="00247CC1"/>
    <w:rsid w:val="00247F6C"/>
    <w:rsid w:val="002503B4"/>
    <w:rsid w:val="002506EE"/>
    <w:rsid w:val="002509C7"/>
    <w:rsid w:val="00250A99"/>
    <w:rsid w:val="00250AED"/>
    <w:rsid w:val="00250D97"/>
    <w:rsid w:val="002513A0"/>
    <w:rsid w:val="00251509"/>
    <w:rsid w:val="00251553"/>
    <w:rsid w:val="00251639"/>
    <w:rsid w:val="00251756"/>
    <w:rsid w:val="00251D23"/>
    <w:rsid w:val="00252385"/>
    <w:rsid w:val="002523E5"/>
    <w:rsid w:val="00252523"/>
    <w:rsid w:val="00252F85"/>
    <w:rsid w:val="00253302"/>
    <w:rsid w:val="00253670"/>
    <w:rsid w:val="00253885"/>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7"/>
    <w:rsid w:val="002561C9"/>
    <w:rsid w:val="002562D2"/>
    <w:rsid w:val="002563D9"/>
    <w:rsid w:val="002563E3"/>
    <w:rsid w:val="00256429"/>
    <w:rsid w:val="00256564"/>
    <w:rsid w:val="002566E3"/>
    <w:rsid w:val="00256A4B"/>
    <w:rsid w:val="00256C80"/>
    <w:rsid w:val="00256D36"/>
    <w:rsid w:val="00256D40"/>
    <w:rsid w:val="00256DAE"/>
    <w:rsid w:val="00256F64"/>
    <w:rsid w:val="0025712A"/>
    <w:rsid w:val="00257371"/>
    <w:rsid w:val="002573B9"/>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64"/>
    <w:rsid w:val="00266FC0"/>
    <w:rsid w:val="00267063"/>
    <w:rsid w:val="002674C9"/>
    <w:rsid w:val="0026755D"/>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72E"/>
    <w:rsid w:val="0027377B"/>
    <w:rsid w:val="002738B4"/>
    <w:rsid w:val="00273957"/>
    <w:rsid w:val="00273A7F"/>
    <w:rsid w:val="00273AA4"/>
    <w:rsid w:val="00273BBD"/>
    <w:rsid w:val="00273F1F"/>
    <w:rsid w:val="002743A8"/>
    <w:rsid w:val="002743DF"/>
    <w:rsid w:val="002743F8"/>
    <w:rsid w:val="002751B9"/>
    <w:rsid w:val="00275405"/>
    <w:rsid w:val="0027550F"/>
    <w:rsid w:val="002759C1"/>
    <w:rsid w:val="00275A17"/>
    <w:rsid w:val="00275E78"/>
    <w:rsid w:val="0027614D"/>
    <w:rsid w:val="00276163"/>
    <w:rsid w:val="00276387"/>
    <w:rsid w:val="00276390"/>
    <w:rsid w:val="00276604"/>
    <w:rsid w:val="00276911"/>
    <w:rsid w:val="00277104"/>
    <w:rsid w:val="00277D97"/>
    <w:rsid w:val="0028036D"/>
    <w:rsid w:val="00280429"/>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EC1"/>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82D"/>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53AC"/>
    <w:rsid w:val="002B548F"/>
    <w:rsid w:val="002B59FE"/>
    <w:rsid w:val="002B5AEC"/>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C21"/>
    <w:rsid w:val="002C2D6E"/>
    <w:rsid w:val="002C2E81"/>
    <w:rsid w:val="002C34AF"/>
    <w:rsid w:val="002C35B6"/>
    <w:rsid w:val="002C3726"/>
    <w:rsid w:val="002C375A"/>
    <w:rsid w:val="002C3770"/>
    <w:rsid w:val="002C3B33"/>
    <w:rsid w:val="002C4824"/>
    <w:rsid w:val="002C4D31"/>
    <w:rsid w:val="002C4D53"/>
    <w:rsid w:val="002C4F32"/>
    <w:rsid w:val="002C5092"/>
    <w:rsid w:val="002C5359"/>
    <w:rsid w:val="002C5994"/>
    <w:rsid w:val="002C5A0F"/>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301"/>
    <w:rsid w:val="002D1940"/>
    <w:rsid w:val="002D1B80"/>
    <w:rsid w:val="002D1E89"/>
    <w:rsid w:val="002D1E99"/>
    <w:rsid w:val="002D1ED9"/>
    <w:rsid w:val="002D2040"/>
    <w:rsid w:val="002D2125"/>
    <w:rsid w:val="002D281C"/>
    <w:rsid w:val="002D2838"/>
    <w:rsid w:val="002D286B"/>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37C"/>
    <w:rsid w:val="002D63B6"/>
    <w:rsid w:val="002D64B4"/>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B79"/>
    <w:rsid w:val="002F7372"/>
    <w:rsid w:val="002F73EF"/>
    <w:rsid w:val="002F7968"/>
    <w:rsid w:val="002F7988"/>
    <w:rsid w:val="002F7BF6"/>
    <w:rsid w:val="002F7C25"/>
    <w:rsid w:val="002F7E86"/>
    <w:rsid w:val="00300914"/>
    <w:rsid w:val="003009E8"/>
    <w:rsid w:val="00300B6C"/>
    <w:rsid w:val="00300E7C"/>
    <w:rsid w:val="003011D5"/>
    <w:rsid w:val="00301317"/>
    <w:rsid w:val="003014C6"/>
    <w:rsid w:val="0030154B"/>
    <w:rsid w:val="00301597"/>
    <w:rsid w:val="00301694"/>
    <w:rsid w:val="003017CF"/>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C4E"/>
    <w:rsid w:val="00303CCD"/>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45E"/>
    <w:rsid w:val="00307C90"/>
    <w:rsid w:val="00307F09"/>
    <w:rsid w:val="00310266"/>
    <w:rsid w:val="00310474"/>
    <w:rsid w:val="00310577"/>
    <w:rsid w:val="00310655"/>
    <w:rsid w:val="003109E5"/>
    <w:rsid w:val="00310BEE"/>
    <w:rsid w:val="00310F4B"/>
    <w:rsid w:val="00310F5F"/>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A6F"/>
    <w:rsid w:val="00316CAE"/>
    <w:rsid w:val="00316E15"/>
    <w:rsid w:val="0031712C"/>
    <w:rsid w:val="00317335"/>
    <w:rsid w:val="0031759E"/>
    <w:rsid w:val="00317998"/>
    <w:rsid w:val="00317AFD"/>
    <w:rsid w:val="00317C90"/>
    <w:rsid w:val="00317C94"/>
    <w:rsid w:val="003203B3"/>
    <w:rsid w:val="0032043D"/>
    <w:rsid w:val="003206EF"/>
    <w:rsid w:val="00320749"/>
    <w:rsid w:val="00320851"/>
    <w:rsid w:val="00320A32"/>
    <w:rsid w:val="00320A55"/>
    <w:rsid w:val="00320B60"/>
    <w:rsid w:val="00320B78"/>
    <w:rsid w:val="00320D1F"/>
    <w:rsid w:val="00320E27"/>
    <w:rsid w:val="003211B0"/>
    <w:rsid w:val="0032175C"/>
    <w:rsid w:val="003217B9"/>
    <w:rsid w:val="003217D2"/>
    <w:rsid w:val="003218B7"/>
    <w:rsid w:val="00321CE7"/>
    <w:rsid w:val="00321DF0"/>
    <w:rsid w:val="003222D6"/>
    <w:rsid w:val="003222ED"/>
    <w:rsid w:val="0032247A"/>
    <w:rsid w:val="003225A4"/>
    <w:rsid w:val="003225C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E8"/>
    <w:rsid w:val="00326746"/>
    <w:rsid w:val="00327206"/>
    <w:rsid w:val="00327424"/>
    <w:rsid w:val="003278A4"/>
    <w:rsid w:val="00327A7B"/>
    <w:rsid w:val="003302FD"/>
    <w:rsid w:val="00330339"/>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F"/>
    <w:rsid w:val="00356C57"/>
    <w:rsid w:val="00356E7E"/>
    <w:rsid w:val="00356F85"/>
    <w:rsid w:val="00357180"/>
    <w:rsid w:val="0035730A"/>
    <w:rsid w:val="00357A3E"/>
    <w:rsid w:val="00357B2A"/>
    <w:rsid w:val="00357BD3"/>
    <w:rsid w:val="00357C7F"/>
    <w:rsid w:val="00357CBD"/>
    <w:rsid w:val="00360335"/>
    <w:rsid w:val="003605B7"/>
    <w:rsid w:val="00360D37"/>
    <w:rsid w:val="00360E31"/>
    <w:rsid w:val="00360F01"/>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301"/>
    <w:rsid w:val="0037530A"/>
    <w:rsid w:val="00375569"/>
    <w:rsid w:val="003758D0"/>
    <w:rsid w:val="003758E2"/>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981"/>
    <w:rsid w:val="00383AD8"/>
    <w:rsid w:val="00383ED8"/>
    <w:rsid w:val="00384015"/>
    <w:rsid w:val="003840B2"/>
    <w:rsid w:val="0038420A"/>
    <w:rsid w:val="0038438A"/>
    <w:rsid w:val="003847B3"/>
    <w:rsid w:val="00384998"/>
    <w:rsid w:val="00384BE6"/>
    <w:rsid w:val="00384C2F"/>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44DA"/>
    <w:rsid w:val="003946AB"/>
    <w:rsid w:val="003946D5"/>
    <w:rsid w:val="0039488A"/>
    <w:rsid w:val="003948AB"/>
    <w:rsid w:val="003948AD"/>
    <w:rsid w:val="003949A5"/>
    <w:rsid w:val="00394C65"/>
    <w:rsid w:val="00394FB5"/>
    <w:rsid w:val="003951F5"/>
    <w:rsid w:val="0039569B"/>
    <w:rsid w:val="003958DE"/>
    <w:rsid w:val="003959AC"/>
    <w:rsid w:val="00395ABD"/>
    <w:rsid w:val="00395C72"/>
    <w:rsid w:val="00395D57"/>
    <w:rsid w:val="00395E28"/>
    <w:rsid w:val="00395E41"/>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8F8"/>
    <w:rsid w:val="003A1A30"/>
    <w:rsid w:val="003A1B9C"/>
    <w:rsid w:val="003A1CDE"/>
    <w:rsid w:val="003A1DB0"/>
    <w:rsid w:val="003A20DF"/>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D8"/>
    <w:rsid w:val="003A7A0A"/>
    <w:rsid w:val="003A7F64"/>
    <w:rsid w:val="003A7F8B"/>
    <w:rsid w:val="003B0233"/>
    <w:rsid w:val="003B02BF"/>
    <w:rsid w:val="003B0D03"/>
    <w:rsid w:val="003B11CA"/>
    <w:rsid w:val="003B202A"/>
    <w:rsid w:val="003B20E5"/>
    <w:rsid w:val="003B214B"/>
    <w:rsid w:val="003B23D1"/>
    <w:rsid w:val="003B2CE4"/>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C0"/>
    <w:rsid w:val="003B5E4D"/>
    <w:rsid w:val="003B6A04"/>
    <w:rsid w:val="003B75A5"/>
    <w:rsid w:val="003B7755"/>
    <w:rsid w:val="003B78CD"/>
    <w:rsid w:val="003B7C6A"/>
    <w:rsid w:val="003B7DD0"/>
    <w:rsid w:val="003B7DFC"/>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111"/>
    <w:rsid w:val="003C243A"/>
    <w:rsid w:val="003C25C3"/>
    <w:rsid w:val="003C28D6"/>
    <w:rsid w:val="003C29EC"/>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209"/>
    <w:rsid w:val="003C5548"/>
    <w:rsid w:val="003C57B4"/>
    <w:rsid w:val="003C5A0D"/>
    <w:rsid w:val="003C5BD2"/>
    <w:rsid w:val="003C6008"/>
    <w:rsid w:val="003C6130"/>
    <w:rsid w:val="003C6377"/>
    <w:rsid w:val="003C63B4"/>
    <w:rsid w:val="003C6473"/>
    <w:rsid w:val="003C669C"/>
    <w:rsid w:val="003C67C0"/>
    <w:rsid w:val="003C6850"/>
    <w:rsid w:val="003C6A51"/>
    <w:rsid w:val="003C6D25"/>
    <w:rsid w:val="003C6ECF"/>
    <w:rsid w:val="003C716C"/>
    <w:rsid w:val="003C730D"/>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523"/>
    <w:rsid w:val="003D3A52"/>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62D3"/>
    <w:rsid w:val="003D641B"/>
    <w:rsid w:val="003D667B"/>
    <w:rsid w:val="003D6961"/>
    <w:rsid w:val="003D6BC6"/>
    <w:rsid w:val="003D6D18"/>
    <w:rsid w:val="003D6E5B"/>
    <w:rsid w:val="003D6FE9"/>
    <w:rsid w:val="003D71C2"/>
    <w:rsid w:val="003D7574"/>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125A"/>
    <w:rsid w:val="004012AC"/>
    <w:rsid w:val="0040161B"/>
    <w:rsid w:val="004016FE"/>
    <w:rsid w:val="00401BF0"/>
    <w:rsid w:val="00402235"/>
    <w:rsid w:val="0040267F"/>
    <w:rsid w:val="00402ACC"/>
    <w:rsid w:val="00402F39"/>
    <w:rsid w:val="0040312D"/>
    <w:rsid w:val="0040348D"/>
    <w:rsid w:val="004036F0"/>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AC9"/>
    <w:rsid w:val="00407BD9"/>
    <w:rsid w:val="00407BEA"/>
    <w:rsid w:val="00407E29"/>
    <w:rsid w:val="00407F97"/>
    <w:rsid w:val="0041026E"/>
    <w:rsid w:val="00410A3C"/>
    <w:rsid w:val="00410B53"/>
    <w:rsid w:val="00410DDA"/>
    <w:rsid w:val="00410F43"/>
    <w:rsid w:val="00410FF9"/>
    <w:rsid w:val="004110C0"/>
    <w:rsid w:val="0041112D"/>
    <w:rsid w:val="004115A7"/>
    <w:rsid w:val="00411703"/>
    <w:rsid w:val="004117D3"/>
    <w:rsid w:val="00411C65"/>
    <w:rsid w:val="00411F1D"/>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5CF"/>
    <w:rsid w:val="00414712"/>
    <w:rsid w:val="00414B32"/>
    <w:rsid w:val="00414C74"/>
    <w:rsid w:val="00414CAD"/>
    <w:rsid w:val="00414D77"/>
    <w:rsid w:val="00414F6D"/>
    <w:rsid w:val="004153E4"/>
    <w:rsid w:val="004153EE"/>
    <w:rsid w:val="004157C2"/>
    <w:rsid w:val="00415893"/>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5036"/>
    <w:rsid w:val="004451CD"/>
    <w:rsid w:val="00445761"/>
    <w:rsid w:val="004457B8"/>
    <w:rsid w:val="00446108"/>
    <w:rsid w:val="0044640F"/>
    <w:rsid w:val="00446717"/>
    <w:rsid w:val="004468D3"/>
    <w:rsid w:val="0044691B"/>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D8D"/>
    <w:rsid w:val="00461F57"/>
    <w:rsid w:val="0046223F"/>
    <w:rsid w:val="004627DD"/>
    <w:rsid w:val="00462D0C"/>
    <w:rsid w:val="00462D47"/>
    <w:rsid w:val="0046300F"/>
    <w:rsid w:val="00463013"/>
    <w:rsid w:val="0046331D"/>
    <w:rsid w:val="00463520"/>
    <w:rsid w:val="00463A75"/>
    <w:rsid w:val="00463BDA"/>
    <w:rsid w:val="00463DBE"/>
    <w:rsid w:val="00463FCB"/>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87F35"/>
    <w:rsid w:val="00490080"/>
    <w:rsid w:val="00490966"/>
    <w:rsid w:val="00490BCB"/>
    <w:rsid w:val="00490DB3"/>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2A4"/>
    <w:rsid w:val="004933A1"/>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C10"/>
    <w:rsid w:val="004A2D5C"/>
    <w:rsid w:val="004A2F22"/>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B0F"/>
    <w:rsid w:val="004D1D67"/>
    <w:rsid w:val="004D298F"/>
    <w:rsid w:val="004D2C0B"/>
    <w:rsid w:val="004D2DD1"/>
    <w:rsid w:val="004D2F48"/>
    <w:rsid w:val="004D32C9"/>
    <w:rsid w:val="004D3483"/>
    <w:rsid w:val="004D3646"/>
    <w:rsid w:val="004D377E"/>
    <w:rsid w:val="004D3890"/>
    <w:rsid w:val="004D3A89"/>
    <w:rsid w:val="004D3F12"/>
    <w:rsid w:val="004D417E"/>
    <w:rsid w:val="004D41A8"/>
    <w:rsid w:val="004D4254"/>
    <w:rsid w:val="004D46A8"/>
    <w:rsid w:val="004D46B3"/>
    <w:rsid w:val="004D4883"/>
    <w:rsid w:val="004D4A36"/>
    <w:rsid w:val="004D4C39"/>
    <w:rsid w:val="004D4F24"/>
    <w:rsid w:val="004D5404"/>
    <w:rsid w:val="004D5460"/>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75F"/>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E32"/>
    <w:rsid w:val="00540E40"/>
    <w:rsid w:val="0054127F"/>
    <w:rsid w:val="0054134E"/>
    <w:rsid w:val="0054137B"/>
    <w:rsid w:val="005413E2"/>
    <w:rsid w:val="00541594"/>
    <w:rsid w:val="00541B08"/>
    <w:rsid w:val="00541B67"/>
    <w:rsid w:val="00541BC3"/>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01E"/>
    <w:rsid w:val="0054620E"/>
    <w:rsid w:val="005462C2"/>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960"/>
    <w:rsid w:val="005649A0"/>
    <w:rsid w:val="00564B90"/>
    <w:rsid w:val="00564BC1"/>
    <w:rsid w:val="00564E09"/>
    <w:rsid w:val="00564E28"/>
    <w:rsid w:val="0056546C"/>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15A0"/>
    <w:rsid w:val="00581E1F"/>
    <w:rsid w:val="00582897"/>
    <w:rsid w:val="00582962"/>
    <w:rsid w:val="005829E6"/>
    <w:rsid w:val="00582B75"/>
    <w:rsid w:val="0058319B"/>
    <w:rsid w:val="005834C5"/>
    <w:rsid w:val="0058397F"/>
    <w:rsid w:val="00583F80"/>
    <w:rsid w:val="0058403D"/>
    <w:rsid w:val="0058403E"/>
    <w:rsid w:val="005840CC"/>
    <w:rsid w:val="005843DF"/>
    <w:rsid w:val="005844F5"/>
    <w:rsid w:val="00584B7F"/>
    <w:rsid w:val="00584D79"/>
    <w:rsid w:val="00584DB1"/>
    <w:rsid w:val="00584DFF"/>
    <w:rsid w:val="00584E5F"/>
    <w:rsid w:val="00585610"/>
    <w:rsid w:val="0058578B"/>
    <w:rsid w:val="00585A01"/>
    <w:rsid w:val="00585AF9"/>
    <w:rsid w:val="00585F92"/>
    <w:rsid w:val="0058602A"/>
    <w:rsid w:val="00586119"/>
    <w:rsid w:val="00586537"/>
    <w:rsid w:val="00586633"/>
    <w:rsid w:val="005867AE"/>
    <w:rsid w:val="005869AB"/>
    <w:rsid w:val="00586C7E"/>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526"/>
    <w:rsid w:val="0059455C"/>
    <w:rsid w:val="005949CB"/>
    <w:rsid w:val="00594B31"/>
    <w:rsid w:val="00594C76"/>
    <w:rsid w:val="00594DB0"/>
    <w:rsid w:val="00594DD9"/>
    <w:rsid w:val="00594E18"/>
    <w:rsid w:val="00594ED1"/>
    <w:rsid w:val="0059512B"/>
    <w:rsid w:val="005956E9"/>
    <w:rsid w:val="0059575B"/>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81D"/>
    <w:rsid w:val="005B0924"/>
    <w:rsid w:val="005B0937"/>
    <w:rsid w:val="005B0B3B"/>
    <w:rsid w:val="005B0C44"/>
    <w:rsid w:val="005B0E6C"/>
    <w:rsid w:val="005B0E8B"/>
    <w:rsid w:val="005B1028"/>
    <w:rsid w:val="005B1919"/>
    <w:rsid w:val="005B1C22"/>
    <w:rsid w:val="005B1C6D"/>
    <w:rsid w:val="005B1DD8"/>
    <w:rsid w:val="005B20C1"/>
    <w:rsid w:val="005B2269"/>
    <w:rsid w:val="005B2440"/>
    <w:rsid w:val="005B24CE"/>
    <w:rsid w:val="005B24DF"/>
    <w:rsid w:val="005B2629"/>
    <w:rsid w:val="005B2692"/>
    <w:rsid w:val="005B2865"/>
    <w:rsid w:val="005B2B58"/>
    <w:rsid w:val="005B2E3D"/>
    <w:rsid w:val="005B3053"/>
    <w:rsid w:val="005B30CF"/>
    <w:rsid w:val="005B369E"/>
    <w:rsid w:val="005B37F6"/>
    <w:rsid w:val="005B3826"/>
    <w:rsid w:val="005B3B39"/>
    <w:rsid w:val="005B45C5"/>
    <w:rsid w:val="005B4608"/>
    <w:rsid w:val="005B486C"/>
    <w:rsid w:val="005B4AA0"/>
    <w:rsid w:val="005B4BF3"/>
    <w:rsid w:val="005B4D7C"/>
    <w:rsid w:val="005B4F50"/>
    <w:rsid w:val="005B4F53"/>
    <w:rsid w:val="005B5058"/>
    <w:rsid w:val="005B52B9"/>
    <w:rsid w:val="005B5483"/>
    <w:rsid w:val="005B56F9"/>
    <w:rsid w:val="005B57BC"/>
    <w:rsid w:val="005B634F"/>
    <w:rsid w:val="005B642C"/>
    <w:rsid w:val="005B65BD"/>
    <w:rsid w:val="005B664C"/>
    <w:rsid w:val="005B66D3"/>
    <w:rsid w:val="005B684D"/>
    <w:rsid w:val="005B693F"/>
    <w:rsid w:val="005B6983"/>
    <w:rsid w:val="005B6A9D"/>
    <w:rsid w:val="005B6D4B"/>
    <w:rsid w:val="005B7215"/>
    <w:rsid w:val="005B7616"/>
    <w:rsid w:val="005B7AB5"/>
    <w:rsid w:val="005C0222"/>
    <w:rsid w:val="005C09BD"/>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558"/>
    <w:rsid w:val="005F2116"/>
    <w:rsid w:val="005F22E6"/>
    <w:rsid w:val="005F2592"/>
    <w:rsid w:val="005F2CEE"/>
    <w:rsid w:val="005F2DE9"/>
    <w:rsid w:val="005F2E26"/>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F5D"/>
    <w:rsid w:val="005F4FE5"/>
    <w:rsid w:val="005F5173"/>
    <w:rsid w:val="005F524C"/>
    <w:rsid w:val="005F52EA"/>
    <w:rsid w:val="005F52ED"/>
    <w:rsid w:val="005F554E"/>
    <w:rsid w:val="005F582C"/>
    <w:rsid w:val="005F5905"/>
    <w:rsid w:val="005F592C"/>
    <w:rsid w:val="005F5A14"/>
    <w:rsid w:val="005F5B32"/>
    <w:rsid w:val="005F5E9F"/>
    <w:rsid w:val="005F63F7"/>
    <w:rsid w:val="005F6533"/>
    <w:rsid w:val="005F7461"/>
    <w:rsid w:val="005F74DA"/>
    <w:rsid w:val="005F7676"/>
    <w:rsid w:val="005F7745"/>
    <w:rsid w:val="005F78E9"/>
    <w:rsid w:val="005F79CB"/>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571"/>
    <w:rsid w:val="00604614"/>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CA9"/>
    <w:rsid w:val="006240E7"/>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A6A"/>
    <w:rsid w:val="00643D40"/>
    <w:rsid w:val="0064403A"/>
    <w:rsid w:val="00644189"/>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210"/>
    <w:rsid w:val="00651387"/>
    <w:rsid w:val="00651622"/>
    <w:rsid w:val="0065171F"/>
    <w:rsid w:val="006518F9"/>
    <w:rsid w:val="00651F24"/>
    <w:rsid w:val="006520D4"/>
    <w:rsid w:val="0065247A"/>
    <w:rsid w:val="006525D5"/>
    <w:rsid w:val="006527BD"/>
    <w:rsid w:val="00652D48"/>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698"/>
    <w:rsid w:val="006557ED"/>
    <w:rsid w:val="00655855"/>
    <w:rsid w:val="006559B4"/>
    <w:rsid w:val="00655B7D"/>
    <w:rsid w:val="00655C13"/>
    <w:rsid w:val="00655CA6"/>
    <w:rsid w:val="00655E43"/>
    <w:rsid w:val="0065603F"/>
    <w:rsid w:val="006565A3"/>
    <w:rsid w:val="006565BA"/>
    <w:rsid w:val="0065673C"/>
    <w:rsid w:val="00656920"/>
    <w:rsid w:val="00656A9B"/>
    <w:rsid w:val="00657272"/>
    <w:rsid w:val="006576EF"/>
    <w:rsid w:val="00657C81"/>
    <w:rsid w:val="00657FBF"/>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599"/>
    <w:rsid w:val="00670910"/>
    <w:rsid w:val="00670932"/>
    <w:rsid w:val="00670AAE"/>
    <w:rsid w:val="00670D00"/>
    <w:rsid w:val="00670DD6"/>
    <w:rsid w:val="006719E8"/>
    <w:rsid w:val="00671B5D"/>
    <w:rsid w:val="00671C50"/>
    <w:rsid w:val="00671EFF"/>
    <w:rsid w:val="0067251D"/>
    <w:rsid w:val="006725F0"/>
    <w:rsid w:val="0067273E"/>
    <w:rsid w:val="006727C3"/>
    <w:rsid w:val="00672945"/>
    <w:rsid w:val="00672A73"/>
    <w:rsid w:val="00672F93"/>
    <w:rsid w:val="0067301E"/>
    <w:rsid w:val="006732B6"/>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FEF"/>
    <w:rsid w:val="006A0607"/>
    <w:rsid w:val="006A0719"/>
    <w:rsid w:val="006A0812"/>
    <w:rsid w:val="006A0C3D"/>
    <w:rsid w:val="006A13FB"/>
    <w:rsid w:val="006A16AC"/>
    <w:rsid w:val="006A1BC2"/>
    <w:rsid w:val="006A1F53"/>
    <w:rsid w:val="006A2188"/>
    <w:rsid w:val="006A2629"/>
    <w:rsid w:val="006A2A11"/>
    <w:rsid w:val="006A2D7B"/>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72"/>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BE3"/>
    <w:rsid w:val="006C1DAB"/>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C7B"/>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9F"/>
    <w:rsid w:val="006D62EC"/>
    <w:rsid w:val="006D6A23"/>
    <w:rsid w:val="006D6BD3"/>
    <w:rsid w:val="006D6C0C"/>
    <w:rsid w:val="006D6DA7"/>
    <w:rsid w:val="006D6EFF"/>
    <w:rsid w:val="006D7443"/>
    <w:rsid w:val="006D74C3"/>
    <w:rsid w:val="006D757B"/>
    <w:rsid w:val="006D762F"/>
    <w:rsid w:val="006D7643"/>
    <w:rsid w:val="006D7888"/>
    <w:rsid w:val="006D7DF0"/>
    <w:rsid w:val="006D7ED5"/>
    <w:rsid w:val="006D7FD6"/>
    <w:rsid w:val="006E0069"/>
    <w:rsid w:val="006E02AC"/>
    <w:rsid w:val="006E0307"/>
    <w:rsid w:val="006E0E7F"/>
    <w:rsid w:val="006E112C"/>
    <w:rsid w:val="006E12C8"/>
    <w:rsid w:val="006E182A"/>
    <w:rsid w:val="006E19CA"/>
    <w:rsid w:val="006E1B43"/>
    <w:rsid w:val="006E1CBF"/>
    <w:rsid w:val="006E1FB9"/>
    <w:rsid w:val="006E2142"/>
    <w:rsid w:val="006E2913"/>
    <w:rsid w:val="006E2C43"/>
    <w:rsid w:val="006E2ECB"/>
    <w:rsid w:val="006E3248"/>
    <w:rsid w:val="006E32BE"/>
    <w:rsid w:val="006E32D5"/>
    <w:rsid w:val="006E34D2"/>
    <w:rsid w:val="006E3BC8"/>
    <w:rsid w:val="006E40BF"/>
    <w:rsid w:val="006E43EF"/>
    <w:rsid w:val="006E46D3"/>
    <w:rsid w:val="006E4B59"/>
    <w:rsid w:val="006E4BD6"/>
    <w:rsid w:val="006E502C"/>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72B"/>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257"/>
    <w:rsid w:val="006F7492"/>
    <w:rsid w:val="006F778F"/>
    <w:rsid w:val="006F79EB"/>
    <w:rsid w:val="006F7C2B"/>
    <w:rsid w:val="006F7C35"/>
    <w:rsid w:val="006F7E0A"/>
    <w:rsid w:val="00700424"/>
    <w:rsid w:val="00700452"/>
    <w:rsid w:val="007006C7"/>
    <w:rsid w:val="0070076E"/>
    <w:rsid w:val="007007F5"/>
    <w:rsid w:val="00700AA6"/>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5276"/>
    <w:rsid w:val="00705505"/>
    <w:rsid w:val="00705BF0"/>
    <w:rsid w:val="00705DEB"/>
    <w:rsid w:val="00705E6F"/>
    <w:rsid w:val="0070626D"/>
    <w:rsid w:val="007062AB"/>
    <w:rsid w:val="00706485"/>
    <w:rsid w:val="00706A2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F10"/>
    <w:rsid w:val="0071602B"/>
    <w:rsid w:val="0071618F"/>
    <w:rsid w:val="00716371"/>
    <w:rsid w:val="00716500"/>
    <w:rsid w:val="007166B9"/>
    <w:rsid w:val="007167C0"/>
    <w:rsid w:val="007167CF"/>
    <w:rsid w:val="00716F77"/>
    <w:rsid w:val="00717305"/>
    <w:rsid w:val="007175D9"/>
    <w:rsid w:val="0071772C"/>
    <w:rsid w:val="007177B3"/>
    <w:rsid w:val="007179E6"/>
    <w:rsid w:val="00717D17"/>
    <w:rsid w:val="00717D98"/>
    <w:rsid w:val="00717F58"/>
    <w:rsid w:val="0072024D"/>
    <w:rsid w:val="0072076C"/>
    <w:rsid w:val="0072083F"/>
    <w:rsid w:val="0072086B"/>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254"/>
    <w:rsid w:val="007272B5"/>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692"/>
    <w:rsid w:val="007337FA"/>
    <w:rsid w:val="00733AD9"/>
    <w:rsid w:val="00733D6E"/>
    <w:rsid w:val="00733EAC"/>
    <w:rsid w:val="007340F8"/>
    <w:rsid w:val="00734100"/>
    <w:rsid w:val="00734191"/>
    <w:rsid w:val="00734212"/>
    <w:rsid w:val="007346B4"/>
    <w:rsid w:val="00734740"/>
    <w:rsid w:val="007348B3"/>
    <w:rsid w:val="00734D13"/>
    <w:rsid w:val="00735014"/>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EE"/>
    <w:rsid w:val="00737BAE"/>
    <w:rsid w:val="00737D78"/>
    <w:rsid w:val="007407D9"/>
    <w:rsid w:val="00740A99"/>
    <w:rsid w:val="00740C11"/>
    <w:rsid w:val="00740CC8"/>
    <w:rsid w:val="00740DD7"/>
    <w:rsid w:val="00740F7D"/>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AF5"/>
    <w:rsid w:val="00753B0E"/>
    <w:rsid w:val="00753BAD"/>
    <w:rsid w:val="00753E01"/>
    <w:rsid w:val="00753E1A"/>
    <w:rsid w:val="0075409A"/>
    <w:rsid w:val="007540B8"/>
    <w:rsid w:val="0075439E"/>
    <w:rsid w:val="00754673"/>
    <w:rsid w:val="00755256"/>
    <w:rsid w:val="0075553D"/>
    <w:rsid w:val="007556E0"/>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2C"/>
    <w:rsid w:val="00760F62"/>
    <w:rsid w:val="00761319"/>
    <w:rsid w:val="00761392"/>
    <w:rsid w:val="007613C0"/>
    <w:rsid w:val="00761445"/>
    <w:rsid w:val="0076164B"/>
    <w:rsid w:val="0076168F"/>
    <w:rsid w:val="007619AF"/>
    <w:rsid w:val="00761BA8"/>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05F"/>
    <w:rsid w:val="007814A2"/>
    <w:rsid w:val="007816CB"/>
    <w:rsid w:val="007819F4"/>
    <w:rsid w:val="00781BFF"/>
    <w:rsid w:val="00781C14"/>
    <w:rsid w:val="00781E96"/>
    <w:rsid w:val="00781EE2"/>
    <w:rsid w:val="00781FDA"/>
    <w:rsid w:val="0078214F"/>
    <w:rsid w:val="00782546"/>
    <w:rsid w:val="0078255C"/>
    <w:rsid w:val="00782752"/>
    <w:rsid w:val="0078290E"/>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3045"/>
    <w:rsid w:val="00793240"/>
    <w:rsid w:val="0079343C"/>
    <w:rsid w:val="007934F3"/>
    <w:rsid w:val="007937C0"/>
    <w:rsid w:val="007938E6"/>
    <w:rsid w:val="00793950"/>
    <w:rsid w:val="007939C2"/>
    <w:rsid w:val="00793AF0"/>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49C"/>
    <w:rsid w:val="007967DE"/>
    <w:rsid w:val="00796BC7"/>
    <w:rsid w:val="00797518"/>
    <w:rsid w:val="0079758F"/>
    <w:rsid w:val="007975A0"/>
    <w:rsid w:val="007A025D"/>
    <w:rsid w:val="007A0393"/>
    <w:rsid w:val="007A03A1"/>
    <w:rsid w:val="007A0DC1"/>
    <w:rsid w:val="007A0E84"/>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32A"/>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B4C"/>
    <w:rsid w:val="007A7B98"/>
    <w:rsid w:val="007B06C5"/>
    <w:rsid w:val="007B06E2"/>
    <w:rsid w:val="007B08D8"/>
    <w:rsid w:val="007B09BE"/>
    <w:rsid w:val="007B0A19"/>
    <w:rsid w:val="007B0D7A"/>
    <w:rsid w:val="007B0D93"/>
    <w:rsid w:val="007B0E1F"/>
    <w:rsid w:val="007B180A"/>
    <w:rsid w:val="007B18BC"/>
    <w:rsid w:val="007B1917"/>
    <w:rsid w:val="007B1A0F"/>
    <w:rsid w:val="007B1DA6"/>
    <w:rsid w:val="007B1E93"/>
    <w:rsid w:val="007B1EB9"/>
    <w:rsid w:val="007B2091"/>
    <w:rsid w:val="007B2398"/>
    <w:rsid w:val="007B255E"/>
    <w:rsid w:val="007B2944"/>
    <w:rsid w:val="007B2BDE"/>
    <w:rsid w:val="007B2E31"/>
    <w:rsid w:val="007B2E40"/>
    <w:rsid w:val="007B2FEE"/>
    <w:rsid w:val="007B3026"/>
    <w:rsid w:val="007B334F"/>
    <w:rsid w:val="007B34B6"/>
    <w:rsid w:val="007B35F5"/>
    <w:rsid w:val="007B36AA"/>
    <w:rsid w:val="007B36F7"/>
    <w:rsid w:val="007B37DF"/>
    <w:rsid w:val="007B3885"/>
    <w:rsid w:val="007B3B22"/>
    <w:rsid w:val="007B3C14"/>
    <w:rsid w:val="007B3E9A"/>
    <w:rsid w:val="007B3EF6"/>
    <w:rsid w:val="007B4210"/>
    <w:rsid w:val="007B47A4"/>
    <w:rsid w:val="007B537F"/>
    <w:rsid w:val="007B5560"/>
    <w:rsid w:val="007B56C2"/>
    <w:rsid w:val="007B56FB"/>
    <w:rsid w:val="007B5818"/>
    <w:rsid w:val="007B5859"/>
    <w:rsid w:val="007B5935"/>
    <w:rsid w:val="007B5A8B"/>
    <w:rsid w:val="007B5AD2"/>
    <w:rsid w:val="007B5B99"/>
    <w:rsid w:val="007B5BFA"/>
    <w:rsid w:val="007B5C9F"/>
    <w:rsid w:val="007B5DAC"/>
    <w:rsid w:val="007B5E60"/>
    <w:rsid w:val="007B5ED7"/>
    <w:rsid w:val="007B5F11"/>
    <w:rsid w:val="007B5F64"/>
    <w:rsid w:val="007B6068"/>
    <w:rsid w:val="007B608B"/>
    <w:rsid w:val="007B621D"/>
    <w:rsid w:val="007B68A6"/>
    <w:rsid w:val="007B6A6C"/>
    <w:rsid w:val="007B6BE0"/>
    <w:rsid w:val="007B6ED0"/>
    <w:rsid w:val="007B6EDC"/>
    <w:rsid w:val="007B6FB2"/>
    <w:rsid w:val="007B7478"/>
    <w:rsid w:val="007B7650"/>
    <w:rsid w:val="007B76B6"/>
    <w:rsid w:val="007B780F"/>
    <w:rsid w:val="007B7A13"/>
    <w:rsid w:val="007B7C7D"/>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5B4"/>
    <w:rsid w:val="007C2691"/>
    <w:rsid w:val="007C26B5"/>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C90"/>
    <w:rsid w:val="007C4DE2"/>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AA8"/>
    <w:rsid w:val="007C7CB2"/>
    <w:rsid w:val="007C7F9C"/>
    <w:rsid w:val="007D0024"/>
    <w:rsid w:val="007D023E"/>
    <w:rsid w:val="007D0413"/>
    <w:rsid w:val="007D04C1"/>
    <w:rsid w:val="007D0722"/>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6D3"/>
    <w:rsid w:val="007D47EF"/>
    <w:rsid w:val="007D4A8C"/>
    <w:rsid w:val="007D4BE6"/>
    <w:rsid w:val="007D4E53"/>
    <w:rsid w:val="007D5049"/>
    <w:rsid w:val="007D55AD"/>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D2D"/>
    <w:rsid w:val="007E02A9"/>
    <w:rsid w:val="007E07E9"/>
    <w:rsid w:val="007E082A"/>
    <w:rsid w:val="007E0C80"/>
    <w:rsid w:val="007E1077"/>
    <w:rsid w:val="007E1080"/>
    <w:rsid w:val="007E1573"/>
    <w:rsid w:val="007E167C"/>
    <w:rsid w:val="007E17F4"/>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DB"/>
    <w:rsid w:val="007E48C4"/>
    <w:rsid w:val="007E4B0B"/>
    <w:rsid w:val="007E4B80"/>
    <w:rsid w:val="007E4F5B"/>
    <w:rsid w:val="007E5011"/>
    <w:rsid w:val="007E505F"/>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AF0"/>
    <w:rsid w:val="007F7DFB"/>
    <w:rsid w:val="007F7FAA"/>
    <w:rsid w:val="0080006D"/>
    <w:rsid w:val="00800113"/>
    <w:rsid w:val="00800186"/>
    <w:rsid w:val="008001B1"/>
    <w:rsid w:val="00800328"/>
    <w:rsid w:val="0080062E"/>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000"/>
    <w:rsid w:val="008042ED"/>
    <w:rsid w:val="00804884"/>
    <w:rsid w:val="0080491C"/>
    <w:rsid w:val="00804A8D"/>
    <w:rsid w:val="00804D0F"/>
    <w:rsid w:val="00804F50"/>
    <w:rsid w:val="0080512D"/>
    <w:rsid w:val="008052D5"/>
    <w:rsid w:val="008052FF"/>
    <w:rsid w:val="0080558F"/>
    <w:rsid w:val="00805749"/>
    <w:rsid w:val="00805899"/>
    <w:rsid w:val="00805910"/>
    <w:rsid w:val="00805B78"/>
    <w:rsid w:val="00805EFD"/>
    <w:rsid w:val="00806035"/>
    <w:rsid w:val="00806795"/>
    <w:rsid w:val="00806BE8"/>
    <w:rsid w:val="00806C87"/>
    <w:rsid w:val="00806DE4"/>
    <w:rsid w:val="00806FBD"/>
    <w:rsid w:val="008072C8"/>
    <w:rsid w:val="0080748B"/>
    <w:rsid w:val="00810299"/>
    <w:rsid w:val="00810376"/>
    <w:rsid w:val="008104AD"/>
    <w:rsid w:val="0081068F"/>
    <w:rsid w:val="0081092B"/>
    <w:rsid w:val="00810BCB"/>
    <w:rsid w:val="008110A8"/>
    <w:rsid w:val="0081134D"/>
    <w:rsid w:val="00811372"/>
    <w:rsid w:val="008113A8"/>
    <w:rsid w:val="00811614"/>
    <w:rsid w:val="00811719"/>
    <w:rsid w:val="00811737"/>
    <w:rsid w:val="0081177E"/>
    <w:rsid w:val="0081199B"/>
    <w:rsid w:val="00811E4E"/>
    <w:rsid w:val="008120D7"/>
    <w:rsid w:val="00812732"/>
    <w:rsid w:val="0081276F"/>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430"/>
    <w:rsid w:val="00814508"/>
    <w:rsid w:val="00814514"/>
    <w:rsid w:val="0081462B"/>
    <w:rsid w:val="008146AF"/>
    <w:rsid w:val="00814CD9"/>
    <w:rsid w:val="00814D03"/>
    <w:rsid w:val="00814D7F"/>
    <w:rsid w:val="00814F2E"/>
    <w:rsid w:val="008154C7"/>
    <w:rsid w:val="00815D7B"/>
    <w:rsid w:val="00815E46"/>
    <w:rsid w:val="0081648E"/>
    <w:rsid w:val="00816803"/>
    <w:rsid w:val="00816992"/>
    <w:rsid w:val="00816A07"/>
    <w:rsid w:val="00816C26"/>
    <w:rsid w:val="00816C6B"/>
    <w:rsid w:val="00816F23"/>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CBF"/>
    <w:rsid w:val="0082618B"/>
    <w:rsid w:val="00826306"/>
    <w:rsid w:val="008266FF"/>
    <w:rsid w:val="00826761"/>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F15"/>
    <w:rsid w:val="00833092"/>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9D3"/>
    <w:rsid w:val="00841BFB"/>
    <w:rsid w:val="00841C2D"/>
    <w:rsid w:val="008422BC"/>
    <w:rsid w:val="00842338"/>
    <w:rsid w:val="008426DA"/>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DAE"/>
    <w:rsid w:val="00845490"/>
    <w:rsid w:val="00845969"/>
    <w:rsid w:val="00845CEE"/>
    <w:rsid w:val="00845CF6"/>
    <w:rsid w:val="00845EA9"/>
    <w:rsid w:val="0084607F"/>
    <w:rsid w:val="00846098"/>
    <w:rsid w:val="00846193"/>
    <w:rsid w:val="0084632A"/>
    <w:rsid w:val="008464A9"/>
    <w:rsid w:val="0084652D"/>
    <w:rsid w:val="0084691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A28"/>
    <w:rsid w:val="00872C9D"/>
    <w:rsid w:val="008732B4"/>
    <w:rsid w:val="0087340E"/>
    <w:rsid w:val="008737FB"/>
    <w:rsid w:val="00873826"/>
    <w:rsid w:val="008738A0"/>
    <w:rsid w:val="008739A0"/>
    <w:rsid w:val="008739F8"/>
    <w:rsid w:val="00873AEA"/>
    <w:rsid w:val="00873D25"/>
    <w:rsid w:val="00873FF0"/>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F57"/>
    <w:rsid w:val="0089136B"/>
    <w:rsid w:val="008913FF"/>
    <w:rsid w:val="00891545"/>
    <w:rsid w:val="0089193E"/>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43"/>
    <w:rsid w:val="00894F2E"/>
    <w:rsid w:val="0089524F"/>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5FA"/>
    <w:rsid w:val="008A7E7E"/>
    <w:rsid w:val="008A7EBB"/>
    <w:rsid w:val="008B008B"/>
    <w:rsid w:val="008B030D"/>
    <w:rsid w:val="008B03E7"/>
    <w:rsid w:val="008B097B"/>
    <w:rsid w:val="008B09E3"/>
    <w:rsid w:val="008B0F59"/>
    <w:rsid w:val="008B0FA0"/>
    <w:rsid w:val="008B1516"/>
    <w:rsid w:val="008B156F"/>
    <w:rsid w:val="008B1607"/>
    <w:rsid w:val="008B1AF3"/>
    <w:rsid w:val="008B1B75"/>
    <w:rsid w:val="008B1C33"/>
    <w:rsid w:val="008B1E37"/>
    <w:rsid w:val="008B1EF5"/>
    <w:rsid w:val="008B20DE"/>
    <w:rsid w:val="008B22D2"/>
    <w:rsid w:val="008B2492"/>
    <w:rsid w:val="008B25E5"/>
    <w:rsid w:val="008B25F7"/>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41BF"/>
    <w:rsid w:val="008D4375"/>
    <w:rsid w:val="008D44C5"/>
    <w:rsid w:val="008D4531"/>
    <w:rsid w:val="008D4596"/>
    <w:rsid w:val="008D4686"/>
    <w:rsid w:val="008D46CC"/>
    <w:rsid w:val="008D46D9"/>
    <w:rsid w:val="008D4AD4"/>
    <w:rsid w:val="008D4C71"/>
    <w:rsid w:val="008D4D1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46B"/>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D36"/>
    <w:rsid w:val="00902F1E"/>
    <w:rsid w:val="0090313F"/>
    <w:rsid w:val="009032AA"/>
    <w:rsid w:val="0090331B"/>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335"/>
    <w:rsid w:val="009167C0"/>
    <w:rsid w:val="00916841"/>
    <w:rsid w:val="00916B46"/>
    <w:rsid w:val="00916CDC"/>
    <w:rsid w:val="0091743C"/>
    <w:rsid w:val="00917544"/>
    <w:rsid w:val="009175B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AFD"/>
    <w:rsid w:val="00921B08"/>
    <w:rsid w:val="00921E11"/>
    <w:rsid w:val="0092204C"/>
    <w:rsid w:val="0092211B"/>
    <w:rsid w:val="0092214B"/>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15E"/>
    <w:rsid w:val="009362C5"/>
    <w:rsid w:val="009366F4"/>
    <w:rsid w:val="00936BCF"/>
    <w:rsid w:val="00937057"/>
    <w:rsid w:val="009378C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C8"/>
    <w:rsid w:val="00944989"/>
    <w:rsid w:val="00944A37"/>
    <w:rsid w:val="00944BF3"/>
    <w:rsid w:val="00944C2D"/>
    <w:rsid w:val="00945384"/>
    <w:rsid w:val="0094556E"/>
    <w:rsid w:val="0094571B"/>
    <w:rsid w:val="0094596F"/>
    <w:rsid w:val="00945A59"/>
    <w:rsid w:val="00945E77"/>
    <w:rsid w:val="0094617E"/>
    <w:rsid w:val="009464A0"/>
    <w:rsid w:val="009468E9"/>
    <w:rsid w:val="009468F6"/>
    <w:rsid w:val="00946A87"/>
    <w:rsid w:val="00946DC7"/>
    <w:rsid w:val="00946E9C"/>
    <w:rsid w:val="00947267"/>
    <w:rsid w:val="00947807"/>
    <w:rsid w:val="00947A62"/>
    <w:rsid w:val="00947C26"/>
    <w:rsid w:val="00947D51"/>
    <w:rsid w:val="00947E90"/>
    <w:rsid w:val="00947F24"/>
    <w:rsid w:val="0095004B"/>
    <w:rsid w:val="0095041A"/>
    <w:rsid w:val="00950589"/>
    <w:rsid w:val="009505AB"/>
    <w:rsid w:val="00950A33"/>
    <w:rsid w:val="00950CA9"/>
    <w:rsid w:val="00950D00"/>
    <w:rsid w:val="00951098"/>
    <w:rsid w:val="00951280"/>
    <w:rsid w:val="00951750"/>
    <w:rsid w:val="009517F2"/>
    <w:rsid w:val="00951B2F"/>
    <w:rsid w:val="009521F2"/>
    <w:rsid w:val="00952401"/>
    <w:rsid w:val="00952717"/>
    <w:rsid w:val="009527AD"/>
    <w:rsid w:val="0095287E"/>
    <w:rsid w:val="009528BE"/>
    <w:rsid w:val="009528C1"/>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4C6D"/>
    <w:rsid w:val="00965113"/>
    <w:rsid w:val="00965558"/>
    <w:rsid w:val="00965694"/>
    <w:rsid w:val="009657A3"/>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58B"/>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3017"/>
    <w:rsid w:val="00983485"/>
    <w:rsid w:val="009835FC"/>
    <w:rsid w:val="00983E1F"/>
    <w:rsid w:val="00983E25"/>
    <w:rsid w:val="009840CF"/>
    <w:rsid w:val="0098426E"/>
    <w:rsid w:val="009842AA"/>
    <w:rsid w:val="0098439A"/>
    <w:rsid w:val="0098440F"/>
    <w:rsid w:val="009844DC"/>
    <w:rsid w:val="009845B3"/>
    <w:rsid w:val="009845E6"/>
    <w:rsid w:val="00984674"/>
    <w:rsid w:val="009846FE"/>
    <w:rsid w:val="00984ADE"/>
    <w:rsid w:val="00984E72"/>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7A"/>
    <w:rsid w:val="00992BA5"/>
    <w:rsid w:val="00992CE2"/>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53B"/>
    <w:rsid w:val="009A3614"/>
    <w:rsid w:val="009A3D0A"/>
    <w:rsid w:val="009A4399"/>
    <w:rsid w:val="009A4714"/>
    <w:rsid w:val="009A4978"/>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B5E"/>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7CF"/>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510"/>
    <w:rsid w:val="009F4587"/>
    <w:rsid w:val="009F45F4"/>
    <w:rsid w:val="009F4652"/>
    <w:rsid w:val="009F4715"/>
    <w:rsid w:val="009F4A1D"/>
    <w:rsid w:val="009F50AC"/>
    <w:rsid w:val="009F526E"/>
    <w:rsid w:val="009F5447"/>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233"/>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ED"/>
    <w:rsid w:val="00A14DBA"/>
    <w:rsid w:val="00A14DC8"/>
    <w:rsid w:val="00A14DE3"/>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2AA"/>
    <w:rsid w:val="00A326D0"/>
    <w:rsid w:val="00A326D2"/>
    <w:rsid w:val="00A32A06"/>
    <w:rsid w:val="00A32AEB"/>
    <w:rsid w:val="00A32DD1"/>
    <w:rsid w:val="00A3338E"/>
    <w:rsid w:val="00A333A9"/>
    <w:rsid w:val="00A334D3"/>
    <w:rsid w:val="00A33823"/>
    <w:rsid w:val="00A338A5"/>
    <w:rsid w:val="00A33A84"/>
    <w:rsid w:val="00A33B80"/>
    <w:rsid w:val="00A33B83"/>
    <w:rsid w:val="00A33D64"/>
    <w:rsid w:val="00A34462"/>
    <w:rsid w:val="00A34A0A"/>
    <w:rsid w:val="00A34AC4"/>
    <w:rsid w:val="00A34B02"/>
    <w:rsid w:val="00A35258"/>
    <w:rsid w:val="00A3530F"/>
    <w:rsid w:val="00A35487"/>
    <w:rsid w:val="00A35707"/>
    <w:rsid w:val="00A35779"/>
    <w:rsid w:val="00A35B8D"/>
    <w:rsid w:val="00A35C17"/>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FEB"/>
    <w:rsid w:val="00A54155"/>
    <w:rsid w:val="00A54487"/>
    <w:rsid w:val="00A546DA"/>
    <w:rsid w:val="00A54C5F"/>
    <w:rsid w:val="00A54CAD"/>
    <w:rsid w:val="00A54CF2"/>
    <w:rsid w:val="00A54D3C"/>
    <w:rsid w:val="00A54DA3"/>
    <w:rsid w:val="00A55247"/>
    <w:rsid w:val="00A55442"/>
    <w:rsid w:val="00A556D1"/>
    <w:rsid w:val="00A5588B"/>
    <w:rsid w:val="00A55B2A"/>
    <w:rsid w:val="00A55CCA"/>
    <w:rsid w:val="00A55DB2"/>
    <w:rsid w:val="00A562A3"/>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5C8"/>
    <w:rsid w:val="00A92744"/>
    <w:rsid w:val="00A9304F"/>
    <w:rsid w:val="00A9312C"/>
    <w:rsid w:val="00A93726"/>
    <w:rsid w:val="00A9372A"/>
    <w:rsid w:val="00A93C92"/>
    <w:rsid w:val="00A94191"/>
    <w:rsid w:val="00A945F1"/>
    <w:rsid w:val="00A946FB"/>
    <w:rsid w:val="00A9474F"/>
    <w:rsid w:val="00A94B77"/>
    <w:rsid w:val="00A95198"/>
    <w:rsid w:val="00A954D1"/>
    <w:rsid w:val="00A95671"/>
    <w:rsid w:val="00A956B4"/>
    <w:rsid w:val="00A959D4"/>
    <w:rsid w:val="00A95CB2"/>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5770"/>
    <w:rsid w:val="00AA62BC"/>
    <w:rsid w:val="00AA66BF"/>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87"/>
    <w:rsid w:val="00AB75CE"/>
    <w:rsid w:val="00AB7925"/>
    <w:rsid w:val="00AB7BFD"/>
    <w:rsid w:val="00AB7DF5"/>
    <w:rsid w:val="00AB7E45"/>
    <w:rsid w:val="00AC0461"/>
    <w:rsid w:val="00AC067F"/>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A50"/>
    <w:rsid w:val="00AE1C44"/>
    <w:rsid w:val="00AE1DB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D3F"/>
    <w:rsid w:val="00B114F9"/>
    <w:rsid w:val="00B11AD9"/>
    <w:rsid w:val="00B11C7C"/>
    <w:rsid w:val="00B11CF2"/>
    <w:rsid w:val="00B11E36"/>
    <w:rsid w:val="00B1218C"/>
    <w:rsid w:val="00B12199"/>
    <w:rsid w:val="00B121B4"/>
    <w:rsid w:val="00B12981"/>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C4F"/>
    <w:rsid w:val="00B25242"/>
    <w:rsid w:val="00B2536E"/>
    <w:rsid w:val="00B25567"/>
    <w:rsid w:val="00B25B79"/>
    <w:rsid w:val="00B25DBF"/>
    <w:rsid w:val="00B25E5B"/>
    <w:rsid w:val="00B26019"/>
    <w:rsid w:val="00B2611A"/>
    <w:rsid w:val="00B26392"/>
    <w:rsid w:val="00B26610"/>
    <w:rsid w:val="00B267A5"/>
    <w:rsid w:val="00B268EE"/>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B29"/>
    <w:rsid w:val="00B31C38"/>
    <w:rsid w:val="00B32190"/>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878"/>
    <w:rsid w:val="00B47D19"/>
    <w:rsid w:val="00B47F94"/>
    <w:rsid w:val="00B50024"/>
    <w:rsid w:val="00B5020A"/>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3C4"/>
    <w:rsid w:val="00B52600"/>
    <w:rsid w:val="00B52668"/>
    <w:rsid w:val="00B5274B"/>
    <w:rsid w:val="00B52C39"/>
    <w:rsid w:val="00B52E0F"/>
    <w:rsid w:val="00B52FB6"/>
    <w:rsid w:val="00B5379F"/>
    <w:rsid w:val="00B53869"/>
    <w:rsid w:val="00B53F04"/>
    <w:rsid w:val="00B541AE"/>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977"/>
    <w:rsid w:val="00B56EFB"/>
    <w:rsid w:val="00B56FB2"/>
    <w:rsid w:val="00B5729F"/>
    <w:rsid w:val="00B578C5"/>
    <w:rsid w:val="00B57B92"/>
    <w:rsid w:val="00B57D1B"/>
    <w:rsid w:val="00B57EC7"/>
    <w:rsid w:val="00B57FA8"/>
    <w:rsid w:val="00B60206"/>
    <w:rsid w:val="00B606A1"/>
    <w:rsid w:val="00B6072A"/>
    <w:rsid w:val="00B60A12"/>
    <w:rsid w:val="00B60B4D"/>
    <w:rsid w:val="00B60C9E"/>
    <w:rsid w:val="00B60F10"/>
    <w:rsid w:val="00B61132"/>
    <w:rsid w:val="00B612FD"/>
    <w:rsid w:val="00B613BF"/>
    <w:rsid w:val="00B6153E"/>
    <w:rsid w:val="00B615E5"/>
    <w:rsid w:val="00B616B1"/>
    <w:rsid w:val="00B61A49"/>
    <w:rsid w:val="00B61B21"/>
    <w:rsid w:val="00B62189"/>
    <w:rsid w:val="00B6230D"/>
    <w:rsid w:val="00B62868"/>
    <w:rsid w:val="00B62A7F"/>
    <w:rsid w:val="00B62F8B"/>
    <w:rsid w:val="00B63078"/>
    <w:rsid w:val="00B63092"/>
    <w:rsid w:val="00B633CA"/>
    <w:rsid w:val="00B634C7"/>
    <w:rsid w:val="00B6354B"/>
    <w:rsid w:val="00B63A2B"/>
    <w:rsid w:val="00B63B96"/>
    <w:rsid w:val="00B63BF6"/>
    <w:rsid w:val="00B63D5E"/>
    <w:rsid w:val="00B63ED2"/>
    <w:rsid w:val="00B6446C"/>
    <w:rsid w:val="00B64563"/>
    <w:rsid w:val="00B645E5"/>
    <w:rsid w:val="00B64663"/>
    <w:rsid w:val="00B64D47"/>
    <w:rsid w:val="00B64F63"/>
    <w:rsid w:val="00B65136"/>
    <w:rsid w:val="00B65186"/>
    <w:rsid w:val="00B653CC"/>
    <w:rsid w:val="00B6557E"/>
    <w:rsid w:val="00B6563C"/>
    <w:rsid w:val="00B65949"/>
    <w:rsid w:val="00B65ABC"/>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0A"/>
    <w:rsid w:val="00B732EB"/>
    <w:rsid w:val="00B7351D"/>
    <w:rsid w:val="00B73716"/>
    <w:rsid w:val="00B73AB8"/>
    <w:rsid w:val="00B73D32"/>
    <w:rsid w:val="00B74238"/>
    <w:rsid w:val="00B7459A"/>
    <w:rsid w:val="00B748B9"/>
    <w:rsid w:val="00B750D1"/>
    <w:rsid w:val="00B75555"/>
    <w:rsid w:val="00B7590B"/>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7C9"/>
    <w:rsid w:val="00B90DDC"/>
    <w:rsid w:val="00B90F03"/>
    <w:rsid w:val="00B91060"/>
    <w:rsid w:val="00B91806"/>
    <w:rsid w:val="00B91C11"/>
    <w:rsid w:val="00B91D6A"/>
    <w:rsid w:val="00B928AE"/>
    <w:rsid w:val="00B92ABD"/>
    <w:rsid w:val="00B92C63"/>
    <w:rsid w:val="00B92CD0"/>
    <w:rsid w:val="00B92E77"/>
    <w:rsid w:val="00B936F6"/>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504"/>
    <w:rsid w:val="00B965DF"/>
    <w:rsid w:val="00B9668A"/>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322E"/>
    <w:rsid w:val="00BA3773"/>
    <w:rsid w:val="00BA37DE"/>
    <w:rsid w:val="00BA3E13"/>
    <w:rsid w:val="00BA3F23"/>
    <w:rsid w:val="00BA450C"/>
    <w:rsid w:val="00BA472F"/>
    <w:rsid w:val="00BA47AC"/>
    <w:rsid w:val="00BA4A08"/>
    <w:rsid w:val="00BA4AC2"/>
    <w:rsid w:val="00BA4F31"/>
    <w:rsid w:val="00BA503D"/>
    <w:rsid w:val="00BA5395"/>
    <w:rsid w:val="00BA53A2"/>
    <w:rsid w:val="00BA546D"/>
    <w:rsid w:val="00BA56BE"/>
    <w:rsid w:val="00BA593F"/>
    <w:rsid w:val="00BA5940"/>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099"/>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C7E18"/>
    <w:rsid w:val="00BD00CD"/>
    <w:rsid w:val="00BD029F"/>
    <w:rsid w:val="00BD02FC"/>
    <w:rsid w:val="00BD06F9"/>
    <w:rsid w:val="00BD08B1"/>
    <w:rsid w:val="00BD0EB4"/>
    <w:rsid w:val="00BD0FCF"/>
    <w:rsid w:val="00BD1C4E"/>
    <w:rsid w:val="00BD1C8B"/>
    <w:rsid w:val="00BD1CA2"/>
    <w:rsid w:val="00BD264F"/>
    <w:rsid w:val="00BD28D4"/>
    <w:rsid w:val="00BD2A02"/>
    <w:rsid w:val="00BD2B11"/>
    <w:rsid w:val="00BD3003"/>
    <w:rsid w:val="00BD3035"/>
    <w:rsid w:val="00BD307F"/>
    <w:rsid w:val="00BD323B"/>
    <w:rsid w:val="00BD36A3"/>
    <w:rsid w:val="00BD3850"/>
    <w:rsid w:val="00BD38B6"/>
    <w:rsid w:val="00BD3954"/>
    <w:rsid w:val="00BD3B71"/>
    <w:rsid w:val="00BD3F52"/>
    <w:rsid w:val="00BD4112"/>
    <w:rsid w:val="00BD41EA"/>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6101"/>
    <w:rsid w:val="00BE64C1"/>
    <w:rsid w:val="00BE6632"/>
    <w:rsid w:val="00BE673A"/>
    <w:rsid w:val="00BE69B1"/>
    <w:rsid w:val="00BE6C6C"/>
    <w:rsid w:val="00BE6CF9"/>
    <w:rsid w:val="00BE6E33"/>
    <w:rsid w:val="00BE6F5D"/>
    <w:rsid w:val="00BE733D"/>
    <w:rsid w:val="00BE73B3"/>
    <w:rsid w:val="00BE75AF"/>
    <w:rsid w:val="00BE77BF"/>
    <w:rsid w:val="00BE7EAD"/>
    <w:rsid w:val="00BE7F58"/>
    <w:rsid w:val="00BE7F6C"/>
    <w:rsid w:val="00BF0311"/>
    <w:rsid w:val="00BF036C"/>
    <w:rsid w:val="00BF052F"/>
    <w:rsid w:val="00BF0685"/>
    <w:rsid w:val="00BF0697"/>
    <w:rsid w:val="00BF0A63"/>
    <w:rsid w:val="00BF0FA5"/>
    <w:rsid w:val="00BF136C"/>
    <w:rsid w:val="00BF13FB"/>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29C"/>
    <w:rsid w:val="00C25549"/>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697"/>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9C9"/>
    <w:rsid w:val="00C43A07"/>
    <w:rsid w:val="00C43F58"/>
    <w:rsid w:val="00C4438C"/>
    <w:rsid w:val="00C444E2"/>
    <w:rsid w:val="00C446B8"/>
    <w:rsid w:val="00C446C4"/>
    <w:rsid w:val="00C44A54"/>
    <w:rsid w:val="00C44B72"/>
    <w:rsid w:val="00C44C2B"/>
    <w:rsid w:val="00C44EB3"/>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BF8"/>
    <w:rsid w:val="00C47DA9"/>
    <w:rsid w:val="00C50311"/>
    <w:rsid w:val="00C505DE"/>
    <w:rsid w:val="00C505E6"/>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D2"/>
    <w:rsid w:val="00C5753C"/>
    <w:rsid w:val="00C57B25"/>
    <w:rsid w:val="00C57CBD"/>
    <w:rsid w:val="00C57F15"/>
    <w:rsid w:val="00C602C6"/>
    <w:rsid w:val="00C603E5"/>
    <w:rsid w:val="00C607D4"/>
    <w:rsid w:val="00C60859"/>
    <w:rsid w:val="00C608C6"/>
    <w:rsid w:val="00C60D81"/>
    <w:rsid w:val="00C60FDF"/>
    <w:rsid w:val="00C61101"/>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C10"/>
    <w:rsid w:val="00C63D72"/>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548"/>
    <w:rsid w:val="00C82896"/>
    <w:rsid w:val="00C828F0"/>
    <w:rsid w:val="00C829A5"/>
    <w:rsid w:val="00C82B50"/>
    <w:rsid w:val="00C82CE6"/>
    <w:rsid w:val="00C82DCA"/>
    <w:rsid w:val="00C830CD"/>
    <w:rsid w:val="00C8332E"/>
    <w:rsid w:val="00C836B3"/>
    <w:rsid w:val="00C8395A"/>
    <w:rsid w:val="00C8405B"/>
    <w:rsid w:val="00C8424F"/>
    <w:rsid w:val="00C84684"/>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101D"/>
    <w:rsid w:val="00C91106"/>
    <w:rsid w:val="00C91892"/>
    <w:rsid w:val="00C91AFC"/>
    <w:rsid w:val="00C91B7A"/>
    <w:rsid w:val="00C91C59"/>
    <w:rsid w:val="00C91C5B"/>
    <w:rsid w:val="00C91EC2"/>
    <w:rsid w:val="00C9208B"/>
    <w:rsid w:val="00C92576"/>
    <w:rsid w:val="00C92754"/>
    <w:rsid w:val="00C92E68"/>
    <w:rsid w:val="00C92EA6"/>
    <w:rsid w:val="00C930D6"/>
    <w:rsid w:val="00C93366"/>
    <w:rsid w:val="00C933C4"/>
    <w:rsid w:val="00C939AB"/>
    <w:rsid w:val="00C93AB9"/>
    <w:rsid w:val="00C93B5A"/>
    <w:rsid w:val="00C93BF8"/>
    <w:rsid w:val="00C93CEA"/>
    <w:rsid w:val="00C93FDB"/>
    <w:rsid w:val="00C94206"/>
    <w:rsid w:val="00C94223"/>
    <w:rsid w:val="00C94A7D"/>
    <w:rsid w:val="00C94ADA"/>
    <w:rsid w:val="00C94EFB"/>
    <w:rsid w:val="00C951BB"/>
    <w:rsid w:val="00C951FB"/>
    <w:rsid w:val="00C95246"/>
    <w:rsid w:val="00C953A1"/>
    <w:rsid w:val="00C95591"/>
    <w:rsid w:val="00C95871"/>
    <w:rsid w:val="00C95948"/>
    <w:rsid w:val="00C95C36"/>
    <w:rsid w:val="00C95F06"/>
    <w:rsid w:val="00C963F2"/>
    <w:rsid w:val="00C965E3"/>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10AC"/>
    <w:rsid w:val="00CA1177"/>
    <w:rsid w:val="00CA1338"/>
    <w:rsid w:val="00CA1912"/>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45D"/>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E91"/>
    <w:rsid w:val="00CC412E"/>
    <w:rsid w:val="00CC4389"/>
    <w:rsid w:val="00CC47F2"/>
    <w:rsid w:val="00CC48C6"/>
    <w:rsid w:val="00CC4B19"/>
    <w:rsid w:val="00CC4D71"/>
    <w:rsid w:val="00CC4E52"/>
    <w:rsid w:val="00CC5323"/>
    <w:rsid w:val="00CC5407"/>
    <w:rsid w:val="00CC5549"/>
    <w:rsid w:val="00CC562F"/>
    <w:rsid w:val="00CC565D"/>
    <w:rsid w:val="00CC5890"/>
    <w:rsid w:val="00CC5986"/>
    <w:rsid w:val="00CC5C5D"/>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5A3"/>
    <w:rsid w:val="00CE2940"/>
    <w:rsid w:val="00CE299A"/>
    <w:rsid w:val="00CE2EA8"/>
    <w:rsid w:val="00CE3045"/>
    <w:rsid w:val="00CE3082"/>
    <w:rsid w:val="00CE317C"/>
    <w:rsid w:val="00CE3538"/>
    <w:rsid w:val="00CE407A"/>
    <w:rsid w:val="00CE4297"/>
    <w:rsid w:val="00CE47E0"/>
    <w:rsid w:val="00CE4947"/>
    <w:rsid w:val="00CE4AE3"/>
    <w:rsid w:val="00CE4B5B"/>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A1B"/>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BF4"/>
    <w:rsid w:val="00CF6E52"/>
    <w:rsid w:val="00CF6F12"/>
    <w:rsid w:val="00CF70E1"/>
    <w:rsid w:val="00CF71F2"/>
    <w:rsid w:val="00CF7245"/>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9EC"/>
    <w:rsid w:val="00D21DFD"/>
    <w:rsid w:val="00D21F2B"/>
    <w:rsid w:val="00D21F76"/>
    <w:rsid w:val="00D220E9"/>
    <w:rsid w:val="00D22251"/>
    <w:rsid w:val="00D227B1"/>
    <w:rsid w:val="00D22966"/>
    <w:rsid w:val="00D22AD4"/>
    <w:rsid w:val="00D22C51"/>
    <w:rsid w:val="00D22C7A"/>
    <w:rsid w:val="00D231A8"/>
    <w:rsid w:val="00D23278"/>
    <w:rsid w:val="00D232DF"/>
    <w:rsid w:val="00D23568"/>
    <w:rsid w:val="00D236A1"/>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DE5"/>
    <w:rsid w:val="00D26E4A"/>
    <w:rsid w:val="00D270D0"/>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932"/>
    <w:rsid w:val="00D359FC"/>
    <w:rsid w:val="00D35C7F"/>
    <w:rsid w:val="00D35D02"/>
    <w:rsid w:val="00D35E46"/>
    <w:rsid w:val="00D365F9"/>
    <w:rsid w:val="00D3666C"/>
    <w:rsid w:val="00D3678B"/>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41E"/>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7DC"/>
    <w:rsid w:val="00D549CF"/>
    <w:rsid w:val="00D54CEB"/>
    <w:rsid w:val="00D54F8E"/>
    <w:rsid w:val="00D5503D"/>
    <w:rsid w:val="00D555B6"/>
    <w:rsid w:val="00D55C6E"/>
    <w:rsid w:val="00D55C7E"/>
    <w:rsid w:val="00D55FF1"/>
    <w:rsid w:val="00D5611B"/>
    <w:rsid w:val="00D56179"/>
    <w:rsid w:val="00D56183"/>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02F"/>
    <w:rsid w:val="00D6433F"/>
    <w:rsid w:val="00D645F6"/>
    <w:rsid w:val="00D648C2"/>
    <w:rsid w:val="00D64AC1"/>
    <w:rsid w:val="00D64B4F"/>
    <w:rsid w:val="00D64F22"/>
    <w:rsid w:val="00D651B9"/>
    <w:rsid w:val="00D65223"/>
    <w:rsid w:val="00D654DF"/>
    <w:rsid w:val="00D65682"/>
    <w:rsid w:val="00D65900"/>
    <w:rsid w:val="00D65976"/>
    <w:rsid w:val="00D667F1"/>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1068"/>
    <w:rsid w:val="00D710DF"/>
    <w:rsid w:val="00D712F3"/>
    <w:rsid w:val="00D7174C"/>
    <w:rsid w:val="00D71D2D"/>
    <w:rsid w:val="00D720CF"/>
    <w:rsid w:val="00D723E4"/>
    <w:rsid w:val="00D72BE0"/>
    <w:rsid w:val="00D72ED6"/>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580"/>
    <w:rsid w:val="00D81489"/>
    <w:rsid w:val="00D81560"/>
    <w:rsid w:val="00D81BE7"/>
    <w:rsid w:val="00D81CCA"/>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7B"/>
    <w:rsid w:val="00D91CFB"/>
    <w:rsid w:val="00D920CB"/>
    <w:rsid w:val="00D922F2"/>
    <w:rsid w:val="00D9230E"/>
    <w:rsid w:val="00D929C9"/>
    <w:rsid w:val="00D92C72"/>
    <w:rsid w:val="00D92EFC"/>
    <w:rsid w:val="00D930F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204B"/>
    <w:rsid w:val="00DB2451"/>
    <w:rsid w:val="00DB2680"/>
    <w:rsid w:val="00DB26E6"/>
    <w:rsid w:val="00DB29D5"/>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271"/>
    <w:rsid w:val="00DC1A9A"/>
    <w:rsid w:val="00DC1E70"/>
    <w:rsid w:val="00DC214A"/>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73"/>
    <w:rsid w:val="00DD322D"/>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29C"/>
    <w:rsid w:val="00DF44AC"/>
    <w:rsid w:val="00DF46F1"/>
    <w:rsid w:val="00DF482C"/>
    <w:rsid w:val="00DF4B7B"/>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308D"/>
    <w:rsid w:val="00E13316"/>
    <w:rsid w:val="00E1355C"/>
    <w:rsid w:val="00E1387E"/>
    <w:rsid w:val="00E13EB9"/>
    <w:rsid w:val="00E14164"/>
    <w:rsid w:val="00E148F7"/>
    <w:rsid w:val="00E14AED"/>
    <w:rsid w:val="00E14D38"/>
    <w:rsid w:val="00E14F35"/>
    <w:rsid w:val="00E14FE9"/>
    <w:rsid w:val="00E1506A"/>
    <w:rsid w:val="00E1579E"/>
    <w:rsid w:val="00E157B2"/>
    <w:rsid w:val="00E15A7A"/>
    <w:rsid w:val="00E15A7F"/>
    <w:rsid w:val="00E15D96"/>
    <w:rsid w:val="00E15FBF"/>
    <w:rsid w:val="00E16179"/>
    <w:rsid w:val="00E1621A"/>
    <w:rsid w:val="00E163FA"/>
    <w:rsid w:val="00E16445"/>
    <w:rsid w:val="00E1687B"/>
    <w:rsid w:val="00E16C70"/>
    <w:rsid w:val="00E16CA7"/>
    <w:rsid w:val="00E16F6A"/>
    <w:rsid w:val="00E1736E"/>
    <w:rsid w:val="00E173E1"/>
    <w:rsid w:val="00E1756D"/>
    <w:rsid w:val="00E1784B"/>
    <w:rsid w:val="00E17A8B"/>
    <w:rsid w:val="00E17F5D"/>
    <w:rsid w:val="00E200C0"/>
    <w:rsid w:val="00E20208"/>
    <w:rsid w:val="00E2061C"/>
    <w:rsid w:val="00E20A48"/>
    <w:rsid w:val="00E20A4C"/>
    <w:rsid w:val="00E2129D"/>
    <w:rsid w:val="00E21764"/>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930"/>
    <w:rsid w:val="00E27B4F"/>
    <w:rsid w:val="00E27D22"/>
    <w:rsid w:val="00E27E94"/>
    <w:rsid w:val="00E30148"/>
    <w:rsid w:val="00E30318"/>
    <w:rsid w:val="00E30458"/>
    <w:rsid w:val="00E30569"/>
    <w:rsid w:val="00E30727"/>
    <w:rsid w:val="00E308E5"/>
    <w:rsid w:val="00E30AC4"/>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A0A"/>
    <w:rsid w:val="00E35A61"/>
    <w:rsid w:val="00E3608C"/>
    <w:rsid w:val="00E364E3"/>
    <w:rsid w:val="00E369C4"/>
    <w:rsid w:val="00E36FED"/>
    <w:rsid w:val="00E3787A"/>
    <w:rsid w:val="00E37AFC"/>
    <w:rsid w:val="00E37C0B"/>
    <w:rsid w:val="00E37C59"/>
    <w:rsid w:val="00E37C9D"/>
    <w:rsid w:val="00E37D14"/>
    <w:rsid w:val="00E37FF7"/>
    <w:rsid w:val="00E37FFA"/>
    <w:rsid w:val="00E402F9"/>
    <w:rsid w:val="00E408AC"/>
    <w:rsid w:val="00E40B78"/>
    <w:rsid w:val="00E40C3E"/>
    <w:rsid w:val="00E40CF0"/>
    <w:rsid w:val="00E40E83"/>
    <w:rsid w:val="00E40EED"/>
    <w:rsid w:val="00E41464"/>
    <w:rsid w:val="00E41524"/>
    <w:rsid w:val="00E415FB"/>
    <w:rsid w:val="00E4163E"/>
    <w:rsid w:val="00E419F4"/>
    <w:rsid w:val="00E41CC8"/>
    <w:rsid w:val="00E41CCF"/>
    <w:rsid w:val="00E41CFA"/>
    <w:rsid w:val="00E41D2B"/>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1300"/>
    <w:rsid w:val="00E61645"/>
    <w:rsid w:val="00E61774"/>
    <w:rsid w:val="00E617A3"/>
    <w:rsid w:val="00E617D1"/>
    <w:rsid w:val="00E619A5"/>
    <w:rsid w:val="00E61EC6"/>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04A"/>
    <w:rsid w:val="00E771CE"/>
    <w:rsid w:val="00E77893"/>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2C9"/>
    <w:rsid w:val="00EA734C"/>
    <w:rsid w:val="00EA7380"/>
    <w:rsid w:val="00EA74C3"/>
    <w:rsid w:val="00EA761A"/>
    <w:rsid w:val="00EA779C"/>
    <w:rsid w:val="00EA77A9"/>
    <w:rsid w:val="00EA78A6"/>
    <w:rsid w:val="00EA7D5C"/>
    <w:rsid w:val="00EA7F93"/>
    <w:rsid w:val="00EB069E"/>
    <w:rsid w:val="00EB0D1C"/>
    <w:rsid w:val="00EB0FD7"/>
    <w:rsid w:val="00EB100E"/>
    <w:rsid w:val="00EB11DF"/>
    <w:rsid w:val="00EB13FD"/>
    <w:rsid w:val="00EB14A5"/>
    <w:rsid w:val="00EB15B9"/>
    <w:rsid w:val="00EB181E"/>
    <w:rsid w:val="00EB1856"/>
    <w:rsid w:val="00EB1991"/>
    <w:rsid w:val="00EB1B29"/>
    <w:rsid w:val="00EB1C23"/>
    <w:rsid w:val="00EB1DA7"/>
    <w:rsid w:val="00EB22BC"/>
    <w:rsid w:val="00EB24BB"/>
    <w:rsid w:val="00EB24E1"/>
    <w:rsid w:val="00EB26AC"/>
    <w:rsid w:val="00EB2898"/>
    <w:rsid w:val="00EB2C40"/>
    <w:rsid w:val="00EB3045"/>
    <w:rsid w:val="00EB317A"/>
    <w:rsid w:val="00EB33B3"/>
    <w:rsid w:val="00EB35B8"/>
    <w:rsid w:val="00EB37CC"/>
    <w:rsid w:val="00EB3998"/>
    <w:rsid w:val="00EB40FE"/>
    <w:rsid w:val="00EB44BC"/>
    <w:rsid w:val="00EB4548"/>
    <w:rsid w:val="00EB4730"/>
    <w:rsid w:val="00EB484C"/>
    <w:rsid w:val="00EB4AB2"/>
    <w:rsid w:val="00EB4BEC"/>
    <w:rsid w:val="00EB4DEE"/>
    <w:rsid w:val="00EB4EE9"/>
    <w:rsid w:val="00EB4FD7"/>
    <w:rsid w:val="00EB50EE"/>
    <w:rsid w:val="00EB5392"/>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1D1F"/>
    <w:rsid w:val="00EC2897"/>
    <w:rsid w:val="00EC2A12"/>
    <w:rsid w:val="00EC2BD4"/>
    <w:rsid w:val="00EC2CD0"/>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DE"/>
    <w:rsid w:val="00EC7C7C"/>
    <w:rsid w:val="00ED005B"/>
    <w:rsid w:val="00ED0099"/>
    <w:rsid w:val="00ED00DF"/>
    <w:rsid w:val="00ED055F"/>
    <w:rsid w:val="00ED07D1"/>
    <w:rsid w:val="00ED0CCC"/>
    <w:rsid w:val="00ED0D2D"/>
    <w:rsid w:val="00ED0D30"/>
    <w:rsid w:val="00ED0F79"/>
    <w:rsid w:val="00ED1645"/>
    <w:rsid w:val="00ED168B"/>
    <w:rsid w:val="00ED1783"/>
    <w:rsid w:val="00ED1810"/>
    <w:rsid w:val="00ED189A"/>
    <w:rsid w:val="00ED1B30"/>
    <w:rsid w:val="00ED1BFC"/>
    <w:rsid w:val="00ED1F0F"/>
    <w:rsid w:val="00ED1FCE"/>
    <w:rsid w:val="00ED21EB"/>
    <w:rsid w:val="00ED240D"/>
    <w:rsid w:val="00ED25CA"/>
    <w:rsid w:val="00ED2710"/>
    <w:rsid w:val="00ED28ED"/>
    <w:rsid w:val="00ED29BA"/>
    <w:rsid w:val="00ED2AE8"/>
    <w:rsid w:val="00ED2CAC"/>
    <w:rsid w:val="00ED2E7C"/>
    <w:rsid w:val="00ED302B"/>
    <w:rsid w:val="00ED3FCD"/>
    <w:rsid w:val="00ED3FCE"/>
    <w:rsid w:val="00ED3FFC"/>
    <w:rsid w:val="00ED479C"/>
    <w:rsid w:val="00ED49D7"/>
    <w:rsid w:val="00ED4B43"/>
    <w:rsid w:val="00ED4E18"/>
    <w:rsid w:val="00ED4F28"/>
    <w:rsid w:val="00ED52B2"/>
    <w:rsid w:val="00ED54A5"/>
    <w:rsid w:val="00ED550A"/>
    <w:rsid w:val="00ED57CB"/>
    <w:rsid w:val="00ED5856"/>
    <w:rsid w:val="00ED5E93"/>
    <w:rsid w:val="00ED67E4"/>
    <w:rsid w:val="00ED6F16"/>
    <w:rsid w:val="00ED70D9"/>
    <w:rsid w:val="00ED72CD"/>
    <w:rsid w:val="00ED7A66"/>
    <w:rsid w:val="00ED7AEB"/>
    <w:rsid w:val="00ED7E9E"/>
    <w:rsid w:val="00ED7EF2"/>
    <w:rsid w:val="00EE066D"/>
    <w:rsid w:val="00EE078C"/>
    <w:rsid w:val="00EE1188"/>
    <w:rsid w:val="00EE1973"/>
    <w:rsid w:val="00EE197F"/>
    <w:rsid w:val="00EE1A48"/>
    <w:rsid w:val="00EE1DCA"/>
    <w:rsid w:val="00EE1F48"/>
    <w:rsid w:val="00EE1FEF"/>
    <w:rsid w:val="00EE209C"/>
    <w:rsid w:val="00EE220E"/>
    <w:rsid w:val="00EE2BF2"/>
    <w:rsid w:val="00EE2D29"/>
    <w:rsid w:val="00EE321C"/>
    <w:rsid w:val="00EE3929"/>
    <w:rsid w:val="00EE3DB8"/>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9D"/>
    <w:rsid w:val="00EF4E55"/>
    <w:rsid w:val="00EF500A"/>
    <w:rsid w:val="00EF502C"/>
    <w:rsid w:val="00EF5076"/>
    <w:rsid w:val="00EF53A8"/>
    <w:rsid w:val="00EF53C8"/>
    <w:rsid w:val="00EF54A4"/>
    <w:rsid w:val="00EF5925"/>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1BE"/>
    <w:rsid w:val="00EF71F0"/>
    <w:rsid w:val="00EF735D"/>
    <w:rsid w:val="00EF74E4"/>
    <w:rsid w:val="00EF756F"/>
    <w:rsid w:val="00EF7778"/>
    <w:rsid w:val="00EF7820"/>
    <w:rsid w:val="00EF7AF1"/>
    <w:rsid w:val="00EF7C2C"/>
    <w:rsid w:val="00EF7EDB"/>
    <w:rsid w:val="00EF7F21"/>
    <w:rsid w:val="00F0026A"/>
    <w:rsid w:val="00F003C7"/>
    <w:rsid w:val="00F00D07"/>
    <w:rsid w:val="00F00DE2"/>
    <w:rsid w:val="00F00E1A"/>
    <w:rsid w:val="00F0119B"/>
    <w:rsid w:val="00F012A4"/>
    <w:rsid w:val="00F01329"/>
    <w:rsid w:val="00F0146C"/>
    <w:rsid w:val="00F01798"/>
    <w:rsid w:val="00F0181F"/>
    <w:rsid w:val="00F01CD2"/>
    <w:rsid w:val="00F01DD4"/>
    <w:rsid w:val="00F01E7E"/>
    <w:rsid w:val="00F01EED"/>
    <w:rsid w:val="00F02135"/>
    <w:rsid w:val="00F0216C"/>
    <w:rsid w:val="00F021DE"/>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DFD"/>
    <w:rsid w:val="00F13F65"/>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02D"/>
    <w:rsid w:val="00F17202"/>
    <w:rsid w:val="00F17719"/>
    <w:rsid w:val="00F1783F"/>
    <w:rsid w:val="00F17D53"/>
    <w:rsid w:val="00F17D99"/>
    <w:rsid w:val="00F2035D"/>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A21"/>
    <w:rsid w:val="00F32DBC"/>
    <w:rsid w:val="00F33118"/>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12E"/>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61A3"/>
    <w:rsid w:val="00F466D5"/>
    <w:rsid w:val="00F46992"/>
    <w:rsid w:val="00F46A08"/>
    <w:rsid w:val="00F46AA5"/>
    <w:rsid w:val="00F46ABB"/>
    <w:rsid w:val="00F46C23"/>
    <w:rsid w:val="00F46CDC"/>
    <w:rsid w:val="00F473CE"/>
    <w:rsid w:val="00F47600"/>
    <w:rsid w:val="00F47ECA"/>
    <w:rsid w:val="00F501D2"/>
    <w:rsid w:val="00F505B2"/>
    <w:rsid w:val="00F505E0"/>
    <w:rsid w:val="00F50875"/>
    <w:rsid w:val="00F50E1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229"/>
    <w:rsid w:val="00F6237D"/>
    <w:rsid w:val="00F62DC5"/>
    <w:rsid w:val="00F63161"/>
    <w:rsid w:val="00F631F0"/>
    <w:rsid w:val="00F63440"/>
    <w:rsid w:val="00F6355A"/>
    <w:rsid w:val="00F63DBE"/>
    <w:rsid w:val="00F63E4A"/>
    <w:rsid w:val="00F63E9B"/>
    <w:rsid w:val="00F6417F"/>
    <w:rsid w:val="00F64AB1"/>
    <w:rsid w:val="00F64C8D"/>
    <w:rsid w:val="00F64E9C"/>
    <w:rsid w:val="00F650C4"/>
    <w:rsid w:val="00F650DD"/>
    <w:rsid w:val="00F65204"/>
    <w:rsid w:val="00F65771"/>
    <w:rsid w:val="00F65C77"/>
    <w:rsid w:val="00F65CC0"/>
    <w:rsid w:val="00F66125"/>
    <w:rsid w:val="00F66472"/>
    <w:rsid w:val="00F665B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C24"/>
    <w:rsid w:val="00F86EFC"/>
    <w:rsid w:val="00F86FD6"/>
    <w:rsid w:val="00F87154"/>
    <w:rsid w:val="00F87915"/>
    <w:rsid w:val="00F879B3"/>
    <w:rsid w:val="00F87C07"/>
    <w:rsid w:val="00F87C3E"/>
    <w:rsid w:val="00F87E3B"/>
    <w:rsid w:val="00F87E86"/>
    <w:rsid w:val="00F9006C"/>
    <w:rsid w:val="00F90089"/>
    <w:rsid w:val="00F9018C"/>
    <w:rsid w:val="00F903D0"/>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68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4AE"/>
    <w:rsid w:val="00FA7831"/>
    <w:rsid w:val="00FA7F90"/>
    <w:rsid w:val="00FB026E"/>
    <w:rsid w:val="00FB08CA"/>
    <w:rsid w:val="00FB0A98"/>
    <w:rsid w:val="00FB0CAC"/>
    <w:rsid w:val="00FB0E68"/>
    <w:rsid w:val="00FB0ECE"/>
    <w:rsid w:val="00FB12D6"/>
    <w:rsid w:val="00FB1583"/>
    <w:rsid w:val="00FB1C41"/>
    <w:rsid w:val="00FB2281"/>
    <w:rsid w:val="00FB25DC"/>
    <w:rsid w:val="00FB28EE"/>
    <w:rsid w:val="00FB2C1A"/>
    <w:rsid w:val="00FB3192"/>
    <w:rsid w:val="00FB3339"/>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219C"/>
    <w:rsid w:val="00FC2365"/>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535B"/>
    <w:rsid w:val="00FD53DC"/>
    <w:rsid w:val="00FD54C4"/>
    <w:rsid w:val="00FD57EA"/>
    <w:rsid w:val="00FD5814"/>
    <w:rsid w:val="00FD598B"/>
    <w:rsid w:val="00FD5ADA"/>
    <w:rsid w:val="00FD5BC2"/>
    <w:rsid w:val="00FD5BCA"/>
    <w:rsid w:val="00FD5EB0"/>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9B1"/>
    <w:rsid w:val="00FE49E1"/>
    <w:rsid w:val="00FE4D24"/>
    <w:rsid w:val="00FE4E0C"/>
    <w:rsid w:val="00FE517F"/>
    <w:rsid w:val="00FE574F"/>
    <w:rsid w:val="00FE5893"/>
    <w:rsid w:val="00FE5917"/>
    <w:rsid w:val="00FE5B4B"/>
    <w:rsid w:val="00FE5C1F"/>
    <w:rsid w:val="00FE60F5"/>
    <w:rsid w:val="00FE627C"/>
    <w:rsid w:val="00FE6477"/>
    <w:rsid w:val="00FE65F0"/>
    <w:rsid w:val="00FE6AFB"/>
    <w:rsid w:val="00FE6BB6"/>
    <w:rsid w:val="00FE6C63"/>
    <w:rsid w:val="00FE6FE8"/>
    <w:rsid w:val="00FE718D"/>
    <w:rsid w:val="00FE73F9"/>
    <w:rsid w:val="00FE73FD"/>
    <w:rsid w:val="00FE745E"/>
    <w:rsid w:val="00FE74EC"/>
    <w:rsid w:val="00FE78F0"/>
    <w:rsid w:val="00FE7F6D"/>
    <w:rsid w:val="00FE7FBA"/>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1690</TotalTime>
  <Pages>479</Pages>
  <Words>146596</Words>
  <Characters>776961</Characters>
  <Application>Microsoft Office Word</Application>
  <DocSecurity>0</DocSecurity>
  <Lines>6474</Lines>
  <Paragraphs>1843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921714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151</cp:revision>
  <cp:lastPrinted>2017-05-07T13:41:00Z</cp:lastPrinted>
  <dcterms:created xsi:type="dcterms:W3CDTF">2020-10-17T08:45:00Z</dcterms:created>
  <dcterms:modified xsi:type="dcterms:W3CDTF">2020-10-20T20:05:00Z</dcterms:modified>
</cp:coreProperties>
</file>