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0781CE5C" w14:textId="48B28175" w:rsidR="00461860" w:rsidRDefault="00CB5140">
          <w:pPr>
            <w:pStyle w:val="Innehll1"/>
            <w:rPr>
              <w:rFonts w:asciiTheme="minorHAnsi" w:eastAsiaTheme="minorEastAsia" w:hAnsiTheme="minorHAnsi"/>
              <w:noProof/>
              <w:color w:val="auto"/>
              <w:lang w:val="sv-SE" w:eastAsia="sv-SE"/>
            </w:rPr>
          </w:pPr>
          <w:r w:rsidRPr="00903DBA">
            <w:fldChar w:fldCharType="begin"/>
          </w:r>
          <w:r w:rsidRPr="00903DBA">
            <w:instrText xml:space="preserve"> TOC \o "1-3" \h \z \u </w:instrText>
          </w:r>
          <w:r w:rsidRPr="00903DBA">
            <w:fldChar w:fldCharType="separate"/>
          </w:r>
          <w:hyperlink w:anchor="_Toc59126052" w:history="1">
            <w:r w:rsidR="00461860" w:rsidRPr="00CB763D">
              <w:rPr>
                <w:rStyle w:val="Hyperlnk"/>
                <w:noProof/>
              </w:rPr>
              <w:t>1.</w:t>
            </w:r>
            <w:r w:rsidR="00461860">
              <w:rPr>
                <w:rFonts w:asciiTheme="minorHAnsi" w:eastAsiaTheme="minorEastAsia" w:hAnsiTheme="minorHAnsi"/>
                <w:noProof/>
                <w:color w:val="auto"/>
                <w:lang w:val="sv-SE" w:eastAsia="sv-SE"/>
              </w:rPr>
              <w:tab/>
            </w:r>
            <w:r w:rsidR="00461860" w:rsidRPr="00CB763D">
              <w:rPr>
                <w:rStyle w:val="Hyperlnk"/>
                <w:noProof/>
              </w:rPr>
              <w:t>Introduction</w:t>
            </w:r>
            <w:r w:rsidR="00461860">
              <w:rPr>
                <w:noProof/>
                <w:webHidden/>
              </w:rPr>
              <w:tab/>
            </w:r>
            <w:r w:rsidR="00461860">
              <w:rPr>
                <w:noProof/>
                <w:webHidden/>
              </w:rPr>
              <w:fldChar w:fldCharType="begin"/>
            </w:r>
            <w:r w:rsidR="00461860">
              <w:rPr>
                <w:noProof/>
                <w:webHidden/>
              </w:rPr>
              <w:instrText xml:space="preserve"> PAGEREF _Toc59126052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19D654C6" w14:textId="1C7BA40B"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053"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Overview</w:t>
            </w:r>
            <w:r w:rsidR="00461860">
              <w:rPr>
                <w:noProof/>
                <w:webHidden/>
              </w:rPr>
              <w:tab/>
            </w:r>
            <w:r w:rsidR="00461860">
              <w:rPr>
                <w:noProof/>
                <w:webHidden/>
              </w:rPr>
              <w:fldChar w:fldCharType="begin"/>
            </w:r>
            <w:r w:rsidR="00461860">
              <w:rPr>
                <w:noProof/>
                <w:webHidden/>
              </w:rPr>
              <w:instrText xml:space="preserve"> PAGEREF _Toc59126053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4E7EEFFE" w14:textId="7D141528"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054"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The Compiler Phases</w:t>
            </w:r>
            <w:r w:rsidR="00461860">
              <w:rPr>
                <w:noProof/>
                <w:webHidden/>
              </w:rPr>
              <w:tab/>
            </w:r>
            <w:r w:rsidR="00461860">
              <w:rPr>
                <w:noProof/>
                <w:webHidden/>
              </w:rPr>
              <w:fldChar w:fldCharType="begin"/>
            </w:r>
            <w:r w:rsidR="00461860">
              <w:rPr>
                <w:noProof/>
                <w:webHidden/>
              </w:rPr>
              <w:instrText xml:space="preserve"> PAGEREF _Toc59126054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6C9C8B9" w14:textId="5422B02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5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_Toc59126055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36265F2A" w14:textId="4D8BF5C7"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5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_Toc59126056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91D8EC5" w14:textId="710F8CD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5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Parsing and Middle Code Generation</w:t>
            </w:r>
            <w:r w:rsidR="00461860">
              <w:rPr>
                <w:noProof/>
                <w:webHidden/>
              </w:rPr>
              <w:tab/>
            </w:r>
            <w:r w:rsidR="00461860">
              <w:rPr>
                <w:noProof/>
                <w:webHidden/>
              </w:rPr>
              <w:fldChar w:fldCharType="begin"/>
            </w:r>
            <w:r w:rsidR="00461860">
              <w:rPr>
                <w:noProof/>
                <w:webHidden/>
              </w:rPr>
              <w:instrText xml:space="preserve"> PAGEREF _Toc59126057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DFB0476" w14:textId="5C8CC10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58"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_Toc59126058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21E72E76" w14:textId="234D947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59"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_Toc59126059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CEE27A1" w14:textId="14C776C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60"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Static Address</w:t>
            </w:r>
            <w:r w:rsidR="00461860">
              <w:rPr>
                <w:noProof/>
                <w:webHidden/>
              </w:rPr>
              <w:tab/>
            </w:r>
            <w:r w:rsidR="00461860">
              <w:rPr>
                <w:noProof/>
                <w:webHidden/>
              </w:rPr>
              <w:fldChar w:fldCharType="begin"/>
            </w:r>
            <w:r w:rsidR="00461860">
              <w:rPr>
                <w:noProof/>
                <w:webHidden/>
              </w:rPr>
              <w:instrText xml:space="preserve"> PAGEREF _Toc59126060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17731F43" w14:textId="71A3E51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61" w:history="1">
            <w:r w:rsidR="00461860" w:rsidRPr="00CB763D">
              <w:rPr>
                <w:rStyle w:val="Hyperlnk"/>
                <w:noProof/>
              </w:rPr>
              <w:t>1.2.7.</w:t>
            </w:r>
            <w:r w:rsidR="00461860">
              <w:rPr>
                <w:rFonts w:asciiTheme="minorHAnsi" w:eastAsiaTheme="minorEastAsia" w:hAnsiTheme="minorHAnsi"/>
                <w:noProof/>
                <w:color w:val="auto"/>
                <w:lang w:val="sv-SE" w:eastAsia="sv-SE"/>
              </w:rPr>
              <w:tab/>
            </w:r>
            <w:r w:rsidR="00461860" w:rsidRPr="00CB763D">
              <w:rPr>
                <w:rStyle w:val="Hyperlnk"/>
                <w:noProof/>
              </w:rPr>
              <w:t>Declarators and Declaration Specifiers</w:t>
            </w:r>
            <w:r w:rsidR="00461860">
              <w:rPr>
                <w:noProof/>
                <w:webHidden/>
              </w:rPr>
              <w:tab/>
            </w:r>
            <w:r w:rsidR="00461860">
              <w:rPr>
                <w:noProof/>
                <w:webHidden/>
              </w:rPr>
              <w:fldChar w:fldCharType="begin"/>
            </w:r>
            <w:r w:rsidR="00461860">
              <w:rPr>
                <w:noProof/>
                <w:webHidden/>
              </w:rPr>
              <w:instrText xml:space="preserve"> PAGEREF _Toc59126061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68303AA" w14:textId="33241F6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62" w:history="1">
            <w:r w:rsidR="00461860" w:rsidRPr="00CB763D">
              <w:rPr>
                <w:rStyle w:val="Hyperlnk"/>
                <w:noProof/>
              </w:rPr>
              <w:t>1.2.8.</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_Toc59126062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5B305EAF" w14:textId="46D3C36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63" w:history="1">
            <w:r w:rsidR="00461860" w:rsidRPr="00CB763D">
              <w:rPr>
                <w:rStyle w:val="Hyperlnk"/>
                <w:noProof/>
              </w:rPr>
              <w:t>1.2.9.</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_Toc59126063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9AD35D1" w14:textId="335A1D2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64" w:history="1">
            <w:r w:rsidR="00461860" w:rsidRPr="00CB763D">
              <w:rPr>
                <w:rStyle w:val="Hyperlnk"/>
                <w:noProof/>
              </w:rPr>
              <w:t>1.2.10.</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_Toc59126064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34F66F63" w14:textId="1B65F06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6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_Toc59126065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D1C0859" w14:textId="22E8012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6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The Object Code Generator and Linker</w:t>
            </w:r>
            <w:r w:rsidR="00461860">
              <w:rPr>
                <w:noProof/>
                <w:webHidden/>
              </w:rPr>
              <w:tab/>
            </w:r>
            <w:r w:rsidR="00461860">
              <w:rPr>
                <w:noProof/>
                <w:webHidden/>
              </w:rPr>
              <w:fldChar w:fldCharType="begin"/>
            </w:r>
            <w:r w:rsidR="00461860">
              <w:rPr>
                <w:noProof/>
                <w:webHidden/>
              </w:rPr>
              <w:instrText xml:space="preserve"> PAGEREF _Toc59126066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677920F0" w14:textId="06BF064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6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_Toc59126067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2CF17287" w14:textId="57EC3E7B"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068"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The Main Class</w:t>
            </w:r>
            <w:r w:rsidR="00461860">
              <w:rPr>
                <w:noProof/>
                <w:webHidden/>
              </w:rPr>
              <w:tab/>
            </w:r>
            <w:r w:rsidR="00461860">
              <w:rPr>
                <w:noProof/>
                <w:webHidden/>
              </w:rPr>
              <w:fldChar w:fldCharType="begin"/>
            </w:r>
            <w:r w:rsidR="00461860">
              <w:rPr>
                <w:noProof/>
                <w:webHidden/>
              </w:rPr>
              <w:instrText xml:space="preserve"> PAGEREF _Toc59126068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45C368A1" w14:textId="0F170A2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69"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Generating the Assembly File</w:t>
            </w:r>
            <w:r w:rsidR="00461860">
              <w:rPr>
                <w:noProof/>
                <w:webHidden/>
              </w:rPr>
              <w:tab/>
            </w:r>
            <w:r w:rsidR="00461860">
              <w:rPr>
                <w:noProof/>
                <w:webHidden/>
              </w:rPr>
              <w:fldChar w:fldCharType="begin"/>
            </w:r>
            <w:r w:rsidR="00461860">
              <w:rPr>
                <w:noProof/>
                <w:webHidden/>
              </w:rPr>
              <w:instrText xml:space="preserve"> PAGEREF _Toc59126069 \h </w:instrText>
            </w:r>
            <w:r w:rsidR="00461860">
              <w:rPr>
                <w:noProof/>
                <w:webHidden/>
              </w:rPr>
            </w:r>
            <w:r w:rsidR="00461860">
              <w:rPr>
                <w:noProof/>
                <w:webHidden/>
              </w:rPr>
              <w:fldChar w:fldCharType="separate"/>
            </w:r>
            <w:r w:rsidR="00461860">
              <w:rPr>
                <w:noProof/>
                <w:webHidden/>
              </w:rPr>
              <w:t>17</w:t>
            </w:r>
            <w:r w:rsidR="00461860">
              <w:rPr>
                <w:noProof/>
                <w:webHidden/>
              </w:rPr>
              <w:fldChar w:fldCharType="end"/>
            </w:r>
          </w:hyperlink>
        </w:p>
        <w:p w14:paraId="7491BC2E" w14:textId="4CA7CCA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70"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Generate the Make File</w:t>
            </w:r>
            <w:r w:rsidR="00461860">
              <w:rPr>
                <w:noProof/>
                <w:webHidden/>
              </w:rPr>
              <w:tab/>
            </w:r>
            <w:r w:rsidR="00461860">
              <w:rPr>
                <w:noProof/>
                <w:webHidden/>
              </w:rPr>
              <w:fldChar w:fldCharType="begin"/>
            </w:r>
            <w:r w:rsidR="00461860">
              <w:rPr>
                <w:noProof/>
                <w:webHidden/>
              </w:rPr>
              <w:instrText xml:space="preserve"> PAGEREF _Toc59126070 \h </w:instrText>
            </w:r>
            <w:r w:rsidR="00461860">
              <w:rPr>
                <w:noProof/>
                <w:webHidden/>
              </w:rPr>
            </w:r>
            <w:r w:rsidR="00461860">
              <w:rPr>
                <w:noProof/>
                <w:webHidden/>
              </w:rPr>
              <w:fldChar w:fldCharType="separate"/>
            </w:r>
            <w:r w:rsidR="00461860">
              <w:rPr>
                <w:noProof/>
                <w:webHidden/>
              </w:rPr>
              <w:t>20</w:t>
            </w:r>
            <w:r w:rsidR="00461860">
              <w:rPr>
                <w:noProof/>
                <w:webHidden/>
              </w:rPr>
              <w:fldChar w:fldCharType="end"/>
            </w:r>
          </w:hyperlink>
        </w:p>
        <w:p w14:paraId="15ED2CCC" w14:textId="1DD88DD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71" w:history="1">
            <w:r w:rsidR="00461860" w:rsidRPr="00CB763D">
              <w:rPr>
                <w:rStyle w:val="Hyperlnk"/>
                <w:noProof/>
                <w:highlight w:val="white"/>
              </w:rPr>
              <w:t>1.3.2.</w:t>
            </w:r>
            <w:r w:rsidR="00461860">
              <w:rPr>
                <w:rFonts w:asciiTheme="minorHAnsi" w:eastAsiaTheme="minorEastAsia" w:hAnsiTheme="minorHAnsi"/>
                <w:noProof/>
                <w:color w:val="auto"/>
                <w:lang w:val="sv-SE" w:eastAsia="sv-SE"/>
              </w:rPr>
              <w:tab/>
            </w:r>
            <w:r w:rsidR="00461860" w:rsidRPr="00CB763D">
              <w:rPr>
                <w:rStyle w:val="Hyperlnk"/>
                <w:noProof/>
                <w:highlight w:val="white"/>
              </w:rPr>
              <w:t>Is the Object File Fresh?</w:t>
            </w:r>
            <w:r w:rsidR="00461860">
              <w:rPr>
                <w:noProof/>
                <w:webHidden/>
              </w:rPr>
              <w:tab/>
            </w:r>
            <w:r w:rsidR="00461860">
              <w:rPr>
                <w:noProof/>
                <w:webHidden/>
              </w:rPr>
              <w:fldChar w:fldCharType="begin"/>
            </w:r>
            <w:r w:rsidR="00461860">
              <w:rPr>
                <w:noProof/>
                <w:webHidden/>
              </w:rPr>
              <w:instrText xml:space="preserve"> PAGEREF _Toc59126071 \h </w:instrText>
            </w:r>
            <w:r w:rsidR="00461860">
              <w:rPr>
                <w:noProof/>
                <w:webHidden/>
              </w:rPr>
            </w:r>
            <w:r w:rsidR="00461860">
              <w:rPr>
                <w:noProof/>
                <w:webHidden/>
              </w:rPr>
              <w:fldChar w:fldCharType="separate"/>
            </w:r>
            <w:r w:rsidR="00461860">
              <w:rPr>
                <w:noProof/>
                <w:webHidden/>
              </w:rPr>
              <w:t>22</w:t>
            </w:r>
            <w:r w:rsidR="00461860">
              <w:rPr>
                <w:noProof/>
                <w:webHidden/>
              </w:rPr>
              <w:fldChar w:fldCharType="end"/>
            </w:r>
          </w:hyperlink>
        </w:p>
        <w:p w14:paraId="46DC39CB" w14:textId="754102C2" w:rsidR="00461860" w:rsidRDefault="00451616">
          <w:pPr>
            <w:pStyle w:val="Innehll1"/>
            <w:rPr>
              <w:rFonts w:asciiTheme="minorHAnsi" w:eastAsiaTheme="minorEastAsia" w:hAnsiTheme="minorHAnsi"/>
              <w:noProof/>
              <w:color w:val="auto"/>
              <w:lang w:val="sv-SE" w:eastAsia="sv-SE"/>
            </w:rPr>
          </w:pPr>
          <w:hyperlink w:anchor="_Toc59126072" w:history="1">
            <w:r w:rsidR="00461860" w:rsidRPr="00CB763D">
              <w:rPr>
                <w:rStyle w:val="Hyperlnk"/>
                <w:noProof/>
              </w:rPr>
              <w:t>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_Toc59126072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09A1F69E" w14:textId="111E5664"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073" w:history="1">
            <w:r w:rsidR="00461860" w:rsidRPr="00CB763D">
              <w:rPr>
                <w:rStyle w:val="Hyperlnk"/>
                <w:noProof/>
              </w:rPr>
              <w:t>2.1.</w:t>
            </w:r>
            <w:r w:rsidR="00461860">
              <w:rPr>
                <w:rFonts w:asciiTheme="minorHAnsi" w:eastAsiaTheme="minorEastAsia" w:hAnsiTheme="minorHAnsi"/>
                <w:noProof/>
                <w:color w:val="auto"/>
                <w:lang w:val="sv-SE" w:eastAsia="sv-SE"/>
              </w:rPr>
              <w:tab/>
            </w:r>
            <w:r w:rsidR="00461860" w:rsidRPr="00CB763D">
              <w:rPr>
                <w:rStyle w:val="Hyperlnk"/>
                <w:noProof/>
              </w:rPr>
              <w:t>Slash Sequences</w:t>
            </w:r>
            <w:r w:rsidR="00461860">
              <w:rPr>
                <w:noProof/>
                <w:webHidden/>
              </w:rPr>
              <w:tab/>
            </w:r>
            <w:r w:rsidR="00461860">
              <w:rPr>
                <w:noProof/>
                <w:webHidden/>
              </w:rPr>
              <w:fldChar w:fldCharType="begin"/>
            </w:r>
            <w:r w:rsidR="00461860">
              <w:rPr>
                <w:noProof/>
                <w:webHidden/>
              </w:rPr>
              <w:instrText xml:space="preserve"> PAGEREF _Toc59126073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257EC505" w14:textId="681315E1"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074" w:history="1">
            <w:r w:rsidR="00461860" w:rsidRPr="00CB763D">
              <w:rPr>
                <w:rStyle w:val="Hyperlnk"/>
                <w:noProof/>
              </w:rPr>
              <w:t>2.2.</w:t>
            </w:r>
            <w:r w:rsidR="00461860">
              <w:rPr>
                <w:rFonts w:asciiTheme="minorHAnsi" w:eastAsiaTheme="minorEastAsia" w:hAnsiTheme="minorHAnsi"/>
                <w:noProof/>
                <w:color w:val="auto"/>
                <w:lang w:val="sv-SE" w:eastAsia="sv-SE"/>
              </w:rPr>
              <w:tab/>
            </w:r>
            <w:r w:rsidR="00461860" w:rsidRPr="00CB763D">
              <w:rPr>
                <w:rStyle w:val="Hyperlnk"/>
                <w:noProof/>
              </w:rPr>
              <w:t>The typedef-name Problem</w:t>
            </w:r>
            <w:r w:rsidR="00461860">
              <w:rPr>
                <w:noProof/>
                <w:webHidden/>
              </w:rPr>
              <w:tab/>
            </w:r>
            <w:r w:rsidR="00461860">
              <w:rPr>
                <w:noProof/>
                <w:webHidden/>
              </w:rPr>
              <w:fldChar w:fldCharType="begin"/>
            </w:r>
            <w:r w:rsidR="00461860">
              <w:rPr>
                <w:noProof/>
                <w:webHidden/>
              </w:rPr>
              <w:instrText xml:space="preserve"> PAGEREF _Toc59126074 \h </w:instrText>
            </w:r>
            <w:r w:rsidR="00461860">
              <w:rPr>
                <w:noProof/>
                <w:webHidden/>
              </w:rPr>
            </w:r>
            <w:r w:rsidR="00461860">
              <w:rPr>
                <w:noProof/>
                <w:webHidden/>
              </w:rPr>
              <w:fldChar w:fldCharType="separate"/>
            </w:r>
            <w:r w:rsidR="00461860">
              <w:rPr>
                <w:noProof/>
                <w:webHidden/>
              </w:rPr>
              <w:t>27</w:t>
            </w:r>
            <w:r w:rsidR="00461860">
              <w:rPr>
                <w:noProof/>
                <w:webHidden/>
              </w:rPr>
              <w:fldChar w:fldCharType="end"/>
            </w:r>
          </w:hyperlink>
        </w:p>
        <w:p w14:paraId="0B591E72" w14:textId="0CC483D2"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075" w:history="1">
            <w:r w:rsidR="00461860" w:rsidRPr="00CB763D">
              <w:rPr>
                <w:rStyle w:val="Hyperlnk"/>
                <w:noProof/>
              </w:rPr>
              <w:t>2.3.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_Toc59126075 \h </w:instrText>
            </w:r>
            <w:r w:rsidR="00461860">
              <w:rPr>
                <w:noProof/>
                <w:webHidden/>
              </w:rPr>
            </w:r>
            <w:r w:rsidR="00461860">
              <w:rPr>
                <w:noProof/>
                <w:webHidden/>
              </w:rPr>
              <w:fldChar w:fldCharType="separate"/>
            </w:r>
            <w:r w:rsidR="00461860">
              <w:rPr>
                <w:noProof/>
                <w:webHidden/>
              </w:rPr>
              <w:t>28</w:t>
            </w:r>
            <w:r w:rsidR="00461860">
              <w:rPr>
                <w:noProof/>
                <w:webHidden/>
              </w:rPr>
              <w:fldChar w:fldCharType="end"/>
            </w:r>
          </w:hyperlink>
        </w:p>
        <w:p w14:paraId="74F1B5C8" w14:textId="1B2628F9" w:rsidR="00461860" w:rsidRDefault="00451616">
          <w:pPr>
            <w:pStyle w:val="Innehll1"/>
            <w:rPr>
              <w:rFonts w:asciiTheme="minorHAnsi" w:eastAsiaTheme="minorEastAsia" w:hAnsiTheme="minorHAnsi"/>
              <w:noProof/>
              <w:color w:val="auto"/>
              <w:lang w:val="sv-SE" w:eastAsia="sv-SE"/>
            </w:rPr>
          </w:pPr>
          <w:hyperlink w:anchor="_Toc59126076" w:history="1">
            <w:r w:rsidR="00461860" w:rsidRPr="00CB763D">
              <w:rPr>
                <w:rStyle w:val="Hyperlnk"/>
                <w:noProof/>
              </w:rPr>
              <w:t>3.</w:t>
            </w:r>
            <w:r w:rsidR="00461860">
              <w:rPr>
                <w:rFonts w:asciiTheme="minorHAnsi" w:eastAsiaTheme="minorEastAsia" w:hAnsiTheme="minorHAnsi"/>
                <w:noProof/>
                <w:color w:val="auto"/>
                <w:lang w:val="sv-SE" w:eastAsia="sv-SE"/>
              </w:rPr>
              <w:tab/>
            </w:r>
            <w:r w:rsidR="00461860" w:rsidRPr="00CB763D">
              <w:rPr>
                <w:rStyle w:val="Hyperlnk"/>
                <w:noProof/>
              </w:rPr>
              <w:t>Parsing</w:t>
            </w:r>
            <w:r w:rsidR="00461860">
              <w:rPr>
                <w:noProof/>
                <w:webHidden/>
              </w:rPr>
              <w:tab/>
            </w:r>
            <w:r w:rsidR="00461860">
              <w:rPr>
                <w:noProof/>
                <w:webHidden/>
              </w:rPr>
              <w:fldChar w:fldCharType="begin"/>
            </w:r>
            <w:r w:rsidR="00461860">
              <w:rPr>
                <w:noProof/>
                <w:webHidden/>
              </w:rPr>
              <w:instrText xml:space="preserve"> PAGEREF _Toc59126076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77D7A699" w14:textId="0E724D5E"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077" w:history="1">
            <w:r w:rsidR="00461860" w:rsidRPr="00CB763D">
              <w:rPr>
                <w:rStyle w:val="Hyperlnk"/>
                <w:noProof/>
              </w:rPr>
              <w:t>3.1.</w:t>
            </w:r>
            <w:r w:rsidR="00461860">
              <w:rPr>
                <w:rFonts w:asciiTheme="minorHAnsi" w:eastAsiaTheme="minorEastAsia" w:hAnsiTheme="minorHAnsi"/>
                <w:noProof/>
                <w:color w:val="auto"/>
                <w:lang w:val="sv-SE" w:eastAsia="sv-SE"/>
              </w:rPr>
              <w:tab/>
            </w:r>
            <w:r w:rsidR="00461860" w:rsidRPr="00CB763D">
              <w:rPr>
                <w:rStyle w:val="Hyperlnk"/>
                <w:noProof/>
              </w:rPr>
              <w:t>The MiddleOperator Enumeration</w:t>
            </w:r>
            <w:r w:rsidR="00461860">
              <w:rPr>
                <w:noProof/>
                <w:webHidden/>
              </w:rPr>
              <w:tab/>
            </w:r>
            <w:r w:rsidR="00461860">
              <w:rPr>
                <w:noProof/>
                <w:webHidden/>
              </w:rPr>
              <w:fldChar w:fldCharType="begin"/>
            </w:r>
            <w:r w:rsidR="00461860">
              <w:rPr>
                <w:noProof/>
                <w:webHidden/>
              </w:rPr>
              <w:instrText xml:space="preserve"> PAGEREF _Toc59126077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271F3FFB" w14:textId="50E22D60"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078" w:history="1">
            <w:r w:rsidR="00461860" w:rsidRPr="00CB763D">
              <w:rPr>
                <w:rStyle w:val="Hyperlnk"/>
                <w:noProof/>
              </w:rPr>
              <w:t>3.2.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_Toc59126078 \h </w:instrText>
            </w:r>
            <w:r w:rsidR="00461860">
              <w:rPr>
                <w:noProof/>
                <w:webHidden/>
              </w:rPr>
            </w:r>
            <w:r w:rsidR="00461860">
              <w:rPr>
                <w:noProof/>
                <w:webHidden/>
              </w:rPr>
              <w:fldChar w:fldCharType="separate"/>
            </w:r>
            <w:r w:rsidR="00461860">
              <w:rPr>
                <w:noProof/>
                <w:webHidden/>
              </w:rPr>
              <w:t>39</w:t>
            </w:r>
            <w:r w:rsidR="00461860">
              <w:rPr>
                <w:noProof/>
                <w:webHidden/>
              </w:rPr>
              <w:fldChar w:fldCharType="end"/>
            </w:r>
          </w:hyperlink>
        </w:p>
        <w:p w14:paraId="74E65885" w14:textId="14C4E11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79" w:history="1">
            <w:r w:rsidR="00461860" w:rsidRPr="00CB763D">
              <w:rPr>
                <w:rStyle w:val="Hyperlnk"/>
                <w:noProof/>
              </w:rPr>
              <w:t>3.2.1.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_Toc59126079 \h </w:instrText>
            </w:r>
            <w:r w:rsidR="00461860">
              <w:rPr>
                <w:noProof/>
                <w:webHidden/>
              </w:rPr>
            </w:r>
            <w:r w:rsidR="00461860">
              <w:rPr>
                <w:noProof/>
                <w:webHidden/>
              </w:rPr>
              <w:fldChar w:fldCharType="separate"/>
            </w:r>
            <w:r w:rsidR="00461860">
              <w:rPr>
                <w:noProof/>
                <w:webHidden/>
              </w:rPr>
              <w:t>40</w:t>
            </w:r>
            <w:r w:rsidR="00461860">
              <w:rPr>
                <w:noProof/>
                <w:webHidden/>
              </w:rPr>
              <w:fldChar w:fldCharType="end"/>
            </w:r>
          </w:hyperlink>
        </w:p>
        <w:p w14:paraId="43DEEC70" w14:textId="583EA7D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80" w:history="1">
            <w:r w:rsidR="00461860" w:rsidRPr="00CB763D">
              <w:rPr>
                <w:rStyle w:val="Hyperlnk"/>
                <w:noProof/>
                <w:highlight w:val="white"/>
              </w:rPr>
              <w:t>3.2.2.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_Toc59126080 \h </w:instrText>
            </w:r>
            <w:r w:rsidR="00461860">
              <w:rPr>
                <w:noProof/>
                <w:webHidden/>
              </w:rPr>
            </w:r>
            <w:r w:rsidR="00461860">
              <w:rPr>
                <w:noProof/>
                <w:webHidden/>
              </w:rPr>
              <w:fldChar w:fldCharType="separate"/>
            </w:r>
            <w:r w:rsidR="00461860">
              <w:rPr>
                <w:noProof/>
                <w:webHidden/>
              </w:rPr>
              <w:t>41</w:t>
            </w:r>
            <w:r w:rsidR="00461860">
              <w:rPr>
                <w:noProof/>
                <w:webHidden/>
              </w:rPr>
              <w:fldChar w:fldCharType="end"/>
            </w:r>
          </w:hyperlink>
        </w:p>
        <w:p w14:paraId="5A2163EC" w14:textId="557F0D4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81" w:history="1">
            <w:r w:rsidR="00461860" w:rsidRPr="00CB763D">
              <w:rPr>
                <w:rStyle w:val="Hyperlnk"/>
                <w:noProof/>
                <w:highlight w:val="white"/>
              </w:rPr>
              <w:t>3.2.3.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_Toc59126081 \h </w:instrText>
            </w:r>
            <w:r w:rsidR="00461860">
              <w:rPr>
                <w:noProof/>
                <w:webHidden/>
              </w:rPr>
            </w:r>
            <w:r w:rsidR="00461860">
              <w:rPr>
                <w:noProof/>
                <w:webHidden/>
              </w:rPr>
              <w:fldChar w:fldCharType="separate"/>
            </w:r>
            <w:r w:rsidR="00461860">
              <w:rPr>
                <w:noProof/>
                <w:webHidden/>
              </w:rPr>
              <w:t>42</w:t>
            </w:r>
            <w:r w:rsidR="00461860">
              <w:rPr>
                <w:noProof/>
                <w:webHidden/>
              </w:rPr>
              <w:fldChar w:fldCharType="end"/>
            </w:r>
          </w:hyperlink>
        </w:p>
        <w:p w14:paraId="4E032967" w14:textId="614301B7"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82" w:history="1">
            <w:r w:rsidR="00461860" w:rsidRPr="00CB763D">
              <w:rPr>
                <w:rStyle w:val="Hyperlnk"/>
                <w:noProof/>
                <w:highlight w:val="white"/>
              </w:rPr>
              <w:t>3.2.4.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_Toc59126082 \h </w:instrText>
            </w:r>
            <w:r w:rsidR="00461860">
              <w:rPr>
                <w:noProof/>
                <w:webHidden/>
              </w:rPr>
            </w:r>
            <w:r w:rsidR="00461860">
              <w:rPr>
                <w:noProof/>
                <w:webHidden/>
              </w:rPr>
              <w:fldChar w:fldCharType="separate"/>
            </w:r>
            <w:r w:rsidR="00461860">
              <w:rPr>
                <w:noProof/>
                <w:webHidden/>
              </w:rPr>
              <w:t>43</w:t>
            </w:r>
            <w:r w:rsidR="00461860">
              <w:rPr>
                <w:noProof/>
                <w:webHidden/>
              </w:rPr>
              <w:fldChar w:fldCharType="end"/>
            </w:r>
          </w:hyperlink>
        </w:p>
        <w:p w14:paraId="6A5837FF" w14:textId="61A37B7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83" w:history="1">
            <w:r w:rsidR="00461860" w:rsidRPr="00CB763D">
              <w:rPr>
                <w:rStyle w:val="Hyperlnk"/>
                <w:noProof/>
                <w:highlight w:val="white"/>
              </w:rPr>
              <w:t>3.2.5.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Declarators</w:t>
            </w:r>
            <w:r w:rsidR="00461860">
              <w:rPr>
                <w:noProof/>
                <w:webHidden/>
              </w:rPr>
              <w:tab/>
            </w:r>
            <w:r w:rsidR="00461860">
              <w:rPr>
                <w:noProof/>
                <w:webHidden/>
              </w:rPr>
              <w:fldChar w:fldCharType="begin"/>
            </w:r>
            <w:r w:rsidR="00461860">
              <w:rPr>
                <w:noProof/>
                <w:webHidden/>
              </w:rPr>
              <w:instrText xml:space="preserve"> PAGEREF _Toc59126083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55691AD6" w14:textId="05016AF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84" w:history="1">
            <w:r w:rsidR="00461860" w:rsidRPr="00CB763D">
              <w:rPr>
                <w:rStyle w:val="Hyperlnk"/>
                <w:noProof/>
                <w:highlight w:val="white"/>
              </w:rPr>
              <w:t>3.2.6.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Declarators</w:t>
            </w:r>
            <w:r w:rsidR="00461860">
              <w:rPr>
                <w:noProof/>
                <w:webHidden/>
              </w:rPr>
              <w:tab/>
            </w:r>
            <w:r w:rsidR="00461860">
              <w:rPr>
                <w:noProof/>
                <w:webHidden/>
              </w:rPr>
              <w:fldChar w:fldCharType="begin"/>
            </w:r>
            <w:r w:rsidR="00461860">
              <w:rPr>
                <w:noProof/>
                <w:webHidden/>
              </w:rPr>
              <w:instrText xml:space="preserve"> PAGEREF _Toc59126084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3C375E7B" w14:textId="6ADB8F6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85" w:history="1">
            <w:r w:rsidR="00461860" w:rsidRPr="00CB763D">
              <w:rPr>
                <w:rStyle w:val="Hyperlnk"/>
                <w:noProof/>
                <w:highlight w:val="white"/>
              </w:rPr>
              <w:t>3.2.7.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_Toc59126085 \h </w:instrText>
            </w:r>
            <w:r w:rsidR="00461860">
              <w:rPr>
                <w:noProof/>
                <w:webHidden/>
              </w:rPr>
            </w:r>
            <w:r w:rsidR="00461860">
              <w:rPr>
                <w:noProof/>
                <w:webHidden/>
              </w:rPr>
              <w:fldChar w:fldCharType="separate"/>
            </w:r>
            <w:r w:rsidR="00461860">
              <w:rPr>
                <w:noProof/>
                <w:webHidden/>
              </w:rPr>
              <w:t>46</w:t>
            </w:r>
            <w:r w:rsidR="00461860">
              <w:rPr>
                <w:noProof/>
                <w:webHidden/>
              </w:rPr>
              <w:fldChar w:fldCharType="end"/>
            </w:r>
          </w:hyperlink>
        </w:p>
        <w:p w14:paraId="33306D40" w14:textId="550803F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86" w:history="1">
            <w:r w:rsidR="00461860" w:rsidRPr="00CB763D">
              <w:rPr>
                <w:rStyle w:val="Hyperlnk"/>
                <w:noProof/>
                <w:highlight w:val="white"/>
              </w:rPr>
              <w:t>3.2.8.</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_Toc59126086 \h </w:instrText>
            </w:r>
            <w:r w:rsidR="00461860">
              <w:rPr>
                <w:noProof/>
                <w:webHidden/>
              </w:rPr>
            </w:r>
            <w:r w:rsidR="00461860">
              <w:rPr>
                <w:noProof/>
                <w:webHidden/>
              </w:rPr>
              <w:fldChar w:fldCharType="separate"/>
            </w:r>
            <w:r w:rsidR="00461860">
              <w:rPr>
                <w:noProof/>
                <w:webHidden/>
              </w:rPr>
              <w:t>48</w:t>
            </w:r>
            <w:r w:rsidR="00461860">
              <w:rPr>
                <w:noProof/>
                <w:webHidden/>
              </w:rPr>
              <w:fldChar w:fldCharType="end"/>
            </w:r>
          </w:hyperlink>
        </w:p>
        <w:p w14:paraId="63DBFE8C" w14:textId="0E91561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87" w:history="1">
            <w:r w:rsidR="00461860" w:rsidRPr="00CB763D">
              <w:rPr>
                <w:rStyle w:val="Hyperlnk"/>
                <w:noProof/>
                <w:highlight w:val="white"/>
              </w:rPr>
              <w:t>3.2.9.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_Toc59126087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09C139F2" w14:textId="5A974C58"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088" w:history="1">
            <w:r w:rsidR="00461860" w:rsidRPr="00CB763D">
              <w:rPr>
                <w:rStyle w:val="Hyperlnk"/>
                <w:noProof/>
                <w:highlight w:val="white"/>
              </w:rPr>
              <w:t>3.3.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_Toc59126088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54D8C0C5" w14:textId="301E84F8"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89"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Problem</w:t>
            </w:r>
            <w:r w:rsidR="00461860">
              <w:rPr>
                <w:noProof/>
                <w:webHidden/>
              </w:rPr>
              <w:tab/>
            </w:r>
            <w:r w:rsidR="00461860">
              <w:rPr>
                <w:noProof/>
                <w:webHidden/>
              </w:rPr>
              <w:fldChar w:fldCharType="begin"/>
            </w:r>
            <w:r w:rsidR="00461860">
              <w:rPr>
                <w:noProof/>
                <w:webHidden/>
              </w:rPr>
              <w:instrText xml:space="preserve"> PAGEREF _Toc59126089 \h </w:instrText>
            </w:r>
            <w:r w:rsidR="00461860">
              <w:rPr>
                <w:noProof/>
                <w:webHidden/>
              </w:rPr>
            </w:r>
            <w:r w:rsidR="00461860">
              <w:rPr>
                <w:noProof/>
                <w:webHidden/>
              </w:rPr>
              <w:fldChar w:fldCharType="separate"/>
            </w:r>
            <w:r w:rsidR="00461860">
              <w:rPr>
                <w:noProof/>
                <w:webHidden/>
              </w:rPr>
              <w:t>50</w:t>
            </w:r>
            <w:r w:rsidR="00461860">
              <w:rPr>
                <w:noProof/>
                <w:webHidden/>
              </w:rPr>
              <w:fldChar w:fldCharType="end"/>
            </w:r>
          </w:hyperlink>
        </w:p>
        <w:p w14:paraId="1A6826D3" w14:textId="736A0D7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90"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Forward-Jump Problem (Backpatching)</w:t>
            </w:r>
            <w:r w:rsidR="00461860">
              <w:rPr>
                <w:noProof/>
                <w:webHidden/>
              </w:rPr>
              <w:tab/>
            </w:r>
            <w:r w:rsidR="00461860">
              <w:rPr>
                <w:noProof/>
                <w:webHidden/>
              </w:rPr>
              <w:fldChar w:fldCharType="begin"/>
            </w:r>
            <w:r w:rsidR="00461860">
              <w:rPr>
                <w:noProof/>
                <w:webHidden/>
              </w:rPr>
              <w:instrText xml:space="preserve"> PAGEREF _Toc59126090 \h </w:instrText>
            </w:r>
            <w:r w:rsidR="00461860">
              <w:rPr>
                <w:noProof/>
                <w:webHidden/>
              </w:rPr>
            </w:r>
            <w:r w:rsidR="00461860">
              <w:rPr>
                <w:noProof/>
                <w:webHidden/>
              </w:rPr>
              <w:fldChar w:fldCharType="separate"/>
            </w:r>
            <w:r w:rsidR="00461860">
              <w:rPr>
                <w:noProof/>
                <w:webHidden/>
              </w:rPr>
              <w:t>51</w:t>
            </w:r>
            <w:r w:rsidR="00461860">
              <w:rPr>
                <w:noProof/>
                <w:webHidden/>
              </w:rPr>
              <w:fldChar w:fldCharType="end"/>
            </w:r>
          </w:hyperlink>
        </w:p>
        <w:p w14:paraId="28A63DA7" w14:textId="019932A4"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91" w:history="1">
            <w:r w:rsidR="00461860" w:rsidRPr="00CB763D">
              <w:rPr>
                <w:rStyle w:val="Hyperlnk"/>
                <w:noProof/>
                <w:highlight w:val="white"/>
              </w:rPr>
              <w:t>3.3.2.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Statement Class</w:t>
            </w:r>
            <w:r w:rsidR="00461860">
              <w:rPr>
                <w:noProof/>
                <w:webHidden/>
              </w:rPr>
              <w:tab/>
            </w:r>
            <w:r w:rsidR="00461860">
              <w:rPr>
                <w:noProof/>
                <w:webHidden/>
              </w:rPr>
              <w:fldChar w:fldCharType="begin"/>
            </w:r>
            <w:r w:rsidR="00461860">
              <w:rPr>
                <w:noProof/>
                <w:webHidden/>
              </w:rPr>
              <w:instrText xml:space="preserve"> PAGEREF _Toc59126091 \h </w:instrText>
            </w:r>
            <w:r w:rsidR="00461860">
              <w:rPr>
                <w:noProof/>
                <w:webHidden/>
              </w:rPr>
            </w:r>
            <w:r w:rsidR="00461860">
              <w:rPr>
                <w:noProof/>
                <w:webHidden/>
              </w:rPr>
              <w:fldChar w:fldCharType="separate"/>
            </w:r>
            <w:r w:rsidR="00461860">
              <w:rPr>
                <w:noProof/>
                <w:webHidden/>
              </w:rPr>
              <w:t>53</w:t>
            </w:r>
            <w:r w:rsidR="00461860">
              <w:rPr>
                <w:noProof/>
                <w:webHidden/>
              </w:rPr>
              <w:fldChar w:fldCharType="end"/>
            </w:r>
          </w:hyperlink>
        </w:p>
        <w:p w14:paraId="0C97F0B6" w14:textId="6D51F38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92"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_Toc59126092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3BFA1CB5" w14:textId="3D0625AD"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93"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_Toc59126093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52C1423" w14:textId="61AD0AC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94"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Statement</w:t>
            </w:r>
            <w:r w:rsidR="00461860">
              <w:rPr>
                <w:noProof/>
                <w:webHidden/>
              </w:rPr>
              <w:tab/>
            </w:r>
            <w:r w:rsidR="00461860">
              <w:rPr>
                <w:noProof/>
                <w:webHidden/>
              </w:rPr>
              <w:fldChar w:fldCharType="begin"/>
            </w:r>
            <w:r w:rsidR="00461860">
              <w:rPr>
                <w:noProof/>
                <w:webHidden/>
              </w:rPr>
              <w:instrText xml:space="preserve"> PAGEREF _Toc59126094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70D4807" w14:textId="1FC8295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95"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_Toc59126095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2390E8B2" w14:textId="27CE1438"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96" w:history="1">
            <w:r w:rsidR="00461860" w:rsidRPr="00CB763D">
              <w:rPr>
                <w:rStyle w:val="Hyperlnk"/>
                <w:noProof/>
                <w:highlight w:val="white"/>
              </w:rPr>
              <w:t>3.3.3.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Case Statement</w:t>
            </w:r>
            <w:r w:rsidR="00461860">
              <w:rPr>
                <w:noProof/>
                <w:webHidden/>
              </w:rPr>
              <w:tab/>
            </w:r>
            <w:r w:rsidR="00461860">
              <w:rPr>
                <w:noProof/>
                <w:webHidden/>
              </w:rPr>
              <w:fldChar w:fldCharType="begin"/>
            </w:r>
            <w:r w:rsidR="00461860">
              <w:rPr>
                <w:noProof/>
                <w:webHidden/>
              </w:rPr>
              <w:instrText xml:space="preserve"> PAGEREF _Toc59126096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93BB854" w14:textId="03790C6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97"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_Toc59126097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B22D1" w14:textId="6E809B54"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98"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_Toc59126098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37D86" w14:textId="79C4084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099"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_Toc59126099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2DC3501A" w14:textId="207B4106"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00"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_Toc59126100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8E4C7CB" w14:textId="09929A4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01" w:history="1">
            <w:r w:rsidR="00461860" w:rsidRPr="00CB763D">
              <w:rPr>
                <w:rStyle w:val="Hyperlnk"/>
                <w:noProof/>
              </w:rPr>
              <w:t>3.3.5.</w:t>
            </w:r>
            <w:r w:rsidR="00461860">
              <w:rPr>
                <w:rFonts w:asciiTheme="minorHAnsi" w:eastAsiaTheme="minorEastAsia" w:hAnsiTheme="minorHAnsi"/>
                <w:noProof/>
                <w:color w:val="auto"/>
                <w:lang w:val="sv-SE" w:eastAsia="sv-SE"/>
              </w:rPr>
              <w:tab/>
            </w:r>
            <w:r w:rsidR="00461860" w:rsidRPr="00CB763D">
              <w:rPr>
                <w:rStyle w:val="Hyperlnk"/>
                <w:noProof/>
              </w:rPr>
              <w:t>Label and Jump Statement</w:t>
            </w:r>
            <w:r w:rsidR="00461860">
              <w:rPr>
                <w:noProof/>
                <w:webHidden/>
              </w:rPr>
              <w:tab/>
            </w:r>
            <w:r w:rsidR="00461860">
              <w:rPr>
                <w:noProof/>
                <w:webHidden/>
              </w:rPr>
              <w:fldChar w:fldCharType="begin"/>
            </w:r>
            <w:r w:rsidR="00461860">
              <w:rPr>
                <w:noProof/>
                <w:webHidden/>
              </w:rPr>
              <w:instrText xml:space="preserve"> PAGEREF _Toc59126101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BD18220" w14:textId="7814877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02" w:history="1">
            <w:r w:rsidR="00461860" w:rsidRPr="00CB763D">
              <w:rPr>
                <w:rStyle w:val="Hyperlnk"/>
                <w:noProof/>
              </w:rPr>
              <w:t>3.3.6.</w:t>
            </w:r>
            <w:r w:rsidR="00461860">
              <w:rPr>
                <w:rFonts w:asciiTheme="minorHAnsi" w:eastAsiaTheme="minorEastAsia" w:hAnsiTheme="minorHAnsi"/>
                <w:noProof/>
                <w:color w:val="auto"/>
                <w:lang w:val="sv-SE" w:eastAsia="sv-SE"/>
              </w:rPr>
              <w:tab/>
            </w:r>
            <w:r w:rsidR="00461860" w:rsidRPr="00CB763D">
              <w:rPr>
                <w:rStyle w:val="Hyperlnk"/>
                <w:noProof/>
              </w:rPr>
              <w:t>The Return Statement</w:t>
            </w:r>
            <w:r w:rsidR="00461860">
              <w:rPr>
                <w:noProof/>
                <w:webHidden/>
              </w:rPr>
              <w:tab/>
            </w:r>
            <w:r w:rsidR="00461860">
              <w:rPr>
                <w:noProof/>
                <w:webHidden/>
              </w:rPr>
              <w:fldChar w:fldCharType="begin"/>
            </w:r>
            <w:r w:rsidR="00461860">
              <w:rPr>
                <w:noProof/>
                <w:webHidden/>
              </w:rPr>
              <w:instrText xml:space="preserve"> PAGEREF _Toc59126102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6F79D51F" w14:textId="1931099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03" w:history="1">
            <w:r w:rsidR="00461860" w:rsidRPr="00CB763D">
              <w:rPr>
                <w:rStyle w:val="Hyperlnk"/>
                <w:noProof/>
              </w:rPr>
              <w:t>3.3.7.</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Statements</w:t>
            </w:r>
            <w:r w:rsidR="00461860">
              <w:rPr>
                <w:noProof/>
                <w:webHidden/>
              </w:rPr>
              <w:tab/>
            </w:r>
            <w:r w:rsidR="00461860">
              <w:rPr>
                <w:noProof/>
                <w:webHidden/>
              </w:rPr>
              <w:fldChar w:fldCharType="begin"/>
            </w:r>
            <w:r w:rsidR="00461860">
              <w:rPr>
                <w:noProof/>
                <w:webHidden/>
              </w:rPr>
              <w:instrText xml:space="preserve"> PAGEREF _Toc59126103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2FF1FBC0" w14:textId="55F068A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04" w:history="1">
            <w:r w:rsidR="00461860" w:rsidRPr="00CB763D">
              <w:rPr>
                <w:rStyle w:val="Hyperlnk"/>
                <w:noProof/>
              </w:rPr>
              <w:t>3.3.8.</w:t>
            </w:r>
            <w:r w:rsidR="00461860">
              <w:rPr>
                <w:rFonts w:asciiTheme="minorHAnsi" w:eastAsiaTheme="minorEastAsia" w:hAnsiTheme="minorHAnsi"/>
                <w:noProof/>
                <w:color w:val="auto"/>
                <w:lang w:val="sv-SE" w:eastAsia="sv-SE"/>
              </w:rPr>
              <w:tab/>
            </w:r>
            <w:r w:rsidR="00461860" w:rsidRPr="00CB763D">
              <w:rPr>
                <w:rStyle w:val="Hyperlnk"/>
                <w:noProof/>
              </w:rPr>
              <w:t>Block Statements</w:t>
            </w:r>
            <w:r w:rsidR="00461860">
              <w:rPr>
                <w:noProof/>
                <w:webHidden/>
              </w:rPr>
              <w:tab/>
            </w:r>
            <w:r w:rsidR="00461860">
              <w:rPr>
                <w:noProof/>
                <w:webHidden/>
              </w:rPr>
              <w:fldChar w:fldCharType="begin"/>
            </w:r>
            <w:r w:rsidR="00461860">
              <w:rPr>
                <w:noProof/>
                <w:webHidden/>
              </w:rPr>
              <w:instrText xml:space="preserve"> PAGEREF _Toc59126104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7153C765" w14:textId="1B5CBB6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05" w:history="1">
            <w:r w:rsidR="00461860" w:rsidRPr="00CB763D">
              <w:rPr>
                <w:rStyle w:val="Hyperlnk"/>
                <w:noProof/>
              </w:rPr>
              <w:t>3.3.9.</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_Toc59126105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361554F2" w14:textId="224D7E6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06" w:history="1">
            <w:r w:rsidR="00461860" w:rsidRPr="00CB763D">
              <w:rPr>
                <w:rStyle w:val="Hyperlnk"/>
                <w:noProof/>
              </w:rPr>
              <w:t>3.3.10.</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_Toc59126106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6B688714" w14:textId="21BA960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07" w:history="1">
            <w:r w:rsidR="00461860" w:rsidRPr="00CB763D">
              <w:rPr>
                <w:rStyle w:val="Hyperlnk"/>
                <w:noProof/>
              </w:rPr>
              <w:t>3.3.11.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_Toc59126107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2412E8D4" w14:textId="60A388B0"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108" w:history="1">
            <w:r w:rsidR="00461860" w:rsidRPr="00CB763D">
              <w:rPr>
                <w:rStyle w:val="Hyperlnk"/>
                <w:noProof/>
              </w:rPr>
              <w:t>3.4.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_Toc59126108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047AC97D" w14:textId="55C32F98"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09" w:history="1">
            <w:r w:rsidR="00461860" w:rsidRPr="00CB763D">
              <w:rPr>
                <w:rStyle w:val="Hyperlnk"/>
                <w:noProof/>
                <w:highlight w:val="white"/>
              </w:rPr>
              <w:t>3.4.1.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Expression Class (Short and Long List)</w:t>
            </w:r>
            <w:r w:rsidR="00461860">
              <w:rPr>
                <w:noProof/>
                <w:webHidden/>
              </w:rPr>
              <w:tab/>
            </w:r>
            <w:r w:rsidR="00461860">
              <w:rPr>
                <w:noProof/>
                <w:webHidden/>
              </w:rPr>
              <w:fldChar w:fldCharType="begin"/>
            </w:r>
            <w:r w:rsidR="00461860">
              <w:rPr>
                <w:noProof/>
                <w:webHidden/>
              </w:rPr>
              <w:instrText xml:space="preserve"> PAGEREF _Toc59126109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759063EC" w14:textId="08F5CA5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10"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Optional Expressions</w:t>
            </w:r>
            <w:r w:rsidR="00461860">
              <w:rPr>
                <w:noProof/>
                <w:webHidden/>
              </w:rPr>
              <w:tab/>
            </w:r>
            <w:r w:rsidR="00461860">
              <w:rPr>
                <w:noProof/>
                <w:webHidden/>
              </w:rPr>
              <w:fldChar w:fldCharType="begin"/>
            </w:r>
            <w:r w:rsidR="00461860">
              <w:rPr>
                <w:noProof/>
                <w:webHidden/>
              </w:rPr>
              <w:instrText xml:space="preserve"> PAGEREF _Toc59126110 \h </w:instrText>
            </w:r>
            <w:r w:rsidR="00461860">
              <w:rPr>
                <w:noProof/>
                <w:webHidden/>
              </w:rPr>
            </w:r>
            <w:r w:rsidR="00461860">
              <w:rPr>
                <w:noProof/>
                <w:webHidden/>
              </w:rPr>
              <w:fldChar w:fldCharType="separate"/>
            </w:r>
            <w:r w:rsidR="00461860">
              <w:rPr>
                <w:noProof/>
                <w:webHidden/>
              </w:rPr>
              <w:t>58</w:t>
            </w:r>
            <w:r w:rsidR="00461860">
              <w:rPr>
                <w:noProof/>
                <w:webHidden/>
              </w:rPr>
              <w:fldChar w:fldCharType="end"/>
            </w:r>
          </w:hyperlink>
        </w:p>
        <w:p w14:paraId="3F5658AF" w14:textId="0BF0C08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11" w:history="1">
            <w:r w:rsidR="00461860" w:rsidRPr="00CB763D">
              <w:rPr>
                <w:rStyle w:val="Hyperlnk"/>
                <w:noProof/>
                <w:highlight w:val="white"/>
              </w:rPr>
              <w:t>3.4.3.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_Toc59126111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E950677" w14:textId="5CABDF8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12" w:history="1">
            <w:r w:rsidR="00461860" w:rsidRPr="00CB763D">
              <w:rPr>
                <w:rStyle w:val="Hyperlnk"/>
                <w:noProof/>
              </w:rPr>
              <w:t>3.4.4.</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_Toc59126112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625FBB7" w14:textId="6BE99457"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13"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_Toc59126113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5A367851" w14:textId="417349C6"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14"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_Toc59126114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76B29749" w14:textId="11CBE2E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15"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Logical Expressions</w:t>
            </w:r>
            <w:r w:rsidR="00461860">
              <w:rPr>
                <w:noProof/>
                <w:webHidden/>
              </w:rPr>
              <w:tab/>
            </w:r>
            <w:r w:rsidR="00461860">
              <w:rPr>
                <w:noProof/>
                <w:webHidden/>
              </w:rPr>
              <w:fldChar w:fldCharType="begin"/>
            </w:r>
            <w:r w:rsidR="00461860">
              <w:rPr>
                <w:noProof/>
                <w:webHidden/>
              </w:rPr>
              <w:instrText xml:space="preserve"> PAGEREF _Toc59126115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C62BFE2" w14:textId="7EC4463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16"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_Toc59126116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3681E63" w14:textId="53FAB9A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17"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_Toc59126117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3C629B46" w14:textId="368C5D1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18" w:history="1">
            <w:r w:rsidR="00461860" w:rsidRPr="00CB763D">
              <w:rPr>
                <w:rStyle w:val="Hyperlnk"/>
                <w:noProof/>
              </w:rPr>
              <w:t>3.4.2.</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_Toc59126118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2DEBA812" w14:textId="65C56CF4"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19" w:history="1">
            <w:r w:rsidR="00461860" w:rsidRPr="00CB763D">
              <w:rPr>
                <w:rStyle w:val="Hyperlnk"/>
                <w:noProof/>
              </w:rPr>
              <w:t>3.4.3.</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_Toc59126119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449B73A2" w14:textId="19E5C475"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20" w:history="1">
            <w:r w:rsidR="00461860" w:rsidRPr="00CB763D">
              <w:rPr>
                <w:rStyle w:val="Hyperlnk"/>
                <w:noProof/>
                <w:highlight w:val="white"/>
              </w:rPr>
              <w:t>3.4.4.</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w:t>
            </w:r>
            <w:r w:rsidR="00461860">
              <w:rPr>
                <w:noProof/>
                <w:webHidden/>
              </w:rPr>
              <w:tab/>
            </w:r>
            <w:r w:rsidR="00461860">
              <w:rPr>
                <w:noProof/>
                <w:webHidden/>
              </w:rPr>
              <w:fldChar w:fldCharType="begin"/>
            </w:r>
            <w:r w:rsidR="00461860">
              <w:rPr>
                <w:noProof/>
                <w:webHidden/>
              </w:rPr>
              <w:instrText xml:space="preserve"> PAGEREF _Toc59126120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1AAFF76E" w14:textId="632C8714"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21" w:history="1">
            <w:r w:rsidR="00461860" w:rsidRPr="00CB763D">
              <w:rPr>
                <w:rStyle w:val="Hyperlnk"/>
                <w:noProof/>
              </w:rPr>
              <w:t>3.4.5.</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_Toc59126121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BB3E7D0" w14:textId="29B373A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22" w:history="1">
            <w:r w:rsidR="00461860" w:rsidRPr="00CB763D">
              <w:rPr>
                <w:rStyle w:val="Hyperlnk"/>
                <w:noProof/>
              </w:rPr>
              <w:t>3.4.6.</w:t>
            </w:r>
            <w:r w:rsidR="00461860">
              <w:rPr>
                <w:rFonts w:asciiTheme="minorHAnsi" w:eastAsiaTheme="minorEastAsia" w:hAnsiTheme="minorHAnsi"/>
                <w:noProof/>
                <w:color w:val="auto"/>
                <w:lang w:val="sv-SE" w:eastAsia="sv-SE"/>
              </w:rPr>
              <w:tab/>
            </w:r>
            <w:r w:rsidR="00461860" w:rsidRPr="00CB763D">
              <w:rPr>
                <w:rStyle w:val="Hyperlnk"/>
                <w:noProof/>
              </w:rPr>
              <w:t>Prefix Expression</w:t>
            </w:r>
            <w:r w:rsidR="00461860">
              <w:rPr>
                <w:noProof/>
                <w:webHidden/>
              </w:rPr>
              <w:tab/>
            </w:r>
            <w:r w:rsidR="00461860">
              <w:rPr>
                <w:noProof/>
                <w:webHidden/>
              </w:rPr>
              <w:fldChar w:fldCharType="begin"/>
            </w:r>
            <w:r w:rsidR="00461860">
              <w:rPr>
                <w:noProof/>
                <w:webHidden/>
              </w:rPr>
              <w:instrText xml:space="preserve"> PAGEREF _Toc59126122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FD100E2" w14:textId="3CA0751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23" w:history="1">
            <w:r w:rsidR="00461860" w:rsidRPr="00CB763D">
              <w:rPr>
                <w:rStyle w:val="Hyperlnk"/>
                <w:noProof/>
                <w:highlight w:val="white"/>
              </w:rPr>
              <w:t>3.4.7.</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Expression</w:t>
            </w:r>
            <w:r w:rsidR="00461860">
              <w:rPr>
                <w:noProof/>
                <w:webHidden/>
              </w:rPr>
              <w:tab/>
            </w:r>
            <w:r w:rsidR="00461860">
              <w:rPr>
                <w:noProof/>
                <w:webHidden/>
              </w:rPr>
              <w:fldChar w:fldCharType="begin"/>
            </w:r>
            <w:r w:rsidR="00461860">
              <w:rPr>
                <w:noProof/>
                <w:webHidden/>
              </w:rPr>
              <w:instrText xml:space="preserve"> PAGEREF _Toc59126123 \h </w:instrText>
            </w:r>
            <w:r w:rsidR="00461860">
              <w:rPr>
                <w:noProof/>
                <w:webHidden/>
              </w:rPr>
            </w:r>
            <w:r w:rsidR="00461860">
              <w:rPr>
                <w:noProof/>
                <w:webHidden/>
              </w:rPr>
              <w:fldChar w:fldCharType="separate"/>
            </w:r>
            <w:r w:rsidR="00461860">
              <w:rPr>
                <w:noProof/>
                <w:webHidden/>
              </w:rPr>
              <w:t>64</w:t>
            </w:r>
            <w:r w:rsidR="00461860">
              <w:rPr>
                <w:noProof/>
                <w:webHidden/>
              </w:rPr>
              <w:fldChar w:fldCharType="end"/>
            </w:r>
          </w:hyperlink>
        </w:p>
        <w:p w14:paraId="401BD4B7" w14:textId="5A0F37E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24" w:history="1">
            <w:r w:rsidR="00461860" w:rsidRPr="00CB763D">
              <w:rPr>
                <w:rStyle w:val="Hyperlnk"/>
                <w:noProof/>
                <w:highlight w:val="white"/>
              </w:rPr>
              <w:t>3.4.8.</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_Toc59126124 \h </w:instrText>
            </w:r>
            <w:r w:rsidR="00461860">
              <w:rPr>
                <w:noProof/>
                <w:webHidden/>
              </w:rPr>
            </w:r>
            <w:r w:rsidR="00461860">
              <w:rPr>
                <w:noProof/>
                <w:webHidden/>
              </w:rPr>
              <w:fldChar w:fldCharType="separate"/>
            </w:r>
            <w:r w:rsidR="00461860">
              <w:rPr>
                <w:noProof/>
                <w:webHidden/>
              </w:rPr>
              <w:t>65</w:t>
            </w:r>
            <w:r w:rsidR="00461860">
              <w:rPr>
                <w:noProof/>
                <w:webHidden/>
              </w:rPr>
              <w:fldChar w:fldCharType="end"/>
            </w:r>
          </w:hyperlink>
        </w:p>
        <w:p w14:paraId="06BC38A4" w14:textId="19B44445" w:rsidR="00461860" w:rsidRDefault="00451616">
          <w:pPr>
            <w:pStyle w:val="Innehll1"/>
            <w:rPr>
              <w:rFonts w:asciiTheme="minorHAnsi" w:eastAsiaTheme="minorEastAsia" w:hAnsiTheme="minorHAnsi"/>
              <w:noProof/>
              <w:color w:val="auto"/>
              <w:lang w:val="sv-SE" w:eastAsia="sv-SE"/>
            </w:rPr>
          </w:pPr>
          <w:hyperlink w:anchor="_Toc59126125" w:history="1">
            <w:r w:rsidR="00461860" w:rsidRPr="00CB763D">
              <w:rPr>
                <w:rStyle w:val="Hyperlnk"/>
                <w:noProof/>
              </w:rPr>
              <w:t>4.</w:t>
            </w:r>
            <w:r w:rsidR="00461860">
              <w:rPr>
                <w:rFonts w:asciiTheme="minorHAnsi" w:eastAsiaTheme="minorEastAsia" w:hAnsiTheme="minorHAnsi"/>
                <w:noProof/>
                <w:color w:val="auto"/>
                <w:lang w:val="sv-SE" w:eastAsia="sv-SE"/>
              </w:rPr>
              <w:tab/>
            </w:r>
            <w:r w:rsidR="00461860" w:rsidRPr="00CB763D">
              <w:rPr>
                <w:rStyle w:val="Hyperlnk"/>
                <w:noProof/>
              </w:rPr>
              <w:t>Middle Code Generation</w:t>
            </w:r>
            <w:r w:rsidR="00461860">
              <w:rPr>
                <w:noProof/>
                <w:webHidden/>
              </w:rPr>
              <w:tab/>
            </w:r>
            <w:r w:rsidR="00461860">
              <w:rPr>
                <w:noProof/>
                <w:webHidden/>
              </w:rPr>
              <w:fldChar w:fldCharType="begin"/>
            </w:r>
            <w:r w:rsidR="00461860">
              <w:rPr>
                <w:noProof/>
                <w:webHidden/>
              </w:rPr>
              <w:instrText xml:space="preserve"> PAGEREF _Toc59126125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7DD59BFA" w14:textId="5833A407"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126" w:history="1">
            <w:r w:rsidR="00461860" w:rsidRPr="00CB763D">
              <w:rPr>
                <w:rStyle w:val="Hyperlnk"/>
                <w:noProof/>
              </w:rPr>
              <w:t>4.1.</w:t>
            </w:r>
            <w:r w:rsidR="00461860">
              <w:rPr>
                <w:rFonts w:asciiTheme="minorHAnsi" w:eastAsiaTheme="minorEastAsia" w:hAnsiTheme="minorHAnsi"/>
                <w:noProof/>
                <w:color w:val="auto"/>
                <w:lang w:val="sv-SE" w:eastAsia="sv-SE"/>
              </w:rPr>
              <w:tab/>
            </w:r>
            <w:r w:rsidR="00461860" w:rsidRPr="00CB763D">
              <w:rPr>
                <w:rStyle w:val="Hyperlnk"/>
                <w:noProof/>
              </w:rPr>
              <w:t>The MiddleCode Class</w:t>
            </w:r>
            <w:r w:rsidR="00461860">
              <w:rPr>
                <w:noProof/>
                <w:webHidden/>
              </w:rPr>
              <w:tab/>
            </w:r>
            <w:r w:rsidR="00461860">
              <w:rPr>
                <w:noProof/>
                <w:webHidden/>
              </w:rPr>
              <w:fldChar w:fldCharType="begin"/>
            </w:r>
            <w:r w:rsidR="00461860">
              <w:rPr>
                <w:noProof/>
                <w:webHidden/>
              </w:rPr>
              <w:instrText xml:space="preserve"> PAGEREF _Toc59126126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06CDD310" w14:textId="10FF4D78"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27"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Backpatching</w:t>
            </w:r>
            <w:r w:rsidR="00461860">
              <w:rPr>
                <w:noProof/>
                <w:webHidden/>
              </w:rPr>
              <w:tab/>
            </w:r>
            <w:r w:rsidR="00461860">
              <w:rPr>
                <w:noProof/>
                <w:webHidden/>
              </w:rPr>
              <w:fldChar w:fldCharType="begin"/>
            </w:r>
            <w:r w:rsidR="00461860">
              <w:rPr>
                <w:noProof/>
                <w:webHidden/>
              </w:rPr>
              <w:instrText xml:space="preserve"> PAGEREF _Toc59126127 \h </w:instrText>
            </w:r>
            <w:r w:rsidR="00461860">
              <w:rPr>
                <w:noProof/>
                <w:webHidden/>
              </w:rPr>
            </w:r>
            <w:r w:rsidR="00461860">
              <w:rPr>
                <w:noProof/>
                <w:webHidden/>
              </w:rPr>
              <w:fldChar w:fldCharType="separate"/>
            </w:r>
            <w:r w:rsidR="00461860">
              <w:rPr>
                <w:noProof/>
                <w:webHidden/>
              </w:rPr>
              <w:t>70</w:t>
            </w:r>
            <w:r w:rsidR="00461860">
              <w:rPr>
                <w:noProof/>
                <w:webHidden/>
              </w:rPr>
              <w:fldChar w:fldCharType="end"/>
            </w:r>
          </w:hyperlink>
        </w:p>
        <w:p w14:paraId="2126CF6D" w14:textId="0CDAE0BD"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128" w:history="1">
            <w:r w:rsidR="00461860" w:rsidRPr="00CB763D">
              <w:rPr>
                <w:rStyle w:val="Hyperlnk"/>
                <w:noProof/>
              </w:rPr>
              <w:t>4.2.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_Toc59126128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8F04E6E" w14:textId="6F1D98E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29" w:history="1">
            <w:r w:rsidR="00461860" w:rsidRPr="00CB763D">
              <w:rPr>
                <w:rStyle w:val="Hyperlnk"/>
                <w:noProof/>
              </w:rPr>
              <w:t>4.2.1.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_Toc59126129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5FDB6E3" w14:textId="6265FE5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30" w:history="1">
            <w:r w:rsidR="00461860" w:rsidRPr="00CB763D">
              <w:rPr>
                <w:rStyle w:val="Hyperlnk"/>
                <w:noProof/>
                <w:highlight w:val="white"/>
              </w:rPr>
              <w:t>4.2.2.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_Toc59126130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515E1601" w14:textId="4CCC2B76"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31" w:history="1">
            <w:r w:rsidR="00461860" w:rsidRPr="00CB763D">
              <w:rPr>
                <w:rStyle w:val="Hyperlnk"/>
                <w:noProof/>
                <w:highlight w:val="white"/>
              </w:rPr>
              <w:t>4.2.3.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_Toc59126131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217F01A7" w14:textId="755FC09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32" w:history="1">
            <w:r w:rsidR="00461860" w:rsidRPr="00CB763D">
              <w:rPr>
                <w:rStyle w:val="Hyperlnk"/>
                <w:noProof/>
                <w:highlight w:val="white"/>
              </w:rPr>
              <w:t>4.2.4.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_Toc59126132 \h </w:instrText>
            </w:r>
            <w:r w:rsidR="00461860">
              <w:rPr>
                <w:noProof/>
                <w:webHidden/>
              </w:rPr>
            </w:r>
            <w:r w:rsidR="00461860">
              <w:rPr>
                <w:noProof/>
                <w:webHidden/>
              </w:rPr>
              <w:fldChar w:fldCharType="separate"/>
            </w:r>
            <w:r w:rsidR="00461860">
              <w:rPr>
                <w:noProof/>
                <w:webHidden/>
              </w:rPr>
              <w:t>76</w:t>
            </w:r>
            <w:r w:rsidR="00461860">
              <w:rPr>
                <w:noProof/>
                <w:webHidden/>
              </w:rPr>
              <w:fldChar w:fldCharType="end"/>
            </w:r>
          </w:hyperlink>
        </w:p>
        <w:p w14:paraId="206F1C9E" w14:textId="452C42E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33" w:history="1">
            <w:r w:rsidR="00461860" w:rsidRPr="00CB763D">
              <w:rPr>
                <w:rStyle w:val="Hyperlnk"/>
                <w:noProof/>
                <w:highlight w:val="white"/>
              </w:rPr>
              <w:t>4.2.5.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w:t>
            </w:r>
            <w:r w:rsidR="00461860">
              <w:rPr>
                <w:noProof/>
                <w:webHidden/>
              </w:rPr>
              <w:tab/>
            </w:r>
            <w:r w:rsidR="00461860">
              <w:rPr>
                <w:noProof/>
                <w:webHidden/>
              </w:rPr>
              <w:fldChar w:fldCharType="begin"/>
            </w:r>
            <w:r w:rsidR="00461860">
              <w:rPr>
                <w:noProof/>
                <w:webHidden/>
              </w:rPr>
              <w:instrText xml:space="preserve"> PAGEREF _Toc59126133 \h </w:instrText>
            </w:r>
            <w:r w:rsidR="00461860">
              <w:rPr>
                <w:noProof/>
                <w:webHidden/>
              </w:rPr>
            </w:r>
            <w:r w:rsidR="00461860">
              <w:rPr>
                <w:noProof/>
                <w:webHidden/>
              </w:rPr>
              <w:fldChar w:fldCharType="separate"/>
            </w:r>
            <w:r w:rsidR="00461860">
              <w:rPr>
                <w:noProof/>
                <w:webHidden/>
              </w:rPr>
              <w:t>77</w:t>
            </w:r>
            <w:r w:rsidR="00461860">
              <w:rPr>
                <w:noProof/>
                <w:webHidden/>
              </w:rPr>
              <w:fldChar w:fldCharType="end"/>
            </w:r>
          </w:hyperlink>
        </w:p>
        <w:p w14:paraId="61A98EAC" w14:textId="53F74AC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34" w:history="1">
            <w:r w:rsidR="00461860" w:rsidRPr="00CB763D">
              <w:rPr>
                <w:rStyle w:val="Hyperlnk"/>
                <w:noProof/>
                <w:highlight w:val="white"/>
              </w:rPr>
              <w:t>4.2.6.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w:t>
            </w:r>
            <w:r w:rsidR="00461860">
              <w:rPr>
                <w:noProof/>
                <w:webHidden/>
              </w:rPr>
              <w:tab/>
            </w:r>
            <w:r w:rsidR="00461860">
              <w:rPr>
                <w:noProof/>
                <w:webHidden/>
              </w:rPr>
              <w:fldChar w:fldCharType="begin"/>
            </w:r>
            <w:r w:rsidR="00461860">
              <w:rPr>
                <w:noProof/>
                <w:webHidden/>
              </w:rPr>
              <w:instrText xml:space="preserve"> PAGEREF _Toc59126134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40D33BF1" w14:textId="7E53CEC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35" w:history="1">
            <w:r w:rsidR="00461860" w:rsidRPr="00CB763D">
              <w:rPr>
                <w:rStyle w:val="Hyperlnk"/>
                <w:noProof/>
                <w:highlight w:val="white"/>
              </w:rPr>
              <w:t>4.2.7.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_Toc59126135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02AF7621" w14:textId="5D8929C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36" w:history="1">
            <w:r w:rsidR="00461860" w:rsidRPr="00CB763D">
              <w:rPr>
                <w:rStyle w:val="Hyperlnk"/>
                <w:noProof/>
                <w:highlight w:val="white"/>
              </w:rPr>
              <w:t>4.2.8.</w:t>
            </w:r>
            <w:r w:rsidR="00461860">
              <w:rPr>
                <w:rFonts w:asciiTheme="minorHAnsi" w:eastAsiaTheme="minorEastAsia" w:hAnsiTheme="minorHAnsi"/>
                <w:noProof/>
                <w:color w:val="auto"/>
                <w:lang w:val="sv-SE" w:eastAsia="sv-SE"/>
              </w:rPr>
              <w:tab/>
            </w:r>
            <w:r w:rsidR="00461860" w:rsidRPr="00CB763D">
              <w:rPr>
                <w:rStyle w:val="Hyperlnk"/>
                <w:noProof/>
                <w:highlight w:val="white"/>
              </w:rPr>
              <w:t>Parameters</w:t>
            </w:r>
            <w:r w:rsidR="00461860">
              <w:rPr>
                <w:noProof/>
                <w:webHidden/>
              </w:rPr>
              <w:tab/>
            </w:r>
            <w:r w:rsidR="00461860">
              <w:rPr>
                <w:noProof/>
                <w:webHidden/>
              </w:rPr>
              <w:fldChar w:fldCharType="begin"/>
            </w:r>
            <w:r w:rsidR="00461860">
              <w:rPr>
                <w:noProof/>
                <w:webHidden/>
              </w:rPr>
              <w:instrText xml:space="preserve"> PAGEREF _Toc59126136 \h </w:instrText>
            </w:r>
            <w:r w:rsidR="00461860">
              <w:rPr>
                <w:noProof/>
                <w:webHidden/>
              </w:rPr>
            </w:r>
            <w:r w:rsidR="00461860">
              <w:rPr>
                <w:noProof/>
                <w:webHidden/>
              </w:rPr>
              <w:fldChar w:fldCharType="separate"/>
            </w:r>
            <w:r w:rsidR="00461860">
              <w:rPr>
                <w:noProof/>
                <w:webHidden/>
              </w:rPr>
              <w:t>82</w:t>
            </w:r>
            <w:r w:rsidR="00461860">
              <w:rPr>
                <w:noProof/>
                <w:webHidden/>
              </w:rPr>
              <w:fldChar w:fldCharType="end"/>
            </w:r>
          </w:hyperlink>
        </w:p>
        <w:p w14:paraId="205380D8" w14:textId="6FD8189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37" w:history="1">
            <w:r w:rsidR="00461860" w:rsidRPr="00CB763D">
              <w:rPr>
                <w:rStyle w:val="Hyperlnk"/>
                <w:noProof/>
                <w:highlight w:val="white"/>
              </w:rPr>
              <w:t>4.2.9.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_Toc59126137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E82A26E" w14:textId="244C719F"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138" w:history="1">
            <w:r w:rsidR="00461860" w:rsidRPr="00CB763D">
              <w:rPr>
                <w:rStyle w:val="Hyperlnk"/>
                <w:noProof/>
                <w:highlight w:val="white"/>
              </w:rPr>
              <w:t>4.3.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_Toc59126138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49E3D23" w14:textId="7C3AC80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39"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_Toc59126139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59C4620" w14:textId="0F2BAAD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40" w:history="1">
            <w:r w:rsidR="00461860" w:rsidRPr="00CB763D">
              <w:rPr>
                <w:rStyle w:val="Hyperlnk"/>
                <w:noProof/>
                <w:highlight w:val="white"/>
              </w:rPr>
              <w:t>4.3.2.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If-Else Statement</w:t>
            </w:r>
            <w:r w:rsidR="00461860">
              <w:rPr>
                <w:noProof/>
                <w:webHidden/>
              </w:rPr>
              <w:tab/>
            </w:r>
            <w:r w:rsidR="00461860">
              <w:rPr>
                <w:noProof/>
                <w:webHidden/>
              </w:rPr>
              <w:fldChar w:fldCharType="begin"/>
            </w:r>
            <w:r w:rsidR="00461860">
              <w:rPr>
                <w:noProof/>
                <w:webHidden/>
              </w:rPr>
              <w:instrText xml:space="preserve"> PAGEREF _Toc59126140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473B0E5E" w14:textId="2E4CB13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41" w:history="1">
            <w:r w:rsidR="00461860" w:rsidRPr="00CB763D">
              <w:rPr>
                <w:rStyle w:val="Hyperlnk"/>
                <w:noProof/>
              </w:rPr>
              <w:t>4.3.3.</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_Toc59126141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3FA316B2" w14:textId="4CD2273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42" w:history="1">
            <w:r w:rsidR="00461860" w:rsidRPr="00CB763D">
              <w:rPr>
                <w:rStyle w:val="Hyperlnk"/>
                <w:noProof/>
              </w:rPr>
              <w:t>4.3.4.</w:t>
            </w:r>
            <w:r w:rsidR="00461860">
              <w:rPr>
                <w:rFonts w:asciiTheme="minorHAnsi" w:eastAsiaTheme="minorEastAsia" w:hAnsiTheme="minorHAnsi"/>
                <w:noProof/>
                <w:color w:val="auto"/>
                <w:lang w:val="sv-SE" w:eastAsia="sv-SE"/>
              </w:rPr>
              <w:tab/>
            </w:r>
            <w:r w:rsidR="00461860" w:rsidRPr="00CB763D">
              <w:rPr>
                <w:rStyle w:val="Hyperlnk"/>
                <w:noProof/>
              </w:rPr>
              <w:t>The Case Statement</w:t>
            </w:r>
            <w:r w:rsidR="00461860">
              <w:rPr>
                <w:noProof/>
                <w:webHidden/>
              </w:rPr>
              <w:tab/>
            </w:r>
            <w:r w:rsidR="00461860">
              <w:rPr>
                <w:noProof/>
                <w:webHidden/>
              </w:rPr>
              <w:fldChar w:fldCharType="begin"/>
            </w:r>
            <w:r w:rsidR="00461860">
              <w:rPr>
                <w:noProof/>
                <w:webHidden/>
              </w:rPr>
              <w:instrText xml:space="preserve"> PAGEREF _Toc59126142 \h </w:instrText>
            </w:r>
            <w:r w:rsidR="00461860">
              <w:rPr>
                <w:noProof/>
                <w:webHidden/>
              </w:rPr>
            </w:r>
            <w:r w:rsidR="00461860">
              <w:rPr>
                <w:noProof/>
                <w:webHidden/>
              </w:rPr>
              <w:fldChar w:fldCharType="separate"/>
            </w:r>
            <w:r w:rsidR="00461860">
              <w:rPr>
                <w:noProof/>
                <w:webHidden/>
              </w:rPr>
              <w:t>86</w:t>
            </w:r>
            <w:r w:rsidR="00461860">
              <w:rPr>
                <w:noProof/>
                <w:webHidden/>
              </w:rPr>
              <w:fldChar w:fldCharType="end"/>
            </w:r>
          </w:hyperlink>
        </w:p>
        <w:p w14:paraId="6EAA8FBD" w14:textId="6EE3AFE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43" w:history="1">
            <w:r w:rsidR="00461860" w:rsidRPr="00CB763D">
              <w:rPr>
                <w:rStyle w:val="Hyperlnk"/>
                <w:noProof/>
              </w:rPr>
              <w:t>4.3.5.</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_Toc59126143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20594723" w14:textId="131759D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44" w:history="1">
            <w:r w:rsidR="00461860" w:rsidRPr="00CB763D">
              <w:rPr>
                <w:rStyle w:val="Hyperlnk"/>
                <w:noProof/>
              </w:rPr>
              <w:t>4.3.6.</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_Toc59126144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1C0ADEC3" w14:textId="0CB14EE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45" w:history="1">
            <w:r w:rsidR="00461860" w:rsidRPr="00CB763D">
              <w:rPr>
                <w:rStyle w:val="Hyperlnk"/>
                <w:noProof/>
              </w:rPr>
              <w:t>4.3.7.</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_Toc59126145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68109888" w14:textId="222D0D7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46" w:history="1">
            <w:r w:rsidR="00461860" w:rsidRPr="00CB763D">
              <w:rPr>
                <w:rStyle w:val="Hyperlnk"/>
                <w:noProof/>
              </w:rPr>
              <w:t>4.3.8.</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_Toc59126146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5FB8945D" w14:textId="13E614B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47" w:history="1">
            <w:r w:rsidR="00461860" w:rsidRPr="00CB763D">
              <w:rPr>
                <w:rStyle w:val="Hyperlnk"/>
                <w:noProof/>
              </w:rPr>
              <w:t>4.3.9.</w:t>
            </w:r>
            <w:r w:rsidR="00461860">
              <w:rPr>
                <w:rFonts w:asciiTheme="minorHAnsi" w:eastAsiaTheme="minorEastAsia" w:hAnsiTheme="minorHAnsi"/>
                <w:noProof/>
                <w:color w:val="auto"/>
                <w:lang w:val="sv-SE" w:eastAsia="sv-SE"/>
              </w:rPr>
              <w:tab/>
            </w:r>
            <w:r w:rsidR="00461860" w:rsidRPr="00CB763D">
              <w:rPr>
                <w:rStyle w:val="Hyperlnk"/>
                <w:noProof/>
              </w:rPr>
              <w:t>The Label and Goto Statements</w:t>
            </w:r>
            <w:r w:rsidR="00461860">
              <w:rPr>
                <w:noProof/>
                <w:webHidden/>
              </w:rPr>
              <w:tab/>
            </w:r>
            <w:r w:rsidR="00461860">
              <w:rPr>
                <w:noProof/>
                <w:webHidden/>
              </w:rPr>
              <w:fldChar w:fldCharType="begin"/>
            </w:r>
            <w:r w:rsidR="00461860">
              <w:rPr>
                <w:noProof/>
                <w:webHidden/>
              </w:rPr>
              <w:instrText xml:space="preserve"> PAGEREF _Toc59126147 \h </w:instrText>
            </w:r>
            <w:r w:rsidR="00461860">
              <w:rPr>
                <w:noProof/>
                <w:webHidden/>
              </w:rPr>
            </w:r>
            <w:r w:rsidR="00461860">
              <w:rPr>
                <w:noProof/>
                <w:webHidden/>
              </w:rPr>
              <w:fldChar w:fldCharType="separate"/>
            </w:r>
            <w:r w:rsidR="00461860">
              <w:rPr>
                <w:noProof/>
                <w:webHidden/>
              </w:rPr>
              <w:t>89</w:t>
            </w:r>
            <w:r w:rsidR="00461860">
              <w:rPr>
                <w:noProof/>
                <w:webHidden/>
              </w:rPr>
              <w:fldChar w:fldCharType="end"/>
            </w:r>
          </w:hyperlink>
        </w:p>
        <w:p w14:paraId="47209065" w14:textId="388C7414"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48" w:history="1">
            <w:r w:rsidR="00461860" w:rsidRPr="00CB763D">
              <w:rPr>
                <w:rStyle w:val="Hyperlnk"/>
                <w:noProof/>
              </w:rPr>
              <w:t>4.3.10.</w:t>
            </w:r>
            <w:r w:rsidR="00461860">
              <w:rPr>
                <w:rFonts w:asciiTheme="minorHAnsi" w:eastAsiaTheme="minorEastAsia" w:hAnsiTheme="minorHAnsi"/>
                <w:noProof/>
                <w:color w:val="auto"/>
                <w:lang w:val="sv-SE" w:eastAsia="sv-SE"/>
              </w:rPr>
              <w:tab/>
            </w:r>
            <w:r w:rsidR="00461860" w:rsidRPr="00CB763D">
              <w:rPr>
                <w:rStyle w:val="Hyperlnk"/>
                <w:noProof/>
              </w:rPr>
              <w:t>Return Statement</w:t>
            </w:r>
            <w:r w:rsidR="00461860">
              <w:rPr>
                <w:noProof/>
                <w:webHidden/>
              </w:rPr>
              <w:tab/>
            </w:r>
            <w:r w:rsidR="00461860">
              <w:rPr>
                <w:noProof/>
                <w:webHidden/>
              </w:rPr>
              <w:fldChar w:fldCharType="begin"/>
            </w:r>
            <w:r w:rsidR="00461860">
              <w:rPr>
                <w:noProof/>
                <w:webHidden/>
              </w:rPr>
              <w:instrText xml:space="preserve"> PAGEREF _Toc59126148 \h </w:instrText>
            </w:r>
            <w:r w:rsidR="00461860">
              <w:rPr>
                <w:noProof/>
                <w:webHidden/>
              </w:rPr>
            </w:r>
            <w:r w:rsidR="00461860">
              <w:rPr>
                <w:noProof/>
                <w:webHidden/>
              </w:rPr>
              <w:fldChar w:fldCharType="separate"/>
            </w:r>
            <w:r w:rsidR="00461860">
              <w:rPr>
                <w:noProof/>
                <w:webHidden/>
              </w:rPr>
              <w:t>90</w:t>
            </w:r>
            <w:r w:rsidR="00461860">
              <w:rPr>
                <w:noProof/>
                <w:webHidden/>
              </w:rPr>
              <w:fldChar w:fldCharType="end"/>
            </w:r>
          </w:hyperlink>
        </w:p>
        <w:p w14:paraId="47506003" w14:textId="5F06C2C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49" w:history="1">
            <w:r w:rsidR="00461860" w:rsidRPr="00CB763D">
              <w:rPr>
                <w:rStyle w:val="Hyperlnk"/>
                <w:noProof/>
              </w:rPr>
              <w:t>4.3.11.</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w:t>
            </w:r>
            <w:r w:rsidR="00461860">
              <w:rPr>
                <w:noProof/>
                <w:webHidden/>
              </w:rPr>
              <w:tab/>
            </w:r>
            <w:r w:rsidR="00461860">
              <w:rPr>
                <w:noProof/>
                <w:webHidden/>
              </w:rPr>
              <w:fldChar w:fldCharType="begin"/>
            </w:r>
            <w:r w:rsidR="00461860">
              <w:rPr>
                <w:noProof/>
                <w:webHidden/>
              </w:rPr>
              <w:instrText xml:space="preserve"> PAGEREF _Toc59126149 \h </w:instrText>
            </w:r>
            <w:r w:rsidR="00461860">
              <w:rPr>
                <w:noProof/>
                <w:webHidden/>
              </w:rPr>
            </w:r>
            <w:r w:rsidR="00461860">
              <w:rPr>
                <w:noProof/>
                <w:webHidden/>
              </w:rPr>
              <w:fldChar w:fldCharType="separate"/>
            </w:r>
            <w:r w:rsidR="00461860">
              <w:rPr>
                <w:noProof/>
                <w:webHidden/>
              </w:rPr>
              <w:t>91</w:t>
            </w:r>
            <w:r w:rsidR="00461860">
              <w:rPr>
                <w:noProof/>
                <w:webHidden/>
              </w:rPr>
              <w:fldChar w:fldCharType="end"/>
            </w:r>
          </w:hyperlink>
        </w:p>
        <w:p w14:paraId="71802D73" w14:textId="6402397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50" w:history="1">
            <w:r w:rsidR="00461860" w:rsidRPr="00CB763D">
              <w:rPr>
                <w:rStyle w:val="Hyperlnk"/>
                <w:noProof/>
              </w:rPr>
              <w:t>4.3.12.</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_Toc59126150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5C973A" w14:textId="49F107C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51"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_Toc59126151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44226F0D" w14:textId="6295F61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52"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_Toc59126152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780B1D89" w14:textId="6E63FA0C"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153" w:history="1">
            <w:r w:rsidR="00461860" w:rsidRPr="00CB763D">
              <w:rPr>
                <w:rStyle w:val="Hyperlnk"/>
                <w:noProof/>
              </w:rPr>
              <w:t>4.4.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_Toc59126153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790C7A" w14:textId="3DA69E75"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54"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_Toc59126154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07E079F8" w14:textId="3113B4F6"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55"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_Toc59126155 \h </w:instrText>
            </w:r>
            <w:r w:rsidR="00461860">
              <w:rPr>
                <w:noProof/>
                <w:webHidden/>
              </w:rPr>
            </w:r>
            <w:r w:rsidR="00461860">
              <w:rPr>
                <w:noProof/>
                <w:webHidden/>
              </w:rPr>
              <w:fldChar w:fldCharType="separate"/>
            </w:r>
            <w:r w:rsidR="00461860">
              <w:rPr>
                <w:noProof/>
                <w:webHidden/>
              </w:rPr>
              <w:t>93</w:t>
            </w:r>
            <w:r w:rsidR="00461860">
              <w:rPr>
                <w:noProof/>
                <w:webHidden/>
              </w:rPr>
              <w:fldChar w:fldCharType="end"/>
            </w:r>
          </w:hyperlink>
        </w:p>
        <w:p w14:paraId="49B3C3CF" w14:textId="01FD2D3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56"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_Toc59126156 \h </w:instrText>
            </w:r>
            <w:r w:rsidR="00461860">
              <w:rPr>
                <w:noProof/>
                <w:webHidden/>
              </w:rPr>
            </w:r>
            <w:r w:rsidR="00461860">
              <w:rPr>
                <w:noProof/>
                <w:webHidden/>
              </w:rPr>
              <w:fldChar w:fldCharType="separate"/>
            </w:r>
            <w:r w:rsidR="00461860">
              <w:rPr>
                <w:noProof/>
                <w:webHidden/>
              </w:rPr>
              <w:t>95</w:t>
            </w:r>
            <w:r w:rsidR="00461860">
              <w:rPr>
                <w:noProof/>
                <w:webHidden/>
              </w:rPr>
              <w:fldChar w:fldCharType="end"/>
            </w:r>
          </w:hyperlink>
        </w:p>
        <w:p w14:paraId="106BB631" w14:textId="1DCEFAB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57"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_Toc59126157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0F392F0D" w14:textId="0EB17B0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58" w:history="1">
            <w:r w:rsidR="00461860" w:rsidRPr="00CB763D">
              <w:rPr>
                <w:rStyle w:val="Hyperlnk"/>
                <w:noProof/>
              </w:rPr>
              <w:t>4.4.5.</w:t>
            </w:r>
            <w:r w:rsidR="00461860">
              <w:rPr>
                <w:rFonts w:asciiTheme="minorHAnsi" w:eastAsiaTheme="minorEastAsia" w:hAnsiTheme="minorHAnsi"/>
                <w:noProof/>
                <w:color w:val="auto"/>
                <w:lang w:val="sv-SE" w:eastAsia="sv-SE"/>
              </w:rPr>
              <w:tab/>
            </w:r>
            <w:r w:rsidR="00461860" w:rsidRPr="00CB763D">
              <w:rPr>
                <w:rStyle w:val="Hyperlnk"/>
                <w:noProof/>
              </w:rPr>
              <w:t>The Logical Or Expression</w:t>
            </w:r>
            <w:r w:rsidR="00461860">
              <w:rPr>
                <w:noProof/>
                <w:webHidden/>
              </w:rPr>
              <w:tab/>
            </w:r>
            <w:r w:rsidR="00461860">
              <w:rPr>
                <w:noProof/>
                <w:webHidden/>
              </w:rPr>
              <w:fldChar w:fldCharType="begin"/>
            </w:r>
            <w:r w:rsidR="00461860">
              <w:rPr>
                <w:noProof/>
                <w:webHidden/>
              </w:rPr>
              <w:instrText xml:space="preserve"> PAGEREF _Toc59126158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1FCEB082" w14:textId="3BCCE96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59" w:history="1">
            <w:r w:rsidR="00461860" w:rsidRPr="00CB763D">
              <w:rPr>
                <w:rStyle w:val="Hyperlnk"/>
                <w:noProof/>
              </w:rPr>
              <w:t>4.4.1.</w:t>
            </w:r>
            <w:r w:rsidR="00461860">
              <w:rPr>
                <w:rFonts w:asciiTheme="minorHAnsi" w:eastAsiaTheme="minorEastAsia" w:hAnsiTheme="minorHAnsi"/>
                <w:noProof/>
                <w:color w:val="auto"/>
                <w:lang w:val="sv-SE" w:eastAsia="sv-SE"/>
              </w:rPr>
              <w:tab/>
            </w:r>
            <w:r w:rsidR="00461860" w:rsidRPr="00CB763D">
              <w:rPr>
                <w:rStyle w:val="Hyperlnk"/>
                <w:noProof/>
              </w:rPr>
              <w:t>The Logical And Expression</w:t>
            </w:r>
            <w:r w:rsidR="00461860">
              <w:rPr>
                <w:noProof/>
                <w:webHidden/>
              </w:rPr>
              <w:tab/>
            </w:r>
            <w:r w:rsidR="00461860">
              <w:rPr>
                <w:noProof/>
                <w:webHidden/>
              </w:rPr>
              <w:fldChar w:fldCharType="begin"/>
            </w:r>
            <w:r w:rsidR="00461860">
              <w:rPr>
                <w:noProof/>
                <w:webHidden/>
              </w:rPr>
              <w:instrText xml:space="preserve"> PAGEREF _Toc59126159 \h </w:instrText>
            </w:r>
            <w:r w:rsidR="00461860">
              <w:rPr>
                <w:noProof/>
                <w:webHidden/>
              </w:rPr>
            </w:r>
            <w:r w:rsidR="00461860">
              <w:rPr>
                <w:noProof/>
                <w:webHidden/>
              </w:rPr>
              <w:fldChar w:fldCharType="separate"/>
            </w:r>
            <w:r w:rsidR="00461860">
              <w:rPr>
                <w:noProof/>
                <w:webHidden/>
              </w:rPr>
              <w:t>99</w:t>
            </w:r>
            <w:r w:rsidR="00461860">
              <w:rPr>
                <w:noProof/>
                <w:webHidden/>
              </w:rPr>
              <w:fldChar w:fldCharType="end"/>
            </w:r>
          </w:hyperlink>
        </w:p>
        <w:p w14:paraId="57563A33" w14:textId="072AC86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60" w:history="1">
            <w:r w:rsidR="00461860" w:rsidRPr="00CB763D">
              <w:rPr>
                <w:rStyle w:val="Hyperlnk"/>
                <w:noProof/>
                <w:highlight w:val="white"/>
              </w:rPr>
              <w:t>1.1.1.</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_Toc59126160 \h </w:instrText>
            </w:r>
            <w:r w:rsidR="00461860">
              <w:rPr>
                <w:noProof/>
                <w:webHidden/>
              </w:rPr>
            </w:r>
            <w:r w:rsidR="00461860">
              <w:rPr>
                <w:noProof/>
                <w:webHidden/>
              </w:rPr>
              <w:fldChar w:fldCharType="separate"/>
            </w:r>
            <w:r w:rsidR="00461860">
              <w:rPr>
                <w:noProof/>
                <w:webHidden/>
              </w:rPr>
              <w:t>100</w:t>
            </w:r>
            <w:r w:rsidR="00461860">
              <w:rPr>
                <w:noProof/>
                <w:webHidden/>
              </w:rPr>
              <w:fldChar w:fldCharType="end"/>
            </w:r>
          </w:hyperlink>
        </w:p>
        <w:p w14:paraId="2203A19A" w14:textId="6C04AAD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61"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_Toc59126161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005B5A14" w14:textId="1392E1B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62"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_Toc59126162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4B9B6F88" w14:textId="12C5E76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63"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_Toc59126163 \h </w:instrText>
            </w:r>
            <w:r w:rsidR="00461860">
              <w:rPr>
                <w:noProof/>
                <w:webHidden/>
              </w:rPr>
            </w:r>
            <w:r w:rsidR="00461860">
              <w:rPr>
                <w:noProof/>
                <w:webHidden/>
              </w:rPr>
              <w:fldChar w:fldCharType="separate"/>
            </w:r>
            <w:r w:rsidR="00461860">
              <w:rPr>
                <w:noProof/>
                <w:webHidden/>
              </w:rPr>
              <w:t>103</w:t>
            </w:r>
            <w:r w:rsidR="00461860">
              <w:rPr>
                <w:noProof/>
                <w:webHidden/>
              </w:rPr>
              <w:fldChar w:fldCharType="end"/>
            </w:r>
          </w:hyperlink>
        </w:p>
        <w:p w14:paraId="25128C13" w14:textId="410344A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64" w:history="1">
            <w:r w:rsidR="00461860" w:rsidRPr="00CB763D">
              <w:rPr>
                <w:rStyle w:val="Hyperlnk"/>
                <w:noProof/>
                <w:highlight w:val="white"/>
              </w:rPr>
              <w:t>4.4.5.</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 // XXX</w:t>
            </w:r>
            <w:r w:rsidR="00461860">
              <w:rPr>
                <w:noProof/>
                <w:webHidden/>
              </w:rPr>
              <w:tab/>
            </w:r>
            <w:r w:rsidR="00461860">
              <w:rPr>
                <w:noProof/>
                <w:webHidden/>
              </w:rPr>
              <w:fldChar w:fldCharType="begin"/>
            </w:r>
            <w:r w:rsidR="00461860">
              <w:rPr>
                <w:noProof/>
                <w:webHidden/>
              </w:rPr>
              <w:instrText xml:space="preserve"> PAGEREF _Toc59126164 \h </w:instrText>
            </w:r>
            <w:r w:rsidR="00461860">
              <w:rPr>
                <w:noProof/>
                <w:webHidden/>
              </w:rPr>
            </w:r>
            <w:r w:rsidR="00461860">
              <w:rPr>
                <w:noProof/>
                <w:webHidden/>
              </w:rPr>
              <w:fldChar w:fldCharType="separate"/>
            </w:r>
            <w:r w:rsidR="00461860">
              <w:rPr>
                <w:noProof/>
                <w:webHidden/>
              </w:rPr>
              <w:t>106</w:t>
            </w:r>
            <w:r w:rsidR="00461860">
              <w:rPr>
                <w:noProof/>
                <w:webHidden/>
              </w:rPr>
              <w:fldChar w:fldCharType="end"/>
            </w:r>
          </w:hyperlink>
        </w:p>
        <w:p w14:paraId="53948AB2" w14:textId="4E15132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65" w:history="1">
            <w:r w:rsidR="00461860" w:rsidRPr="00CB763D">
              <w:rPr>
                <w:rStyle w:val="Hyperlnk"/>
                <w:noProof/>
              </w:rPr>
              <w:t>4.4.6.</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_Toc59126165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0499A7AF" w14:textId="487481D7"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66" w:history="1">
            <w:r w:rsidR="00461860" w:rsidRPr="00CB763D">
              <w:rPr>
                <w:rStyle w:val="Hyperlnk"/>
                <w:noProof/>
              </w:rPr>
              <w:t>4.4.7.</w:t>
            </w:r>
            <w:r w:rsidR="00461860">
              <w:rPr>
                <w:rFonts w:asciiTheme="minorHAnsi" w:eastAsiaTheme="minorEastAsia" w:hAnsiTheme="minorHAnsi"/>
                <w:noProof/>
                <w:color w:val="auto"/>
                <w:lang w:val="sv-SE" w:eastAsia="sv-SE"/>
              </w:rPr>
              <w:tab/>
            </w:r>
            <w:r w:rsidR="00461860" w:rsidRPr="00CB763D">
              <w:rPr>
                <w:rStyle w:val="Hyperlnk"/>
                <w:noProof/>
              </w:rPr>
              <w:t>Unary Addition Expressions</w:t>
            </w:r>
            <w:r w:rsidR="00461860">
              <w:rPr>
                <w:noProof/>
                <w:webHidden/>
              </w:rPr>
              <w:tab/>
            </w:r>
            <w:r w:rsidR="00461860">
              <w:rPr>
                <w:noProof/>
                <w:webHidden/>
              </w:rPr>
              <w:fldChar w:fldCharType="begin"/>
            </w:r>
            <w:r w:rsidR="00461860">
              <w:rPr>
                <w:noProof/>
                <w:webHidden/>
              </w:rPr>
              <w:instrText xml:space="preserve"> PAGEREF _Toc59126166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15C28FF6" w14:textId="137F9464"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67" w:history="1">
            <w:r w:rsidR="00461860" w:rsidRPr="00CB763D">
              <w:rPr>
                <w:rStyle w:val="Hyperlnk"/>
                <w:noProof/>
                <w:highlight w:val="white"/>
              </w:rPr>
              <w:t>4.4.8.</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Not Expression</w:t>
            </w:r>
            <w:r w:rsidR="00461860">
              <w:rPr>
                <w:noProof/>
                <w:webHidden/>
              </w:rPr>
              <w:tab/>
            </w:r>
            <w:r w:rsidR="00461860">
              <w:rPr>
                <w:noProof/>
                <w:webHidden/>
              </w:rPr>
              <w:fldChar w:fldCharType="begin"/>
            </w:r>
            <w:r w:rsidR="00461860">
              <w:rPr>
                <w:noProof/>
                <w:webHidden/>
              </w:rPr>
              <w:instrText xml:space="preserve"> PAGEREF _Toc59126167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64198A5C" w14:textId="7F5E801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68" w:history="1">
            <w:r w:rsidR="00461860" w:rsidRPr="00CB763D">
              <w:rPr>
                <w:rStyle w:val="Hyperlnk"/>
                <w:noProof/>
                <w:highlight w:val="white"/>
              </w:rPr>
              <w:t>4.4.9.</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Not Expression</w:t>
            </w:r>
            <w:r w:rsidR="00461860">
              <w:rPr>
                <w:noProof/>
                <w:webHidden/>
              </w:rPr>
              <w:tab/>
            </w:r>
            <w:r w:rsidR="00461860">
              <w:rPr>
                <w:noProof/>
                <w:webHidden/>
              </w:rPr>
              <w:fldChar w:fldCharType="begin"/>
            </w:r>
            <w:r w:rsidR="00461860">
              <w:rPr>
                <w:noProof/>
                <w:webHidden/>
              </w:rPr>
              <w:instrText xml:space="preserve"> PAGEREF _Toc59126168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42DDDBE4" w14:textId="0CD8CDC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69" w:history="1">
            <w:r w:rsidR="00461860" w:rsidRPr="00CB763D">
              <w:rPr>
                <w:rStyle w:val="Hyperlnk"/>
                <w:noProof/>
                <w:highlight w:val="white"/>
              </w:rPr>
              <w:t>4.4.10.</w:t>
            </w:r>
            <w:r w:rsidR="00461860">
              <w:rPr>
                <w:rFonts w:asciiTheme="minorHAnsi" w:eastAsiaTheme="minorEastAsia" w:hAnsiTheme="minorHAnsi"/>
                <w:noProof/>
                <w:color w:val="auto"/>
                <w:lang w:val="sv-SE" w:eastAsia="sv-SE"/>
              </w:rPr>
              <w:tab/>
            </w:r>
            <w:r w:rsidR="00461860" w:rsidRPr="00CB763D">
              <w:rPr>
                <w:rStyle w:val="Hyperlnk"/>
                <w:noProof/>
                <w:highlight w:val="white"/>
              </w:rPr>
              <w:t>The sizeof Expression</w:t>
            </w:r>
            <w:r w:rsidR="00461860">
              <w:rPr>
                <w:noProof/>
                <w:webHidden/>
              </w:rPr>
              <w:tab/>
            </w:r>
            <w:r w:rsidR="00461860">
              <w:rPr>
                <w:noProof/>
                <w:webHidden/>
              </w:rPr>
              <w:fldChar w:fldCharType="begin"/>
            </w:r>
            <w:r w:rsidR="00461860">
              <w:rPr>
                <w:noProof/>
                <w:webHidden/>
              </w:rPr>
              <w:instrText xml:space="preserve"> PAGEREF _Toc59126169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544985F4" w14:textId="6D7C205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70" w:history="1">
            <w:r w:rsidR="00461860" w:rsidRPr="00CB763D">
              <w:rPr>
                <w:rStyle w:val="Hyperlnk"/>
                <w:noProof/>
                <w:highlight w:val="white"/>
              </w:rPr>
              <w:t>4.4.11.</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 Expression // XXX</w:t>
            </w:r>
            <w:r w:rsidR="00461860">
              <w:rPr>
                <w:noProof/>
                <w:webHidden/>
              </w:rPr>
              <w:tab/>
            </w:r>
            <w:r w:rsidR="00461860">
              <w:rPr>
                <w:noProof/>
                <w:webHidden/>
              </w:rPr>
              <w:fldChar w:fldCharType="begin"/>
            </w:r>
            <w:r w:rsidR="00461860">
              <w:rPr>
                <w:noProof/>
                <w:webHidden/>
              </w:rPr>
              <w:instrText xml:space="preserve"> PAGEREF _Toc59126170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23A4D076" w14:textId="4DD0AEC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71" w:history="1">
            <w:r w:rsidR="00461860" w:rsidRPr="00CB763D">
              <w:rPr>
                <w:rStyle w:val="Hyperlnk"/>
                <w:noProof/>
                <w:highlight w:val="white"/>
              </w:rPr>
              <w:t>4.4.12.</w:t>
            </w:r>
            <w:r w:rsidR="00461860">
              <w:rPr>
                <w:rFonts w:asciiTheme="minorHAnsi" w:eastAsiaTheme="minorEastAsia" w:hAnsiTheme="minorHAnsi"/>
                <w:noProof/>
                <w:color w:val="auto"/>
                <w:lang w:val="sv-SE" w:eastAsia="sv-SE"/>
              </w:rPr>
              <w:tab/>
            </w:r>
            <w:r w:rsidR="00461860" w:rsidRPr="00CB763D">
              <w:rPr>
                <w:rStyle w:val="Hyperlnk"/>
                <w:noProof/>
                <w:highlight w:val="white"/>
              </w:rPr>
              <w:t>Dereference Expression</w:t>
            </w:r>
            <w:r w:rsidR="00461860">
              <w:rPr>
                <w:noProof/>
                <w:webHidden/>
              </w:rPr>
              <w:tab/>
            </w:r>
            <w:r w:rsidR="00461860">
              <w:rPr>
                <w:noProof/>
                <w:webHidden/>
              </w:rPr>
              <w:fldChar w:fldCharType="begin"/>
            </w:r>
            <w:r w:rsidR="00461860">
              <w:rPr>
                <w:noProof/>
                <w:webHidden/>
              </w:rPr>
              <w:instrText xml:space="preserve"> PAGEREF _Toc59126171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04DE0B26" w14:textId="2EF77D2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72" w:history="1">
            <w:r w:rsidR="00461860" w:rsidRPr="00CB763D">
              <w:rPr>
                <w:rStyle w:val="Hyperlnk"/>
                <w:noProof/>
                <w:highlight w:val="white"/>
              </w:rPr>
              <w:t>4.4.13.</w:t>
            </w:r>
            <w:r w:rsidR="00461860">
              <w:rPr>
                <w:rFonts w:asciiTheme="minorHAnsi" w:eastAsiaTheme="minorEastAsia" w:hAnsiTheme="minorHAnsi"/>
                <w:noProof/>
                <w:color w:val="auto"/>
                <w:lang w:val="sv-SE" w:eastAsia="sv-SE"/>
              </w:rPr>
              <w:tab/>
            </w:r>
            <w:r w:rsidR="00461860" w:rsidRPr="00CB763D">
              <w:rPr>
                <w:rStyle w:val="Hyperlnk"/>
                <w:noProof/>
                <w:highlight w:val="white"/>
              </w:rPr>
              <w:t>Prefix Increment and Decrement Expression</w:t>
            </w:r>
            <w:r w:rsidR="00461860">
              <w:rPr>
                <w:noProof/>
                <w:webHidden/>
              </w:rPr>
              <w:tab/>
            </w:r>
            <w:r w:rsidR="00461860">
              <w:rPr>
                <w:noProof/>
                <w:webHidden/>
              </w:rPr>
              <w:fldChar w:fldCharType="begin"/>
            </w:r>
            <w:r w:rsidR="00461860">
              <w:rPr>
                <w:noProof/>
                <w:webHidden/>
              </w:rPr>
              <w:instrText xml:space="preserve"> PAGEREF _Toc59126172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555E60D5" w14:textId="3A17A058"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73" w:history="1">
            <w:r w:rsidR="00461860" w:rsidRPr="00CB763D">
              <w:rPr>
                <w:rStyle w:val="Hyperlnk"/>
                <w:noProof/>
                <w:highlight w:val="white"/>
              </w:rPr>
              <w:t>4.4.14.</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Increment and Decrement Expression</w:t>
            </w:r>
            <w:r w:rsidR="00461860">
              <w:rPr>
                <w:noProof/>
                <w:webHidden/>
              </w:rPr>
              <w:tab/>
            </w:r>
            <w:r w:rsidR="00461860">
              <w:rPr>
                <w:noProof/>
                <w:webHidden/>
              </w:rPr>
              <w:fldChar w:fldCharType="begin"/>
            </w:r>
            <w:r w:rsidR="00461860">
              <w:rPr>
                <w:noProof/>
                <w:webHidden/>
              </w:rPr>
              <w:instrText xml:space="preserve"> PAGEREF _Toc59126173 \h </w:instrText>
            </w:r>
            <w:r w:rsidR="00461860">
              <w:rPr>
                <w:noProof/>
                <w:webHidden/>
              </w:rPr>
            </w:r>
            <w:r w:rsidR="00461860">
              <w:rPr>
                <w:noProof/>
                <w:webHidden/>
              </w:rPr>
              <w:fldChar w:fldCharType="separate"/>
            </w:r>
            <w:r w:rsidR="00461860">
              <w:rPr>
                <w:noProof/>
                <w:webHidden/>
              </w:rPr>
              <w:t>111</w:t>
            </w:r>
            <w:r w:rsidR="00461860">
              <w:rPr>
                <w:noProof/>
                <w:webHidden/>
              </w:rPr>
              <w:fldChar w:fldCharType="end"/>
            </w:r>
          </w:hyperlink>
        </w:p>
        <w:p w14:paraId="20B5B5C8" w14:textId="6E30FAC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74" w:history="1">
            <w:r w:rsidR="00461860" w:rsidRPr="00CB763D">
              <w:rPr>
                <w:rStyle w:val="Hyperlnk"/>
                <w:noProof/>
                <w:highlight w:val="white"/>
              </w:rPr>
              <w:t>4.4.15.</w:t>
            </w:r>
            <w:r w:rsidR="00461860">
              <w:rPr>
                <w:rFonts w:asciiTheme="minorHAnsi" w:eastAsiaTheme="minorEastAsia" w:hAnsiTheme="minorHAnsi"/>
                <w:noProof/>
                <w:color w:val="auto"/>
                <w:lang w:val="sv-SE" w:eastAsia="sv-SE"/>
              </w:rPr>
              <w:tab/>
            </w:r>
            <w:r w:rsidR="00461860" w:rsidRPr="00CB763D">
              <w:rPr>
                <w:rStyle w:val="Hyperlnk"/>
                <w:noProof/>
                <w:highlight w:val="white"/>
              </w:rPr>
              <w:t>Arrow Expression</w:t>
            </w:r>
            <w:r w:rsidR="00461860">
              <w:rPr>
                <w:noProof/>
                <w:webHidden/>
              </w:rPr>
              <w:tab/>
            </w:r>
            <w:r w:rsidR="00461860">
              <w:rPr>
                <w:noProof/>
                <w:webHidden/>
              </w:rPr>
              <w:fldChar w:fldCharType="begin"/>
            </w:r>
            <w:r w:rsidR="00461860">
              <w:rPr>
                <w:noProof/>
                <w:webHidden/>
              </w:rPr>
              <w:instrText xml:space="preserve"> PAGEREF _Toc59126174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760B6A6E" w14:textId="0C1BC04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75" w:history="1">
            <w:r w:rsidR="00461860" w:rsidRPr="00CB763D">
              <w:rPr>
                <w:rStyle w:val="Hyperlnk"/>
                <w:noProof/>
                <w:highlight w:val="white"/>
              </w:rPr>
              <w:t>4.4.16.</w:t>
            </w:r>
            <w:r w:rsidR="00461860">
              <w:rPr>
                <w:rFonts w:asciiTheme="minorHAnsi" w:eastAsiaTheme="minorEastAsia" w:hAnsiTheme="minorHAnsi"/>
                <w:noProof/>
                <w:color w:val="auto"/>
                <w:lang w:val="sv-SE" w:eastAsia="sv-SE"/>
              </w:rPr>
              <w:tab/>
            </w:r>
            <w:r w:rsidR="00461860" w:rsidRPr="00CB763D">
              <w:rPr>
                <w:rStyle w:val="Hyperlnk"/>
                <w:noProof/>
                <w:highlight w:val="white"/>
              </w:rPr>
              <w:t>Index Expression</w:t>
            </w:r>
            <w:r w:rsidR="00461860">
              <w:rPr>
                <w:noProof/>
                <w:webHidden/>
              </w:rPr>
              <w:tab/>
            </w:r>
            <w:r w:rsidR="00461860">
              <w:rPr>
                <w:noProof/>
                <w:webHidden/>
              </w:rPr>
              <w:fldChar w:fldCharType="begin"/>
            </w:r>
            <w:r w:rsidR="00461860">
              <w:rPr>
                <w:noProof/>
                <w:webHidden/>
              </w:rPr>
              <w:instrText xml:space="preserve"> PAGEREF _Toc59126175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2EFF07AE" w14:textId="373455EA"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76"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Dot Expression</w:t>
            </w:r>
            <w:r w:rsidR="00461860">
              <w:rPr>
                <w:noProof/>
                <w:webHidden/>
              </w:rPr>
              <w:tab/>
            </w:r>
            <w:r w:rsidR="00461860">
              <w:rPr>
                <w:noProof/>
                <w:webHidden/>
              </w:rPr>
              <w:fldChar w:fldCharType="begin"/>
            </w:r>
            <w:r w:rsidR="00461860">
              <w:rPr>
                <w:noProof/>
                <w:webHidden/>
              </w:rPr>
              <w:instrText xml:space="preserve"> PAGEREF _Toc59126176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08D672A9" w14:textId="65FEBD8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77" w:history="1">
            <w:r w:rsidR="00461860" w:rsidRPr="00CB763D">
              <w:rPr>
                <w:rStyle w:val="Hyperlnk"/>
                <w:noProof/>
                <w:highlight w:val="white"/>
              </w:rPr>
              <w:t>4.4.2.</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 Expression</w:t>
            </w:r>
            <w:r w:rsidR="00461860">
              <w:rPr>
                <w:noProof/>
                <w:webHidden/>
              </w:rPr>
              <w:tab/>
            </w:r>
            <w:r w:rsidR="00461860">
              <w:rPr>
                <w:noProof/>
                <w:webHidden/>
              </w:rPr>
              <w:fldChar w:fldCharType="begin"/>
            </w:r>
            <w:r w:rsidR="00461860">
              <w:rPr>
                <w:noProof/>
                <w:webHidden/>
              </w:rPr>
              <w:instrText xml:space="preserve"> PAGEREF _Toc59126177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25F965B5" w14:textId="4D64AF8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78"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Argument Expression List</w:t>
            </w:r>
            <w:r w:rsidR="00461860">
              <w:rPr>
                <w:noProof/>
                <w:webHidden/>
              </w:rPr>
              <w:tab/>
            </w:r>
            <w:r w:rsidR="00461860">
              <w:rPr>
                <w:noProof/>
                <w:webHidden/>
              </w:rPr>
              <w:fldChar w:fldCharType="begin"/>
            </w:r>
            <w:r w:rsidR="00461860">
              <w:rPr>
                <w:noProof/>
                <w:webHidden/>
              </w:rPr>
              <w:instrText xml:space="preserve"> PAGEREF _Toc59126178 \h </w:instrText>
            </w:r>
            <w:r w:rsidR="00461860">
              <w:rPr>
                <w:noProof/>
                <w:webHidden/>
              </w:rPr>
            </w:r>
            <w:r w:rsidR="00461860">
              <w:rPr>
                <w:noProof/>
                <w:webHidden/>
              </w:rPr>
              <w:fldChar w:fldCharType="separate"/>
            </w:r>
            <w:r w:rsidR="00461860">
              <w:rPr>
                <w:noProof/>
                <w:webHidden/>
              </w:rPr>
              <w:t>117</w:t>
            </w:r>
            <w:r w:rsidR="00461860">
              <w:rPr>
                <w:noProof/>
                <w:webHidden/>
              </w:rPr>
              <w:fldChar w:fldCharType="end"/>
            </w:r>
          </w:hyperlink>
        </w:p>
        <w:p w14:paraId="6BBF9FF3" w14:textId="32FB793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79" w:history="1">
            <w:r w:rsidR="00461860" w:rsidRPr="00CB763D">
              <w:rPr>
                <w:rStyle w:val="Hyperlnk"/>
                <w:noProof/>
                <w:highlight w:val="white"/>
              </w:rPr>
              <w:t>4.4.4.</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_Toc59126179 \h </w:instrText>
            </w:r>
            <w:r w:rsidR="00461860">
              <w:rPr>
                <w:noProof/>
                <w:webHidden/>
              </w:rPr>
            </w:r>
            <w:r w:rsidR="00461860">
              <w:rPr>
                <w:noProof/>
                <w:webHidden/>
              </w:rPr>
              <w:fldChar w:fldCharType="separate"/>
            </w:r>
            <w:r w:rsidR="00461860">
              <w:rPr>
                <w:noProof/>
                <w:webHidden/>
              </w:rPr>
              <w:t>118</w:t>
            </w:r>
            <w:r w:rsidR="00461860">
              <w:rPr>
                <w:noProof/>
                <w:webHidden/>
              </w:rPr>
              <w:fldChar w:fldCharType="end"/>
            </w:r>
          </w:hyperlink>
        </w:p>
        <w:p w14:paraId="31682D42" w14:textId="2789A8F9" w:rsidR="00461860" w:rsidRDefault="00451616">
          <w:pPr>
            <w:pStyle w:val="Innehll1"/>
            <w:rPr>
              <w:rFonts w:asciiTheme="minorHAnsi" w:eastAsiaTheme="minorEastAsia" w:hAnsiTheme="minorHAnsi"/>
              <w:noProof/>
              <w:color w:val="auto"/>
              <w:lang w:val="sv-SE" w:eastAsia="sv-SE"/>
            </w:rPr>
          </w:pPr>
          <w:hyperlink w:anchor="_Toc59126180" w:history="1">
            <w:r w:rsidR="00461860" w:rsidRPr="00CB763D">
              <w:rPr>
                <w:rStyle w:val="Hyperlnk"/>
                <w:noProof/>
              </w:rPr>
              <w:t>5.</w:t>
            </w:r>
            <w:r w:rsidR="00461860">
              <w:rPr>
                <w:rFonts w:asciiTheme="minorHAnsi" w:eastAsiaTheme="minorEastAsia" w:hAnsiTheme="minorHAnsi"/>
                <w:noProof/>
                <w:color w:val="auto"/>
                <w:lang w:val="sv-SE" w:eastAsia="sv-SE"/>
              </w:rPr>
              <w:tab/>
            </w:r>
            <w:r w:rsidR="00461860" w:rsidRPr="00CB763D">
              <w:rPr>
                <w:rStyle w:val="Hyperlnk"/>
                <w:noProof/>
              </w:rPr>
              <w:t>Declaration Specifiers and Declarators</w:t>
            </w:r>
            <w:r w:rsidR="00461860">
              <w:rPr>
                <w:noProof/>
                <w:webHidden/>
              </w:rPr>
              <w:tab/>
            </w:r>
            <w:r w:rsidR="00461860">
              <w:rPr>
                <w:noProof/>
                <w:webHidden/>
              </w:rPr>
              <w:fldChar w:fldCharType="begin"/>
            </w:r>
            <w:r w:rsidR="00461860">
              <w:rPr>
                <w:noProof/>
                <w:webHidden/>
              </w:rPr>
              <w:instrText xml:space="preserve"> PAGEREF _Toc59126180 \h </w:instrText>
            </w:r>
            <w:r w:rsidR="00461860">
              <w:rPr>
                <w:noProof/>
                <w:webHidden/>
              </w:rPr>
            </w:r>
            <w:r w:rsidR="00461860">
              <w:rPr>
                <w:noProof/>
                <w:webHidden/>
              </w:rPr>
              <w:fldChar w:fldCharType="separate"/>
            </w:r>
            <w:r w:rsidR="00461860">
              <w:rPr>
                <w:noProof/>
                <w:webHidden/>
              </w:rPr>
              <w:t>120</w:t>
            </w:r>
            <w:r w:rsidR="00461860">
              <w:rPr>
                <w:noProof/>
                <w:webHidden/>
              </w:rPr>
              <w:fldChar w:fldCharType="end"/>
            </w:r>
          </w:hyperlink>
        </w:p>
        <w:p w14:paraId="049CF9BF" w14:textId="19C11A6C"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181" w:history="1">
            <w:r w:rsidR="00461860" w:rsidRPr="00CB763D">
              <w:rPr>
                <w:rStyle w:val="Hyperlnk"/>
                <w:noProof/>
              </w:rPr>
              <w:t>5.1.</w:t>
            </w:r>
            <w:r w:rsidR="00461860">
              <w:rPr>
                <w:rFonts w:asciiTheme="minorHAnsi" w:eastAsiaTheme="minorEastAsia" w:hAnsiTheme="minorHAnsi"/>
                <w:noProof/>
                <w:color w:val="auto"/>
                <w:lang w:val="sv-SE" w:eastAsia="sv-SE"/>
              </w:rPr>
              <w:tab/>
            </w:r>
            <w:r w:rsidR="00461860" w:rsidRPr="00CB763D">
              <w:rPr>
                <w:rStyle w:val="Hyperlnk"/>
                <w:noProof/>
              </w:rPr>
              <w:t>Declarators</w:t>
            </w:r>
            <w:r w:rsidR="00461860">
              <w:rPr>
                <w:noProof/>
                <w:webHidden/>
              </w:rPr>
              <w:tab/>
            </w:r>
            <w:r w:rsidR="00461860">
              <w:rPr>
                <w:noProof/>
                <w:webHidden/>
              </w:rPr>
              <w:fldChar w:fldCharType="begin"/>
            </w:r>
            <w:r w:rsidR="00461860">
              <w:rPr>
                <w:noProof/>
                <w:webHidden/>
              </w:rPr>
              <w:instrText xml:space="preserve"> PAGEREF _Toc59126181 \h </w:instrText>
            </w:r>
            <w:r w:rsidR="00461860">
              <w:rPr>
                <w:noProof/>
                <w:webHidden/>
              </w:rPr>
            </w:r>
            <w:r w:rsidR="00461860">
              <w:rPr>
                <w:noProof/>
                <w:webHidden/>
              </w:rPr>
              <w:fldChar w:fldCharType="separate"/>
            </w:r>
            <w:r w:rsidR="00461860">
              <w:rPr>
                <w:noProof/>
                <w:webHidden/>
              </w:rPr>
              <w:t>126</w:t>
            </w:r>
            <w:r w:rsidR="00461860">
              <w:rPr>
                <w:noProof/>
                <w:webHidden/>
              </w:rPr>
              <w:fldChar w:fldCharType="end"/>
            </w:r>
          </w:hyperlink>
        </w:p>
        <w:p w14:paraId="1525D3C7" w14:textId="6A607938" w:rsidR="00461860" w:rsidRDefault="00451616">
          <w:pPr>
            <w:pStyle w:val="Innehll1"/>
            <w:rPr>
              <w:rFonts w:asciiTheme="minorHAnsi" w:eastAsiaTheme="minorEastAsia" w:hAnsiTheme="minorHAnsi"/>
              <w:noProof/>
              <w:color w:val="auto"/>
              <w:lang w:val="sv-SE" w:eastAsia="sv-SE"/>
            </w:rPr>
          </w:pPr>
          <w:hyperlink w:anchor="_Toc59126182" w:history="1">
            <w:r w:rsidR="00461860" w:rsidRPr="00CB763D">
              <w:rPr>
                <w:rStyle w:val="Hyperlnk"/>
                <w:noProof/>
              </w:rPr>
              <w:t>6.</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_Toc59126182 \h </w:instrText>
            </w:r>
            <w:r w:rsidR="00461860">
              <w:rPr>
                <w:noProof/>
                <w:webHidden/>
              </w:rPr>
            </w:r>
            <w:r w:rsidR="00461860">
              <w:rPr>
                <w:noProof/>
                <w:webHidden/>
              </w:rPr>
              <w:fldChar w:fldCharType="separate"/>
            </w:r>
            <w:r w:rsidR="00461860">
              <w:rPr>
                <w:noProof/>
                <w:webHidden/>
              </w:rPr>
              <w:t>128</w:t>
            </w:r>
            <w:r w:rsidR="00461860">
              <w:rPr>
                <w:noProof/>
                <w:webHidden/>
              </w:rPr>
              <w:fldChar w:fldCharType="end"/>
            </w:r>
          </w:hyperlink>
        </w:p>
        <w:p w14:paraId="673A4664" w14:textId="1CFE8FE6"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183" w:history="1">
            <w:r w:rsidR="00461860" w:rsidRPr="00CB763D">
              <w:rPr>
                <w:rStyle w:val="Hyperlnk"/>
                <w:noProof/>
              </w:rPr>
              <w:t>6.1.</w:t>
            </w:r>
            <w:r w:rsidR="00461860">
              <w:rPr>
                <w:rFonts w:asciiTheme="minorHAnsi" w:eastAsiaTheme="minorEastAsia" w:hAnsiTheme="minorHAnsi"/>
                <w:noProof/>
                <w:color w:val="auto"/>
                <w:lang w:val="sv-SE" w:eastAsia="sv-SE"/>
              </w:rPr>
              <w:tab/>
            </w:r>
            <w:r w:rsidR="00461860" w:rsidRPr="00CB763D">
              <w:rPr>
                <w:rStyle w:val="Hyperlnk"/>
                <w:noProof/>
              </w:rPr>
              <w:t>The Symbol</w:t>
            </w:r>
            <w:r w:rsidR="00461860">
              <w:rPr>
                <w:noProof/>
                <w:webHidden/>
              </w:rPr>
              <w:tab/>
            </w:r>
            <w:r w:rsidR="00461860">
              <w:rPr>
                <w:noProof/>
                <w:webHidden/>
              </w:rPr>
              <w:fldChar w:fldCharType="begin"/>
            </w:r>
            <w:r w:rsidR="00461860">
              <w:rPr>
                <w:noProof/>
                <w:webHidden/>
              </w:rPr>
              <w:instrText xml:space="preserve"> PAGEREF _Toc59126183 \h </w:instrText>
            </w:r>
            <w:r w:rsidR="00461860">
              <w:rPr>
                <w:noProof/>
                <w:webHidden/>
              </w:rPr>
            </w:r>
            <w:r w:rsidR="00461860">
              <w:rPr>
                <w:noProof/>
                <w:webHidden/>
              </w:rPr>
              <w:fldChar w:fldCharType="separate"/>
            </w:r>
            <w:r w:rsidR="00461860">
              <w:rPr>
                <w:noProof/>
                <w:webHidden/>
              </w:rPr>
              <w:t>134</w:t>
            </w:r>
            <w:r w:rsidR="00461860">
              <w:rPr>
                <w:noProof/>
                <w:webHidden/>
              </w:rPr>
              <w:fldChar w:fldCharType="end"/>
            </w:r>
          </w:hyperlink>
        </w:p>
        <w:p w14:paraId="41AB6702" w14:textId="579AA5BA"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184" w:history="1">
            <w:r w:rsidR="00461860" w:rsidRPr="00CB763D">
              <w:rPr>
                <w:rStyle w:val="Hyperlnk"/>
                <w:noProof/>
              </w:rPr>
              <w:t>6.2.</w:t>
            </w:r>
            <w:r w:rsidR="00461860">
              <w:rPr>
                <w:rFonts w:asciiTheme="minorHAnsi" w:eastAsiaTheme="minorEastAsia" w:hAnsiTheme="minorHAnsi"/>
                <w:noProof/>
                <w:color w:val="auto"/>
                <w:lang w:val="sv-SE" w:eastAsia="sv-SE"/>
              </w:rPr>
              <w:tab/>
            </w:r>
            <w:r w:rsidR="00461860" w:rsidRPr="00CB763D">
              <w:rPr>
                <w:rStyle w:val="Hyperlnk"/>
                <w:noProof/>
              </w:rPr>
              <w:t>The Static Symbol</w:t>
            </w:r>
            <w:r w:rsidR="00461860">
              <w:rPr>
                <w:noProof/>
                <w:webHidden/>
              </w:rPr>
              <w:tab/>
            </w:r>
            <w:r w:rsidR="00461860">
              <w:rPr>
                <w:noProof/>
                <w:webHidden/>
              </w:rPr>
              <w:fldChar w:fldCharType="begin"/>
            </w:r>
            <w:r w:rsidR="00461860">
              <w:rPr>
                <w:noProof/>
                <w:webHidden/>
              </w:rPr>
              <w:instrText xml:space="preserve"> PAGEREF _Toc59126184 \h </w:instrText>
            </w:r>
            <w:r w:rsidR="00461860">
              <w:rPr>
                <w:noProof/>
                <w:webHidden/>
              </w:rPr>
            </w:r>
            <w:r w:rsidR="00461860">
              <w:rPr>
                <w:noProof/>
                <w:webHidden/>
              </w:rPr>
              <w:fldChar w:fldCharType="separate"/>
            </w:r>
            <w:r w:rsidR="00461860">
              <w:rPr>
                <w:noProof/>
                <w:webHidden/>
              </w:rPr>
              <w:t>140</w:t>
            </w:r>
            <w:r w:rsidR="00461860">
              <w:rPr>
                <w:noProof/>
                <w:webHidden/>
              </w:rPr>
              <w:fldChar w:fldCharType="end"/>
            </w:r>
          </w:hyperlink>
        </w:p>
        <w:p w14:paraId="679B9B28" w14:textId="1FC444F7" w:rsidR="00461860" w:rsidRDefault="00451616">
          <w:pPr>
            <w:pStyle w:val="Innehll1"/>
            <w:rPr>
              <w:rFonts w:asciiTheme="minorHAnsi" w:eastAsiaTheme="minorEastAsia" w:hAnsiTheme="minorHAnsi"/>
              <w:noProof/>
              <w:color w:val="auto"/>
              <w:lang w:val="sv-SE" w:eastAsia="sv-SE"/>
            </w:rPr>
          </w:pPr>
          <w:hyperlink w:anchor="_Toc59126185" w:history="1">
            <w:r w:rsidR="00461860" w:rsidRPr="00CB763D">
              <w:rPr>
                <w:rStyle w:val="Hyperlnk"/>
                <w:noProof/>
              </w:rPr>
              <w:t>7.</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_Toc59126185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79C28CB" w14:textId="70485ED0"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186" w:history="1">
            <w:r w:rsidR="00461860" w:rsidRPr="00CB763D">
              <w:rPr>
                <w:rStyle w:val="Hyperlnk"/>
                <w:noProof/>
              </w:rPr>
              <w:t>7.1.</w:t>
            </w:r>
            <w:r w:rsidR="00461860">
              <w:rPr>
                <w:rFonts w:asciiTheme="minorHAnsi" w:eastAsiaTheme="minorEastAsia" w:hAnsiTheme="minorHAnsi"/>
                <w:noProof/>
                <w:color w:val="auto"/>
                <w:lang w:val="sv-SE" w:eastAsia="sv-SE"/>
              </w:rPr>
              <w:tab/>
            </w:r>
            <w:r w:rsidR="00461860" w:rsidRPr="00CB763D">
              <w:rPr>
                <w:rStyle w:val="Hyperlnk"/>
                <w:noProof/>
              </w:rPr>
              <w:t>The Sort Enumeration</w:t>
            </w:r>
            <w:r w:rsidR="00461860">
              <w:rPr>
                <w:noProof/>
                <w:webHidden/>
              </w:rPr>
              <w:tab/>
            </w:r>
            <w:r w:rsidR="00461860">
              <w:rPr>
                <w:noProof/>
                <w:webHidden/>
              </w:rPr>
              <w:fldChar w:fldCharType="begin"/>
            </w:r>
            <w:r w:rsidR="00461860">
              <w:rPr>
                <w:noProof/>
                <w:webHidden/>
              </w:rPr>
              <w:instrText xml:space="preserve"> PAGEREF _Toc59126186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1CD5D6BB" w14:textId="06738BB6"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187" w:history="1">
            <w:r w:rsidR="00461860" w:rsidRPr="00CB763D">
              <w:rPr>
                <w:rStyle w:val="Hyperlnk"/>
                <w:noProof/>
              </w:rPr>
              <w:t>7.2.</w:t>
            </w:r>
            <w:r w:rsidR="00461860">
              <w:rPr>
                <w:rFonts w:asciiTheme="minorHAnsi" w:eastAsiaTheme="minorEastAsia" w:hAnsiTheme="minorHAnsi"/>
                <w:noProof/>
                <w:color w:val="auto"/>
                <w:lang w:val="sv-SE" w:eastAsia="sv-SE"/>
              </w:rPr>
              <w:tab/>
            </w:r>
            <w:r w:rsidR="00461860" w:rsidRPr="00CB763D">
              <w:rPr>
                <w:rStyle w:val="Hyperlnk"/>
                <w:noProof/>
              </w:rPr>
              <w:t>The Type Class</w:t>
            </w:r>
            <w:r w:rsidR="00461860">
              <w:rPr>
                <w:noProof/>
                <w:webHidden/>
              </w:rPr>
              <w:tab/>
            </w:r>
            <w:r w:rsidR="00461860">
              <w:rPr>
                <w:noProof/>
                <w:webHidden/>
              </w:rPr>
              <w:fldChar w:fldCharType="begin"/>
            </w:r>
            <w:r w:rsidR="00461860">
              <w:rPr>
                <w:noProof/>
                <w:webHidden/>
              </w:rPr>
              <w:instrText xml:space="preserve"> PAGEREF _Toc59126187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29B7563" w14:textId="27C41AE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88" w:history="1">
            <w:r w:rsidR="00461860" w:rsidRPr="00CB763D">
              <w:rPr>
                <w:rStyle w:val="Hyperlnk"/>
                <w:noProof/>
                <w:highlight w:val="white"/>
              </w:rPr>
              <w:t>7.2.1.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Floating, and String</w:t>
            </w:r>
            <w:r w:rsidR="00461860">
              <w:rPr>
                <w:noProof/>
                <w:webHidden/>
              </w:rPr>
              <w:tab/>
            </w:r>
            <w:r w:rsidR="00461860">
              <w:rPr>
                <w:noProof/>
                <w:webHidden/>
              </w:rPr>
              <w:fldChar w:fldCharType="begin"/>
            </w:r>
            <w:r w:rsidR="00461860">
              <w:rPr>
                <w:noProof/>
                <w:webHidden/>
              </w:rPr>
              <w:instrText xml:space="preserve"> PAGEREF _Toc59126188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30F32C4F" w14:textId="3B4C3B1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89" w:history="1">
            <w:r w:rsidR="00461860" w:rsidRPr="00CB763D">
              <w:rPr>
                <w:rStyle w:val="Hyperlnk"/>
                <w:noProof/>
                <w:highlight w:val="white"/>
              </w:rPr>
              <w:t>7.2.2.</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Types</w:t>
            </w:r>
            <w:r w:rsidR="00461860">
              <w:rPr>
                <w:noProof/>
                <w:webHidden/>
              </w:rPr>
              <w:tab/>
            </w:r>
            <w:r w:rsidR="00461860">
              <w:rPr>
                <w:noProof/>
                <w:webHidden/>
              </w:rPr>
              <w:fldChar w:fldCharType="begin"/>
            </w:r>
            <w:r w:rsidR="00461860">
              <w:rPr>
                <w:noProof/>
                <w:webHidden/>
              </w:rPr>
              <w:instrText xml:space="preserve"> PAGEREF _Toc59126189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7BF7A844" w14:textId="4C58D067"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90" w:history="1">
            <w:r w:rsidR="00461860" w:rsidRPr="00CB763D">
              <w:rPr>
                <w:rStyle w:val="Hyperlnk"/>
                <w:noProof/>
                <w:highlight w:val="white"/>
              </w:rPr>
              <w:t>7.2.3.</w:t>
            </w:r>
            <w:r w:rsidR="00461860">
              <w:rPr>
                <w:rFonts w:asciiTheme="minorHAnsi" w:eastAsiaTheme="minorEastAsia" w:hAnsiTheme="minorHAnsi"/>
                <w:noProof/>
                <w:color w:val="auto"/>
                <w:lang w:val="sv-SE" w:eastAsia="sv-SE"/>
              </w:rPr>
              <w:tab/>
            </w:r>
            <w:r w:rsidR="00461860" w:rsidRPr="00CB763D">
              <w:rPr>
                <w:rStyle w:val="Hyperlnk"/>
                <w:noProof/>
                <w:highlight w:val="white"/>
              </w:rPr>
              <w:t>Bitfields</w:t>
            </w:r>
            <w:r w:rsidR="00461860">
              <w:rPr>
                <w:noProof/>
                <w:webHidden/>
              </w:rPr>
              <w:tab/>
            </w:r>
            <w:r w:rsidR="00461860">
              <w:rPr>
                <w:noProof/>
                <w:webHidden/>
              </w:rPr>
              <w:fldChar w:fldCharType="begin"/>
            </w:r>
            <w:r w:rsidR="00461860">
              <w:rPr>
                <w:noProof/>
                <w:webHidden/>
              </w:rPr>
              <w:instrText xml:space="preserve"> PAGEREF _Toc59126190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66FF232D" w14:textId="6C82408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91" w:history="1">
            <w:r w:rsidR="00461860" w:rsidRPr="00CB763D">
              <w:rPr>
                <w:rStyle w:val="Hyperlnk"/>
                <w:noProof/>
                <w:highlight w:val="white"/>
              </w:rPr>
              <w:t>7.2.4.</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Pointers</w:t>
            </w:r>
            <w:r w:rsidR="00461860">
              <w:rPr>
                <w:noProof/>
                <w:webHidden/>
              </w:rPr>
              <w:tab/>
            </w:r>
            <w:r w:rsidR="00461860">
              <w:rPr>
                <w:noProof/>
                <w:webHidden/>
              </w:rPr>
              <w:fldChar w:fldCharType="begin"/>
            </w:r>
            <w:r w:rsidR="00461860">
              <w:rPr>
                <w:noProof/>
                <w:webHidden/>
              </w:rPr>
              <w:instrText xml:space="preserve"> PAGEREF _Toc59126191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64F55388" w14:textId="3FE2441A"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92" w:history="1">
            <w:r w:rsidR="00461860" w:rsidRPr="00CB763D">
              <w:rPr>
                <w:rStyle w:val="Hyperlnk"/>
                <w:noProof/>
                <w:highlight w:val="white"/>
              </w:rPr>
              <w:t>7.2.5.</w:t>
            </w:r>
            <w:r w:rsidR="00461860">
              <w:rPr>
                <w:rFonts w:asciiTheme="minorHAnsi" w:eastAsiaTheme="minorEastAsia" w:hAnsiTheme="minorHAnsi"/>
                <w:noProof/>
                <w:color w:val="auto"/>
                <w:lang w:val="sv-SE" w:eastAsia="sv-SE"/>
              </w:rPr>
              <w:tab/>
            </w:r>
            <w:r w:rsidR="00461860" w:rsidRPr="00CB763D">
              <w:rPr>
                <w:rStyle w:val="Hyperlnk"/>
                <w:noProof/>
                <w:highlight w:val="white"/>
              </w:rPr>
              <w:t>Arrays</w:t>
            </w:r>
            <w:r w:rsidR="00461860">
              <w:rPr>
                <w:noProof/>
                <w:webHidden/>
              </w:rPr>
              <w:tab/>
            </w:r>
            <w:r w:rsidR="00461860">
              <w:rPr>
                <w:noProof/>
                <w:webHidden/>
              </w:rPr>
              <w:fldChar w:fldCharType="begin"/>
            </w:r>
            <w:r w:rsidR="00461860">
              <w:rPr>
                <w:noProof/>
                <w:webHidden/>
              </w:rPr>
              <w:instrText xml:space="preserve"> PAGEREF _Toc59126192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32926E9C" w14:textId="28D9095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93" w:history="1">
            <w:r w:rsidR="00461860" w:rsidRPr="00CB763D">
              <w:rPr>
                <w:rStyle w:val="Hyperlnk"/>
                <w:noProof/>
                <w:highlight w:val="white"/>
              </w:rPr>
              <w:t>7.2.6.</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Functions</w:t>
            </w:r>
            <w:r w:rsidR="00461860">
              <w:rPr>
                <w:noProof/>
                <w:webHidden/>
              </w:rPr>
              <w:tab/>
            </w:r>
            <w:r w:rsidR="00461860">
              <w:rPr>
                <w:noProof/>
                <w:webHidden/>
              </w:rPr>
              <w:fldChar w:fldCharType="begin"/>
            </w:r>
            <w:r w:rsidR="00461860">
              <w:rPr>
                <w:noProof/>
                <w:webHidden/>
              </w:rPr>
              <w:instrText xml:space="preserve"> PAGEREF _Toc59126193 \h </w:instrText>
            </w:r>
            <w:r w:rsidR="00461860">
              <w:rPr>
                <w:noProof/>
                <w:webHidden/>
              </w:rPr>
            </w:r>
            <w:r w:rsidR="00461860">
              <w:rPr>
                <w:noProof/>
                <w:webHidden/>
              </w:rPr>
              <w:fldChar w:fldCharType="separate"/>
            </w:r>
            <w:r w:rsidR="00461860">
              <w:rPr>
                <w:noProof/>
                <w:webHidden/>
              </w:rPr>
              <w:t>147</w:t>
            </w:r>
            <w:r w:rsidR="00461860">
              <w:rPr>
                <w:noProof/>
                <w:webHidden/>
              </w:rPr>
              <w:fldChar w:fldCharType="end"/>
            </w:r>
          </w:hyperlink>
        </w:p>
        <w:p w14:paraId="36AA2738" w14:textId="54E3AD5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94" w:history="1">
            <w:r w:rsidR="00461860" w:rsidRPr="00CB763D">
              <w:rPr>
                <w:rStyle w:val="Hyperlnk"/>
                <w:noProof/>
              </w:rPr>
              <w:t>7.2.7.</w:t>
            </w:r>
            <w:r w:rsidR="00461860">
              <w:rPr>
                <w:rFonts w:asciiTheme="minorHAnsi" w:eastAsiaTheme="minorEastAsia" w:hAnsiTheme="minorHAnsi"/>
                <w:noProof/>
                <w:color w:val="auto"/>
                <w:lang w:val="sv-SE" w:eastAsia="sv-SE"/>
              </w:rPr>
              <w:tab/>
            </w:r>
            <w:r w:rsidR="00461860" w:rsidRPr="00CB763D">
              <w:rPr>
                <w:rStyle w:val="Hyperlnk"/>
                <w:noProof/>
              </w:rPr>
              <w:t>Structs and Unions</w:t>
            </w:r>
            <w:r w:rsidR="00461860">
              <w:rPr>
                <w:noProof/>
                <w:webHidden/>
              </w:rPr>
              <w:tab/>
            </w:r>
            <w:r w:rsidR="00461860">
              <w:rPr>
                <w:noProof/>
                <w:webHidden/>
              </w:rPr>
              <w:fldChar w:fldCharType="begin"/>
            </w:r>
            <w:r w:rsidR="00461860">
              <w:rPr>
                <w:noProof/>
                <w:webHidden/>
              </w:rPr>
              <w:instrText xml:space="preserve"> PAGEREF _Toc59126194 \h </w:instrText>
            </w:r>
            <w:r w:rsidR="00461860">
              <w:rPr>
                <w:noProof/>
                <w:webHidden/>
              </w:rPr>
            </w:r>
            <w:r w:rsidR="00461860">
              <w:rPr>
                <w:noProof/>
                <w:webHidden/>
              </w:rPr>
              <w:fldChar w:fldCharType="separate"/>
            </w:r>
            <w:r w:rsidR="00461860">
              <w:rPr>
                <w:noProof/>
                <w:webHidden/>
              </w:rPr>
              <w:t>149</w:t>
            </w:r>
            <w:r w:rsidR="00461860">
              <w:rPr>
                <w:noProof/>
                <w:webHidden/>
              </w:rPr>
              <w:fldChar w:fldCharType="end"/>
            </w:r>
          </w:hyperlink>
        </w:p>
        <w:p w14:paraId="38AF734D" w14:textId="1478D50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95" w:history="1">
            <w:r w:rsidR="00461860" w:rsidRPr="00CB763D">
              <w:rPr>
                <w:rStyle w:val="Hyperlnk"/>
                <w:noProof/>
                <w:highlight w:val="white"/>
              </w:rPr>
              <w:t>7.2.8.</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Enumerations</w:t>
            </w:r>
            <w:r w:rsidR="00461860">
              <w:rPr>
                <w:noProof/>
                <w:webHidden/>
              </w:rPr>
              <w:tab/>
            </w:r>
            <w:r w:rsidR="00461860">
              <w:rPr>
                <w:noProof/>
                <w:webHidden/>
              </w:rPr>
              <w:fldChar w:fldCharType="begin"/>
            </w:r>
            <w:r w:rsidR="00461860">
              <w:rPr>
                <w:noProof/>
                <w:webHidden/>
              </w:rPr>
              <w:instrText xml:space="preserve"> PAGEREF _Toc59126195 \h </w:instrText>
            </w:r>
            <w:r w:rsidR="00461860">
              <w:rPr>
                <w:noProof/>
                <w:webHidden/>
              </w:rPr>
            </w:r>
            <w:r w:rsidR="00461860">
              <w:rPr>
                <w:noProof/>
                <w:webHidden/>
              </w:rPr>
              <w:fldChar w:fldCharType="separate"/>
            </w:r>
            <w:r w:rsidR="00461860">
              <w:rPr>
                <w:noProof/>
                <w:webHidden/>
              </w:rPr>
              <w:t>150</w:t>
            </w:r>
            <w:r w:rsidR="00461860">
              <w:rPr>
                <w:noProof/>
                <w:webHidden/>
              </w:rPr>
              <w:fldChar w:fldCharType="end"/>
            </w:r>
          </w:hyperlink>
        </w:p>
        <w:p w14:paraId="3DE7104A" w14:textId="08EDC556"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96" w:history="1">
            <w:r w:rsidR="00461860" w:rsidRPr="00CB763D">
              <w:rPr>
                <w:rStyle w:val="Hyperlnk"/>
                <w:noProof/>
                <w:highlight w:val="white"/>
              </w:rPr>
              <w:t>7.2.9.</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_Toc59126196 \h </w:instrText>
            </w:r>
            <w:r w:rsidR="00461860">
              <w:rPr>
                <w:noProof/>
                <w:webHidden/>
              </w:rPr>
            </w:r>
            <w:r w:rsidR="00461860">
              <w:rPr>
                <w:noProof/>
                <w:webHidden/>
              </w:rPr>
              <w:fldChar w:fldCharType="separate"/>
            </w:r>
            <w:r w:rsidR="00461860">
              <w:rPr>
                <w:noProof/>
                <w:webHidden/>
              </w:rPr>
              <w:t>151</w:t>
            </w:r>
            <w:r w:rsidR="00461860">
              <w:rPr>
                <w:noProof/>
                <w:webHidden/>
              </w:rPr>
              <w:fldChar w:fldCharType="end"/>
            </w:r>
          </w:hyperlink>
        </w:p>
        <w:p w14:paraId="6468AD04" w14:textId="4D063D1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97" w:history="1">
            <w:r w:rsidR="00461860" w:rsidRPr="00CB763D">
              <w:rPr>
                <w:rStyle w:val="Hyperlnk"/>
                <w:noProof/>
                <w:highlight w:val="white"/>
              </w:rPr>
              <w:t>7.2.10.</w:t>
            </w:r>
            <w:r w:rsidR="00461860">
              <w:rPr>
                <w:rFonts w:asciiTheme="minorHAnsi" w:eastAsiaTheme="minorEastAsia" w:hAnsiTheme="minorHAnsi"/>
                <w:noProof/>
                <w:color w:val="auto"/>
                <w:lang w:val="sv-SE" w:eastAsia="sv-SE"/>
              </w:rPr>
              <w:tab/>
            </w:r>
            <w:r w:rsidR="00461860" w:rsidRPr="00CB763D">
              <w:rPr>
                <w:rStyle w:val="Hyperlnk"/>
                <w:noProof/>
                <w:highlight w:val="white"/>
              </w:rPr>
              <w:t>Complete Types</w:t>
            </w:r>
            <w:r w:rsidR="00461860">
              <w:rPr>
                <w:noProof/>
                <w:webHidden/>
              </w:rPr>
              <w:tab/>
            </w:r>
            <w:r w:rsidR="00461860">
              <w:rPr>
                <w:noProof/>
                <w:webHidden/>
              </w:rPr>
              <w:fldChar w:fldCharType="begin"/>
            </w:r>
            <w:r w:rsidR="00461860">
              <w:rPr>
                <w:noProof/>
                <w:webHidden/>
              </w:rPr>
              <w:instrText xml:space="preserve"> PAGEREF _Toc59126197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EC24CE5" w14:textId="05AD9E3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98" w:history="1">
            <w:r w:rsidR="00461860" w:rsidRPr="00CB763D">
              <w:rPr>
                <w:rStyle w:val="Hyperlnk"/>
                <w:noProof/>
                <w:highlight w:val="white"/>
              </w:rPr>
              <w:t>7.2.11.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and Volatile</w:t>
            </w:r>
            <w:r w:rsidR="00461860">
              <w:rPr>
                <w:noProof/>
                <w:webHidden/>
              </w:rPr>
              <w:tab/>
            </w:r>
            <w:r w:rsidR="00461860">
              <w:rPr>
                <w:noProof/>
                <w:webHidden/>
              </w:rPr>
              <w:fldChar w:fldCharType="begin"/>
            </w:r>
            <w:r w:rsidR="00461860">
              <w:rPr>
                <w:noProof/>
                <w:webHidden/>
              </w:rPr>
              <w:instrText xml:space="preserve"> PAGEREF _Toc59126198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F0CA9E3" w14:textId="528CD78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199" w:history="1">
            <w:r w:rsidR="00461860" w:rsidRPr="00CB763D">
              <w:rPr>
                <w:rStyle w:val="Hyperlnk"/>
                <w:noProof/>
                <w:highlight w:val="white"/>
              </w:rPr>
              <w:t>7.2.12.</w:t>
            </w:r>
            <w:r w:rsidR="00461860">
              <w:rPr>
                <w:rFonts w:asciiTheme="minorHAnsi" w:eastAsiaTheme="minorEastAsia" w:hAnsiTheme="minorHAnsi"/>
                <w:noProof/>
                <w:color w:val="auto"/>
                <w:lang w:val="sv-SE" w:eastAsia="sv-SE"/>
              </w:rPr>
              <w:tab/>
            </w:r>
            <w:r w:rsidR="00461860" w:rsidRPr="00CB763D">
              <w:rPr>
                <w:rStyle w:val="Hyperlnk"/>
                <w:noProof/>
                <w:highlight w:val="white"/>
              </w:rPr>
              <w:t>Hash Code and Equals</w:t>
            </w:r>
            <w:r w:rsidR="00461860">
              <w:rPr>
                <w:noProof/>
                <w:webHidden/>
              </w:rPr>
              <w:tab/>
            </w:r>
            <w:r w:rsidR="00461860">
              <w:rPr>
                <w:noProof/>
                <w:webHidden/>
              </w:rPr>
              <w:fldChar w:fldCharType="begin"/>
            </w:r>
            <w:r w:rsidR="00461860">
              <w:rPr>
                <w:noProof/>
                <w:webHidden/>
              </w:rPr>
              <w:instrText xml:space="preserve"> PAGEREF _Toc59126199 \h </w:instrText>
            </w:r>
            <w:r w:rsidR="00461860">
              <w:rPr>
                <w:noProof/>
                <w:webHidden/>
              </w:rPr>
            </w:r>
            <w:r w:rsidR="00461860">
              <w:rPr>
                <w:noProof/>
                <w:webHidden/>
              </w:rPr>
              <w:fldChar w:fldCharType="separate"/>
            </w:r>
            <w:r w:rsidR="00461860">
              <w:rPr>
                <w:noProof/>
                <w:webHidden/>
              </w:rPr>
              <w:t>153</w:t>
            </w:r>
            <w:r w:rsidR="00461860">
              <w:rPr>
                <w:noProof/>
                <w:webHidden/>
              </w:rPr>
              <w:fldChar w:fldCharType="end"/>
            </w:r>
          </w:hyperlink>
        </w:p>
        <w:p w14:paraId="43DE21E3" w14:textId="6E79C27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00" w:history="1">
            <w:r w:rsidR="00461860" w:rsidRPr="00CB763D">
              <w:rPr>
                <w:rStyle w:val="Hyperlnk"/>
                <w:noProof/>
                <w:highlight w:val="white"/>
              </w:rPr>
              <w:t>7.2.13.</w:t>
            </w:r>
            <w:r w:rsidR="00461860">
              <w:rPr>
                <w:rFonts w:asciiTheme="minorHAnsi" w:eastAsiaTheme="minorEastAsia" w:hAnsiTheme="minorHAnsi"/>
                <w:noProof/>
                <w:color w:val="auto"/>
                <w:lang w:val="sv-SE" w:eastAsia="sv-SE"/>
              </w:rPr>
              <w:tab/>
            </w:r>
            <w:r w:rsidR="00461860" w:rsidRPr="00CB763D">
              <w:rPr>
                <w:rStyle w:val="Hyperlnk"/>
                <w:noProof/>
                <w:highlight w:val="white"/>
              </w:rPr>
              <w:t>Predefined Types</w:t>
            </w:r>
            <w:r w:rsidR="00461860">
              <w:rPr>
                <w:noProof/>
                <w:webHidden/>
              </w:rPr>
              <w:tab/>
            </w:r>
            <w:r w:rsidR="00461860">
              <w:rPr>
                <w:noProof/>
                <w:webHidden/>
              </w:rPr>
              <w:fldChar w:fldCharType="begin"/>
            </w:r>
            <w:r w:rsidR="00461860">
              <w:rPr>
                <w:noProof/>
                <w:webHidden/>
              </w:rPr>
              <w:instrText xml:space="preserve"> PAGEREF _Toc59126200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BC6D2B0" w14:textId="2AFF4FF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01" w:history="1">
            <w:r w:rsidR="00461860" w:rsidRPr="00CB763D">
              <w:rPr>
                <w:rStyle w:val="Hyperlnk"/>
                <w:noProof/>
                <w:highlight w:val="white"/>
              </w:rPr>
              <w:t>7.2.14.</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_Toc59126201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558D7FE1" w14:textId="44864B15"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202" w:history="1">
            <w:r w:rsidR="00461860" w:rsidRPr="00CB763D">
              <w:rPr>
                <w:rStyle w:val="Hyperlnk"/>
                <w:noProof/>
              </w:rPr>
              <w:t>7.3.</w:t>
            </w:r>
            <w:r w:rsidR="00461860">
              <w:rPr>
                <w:rFonts w:asciiTheme="minorHAnsi" w:eastAsiaTheme="minorEastAsia" w:hAnsiTheme="minorHAnsi"/>
                <w:noProof/>
                <w:color w:val="auto"/>
                <w:lang w:val="sv-SE" w:eastAsia="sv-SE"/>
              </w:rPr>
              <w:tab/>
            </w:r>
            <w:r w:rsidR="00461860" w:rsidRPr="00CB763D">
              <w:rPr>
                <w:rStyle w:val="Hyperlnk"/>
                <w:noProof/>
              </w:rPr>
              <w:t>Type Size</w:t>
            </w:r>
            <w:r w:rsidR="00461860">
              <w:rPr>
                <w:noProof/>
                <w:webHidden/>
              </w:rPr>
              <w:tab/>
            </w:r>
            <w:r w:rsidR="00461860">
              <w:rPr>
                <w:noProof/>
                <w:webHidden/>
              </w:rPr>
              <w:fldChar w:fldCharType="begin"/>
            </w:r>
            <w:r w:rsidR="00461860">
              <w:rPr>
                <w:noProof/>
                <w:webHidden/>
              </w:rPr>
              <w:instrText xml:space="preserve"> PAGEREF _Toc59126202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06FC1B1" w14:textId="194B1C7C"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203" w:history="1">
            <w:r w:rsidR="00461860" w:rsidRPr="00CB763D">
              <w:rPr>
                <w:rStyle w:val="Hyperlnk"/>
                <w:noProof/>
              </w:rPr>
              <w:t>7.4.</w:t>
            </w:r>
            <w:r w:rsidR="00461860">
              <w:rPr>
                <w:rFonts w:asciiTheme="minorHAnsi" w:eastAsiaTheme="minorEastAsia" w:hAnsiTheme="minorHAnsi"/>
                <w:noProof/>
                <w:color w:val="auto"/>
                <w:lang w:val="sv-SE" w:eastAsia="sv-SE"/>
              </w:rPr>
              <w:tab/>
            </w:r>
            <w:r w:rsidR="00461860" w:rsidRPr="00CB763D">
              <w:rPr>
                <w:rStyle w:val="Hyperlnk"/>
                <w:noProof/>
              </w:rPr>
              <w:t>Type Casting</w:t>
            </w:r>
            <w:r w:rsidR="00461860">
              <w:rPr>
                <w:noProof/>
                <w:webHidden/>
              </w:rPr>
              <w:tab/>
            </w:r>
            <w:r w:rsidR="00461860">
              <w:rPr>
                <w:noProof/>
                <w:webHidden/>
              </w:rPr>
              <w:fldChar w:fldCharType="begin"/>
            </w:r>
            <w:r w:rsidR="00461860">
              <w:rPr>
                <w:noProof/>
                <w:webHidden/>
              </w:rPr>
              <w:instrText xml:space="preserve"> PAGEREF _Toc59126203 \h </w:instrText>
            </w:r>
            <w:r w:rsidR="00461860">
              <w:rPr>
                <w:noProof/>
                <w:webHidden/>
              </w:rPr>
            </w:r>
            <w:r w:rsidR="00461860">
              <w:rPr>
                <w:noProof/>
                <w:webHidden/>
              </w:rPr>
              <w:fldChar w:fldCharType="separate"/>
            </w:r>
            <w:r w:rsidR="00461860">
              <w:rPr>
                <w:noProof/>
                <w:webHidden/>
              </w:rPr>
              <w:t>157</w:t>
            </w:r>
            <w:r w:rsidR="00461860">
              <w:rPr>
                <w:noProof/>
                <w:webHidden/>
              </w:rPr>
              <w:fldChar w:fldCharType="end"/>
            </w:r>
          </w:hyperlink>
        </w:p>
        <w:p w14:paraId="4A666CCE" w14:textId="652FF0DA"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04" w:history="1">
            <w:r w:rsidR="00461860" w:rsidRPr="00CB763D">
              <w:rPr>
                <w:rStyle w:val="Hyperlnk"/>
                <w:noProof/>
                <w:highlight w:val="white"/>
              </w:rPr>
              <w:t>7.4.1.</w:t>
            </w:r>
            <w:r w:rsidR="00461860">
              <w:rPr>
                <w:rFonts w:asciiTheme="minorHAnsi" w:eastAsiaTheme="minorEastAsia" w:hAnsiTheme="minorHAnsi"/>
                <w:noProof/>
                <w:color w:val="auto"/>
                <w:lang w:val="sv-SE" w:eastAsia="sv-SE"/>
              </w:rPr>
              <w:tab/>
            </w:r>
            <w:r w:rsidR="00461860" w:rsidRPr="00CB763D">
              <w:rPr>
                <w:rStyle w:val="Hyperlnk"/>
                <w:noProof/>
                <w:highlight w:val="white"/>
              </w:rPr>
              <w:t>Implicit Cast</w:t>
            </w:r>
            <w:r w:rsidR="00461860">
              <w:rPr>
                <w:noProof/>
                <w:webHidden/>
              </w:rPr>
              <w:tab/>
            </w:r>
            <w:r w:rsidR="00461860">
              <w:rPr>
                <w:noProof/>
                <w:webHidden/>
              </w:rPr>
              <w:fldChar w:fldCharType="begin"/>
            </w:r>
            <w:r w:rsidR="00461860">
              <w:rPr>
                <w:noProof/>
                <w:webHidden/>
              </w:rPr>
              <w:instrText xml:space="preserve"> PAGEREF _Toc59126204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5668FBF1" w14:textId="625A395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05" w:history="1">
            <w:r w:rsidR="00461860" w:rsidRPr="00CB763D">
              <w:rPr>
                <w:rStyle w:val="Hyperlnk"/>
                <w:noProof/>
                <w:highlight w:val="white"/>
              </w:rPr>
              <w:t>7.4.2.</w:t>
            </w:r>
            <w:r w:rsidR="00461860">
              <w:rPr>
                <w:rFonts w:asciiTheme="minorHAnsi" w:eastAsiaTheme="minorEastAsia" w:hAnsiTheme="minorHAnsi"/>
                <w:noProof/>
                <w:color w:val="auto"/>
                <w:lang w:val="sv-SE" w:eastAsia="sv-SE"/>
              </w:rPr>
              <w:tab/>
            </w:r>
            <w:r w:rsidR="00461860" w:rsidRPr="00CB763D">
              <w:rPr>
                <w:rStyle w:val="Hyperlnk"/>
                <w:noProof/>
                <w:highlight w:val="white"/>
              </w:rPr>
              <w:t>Explicit Cast</w:t>
            </w:r>
            <w:r w:rsidR="00461860">
              <w:rPr>
                <w:noProof/>
                <w:webHidden/>
              </w:rPr>
              <w:tab/>
            </w:r>
            <w:r w:rsidR="00461860">
              <w:rPr>
                <w:noProof/>
                <w:webHidden/>
              </w:rPr>
              <w:fldChar w:fldCharType="begin"/>
            </w:r>
            <w:r w:rsidR="00461860">
              <w:rPr>
                <w:noProof/>
                <w:webHidden/>
              </w:rPr>
              <w:instrText xml:space="preserve"> PAGEREF _Toc59126205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149635FA" w14:textId="69FCC988"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06" w:history="1">
            <w:r w:rsidR="00461860" w:rsidRPr="00CB763D">
              <w:rPr>
                <w:rStyle w:val="Hyperlnk"/>
                <w:noProof/>
              </w:rPr>
              <w:t>7.4.3.</w:t>
            </w:r>
            <w:r w:rsidR="00461860">
              <w:rPr>
                <w:rFonts w:asciiTheme="minorHAnsi" w:eastAsiaTheme="minorEastAsia" w:hAnsiTheme="minorHAnsi"/>
                <w:noProof/>
                <w:color w:val="auto"/>
                <w:lang w:val="sv-SE" w:eastAsia="sv-SE"/>
              </w:rPr>
              <w:tab/>
            </w:r>
            <w:r w:rsidR="00461860" w:rsidRPr="00CB763D">
              <w:rPr>
                <w:rStyle w:val="Hyperlnk"/>
                <w:noProof/>
              </w:rPr>
              <w:t>Type Promotion</w:t>
            </w:r>
            <w:r w:rsidR="00461860">
              <w:rPr>
                <w:noProof/>
                <w:webHidden/>
              </w:rPr>
              <w:tab/>
            </w:r>
            <w:r w:rsidR="00461860">
              <w:rPr>
                <w:noProof/>
                <w:webHidden/>
              </w:rPr>
              <w:fldChar w:fldCharType="begin"/>
            </w:r>
            <w:r w:rsidR="00461860">
              <w:rPr>
                <w:noProof/>
                <w:webHidden/>
              </w:rPr>
              <w:instrText xml:space="preserve"> PAGEREF _Toc59126206 \h </w:instrText>
            </w:r>
            <w:r w:rsidR="00461860">
              <w:rPr>
                <w:noProof/>
                <w:webHidden/>
              </w:rPr>
            </w:r>
            <w:r w:rsidR="00461860">
              <w:rPr>
                <w:noProof/>
                <w:webHidden/>
              </w:rPr>
              <w:fldChar w:fldCharType="separate"/>
            </w:r>
            <w:r w:rsidR="00461860">
              <w:rPr>
                <w:noProof/>
                <w:webHidden/>
              </w:rPr>
              <w:t>162</w:t>
            </w:r>
            <w:r w:rsidR="00461860">
              <w:rPr>
                <w:noProof/>
                <w:webHidden/>
              </w:rPr>
              <w:fldChar w:fldCharType="end"/>
            </w:r>
          </w:hyperlink>
        </w:p>
        <w:p w14:paraId="61A18119" w14:textId="4C7E96C1" w:rsidR="00461860" w:rsidRDefault="00451616">
          <w:pPr>
            <w:pStyle w:val="Innehll1"/>
            <w:rPr>
              <w:rFonts w:asciiTheme="minorHAnsi" w:eastAsiaTheme="minorEastAsia" w:hAnsiTheme="minorHAnsi"/>
              <w:noProof/>
              <w:color w:val="auto"/>
              <w:lang w:val="sv-SE" w:eastAsia="sv-SE"/>
            </w:rPr>
          </w:pPr>
          <w:hyperlink w:anchor="_Toc59126207" w:history="1">
            <w:r w:rsidR="00461860" w:rsidRPr="00CB763D">
              <w:rPr>
                <w:rStyle w:val="Hyperlnk"/>
                <w:noProof/>
              </w:rPr>
              <w:t>8.</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_Toc59126207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BE28EA7" w14:textId="7FCEEEB4"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208" w:history="1">
            <w:r w:rsidR="00461860" w:rsidRPr="00CB763D">
              <w:rPr>
                <w:rStyle w:val="Hyperlnk"/>
                <w:noProof/>
              </w:rPr>
              <w:t>8.1.</w:t>
            </w:r>
            <w:r w:rsidR="00461860">
              <w:rPr>
                <w:rFonts w:asciiTheme="minorHAnsi" w:eastAsiaTheme="minorEastAsia" w:hAnsiTheme="minorHAnsi"/>
                <w:noProof/>
                <w:color w:val="auto"/>
                <w:lang w:val="sv-SE" w:eastAsia="sv-SE"/>
              </w:rPr>
              <w:tab/>
            </w:r>
            <w:r w:rsidR="00461860" w:rsidRPr="00CB763D">
              <w:rPr>
                <w:rStyle w:val="Hyperlnk"/>
                <w:noProof/>
              </w:rPr>
              <w:t>Unary and Binary Expressions</w:t>
            </w:r>
            <w:r w:rsidR="00461860">
              <w:rPr>
                <w:noProof/>
                <w:webHidden/>
              </w:rPr>
              <w:tab/>
            </w:r>
            <w:r w:rsidR="00461860">
              <w:rPr>
                <w:noProof/>
                <w:webHidden/>
              </w:rPr>
              <w:fldChar w:fldCharType="begin"/>
            </w:r>
            <w:r w:rsidR="00461860">
              <w:rPr>
                <w:noProof/>
                <w:webHidden/>
              </w:rPr>
              <w:instrText xml:space="preserve"> PAGEREF _Toc59126208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D8745BB" w14:textId="3F17118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09" w:history="1">
            <w:r w:rsidR="00461860" w:rsidRPr="00CB763D">
              <w:rPr>
                <w:rStyle w:val="Hyperlnk"/>
                <w:noProof/>
                <w:highlight w:val="white"/>
              </w:rPr>
              <w:t>8.1.1.</w:t>
            </w:r>
            <w:r w:rsidR="00461860">
              <w:rPr>
                <w:rFonts w:asciiTheme="minorHAnsi" w:eastAsiaTheme="minorEastAsia" w:hAnsiTheme="minorHAnsi"/>
                <w:noProof/>
                <w:color w:val="auto"/>
                <w:lang w:val="sv-SE" w:eastAsia="sv-SE"/>
              </w:rPr>
              <w:tab/>
            </w:r>
            <w:r w:rsidR="00461860" w:rsidRPr="00CB763D">
              <w:rPr>
                <w:rStyle w:val="Hyperlnk"/>
                <w:noProof/>
                <w:highlight w:val="white"/>
              </w:rPr>
              <w:t>Relation Expressions</w:t>
            </w:r>
            <w:r w:rsidR="00461860">
              <w:rPr>
                <w:noProof/>
                <w:webHidden/>
              </w:rPr>
              <w:tab/>
            </w:r>
            <w:r w:rsidR="00461860">
              <w:rPr>
                <w:noProof/>
                <w:webHidden/>
              </w:rPr>
              <w:fldChar w:fldCharType="begin"/>
            </w:r>
            <w:r w:rsidR="00461860">
              <w:rPr>
                <w:noProof/>
                <w:webHidden/>
              </w:rPr>
              <w:instrText xml:space="preserve"> PAGEREF _Toc59126209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198ADF18" w14:textId="76A923A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10" w:history="1">
            <w:r w:rsidR="00461860" w:rsidRPr="00CB763D">
              <w:rPr>
                <w:rStyle w:val="Hyperlnk"/>
                <w:noProof/>
                <w:highlight w:val="white"/>
              </w:rPr>
              <w:t>8.1.2.</w:t>
            </w:r>
            <w:r w:rsidR="00461860">
              <w:rPr>
                <w:rFonts w:asciiTheme="minorHAnsi" w:eastAsiaTheme="minorEastAsia" w:hAnsiTheme="minorHAnsi"/>
                <w:noProof/>
                <w:color w:val="auto"/>
                <w:lang w:val="sv-SE" w:eastAsia="sv-SE"/>
              </w:rPr>
              <w:tab/>
            </w:r>
            <w:r w:rsidR="00461860" w:rsidRPr="00CB763D">
              <w:rPr>
                <w:rStyle w:val="Hyperlnk"/>
                <w:noProof/>
                <w:highlight w:val="white"/>
              </w:rPr>
              <w:t>Arithmetic Expressions</w:t>
            </w:r>
            <w:r w:rsidR="00461860">
              <w:rPr>
                <w:noProof/>
                <w:webHidden/>
              </w:rPr>
              <w:tab/>
            </w:r>
            <w:r w:rsidR="00461860">
              <w:rPr>
                <w:noProof/>
                <w:webHidden/>
              </w:rPr>
              <w:fldChar w:fldCharType="begin"/>
            </w:r>
            <w:r w:rsidR="00461860">
              <w:rPr>
                <w:noProof/>
                <w:webHidden/>
              </w:rPr>
              <w:instrText xml:space="preserve"> PAGEREF _Toc59126210 \h </w:instrText>
            </w:r>
            <w:r w:rsidR="00461860">
              <w:rPr>
                <w:noProof/>
                <w:webHidden/>
              </w:rPr>
            </w:r>
            <w:r w:rsidR="00461860">
              <w:rPr>
                <w:noProof/>
                <w:webHidden/>
              </w:rPr>
              <w:fldChar w:fldCharType="separate"/>
            </w:r>
            <w:r w:rsidR="00461860">
              <w:rPr>
                <w:noProof/>
                <w:webHidden/>
              </w:rPr>
              <w:t>168</w:t>
            </w:r>
            <w:r w:rsidR="00461860">
              <w:rPr>
                <w:noProof/>
                <w:webHidden/>
              </w:rPr>
              <w:fldChar w:fldCharType="end"/>
            </w:r>
          </w:hyperlink>
        </w:p>
        <w:p w14:paraId="7F9D4C1E" w14:textId="57292EF4" w:rsidR="00461860" w:rsidRDefault="00451616">
          <w:pPr>
            <w:pStyle w:val="Innehll2"/>
            <w:tabs>
              <w:tab w:val="left" w:pos="880"/>
              <w:tab w:val="right" w:leader="dot" w:pos="9350"/>
            </w:tabs>
            <w:rPr>
              <w:rFonts w:asciiTheme="minorHAnsi" w:eastAsiaTheme="minorEastAsia" w:hAnsiTheme="minorHAnsi"/>
              <w:noProof/>
              <w:color w:val="auto"/>
              <w:lang w:val="sv-SE" w:eastAsia="sv-SE"/>
            </w:rPr>
          </w:pPr>
          <w:hyperlink w:anchor="_Toc59126211" w:history="1">
            <w:r w:rsidR="00461860" w:rsidRPr="00CB763D">
              <w:rPr>
                <w:rStyle w:val="Hyperlnk"/>
                <w:noProof/>
                <w:highlight w:val="white"/>
              </w:rPr>
              <w:t>8.2.</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Type Cast</w:t>
            </w:r>
            <w:r w:rsidR="00461860">
              <w:rPr>
                <w:noProof/>
                <w:webHidden/>
              </w:rPr>
              <w:tab/>
            </w:r>
            <w:r w:rsidR="00461860">
              <w:rPr>
                <w:noProof/>
                <w:webHidden/>
              </w:rPr>
              <w:fldChar w:fldCharType="begin"/>
            </w:r>
            <w:r w:rsidR="00461860">
              <w:rPr>
                <w:noProof/>
                <w:webHidden/>
              </w:rPr>
              <w:instrText xml:space="preserve"> PAGEREF _Toc59126211 \h </w:instrText>
            </w:r>
            <w:r w:rsidR="00461860">
              <w:rPr>
                <w:noProof/>
                <w:webHidden/>
              </w:rPr>
            </w:r>
            <w:r w:rsidR="00461860">
              <w:rPr>
                <w:noProof/>
                <w:webHidden/>
              </w:rPr>
              <w:fldChar w:fldCharType="separate"/>
            </w:r>
            <w:r w:rsidR="00461860">
              <w:rPr>
                <w:noProof/>
                <w:webHidden/>
              </w:rPr>
              <w:t>174</w:t>
            </w:r>
            <w:r w:rsidR="00461860">
              <w:rPr>
                <w:noProof/>
                <w:webHidden/>
              </w:rPr>
              <w:fldChar w:fldCharType="end"/>
            </w:r>
          </w:hyperlink>
        </w:p>
        <w:p w14:paraId="507E2823" w14:textId="0C530C56"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12" w:history="1">
            <w:r w:rsidR="00461860" w:rsidRPr="00CB763D">
              <w:rPr>
                <w:rStyle w:val="Hyperlnk"/>
                <w:noProof/>
                <w:highlight w:val="white"/>
              </w:rPr>
              <w:t>8.2.1.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Value</w:t>
            </w:r>
            <w:r w:rsidR="00461860">
              <w:rPr>
                <w:noProof/>
                <w:webHidden/>
              </w:rPr>
              <w:tab/>
            </w:r>
            <w:r w:rsidR="00461860">
              <w:rPr>
                <w:noProof/>
                <w:webHidden/>
              </w:rPr>
              <w:fldChar w:fldCharType="begin"/>
            </w:r>
            <w:r w:rsidR="00461860">
              <w:rPr>
                <w:noProof/>
                <w:webHidden/>
              </w:rPr>
              <w:instrText xml:space="preserve"> PAGEREF _Toc59126212 \h </w:instrText>
            </w:r>
            <w:r w:rsidR="00461860">
              <w:rPr>
                <w:noProof/>
                <w:webHidden/>
              </w:rPr>
            </w:r>
            <w:r w:rsidR="00461860">
              <w:rPr>
                <w:noProof/>
                <w:webHidden/>
              </w:rPr>
              <w:fldChar w:fldCharType="separate"/>
            </w:r>
            <w:r w:rsidR="00461860">
              <w:rPr>
                <w:noProof/>
                <w:webHidden/>
              </w:rPr>
              <w:t>176</w:t>
            </w:r>
            <w:r w:rsidR="00461860">
              <w:rPr>
                <w:noProof/>
                <w:webHidden/>
              </w:rPr>
              <w:fldChar w:fldCharType="end"/>
            </w:r>
          </w:hyperlink>
        </w:p>
        <w:p w14:paraId="12D6AFB1" w14:textId="14CE8EE0" w:rsidR="00461860" w:rsidRDefault="00451616">
          <w:pPr>
            <w:pStyle w:val="Innehll1"/>
            <w:rPr>
              <w:rFonts w:asciiTheme="minorHAnsi" w:eastAsiaTheme="minorEastAsia" w:hAnsiTheme="minorHAnsi"/>
              <w:noProof/>
              <w:color w:val="auto"/>
              <w:lang w:val="sv-SE" w:eastAsia="sv-SE"/>
            </w:rPr>
          </w:pPr>
          <w:hyperlink w:anchor="_Toc59126213" w:history="1">
            <w:r w:rsidR="00461860" w:rsidRPr="00CB763D">
              <w:rPr>
                <w:rStyle w:val="Hyperlnk"/>
                <w:noProof/>
              </w:rPr>
              <w:t>9.</w:t>
            </w:r>
            <w:r w:rsidR="00461860">
              <w:rPr>
                <w:rFonts w:asciiTheme="minorHAnsi" w:eastAsiaTheme="minorEastAsia" w:hAnsiTheme="minorHAnsi"/>
                <w:noProof/>
                <w:color w:val="auto"/>
                <w:lang w:val="sv-SE" w:eastAsia="sv-SE"/>
              </w:rPr>
              <w:tab/>
            </w:r>
            <w:r w:rsidR="00461860" w:rsidRPr="00CB763D">
              <w:rPr>
                <w:rStyle w:val="Hyperlnk"/>
                <w:noProof/>
              </w:rPr>
              <w:t>Static Address Expression</w:t>
            </w:r>
            <w:r w:rsidR="00461860">
              <w:rPr>
                <w:noProof/>
                <w:webHidden/>
              </w:rPr>
              <w:tab/>
            </w:r>
            <w:r w:rsidR="00461860">
              <w:rPr>
                <w:noProof/>
                <w:webHidden/>
              </w:rPr>
              <w:fldChar w:fldCharType="begin"/>
            </w:r>
            <w:r w:rsidR="00461860">
              <w:rPr>
                <w:noProof/>
                <w:webHidden/>
              </w:rPr>
              <w:instrText xml:space="preserve"> PAGEREF _Toc59126213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511EDF22" w14:textId="7435646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14"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Static Value and Address</w:t>
            </w:r>
            <w:r w:rsidR="00461860">
              <w:rPr>
                <w:noProof/>
                <w:webHidden/>
              </w:rPr>
              <w:tab/>
            </w:r>
            <w:r w:rsidR="00461860">
              <w:rPr>
                <w:noProof/>
                <w:webHidden/>
              </w:rPr>
              <w:fldChar w:fldCharType="begin"/>
            </w:r>
            <w:r w:rsidR="00461860">
              <w:rPr>
                <w:noProof/>
                <w:webHidden/>
              </w:rPr>
              <w:instrText xml:space="preserve"> PAGEREF _Toc59126214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28630048" w14:textId="569E9B2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15" w:history="1">
            <w:r w:rsidR="00461860" w:rsidRPr="00CB763D">
              <w:rPr>
                <w:rStyle w:val="Hyperlnk"/>
                <w:noProof/>
              </w:rPr>
              <w:t>9.1.2.</w:t>
            </w:r>
            <w:r w:rsidR="00461860">
              <w:rPr>
                <w:rFonts w:asciiTheme="minorHAnsi" w:eastAsiaTheme="minorEastAsia" w:hAnsiTheme="minorHAnsi"/>
                <w:noProof/>
                <w:color w:val="auto"/>
                <w:lang w:val="sv-SE" w:eastAsia="sv-SE"/>
              </w:rPr>
              <w:tab/>
            </w:r>
            <w:r w:rsidR="00461860" w:rsidRPr="00CB763D">
              <w:rPr>
                <w:rStyle w:val="Hyperlnk"/>
                <w:noProof/>
              </w:rPr>
              <w:t>Static Expression</w:t>
            </w:r>
            <w:r w:rsidR="00461860">
              <w:rPr>
                <w:noProof/>
                <w:webHidden/>
              </w:rPr>
              <w:tab/>
            </w:r>
            <w:r w:rsidR="00461860">
              <w:rPr>
                <w:noProof/>
                <w:webHidden/>
              </w:rPr>
              <w:fldChar w:fldCharType="begin"/>
            </w:r>
            <w:r w:rsidR="00461860">
              <w:rPr>
                <w:noProof/>
                <w:webHidden/>
              </w:rPr>
              <w:instrText xml:space="preserve"> PAGEREF _Toc59126215 \h </w:instrText>
            </w:r>
            <w:r w:rsidR="00461860">
              <w:rPr>
                <w:noProof/>
                <w:webHidden/>
              </w:rPr>
            </w:r>
            <w:r w:rsidR="00461860">
              <w:rPr>
                <w:noProof/>
                <w:webHidden/>
              </w:rPr>
              <w:fldChar w:fldCharType="separate"/>
            </w:r>
            <w:r w:rsidR="00461860">
              <w:rPr>
                <w:noProof/>
                <w:webHidden/>
              </w:rPr>
              <w:t>179</w:t>
            </w:r>
            <w:r w:rsidR="00461860">
              <w:rPr>
                <w:noProof/>
                <w:webHidden/>
              </w:rPr>
              <w:fldChar w:fldCharType="end"/>
            </w:r>
          </w:hyperlink>
        </w:p>
        <w:p w14:paraId="790E9754" w14:textId="5384A3F3" w:rsidR="00461860" w:rsidRDefault="00451616">
          <w:pPr>
            <w:pStyle w:val="Innehll1"/>
            <w:rPr>
              <w:rFonts w:asciiTheme="minorHAnsi" w:eastAsiaTheme="minorEastAsia" w:hAnsiTheme="minorHAnsi"/>
              <w:noProof/>
              <w:color w:val="auto"/>
              <w:lang w:val="sv-SE" w:eastAsia="sv-SE"/>
            </w:rPr>
          </w:pPr>
          <w:hyperlink w:anchor="_Toc59126216" w:history="1">
            <w:r w:rsidR="00461860" w:rsidRPr="00CB763D">
              <w:rPr>
                <w:rStyle w:val="Hyperlnk"/>
                <w:noProof/>
              </w:rPr>
              <w:t>10.</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_Toc59126216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FD0752A" w14:textId="2EAA7B3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17"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Auto Initialization</w:t>
            </w:r>
            <w:r w:rsidR="00461860">
              <w:rPr>
                <w:noProof/>
                <w:webHidden/>
              </w:rPr>
              <w:tab/>
            </w:r>
            <w:r w:rsidR="00461860">
              <w:rPr>
                <w:noProof/>
                <w:webHidden/>
              </w:rPr>
              <w:fldChar w:fldCharType="begin"/>
            </w:r>
            <w:r w:rsidR="00461860">
              <w:rPr>
                <w:noProof/>
                <w:webHidden/>
              </w:rPr>
              <w:instrText xml:space="preserve"> PAGEREF _Toc59126217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B2BABA4" w14:textId="6A3B1B4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1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Static Initialization</w:t>
            </w:r>
            <w:r w:rsidR="00461860">
              <w:rPr>
                <w:noProof/>
                <w:webHidden/>
              </w:rPr>
              <w:tab/>
            </w:r>
            <w:r w:rsidR="00461860">
              <w:rPr>
                <w:noProof/>
                <w:webHidden/>
              </w:rPr>
              <w:fldChar w:fldCharType="begin"/>
            </w:r>
            <w:r w:rsidR="00461860">
              <w:rPr>
                <w:noProof/>
                <w:webHidden/>
              </w:rPr>
              <w:instrText xml:space="preserve"> PAGEREF _Toc59126218 \h </w:instrText>
            </w:r>
            <w:r w:rsidR="00461860">
              <w:rPr>
                <w:noProof/>
                <w:webHidden/>
              </w:rPr>
            </w:r>
            <w:r w:rsidR="00461860">
              <w:rPr>
                <w:noProof/>
                <w:webHidden/>
              </w:rPr>
              <w:fldChar w:fldCharType="separate"/>
            </w:r>
            <w:r w:rsidR="00461860">
              <w:rPr>
                <w:noProof/>
                <w:webHidden/>
              </w:rPr>
              <w:t>186</w:t>
            </w:r>
            <w:r w:rsidR="00461860">
              <w:rPr>
                <w:noProof/>
                <w:webHidden/>
              </w:rPr>
              <w:fldChar w:fldCharType="end"/>
            </w:r>
          </w:hyperlink>
        </w:p>
        <w:p w14:paraId="15649530" w14:textId="6E826E95"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19" w:history="1">
            <w:r w:rsidR="00461860" w:rsidRPr="00CB763D">
              <w:rPr>
                <w:rStyle w:val="Hyperlnk"/>
                <w:noProof/>
                <w:highlight w:val="white"/>
              </w:rPr>
              <w:t>10.1.2.</w:t>
            </w:r>
            <w:r w:rsidR="00461860">
              <w:rPr>
                <w:rFonts w:asciiTheme="minorHAnsi" w:eastAsiaTheme="minorEastAsia" w:hAnsiTheme="minorHAnsi"/>
                <w:noProof/>
                <w:color w:val="auto"/>
                <w:lang w:val="sv-SE" w:eastAsia="sv-SE"/>
              </w:rPr>
              <w:tab/>
            </w:r>
            <w:r w:rsidR="00461860" w:rsidRPr="00CB763D">
              <w:rPr>
                <w:rStyle w:val="Hyperlnk"/>
                <w:bCs/>
                <w:noProof/>
                <w:highlight w:val="white"/>
              </w:rPr>
              <w:t>Modify Initializer</w:t>
            </w:r>
            <w:r w:rsidR="00461860">
              <w:rPr>
                <w:noProof/>
                <w:webHidden/>
              </w:rPr>
              <w:tab/>
            </w:r>
            <w:r w:rsidR="00461860">
              <w:rPr>
                <w:noProof/>
                <w:webHidden/>
              </w:rPr>
              <w:fldChar w:fldCharType="begin"/>
            </w:r>
            <w:r w:rsidR="00461860">
              <w:rPr>
                <w:noProof/>
                <w:webHidden/>
              </w:rPr>
              <w:instrText xml:space="preserve"> PAGEREF _Toc59126219 \h </w:instrText>
            </w:r>
            <w:r w:rsidR="00461860">
              <w:rPr>
                <w:noProof/>
                <w:webHidden/>
              </w:rPr>
            </w:r>
            <w:r w:rsidR="00461860">
              <w:rPr>
                <w:noProof/>
                <w:webHidden/>
              </w:rPr>
              <w:fldChar w:fldCharType="separate"/>
            </w:r>
            <w:r w:rsidR="00461860">
              <w:rPr>
                <w:noProof/>
                <w:webHidden/>
              </w:rPr>
              <w:t>189</w:t>
            </w:r>
            <w:r w:rsidR="00461860">
              <w:rPr>
                <w:noProof/>
                <w:webHidden/>
              </w:rPr>
              <w:fldChar w:fldCharType="end"/>
            </w:r>
          </w:hyperlink>
        </w:p>
        <w:p w14:paraId="4EBC0769" w14:textId="3044DF2B" w:rsidR="00461860" w:rsidRDefault="00451616">
          <w:pPr>
            <w:pStyle w:val="Innehll1"/>
            <w:rPr>
              <w:rFonts w:asciiTheme="minorHAnsi" w:eastAsiaTheme="minorEastAsia" w:hAnsiTheme="minorHAnsi"/>
              <w:noProof/>
              <w:color w:val="auto"/>
              <w:lang w:val="sv-SE" w:eastAsia="sv-SE"/>
            </w:rPr>
          </w:pPr>
          <w:hyperlink w:anchor="_Toc59126220"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_Toc59126220 \h </w:instrText>
            </w:r>
            <w:r w:rsidR="00461860">
              <w:rPr>
                <w:noProof/>
                <w:webHidden/>
              </w:rPr>
            </w:r>
            <w:r w:rsidR="00461860">
              <w:rPr>
                <w:noProof/>
                <w:webHidden/>
              </w:rPr>
              <w:fldChar w:fldCharType="separate"/>
            </w:r>
            <w:r w:rsidR="00461860">
              <w:rPr>
                <w:noProof/>
                <w:webHidden/>
              </w:rPr>
              <w:t>192</w:t>
            </w:r>
            <w:r w:rsidR="00461860">
              <w:rPr>
                <w:noProof/>
                <w:webHidden/>
              </w:rPr>
              <w:fldChar w:fldCharType="end"/>
            </w:r>
          </w:hyperlink>
        </w:p>
        <w:p w14:paraId="1E753118" w14:textId="4439D58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21"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Object to Integer Addresses</w:t>
            </w:r>
            <w:r w:rsidR="00461860">
              <w:rPr>
                <w:noProof/>
                <w:webHidden/>
              </w:rPr>
              <w:tab/>
            </w:r>
            <w:r w:rsidR="00461860">
              <w:rPr>
                <w:noProof/>
                <w:webHidden/>
              </w:rPr>
              <w:fldChar w:fldCharType="begin"/>
            </w:r>
            <w:r w:rsidR="00461860">
              <w:rPr>
                <w:noProof/>
                <w:webHidden/>
              </w:rPr>
              <w:instrText xml:space="preserve"> PAGEREF _Toc59126221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10E9396B" w14:textId="0791327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22"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Jump Next Instructions</w:t>
            </w:r>
            <w:r w:rsidR="00461860">
              <w:rPr>
                <w:noProof/>
                <w:webHidden/>
              </w:rPr>
              <w:tab/>
            </w:r>
            <w:r w:rsidR="00461860">
              <w:rPr>
                <w:noProof/>
                <w:webHidden/>
              </w:rPr>
              <w:fldChar w:fldCharType="begin"/>
            </w:r>
            <w:r w:rsidR="00461860">
              <w:rPr>
                <w:noProof/>
                <w:webHidden/>
              </w:rPr>
              <w:instrText xml:space="preserve"> PAGEREF _Toc59126222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5E4C6D39" w14:textId="2835D387"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23"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Next-Double Jump Statements</w:t>
            </w:r>
            <w:r w:rsidR="00461860">
              <w:rPr>
                <w:noProof/>
                <w:webHidden/>
              </w:rPr>
              <w:tab/>
            </w:r>
            <w:r w:rsidR="00461860">
              <w:rPr>
                <w:noProof/>
                <w:webHidden/>
              </w:rPr>
              <w:fldChar w:fldCharType="begin"/>
            </w:r>
            <w:r w:rsidR="00461860">
              <w:rPr>
                <w:noProof/>
                <w:webHidden/>
              </w:rPr>
              <w:instrText xml:space="preserve"> PAGEREF _Toc59126223 \h </w:instrText>
            </w:r>
            <w:r w:rsidR="00461860">
              <w:rPr>
                <w:noProof/>
                <w:webHidden/>
              </w:rPr>
            </w:r>
            <w:r w:rsidR="00461860">
              <w:rPr>
                <w:noProof/>
                <w:webHidden/>
              </w:rPr>
              <w:fldChar w:fldCharType="separate"/>
            </w:r>
            <w:r w:rsidR="00461860">
              <w:rPr>
                <w:noProof/>
                <w:webHidden/>
              </w:rPr>
              <w:t>194</w:t>
            </w:r>
            <w:r w:rsidR="00461860">
              <w:rPr>
                <w:noProof/>
                <w:webHidden/>
              </w:rPr>
              <w:fldChar w:fldCharType="end"/>
            </w:r>
          </w:hyperlink>
        </w:p>
        <w:p w14:paraId="35071C1E" w14:textId="2D59F0FA"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24" w:history="1">
            <w:r w:rsidR="00461860" w:rsidRPr="00CB763D">
              <w:rPr>
                <w:rStyle w:val="Hyperlnk"/>
                <w:noProof/>
              </w:rPr>
              <w:t>11.1.4.</w:t>
            </w:r>
            <w:r w:rsidR="00461860">
              <w:rPr>
                <w:rFonts w:asciiTheme="minorHAnsi" w:eastAsiaTheme="minorEastAsia" w:hAnsiTheme="minorHAnsi"/>
                <w:noProof/>
                <w:color w:val="auto"/>
                <w:lang w:val="sv-SE" w:eastAsia="sv-SE"/>
              </w:rPr>
              <w:tab/>
            </w:r>
            <w:r w:rsidR="00461860" w:rsidRPr="00CB763D">
              <w:rPr>
                <w:rStyle w:val="Hyperlnk"/>
                <w:noProof/>
              </w:rPr>
              <w:t>Jump Chains</w:t>
            </w:r>
            <w:r w:rsidR="00461860">
              <w:rPr>
                <w:noProof/>
                <w:webHidden/>
              </w:rPr>
              <w:tab/>
            </w:r>
            <w:r w:rsidR="00461860">
              <w:rPr>
                <w:noProof/>
                <w:webHidden/>
              </w:rPr>
              <w:fldChar w:fldCharType="begin"/>
            </w:r>
            <w:r w:rsidR="00461860">
              <w:rPr>
                <w:noProof/>
                <w:webHidden/>
              </w:rPr>
              <w:instrText xml:space="preserve"> PAGEREF _Toc59126224 \h </w:instrText>
            </w:r>
            <w:r w:rsidR="00461860">
              <w:rPr>
                <w:noProof/>
                <w:webHidden/>
              </w:rPr>
            </w:r>
            <w:r w:rsidR="00461860">
              <w:rPr>
                <w:noProof/>
                <w:webHidden/>
              </w:rPr>
              <w:fldChar w:fldCharType="separate"/>
            </w:r>
            <w:r w:rsidR="00461860">
              <w:rPr>
                <w:noProof/>
                <w:webHidden/>
              </w:rPr>
              <w:t>195</w:t>
            </w:r>
            <w:r w:rsidR="00461860">
              <w:rPr>
                <w:noProof/>
                <w:webHidden/>
              </w:rPr>
              <w:fldChar w:fldCharType="end"/>
            </w:r>
          </w:hyperlink>
        </w:p>
        <w:p w14:paraId="6CCE80C4" w14:textId="509E8625"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25" w:history="1">
            <w:r w:rsidR="00461860" w:rsidRPr="00CB763D">
              <w:rPr>
                <w:rStyle w:val="Hyperlnk"/>
                <w:noProof/>
              </w:rPr>
              <w:t>11.1.5.</w:t>
            </w:r>
            <w:r w:rsidR="00461860">
              <w:rPr>
                <w:rFonts w:asciiTheme="minorHAnsi" w:eastAsiaTheme="minorEastAsia" w:hAnsiTheme="minorHAnsi"/>
                <w:noProof/>
                <w:color w:val="auto"/>
                <w:lang w:val="sv-SE" w:eastAsia="sv-SE"/>
              </w:rPr>
              <w:tab/>
            </w:r>
            <w:r w:rsidR="00461860" w:rsidRPr="00CB763D">
              <w:rPr>
                <w:rStyle w:val="Hyperlnk"/>
                <w:noProof/>
              </w:rPr>
              <w:t>Remove Unreachable Code</w:t>
            </w:r>
            <w:r w:rsidR="00461860">
              <w:rPr>
                <w:noProof/>
                <w:webHidden/>
              </w:rPr>
              <w:tab/>
            </w:r>
            <w:r w:rsidR="00461860">
              <w:rPr>
                <w:noProof/>
                <w:webHidden/>
              </w:rPr>
              <w:fldChar w:fldCharType="begin"/>
            </w:r>
            <w:r w:rsidR="00461860">
              <w:rPr>
                <w:noProof/>
                <w:webHidden/>
              </w:rPr>
              <w:instrText xml:space="preserve"> PAGEREF _Toc59126225 \h </w:instrText>
            </w:r>
            <w:r w:rsidR="00461860">
              <w:rPr>
                <w:noProof/>
                <w:webHidden/>
              </w:rPr>
            </w:r>
            <w:r w:rsidR="00461860">
              <w:rPr>
                <w:noProof/>
                <w:webHidden/>
              </w:rPr>
              <w:fldChar w:fldCharType="separate"/>
            </w:r>
            <w:r w:rsidR="00461860">
              <w:rPr>
                <w:noProof/>
                <w:webHidden/>
              </w:rPr>
              <w:t>196</w:t>
            </w:r>
            <w:r w:rsidR="00461860">
              <w:rPr>
                <w:noProof/>
                <w:webHidden/>
              </w:rPr>
              <w:fldChar w:fldCharType="end"/>
            </w:r>
          </w:hyperlink>
        </w:p>
        <w:p w14:paraId="492EBF30" w14:textId="61EEF44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26"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Remove Push-Pop Chains</w:t>
            </w:r>
            <w:r w:rsidR="00461860">
              <w:rPr>
                <w:noProof/>
                <w:webHidden/>
              </w:rPr>
              <w:tab/>
            </w:r>
            <w:r w:rsidR="00461860">
              <w:rPr>
                <w:noProof/>
                <w:webHidden/>
              </w:rPr>
              <w:fldChar w:fldCharType="begin"/>
            </w:r>
            <w:r w:rsidR="00461860">
              <w:rPr>
                <w:noProof/>
                <w:webHidden/>
              </w:rPr>
              <w:instrText xml:space="preserve"> PAGEREF _Toc59126226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21696224" w14:textId="2BC1E91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27"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Merge Pop-Push Chains</w:t>
            </w:r>
            <w:r w:rsidR="00461860">
              <w:rPr>
                <w:noProof/>
                <w:webHidden/>
              </w:rPr>
              <w:tab/>
            </w:r>
            <w:r w:rsidR="00461860">
              <w:rPr>
                <w:noProof/>
                <w:webHidden/>
              </w:rPr>
              <w:fldChar w:fldCharType="begin"/>
            </w:r>
            <w:r w:rsidR="00461860">
              <w:rPr>
                <w:noProof/>
                <w:webHidden/>
              </w:rPr>
              <w:instrText xml:space="preserve"> PAGEREF _Toc59126227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62E6C06A" w14:textId="39FB6A8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28"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Change Top-Pop to Pop</w:t>
            </w:r>
            <w:r w:rsidR="00461860">
              <w:rPr>
                <w:noProof/>
                <w:webHidden/>
              </w:rPr>
              <w:tab/>
            </w:r>
            <w:r w:rsidR="00461860">
              <w:rPr>
                <w:noProof/>
                <w:webHidden/>
              </w:rPr>
              <w:fldChar w:fldCharType="begin"/>
            </w:r>
            <w:r w:rsidR="00461860">
              <w:rPr>
                <w:noProof/>
                <w:webHidden/>
              </w:rPr>
              <w:instrText xml:space="preserve"> PAGEREF _Toc59126228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49708B55" w14:textId="605DD2F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29" w:history="1">
            <w:r w:rsidR="00461860" w:rsidRPr="00CB763D">
              <w:rPr>
                <w:rStyle w:val="Hyperlnk"/>
                <w:noProof/>
                <w:highlight w:val="white"/>
              </w:rPr>
              <w:t>11.1.3.</w:t>
            </w:r>
            <w:r w:rsidR="00461860">
              <w:rPr>
                <w:rFonts w:asciiTheme="minorHAnsi" w:eastAsiaTheme="minorEastAsia" w:hAnsiTheme="minorHAnsi"/>
                <w:noProof/>
                <w:color w:val="auto"/>
                <w:lang w:val="sv-SE" w:eastAsia="sv-SE"/>
              </w:rPr>
              <w:tab/>
            </w:r>
            <w:r w:rsidR="00461860" w:rsidRPr="00CB763D">
              <w:rPr>
                <w:rStyle w:val="Hyperlnk"/>
                <w:noProof/>
                <w:highlight w:val="white"/>
              </w:rPr>
              <w:t>Merge Binary</w:t>
            </w:r>
            <w:r w:rsidR="00461860">
              <w:rPr>
                <w:noProof/>
                <w:webHidden/>
              </w:rPr>
              <w:tab/>
            </w:r>
            <w:r w:rsidR="00461860">
              <w:rPr>
                <w:noProof/>
                <w:webHidden/>
              </w:rPr>
              <w:fldChar w:fldCharType="begin"/>
            </w:r>
            <w:r w:rsidR="00461860">
              <w:rPr>
                <w:noProof/>
                <w:webHidden/>
              </w:rPr>
              <w:instrText xml:space="preserve"> PAGEREF _Toc59126229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7D9E1A23" w14:textId="24AB510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30" w:history="1">
            <w:r w:rsidR="00461860" w:rsidRPr="00CB763D">
              <w:rPr>
                <w:rStyle w:val="Hyperlnk"/>
                <w:noProof/>
                <w:highlight w:val="white"/>
              </w:rPr>
              <w:t>11.1.4.</w:t>
            </w:r>
            <w:r w:rsidR="00461860">
              <w:rPr>
                <w:rFonts w:asciiTheme="minorHAnsi" w:eastAsiaTheme="minorEastAsia" w:hAnsiTheme="minorHAnsi"/>
                <w:noProof/>
                <w:color w:val="auto"/>
                <w:lang w:val="sv-SE" w:eastAsia="sv-SE"/>
              </w:rPr>
              <w:tab/>
            </w:r>
            <w:r w:rsidR="00461860" w:rsidRPr="00CB763D">
              <w:rPr>
                <w:rStyle w:val="Hyperlnk"/>
                <w:noProof/>
                <w:highlight w:val="white"/>
              </w:rPr>
              <w:t>Semantic Optimization</w:t>
            </w:r>
            <w:r w:rsidR="00461860">
              <w:rPr>
                <w:noProof/>
                <w:webHidden/>
              </w:rPr>
              <w:tab/>
            </w:r>
            <w:r w:rsidR="00461860">
              <w:rPr>
                <w:noProof/>
                <w:webHidden/>
              </w:rPr>
              <w:fldChar w:fldCharType="begin"/>
            </w:r>
            <w:r w:rsidR="00461860">
              <w:rPr>
                <w:noProof/>
                <w:webHidden/>
              </w:rPr>
              <w:instrText xml:space="preserve"> PAGEREF _Toc59126230 \h </w:instrText>
            </w:r>
            <w:r w:rsidR="00461860">
              <w:rPr>
                <w:noProof/>
                <w:webHidden/>
              </w:rPr>
            </w:r>
            <w:r w:rsidR="00461860">
              <w:rPr>
                <w:noProof/>
                <w:webHidden/>
              </w:rPr>
              <w:fldChar w:fldCharType="separate"/>
            </w:r>
            <w:r w:rsidR="00461860">
              <w:rPr>
                <w:noProof/>
                <w:webHidden/>
              </w:rPr>
              <w:t>199</w:t>
            </w:r>
            <w:r w:rsidR="00461860">
              <w:rPr>
                <w:noProof/>
                <w:webHidden/>
              </w:rPr>
              <w:fldChar w:fldCharType="end"/>
            </w:r>
          </w:hyperlink>
        </w:p>
        <w:p w14:paraId="355D9DE3" w14:textId="7E54D79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31" w:history="1">
            <w:r w:rsidR="00461860" w:rsidRPr="00CB763D">
              <w:rPr>
                <w:rStyle w:val="Hyperlnk"/>
                <w:noProof/>
                <w:highlight w:val="white"/>
              </w:rPr>
              <w:t>11.1.5.</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Relation Expression</w:t>
            </w:r>
            <w:r w:rsidR="00461860">
              <w:rPr>
                <w:noProof/>
                <w:webHidden/>
              </w:rPr>
              <w:tab/>
            </w:r>
            <w:r w:rsidR="00461860">
              <w:rPr>
                <w:noProof/>
                <w:webHidden/>
              </w:rPr>
              <w:fldChar w:fldCharType="begin"/>
            </w:r>
            <w:r w:rsidR="00461860">
              <w:rPr>
                <w:noProof/>
                <w:webHidden/>
              </w:rPr>
              <w:instrText xml:space="preserve"> PAGEREF _Toc59126231 \h </w:instrText>
            </w:r>
            <w:r w:rsidR="00461860">
              <w:rPr>
                <w:noProof/>
                <w:webHidden/>
              </w:rPr>
            </w:r>
            <w:r w:rsidR="00461860">
              <w:rPr>
                <w:noProof/>
                <w:webHidden/>
              </w:rPr>
              <w:fldChar w:fldCharType="separate"/>
            </w:r>
            <w:r w:rsidR="00461860">
              <w:rPr>
                <w:noProof/>
                <w:webHidden/>
              </w:rPr>
              <w:t>202</w:t>
            </w:r>
            <w:r w:rsidR="00461860">
              <w:rPr>
                <w:noProof/>
                <w:webHidden/>
              </w:rPr>
              <w:fldChar w:fldCharType="end"/>
            </w:r>
          </w:hyperlink>
        </w:p>
        <w:p w14:paraId="637ED9F7" w14:textId="50121A5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32" w:history="1">
            <w:r w:rsidR="00461860" w:rsidRPr="00CB763D">
              <w:rPr>
                <w:rStyle w:val="Hyperlnk"/>
                <w:noProof/>
                <w:highlight w:val="white"/>
              </w:rPr>
              <w:t>11.1.1.</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Communicative Expression</w:t>
            </w:r>
            <w:r w:rsidR="00461860">
              <w:rPr>
                <w:noProof/>
                <w:webHidden/>
              </w:rPr>
              <w:tab/>
            </w:r>
            <w:r w:rsidR="00461860">
              <w:rPr>
                <w:noProof/>
                <w:webHidden/>
              </w:rPr>
              <w:fldChar w:fldCharType="begin"/>
            </w:r>
            <w:r w:rsidR="00461860">
              <w:rPr>
                <w:noProof/>
                <w:webHidden/>
              </w:rPr>
              <w:instrText xml:space="preserve"> PAGEREF _Toc59126232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47CC408" w14:textId="4D6CAC1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33"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Remove Trivial Assignment</w:t>
            </w:r>
            <w:r w:rsidR="00461860">
              <w:rPr>
                <w:noProof/>
                <w:webHidden/>
              </w:rPr>
              <w:tab/>
            </w:r>
            <w:r w:rsidR="00461860">
              <w:rPr>
                <w:noProof/>
                <w:webHidden/>
              </w:rPr>
              <w:fldChar w:fldCharType="begin"/>
            </w:r>
            <w:r w:rsidR="00461860">
              <w:rPr>
                <w:noProof/>
                <w:webHidden/>
              </w:rPr>
              <w:instrText xml:space="preserve"> PAGEREF _Toc59126233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1791E95" w14:textId="1641C484"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34"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Remove Cleared Code</w:t>
            </w:r>
            <w:r w:rsidR="00461860">
              <w:rPr>
                <w:noProof/>
                <w:webHidden/>
              </w:rPr>
              <w:tab/>
            </w:r>
            <w:r w:rsidR="00461860">
              <w:rPr>
                <w:noProof/>
                <w:webHidden/>
              </w:rPr>
              <w:fldChar w:fldCharType="begin"/>
            </w:r>
            <w:r w:rsidR="00461860">
              <w:rPr>
                <w:noProof/>
                <w:webHidden/>
              </w:rPr>
              <w:instrText xml:space="preserve"> PAGEREF _Toc59126234 \h </w:instrText>
            </w:r>
            <w:r w:rsidR="00461860">
              <w:rPr>
                <w:noProof/>
                <w:webHidden/>
              </w:rPr>
            </w:r>
            <w:r w:rsidR="00461860">
              <w:rPr>
                <w:noProof/>
                <w:webHidden/>
              </w:rPr>
              <w:fldChar w:fldCharType="separate"/>
            </w:r>
            <w:r w:rsidR="00461860">
              <w:rPr>
                <w:noProof/>
                <w:webHidden/>
              </w:rPr>
              <w:t>204</w:t>
            </w:r>
            <w:r w:rsidR="00461860">
              <w:rPr>
                <w:noProof/>
                <w:webHidden/>
              </w:rPr>
              <w:fldChar w:fldCharType="end"/>
            </w:r>
          </w:hyperlink>
        </w:p>
        <w:p w14:paraId="6E96EC07" w14:textId="78228DDD" w:rsidR="00461860" w:rsidRDefault="00451616">
          <w:pPr>
            <w:pStyle w:val="Innehll1"/>
            <w:rPr>
              <w:rFonts w:asciiTheme="minorHAnsi" w:eastAsiaTheme="minorEastAsia" w:hAnsiTheme="minorHAnsi"/>
              <w:noProof/>
              <w:color w:val="auto"/>
              <w:lang w:val="sv-SE" w:eastAsia="sv-SE"/>
            </w:rPr>
          </w:pPr>
          <w:hyperlink w:anchor="_Toc59126235"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_Toc59126235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2EE9C7B3" w14:textId="59484187"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36"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Runtime Management</w:t>
            </w:r>
            <w:r w:rsidR="00461860">
              <w:rPr>
                <w:noProof/>
                <w:webHidden/>
              </w:rPr>
              <w:tab/>
            </w:r>
            <w:r w:rsidR="00461860">
              <w:rPr>
                <w:noProof/>
                <w:webHidden/>
              </w:rPr>
              <w:fldChar w:fldCharType="begin"/>
            </w:r>
            <w:r w:rsidR="00461860">
              <w:rPr>
                <w:noProof/>
                <w:webHidden/>
              </w:rPr>
              <w:instrText xml:space="preserve"> PAGEREF _Toc59126236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599EDAF1" w14:textId="11BA00CC"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37"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Assembly Operator</w:t>
            </w:r>
            <w:r w:rsidR="00461860">
              <w:rPr>
                <w:noProof/>
                <w:webHidden/>
              </w:rPr>
              <w:tab/>
            </w:r>
            <w:r w:rsidR="00461860">
              <w:rPr>
                <w:noProof/>
                <w:webHidden/>
              </w:rPr>
              <w:fldChar w:fldCharType="begin"/>
            </w:r>
            <w:r w:rsidR="00461860">
              <w:rPr>
                <w:noProof/>
                <w:webHidden/>
              </w:rPr>
              <w:instrText xml:space="preserve"> PAGEREF _Toc59126237 \h </w:instrText>
            </w:r>
            <w:r w:rsidR="00461860">
              <w:rPr>
                <w:noProof/>
                <w:webHidden/>
              </w:rPr>
            </w:r>
            <w:r w:rsidR="00461860">
              <w:rPr>
                <w:noProof/>
                <w:webHidden/>
              </w:rPr>
              <w:fldChar w:fldCharType="separate"/>
            </w:r>
            <w:r w:rsidR="00461860">
              <w:rPr>
                <w:noProof/>
                <w:webHidden/>
              </w:rPr>
              <w:t>207</w:t>
            </w:r>
            <w:r w:rsidR="00461860">
              <w:rPr>
                <w:noProof/>
                <w:webHidden/>
              </w:rPr>
              <w:fldChar w:fldCharType="end"/>
            </w:r>
          </w:hyperlink>
        </w:p>
        <w:p w14:paraId="3E42433E" w14:textId="27A93C53"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38"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Assembly Code</w:t>
            </w:r>
            <w:r w:rsidR="00461860">
              <w:rPr>
                <w:noProof/>
                <w:webHidden/>
              </w:rPr>
              <w:tab/>
            </w:r>
            <w:r w:rsidR="00461860">
              <w:rPr>
                <w:noProof/>
                <w:webHidden/>
              </w:rPr>
              <w:fldChar w:fldCharType="begin"/>
            </w:r>
            <w:r w:rsidR="00461860">
              <w:rPr>
                <w:noProof/>
                <w:webHidden/>
              </w:rPr>
              <w:instrText xml:space="preserve"> PAGEREF _Toc59126238 \h </w:instrText>
            </w:r>
            <w:r w:rsidR="00461860">
              <w:rPr>
                <w:noProof/>
                <w:webHidden/>
              </w:rPr>
            </w:r>
            <w:r w:rsidR="00461860">
              <w:rPr>
                <w:noProof/>
                <w:webHidden/>
              </w:rPr>
              <w:fldChar w:fldCharType="separate"/>
            </w:r>
            <w:r w:rsidR="00461860">
              <w:rPr>
                <w:noProof/>
                <w:webHidden/>
              </w:rPr>
              <w:t>208</w:t>
            </w:r>
            <w:r w:rsidR="00461860">
              <w:rPr>
                <w:noProof/>
                <w:webHidden/>
              </w:rPr>
              <w:fldChar w:fldCharType="end"/>
            </w:r>
          </w:hyperlink>
        </w:p>
        <w:p w14:paraId="0F1A6663" w14:textId="767F0268"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39" w:history="1">
            <w:r w:rsidR="00461860" w:rsidRPr="00CB763D">
              <w:rPr>
                <w:rStyle w:val="Hyperlnk"/>
                <w:noProof/>
                <w:highlight w:val="white"/>
              </w:rPr>
              <w:t>12.3.1.</w:t>
            </w:r>
            <w:r w:rsidR="00461860">
              <w:rPr>
                <w:rFonts w:asciiTheme="minorHAnsi" w:eastAsiaTheme="minorEastAsia" w:hAnsiTheme="minorHAnsi"/>
                <w:noProof/>
                <w:color w:val="auto"/>
                <w:lang w:val="sv-SE" w:eastAsia="sv-SE"/>
              </w:rPr>
              <w:tab/>
            </w:r>
            <w:r w:rsidR="00461860" w:rsidRPr="00CB763D">
              <w:rPr>
                <w:rStyle w:val="Hyperlnk"/>
                <w:noProof/>
                <w:highlight w:val="white"/>
              </w:rPr>
              <w:t>Assembly Code Optimization</w:t>
            </w:r>
            <w:r w:rsidR="00461860">
              <w:rPr>
                <w:noProof/>
                <w:webHidden/>
              </w:rPr>
              <w:tab/>
            </w:r>
            <w:r w:rsidR="00461860">
              <w:rPr>
                <w:noProof/>
                <w:webHidden/>
              </w:rPr>
              <w:fldChar w:fldCharType="begin"/>
            </w:r>
            <w:r w:rsidR="00461860">
              <w:rPr>
                <w:noProof/>
                <w:webHidden/>
              </w:rPr>
              <w:instrText xml:space="preserve"> PAGEREF _Toc59126239 \h </w:instrText>
            </w:r>
            <w:r w:rsidR="00461860">
              <w:rPr>
                <w:noProof/>
                <w:webHidden/>
              </w:rPr>
            </w:r>
            <w:r w:rsidR="00461860">
              <w:rPr>
                <w:noProof/>
                <w:webHidden/>
              </w:rPr>
              <w:fldChar w:fldCharType="separate"/>
            </w:r>
            <w:r w:rsidR="00461860">
              <w:rPr>
                <w:noProof/>
                <w:webHidden/>
              </w:rPr>
              <w:t>209</w:t>
            </w:r>
            <w:r w:rsidR="00461860">
              <w:rPr>
                <w:noProof/>
                <w:webHidden/>
              </w:rPr>
              <w:fldChar w:fldCharType="end"/>
            </w:r>
          </w:hyperlink>
        </w:p>
        <w:p w14:paraId="02D694AC" w14:textId="582E43C5"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40" w:history="1">
            <w:r w:rsidR="00461860" w:rsidRPr="00CB763D">
              <w:rPr>
                <w:rStyle w:val="Hyperlnk"/>
                <w:noProof/>
                <w:highlight w:val="white"/>
              </w:rPr>
              <w:t>12.3.2.</w:t>
            </w:r>
            <w:r w:rsidR="00461860">
              <w:rPr>
                <w:rFonts w:asciiTheme="minorHAnsi" w:eastAsiaTheme="minorEastAsia" w:hAnsiTheme="minorHAnsi"/>
                <w:noProof/>
                <w:color w:val="auto"/>
                <w:lang w:val="sv-SE" w:eastAsia="sv-SE"/>
              </w:rPr>
              <w:tab/>
            </w:r>
            <w:r w:rsidR="00461860" w:rsidRPr="00CB763D">
              <w:rPr>
                <w:rStyle w:val="Hyperlnk"/>
                <w:noProof/>
                <w:highlight w:val="white"/>
              </w:rPr>
              <w:t>Operator Test Methods</w:t>
            </w:r>
            <w:r w:rsidR="00461860">
              <w:rPr>
                <w:noProof/>
                <w:webHidden/>
              </w:rPr>
              <w:tab/>
            </w:r>
            <w:r w:rsidR="00461860">
              <w:rPr>
                <w:noProof/>
                <w:webHidden/>
              </w:rPr>
              <w:fldChar w:fldCharType="begin"/>
            </w:r>
            <w:r w:rsidR="00461860">
              <w:rPr>
                <w:noProof/>
                <w:webHidden/>
              </w:rPr>
              <w:instrText xml:space="preserve"> PAGEREF _Toc59126240 \h </w:instrText>
            </w:r>
            <w:r w:rsidR="00461860">
              <w:rPr>
                <w:noProof/>
                <w:webHidden/>
              </w:rPr>
            </w:r>
            <w:r w:rsidR="00461860">
              <w:rPr>
                <w:noProof/>
                <w:webHidden/>
              </w:rPr>
              <w:fldChar w:fldCharType="separate"/>
            </w:r>
            <w:r w:rsidR="00461860">
              <w:rPr>
                <w:noProof/>
                <w:webHidden/>
              </w:rPr>
              <w:t>211</w:t>
            </w:r>
            <w:r w:rsidR="00461860">
              <w:rPr>
                <w:noProof/>
                <w:webHidden/>
              </w:rPr>
              <w:fldChar w:fldCharType="end"/>
            </w:r>
          </w:hyperlink>
        </w:p>
        <w:p w14:paraId="7D124081" w14:textId="4E8A296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41" w:history="1">
            <w:r w:rsidR="00461860" w:rsidRPr="00CB763D">
              <w:rPr>
                <w:rStyle w:val="Hyperlnk"/>
                <w:noProof/>
                <w:highlight w:val="white"/>
              </w:rPr>
              <w:t>12.3.3.</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Overlapping</w:t>
            </w:r>
            <w:r w:rsidR="00461860">
              <w:rPr>
                <w:noProof/>
                <w:webHidden/>
              </w:rPr>
              <w:tab/>
            </w:r>
            <w:r w:rsidR="00461860">
              <w:rPr>
                <w:noProof/>
                <w:webHidden/>
              </w:rPr>
              <w:fldChar w:fldCharType="begin"/>
            </w:r>
            <w:r w:rsidR="00461860">
              <w:rPr>
                <w:noProof/>
                <w:webHidden/>
              </w:rPr>
              <w:instrText xml:space="preserve"> PAGEREF _Toc59126241 \h </w:instrText>
            </w:r>
            <w:r w:rsidR="00461860">
              <w:rPr>
                <w:noProof/>
                <w:webHidden/>
              </w:rPr>
            </w:r>
            <w:r w:rsidR="00461860">
              <w:rPr>
                <w:noProof/>
                <w:webHidden/>
              </w:rPr>
              <w:fldChar w:fldCharType="separate"/>
            </w:r>
            <w:r w:rsidR="00461860">
              <w:rPr>
                <w:noProof/>
                <w:webHidden/>
              </w:rPr>
              <w:t>212</w:t>
            </w:r>
            <w:r w:rsidR="00461860">
              <w:rPr>
                <w:noProof/>
                <w:webHidden/>
              </w:rPr>
              <w:fldChar w:fldCharType="end"/>
            </w:r>
          </w:hyperlink>
        </w:p>
        <w:p w14:paraId="404193A5" w14:textId="469FD7C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42" w:history="1">
            <w:r w:rsidR="00461860" w:rsidRPr="00CB763D">
              <w:rPr>
                <w:rStyle w:val="Hyperlnk"/>
                <w:noProof/>
                <w:highlight w:val="white"/>
              </w:rPr>
              <w:t>12.3.4.</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Size</w:t>
            </w:r>
            <w:r w:rsidR="00461860">
              <w:rPr>
                <w:noProof/>
                <w:webHidden/>
              </w:rPr>
              <w:tab/>
            </w:r>
            <w:r w:rsidR="00461860">
              <w:rPr>
                <w:noProof/>
                <w:webHidden/>
              </w:rPr>
              <w:fldChar w:fldCharType="begin"/>
            </w:r>
            <w:r w:rsidR="00461860">
              <w:rPr>
                <w:noProof/>
                <w:webHidden/>
              </w:rPr>
              <w:instrText xml:space="preserve"> PAGEREF _Toc59126242 \h </w:instrText>
            </w:r>
            <w:r w:rsidR="00461860">
              <w:rPr>
                <w:noProof/>
                <w:webHidden/>
              </w:rPr>
            </w:r>
            <w:r w:rsidR="00461860">
              <w:rPr>
                <w:noProof/>
                <w:webHidden/>
              </w:rPr>
              <w:fldChar w:fldCharType="separate"/>
            </w:r>
            <w:r w:rsidR="00461860">
              <w:rPr>
                <w:noProof/>
                <w:webHidden/>
              </w:rPr>
              <w:t>213</w:t>
            </w:r>
            <w:r w:rsidR="00461860">
              <w:rPr>
                <w:noProof/>
                <w:webHidden/>
              </w:rPr>
              <w:fldChar w:fldCharType="end"/>
            </w:r>
          </w:hyperlink>
        </w:p>
        <w:p w14:paraId="2EC9F862" w14:textId="37A4B91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43" w:history="1">
            <w:r w:rsidR="00461860" w:rsidRPr="00CB763D">
              <w:rPr>
                <w:rStyle w:val="Hyperlnk"/>
                <w:noProof/>
                <w:highlight w:val="white"/>
              </w:rPr>
              <w:t>12.3.5.</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_Toc59126243 \h </w:instrText>
            </w:r>
            <w:r w:rsidR="00461860">
              <w:rPr>
                <w:noProof/>
                <w:webHidden/>
              </w:rPr>
            </w:r>
            <w:r w:rsidR="00461860">
              <w:rPr>
                <w:noProof/>
                <w:webHidden/>
              </w:rPr>
              <w:fldChar w:fldCharType="separate"/>
            </w:r>
            <w:r w:rsidR="00461860">
              <w:rPr>
                <w:noProof/>
                <w:webHidden/>
              </w:rPr>
              <w:t>216</w:t>
            </w:r>
            <w:r w:rsidR="00461860">
              <w:rPr>
                <w:noProof/>
                <w:webHidden/>
              </w:rPr>
              <w:fldChar w:fldCharType="end"/>
            </w:r>
          </w:hyperlink>
        </w:p>
        <w:p w14:paraId="154AA078" w14:textId="3B357AFB"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44"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Tracks</w:t>
            </w:r>
            <w:r w:rsidR="00461860">
              <w:rPr>
                <w:noProof/>
                <w:webHidden/>
              </w:rPr>
              <w:tab/>
            </w:r>
            <w:r w:rsidR="00461860">
              <w:rPr>
                <w:noProof/>
                <w:webHidden/>
              </w:rPr>
              <w:fldChar w:fldCharType="begin"/>
            </w:r>
            <w:r w:rsidR="00461860">
              <w:rPr>
                <w:noProof/>
                <w:webHidden/>
              </w:rPr>
              <w:instrText xml:space="preserve"> PAGEREF _Toc59126244 \h </w:instrText>
            </w:r>
            <w:r w:rsidR="00461860">
              <w:rPr>
                <w:noProof/>
                <w:webHidden/>
              </w:rPr>
            </w:r>
            <w:r w:rsidR="00461860">
              <w:rPr>
                <w:noProof/>
                <w:webHidden/>
              </w:rPr>
              <w:fldChar w:fldCharType="separate"/>
            </w:r>
            <w:r w:rsidR="00461860">
              <w:rPr>
                <w:noProof/>
                <w:webHidden/>
              </w:rPr>
              <w:t>220</w:t>
            </w:r>
            <w:r w:rsidR="00461860">
              <w:rPr>
                <w:noProof/>
                <w:webHidden/>
              </w:rPr>
              <w:fldChar w:fldCharType="end"/>
            </w:r>
          </w:hyperlink>
        </w:p>
        <w:p w14:paraId="6AFADF67" w14:textId="168488F0"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45"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_Toc59126245 \h </w:instrText>
            </w:r>
            <w:r w:rsidR="00461860">
              <w:rPr>
                <w:noProof/>
                <w:webHidden/>
              </w:rPr>
            </w:r>
            <w:r w:rsidR="00461860">
              <w:rPr>
                <w:noProof/>
                <w:webHidden/>
              </w:rPr>
              <w:fldChar w:fldCharType="separate"/>
            </w:r>
            <w:r w:rsidR="00461860">
              <w:rPr>
                <w:noProof/>
                <w:webHidden/>
              </w:rPr>
              <w:t>222</w:t>
            </w:r>
            <w:r w:rsidR="00461860">
              <w:rPr>
                <w:noProof/>
                <w:webHidden/>
              </w:rPr>
              <w:fldChar w:fldCharType="end"/>
            </w:r>
          </w:hyperlink>
        </w:p>
        <w:p w14:paraId="35595B05" w14:textId="527D2B43"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46"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_Toc59126246 \h </w:instrText>
            </w:r>
            <w:r w:rsidR="00461860">
              <w:rPr>
                <w:noProof/>
                <w:webHidden/>
              </w:rPr>
            </w:r>
            <w:r w:rsidR="00461860">
              <w:rPr>
                <w:noProof/>
                <w:webHidden/>
              </w:rPr>
              <w:fldChar w:fldCharType="separate"/>
            </w:r>
            <w:r w:rsidR="00461860">
              <w:rPr>
                <w:noProof/>
                <w:webHidden/>
              </w:rPr>
              <w:t>227</w:t>
            </w:r>
            <w:r w:rsidR="00461860">
              <w:rPr>
                <w:noProof/>
                <w:webHidden/>
              </w:rPr>
              <w:fldChar w:fldCharType="end"/>
            </w:r>
          </w:hyperlink>
        </w:p>
        <w:p w14:paraId="4005982C" w14:textId="3A32D90D"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47"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The Long Switch Statement</w:t>
            </w:r>
            <w:r w:rsidR="00461860">
              <w:rPr>
                <w:noProof/>
                <w:webHidden/>
              </w:rPr>
              <w:tab/>
            </w:r>
            <w:r w:rsidR="00461860">
              <w:rPr>
                <w:noProof/>
                <w:webHidden/>
              </w:rPr>
              <w:fldChar w:fldCharType="begin"/>
            </w:r>
            <w:r w:rsidR="00461860">
              <w:rPr>
                <w:noProof/>
                <w:webHidden/>
              </w:rPr>
              <w:instrText xml:space="preserve"> PAGEREF _Toc59126247 \h </w:instrText>
            </w:r>
            <w:r w:rsidR="00461860">
              <w:rPr>
                <w:noProof/>
                <w:webHidden/>
              </w:rPr>
            </w:r>
            <w:r w:rsidR="00461860">
              <w:rPr>
                <w:noProof/>
                <w:webHidden/>
              </w:rPr>
              <w:fldChar w:fldCharType="separate"/>
            </w:r>
            <w:r w:rsidR="00461860">
              <w:rPr>
                <w:noProof/>
                <w:webHidden/>
              </w:rPr>
              <w:t>228</w:t>
            </w:r>
            <w:r w:rsidR="00461860">
              <w:rPr>
                <w:noProof/>
                <w:webHidden/>
              </w:rPr>
              <w:fldChar w:fldCharType="end"/>
            </w:r>
          </w:hyperlink>
        </w:p>
        <w:p w14:paraId="31ABA328" w14:textId="2D92145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48"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Track Set Generation</w:t>
            </w:r>
            <w:r w:rsidR="00461860">
              <w:rPr>
                <w:noProof/>
                <w:webHidden/>
              </w:rPr>
              <w:tab/>
            </w:r>
            <w:r w:rsidR="00461860">
              <w:rPr>
                <w:noProof/>
                <w:webHidden/>
              </w:rPr>
              <w:fldChar w:fldCharType="begin"/>
            </w:r>
            <w:r w:rsidR="00461860">
              <w:rPr>
                <w:noProof/>
                <w:webHidden/>
              </w:rPr>
              <w:instrText xml:space="preserve"> PAGEREF _Toc59126248 \h </w:instrText>
            </w:r>
            <w:r w:rsidR="00461860">
              <w:rPr>
                <w:noProof/>
                <w:webHidden/>
              </w:rPr>
            </w:r>
            <w:r w:rsidR="00461860">
              <w:rPr>
                <w:noProof/>
                <w:webHidden/>
              </w:rPr>
              <w:fldChar w:fldCharType="separate"/>
            </w:r>
            <w:r w:rsidR="00461860">
              <w:rPr>
                <w:noProof/>
                <w:webHidden/>
              </w:rPr>
              <w:t>233</w:t>
            </w:r>
            <w:r w:rsidR="00461860">
              <w:rPr>
                <w:noProof/>
                <w:webHidden/>
              </w:rPr>
              <w:fldChar w:fldCharType="end"/>
            </w:r>
          </w:hyperlink>
        </w:p>
        <w:p w14:paraId="209F00D6" w14:textId="47B7245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49"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Calls</w:t>
            </w:r>
            <w:r w:rsidR="00461860">
              <w:rPr>
                <w:noProof/>
                <w:webHidden/>
              </w:rPr>
              <w:tab/>
            </w:r>
            <w:r w:rsidR="00461860">
              <w:rPr>
                <w:noProof/>
                <w:webHidden/>
              </w:rPr>
              <w:fldChar w:fldCharType="begin"/>
            </w:r>
            <w:r w:rsidR="00461860">
              <w:rPr>
                <w:noProof/>
                <w:webHidden/>
              </w:rPr>
              <w:instrText xml:space="preserve"> PAGEREF _Toc59126249 \h </w:instrText>
            </w:r>
            <w:r w:rsidR="00461860">
              <w:rPr>
                <w:noProof/>
                <w:webHidden/>
              </w:rPr>
            </w:r>
            <w:r w:rsidR="00461860">
              <w:rPr>
                <w:noProof/>
                <w:webHidden/>
              </w:rPr>
              <w:fldChar w:fldCharType="separate"/>
            </w:r>
            <w:r w:rsidR="00461860">
              <w:rPr>
                <w:noProof/>
                <w:webHidden/>
              </w:rPr>
              <w:t>234</w:t>
            </w:r>
            <w:r w:rsidR="00461860">
              <w:rPr>
                <w:noProof/>
                <w:webHidden/>
              </w:rPr>
              <w:fldChar w:fldCharType="end"/>
            </w:r>
          </w:hyperlink>
        </w:p>
        <w:p w14:paraId="0EEFDA47" w14:textId="2F78BEF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50"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Loading Values into Registers</w:t>
            </w:r>
            <w:r w:rsidR="00461860">
              <w:rPr>
                <w:noProof/>
                <w:webHidden/>
              </w:rPr>
              <w:tab/>
            </w:r>
            <w:r w:rsidR="00461860">
              <w:rPr>
                <w:noProof/>
                <w:webHidden/>
              </w:rPr>
              <w:fldChar w:fldCharType="begin"/>
            </w:r>
            <w:r w:rsidR="00461860">
              <w:rPr>
                <w:noProof/>
                <w:webHidden/>
              </w:rPr>
              <w:instrText xml:space="preserve"> PAGEREF _Toc59126250 \h </w:instrText>
            </w:r>
            <w:r w:rsidR="00461860">
              <w:rPr>
                <w:noProof/>
                <w:webHidden/>
              </w:rPr>
            </w:r>
            <w:r w:rsidR="00461860">
              <w:rPr>
                <w:noProof/>
                <w:webHidden/>
              </w:rPr>
              <w:fldChar w:fldCharType="separate"/>
            </w:r>
            <w:r w:rsidR="00461860">
              <w:rPr>
                <w:noProof/>
                <w:webHidden/>
              </w:rPr>
              <w:t>239</w:t>
            </w:r>
            <w:r w:rsidR="00461860">
              <w:rPr>
                <w:noProof/>
                <w:webHidden/>
              </w:rPr>
              <w:fldChar w:fldCharType="end"/>
            </w:r>
          </w:hyperlink>
        </w:p>
        <w:p w14:paraId="229582AD" w14:textId="36C1D555"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51"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Return, Exit, and Jump</w:t>
            </w:r>
            <w:r w:rsidR="00461860">
              <w:rPr>
                <w:noProof/>
                <w:webHidden/>
              </w:rPr>
              <w:tab/>
            </w:r>
            <w:r w:rsidR="00461860">
              <w:rPr>
                <w:noProof/>
                <w:webHidden/>
              </w:rPr>
              <w:fldChar w:fldCharType="begin"/>
            </w:r>
            <w:r w:rsidR="00461860">
              <w:rPr>
                <w:noProof/>
                <w:webHidden/>
              </w:rPr>
              <w:instrText xml:space="preserve"> PAGEREF _Toc59126251 \h </w:instrText>
            </w:r>
            <w:r w:rsidR="00461860">
              <w:rPr>
                <w:noProof/>
                <w:webHidden/>
              </w:rPr>
            </w:r>
            <w:r w:rsidR="00461860">
              <w:rPr>
                <w:noProof/>
                <w:webHidden/>
              </w:rPr>
              <w:fldChar w:fldCharType="separate"/>
            </w:r>
            <w:r w:rsidR="00461860">
              <w:rPr>
                <w:noProof/>
                <w:webHidden/>
              </w:rPr>
              <w:t>242</w:t>
            </w:r>
            <w:r w:rsidR="00461860">
              <w:rPr>
                <w:noProof/>
                <w:webHidden/>
              </w:rPr>
              <w:fldChar w:fldCharType="end"/>
            </w:r>
          </w:hyperlink>
        </w:p>
        <w:p w14:paraId="5CC2F91E" w14:textId="744BA71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52"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Load and Inspect Registers</w:t>
            </w:r>
            <w:r w:rsidR="00461860">
              <w:rPr>
                <w:noProof/>
                <w:webHidden/>
              </w:rPr>
              <w:tab/>
            </w:r>
            <w:r w:rsidR="00461860">
              <w:rPr>
                <w:noProof/>
                <w:webHidden/>
              </w:rPr>
              <w:fldChar w:fldCharType="begin"/>
            </w:r>
            <w:r w:rsidR="00461860">
              <w:rPr>
                <w:noProof/>
                <w:webHidden/>
              </w:rPr>
              <w:instrText xml:space="preserve"> PAGEREF _Toc59126252 \h </w:instrText>
            </w:r>
            <w:r w:rsidR="00461860">
              <w:rPr>
                <w:noProof/>
                <w:webHidden/>
              </w:rPr>
            </w:r>
            <w:r w:rsidR="00461860">
              <w:rPr>
                <w:noProof/>
                <w:webHidden/>
              </w:rPr>
              <w:fldChar w:fldCharType="separate"/>
            </w:r>
            <w:r w:rsidR="00461860">
              <w:rPr>
                <w:noProof/>
                <w:webHidden/>
              </w:rPr>
              <w:t>245</w:t>
            </w:r>
            <w:r w:rsidR="00461860">
              <w:rPr>
                <w:noProof/>
                <w:webHidden/>
              </w:rPr>
              <w:fldChar w:fldCharType="end"/>
            </w:r>
          </w:hyperlink>
        </w:p>
        <w:p w14:paraId="3EDBDEAC" w14:textId="407352E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53" w:history="1">
            <w:r w:rsidR="00461860" w:rsidRPr="00CB763D">
              <w:rPr>
                <w:rStyle w:val="Hyperlnk"/>
                <w:noProof/>
                <w:highlight w:val="white"/>
              </w:rPr>
              <w:t>12.6.7.</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_Toc59126253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13FA401B" w14:textId="7729AE1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54" w:history="1">
            <w:r w:rsidR="00461860" w:rsidRPr="00CB763D">
              <w:rPr>
                <w:rStyle w:val="Hyperlnk"/>
                <w:noProof/>
                <w:highlight w:val="white"/>
              </w:rPr>
              <w:t>12.6.8.</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Multiplication, Division, and Modulo</w:t>
            </w:r>
            <w:r w:rsidR="00461860">
              <w:rPr>
                <w:noProof/>
                <w:webHidden/>
              </w:rPr>
              <w:tab/>
            </w:r>
            <w:r w:rsidR="00461860">
              <w:rPr>
                <w:noProof/>
                <w:webHidden/>
              </w:rPr>
              <w:fldChar w:fldCharType="begin"/>
            </w:r>
            <w:r w:rsidR="00461860">
              <w:rPr>
                <w:noProof/>
                <w:webHidden/>
              </w:rPr>
              <w:instrText xml:space="preserve"> PAGEREF _Toc59126254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027A1A90" w14:textId="0E7E10F8"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55"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Assignment and Parameters</w:t>
            </w:r>
            <w:r w:rsidR="00461860">
              <w:rPr>
                <w:noProof/>
                <w:webHidden/>
              </w:rPr>
              <w:tab/>
            </w:r>
            <w:r w:rsidR="00461860">
              <w:rPr>
                <w:noProof/>
                <w:webHidden/>
              </w:rPr>
              <w:fldChar w:fldCharType="begin"/>
            </w:r>
            <w:r w:rsidR="00461860">
              <w:rPr>
                <w:noProof/>
                <w:webHidden/>
              </w:rPr>
              <w:instrText xml:space="preserve"> PAGEREF _Toc59126255 \h </w:instrText>
            </w:r>
            <w:r w:rsidR="00461860">
              <w:rPr>
                <w:noProof/>
                <w:webHidden/>
              </w:rPr>
            </w:r>
            <w:r w:rsidR="00461860">
              <w:rPr>
                <w:noProof/>
                <w:webHidden/>
              </w:rPr>
              <w:fldChar w:fldCharType="separate"/>
            </w:r>
            <w:r w:rsidR="00461860">
              <w:rPr>
                <w:noProof/>
                <w:webHidden/>
              </w:rPr>
              <w:t>248</w:t>
            </w:r>
            <w:r w:rsidR="00461860">
              <w:rPr>
                <w:noProof/>
                <w:webHidden/>
              </w:rPr>
              <w:fldChar w:fldCharType="end"/>
            </w:r>
          </w:hyperlink>
        </w:p>
        <w:p w14:paraId="2159B61E" w14:textId="68964BBA"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56"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Unary Integral Operations</w:t>
            </w:r>
            <w:r w:rsidR="00461860">
              <w:rPr>
                <w:noProof/>
                <w:webHidden/>
              </w:rPr>
              <w:tab/>
            </w:r>
            <w:r w:rsidR="00461860">
              <w:rPr>
                <w:noProof/>
                <w:webHidden/>
              </w:rPr>
              <w:fldChar w:fldCharType="begin"/>
            </w:r>
            <w:r w:rsidR="00461860">
              <w:rPr>
                <w:noProof/>
                <w:webHidden/>
              </w:rPr>
              <w:instrText xml:space="preserve"> PAGEREF _Toc59126256 \h </w:instrText>
            </w:r>
            <w:r w:rsidR="00461860">
              <w:rPr>
                <w:noProof/>
                <w:webHidden/>
              </w:rPr>
            </w:r>
            <w:r w:rsidR="00461860">
              <w:rPr>
                <w:noProof/>
                <w:webHidden/>
              </w:rPr>
              <w:fldChar w:fldCharType="separate"/>
            </w:r>
            <w:r w:rsidR="00461860">
              <w:rPr>
                <w:noProof/>
                <w:webHidden/>
              </w:rPr>
              <w:t>251</w:t>
            </w:r>
            <w:r w:rsidR="00461860">
              <w:rPr>
                <w:noProof/>
                <w:webHidden/>
              </w:rPr>
              <w:fldChar w:fldCharType="end"/>
            </w:r>
          </w:hyperlink>
        </w:p>
        <w:p w14:paraId="09AC7266" w14:textId="1C39F337"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57"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Binary</w:t>
            </w:r>
            <w:r w:rsidR="00461860">
              <w:rPr>
                <w:noProof/>
                <w:webHidden/>
              </w:rPr>
              <w:tab/>
            </w:r>
            <w:r w:rsidR="00461860">
              <w:rPr>
                <w:noProof/>
                <w:webHidden/>
              </w:rPr>
              <w:fldChar w:fldCharType="begin"/>
            </w:r>
            <w:r w:rsidR="00461860">
              <w:rPr>
                <w:noProof/>
                <w:webHidden/>
              </w:rPr>
              <w:instrText xml:space="preserve"> PAGEREF _Toc59126257 \h </w:instrText>
            </w:r>
            <w:r w:rsidR="00461860">
              <w:rPr>
                <w:noProof/>
                <w:webHidden/>
              </w:rPr>
            </w:r>
            <w:r w:rsidR="00461860">
              <w:rPr>
                <w:noProof/>
                <w:webHidden/>
              </w:rPr>
              <w:fldChar w:fldCharType="separate"/>
            </w:r>
            <w:r w:rsidR="00461860">
              <w:rPr>
                <w:noProof/>
                <w:webHidden/>
              </w:rPr>
              <w:t>253</w:t>
            </w:r>
            <w:r w:rsidR="00461860">
              <w:rPr>
                <w:noProof/>
                <w:webHidden/>
              </w:rPr>
              <w:fldChar w:fldCharType="end"/>
            </w:r>
          </w:hyperlink>
        </w:p>
        <w:p w14:paraId="37AD60D6" w14:textId="176C50CA"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5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Base and Offset</w:t>
            </w:r>
            <w:r w:rsidR="00461860">
              <w:rPr>
                <w:noProof/>
                <w:webHidden/>
              </w:rPr>
              <w:tab/>
            </w:r>
            <w:r w:rsidR="00461860">
              <w:rPr>
                <w:noProof/>
                <w:webHidden/>
              </w:rPr>
              <w:fldChar w:fldCharType="begin"/>
            </w:r>
            <w:r w:rsidR="00461860">
              <w:rPr>
                <w:noProof/>
                <w:webHidden/>
              </w:rPr>
              <w:instrText xml:space="preserve"> PAGEREF _Toc59126258 \h </w:instrText>
            </w:r>
            <w:r w:rsidR="00461860">
              <w:rPr>
                <w:noProof/>
                <w:webHidden/>
              </w:rPr>
            </w:r>
            <w:r w:rsidR="00461860">
              <w:rPr>
                <w:noProof/>
                <w:webHidden/>
              </w:rPr>
              <w:fldChar w:fldCharType="separate"/>
            </w:r>
            <w:r w:rsidR="00461860">
              <w:rPr>
                <w:noProof/>
                <w:webHidden/>
              </w:rPr>
              <w:t>257</w:t>
            </w:r>
            <w:r w:rsidR="00461860">
              <w:rPr>
                <w:noProof/>
                <w:webHidden/>
              </w:rPr>
              <w:fldChar w:fldCharType="end"/>
            </w:r>
          </w:hyperlink>
        </w:p>
        <w:p w14:paraId="1168CAE9" w14:textId="413FDA7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59"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Case</w:t>
            </w:r>
            <w:r w:rsidR="00461860">
              <w:rPr>
                <w:noProof/>
                <w:webHidden/>
              </w:rPr>
              <w:tab/>
            </w:r>
            <w:r w:rsidR="00461860">
              <w:rPr>
                <w:noProof/>
                <w:webHidden/>
              </w:rPr>
              <w:fldChar w:fldCharType="begin"/>
            </w:r>
            <w:r w:rsidR="00461860">
              <w:rPr>
                <w:noProof/>
                <w:webHidden/>
              </w:rPr>
              <w:instrText xml:space="preserve"> PAGEREF _Toc59126259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7C3D05F6" w14:textId="4CC27165"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60"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w:t>
            </w:r>
            <w:r w:rsidR="00461860">
              <w:rPr>
                <w:noProof/>
                <w:webHidden/>
              </w:rPr>
              <w:tab/>
            </w:r>
            <w:r w:rsidR="00461860">
              <w:rPr>
                <w:noProof/>
                <w:webHidden/>
              </w:rPr>
              <w:fldChar w:fldCharType="begin"/>
            </w:r>
            <w:r w:rsidR="00461860">
              <w:rPr>
                <w:noProof/>
                <w:webHidden/>
              </w:rPr>
              <w:instrText xml:space="preserve"> PAGEREF _Toc59126260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4C1AACD9" w14:textId="6F1CAE5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61"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Binary</w:t>
            </w:r>
            <w:r w:rsidR="00461860">
              <w:rPr>
                <w:noProof/>
                <w:webHidden/>
              </w:rPr>
              <w:tab/>
            </w:r>
            <w:r w:rsidR="00461860">
              <w:rPr>
                <w:noProof/>
                <w:webHidden/>
              </w:rPr>
              <w:fldChar w:fldCharType="begin"/>
            </w:r>
            <w:r w:rsidR="00461860">
              <w:rPr>
                <w:noProof/>
                <w:webHidden/>
              </w:rPr>
              <w:instrText xml:space="preserve"> PAGEREF _Toc59126261 \h </w:instrText>
            </w:r>
            <w:r w:rsidR="00461860">
              <w:rPr>
                <w:noProof/>
                <w:webHidden/>
              </w:rPr>
            </w:r>
            <w:r w:rsidR="00461860">
              <w:rPr>
                <w:noProof/>
                <w:webHidden/>
              </w:rPr>
              <w:fldChar w:fldCharType="separate"/>
            </w:r>
            <w:r w:rsidR="00461860">
              <w:rPr>
                <w:noProof/>
                <w:webHidden/>
              </w:rPr>
              <w:t>259</w:t>
            </w:r>
            <w:r w:rsidR="00461860">
              <w:rPr>
                <w:noProof/>
                <w:webHidden/>
              </w:rPr>
              <w:fldChar w:fldCharType="end"/>
            </w:r>
          </w:hyperlink>
        </w:p>
        <w:p w14:paraId="3665CBB0" w14:textId="59ED402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62"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Relation</w:t>
            </w:r>
            <w:r w:rsidR="00461860">
              <w:rPr>
                <w:noProof/>
                <w:webHidden/>
              </w:rPr>
              <w:tab/>
            </w:r>
            <w:r w:rsidR="00461860">
              <w:rPr>
                <w:noProof/>
                <w:webHidden/>
              </w:rPr>
              <w:fldChar w:fldCharType="begin"/>
            </w:r>
            <w:r w:rsidR="00461860">
              <w:rPr>
                <w:noProof/>
                <w:webHidden/>
              </w:rPr>
              <w:instrText xml:space="preserve"> PAGEREF _Toc59126262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7A43E405" w14:textId="4E292755"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63"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Push and Pop</w:t>
            </w:r>
            <w:r w:rsidR="00461860">
              <w:rPr>
                <w:noProof/>
                <w:webHidden/>
              </w:rPr>
              <w:tab/>
            </w:r>
            <w:r w:rsidR="00461860">
              <w:rPr>
                <w:noProof/>
                <w:webHidden/>
              </w:rPr>
              <w:fldChar w:fldCharType="begin"/>
            </w:r>
            <w:r w:rsidR="00461860">
              <w:rPr>
                <w:noProof/>
                <w:webHidden/>
              </w:rPr>
              <w:instrText xml:space="preserve"> PAGEREF _Toc59126263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198F7FCA" w14:textId="7B86EBD7"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64"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Type Conversion</w:t>
            </w:r>
            <w:r w:rsidR="00461860">
              <w:rPr>
                <w:noProof/>
                <w:webHidden/>
              </w:rPr>
              <w:tab/>
            </w:r>
            <w:r w:rsidR="00461860">
              <w:rPr>
                <w:noProof/>
                <w:webHidden/>
              </w:rPr>
              <w:fldChar w:fldCharType="begin"/>
            </w:r>
            <w:r w:rsidR="00461860">
              <w:rPr>
                <w:noProof/>
                <w:webHidden/>
              </w:rPr>
              <w:instrText xml:space="preserve"> PAGEREF _Toc59126264 \h </w:instrText>
            </w:r>
            <w:r w:rsidR="00461860">
              <w:rPr>
                <w:noProof/>
                <w:webHidden/>
              </w:rPr>
            </w:r>
            <w:r w:rsidR="00461860">
              <w:rPr>
                <w:noProof/>
                <w:webHidden/>
              </w:rPr>
              <w:fldChar w:fldCharType="separate"/>
            </w:r>
            <w:r w:rsidR="00461860">
              <w:rPr>
                <w:noProof/>
                <w:webHidden/>
              </w:rPr>
              <w:t>263</w:t>
            </w:r>
            <w:r w:rsidR="00461860">
              <w:rPr>
                <w:noProof/>
                <w:webHidden/>
              </w:rPr>
              <w:fldChar w:fldCharType="end"/>
            </w:r>
          </w:hyperlink>
        </w:p>
        <w:p w14:paraId="3126387B" w14:textId="71B7C57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65"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 and Union</w:t>
            </w:r>
            <w:r w:rsidR="00461860">
              <w:rPr>
                <w:noProof/>
                <w:webHidden/>
              </w:rPr>
              <w:tab/>
            </w:r>
            <w:r w:rsidR="00461860">
              <w:rPr>
                <w:noProof/>
                <w:webHidden/>
              </w:rPr>
              <w:fldChar w:fldCharType="begin"/>
            </w:r>
            <w:r w:rsidR="00461860">
              <w:rPr>
                <w:noProof/>
                <w:webHidden/>
              </w:rPr>
              <w:instrText xml:space="preserve"> PAGEREF _Toc59126265 \h </w:instrText>
            </w:r>
            <w:r w:rsidR="00461860">
              <w:rPr>
                <w:noProof/>
                <w:webHidden/>
              </w:rPr>
            </w:r>
            <w:r w:rsidR="00461860">
              <w:rPr>
                <w:noProof/>
                <w:webHidden/>
              </w:rPr>
              <w:fldChar w:fldCharType="separate"/>
            </w:r>
            <w:r w:rsidR="00461860">
              <w:rPr>
                <w:noProof/>
                <w:webHidden/>
              </w:rPr>
              <w:t>265</w:t>
            </w:r>
            <w:r w:rsidR="00461860">
              <w:rPr>
                <w:noProof/>
                <w:webHidden/>
              </w:rPr>
              <w:fldChar w:fldCharType="end"/>
            </w:r>
          </w:hyperlink>
        </w:p>
        <w:p w14:paraId="2251A732" w14:textId="3C9AD12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66"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_Toc59126266 \h </w:instrText>
            </w:r>
            <w:r w:rsidR="00461860">
              <w:rPr>
                <w:noProof/>
                <w:webHidden/>
              </w:rPr>
            </w:r>
            <w:r w:rsidR="00461860">
              <w:rPr>
                <w:noProof/>
                <w:webHidden/>
              </w:rPr>
              <w:fldChar w:fldCharType="separate"/>
            </w:r>
            <w:r w:rsidR="00461860">
              <w:rPr>
                <w:noProof/>
                <w:webHidden/>
              </w:rPr>
              <w:t>266</w:t>
            </w:r>
            <w:r w:rsidR="00461860">
              <w:rPr>
                <w:noProof/>
                <w:webHidden/>
              </w:rPr>
              <w:fldChar w:fldCharType="end"/>
            </w:r>
          </w:hyperlink>
        </w:p>
        <w:p w14:paraId="3187DAD8" w14:textId="28CA89C5"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67"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_Toc59126267 \h </w:instrText>
            </w:r>
            <w:r w:rsidR="00461860">
              <w:rPr>
                <w:noProof/>
                <w:webHidden/>
              </w:rPr>
            </w:r>
            <w:r w:rsidR="00461860">
              <w:rPr>
                <w:noProof/>
                <w:webHidden/>
              </w:rPr>
              <w:fldChar w:fldCharType="separate"/>
            </w:r>
            <w:r w:rsidR="00461860">
              <w:rPr>
                <w:noProof/>
                <w:webHidden/>
              </w:rPr>
              <w:t>267</w:t>
            </w:r>
            <w:r w:rsidR="00461860">
              <w:rPr>
                <w:noProof/>
                <w:webHidden/>
              </w:rPr>
              <w:fldChar w:fldCharType="end"/>
            </w:r>
          </w:hyperlink>
        </w:p>
        <w:p w14:paraId="43E3545B" w14:textId="0125E2D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6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Text List</w:t>
            </w:r>
            <w:r w:rsidR="00461860">
              <w:rPr>
                <w:noProof/>
                <w:webHidden/>
              </w:rPr>
              <w:tab/>
            </w:r>
            <w:r w:rsidR="00461860">
              <w:rPr>
                <w:noProof/>
                <w:webHidden/>
              </w:rPr>
              <w:fldChar w:fldCharType="begin"/>
            </w:r>
            <w:r w:rsidR="00461860">
              <w:rPr>
                <w:noProof/>
                <w:webHidden/>
              </w:rPr>
              <w:instrText xml:space="preserve"> PAGEREF _Toc59126268 \h </w:instrText>
            </w:r>
            <w:r w:rsidR="00461860">
              <w:rPr>
                <w:noProof/>
                <w:webHidden/>
              </w:rPr>
            </w:r>
            <w:r w:rsidR="00461860">
              <w:rPr>
                <w:noProof/>
                <w:webHidden/>
              </w:rPr>
              <w:fldChar w:fldCharType="separate"/>
            </w:r>
            <w:r w:rsidR="00461860">
              <w:rPr>
                <w:noProof/>
                <w:webHidden/>
              </w:rPr>
              <w:t>270</w:t>
            </w:r>
            <w:r w:rsidR="00461860">
              <w:rPr>
                <w:noProof/>
                <w:webHidden/>
              </w:rPr>
              <w:fldChar w:fldCharType="end"/>
            </w:r>
          </w:hyperlink>
        </w:p>
        <w:p w14:paraId="0327F044" w14:textId="4B1004F1" w:rsidR="00461860" w:rsidRDefault="00451616">
          <w:pPr>
            <w:pStyle w:val="Innehll1"/>
            <w:rPr>
              <w:rFonts w:asciiTheme="minorHAnsi" w:eastAsiaTheme="minorEastAsia" w:hAnsiTheme="minorHAnsi"/>
              <w:noProof/>
              <w:color w:val="auto"/>
              <w:lang w:val="sv-SE" w:eastAsia="sv-SE"/>
            </w:rPr>
          </w:pPr>
          <w:hyperlink w:anchor="_Toc59126269"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Executable Code Generation</w:t>
            </w:r>
            <w:r w:rsidR="00461860">
              <w:rPr>
                <w:noProof/>
                <w:webHidden/>
              </w:rPr>
              <w:tab/>
            </w:r>
            <w:r w:rsidR="00461860">
              <w:rPr>
                <w:noProof/>
                <w:webHidden/>
              </w:rPr>
              <w:fldChar w:fldCharType="begin"/>
            </w:r>
            <w:r w:rsidR="00461860">
              <w:rPr>
                <w:noProof/>
                <w:webHidden/>
              </w:rPr>
              <w:instrText xml:space="preserve"> PAGEREF _Toc59126269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2E3925F0" w14:textId="4E18FB0A"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70" w:history="1">
            <w:r w:rsidR="00461860" w:rsidRPr="00CB763D">
              <w:rPr>
                <w:rStyle w:val="Hyperlnk"/>
                <w:noProof/>
              </w:rPr>
              <w:t>13.1.</w:t>
            </w:r>
            <w:r w:rsidR="00461860">
              <w:rPr>
                <w:rFonts w:asciiTheme="minorHAnsi" w:eastAsiaTheme="minorEastAsia" w:hAnsiTheme="minorHAnsi"/>
                <w:noProof/>
                <w:color w:val="auto"/>
                <w:lang w:val="sv-SE" w:eastAsia="sv-SE"/>
              </w:rPr>
              <w:tab/>
            </w:r>
            <w:r w:rsidR="00461860" w:rsidRPr="00CB763D">
              <w:rPr>
                <w:rStyle w:val="Hyperlnk"/>
                <w:noProof/>
              </w:rPr>
              <w:t>The Windows environment</w:t>
            </w:r>
            <w:r w:rsidR="00461860">
              <w:rPr>
                <w:noProof/>
                <w:webHidden/>
              </w:rPr>
              <w:tab/>
            </w:r>
            <w:r w:rsidR="00461860">
              <w:rPr>
                <w:noProof/>
                <w:webHidden/>
              </w:rPr>
              <w:fldChar w:fldCharType="begin"/>
            </w:r>
            <w:r w:rsidR="00461860">
              <w:rPr>
                <w:noProof/>
                <w:webHidden/>
              </w:rPr>
              <w:instrText xml:space="preserve"> PAGEREF _Toc59126270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61713BBC" w14:textId="1EC2CDF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71"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Main</w:t>
            </w:r>
            <w:r w:rsidR="00461860">
              <w:rPr>
                <w:noProof/>
                <w:webHidden/>
              </w:rPr>
              <w:tab/>
            </w:r>
            <w:r w:rsidR="00461860">
              <w:rPr>
                <w:noProof/>
                <w:webHidden/>
              </w:rPr>
              <w:fldChar w:fldCharType="begin"/>
            </w:r>
            <w:r w:rsidR="00461860">
              <w:rPr>
                <w:noProof/>
                <w:webHidden/>
              </w:rPr>
              <w:instrText xml:space="preserve"> PAGEREF _Toc59126271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500D7A15" w14:textId="5081A798"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72"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_Toc59126272 \h </w:instrText>
            </w:r>
            <w:r w:rsidR="00461860">
              <w:rPr>
                <w:noProof/>
                <w:webHidden/>
              </w:rPr>
            </w:r>
            <w:r w:rsidR="00461860">
              <w:rPr>
                <w:noProof/>
                <w:webHidden/>
              </w:rPr>
              <w:fldChar w:fldCharType="separate"/>
            </w:r>
            <w:r w:rsidR="00461860">
              <w:rPr>
                <w:noProof/>
                <w:webHidden/>
              </w:rPr>
              <w:t>275</w:t>
            </w:r>
            <w:r w:rsidR="00461860">
              <w:rPr>
                <w:noProof/>
                <w:webHidden/>
              </w:rPr>
              <w:fldChar w:fldCharType="end"/>
            </w:r>
          </w:hyperlink>
        </w:p>
        <w:p w14:paraId="301148DA" w14:textId="5A50E5D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73"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Symbol</w:t>
            </w:r>
            <w:r w:rsidR="00461860">
              <w:rPr>
                <w:noProof/>
                <w:webHidden/>
              </w:rPr>
              <w:tab/>
            </w:r>
            <w:r w:rsidR="00461860">
              <w:rPr>
                <w:noProof/>
                <w:webHidden/>
              </w:rPr>
              <w:fldChar w:fldCharType="begin"/>
            </w:r>
            <w:r w:rsidR="00461860">
              <w:rPr>
                <w:noProof/>
                <w:webHidden/>
              </w:rPr>
              <w:instrText xml:space="preserve"> PAGEREF _Toc59126273 \h </w:instrText>
            </w:r>
            <w:r w:rsidR="00461860">
              <w:rPr>
                <w:noProof/>
                <w:webHidden/>
              </w:rPr>
            </w:r>
            <w:r w:rsidR="00461860">
              <w:rPr>
                <w:noProof/>
                <w:webHidden/>
              </w:rPr>
              <w:fldChar w:fldCharType="separate"/>
            </w:r>
            <w:r w:rsidR="00461860">
              <w:rPr>
                <w:noProof/>
                <w:webHidden/>
              </w:rPr>
              <w:t>276</w:t>
            </w:r>
            <w:r w:rsidR="00461860">
              <w:rPr>
                <w:noProof/>
                <w:webHidden/>
              </w:rPr>
              <w:fldChar w:fldCharType="end"/>
            </w:r>
          </w:hyperlink>
        </w:p>
        <w:p w14:paraId="2224A924" w14:textId="0EBF918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74"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Value</w:t>
            </w:r>
            <w:r w:rsidR="00461860">
              <w:rPr>
                <w:noProof/>
                <w:webHidden/>
              </w:rPr>
              <w:tab/>
            </w:r>
            <w:r w:rsidR="00461860">
              <w:rPr>
                <w:noProof/>
                <w:webHidden/>
              </w:rPr>
              <w:fldChar w:fldCharType="begin"/>
            </w:r>
            <w:r w:rsidR="00461860">
              <w:rPr>
                <w:noProof/>
                <w:webHidden/>
              </w:rPr>
              <w:instrText xml:space="preserve"> PAGEREF _Toc59126274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73798AAA" w14:textId="123BA785"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75"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End</w:t>
            </w:r>
            <w:r w:rsidR="00461860">
              <w:rPr>
                <w:noProof/>
                <w:webHidden/>
              </w:rPr>
              <w:tab/>
            </w:r>
            <w:r w:rsidR="00461860">
              <w:rPr>
                <w:noProof/>
                <w:webHidden/>
              </w:rPr>
              <w:fldChar w:fldCharType="begin"/>
            </w:r>
            <w:r w:rsidR="00461860">
              <w:rPr>
                <w:noProof/>
                <w:webHidden/>
              </w:rPr>
              <w:instrText xml:space="preserve"> PAGEREF _Toc59126275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18C98BA1" w14:textId="6536DF45"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76" w:history="1">
            <w:r w:rsidR="00461860" w:rsidRPr="00CB763D">
              <w:rPr>
                <w:rStyle w:val="Hyperlnk"/>
                <w:noProof/>
                <w:highlight w:val="white"/>
              </w:rPr>
              <w:t>13.1.4.</w:t>
            </w:r>
            <w:r w:rsidR="00461860">
              <w:rPr>
                <w:rFonts w:asciiTheme="minorHAnsi" w:eastAsiaTheme="minorEastAsia" w:hAnsiTheme="minorHAnsi"/>
                <w:noProof/>
                <w:color w:val="auto"/>
                <w:lang w:val="sv-SE" w:eastAsia="sv-SE"/>
              </w:rPr>
              <w:tab/>
            </w:r>
            <w:r w:rsidR="00461860" w:rsidRPr="00CB763D">
              <w:rPr>
                <w:rStyle w:val="Hyperlnk"/>
                <w:noProof/>
                <w:highlight w:val="white"/>
              </w:rPr>
              <w:t>Target Code Generation</w:t>
            </w:r>
            <w:r w:rsidR="00461860">
              <w:rPr>
                <w:noProof/>
                <w:webHidden/>
              </w:rPr>
              <w:tab/>
            </w:r>
            <w:r w:rsidR="00461860">
              <w:rPr>
                <w:noProof/>
                <w:webHidden/>
              </w:rPr>
              <w:fldChar w:fldCharType="begin"/>
            </w:r>
            <w:r w:rsidR="00461860">
              <w:rPr>
                <w:noProof/>
                <w:webHidden/>
              </w:rPr>
              <w:instrText xml:space="preserve"> PAGEREF _Toc59126276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6FE5A50" w14:textId="370BCF0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77" w:history="1">
            <w:r w:rsidR="00461860" w:rsidRPr="00CB763D">
              <w:rPr>
                <w:rStyle w:val="Hyperlnk"/>
                <w:noProof/>
                <w:highlight w:val="white"/>
              </w:rPr>
              <w:t>13.1.5.</w:t>
            </w:r>
            <w:r w:rsidR="00461860">
              <w:rPr>
                <w:rFonts w:asciiTheme="minorHAnsi" w:eastAsiaTheme="minorEastAsia" w:hAnsiTheme="minorHAnsi"/>
                <w:noProof/>
                <w:color w:val="auto"/>
                <w:lang w:val="sv-SE" w:eastAsia="sv-SE"/>
              </w:rPr>
              <w:tab/>
            </w:r>
            <w:r w:rsidR="00461860" w:rsidRPr="00CB763D">
              <w:rPr>
                <w:rStyle w:val="Hyperlnk"/>
                <w:noProof/>
                <w:highlight w:val="white"/>
              </w:rPr>
              <w:t>Exit</w:t>
            </w:r>
            <w:r w:rsidR="00461860">
              <w:rPr>
                <w:noProof/>
                <w:webHidden/>
              </w:rPr>
              <w:tab/>
            </w:r>
            <w:r w:rsidR="00461860">
              <w:rPr>
                <w:noProof/>
                <w:webHidden/>
              </w:rPr>
              <w:fldChar w:fldCharType="begin"/>
            </w:r>
            <w:r w:rsidR="00461860">
              <w:rPr>
                <w:noProof/>
                <w:webHidden/>
              </w:rPr>
              <w:instrText xml:space="preserve"> PAGEREF _Toc59126277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66DB52BA" w14:textId="0DEC9178"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78" w:history="1">
            <w:r w:rsidR="00461860" w:rsidRPr="00CB763D">
              <w:rPr>
                <w:rStyle w:val="Hyperlnk"/>
                <w:noProof/>
                <w:highlight w:val="white"/>
              </w:rPr>
              <w:t>13.1.6.</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_Toc59126278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7019519" w14:textId="2DE9C3D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79" w:history="1">
            <w:r w:rsidR="00461860" w:rsidRPr="00CB763D">
              <w:rPr>
                <w:rStyle w:val="Hyperlnk"/>
                <w:noProof/>
                <w:highlight w:val="white"/>
              </w:rPr>
              <w:t>13.1.7.</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_Toc59126279 \h </w:instrText>
            </w:r>
            <w:r w:rsidR="00461860">
              <w:rPr>
                <w:noProof/>
                <w:webHidden/>
              </w:rPr>
            </w:r>
            <w:r w:rsidR="00461860">
              <w:rPr>
                <w:noProof/>
                <w:webHidden/>
              </w:rPr>
              <w:fldChar w:fldCharType="separate"/>
            </w:r>
            <w:r w:rsidR="00461860">
              <w:rPr>
                <w:noProof/>
                <w:webHidden/>
              </w:rPr>
              <w:t>281</w:t>
            </w:r>
            <w:r w:rsidR="00461860">
              <w:rPr>
                <w:noProof/>
                <w:webHidden/>
              </w:rPr>
              <w:fldChar w:fldCharType="end"/>
            </w:r>
          </w:hyperlink>
        </w:p>
        <w:p w14:paraId="62C1864B" w14:textId="5BC7EA3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80"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Jump Info</w:t>
            </w:r>
            <w:r w:rsidR="00461860">
              <w:rPr>
                <w:noProof/>
                <w:webHidden/>
              </w:rPr>
              <w:tab/>
            </w:r>
            <w:r w:rsidR="00461860">
              <w:rPr>
                <w:noProof/>
                <w:webHidden/>
              </w:rPr>
              <w:fldChar w:fldCharType="begin"/>
            </w:r>
            <w:r w:rsidR="00461860">
              <w:rPr>
                <w:noProof/>
                <w:webHidden/>
              </w:rPr>
              <w:instrText xml:space="preserve"> PAGEREF _Toc59126280 \h </w:instrText>
            </w:r>
            <w:r w:rsidR="00461860">
              <w:rPr>
                <w:noProof/>
                <w:webHidden/>
              </w:rPr>
            </w:r>
            <w:r w:rsidR="00461860">
              <w:rPr>
                <w:noProof/>
                <w:webHidden/>
              </w:rPr>
              <w:fldChar w:fldCharType="separate"/>
            </w:r>
            <w:r w:rsidR="00461860">
              <w:rPr>
                <w:noProof/>
                <w:webHidden/>
              </w:rPr>
              <w:t>286</w:t>
            </w:r>
            <w:r w:rsidR="00461860">
              <w:rPr>
                <w:noProof/>
                <w:webHidden/>
              </w:rPr>
              <w:fldChar w:fldCharType="end"/>
            </w:r>
          </w:hyperlink>
        </w:p>
        <w:p w14:paraId="3549DD83" w14:textId="1782E974"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81"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Byte List</w:t>
            </w:r>
            <w:r w:rsidR="00461860">
              <w:rPr>
                <w:noProof/>
                <w:webHidden/>
              </w:rPr>
              <w:tab/>
            </w:r>
            <w:r w:rsidR="00461860">
              <w:rPr>
                <w:noProof/>
                <w:webHidden/>
              </w:rPr>
              <w:fldChar w:fldCharType="begin"/>
            </w:r>
            <w:r w:rsidR="00461860">
              <w:rPr>
                <w:noProof/>
                <w:webHidden/>
              </w:rPr>
              <w:instrText xml:space="preserve"> PAGEREF _Toc59126281 \h </w:instrText>
            </w:r>
            <w:r w:rsidR="00461860">
              <w:rPr>
                <w:noProof/>
                <w:webHidden/>
              </w:rPr>
            </w:r>
            <w:r w:rsidR="00461860">
              <w:rPr>
                <w:noProof/>
                <w:webHidden/>
              </w:rPr>
              <w:fldChar w:fldCharType="separate"/>
            </w:r>
            <w:r w:rsidR="00461860">
              <w:rPr>
                <w:noProof/>
                <w:webHidden/>
              </w:rPr>
              <w:t>289</w:t>
            </w:r>
            <w:r w:rsidR="00461860">
              <w:rPr>
                <w:noProof/>
                <w:webHidden/>
              </w:rPr>
              <w:fldChar w:fldCharType="end"/>
            </w:r>
          </w:hyperlink>
        </w:p>
        <w:p w14:paraId="6DC3C480" w14:textId="361EFFC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82"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Byte List</w:t>
            </w:r>
            <w:r w:rsidR="00461860">
              <w:rPr>
                <w:noProof/>
                <w:webHidden/>
              </w:rPr>
              <w:tab/>
            </w:r>
            <w:r w:rsidR="00461860">
              <w:rPr>
                <w:noProof/>
                <w:webHidden/>
              </w:rPr>
              <w:fldChar w:fldCharType="begin"/>
            </w:r>
            <w:r w:rsidR="00461860">
              <w:rPr>
                <w:noProof/>
                <w:webHidden/>
              </w:rPr>
              <w:instrText xml:space="preserve"> PAGEREF _Toc59126282 \h </w:instrText>
            </w:r>
            <w:r w:rsidR="00461860">
              <w:rPr>
                <w:noProof/>
                <w:webHidden/>
              </w:rPr>
            </w:r>
            <w:r w:rsidR="00461860">
              <w:rPr>
                <w:noProof/>
                <w:webHidden/>
              </w:rPr>
              <w:fldChar w:fldCharType="separate"/>
            </w:r>
            <w:r w:rsidR="00461860">
              <w:rPr>
                <w:noProof/>
                <w:webHidden/>
              </w:rPr>
              <w:t>290</w:t>
            </w:r>
            <w:r w:rsidR="00461860">
              <w:rPr>
                <w:noProof/>
                <w:webHidden/>
              </w:rPr>
              <w:fldChar w:fldCharType="end"/>
            </w:r>
          </w:hyperlink>
        </w:p>
        <w:p w14:paraId="0A566182" w14:textId="0AD3F28D"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83" w:history="1">
            <w:r w:rsidR="00461860" w:rsidRPr="00CB763D">
              <w:rPr>
                <w:rStyle w:val="Hyperlnk"/>
                <w:noProof/>
              </w:rPr>
              <w:t>13.2.</w:t>
            </w:r>
            <w:r w:rsidR="00461860">
              <w:rPr>
                <w:rFonts w:asciiTheme="minorHAnsi" w:eastAsiaTheme="minorEastAsia" w:hAnsiTheme="minorHAnsi"/>
                <w:noProof/>
                <w:color w:val="auto"/>
                <w:lang w:val="sv-SE" w:eastAsia="sv-SE"/>
              </w:rPr>
              <w:tab/>
            </w:r>
            <w:r w:rsidR="00461860" w:rsidRPr="00CB763D">
              <w:rPr>
                <w:rStyle w:val="Hyperlnk"/>
                <w:noProof/>
              </w:rPr>
              <w:t>Linking</w:t>
            </w:r>
            <w:r w:rsidR="00461860">
              <w:rPr>
                <w:noProof/>
                <w:webHidden/>
              </w:rPr>
              <w:tab/>
            </w:r>
            <w:r w:rsidR="00461860">
              <w:rPr>
                <w:noProof/>
                <w:webHidden/>
              </w:rPr>
              <w:fldChar w:fldCharType="begin"/>
            </w:r>
            <w:r w:rsidR="00461860">
              <w:rPr>
                <w:noProof/>
                <w:webHidden/>
              </w:rPr>
              <w:instrText xml:space="preserve"> PAGEREF _Toc59126283 \h </w:instrText>
            </w:r>
            <w:r w:rsidR="00461860">
              <w:rPr>
                <w:noProof/>
                <w:webHidden/>
              </w:rPr>
            </w:r>
            <w:r w:rsidR="00461860">
              <w:rPr>
                <w:noProof/>
                <w:webHidden/>
              </w:rPr>
              <w:fldChar w:fldCharType="separate"/>
            </w:r>
            <w:r w:rsidR="00461860">
              <w:rPr>
                <w:noProof/>
                <w:webHidden/>
              </w:rPr>
              <w:t>297</w:t>
            </w:r>
            <w:r w:rsidR="00461860">
              <w:rPr>
                <w:noProof/>
                <w:webHidden/>
              </w:rPr>
              <w:fldChar w:fldCharType="end"/>
            </w:r>
          </w:hyperlink>
        </w:p>
        <w:p w14:paraId="2EE76735" w14:textId="7CE96E96"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84"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The Linker Class</w:t>
            </w:r>
            <w:r w:rsidR="00461860">
              <w:rPr>
                <w:noProof/>
                <w:webHidden/>
              </w:rPr>
              <w:tab/>
            </w:r>
            <w:r w:rsidR="00461860">
              <w:rPr>
                <w:noProof/>
                <w:webHidden/>
              </w:rPr>
              <w:fldChar w:fldCharType="begin"/>
            </w:r>
            <w:r w:rsidR="00461860">
              <w:rPr>
                <w:noProof/>
                <w:webHidden/>
              </w:rPr>
              <w:instrText xml:space="preserve"> PAGEREF _Toc59126284 \h </w:instrText>
            </w:r>
            <w:r w:rsidR="00461860">
              <w:rPr>
                <w:noProof/>
                <w:webHidden/>
              </w:rPr>
            </w:r>
            <w:r w:rsidR="00461860">
              <w:rPr>
                <w:noProof/>
                <w:webHidden/>
              </w:rPr>
              <w:fldChar w:fldCharType="separate"/>
            </w:r>
            <w:r w:rsidR="00461860">
              <w:rPr>
                <w:noProof/>
                <w:webHidden/>
              </w:rPr>
              <w:t>298</w:t>
            </w:r>
            <w:r w:rsidR="00461860">
              <w:rPr>
                <w:noProof/>
                <w:webHidden/>
              </w:rPr>
              <w:fldChar w:fldCharType="end"/>
            </w:r>
          </w:hyperlink>
        </w:p>
        <w:p w14:paraId="7E6F31D2" w14:textId="4536A76B" w:rsidR="00461860" w:rsidRDefault="00451616">
          <w:pPr>
            <w:pStyle w:val="Innehll1"/>
            <w:rPr>
              <w:rFonts w:asciiTheme="minorHAnsi" w:eastAsiaTheme="minorEastAsia" w:hAnsiTheme="minorHAnsi"/>
              <w:noProof/>
              <w:color w:val="auto"/>
              <w:lang w:val="sv-SE" w:eastAsia="sv-SE"/>
            </w:rPr>
          </w:pPr>
          <w:hyperlink w:anchor="_Toc59126285" w:history="1">
            <w:r w:rsidR="00461860" w:rsidRPr="00CB763D">
              <w:rPr>
                <w:rStyle w:val="Hyperlnk"/>
                <w:noProof/>
              </w:rPr>
              <w:t>A.</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_Toc59126285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0AD72FC4" w14:textId="645D4A3D"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86" w:history="1">
            <w:r w:rsidR="00461860" w:rsidRPr="00CB763D">
              <w:rPr>
                <w:rStyle w:val="Hyperlnk"/>
                <w:noProof/>
              </w:rPr>
              <w:t>13.3.</w:t>
            </w:r>
            <w:r w:rsidR="00461860">
              <w:rPr>
                <w:rFonts w:asciiTheme="minorHAnsi" w:eastAsiaTheme="minorEastAsia" w:hAnsiTheme="minorHAnsi"/>
                <w:noProof/>
                <w:color w:val="auto"/>
                <w:lang w:val="sv-SE" w:eastAsia="sv-SE"/>
              </w:rPr>
              <w:tab/>
            </w:r>
            <w:r w:rsidR="00461860" w:rsidRPr="00CB763D">
              <w:rPr>
                <w:rStyle w:val="Hyperlnk"/>
                <w:noProof/>
              </w:rPr>
              <w:t>Integral and Floating Limits</w:t>
            </w:r>
            <w:r w:rsidR="00461860">
              <w:rPr>
                <w:noProof/>
                <w:webHidden/>
              </w:rPr>
              <w:tab/>
            </w:r>
            <w:r w:rsidR="00461860">
              <w:rPr>
                <w:noProof/>
                <w:webHidden/>
              </w:rPr>
              <w:fldChar w:fldCharType="begin"/>
            </w:r>
            <w:r w:rsidR="00461860">
              <w:rPr>
                <w:noProof/>
                <w:webHidden/>
              </w:rPr>
              <w:instrText xml:space="preserve"> PAGEREF _Toc59126286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7C502A05" w14:textId="24D5E26A"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87" w:history="1">
            <w:r w:rsidR="00461860" w:rsidRPr="00CB763D">
              <w:rPr>
                <w:rStyle w:val="Hyperlnk"/>
                <w:noProof/>
              </w:rPr>
              <w:t>13.4.</w:t>
            </w:r>
            <w:r w:rsidR="00461860">
              <w:rPr>
                <w:rFonts w:asciiTheme="minorHAnsi" w:eastAsiaTheme="minorEastAsia" w:hAnsiTheme="minorHAnsi"/>
                <w:noProof/>
                <w:color w:val="auto"/>
                <w:lang w:val="sv-SE" w:eastAsia="sv-SE"/>
              </w:rPr>
              <w:tab/>
            </w:r>
            <w:r w:rsidR="00461860" w:rsidRPr="00CB763D">
              <w:rPr>
                <w:rStyle w:val="Hyperlnk"/>
                <w:noProof/>
              </w:rPr>
              <w:t>The assert Macro</w:t>
            </w:r>
            <w:r w:rsidR="00461860">
              <w:rPr>
                <w:noProof/>
                <w:webHidden/>
              </w:rPr>
              <w:tab/>
            </w:r>
            <w:r w:rsidR="00461860">
              <w:rPr>
                <w:noProof/>
                <w:webHidden/>
              </w:rPr>
              <w:fldChar w:fldCharType="begin"/>
            </w:r>
            <w:r w:rsidR="00461860">
              <w:rPr>
                <w:noProof/>
                <w:webHidden/>
              </w:rPr>
              <w:instrText xml:space="preserve"> PAGEREF _Toc59126287 \h </w:instrText>
            </w:r>
            <w:r w:rsidR="00461860">
              <w:rPr>
                <w:noProof/>
                <w:webHidden/>
              </w:rPr>
            </w:r>
            <w:r w:rsidR="00461860">
              <w:rPr>
                <w:noProof/>
                <w:webHidden/>
              </w:rPr>
              <w:fldChar w:fldCharType="separate"/>
            </w:r>
            <w:r w:rsidR="00461860">
              <w:rPr>
                <w:noProof/>
                <w:webHidden/>
              </w:rPr>
              <w:t>305</w:t>
            </w:r>
            <w:r w:rsidR="00461860">
              <w:rPr>
                <w:noProof/>
                <w:webHidden/>
              </w:rPr>
              <w:fldChar w:fldCharType="end"/>
            </w:r>
          </w:hyperlink>
        </w:p>
        <w:p w14:paraId="2A690E62" w14:textId="72F16865"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88" w:history="1">
            <w:r w:rsidR="00461860" w:rsidRPr="00CB763D">
              <w:rPr>
                <w:rStyle w:val="Hyperlnk"/>
                <w:noProof/>
              </w:rPr>
              <w:t>13.5.</w:t>
            </w:r>
            <w:r w:rsidR="00461860">
              <w:rPr>
                <w:rFonts w:asciiTheme="minorHAnsi" w:eastAsiaTheme="minorEastAsia" w:hAnsiTheme="minorHAnsi"/>
                <w:noProof/>
                <w:color w:val="auto"/>
                <w:lang w:val="sv-SE" w:eastAsia="sv-SE"/>
              </w:rPr>
              <w:tab/>
            </w:r>
            <w:r w:rsidR="00461860" w:rsidRPr="00CB763D">
              <w:rPr>
                <w:rStyle w:val="Hyperlnk"/>
                <w:noProof/>
              </w:rPr>
              <w:t>Locale Data</w:t>
            </w:r>
            <w:r w:rsidR="00461860">
              <w:rPr>
                <w:noProof/>
                <w:webHidden/>
              </w:rPr>
              <w:tab/>
            </w:r>
            <w:r w:rsidR="00461860">
              <w:rPr>
                <w:noProof/>
                <w:webHidden/>
              </w:rPr>
              <w:fldChar w:fldCharType="begin"/>
            </w:r>
            <w:r w:rsidR="00461860">
              <w:rPr>
                <w:noProof/>
                <w:webHidden/>
              </w:rPr>
              <w:instrText xml:space="preserve"> PAGEREF _Toc59126288 \h </w:instrText>
            </w:r>
            <w:r w:rsidR="00461860">
              <w:rPr>
                <w:noProof/>
                <w:webHidden/>
              </w:rPr>
            </w:r>
            <w:r w:rsidR="00461860">
              <w:rPr>
                <w:noProof/>
                <w:webHidden/>
              </w:rPr>
              <w:fldChar w:fldCharType="separate"/>
            </w:r>
            <w:r w:rsidR="00461860">
              <w:rPr>
                <w:noProof/>
                <w:webHidden/>
              </w:rPr>
              <w:t>306</w:t>
            </w:r>
            <w:r w:rsidR="00461860">
              <w:rPr>
                <w:noProof/>
                <w:webHidden/>
              </w:rPr>
              <w:fldChar w:fldCharType="end"/>
            </w:r>
          </w:hyperlink>
        </w:p>
        <w:p w14:paraId="1B599627" w14:textId="39F1D076"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89" w:history="1">
            <w:r w:rsidR="00461860" w:rsidRPr="00CB763D">
              <w:rPr>
                <w:rStyle w:val="Hyperlnk"/>
                <w:noProof/>
              </w:rPr>
              <w:t>13.6.</w:t>
            </w:r>
            <w:r w:rsidR="00461860">
              <w:rPr>
                <w:rFonts w:asciiTheme="minorHAnsi" w:eastAsiaTheme="minorEastAsia" w:hAnsiTheme="minorHAnsi"/>
                <w:noProof/>
                <w:color w:val="auto"/>
                <w:lang w:val="sv-SE" w:eastAsia="sv-SE"/>
              </w:rPr>
              <w:tab/>
            </w:r>
            <w:r w:rsidR="00461860" w:rsidRPr="00CB763D">
              <w:rPr>
                <w:rStyle w:val="Hyperlnk"/>
                <w:noProof/>
              </w:rPr>
              <w:t>Character Types</w:t>
            </w:r>
            <w:r w:rsidR="00461860">
              <w:rPr>
                <w:noProof/>
                <w:webHidden/>
              </w:rPr>
              <w:tab/>
            </w:r>
            <w:r w:rsidR="00461860">
              <w:rPr>
                <w:noProof/>
                <w:webHidden/>
              </w:rPr>
              <w:fldChar w:fldCharType="begin"/>
            </w:r>
            <w:r w:rsidR="00461860">
              <w:rPr>
                <w:noProof/>
                <w:webHidden/>
              </w:rPr>
              <w:instrText xml:space="preserve"> PAGEREF _Toc59126289 \h </w:instrText>
            </w:r>
            <w:r w:rsidR="00461860">
              <w:rPr>
                <w:noProof/>
                <w:webHidden/>
              </w:rPr>
            </w:r>
            <w:r w:rsidR="00461860">
              <w:rPr>
                <w:noProof/>
                <w:webHidden/>
              </w:rPr>
              <w:fldChar w:fldCharType="separate"/>
            </w:r>
            <w:r w:rsidR="00461860">
              <w:rPr>
                <w:noProof/>
                <w:webHidden/>
              </w:rPr>
              <w:t>308</w:t>
            </w:r>
            <w:r w:rsidR="00461860">
              <w:rPr>
                <w:noProof/>
                <w:webHidden/>
              </w:rPr>
              <w:fldChar w:fldCharType="end"/>
            </w:r>
          </w:hyperlink>
        </w:p>
        <w:p w14:paraId="56E213C2" w14:textId="1CD130CE"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90" w:history="1">
            <w:r w:rsidR="00461860" w:rsidRPr="00CB763D">
              <w:rPr>
                <w:rStyle w:val="Hyperlnk"/>
                <w:noProof/>
              </w:rPr>
              <w:t>13.7.</w:t>
            </w:r>
            <w:r w:rsidR="00461860">
              <w:rPr>
                <w:rFonts w:asciiTheme="minorHAnsi" w:eastAsiaTheme="minorEastAsia" w:hAnsiTheme="minorHAnsi"/>
                <w:noProof/>
                <w:color w:val="auto"/>
                <w:lang w:val="sv-SE" w:eastAsia="sv-SE"/>
              </w:rPr>
              <w:tab/>
            </w:r>
            <w:r w:rsidR="00461860" w:rsidRPr="00CB763D">
              <w:rPr>
                <w:rStyle w:val="Hyperlnk"/>
                <w:noProof/>
              </w:rPr>
              <w:t>Strings</w:t>
            </w:r>
            <w:r w:rsidR="00461860">
              <w:rPr>
                <w:noProof/>
                <w:webHidden/>
              </w:rPr>
              <w:tab/>
            </w:r>
            <w:r w:rsidR="00461860">
              <w:rPr>
                <w:noProof/>
                <w:webHidden/>
              </w:rPr>
              <w:fldChar w:fldCharType="begin"/>
            </w:r>
            <w:r w:rsidR="00461860">
              <w:rPr>
                <w:noProof/>
                <w:webHidden/>
              </w:rPr>
              <w:instrText xml:space="preserve"> PAGEREF _Toc59126290 \h </w:instrText>
            </w:r>
            <w:r w:rsidR="00461860">
              <w:rPr>
                <w:noProof/>
                <w:webHidden/>
              </w:rPr>
            </w:r>
            <w:r w:rsidR="00461860">
              <w:rPr>
                <w:noProof/>
                <w:webHidden/>
              </w:rPr>
              <w:fldChar w:fldCharType="separate"/>
            </w:r>
            <w:r w:rsidR="00461860">
              <w:rPr>
                <w:noProof/>
                <w:webHidden/>
              </w:rPr>
              <w:t>311</w:t>
            </w:r>
            <w:r w:rsidR="00461860">
              <w:rPr>
                <w:noProof/>
                <w:webHidden/>
              </w:rPr>
              <w:fldChar w:fldCharType="end"/>
            </w:r>
          </w:hyperlink>
        </w:p>
        <w:p w14:paraId="3A1CDF28" w14:textId="3643226F"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91" w:history="1">
            <w:r w:rsidR="00461860" w:rsidRPr="00CB763D">
              <w:rPr>
                <w:rStyle w:val="Hyperlnk"/>
                <w:noProof/>
              </w:rPr>
              <w:t>13.8.</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_Toc59126291 \h </w:instrText>
            </w:r>
            <w:r w:rsidR="00461860">
              <w:rPr>
                <w:noProof/>
                <w:webHidden/>
              </w:rPr>
            </w:r>
            <w:r w:rsidR="00461860">
              <w:rPr>
                <w:noProof/>
                <w:webHidden/>
              </w:rPr>
              <w:fldChar w:fldCharType="separate"/>
            </w:r>
            <w:r w:rsidR="00461860">
              <w:rPr>
                <w:noProof/>
                <w:webHidden/>
              </w:rPr>
              <w:t>317</w:t>
            </w:r>
            <w:r w:rsidR="00461860">
              <w:rPr>
                <w:noProof/>
                <w:webHidden/>
              </w:rPr>
              <w:fldChar w:fldCharType="end"/>
            </w:r>
          </w:hyperlink>
        </w:p>
        <w:p w14:paraId="00A9C7AB" w14:textId="712B1836"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292" w:history="1">
            <w:r w:rsidR="00461860" w:rsidRPr="00CB763D">
              <w:rPr>
                <w:rStyle w:val="Hyperlnk"/>
                <w:noProof/>
              </w:rPr>
              <w:t>13.9.</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_Toc59126292 \h </w:instrText>
            </w:r>
            <w:r w:rsidR="00461860">
              <w:rPr>
                <w:noProof/>
                <w:webHidden/>
              </w:rPr>
            </w:r>
            <w:r w:rsidR="00461860">
              <w:rPr>
                <w:noProof/>
                <w:webHidden/>
              </w:rPr>
              <w:fldChar w:fldCharType="separate"/>
            </w:r>
            <w:r w:rsidR="00461860">
              <w:rPr>
                <w:noProof/>
                <w:webHidden/>
              </w:rPr>
              <w:t>319</w:t>
            </w:r>
            <w:r w:rsidR="00461860">
              <w:rPr>
                <w:noProof/>
                <w:webHidden/>
              </w:rPr>
              <w:fldChar w:fldCharType="end"/>
            </w:r>
          </w:hyperlink>
        </w:p>
        <w:p w14:paraId="0C5D9F33" w14:textId="72235A4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93"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Exponent and Logarithm Functions</w:t>
            </w:r>
            <w:r w:rsidR="00461860">
              <w:rPr>
                <w:noProof/>
                <w:webHidden/>
              </w:rPr>
              <w:tab/>
            </w:r>
            <w:r w:rsidR="00461860">
              <w:rPr>
                <w:noProof/>
                <w:webHidden/>
              </w:rPr>
              <w:fldChar w:fldCharType="begin"/>
            </w:r>
            <w:r w:rsidR="00461860">
              <w:rPr>
                <w:noProof/>
                <w:webHidden/>
              </w:rPr>
              <w:instrText xml:space="preserve"> PAGEREF _Toc59126293 \h </w:instrText>
            </w:r>
            <w:r w:rsidR="00461860">
              <w:rPr>
                <w:noProof/>
                <w:webHidden/>
              </w:rPr>
            </w:r>
            <w:r w:rsidR="00461860">
              <w:rPr>
                <w:noProof/>
                <w:webHidden/>
              </w:rPr>
              <w:fldChar w:fldCharType="separate"/>
            </w:r>
            <w:r w:rsidR="00461860">
              <w:rPr>
                <w:noProof/>
                <w:webHidden/>
              </w:rPr>
              <w:t>320</w:t>
            </w:r>
            <w:r w:rsidR="00461860">
              <w:rPr>
                <w:noProof/>
                <w:webHidden/>
              </w:rPr>
              <w:fldChar w:fldCharType="end"/>
            </w:r>
          </w:hyperlink>
        </w:p>
        <w:p w14:paraId="7EB12438" w14:textId="42CA744A"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94"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Power Functions</w:t>
            </w:r>
            <w:r w:rsidR="00461860">
              <w:rPr>
                <w:noProof/>
                <w:webHidden/>
              </w:rPr>
              <w:tab/>
            </w:r>
            <w:r w:rsidR="00461860">
              <w:rPr>
                <w:noProof/>
                <w:webHidden/>
              </w:rPr>
              <w:fldChar w:fldCharType="begin"/>
            </w:r>
            <w:r w:rsidR="00461860">
              <w:rPr>
                <w:noProof/>
                <w:webHidden/>
              </w:rPr>
              <w:instrText xml:space="preserve"> PAGEREF _Toc59126294 \h </w:instrText>
            </w:r>
            <w:r w:rsidR="00461860">
              <w:rPr>
                <w:noProof/>
                <w:webHidden/>
              </w:rPr>
            </w:r>
            <w:r w:rsidR="00461860">
              <w:rPr>
                <w:noProof/>
                <w:webHidden/>
              </w:rPr>
              <w:fldChar w:fldCharType="separate"/>
            </w:r>
            <w:r w:rsidR="00461860">
              <w:rPr>
                <w:noProof/>
                <w:webHidden/>
              </w:rPr>
              <w:t>322</w:t>
            </w:r>
            <w:r w:rsidR="00461860">
              <w:rPr>
                <w:noProof/>
                <w:webHidden/>
              </w:rPr>
              <w:fldChar w:fldCharType="end"/>
            </w:r>
          </w:hyperlink>
        </w:p>
        <w:p w14:paraId="6CC762A1" w14:textId="259DEE2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95"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Square Root</w:t>
            </w:r>
            <w:r w:rsidR="00461860">
              <w:rPr>
                <w:noProof/>
                <w:webHidden/>
              </w:rPr>
              <w:tab/>
            </w:r>
            <w:r w:rsidR="00461860">
              <w:rPr>
                <w:noProof/>
                <w:webHidden/>
              </w:rPr>
              <w:fldChar w:fldCharType="begin"/>
            </w:r>
            <w:r w:rsidR="00461860">
              <w:rPr>
                <w:noProof/>
                <w:webHidden/>
              </w:rPr>
              <w:instrText xml:space="preserve"> PAGEREF _Toc59126295 \h </w:instrText>
            </w:r>
            <w:r w:rsidR="00461860">
              <w:rPr>
                <w:noProof/>
                <w:webHidden/>
              </w:rPr>
            </w:r>
            <w:r w:rsidR="00461860">
              <w:rPr>
                <w:noProof/>
                <w:webHidden/>
              </w:rPr>
              <w:fldChar w:fldCharType="separate"/>
            </w:r>
            <w:r w:rsidR="00461860">
              <w:rPr>
                <w:noProof/>
                <w:webHidden/>
              </w:rPr>
              <w:t>323</w:t>
            </w:r>
            <w:r w:rsidR="00461860">
              <w:rPr>
                <w:noProof/>
                <w:webHidden/>
              </w:rPr>
              <w:fldChar w:fldCharType="end"/>
            </w:r>
          </w:hyperlink>
        </w:p>
        <w:p w14:paraId="381F9A79" w14:textId="24DF25E8"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96"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Modulo Functions</w:t>
            </w:r>
            <w:r w:rsidR="00461860">
              <w:rPr>
                <w:noProof/>
                <w:webHidden/>
              </w:rPr>
              <w:tab/>
            </w:r>
            <w:r w:rsidR="00461860">
              <w:rPr>
                <w:noProof/>
                <w:webHidden/>
              </w:rPr>
              <w:fldChar w:fldCharType="begin"/>
            </w:r>
            <w:r w:rsidR="00461860">
              <w:rPr>
                <w:noProof/>
                <w:webHidden/>
              </w:rPr>
              <w:instrText xml:space="preserve"> PAGEREF _Toc59126296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2F75E1A9" w14:textId="5810EA6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97"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Trigonometric Functions</w:t>
            </w:r>
            <w:r w:rsidR="00461860">
              <w:rPr>
                <w:noProof/>
                <w:webHidden/>
              </w:rPr>
              <w:tab/>
            </w:r>
            <w:r w:rsidR="00461860">
              <w:rPr>
                <w:noProof/>
                <w:webHidden/>
              </w:rPr>
              <w:fldChar w:fldCharType="begin"/>
            </w:r>
            <w:r w:rsidR="00461860">
              <w:rPr>
                <w:noProof/>
                <w:webHidden/>
              </w:rPr>
              <w:instrText xml:space="preserve"> PAGEREF _Toc59126297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585ED1BB" w14:textId="3EEFEA53"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98" w:history="1">
            <w:r w:rsidR="00461860" w:rsidRPr="00CB763D">
              <w:rPr>
                <w:rStyle w:val="Hyperlnk"/>
                <w:noProof/>
                <w:highlight w:val="white"/>
              </w:rPr>
              <w:t>13.9.3.</w:t>
            </w:r>
            <w:r w:rsidR="00461860">
              <w:rPr>
                <w:rFonts w:asciiTheme="minorHAnsi" w:eastAsiaTheme="minorEastAsia" w:hAnsiTheme="minorHAnsi"/>
                <w:noProof/>
                <w:color w:val="auto"/>
                <w:lang w:val="sv-SE" w:eastAsia="sv-SE"/>
              </w:rPr>
              <w:tab/>
            </w:r>
            <w:r w:rsidR="00461860" w:rsidRPr="00CB763D">
              <w:rPr>
                <w:rStyle w:val="Hyperlnk"/>
                <w:noProof/>
                <w:highlight w:val="white"/>
              </w:rPr>
              <w:t>Inverted Trigonometric Functions</w:t>
            </w:r>
            <w:r w:rsidR="00461860">
              <w:rPr>
                <w:noProof/>
                <w:webHidden/>
              </w:rPr>
              <w:tab/>
            </w:r>
            <w:r w:rsidR="00461860">
              <w:rPr>
                <w:noProof/>
                <w:webHidden/>
              </w:rPr>
              <w:fldChar w:fldCharType="begin"/>
            </w:r>
            <w:r w:rsidR="00461860">
              <w:rPr>
                <w:noProof/>
                <w:webHidden/>
              </w:rPr>
              <w:instrText xml:space="preserve"> PAGEREF _Toc59126298 \h </w:instrText>
            </w:r>
            <w:r w:rsidR="00461860">
              <w:rPr>
                <w:noProof/>
                <w:webHidden/>
              </w:rPr>
            </w:r>
            <w:r w:rsidR="00461860">
              <w:rPr>
                <w:noProof/>
                <w:webHidden/>
              </w:rPr>
              <w:fldChar w:fldCharType="separate"/>
            </w:r>
            <w:r w:rsidR="00461860">
              <w:rPr>
                <w:noProof/>
                <w:webHidden/>
              </w:rPr>
              <w:t>325</w:t>
            </w:r>
            <w:r w:rsidR="00461860">
              <w:rPr>
                <w:noProof/>
                <w:webHidden/>
              </w:rPr>
              <w:fldChar w:fldCharType="end"/>
            </w:r>
          </w:hyperlink>
        </w:p>
        <w:p w14:paraId="48A0DBC2" w14:textId="08B439C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299" w:history="1">
            <w:r w:rsidR="00461860" w:rsidRPr="00CB763D">
              <w:rPr>
                <w:rStyle w:val="Hyperlnk"/>
                <w:noProof/>
                <w:highlight w:val="white"/>
              </w:rPr>
              <w:t>13.9.4.</w:t>
            </w:r>
            <w:r w:rsidR="00461860">
              <w:rPr>
                <w:rFonts w:asciiTheme="minorHAnsi" w:eastAsiaTheme="minorEastAsia" w:hAnsiTheme="minorHAnsi"/>
                <w:noProof/>
                <w:color w:val="auto"/>
                <w:lang w:val="sv-SE" w:eastAsia="sv-SE"/>
              </w:rPr>
              <w:tab/>
            </w:r>
            <w:r w:rsidR="00461860" w:rsidRPr="00CB763D">
              <w:rPr>
                <w:rStyle w:val="Hyperlnk"/>
                <w:noProof/>
                <w:shd w:val="clear" w:color="auto" w:fill="FFFFFF"/>
              </w:rPr>
              <w:t>Hyperbolic Trigonometric Functions</w:t>
            </w:r>
            <w:r w:rsidR="00461860">
              <w:rPr>
                <w:noProof/>
                <w:webHidden/>
              </w:rPr>
              <w:tab/>
            </w:r>
            <w:r w:rsidR="00461860">
              <w:rPr>
                <w:noProof/>
                <w:webHidden/>
              </w:rPr>
              <w:fldChar w:fldCharType="begin"/>
            </w:r>
            <w:r w:rsidR="00461860">
              <w:rPr>
                <w:noProof/>
                <w:webHidden/>
              </w:rPr>
              <w:instrText xml:space="preserve"> PAGEREF _Toc59126299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5E1B7FBC" w14:textId="6B0CD8A6"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00" w:history="1">
            <w:r w:rsidR="00461860" w:rsidRPr="00CB763D">
              <w:rPr>
                <w:rStyle w:val="Hyperlnk"/>
                <w:noProof/>
                <w:highlight w:val="white"/>
              </w:rPr>
              <w:t>13.9.5.</w:t>
            </w:r>
            <w:r w:rsidR="00461860">
              <w:rPr>
                <w:rFonts w:asciiTheme="minorHAnsi" w:eastAsiaTheme="minorEastAsia" w:hAnsiTheme="minorHAnsi"/>
                <w:noProof/>
                <w:color w:val="auto"/>
                <w:lang w:val="sv-SE" w:eastAsia="sv-SE"/>
              </w:rPr>
              <w:tab/>
            </w:r>
            <w:r w:rsidR="00461860" w:rsidRPr="00CB763D">
              <w:rPr>
                <w:rStyle w:val="Hyperlnk"/>
                <w:noProof/>
                <w:highlight w:val="white"/>
              </w:rPr>
              <w:t>Floor, Ceiling, Absolute, and Rounding Functions</w:t>
            </w:r>
            <w:r w:rsidR="00461860">
              <w:rPr>
                <w:noProof/>
                <w:webHidden/>
              </w:rPr>
              <w:tab/>
            </w:r>
            <w:r w:rsidR="00461860">
              <w:rPr>
                <w:noProof/>
                <w:webHidden/>
              </w:rPr>
              <w:fldChar w:fldCharType="begin"/>
            </w:r>
            <w:r w:rsidR="00461860">
              <w:rPr>
                <w:noProof/>
                <w:webHidden/>
              </w:rPr>
              <w:instrText xml:space="preserve"> PAGEREF _Toc59126300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60003C77" w14:textId="19CA532F"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01" w:history="1">
            <w:r w:rsidR="00461860" w:rsidRPr="00CB763D">
              <w:rPr>
                <w:rStyle w:val="Hyperlnk"/>
                <w:noProof/>
              </w:rPr>
              <w:t>13.10.</w:t>
            </w:r>
            <w:r w:rsidR="00461860">
              <w:rPr>
                <w:rFonts w:asciiTheme="minorHAnsi" w:eastAsiaTheme="minorEastAsia" w:hAnsiTheme="minorHAnsi"/>
                <w:noProof/>
                <w:color w:val="auto"/>
                <w:lang w:val="sv-SE" w:eastAsia="sv-SE"/>
              </w:rPr>
              <w:tab/>
            </w:r>
            <w:r w:rsidR="00461860" w:rsidRPr="00CB763D">
              <w:rPr>
                <w:rStyle w:val="Hyperlnk"/>
                <w:noProof/>
              </w:rPr>
              <w:t>Standard Input/Output</w:t>
            </w:r>
            <w:r w:rsidR="00461860">
              <w:rPr>
                <w:noProof/>
                <w:webHidden/>
              </w:rPr>
              <w:tab/>
            </w:r>
            <w:r w:rsidR="00461860">
              <w:rPr>
                <w:noProof/>
                <w:webHidden/>
              </w:rPr>
              <w:fldChar w:fldCharType="begin"/>
            </w:r>
            <w:r w:rsidR="00461860">
              <w:rPr>
                <w:noProof/>
                <w:webHidden/>
              </w:rPr>
              <w:instrText xml:space="preserve"> PAGEREF _Toc59126301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041C9406" w14:textId="3A61D6E7"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02" w:history="1">
            <w:r w:rsidR="00461860" w:rsidRPr="00CB763D">
              <w:rPr>
                <w:rStyle w:val="Hyperlnk"/>
                <w:noProof/>
              </w:rPr>
              <w:t>13.10.1.</w:t>
            </w:r>
            <w:r w:rsidR="00461860">
              <w:rPr>
                <w:rFonts w:asciiTheme="minorHAnsi" w:eastAsiaTheme="minorEastAsia" w:hAnsiTheme="minorHAnsi"/>
                <w:noProof/>
                <w:color w:val="auto"/>
                <w:lang w:val="sv-SE" w:eastAsia="sv-SE"/>
              </w:rPr>
              <w:tab/>
            </w:r>
            <w:r w:rsidR="00461860" w:rsidRPr="00CB763D">
              <w:rPr>
                <w:rStyle w:val="Hyperlnk"/>
                <w:noProof/>
              </w:rPr>
              <w:t>Printing</w:t>
            </w:r>
            <w:r w:rsidR="00461860">
              <w:rPr>
                <w:noProof/>
                <w:webHidden/>
              </w:rPr>
              <w:tab/>
            </w:r>
            <w:r w:rsidR="00461860">
              <w:rPr>
                <w:noProof/>
                <w:webHidden/>
              </w:rPr>
              <w:fldChar w:fldCharType="begin"/>
            </w:r>
            <w:r w:rsidR="00461860">
              <w:rPr>
                <w:noProof/>
                <w:webHidden/>
              </w:rPr>
              <w:instrText xml:space="preserve"> PAGEREF _Toc59126302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57676825" w14:textId="767517B1"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03" w:history="1">
            <w:r w:rsidR="00461860" w:rsidRPr="00CB763D">
              <w:rPr>
                <w:rStyle w:val="Hyperlnk"/>
                <w:noProof/>
              </w:rPr>
              <w:t>13.10.2.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_Toc59126303 \h </w:instrText>
            </w:r>
            <w:r w:rsidR="00461860">
              <w:rPr>
                <w:noProof/>
                <w:webHidden/>
              </w:rPr>
            </w:r>
            <w:r w:rsidR="00461860">
              <w:rPr>
                <w:noProof/>
                <w:webHidden/>
              </w:rPr>
              <w:fldChar w:fldCharType="separate"/>
            </w:r>
            <w:r w:rsidR="00461860">
              <w:rPr>
                <w:noProof/>
                <w:webHidden/>
              </w:rPr>
              <w:t>341</w:t>
            </w:r>
            <w:r w:rsidR="00461860">
              <w:rPr>
                <w:noProof/>
                <w:webHidden/>
              </w:rPr>
              <w:fldChar w:fldCharType="end"/>
            </w:r>
          </w:hyperlink>
        </w:p>
        <w:p w14:paraId="35133599" w14:textId="2A1142FA"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04" w:history="1">
            <w:r w:rsidR="00461860" w:rsidRPr="00CB763D">
              <w:rPr>
                <w:rStyle w:val="Hyperlnk"/>
                <w:noProof/>
              </w:rPr>
              <w:t>13.10.3.</w:t>
            </w:r>
            <w:r w:rsidR="00461860">
              <w:rPr>
                <w:rFonts w:asciiTheme="minorHAnsi" w:eastAsiaTheme="minorEastAsia" w:hAnsiTheme="minorHAnsi"/>
                <w:noProof/>
                <w:color w:val="auto"/>
                <w:lang w:val="sv-SE" w:eastAsia="sv-SE"/>
              </w:rPr>
              <w:tab/>
            </w:r>
            <w:r w:rsidR="00461860" w:rsidRPr="00CB763D">
              <w:rPr>
                <w:rStyle w:val="Hyperlnk"/>
                <w:noProof/>
              </w:rPr>
              <w:t>File Handling</w:t>
            </w:r>
            <w:r w:rsidR="00461860">
              <w:rPr>
                <w:noProof/>
                <w:webHidden/>
              </w:rPr>
              <w:tab/>
            </w:r>
            <w:r w:rsidR="00461860">
              <w:rPr>
                <w:noProof/>
                <w:webHidden/>
              </w:rPr>
              <w:fldChar w:fldCharType="begin"/>
            </w:r>
            <w:r w:rsidR="00461860">
              <w:rPr>
                <w:noProof/>
                <w:webHidden/>
              </w:rPr>
              <w:instrText xml:space="preserve"> PAGEREF _Toc59126304 \h </w:instrText>
            </w:r>
            <w:r w:rsidR="00461860">
              <w:rPr>
                <w:noProof/>
                <w:webHidden/>
              </w:rPr>
            </w:r>
            <w:r w:rsidR="00461860">
              <w:rPr>
                <w:noProof/>
                <w:webHidden/>
              </w:rPr>
              <w:fldChar w:fldCharType="separate"/>
            </w:r>
            <w:r w:rsidR="00461860">
              <w:rPr>
                <w:noProof/>
                <w:webHidden/>
              </w:rPr>
              <w:t>352</w:t>
            </w:r>
            <w:r w:rsidR="00461860">
              <w:rPr>
                <w:noProof/>
                <w:webHidden/>
              </w:rPr>
              <w:fldChar w:fldCharType="end"/>
            </w:r>
          </w:hyperlink>
        </w:p>
        <w:p w14:paraId="3CFC0679" w14:textId="260B8B37"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05"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_Toc59126305 \h </w:instrText>
            </w:r>
            <w:r w:rsidR="00461860">
              <w:rPr>
                <w:noProof/>
                <w:webHidden/>
              </w:rPr>
            </w:r>
            <w:r w:rsidR="00461860">
              <w:rPr>
                <w:noProof/>
                <w:webHidden/>
              </w:rPr>
              <w:fldChar w:fldCharType="separate"/>
            </w:r>
            <w:r w:rsidR="00461860">
              <w:rPr>
                <w:noProof/>
                <w:webHidden/>
              </w:rPr>
              <w:t>362</w:t>
            </w:r>
            <w:r w:rsidR="00461860">
              <w:rPr>
                <w:noProof/>
                <w:webHidden/>
              </w:rPr>
              <w:fldChar w:fldCharType="end"/>
            </w:r>
          </w:hyperlink>
        </w:p>
        <w:p w14:paraId="2B912C45" w14:textId="0C26DD73"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06" w:history="1">
            <w:r w:rsidR="00461860" w:rsidRPr="00CB763D">
              <w:rPr>
                <w:rStyle w:val="Hyperlnk"/>
                <w:noProof/>
              </w:rPr>
              <w:t>13.12.</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_Toc59126306 \h </w:instrText>
            </w:r>
            <w:r w:rsidR="00461860">
              <w:rPr>
                <w:noProof/>
                <w:webHidden/>
              </w:rPr>
            </w:r>
            <w:r w:rsidR="00461860">
              <w:rPr>
                <w:noProof/>
                <w:webHidden/>
              </w:rPr>
              <w:fldChar w:fldCharType="separate"/>
            </w:r>
            <w:r w:rsidR="00461860">
              <w:rPr>
                <w:noProof/>
                <w:webHidden/>
              </w:rPr>
              <w:t>368</w:t>
            </w:r>
            <w:r w:rsidR="00461860">
              <w:rPr>
                <w:noProof/>
                <w:webHidden/>
              </w:rPr>
              <w:fldChar w:fldCharType="end"/>
            </w:r>
          </w:hyperlink>
        </w:p>
        <w:p w14:paraId="7B5C2483" w14:textId="63FF163B" w:rsidR="00461860" w:rsidRDefault="00451616">
          <w:pPr>
            <w:pStyle w:val="Innehll1"/>
            <w:rPr>
              <w:rFonts w:asciiTheme="minorHAnsi" w:eastAsiaTheme="minorEastAsia" w:hAnsiTheme="minorHAnsi"/>
              <w:noProof/>
              <w:color w:val="auto"/>
              <w:lang w:val="sv-SE" w:eastAsia="sv-SE"/>
            </w:rPr>
          </w:pPr>
          <w:hyperlink w:anchor="_Toc59126307" w:history="1">
            <w:r w:rsidR="00461860" w:rsidRPr="00CB763D">
              <w:rPr>
                <w:rStyle w:val="Hyperlnk"/>
                <w:noProof/>
              </w:rPr>
              <w:t>B.</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_Toc59126307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18F1A071" w14:textId="12BAC630"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08" w:history="1">
            <w:r w:rsidR="00461860" w:rsidRPr="00CB763D">
              <w:rPr>
                <w:rStyle w:val="Hyperlnk"/>
                <w:noProof/>
              </w:rPr>
              <w:t>13.13.</w:t>
            </w:r>
            <w:r w:rsidR="00461860">
              <w:rPr>
                <w:rFonts w:asciiTheme="minorHAnsi" w:eastAsiaTheme="minorEastAsia" w:hAnsiTheme="minorHAnsi"/>
                <w:noProof/>
                <w:color w:val="auto"/>
                <w:lang w:val="sv-SE" w:eastAsia="sv-SE"/>
              </w:rPr>
              <w:tab/>
            </w:r>
            <w:r w:rsidR="00461860" w:rsidRPr="00CB763D">
              <w:rPr>
                <w:rStyle w:val="Hyperlnk"/>
                <w:noProof/>
              </w:rPr>
              <w:t>The Expression Scanner and Parser</w:t>
            </w:r>
            <w:r w:rsidR="00461860">
              <w:rPr>
                <w:noProof/>
                <w:webHidden/>
              </w:rPr>
              <w:tab/>
            </w:r>
            <w:r w:rsidR="00461860">
              <w:rPr>
                <w:noProof/>
                <w:webHidden/>
              </w:rPr>
              <w:fldChar w:fldCharType="begin"/>
            </w:r>
            <w:r w:rsidR="00461860">
              <w:rPr>
                <w:noProof/>
                <w:webHidden/>
              </w:rPr>
              <w:instrText xml:space="preserve"> PAGEREF _Toc59126308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08A4C36E" w14:textId="00751C23"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09" w:history="1">
            <w:r w:rsidR="00461860" w:rsidRPr="00CB763D">
              <w:rPr>
                <w:rStyle w:val="Hyperlnk"/>
                <w:noProof/>
              </w:rPr>
              <w:t>13.13.1.</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_Toc59126309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33EA052A" w14:textId="61FDBAB9"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10" w:history="1">
            <w:r w:rsidR="00461860" w:rsidRPr="00CB763D">
              <w:rPr>
                <w:rStyle w:val="Hyperlnk"/>
                <w:noProof/>
              </w:rPr>
              <w:t>13.13.2.</w:t>
            </w:r>
            <w:r w:rsidR="00461860">
              <w:rPr>
                <w:rFonts w:asciiTheme="minorHAnsi" w:eastAsiaTheme="minorEastAsia" w:hAnsiTheme="minorHAnsi"/>
                <w:noProof/>
                <w:color w:val="auto"/>
                <w:lang w:val="sv-SE" w:eastAsia="sv-SE"/>
              </w:rPr>
              <w:tab/>
            </w:r>
            <w:r w:rsidR="00461860" w:rsidRPr="00CB763D">
              <w:rPr>
                <w:rStyle w:val="Hyperlnk"/>
                <w:noProof/>
              </w:rPr>
              <w:t>The Parser</w:t>
            </w:r>
            <w:r w:rsidR="00461860">
              <w:rPr>
                <w:noProof/>
                <w:webHidden/>
              </w:rPr>
              <w:tab/>
            </w:r>
            <w:r w:rsidR="00461860">
              <w:rPr>
                <w:noProof/>
                <w:webHidden/>
              </w:rPr>
              <w:fldChar w:fldCharType="begin"/>
            </w:r>
            <w:r w:rsidR="00461860">
              <w:rPr>
                <w:noProof/>
                <w:webHidden/>
              </w:rPr>
              <w:instrText xml:space="preserve"> PAGEREF _Toc59126310 \h </w:instrText>
            </w:r>
            <w:r w:rsidR="00461860">
              <w:rPr>
                <w:noProof/>
                <w:webHidden/>
              </w:rPr>
            </w:r>
            <w:r w:rsidR="00461860">
              <w:rPr>
                <w:noProof/>
                <w:webHidden/>
              </w:rPr>
              <w:fldChar w:fldCharType="separate"/>
            </w:r>
            <w:r w:rsidR="00461860">
              <w:rPr>
                <w:noProof/>
                <w:webHidden/>
              </w:rPr>
              <w:t>376</w:t>
            </w:r>
            <w:r w:rsidR="00461860">
              <w:rPr>
                <w:noProof/>
                <w:webHidden/>
              </w:rPr>
              <w:fldChar w:fldCharType="end"/>
            </w:r>
          </w:hyperlink>
        </w:p>
        <w:p w14:paraId="33D4EA8F" w14:textId="7AC7F012"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11" w:history="1">
            <w:r w:rsidR="00461860" w:rsidRPr="00CB763D">
              <w:rPr>
                <w:rStyle w:val="Hyperlnk"/>
                <w:noProof/>
              </w:rPr>
              <w:t>13.13.3.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_Toc59126311 \h </w:instrText>
            </w:r>
            <w:r w:rsidR="00461860">
              <w:rPr>
                <w:noProof/>
                <w:webHidden/>
              </w:rPr>
            </w:r>
            <w:r w:rsidR="00461860">
              <w:rPr>
                <w:noProof/>
                <w:webHidden/>
              </w:rPr>
              <w:fldChar w:fldCharType="separate"/>
            </w:r>
            <w:r w:rsidR="00461860">
              <w:rPr>
                <w:noProof/>
                <w:webHidden/>
              </w:rPr>
              <w:t>380</w:t>
            </w:r>
            <w:r w:rsidR="00461860">
              <w:rPr>
                <w:noProof/>
                <w:webHidden/>
              </w:rPr>
              <w:fldChar w:fldCharType="end"/>
            </w:r>
          </w:hyperlink>
        </w:p>
        <w:p w14:paraId="0A3742AC" w14:textId="09CE8B01"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12" w:history="1">
            <w:r w:rsidR="00461860" w:rsidRPr="00CB763D">
              <w:rPr>
                <w:rStyle w:val="Hyperlnk"/>
                <w:noProof/>
              </w:rPr>
              <w:t>13.14.</w:t>
            </w:r>
            <w:r w:rsidR="00461860">
              <w:rPr>
                <w:rFonts w:asciiTheme="minorHAnsi" w:eastAsiaTheme="minorEastAsia" w:hAnsiTheme="minorHAnsi"/>
                <w:noProof/>
                <w:color w:val="auto"/>
                <w:lang w:val="sv-SE" w:eastAsia="sv-SE"/>
              </w:rPr>
              <w:tab/>
            </w:r>
            <w:r w:rsidR="00461860" w:rsidRPr="00CB763D">
              <w:rPr>
                <w:rStyle w:val="Hyperlnk"/>
                <w:noProof/>
              </w:rPr>
              <w:t>The Preprocessor Scanner and Parser</w:t>
            </w:r>
            <w:r w:rsidR="00461860">
              <w:rPr>
                <w:noProof/>
                <w:webHidden/>
              </w:rPr>
              <w:tab/>
            </w:r>
            <w:r w:rsidR="00461860">
              <w:rPr>
                <w:noProof/>
                <w:webHidden/>
              </w:rPr>
              <w:fldChar w:fldCharType="begin"/>
            </w:r>
            <w:r w:rsidR="00461860">
              <w:rPr>
                <w:noProof/>
                <w:webHidden/>
              </w:rPr>
              <w:instrText xml:space="preserve"> PAGEREF _Toc59126312 \h </w:instrText>
            </w:r>
            <w:r w:rsidR="00461860">
              <w:rPr>
                <w:noProof/>
                <w:webHidden/>
              </w:rPr>
            </w:r>
            <w:r w:rsidR="00461860">
              <w:rPr>
                <w:noProof/>
                <w:webHidden/>
              </w:rPr>
              <w:fldChar w:fldCharType="separate"/>
            </w:r>
            <w:r w:rsidR="00461860">
              <w:rPr>
                <w:noProof/>
                <w:webHidden/>
              </w:rPr>
              <w:t>381</w:t>
            </w:r>
            <w:r w:rsidR="00461860">
              <w:rPr>
                <w:noProof/>
                <w:webHidden/>
              </w:rPr>
              <w:fldChar w:fldCharType="end"/>
            </w:r>
          </w:hyperlink>
        </w:p>
        <w:p w14:paraId="05058858" w14:textId="68024F3F"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13" w:history="1">
            <w:r w:rsidR="00461860" w:rsidRPr="00CB763D">
              <w:rPr>
                <w:rStyle w:val="Hyperlnk"/>
                <w:noProof/>
              </w:rPr>
              <w:t>13.14.1.</w:t>
            </w:r>
            <w:r w:rsidR="00461860">
              <w:rPr>
                <w:rFonts w:asciiTheme="minorHAnsi" w:eastAsiaTheme="minorEastAsia" w:hAnsiTheme="minorHAnsi"/>
                <w:noProof/>
                <w:color w:val="auto"/>
                <w:lang w:val="sv-SE" w:eastAsia="sv-SE"/>
              </w:rPr>
              <w:tab/>
            </w:r>
            <w:r w:rsidR="00461860" w:rsidRPr="00CB763D">
              <w:rPr>
                <w:rStyle w:val="Hyperlnk"/>
                <w:noProof/>
              </w:rPr>
              <w:t>If-Else-Chain</w:t>
            </w:r>
            <w:r w:rsidR="00461860">
              <w:rPr>
                <w:noProof/>
                <w:webHidden/>
              </w:rPr>
              <w:tab/>
            </w:r>
            <w:r w:rsidR="00461860">
              <w:rPr>
                <w:noProof/>
                <w:webHidden/>
              </w:rPr>
              <w:fldChar w:fldCharType="begin"/>
            </w:r>
            <w:r w:rsidR="00461860">
              <w:rPr>
                <w:noProof/>
                <w:webHidden/>
              </w:rPr>
              <w:instrText xml:space="preserve"> PAGEREF _Toc59126313 \h </w:instrText>
            </w:r>
            <w:r w:rsidR="00461860">
              <w:rPr>
                <w:noProof/>
                <w:webHidden/>
              </w:rPr>
            </w:r>
            <w:r w:rsidR="00461860">
              <w:rPr>
                <w:noProof/>
                <w:webHidden/>
              </w:rPr>
              <w:fldChar w:fldCharType="separate"/>
            </w:r>
            <w:r w:rsidR="00461860">
              <w:rPr>
                <w:noProof/>
                <w:webHidden/>
              </w:rPr>
              <w:t>383</w:t>
            </w:r>
            <w:r w:rsidR="00461860">
              <w:rPr>
                <w:noProof/>
                <w:webHidden/>
              </w:rPr>
              <w:fldChar w:fldCharType="end"/>
            </w:r>
          </w:hyperlink>
        </w:p>
        <w:p w14:paraId="404C52DD" w14:textId="081DA6C0"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14" w:history="1">
            <w:r w:rsidR="00461860" w:rsidRPr="00CB763D">
              <w:rPr>
                <w:rStyle w:val="Hyperlnk"/>
                <w:noProof/>
              </w:rPr>
              <w:t>13.15.</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_Toc59126314 \h </w:instrText>
            </w:r>
            <w:r w:rsidR="00461860">
              <w:rPr>
                <w:noProof/>
                <w:webHidden/>
              </w:rPr>
            </w:r>
            <w:r w:rsidR="00461860">
              <w:rPr>
                <w:noProof/>
                <w:webHidden/>
              </w:rPr>
              <w:fldChar w:fldCharType="separate"/>
            </w:r>
            <w:r w:rsidR="00461860">
              <w:rPr>
                <w:noProof/>
                <w:webHidden/>
              </w:rPr>
              <w:t>384</w:t>
            </w:r>
            <w:r w:rsidR="00461860">
              <w:rPr>
                <w:noProof/>
                <w:webHidden/>
              </w:rPr>
              <w:fldChar w:fldCharType="end"/>
            </w:r>
          </w:hyperlink>
        </w:p>
        <w:p w14:paraId="4B13B948" w14:textId="730CDD13"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15"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Tri Graphs</w:t>
            </w:r>
            <w:r w:rsidR="00461860">
              <w:rPr>
                <w:noProof/>
                <w:webHidden/>
              </w:rPr>
              <w:tab/>
            </w:r>
            <w:r w:rsidR="00461860">
              <w:rPr>
                <w:noProof/>
                <w:webHidden/>
              </w:rPr>
              <w:fldChar w:fldCharType="begin"/>
            </w:r>
            <w:r w:rsidR="00461860">
              <w:rPr>
                <w:noProof/>
                <w:webHidden/>
              </w:rPr>
              <w:instrText xml:space="preserve"> PAGEREF _Toc59126315 \h </w:instrText>
            </w:r>
            <w:r w:rsidR="00461860">
              <w:rPr>
                <w:noProof/>
                <w:webHidden/>
              </w:rPr>
            </w:r>
            <w:r w:rsidR="00461860">
              <w:rPr>
                <w:noProof/>
                <w:webHidden/>
              </w:rPr>
              <w:fldChar w:fldCharType="separate"/>
            </w:r>
            <w:r w:rsidR="00461860">
              <w:rPr>
                <w:noProof/>
                <w:webHidden/>
              </w:rPr>
              <w:t>386</w:t>
            </w:r>
            <w:r w:rsidR="00461860">
              <w:rPr>
                <w:noProof/>
                <w:webHidden/>
              </w:rPr>
              <w:fldChar w:fldCharType="end"/>
            </w:r>
          </w:hyperlink>
        </w:p>
        <w:p w14:paraId="4EB7E68F" w14:textId="2617540C"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16"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Comments, Strings, and Characters</w:t>
            </w:r>
            <w:r w:rsidR="00461860">
              <w:rPr>
                <w:noProof/>
                <w:webHidden/>
              </w:rPr>
              <w:tab/>
            </w:r>
            <w:r w:rsidR="00461860">
              <w:rPr>
                <w:noProof/>
                <w:webHidden/>
              </w:rPr>
              <w:fldChar w:fldCharType="begin"/>
            </w:r>
            <w:r w:rsidR="00461860">
              <w:rPr>
                <w:noProof/>
                <w:webHidden/>
              </w:rPr>
              <w:instrText xml:space="preserve"> PAGEREF _Toc59126316 \h </w:instrText>
            </w:r>
            <w:r w:rsidR="00461860">
              <w:rPr>
                <w:noProof/>
                <w:webHidden/>
              </w:rPr>
            </w:r>
            <w:r w:rsidR="00461860">
              <w:rPr>
                <w:noProof/>
                <w:webHidden/>
              </w:rPr>
              <w:fldChar w:fldCharType="separate"/>
            </w:r>
            <w:r w:rsidR="00461860">
              <w:rPr>
                <w:noProof/>
                <w:webHidden/>
              </w:rPr>
              <w:t>387</w:t>
            </w:r>
            <w:r w:rsidR="00461860">
              <w:rPr>
                <w:noProof/>
                <w:webHidden/>
              </w:rPr>
              <w:fldChar w:fldCharType="end"/>
            </w:r>
          </w:hyperlink>
        </w:p>
        <w:p w14:paraId="0014C8E8" w14:textId="0B450090"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17" w:history="1">
            <w:r w:rsidR="00461860" w:rsidRPr="00CB763D">
              <w:rPr>
                <w:rStyle w:val="Hyperlnk"/>
                <w:noProof/>
              </w:rPr>
              <w:t>13.15.2.</w:t>
            </w:r>
            <w:r w:rsidR="00461860">
              <w:rPr>
                <w:rFonts w:asciiTheme="minorHAnsi" w:eastAsiaTheme="minorEastAsia" w:hAnsiTheme="minorHAnsi"/>
                <w:noProof/>
                <w:color w:val="auto"/>
                <w:lang w:val="sv-SE" w:eastAsia="sv-SE"/>
              </w:rPr>
              <w:tab/>
            </w:r>
            <w:r w:rsidR="00461860" w:rsidRPr="00CB763D">
              <w:rPr>
                <w:rStyle w:val="Hyperlnk"/>
                <w:noProof/>
              </w:rPr>
              <w:t>Slash Codes</w:t>
            </w:r>
            <w:r w:rsidR="00461860">
              <w:rPr>
                <w:noProof/>
                <w:webHidden/>
              </w:rPr>
              <w:tab/>
            </w:r>
            <w:r w:rsidR="00461860">
              <w:rPr>
                <w:noProof/>
                <w:webHidden/>
              </w:rPr>
              <w:fldChar w:fldCharType="begin"/>
            </w:r>
            <w:r w:rsidR="00461860">
              <w:rPr>
                <w:noProof/>
                <w:webHidden/>
              </w:rPr>
              <w:instrText xml:space="preserve"> PAGEREF _Toc59126317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386C0E4D" w14:textId="39ED5DBA"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18" w:history="1">
            <w:r w:rsidR="00461860" w:rsidRPr="00CB763D">
              <w:rPr>
                <w:rStyle w:val="Hyperlnk"/>
                <w:noProof/>
              </w:rPr>
              <w:t>13.15.3.</w:t>
            </w:r>
            <w:r w:rsidR="00461860">
              <w:rPr>
                <w:rFonts w:asciiTheme="minorHAnsi" w:eastAsiaTheme="minorEastAsia" w:hAnsiTheme="minorHAnsi"/>
                <w:noProof/>
                <w:color w:val="auto"/>
                <w:lang w:val="sv-SE" w:eastAsia="sv-SE"/>
              </w:rPr>
              <w:tab/>
            </w:r>
            <w:r w:rsidR="00461860" w:rsidRPr="00CB763D">
              <w:rPr>
                <w:rStyle w:val="Hyperlnk"/>
                <w:noProof/>
              </w:rPr>
              <w:t>The Line List</w:t>
            </w:r>
            <w:r w:rsidR="00461860">
              <w:rPr>
                <w:noProof/>
                <w:webHidden/>
              </w:rPr>
              <w:tab/>
            </w:r>
            <w:r w:rsidR="00461860">
              <w:rPr>
                <w:noProof/>
                <w:webHidden/>
              </w:rPr>
              <w:fldChar w:fldCharType="begin"/>
            </w:r>
            <w:r w:rsidR="00461860">
              <w:rPr>
                <w:noProof/>
                <w:webHidden/>
              </w:rPr>
              <w:instrText xml:space="preserve"> PAGEREF _Toc59126318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246D6549" w14:textId="26F8FCB4"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19" w:history="1">
            <w:r w:rsidR="00461860" w:rsidRPr="00CB763D">
              <w:rPr>
                <w:rStyle w:val="Hyperlnk"/>
                <w:noProof/>
              </w:rPr>
              <w:t>13.15.4.</w:t>
            </w:r>
            <w:r w:rsidR="00461860">
              <w:rPr>
                <w:rFonts w:asciiTheme="minorHAnsi" w:eastAsiaTheme="minorEastAsia" w:hAnsiTheme="minorHAnsi"/>
                <w:noProof/>
                <w:color w:val="auto"/>
                <w:lang w:val="sv-SE" w:eastAsia="sv-SE"/>
              </w:rPr>
              <w:tab/>
            </w:r>
            <w:r w:rsidR="00461860" w:rsidRPr="00CB763D">
              <w:rPr>
                <w:rStyle w:val="Hyperlnk"/>
                <w:noProof/>
              </w:rPr>
              <w:t>Lines</w:t>
            </w:r>
            <w:r w:rsidR="00461860">
              <w:rPr>
                <w:noProof/>
                <w:webHidden/>
              </w:rPr>
              <w:tab/>
            </w:r>
            <w:r w:rsidR="00461860">
              <w:rPr>
                <w:noProof/>
                <w:webHidden/>
              </w:rPr>
              <w:fldChar w:fldCharType="begin"/>
            </w:r>
            <w:r w:rsidR="00461860">
              <w:rPr>
                <w:noProof/>
                <w:webHidden/>
              </w:rPr>
              <w:instrText xml:space="preserve"> PAGEREF _Toc59126319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13D3634F" w14:textId="2956BE29"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20" w:history="1">
            <w:r w:rsidR="00461860" w:rsidRPr="00CB763D">
              <w:rPr>
                <w:rStyle w:val="Hyperlnk"/>
                <w:noProof/>
              </w:rPr>
              <w:t>13.15.5.</w:t>
            </w:r>
            <w:r w:rsidR="00461860">
              <w:rPr>
                <w:rFonts w:asciiTheme="minorHAnsi" w:eastAsiaTheme="minorEastAsia" w:hAnsiTheme="minorHAnsi"/>
                <w:noProof/>
                <w:color w:val="auto"/>
                <w:lang w:val="sv-SE" w:eastAsia="sv-SE"/>
              </w:rPr>
              <w:tab/>
            </w:r>
            <w:r w:rsidR="00461860" w:rsidRPr="00CB763D">
              <w:rPr>
                <w:rStyle w:val="Hyperlnk"/>
                <w:noProof/>
              </w:rPr>
              <w:t>Includes</w:t>
            </w:r>
            <w:r w:rsidR="00461860">
              <w:rPr>
                <w:noProof/>
                <w:webHidden/>
              </w:rPr>
              <w:tab/>
            </w:r>
            <w:r w:rsidR="00461860">
              <w:rPr>
                <w:noProof/>
                <w:webHidden/>
              </w:rPr>
              <w:fldChar w:fldCharType="begin"/>
            </w:r>
            <w:r w:rsidR="00461860">
              <w:rPr>
                <w:noProof/>
                <w:webHidden/>
              </w:rPr>
              <w:instrText xml:space="preserve"> PAGEREF _Toc59126320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2F95939C" w14:textId="1D08E32A"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21" w:history="1">
            <w:r w:rsidR="00461860" w:rsidRPr="00CB763D">
              <w:rPr>
                <w:rStyle w:val="Hyperlnk"/>
                <w:noProof/>
              </w:rPr>
              <w:t>13.15.6.</w:t>
            </w:r>
            <w:r w:rsidR="00461860">
              <w:rPr>
                <w:rFonts w:asciiTheme="minorHAnsi" w:eastAsiaTheme="minorEastAsia" w:hAnsiTheme="minorHAnsi"/>
                <w:noProof/>
                <w:color w:val="auto"/>
                <w:lang w:val="sv-SE" w:eastAsia="sv-SE"/>
              </w:rPr>
              <w:tab/>
            </w:r>
            <w:r w:rsidR="00461860" w:rsidRPr="00CB763D">
              <w:rPr>
                <w:rStyle w:val="Hyperlnk"/>
                <w:noProof/>
              </w:rPr>
              <w:t>Macros</w:t>
            </w:r>
            <w:r w:rsidR="00461860">
              <w:rPr>
                <w:noProof/>
                <w:webHidden/>
              </w:rPr>
              <w:tab/>
            </w:r>
            <w:r w:rsidR="00461860">
              <w:rPr>
                <w:noProof/>
                <w:webHidden/>
              </w:rPr>
              <w:fldChar w:fldCharType="begin"/>
            </w:r>
            <w:r w:rsidR="00461860">
              <w:rPr>
                <w:noProof/>
                <w:webHidden/>
              </w:rPr>
              <w:instrText xml:space="preserve"> PAGEREF _Toc59126321 \h </w:instrText>
            </w:r>
            <w:r w:rsidR="00461860">
              <w:rPr>
                <w:noProof/>
                <w:webHidden/>
              </w:rPr>
            </w:r>
            <w:r w:rsidR="00461860">
              <w:rPr>
                <w:noProof/>
                <w:webHidden/>
              </w:rPr>
              <w:fldChar w:fldCharType="separate"/>
            </w:r>
            <w:r w:rsidR="00461860">
              <w:rPr>
                <w:noProof/>
                <w:webHidden/>
              </w:rPr>
              <w:t>394</w:t>
            </w:r>
            <w:r w:rsidR="00461860">
              <w:rPr>
                <w:noProof/>
                <w:webHidden/>
              </w:rPr>
              <w:fldChar w:fldCharType="end"/>
            </w:r>
          </w:hyperlink>
        </w:p>
        <w:p w14:paraId="184C8D35" w14:textId="38072E27"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22" w:history="1">
            <w:r w:rsidR="00461860" w:rsidRPr="00CB763D">
              <w:rPr>
                <w:rStyle w:val="Hyperlnk"/>
                <w:noProof/>
              </w:rPr>
              <w:t>13.15.7.</w:t>
            </w:r>
            <w:r w:rsidR="00461860">
              <w:rPr>
                <w:rFonts w:asciiTheme="minorHAnsi" w:eastAsiaTheme="minorEastAsia" w:hAnsiTheme="minorHAnsi"/>
                <w:noProof/>
                <w:color w:val="auto"/>
                <w:lang w:val="sv-SE" w:eastAsia="sv-SE"/>
              </w:rPr>
              <w:tab/>
            </w:r>
            <w:r w:rsidR="00461860" w:rsidRPr="00CB763D">
              <w:rPr>
                <w:rStyle w:val="Hyperlnk"/>
                <w:noProof/>
              </w:rPr>
              <w:t>Conditional Programming</w:t>
            </w:r>
            <w:r w:rsidR="00461860">
              <w:rPr>
                <w:noProof/>
                <w:webHidden/>
              </w:rPr>
              <w:tab/>
            </w:r>
            <w:r w:rsidR="00461860">
              <w:rPr>
                <w:noProof/>
                <w:webHidden/>
              </w:rPr>
              <w:fldChar w:fldCharType="begin"/>
            </w:r>
            <w:r w:rsidR="00461860">
              <w:rPr>
                <w:noProof/>
                <w:webHidden/>
              </w:rPr>
              <w:instrText xml:space="preserve"> PAGEREF _Toc59126322 \h </w:instrText>
            </w:r>
            <w:r w:rsidR="00461860">
              <w:rPr>
                <w:noProof/>
                <w:webHidden/>
              </w:rPr>
            </w:r>
            <w:r w:rsidR="00461860">
              <w:rPr>
                <w:noProof/>
                <w:webHidden/>
              </w:rPr>
              <w:fldChar w:fldCharType="separate"/>
            </w:r>
            <w:r w:rsidR="00461860">
              <w:rPr>
                <w:noProof/>
                <w:webHidden/>
              </w:rPr>
              <w:t>399</w:t>
            </w:r>
            <w:r w:rsidR="00461860">
              <w:rPr>
                <w:noProof/>
                <w:webHidden/>
              </w:rPr>
              <w:fldChar w:fldCharType="end"/>
            </w:r>
          </w:hyperlink>
        </w:p>
        <w:p w14:paraId="4BD1F34F" w14:textId="3175C904"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23" w:history="1">
            <w:r w:rsidR="00461860" w:rsidRPr="00CB763D">
              <w:rPr>
                <w:rStyle w:val="Hyperlnk"/>
                <w:noProof/>
              </w:rPr>
              <w:t>13.15.8.</w:t>
            </w:r>
            <w:r w:rsidR="00461860">
              <w:rPr>
                <w:rFonts w:asciiTheme="minorHAnsi" w:eastAsiaTheme="minorEastAsia" w:hAnsiTheme="minorHAnsi"/>
                <w:noProof/>
                <w:color w:val="auto"/>
                <w:lang w:val="sv-SE" w:eastAsia="sv-SE"/>
              </w:rPr>
              <w:tab/>
            </w:r>
            <w:r w:rsidR="00461860" w:rsidRPr="00CB763D">
              <w:rPr>
                <w:rStyle w:val="Hyperlnk"/>
                <w:noProof/>
              </w:rPr>
              <w:t>Macro Expansion</w:t>
            </w:r>
            <w:r w:rsidR="00461860">
              <w:rPr>
                <w:noProof/>
                <w:webHidden/>
              </w:rPr>
              <w:tab/>
            </w:r>
            <w:r w:rsidR="00461860">
              <w:rPr>
                <w:noProof/>
                <w:webHidden/>
              </w:rPr>
              <w:fldChar w:fldCharType="begin"/>
            </w:r>
            <w:r w:rsidR="00461860">
              <w:rPr>
                <w:noProof/>
                <w:webHidden/>
              </w:rPr>
              <w:instrText xml:space="preserve"> PAGEREF _Toc59126323 \h </w:instrText>
            </w:r>
            <w:r w:rsidR="00461860">
              <w:rPr>
                <w:noProof/>
                <w:webHidden/>
              </w:rPr>
            </w:r>
            <w:r w:rsidR="00461860">
              <w:rPr>
                <w:noProof/>
                <w:webHidden/>
              </w:rPr>
              <w:fldChar w:fldCharType="separate"/>
            </w:r>
            <w:r w:rsidR="00461860">
              <w:rPr>
                <w:noProof/>
                <w:webHidden/>
              </w:rPr>
              <w:t>401</w:t>
            </w:r>
            <w:r w:rsidR="00461860">
              <w:rPr>
                <w:noProof/>
                <w:webHidden/>
              </w:rPr>
              <w:fldChar w:fldCharType="end"/>
            </w:r>
          </w:hyperlink>
        </w:p>
        <w:p w14:paraId="506FFB5C" w14:textId="3B8AB42E"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24" w:history="1">
            <w:r w:rsidR="00461860" w:rsidRPr="00CB763D">
              <w:rPr>
                <w:rStyle w:val="Hyperlnk"/>
                <w:noProof/>
              </w:rPr>
              <w:t>13.15.9.</w:t>
            </w:r>
            <w:r w:rsidR="00461860">
              <w:rPr>
                <w:rFonts w:asciiTheme="minorHAnsi" w:eastAsiaTheme="minorEastAsia" w:hAnsiTheme="minorHAnsi"/>
                <w:noProof/>
                <w:color w:val="auto"/>
                <w:lang w:val="sv-SE" w:eastAsia="sv-SE"/>
              </w:rPr>
              <w:tab/>
            </w:r>
            <w:r w:rsidR="00461860" w:rsidRPr="00CB763D">
              <w:rPr>
                <w:rStyle w:val="Hyperlnk"/>
                <w:noProof/>
              </w:rPr>
              <w:t>String Merging</w:t>
            </w:r>
            <w:r w:rsidR="00461860">
              <w:rPr>
                <w:noProof/>
                <w:webHidden/>
              </w:rPr>
              <w:tab/>
            </w:r>
            <w:r w:rsidR="00461860">
              <w:rPr>
                <w:noProof/>
                <w:webHidden/>
              </w:rPr>
              <w:fldChar w:fldCharType="begin"/>
            </w:r>
            <w:r w:rsidR="00461860">
              <w:rPr>
                <w:noProof/>
                <w:webHidden/>
              </w:rPr>
              <w:instrText xml:space="preserve"> PAGEREF _Toc59126324 \h </w:instrText>
            </w:r>
            <w:r w:rsidR="00461860">
              <w:rPr>
                <w:noProof/>
                <w:webHidden/>
              </w:rPr>
            </w:r>
            <w:r w:rsidR="00461860">
              <w:rPr>
                <w:noProof/>
                <w:webHidden/>
              </w:rPr>
              <w:fldChar w:fldCharType="separate"/>
            </w:r>
            <w:r w:rsidR="00461860">
              <w:rPr>
                <w:noProof/>
                <w:webHidden/>
              </w:rPr>
              <w:t>404</w:t>
            </w:r>
            <w:r w:rsidR="00461860">
              <w:rPr>
                <w:noProof/>
                <w:webHidden/>
              </w:rPr>
              <w:fldChar w:fldCharType="end"/>
            </w:r>
          </w:hyperlink>
        </w:p>
        <w:p w14:paraId="730AD435" w14:textId="4C217669"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25" w:history="1">
            <w:r w:rsidR="00461860" w:rsidRPr="00CB763D">
              <w:rPr>
                <w:rStyle w:val="Hyperlnk"/>
                <w:noProof/>
              </w:rPr>
              <w:t>13.16.</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_Toc59126325 \h </w:instrText>
            </w:r>
            <w:r w:rsidR="00461860">
              <w:rPr>
                <w:noProof/>
                <w:webHidden/>
              </w:rPr>
            </w:r>
            <w:r w:rsidR="00461860">
              <w:rPr>
                <w:noProof/>
                <w:webHidden/>
              </w:rPr>
              <w:fldChar w:fldCharType="separate"/>
            </w:r>
            <w:r w:rsidR="00461860">
              <w:rPr>
                <w:noProof/>
                <w:webHidden/>
              </w:rPr>
              <w:t>405</w:t>
            </w:r>
            <w:r w:rsidR="00461860">
              <w:rPr>
                <w:noProof/>
                <w:webHidden/>
              </w:rPr>
              <w:fldChar w:fldCharType="end"/>
            </w:r>
          </w:hyperlink>
        </w:p>
        <w:p w14:paraId="017BE2A7" w14:textId="7DFB231C" w:rsidR="00461860" w:rsidRDefault="00451616">
          <w:pPr>
            <w:pStyle w:val="Innehll1"/>
            <w:rPr>
              <w:rFonts w:asciiTheme="minorHAnsi" w:eastAsiaTheme="minorEastAsia" w:hAnsiTheme="minorHAnsi"/>
              <w:noProof/>
              <w:color w:val="auto"/>
              <w:lang w:val="sv-SE" w:eastAsia="sv-SE"/>
            </w:rPr>
          </w:pPr>
          <w:hyperlink w:anchor="_Toc59126326" w:history="1">
            <w:r w:rsidR="00461860" w:rsidRPr="00CB763D">
              <w:rPr>
                <w:rStyle w:val="Hyperlnk"/>
                <w:noProof/>
              </w:rPr>
              <w:t>C.</w:t>
            </w:r>
            <w:r w:rsidR="00461860">
              <w:rPr>
                <w:rFonts w:asciiTheme="minorHAnsi" w:eastAsiaTheme="minorEastAsia" w:hAnsiTheme="minorHAnsi"/>
                <w:noProof/>
                <w:color w:val="auto"/>
                <w:lang w:val="sv-SE" w:eastAsia="sv-SE"/>
              </w:rPr>
              <w:tab/>
            </w:r>
            <w:r w:rsidR="00461860" w:rsidRPr="00CB763D">
              <w:rPr>
                <w:rStyle w:val="Hyperlnk"/>
                <w:noProof/>
              </w:rPr>
              <w:t>The Register Set</w:t>
            </w:r>
            <w:r w:rsidR="00461860">
              <w:rPr>
                <w:noProof/>
                <w:webHidden/>
              </w:rPr>
              <w:tab/>
            </w:r>
            <w:r w:rsidR="00461860">
              <w:rPr>
                <w:noProof/>
                <w:webHidden/>
              </w:rPr>
              <w:fldChar w:fldCharType="begin"/>
            </w:r>
            <w:r w:rsidR="00461860">
              <w:rPr>
                <w:noProof/>
                <w:webHidden/>
              </w:rPr>
              <w:instrText xml:space="preserve"> PAGEREF _Toc59126326 \h </w:instrText>
            </w:r>
            <w:r w:rsidR="00461860">
              <w:rPr>
                <w:noProof/>
                <w:webHidden/>
              </w:rPr>
            </w:r>
            <w:r w:rsidR="00461860">
              <w:rPr>
                <w:noProof/>
                <w:webHidden/>
              </w:rPr>
              <w:fldChar w:fldCharType="separate"/>
            </w:r>
            <w:r w:rsidR="00461860">
              <w:rPr>
                <w:noProof/>
                <w:webHidden/>
              </w:rPr>
              <w:t>406</w:t>
            </w:r>
            <w:r w:rsidR="00461860">
              <w:rPr>
                <w:noProof/>
                <w:webHidden/>
              </w:rPr>
              <w:fldChar w:fldCharType="end"/>
            </w:r>
          </w:hyperlink>
        </w:p>
        <w:p w14:paraId="08B2DBA4" w14:textId="6A8A8316" w:rsidR="00461860" w:rsidRDefault="00451616">
          <w:pPr>
            <w:pStyle w:val="Innehll1"/>
            <w:rPr>
              <w:rFonts w:asciiTheme="minorHAnsi" w:eastAsiaTheme="minorEastAsia" w:hAnsiTheme="minorHAnsi"/>
              <w:noProof/>
              <w:color w:val="auto"/>
              <w:lang w:val="sv-SE" w:eastAsia="sv-SE"/>
            </w:rPr>
          </w:pPr>
          <w:hyperlink w:anchor="_Toc59126327" w:history="1">
            <w:r w:rsidR="00461860" w:rsidRPr="00CB763D">
              <w:rPr>
                <w:rStyle w:val="Hyperlnk"/>
                <w:noProof/>
              </w:rPr>
              <w:t>D.</w:t>
            </w:r>
            <w:r w:rsidR="00461860">
              <w:rPr>
                <w:rFonts w:asciiTheme="minorHAnsi" w:eastAsiaTheme="minorEastAsia" w:hAnsiTheme="minorHAnsi"/>
                <w:noProof/>
                <w:color w:val="auto"/>
                <w:lang w:val="sv-SE" w:eastAsia="sv-SE"/>
              </w:rPr>
              <w:tab/>
            </w:r>
            <w:r w:rsidR="00461860" w:rsidRPr="00CB763D">
              <w:rPr>
                <w:rStyle w:val="Hyperlnk"/>
                <w:noProof/>
              </w:rPr>
              <w:t>The C Grammar</w:t>
            </w:r>
            <w:r w:rsidR="00461860">
              <w:rPr>
                <w:noProof/>
                <w:webHidden/>
              </w:rPr>
              <w:tab/>
            </w:r>
            <w:r w:rsidR="00461860">
              <w:rPr>
                <w:noProof/>
                <w:webHidden/>
              </w:rPr>
              <w:fldChar w:fldCharType="begin"/>
            </w:r>
            <w:r w:rsidR="00461860">
              <w:rPr>
                <w:noProof/>
                <w:webHidden/>
              </w:rPr>
              <w:instrText xml:space="preserve"> PAGEREF _Toc59126327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50A0D42E" w14:textId="1B8C3CD1"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28" w:history="1">
            <w:r w:rsidR="00461860" w:rsidRPr="00CB763D">
              <w:rPr>
                <w:rStyle w:val="Hyperlnk"/>
                <w:noProof/>
              </w:rPr>
              <w:t>13.17.</w:t>
            </w:r>
            <w:r w:rsidR="00461860">
              <w:rPr>
                <w:rFonts w:asciiTheme="minorHAnsi" w:eastAsiaTheme="minorEastAsia" w:hAnsiTheme="minorHAnsi"/>
                <w:noProof/>
                <w:color w:val="auto"/>
                <w:lang w:val="sv-SE" w:eastAsia="sv-SE"/>
              </w:rPr>
              <w:tab/>
            </w:r>
            <w:r w:rsidR="00461860" w:rsidRPr="00CB763D">
              <w:rPr>
                <w:rStyle w:val="Hyperlnk"/>
                <w:noProof/>
              </w:rPr>
              <w:t>The Preprocessor Grammar</w:t>
            </w:r>
            <w:r w:rsidR="00461860">
              <w:rPr>
                <w:noProof/>
                <w:webHidden/>
              </w:rPr>
              <w:tab/>
            </w:r>
            <w:r w:rsidR="00461860">
              <w:rPr>
                <w:noProof/>
                <w:webHidden/>
              </w:rPr>
              <w:fldChar w:fldCharType="begin"/>
            </w:r>
            <w:r w:rsidR="00461860">
              <w:rPr>
                <w:noProof/>
                <w:webHidden/>
              </w:rPr>
              <w:instrText xml:space="preserve"> PAGEREF _Toc59126328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44F8D77E" w14:textId="5B687004"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29" w:history="1">
            <w:r w:rsidR="00461860" w:rsidRPr="00CB763D">
              <w:rPr>
                <w:rStyle w:val="Hyperlnk"/>
                <w:noProof/>
              </w:rPr>
              <w:t>13.18.</w:t>
            </w:r>
            <w:r w:rsidR="00461860">
              <w:rPr>
                <w:rFonts w:asciiTheme="minorHAnsi" w:eastAsiaTheme="minorEastAsia" w:hAnsiTheme="minorHAnsi"/>
                <w:noProof/>
                <w:color w:val="auto"/>
                <w:lang w:val="sv-SE" w:eastAsia="sv-SE"/>
              </w:rPr>
              <w:tab/>
            </w:r>
            <w:r w:rsidR="00461860" w:rsidRPr="00CB763D">
              <w:rPr>
                <w:rStyle w:val="Hyperlnk"/>
                <w:noProof/>
              </w:rPr>
              <w:t>The Language Grammar</w:t>
            </w:r>
            <w:r w:rsidR="00461860">
              <w:rPr>
                <w:noProof/>
                <w:webHidden/>
              </w:rPr>
              <w:tab/>
            </w:r>
            <w:r w:rsidR="00461860">
              <w:rPr>
                <w:noProof/>
                <w:webHidden/>
              </w:rPr>
              <w:fldChar w:fldCharType="begin"/>
            </w:r>
            <w:r w:rsidR="00461860">
              <w:rPr>
                <w:noProof/>
                <w:webHidden/>
              </w:rPr>
              <w:instrText xml:space="preserve"> PAGEREF _Toc59126329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196FD8CA" w14:textId="3F7A61D9" w:rsidR="00461860" w:rsidRDefault="00451616">
          <w:pPr>
            <w:pStyle w:val="Innehll1"/>
            <w:rPr>
              <w:rFonts w:asciiTheme="minorHAnsi" w:eastAsiaTheme="minorEastAsia" w:hAnsiTheme="minorHAnsi"/>
              <w:noProof/>
              <w:color w:val="auto"/>
              <w:lang w:val="sv-SE" w:eastAsia="sv-SE"/>
            </w:rPr>
          </w:pPr>
          <w:hyperlink w:anchor="_Toc59126330" w:history="1">
            <w:r w:rsidR="00461860" w:rsidRPr="00CB763D">
              <w:rPr>
                <w:rStyle w:val="Hyperlnk"/>
                <w:noProof/>
              </w:rPr>
              <w:t>E.</w:t>
            </w:r>
            <w:r w:rsidR="00461860">
              <w:rPr>
                <w:rFonts w:asciiTheme="minorHAnsi" w:eastAsiaTheme="minorEastAsia" w:hAnsiTheme="minorHAnsi"/>
                <w:noProof/>
                <w:color w:val="auto"/>
                <w:lang w:val="sv-SE" w:eastAsia="sv-SE"/>
              </w:rPr>
              <w:tab/>
            </w:r>
            <w:r w:rsidR="00461860" w:rsidRPr="00CB763D">
              <w:rPr>
                <w:rStyle w:val="Hyperlnk"/>
                <w:noProof/>
              </w:rPr>
              <w:t xml:space="preserve">The </w:t>
            </w:r>
            <w:r w:rsidR="00461860" w:rsidRPr="00CB763D">
              <w:rPr>
                <w:rStyle w:val="Hyperlnk"/>
                <w:noProof/>
                <w:highlight w:val="white"/>
              </w:rPr>
              <w:t xml:space="preserve">Gardens Point </w:t>
            </w:r>
            <w:r w:rsidR="00461860" w:rsidRPr="00CB763D">
              <w:rPr>
                <w:rStyle w:val="Hyperlnk"/>
                <w:noProof/>
              </w:rPr>
              <w:t>Tools</w:t>
            </w:r>
            <w:r w:rsidR="00461860">
              <w:rPr>
                <w:noProof/>
                <w:webHidden/>
              </w:rPr>
              <w:tab/>
            </w:r>
            <w:r w:rsidR="00461860">
              <w:rPr>
                <w:noProof/>
                <w:webHidden/>
              </w:rPr>
              <w:fldChar w:fldCharType="begin"/>
            </w:r>
            <w:r w:rsidR="00461860">
              <w:rPr>
                <w:noProof/>
                <w:webHidden/>
              </w:rPr>
              <w:instrText xml:space="preserve"> PAGEREF _Toc59126330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72DC72F4" w14:textId="69ECC6BD"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31" w:history="1">
            <w:r w:rsidR="00461860" w:rsidRPr="00CB763D">
              <w:rPr>
                <w:rStyle w:val="Hyperlnk"/>
                <w:noProof/>
              </w:rPr>
              <w:t>13.18.1.</w:t>
            </w:r>
            <w:r w:rsidR="00461860">
              <w:rPr>
                <w:rFonts w:asciiTheme="minorHAnsi" w:eastAsiaTheme="minorEastAsia" w:hAnsiTheme="minorHAnsi"/>
                <w:noProof/>
                <w:color w:val="auto"/>
                <w:lang w:val="sv-SE" w:eastAsia="sv-SE"/>
              </w:rPr>
              <w:tab/>
            </w:r>
            <w:r w:rsidR="00461860" w:rsidRPr="00CB763D">
              <w:rPr>
                <w:rStyle w:val="Hyperlnk"/>
                <w:noProof/>
              </w:rPr>
              <w:t>The Language</w:t>
            </w:r>
            <w:r w:rsidR="00461860">
              <w:rPr>
                <w:noProof/>
                <w:webHidden/>
              </w:rPr>
              <w:tab/>
            </w:r>
            <w:r w:rsidR="00461860">
              <w:rPr>
                <w:noProof/>
                <w:webHidden/>
              </w:rPr>
              <w:fldChar w:fldCharType="begin"/>
            </w:r>
            <w:r w:rsidR="00461860">
              <w:rPr>
                <w:noProof/>
                <w:webHidden/>
              </w:rPr>
              <w:instrText xml:space="preserve"> PAGEREF _Toc59126331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0E32F5FA" w14:textId="3FF87E27"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32" w:history="1">
            <w:r w:rsidR="00461860" w:rsidRPr="00CB763D">
              <w:rPr>
                <w:rStyle w:val="Hyperlnk"/>
                <w:noProof/>
              </w:rPr>
              <w:t>13.18.2.</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_Toc59126332 \h </w:instrText>
            </w:r>
            <w:r w:rsidR="00461860">
              <w:rPr>
                <w:noProof/>
                <w:webHidden/>
              </w:rPr>
            </w:r>
            <w:r w:rsidR="00461860">
              <w:rPr>
                <w:noProof/>
                <w:webHidden/>
              </w:rPr>
              <w:fldChar w:fldCharType="separate"/>
            </w:r>
            <w:r w:rsidR="00461860">
              <w:rPr>
                <w:noProof/>
                <w:webHidden/>
              </w:rPr>
              <w:t>415</w:t>
            </w:r>
            <w:r w:rsidR="00461860">
              <w:rPr>
                <w:noProof/>
                <w:webHidden/>
              </w:rPr>
              <w:fldChar w:fldCharType="end"/>
            </w:r>
          </w:hyperlink>
        </w:p>
        <w:p w14:paraId="54132AB2" w14:textId="35C1BD57"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33" w:history="1">
            <w:r w:rsidR="00461860" w:rsidRPr="00CB763D">
              <w:rPr>
                <w:rStyle w:val="Hyperlnk"/>
                <w:noProof/>
              </w:rPr>
              <w:t>13.18.3.</w:t>
            </w:r>
            <w:r w:rsidR="00461860">
              <w:rPr>
                <w:rFonts w:asciiTheme="minorHAnsi" w:eastAsiaTheme="minorEastAsia" w:hAnsiTheme="minorHAnsi"/>
                <w:noProof/>
                <w:color w:val="auto"/>
                <w:lang w:val="sv-SE" w:eastAsia="sv-SE"/>
              </w:rPr>
              <w:tab/>
            </w:r>
            <w:r w:rsidR="00461860" w:rsidRPr="00CB763D">
              <w:rPr>
                <w:rStyle w:val="Hyperlnk"/>
                <w:noProof/>
              </w:rPr>
              <w:t>GPPG</w:t>
            </w:r>
            <w:r w:rsidR="00461860">
              <w:rPr>
                <w:noProof/>
                <w:webHidden/>
              </w:rPr>
              <w:tab/>
            </w:r>
            <w:r w:rsidR="00461860">
              <w:rPr>
                <w:noProof/>
                <w:webHidden/>
              </w:rPr>
              <w:fldChar w:fldCharType="begin"/>
            </w:r>
            <w:r w:rsidR="00461860">
              <w:rPr>
                <w:noProof/>
                <w:webHidden/>
              </w:rPr>
              <w:instrText xml:space="preserve"> PAGEREF _Toc59126333 \h </w:instrText>
            </w:r>
            <w:r w:rsidR="00461860">
              <w:rPr>
                <w:noProof/>
                <w:webHidden/>
              </w:rPr>
            </w:r>
            <w:r w:rsidR="00461860">
              <w:rPr>
                <w:noProof/>
                <w:webHidden/>
              </w:rPr>
              <w:fldChar w:fldCharType="separate"/>
            </w:r>
            <w:r w:rsidR="00461860">
              <w:rPr>
                <w:noProof/>
                <w:webHidden/>
              </w:rPr>
              <w:t>416</w:t>
            </w:r>
            <w:r w:rsidR="00461860">
              <w:rPr>
                <w:noProof/>
                <w:webHidden/>
              </w:rPr>
              <w:fldChar w:fldCharType="end"/>
            </w:r>
          </w:hyperlink>
        </w:p>
        <w:p w14:paraId="7E59D550" w14:textId="737B629E"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34" w:history="1">
            <w:r w:rsidR="00461860" w:rsidRPr="00CB763D">
              <w:rPr>
                <w:rStyle w:val="Hyperlnk"/>
                <w:noProof/>
              </w:rPr>
              <w:t>13.18.4.</w:t>
            </w:r>
            <w:r w:rsidR="00461860">
              <w:rPr>
                <w:rFonts w:asciiTheme="minorHAnsi" w:eastAsiaTheme="minorEastAsia" w:hAnsiTheme="minorHAnsi"/>
                <w:noProof/>
                <w:color w:val="auto"/>
                <w:lang w:val="sv-SE" w:eastAsia="sv-SE"/>
              </w:rPr>
              <w:tab/>
            </w:r>
            <w:r w:rsidR="00461860" w:rsidRPr="00CB763D">
              <w:rPr>
                <w:rStyle w:val="Hyperlnk"/>
                <w:noProof/>
              </w:rPr>
              <w:t>JPlex</w:t>
            </w:r>
            <w:r w:rsidR="00461860">
              <w:rPr>
                <w:noProof/>
                <w:webHidden/>
              </w:rPr>
              <w:tab/>
            </w:r>
            <w:r w:rsidR="00461860">
              <w:rPr>
                <w:noProof/>
                <w:webHidden/>
              </w:rPr>
              <w:fldChar w:fldCharType="begin"/>
            </w:r>
            <w:r w:rsidR="00461860">
              <w:rPr>
                <w:noProof/>
                <w:webHidden/>
              </w:rPr>
              <w:instrText xml:space="preserve"> PAGEREF _Toc59126334 \h </w:instrText>
            </w:r>
            <w:r w:rsidR="00461860">
              <w:rPr>
                <w:noProof/>
                <w:webHidden/>
              </w:rPr>
            </w:r>
            <w:r w:rsidR="00461860">
              <w:rPr>
                <w:noProof/>
                <w:webHidden/>
              </w:rPr>
              <w:fldChar w:fldCharType="separate"/>
            </w:r>
            <w:r w:rsidR="00461860">
              <w:rPr>
                <w:noProof/>
                <w:webHidden/>
              </w:rPr>
              <w:t>420</w:t>
            </w:r>
            <w:r w:rsidR="00461860">
              <w:rPr>
                <w:noProof/>
                <w:webHidden/>
              </w:rPr>
              <w:fldChar w:fldCharType="end"/>
            </w:r>
          </w:hyperlink>
        </w:p>
        <w:p w14:paraId="5759586B" w14:textId="2A9009F3"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35" w:history="1">
            <w:r w:rsidR="00461860" w:rsidRPr="00CB763D">
              <w:rPr>
                <w:rStyle w:val="Hyperlnk"/>
                <w:noProof/>
              </w:rPr>
              <w:t>13.18.5.</w:t>
            </w:r>
            <w:r w:rsidR="00461860">
              <w:rPr>
                <w:rFonts w:asciiTheme="minorHAnsi" w:eastAsiaTheme="minorEastAsia" w:hAnsiTheme="minorHAnsi"/>
                <w:noProof/>
                <w:color w:val="auto"/>
                <w:lang w:val="sv-SE" w:eastAsia="sv-SE"/>
              </w:rPr>
              <w:tab/>
            </w:r>
            <w:r w:rsidR="00461860" w:rsidRPr="00CB763D">
              <w:rPr>
                <w:rStyle w:val="Hyperlnk"/>
                <w:noProof/>
              </w:rPr>
              <w:t>Main</w:t>
            </w:r>
            <w:r w:rsidR="00461860">
              <w:rPr>
                <w:noProof/>
                <w:webHidden/>
              </w:rPr>
              <w:tab/>
            </w:r>
            <w:r w:rsidR="00461860">
              <w:rPr>
                <w:noProof/>
                <w:webHidden/>
              </w:rPr>
              <w:fldChar w:fldCharType="begin"/>
            </w:r>
            <w:r w:rsidR="00461860">
              <w:rPr>
                <w:noProof/>
                <w:webHidden/>
              </w:rPr>
              <w:instrText xml:space="preserve"> PAGEREF _Toc59126335 \h </w:instrText>
            </w:r>
            <w:r w:rsidR="00461860">
              <w:rPr>
                <w:noProof/>
                <w:webHidden/>
              </w:rPr>
            </w:r>
            <w:r w:rsidR="00461860">
              <w:rPr>
                <w:noProof/>
                <w:webHidden/>
              </w:rPr>
              <w:fldChar w:fldCharType="separate"/>
            </w:r>
            <w:r w:rsidR="00461860">
              <w:rPr>
                <w:noProof/>
                <w:webHidden/>
              </w:rPr>
              <w:t>422</w:t>
            </w:r>
            <w:r w:rsidR="00461860">
              <w:rPr>
                <w:noProof/>
                <w:webHidden/>
              </w:rPr>
              <w:fldChar w:fldCharType="end"/>
            </w:r>
          </w:hyperlink>
        </w:p>
        <w:p w14:paraId="19A1F28A" w14:textId="7068FFD9" w:rsidR="00461860" w:rsidRDefault="00451616">
          <w:pPr>
            <w:pStyle w:val="Innehll1"/>
            <w:rPr>
              <w:rFonts w:asciiTheme="minorHAnsi" w:eastAsiaTheme="minorEastAsia" w:hAnsiTheme="minorHAnsi"/>
              <w:noProof/>
              <w:color w:val="auto"/>
              <w:lang w:val="sv-SE" w:eastAsia="sv-SE"/>
            </w:rPr>
          </w:pPr>
          <w:hyperlink w:anchor="_Toc59126336" w:history="1">
            <w:r w:rsidR="00461860" w:rsidRPr="00CB763D">
              <w:rPr>
                <w:rStyle w:val="Hyperlnk"/>
                <w:noProof/>
              </w:rPr>
              <w:t>F.</w:t>
            </w:r>
            <w:r w:rsidR="00461860">
              <w:rPr>
                <w:rFonts w:asciiTheme="minorHAnsi" w:eastAsiaTheme="minorEastAsia" w:hAnsiTheme="minorHAnsi"/>
                <w:noProof/>
                <w:color w:val="auto"/>
                <w:lang w:val="sv-SE" w:eastAsia="sv-SE"/>
              </w:rPr>
              <w:tab/>
            </w:r>
            <w:r w:rsidR="00461860" w:rsidRPr="00CB763D">
              <w:rPr>
                <w:rStyle w:val="Hyperlnk"/>
                <w:noProof/>
              </w:rPr>
              <w:t>Auxiliary Classes</w:t>
            </w:r>
            <w:r w:rsidR="00461860">
              <w:rPr>
                <w:noProof/>
                <w:webHidden/>
              </w:rPr>
              <w:tab/>
            </w:r>
            <w:r w:rsidR="00461860">
              <w:rPr>
                <w:noProof/>
                <w:webHidden/>
              </w:rPr>
              <w:fldChar w:fldCharType="begin"/>
            </w:r>
            <w:r w:rsidR="00461860">
              <w:rPr>
                <w:noProof/>
                <w:webHidden/>
              </w:rPr>
              <w:instrText xml:space="preserve"> PAGEREF _Toc59126336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74E260A9" w14:textId="0B2625E9"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37" w:history="1">
            <w:r w:rsidR="00461860" w:rsidRPr="00CB763D">
              <w:rPr>
                <w:rStyle w:val="Hyperlnk"/>
                <w:noProof/>
              </w:rPr>
              <w:t>13.19.</w:t>
            </w:r>
            <w:r w:rsidR="00461860">
              <w:rPr>
                <w:rFonts w:asciiTheme="minorHAnsi" w:eastAsiaTheme="minorEastAsia" w:hAnsiTheme="minorHAnsi"/>
                <w:noProof/>
                <w:color w:val="auto"/>
                <w:lang w:val="sv-SE" w:eastAsia="sv-SE"/>
              </w:rPr>
              <w:tab/>
            </w:r>
            <w:r w:rsidR="00461860" w:rsidRPr="00CB763D">
              <w:rPr>
                <w:rStyle w:val="Hyperlnk"/>
                <w:noProof/>
              </w:rPr>
              <w:t>Error Handling</w:t>
            </w:r>
            <w:r w:rsidR="00461860">
              <w:rPr>
                <w:noProof/>
                <w:webHidden/>
              </w:rPr>
              <w:tab/>
            </w:r>
            <w:r w:rsidR="00461860">
              <w:rPr>
                <w:noProof/>
                <w:webHidden/>
              </w:rPr>
              <w:fldChar w:fldCharType="begin"/>
            </w:r>
            <w:r w:rsidR="00461860">
              <w:rPr>
                <w:noProof/>
                <w:webHidden/>
              </w:rPr>
              <w:instrText xml:space="preserve"> PAGEREF _Toc59126337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2BA32D01" w14:textId="4964D7B6"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38" w:history="1">
            <w:r w:rsidR="00461860" w:rsidRPr="00CB763D">
              <w:rPr>
                <w:rStyle w:val="Hyperlnk"/>
                <w:noProof/>
              </w:rPr>
              <w:t>13.20.</w:t>
            </w:r>
            <w:r w:rsidR="00461860">
              <w:rPr>
                <w:rFonts w:asciiTheme="minorHAnsi" w:eastAsiaTheme="minorEastAsia" w:hAnsiTheme="minorHAnsi"/>
                <w:noProof/>
                <w:color w:val="auto"/>
                <w:lang w:val="sv-SE" w:eastAsia="sv-SE"/>
              </w:rPr>
              <w:tab/>
            </w:r>
            <w:r w:rsidR="00461860" w:rsidRPr="00CB763D">
              <w:rPr>
                <w:rStyle w:val="Hyperlnk"/>
                <w:noProof/>
              </w:rPr>
              <w:t>Container Classes</w:t>
            </w:r>
            <w:r w:rsidR="00461860">
              <w:rPr>
                <w:noProof/>
                <w:webHidden/>
              </w:rPr>
              <w:tab/>
            </w:r>
            <w:r w:rsidR="00461860">
              <w:rPr>
                <w:noProof/>
                <w:webHidden/>
              </w:rPr>
              <w:fldChar w:fldCharType="begin"/>
            </w:r>
            <w:r w:rsidR="00461860">
              <w:rPr>
                <w:noProof/>
                <w:webHidden/>
              </w:rPr>
              <w:instrText xml:space="preserve"> PAGEREF _Toc59126338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E0251B6" w14:textId="050EA581"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39" w:history="1">
            <w:r w:rsidR="00461860" w:rsidRPr="00CB763D">
              <w:rPr>
                <w:rStyle w:val="Hyperlnk"/>
                <w:noProof/>
              </w:rPr>
              <w:t>13.20.1.</w:t>
            </w:r>
            <w:r w:rsidR="00461860">
              <w:rPr>
                <w:rFonts w:asciiTheme="minorHAnsi" w:eastAsiaTheme="minorEastAsia" w:hAnsiTheme="minorHAnsi"/>
                <w:noProof/>
                <w:color w:val="auto"/>
                <w:lang w:val="sv-SE" w:eastAsia="sv-SE"/>
              </w:rPr>
              <w:tab/>
            </w:r>
            <w:r w:rsidR="00461860" w:rsidRPr="00CB763D">
              <w:rPr>
                <w:rStyle w:val="Hyperlnk"/>
                <w:noProof/>
              </w:rPr>
              <w:t>Ordered Pair</w:t>
            </w:r>
            <w:r w:rsidR="00461860">
              <w:rPr>
                <w:noProof/>
                <w:webHidden/>
              </w:rPr>
              <w:tab/>
            </w:r>
            <w:r w:rsidR="00461860">
              <w:rPr>
                <w:noProof/>
                <w:webHidden/>
              </w:rPr>
              <w:fldChar w:fldCharType="begin"/>
            </w:r>
            <w:r w:rsidR="00461860">
              <w:rPr>
                <w:noProof/>
                <w:webHidden/>
              </w:rPr>
              <w:instrText xml:space="preserve"> PAGEREF _Toc59126339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A057E7F" w14:textId="26F41D4A"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40"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Graph</w:t>
            </w:r>
            <w:r w:rsidR="00461860">
              <w:rPr>
                <w:noProof/>
                <w:webHidden/>
              </w:rPr>
              <w:tab/>
            </w:r>
            <w:r w:rsidR="00461860">
              <w:rPr>
                <w:noProof/>
                <w:webHidden/>
              </w:rPr>
              <w:fldChar w:fldCharType="begin"/>
            </w:r>
            <w:r w:rsidR="00461860">
              <w:rPr>
                <w:noProof/>
                <w:webHidden/>
              </w:rPr>
              <w:instrText xml:space="preserve"> PAGEREF _Toc59126340 \h </w:instrText>
            </w:r>
            <w:r w:rsidR="00461860">
              <w:rPr>
                <w:noProof/>
                <w:webHidden/>
              </w:rPr>
            </w:r>
            <w:r w:rsidR="00461860">
              <w:rPr>
                <w:noProof/>
                <w:webHidden/>
              </w:rPr>
              <w:fldChar w:fldCharType="separate"/>
            </w:r>
            <w:r w:rsidR="00461860">
              <w:rPr>
                <w:noProof/>
                <w:webHidden/>
              </w:rPr>
              <w:t>429</w:t>
            </w:r>
            <w:r w:rsidR="00461860">
              <w:rPr>
                <w:noProof/>
                <w:webHidden/>
              </w:rPr>
              <w:fldChar w:fldCharType="end"/>
            </w:r>
          </w:hyperlink>
        </w:p>
        <w:p w14:paraId="2FD29DA3" w14:textId="1C74E158"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41" w:history="1">
            <w:r w:rsidR="00461860" w:rsidRPr="00CB763D">
              <w:rPr>
                <w:rStyle w:val="Hyperlnk"/>
                <w:noProof/>
              </w:rPr>
              <w:t>13.21.1.</w:t>
            </w:r>
            <w:r w:rsidR="00461860">
              <w:rPr>
                <w:rFonts w:asciiTheme="minorHAnsi" w:eastAsiaTheme="minorEastAsia" w:hAnsiTheme="minorHAnsi"/>
                <w:noProof/>
                <w:color w:val="auto"/>
                <w:lang w:val="sv-SE" w:eastAsia="sv-SE"/>
              </w:rPr>
              <w:tab/>
            </w:r>
            <w:r w:rsidR="00461860" w:rsidRPr="00CB763D">
              <w:rPr>
                <w:rStyle w:val="Hyperlnk"/>
                <w:noProof/>
              </w:rPr>
              <w:t>Addition and Removal of Vertices and Edges</w:t>
            </w:r>
            <w:r w:rsidR="00461860">
              <w:rPr>
                <w:noProof/>
                <w:webHidden/>
              </w:rPr>
              <w:tab/>
            </w:r>
            <w:r w:rsidR="00461860">
              <w:rPr>
                <w:noProof/>
                <w:webHidden/>
              </w:rPr>
              <w:fldChar w:fldCharType="begin"/>
            </w:r>
            <w:r w:rsidR="00461860">
              <w:rPr>
                <w:noProof/>
                <w:webHidden/>
              </w:rPr>
              <w:instrText xml:space="preserve"> PAGEREF _Toc59126341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3DF64557" w14:textId="090A01E2"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42" w:history="1">
            <w:r w:rsidR="00461860" w:rsidRPr="00CB763D">
              <w:rPr>
                <w:rStyle w:val="Hyperlnk"/>
                <w:noProof/>
              </w:rPr>
              <w:t>13.21.2.</w:t>
            </w:r>
            <w:r w:rsidR="00461860">
              <w:rPr>
                <w:rFonts w:asciiTheme="minorHAnsi" w:eastAsiaTheme="minorEastAsia" w:hAnsiTheme="minorHAnsi"/>
                <w:noProof/>
                <w:color w:val="auto"/>
                <w:lang w:val="sv-SE" w:eastAsia="sv-SE"/>
              </w:rPr>
              <w:tab/>
            </w:r>
            <w:r w:rsidR="00461860" w:rsidRPr="00CB763D">
              <w:rPr>
                <w:rStyle w:val="Hyperlnk"/>
                <w:noProof/>
              </w:rPr>
              <w:t>Graph Partition</w:t>
            </w:r>
            <w:r w:rsidR="00461860">
              <w:rPr>
                <w:noProof/>
                <w:webHidden/>
              </w:rPr>
              <w:tab/>
            </w:r>
            <w:r w:rsidR="00461860">
              <w:rPr>
                <w:noProof/>
                <w:webHidden/>
              </w:rPr>
              <w:fldChar w:fldCharType="begin"/>
            </w:r>
            <w:r w:rsidR="00461860">
              <w:rPr>
                <w:noProof/>
                <w:webHidden/>
              </w:rPr>
              <w:instrText xml:space="preserve"> PAGEREF _Toc59126342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2BCEED41" w14:textId="58D91EBE" w:rsidR="00461860" w:rsidRDefault="00451616">
          <w:pPr>
            <w:pStyle w:val="Innehll1"/>
            <w:rPr>
              <w:rFonts w:asciiTheme="minorHAnsi" w:eastAsiaTheme="minorEastAsia" w:hAnsiTheme="minorHAnsi"/>
              <w:noProof/>
              <w:color w:val="auto"/>
              <w:lang w:val="sv-SE" w:eastAsia="sv-SE"/>
            </w:rPr>
          </w:pPr>
          <w:hyperlink w:anchor="_Toc59126343" w:history="1">
            <w:r w:rsidR="00461860" w:rsidRPr="00CB763D">
              <w:rPr>
                <w:rStyle w:val="Hyperlnk"/>
                <w:noProof/>
              </w:rPr>
              <w:t>G.</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_Toc59126343 \h </w:instrText>
            </w:r>
            <w:r w:rsidR="00461860">
              <w:rPr>
                <w:noProof/>
                <w:webHidden/>
              </w:rPr>
            </w:r>
            <w:r w:rsidR="00461860">
              <w:rPr>
                <w:noProof/>
                <w:webHidden/>
              </w:rPr>
              <w:fldChar w:fldCharType="separate"/>
            </w:r>
            <w:r w:rsidR="00461860">
              <w:rPr>
                <w:noProof/>
                <w:webHidden/>
              </w:rPr>
              <w:t>432</w:t>
            </w:r>
            <w:r w:rsidR="00461860">
              <w:rPr>
                <w:noProof/>
                <w:webHidden/>
              </w:rPr>
              <w:fldChar w:fldCharType="end"/>
            </w:r>
          </w:hyperlink>
        </w:p>
        <w:p w14:paraId="3C709780" w14:textId="0B92450F" w:rsidR="00461860" w:rsidRDefault="00451616">
          <w:pPr>
            <w:pStyle w:val="Innehll1"/>
            <w:rPr>
              <w:rFonts w:asciiTheme="minorHAnsi" w:eastAsiaTheme="minorEastAsia" w:hAnsiTheme="minorHAnsi"/>
              <w:noProof/>
              <w:color w:val="auto"/>
              <w:lang w:val="sv-SE" w:eastAsia="sv-SE"/>
            </w:rPr>
          </w:pPr>
          <w:hyperlink w:anchor="_Toc59126344" w:history="1">
            <w:r w:rsidR="00461860" w:rsidRPr="00CB763D">
              <w:rPr>
                <w:rStyle w:val="Hyperlnk"/>
                <w:noProof/>
              </w:rPr>
              <w:t>H.</w:t>
            </w:r>
            <w:r w:rsidR="00461860">
              <w:rPr>
                <w:rFonts w:asciiTheme="minorHAnsi" w:eastAsiaTheme="minorEastAsia" w:hAnsiTheme="minorHAnsi"/>
                <w:noProof/>
                <w:color w:val="auto"/>
                <w:lang w:val="sv-SE" w:eastAsia="sv-SE"/>
              </w:rPr>
              <w:tab/>
            </w:r>
            <w:r w:rsidR="00461860" w:rsidRPr="00CB763D">
              <w:rPr>
                <w:rStyle w:val="Hyperlnk"/>
                <w:noProof/>
              </w:rPr>
              <w:t>A Crash Course in C</w:t>
            </w:r>
            <w:r w:rsidR="00461860">
              <w:rPr>
                <w:noProof/>
                <w:webHidden/>
              </w:rPr>
              <w:tab/>
            </w:r>
            <w:r w:rsidR="00461860">
              <w:rPr>
                <w:noProof/>
                <w:webHidden/>
              </w:rPr>
              <w:fldChar w:fldCharType="begin"/>
            </w:r>
            <w:r w:rsidR="00461860">
              <w:rPr>
                <w:noProof/>
                <w:webHidden/>
              </w:rPr>
              <w:instrText xml:space="preserve"> PAGEREF _Toc59126344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4670EEE1" w14:textId="41AAFADA"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45" w:history="1">
            <w:r w:rsidR="00461860" w:rsidRPr="00CB763D">
              <w:rPr>
                <w:rStyle w:val="Hyperlnk"/>
                <w:noProof/>
              </w:rPr>
              <w:t>13.22.</w:t>
            </w:r>
            <w:r w:rsidR="00461860">
              <w:rPr>
                <w:rFonts w:asciiTheme="minorHAnsi" w:eastAsiaTheme="minorEastAsia" w:hAnsiTheme="minorHAnsi"/>
                <w:noProof/>
                <w:color w:val="auto"/>
                <w:lang w:val="sv-SE" w:eastAsia="sv-SE"/>
              </w:rPr>
              <w:tab/>
            </w:r>
            <w:r w:rsidR="00461860" w:rsidRPr="00CB763D">
              <w:rPr>
                <w:rStyle w:val="Hyperlnk"/>
                <w:noProof/>
              </w:rPr>
              <w:t>The Compiler and the Linker</w:t>
            </w:r>
            <w:r w:rsidR="00461860">
              <w:rPr>
                <w:noProof/>
                <w:webHidden/>
              </w:rPr>
              <w:tab/>
            </w:r>
            <w:r w:rsidR="00461860">
              <w:rPr>
                <w:noProof/>
                <w:webHidden/>
              </w:rPr>
              <w:fldChar w:fldCharType="begin"/>
            </w:r>
            <w:r w:rsidR="00461860">
              <w:rPr>
                <w:noProof/>
                <w:webHidden/>
              </w:rPr>
              <w:instrText xml:space="preserve"> PAGEREF _Toc59126345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7588FE5C" w14:textId="1228B206"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46" w:history="1">
            <w:r w:rsidR="00461860" w:rsidRPr="00CB763D">
              <w:rPr>
                <w:rStyle w:val="Hyperlnk"/>
                <w:noProof/>
              </w:rPr>
              <w:t>13.23.</w:t>
            </w:r>
            <w:r w:rsidR="00461860">
              <w:rPr>
                <w:rFonts w:asciiTheme="minorHAnsi" w:eastAsiaTheme="minorEastAsia" w:hAnsiTheme="minorHAnsi"/>
                <w:noProof/>
                <w:color w:val="auto"/>
                <w:lang w:val="sv-SE" w:eastAsia="sv-SE"/>
              </w:rPr>
              <w:tab/>
            </w:r>
            <w:r w:rsidR="00461860" w:rsidRPr="00CB763D">
              <w:rPr>
                <w:rStyle w:val="Hyperlnk"/>
                <w:noProof/>
              </w:rPr>
              <w:t>The Hello-World Program</w:t>
            </w:r>
            <w:r w:rsidR="00461860">
              <w:rPr>
                <w:noProof/>
                <w:webHidden/>
              </w:rPr>
              <w:tab/>
            </w:r>
            <w:r w:rsidR="00461860">
              <w:rPr>
                <w:noProof/>
                <w:webHidden/>
              </w:rPr>
              <w:fldChar w:fldCharType="begin"/>
            </w:r>
            <w:r w:rsidR="00461860">
              <w:rPr>
                <w:noProof/>
                <w:webHidden/>
              </w:rPr>
              <w:instrText xml:space="preserve"> PAGEREF _Toc59126346 \h </w:instrText>
            </w:r>
            <w:r w:rsidR="00461860">
              <w:rPr>
                <w:noProof/>
                <w:webHidden/>
              </w:rPr>
            </w:r>
            <w:r w:rsidR="00461860">
              <w:rPr>
                <w:noProof/>
                <w:webHidden/>
              </w:rPr>
              <w:fldChar w:fldCharType="separate"/>
            </w:r>
            <w:r w:rsidR="00461860">
              <w:rPr>
                <w:noProof/>
                <w:webHidden/>
              </w:rPr>
              <w:t>434</w:t>
            </w:r>
            <w:r w:rsidR="00461860">
              <w:rPr>
                <w:noProof/>
                <w:webHidden/>
              </w:rPr>
              <w:fldChar w:fldCharType="end"/>
            </w:r>
          </w:hyperlink>
        </w:p>
        <w:p w14:paraId="2392FA59" w14:textId="1FB8751B"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47" w:history="1">
            <w:r w:rsidR="00461860" w:rsidRPr="00CB763D">
              <w:rPr>
                <w:rStyle w:val="Hyperlnk"/>
                <w:noProof/>
              </w:rPr>
              <w:t>13.24.</w:t>
            </w:r>
            <w:r w:rsidR="00461860">
              <w:rPr>
                <w:rFonts w:asciiTheme="minorHAnsi" w:eastAsiaTheme="minorEastAsia" w:hAnsiTheme="minorHAnsi"/>
                <w:noProof/>
                <w:color w:val="auto"/>
                <w:lang w:val="sv-SE" w:eastAsia="sv-SE"/>
              </w:rPr>
              <w:tab/>
            </w:r>
            <w:r w:rsidR="00461860" w:rsidRPr="00CB763D">
              <w:rPr>
                <w:rStyle w:val="Hyperlnk"/>
                <w:noProof/>
              </w:rPr>
              <w:t>Comments</w:t>
            </w:r>
            <w:r w:rsidR="00461860">
              <w:rPr>
                <w:noProof/>
                <w:webHidden/>
              </w:rPr>
              <w:tab/>
            </w:r>
            <w:r w:rsidR="00461860">
              <w:rPr>
                <w:noProof/>
                <w:webHidden/>
              </w:rPr>
              <w:fldChar w:fldCharType="begin"/>
            </w:r>
            <w:r w:rsidR="00461860">
              <w:rPr>
                <w:noProof/>
                <w:webHidden/>
              </w:rPr>
              <w:instrText xml:space="preserve"> PAGEREF _Toc59126347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589AE399" w14:textId="02F544DC"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48" w:history="1">
            <w:r w:rsidR="00461860" w:rsidRPr="00CB763D">
              <w:rPr>
                <w:rStyle w:val="Hyperlnk"/>
                <w:noProof/>
              </w:rPr>
              <w:t>13.25.</w:t>
            </w:r>
            <w:r w:rsidR="00461860">
              <w:rPr>
                <w:rFonts w:asciiTheme="minorHAnsi" w:eastAsiaTheme="minorEastAsia" w:hAnsiTheme="minorHAnsi"/>
                <w:noProof/>
                <w:color w:val="auto"/>
                <w:lang w:val="sv-SE" w:eastAsia="sv-SE"/>
              </w:rPr>
              <w:tab/>
            </w:r>
            <w:r w:rsidR="00461860" w:rsidRPr="00CB763D">
              <w:rPr>
                <w:rStyle w:val="Hyperlnk"/>
                <w:noProof/>
              </w:rPr>
              <w:t>Types and Variables</w:t>
            </w:r>
            <w:r w:rsidR="00461860">
              <w:rPr>
                <w:noProof/>
                <w:webHidden/>
              </w:rPr>
              <w:tab/>
            </w:r>
            <w:r w:rsidR="00461860">
              <w:rPr>
                <w:noProof/>
                <w:webHidden/>
              </w:rPr>
              <w:fldChar w:fldCharType="begin"/>
            </w:r>
            <w:r w:rsidR="00461860">
              <w:rPr>
                <w:noProof/>
                <w:webHidden/>
              </w:rPr>
              <w:instrText xml:space="preserve"> PAGEREF _Toc59126348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491A586C" w14:textId="1AA3402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49" w:history="1">
            <w:r w:rsidR="00461860" w:rsidRPr="00CB763D">
              <w:rPr>
                <w:rStyle w:val="Hyperlnk"/>
                <w:noProof/>
              </w:rPr>
              <w:t>1.1.1</w:t>
            </w:r>
            <w:r w:rsidR="00461860">
              <w:rPr>
                <w:rFonts w:asciiTheme="minorHAnsi" w:eastAsiaTheme="minorEastAsia" w:hAnsiTheme="minorHAnsi"/>
                <w:noProof/>
                <w:color w:val="auto"/>
                <w:lang w:val="sv-SE" w:eastAsia="sv-SE"/>
              </w:rPr>
              <w:tab/>
            </w:r>
            <w:r w:rsidR="00461860" w:rsidRPr="00CB763D">
              <w:rPr>
                <w:rStyle w:val="Hyperlnk"/>
                <w:noProof/>
              </w:rPr>
              <w:t>Simple Types</w:t>
            </w:r>
            <w:r w:rsidR="00461860">
              <w:rPr>
                <w:noProof/>
                <w:webHidden/>
              </w:rPr>
              <w:tab/>
            </w:r>
            <w:r w:rsidR="00461860">
              <w:rPr>
                <w:noProof/>
                <w:webHidden/>
              </w:rPr>
              <w:fldChar w:fldCharType="begin"/>
            </w:r>
            <w:r w:rsidR="00461860">
              <w:rPr>
                <w:noProof/>
                <w:webHidden/>
              </w:rPr>
              <w:instrText xml:space="preserve"> PAGEREF _Toc59126349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12BEFA09" w14:textId="41A874A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50" w:history="1">
            <w:r w:rsidR="00461860" w:rsidRPr="00CB763D">
              <w:rPr>
                <w:rStyle w:val="Hyperlnk"/>
                <w:noProof/>
              </w:rPr>
              <w:t>2.1.1</w:t>
            </w:r>
            <w:r w:rsidR="00461860">
              <w:rPr>
                <w:rFonts w:asciiTheme="minorHAnsi" w:eastAsiaTheme="minorEastAsia" w:hAnsiTheme="minorHAnsi"/>
                <w:noProof/>
                <w:color w:val="auto"/>
                <w:lang w:val="sv-SE" w:eastAsia="sv-SE"/>
              </w:rPr>
              <w:tab/>
            </w:r>
            <w:r w:rsidR="00461860" w:rsidRPr="00CB763D">
              <w:rPr>
                <w:rStyle w:val="Hyperlnk"/>
                <w:noProof/>
              </w:rPr>
              <w:t>Variables</w:t>
            </w:r>
            <w:r w:rsidR="00461860">
              <w:rPr>
                <w:noProof/>
                <w:webHidden/>
              </w:rPr>
              <w:tab/>
            </w:r>
            <w:r w:rsidR="00461860">
              <w:rPr>
                <w:noProof/>
                <w:webHidden/>
              </w:rPr>
              <w:fldChar w:fldCharType="begin"/>
            </w:r>
            <w:r w:rsidR="00461860">
              <w:rPr>
                <w:noProof/>
                <w:webHidden/>
              </w:rPr>
              <w:instrText xml:space="preserve"> PAGEREF _Toc59126350 \h </w:instrText>
            </w:r>
            <w:r w:rsidR="00461860">
              <w:rPr>
                <w:noProof/>
                <w:webHidden/>
              </w:rPr>
            </w:r>
            <w:r w:rsidR="00461860">
              <w:rPr>
                <w:noProof/>
                <w:webHidden/>
              </w:rPr>
              <w:fldChar w:fldCharType="separate"/>
            </w:r>
            <w:r w:rsidR="00461860">
              <w:rPr>
                <w:noProof/>
                <w:webHidden/>
              </w:rPr>
              <w:t>436</w:t>
            </w:r>
            <w:r w:rsidR="00461860">
              <w:rPr>
                <w:noProof/>
                <w:webHidden/>
              </w:rPr>
              <w:fldChar w:fldCharType="end"/>
            </w:r>
          </w:hyperlink>
        </w:p>
        <w:p w14:paraId="438AD3BB" w14:textId="5965F617"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51" w:history="1">
            <w:r w:rsidR="00461860" w:rsidRPr="00CB763D">
              <w:rPr>
                <w:rStyle w:val="Hyperlnk"/>
                <w:noProof/>
              </w:rPr>
              <w:t>3.1.1</w:t>
            </w:r>
            <w:r w:rsidR="00461860">
              <w:rPr>
                <w:rFonts w:asciiTheme="minorHAnsi" w:eastAsiaTheme="minorEastAsia" w:hAnsiTheme="minorHAnsi"/>
                <w:noProof/>
                <w:color w:val="auto"/>
                <w:lang w:val="sv-SE" w:eastAsia="sv-SE"/>
              </w:rPr>
              <w:tab/>
            </w:r>
            <w:r w:rsidR="00461860" w:rsidRPr="00CB763D">
              <w:rPr>
                <w:rStyle w:val="Hyperlnk"/>
                <w:noProof/>
              </w:rPr>
              <w:t>Constants</w:t>
            </w:r>
            <w:r w:rsidR="00461860">
              <w:rPr>
                <w:noProof/>
                <w:webHidden/>
              </w:rPr>
              <w:tab/>
            </w:r>
            <w:r w:rsidR="00461860">
              <w:rPr>
                <w:noProof/>
                <w:webHidden/>
              </w:rPr>
              <w:fldChar w:fldCharType="begin"/>
            </w:r>
            <w:r w:rsidR="00461860">
              <w:rPr>
                <w:noProof/>
                <w:webHidden/>
              </w:rPr>
              <w:instrText xml:space="preserve"> PAGEREF _Toc59126351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3FE98A12" w14:textId="3FC0B08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52"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Output</w:t>
            </w:r>
            <w:r w:rsidR="00461860">
              <w:rPr>
                <w:noProof/>
                <w:webHidden/>
              </w:rPr>
              <w:tab/>
            </w:r>
            <w:r w:rsidR="00461860">
              <w:rPr>
                <w:noProof/>
                <w:webHidden/>
              </w:rPr>
              <w:fldChar w:fldCharType="begin"/>
            </w:r>
            <w:r w:rsidR="00461860">
              <w:rPr>
                <w:noProof/>
                <w:webHidden/>
              </w:rPr>
              <w:instrText xml:space="preserve"> PAGEREF _Toc59126352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7D62A5E8" w14:textId="087C3457"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53" w:history="1">
            <w:r w:rsidR="00461860" w:rsidRPr="00CB763D">
              <w:rPr>
                <w:rStyle w:val="Hyperlnk"/>
                <w:noProof/>
              </w:rPr>
              <w:t>5.1.1</w:t>
            </w:r>
            <w:r w:rsidR="00461860">
              <w:rPr>
                <w:rFonts w:asciiTheme="minorHAnsi" w:eastAsiaTheme="minorEastAsia" w:hAnsiTheme="minorHAnsi"/>
                <w:noProof/>
                <w:color w:val="auto"/>
                <w:lang w:val="sv-SE" w:eastAsia="sv-SE"/>
              </w:rPr>
              <w:tab/>
            </w:r>
            <w:r w:rsidR="00461860" w:rsidRPr="00CB763D">
              <w:rPr>
                <w:rStyle w:val="Hyperlnk"/>
                <w:noProof/>
              </w:rPr>
              <w:t>Input</w:t>
            </w:r>
            <w:r w:rsidR="00461860">
              <w:rPr>
                <w:noProof/>
                <w:webHidden/>
              </w:rPr>
              <w:tab/>
            </w:r>
            <w:r w:rsidR="00461860">
              <w:rPr>
                <w:noProof/>
                <w:webHidden/>
              </w:rPr>
              <w:fldChar w:fldCharType="begin"/>
            </w:r>
            <w:r w:rsidR="00461860">
              <w:rPr>
                <w:noProof/>
                <w:webHidden/>
              </w:rPr>
              <w:instrText xml:space="preserve"> PAGEREF _Toc59126353 \h </w:instrText>
            </w:r>
            <w:r w:rsidR="00461860">
              <w:rPr>
                <w:noProof/>
                <w:webHidden/>
              </w:rPr>
            </w:r>
            <w:r w:rsidR="00461860">
              <w:rPr>
                <w:noProof/>
                <w:webHidden/>
              </w:rPr>
              <w:fldChar w:fldCharType="separate"/>
            </w:r>
            <w:r w:rsidR="00461860">
              <w:rPr>
                <w:noProof/>
                <w:webHidden/>
              </w:rPr>
              <w:t>438</w:t>
            </w:r>
            <w:r w:rsidR="00461860">
              <w:rPr>
                <w:noProof/>
                <w:webHidden/>
              </w:rPr>
              <w:fldChar w:fldCharType="end"/>
            </w:r>
          </w:hyperlink>
        </w:p>
        <w:p w14:paraId="4C83BF86" w14:textId="487E9E51"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54" w:history="1">
            <w:r w:rsidR="00461860" w:rsidRPr="00CB763D">
              <w:rPr>
                <w:rStyle w:val="Hyperlnk"/>
                <w:noProof/>
              </w:rPr>
              <w:t>6.1.1</w:t>
            </w:r>
            <w:r w:rsidR="00461860">
              <w:rPr>
                <w:rFonts w:asciiTheme="minorHAnsi" w:eastAsiaTheme="minorEastAsia" w:hAnsiTheme="minorHAnsi"/>
                <w:noProof/>
                <w:color w:val="auto"/>
                <w:lang w:val="sv-SE" w:eastAsia="sv-SE"/>
              </w:rPr>
              <w:tab/>
            </w:r>
            <w:r w:rsidR="00461860" w:rsidRPr="00CB763D">
              <w:rPr>
                <w:rStyle w:val="Hyperlnk"/>
                <w:noProof/>
              </w:rPr>
              <w:t>Enumerations</w:t>
            </w:r>
            <w:r w:rsidR="00461860">
              <w:rPr>
                <w:noProof/>
                <w:webHidden/>
              </w:rPr>
              <w:tab/>
            </w:r>
            <w:r w:rsidR="00461860">
              <w:rPr>
                <w:noProof/>
                <w:webHidden/>
              </w:rPr>
              <w:fldChar w:fldCharType="begin"/>
            </w:r>
            <w:r w:rsidR="00461860">
              <w:rPr>
                <w:noProof/>
                <w:webHidden/>
              </w:rPr>
              <w:instrText xml:space="preserve"> PAGEREF _Toc59126354 \h </w:instrText>
            </w:r>
            <w:r w:rsidR="00461860">
              <w:rPr>
                <w:noProof/>
                <w:webHidden/>
              </w:rPr>
            </w:r>
            <w:r w:rsidR="00461860">
              <w:rPr>
                <w:noProof/>
                <w:webHidden/>
              </w:rPr>
              <w:fldChar w:fldCharType="separate"/>
            </w:r>
            <w:r w:rsidR="00461860">
              <w:rPr>
                <w:noProof/>
                <w:webHidden/>
              </w:rPr>
              <w:t>439</w:t>
            </w:r>
            <w:r w:rsidR="00461860">
              <w:rPr>
                <w:noProof/>
                <w:webHidden/>
              </w:rPr>
              <w:fldChar w:fldCharType="end"/>
            </w:r>
          </w:hyperlink>
        </w:p>
        <w:p w14:paraId="75575676" w14:textId="1407FA8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55" w:history="1">
            <w:r w:rsidR="00461860" w:rsidRPr="00CB763D">
              <w:rPr>
                <w:rStyle w:val="Hyperlnk"/>
                <w:noProof/>
              </w:rPr>
              <w:t>7.1.1</w:t>
            </w:r>
            <w:r w:rsidR="00461860">
              <w:rPr>
                <w:rFonts w:asciiTheme="minorHAnsi" w:eastAsiaTheme="minorEastAsia" w:hAnsiTheme="minorHAnsi"/>
                <w:noProof/>
                <w:color w:val="auto"/>
                <w:lang w:val="sv-SE" w:eastAsia="sv-SE"/>
              </w:rPr>
              <w:tab/>
            </w:r>
            <w:r w:rsidR="00461860" w:rsidRPr="00CB763D">
              <w:rPr>
                <w:rStyle w:val="Hyperlnk"/>
                <w:noProof/>
              </w:rPr>
              <w:t>Arrays</w:t>
            </w:r>
            <w:r w:rsidR="00461860">
              <w:rPr>
                <w:noProof/>
                <w:webHidden/>
              </w:rPr>
              <w:tab/>
            </w:r>
            <w:r w:rsidR="00461860">
              <w:rPr>
                <w:noProof/>
                <w:webHidden/>
              </w:rPr>
              <w:fldChar w:fldCharType="begin"/>
            </w:r>
            <w:r w:rsidR="00461860">
              <w:rPr>
                <w:noProof/>
                <w:webHidden/>
              </w:rPr>
              <w:instrText xml:space="preserve"> PAGEREF _Toc59126355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329CE474" w14:textId="2C6AC4D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56" w:history="1">
            <w:r w:rsidR="00461860" w:rsidRPr="00CB763D">
              <w:rPr>
                <w:rStyle w:val="Hyperlnk"/>
                <w:noProof/>
              </w:rPr>
              <w:t>8.1.1</w:t>
            </w:r>
            <w:r w:rsidR="00461860">
              <w:rPr>
                <w:rFonts w:asciiTheme="minorHAnsi" w:eastAsiaTheme="minorEastAsia" w:hAnsiTheme="minorHAnsi"/>
                <w:noProof/>
                <w:color w:val="auto"/>
                <w:lang w:val="sv-SE" w:eastAsia="sv-SE"/>
              </w:rPr>
              <w:tab/>
            </w:r>
            <w:r w:rsidR="00461860" w:rsidRPr="00CB763D">
              <w:rPr>
                <w:rStyle w:val="Hyperlnk"/>
                <w:noProof/>
              </w:rPr>
              <w:t>Characters and Strings</w:t>
            </w:r>
            <w:r w:rsidR="00461860">
              <w:rPr>
                <w:noProof/>
                <w:webHidden/>
              </w:rPr>
              <w:tab/>
            </w:r>
            <w:r w:rsidR="00461860">
              <w:rPr>
                <w:noProof/>
                <w:webHidden/>
              </w:rPr>
              <w:fldChar w:fldCharType="begin"/>
            </w:r>
            <w:r w:rsidR="00461860">
              <w:rPr>
                <w:noProof/>
                <w:webHidden/>
              </w:rPr>
              <w:instrText xml:space="preserve"> PAGEREF _Toc59126356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47F50C15" w14:textId="7A3D70F0"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57"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_Toc59126357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1EDD6895" w14:textId="1AAA1DEA"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5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Pointers</w:t>
            </w:r>
            <w:r w:rsidR="00461860">
              <w:rPr>
                <w:noProof/>
                <w:webHidden/>
              </w:rPr>
              <w:tab/>
            </w:r>
            <w:r w:rsidR="00461860">
              <w:rPr>
                <w:noProof/>
                <w:webHidden/>
              </w:rPr>
              <w:fldChar w:fldCharType="begin"/>
            </w:r>
            <w:r w:rsidR="00461860">
              <w:rPr>
                <w:noProof/>
                <w:webHidden/>
              </w:rPr>
              <w:instrText xml:space="preserve"> PAGEREF _Toc59126358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2F01E5A3" w14:textId="48BE65F6"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59"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Pointers and Dynamic Memory</w:t>
            </w:r>
            <w:r w:rsidR="00461860">
              <w:rPr>
                <w:noProof/>
                <w:webHidden/>
              </w:rPr>
              <w:tab/>
            </w:r>
            <w:r w:rsidR="00461860">
              <w:rPr>
                <w:noProof/>
                <w:webHidden/>
              </w:rPr>
              <w:fldChar w:fldCharType="begin"/>
            </w:r>
            <w:r w:rsidR="00461860">
              <w:rPr>
                <w:noProof/>
                <w:webHidden/>
              </w:rPr>
              <w:instrText xml:space="preserve"> PAGEREF _Toc59126359 \h </w:instrText>
            </w:r>
            <w:r w:rsidR="00461860">
              <w:rPr>
                <w:noProof/>
                <w:webHidden/>
              </w:rPr>
            </w:r>
            <w:r w:rsidR="00461860">
              <w:rPr>
                <w:noProof/>
                <w:webHidden/>
              </w:rPr>
              <w:fldChar w:fldCharType="separate"/>
            </w:r>
            <w:r w:rsidR="00461860">
              <w:rPr>
                <w:noProof/>
                <w:webHidden/>
              </w:rPr>
              <w:t>442</w:t>
            </w:r>
            <w:r w:rsidR="00461860">
              <w:rPr>
                <w:noProof/>
                <w:webHidden/>
              </w:rPr>
              <w:fldChar w:fldCharType="end"/>
            </w:r>
          </w:hyperlink>
        </w:p>
        <w:p w14:paraId="76D358F5" w14:textId="42DDF48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60" w:history="1">
            <w:r w:rsidR="00461860" w:rsidRPr="00CB763D">
              <w:rPr>
                <w:rStyle w:val="Hyperlnk"/>
                <w:noProof/>
              </w:rPr>
              <w:t>12.1.1</w:t>
            </w:r>
            <w:r w:rsidR="00461860">
              <w:rPr>
                <w:rFonts w:asciiTheme="minorHAnsi" w:eastAsiaTheme="minorEastAsia" w:hAnsiTheme="minorHAnsi"/>
                <w:noProof/>
                <w:color w:val="auto"/>
                <w:lang w:val="sv-SE" w:eastAsia="sv-SE"/>
              </w:rPr>
              <w:tab/>
            </w:r>
            <w:r w:rsidR="00461860" w:rsidRPr="00CB763D">
              <w:rPr>
                <w:rStyle w:val="Hyperlnk"/>
                <w:noProof/>
              </w:rPr>
              <w:t>Defining our own types</w:t>
            </w:r>
            <w:r w:rsidR="00461860">
              <w:rPr>
                <w:noProof/>
                <w:webHidden/>
              </w:rPr>
              <w:tab/>
            </w:r>
            <w:r w:rsidR="00461860">
              <w:rPr>
                <w:noProof/>
                <w:webHidden/>
              </w:rPr>
              <w:fldChar w:fldCharType="begin"/>
            </w:r>
            <w:r w:rsidR="00461860">
              <w:rPr>
                <w:noProof/>
                <w:webHidden/>
              </w:rPr>
              <w:instrText xml:space="preserve"> PAGEREF _Toc59126360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2508986E" w14:textId="5891ADEC"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61"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Type Size</w:t>
            </w:r>
            <w:r w:rsidR="00461860">
              <w:rPr>
                <w:noProof/>
                <w:webHidden/>
              </w:rPr>
              <w:tab/>
            </w:r>
            <w:r w:rsidR="00461860">
              <w:rPr>
                <w:noProof/>
                <w:webHidden/>
              </w:rPr>
              <w:fldChar w:fldCharType="begin"/>
            </w:r>
            <w:r w:rsidR="00461860">
              <w:rPr>
                <w:noProof/>
                <w:webHidden/>
              </w:rPr>
              <w:instrText xml:space="preserve"> PAGEREF _Toc59126361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55CC7D51" w14:textId="4F0AF4B8"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62" w:history="1">
            <w:r w:rsidR="00461860" w:rsidRPr="00CB763D">
              <w:rPr>
                <w:rStyle w:val="Hyperlnk"/>
                <w:noProof/>
              </w:rPr>
              <w:t>13.26.</w:t>
            </w:r>
            <w:r w:rsidR="00461860">
              <w:rPr>
                <w:rFonts w:asciiTheme="minorHAnsi" w:eastAsiaTheme="minorEastAsia" w:hAnsiTheme="minorHAnsi"/>
                <w:noProof/>
                <w:color w:val="auto"/>
                <w:lang w:val="sv-SE" w:eastAsia="sv-SE"/>
              </w:rPr>
              <w:tab/>
            </w:r>
            <w:r w:rsidR="00461860" w:rsidRPr="00CB763D">
              <w:rPr>
                <w:rStyle w:val="Hyperlnk"/>
                <w:noProof/>
              </w:rPr>
              <w:t>Expressions and Operators</w:t>
            </w:r>
            <w:r w:rsidR="00461860">
              <w:rPr>
                <w:noProof/>
                <w:webHidden/>
              </w:rPr>
              <w:tab/>
            </w:r>
            <w:r w:rsidR="00461860">
              <w:rPr>
                <w:noProof/>
                <w:webHidden/>
              </w:rPr>
              <w:fldChar w:fldCharType="begin"/>
            </w:r>
            <w:r w:rsidR="00461860">
              <w:rPr>
                <w:noProof/>
                <w:webHidden/>
              </w:rPr>
              <w:instrText xml:space="preserve"> PAGEREF _Toc59126362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20F05F99" w14:textId="4274C037"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63" w:history="1">
            <w:r w:rsidR="00461860" w:rsidRPr="00CB763D">
              <w:rPr>
                <w:rStyle w:val="Hyperlnk"/>
                <w:noProof/>
              </w:rPr>
              <w:t>14.1.1</w:t>
            </w:r>
            <w:r w:rsidR="00461860">
              <w:rPr>
                <w:rFonts w:asciiTheme="minorHAnsi" w:eastAsiaTheme="minorEastAsia" w:hAnsiTheme="minorHAnsi"/>
                <w:noProof/>
                <w:color w:val="auto"/>
                <w:lang w:val="sv-SE" w:eastAsia="sv-SE"/>
              </w:rPr>
              <w:tab/>
            </w:r>
            <w:r w:rsidR="00461860" w:rsidRPr="00CB763D">
              <w:rPr>
                <w:rStyle w:val="Hyperlnk"/>
                <w:noProof/>
              </w:rPr>
              <w:t>Arithmetic Operators</w:t>
            </w:r>
            <w:r w:rsidR="00461860">
              <w:rPr>
                <w:noProof/>
                <w:webHidden/>
              </w:rPr>
              <w:tab/>
            </w:r>
            <w:r w:rsidR="00461860">
              <w:rPr>
                <w:noProof/>
                <w:webHidden/>
              </w:rPr>
              <w:fldChar w:fldCharType="begin"/>
            </w:r>
            <w:r w:rsidR="00461860">
              <w:rPr>
                <w:noProof/>
                <w:webHidden/>
              </w:rPr>
              <w:instrText xml:space="preserve"> PAGEREF _Toc59126363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40903BE3" w14:textId="403ABD19"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64" w:history="1">
            <w:r w:rsidR="00461860" w:rsidRPr="00CB763D">
              <w:rPr>
                <w:rStyle w:val="Hyperlnk"/>
                <w:noProof/>
              </w:rPr>
              <w:t>15.1.1</w:t>
            </w:r>
            <w:r w:rsidR="00461860">
              <w:rPr>
                <w:rFonts w:asciiTheme="minorHAnsi" w:eastAsiaTheme="minorEastAsia" w:hAnsiTheme="minorHAnsi"/>
                <w:noProof/>
                <w:color w:val="auto"/>
                <w:lang w:val="sv-SE" w:eastAsia="sv-SE"/>
              </w:rPr>
              <w:tab/>
            </w:r>
            <w:r w:rsidR="00461860" w:rsidRPr="00CB763D">
              <w:rPr>
                <w:rStyle w:val="Hyperlnk"/>
                <w:noProof/>
              </w:rPr>
              <w:t>Pointer Arithmetic</w:t>
            </w:r>
            <w:r w:rsidR="00461860">
              <w:rPr>
                <w:noProof/>
                <w:webHidden/>
              </w:rPr>
              <w:tab/>
            </w:r>
            <w:r w:rsidR="00461860">
              <w:rPr>
                <w:noProof/>
                <w:webHidden/>
              </w:rPr>
              <w:fldChar w:fldCharType="begin"/>
            </w:r>
            <w:r w:rsidR="00461860">
              <w:rPr>
                <w:noProof/>
                <w:webHidden/>
              </w:rPr>
              <w:instrText xml:space="preserve"> PAGEREF _Toc59126364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78563BFE" w14:textId="5069552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65" w:history="1">
            <w:r w:rsidR="00461860" w:rsidRPr="00CB763D">
              <w:rPr>
                <w:rStyle w:val="Hyperlnk"/>
                <w:noProof/>
              </w:rPr>
              <w:t>16.1.1</w:t>
            </w:r>
            <w:r w:rsidR="00461860">
              <w:rPr>
                <w:rFonts w:asciiTheme="minorHAnsi" w:eastAsiaTheme="minorEastAsia" w:hAnsiTheme="minorHAnsi"/>
                <w:noProof/>
                <w:color w:val="auto"/>
                <w:lang w:val="sv-SE" w:eastAsia="sv-SE"/>
              </w:rPr>
              <w:tab/>
            </w:r>
            <w:r w:rsidR="00461860" w:rsidRPr="00CB763D">
              <w:rPr>
                <w:rStyle w:val="Hyperlnk"/>
                <w:noProof/>
              </w:rPr>
              <w:t>Increment and decrement</w:t>
            </w:r>
            <w:r w:rsidR="00461860">
              <w:rPr>
                <w:noProof/>
                <w:webHidden/>
              </w:rPr>
              <w:tab/>
            </w:r>
            <w:r w:rsidR="00461860">
              <w:rPr>
                <w:noProof/>
                <w:webHidden/>
              </w:rPr>
              <w:fldChar w:fldCharType="begin"/>
            </w:r>
            <w:r w:rsidR="00461860">
              <w:rPr>
                <w:noProof/>
                <w:webHidden/>
              </w:rPr>
              <w:instrText xml:space="preserve"> PAGEREF _Toc59126365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1F4878E2" w14:textId="7B2FC756"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66" w:history="1">
            <w:r w:rsidR="00461860" w:rsidRPr="00CB763D">
              <w:rPr>
                <w:rStyle w:val="Hyperlnk"/>
                <w:noProof/>
              </w:rPr>
              <w:t>17.1.1</w:t>
            </w:r>
            <w:r w:rsidR="00461860">
              <w:rPr>
                <w:rFonts w:asciiTheme="minorHAnsi" w:eastAsiaTheme="minorEastAsia" w:hAnsiTheme="minorHAnsi"/>
                <w:noProof/>
                <w:color w:val="auto"/>
                <w:lang w:val="sv-SE" w:eastAsia="sv-SE"/>
              </w:rPr>
              <w:tab/>
            </w:r>
            <w:r w:rsidR="00461860" w:rsidRPr="00CB763D">
              <w:rPr>
                <w:rStyle w:val="Hyperlnk"/>
                <w:noProof/>
              </w:rPr>
              <w:t>Relational Operators</w:t>
            </w:r>
            <w:r w:rsidR="00461860">
              <w:rPr>
                <w:noProof/>
                <w:webHidden/>
              </w:rPr>
              <w:tab/>
            </w:r>
            <w:r w:rsidR="00461860">
              <w:rPr>
                <w:noProof/>
                <w:webHidden/>
              </w:rPr>
              <w:fldChar w:fldCharType="begin"/>
            </w:r>
            <w:r w:rsidR="00461860">
              <w:rPr>
                <w:noProof/>
                <w:webHidden/>
              </w:rPr>
              <w:instrText xml:space="preserve"> PAGEREF _Toc59126366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3A524873" w14:textId="78B2F314"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67" w:history="1">
            <w:r w:rsidR="00461860" w:rsidRPr="00CB763D">
              <w:rPr>
                <w:rStyle w:val="Hyperlnk"/>
                <w:noProof/>
              </w:rPr>
              <w:t>18.1.1</w:t>
            </w:r>
            <w:r w:rsidR="00461860">
              <w:rPr>
                <w:rFonts w:asciiTheme="minorHAnsi" w:eastAsiaTheme="minorEastAsia" w:hAnsiTheme="minorHAnsi"/>
                <w:noProof/>
                <w:color w:val="auto"/>
                <w:lang w:val="sv-SE" w:eastAsia="sv-SE"/>
              </w:rPr>
              <w:tab/>
            </w:r>
            <w:r w:rsidR="00461860" w:rsidRPr="00CB763D">
              <w:rPr>
                <w:rStyle w:val="Hyperlnk"/>
                <w:noProof/>
              </w:rPr>
              <w:t>Logical Operators</w:t>
            </w:r>
            <w:r w:rsidR="00461860">
              <w:rPr>
                <w:noProof/>
                <w:webHidden/>
              </w:rPr>
              <w:tab/>
            </w:r>
            <w:r w:rsidR="00461860">
              <w:rPr>
                <w:noProof/>
                <w:webHidden/>
              </w:rPr>
              <w:fldChar w:fldCharType="begin"/>
            </w:r>
            <w:r w:rsidR="00461860">
              <w:rPr>
                <w:noProof/>
                <w:webHidden/>
              </w:rPr>
              <w:instrText xml:space="preserve"> PAGEREF _Toc59126367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01B22F29" w14:textId="1AA56FBF"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68" w:history="1">
            <w:r w:rsidR="00461860" w:rsidRPr="00CB763D">
              <w:rPr>
                <w:rStyle w:val="Hyperlnk"/>
                <w:noProof/>
              </w:rPr>
              <w:t>19.1.1</w:t>
            </w:r>
            <w:r w:rsidR="00461860">
              <w:rPr>
                <w:rFonts w:asciiTheme="minorHAnsi" w:eastAsiaTheme="minorEastAsia" w:hAnsiTheme="minorHAnsi"/>
                <w:noProof/>
                <w:color w:val="auto"/>
                <w:lang w:val="sv-SE" w:eastAsia="sv-SE"/>
              </w:rPr>
              <w:tab/>
            </w:r>
            <w:r w:rsidR="00461860" w:rsidRPr="00CB763D">
              <w:rPr>
                <w:rStyle w:val="Hyperlnk"/>
                <w:noProof/>
              </w:rPr>
              <w:t>Bitwise Operators</w:t>
            </w:r>
            <w:r w:rsidR="00461860">
              <w:rPr>
                <w:noProof/>
                <w:webHidden/>
              </w:rPr>
              <w:tab/>
            </w:r>
            <w:r w:rsidR="00461860">
              <w:rPr>
                <w:noProof/>
                <w:webHidden/>
              </w:rPr>
              <w:fldChar w:fldCharType="begin"/>
            </w:r>
            <w:r w:rsidR="00461860">
              <w:rPr>
                <w:noProof/>
                <w:webHidden/>
              </w:rPr>
              <w:instrText xml:space="preserve"> PAGEREF _Toc59126368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BC7E108" w14:textId="435D45ED"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69" w:history="1">
            <w:r w:rsidR="00461860" w:rsidRPr="00CB763D">
              <w:rPr>
                <w:rStyle w:val="Hyperlnk"/>
                <w:noProof/>
              </w:rPr>
              <w:t>20.1.1</w:t>
            </w:r>
            <w:r w:rsidR="00461860">
              <w:rPr>
                <w:rFonts w:asciiTheme="minorHAnsi" w:eastAsiaTheme="minorEastAsia" w:hAnsiTheme="minorHAnsi"/>
                <w:noProof/>
                <w:color w:val="auto"/>
                <w:lang w:val="sv-SE" w:eastAsia="sv-SE"/>
              </w:rPr>
              <w:tab/>
            </w:r>
            <w:r w:rsidR="00461860" w:rsidRPr="00CB763D">
              <w:rPr>
                <w:rStyle w:val="Hyperlnk"/>
                <w:noProof/>
              </w:rPr>
              <w:t>Assignment</w:t>
            </w:r>
            <w:r w:rsidR="00461860">
              <w:rPr>
                <w:noProof/>
                <w:webHidden/>
              </w:rPr>
              <w:tab/>
            </w:r>
            <w:r w:rsidR="00461860">
              <w:rPr>
                <w:noProof/>
                <w:webHidden/>
              </w:rPr>
              <w:fldChar w:fldCharType="begin"/>
            </w:r>
            <w:r w:rsidR="00461860">
              <w:rPr>
                <w:noProof/>
                <w:webHidden/>
              </w:rPr>
              <w:instrText xml:space="preserve"> PAGEREF _Toc59126369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E10BF09" w14:textId="0A48537B"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70" w:history="1">
            <w:r w:rsidR="00461860" w:rsidRPr="00CB763D">
              <w:rPr>
                <w:rStyle w:val="Hyperlnk"/>
                <w:noProof/>
              </w:rPr>
              <w:t>21.1.1</w:t>
            </w:r>
            <w:r w:rsidR="00461860">
              <w:rPr>
                <w:rFonts w:asciiTheme="minorHAnsi" w:eastAsiaTheme="minorEastAsia" w:hAnsiTheme="minorHAnsi"/>
                <w:noProof/>
                <w:color w:val="auto"/>
                <w:lang w:val="sv-SE" w:eastAsia="sv-SE"/>
              </w:rPr>
              <w:tab/>
            </w:r>
            <w:r w:rsidR="00461860" w:rsidRPr="00CB763D">
              <w:rPr>
                <w:rStyle w:val="Hyperlnk"/>
                <w:noProof/>
              </w:rPr>
              <w:t>The Condition Operator</w:t>
            </w:r>
            <w:r w:rsidR="00461860">
              <w:rPr>
                <w:noProof/>
                <w:webHidden/>
              </w:rPr>
              <w:tab/>
            </w:r>
            <w:r w:rsidR="00461860">
              <w:rPr>
                <w:noProof/>
                <w:webHidden/>
              </w:rPr>
              <w:fldChar w:fldCharType="begin"/>
            </w:r>
            <w:r w:rsidR="00461860">
              <w:rPr>
                <w:noProof/>
                <w:webHidden/>
              </w:rPr>
              <w:instrText xml:space="preserve"> PAGEREF _Toc59126370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537D7F8E" w14:textId="3D556115"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71" w:history="1">
            <w:r w:rsidR="00461860" w:rsidRPr="00CB763D">
              <w:rPr>
                <w:rStyle w:val="Hyperlnk"/>
                <w:noProof/>
              </w:rPr>
              <w:t>22.1.1</w:t>
            </w:r>
            <w:r w:rsidR="00461860">
              <w:rPr>
                <w:rFonts w:asciiTheme="minorHAnsi" w:eastAsiaTheme="minorEastAsia" w:hAnsiTheme="minorHAnsi"/>
                <w:noProof/>
                <w:color w:val="auto"/>
                <w:lang w:val="sv-SE" w:eastAsia="sv-SE"/>
              </w:rPr>
              <w:tab/>
            </w:r>
            <w:r w:rsidR="00461860" w:rsidRPr="00CB763D">
              <w:rPr>
                <w:rStyle w:val="Hyperlnk"/>
                <w:noProof/>
              </w:rPr>
              <w:t>Precedence and Associatively</w:t>
            </w:r>
            <w:r w:rsidR="00461860">
              <w:rPr>
                <w:noProof/>
                <w:webHidden/>
              </w:rPr>
              <w:tab/>
            </w:r>
            <w:r w:rsidR="00461860">
              <w:rPr>
                <w:noProof/>
                <w:webHidden/>
              </w:rPr>
              <w:fldChar w:fldCharType="begin"/>
            </w:r>
            <w:r w:rsidR="00461860">
              <w:rPr>
                <w:noProof/>
                <w:webHidden/>
              </w:rPr>
              <w:instrText xml:space="preserve"> PAGEREF _Toc59126371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109348C6" w14:textId="644D718F"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72" w:history="1">
            <w:r w:rsidR="00461860" w:rsidRPr="00CB763D">
              <w:rPr>
                <w:rStyle w:val="Hyperlnk"/>
                <w:noProof/>
              </w:rPr>
              <w:t>13.27.</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_Toc59126372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7D5B93C4" w14:textId="1A9C4116"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73" w:history="1">
            <w:r w:rsidR="00461860" w:rsidRPr="00CB763D">
              <w:rPr>
                <w:rStyle w:val="Hyperlnk"/>
                <w:noProof/>
              </w:rPr>
              <w:t>23.1.1</w:t>
            </w:r>
            <w:r w:rsidR="00461860">
              <w:rPr>
                <w:rFonts w:asciiTheme="minorHAnsi" w:eastAsiaTheme="minorEastAsia" w:hAnsiTheme="minorHAnsi"/>
                <w:noProof/>
                <w:color w:val="auto"/>
                <w:lang w:val="sv-SE" w:eastAsia="sv-SE"/>
              </w:rPr>
              <w:tab/>
            </w:r>
            <w:r w:rsidR="00461860" w:rsidRPr="00CB763D">
              <w:rPr>
                <w:rStyle w:val="Hyperlnk"/>
                <w:noProof/>
              </w:rPr>
              <w:t>Selection statements</w:t>
            </w:r>
            <w:r w:rsidR="00461860">
              <w:rPr>
                <w:noProof/>
                <w:webHidden/>
              </w:rPr>
              <w:tab/>
            </w:r>
            <w:r w:rsidR="00461860">
              <w:rPr>
                <w:noProof/>
                <w:webHidden/>
              </w:rPr>
              <w:fldChar w:fldCharType="begin"/>
            </w:r>
            <w:r w:rsidR="00461860">
              <w:rPr>
                <w:noProof/>
                <w:webHidden/>
              </w:rPr>
              <w:instrText xml:space="preserve"> PAGEREF _Toc59126373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3D40BD1D" w14:textId="7DF53872"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74" w:history="1">
            <w:r w:rsidR="00461860" w:rsidRPr="00CB763D">
              <w:rPr>
                <w:rStyle w:val="Hyperlnk"/>
                <w:noProof/>
              </w:rPr>
              <w:t>24.1.1</w:t>
            </w:r>
            <w:r w:rsidR="00461860">
              <w:rPr>
                <w:rFonts w:asciiTheme="minorHAnsi" w:eastAsiaTheme="minorEastAsia" w:hAnsiTheme="minorHAnsi"/>
                <w:noProof/>
                <w:color w:val="auto"/>
                <w:lang w:val="sv-SE" w:eastAsia="sv-SE"/>
              </w:rPr>
              <w:tab/>
            </w:r>
            <w:r w:rsidR="00461860" w:rsidRPr="00CB763D">
              <w:rPr>
                <w:rStyle w:val="Hyperlnk"/>
                <w:noProof/>
              </w:rPr>
              <w:t>Iteration statements</w:t>
            </w:r>
            <w:r w:rsidR="00461860">
              <w:rPr>
                <w:noProof/>
                <w:webHidden/>
              </w:rPr>
              <w:tab/>
            </w:r>
            <w:r w:rsidR="00461860">
              <w:rPr>
                <w:noProof/>
                <w:webHidden/>
              </w:rPr>
              <w:fldChar w:fldCharType="begin"/>
            </w:r>
            <w:r w:rsidR="00461860">
              <w:rPr>
                <w:noProof/>
                <w:webHidden/>
              </w:rPr>
              <w:instrText xml:space="preserve"> PAGEREF _Toc59126374 \h </w:instrText>
            </w:r>
            <w:r w:rsidR="00461860">
              <w:rPr>
                <w:noProof/>
                <w:webHidden/>
              </w:rPr>
            </w:r>
            <w:r w:rsidR="00461860">
              <w:rPr>
                <w:noProof/>
                <w:webHidden/>
              </w:rPr>
              <w:fldChar w:fldCharType="separate"/>
            </w:r>
            <w:r w:rsidR="00461860">
              <w:rPr>
                <w:noProof/>
                <w:webHidden/>
              </w:rPr>
              <w:t>452</w:t>
            </w:r>
            <w:r w:rsidR="00461860">
              <w:rPr>
                <w:noProof/>
                <w:webHidden/>
              </w:rPr>
              <w:fldChar w:fldCharType="end"/>
            </w:r>
          </w:hyperlink>
        </w:p>
        <w:p w14:paraId="77A3E590" w14:textId="640B42C4"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75" w:history="1">
            <w:r w:rsidR="00461860" w:rsidRPr="00CB763D">
              <w:rPr>
                <w:rStyle w:val="Hyperlnk"/>
                <w:noProof/>
              </w:rPr>
              <w:t>25.1.1</w:t>
            </w:r>
            <w:r w:rsidR="00461860">
              <w:rPr>
                <w:rFonts w:asciiTheme="minorHAnsi" w:eastAsiaTheme="minorEastAsia" w:hAnsiTheme="minorHAnsi"/>
                <w:noProof/>
                <w:color w:val="auto"/>
                <w:lang w:val="sv-SE" w:eastAsia="sv-SE"/>
              </w:rPr>
              <w:tab/>
            </w:r>
            <w:r w:rsidR="00461860" w:rsidRPr="00CB763D">
              <w:rPr>
                <w:rStyle w:val="Hyperlnk"/>
                <w:noProof/>
              </w:rPr>
              <w:t>Jump statements</w:t>
            </w:r>
            <w:r w:rsidR="00461860">
              <w:rPr>
                <w:noProof/>
                <w:webHidden/>
              </w:rPr>
              <w:tab/>
            </w:r>
            <w:r w:rsidR="00461860">
              <w:rPr>
                <w:noProof/>
                <w:webHidden/>
              </w:rPr>
              <w:fldChar w:fldCharType="begin"/>
            </w:r>
            <w:r w:rsidR="00461860">
              <w:rPr>
                <w:noProof/>
                <w:webHidden/>
              </w:rPr>
              <w:instrText xml:space="preserve"> PAGEREF _Toc59126375 \h </w:instrText>
            </w:r>
            <w:r w:rsidR="00461860">
              <w:rPr>
                <w:noProof/>
                <w:webHidden/>
              </w:rPr>
            </w:r>
            <w:r w:rsidR="00461860">
              <w:rPr>
                <w:noProof/>
                <w:webHidden/>
              </w:rPr>
              <w:fldChar w:fldCharType="separate"/>
            </w:r>
            <w:r w:rsidR="00461860">
              <w:rPr>
                <w:noProof/>
                <w:webHidden/>
              </w:rPr>
              <w:t>453</w:t>
            </w:r>
            <w:r w:rsidR="00461860">
              <w:rPr>
                <w:noProof/>
                <w:webHidden/>
              </w:rPr>
              <w:fldChar w:fldCharType="end"/>
            </w:r>
          </w:hyperlink>
        </w:p>
        <w:p w14:paraId="65AAB1F5" w14:textId="69DBE60D"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76" w:history="1">
            <w:r w:rsidR="00461860" w:rsidRPr="00CB763D">
              <w:rPr>
                <w:rStyle w:val="Hyperlnk"/>
                <w:noProof/>
              </w:rPr>
              <w:t>26.1.1</w:t>
            </w:r>
            <w:r w:rsidR="00461860">
              <w:rPr>
                <w:rFonts w:asciiTheme="minorHAnsi" w:eastAsiaTheme="minorEastAsia" w:hAnsiTheme="minorHAnsi"/>
                <w:noProof/>
                <w:color w:val="auto"/>
                <w:lang w:val="sv-SE" w:eastAsia="sv-SE"/>
              </w:rPr>
              <w:tab/>
            </w:r>
            <w:r w:rsidR="00461860" w:rsidRPr="00CB763D">
              <w:rPr>
                <w:rStyle w:val="Hyperlnk"/>
                <w:noProof/>
              </w:rPr>
              <w:t>Expression statements</w:t>
            </w:r>
            <w:r w:rsidR="00461860">
              <w:rPr>
                <w:noProof/>
                <w:webHidden/>
              </w:rPr>
              <w:tab/>
            </w:r>
            <w:r w:rsidR="00461860">
              <w:rPr>
                <w:noProof/>
                <w:webHidden/>
              </w:rPr>
              <w:fldChar w:fldCharType="begin"/>
            </w:r>
            <w:r w:rsidR="00461860">
              <w:rPr>
                <w:noProof/>
                <w:webHidden/>
              </w:rPr>
              <w:instrText xml:space="preserve"> PAGEREF _Toc59126376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6079EC87" w14:textId="2BE2DA7E" w:rsidR="00461860" w:rsidRDefault="00451616">
          <w:pPr>
            <w:pStyle w:val="Innehll3"/>
            <w:tabs>
              <w:tab w:val="left" w:pos="1320"/>
              <w:tab w:val="right" w:leader="dot" w:pos="9350"/>
            </w:tabs>
            <w:rPr>
              <w:rFonts w:asciiTheme="minorHAnsi" w:eastAsiaTheme="minorEastAsia" w:hAnsiTheme="minorHAnsi"/>
              <w:noProof/>
              <w:color w:val="auto"/>
              <w:lang w:val="sv-SE" w:eastAsia="sv-SE"/>
            </w:rPr>
          </w:pPr>
          <w:hyperlink w:anchor="_Toc59126377" w:history="1">
            <w:r w:rsidR="00461860" w:rsidRPr="00CB763D">
              <w:rPr>
                <w:rStyle w:val="Hyperlnk"/>
                <w:noProof/>
              </w:rPr>
              <w:t>27.1.1</w:t>
            </w:r>
            <w:r w:rsidR="00461860">
              <w:rPr>
                <w:rFonts w:asciiTheme="minorHAnsi" w:eastAsiaTheme="minorEastAsia" w:hAnsiTheme="minorHAnsi"/>
                <w:noProof/>
                <w:color w:val="auto"/>
                <w:lang w:val="sv-SE" w:eastAsia="sv-SE"/>
              </w:rPr>
              <w:tab/>
            </w:r>
            <w:r w:rsidR="00461860" w:rsidRPr="00CB763D">
              <w:rPr>
                <w:rStyle w:val="Hyperlnk"/>
                <w:noProof/>
              </w:rPr>
              <w:t>Volatile</w:t>
            </w:r>
            <w:r w:rsidR="00461860">
              <w:rPr>
                <w:noProof/>
                <w:webHidden/>
              </w:rPr>
              <w:tab/>
            </w:r>
            <w:r w:rsidR="00461860">
              <w:rPr>
                <w:noProof/>
                <w:webHidden/>
              </w:rPr>
              <w:fldChar w:fldCharType="begin"/>
            </w:r>
            <w:r w:rsidR="00461860">
              <w:rPr>
                <w:noProof/>
                <w:webHidden/>
              </w:rPr>
              <w:instrText xml:space="preserve"> PAGEREF _Toc59126377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4073DFCB" w14:textId="0E14BEAE"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78" w:history="1">
            <w:r w:rsidR="00461860" w:rsidRPr="00CB763D">
              <w:rPr>
                <w:rStyle w:val="Hyperlnk"/>
                <w:noProof/>
              </w:rPr>
              <w:t>13.28.</w:t>
            </w:r>
            <w:r w:rsidR="00461860">
              <w:rPr>
                <w:rFonts w:asciiTheme="minorHAnsi" w:eastAsiaTheme="minorEastAsia" w:hAnsiTheme="minorHAnsi"/>
                <w:noProof/>
                <w:color w:val="auto"/>
                <w:lang w:val="sv-SE" w:eastAsia="sv-SE"/>
              </w:rPr>
              <w:tab/>
            </w:r>
            <w:r w:rsidR="00461860" w:rsidRPr="00CB763D">
              <w:rPr>
                <w:rStyle w:val="Hyperlnk"/>
                <w:noProof/>
              </w:rPr>
              <w:t>Functions</w:t>
            </w:r>
            <w:r w:rsidR="00461860">
              <w:rPr>
                <w:noProof/>
                <w:webHidden/>
              </w:rPr>
              <w:tab/>
            </w:r>
            <w:r w:rsidR="00461860">
              <w:rPr>
                <w:noProof/>
                <w:webHidden/>
              </w:rPr>
              <w:fldChar w:fldCharType="begin"/>
            </w:r>
            <w:r w:rsidR="00461860">
              <w:rPr>
                <w:noProof/>
                <w:webHidden/>
              </w:rPr>
              <w:instrText xml:space="preserve"> PAGEREF _Toc59126378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385D460A" w14:textId="5BD767BF"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79" w:history="1">
            <w:r w:rsidR="00461860" w:rsidRPr="00CB763D">
              <w:rPr>
                <w:rStyle w:val="Hyperlnk"/>
                <w:noProof/>
              </w:rPr>
              <w:t>13.28.1.</w:t>
            </w:r>
            <w:r w:rsidR="00461860">
              <w:rPr>
                <w:rFonts w:asciiTheme="minorHAnsi" w:eastAsiaTheme="minorEastAsia" w:hAnsiTheme="minorHAnsi"/>
                <w:noProof/>
                <w:color w:val="auto"/>
                <w:lang w:val="sv-SE" w:eastAsia="sv-SE"/>
              </w:rPr>
              <w:tab/>
            </w:r>
            <w:r w:rsidR="00461860" w:rsidRPr="00CB763D">
              <w:rPr>
                <w:rStyle w:val="Hyperlnk"/>
                <w:noProof/>
              </w:rPr>
              <w:t>Void Functions</w:t>
            </w:r>
            <w:r w:rsidR="00461860">
              <w:rPr>
                <w:noProof/>
                <w:webHidden/>
              </w:rPr>
              <w:tab/>
            </w:r>
            <w:r w:rsidR="00461860">
              <w:rPr>
                <w:noProof/>
                <w:webHidden/>
              </w:rPr>
              <w:fldChar w:fldCharType="begin"/>
            </w:r>
            <w:r w:rsidR="00461860">
              <w:rPr>
                <w:noProof/>
                <w:webHidden/>
              </w:rPr>
              <w:instrText xml:space="preserve"> PAGEREF _Toc59126379 \h </w:instrText>
            </w:r>
            <w:r w:rsidR="00461860">
              <w:rPr>
                <w:noProof/>
                <w:webHidden/>
              </w:rPr>
            </w:r>
            <w:r w:rsidR="00461860">
              <w:rPr>
                <w:noProof/>
                <w:webHidden/>
              </w:rPr>
              <w:fldChar w:fldCharType="separate"/>
            </w:r>
            <w:r w:rsidR="00461860">
              <w:rPr>
                <w:noProof/>
                <w:webHidden/>
              </w:rPr>
              <w:t>455</w:t>
            </w:r>
            <w:r w:rsidR="00461860">
              <w:rPr>
                <w:noProof/>
                <w:webHidden/>
              </w:rPr>
              <w:fldChar w:fldCharType="end"/>
            </w:r>
          </w:hyperlink>
        </w:p>
        <w:p w14:paraId="6D54B88F" w14:textId="031896BE"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80" w:history="1">
            <w:r w:rsidR="00461860" w:rsidRPr="00CB763D">
              <w:rPr>
                <w:rStyle w:val="Hyperlnk"/>
                <w:noProof/>
              </w:rPr>
              <w:t>13.28.2.</w:t>
            </w:r>
            <w:r w:rsidR="00461860">
              <w:rPr>
                <w:rFonts w:asciiTheme="minorHAnsi" w:eastAsiaTheme="minorEastAsia" w:hAnsiTheme="minorHAnsi"/>
                <w:noProof/>
                <w:color w:val="auto"/>
                <w:lang w:val="sv-SE" w:eastAsia="sv-SE"/>
              </w:rPr>
              <w:tab/>
            </w:r>
            <w:r w:rsidR="00461860" w:rsidRPr="00CB763D">
              <w:rPr>
                <w:rStyle w:val="Hyperlnk"/>
                <w:noProof/>
              </w:rPr>
              <w:t>Local and global variables</w:t>
            </w:r>
            <w:r w:rsidR="00461860">
              <w:rPr>
                <w:noProof/>
                <w:webHidden/>
              </w:rPr>
              <w:tab/>
            </w:r>
            <w:r w:rsidR="00461860">
              <w:rPr>
                <w:noProof/>
                <w:webHidden/>
              </w:rPr>
              <w:fldChar w:fldCharType="begin"/>
            </w:r>
            <w:r w:rsidR="00461860">
              <w:rPr>
                <w:noProof/>
                <w:webHidden/>
              </w:rPr>
              <w:instrText xml:space="preserve"> PAGEREF _Toc59126380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6639385D" w14:textId="34A33AF3"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81" w:history="1">
            <w:r w:rsidR="00461860" w:rsidRPr="00CB763D">
              <w:rPr>
                <w:rStyle w:val="Hyperlnk"/>
                <w:noProof/>
              </w:rPr>
              <w:t>13.28.3.</w:t>
            </w:r>
            <w:r w:rsidR="00461860">
              <w:rPr>
                <w:rFonts w:asciiTheme="minorHAnsi" w:eastAsiaTheme="minorEastAsia" w:hAnsiTheme="minorHAnsi"/>
                <w:noProof/>
                <w:color w:val="auto"/>
                <w:lang w:val="sv-SE" w:eastAsia="sv-SE"/>
              </w:rPr>
              <w:tab/>
            </w:r>
            <w:r w:rsidR="00461860" w:rsidRPr="00CB763D">
              <w:rPr>
                <w:rStyle w:val="Hyperlnk"/>
                <w:noProof/>
              </w:rPr>
              <w:t>Inner Blocks with Local Variables</w:t>
            </w:r>
            <w:r w:rsidR="00461860">
              <w:rPr>
                <w:noProof/>
                <w:webHidden/>
              </w:rPr>
              <w:tab/>
            </w:r>
            <w:r w:rsidR="00461860">
              <w:rPr>
                <w:noProof/>
                <w:webHidden/>
              </w:rPr>
              <w:fldChar w:fldCharType="begin"/>
            </w:r>
            <w:r w:rsidR="00461860">
              <w:rPr>
                <w:noProof/>
                <w:webHidden/>
              </w:rPr>
              <w:instrText xml:space="preserve"> PAGEREF _Toc59126381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3C342FB6" w14:textId="5188A6AC"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82" w:history="1">
            <w:r w:rsidR="00461860" w:rsidRPr="00CB763D">
              <w:rPr>
                <w:rStyle w:val="Hyperlnk"/>
                <w:noProof/>
              </w:rPr>
              <w:t>13.28.4.</w:t>
            </w:r>
            <w:r w:rsidR="00461860">
              <w:rPr>
                <w:rFonts w:asciiTheme="minorHAnsi" w:eastAsiaTheme="minorEastAsia" w:hAnsiTheme="minorHAnsi"/>
                <w:noProof/>
                <w:color w:val="auto"/>
                <w:lang w:val="sv-SE" w:eastAsia="sv-SE"/>
              </w:rPr>
              <w:tab/>
            </w:r>
            <w:r w:rsidR="00461860" w:rsidRPr="00CB763D">
              <w:rPr>
                <w:rStyle w:val="Hyperlnk"/>
                <w:noProof/>
              </w:rPr>
              <w:t>Call-by-Value and Call-by-Reference</w:t>
            </w:r>
            <w:r w:rsidR="00461860">
              <w:rPr>
                <w:noProof/>
                <w:webHidden/>
              </w:rPr>
              <w:tab/>
            </w:r>
            <w:r w:rsidR="00461860">
              <w:rPr>
                <w:noProof/>
                <w:webHidden/>
              </w:rPr>
              <w:fldChar w:fldCharType="begin"/>
            </w:r>
            <w:r w:rsidR="00461860">
              <w:rPr>
                <w:noProof/>
                <w:webHidden/>
              </w:rPr>
              <w:instrText xml:space="preserve"> PAGEREF _Toc59126382 \h </w:instrText>
            </w:r>
            <w:r w:rsidR="00461860">
              <w:rPr>
                <w:noProof/>
                <w:webHidden/>
              </w:rPr>
            </w:r>
            <w:r w:rsidR="00461860">
              <w:rPr>
                <w:noProof/>
                <w:webHidden/>
              </w:rPr>
              <w:fldChar w:fldCharType="separate"/>
            </w:r>
            <w:r w:rsidR="00461860">
              <w:rPr>
                <w:noProof/>
                <w:webHidden/>
              </w:rPr>
              <w:t>458</w:t>
            </w:r>
            <w:r w:rsidR="00461860">
              <w:rPr>
                <w:noProof/>
                <w:webHidden/>
              </w:rPr>
              <w:fldChar w:fldCharType="end"/>
            </w:r>
          </w:hyperlink>
        </w:p>
        <w:p w14:paraId="3917307C" w14:textId="1FB29DE0"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83" w:history="1">
            <w:r w:rsidR="00461860" w:rsidRPr="00CB763D">
              <w:rPr>
                <w:rStyle w:val="Hyperlnk"/>
                <w:noProof/>
              </w:rPr>
              <w:t>13.28.5.</w:t>
            </w:r>
            <w:r w:rsidR="00461860">
              <w:rPr>
                <w:rFonts w:asciiTheme="minorHAnsi" w:eastAsiaTheme="minorEastAsia" w:hAnsiTheme="minorHAnsi"/>
                <w:noProof/>
                <w:color w:val="auto"/>
                <w:lang w:val="sv-SE" w:eastAsia="sv-SE"/>
              </w:rPr>
              <w:tab/>
            </w:r>
            <w:r w:rsidR="00461860" w:rsidRPr="00CB763D">
              <w:rPr>
                <w:rStyle w:val="Hyperlnk"/>
                <w:noProof/>
              </w:rPr>
              <w:t>Static, Extern, and Register Variables</w:t>
            </w:r>
            <w:r w:rsidR="00461860">
              <w:rPr>
                <w:noProof/>
                <w:webHidden/>
              </w:rPr>
              <w:tab/>
            </w:r>
            <w:r w:rsidR="00461860">
              <w:rPr>
                <w:noProof/>
                <w:webHidden/>
              </w:rPr>
              <w:fldChar w:fldCharType="begin"/>
            </w:r>
            <w:r w:rsidR="00461860">
              <w:rPr>
                <w:noProof/>
                <w:webHidden/>
              </w:rPr>
              <w:instrText xml:space="preserve"> PAGEREF _Toc59126383 \h </w:instrText>
            </w:r>
            <w:r w:rsidR="00461860">
              <w:rPr>
                <w:noProof/>
                <w:webHidden/>
              </w:rPr>
            </w:r>
            <w:r w:rsidR="00461860">
              <w:rPr>
                <w:noProof/>
                <w:webHidden/>
              </w:rPr>
              <w:fldChar w:fldCharType="separate"/>
            </w:r>
            <w:r w:rsidR="00461860">
              <w:rPr>
                <w:noProof/>
                <w:webHidden/>
              </w:rPr>
              <w:t>459</w:t>
            </w:r>
            <w:r w:rsidR="00461860">
              <w:rPr>
                <w:noProof/>
                <w:webHidden/>
              </w:rPr>
              <w:fldChar w:fldCharType="end"/>
            </w:r>
          </w:hyperlink>
        </w:p>
        <w:p w14:paraId="49ABD6F1" w14:textId="1AA97CBB"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84" w:history="1">
            <w:r w:rsidR="00461860" w:rsidRPr="00CB763D">
              <w:rPr>
                <w:rStyle w:val="Hyperlnk"/>
                <w:noProof/>
              </w:rPr>
              <w:t>13.28.6.</w:t>
            </w:r>
            <w:r w:rsidR="00461860">
              <w:rPr>
                <w:rFonts w:asciiTheme="minorHAnsi" w:eastAsiaTheme="minorEastAsia" w:hAnsiTheme="minorHAnsi"/>
                <w:noProof/>
                <w:color w:val="auto"/>
                <w:lang w:val="sv-SE" w:eastAsia="sv-SE"/>
              </w:rPr>
              <w:tab/>
            </w:r>
            <w:r w:rsidR="00461860" w:rsidRPr="00CB763D">
              <w:rPr>
                <w:rStyle w:val="Hyperlnk"/>
                <w:noProof/>
              </w:rPr>
              <w:t>Recursion</w:t>
            </w:r>
            <w:r w:rsidR="00461860">
              <w:rPr>
                <w:noProof/>
                <w:webHidden/>
              </w:rPr>
              <w:tab/>
            </w:r>
            <w:r w:rsidR="00461860">
              <w:rPr>
                <w:noProof/>
                <w:webHidden/>
              </w:rPr>
              <w:fldChar w:fldCharType="begin"/>
            </w:r>
            <w:r w:rsidR="00461860">
              <w:rPr>
                <w:noProof/>
                <w:webHidden/>
              </w:rPr>
              <w:instrText xml:space="preserve"> PAGEREF _Toc59126384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6061C9D8" w14:textId="05438804"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85" w:history="1">
            <w:r w:rsidR="00461860" w:rsidRPr="00CB763D">
              <w:rPr>
                <w:rStyle w:val="Hyperlnk"/>
                <w:noProof/>
              </w:rPr>
              <w:t>13.28.7.</w:t>
            </w:r>
            <w:r w:rsidR="00461860">
              <w:rPr>
                <w:rFonts w:asciiTheme="minorHAnsi" w:eastAsiaTheme="minorEastAsia" w:hAnsiTheme="minorHAnsi"/>
                <w:noProof/>
                <w:color w:val="auto"/>
                <w:lang w:val="sv-SE" w:eastAsia="sv-SE"/>
              </w:rPr>
              <w:tab/>
            </w:r>
            <w:r w:rsidR="00461860" w:rsidRPr="00CB763D">
              <w:rPr>
                <w:rStyle w:val="Hyperlnk"/>
                <w:noProof/>
              </w:rPr>
              <w:t>Definition and Declaration</w:t>
            </w:r>
            <w:r w:rsidR="00461860">
              <w:rPr>
                <w:noProof/>
                <w:webHidden/>
              </w:rPr>
              <w:tab/>
            </w:r>
            <w:r w:rsidR="00461860">
              <w:rPr>
                <w:noProof/>
                <w:webHidden/>
              </w:rPr>
              <w:fldChar w:fldCharType="begin"/>
            </w:r>
            <w:r w:rsidR="00461860">
              <w:rPr>
                <w:noProof/>
                <w:webHidden/>
              </w:rPr>
              <w:instrText xml:space="preserve"> PAGEREF _Toc59126385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22894BB2" w14:textId="5187E7A8"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86" w:history="1">
            <w:r w:rsidR="00461860" w:rsidRPr="00CB763D">
              <w:rPr>
                <w:rStyle w:val="Hyperlnk"/>
                <w:noProof/>
              </w:rPr>
              <w:t>13.28.8.</w:t>
            </w:r>
            <w:r w:rsidR="00461860">
              <w:rPr>
                <w:rFonts w:asciiTheme="minorHAnsi" w:eastAsiaTheme="minorEastAsia" w:hAnsiTheme="minorHAnsi"/>
                <w:noProof/>
                <w:color w:val="auto"/>
                <w:lang w:val="sv-SE" w:eastAsia="sv-SE"/>
              </w:rPr>
              <w:tab/>
            </w:r>
            <w:r w:rsidR="00461860" w:rsidRPr="00CB763D">
              <w:rPr>
                <w:rStyle w:val="Hyperlnk"/>
                <w:noProof/>
              </w:rPr>
              <w:t>Higher-Order Functions</w:t>
            </w:r>
            <w:r w:rsidR="00461860">
              <w:rPr>
                <w:noProof/>
                <w:webHidden/>
              </w:rPr>
              <w:tab/>
            </w:r>
            <w:r w:rsidR="00461860">
              <w:rPr>
                <w:noProof/>
                <w:webHidden/>
              </w:rPr>
              <w:fldChar w:fldCharType="begin"/>
            </w:r>
            <w:r w:rsidR="00461860">
              <w:rPr>
                <w:noProof/>
                <w:webHidden/>
              </w:rPr>
              <w:instrText xml:space="preserve"> PAGEREF _Toc59126386 \h </w:instrText>
            </w:r>
            <w:r w:rsidR="00461860">
              <w:rPr>
                <w:noProof/>
                <w:webHidden/>
              </w:rPr>
            </w:r>
            <w:r w:rsidR="00461860">
              <w:rPr>
                <w:noProof/>
                <w:webHidden/>
              </w:rPr>
              <w:fldChar w:fldCharType="separate"/>
            </w:r>
            <w:r w:rsidR="00461860">
              <w:rPr>
                <w:noProof/>
                <w:webHidden/>
              </w:rPr>
              <w:t>461</w:t>
            </w:r>
            <w:r w:rsidR="00461860">
              <w:rPr>
                <w:noProof/>
                <w:webHidden/>
              </w:rPr>
              <w:fldChar w:fldCharType="end"/>
            </w:r>
          </w:hyperlink>
        </w:p>
        <w:p w14:paraId="0829B88B" w14:textId="79938A79"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87" w:history="1">
            <w:r w:rsidR="00461860" w:rsidRPr="00CB763D">
              <w:rPr>
                <w:rStyle w:val="Hyperlnk"/>
                <w:noProof/>
              </w:rPr>
              <w:t>13.29.</w:t>
            </w:r>
            <w:r w:rsidR="00461860">
              <w:rPr>
                <w:rFonts w:asciiTheme="minorHAnsi" w:eastAsiaTheme="minorEastAsia" w:hAnsiTheme="minorHAnsi"/>
                <w:noProof/>
                <w:color w:val="auto"/>
                <w:lang w:val="sv-SE" w:eastAsia="sv-SE"/>
              </w:rPr>
              <w:tab/>
            </w:r>
            <w:r w:rsidR="00461860" w:rsidRPr="00CB763D">
              <w:rPr>
                <w:rStyle w:val="Hyperlnk"/>
                <w:noProof/>
              </w:rPr>
              <w:t>Structures and Linked Lists</w:t>
            </w:r>
            <w:r w:rsidR="00461860">
              <w:rPr>
                <w:noProof/>
                <w:webHidden/>
              </w:rPr>
              <w:tab/>
            </w:r>
            <w:r w:rsidR="00461860">
              <w:rPr>
                <w:noProof/>
                <w:webHidden/>
              </w:rPr>
              <w:fldChar w:fldCharType="begin"/>
            </w:r>
            <w:r w:rsidR="00461860">
              <w:rPr>
                <w:noProof/>
                <w:webHidden/>
              </w:rPr>
              <w:instrText xml:space="preserve"> PAGEREF _Toc59126387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43996DE9" w14:textId="6E325DA8"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88" w:history="1">
            <w:r w:rsidR="00461860" w:rsidRPr="00CB763D">
              <w:rPr>
                <w:rStyle w:val="Hyperlnk"/>
                <w:noProof/>
              </w:rPr>
              <w:t>13.29.1.</w:t>
            </w:r>
            <w:r w:rsidR="00461860">
              <w:rPr>
                <w:rFonts w:asciiTheme="minorHAnsi" w:eastAsiaTheme="minorEastAsia" w:hAnsiTheme="minorHAnsi"/>
                <w:noProof/>
                <w:color w:val="auto"/>
                <w:lang w:val="sv-SE" w:eastAsia="sv-SE"/>
              </w:rPr>
              <w:tab/>
            </w:r>
            <w:r w:rsidR="00461860" w:rsidRPr="00CB763D">
              <w:rPr>
                <w:rStyle w:val="Hyperlnk"/>
                <w:noProof/>
              </w:rPr>
              <w:t>Stacks and Linked Lists</w:t>
            </w:r>
            <w:r w:rsidR="00461860">
              <w:rPr>
                <w:noProof/>
                <w:webHidden/>
              </w:rPr>
              <w:tab/>
            </w:r>
            <w:r w:rsidR="00461860">
              <w:rPr>
                <w:noProof/>
                <w:webHidden/>
              </w:rPr>
              <w:fldChar w:fldCharType="begin"/>
            </w:r>
            <w:r w:rsidR="00461860">
              <w:rPr>
                <w:noProof/>
                <w:webHidden/>
              </w:rPr>
              <w:instrText xml:space="preserve"> PAGEREF _Toc59126388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701A4D12" w14:textId="39291B26"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89" w:history="1">
            <w:r w:rsidR="00461860" w:rsidRPr="00CB763D">
              <w:rPr>
                <w:rStyle w:val="Hyperlnk"/>
                <w:noProof/>
              </w:rPr>
              <w:t>13.29.2.</w:t>
            </w:r>
            <w:r w:rsidR="00461860">
              <w:rPr>
                <w:rFonts w:asciiTheme="minorHAnsi" w:eastAsiaTheme="minorEastAsia" w:hAnsiTheme="minorHAnsi"/>
                <w:noProof/>
                <w:color w:val="auto"/>
                <w:lang w:val="sv-SE" w:eastAsia="sv-SE"/>
              </w:rPr>
              <w:tab/>
            </w:r>
            <w:r w:rsidR="00461860" w:rsidRPr="00CB763D">
              <w:rPr>
                <w:rStyle w:val="Hyperlnk"/>
                <w:noProof/>
              </w:rPr>
              <w:t>Unions</w:t>
            </w:r>
            <w:r w:rsidR="00461860">
              <w:rPr>
                <w:noProof/>
                <w:webHidden/>
              </w:rPr>
              <w:tab/>
            </w:r>
            <w:r w:rsidR="00461860">
              <w:rPr>
                <w:noProof/>
                <w:webHidden/>
              </w:rPr>
              <w:fldChar w:fldCharType="begin"/>
            </w:r>
            <w:r w:rsidR="00461860">
              <w:rPr>
                <w:noProof/>
                <w:webHidden/>
              </w:rPr>
              <w:instrText xml:space="preserve"> PAGEREF _Toc59126389 \h </w:instrText>
            </w:r>
            <w:r w:rsidR="00461860">
              <w:rPr>
                <w:noProof/>
                <w:webHidden/>
              </w:rPr>
            </w:r>
            <w:r w:rsidR="00461860">
              <w:rPr>
                <w:noProof/>
                <w:webHidden/>
              </w:rPr>
              <w:fldChar w:fldCharType="separate"/>
            </w:r>
            <w:r w:rsidR="00461860">
              <w:rPr>
                <w:noProof/>
                <w:webHidden/>
              </w:rPr>
              <w:t>466</w:t>
            </w:r>
            <w:r w:rsidR="00461860">
              <w:rPr>
                <w:noProof/>
                <w:webHidden/>
              </w:rPr>
              <w:fldChar w:fldCharType="end"/>
            </w:r>
          </w:hyperlink>
        </w:p>
        <w:p w14:paraId="3C0BAC0B" w14:textId="5EC67CD1"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90" w:history="1">
            <w:r w:rsidR="00461860" w:rsidRPr="00CB763D">
              <w:rPr>
                <w:rStyle w:val="Hyperlnk"/>
                <w:noProof/>
              </w:rPr>
              <w:t>13.29.3.</w:t>
            </w:r>
            <w:r w:rsidR="00461860">
              <w:rPr>
                <w:rFonts w:asciiTheme="minorHAnsi" w:eastAsiaTheme="minorEastAsia" w:hAnsiTheme="minorHAnsi"/>
                <w:noProof/>
                <w:color w:val="auto"/>
                <w:lang w:val="sv-SE" w:eastAsia="sv-SE"/>
              </w:rPr>
              <w:tab/>
            </w:r>
            <w:r w:rsidR="00461860" w:rsidRPr="00CB763D">
              <w:rPr>
                <w:rStyle w:val="Hyperlnk"/>
                <w:noProof/>
              </w:rPr>
              <w:t>Bitfields</w:t>
            </w:r>
            <w:r w:rsidR="00461860">
              <w:rPr>
                <w:noProof/>
                <w:webHidden/>
              </w:rPr>
              <w:tab/>
            </w:r>
            <w:r w:rsidR="00461860">
              <w:rPr>
                <w:noProof/>
                <w:webHidden/>
              </w:rPr>
              <w:fldChar w:fldCharType="begin"/>
            </w:r>
            <w:r w:rsidR="00461860">
              <w:rPr>
                <w:noProof/>
                <w:webHidden/>
              </w:rPr>
              <w:instrText xml:space="preserve"> PAGEREF _Toc59126390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6D3E941" w14:textId="222004E8"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91" w:history="1">
            <w:r w:rsidR="00461860" w:rsidRPr="00CB763D">
              <w:rPr>
                <w:rStyle w:val="Hyperlnk"/>
                <w:noProof/>
              </w:rPr>
              <w:t>13.30.</w:t>
            </w:r>
            <w:r w:rsidR="00461860">
              <w:rPr>
                <w:rFonts w:asciiTheme="minorHAnsi" w:eastAsiaTheme="minorEastAsia" w:hAnsiTheme="minorHAnsi"/>
                <w:noProof/>
                <w:color w:val="auto"/>
                <w:lang w:val="sv-SE" w:eastAsia="sv-SE"/>
              </w:rPr>
              <w:tab/>
            </w:r>
            <w:r w:rsidR="00461860" w:rsidRPr="00CB763D">
              <w:rPr>
                <w:rStyle w:val="Hyperlnk"/>
                <w:noProof/>
              </w:rPr>
              <w:t>Structures with function pointers</w:t>
            </w:r>
            <w:r w:rsidR="00461860">
              <w:rPr>
                <w:noProof/>
                <w:webHidden/>
              </w:rPr>
              <w:tab/>
            </w:r>
            <w:r w:rsidR="00461860">
              <w:rPr>
                <w:noProof/>
                <w:webHidden/>
              </w:rPr>
              <w:fldChar w:fldCharType="begin"/>
            </w:r>
            <w:r w:rsidR="00461860">
              <w:rPr>
                <w:noProof/>
                <w:webHidden/>
              </w:rPr>
              <w:instrText xml:space="preserve"> PAGEREF _Toc59126391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AA8327D" w14:textId="4EA003FE"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92" w:history="1">
            <w:r w:rsidR="00461860" w:rsidRPr="00CB763D">
              <w:rPr>
                <w:rStyle w:val="Hyperlnk"/>
                <w:noProof/>
              </w:rPr>
              <w:t>13.31.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_Toc59126392 \h </w:instrText>
            </w:r>
            <w:r w:rsidR="00461860">
              <w:rPr>
                <w:noProof/>
                <w:webHidden/>
              </w:rPr>
            </w:r>
            <w:r w:rsidR="00461860">
              <w:rPr>
                <w:noProof/>
                <w:webHidden/>
              </w:rPr>
              <w:fldChar w:fldCharType="separate"/>
            </w:r>
            <w:r w:rsidR="00461860">
              <w:rPr>
                <w:noProof/>
                <w:webHidden/>
              </w:rPr>
              <w:t>468</w:t>
            </w:r>
            <w:r w:rsidR="00461860">
              <w:rPr>
                <w:noProof/>
                <w:webHidden/>
              </w:rPr>
              <w:fldChar w:fldCharType="end"/>
            </w:r>
          </w:hyperlink>
        </w:p>
        <w:p w14:paraId="11A5B104" w14:textId="6204BD44"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393" w:history="1">
            <w:r w:rsidR="00461860" w:rsidRPr="00CB763D">
              <w:rPr>
                <w:rStyle w:val="Hyperlnk"/>
                <w:noProof/>
              </w:rPr>
              <w:t>13.32.</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_Toc59126393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1C84A47F" w14:textId="3F9E4E10"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94" w:history="1">
            <w:r w:rsidR="00461860" w:rsidRPr="00CB763D">
              <w:rPr>
                <w:rStyle w:val="Hyperlnk"/>
                <w:noProof/>
              </w:rPr>
              <w:t>13.32.1.</w:t>
            </w:r>
            <w:r w:rsidR="00461860">
              <w:rPr>
                <w:rFonts w:asciiTheme="minorHAnsi" w:eastAsiaTheme="minorEastAsia" w:hAnsiTheme="minorHAnsi"/>
                <w:noProof/>
                <w:color w:val="auto"/>
                <w:lang w:val="sv-SE" w:eastAsia="sv-SE"/>
              </w:rPr>
              <w:tab/>
            </w:r>
            <w:r w:rsidR="00461860" w:rsidRPr="00CB763D">
              <w:rPr>
                <w:rStyle w:val="Hyperlnk"/>
                <w:noProof/>
              </w:rPr>
              <w:t>File Management</w:t>
            </w:r>
            <w:r w:rsidR="00461860">
              <w:rPr>
                <w:noProof/>
                <w:webHidden/>
              </w:rPr>
              <w:tab/>
            </w:r>
            <w:r w:rsidR="00461860">
              <w:rPr>
                <w:noProof/>
                <w:webHidden/>
              </w:rPr>
              <w:fldChar w:fldCharType="begin"/>
            </w:r>
            <w:r w:rsidR="00461860">
              <w:rPr>
                <w:noProof/>
                <w:webHidden/>
              </w:rPr>
              <w:instrText xml:space="preserve"> PAGEREF _Toc59126394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27A75EE6" w14:textId="3C4EF517"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95" w:history="1">
            <w:r w:rsidR="00461860" w:rsidRPr="00CB763D">
              <w:rPr>
                <w:rStyle w:val="Hyperlnk"/>
                <w:noProof/>
              </w:rPr>
              <w:t>13.32.2.</w:t>
            </w:r>
            <w:r w:rsidR="00461860">
              <w:rPr>
                <w:rFonts w:asciiTheme="minorHAnsi" w:eastAsiaTheme="minorEastAsia" w:hAnsiTheme="minorHAnsi"/>
                <w:noProof/>
                <w:color w:val="auto"/>
                <w:lang w:val="sv-SE" w:eastAsia="sv-SE"/>
              </w:rPr>
              <w:tab/>
            </w:r>
            <w:r w:rsidR="00461860" w:rsidRPr="00CB763D">
              <w:rPr>
                <w:rStyle w:val="Hyperlnk"/>
                <w:noProof/>
              </w:rPr>
              <w:t>Program Parameters</w:t>
            </w:r>
            <w:r w:rsidR="00461860">
              <w:rPr>
                <w:noProof/>
                <w:webHidden/>
              </w:rPr>
              <w:tab/>
            </w:r>
            <w:r w:rsidR="00461860">
              <w:rPr>
                <w:noProof/>
                <w:webHidden/>
              </w:rPr>
              <w:fldChar w:fldCharType="begin"/>
            </w:r>
            <w:r w:rsidR="00461860">
              <w:rPr>
                <w:noProof/>
                <w:webHidden/>
              </w:rPr>
              <w:instrText xml:space="preserve"> PAGEREF _Toc59126395 \h </w:instrText>
            </w:r>
            <w:r w:rsidR="00461860">
              <w:rPr>
                <w:noProof/>
                <w:webHidden/>
              </w:rPr>
            </w:r>
            <w:r w:rsidR="00461860">
              <w:rPr>
                <w:noProof/>
                <w:webHidden/>
              </w:rPr>
              <w:fldChar w:fldCharType="separate"/>
            </w:r>
            <w:r w:rsidR="00461860">
              <w:rPr>
                <w:noProof/>
                <w:webHidden/>
              </w:rPr>
              <w:t>470</w:t>
            </w:r>
            <w:r w:rsidR="00461860">
              <w:rPr>
                <w:noProof/>
                <w:webHidden/>
              </w:rPr>
              <w:fldChar w:fldCharType="end"/>
            </w:r>
          </w:hyperlink>
        </w:p>
        <w:p w14:paraId="5AF07153" w14:textId="3234B695"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96" w:history="1">
            <w:r w:rsidR="00461860" w:rsidRPr="00CB763D">
              <w:rPr>
                <w:rStyle w:val="Hyperlnk"/>
                <w:noProof/>
              </w:rPr>
              <w:t>13.32.3.</w:t>
            </w:r>
            <w:r w:rsidR="00461860">
              <w:rPr>
                <w:rFonts w:asciiTheme="minorHAnsi" w:eastAsiaTheme="minorEastAsia" w:hAnsiTheme="minorHAnsi"/>
                <w:noProof/>
                <w:color w:val="auto"/>
                <w:lang w:val="sv-SE" w:eastAsia="sv-SE"/>
              </w:rPr>
              <w:tab/>
            </w:r>
            <w:r w:rsidR="00461860" w:rsidRPr="00CB763D">
              <w:rPr>
                <w:rStyle w:val="Hyperlnk"/>
                <w:noProof/>
              </w:rPr>
              <w:t>Environment Functions</w:t>
            </w:r>
            <w:r w:rsidR="00461860">
              <w:rPr>
                <w:noProof/>
                <w:webHidden/>
              </w:rPr>
              <w:tab/>
            </w:r>
            <w:r w:rsidR="00461860">
              <w:rPr>
                <w:noProof/>
                <w:webHidden/>
              </w:rPr>
              <w:fldChar w:fldCharType="begin"/>
            </w:r>
            <w:r w:rsidR="00461860">
              <w:rPr>
                <w:noProof/>
                <w:webHidden/>
              </w:rPr>
              <w:instrText xml:space="preserve"> PAGEREF _Toc59126396 \h </w:instrText>
            </w:r>
            <w:r w:rsidR="00461860">
              <w:rPr>
                <w:noProof/>
                <w:webHidden/>
              </w:rPr>
            </w:r>
            <w:r w:rsidR="00461860">
              <w:rPr>
                <w:noProof/>
                <w:webHidden/>
              </w:rPr>
              <w:fldChar w:fldCharType="separate"/>
            </w:r>
            <w:r w:rsidR="00461860">
              <w:rPr>
                <w:noProof/>
                <w:webHidden/>
              </w:rPr>
              <w:t>471</w:t>
            </w:r>
            <w:r w:rsidR="00461860">
              <w:rPr>
                <w:noProof/>
                <w:webHidden/>
              </w:rPr>
              <w:fldChar w:fldCharType="end"/>
            </w:r>
          </w:hyperlink>
        </w:p>
        <w:p w14:paraId="553859D6" w14:textId="5BAD0A7B"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97" w:history="1">
            <w:r w:rsidR="00461860" w:rsidRPr="00CB763D">
              <w:rPr>
                <w:rStyle w:val="Hyperlnk"/>
                <w:noProof/>
              </w:rPr>
              <w:t>13.32.4.</w:t>
            </w:r>
            <w:r w:rsidR="00461860">
              <w:rPr>
                <w:rFonts w:asciiTheme="minorHAnsi" w:eastAsiaTheme="minorEastAsia" w:hAnsiTheme="minorHAnsi"/>
                <w:noProof/>
                <w:color w:val="auto"/>
                <w:lang w:val="sv-SE" w:eastAsia="sv-SE"/>
              </w:rPr>
              <w:tab/>
            </w:r>
            <w:r w:rsidR="00461860" w:rsidRPr="00CB763D">
              <w:rPr>
                <w:rStyle w:val="Hyperlnk"/>
                <w:noProof/>
              </w:rPr>
              <w:t>Searching and Sorting</w:t>
            </w:r>
            <w:r w:rsidR="00461860">
              <w:rPr>
                <w:noProof/>
                <w:webHidden/>
              </w:rPr>
              <w:tab/>
            </w:r>
            <w:r w:rsidR="00461860">
              <w:rPr>
                <w:noProof/>
                <w:webHidden/>
              </w:rPr>
              <w:fldChar w:fldCharType="begin"/>
            </w:r>
            <w:r w:rsidR="00461860">
              <w:rPr>
                <w:noProof/>
                <w:webHidden/>
              </w:rPr>
              <w:instrText xml:space="preserve"> PAGEREF _Toc59126397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6DDB5B07" w14:textId="0D3D2366"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98" w:history="1">
            <w:r w:rsidR="00461860" w:rsidRPr="00CB763D">
              <w:rPr>
                <w:rStyle w:val="Hyperlnk"/>
                <w:noProof/>
              </w:rPr>
              <w:t>13.32.5.</w:t>
            </w:r>
            <w:r w:rsidR="00461860">
              <w:rPr>
                <w:rFonts w:asciiTheme="minorHAnsi" w:eastAsiaTheme="minorEastAsia" w:hAnsiTheme="minorHAnsi"/>
                <w:noProof/>
                <w:color w:val="auto"/>
                <w:lang w:val="sv-SE" w:eastAsia="sv-SE"/>
              </w:rPr>
              <w:tab/>
            </w:r>
            <w:r w:rsidR="00461860" w:rsidRPr="00CB763D">
              <w:rPr>
                <w:rStyle w:val="Hyperlnk"/>
                <w:noProof/>
              </w:rPr>
              <w:t>Functions with Variable Number of Parameters</w:t>
            </w:r>
            <w:r w:rsidR="00461860">
              <w:rPr>
                <w:noProof/>
                <w:webHidden/>
              </w:rPr>
              <w:tab/>
            </w:r>
            <w:r w:rsidR="00461860">
              <w:rPr>
                <w:noProof/>
                <w:webHidden/>
              </w:rPr>
              <w:fldChar w:fldCharType="begin"/>
            </w:r>
            <w:r w:rsidR="00461860">
              <w:rPr>
                <w:noProof/>
                <w:webHidden/>
              </w:rPr>
              <w:instrText xml:space="preserve"> PAGEREF _Toc59126398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13401827" w14:textId="27C1E634"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399" w:history="1">
            <w:r w:rsidR="00461860" w:rsidRPr="00CB763D">
              <w:rPr>
                <w:rStyle w:val="Hyperlnk"/>
                <w:noProof/>
              </w:rPr>
              <w:t>13.32.6.</w:t>
            </w:r>
            <w:r w:rsidR="00461860">
              <w:rPr>
                <w:rFonts w:asciiTheme="minorHAnsi" w:eastAsiaTheme="minorEastAsia" w:hAnsiTheme="minorHAnsi"/>
                <w:noProof/>
                <w:color w:val="auto"/>
                <w:lang w:val="sv-SE" w:eastAsia="sv-SE"/>
              </w:rPr>
              <w:tab/>
            </w:r>
            <w:r w:rsidR="00461860" w:rsidRPr="00CB763D">
              <w:rPr>
                <w:rStyle w:val="Hyperlnk"/>
                <w:noProof/>
              </w:rPr>
              <w:t>String Management</w:t>
            </w:r>
            <w:r w:rsidR="00461860">
              <w:rPr>
                <w:noProof/>
                <w:webHidden/>
              </w:rPr>
              <w:tab/>
            </w:r>
            <w:r w:rsidR="00461860">
              <w:rPr>
                <w:noProof/>
                <w:webHidden/>
              </w:rPr>
              <w:fldChar w:fldCharType="begin"/>
            </w:r>
            <w:r w:rsidR="00461860">
              <w:rPr>
                <w:noProof/>
                <w:webHidden/>
              </w:rPr>
              <w:instrText xml:space="preserve"> PAGEREF _Toc59126399 \h </w:instrText>
            </w:r>
            <w:r w:rsidR="00461860">
              <w:rPr>
                <w:noProof/>
                <w:webHidden/>
              </w:rPr>
            </w:r>
            <w:r w:rsidR="00461860">
              <w:rPr>
                <w:noProof/>
                <w:webHidden/>
              </w:rPr>
              <w:fldChar w:fldCharType="separate"/>
            </w:r>
            <w:r w:rsidR="00461860">
              <w:rPr>
                <w:noProof/>
                <w:webHidden/>
              </w:rPr>
              <w:t>473</w:t>
            </w:r>
            <w:r w:rsidR="00461860">
              <w:rPr>
                <w:noProof/>
                <w:webHidden/>
              </w:rPr>
              <w:fldChar w:fldCharType="end"/>
            </w:r>
          </w:hyperlink>
        </w:p>
        <w:p w14:paraId="1CEB4658" w14:textId="14F00256"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400" w:history="1">
            <w:r w:rsidR="00461860" w:rsidRPr="00CB763D">
              <w:rPr>
                <w:rStyle w:val="Hyperlnk"/>
                <w:noProof/>
              </w:rPr>
              <w:t>13.32.7.</w:t>
            </w:r>
            <w:r w:rsidR="00461860">
              <w:rPr>
                <w:rFonts w:asciiTheme="minorHAnsi" w:eastAsiaTheme="minorEastAsia" w:hAnsiTheme="minorHAnsi"/>
                <w:noProof/>
                <w:color w:val="auto"/>
                <w:lang w:val="sv-SE" w:eastAsia="sv-SE"/>
              </w:rPr>
              <w:tab/>
            </w:r>
            <w:r w:rsidR="00461860" w:rsidRPr="00CB763D">
              <w:rPr>
                <w:rStyle w:val="Hyperlnk"/>
                <w:noProof/>
              </w:rPr>
              <w:t>Memory Management</w:t>
            </w:r>
            <w:r w:rsidR="00461860">
              <w:rPr>
                <w:noProof/>
                <w:webHidden/>
              </w:rPr>
              <w:tab/>
            </w:r>
            <w:r w:rsidR="00461860">
              <w:rPr>
                <w:noProof/>
                <w:webHidden/>
              </w:rPr>
              <w:fldChar w:fldCharType="begin"/>
            </w:r>
            <w:r w:rsidR="00461860">
              <w:rPr>
                <w:noProof/>
                <w:webHidden/>
              </w:rPr>
              <w:instrText xml:space="preserve"> PAGEREF _Toc59126400 \h </w:instrText>
            </w:r>
            <w:r w:rsidR="00461860">
              <w:rPr>
                <w:noProof/>
                <w:webHidden/>
              </w:rPr>
            </w:r>
            <w:r w:rsidR="00461860">
              <w:rPr>
                <w:noProof/>
                <w:webHidden/>
              </w:rPr>
              <w:fldChar w:fldCharType="separate"/>
            </w:r>
            <w:r w:rsidR="00461860">
              <w:rPr>
                <w:noProof/>
                <w:webHidden/>
              </w:rPr>
              <w:t>474</w:t>
            </w:r>
            <w:r w:rsidR="00461860">
              <w:rPr>
                <w:noProof/>
                <w:webHidden/>
              </w:rPr>
              <w:fldChar w:fldCharType="end"/>
            </w:r>
          </w:hyperlink>
        </w:p>
        <w:p w14:paraId="08F65DF6" w14:textId="5C339AE2"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401" w:history="1">
            <w:r w:rsidR="00461860" w:rsidRPr="00CB763D">
              <w:rPr>
                <w:rStyle w:val="Hyperlnk"/>
                <w:noProof/>
              </w:rPr>
              <w:t>13.32.8.</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_Toc59126401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6E7F5E7C" w14:textId="64F6D452"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402" w:history="1">
            <w:r w:rsidR="00461860" w:rsidRPr="00CB763D">
              <w:rPr>
                <w:rStyle w:val="Hyperlnk"/>
                <w:noProof/>
              </w:rPr>
              <w:t>13.32.9.</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_Toc59126402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2758BD20" w14:textId="382D4D61"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403" w:history="1">
            <w:r w:rsidR="00461860" w:rsidRPr="00CB763D">
              <w:rPr>
                <w:rStyle w:val="Hyperlnk"/>
                <w:noProof/>
              </w:rPr>
              <w:t>13.32.10.</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_Toc59126403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125C34B1" w14:textId="3ABB31C7"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404" w:history="1">
            <w:r w:rsidR="00461860" w:rsidRPr="00CB763D">
              <w:rPr>
                <w:rStyle w:val="Hyperlnk"/>
                <w:noProof/>
              </w:rPr>
              <w:t>13.32.11.</w:t>
            </w:r>
            <w:r w:rsidR="00461860">
              <w:rPr>
                <w:rFonts w:asciiTheme="minorHAnsi" w:eastAsiaTheme="minorEastAsia" w:hAnsiTheme="minorHAnsi"/>
                <w:noProof/>
                <w:color w:val="auto"/>
                <w:lang w:val="sv-SE" w:eastAsia="sv-SE"/>
              </w:rPr>
              <w:tab/>
            </w:r>
            <w:r w:rsidR="00461860" w:rsidRPr="00CB763D">
              <w:rPr>
                <w:rStyle w:val="Hyperlnk"/>
                <w:noProof/>
              </w:rPr>
              <w:t>Random Numbers</w:t>
            </w:r>
            <w:r w:rsidR="00461860">
              <w:rPr>
                <w:noProof/>
                <w:webHidden/>
              </w:rPr>
              <w:tab/>
            </w:r>
            <w:r w:rsidR="00461860">
              <w:rPr>
                <w:noProof/>
                <w:webHidden/>
              </w:rPr>
              <w:fldChar w:fldCharType="begin"/>
            </w:r>
            <w:r w:rsidR="00461860">
              <w:rPr>
                <w:noProof/>
                <w:webHidden/>
              </w:rPr>
              <w:instrText xml:space="preserve"> PAGEREF _Toc59126404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765E2963" w14:textId="65E0F06C"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405" w:history="1">
            <w:r w:rsidR="00461860" w:rsidRPr="00CB763D">
              <w:rPr>
                <w:rStyle w:val="Hyperlnk"/>
                <w:noProof/>
              </w:rPr>
              <w:t>13.32.12.</w:t>
            </w:r>
            <w:r w:rsidR="00461860">
              <w:rPr>
                <w:rFonts w:asciiTheme="minorHAnsi" w:eastAsiaTheme="minorEastAsia" w:hAnsiTheme="minorHAnsi"/>
                <w:noProof/>
                <w:color w:val="auto"/>
                <w:lang w:val="sv-SE" w:eastAsia="sv-SE"/>
              </w:rPr>
              <w:tab/>
            </w:r>
            <w:r w:rsidR="00461860" w:rsidRPr="00CB763D">
              <w:rPr>
                <w:rStyle w:val="Hyperlnk"/>
                <w:noProof/>
              </w:rPr>
              <w:t>Limits of Integral and Floating Types</w:t>
            </w:r>
            <w:r w:rsidR="00461860">
              <w:rPr>
                <w:noProof/>
                <w:webHidden/>
              </w:rPr>
              <w:tab/>
            </w:r>
            <w:r w:rsidR="00461860">
              <w:rPr>
                <w:noProof/>
                <w:webHidden/>
              </w:rPr>
              <w:fldChar w:fldCharType="begin"/>
            </w:r>
            <w:r w:rsidR="00461860">
              <w:rPr>
                <w:noProof/>
                <w:webHidden/>
              </w:rPr>
              <w:instrText xml:space="preserve"> PAGEREF _Toc59126405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1566B8EC" w14:textId="47827A8F" w:rsidR="00461860" w:rsidRDefault="00451616">
          <w:pPr>
            <w:pStyle w:val="Innehll3"/>
            <w:tabs>
              <w:tab w:val="left" w:pos="1540"/>
              <w:tab w:val="right" w:leader="dot" w:pos="9350"/>
            </w:tabs>
            <w:rPr>
              <w:rFonts w:asciiTheme="minorHAnsi" w:eastAsiaTheme="minorEastAsia" w:hAnsiTheme="minorHAnsi"/>
              <w:noProof/>
              <w:color w:val="auto"/>
              <w:lang w:val="sv-SE" w:eastAsia="sv-SE"/>
            </w:rPr>
          </w:pPr>
          <w:hyperlink w:anchor="_Toc59126406" w:history="1">
            <w:r w:rsidR="00461860" w:rsidRPr="00CB763D">
              <w:rPr>
                <w:rStyle w:val="Hyperlnk"/>
                <w:noProof/>
              </w:rPr>
              <w:t>13.32.13.</w:t>
            </w:r>
            <w:r w:rsidR="00461860">
              <w:rPr>
                <w:rFonts w:asciiTheme="minorHAnsi" w:eastAsiaTheme="minorEastAsia" w:hAnsiTheme="minorHAnsi"/>
                <w:noProof/>
                <w:color w:val="auto"/>
                <w:lang w:val="sv-SE" w:eastAsia="sv-SE"/>
              </w:rPr>
              <w:tab/>
            </w:r>
            <w:r w:rsidR="00461860" w:rsidRPr="00CB763D">
              <w:rPr>
                <w:rStyle w:val="Hyperlnk"/>
                <w:noProof/>
              </w:rPr>
              <w:t>Character Functions</w:t>
            </w:r>
            <w:r w:rsidR="00461860">
              <w:rPr>
                <w:noProof/>
                <w:webHidden/>
              </w:rPr>
              <w:tab/>
            </w:r>
            <w:r w:rsidR="00461860">
              <w:rPr>
                <w:noProof/>
                <w:webHidden/>
              </w:rPr>
              <w:fldChar w:fldCharType="begin"/>
            </w:r>
            <w:r w:rsidR="00461860">
              <w:rPr>
                <w:noProof/>
                <w:webHidden/>
              </w:rPr>
              <w:instrText xml:space="preserve"> PAGEREF _Toc59126406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20D0F640" w14:textId="16EC3214" w:rsidR="00461860" w:rsidRDefault="00451616">
          <w:pPr>
            <w:pStyle w:val="Innehll2"/>
            <w:tabs>
              <w:tab w:val="left" w:pos="1100"/>
              <w:tab w:val="right" w:leader="dot" w:pos="9350"/>
            </w:tabs>
            <w:rPr>
              <w:rFonts w:asciiTheme="minorHAnsi" w:eastAsiaTheme="minorEastAsia" w:hAnsiTheme="minorHAnsi"/>
              <w:noProof/>
              <w:color w:val="auto"/>
              <w:lang w:val="sv-SE" w:eastAsia="sv-SE"/>
            </w:rPr>
          </w:pPr>
          <w:hyperlink w:anchor="_Toc59126407" w:history="1">
            <w:r w:rsidR="00461860" w:rsidRPr="00CB763D">
              <w:rPr>
                <w:rStyle w:val="Hyperlnk"/>
                <w:noProof/>
              </w:rPr>
              <w:t>13.33.</w:t>
            </w:r>
            <w:r w:rsidR="00461860">
              <w:rPr>
                <w:rFonts w:asciiTheme="minorHAnsi" w:eastAsiaTheme="minorEastAsia" w:hAnsiTheme="minorHAnsi"/>
                <w:noProof/>
                <w:color w:val="auto"/>
                <w:lang w:val="sv-SE" w:eastAsia="sv-SE"/>
              </w:rPr>
              <w:tab/>
            </w:r>
            <w:r w:rsidR="00461860" w:rsidRPr="00CB763D">
              <w:rPr>
                <w:rStyle w:val="Hyperlnk"/>
                <w:noProof/>
              </w:rPr>
              <w:t>Further Reading</w:t>
            </w:r>
            <w:r w:rsidR="00461860">
              <w:rPr>
                <w:noProof/>
                <w:webHidden/>
              </w:rPr>
              <w:tab/>
            </w:r>
            <w:r w:rsidR="00461860">
              <w:rPr>
                <w:noProof/>
                <w:webHidden/>
              </w:rPr>
              <w:fldChar w:fldCharType="begin"/>
            </w:r>
            <w:r w:rsidR="00461860">
              <w:rPr>
                <w:noProof/>
                <w:webHidden/>
              </w:rPr>
              <w:instrText xml:space="preserve"> PAGEREF _Toc59126407 \h </w:instrText>
            </w:r>
            <w:r w:rsidR="00461860">
              <w:rPr>
                <w:noProof/>
                <w:webHidden/>
              </w:rPr>
            </w:r>
            <w:r w:rsidR="00461860">
              <w:rPr>
                <w:noProof/>
                <w:webHidden/>
              </w:rPr>
              <w:fldChar w:fldCharType="separate"/>
            </w:r>
            <w:r w:rsidR="00461860">
              <w:rPr>
                <w:noProof/>
                <w:webHidden/>
              </w:rPr>
              <w:t>478</w:t>
            </w:r>
            <w:r w:rsidR="00461860">
              <w:rPr>
                <w:noProof/>
                <w:webHidden/>
              </w:rPr>
              <w:fldChar w:fldCharType="end"/>
            </w:r>
          </w:hyperlink>
        </w:p>
        <w:p w14:paraId="0B83B7CA" w14:textId="70D54E09" w:rsidR="00461860" w:rsidRDefault="00451616">
          <w:pPr>
            <w:pStyle w:val="Innehll1"/>
            <w:rPr>
              <w:rFonts w:asciiTheme="minorHAnsi" w:eastAsiaTheme="minorEastAsia" w:hAnsiTheme="minorHAnsi"/>
              <w:noProof/>
              <w:color w:val="auto"/>
              <w:lang w:val="sv-SE" w:eastAsia="sv-SE"/>
            </w:rPr>
          </w:pPr>
          <w:hyperlink w:anchor="_Toc59126408" w:history="1">
            <w:r w:rsidR="00461860" w:rsidRPr="00CB763D">
              <w:rPr>
                <w:rStyle w:val="Hyperlnk"/>
                <w:noProof/>
              </w:rPr>
              <w:t>Foreword</w:t>
            </w:r>
            <w:r w:rsidR="00461860">
              <w:rPr>
                <w:noProof/>
                <w:webHidden/>
              </w:rPr>
              <w:tab/>
            </w:r>
            <w:r w:rsidR="00461860">
              <w:rPr>
                <w:noProof/>
                <w:webHidden/>
              </w:rPr>
              <w:fldChar w:fldCharType="begin"/>
            </w:r>
            <w:r w:rsidR="00461860">
              <w:rPr>
                <w:noProof/>
                <w:webHidden/>
              </w:rPr>
              <w:instrText xml:space="preserve"> PAGEREF _Toc59126408 \h </w:instrText>
            </w:r>
            <w:r w:rsidR="00461860">
              <w:rPr>
                <w:noProof/>
                <w:webHidden/>
              </w:rPr>
            </w:r>
            <w:r w:rsidR="00461860">
              <w:rPr>
                <w:noProof/>
                <w:webHidden/>
              </w:rPr>
              <w:fldChar w:fldCharType="separate"/>
            </w:r>
            <w:r w:rsidR="00461860">
              <w:rPr>
                <w:noProof/>
                <w:webHidden/>
              </w:rPr>
              <w:t>479</w:t>
            </w:r>
            <w:r w:rsidR="00461860">
              <w:rPr>
                <w:noProof/>
                <w:webHidden/>
              </w:rPr>
              <w:fldChar w:fldCharType="end"/>
            </w:r>
          </w:hyperlink>
        </w:p>
        <w:p w14:paraId="1D894A0A" w14:textId="572E7F3F"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9126052"/>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9126053"/>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218C1" w:rsidRPr="00D2146B" w:rsidRDefault="006218C1"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218C1" w:rsidRPr="00D2146B" w:rsidRDefault="006218C1"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218C1" w:rsidRDefault="006218C1"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218C1" w:rsidRDefault="006218C1" w:rsidP="00942B30">
                              <w:pPr>
                                <w:spacing w:before="60" w:line="256" w:lineRule="auto"/>
                                <w:jc w:val="center"/>
                                <w:rPr>
                                  <w:sz w:val="24"/>
                                  <w:szCs w:val="24"/>
                                </w:rPr>
                              </w:pPr>
                              <w:r>
                                <w:rPr>
                                  <w:rFonts w:eastAsia="Calibri"/>
                                  <w:color w:val="000000"/>
                                  <w:sz w:val="18"/>
                                  <w:szCs w:val="18"/>
                                </w:rPr>
                                <w:t>Parser</w:t>
                              </w:r>
                            </w:p>
                            <w:p w14:paraId="1ABFD117" w14:textId="77777777" w:rsidR="006218C1" w:rsidRDefault="006218C1"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218C1" w:rsidRDefault="006218C1" w:rsidP="003727AB">
                              <w:pPr>
                                <w:spacing w:before="60" w:line="254" w:lineRule="auto"/>
                                <w:jc w:val="center"/>
                                <w:rPr>
                                  <w:sz w:val="24"/>
                                  <w:szCs w:val="24"/>
                                </w:rPr>
                              </w:pPr>
                              <w:r>
                                <w:rPr>
                                  <w:rFonts w:eastAsia="Calibri"/>
                                  <w:color w:val="000000"/>
                                  <w:sz w:val="18"/>
                                  <w:szCs w:val="18"/>
                                </w:rPr>
                                <w:t>Scanner</w:t>
                              </w:r>
                            </w:p>
                            <w:p w14:paraId="03FD0412" w14:textId="77777777" w:rsidR="006218C1" w:rsidRDefault="006218C1"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218C1" w:rsidRDefault="006218C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218C1" w:rsidRDefault="006218C1" w:rsidP="003567A1">
                              <w:pPr>
                                <w:spacing w:before="0" w:line="252" w:lineRule="auto"/>
                                <w:jc w:val="center"/>
                                <w:rPr>
                                  <w:sz w:val="24"/>
                                  <w:szCs w:val="24"/>
                                </w:rPr>
                              </w:pPr>
                            </w:p>
                            <w:p w14:paraId="217B84F7" w14:textId="77777777" w:rsidR="006218C1" w:rsidRDefault="006218C1"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218C1" w:rsidRDefault="006218C1"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218C1" w:rsidRPr="00EF6288" w:rsidRDefault="006218C1"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218C1" w:rsidRDefault="006218C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218C1" w:rsidRDefault="006218C1"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218C1" w:rsidRDefault="006218C1"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218C1" w:rsidRPr="00E962F6" w:rsidRDefault="006218C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218C1" w:rsidRDefault="006218C1"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6218C1" w:rsidRDefault="006218C1"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6218C1" w:rsidRDefault="006218C1"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218C1" w:rsidRDefault="006218C1"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218C1" w:rsidRDefault="006218C1"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218C1" w:rsidRPr="00D2146B" w:rsidRDefault="006218C1"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218C1" w:rsidRPr="00D2146B" w:rsidRDefault="006218C1"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218C1" w:rsidRDefault="006218C1"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218C1" w:rsidRDefault="006218C1" w:rsidP="00942B30">
                        <w:pPr>
                          <w:spacing w:before="60" w:line="256" w:lineRule="auto"/>
                          <w:jc w:val="center"/>
                          <w:rPr>
                            <w:sz w:val="24"/>
                            <w:szCs w:val="24"/>
                          </w:rPr>
                        </w:pPr>
                        <w:r>
                          <w:rPr>
                            <w:rFonts w:eastAsia="Calibri"/>
                            <w:color w:val="000000"/>
                            <w:sz w:val="18"/>
                            <w:szCs w:val="18"/>
                          </w:rPr>
                          <w:t>Parser</w:t>
                        </w:r>
                      </w:p>
                      <w:p w14:paraId="1ABFD117" w14:textId="77777777" w:rsidR="006218C1" w:rsidRDefault="006218C1"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218C1" w:rsidRDefault="006218C1" w:rsidP="003727AB">
                        <w:pPr>
                          <w:spacing w:before="60" w:line="254" w:lineRule="auto"/>
                          <w:jc w:val="center"/>
                          <w:rPr>
                            <w:sz w:val="24"/>
                            <w:szCs w:val="24"/>
                          </w:rPr>
                        </w:pPr>
                        <w:r>
                          <w:rPr>
                            <w:rFonts w:eastAsia="Calibri"/>
                            <w:color w:val="000000"/>
                            <w:sz w:val="18"/>
                            <w:szCs w:val="18"/>
                          </w:rPr>
                          <w:t>Scanner</w:t>
                        </w:r>
                      </w:p>
                      <w:p w14:paraId="03FD0412" w14:textId="77777777" w:rsidR="006218C1" w:rsidRDefault="006218C1"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218C1" w:rsidRDefault="006218C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218C1" w:rsidRDefault="006218C1" w:rsidP="003567A1">
                        <w:pPr>
                          <w:spacing w:before="0" w:line="252" w:lineRule="auto"/>
                          <w:jc w:val="center"/>
                          <w:rPr>
                            <w:sz w:val="24"/>
                            <w:szCs w:val="24"/>
                          </w:rPr>
                        </w:pPr>
                      </w:p>
                      <w:p w14:paraId="217B84F7" w14:textId="77777777" w:rsidR="006218C1" w:rsidRDefault="006218C1"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218C1" w:rsidRDefault="006218C1"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218C1" w:rsidRPr="00EF6288" w:rsidRDefault="006218C1"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218C1" w:rsidRDefault="006218C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218C1" w:rsidRDefault="006218C1"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218C1" w:rsidRDefault="006218C1"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218C1" w:rsidRPr="00E962F6" w:rsidRDefault="006218C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218C1" w:rsidRDefault="006218C1"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6218C1" w:rsidRDefault="006218C1"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6218C1" w:rsidRDefault="006218C1"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218C1" w:rsidRDefault="006218C1"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218C1" w:rsidRDefault="006218C1"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218C1" w:rsidRPr="00D2146B" w:rsidRDefault="006218C1"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218C1" w:rsidRPr="00D2146B" w:rsidRDefault="006218C1"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218C1" w:rsidRDefault="006218C1"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218C1" w:rsidRDefault="006218C1" w:rsidP="00541B67">
                              <w:pPr>
                                <w:spacing w:before="60" w:line="256" w:lineRule="auto"/>
                                <w:jc w:val="center"/>
                                <w:rPr>
                                  <w:sz w:val="24"/>
                                  <w:szCs w:val="24"/>
                                </w:rPr>
                              </w:pPr>
                              <w:r>
                                <w:rPr>
                                  <w:rFonts w:eastAsia="Calibri"/>
                                  <w:color w:val="000000"/>
                                  <w:sz w:val="18"/>
                                  <w:szCs w:val="18"/>
                                </w:rPr>
                                <w:t>Parser</w:t>
                              </w:r>
                            </w:p>
                            <w:p w14:paraId="738A4637" w14:textId="77777777" w:rsidR="006218C1" w:rsidRDefault="006218C1"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218C1" w:rsidRDefault="006218C1" w:rsidP="00541B67">
                              <w:pPr>
                                <w:spacing w:before="60" w:line="254" w:lineRule="auto"/>
                                <w:jc w:val="center"/>
                                <w:rPr>
                                  <w:sz w:val="24"/>
                                  <w:szCs w:val="24"/>
                                </w:rPr>
                              </w:pPr>
                              <w:r>
                                <w:rPr>
                                  <w:rFonts w:eastAsia="Calibri"/>
                                  <w:color w:val="000000"/>
                                  <w:sz w:val="18"/>
                                  <w:szCs w:val="18"/>
                                </w:rPr>
                                <w:t>Scanner</w:t>
                              </w:r>
                            </w:p>
                            <w:p w14:paraId="1FC59E41" w14:textId="77777777" w:rsidR="006218C1" w:rsidRDefault="006218C1"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218C1" w:rsidRDefault="006218C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218C1" w:rsidRDefault="006218C1" w:rsidP="00541B67">
                              <w:pPr>
                                <w:spacing w:before="0" w:line="252" w:lineRule="auto"/>
                                <w:jc w:val="center"/>
                                <w:rPr>
                                  <w:sz w:val="24"/>
                                  <w:szCs w:val="24"/>
                                </w:rPr>
                              </w:pPr>
                            </w:p>
                            <w:p w14:paraId="1164C4DA" w14:textId="77777777" w:rsidR="006218C1" w:rsidRDefault="006218C1"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218C1" w:rsidRDefault="006218C1"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218C1" w:rsidRPr="00EF6288" w:rsidRDefault="006218C1"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218C1" w:rsidRDefault="006218C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218C1" w:rsidRDefault="006218C1"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218C1" w:rsidRDefault="006218C1"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218C1" w:rsidRPr="00E962F6" w:rsidRDefault="006218C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218C1" w:rsidRDefault="006218C1"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6218C1" w:rsidRDefault="006218C1"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6218C1" w:rsidRDefault="006218C1"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6218C1" w:rsidRDefault="006218C1"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6218C1" w:rsidRDefault="006218C1"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218C1" w:rsidRPr="00D2146B" w:rsidRDefault="006218C1"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218C1" w:rsidRPr="00D2146B" w:rsidRDefault="006218C1"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218C1" w:rsidRDefault="006218C1"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218C1" w:rsidRDefault="006218C1" w:rsidP="00541B67">
                        <w:pPr>
                          <w:spacing w:before="60" w:line="256" w:lineRule="auto"/>
                          <w:jc w:val="center"/>
                          <w:rPr>
                            <w:sz w:val="24"/>
                            <w:szCs w:val="24"/>
                          </w:rPr>
                        </w:pPr>
                        <w:r>
                          <w:rPr>
                            <w:rFonts w:eastAsia="Calibri"/>
                            <w:color w:val="000000"/>
                            <w:sz w:val="18"/>
                            <w:szCs w:val="18"/>
                          </w:rPr>
                          <w:t>Parser</w:t>
                        </w:r>
                      </w:p>
                      <w:p w14:paraId="738A4637" w14:textId="77777777" w:rsidR="006218C1" w:rsidRDefault="006218C1"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218C1" w:rsidRDefault="006218C1" w:rsidP="00541B67">
                        <w:pPr>
                          <w:spacing w:before="60" w:line="254" w:lineRule="auto"/>
                          <w:jc w:val="center"/>
                          <w:rPr>
                            <w:sz w:val="24"/>
                            <w:szCs w:val="24"/>
                          </w:rPr>
                        </w:pPr>
                        <w:r>
                          <w:rPr>
                            <w:rFonts w:eastAsia="Calibri"/>
                            <w:color w:val="000000"/>
                            <w:sz w:val="18"/>
                            <w:szCs w:val="18"/>
                          </w:rPr>
                          <w:t>Scanner</w:t>
                        </w:r>
                      </w:p>
                      <w:p w14:paraId="1FC59E41" w14:textId="77777777" w:rsidR="006218C1" w:rsidRDefault="006218C1"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218C1" w:rsidRDefault="006218C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218C1" w:rsidRDefault="006218C1" w:rsidP="00541B67">
                        <w:pPr>
                          <w:spacing w:before="0" w:line="252" w:lineRule="auto"/>
                          <w:jc w:val="center"/>
                          <w:rPr>
                            <w:sz w:val="24"/>
                            <w:szCs w:val="24"/>
                          </w:rPr>
                        </w:pPr>
                      </w:p>
                      <w:p w14:paraId="1164C4DA" w14:textId="77777777" w:rsidR="006218C1" w:rsidRDefault="006218C1"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218C1" w:rsidRDefault="006218C1"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218C1" w:rsidRPr="00EF6288" w:rsidRDefault="006218C1"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218C1" w:rsidRDefault="006218C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218C1" w:rsidRDefault="006218C1"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218C1" w:rsidRDefault="006218C1"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218C1" w:rsidRPr="00E962F6" w:rsidRDefault="006218C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218C1" w:rsidRDefault="006218C1"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6218C1" w:rsidRDefault="006218C1"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6218C1" w:rsidRDefault="006218C1"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218C1" w:rsidRDefault="006218C1"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218C1" w:rsidRDefault="006218C1"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9126054"/>
      <w:r w:rsidRPr="00903DBA">
        <w:t>The Compiler Phases</w:t>
      </w:r>
      <w:bookmarkEnd w:id="2"/>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bookmarkStart w:id="3" w:name="_Toc59126055"/>
      <w:r w:rsidRPr="00903DBA">
        <w:t>The Preprocessor</w:t>
      </w:r>
      <w:bookmarkEnd w:id="3"/>
    </w:p>
    <w:p w14:paraId="5669FD68" w14:textId="519EE91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461860">
        <w:t>0</w:t>
      </w:r>
      <w:r w:rsidR="007D7201" w:rsidRPr="00903DBA">
        <w:fldChar w:fldCharType="end"/>
      </w:r>
      <w:r w:rsidR="00C82548" w:rsidRPr="00903DBA">
        <w:t>.</w:t>
      </w:r>
    </w:p>
    <w:p w14:paraId="472BDFFE" w14:textId="1AC7210E" w:rsidR="00653984" w:rsidRPr="00903DBA" w:rsidRDefault="00EE7565" w:rsidP="00D030E2">
      <w:pPr>
        <w:pStyle w:val="Rubrik3"/>
      </w:pPr>
      <w:bookmarkStart w:id="4" w:name="_Toc59126056"/>
      <w:r w:rsidRPr="00903DBA">
        <w:t>Scanning</w:t>
      </w:r>
      <w:bookmarkEnd w:id="4"/>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5" w:name="_Toc59126057"/>
      <w:r w:rsidRPr="00903DBA">
        <w:t>Parsing</w:t>
      </w:r>
      <w:r w:rsidR="00BC1897" w:rsidRPr="00903DBA">
        <w:t xml:space="preserve"> and Middle Code Generation</w:t>
      </w:r>
      <w:bookmarkEnd w:id="5"/>
    </w:p>
    <w:p w14:paraId="542900B5" w14:textId="2F9844EB"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461860">
        <w:t>13.16</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bookmarkStart w:id="6" w:name="_Toc59126058"/>
      <w:r w:rsidRPr="00903DBA">
        <w:t>Middle Code Optimization</w:t>
      </w:r>
      <w:bookmarkEnd w:id="6"/>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7" w:name="_Toc59126059"/>
      <w:r w:rsidRPr="00903DBA">
        <w:t>Initialization</w:t>
      </w:r>
      <w:bookmarkEnd w:id="7"/>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8" w:name="_Toc59126060"/>
      <w:r w:rsidRPr="00903DBA">
        <w:t>Static Address</w:t>
      </w:r>
      <w:bookmarkEnd w:id="8"/>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9" w:name="_Toc59126061"/>
      <w:r w:rsidRPr="00903DBA">
        <w:t>Declarators and Declaration Specifiers</w:t>
      </w:r>
      <w:bookmarkEnd w:id="9"/>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10" w:name="_Toc59126062"/>
      <w:r w:rsidRPr="00903DBA">
        <w:t>The Symbol Table</w:t>
      </w:r>
      <w:bookmarkEnd w:id="10"/>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1" w:name="_Toc59126063"/>
      <w:r w:rsidRPr="00903DBA">
        <w:t>The Type System</w:t>
      </w:r>
      <w:bookmarkEnd w:id="11"/>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2" w:name="_Toc59126064"/>
      <w:r w:rsidRPr="00903DBA">
        <w:t>Ass</w:t>
      </w:r>
      <w:r w:rsidR="00A230F3" w:rsidRPr="00903DBA">
        <w:t xml:space="preserve">embly </w:t>
      </w:r>
      <w:r w:rsidR="00EE7565" w:rsidRPr="00903DBA">
        <w:t>Code Generation</w:t>
      </w:r>
      <w:bookmarkEnd w:id="12"/>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3" w:name="_Toc59126065"/>
      <w:r w:rsidRPr="00903DBA">
        <w:t>Register Allocation</w:t>
      </w:r>
      <w:bookmarkEnd w:id="13"/>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4" w:name="_Toc59126066"/>
      <w:r w:rsidRPr="00903DBA">
        <w:lastRenderedPageBreak/>
        <w:t>The Object Code Generator and Linker</w:t>
      </w:r>
      <w:bookmarkEnd w:id="14"/>
    </w:p>
    <w:p w14:paraId="369FA846" w14:textId="232B9648"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5" w:name="_Toc59126067"/>
      <w:r w:rsidRPr="00903DBA">
        <w:t>The Standard Library</w:t>
      </w:r>
      <w:bookmarkEnd w:id="15"/>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6" w:name="_Ref54199481"/>
      <w:bookmarkStart w:id="17" w:name="_Toc59126068"/>
      <w:bookmarkStart w:id="18" w:name="_Ref418260972"/>
      <w:r w:rsidRPr="00903DBA">
        <w:t xml:space="preserve">The </w:t>
      </w:r>
      <w:r w:rsidR="00CE5717" w:rsidRPr="00903DBA">
        <w:t>Main</w:t>
      </w:r>
      <w:r w:rsidRPr="00903DBA">
        <w:t xml:space="preserve"> Class</w:t>
      </w:r>
      <w:bookmarkEnd w:id="16"/>
      <w:bookmarkEnd w:id="17"/>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27FDDBD0"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37009A4D"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9" w:name="_Toc59126069"/>
      <w:r w:rsidRPr="00903DBA">
        <w:rPr>
          <w:highlight w:val="white"/>
        </w:rPr>
        <w:t>Generating the Assembly File</w:t>
      </w:r>
      <w:bookmarkEnd w:id="19"/>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20" w:name="_Toc59126070"/>
      <w:r w:rsidRPr="00903DBA">
        <w:rPr>
          <w:highlight w:val="white"/>
        </w:rPr>
        <w:t>Generate the Make File</w:t>
      </w:r>
      <w:bookmarkEnd w:id="20"/>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1" w:name="_Toc59126071"/>
      <w:r w:rsidRPr="00903DBA">
        <w:rPr>
          <w:highlight w:val="white"/>
        </w:rPr>
        <w:t xml:space="preserve">Is the Object File </w:t>
      </w:r>
      <w:r w:rsidR="004538FA" w:rsidRPr="00903DBA">
        <w:rPr>
          <w:highlight w:val="white"/>
        </w:rPr>
        <w:t>Fresh</w:t>
      </w:r>
      <w:r w:rsidR="00C522A7" w:rsidRPr="00903DBA">
        <w:rPr>
          <w:highlight w:val="white"/>
        </w:rPr>
        <w:t>?</w:t>
      </w:r>
      <w:bookmarkEnd w:id="21"/>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2" w:name="_Ref54016524"/>
      <w:bookmarkStart w:id="23" w:name="_Ref54016821"/>
      <w:bookmarkStart w:id="24" w:name="_Toc59126072"/>
      <w:bookmarkEnd w:id="18"/>
      <w:r w:rsidRPr="00903DBA">
        <w:lastRenderedPageBreak/>
        <w:t>Scanning</w:t>
      </w:r>
      <w:bookmarkEnd w:id="22"/>
      <w:bookmarkEnd w:id="23"/>
      <w:bookmarkEnd w:id="24"/>
    </w:p>
    <w:p w14:paraId="61A78CB4" w14:textId="16A0385C"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461860">
        <w:t>E</w:t>
      </w:r>
      <w:r w:rsidR="00BE0C60">
        <w:fldChar w:fldCharType="end"/>
      </w:r>
      <w:r w:rsidR="00432E51" w:rsidRPr="00903DBA">
        <w:t xml:space="preserve"> for a crash course.</w:t>
      </w:r>
    </w:p>
    <w:p w14:paraId="58DEDA16" w14:textId="64CE56AC" w:rsidR="00571FA6" w:rsidRDefault="00571FA6" w:rsidP="00E40B78">
      <w:pPr>
        <w:pStyle w:val="Rubrik2"/>
      </w:pPr>
      <w:bookmarkStart w:id="25" w:name="_Toc59126073"/>
      <w:r>
        <w:t>Slash Sequences</w:t>
      </w:r>
      <w:bookmarkEnd w:id="25"/>
    </w:p>
    <w:p w14:paraId="306D35B4" w14:textId="3B4E1FB4"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461860">
        <w:rPr>
          <w:highlight w:val="white"/>
        </w:rPr>
        <w:t>G</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6" w:name="_Toc59126074"/>
      <w:r w:rsidRPr="00903DBA">
        <w:t>The typedef-name Problem</w:t>
      </w:r>
      <w:bookmarkEnd w:id="26"/>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bookmarkStart w:id="27" w:name="_Toc59126075"/>
      <w:r w:rsidRPr="00903DBA">
        <w:t>The Scanner</w:t>
      </w:r>
      <w:bookmarkEnd w:id="27"/>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8"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9" w:name="_Ref54016552"/>
      <w:bookmarkStart w:id="30" w:name="_Ref54783705"/>
      <w:bookmarkStart w:id="31" w:name="_Toc59126076"/>
      <w:bookmarkStart w:id="32" w:name="_Hlk57720398"/>
      <w:r w:rsidRPr="00903DBA">
        <w:lastRenderedPageBreak/>
        <w:t>Parsing</w:t>
      </w:r>
      <w:bookmarkEnd w:id="28"/>
      <w:bookmarkEnd w:id="29"/>
      <w:bookmarkEnd w:id="30"/>
      <w:bookmarkEnd w:id="31"/>
    </w:p>
    <w:bookmarkEnd w:id="32"/>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3" w:name="_Toc59126077"/>
      <w:r>
        <w:t>The MiddleOperator Enumeration</w:t>
      </w:r>
      <w:bookmarkEnd w:id="33"/>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411B5B77"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461860">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4" w:name="_Toc59126078"/>
      <w:r w:rsidRPr="00903DBA">
        <w:t>Declarations</w:t>
      </w:r>
      <w:bookmarkEnd w:id="34"/>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5" w:author="Stefan Bjornander" w:date="2015-04-26T09:16:00Z">
        <w:r w:rsidRPr="00903DBA">
          <w:t xml:space="preserve">The </w:t>
        </w:r>
      </w:ins>
      <w:r w:rsidRPr="00903DBA">
        <w:rPr>
          <w:rStyle w:val="KeyWord0"/>
        </w:rPr>
        <w:t>source_code_file</w:t>
      </w:r>
      <w:ins w:id="36"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7" w:name="_Ref54270751"/>
      <w:bookmarkStart w:id="38" w:name="_Toc59126079"/>
      <w:bookmarkStart w:id="39" w:name="_Hlk57712941"/>
      <w:r w:rsidRPr="00903DBA">
        <w:t>Function</w:t>
      </w:r>
      <w:r w:rsidR="00015AA9" w:rsidRPr="00903DBA">
        <w:t xml:space="preserve"> </w:t>
      </w:r>
      <w:r w:rsidR="00FC52DE" w:rsidRPr="00903DBA">
        <w:t>Definition</w:t>
      </w:r>
      <w:bookmarkEnd w:id="37"/>
      <w:bookmarkEnd w:id="38"/>
    </w:p>
    <w:bookmarkEnd w:id="39"/>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40" w:name="_Toc59126080"/>
      <w:bookmarkStart w:id="41" w:name="_Hlk57712948"/>
      <w:r w:rsidRPr="00903DBA">
        <w:rPr>
          <w:highlight w:val="white"/>
        </w:rPr>
        <w:t>Specifier</w:t>
      </w:r>
      <w:r w:rsidR="0095481A" w:rsidRPr="00903DBA">
        <w:rPr>
          <w:highlight w:val="white"/>
        </w:rPr>
        <w:t xml:space="preserve"> List</w:t>
      </w:r>
      <w:bookmarkEnd w:id="40"/>
    </w:p>
    <w:bookmarkEnd w:id="41"/>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2" w:name="_Toc59126081"/>
      <w:bookmarkStart w:id="43"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bookmarkEnd w:id="42"/>
    </w:p>
    <w:bookmarkEnd w:id="43"/>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r w:rsidRPr="00903DBA">
        <w:rPr>
          <w:highlight w:val="white"/>
        </w:rPr>
        <w:t>MainParser.gppg</w:t>
      </w:r>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4" w:name="_Toc59126082"/>
      <w:bookmarkStart w:id="45" w:name="_Hlk57713010"/>
      <w:r w:rsidRPr="00903DBA">
        <w:rPr>
          <w:highlight w:val="white"/>
        </w:rPr>
        <w:t>Enumeration</w:t>
      </w:r>
      <w:bookmarkEnd w:id="44"/>
    </w:p>
    <w:bookmarkEnd w:id="45"/>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4E1599FC"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461860">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6" w:name="_Toc59126083"/>
      <w:r w:rsidRPr="00903DBA">
        <w:rPr>
          <w:highlight w:val="white"/>
        </w:rPr>
        <w:t>Declarator</w:t>
      </w:r>
      <w:r w:rsidR="00FF2B7D">
        <w:rPr>
          <w:highlight w:val="white"/>
        </w:rPr>
        <w:t>s</w:t>
      </w:r>
      <w:bookmarkEnd w:id="46"/>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bookmarkStart w:id="47" w:name="_Toc59126084"/>
      <w:r w:rsidRPr="00903DBA">
        <w:rPr>
          <w:highlight w:val="white"/>
        </w:rPr>
        <w:t>Pointer Declarator</w:t>
      </w:r>
      <w:r w:rsidR="007160AF" w:rsidRPr="00903DBA">
        <w:rPr>
          <w:highlight w:val="white"/>
        </w:rPr>
        <w:t>s</w:t>
      </w:r>
      <w:bookmarkEnd w:id="47"/>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lastRenderedPageBreak/>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quilified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9">
          <w:tblGrid>
            <w:gridCol w:w="1265"/>
            <w:gridCol w:w="1851"/>
            <w:gridCol w:w="1265"/>
            <w:gridCol w:w="1852"/>
            <w:gridCol w:w="1265"/>
            <w:gridCol w:w="1852"/>
            <w:gridCol w:w="1265"/>
          </w:tblGrid>
        </w:tblGridChange>
      </w:tblGrid>
      <w:tr w:rsidR="00F87306" w:rsidRPr="00903DBA" w14:paraId="0F221A32" w14:textId="77777777" w:rsidTr="00F87306">
        <w:trPr>
          <w:ins w:id="50" w:author="Stefan Bjornander" w:date="2015-04-26T09:44:00Z"/>
          <w:trPrChange w:id="51" w:author="Stefan Bjornander" w:date="2015-04-26T09:46:00Z">
            <w:trPr>
              <w:gridBefore w:val="1"/>
            </w:trPr>
          </w:trPrChange>
        </w:trPr>
        <w:tc>
          <w:tcPr>
            <w:tcW w:w="3116" w:type="dxa"/>
            <w:tcPrChange w:id="52"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53" w:author="Stefan Bjornander" w:date="2015-04-26T09:44:00Z"/>
              </w:rPr>
            </w:pPr>
            <w:r>
              <w:rPr>
                <w:highlight w:val="white"/>
              </w:rPr>
              <w:t>int * const p;</w:t>
            </w:r>
          </w:p>
        </w:tc>
        <w:tc>
          <w:tcPr>
            <w:tcW w:w="3117" w:type="dxa"/>
            <w:tcPrChange w:id="54"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5"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6"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7"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8" w:author="Stefan Bjornander" w:date="2015-04-26T09:44:00Z"/>
                <w:del w:id="59"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bookmarkStart w:id="60" w:name="_Toc59126085"/>
      <w:r w:rsidRPr="00903DBA">
        <w:rPr>
          <w:highlight w:val="white"/>
        </w:rPr>
        <w:t>Direct Declarator</w:t>
      </w:r>
      <w:bookmarkEnd w:id="60"/>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6788D3B4"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461860">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bookmarkStart w:id="61" w:name="_Toc59126086"/>
      <w:r w:rsidRPr="00903DBA">
        <w:rPr>
          <w:highlight w:val="white"/>
        </w:rPr>
        <w:t>Initialization</w:t>
      </w:r>
      <w:bookmarkEnd w:id="61"/>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62" w:name="_Toc59126087"/>
      <w:bookmarkStart w:id="63" w:name="_Hlk57713292"/>
      <w:r w:rsidRPr="00903DBA">
        <w:rPr>
          <w:highlight w:val="white"/>
        </w:rPr>
        <w:t>Abstract Declarator</w:t>
      </w:r>
      <w:bookmarkEnd w:id="62"/>
    </w:p>
    <w:bookmarkEnd w:id="63"/>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64" w:name="_Toc59126088"/>
      <w:bookmarkStart w:id="65" w:name="_Hlk57713304"/>
      <w:r w:rsidRPr="00903DBA">
        <w:rPr>
          <w:highlight w:val="white"/>
        </w:rPr>
        <w:t>Stat</w:t>
      </w:r>
      <w:r w:rsidR="008E06B1" w:rsidRPr="00903DBA">
        <w:rPr>
          <w:highlight w:val="white"/>
        </w:rPr>
        <w:t>e</w:t>
      </w:r>
      <w:r w:rsidRPr="00903DBA">
        <w:rPr>
          <w:highlight w:val="white"/>
        </w:rPr>
        <w:t>ments</w:t>
      </w:r>
      <w:bookmarkEnd w:id="64"/>
    </w:p>
    <w:bookmarkEnd w:id="65"/>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66" w:name="_Toc59126089"/>
      <w:bookmarkStart w:id="67" w:name="_Ref418259975"/>
      <w:r w:rsidRPr="00903DBA">
        <w:t xml:space="preserve">The </w:t>
      </w:r>
      <w:r w:rsidR="000D5EF4" w:rsidRPr="00903DBA">
        <w:t xml:space="preserve">if-else </w:t>
      </w:r>
      <w:r w:rsidRPr="00903DBA">
        <w:t>Problem</w:t>
      </w:r>
      <w:bookmarkEnd w:id="66"/>
    </w:p>
    <w:p w14:paraId="649A08E8" w14:textId="2A74DBC1" w:rsidR="00516DD1" w:rsidRPr="00903DBA" w:rsidRDefault="00516DD1">
      <w:pPr>
        <w:rPr>
          <w:ins w:id="68" w:author="Stefan Bjornander" w:date="2015-04-26T09:44:00Z"/>
        </w:rPr>
        <w:pPrChange w:id="69" w:author="Stefan Bjornander" w:date="2015-04-26T09:25:00Z">
          <w:pPr>
            <w:pStyle w:val="Code"/>
          </w:pPr>
        </w:pPrChange>
      </w:pPr>
      <w:ins w:id="70" w:author="Stefan Bjornander" w:date="2015-04-26T09:27:00Z">
        <w:r w:rsidRPr="00903DBA">
          <w:t xml:space="preserve">The </w:t>
        </w:r>
        <w:r w:rsidRPr="00903DBA">
          <w:rPr>
            <w:rStyle w:val="KeyWord0"/>
            <w:rPrChange w:id="71" w:author="Stefan Bjornander" w:date="2015-04-26T09:43:00Z">
              <w:rPr>
                <w:rStyle w:val="CodeInText"/>
              </w:rPr>
            </w:rPrChange>
          </w:rPr>
          <w:t>if-else</w:t>
        </w:r>
        <w:r w:rsidRPr="00903DBA">
          <w:rPr>
            <w:noProof/>
          </w:rPr>
          <w:t xml:space="preserve"> problem</w:t>
        </w:r>
      </w:ins>
      <w:r w:rsidR="00577A23" w:rsidRPr="00903DBA">
        <w:t xml:space="preserve"> </w:t>
      </w:r>
      <w:del w:id="72" w:author="Stefan Bjornander" w:date="2015-04-26T09:43:00Z">
        <w:r w:rsidRPr="00903DBA">
          <w:rPr>
            <w:noProof/>
          </w:rPr>
          <w:delText xml:space="preserve">In </w:delText>
        </w:r>
      </w:del>
      <w:ins w:id="73" w:author="Stefan Bjornander" w:date="2015-04-26T09:45:00Z">
        <w:r w:rsidRPr="00903DBA">
          <w:rPr>
            <w:noProof/>
          </w:rPr>
          <w:t xml:space="preserve">is the problem of </w:t>
        </w:r>
      </w:ins>
      <w:ins w:id="74" w:author="Stefan Bjornander" w:date="2015-04-26T09:51:00Z">
        <w:r w:rsidRPr="00903DBA">
          <w:rPr>
            <w:noProof/>
          </w:rPr>
          <w:t>syntac</w:t>
        </w:r>
      </w:ins>
      <w:ins w:id="75" w:author="Stefan Bjornander" w:date="2015-04-26T09:53:00Z">
        <w:r w:rsidRPr="00903DBA">
          <w:rPr>
            <w:noProof/>
          </w:rPr>
          <w:t xml:space="preserve">tically </w:t>
        </w:r>
      </w:ins>
      <w:ins w:id="76" w:author="Stefan Bjornander" w:date="2015-04-26T09:45:00Z">
        <w:r w:rsidRPr="00903DBA">
          <w:rPr>
            <w:noProof/>
          </w:rPr>
          <w:t xml:space="preserve">interpret </w:t>
        </w:r>
      </w:ins>
      <w:del w:id="77" w:author="Stefan Bjornander" w:date="2015-04-26T09:45:00Z">
        <w:r w:rsidRPr="00903DBA">
          <w:rPr>
            <w:noProof/>
          </w:rPr>
          <w:delText xml:space="preserve">the </w:delText>
        </w:r>
      </w:del>
      <w:ins w:id="78" w:author="Stefan Bjornander" w:date="2015-04-26T09:45:00Z">
        <w:r w:rsidRPr="00903DBA">
          <w:rPr>
            <w:noProof/>
          </w:rPr>
          <w:t>the leftmost source code below.</w:t>
        </w:r>
      </w:ins>
      <w:ins w:id="79" w:author="Stefan Bjornander" w:date="2015-04-26T09:47:00Z">
        <w:r w:rsidRPr="00903DBA">
          <w:rPr>
            <w:noProof/>
          </w:rPr>
          <w:t xml:space="preserve"> Semantically, the middle interpretation </w:t>
        </w:r>
      </w:ins>
      <w:r w:rsidRPr="00903DBA">
        <w:rPr>
          <w:noProof/>
        </w:rPr>
        <w:t xml:space="preserve">of the left statement </w:t>
      </w:r>
      <w:ins w:id="80" w:author="Stefan Bjornander" w:date="2015-04-26T09:47:00Z">
        <w:r w:rsidRPr="00903DBA">
          <w:rPr>
            <w:noProof/>
          </w:rPr>
          <w:t xml:space="preserve">is the correct one, each </w:t>
        </w:r>
        <w:r w:rsidRPr="00903DBA">
          <w:rPr>
            <w:rStyle w:val="KeyWord0"/>
            <w:rPrChange w:id="81" w:author="Stefan Bjornander" w:date="2015-04-26T09:48:00Z">
              <w:rPr>
                <w:rStyle w:val="CodeInText"/>
              </w:rPr>
            </w:rPrChange>
          </w:rPr>
          <w:t>else</w:t>
        </w:r>
        <w:r w:rsidRPr="00903DBA">
          <w:rPr>
            <w:noProof/>
          </w:rPr>
          <w:t xml:space="preserve"> shall be</w:t>
        </w:r>
      </w:ins>
      <w:ins w:id="82" w:author="Stefan Bjornander" w:date="2015-04-26T09:58:00Z">
        <w:r w:rsidRPr="00903DBA">
          <w:rPr>
            <w:noProof/>
          </w:rPr>
          <w:t xml:space="preserve"> connected</w:t>
        </w:r>
      </w:ins>
      <w:ins w:id="83" w:author="Stefan Bjornander" w:date="2015-04-26T09:47:00Z">
        <w:r w:rsidRPr="00903DBA">
          <w:rPr>
            <w:noProof/>
          </w:rPr>
          <w:t xml:space="preserve"> to the </w:t>
        </w:r>
      </w:ins>
      <w:ins w:id="84" w:author="Stefan Bjornander" w:date="2015-04-26T09:59:00Z">
        <w:r w:rsidRPr="00903DBA">
          <w:rPr>
            <w:noProof/>
          </w:rPr>
          <w:t xml:space="preserve">latest preceding </w:t>
        </w:r>
      </w:ins>
      <w:ins w:id="85" w:author="Stefan Bjornander" w:date="2015-04-26T09:48:00Z">
        <w:r w:rsidRPr="00903DBA">
          <w:rPr>
            <w:rStyle w:val="KeyWord0"/>
            <w:rPrChange w:id="86"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7"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8">
          <w:tblGrid>
            <w:gridCol w:w="3116"/>
            <w:gridCol w:w="3117"/>
            <w:gridCol w:w="3117"/>
          </w:tblGrid>
        </w:tblGridChange>
      </w:tblGrid>
      <w:tr w:rsidR="00516DD1" w:rsidRPr="00903DBA" w14:paraId="306EE423" w14:textId="77777777" w:rsidTr="00406FA9">
        <w:trPr>
          <w:ins w:id="89" w:author="Stefan Bjornander" w:date="2015-04-26T09:44:00Z"/>
        </w:trPr>
        <w:tc>
          <w:tcPr>
            <w:tcW w:w="3116" w:type="dxa"/>
            <w:tcPrChange w:id="90"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91" w:author="Stefan Bjornander" w:date="2015-04-26T09:44:00Z"/>
              </w:rPr>
            </w:pPr>
            <w:ins w:id="92" w:author="Stefan Bjornander" w:date="2015-04-26T09:44:00Z">
              <w:r w:rsidRPr="00903DBA">
                <w:t>if (a &lt; b)</w:t>
              </w:r>
            </w:ins>
          </w:p>
          <w:p w14:paraId="3B9E4E6E" w14:textId="77777777" w:rsidR="00516DD1" w:rsidRPr="00903DBA" w:rsidRDefault="00516DD1">
            <w:pPr>
              <w:pStyle w:val="Code"/>
              <w:rPr>
                <w:ins w:id="93" w:author="Stefan Bjornander" w:date="2015-04-26T09:44:00Z"/>
              </w:rPr>
            </w:pPr>
            <w:ins w:id="94" w:author="Stefan Bjornander" w:date="2015-04-26T09:44:00Z">
              <w:r w:rsidRPr="00903DBA">
                <w:t xml:space="preserve">  if (c &lt; d)</w:t>
              </w:r>
            </w:ins>
          </w:p>
          <w:p w14:paraId="4333B730" w14:textId="77777777" w:rsidR="00516DD1" w:rsidRPr="00903DBA" w:rsidRDefault="00516DD1">
            <w:pPr>
              <w:pStyle w:val="Code"/>
              <w:rPr>
                <w:ins w:id="95" w:author="Stefan Bjornander" w:date="2015-04-26T09:44:00Z"/>
              </w:rPr>
            </w:pPr>
            <w:ins w:id="96" w:author="Stefan Bjornander" w:date="2015-04-26T09:44:00Z">
              <w:r w:rsidRPr="00903DBA">
                <w:t xml:space="preserve">    e = 1;</w:t>
              </w:r>
            </w:ins>
          </w:p>
          <w:p w14:paraId="3207957D" w14:textId="77777777" w:rsidR="00516DD1" w:rsidRPr="00903DBA" w:rsidRDefault="00516DD1">
            <w:pPr>
              <w:pStyle w:val="Code"/>
              <w:rPr>
                <w:ins w:id="97" w:author="Stefan Bjornander" w:date="2015-04-26T09:44:00Z"/>
              </w:rPr>
            </w:pPr>
            <w:ins w:id="98" w:author="Stefan Bjornander" w:date="2015-04-26T09:44:00Z">
              <w:r w:rsidRPr="00903DBA">
                <w:t xml:space="preserve">  else</w:t>
              </w:r>
            </w:ins>
          </w:p>
          <w:p w14:paraId="67FEA936" w14:textId="5C41C8BC" w:rsidR="00516DD1" w:rsidRDefault="00516DD1">
            <w:pPr>
              <w:pStyle w:val="Code"/>
            </w:pPr>
            <w:ins w:id="99"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100" w:author="Stefan Bjornander" w:date="2015-04-26T09:44:00Z"/>
                <w:del w:id="101" w:author="Stefan Bjornander" w:date="2015-04-26T09:44:00Z"/>
              </w:rPr>
            </w:pPr>
            <w:r>
              <w:t xml:space="preserve">(a) </w:t>
            </w:r>
            <w:r w:rsidR="00406FA9">
              <w:t>Ambiguous C code</w:t>
            </w:r>
          </w:p>
          <w:p w14:paraId="2FAE5D6D" w14:textId="77777777" w:rsidR="00516DD1" w:rsidRPr="00903DBA" w:rsidRDefault="00516DD1" w:rsidP="00710287">
            <w:pPr>
              <w:rPr>
                <w:ins w:id="102" w:author="Stefan Bjornander" w:date="2015-04-26T09:44:00Z"/>
              </w:rPr>
            </w:pPr>
          </w:p>
        </w:tc>
        <w:tc>
          <w:tcPr>
            <w:tcW w:w="3117" w:type="dxa"/>
            <w:tcPrChange w:id="10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104" w:author="Stefan Bjornander" w:date="2015-04-26T09:44:00Z">
              <w:r w:rsidRPr="00903DBA">
                <w:t>if (a &lt; b) {</w:t>
              </w:r>
            </w:ins>
          </w:p>
          <w:p w14:paraId="556A4791" w14:textId="77777777" w:rsidR="00516DD1" w:rsidRPr="00903DBA" w:rsidRDefault="00516DD1">
            <w:pPr>
              <w:pStyle w:val="Code"/>
            </w:pPr>
            <w:ins w:id="105" w:author="Stefan Bjornander" w:date="2015-04-26T09:44:00Z">
              <w:r w:rsidRPr="00903DBA">
                <w:t xml:space="preserve">  if (c &lt; d)</w:t>
              </w:r>
            </w:ins>
          </w:p>
          <w:p w14:paraId="694876BE" w14:textId="77777777" w:rsidR="00516DD1" w:rsidRPr="00903DBA" w:rsidRDefault="00516DD1">
            <w:pPr>
              <w:pStyle w:val="Code"/>
            </w:pPr>
            <w:ins w:id="106" w:author="Stefan Bjornander" w:date="2015-04-26T09:44:00Z">
              <w:r w:rsidRPr="00903DBA">
                <w:t xml:space="preserve">    e = 1;</w:t>
              </w:r>
            </w:ins>
          </w:p>
          <w:p w14:paraId="1C003489" w14:textId="77777777" w:rsidR="00516DD1" w:rsidRPr="00903DBA" w:rsidRDefault="00516DD1">
            <w:pPr>
              <w:pStyle w:val="Code"/>
            </w:pPr>
            <w:ins w:id="107" w:author="Stefan Bjornander" w:date="2015-04-26T09:44:00Z">
              <w:r w:rsidRPr="00903DBA">
                <w:t xml:space="preserve">  else</w:t>
              </w:r>
            </w:ins>
          </w:p>
          <w:p w14:paraId="4EEC399F" w14:textId="77777777" w:rsidR="00516DD1" w:rsidRPr="00903DBA" w:rsidRDefault="00516DD1">
            <w:pPr>
              <w:pStyle w:val="Code"/>
            </w:pPr>
            <w:ins w:id="108" w:author="Stefan Bjornander" w:date="2015-04-26T09:44:00Z">
              <w:r w:rsidRPr="00903DBA">
                <w:t xml:space="preserve">    f = 2;</w:t>
              </w:r>
            </w:ins>
          </w:p>
          <w:p w14:paraId="576B5809" w14:textId="1582D106" w:rsidR="00516DD1" w:rsidRDefault="00516DD1">
            <w:pPr>
              <w:pStyle w:val="Code"/>
            </w:pPr>
            <w:ins w:id="109" w:author="Stefan Bjornander" w:date="2015-04-26T09:44:00Z">
              <w:r w:rsidRPr="00903DBA">
                <w:t>}</w:t>
              </w:r>
            </w:ins>
          </w:p>
          <w:p w14:paraId="56999964" w14:textId="7F46378B" w:rsidR="00710287" w:rsidRPr="00903DBA" w:rsidRDefault="00710287" w:rsidP="00710287">
            <w:pPr>
              <w:rPr>
                <w:del w:id="110" w:author="Stefan Bjornander" w:date="2015-04-26T09:45:00Z"/>
              </w:rPr>
            </w:pPr>
            <w:r>
              <w:t>(b) Correct</w:t>
            </w:r>
          </w:p>
          <w:p w14:paraId="4C1D31DA" w14:textId="77777777" w:rsidR="00516DD1" w:rsidRPr="00903DBA" w:rsidRDefault="00516DD1" w:rsidP="00710287">
            <w:pPr>
              <w:rPr>
                <w:del w:id="111" w:author="Stefan Bjornander" w:date="2015-04-26T09:45:00Z"/>
              </w:rPr>
            </w:pPr>
          </w:p>
          <w:p w14:paraId="170E5735" w14:textId="20404272" w:rsidR="00516DD1" w:rsidRPr="00903DBA" w:rsidRDefault="00710287">
            <w:pPr>
              <w:rPr>
                <w:ins w:id="112" w:author="Stefan Bjornander" w:date="2015-04-26T09:44:00Z"/>
              </w:rPr>
            </w:pPr>
            <w:r>
              <w:t xml:space="preserve"> Interpretation</w:t>
            </w:r>
          </w:p>
        </w:tc>
        <w:tc>
          <w:tcPr>
            <w:tcW w:w="3117" w:type="dxa"/>
            <w:tcPrChange w:id="11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14" w:author="Stefan Bjornander" w:date="2015-04-26T09:45:00Z" w:name="move417804833"/>
            <w:ins w:id="115" w:author="Stefan Bjornander" w:date="2015-04-26T09:45:00Z">
              <w:r w:rsidRPr="00903DBA">
                <w:t>if (a &lt; b)</w:t>
              </w:r>
            </w:ins>
          </w:p>
          <w:p w14:paraId="1D552566" w14:textId="77777777" w:rsidR="00516DD1" w:rsidRPr="00903DBA" w:rsidRDefault="00516DD1">
            <w:pPr>
              <w:pStyle w:val="Code"/>
            </w:pPr>
            <w:ins w:id="116" w:author="Stefan Bjornander" w:date="2015-04-26T09:45:00Z">
              <w:r w:rsidRPr="00903DBA">
                <w:t xml:space="preserve">  if (c &lt; d) {</w:t>
              </w:r>
            </w:ins>
          </w:p>
          <w:p w14:paraId="66887BC4" w14:textId="77777777" w:rsidR="00516DD1" w:rsidRPr="00903DBA" w:rsidRDefault="00516DD1">
            <w:pPr>
              <w:pStyle w:val="Code"/>
            </w:pPr>
            <w:ins w:id="117" w:author="Stefan Bjornander" w:date="2015-04-26T09:45:00Z">
              <w:r w:rsidRPr="00903DBA">
                <w:t xml:space="preserve">    e = 1;</w:t>
              </w:r>
            </w:ins>
          </w:p>
          <w:p w14:paraId="1D00F382" w14:textId="77777777" w:rsidR="00516DD1" w:rsidRPr="00903DBA" w:rsidRDefault="00516DD1">
            <w:pPr>
              <w:pStyle w:val="Code"/>
            </w:pPr>
            <w:ins w:id="118" w:author="Stefan Bjornander" w:date="2015-04-26T09:45:00Z">
              <w:r w:rsidRPr="00903DBA">
                <w:t xml:space="preserve">  }</w:t>
              </w:r>
            </w:ins>
          </w:p>
          <w:p w14:paraId="488A8BE2" w14:textId="77777777" w:rsidR="00516DD1" w:rsidRPr="00903DBA" w:rsidRDefault="00516DD1">
            <w:pPr>
              <w:pStyle w:val="Code"/>
            </w:pPr>
            <w:ins w:id="119" w:author="Stefan Bjornander" w:date="2015-04-26T09:45:00Z">
              <w:r w:rsidRPr="00903DBA">
                <w:t>else</w:t>
              </w:r>
            </w:ins>
          </w:p>
          <w:p w14:paraId="062525C9" w14:textId="77777777" w:rsidR="00516DD1" w:rsidRPr="00903DBA" w:rsidRDefault="00516DD1">
            <w:pPr>
              <w:pStyle w:val="Code"/>
              <w:rPr>
                <w:del w:id="120" w:author="Stefan Bjornander" w:date="2015-04-26T09:45:00Z"/>
              </w:rPr>
            </w:pPr>
            <w:ins w:id="121" w:author="Stefan Bjornander" w:date="2015-04-26T09:45:00Z">
              <w:r w:rsidRPr="00903DBA">
                <w:t xml:space="preserve">  f = 2;</w:t>
              </w:r>
            </w:ins>
            <w:moveToRangeEnd w:id="114"/>
          </w:p>
          <w:p w14:paraId="28C2C026" w14:textId="77777777" w:rsidR="00516DD1" w:rsidRDefault="00516DD1" w:rsidP="00710287">
            <w:pPr>
              <w:pStyle w:val="Code"/>
            </w:pPr>
          </w:p>
          <w:p w14:paraId="5A274AD6" w14:textId="2D6416E4" w:rsidR="00710287" w:rsidRPr="00903DBA" w:rsidRDefault="00A963AA">
            <w:pPr>
              <w:rPr>
                <w:ins w:id="122" w:author="Stefan Bjornander" w:date="2015-04-26T09:44:00Z"/>
              </w:rPr>
            </w:pPr>
            <w:r>
              <w:t>(c)</w:t>
            </w:r>
            <w:r w:rsidR="00710287">
              <w:t xml:space="preserve"> Incorrect interpretation</w:t>
            </w:r>
          </w:p>
        </w:tc>
      </w:tr>
    </w:tbl>
    <w:p w14:paraId="1E9078F4" w14:textId="77777777" w:rsidR="00516DD1" w:rsidRPr="00903DBA" w:rsidRDefault="00516DD1">
      <w:pPr>
        <w:rPr>
          <w:ins w:id="123" w:author="Stefan Bjornander" w:date="2015-04-26T09:52:00Z"/>
        </w:rPr>
        <w:pPrChange w:id="124" w:author="Stefan Bjornander" w:date="2015-04-26T09:51:00Z">
          <w:pPr>
            <w:pStyle w:val="Code"/>
          </w:pPr>
        </w:pPrChange>
      </w:pPr>
      <w:r w:rsidRPr="00903DBA">
        <w:rPr>
          <w:noProof/>
        </w:rPr>
        <w:t xml:space="preserve">Below is a simple set of statement rules. Unfortunately, they are </w:t>
      </w:r>
      <w:ins w:id="125" w:author="Stefan Bjornander" w:date="2015-04-26T09:53:00Z">
        <w:r w:rsidRPr="00903DBA">
          <w:rPr>
            <w:noProof/>
          </w:rPr>
          <w:t>ambiguous</w:t>
        </w:r>
      </w:ins>
      <w:ins w:id="126" w:author="Stefan Bjornander" w:date="2015-04-26T09:50:00Z">
        <w:r w:rsidRPr="00903DBA">
          <w:rPr>
            <w:noProof/>
          </w:rPr>
          <w:t xml:space="preserve"> in that way that </w:t>
        </w:r>
      </w:ins>
      <w:ins w:id="127" w:author="Stefan Bjornander" w:date="2015-04-26T09:52:00Z">
        <w:r w:rsidRPr="00903DBA">
          <w:rPr>
            <w:noProof/>
          </w:rPr>
          <w:t xml:space="preserve">the </w:t>
        </w:r>
      </w:ins>
      <w:r w:rsidRPr="00903DBA">
        <w:rPr>
          <w:noProof/>
        </w:rPr>
        <w:t xml:space="preserve">an </w:t>
      </w:r>
      <w:ins w:id="128" w:author="Stefan Bjornander" w:date="2015-04-26T09:52:00Z">
        <w:r w:rsidRPr="00BB30CE">
          <w:rPr>
            <w:rStyle w:val="CodeInText"/>
            <w:iCs/>
            <w:noProof/>
            <w:rPrChange w:id="129"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30" w:author="Stefan Bjornander" w:date="2015-04-26T09:52:00Z">
        <w:r w:rsidRPr="00903DBA">
          <w:rPr>
            <w:noProof/>
          </w:rPr>
          <w:t xml:space="preserve"> </w:t>
        </w:r>
        <w:r w:rsidRPr="00BB30CE">
          <w:rPr>
            <w:rStyle w:val="CodeInText"/>
            <w:iCs/>
            <w:noProof/>
            <w:rPrChange w:id="131"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32"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33" w:author="Stefan Bjornander" w:date="2015-04-26T09:49:00Z"/>
        </w:rPr>
      </w:pPr>
      <w:ins w:id="134" w:author="Stefan Bjornander" w:date="2015-04-26T09:47:00Z">
        <w:r w:rsidRPr="00903DBA">
          <w:t>statement ::=</w:t>
        </w:r>
      </w:ins>
    </w:p>
    <w:p w14:paraId="7FBE5268" w14:textId="77777777" w:rsidR="00516DD1" w:rsidRPr="00903DBA" w:rsidRDefault="00516DD1" w:rsidP="00516DD1">
      <w:pPr>
        <w:pStyle w:val="Code"/>
        <w:rPr>
          <w:ins w:id="135" w:author="Stefan Bjornander" w:date="2015-04-26T09:47:00Z"/>
        </w:rPr>
      </w:pPr>
      <w:ins w:id="136" w:author="Stefan Bjornander" w:date="2015-04-26T09:49:00Z">
        <w:r w:rsidRPr="00903DBA">
          <w:t xml:space="preserve">   </w:t>
        </w:r>
      </w:ins>
      <w:r w:rsidRPr="00903DBA">
        <w:t xml:space="preserve"> </w:t>
      </w:r>
      <w:ins w:id="137" w:author="Stefan Bjornander" w:date="2015-04-26T09:49:00Z">
        <w:r w:rsidRPr="00903DBA">
          <w:t xml:space="preserve">IF LEFT_PAREN </w:t>
        </w:r>
      </w:ins>
      <w:ins w:id="138" w:author="Stefan Bjornander" w:date="2015-04-26T10:08:00Z">
        <w:r w:rsidRPr="00903DBA">
          <w:t xml:space="preserve">logical_expression </w:t>
        </w:r>
      </w:ins>
      <w:ins w:id="139" w:author="Stefan Bjornander" w:date="2015-04-26T09:49:00Z">
        <w:r w:rsidRPr="00903DBA">
          <w:t>RIGHT_PAREN statement</w:t>
        </w:r>
      </w:ins>
    </w:p>
    <w:p w14:paraId="436C5EC9" w14:textId="77777777" w:rsidR="00516DD1" w:rsidRPr="00903DBA" w:rsidRDefault="00516DD1" w:rsidP="00516DD1">
      <w:pPr>
        <w:pStyle w:val="Code"/>
        <w:rPr>
          <w:ins w:id="140" w:author="Stefan Bjornander" w:date="2015-04-26T09:49:00Z"/>
        </w:rPr>
      </w:pPr>
      <w:ins w:id="141" w:author="Stefan Bjornander" w:date="2015-04-26T09:49:00Z">
        <w:r w:rsidRPr="00903DBA">
          <w:t xml:space="preserve"> </w:t>
        </w:r>
      </w:ins>
      <w:r w:rsidRPr="00903DBA">
        <w:t xml:space="preserve"> </w:t>
      </w:r>
      <w:ins w:id="142" w:author="Stefan Bjornander" w:date="2015-04-26T09:49:00Z">
        <w:r w:rsidRPr="00903DBA">
          <w:t>|</w:t>
        </w:r>
      </w:ins>
      <w:r w:rsidRPr="00903DBA">
        <w:t xml:space="preserve"> </w:t>
      </w:r>
      <w:ins w:id="143" w:author="Stefan Bjornander" w:date="2015-04-26T09:49:00Z">
        <w:r w:rsidRPr="00903DBA">
          <w:t xml:space="preserve">IF LEFT_PAREN </w:t>
        </w:r>
      </w:ins>
      <w:ins w:id="144" w:author="Stefan Bjornander" w:date="2015-04-26T10:08:00Z">
        <w:r w:rsidRPr="00903DBA">
          <w:t xml:space="preserve">logical_expression </w:t>
        </w:r>
      </w:ins>
      <w:ins w:id="145" w:author="Stefan Bjornander" w:date="2015-04-26T09:49:00Z">
        <w:r w:rsidRPr="00903DBA">
          <w:t>RIGHT_PAREN statement ELSE statement</w:t>
        </w:r>
      </w:ins>
    </w:p>
    <w:p w14:paraId="2F7D1A5D" w14:textId="77777777" w:rsidR="00516DD1" w:rsidRPr="00903DBA" w:rsidRDefault="00516DD1" w:rsidP="00516DD1">
      <w:pPr>
        <w:pStyle w:val="Code"/>
      </w:pPr>
      <w:ins w:id="146" w:author="Stefan Bjornander" w:date="2015-04-26T10:08:00Z">
        <w:r w:rsidRPr="00903DBA">
          <w:t xml:space="preserve">  | </w:t>
        </w:r>
      </w:ins>
      <w:r w:rsidRPr="00903DBA">
        <w:t>...</w:t>
      </w:r>
    </w:p>
    <w:p w14:paraId="6D69375A" w14:textId="2C4443AE" w:rsidR="00516DD1" w:rsidRPr="00903DBA" w:rsidRDefault="00516DD1">
      <w:pPr>
        <w:rPr>
          <w:ins w:id="147" w:author="Stefan Bjornander" w:date="2015-04-26T09:47:00Z"/>
        </w:rPr>
        <w:pPrChange w:id="148" w:author="Stefan Bjornander" w:date="2015-04-26T09:25:00Z">
          <w:pPr>
            <w:pStyle w:val="Code"/>
          </w:pPr>
        </w:pPrChange>
      </w:pPr>
      <w:ins w:id="149" w:author="Stefan Bjornander" w:date="2015-04-26T09:51:00Z">
        <w:r w:rsidRPr="00903DBA">
          <w:rPr>
            <w:noProof/>
          </w:rPr>
          <w:t xml:space="preserve">To solve the problem, we need a more complicated </w:t>
        </w:r>
      </w:ins>
      <w:ins w:id="150" w:author="Stefan Bjornander" w:date="2015-04-26T09:53:00Z">
        <w:r w:rsidRPr="00903DBA">
          <w:rPr>
            <w:noProof/>
          </w:rPr>
          <w:t>set of rules</w:t>
        </w:r>
      </w:ins>
      <w:r w:rsidRPr="00903DBA">
        <w:rPr>
          <w:noProof/>
        </w:rPr>
        <w:t xml:space="preserve"> that works with open and closed statements.</w:t>
      </w:r>
      <w:ins w:id="151" w:author="Stefan Bjornander" w:date="2015-04-26T09:54:00Z">
        <w:r w:rsidRPr="00903DBA">
          <w:rPr>
            <w:noProof/>
          </w:rPr>
          <w:t xml:space="preserve"> The </w:t>
        </w:r>
      </w:ins>
      <w:ins w:id="152" w:author="Stefan Bjornander" w:date="2015-04-26T09:57:00Z">
        <w:r w:rsidRPr="00903DBA">
          <w:rPr>
            <w:noProof/>
          </w:rPr>
          <w:t xml:space="preserve">following set is unambiguous in that way that it always connects each </w:t>
        </w:r>
        <w:r w:rsidRPr="00903DBA">
          <w:rPr>
            <w:rStyle w:val="CodeInText"/>
            <w:i/>
            <w:noProof/>
            <w:rPrChange w:id="153" w:author="Stefan Bjornander" w:date="2015-04-26T09:58:00Z">
              <w:rPr>
                <w:rStyle w:val="CodeInText"/>
              </w:rPr>
            </w:rPrChange>
          </w:rPr>
          <w:t>else</w:t>
        </w:r>
        <w:r w:rsidRPr="00903DBA">
          <w:rPr>
            <w:noProof/>
          </w:rPr>
          <w:t xml:space="preserve"> with the</w:t>
        </w:r>
      </w:ins>
      <w:ins w:id="154" w:author="Stefan Bjornander" w:date="2015-04-26T09:58:00Z">
        <w:r w:rsidRPr="00903DBA">
          <w:rPr>
            <w:noProof/>
          </w:rPr>
          <w:t xml:space="preserve"> latest preceding</w:t>
        </w:r>
      </w:ins>
      <w:ins w:id="155" w:author="Stefan Bjornander" w:date="2015-04-26T09:57:00Z">
        <w:r w:rsidRPr="00903DBA">
          <w:rPr>
            <w:noProof/>
          </w:rPr>
          <w:t xml:space="preserve"> </w:t>
        </w:r>
      </w:ins>
      <w:ins w:id="156" w:author="Stefan Bjornander" w:date="2015-04-26T09:58:00Z">
        <w:r w:rsidRPr="00903DBA">
          <w:rPr>
            <w:rStyle w:val="CodeInText"/>
            <w:i/>
            <w:noProof/>
            <w:rPrChange w:id="157"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8" w:name="_Toc59126090"/>
      <w:r w:rsidRPr="00903DBA">
        <w:t>The Forward-Jump Problem (Backpatching)</w:t>
      </w:r>
      <w:bookmarkEnd w:id="158"/>
    </w:p>
    <w:p w14:paraId="15980895" w14:textId="77777777" w:rsidR="00733710" w:rsidRPr="00903DBA" w:rsidRDefault="00733710" w:rsidP="00733710">
      <w:ins w:id="159" w:author="Stefan Bjornander" w:date="2015-04-26T09:25:00Z">
        <w:r w:rsidRPr="00903DBA">
          <w:t xml:space="preserve">When generating </w:t>
        </w:r>
      </w:ins>
      <w:r w:rsidRPr="00903DBA">
        <w:t xml:space="preserve">middle code instructions for </w:t>
      </w:r>
      <w:ins w:id="160" w:author="Stefan Bjornander" w:date="2015-04-26T09:25:00Z">
        <w:r w:rsidRPr="00903DBA">
          <w:t xml:space="preserve">expressions </w:t>
        </w:r>
      </w:ins>
      <w:r w:rsidRPr="00903DBA">
        <w:t>or</w:t>
      </w:r>
      <w:ins w:id="161" w:author="Stefan Bjornander" w:date="2015-04-26T09:25:00Z">
        <w:r w:rsidRPr="00903DBA">
          <w:t xml:space="preserve"> statement</w:t>
        </w:r>
      </w:ins>
      <w:r w:rsidRPr="00903DBA">
        <w:t>s</w:t>
      </w:r>
      <w:ins w:id="162" w:author="Stefan Bjornander" w:date="2015-04-26T09:25:00Z">
        <w:r w:rsidRPr="00903DBA">
          <w:t>, a common situation is that we</w:t>
        </w:r>
      </w:ins>
      <w:ins w:id="163"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21248C4B"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46186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64" w:name="_Toc59126091"/>
      <w:r w:rsidRPr="00903DBA">
        <w:rPr>
          <w:highlight w:val="white"/>
        </w:rPr>
        <w:t>The Statement Class</w:t>
      </w:r>
      <w:bookmarkEnd w:id="164"/>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65" w:name="_Toc59126092"/>
      <w:r>
        <w:t>Statements</w:t>
      </w:r>
      <w:bookmarkEnd w:id="165"/>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r w:rsidRPr="00903DBA">
        <w:t>MainParser.cs</w:t>
      </w:r>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bookmarkStart w:id="166" w:name="_Toc59126093"/>
      <w:r>
        <w:t>The If Statement</w:t>
      </w:r>
      <w:bookmarkEnd w:id="166"/>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bookmarkStart w:id="167" w:name="_Toc59126094"/>
      <w:r>
        <w:t>The If-Else Statement</w:t>
      </w:r>
      <w:bookmarkEnd w:id="167"/>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bookmarkStart w:id="168" w:name="_Toc59126095"/>
      <w:r w:rsidRPr="00903DBA">
        <w:t xml:space="preserve">The </w:t>
      </w:r>
      <w:r w:rsidR="004B7BC0" w:rsidRPr="00903DBA">
        <w:t>Switch S</w:t>
      </w:r>
      <w:r w:rsidRPr="00903DBA">
        <w:t>tatement</w:t>
      </w:r>
      <w:bookmarkEnd w:id="168"/>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bookmarkStart w:id="169" w:name="_Toc59126096"/>
      <w:r w:rsidRPr="00903DBA">
        <w:rPr>
          <w:highlight w:val="white"/>
        </w:rPr>
        <w:t>The Case Statement</w:t>
      </w:r>
      <w:bookmarkEnd w:id="169"/>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70" w:name="_Toc59126097"/>
      <w:bookmarkStart w:id="171" w:name="_Hlk57714514"/>
      <w:r w:rsidRPr="00903DBA">
        <w:t>The Default Statement</w:t>
      </w:r>
      <w:bookmarkEnd w:id="170"/>
    </w:p>
    <w:p w14:paraId="47FEFDBB" w14:textId="77777777" w:rsidR="007778D5" w:rsidRPr="007778D5" w:rsidRDefault="007778D5" w:rsidP="007778D5">
      <w:pPr>
        <w:pStyle w:val="Code"/>
        <w:rPr>
          <w:highlight w:val="white"/>
        </w:rPr>
      </w:pPr>
      <w:bookmarkStart w:id="172" w:name="_Hlk57714542"/>
      <w:bookmarkEnd w:id="171"/>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bookmarkStart w:id="173" w:name="_Toc59126098"/>
      <w:r w:rsidRPr="00903DBA">
        <w:t>The While Statement</w:t>
      </w:r>
      <w:bookmarkEnd w:id="173"/>
    </w:p>
    <w:bookmarkEnd w:id="17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7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bookmarkStart w:id="175" w:name="_Toc59126099"/>
      <w:r w:rsidRPr="00903DBA">
        <w:t>The Do Statement</w:t>
      </w:r>
      <w:bookmarkEnd w:id="175"/>
    </w:p>
    <w:p w14:paraId="26DBA22D" w14:textId="77777777" w:rsidR="003D3DC2" w:rsidRPr="003D3DC2" w:rsidRDefault="003D3DC2" w:rsidP="003D3DC2">
      <w:pPr>
        <w:pStyle w:val="Code"/>
        <w:rPr>
          <w:highlight w:val="white"/>
        </w:rPr>
      </w:pPr>
      <w:bookmarkStart w:id="176" w:name="_Hlk57716788"/>
      <w:bookmarkEnd w:id="17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bookmarkStart w:id="177" w:name="_Toc59126100"/>
      <w:r w:rsidRPr="00903DBA">
        <w:t>The For Statement</w:t>
      </w:r>
      <w:bookmarkEnd w:id="177"/>
    </w:p>
    <w:p w14:paraId="77D4FC28" w14:textId="77777777" w:rsidR="001249C1" w:rsidRPr="001249C1" w:rsidRDefault="001249C1" w:rsidP="001249C1">
      <w:pPr>
        <w:pStyle w:val="Code"/>
        <w:rPr>
          <w:highlight w:val="white"/>
        </w:rPr>
      </w:pPr>
      <w:bookmarkStart w:id="178" w:name="_Hlk57716817"/>
      <w:bookmarkEnd w:id="17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bookmarkStart w:id="179" w:name="_Toc59126101"/>
      <w:r w:rsidRPr="00903DBA">
        <w:t xml:space="preserve">Label and </w:t>
      </w:r>
      <w:r w:rsidR="00C0170C">
        <w:t>Jump</w:t>
      </w:r>
      <w:r w:rsidRPr="00903DBA">
        <w:t xml:space="preserve"> Statement</w:t>
      </w:r>
      <w:bookmarkEnd w:id="179"/>
    </w:p>
    <w:bookmarkEnd w:id="17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80" w:name="_Toc59126102"/>
      <w:bookmarkStart w:id="181" w:name="_Hlk57716901"/>
      <w:r>
        <w:t xml:space="preserve">The </w:t>
      </w:r>
      <w:r w:rsidR="00E02F96" w:rsidRPr="00903DBA">
        <w:t>Return Statement</w:t>
      </w:r>
      <w:bookmarkEnd w:id="180"/>
    </w:p>
    <w:bookmarkEnd w:id="181"/>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8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bookmarkStart w:id="183" w:name="_Toc59126103"/>
      <w:r w:rsidRPr="00903DBA">
        <w:t>Optional Expression Statement</w:t>
      </w:r>
      <w:r w:rsidR="001D5C33">
        <w:t>s</w:t>
      </w:r>
      <w:bookmarkEnd w:id="183"/>
    </w:p>
    <w:bookmarkEnd w:id="18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692D83AD"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461860">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bookmarkStart w:id="184" w:name="_Toc59126104"/>
      <w:r w:rsidRPr="00903DBA">
        <w:t>Block Statement</w:t>
      </w:r>
      <w:r w:rsidR="001D5C33">
        <w:t>s</w:t>
      </w:r>
      <w:bookmarkEnd w:id="184"/>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85" w:name="_Toc59126105"/>
      <w:r w:rsidRPr="00903DBA">
        <w:t>Jump Register Statements</w:t>
      </w:r>
      <w:bookmarkEnd w:id="185"/>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bookmarkStart w:id="186" w:name="_Toc59126106"/>
      <w:r w:rsidRPr="00903DBA">
        <w:t>Interrupt Statements</w:t>
      </w:r>
      <w:bookmarkEnd w:id="186"/>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8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bookmarkStart w:id="188" w:name="_Toc59126107"/>
      <w:r w:rsidRPr="00903DBA">
        <w:t>System Call Statements</w:t>
      </w:r>
      <w:bookmarkEnd w:id="188"/>
    </w:p>
    <w:bookmarkEnd w:id="18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8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bookmarkStart w:id="190" w:name="_Toc59126108"/>
      <w:r w:rsidRPr="00903DBA">
        <w:t>Expression</w:t>
      </w:r>
      <w:r w:rsidR="00FE4E0C" w:rsidRPr="00903DBA">
        <w:t>s</w:t>
      </w:r>
      <w:bookmarkEnd w:id="190"/>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91" w:name="_Toc59126109"/>
      <w:bookmarkEnd w:id="189"/>
      <w:r w:rsidRPr="00903DBA">
        <w:rPr>
          <w:highlight w:val="white"/>
        </w:rPr>
        <w:t>The Expression Class</w:t>
      </w:r>
      <w:r w:rsidR="00D901C7">
        <w:rPr>
          <w:highlight w:val="white"/>
        </w:rPr>
        <w:t xml:space="preserve"> (Short and Long List)</w:t>
      </w:r>
      <w:bookmarkEnd w:id="191"/>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bookmarkStart w:id="192" w:name="_Toc59126110"/>
      <w:r>
        <w:rPr>
          <w:highlight w:val="white"/>
        </w:rPr>
        <w:t>Optional Expressions</w:t>
      </w:r>
      <w:bookmarkEnd w:id="192"/>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r w:rsidRPr="00903DBA">
        <w:rPr>
          <w:highlight w:val="white"/>
        </w:rPr>
        <w:t>MainParser.cs</w:t>
      </w:r>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bookmarkStart w:id="193" w:name="_Toc59126111"/>
      <w:r>
        <w:rPr>
          <w:highlight w:val="white"/>
        </w:rPr>
        <w:t>The Comma Expression</w:t>
      </w:r>
      <w:bookmarkEnd w:id="193"/>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94" w:name="_Toc59126112"/>
      <w:r w:rsidRPr="00903DBA">
        <w:t xml:space="preserve">The </w:t>
      </w:r>
      <w:r w:rsidR="009E1435" w:rsidRPr="00903DBA">
        <w:t>Assignment Expression</w:t>
      </w:r>
      <w:bookmarkEnd w:id="194"/>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95" w:name="_Toc59126113"/>
      <w:bookmarkStart w:id="196" w:name="_Hlk57717624"/>
      <w:r w:rsidRPr="00903DBA">
        <w:t>The Condition Expression</w:t>
      </w:r>
      <w:bookmarkEnd w:id="195"/>
    </w:p>
    <w:bookmarkEnd w:id="196"/>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r w:rsidRPr="00903DBA">
        <w:lastRenderedPageBreak/>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97" w:name="_Toc59126114"/>
      <w:bookmarkStart w:id="198" w:name="_Hlk57718199"/>
      <w:r w:rsidRPr="00903DBA">
        <w:t>Constant Expression</w:t>
      </w:r>
      <w:bookmarkEnd w:id="197"/>
    </w:p>
    <w:bookmarkEnd w:id="198"/>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99" w:name="_Toc59126115"/>
      <w:bookmarkStart w:id="200" w:name="_Hlk57718244"/>
      <w:r w:rsidRPr="00903DBA">
        <w:t>Logical Expression</w:t>
      </w:r>
      <w:r w:rsidR="00F4495B" w:rsidRPr="00903DBA">
        <w:t>s</w:t>
      </w:r>
      <w:bookmarkEnd w:id="199"/>
    </w:p>
    <w:bookmarkEnd w:id="200"/>
    <w:p w14:paraId="5EFFA9E0" w14:textId="57EF3FAD" w:rsidR="003B5BE3" w:rsidRDefault="001F64F6" w:rsidP="00DF0A20">
      <w:r>
        <w:t xml:space="preserve">The logical </w:t>
      </w:r>
      <w:r w:rsidRPr="007164EA">
        <w:rPr>
          <w:rStyle w:val="KeyWord0"/>
        </w:rPr>
        <w:t>and</w:t>
      </w:r>
      <w:r>
        <w:t xml:space="preserve"> </w:t>
      </w:r>
      <w:r w:rsidR="007164EA">
        <w:t xml:space="preserve">and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201" w:name="_Toc59126116"/>
      <w:bookmarkStart w:id="202" w:name="_Hlk57718416"/>
      <w:r w:rsidRPr="00903DBA">
        <w:rPr>
          <w:highlight w:val="white"/>
        </w:rPr>
        <w:t>Bitwise Expression</w:t>
      </w:r>
      <w:r w:rsidR="00A26FB4" w:rsidRPr="00903DBA">
        <w:rPr>
          <w:highlight w:val="white"/>
        </w:rPr>
        <w:t>s</w:t>
      </w:r>
      <w:bookmarkEnd w:id="201"/>
    </w:p>
    <w:bookmarkEnd w:id="202"/>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r w:rsidRPr="00903DBA">
        <w:rPr>
          <w:highlight w:val="white"/>
        </w:rPr>
        <w:lastRenderedPageBreak/>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203" w:name="_Toc59126117"/>
      <w:bookmarkStart w:id="204" w:name="_Hlk57718508"/>
      <w:bookmarkEnd w:id="67"/>
      <w:r w:rsidRPr="00903DBA">
        <w:t>Shift Expression</w:t>
      </w:r>
      <w:bookmarkEnd w:id="203"/>
    </w:p>
    <w:bookmarkEnd w:id="204"/>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205" w:name="_Toc59126118"/>
      <w:r w:rsidRPr="00903DBA">
        <w:t>Equality and Relation Expressions</w:t>
      </w:r>
      <w:bookmarkEnd w:id="205"/>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206" w:name="_Toc59126119"/>
      <w:bookmarkStart w:id="207" w:name="_Hlk57718721"/>
      <w:r w:rsidRPr="00903DBA">
        <w:t xml:space="preserve">Addition </w:t>
      </w:r>
      <w:r w:rsidR="009D2617" w:rsidRPr="00903DBA">
        <w:t xml:space="preserve">and Subtraction </w:t>
      </w:r>
      <w:r w:rsidRPr="00903DBA">
        <w:t>Expression</w:t>
      </w:r>
      <w:bookmarkEnd w:id="206"/>
    </w:p>
    <w:bookmarkEnd w:id="207"/>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208" w:name="_Toc59126120"/>
      <w:bookmarkStart w:id="209" w:name="_Hlk57718742"/>
      <w:r w:rsidRPr="00903DBA">
        <w:rPr>
          <w:highlight w:val="white"/>
        </w:rPr>
        <w:t>Multiplication Expressions</w:t>
      </w:r>
      <w:bookmarkEnd w:id="208"/>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209"/>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210" w:name="_Toc59126121"/>
      <w:bookmarkStart w:id="211" w:name="_Hlk57718763"/>
      <w:r w:rsidRPr="00903DBA">
        <w:t>Cast</w:t>
      </w:r>
      <w:r w:rsidR="00F158B0" w:rsidRPr="00903DBA">
        <w:t xml:space="preserve"> Expressions</w:t>
      </w:r>
      <w:bookmarkEnd w:id="210"/>
    </w:p>
    <w:bookmarkEnd w:id="211"/>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212" w:name="_Toc59126122"/>
      <w:bookmarkStart w:id="213" w:name="_Hlk57718797"/>
      <w:r w:rsidRPr="00903DBA">
        <w:t>Prefix Expression</w:t>
      </w:r>
      <w:bookmarkEnd w:id="212"/>
    </w:p>
    <w:bookmarkEnd w:id="213"/>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r w:rsidRPr="00903DBA">
        <w:rPr>
          <w:rStyle w:val="CodeInText"/>
        </w:rPr>
        <w:t>sizeof</w:t>
      </w:r>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14" w:name="_Toc59126123"/>
      <w:bookmarkStart w:id="215" w:name="_Hlk57718941"/>
      <w:r w:rsidRPr="00903DBA">
        <w:rPr>
          <w:highlight w:val="white"/>
        </w:rPr>
        <w:t>Postfix</w:t>
      </w:r>
      <w:r w:rsidR="003C22BE">
        <w:rPr>
          <w:highlight w:val="white"/>
        </w:rPr>
        <w:t xml:space="preserve"> </w:t>
      </w:r>
      <w:r w:rsidRPr="00903DBA">
        <w:rPr>
          <w:highlight w:val="white"/>
        </w:rPr>
        <w:t>Expression</w:t>
      </w:r>
      <w:bookmarkEnd w:id="214"/>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15"/>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16" w:name="_Hlk57718959"/>
    </w:p>
    <w:bookmarkEnd w:id="216"/>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17"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17"/>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18" w:name="_Toc59126124"/>
      <w:bookmarkStart w:id="219" w:name="_Hlk57719163"/>
      <w:r w:rsidRPr="00903DBA">
        <w:rPr>
          <w:highlight w:val="white"/>
        </w:rPr>
        <w:t>Primary Expressions</w:t>
      </w:r>
      <w:bookmarkEnd w:id="218"/>
    </w:p>
    <w:bookmarkEnd w:id="219"/>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26A388A3"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461860">
        <w:t>A</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20" w:name="_Toc59126125"/>
      <w:bookmarkStart w:id="221" w:name="_Ref54202176"/>
      <w:bookmarkStart w:id="222" w:name="_Ref54202192"/>
      <w:bookmarkStart w:id="223" w:name="_Ref54264860"/>
      <w:r>
        <w:lastRenderedPageBreak/>
        <w:t>Middle Code Generation</w:t>
      </w:r>
      <w:bookmarkEnd w:id="220"/>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bookmarkStart w:id="224" w:name="_Toc59126126"/>
      <w:r w:rsidRPr="00903DBA">
        <w:t>The MiddleCode Class</w:t>
      </w:r>
      <w:bookmarkEnd w:id="224"/>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r w:rsidRPr="00903DBA">
        <w:t>MiddleCode.cs</w:t>
      </w:r>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r w:rsidRPr="00903DBA">
        <w:t>MiddleCodeGenerator.cs</w:t>
      </w:r>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25" w:name="_Toc59126127"/>
      <w:r w:rsidRPr="00903DBA">
        <w:t>Backpatching</w:t>
      </w:r>
      <w:bookmarkEnd w:id="225"/>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r w:rsidRPr="00903DBA">
        <w:t>MiddleCodeGenerator.cs</w:t>
      </w:r>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bookmarkStart w:id="226" w:name="_Toc59126128"/>
      <w:r>
        <w:lastRenderedPageBreak/>
        <w:t>Declarations</w:t>
      </w:r>
      <w:bookmarkEnd w:id="226"/>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bookmarkStart w:id="227" w:name="_Toc59126129"/>
      <w:r w:rsidRPr="00903DBA">
        <w:t>Function Definition</w:t>
      </w:r>
      <w:bookmarkEnd w:id="227"/>
    </w:p>
    <w:p w14:paraId="7453AB93" w14:textId="1DD1EA4B" w:rsidR="005E5A36" w:rsidRPr="00903DBA" w:rsidRDefault="005E5A36" w:rsidP="005E5A36">
      <w:r w:rsidRPr="00903DBA">
        <w:t xml:space="preserve">The </w:t>
      </w:r>
      <w:r w:rsidRPr="00903DBA">
        <w:rPr>
          <w:rStyle w:val="CodeInText"/>
        </w:rPr>
        <w:t>FunctionHeader</w:t>
      </w:r>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r w:rsidRPr="00903DBA">
        <w:t>MiddleCodeGenerator.cs</w:t>
      </w:r>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r w:rsidRPr="00903DBA">
        <w:t>MiddleCodeGenerator.cs</w:t>
      </w:r>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3AAFF501"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20386335"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FB00053"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461860">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36821A46"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461860">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bookmarkStart w:id="228" w:name="_Toc59126130"/>
      <w:r w:rsidRPr="00F92D57">
        <w:rPr>
          <w:highlight w:val="white"/>
        </w:rPr>
        <w:t>Specifier List</w:t>
      </w:r>
      <w:bookmarkEnd w:id="228"/>
    </w:p>
    <w:p w14:paraId="39C992C2" w14:textId="77777777" w:rsidR="005E5A36" w:rsidRPr="00903DBA" w:rsidRDefault="005E5A36" w:rsidP="00E93BF4">
      <w:pPr>
        <w:pStyle w:val="Rubrik3"/>
        <w:rPr>
          <w:highlight w:val="white"/>
        </w:rPr>
      </w:pPr>
      <w:bookmarkStart w:id="229" w:name="_Toc59126131"/>
      <w:r w:rsidRPr="00903DBA">
        <w:rPr>
          <w:highlight w:val="white"/>
        </w:rPr>
        <w:t>Structs and Unions</w:t>
      </w:r>
      <w:bookmarkEnd w:id="229"/>
    </w:p>
    <w:p w14:paraId="050FF5DF" w14:textId="77777777" w:rsidR="005E5A36" w:rsidRPr="00903DBA" w:rsidRDefault="005E5A36" w:rsidP="005E5A36">
      <w:pPr>
        <w:pStyle w:val="CodeHeader"/>
        <w:rPr>
          <w:highlight w:val="white"/>
        </w:rPr>
      </w:pPr>
      <w:r w:rsidRPr="00903DBA">
        <w:rPr>
          <w:highlight w:val="white"/>
        </w:rPr>
        <w:t>MiddleCodeGenerator.cs</w:t>
      </w:r>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bookmarkStart w:id="230" w:name="_Toc59126132"/>
      <w:r w:rsidRPr="00F92D57">
        <w:rPr>
          <w:highlight w:val="white"/>
        </w:rPr>
        <w:t>Enumeration</w:t>
      </w:r>
      <w:bookmarkEnd w:id="230"/>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r w:rsidRPr="00903DBA">
        <w:rPr>
          <w:highlight w:val="white"/>
        </w:rPr>
        <w:t>MiddleCodeGenerator.cs</w:t>
      </w:r>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r w:rsidRPr="00903DBA">
        <w:rPr>
          <w:highlight w:val="white"/>
        </w:rPr>
        <w:t>MiddleCodeGenerator.cs</w:t>
      </w:r>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bookmarkStart w:id="231" w:name="_Toc59126133"/>
      <w:r>
        <w:rPr>
          <w:highlight w:val="white"/>
        </w:rPr>
        <w:t>Declarator</w:t>
      </w:r>
      <w:bookmarkEnd w:id="231"/>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r w:rsidRPr="00903DBA">
        <w:rPr>
          <w:highlight w:val="white"/>
        </w:rPr>
        <w:t>MiddleCodeGenerator.cs</w:t>
      </w:r>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25BAD16F"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461860">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04851C3A"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461860">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If the number of bits is less then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bookmarkStart w:id="232" w:name="_Toc59126134"/>
      <w:r>
        <w:rPr>
          <w:highlight w:val="white"/>
        </w:rPr>
        <w:t>Pointer declarator</w:t>
      </w:r>
      <w:bookmarkEnd w:id="232"/>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r w:rsidRPr="00903DBA">
        <w:rPr>
          <w:highlight w:val="white"/>
        </w:rPr>
        <w:t>MiddleCodeGenerator.cs</w:t>
      </w:r>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bookmarkStart w:id="233" w:name="_Toc59126135"/>
      <w:r>
        <w:rPr>
          <w:highlight w:val="white"/>
        </w:rPr>
        <w:t>Direct Declarator</w:t>
      </w:r>
      <w:bookmarkEnd w:id="233"/>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r w:rsidRPr="00903DBA">
        <w:rPr>
          <w:highlight w:val="white"/>
        </w:rPr>
        <w:t>MiddleCodeGenerator.cs</w:t>
      </w:r>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r w:rsidRPr="00903DBA">
        <w:rPr>
          <w:highlight w:val="white"/>
        </w:rPr>
        <w:t>MiddleCodeGenerator.cs</w:t>
      </w:r>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571B80B6" w:rsidR="005E5A36" w:rsidRPr="00903DBA" w:rsidRDefault="005E5A36" w:rsidP="005E5A36">
      <w:pPr>
        <w:pStyle w:val="Code"/>
        <w:rPr>
          <w:highlight w:val="white"/>
        </w:rPr>
      </w:pPr>
      <w:r w:rsidRPr="00903DBA">
        <w:rPr>
          <w:highlight w:val="white"/>
        </w:rPr>
        <w:t xml:space="preserve">                                                   bool </w:t>
      </w:r>
      <w:r w:rsidR="00D47EB7">
        <w:rPr>
          <w:highlight w:val="white"/>
        </w:rPr>
        <w:t>variadic</w:t>
      </w:r>
      <w:r w:rsidRPr="00903DBA">
        <w:rPr>
          <w:highlight w:val="white"/>
        </w:rPr>
        <w:t>)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20E37242"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w:t>
      </w:r>
    </w:p>
    <w:p w14:paraId="6CD76BE4" w14:textId="16933770" w:rsidR="005E5A36" w:rsidRPr="00903DBA" w:rsidRDefault="005E5A36" w:rsidP="005E5A36">
      <w:pPr>
        <w:pStyle w:val="Code"/>
        <w:rPr>
          <w:highlight w:val="white"/>
        </w:rPr>
      </w:pPr>
      <w:r w:rsidRPr="00903DBA">
        <w:rPr>
          <w:highlight w:val="white"/>
        </w:rPr>
        <w:t xml:space="preserve">            Message.An_</w:t>
      </w:r>
      <w:r w:rsidR="004A5B68">
        <w:rPr>
          <w:highlight w:val="white"/>
        </w:rPr>
        <w:t>variadic</w:t>
      </w:r>
      <w:r w:rsidRPr="00903DBA">
        <w:rPr>
          <w:highlight w:val="white"/>
        </w:rPr>
        <w:t>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191C8993"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 Message.</w:t>
      </w:r>
    </w:p>
    <w:p w14:paraId="17F753E7" w14:textId="47F21177" w:rsidR="005E5A36" w:rsidRPr="00903DBA" w:rsidRDefault="005E5A36" w:rsidP="005E5A36">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275C4143" w:rsidR="005E5A36" w:rsidRPr="00903DBA" w:rsidRDefault="005E5A36" w:rsidP="005E5A36">
      <w:pPr>
        <w:rPr>
          <w:highlight w:val="white"/>
        </w:rPr>
      </w:pPr>
      <w:r w:rsidRPr="00903DBA">
        <w:rPr>
          <w:highlight w:val="white"/>
        </w:rPr>
        <w:t xml:space="preserve">Finally, we create a new-style function type with the parameter list and </w:t>
      </w:r>
      <w:r w:rsidR="00243F05">
        <w:rPr>
          <w:highlight w:val="white"/>
        </w:rPr>
        <w:t>variadic</w:t>
      </w:r>
      <w:r w:rsidR="00243F05" w:rsidRPr="00903DBA">
        <w:rPr>
          <w:highlight w:val="white"/>
        </w:rPr>
        <w:t xml:space="preserve"> </w:t>
      </w:r>
      <w:r w:rsidRPr="00903DBA">
        <w:rPr>
          <w:highlight w:val="white"/>
        </w:rPr>
        <w:t>status, add it to the declarator, and return the declarator. Note that we do not add a return type (the first parameter is null), since it will be added to the declarator by the specifier.</w:t>
      </w:r>
    </w:p>
    <w:p w14:paraId="46F2BAC5" w14:textId="1DCC6E39" w:rsidR="005E5A36" w:rsidRPr="00903DBA" w:rsidRDefault="005E5A36" w:rsidP="005E5A36">
      <w:pPr>
        <w:pStyle w:val="Code"/>
        <w:rPr>
          <w:highlight w:val="white"/>
        </w:rPr>
      </w:pPr>
      <w:r w:rsidRPr="00903DBA">
        <w:rPr>
          <w:highlight w:val="white"/>
        </w:rPr>
        <w:t xml:space="preserve">      declarator.Add(new Type(null, parameterList, </w:t>
      </w:r>
      <w:r w:rsidR="00D47EB7">
        <w:rPr>
          <w:highlight w:val="white"/>
        </w:rPr>
        <w:t>variadic</w:t>
      </w:r>
      <w:r w:rsidRPr="00903DBA">
        <w:rPr>
          <w:highlight w:val="white"/>
        </w:rPr>
        <w:t>));</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r w:rsidRPr="00903DBA">
        <w:rPr>
          <w:highlight w:val="white"/>
        </w:rPr>
        <w:t>MiddleCodeGenerator.cs</w:t>
      </w:r>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bookmarkStart w:id="234" w:name="_Toc59126136"/>
      <w:r>
        <w:rPr>
          <w:highlight w:val="white"/>
        </w:rPr>
        <w:t>Parameters</w:t>
      </w:r>
      <w:bookmarkEnd w:id="234"/>
    </w:p>
    <w:p w14:paraId="72FB3FC3" w14:textId="77777777" w:rsidR="005E5A36" w:rsidRPr="00903DBA" w:rsidRDefault="005E5A36" w:rsidP="005E5A36">
      <w:pPr>
        <w:pStyle w:val="CodeHeader"/>
        <w:rPr>
          <w:highlight w:val="white"/>
        </w:rPr>
      </w:pPr>
      <w:r w:rsidRPr="00903DBA">
        <w:rPr>
          <w:highlight w:val="white"/>
        </w:rPr>
        <w:t>MiddleCodeGenerator.cs</w:t>
      </w:r>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543344F0"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bookmarkStart w:id="235" w:name="_Toc59126137"/>
      <w:r w:rsidRPr="00903DBA">
        <w:rPr>
          <w:highlight w:val="white"/>
        </w:rPr>
        <w:t>Abstract Declarator</w:t>
      </w:r>
      <w:bookmarkEnd w:id="235"/>
    </w:p>
    <w:p w14:paraId="7BB9D4BF" w14:textId="77777777" w:rsidR="005E5A36" w:rsidRPr="00903DBA" w:rsidRDefault="005E5A36" w:rsidP="005E5A36">
      <w:pPr>
        <w:pStyle w:val="Rubrik2"/>
        <w:rPr>
          <w:highlight w:val="white"/>
        </w:rPr>
      </w:pPr>
      <w:bookmarkStart w:id="236" w:name="_Toc59126138"/>
      <w:r w:rsidRPr="00903DBA">
        <w:rPr>
          <w:highlight w:val="white"/>
        </w:rPr>
        <w:t>Statements</w:t>
      </w:r>
      <w:bookmarkEnd w:id="236"/>
    </w:p>
    <w:p w14:paraId="2323AF81" w14:textId="77777777" w:rsidR="005E5A36" w:rsidRPr="00903DBA" w:rsidRDefault="005E5A36" w:rsidP="005E5A36">
      <w:pPr>
        <w:pStyle w:val="Rubrik3"/>
      </w:pPr>
      <w:bookmarkStart w:id="237" w:name="_Toc59126139"/>
      <w:r w:rsidRPr="00903DBA">
        <w:t>The If Statement</w:t>
      </w:r>
      <w:bookmarkEnd w:id="237"/>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r w:rsidRPr="00903DBA">
        <w:rPr>
          <w:highlight w:val="white"/>
        </w:rPr>
        <w:t>MiddleCodeGenerator.cs</w:t>
      </w:r>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bookmarkStart w:id="238" w:name="_Toc59126140"/>
      <w:r>
        <w:rPr>
          <w:highlight w:val="white"/>
        </w:rPr>
        <w:t>The If-Else Statement</w:t>
      </w:r>
      <w:bookmarkEnd w:id="238"/>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bookmarkStart w:id="239" w:name="_Toc59126141"/>
      <w:r>
        <w:t>The Switch Statement</w:t>
      </w:r>
      <w:bookmarkEnd w:id="239"/>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C191C9E"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461860">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bookmarkStart w:id="240" w:name="_Toc59126142"/>
      <w:r>
        <w:t>The Case Statement</w:t>
      </w:r>
      <w:bookmarkEnd w:id="240"/>
    </w:p>
    <w:p w14:paraId="3D62D426" w14:textId="7173842F" w:rsidR="00615A02" w:rsidRDefault="00F435F7" w:rsidP="009A320C">
      <w:r>
        <w:t>For the c</w:t>
      </w:r>
      <w:r w:rsidR="005E5A36" w:rsidRPr="00903DBA">
        <w:t xml:space="preserve">ase statement </w:t>
      </w:r>
      <w:r>
        <w:t xml:space="preserve">the </w:t>
      </w:r>
      <w:r w:rsidR="005E5A36" w:rsidRPr="00903DBA">
        <w:rPr>
          <w:rStyle w:val="CodeInText"/>
        </w:rPr>
        <w:t>Main.CaseMapStack</w:t>
      </w:r>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bookmarkStart w:id="241" w:name="_Toc59126143"/>
      <w:r w:rsidRPr="00903DBA">
        <w:lastRenderedPageBreak/>
        <w:t>The Default Statement</w:t>
      </w:r>
      <w:bookmarkEnd w:id="241"/>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bookmarkStart w:id="242" w:name="_Toc59126144"/>
      <w:r w:rsidRPr="00903DBA">
        <w:t>The While Statement</w:t>
      </w:r>
      <w:bookmarkEnd w:id="242"/>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bookmarkStart w:id="243" w:name="_Toc59126145"/>
      <w:r w:rsidRPr="00903DBA">
        <w:t>The Do Statement</w:t>
      </w:r>
      <w:bookmarkEnd w:id="243"/>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bookmarkStart w:id="244" w:name="_Toc59126146"/>
      <w:r w:rsidRPr="00903DBA">
        <w:t>The For Statement</w:t>
      </w:r>
      <w:bookmarkEnd w:id="244"/>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We add an empty instruction as the target of the test expression, since we do not know if the</w:t>
      </w:r>
      <w:r w:rsidR="006A58C2">
        <w:rPr>
          <w:highlight w:val="white"/>
        </w:rPr>
        <w:t>ir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bookmarkStart w:id="245" w:name="_Toc59126147"/>
      <w:r>
        <w:t xml:space="preserve">The </w:t>
      </w:r>
      <w:r w:rsidRPr="00903DBA">
        <w:t xml:space="preserve">Label and </w:t>
      </w:r>
      <w:r w:rsidR="003F7BCA">
        <w:t>Goto</w:t>
      </w:r>
      <w:r w:rsidRPr="00903DBA">
        <w:t xml:space="preserve"> Statement</w:t>
      </w:r>
      <w:r>
        <w:t>s</w:t>
      </w:r>
      <w:bookmarkEnd w:id="245"/>
    </w:p>
    <w:p w14:paraId="44B6A534" w14:textId="16B94444" w:rsidR="005D3517" w:rsidRDefault="00A4505E" w:rsidP="005D3517">
      <w:pPr>
        <w:rPr>
          <w:highlight w:val="white"/>
        </w:rPr>
      </w:pPr>
      <w:r>
        <w:rPr>
          <w:highlight w:val="white"/>
        </w:rPr>
        <w:t xml:space="preserve">In C, is is allowed to use goto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goto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goto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the goto</w:t>
      </w:r>
      <w:r w:rsidR="0017785E">
        <w:rPr>
          <w:highlight w:val="white"/>
        </w:rPr>
        <w:t>-</w:t>
      </w:r>
      <w:r w:rsidRPr="00903DBA">
        <w:rPr>
          <w:highlight w:val="white"/>
        </w:rPr>
        <w:t>set map, we look up the goto</w:t>
      </w:r>
      <w:r w:rsidR="0017785E">
        <w:rPr>
          <w:highlight w:val="white"/>
        </w:rPr>
        <w:t>-</w:t>
      </w:r>
      <w:r w:rsidRPr="00903DBA">
        <w:rPr>
          <w:highlight w:val="white"/>
        </w:rPr>
        <w:t>set and a</w:t>
      </w:r>
      <w:r w:rsidR="007852C2">
        <w:rPr>
          <w:highlight w:val="white"/>
        </w:rPr>
        <w:t>dd</w:t>
      </w:r>
      <w:r w:rsidRPr="00903DBA">
        <w:rPr>
          <w:highlight w:val="white"/>
        </w:rPr>
        <w:t xml:space="preserve"> the goto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1401108" w:rsidR="005E5A36" w:rsidRPr="00903DBA" w:rsidRDefault="005E5A36" w:rsidP="005E5A36">
      <w:pPr>
        <w:rPr>
          <w:highlight w:val="white"/>
        </w:rPr>
      </w:pPr>
      <w:r w:rsidRPr="00903DBA">
        <w:rPr>
          <w:highlight w:val="white"/>
        </w:rPr>
        <w:t>If the label name is not already a key in the goto</w:t>
      </w:r>
      <w:r w:rsidR="004817D2">
        <w:rPr>
          <w:highlight w:val="white"/>
        </w:rPr>
        <w:t>-</w:t>
      </w:r>
      <w:r w:rsidRPr="00903DBA">
        <w:rPr>
          <w:highlight w:val="white"/>
        </w:rPr>
        <w:t>set map, we create a new goto</w:t>
      </w:r>
      <w:r w:rsidR="004817D2">
        <w:rPr>
          <w:highlight w:val="white"/>
        </w:rPr>
        <w:t>-</w:t>
      </w:r>
      <w:r w:rsidRPr="00903DBA">
        <w:rPr>
          <w:highlight w:val="white"/>
        </w:rPr>
        <w:t>set</w:t>
      </w:r>
      <w:r w:rsidR="004817D2">
        <w:rPr>
          <w:highlight w:val="white"/>
        </w:rPr>
        <w:t>,</w:t>
      </w:r>
      <w:r w:rsidRPr="00903DBA">
        <w:rPr>
          <w:highlight w:val="white"/>
        </w:rPr>
        <w:t xml:space="preserve"> to which we add the goto instruction, and then we add the label name and goto set to </w:t>
      </w:r>
      <w:r w:rsidR="00721ABF">
        <w:rPr>
          <w:highlight w:val="white"/>
        </w:rPr>
        <w:t>the</w:t>
      </w:r>
      <w:r w:rsidRPr="00903DBA">
        <w:rPr>
          <w:highlight w:val="white"/>
        </w:rPr>
        <w:t xml:space="preserve"> goto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goto</w:t>
      </w:r>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instruction and backpatch the goto</w:t>
      </w:r>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goto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bookmarkStart w:id="246" w:name="_Toc59126148"/>
      <w:r w:rsidRPr="00903DBA">
        <w:t>Return Statement</w:t>
      </w:r>
      <w:bookmarkEnd w:id="246"/>
    </w:p>
    <w:p w14:paraId="3E63649E" w14:textId="65C629A6" w:rsidR="005F161D" w:rsidRDefault="005E5A36" w:rsidP="005E5A36">
      <w:r w:rsidRPr="00903DBA">
        <w:t xml:space="preserve">The </w:t>
      </w:r>
      <w:r>
        <w:rPr>
          <w:rStyle w:val="CodeInText"/>
        </w:rPr>
        <w:t>G</w:t>
      </w:r>
      <w:r w:rsidRPr="00903DBA">
        <w:rPr>
          <w:rStyle w:val="CodeInText"/>
        </w:rPr>
        <w:t>enerateReturnStatement</w:t>
      </w:r>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thet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bookmarkStart w:id="247" w:name="_Toc59126149"/>
      <w:r w:rsidRPr="00903DBA">
        <w:t>Optional Expression Statement</w:t>
      </w:r>
      <w:bookmarkEnd w:id="247"/>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r w:rsidRPr="00903DBA">
        <w:t>MiddleCodeGenerator.cs</w:t>
      </w:r>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bookmarkStart w:id="248" w:name="_Toc59126150"/>
      <w:r w:rsidRPr="00903DBA">
        <w:lastRenderedPageBreak/>
        <w:t>Jump Register Statements</w:t>
      </w:r>
      <w:bookmarkEnd w:id="248"/>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bookmarkStart w:id="249" w:name="_Toc59126151"/>
      <w:r w:rsidRPr="00903DBA">
        <w:t>Interrupt Statements</w:t>
      </w:r>
      <w:bookmarkEnd w:id="249"/>
    </w:p>
    <w:p w14:paraId="0AEAB034" w14:textId="6DC070B8"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w:t>
      </w:r>
      <w:r w:rsidR="00721ABF">
        <w:t>the Windows environment</w:t>
      </w:r>
      <w:r>
        <w: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bookmarkStart w:id="250" w:name="_Toc59126152"/>
      <w:r w:rsidRPr="00903DBA">
        <w:t>System Call Statements</w:t>
      </w:r>
      <w:bookmarkEnd w:id="250"/>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bookmarkStart w:id="251" w:name="_Toc59126153"/>
      <w:r w:rsidRPr="00903DBA">
        <w:t>Expressions</w:t>
      </w:r>
      <w:bookmarkEnd w:id="251"/>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bookmarkStart w:id="252" w:name="_Toc59126154"/>
      <w:r>
        <w:rPr>
          <w:highlight w:val="white"/>
        </w:rPr>
        <w:t>The Comma Expression</w:t>
      </w:r>
      <w:bookmarkEnd w:id="252"/>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bookmarkStart w:id="253" w:name="_Toc59126155"/>
      <w:r w:rsidRPr="00903DBA">
        <w:t>The Assignment Expression</w:t>
      </w:r>
      <w:bookmarkEnd w:id="253"/>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bookmarkStart w:id="254" w:name="_Toc59126156"/>
      <w:r w:rsidRPr="00903DBA">
        <w:t>The Condition Expression</w:t>
      </w:r>
      <w:bookmarkEnd w:id="254"/>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bookmarkStart w:id="255" w:name="_Toc59126157"/>
      <w:r w:rsidRPr="00903DBA">
        <w:t>Constant Expression</w:t>
      </w:r>
      <w:bookmarkEnd w:id="255"/>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bookmarkStart w:id="256" w:name="_Toc59126158"/>
      <w:r>
        <w:t xml:space="preserve">The </w:t>
      </w:r>
      <w:r w:rsidR="005E5A36" w:rsidRPr="00903DBA">
        <w:t xml:space="preserve">Logical </w:t>
      </w:r>
      <w:r>
        <w:t xml:space="preserve">Or </w:t>
      </w:r>
      <w:r w:rsidR="005E5A36" w:rsidRPr="00903DBA">
        <w:t>Expression</w:t>
      </w:r>
      <w:bookmarkEnd w:id="256"/>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r w:rsidR="009C3C27">
        <w:t>true-set</w:t>
      </w:r>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bookmarkStart w:id="257" w:name="_Toc59126159"/>
      <w:r>
        <w:t xml:space="preserve">The </w:t>
      </w:r>
      <w:r w:rsidRPr="00903DBA">
        <w:t xml:space="preserve">Logical </w:t>
      </w:r>
      <w:r>
        <w:t xml:space="preserve">And </w:t>
      </w:r>
      <w:r w:rsidRPr="00903DBA">
        <w:t>Expression</w:t>
      </w:r>
      <w:bookmarkEnd w:id="257"/>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e backpatch the false</w:t>
      </w:r>
      <w:r>
        <w:t>-set</w:t>
      </w:r>
      <w:r w:rsidRPr="00903DBA">
        <w:t xml:space="preserve"> of the first operand to the beginning of the right operand. </w:t>
      </w:r>
      <w:r w:rsidR="0079018B">
        <w:t>The true-set of the resulting expression is the true-set of the right expression, and the false set ois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bookmarkStart w:id="258" w:name="_Toc59126160"/>
      <w:r w:rsidRPr="008B293C">
        <w:rPr>
          <w:highlight w:val="white"/>
        </w:rPr>
        <w:t>Bitwise Expressions</w:t>
      </w:r>
      <w:bookmarkEnd w:id="258"/>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r w:rsidRPr="0079018B">
        <w:rPr>
          <w:rStyle w:val="KeyWord0"/>
          <w:highlight w:val="white"/>
        </w:rPr>
        <w:t>xor</w:t>
      </w:r>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bookmarkStart w:id="259" w:name="_Toc59126161"/>
      <w:r w:rsidRPr="00903DBA">
        <w:t>Shift Expression</w:t>
      </w:r>
      <w:bookmarkEnd w:id="259"/>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bookmarkStart w:id="260" w:name="_Toc59126162"/>
      <w:r w:rsidRPr="00903DBA">
        <w:t>Equality and Relation Expressions</w:t>
      </w:r>
      <w:bookmarkEnd w:id="260"/>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 xml:space="preserve">We add two instruction to the long list. The first is an if-goto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goto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bookmarkStart w:id="261" w:name="_Toc59126163"/>
      <w:r w:rsidRPr="00903DBA">
        <w:t>Addition and Subtraction Expression</w:t>
      </w:r>
      <w:bookmarkEnd w:id="261"/>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r w:rsidRPr="00903DBA">
        <w:t>MiddleCodeGenerator.cs</w:t>
      </w:r>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3306E30B"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177B763D"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bookmarkStart w:id="262" w:name="_Toc59126164"/>
      <w:r w:rsidRPr="0024406E">
        <w:rPr>
          <w:highlight w:val="white"/>
        </w:rPr>
        <w:t>Multiplication Expressions</w:t>
      </w:r>
      <w:r w:rsidR="000B4F2B">
        <w:rPr>
          <w:highlight w:val="white"/>
        </w:rPr>
        <w:t xml:space="preserve"> // XXX</w:t>
      </w:r>
      <w:bookmarkEnd w:id="262"/>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bookmarkStart w:id="263" w:name="_Toc59126165"/>
      <w:r w:rsidRPr="00903DBA">
        <w:lastRenderedPageBreak/>
        <w:t>Cast Expressions</w:t>
      </w:r>
      <w:bookmarkEnd w:id="263"/>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bookmarkStart w:id="264" w:name="_Toc59126166"/>
      <w:r w:rsidRPr="00903DBA">
        <w:t>Unary Addition Expressions</w:t>
      </w:r>
      <w:bookmarkEnd w:id="264"/>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bookmarkStart w:id="265" w:name="_Toc59126167"/>
      <w:r w:rsidRPr="00DC37F5">
        <w:rPr>
          <w:highlight w:val="white"/>
        </w:rPr>
        <w:t>Logical Not Expression</w:t>
      </w:r>
      <w:bookmarkEnd w:id="265"/>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bookmarkStart w:id="266" w:name="_Toc59126168"/>
      <w:r w:rsidRPr="00DC37F5">
        <w:rPr>
          <w:highlight w:val="white"/>
        </w:rPr>
        <w:t>Bitwise Not Expression</w:t>
      </w:r>
      <w:bookmarkEnd w:id="266"/>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bookmarkStart w:id="267" w:name="_Toc59126169"/>
      <w:r w:rsidRPr="00DC37F5">
        <w:rPr>
          <w:highlight w:val="white"/>
        </w:rPr>
        <w:t>The sizeof Expression</w:t>
      </w:r>
      <w:bookmarkEnd w:id="267"/>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bookmarkStart w:id="268" w:name="_Toc59126170"/>
      <w:r w:rsidRPr="00DC37F5">
        <w:rPr>
          <w:highlight w:val="white"/>
        </w:rPr>
        <w:t>Address Expression</w:t>
      </w:r>
      <w:r w:rsidR="00AA1323">
        <w:rPr>
          <w:highlight w:val="white"/>
        </w:rPr>
        <w:t xml:space="preserve"> // XXX</w:t>
      </w:r>
      <w:bookmarkEnd w:id="268"/>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bookmarkStart w:id="269" w:name="_Toc59126171"/>
      <w:r w:rsidRPr="00DC37F5">
        <w:rPr>
          <w:highlight w:val="white"/>
        </w:rPr>
        <w:t>Dereference Expression</w:t>
      </w:r>
      <w:bookmarkEnd w:id="269"/>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r w:rsidRPr="00903DBA">
        <w:t>MiddleCodeGenerator.cs</w:t>
      </w:r>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bookmarkStart w:id="270" w:name="_Toc59126172"/>
      <w:r w:rsidRPr="00903DBA">
        <w:rPr>
          <w:highlight w:val="white"/>
        </w:rPr>
        <w:t>Prefix Increment and Decrement Expression</w:t>
      </w:r>
      <w:bookmarkEnd w:id="270"/>
    </w:p>
    <w:p w14:paraId="33258672" w14:textId="77777777" w:rsidR="005E5A36" w:rsidRPr="00903DBA" w:rsidRDefault="005E5A36" w:rsidP="005E5A36">
      <w:pPr>
        <w:pStyle w:val="CodeHeader"/>
      </w:pPr>
      <w:r w:rsidRPr="00903DBA">
        <w:t>MiddleCodeGenerator.cs</w:t>
      </w:r>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preform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bookmarkStart w:id="271" w:name="_Toc59126173"/>
      <w:r w:rsidRPr="00DC37F5">
        <w:rPr>
          <w:highlight w:val="white"/>
        </w:rPr>
        <w:t>Postfix Increment and Decrement Expression</w:t>
      </w:r>
      <w:bookmarkEnd w:id="271"/>
    </w:p>
    <w:p w14:paraId="42DC773E" w14:textId="77777777" w:rsidR="005E5A36" w:rsidRPr="00903DBA" w:rsidRDefault="005E5A36" w:rsidP="005E5A36">
      <w:pPr>
        <w:pStyle w:val="CodeHeader"/>
      </w:pPr>
      <w:r w:rsidRPr="00903DBA">
        <w:t>MiddleCodeGenerator.cs</w:t>
      </w:r>
    </w:p>
    <w:p w14:paraId="1ED75181" w14:textId="77777777" w:rsidR="005E5A36" w:rsidRPr="00903DBA" w:rsidRDefault="005E5A36" w:rsidP="005E5A36">
      <w:pPr>
        <w:pStyle w:val="Code"/>
        <w:rPr>
          <w:highlight w:val="white"/>
        </w:rPr>
      </w:pPr>
      <w:r w:rsidRPr="00903DBA">
        <w:rPr>
          <w:highlight w:val="white"/>
        </w:rPr>
        <w:t xml:space="preserve">    </w:t>
      </w:r>
      <w:bookmarkStart w:id="272"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p w14:paraId="422DA573" w14:textId="77777777" w:rsidR="005E5A36" w:rsidRPr="00DC37F5" w:rsidRDefault="005E5A36" w:rsidP="001A1BB8">
      <w:pPr>
        <w:pStyle w:val="Rubrik3"/>
        <w:rPr>
          <w:highlight w:val="white"/>
        </w:rPr>
      </w:pPr>
      <w:bookmarkStart w:id="273" w:name="_Toc59126174"/>
      <w:bookmarkEnd w:id="272"/>
      <w:r w:rsidRPr="00DC37F5">
        <w:rPr>
          <w:highlight w:val="white"/>
        </w:rPr>
        <w:t>Arrow Expression</w:t>
      </w:r>
      <w:bookmarkEnd w:id="273"/>
    </w:p>
    <w:p w14:paraId="6C311620" w14:textId="77777777" w:rsidR="005E5A36" w:rsidRPr="00903DBA" w:rsidRDefault="005E5A36" w:rsidP="005E5A36">
      <w:pPr>
        <w:pStyle w:val="CodeHeader"/>
      </w:pPr>
      <w:r w:rsidRPr="00903DBA">
        <w:t>MiddleCodeGenerator.cs</w:t>
      </w:r>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bookmarkStart w:id="274" w:name="_Toc59126175"/>
      <w:r w:rsidRPr="00DC37F5">
        <w:rPr>
          <w:highlight w:val="white"/>
        </w:rPr>
        <w:t>Index Expression</w:t>
      </w:r>
      <w:bookmarkEnd w:id="274"/>
    </w:p>
    <w:p w14:paraId="6A17385E" w14:textId="77777777" w:rsidR="005E5A36" w:rsidRPr="00903DBA" w:rsidRDefault="005E5A36" w:rsidP="005E5A36">
      <w:pPr>
        <w:pStyle w:val="CodeHeader"/>
      </w:pPr>
      <w:r w:rsidRPr="00903DBA">
        <w:t>MiddleCodeGenerator.cs</w:t>
      </w:r>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bookmarkStart w:id="275" w:name="_Toc59126176"/>
      <w:r w:rsidRPr="00903DBA">
        <w:rPr>
          <w:highlight w:val="white"/>
        </w:rPr>
        <w:t>Dot Expression</w:t>
      </w:r>
      <w:bookmarkEnd w:id="275"/>
    </w:p>
    <w:p w14:paraId="5DE05621" w14:textId="77777777" w:rsidR="005E5A36" w:rsidRPr="0074406C" w:rsidRDefault="005E5A36" w:rsidP="005E5A36">
      <w:pPr>
        <w:pStyle w:val="CodeHeader"/>
      </w:pPr>
      <w:bookmarkStart w:id="276" w:name="_Hlk57718999"/>
      <w:r w:rsidRPr="00903DBA">
        <w:t>Mi</w:t>
      </w:r>
      <w:r w:rsidRPr="0074406C">
        <w:t>ddleCodeGenerator.cs</w:t>
      </w:r>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p w14:paraId="3794A790" w14:textId="77777777" w:rsidR="005E5A36" w:rsidRPr="00DC37F5" w:rsidRDefault="005E5A36" w:rsidP="001A1BB8">
      <w:pPr>
        <w:pStyle w:val="Rubrik3"/>
        <w:rPr>
          <w:highlight w:val="white"/>
        </w:rPr>
      </w:pPr>
      <w:bookmarkStart w:id="277" w:name="_Toc59126177"/>
      <w:bookmarkEnd w:id="276"/>
      <w:r w:rsidRPr="00DC37F5">
        <w:rPr>
          <w:highlight w:val="white"/>
        </w:rPr>
        <w:t>Function Call Expression</w:t>
      </w:r>
      <w:bookmarkEnd w:id="277"/>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6CBA180D" w:rsidR="005E5A36" w:rsidRPr="00C968FE" w:rsidRDefault="005E5A36" w:rsidP="005E5A36">
      <w:pPr>
        <w:rPr>
          <w:highlight w:val="white"/>
        </w:rPr>
      </w:pPr>
      <w:r w:rsidRPr="00C968FE">
        <w:rPr>
          <w:highlight w:val="white"/>
        </w:rPr>
        <w:t xml:space="preserve">We also check that there are not too many parameters in the call. If the type list is null or if the callee function has </w:t>
      </w:r>
      <w:r w:rsidR="00DC0B5B">
        <w:rPr>
          <w:highlight w:val="white"/>
        </w:rPr>
        <w:t>a variadic</w:t>
      </w:r>
      <w:r w:rsidRPr="00C968FE">
        <w:rPr>
          <w:highlight w:val="white"/>
        </w:rPr>
        <w:t xml:space="preserve"> parameter list, the number of arguments does not matter. There may be more arguments than parameters, we already know that the arguments are not fewer than the parameters. However, if the type list is not null and the function does not have </w:t>
      </w:r>
      <w:r w:rsidR="00DC0B5B">
        <w:rPr>
          <w:highlight w:val="white"/>
        </w:rPr>
        <w:t>a variadic</w:t>
      </w:r>
      <w:r w:rsidRPr="00C968FE">
        <w:rPr>
          <w:highlight w:val="white"/>
        </w:rPr>
        <w:t xml:space="preserve"> parameter list, the number of arguments must equal the number of parameters.</w:t>
      </w:r>
    </w:p>
    <w:p w14:paraId="1D543548" w14:textId="32C10CF8" w:rsidR="005E5A36" w:rsidRPr="00C968FE" w:rsidRDefault="005E5A36" w:rsidP="005E5A36">
      <w:pPr>
        <w:pStyle w:val="Code"/>
        <w:rPr>
          <w:highlight w:val="white"/>
        </w:rPr>
      </w:pPr>
      <w:r w:rsidRPr="00C968FE">
        <w:rPr>
          <w:highlight w:val="white"/>
        </w:rPr>
        <w:t xml:space="preserve">      Assert.Error(functionType.</w:t>
      </w:r>
      <w:r w:rsidR="0010453D">
        <w:rPr>
          <w:highlight w:val="white"/>
        </w:rPr>
        <w:t>IsVariadic</w:t>
      </w:r>
      <w:r w:rsidRPr="00C968FE">
        <w:rPr>
          <w:highlight w:val="white"/>
        </w:rPr>
        <w:t>()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2CB9B002" w:rsidR="005E5A36" w:rsidRPr="00C968FE" w:rsidRDefault="005E5A36" w:rsidP="005E5A36">
      <w:pPr>
        <w:rPr>
          <w:highlight w:val="white"/>
        </w:rPr>
      </w:pPr>
      <w:r w:rsidRPr="00C968FE">
        <w:rPr>
          <w:highlight w:val="white"/>
        </w:rPr>
        <w:t xml:space="preserve">When iterate through the, we keep track of the extra size. In </w:t>
      </w:r>
      <w:r w:rsidR="004A5B68">
        <w:rPr>
          <w:highlight w:val="white"/>
        </w:rPr>
        <w:t>variadic</w:t>
      </w:r>
      <w:r w:rsidRPr="00C968FE">
        <w:rPr>
          <w:highlight w:val="white"/>
        </w:rPr>
        <w:t xml:space="preserve">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bookmarkStart w:id="278" w:name="_Toc59126178"/>
      <w:r w:rsidRPr="00903DBA">
        <w:t>Argument Expression List</w:t>
      </w:r>
      <w:bookmarkEnd w:id="278"/>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r w:rsidRPr="00903DBA">
        <w:t>MiddleCodeGenerator.cs</w:t>
      </w:r>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6575EC48" w:rsidR="005E5A36" w:rsidRPr="00903DBA" w:rsidRDefault="005E5A36" w:rsidP="005E5A36">
      <w:pPr>
        <w:rPr>
          <w:highlight w:val="white"/>
        </w:rPr>
      </w:pPr>
      <w:r w:rsidRPr="00903DBA">
        <w:rPr>
          <w:highlight w:val="white"/>
        </w:rPr>
        <w:t>If the argument is not within the parameter list (</w:t>
      </w:r>
      <w:r w:rsidR="004A5B68">
        <w:rPr>
          <w:highlight w:val="white"/>
        </w:rPr>
        <w:t>variadic</w:t>
      </w:r>
      <w:r w:rsidRPr="00903DBA">
        <w:rPr>
          <w:highlight w:val="white"/>
        </w:rPr>
        <w:t xml:space="preserve"> call), we type cast the argument into an appropriate type: character and short integer are cast into (signed or unsigned) integer, and float is cast into double. These type casts apply to the </w:t>
      </w:r>
      <w:r w:rsidR="004A5B68">
        <w:rPr>
          <w:highlight w:val="white"/>
        </w:rPr>
        <w:t>variadic</w:t>
      </w:r>
      <w:r w:rsidRPr="00903DBA">
        <w:rPr>
          <w:highlight w:val="white"/>
        </w:rPr>
        <w:t xml:space="preserve">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bookmarkStart w:id="279" w:name="_Toc59126179"/>
      <w:r w:rsidRPr="00C968FE">
        <w:rPr>
          <w:highlight w:val="white"/>
        </w:rPr>
        <w:t>Primary Expressions</w:t>
      </w:r>
      <w:bookmarkEnd w:id="279"/>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r w:rsidRPr="00903DBA">
        <w:t>MiddleCodeGenerator.cs</w:t>
      </w:r>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r w:rsidRPr="00903DBA">
        <w:t>MiddleCodeGenerator.cs</w:t>
      </w:r>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r w:rsidRPr="00903DBA">
        <w:t>MiddleCodeGenerator.cs</w:t>
      </w:r>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r w:rsidRPr="00903DBA">
        <w:t>MiddleCodeGenerator.cs</w:t>
      </w:r>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r w:rsidRPr="00903DBA">
        <w:t>MiddleCodeGenerator.cs</w:t>
      </w:r>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80" w:name="_Ref58079178"/>
      <w:bookmarkStart w:id="281" w:name="_Toc59126180"/>
      <w:r w:rsidRPr="00903DBA">
        <w:lastRenderedPageBreak/>
        <w:t xml:space="preserve">Declaration </w:t>
      </w:r>
      <w:r w:rsidR="002A4B3E" w:rsidRPr="00903DBA">
        <w:t>Specifier</w:t>
      </w:r>
      <w:r w:rsidRPr="00903DBA">
        <w:t>s</w:t>
      </w:r>
      <w:r w:rsidR="003F62B8" w:rsidRPr="00903DBA">
        <w:t xml:space="preserve"> and Declarators</w:t>
      </w:r>
      <w:bookmarkEnd w:id="221"/>
      <w:bookmarkEnd w:id="222"/>
      <w:bookmarkEnd w:id="223"/>
      <w:bookmarkEnd w:id="280"/>
      <w:bookmarkEnd w:id="281"/>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82"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83" w:name="_Toc59126181"/>
      <w:r w:rsidRPr="00903DBA">
        <w:t>Declarators</w:t>
      </w:r>
      <w:bookmarkEnd w:id="283"/>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84" w:name="_Toc59126182"/>
      <w:r w:rsidRPr="00903DBA">
        <w:lastRenderedPageBreak/>
        <w:t>The Symbol Table</w:t>
      </w:r>
      <w:bookmarkEnd w:id="284"/>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218C1" w:rsidRPr="00D2146B" w:rsidRDefault="006218C1" w:rsidP="0050082D">
                              <w:pPr>
                                <w:spacing w:before="0" w:after="0"/>
                                <w:rPr>
                                  <w:sz w:val="18"/>
                                  <w:szCs w:val="18"/>
                                  <w:lang w:val="sv-SE"/>
                                </w:rPr>
                              </w:pPr>
                              <w:r>
                                <w:rPr>
                                  <w:sz w:val="18"/>
                                  <w:szCs w:val="18"/>
                                  <w:lang w:val="sv-SE"/>
                                </w:rPr>
                                <w:t>Static int globalInt</w:t>
                              </w:r>
                            </w:p>
                            <w:p w14:paraId="69A6032C" w14:textId="768161F7" w:rsidR="006218C1" w:rsidRDefault="006218C1" w:rsidP="0050082D">
                              <w:pPr>
                                <w:spacing w:before="0" w:after="0"/>
                                <w:rPr>
                                  <w:sz w:val="18"/>
                                  <w:szCs w:val="18"/>
                                  <w:lang w:val="sv-SE"/>
                                </w:rPr>
                              </w:pPr>
                              <w:r>
                                <w:rPr>
                                  <w:sz w:val="18"/>
                                  <w:szCs w:val="18"/>
                                  <w:lang w:val="sv-SE"/>
                                </w:rPr>
                                <w:t>Static int i</w:t>
                              </w:r>
                            </w:p>
                            <w:p w14:paraId="65DC2C71" w14:textId="7AEEED2D" w:rsidR="006218C1" w:rsidRDefault="006218C1" w:rsidP="0050082D">
                              <w:pPr>
                                <w:spacing w:before="0" w:after="0"/>
                                <w:rPr>
                                  <w:sz w:val="18"/>
                                  <w:szCs w:val="18"/>
                                  <w:lang w:val="sv-SE"/>
                                </w:rPr>
                              </w:pPr>
                            </w:p>
                            <w:p w14:paraId="3B0DD407" w14:textId="21D67AC3" w:rsidR="006218C1" w:rsidRPr="001B6705" w:rsidRDefault="006218C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218C1" w:rsidRPr="00D2146B" w:rsidRDefault="006218C1"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218C1" w:rsidRPr="00D2146B" w:rsidRDefault="006218C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218C1" w:rsidRDefault="006218C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218C1" w:rsidRPr="00D2146B" w:rsidRDefault="006218C1" w:rsidP="0050082D">
                              <w:pPr>
                                <w:spacing w:before="0" w:after="0" w:line="256" w:lineRule="auto"/>
                                <w:rPr>
                                  <w:sz w:val="18"/>
                                  <w:szCs w:val="18"/>
                                </w:rPr>
                              </w:pPr>
                              <w:r>
                                <w:rPr>
                                  <w:sz w:val="18"/>
                                  <w:szCs w:val="18"/>
                                </w:rPr>
                                <w:t>Auto mainChar : char</w:t>
                              </w:r>
                            </w:p>
                            <w:p w14:paraId="302437A3" w14:textId="77777777" w:rsidR="006218C1" w:rsidRDefault="006218C1" w:rsidP="0050082D">
                              <w:pPr>
                                <w:spacing w:before="0" w:after="0" w:line="256" w:lineRule="auto"/>
                                <w:rPr>
                                  <w:rFonts w:eastAsia="Calibri"/>
                                  <w:color w:val="000000"/>
                                  <w:sz w:val="18"/>
                                  <w:szCs w:val="18"/>
                                </w:rPr>
                              </w:pPr>
                            </w:p>
                            <w:p w14:paraId="71CC6A80" w14:textId="77C30F45" w:rsidR="006218C1" w:rsidRPr="00D2146B" w:rsidRDefault="006218C1" w:rsidP="008C458D">
                              <w:pPr>
                                <w:spacing w:before="0" w:after="0" w:line="256" w:lineRule="auto"/>
                                <w:rPr>
                                  <w:sz w:val="18"/>
                                  <w:szCs w:val="18"/>
                                </w:rPr>
                              </w:pPr>
                              <w:r>
                                <w:rPr>
                                  <w:rFonts w:eastAsia="Calibri"/>
                                  <w:color w:val="000000"/>
                                  <w:sz w:val="18"/>
                                  <w:szCs w:val="18"/>
                                </w:rPr>
                                <w:t>m_parentTable</w:t>
                              </w:r>
                            </w:p>
                            <w:p w14:paraId="4A1EB75F" w14:textId="77777777" w:rsidR="006218C1" w:rsidRPr="00D2146B" w:rsidRDefault="006218C1" w:rsidP="0050082D">
                              <w:pPr>
                                <w:spacing w:before="0" w:after="0" w:line="256" w:lineRule="auto"/>
                                <w:rPr>
                                  <w:sz w:val="18"/>
                                  <w:szCs w:val="18"/>
                                </w:rPr>
                              </w:pPr>
                              <w:r w:rsidRPr="00D2146B">
                                <w:rPr>
                                  <w:rFonts w:eastAsia="Calibri"/>
                                  <w:color w:val="000000"/>
                                  <w:sz w:val="18"/>
                                  <w:szCs w:val="18"/>
                                </w:rPr>
                                <w:t> </w:t>
                              </w:r>
                            </w:p>
                            <w:p w14:paraId="176D8F8E" w14:textId="77777777" w:rsidR="006218C1" w:rsidRPr="00D2146B" w:rsidRDefault="006218C1"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218C1" w:rsidRPr="00D2146B" w:rsidRDefault="006218C1"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218C1" w:rsidRPr="00D2146B" w:rsidRDefault="006218C1" w:rsidP="0050082D">
                              <w:pPr>
                                <w:spacing w:before="0" w:after="0" w:line="254" w:lineRule="auto"/>
                                <w:rPr>
                                  <w:sz w:val="18"/>
                                  <w:szCs w:val="18"/>
                                </w:rPr>
                              </w:pPr>
                              <w:r>
                                <w:rPr>
                                  <w:rFonts w:eastAsia="Calibri"/>
                                  <w:color w:val="000000"/>
                                  <w:sz w:val="18"/>
                                  <w:szCs w:val="18"/>
                                </w:rPr>
                                <w:t>auto int i</w:t>
                              </w:r>
                            </w:p>
                            <w:p w14:paraId="1EB866A9" w14:textId="57278A33" w:rsidR="006218C1" w:rsidRDefault="006218C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218C1" w:rsidRDefault="006218C1" w:rsidP="00073BF2">
                              <w:pPr>
                                <w:spacing w:before="0" w:after="0" w:line="254" w:lineRule="auto"/>
                                <w:rPr>
                                  <w:rFonts w:eastAsia="Calibri"/>
                                  <w:color w:val="000000"/>
                                  <w:sz w:val="18"/>
                                  <w:szCs w:val="18"/>
                                </w:rPr>
                              </w:pPr>
                            </w:p>
                            <w:p w14:paraId="55FF5C13" w14:textId="77777777" w:rsidR="006218C1" w:rsidRPr="00D2146B" w:rsidRDefault="006218C1" w:rsidP="00073BF2">
                              <w:pPr>
                                <w:spacing w:before="0" w:after="0" w:line="256" w:lineRule="auto"/>
                                <w:rPr>
                                  <w:sz w:val="18"/>
                                  <w:szCs w:val="18"/>
                                </w:rPr>
                              </w:pPr>
                              <w:r>
                                <w:rPr>
                                  <w:rFonts w:eastAsia="Calibri"/>
                                  <w:color w:val="000000"/>
                                  <w:sz w:val="18"/>
                                  <w:szCs w:val="18"/>
                                </w:rPr>
                                <w:t>m_parentTable</w:t>
                              </w:r>
                            </w:p>
                            <w:p w14:paraId="20CF0F08" w14:textId="77777777" w:rsidR="006218C1" w:rsidRPr="00D2146B" w:rsidRDefault="006218C1" w:rsidP="00073BF2">
                              <w:pPr>
                                <w:spacing w:before="0" w:after="0" w:line="254" w:lineRule="auto"/>
                                <w:rPr>
                                  <w:sz w:val="18"/>
                                  <w:szCs w:val="18"/>
                                </w:rPr>
                              </w:pPr>
                            </w:p>
                            <w:p w14:paraId="2347329E" w14:textId="77777777" w:rsidR="006218C1" w:rsidRPr="00D2146B" w:rsidRDefault="006218C1" w:rsidP="0050082D">
                              <w:pPr>
                                <w:spacing w:before="0" w:after="0" w:line="254" w:lineRule="auto"/>
                                <w:rPr>
                                  <w:sz w:val="18"/>
                                  <w:szCs w:val="18"/>
                                </w:rPr>
                              </w:pPr>
                              <w:r w:rsidRPr="00D2146B">
                                <w:rPr>
                                  <w:rFonts w:eastAsia="Calibri"/>
                                  <w:color w:val="000000"/>
                                  <w:sz w:val="18"/>
                                  <w:szCs w:val="18"/>
                                </w:rPr>
                                <w:t> </w:t>
                              </w:r>
                            </w:p>
                            <w:p w14:paraId="7D6DAD56" w14:textId="77777777" w:rsidR="006218C1" w:rsidRPr="00D2146B" w:rsidRDefault="006218C1"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218C1" w:rsidRPr="00D2146B" w:rsidRDefault="006218C1"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218C1" w:rsidRPr="00100F82" w:rsidRDefault="006218C1" w:rsidP="00100F82">
                              <w:pPr>
                                <w:spacing w:before="0" w:after="0"/>
                                <w:rPr>
                                  <w:sz w:val="18"/>
                                  <w:szCs w:val="18"/>
                                </w:rPr>
                              </w:pPr>
                              <w:r w:rsidRPr="00100F82">
                                <w:rPr>
                                  <w:sz w:val="18"/>
                                  <w:szCs w:val="18"/>
                                </w:rPr>
                                <w:t>auto int i</w:t>
                              </w:r>
                            </w:p>
                            <w:p w14:paraId="5D0A676C" w14:textId="673BC4F3" w:rsidR="006218C1" w:rsidRPr="00100F82" w:rsidRDefault="006218C1" w:rsidP="00100F82">
                              <w:pPr>
                                <w:spacing w:before="0" w:after="0"/>
                                <w:rPr>
                                  <w:sz w:val="18"/>
                                  <w:szCs w:val="18"/>
                                </w:rPr>
                              </w:pPr>
                              <w:r w:rsidRPr="00100F82">
                                <w:rPr>
                                  <w:sz w:val="18"/>
                                  <w:szCs w:val="18"/>
                                </w:rPr>
                                <w:t>auto double blockDouble</w:t>
                              </w:r>
                            </w:p>
                            <w:p w14:paraId="5B01AFF6" w14:textId="77777777" w:rsidR="006218C1" w:rsidRDefault="006218C1" w:rsidP="00100F82">
                              <w:pPr>
                                <w:spacing w:before="0" w:after="0" w:line="256" w:lineRule="auto"/>
                                <w:rPr>
                                  <w:rFonts w:eastAsia="Calibri"/>
                                  <w:color w:val="000000"/>
                                  <w:sz w:val="18"/>
                                  <w:szCs w:val="18"/>
                                </w:rPr>
                              </w:pPr>
                            </w:p>
                            <w:p w14:paraId="35EF25BA" w14:textId="6D9A7EDC" w:rsidR="006218C1" w:rsidRPr="00D2146B" w:rsidRDefault="006218C1" w:rsidP="00100F82">
                              <w:pPr>
                                <w:spacing w:before="0" w:after="0" w:line="256" w:lineRule="auto"/>
                                <w:rPr>
                                  <w:sz w:val="18"/>
                                  <w:szCs w:val="18"/>
                                </w:rPr>
                              </w:pPr>
                              <w:r>
                                <w:rPr>
                                  <w:rFonts w:eastAsia="Calibri"/>
                                  <w:color w:val="000000"/>
                                  <w:sz w:val="18"/>
                                  <w:szCs w:val="18"/>
                                </w:rPr>
                                <w:t>m_parentTable</w:t>
                              </w:r>
                            </w:p>
                            <w:p w14:paraId="274031CF" w14:textId="32871C06" w:rsidR="006218C1" w:rsidRDefault="006218C1"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218C1" w:rsidRDefault="006218C1"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218C1" w:rsidRDefault="006218C1" w:rsidP="00D44BB8">
                              <w:pPr>
                                <w:spacing w:line="252" w:lineRule="auto"/>
                              </w:pPr>
                              <w:r>
                                <w:rPr>
                                  <w:rFonts w:eastAsia="Calibri"/>
                                  <w:color w:val="000000"/>
                                  <w:sz w:val="18"/>
                                  <w:szCs w:val="18"/>
                                </w:rPr>
                                <w:t>SymbolTable.CurrentTable</w:t>
                              </w:r>
                            </w:p>
                            <w:p w14:paraId="332537CB" w14:textId="66AB52F1" w:rsidR="006218C1" w:rsidRDefault="006218C1" w:rsidP="00D44BB8">
                              <w:pPr>
                                <w:spacing w:line="252" w:lineRule="auto"/>
                              </w:pPr>
                            </w:p>
                            <w:p w14:paraId="35DA4169" w14:textId="77777777" w:rsidR="006218C1" w:rsidRDefault="006218C1"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218C1" w:rsidRPr="00610E6C" w:rsidRDefault="006218C1"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218C1" w:rsidRPr="00D2146B" w:rsidRDefault="006218C1" w:rsidP="0050082D">
                        <w:pPr>
                          <w:spacing w:before="0" w:after="0"/>
                          <w:rPr>
                            <w:sz w:val="18"/>
                            <w:szCs w:val="18"/>
                            <w:lang w:val="sv-SE"/>
                          </w:rPr>
                        </w:pPr>
                        <w:r>
                          <w:rPr>
                            <w:sz w:val="18"/>
                            <w:szCs w:val="18"/>
                            <w:lang w:val="sv-SE"/>
                          </w:rPr>
                          <w:t>Static int globalInt</w:t>
                        </w:r>
                      </w:p>
                      <w:p w14:paraId="69A6032C" w14:textId="768161F7" w:rsidR="006218C1" w:rsidRDefault="006218C1" w:rsidP="0050082D">
                        <w:pPr>
                          <w:spacing w:before="0" w:after="0"/>
                          <w:rPr>
                            <w:sz w:val="18"/>
                            <w:szCs w:val="18"/>
                            <w:lang w:val="sv-SE"/>
                          </w:rPr>
                        </w:pPr>
                        <w:r>
                          <w:rPr>
                            <w:sz w:val="18"/>
                            <w:szCs w:val="18"/>
                            <w:lang w:val="sv-SE"/>
                          </w:rPr>
                          <w:t>Static int i</w:t>
                        </w:r>
                      </w:p>
                      <w:p w14:paraId="65DC2C71" w14:textId="7AEEED2D" w:rsidR="006218C1" w:rsidRDefault="006218C1" w:rsidP="0050082D">
                        <w:pPr>
                          <w:spacing w:before="0" w:after="0"/>
                          <w:rPr>
                            <w:sz w:val="18"/>
                            <w:szCs w:val="18"/>
                            <w:lang w:val="sv-SE"/>
                          </w:rPr>
                        </w:pPr>
                      </w:p>
                      <w:p w14:paraId="3B0DD407" w14:textId="21D67AC3" w:rsidR="006218C1" w:rsidRPr="001B6705" w:rsidRDefault="006218C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218C1" w:rsidRPr="00D2146B" w:rsidRDefault="006218C1"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218C1" w:rsidRPr="00D2146B" w:rsidRDefault="006218C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218C1" w:rsidRDefault="006218C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218C1" w:rsidRPr="00D2146B" w:rsidRDefault="006218C1" w:rsidP="0050082D">
                        <w:pPr>
                          <w:spacing w:before="0" w:after="0" w:line="256" w:lineRule="auto"/>
                          <w:rPr>
                            <w:sz w:val="18"/>
                            <w:szCs w:val="18"/>
                          </w:rPr>
                        </w:pPr>
                        <w:r>
                          <w:rPr>
                            <w:sz w:val="18"/>
                            <w:szCs w:val="18"/>
                          </w:rPr>
                          <w:t>Auto mainChar : char</w:t>
                        </w:r>
                      </w:p>
                      <w:p w14:paraId="302437A3" w14:textId="77777777" w:rsidR="006218C1" w:rsidRDefault="006218C1" w:rsidP="0050082D">
                        <w:pPr>
                          <w:spacing w:before="0" w:after="0" w:line="256" w:lineRule="auto"/>
                          <w:rPr>
                            <w:rFonts w:eastAsia="Calibri"/>
                            <w:color w:val="000000"/>
                            <w:sz w:val="18"/>
                            <w:szCs w:val="18"/>
                          </w:rPr>
                        </w:pPr>
                      </w:p>
                      <w:p w14:paraId="71CC6A80" w14:textId="77C30F45" w:rsidR="006218C1" w:rsidRPr="00D2146B" w:rsidRDefault="006218C1" w:rsidP="008C458D">
                        <w:pPr>
                          <w:spacing w:before="0" w:after="0" w:line="256" w:lineRule="auto"/>
                          <w:rPr>
                            <w:sz w:val="18"/>
                            <w:szCs w:val="18"/>
                          </w:rPr>
                        </w:pPr>
                        <w:r>
                          <w:rPr>
                            <w:rFonts w:eastAsia="Calibri"/>
                            <w:color w:val="000000"/>
                            <w:sz w:val="18"/>
                            <w:szCs w:val="18"/>
                          </w:rPr>
                          <w:t>m_parentTable</w:t>
                        </w:r>
                      </w:p>
                      <w:p w14:paraId="4A1EB75F" w14:textId="77777777" w:rsidR="006218C1" w:rsidRPr="00D2146B" w:rsidRDefault="006218C1" w:rsidP="0050082D">
                        <w:pPr>
                          <w:spacing w:before="0" w:after="0" w:line="256" w:lineRule="auto"/>
                          <w:rPr>
                            <w:sz w:val="18"/>
                            <w:szCs w:val="18"/>
                          </w:rPr>
                        </w:pPr>
                        <w:r w:rsidRPr="00D2146B">
                          <w:rPr>
                            <w:rFonts w:eastAsia="Calibri"/>
                            <w:color w:val="000000"/>
                            <w:sz w:val="18"/>
                            <w:szCs w:val="18"/>
                          </w:rPr>
                          <w:t> </w:t>
                        </w:r>
                      </w:p>
                      <w:p w14:paraId="176D8F8E" w14:textId="77777777" w:rsidR="006218C1" w:rsidRPr="00D2146B" w:rsidRDefault="006218C1"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218C1" w:rsidRPr="00D2146B" w:rsidRDefault="006218C1"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218C1" w:rsidRPr="00D2146B" w:rsidRDefault="006218C1" w:rsidP="0050082D">
                        <w:pPr>
                          <w:spacing w:before="0" w:after="0" w:line="254" w:lineRule="auto"/>
                          <w:rPr>
                            <w:sz w:val="18"/>
                            <w:szCs w:val="18"/>
                          </w:rPr>
                        </w:pPr>
                        <w:r>
                          <w:rPr>
                            <w:rFonts w:eastAsia="Calibri"/>
                            <w:color w:val="000000"/>
                            <w:sz w:val="18"/>
                            <w:szCs w:val="18"/>
                          </w:rPr>
                          <w:t>auto int i</w:t>
                        </w:r>
                      </w:p>
                      <w:p w14:paraId="1EB866A9" w14:textId="57278A33" w:rsidR="006218C1" w:rsidRDefault="006218C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218C1" w:rsidRDefault="006218C1" w:rsidP="00073BF2">
                        <w:pPr>
                          <w:spacing w:before="0" w:after="0" w:line="254" w:lineRule="auto"/>
                          <w:rPr>
                            <w:rFonts w:eastAsia="Calibri"/>
                            <w:color w:val="000000"/>
                            <w:sz w:val="18"/>
                            <w:szCs w:val="18"/>
                          </w:rPr>
                        </w:pPr>
                      </w:p>
                      <w:p w14:paraId="55FF5C13" w14:textId="77777777" w:rsidR="006218C1" w:rsidRPr="00D2146B" w:rsidRDefault="006218C1" w:rsidP="00073BF2">
                        <w:pPr>
                          <w:spacing w:before="0" w:after="0" w:line="256" w:lineRule="auto"/>
                          <w:rPr>
                            <w:sz w:val="18"/>
                            <w:szCs w:val="18"/>
                          </w:rPr>
                        </w:pPr>
                        <w:r>
                          <w:rPr>
                            <w:rFonts w:eastAsia="Calibri"/>
                            <w:color w:val="000000"/>
                            <w:sz w:val="18"/>
                            <w:szCs w:val="18"/>
                          </w:rPr>
                          <w:t>m_parentTable</w:t>
                        </w:r>
                      </w:p>
                      <w:p w14:paraId="20CF0F08" w14:textId="77777777" w:rsidR="006218C1" w:rsidRPr="00D2146B" w:rsidRDefault="006218C1" w:rsidP="00073BF2">
                        <w:pPr>
                          <w:spacing w:before="0" w:after="0" w:line="254" w:lineRule="auto"/>
                          <w:rPr>
                            <w:sz w:val="18"/>
                            <w:szCs w:val="18"/>
                          </w:rPr>
                        </w:pPr>
                      </w:p>
                      <w:p w14:paraId="2347329E" w14:textId="77777777" w:rsidR="006218C1" w:rsidRPr="00D2146B" w:rsidRDefault="006218C1" w:rsidP="0050082D">
                        <w:pPr>
                          <w:spacing w:before="0" w:after="0" w:line="254" w:lineRule="auto"/>
                          <w:rPr>
                            <w:sz w:val="18"/>
                            <w:szCs w:val="18"/>
                          </w:rPr>
                        </w:pPr>
                        <w:r w:rsidRPr="00D2146B">
                          <w:rPr>
                            <w:rFonts w:eastAsia="Calibri"/>
                            <w:color w:val="000000"/>
                            <w:sz w:val="18"/>
                            <w:szCs w:val="18"/>
                          </w:rPr>
                          <w:t> </w:t>
                        </w:r>
                      </w:p>
                      <w:p w14:paraId="7D6DAD56" w14:textId="77777777" w:rsidR="006218C1" w:rsidRPr="00D2146B" w:rsidRDefault="006218C1"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218C1" w:rsidRPr="00D2146B" w:rsidRDefault="006218C1"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218C1" w:rsidRPr="00100F82" w:rsidRDefault="006218C1" w:rsidP="00100F82">
                        <w:pPr>
                          <w:spacing w:before="0" w:after="0"/>
                          <w:rPr>
                            <w:sz w:val="18"/>
                            <w:szCs w:val="18"/>
                          </w:rPr>
                        </w:pPr>
                        <w:r w:rsidRPr="00100F82">
                          <w:rPr>
                            <w:sz w:val="18"/>
                            <w:szCs w:val="18"/>
                          </w:rPr>
                          <w:t>auto int i</w:t>
                        </w:r>
                      </w:p>
                      <w:p w14:paraId="5D0A676C" w14:textId="673BC4F3" w:rsidR="006218C1" w:rsidRPr="00100F82" w:rsidRDefault="006218C1" w:rsidP="00100F82">
                        <w:pPr>
                          <w:spacing w:before="0" w:after="0"/>
                          <w:rPr>
                            <w:sz w:val="18"/>
                            <w:szCs w:val="18"/>
                          </w:rPr>
                        </w:pPr>
                        <w:r w:rsidRPr="00100F82">
                          <w:rPr>
                            <w:sz w:val="18"/>
                            <w:szCs w:val="18"/>
                          </w:rPr>
                          <w:t>auto double blockDouble</w:t>
                        </w:r>
                      </w:p>
                      <w:p w14:paraId="5B01AFF6" w14:textId="77777777" w:rsidR="006218C1" w:rsidRDefault="006218C1" w:rsidP="00100F82">
                        <w:pPr>
                          <w:spacing w:before="0" w:after="0" w:line="256" w:lineRule="auto"/>
                          <w:rPr>
                            <w:rFonts w:eastAsia="Calibri"/>
                            <w:color w:val="000000"/>
                            <w:sz w:val="18"/>
                            <w:szCs w:val="18"/>
                          </w:rPr>
                        </w:pPr>
                      </w:p>
                      <w:p w14:paraId="35EF25BA" w14:textId="6D9A7EDC" w:rsidR="006218C1" w:rsidRPr="00D2146B" w:rsidRDefault="006218C1" w:rsidP="00100F82">
                        <w:pPr>
                          <w:spacing w:before="0" w:after="0" w:line="256" w:lineRule="auto"/>
                          <w:rPr>
                            <w:sz w:val="18"/>
                            <w:szCs w:val="18"/>
                          </w:rPr>
                        </w:pPr>
                        <w:r>
                          <w:rPr>
                            <w:rFonts w:eastAsia="Calibri"/>
                            <w:color w:val="000000"/>
                            <w:sz w:val="18"/>
                            <w:szCs w:val="18"/>
                          </w:rPr>
                          <w:t>m_parentTable</w:t>
                        </w:r>
                      </w:p>
                      <w:p w14:paraId="274031CF" w14:textId="32871C06" w:rsidR="006218C1" w:rsidRDefault="006218C1"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218C1" w:rsidRDefault="006218C1"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218C1" w:rsidRDefault="006218C1" w:rsidP="00D44BB8">
                        <w:pPr>
                          <w:spacing w:line="252" w:lineRule="auto"/>
                        </w:pPr>
                        <w:r>
                          <w:rPr>
                            <w:rFonts w:eastAsia="Calibri"/>
                            <w:color w:val="000000"/>
                            <w:sz w:val="18"/>
                            <w:szCs w:val="18"/>
                          </w:rPr>
                          <w:t>SymbolTable.CurrentTable</w:t>
                        </w:r>
                      </w:p>
                      <w:p w14:paraId="332537CB" w14:textId="66AB52F1" w:rsidR="006218C1" w:rsidRDefault="006218C1" w:rsidP="00D44BB8">
                        <w:pPr>
                          <w:spacing w:line="252" w:lineRule="auto"/>
                        </w:pPr>
                      </w:p>
                      <w:p w14:paraId="35DA4169" w14:textId="77777777" w:rsidR="006218C1" w:rsidRDefault="006218C1"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218C1" w:rsidRPr="00610E6C" w:rsidRDefault="006218C1"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r w:rsidRPr="00903DBA">
        <w:rPr>
          <w:highlight w:val="white"/>
        </w:rPr>
        <w:t>Storage.cs</w:t>
      </w:r>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4EFDB343"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w:t>
      </w:r>
      <w:r w:rsidR="0016674F">
        <w:rPr>
          <w:highlight w:val="white"/>
        </w:rPr>
        <w:t>variadic frame pointer</w:t>
      </w:r>
      <w:r w:rsidR="003127F4" w:rsidRPr="00903DBA">
        <w:rPr>
          <w:highlight w:val="white"/>
        </w:rPr>
        <w:t xml:space="preserve">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 xml:space="preserve">in </w:t>
      </w:r>
      <w:r w:rsidR="00DC0B5B">
        <w:rPr>
          <w:highlight w:val="white"/>
        </w:rPr>
        <w:t>a variadic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461860">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159D9928" w:rsidR="00373E35" w:rsidRPr="00903DBA" w:rsidRDefault="00373E35" w:rsidP="00373E35">
      <w:pPr>
        <w:pStyle w:val="Code"/>
        <w:rPr>
          <w:highlight w:val="white"/>
        </w:rPr>
      </w:pPr>
      <w:r w:rsidRPr="00903DBA">
        <w:rPr>
          <w:highlight w:val="white"/>
        </w:rPr>
        <w:t xml:space="preserve">    public static int </w:t>
      </w:r>
      <w:r w:rsidR="00D459C3">
        <w:rPr>
          <w:highlight w:val="white"/>
        </w:rPr>
        <w:t>VariadicFrameOffset</w:t>
      </w:r>
      <w:r w:rsidRPr="00903DBA">
        <w:rPr>
          <w:highlight w:val="white"/>
        </w:rPr>
        <w:t xml:space="preserve">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23804EC2"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16674F">
        <w:rPr>
          <w:highlight w:val="white"/>
        </w:rPr>
        <w:t>variadic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3741B922"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 xml:space="preserve">tra parameters in case of </w:t>
      </w:r>
      <w:r w:rsidR="00DC0B5B">
        <w:rPr>
          <w:highlight w:val="white"/>
        </w:rPr>
        <w:t>a variadic</w:t>
      </w:r>
      <w:r w:rsidR="00A12A5B" w:rsidRPr="00AE2B4C">
        <w:rPr>
          <w:highlight w:val="white"/>
        </w:rPr>
        <w:t xml:space="preserve">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given offset</w:t>
      </w:r>
      <w:r w:rsidR="002A4DF0">
        <w:rPr>
          <w:highlight w:val="white"/>
        </w:rPr>
        <w:t>s</w:t>
      </w:r>
      <w:r w:rsidR="002A4DF0" w:rsidRPr="00903DBA">
        <w:rPr>
          <w:highlight w:val="white"/>
        </w:rPr>
        <w:t>, since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79BB1C9E"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w:t>
      </w:r>
      <w:r w:rsidR="0016674F">
        <w:rPr>
          <w:highlight w:val="white"/>
        </w:rPr>
        <w:t>variadic frame pointer</w:t>
      </w:r>
      <w:r w:rsidRPr="00903DBA">
        <w:rPr>
          <w:highlight w:val="white"/>
        </w:rPr>
        <w:t xml:space="preserve">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When adding a symbol with a name we have to check a few things</w:t>
      </w:r>
      <w:r w:rsidR="00DC4DD7">
        <w:t xml:space="preserve">. </w:t>
      </w:r>
      <w:r w:rsidRPr="00903DBA">
        <w:t xml:space="preserve">If the symbol is extern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r w:rsidR="00DA68CB" w:rsidRPr="00903DBA">
        <w:rPr>
          <w:highlight w:val="white"/>
        </w:rPr>
        <w:t>struct</w:t>
      </w:r>
      <w:r w:rsidR="009929D4" w:rsidRPr="00903DBA">
        <w:rPr>
          <w:highlight w:val="white"/>
        </w:rPr>
        <w:t>s</w:t>
      </w:r>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85" w:name="_Toc59126183"/>
      <w:r w:rsidRPr="00903DBA">
        <w:t>The Symbol</w:t>
      </w:r>
      <w:bookmarkEnd w:id="285"/>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86" w:author="Stefan Bjornander" w:date="2015-04-25T18:28:00Z">
        <w:r w:rsidR="008154C7" w:rsidRPr="00903DBA">
          <w:t>T</w:t>
        </w:r>
      </w:ins>
      <w:ins w:id="287" w:author="Stefan Bjornander" w:date="2015-04-25T16:11:00Z">
        <w:r w:rsidR="008154C7" w:rsidRPr="00903DBA">
          <w:t xml:space="preserve">he </w:t>
        </w:r>
      </w:ins>
      <w:r w:rsidR="00FB1C41" w:rsidRPr="00903DBA">
        <w:t>r</w:t>
      </w:r>
      <w:ins w:id="288"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89"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If the value is a stgring,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“staticaddress”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is given the name of the values’s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90" w:name="_Ref58962643"/>
      <w:bookmarkStart w:id="291" w:name="_Toc59126184"/>
      <w:r>
        <w:t xml:space="preserve">The </w:t>
      </w:r>
      <w:r w:rsidR="0034798B" w:rsidRPr="00903DBA">
        <w:t>Static Symbol</w:t>
      </w:r>
      <w:bookmarkEnd w:id="290"/>
      <w:bookmarkEnd w:id="291"/>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14DB0DD6" w:rsidR="002344AC" w:rsidRPr="00903DBA" w:rsidRDefault="002344AC" w:rsidP="002344AC">
      <w:r>
        <w:t xml:space="preserve">There is also the </w:t>
      </w:r>
      <w:r w:rsidRPr="002344AC">
        <w:rPr>
          <w:rStyle w:val="KeyWord0"/>
          <w:highlight w:val="white"/>
        </w:rPr>
        <w:t>StaticSymbolWindows</w:t>
      </w:r>
      <w:r>
        <w:t xml:space="preserve"> class for </w:t>
      </w:r>
      <w:r w:rsidR="00721ABF">
        <w:t>the Windows environment</w:t>
      </w:r>
      <w:r>
        <w:t xml:space="preserve">. We will look into it in Chapter </w:t>
      </w:r>
      <w:r>
        <w:fldChar w:fldCharType="begin"/>
      </w:r>
      <w:r>
        <w:instrText xml:space="preserve"> REF _Ref54009755 \r \h </w:instrText>
      </w:r>
      <w:r>
        <w:fldChar w:fldCharType="separate"/>
      </w:r>
      <w:r w:rsidR="00461860">
        <w:t>13</w:t>
      </w:r>
      <w:r>
        <w:fldChar w:fldCharType="end"/>
      </w:r>
      <w: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92" w:name="_Ref54541618"/>
      <w:bookmarkStart w:id="293" w:name="_Toc59126185"/>
      <w:r w:rsidRPr="00903DBA">
        <w:lastRenderedPageBreak/>
        <w:t>The Type System</w:t>
      </w:r>
      <w:bookmarkEnd w:id="292"/>
      <w:bookmarkEnd w:id="293"/>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r w:rsidRPr="003E7318">
        <w:rPr>
          <w:rStyle w:val="KeyWord0"/>
        </w:rPr>
        <w:t>enum</w:t>
      </w:r>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types in C.</w:t>
      </w:r>
      <w:r w:rsidR="00860ED6">
        <w:t xml:space="preserve"> However, temporary vale may hold these types.</w:t>
      </w:r>
    </w:p>
    <w:p w14:paraId="7710D623" w14:textId="370A39D9" w:rsidR="00692204" w:rsidRDefault="00692204" w:rsidP="00692204">
      <w:pPr>
        <w:pStyle w:val="Rubrik2"/>
      </w:pPr>
      <w:bookmarkStart w:id="294" w:name="_Toc59126186"/>
      <w:r>
        <w:t>The Sort Enumeration</w:t>
      </w:r>
      <w:bookmarkEnd w:id="294"/>
    </w:p>
    <w:p w14:paraId="142D086C" w14:textId="2DA03B54"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bookmarkStart w:id="295" w:name="_Toc59126187"/>
      <w:r>
        <w:t>The Type Class</w:t>
      </w:r>
      <w:bookmarkEnd w:id="295"/>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bookmarkStart w:id="296" w:name="_Toc59126188"/>
      <w:r>
        <w:rPr>
          <w:highlight w:val="white"/>
        </w:rPr>
        <w:t>Integral</w:t>
      </w:r>
      <w:r w:rsidR="00943E00">
        <w:rPr>
          <w:highlight w:val="white"/>
        </w:rPr>
        <w:t>,</w:t>
      </w:r>
      <w:r>
        <w:rPr>
          <w:highlight w:val="white"/>
        </w:rPr>
        <w:t xml:space="preserve"> Floating</w:t>
      </w:r>
      <w:r w:rsidR="00943E00">
        <w:rPr>
          <w:highlight w:val="white"/>
        </w:rPr>
        <w:t>, and String</w:t>
      </w:r>
      <w:bookmarkEnd w:id="296"/>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97" w:author="Stefan Bjornander" w:date="2015-04-25T10:33:00Z"/>
          <w:color w:val="auto"/>
        </w:rPr>
        <w:pPrChange w:id="29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bookmarkStart w:id="299" w:name="_Toc59126189"/>
      <w:r>
        <w:rPr>
          <w:highlight w:val="white"/>
        </w:rPr>
        <w:t>Logical Types</w:t>
      </w:r>
      <w:bookmarkEnd w:id="299"/>
    </w:p>
    <w:p w14:paraId="6CCB805F" w14:textId="0F425628" w:rsidR="00EB6850" w:rsidRDefault="00EB6850" w:rsidP="00671562">
      <w:ins w:id="300" w:author="Stefan Bjornander" w:date="2015-04-25T10:41:00Z">
        <w:r w:rsidRPr="00903DBA">
          <w:t>Contrary</w:t>
        </w:r>
      </w:ins>
      <w:ins w:id="301" w:author="Stefan Bjornander" w:date="2015-04-25T10:40:00Z">
        <w:r w:rsidRPr="00903DBA">
          <w:t xml:space="preserve"> to some other languages, there is no logical type in C. </w:t>
        </w:r>
      </w:ins>
      <w:ins w:id="302"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303"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304" w:author="Stefan Bjornander" w:date="2015-04-25T10:42:00Z">
        <w:r w:rsidRPr="00903DBA">
          <w:t>The</w:t>
        </w:r>
      </w:ins>
      <w:r w:rsidRPr="00903DBA">
        <w:t xml:space="preserve"> logical</w:t>
      </w:r>
      <w:ins w:id="305" w:author="Stefan Bjornander" w:date="2015-04-25T10:42:00Z">
        <w:r w:rsidRPr="00903DBA">
          <w:t xml:space="preserve"> type holds the </w:t>
        </w:r>
      </w:ins>
      <w:ins w:id="306" w:author="Stefan Bjornander" w:date="2015-04-25T10:43:00Z">
        <w:r w:rsidRPr="00903DBA">
          <w:t xml:space="preserve">two </w:t>
        </w:r>
      </w:ins>
      <w:ins w:id="307" w:author="Stefan Bjornander" w:date="2015-04-25T10:42:00Z">
        <w:r w:rsidRPr="00903DBA">
          <w:t xml:space="preserve">sets </w:t>
        </w:r>
        <w:r w:rsidRPr="00903DBA">
          <w:rPr>
            <w:rStyle w:val="KeyWord0"/>
            <w:rPrChange w:id="308" w:author="Stefan Bjornander" w:date="2015-04-25T10:42:00Z">
              <w:rPr>
                <w:rStyle w:val="CodeInText"/>
              </w:rPr>
            </w:rPrChange>
          </w:rPr>
          <w:t>m_trueSet</w:t>
        </w:r>
        <w:r w:rsidRPr="00903DBA">
          <w:t xml:space="preserve"> and </w:t>
        </w:r>
        <w:r w:rsidRPr="00903DBA">
          <w:rPr>
            <w:rStyle w:val="KeyWord0"/>
            <w:rPrChange w:id="309" w:author="Stefan Bjornander" w:date="2015-04-25T10:42:00Z">
              <w:rPr>
                <w:rStyle w:val="CodeInText"/>
              </w:rPr>
            </w:rPrChange>
          </w:rPr>
          <w:t>m_falseSet</w:t>
        </w:r>
        <w:r w:rsidRPr="00903DBA">
          <w:t>, hold</w:t>
        </w:r>
      </w:ins>
      <w:r w:rsidR="003731AE">
        <w:t>ing the</w:t>
      </w:r>
      <w:ins w:id="310" w:author="Stefan Bjornander" w:date="2015-04-25T10:42:00Z">
        <w:r w:rsidRPr="00903DBA">
          <w:t xml:space="preserve"> </w:t>
        </w:r>
      </w:ins>
      <w:ins w:id="311" w:author="Stefan Bjornander" w:date="2015-04-25T10:43:00Z">
        <w:r w:rsidRPr="00903DBA">
          <w:t>middle code address</w:t>
        </w:r>
      </w:ins>
      <w:ins w:id="312" w:author="Stefan Bjornander" w:date="2015-04-25T10:44:00Z">
        <w:r w:rsidRPr="00903DBA">
          <w:t>es</w:t>
        </w:r>
      </w:ins>
      <w:ins w:id="313" w:author="Stefan Bjornander" w:date="2015-04-25T10:43:00Z">
        <w:r w:rsidRPr="00903DBA">
          <w:t xml:space="preserve"> to jumps </w:t>
        </w:r>
      </w:ins>
      <w:r w:rsidRPr="00903DBA">
        <w:t>instructions that</w:t>
      </w:r>
      <w:ins w:id="314" w:author="Stefan Bjornander" w:date="2015-04-25T10:44:00Z">
        <w:r w:rsidRPr="00903DBA">
          <w:t xml:space="preserve"> will later be filled with the address</w:t>
        </w:r>
      </w:ins>
      <w:r w:rsidRPr="00903DBA">
        <w:t>es</w:t>
      </w:r>
      <w:ins w:id="315" w:author="Stefan Bjornander" w:date="2015-04-25T10:44:00Z">
        <w:r w:rsidRPr="00903DBA">
          <w:t xml:space="preserve"> to jump </w:t>
        </w:r>
      </w:ins>
      <w:r w:rsidRPr="00903DBA">
        <w:t xml:space="preserve">to </w:t>
      </w:r>
      <w:ins w:id="316"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bookmarkStart w:id="317" w:name="_Toc59126190"/>
      <w:r>
        <w:rPr>
          <w:highlight w:val="white"/>
        </w:rPr>
        <w:t>Bitfields</w:t>
      </w:r>
      <w:bookmarkEnd w:id="317"/>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318" w:author="Stefan Bjornander" w:date="2015-04-25T10:39:00Z">
        <w:r w:rsidR="00B402D5" w:rsidRPr="00903DBA">
          <w:t>The bi</w:t>
        </w:r>
      </w:ins>
      <w:r w:rsidR="00B402D5" w:rsidRPr="00903DBA">
        <w:t>t</w:t>
      </w:r>
      <w:ins w:id="319"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320" w:author="Stefan Bjornander" w:date="2015-04-25T10:39:00Z">
        <w:r w:rsidR="00B402D5" w:rsidRPr="00903DBA">
          <w:t xml:space="preserve">is used </w:t>
        </w:r>
      </w:ins>
      <w:ins w:id="321" w:author="Stefan Bjornander" w:date="2015-04-25T10:40:00Z">
        <w:r w:rsidR="00481C24" w:rsidRPr="00903DBA">
          <w:t>to set the unused bits to zero</w:t>
        </w:r>
      </w:ins>
      <w:r w:rsidR="00481C24" w:rsidRPr="00903DBA">
        <w:t xml:space="preserve"> </w:t>
      </w:r>
      <w:ins w:id="322"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bookmarkStart w:id="323" w:name="_Toc59126191"/>
      <w:r>
        <w:rPr>
          <w:highlight w:val="white"/>
        </w:rPr>
        <w:lastRenderedPageBreak/>
        <w:t>Pointers</w:t>
      </w:r>
      <w:bookmarkEnd w:id="323"/>
    </w:p>
    <w:p w14:paraId="02C33183" w14:textId="62F8CD2A" w:rsidR="00A41837" w:rsidRPr="00903DBA" w:rsidRDefault="00C45AA7" w:rsidP="00477362">
      <w:pPr>
        <w:rPr>
          <w:highlight w:val="white"/>
        </w:rPr>
      </w:pPr>
      <w:ins w:id="324"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325" w:author="Stefan Bjornander" w:date="2015-04-25T11:02:00Z">
        <w:r w:rsidRPr="00903DBA">
          <w:t xml:space="preserve"> </w:t>
        </w:r>
      </w:ins>
      <w:r w:rsidR="00A66EE2">
        <w:t>class</w:t>
      </w:r>
      <w:ins w:id="326" w:author="Stefan Bjornander" w:date="2015-04-25T11:02:00Z">
        <w:r w:rsidRPr="00903DBA">
          <w:t>.</w:t>
        </w:r>
      </w:ins>
      <w:ins w:id="327"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bookmarkStart w:id="328" w:name="_Toc59126192"/>
      <w:r>
        <w:rPr>
          <w:highlight w:val="white"/>
        </w:rPr>
        <w:t>Arrays</w:t>
      </w:r>
      <w:bookmarkEnd w:id="328"/>
    </w:p>
    <w:p w14:paraId="38BE3263" w14:textId="466C14BB" w:rsidR="007071E3" w:rsidRPr="00903DBA" w:rsidRDefault="00F73509">
      <w:pPr>
        <w:rPr>
          <w:color w:val="auto"/>
        </w:rPr>
        <w:pPrChange w:id="329"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330" w:author="Stefan Bjornander" w:date="2015-04-25T11:00:00Z">
        <w:r w:rsidR="00270234" w:rsidRPr="00903DBA">
          <w:t>hen the type is created</w:t>
        </w:r>
      </w:ins>
      <w:r w:rsidR="00270234" w:rsidRPr="00903DBA">
        <w:t>, t</w:t>
      </w:r>
      <w:ins w:id="331" w:author="Stefan Bjornander" w:date="2015-04-25T11:00:00Z">
        <w:r w:rsidR="007071E3" w:rsidRPr="00903DBA">
          <w:t>he array size can be zero. In that case it will later be set by the length of its ini</w:t>
        </w:r>
      </w:ins>
      <w:ins w:id="332" w:author="Stefan Bjornander" w:date="2015-04-25T11:01:00Z">
        <w:r w:rsidR="007071E3" w:rsidRPr="00903DBA">
          <w:t xml:space="preserve">tialization </w:t>
        </w:r>
      </w:ins>
      <w:ins w:id="333"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bookmarkStart w:id="334" w:name="_Toc59126193"/>
      <w:r>
        <w:rPr>
          <w:highlight w:val="white"/>
        </w:rPr>
        <w:t>Functions</w:t>
      </w:r>
      <w:bookmarkEnd w:id="334"/>
    </w:p>
    <w:p w14:paraId="609F437A" w14:textId="07966D36" w:rsidR="006E1FB9" w:rsidRPr="00903DBA" w:rsidRDefault="009C1D3E" w:rsidP="00243B8E">
      <w:pPr>
        <w:rPr>
          <w:highlight w:val="white"/>
        </w:rPr>
      </w:pPr>
      <w:ins w:id="335"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6EA44B58"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 xml:space="preserve">are </w:t>
      </w:r>
      <w:r w:rsidR="004A5B68">
        <w:rPr>
          <w:highlight w:val="white"/>
        </w:rPr>
        <w:t>variadic</w:t>
      </w:r>
      <w:r w:rsidR="00CF035C" w:rsidRPr="00903DBA">
        <w:rPr>
          <w:highlight w:val="white"/>
        </w:rPr>
        <w:t>, which means that they can take a various number of parameters.</w:t>
      </w:r>
    </w:p>
    <w:p w14:paraId="66251914" w14:textId="253845C9" w:rsidR="006E1FB9" w:rsidRPr="00903DBA" w:rsidRDefault="006E1FB9" w:rsidP="006E1FB9">
      <w:pPr>
        <w:pStyle w:val="Code"/>
        <w:rPr>
          <w:highlight w:val="white"/>
        </w:rPr>
      </w:pPr>
      <w:r w:rsidRPr="00903DBA">
        <w:rPr>
          <w:highlight w:val="white"/>
        </w:rPr>
        <w:t xml:space="preserve">    private bool m_</w:t>
      </w:r>
      <w:r w:rsidR="00D47EB7">
        <w:rPr>
          <w:highlight w:val="white"/>
        </w:rPr>
        <w:t>variadic</w:t>
      </w:r>
      <w:r w:rsidRPr="00903DBA">
        <w:rPr>
          <w:highlight w:val="white"/>
        </w:rPr>
        <w:t>;</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142D0E7C"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273488BB" w:rsidR="006E1FB9" w:rsidRPr="00903DBA" w:rsidRDefault="000B5BAC" w:rsidP="000B5BAC">
      <w:pPr>
        <w:rPr>
          <w:highlight w:val="white"/>
        </w:rPr>
      </w:pPr>
      <w:r w:rsidRPr="00903DBA">
        <w:rPr>
          <w:highlight w:val="white"/>
        </w:rPr>
        <w:t xml:space="preserve">The following construct takes a new-style function, with return type, parameter list, and </w:t>
      </w:r>
      <w:r w:rsidR="00D47EB7">
        <w:rPr>
          <w:highlight w:val="white"/>
        </w:rPr>
        <w:t>variadic</w:t>
      </w:r>
      <w:r w:rsidRPr="00903DBA">
        <w:rPr>
          <w:highlight w:val="white"/>
        </w:rPr>
        <w:t xml:space="preserv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12A789E6"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 xml:space="preserve">bool </w:t>
      </w:r>
      <w:r w:rsidR="00D47EB7">
        <w:rPr>
          <w:highlight w:val="white"/>
        </w:rPr>
        <w:t>variadic</w:t>
      </w:r>
      <w:r w:rsidR="006E1FB9" w:rsidRPr="00903DBA">
        <w:rPr>
          <w:highlight w:val="white"/>
        </w:rPr>
        <w:t>)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3BBF323F"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w:t>
      </w:r>
      <w:r w:rsidR="00D47EB7">
        <w:rPr>
          <w:highlight w:val="white"/>
        </w:rPr>
        <w:t>variadic</w:t>
      </w:r>
      <w:r w:rsidRPr="00903DBA">
        <w:rPr>
          <w:highlight w:val="white"/>
        </w:rPr>
        <w:t>;</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729F6490"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whther the function is </w:t>
      </w:r>
      <w:r w:rsidR="004A5B68">
        <w:rPr>
          <w:highlight w:val="white"/>
        </w:rPr>
        <w:t>variadic</w:t>
      </w:r>
      <w:r w:rsidR="008B1538">
        <w:rPr>
          <w:highlight w:val="white"/>
        </w:rPr>
        <w:t>.</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5B3828E8" w:rsidR="006E1FB9" w:rsidRPr="00903DBA" w:rsidRDefault="006E1FB9" w:rsidP="006E1FB9">
      <w:pPr>
        <w:pStyle w:val="Code"/>
        <w:rPr>
          <w:highlight w:val="white"/>
        </w:rPr>
      </w:pPr>
      <w:r w:rsidRPr="00903DBA">
        <w:rPr>
          <w:highlight w:val="white"/>
        </w:rPr>
        <w:t xml:space="preserve">    public bool </w:t>
      </w:r>
      <w:r w:rsidR="0010453D">
        <w:rPr>
          <w:highlight w:val="white"/>
        </w:rPr>
        <w:t>IsVariadic</w:t>
      </w:r>
      <w:r w:rsidRPr="00903DBA">
        <w:rPr>
          <w:highlight w:val="white"/>
        </w:rPr>
        <w:t>() {</w:t>
      </w:r>
    </w:p>
    <w:p w14:paraId="2B80FBAC" w14:textId="1E85696B" w:rsidR="006E1FB9" w:rsidRPr="00903DBA" w:rsidRDefault="006E1FB9" w:rsidP="006E1FB9">
      <w:pPr>
        <w:pStyle w:val="Code"/>
        <w:rPr>
          <w:highlight w:val="white"/>
        </w:rPr>
      </w:pPr>
      <w:r w:rsidRPr="00903DBA">
        <w:rPr>
          <w:highlight w:val="white"/>
        </w:rPr>
        <w:t xml:space="preserve">      return m_</w:t>
      </w:r>
      <w:r w:rsidR="00D47EB7">
        <w:rPr>
          <w:highlight w:val="white"/>
        </w:rPr>
        <w:t>variadic</w:t>
      </w:r>
      <w:r w:rsidRPr="00903DBA">
        <w:rPr>
          <w:highlight w:val="white"/>
        </w:rPr>
        <w:t>;</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bookmarkStart w:id="336" w:name="_Toc59126194"/>
      <w:r>
        <w:t>Structs and Unions</w:t>
      </w:r>
      <w:bookmarkEnd w:id="336"/>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bookmarkStart w:id="337" w:name="_Toc59126195"/>
      <w:r>
        <w:rPr>
          <w:highlight w:val="white"/>
        </w:rPr>
        <w:t>Enumerations</w:t>
      </w:r>
      <w:bookmarkEnd w:id="337"/>
    </w:p>
    <w:p w14:paraId="069F7392" w14:textId="6B6C392B" w:rsidR="00D36967" w:rsidRPr="00903DBA" w:rsidRDefault="00D36967">
      <w:pPr>
        <w:rPr>
          <w:color w:val="auto"/>
        </w:rPr>
        <w:pPrChange w:id="338" w:author="Stefan Bjornander" w:date="2015-04-25T10:38:00Z">
          <w:pPr>
            <w:pStyle w:val="Rubrik3"/>
          </w:pPr>
        </w:pPrChange>
      </w:pPr>
      <w:ins w:id="339" w:author="Stefan Bjornander" w:date="2015-04-25T10:38:00Z">
        <w:r w:rsidRPr="00903DBA">
          <w:t>The enumeration type (</w:t>
        </w:r>
        <w:r w:rsidRPr="00903DBA">
          <w:rPr>
            <w:rStyle w:val="KeyWord0"/>
            <w:rPrChange w:id="340" w:author="Stefan Bjornander" w:date="2015-04-25T10:38:00Z">
              <w:rPr>
                <w:rStyle w:val="CodeInText"/>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341" w:author="Stefan Bjornander" w:date="2015-04-25T10:38:00Z">
        <w:r w:rsidRPr="00903DBA">
          <w:t xml:space="preserve">. However, the </w:t>
        </w:r>
        <w:r w:rsidRPr="00903DBA">
          <w:rPr>
            <w:rStyle w:val="CodeInText"/>
          </w:rPr>
          <w:t>Specifi</w:t>
        </w:r>
      </w:ins>
      <w:r w:rsidRPr="00903DBA">
        <w:rPr>
          <w:rStyle w:val="CodeInText"/>
        </w:rPr>
        <w:t>er</w:t>
      </w:r>
      <w:ins w:id="342"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461860">
        <w:t>5</w:t>
      </w:r>
      <w:r w:rsidR="006F4865">
        <w:fldChar w:fldCharType="end"/>
      </w:r>
      <w:r w:rsidRPr="00903DBA">
        <w:t xml:space="preserve"> </w:t>
      </w:r>
      <w:ins w:id="343" w:author="Stefan Bjornander" w:date="2015-04-25T10:38:00Z">
        <w:r w:rsidRPr="00903DBA">
          <w:t xml:space="preserve">needs to know if the type is </w:t>
        </w:r>
        <w:r w:rsidRPr="00903DBA">
          <w:rPr>
            <w:rStyle w:val="KeyWord0"/>
          </w:rPr>
          <w:t>enum</w:t>
        </w:r>
        <w:r w:rsidRPr="00903DBA">
          <w:t xml:space="preserve"> </w:t>
        </w:r>
      </w:ins>
      <w:r w:rsidRPr="00903DBA">
        <w:t>to</w:t>
      </w:r>
      <w:ins w:id="344" w:author="Stefan Bjornander" w:date="2015-04-25T10:38:00Z">
        <w:r w:rsidRPr="00903DBA">
          <w:t xml:space="preserve"> initialize its value. </w:t>
        </w:r>
      </w:ins>
      <w:r w:rsidRPr="00903DBA">
        <w:t>Therefore,</w:t>
      </w:r>
      <w:ins w:id="345" w:author="Stefan Bjornander" w:date="2015-04-25T10:38:00Z">
        <w:r w:rsidRPr="00903DBA">
          <w:t xml:space="preserve"> we add the </w:t>
        </w:r>
        <w:r w:rsidRPr="00903DBA">
          <w:rPr>
            <w:rStyle w:val="KeyWord0"/>
            <w:rPrChange w:id="346" w:author="Stefan Bjornander" w:date="2015-04-25T10:39:00Z">
              <w:rPr>
                <w:rStyle w:val="CodeInText"/>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bookmarkStart w:id="347" w:name="_Toc59126196"/>
      <w:r>
        <w:rPr>
          <w:highlight w:val="white"/>
        </w:rPr>
        <w:t>Type Size</w:t>
      </w:r>
      <w:bookmarkEnd w:id="347"/>
    </w:p>
    <w:p w14:paraId="1ACBF843" w14:textId="6FF48969" w:rsidR="003903B8" w:rsidRPr="00903DBA" w:rsidRDefault="003903B8">
      <w:pPr>
        <w:rPr>
          <w:ins w:id="348" w:author="Stefan Bjornander" w:date="2015-04-25T11:15:00Z"/>
        </w:rPr>
        <w:pPrChange w:id="349" w:author="Stefan Bjornander" w:date="2015-04-25T14:54:00Z">
          <w:pPr>
            <w:pStyle w:val="Rubrik3"/>
          </w:pPr>
        </w:pPrChange>
      </w:pPr>
      <w:ins w:id="350" w:author="Stefan Bjornander" w:date="2015-04-25T14:54:00Z">
        <w:r w:rsidRPr="00903DBA">
          <w:t xml:space="preserve">Each type has a size, even though void </w:t>
        </w:r>
      </w:ins>
      <w:ins w:id="351" w:author="Stefan Bjornander" w:date="2015-04-25T16:04:00Z">
        <w:r w:rsidRPr="00903DBA">
          <w:t>and</w:t>
        </w:r>
      </w:ins>
      <w:ins w:id="352"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353" w:author="Stefan Bjornander" w:date="2015-04-25T14:54:00Z">
        <w:r w:rsidRPr="00903DBA">
          <w:t>. The size of an array is its size times the size of its type</w:t>
        </w:r>
      </w:ins>
      <w:ins w:id="354" w:author="Stefan Bjornander" w:date="2015-04-25T14:55:00Z">
        <w:r w:rsidRPr="00903DBA">
          <w:t xml:space="preserve">, the size of a struct is the sum of the sizes of its members, and the size of a union is the size of its </w:t>
        </w:r>
      </w:ins>
      <w:ins w:id="355" w:author="Stefan Bjornander" w:date="2015-04-25T16:04:00Z">
        <w:r w:rsidRPr="00903DBA">
          <w:t>largest</w:t>
        </w:r>
      </w:ins>
      <w:ins w:id="356" w:author="Stefan Bjornander" w:date="2015-04-25T14:55:00Z">
        <w:r w:rsidRPr="00903DBA">
          <w:t xml:space="preserve"> member. Not</w:t>
        </w:r>
      </w:ins>
      <w:ins w:id="357" w:author="Stefan Bjornander" w:date="2015-04-25T16:04:00Z">
        <w:r w:rsidRPr="00903DBA">
          <w:t>e</w:t>
        </w:r>
      </w:ins>
      <w:ins w:id="358"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bookmarkStart w:id="359" w:name="_Toc59126197"/>
      <w:r>
        <w:rPr>
          <w:highlight w:val="white"/>
        </w:rPr>
        <w:t>Complete Types</w:t>
      </w:r>
      <w:bookmarkEnd w:id="359"/>
    </w:p>
    <w:p w14:paraId="004BF223" w14:textId="35F438FA" w:rsidR="004409FB" w:rsidRPr="00903DBA" w:rsidRDefault="004409FB">
      <w:pPr>
        <w:rPr>
          <w:noProof/>
        </w:rPr>
      </w:pPr>
      <w:ins w:id="360" w:author="Stefan Bjornander" w:date="2015-04-25T11:37:00Z">
        <w:r w:rsidRPr="00903DBA">
          <w:t xml:space="preserve">It is possible to define an array without </w:t>
        </w:r>
      </w:ins>
      <w:ins w:id="361" w:author="Stefan Bjornander" w:date="2015-04-25T11:38:00Z">
        <w:r w:rsidRPr="00903DBA">
          <w:rPr>
            <w:noProof/>
          </w:rPr>
          <w:t xml:space="preserve">stating its size, </w:t>
        </w:r>
      </w:ins>
      <w:ins w:id="362" w:author="Stefan Bjornander" w:date="2015-04-25T14:31:00Z">
        <w:r w:rsidRPr="00903DBA">
          <w:rPr>
            <w:noProof/>
          </w:rPr>
          <w:t>in which case the array is given the size zero. I</w:t>
        </w:r>
      </w:ins>
      <w:ins w:id="363" w:author="Stefan Bjornander" w:date="2015-04-25T11:38:00Z">
        <w:r w:rsidRPr="00903DBA">
          <w:rPr>
            <w:noProof/>
          </w:rPr>
          <w:t>n that case</w:t>
        </w:r>
      </w:ins>
      <w:ins w:id="364" w:author="Stefan Bjornander" w:date="2015-04-25T14:31:00Z">
        <w:r w:rsidRPr="00903DBA">
          <w:rPr>
            <w:noProof/>
          </w:rPr>
          <w:t>,</w:t>
        </w:r>
      </w:ins>
      <w:ins w:id="365" w:author="Stefan Bjornander" w:date="2015-04-25T11:38:00Z">
        <w:r w:rsidRPr="00903DBA">
          <w:rPr>
            <w:noProof/>
          </w:rPr>
          <w:t xml:space="preserve"> </w:t>
        </w:r>
      </w:ins>
      <w:ins w:id="366" w:author="Stefan Bjornander" w:date="2015-04-25T14:31:00Z">
        <w:r w:rsidRPr="00903DBA">
          <w:rPr>
            <w:noProof/>
          </w:rPr>
          <w:t>the</w:t>
        </w:r>
      </w:ins>
      <w:ins w:id="367" w:author="Stefan Bjornander" w:date="2015-04-25T11:38:00Z">
        <w:r w:rsidRPr="00903DBA">
          <w:rPr>
            <w:noProof/>
          </w:rPr>
          <w:t xml:space="preserve"> </w:t>
        </w:r>
      </w:ins>
      <w:ins w:id="368" w:author="Stefan Bjornander" w:date="2015-04-25T14:31:00Z">
        <w:r w:rsidRPr="00903DBA">
          <w:rPr>
            <w:noProof/>
          </w:rPr>
          <w:t xml:space="preserve">array </w:t>
        </w:r>
      </w:ins>
      <w:ins w:id="369" w:author="Stefan Bjornander" w:date="2015-04-25T11:38:00Z">
        <w:r w:rsidRPr="00903DBA">
          <w:rPr>
            <w:noProof/>
          </w:rPr>
          <w:t xml:space="preserve">size must be determined by the size of its initialization list. </w:t>
        </w:r>
      </w:ins>
      <w:ins w:id="370" w:author="Stefan Bjornander" w:date="2015-04-25T11:39:00Z">
        <w:r w:rsidRPr="00903DBA">
          <w:rPr>
            <w:noProof/>
          </w:rPr>
          <w:t xml:space="preserve">However, if the </w:t>
        </w:r>
      </w:ins>
      <w:ins w:id="371" w:author="Stefan Bjornander" w:date="2015-04-25T11:40:00Z">
        <w:r w:rsidRPr="00903DBA">
          <w:rPr>
            <w:noProof/>
          </w:rPr>
          <w:t xml:space="preserve">array </w:t>
        </w:r>
      </w:ins>
      <w:ins w:id="372" w:author="Stefan Bjornander" w:date="2015-04-25T11:39:00Z">
        <w:r w:rsidRPr="00903DBA">
          <w:rPr>
            <w:noProof/>
          </w:rPr>
          <w:t xml:space="preserve">definition </w:t>
        </w:r>
      </w:ins>
      <w:ins w:id="373" w:author="Stefan Bjornander" w:date="2015-04-25T11:40:00Z">
        <w:r w:rsidRPr="00903DBA">
          <w:rPr>
            <w:noProof/>
          </w:rPr>
          <w:t>lacks</w:t>
        </w:r>
      </w:ins>
      <w:ins w:id="374" w:author="Stefan Bjornander" w:date="2015-04-25T11:39:00Z">
        <w:r w:rsidRPr="00903DBA">
          <w:rPr>
            <w:noProof/>
          </w:rPr>
          <w:t xml:space="preserve"> an initialization list</w:t>
        </w:r>
      </w:ins>
      <w:ins w:id="375" w:author="Stefan Bjornander" w:date="2015-04-25T11:40:00Z">
        <w:r w:rsidRPr="00903DBA">
          <w:rPr>
            <w:noProof/>
          </w:rPr>
          <w:t xml:space="preserve">, the array </w:t>
        </w:r>
      </w:ins>
      <w:ins w:id="376" w:author="Stefan Bjornander" w:date="2015-04-25T14:31:00Z">
        <w:r w:rsidRPr="00903DBA">
          <w:rPr>
            <w:noProof/>
          </w:rPr>
          <w:t xml:space="preserve">keeps the size zero and is considered </w:t>
        </w:r>
      </w:ins>
      <w:ins w:id="377" w:author="Stefan Bjornander" w:date="2015-04-25T11:40:00Z">
        <w:r w:rsidRPr="00903DBA">
          <w:rPr>
            <w:noProof/>
          </w:rPr>
          <w:t>incomplete</w:t>
        </w:r>
      </w:ins>
      <w:ins w:id="378" w:author="Stefan Bjornander" w:date="2015-04-25T11:39:00Z">
        <w:r w:rsidRPr="00903DBA">
          <w:rPr>
            <w:noProof/>
          </w:rPr>
          <w:t>.</w:t>
        </w:r>
      </w:ins>
      <w:ins w:id="379" w:author="Stefan Bjornander" w:date="2015-04-25T14:30:00Z">
        <w:r w:rsidRPr="00903DBA">
          <w:rPr>
            <w:noProof/>
          </w:rPr>
          <w:t xml:space="preserve"> In the same</w:t>
        </w:r>
      </w:ins>
      <w:ins w:id="380" w:author="Stefan Bjornander" w:date="2015-04-25T14:33:00Z">
        <w:r w:rsidRPr="00903DBA">
          <w:rPr>
            <w:noProof/>
          </w:rPr>
          <w:t xml:space="preserve"> way</w:t>
        </w:r>
      </w:ins>
      <w:ins w:id="381" w:author="Stefan Bjornander" w:date="2015-04-25T14:30:00Z">
        <w:r w:rsidRPr="00903DBA">
          <w:rPr>
            <w:noProof/>
          </w:rPr>
          <w:t xml:space="preserve">, it is possible to define only the </w:t>
        </w:r>
      </w:ins>
      <w:ins w:id="382" w:author="Stefan Bjornander" w:date="2015-04-25T14:32:00Z">
        <w:r w:rsidRPr="00903DBA">
          <w:rPr>
            <w:noProof/>
          </w:rPr>
          <w:t>n</w:t>
        </w:r>
      </w:ins>
      <w:ins w:id="383" w:author="Stefan Bjornander" w:date="2015-04-25T14:33:00Z">
        <w:r w:rsidRPr="00903DBA">
          <w:rPr>
            <w:noProof/>
          </w:rPr>
          <w:t>ame tag</w:t>
        </w:r>
      </w:ins>
      <w:ins w:id="384" w:author="Stefan Bjornander" w:date="2015-04-25T14:30:00Z">
        <w:r w:rsidRPr="00903DBA">
          <w:rPr>
            <w:noProof/>
          </w:rPr>
          <w:t xml:space="preserve"> of a struct</w:t>
        </w:r>
      </w:ins>
      <w:ins w:id="385" w:author="Stefan Bjornander" w:date="2015-04-25T14:33:00Z">
        <w:r w:rsidRPr="00903DBA">
          <w:rPr>
            <w:noProof/>
          </w:rPr>
          <w:t xml:space="preserve"> or union</w:t>
        </w:r>
      </w:ins>
      <w:ins w:id="386" w:author="Stefan Bjornander" w:date="2015-04-25T14:30:00Z">
        <w:r w:rsidRPr="00903DBA">
          <w:rPr>
            <w:noProof/>
          </w:rPr>
          <w:t xml:space="preserve">, with its </w:t>
        </w:r>
      </w:ins>
      <w:ins w:id="387" w:author="Stefan Bjornander" w:date="2015-04-25T14:33:00Z">
        <w:r w:rsidRPr="00903DBA">
          <w:rPr>
            <w:noProof/>
          </w:rPr>
          <w:t xml:space="preserve">member </w:t>
        </w:r>
      </w:ins>
      <w:r w:rsidRPr="00903DBA">
        <w:rPr>
          <w:noProof/>
        </w:rPr>
        <w:t>map</w:t>
      </w:r>
      <w:ins w:id="388" w:author="Stefan Bjornander" w:date="2015-04-25T14:33:00Z">
        <w:r w:rsidRPr="00903DBA">
          <w:rPr>
            <w:noProof/>
          </w:rPr>
          <w:t xml:space="preserve"> </w:t>
        </w:r>
      </w:ins>
      <w:ins w:id="389" w:author="Stefan Bjornander" w:date="2015-04-25T14:30:00Z">
        <w:r w:rsidRPr="00903DBA">
          <w:rPr>
            <w:noProof/>
          </w:rPr>
          <w:t xml:space="preserve">to be defined later. </w:t>
        </w:r>
      </w:ins>
      <w:ins w:id="390" w:author="Stefan Bjornander" w:date="2015-04-25T14:32:00Z">
        <w:r w:rsidRPr="00903DBA">
          <w:rPr>
            <w:noProof/>
          </w:rPr>
          <w:t xml:space="preserve">In that case, the member </w:t>
        </w:r>
      </w:ins>
      <w:r w:rsidRPr="00903DBA">
        <w:rPr>
          <w:noProof/>
        </w:rPr>
        <w:t>map</w:t>
      </w:r>
      <w:ins w:id="391" w:author="Stefan Bjornander" w:date="2015-04-25T14:32:00Z">
        <w:r w:rsidRPr="00903DBA">
          <w:rPr>
            <w:noProof/>
          </w:rPr>
          <w:t xml:space="preserve"> is given the value null, which is keep if the </w:t>
        </w:r>
      </w:ins>
      <w:ins w:id="392" w:author="Stefan Bjornander" w:date="2015-04-25T14:33:00Z">
        <w:r w:rsidRPr="00903DBA">
          <w:rPr>
            <w:noProof/>
          </w:rPr>
          <w:t xml:space="preserve">member </w:t>
        </w:r>
      </w:ins>
      <w:r w:rsidRPr="00903DBA">
        <w:rPr>
          <w:noProof/>
        </w:rPr>
        <w:t>map</w:t>
      </w:r>
      <w:ins w:id="393" w:author="Stefan Bjornander" w:date="2015-04-25T14:33:00Z">
        <w:r w:rsidRPr="00903DBA">
          <w:rPr>
            <w:noProof/>
          </w:rPr>
          <w:t xml:space="preserve"> is n</w:t>
        </w:r>
      </w:ins>
      <w:r w:rsidRPr="00903DBA">
        <w:rPr>
          <w:noProof/>
        </w:rPr>
        <w:t>ot</w:t>
      </w:r>
      <w:ins w:id="394" w:author="Stefan Bjornander" w:date="2015-04-25T14:33:00Z">
        <w:r w:rsidRPr="00903DBA">
          <w:rPr>
            <w:noProof/>
          </w:rPr>
          <w:t xml:space="preserve"> defined, and the struct or union is consider incomplete.</w:t>
        </w:r>
      </w:ins>
      <w:ins w:id="395"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96"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bookmarkStart w:id="397" w:name="_Toc59126198"/>
      <w:r>
        <w:rPr>
          <w:highlight w:val="white"/>
        </w:rPr>
        <w:t>Constant and Volatile</w:t>
      </w:r>
      <w:bookmarkEnd w:id="397"/>
    </w:p>
    <w:p w14:paraId="66A16E10" w14:textId="1F0EA97E" w:rsidR="00B864B2" w:rsidRPr="00903DBA" w:rsidRDefault="00B864B2">
      <w:pPr>
        <w:pPrChange w:id="398" w:author="Stefan Bjornander" w:date="2015-04-25T10:27:00Z">
          <w:pPr>
            <w:pStyle w:val="Rubrik3"/>
          </w:pPr>
        </w:pPrChange>
      </w:pPr>
      <w:ins w:id="399" w:author="Stefan Bjornander" w:date="2015-04-25T10:30:00Z">
        <w:r w:rsidRPr="00903DBA">
          <w:t xml:space="preserve">The idea of the volatile </w:t>
        </w:r>
      </w:ins>
      <w:ins w:id="400" w:author="Stefan Bjornander" w:date="2015-04-25T10:31:00Z">
        <w:r w:rsidRPr="00903DBA">
          <w:t xml:space="preserve">qualifier is to </w:t>
        </w:r>
      </w:ins>
      <w:ins w:id="401" w:author="Stefan Bjornander" w:date="2015-04-25T10:30:00Z">
        <w:r w:rsidRPr="00903DBA">
          <w:t xml:space="preserve">prevent optimization, and since this book </w:t>
        </w:r>
      </w:ins>
      <w:ins w:id="402" w:author="Stefan Bjornander" w:date="2015-04-25T10:31:00Z">
        <w:r w:rsidRPr="00903DBA">
          <w:t>is focused on optimization techniques</w:t>
        </w:r>
      </w:ins>
      <w:r w:rsidR="001832E0" w:rsidRPr="00903DBA">
        <w:t>,</w:t>
      </w:r>
      <w:ins w:id="403" w:author="Stefan Bjornander" w:date="2015-04-25T10:31:00Z">
        <w:r w:rsidRPr="00903DBA">
          <w:t xml:space="preserve"> we have no real use for the volatile </w:t>
        </w:r>
      </w:ins>
      <w:r w:rsidRPr="00903DBA">
        <w:t>qualifier</w:t>
      </w:r>
      <w:ins w:id="404" w:author="Stefan Bjornander" w:date="2015-04-25T10:31:00Z">
        <w:r w:rsidRPr="00903DBA">
          <w:t xml:space="preserve">. However, for the sake of </w:t>
        </w:r>
      </w:ins>
      <w:r w:rsidRPr="00903DBA">
        <w:t>completeness</w:t>
      </w:r>
      <w:ins w:id="405" w:author="Stefan Bjornander" w:date="2015-04-25T10:31:00Z">
        <w:r w:rsidRPr="00903DBA">
          <w:t xml:space="preserve"> we include the </w:t>
        </w:r>
        <w:r w:rsidRPr="00903DBA">
          <w:rPr>
            <w:rStyle w:val="KeyWord0"/>
            <w:rPrChange w:id="406" w:author="Stefan Bjornander" w:date="2015-04-25T10:32:00Z">
              <w:rPr>
                <w:rStyle w:val="CodeInText"/>
              </w:rPr>
            </w:rPrChange>
          </w:rPr>
          <w:t>m_volatile</w:t>
        </w:r>
        <w:r w:rsidRPr="00903DBA">
          <w:t xml:space="preserve"> field in the </w:t>
        </w:r>
        <w:r w:rsidRPr="00903DBA">
          <w:rPr>
            <w:rStyle w:val="KeyWord0"/>
            <w:rPrChange w:id="407"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408" w:author="Stefan Bjornander" w:date="2015-04-25T10:28:00Z">
        <w:r w:rsidRPr="00903DBA">
          <w:t xml:space="preserve"> type is constant if its field </w:t>
        </w:r>
        <w:r w:rsidRPr="00903DBA">
          <w:rPr>
            <w:rStyle w:val="KeyWord0"/>
            <w:rPrChange w:id="409" w:author="Stefan Bjornander" w:date="2015-04-25T10:28:00Z">
              <w:rPr>
                <w:rStyle w:val="CodeInText"/>
              </w:rPr>
            </w:rPrChange>
          </w:rPr>
          <w:t>m_constant</w:t>
        </w:r>
        <w:r w:rsidRPr="00903DBA">
          <w:t xml:space="preserve"> is true. However, </w:t>
        </w:r>
      </w:ins>
      <w:r w:rsidRPr="00903DBA">
        <w:t>a</w:t>
      </w:r>
      <w:ins w:id="410" w:author="Stefan Bjornander" w:date="2015-04-25T10:28:00Z">
        <w:r w:rsidRPr="00903DBA">
          <w:t xml:space="preserve"> struct or union is </w:t>
        </w:r>
      </w:ins>
      <w:r w:rsidR="00D96162" w:rsidRPr="00903DBA">
        <w:t>c</w:t>
      </w:r>
      <w:ins w:id="411" w:author="Stefan Bjornander" w:date="2015-04-25T10:29:00Z">
        <w:r w:rsidRPr="00903DBA">
          <w:t>onstant</w:t>
        </w:r>
      </w:ins>
      <w:ins w:id="412" w:author="Stefan Bjornander" w:date="2015-04-25T10:28:00Z">
        <w:r w:rsidRPr="00903DBA">
          <w:t xml:space="preserve"> if </w:t>
        </w:r>
      </w:ins>
      <w:ins w:id="41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414" w:author="Stefan Bjornander" w:date="2015-04-25T10:29:00Z">
        <w:r w:rsidRPr="00903DBA">
          <w:t xml:space="preserve"> </w:t>
        </w:r>
      </w:ins>
      <w:r w:rsidR="00C04FC7" w:rsidRPr="00903DBA">
        <w:t xml:space="preserve">if </w:t>
      </w:r>
      <w:ins w:id="415" w:author="Stefan Bjornander" w:date="2015-04-25T10:29:00Z">
        <w:r w:rsidRPr="00903DBA">
          <w:t>is any of its members if (</w:t>
        </w:r>
      </w:ins>
      <w:ins w:id="416" w:author="Stefan Bjornander" w:date="2015-04-25T10:30:00Z">
        <w:r w:rsidRPr="00903DBA">
          <w:t>recursively</w:t>
        </w:r>
      </w:ins>
      <w:ins w:id="417" w:author="Stefan Bjornander" w:date="2015-04-25T10:29:00Z">
        <w:r w:rsidRPr="00903DBA">
          <w:t>)</w:t>
        </w:r>
      </w:ins>
      <w:ins w:id="41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bookmarkStart w:id="419" w:name="_Toc59126199"/>
      <w:r>
        <w:rPr>
          <w:highlight w:val="white"/>
        </w:rPr>
        <w:t>Hash Code and Equals</w:t>
      </w:r>
      <w:bookmarkEnd w:id="419"/>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420" w:author="Stefan Bjornander" w:date="2015-04-25T14:35:00Z">
        <w:r w:rsidRPr="00903DBA">
          <w:t>Two pointer</w:t>
        </w:r>
      </w:ins>
      <w:r w:rsidRPr="00903DBA">
        <w:rPr>
          <w:noProof/>
        </w:rPr>
        <w:t>s</w:t>
      </w:r>
      <w:ins w:id="421" w:author="Stefan Bjornander" w:date="2015-04-25T14:35:00Z">
        <w:r w:rsidRPr="00903DBA">
          <w:rPr>
            <w:noProof/>
          </w:rPr>
          <w:t xml:space="preserve"> are </w:t>
        </w:r>
      </w:ins>
      <w:r w:rsidRPr="00903DBA">
        <w:rPr>
          <w:noProof/>
        </w:rPr>
        <w:t xml:space="preserve">considered to be </w:t>
      </w:r>
      <w:ins w:id="422" w:author="Stefan Bjornander" w:date="2015-04-25T14:35:00Z">
        <w:r w:rsidRPr="00903DBA">
          <w:rPr>
            <w:noProof/>
          </w:rPr>
          <w:t>equal if the type</w:t>
        </w:r>
      </w:ins>
      <w:r w:rsidRPr="00903DBA">
        <w:rPr>
          <w:noProof/>
        </w:rPr>
        <w:t>s</w:t>
      </w:r>
      <w:ins w:id="423"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424" w:author="Stefan Bjornander" w:date="2015-04-25T14:56:00Z">
        <w:r w:rsidRPr="00903DBA">
          <w:rPr>
            <w:noProof/>
          </w:rPr>
          <w:t xml:space="preserve">wo arrays are </w:t>
        </w:r>
      </w:ins>
      <w:r w:rsidRPr="00903DBA">
        <w:rPr>
          <w:noProof/>
        </w:rPr>
        <w:t xml:space="preserve">equal </w:t>
      </w:r>
      <w:ins w:id="425" w:author="Stefan Bjornander" w:date="2015-04-25T17:26:00Z">
        <w:r w:rsidRPr="00903DBA">
          <w:rPr>
            <w:noProof/>
          </w:rPr>
          <w:t>if</w:t>
        </w:r>
      </w:ins>
      <w:r w:rsidRPr="00903DBA">
        <w:rPr>
          <w:noProof/>
        </w:rPr>
        <w:t xml:space="preserve"> </w:t>
      </w:r>
      <w:ins w:id="426"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427" w:author="Stefan Bjornander" w:date="2015-04-25T14:58:00Z">
        <w:r w:rsidRPr="00903DBA">
          <w:rPr>
            <w:noProof/>
          </w:rPr>
          <w:t>Two struct</w:t>
        </w:r>
      </w:ins>
      <w:ins w:id="428" w:author="Stefan Bjornander" w:date="2015-04-25T16:07:00Z">
        <w:r w:rsidRPr="00903DBA">
          <w:rPr>
            <w:noProof/>
          </w:rPr>
          <w:t>s</w:t>
        </w:r>
      </w:ins>
      <w:ins w:id="429" w:author="Stefan Bjornander" w:date="2015-04-25T14:58:00Z">
        <w:r w:rsidRPr="00903DBA">
          <w:rPr>
            <w:noProof/>
          </w:rPr>
          <w:t xml:space="preserve"> or unions are equals if </w:t>
        </w:r>
      </w:ins>
      <w:ins w:id="430" w:author="Stefan Bjornander" w:date="2015-04-25T16:06:00Z">
        <w:r w:rsidRPr="00903DBA">
          <w:rPr>
            <w:noProof/>
          </w:rPr>
          <w:t xml:space="preserve">they both are incomplete </w:t>
        </w:r>
      </w:ins>
      <w:r w:rsidRPr="00903DBA">
        <w:rPr>
          <w:noProof/>
        </w:rPr>
        <w:t xml:space="preserve">(their member maps are null) </w:t>
      </w:r>
      <w:ins w:id="431" w:author="Stefan Bjornander" w:date="2015-04-25T16:06:00Z">
        <w:r w:rsidRPr="00903DBA">
          <w:rPr>
            <w:noProof/>
          </w:rPr>
          <w:t xml:space="preserve">or if </w:t>
        </w:r>
      </w:ins>
      <w:ins w:id="432" w:author="Stefan Bjornander" w:date="2015-04-25T14:58:00Z">
        <w:r w:rsidRPr="00903DBA">
          <w:rPr>
            <w:noProof/>
          </w:rPr>
          <w:t xml:space="preserve">their member </w:t>
        </w:r>
      </w:ins>
      <w:r w:rsidRPr="00903DBA">
        <w:rPr>
          <w:noProof/>
        </w:rPr>
        <w:t>maps</w:t>
      </w:r>
      <w:ins w:id="433" w:author="Stefan Bjornander" w:date="2015-04-25T14:58:00Z">
        <w:r w:rsidRPr="00903DBA">
          <w:rPr>
            <w:noProof/>
          </w:rPr>
          <w:t xml:space="preserve"> are equal</w:t>
        </w:r>
      </w:ins>
      <w:ins w:id="434" w:author="Stefan Bjornander" w:date="2015-04-25T16:07:00Z">
        <w:r w:rsidRPr="00903DBA">
          <w:rPr>
            <w:noProof/>
          </w:rPr>
          <w:t>. N</w:t>
        </w:r>
      </w:ins>
      <w:ins w:id="435" w:author="Stefan Bjornander" w:date="2015-04-25T16:05:00Z">
        <w:r w:rsidRPr="00903DBA">
          <w:rPr>
            <w:noProof/>
          </w:rPr>
          <w:t xml:space="preserve">ote that they </w:t>
        </w:r>
      </w:ins>
      <w:r w:rsidRPr="00903DBA">
        <w:rPr>
          <w:noProof/>
        </w:rPr>
        <w:t xml:space="preserve">must not only </w:t>
      </w:r>
      <w:ins w:id="436" w:author="Stefan Bjornander" w:date="2015-04-25T16:06:00Z">
        <w:r w:rsidRPr="00903DBA">
          <w:rPr>
            <w:noProof/>
          </w:rPr>
          <w:t>have the same members, the</w:t>
        </w:r>
      </w:ins>
      <w:r w:rsidRPr="00903DBA">
        <w:rPr>
          <w:noProof/>
        </w:rPr>
        <w:t xml:space="preserve"> members</w:t>
      </w:r>
      <w:ins w:id="437" w:author="Stefan Bjornander" w:date="2015-04-25T16:06:00Z">
        <w:r w:rsidRPr="00903DBA">
          <w:rPr>
            <w:noProof/>
          </w:rPr>
          <w:t xml:space="preserve"> </w:t>
        </w:r>
      </w:ins>
      <w:r w:rsidRPr="00903DBA">
        <w:rPr>
          <w:noProof/>
        </w:rPr>
        <w:t xml:space="preserve">must also appear in the </w:t>
      </w:r>
      <w:ins w:id="438"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439"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5E46D7CB" w:rsidR="00A17B20" w:rsidRPr="00903DBA" w:rsidRDefault="00A17B20" w:rsidP="00A17B20">
      <w:pPr>
        <w:pStyle w:val="Code"/>
        <w:rPr>
          <w:highlight w:val="white"/>
        </w:rPr>
      </w:pPr>
      <w:r w:rsidRPr="00903DBA">
        <w:rPr>
          <w:highlight w:val="white"/>
        </w:rPr>
        <w:t xml:space="preserve">                     (m_</w:t>
      </w:r>
      <w:r w:rsidR="00D47EB7">
        <w:rPr>
          <w:highlight w:val="white"/>
        </w:rPr>
        <w:t>variadic</w:t>
      </w:r>
      <w:r w:rsidRPr="00903DBA">
        <w:rPr>
          <w:highlight w:val="white"/>
        </w:rPr>
        <w:t xml:space="preserve"> </w:t>
      </w:r>
      <w:r w:rsidR="005A5CE4" w:rsidRPr="00903DBA">
        <w:rPr>
          <w:highlight w:val="white"/>
        </w:rPr>
        <w:t>=</w:t>
      </w:r>
      <w:r w:rsidRPr="00903DBA">
        <w:rPr>
          <w:highlight w:val="white"/>
        </w:rPr>
        <w:t>= type.m_</w:t>
      </w:r>
      <w:r w:rsidR="00D47EB7">
        <w:rPr>
          <w:highlight w:val="white"/>
        </w:rPr>
        <w:t>variadic</w:t>
      </w:r>
      <w:r w:rsidRPr="00903DBA">
        <w:rPr>
          <w:highlight w:val="white"/>
        </w:rPr>
        <w:t>);</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bookmarkStart w:id="440" w:name="_Toc59126200"/>
      <w:r>
        <w:rPr>
          <w:highlight w:val="white"/>
        </w:rPr>
        <w:t>Predefined Types</w:t>
      </w:r>
      <w:bookmarkEnd w:id="440"/>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bookmarkStart w:id="441" w:name="_Toc59126201"/>
      <w:r>
        <w:rPr>
          <w:highlight w:val="white"/>
        </w:rPr>
        <w:t>ToString</w:t>
      </w:r>
      <w:bookmarkEnd w:id="441"/>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bu spaces (‘ ‘).For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442" w:name="_Toc59126202"/>
      <w:r w:rsidRPr="00903DBA">
        <w:t>Type Size</w:t>
      </w:r>
      <w:bookmarkEnd w:id="442"/>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739E6B38"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 xml:space="preserve">ts values are the same for the Linux and </w:t>
      </w:r>
      <w:r w:rsidR="007A3172">
        <w:rPr>
          <w:highlight w:val="white"/>
        </w:rPr>
        <w:t>t</w:t>
      </w:r>
      <w:r w:rsidR="00721ABF">
        <w:rPr>
          <w:highlight w:val="white"/>
        </w:rPr>
        <w:t>he Windows environment</w:t>
      </w:r>
      <w:r w:rsidR="00450D60" w:rsidRPr="00903DBA">
        <w:rPr>
          <w:highlight w:val="white"/>
        </w:rPr>
        <w: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7996DC9F"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t>
      </w:r>
      <w:r w:rsidR="007A3172">
        <w:rPr>
          <w:highlight w:val="white"/>
        </w:rPr>
        <w:t>the Windows environment</w:t>
      </w:r>
      <w:r w:rsidR="009D0A67" w:rsidRPr="00903DBA">
        <w:rPr>
          <w:highlight w:val="white"/>
        </w:rPr>
        <w: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16E8573C" w:rsidR="005448D2" w:rsidRPr="00903DBA" w:rsidRDefault="002B0B56" w:rsidP="002B0B56">
      <w:pPr>
        <w:rPr>
          <w:highlight w:val="white"/>
        </w:rPr>
      </w:pPr>
      <w:r>
        <w:rPr>
          <w:highlight w:val="white"/>
        </w:rPr>
        <w:t xml:space="preserve">The type sizes for </w:t>
      </w:r>
      <w:r w:rsidR="00721ABF">
        <w:rPr>
          <w:highlight w:val="white"/>
        </w:rPr>
        <w:t>the Windows environment</w:t>
      </w:r>
      <w:r>
        <w:rPr>
          <w:highlight w:val="white"/>
        </w:rPr>
        <w:t xml:space="preserve">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461860">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443" w:name="_Toc59126203"/>
      <w:r w:rsidRPr="00903DBA">
        <w:t>Type Cast</w:t>
      </w:r>
      <w:r w:rsidR="0026522D">
        <w:t>ing</w:t>
      </w:r>
      <w:bookmarkEnd w:id="443"/>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bookmarkStart w:id="444" w:name="_Toc59126204"/>
      <w:r>
        <w:rPr>
          <w:highlight w:val="white"/>
        </w:rPr>
        <w:lastRenderedPageBreak/>
        <w:t>Implicit Cast</w:t>
      </w:r>
      <w:bookmarkEnd w:id="444"/>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bookmarkStart w:id="445" w:name="_Toc59126205"/>
      <w:r>
        <w:rPr>
          <w:highlight w:val="white"/>
        </w:rPr>
        <w:t>Explicit Cast</w:t>
      </w:r>
      <w:bookmarkEnd w:id="445"/>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446" w:name="_Toc59126206"/>
      <w:r w:rsidRPr="00903DBA">
        <w:t>Type Promotion</w:t>
      </w:r>
      <w:bookmarkEnd w:id="446"/>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r w:rsidRPr="00E65FE6">
        <w:rPr>
          <w:rStyle w:val="CodeInText"/>
        </w:rPr>
        <w:t>i</w:t>
      </w:r>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is considered to be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447" w:name="_Ref54016854"/>
      <w:bookmarkStart w:id="448" w:name="_Toc59126207"/>
      <w:r w:rsidRPr="00903DBA">
        <w:lastRenderedPageBreak/>
        <w:t>Constant Expression</w:t>
      </w:r>
      <w:bookmarkEnd w:id="447"/>
      <w:bookmarkEnd w:id="448"/>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bookmarkStart w:id="449" w:name="_Toc59126208"/>
      <w:r>
        <w:t>Unary and Binary Expressions</w:t>
      </w:r>
      <w:bookmarkEnd w:id="449"/>
    </w:p>
    <w:p w14:paraId="2E47FB49" w14:textId="7683A831" w:rsidR="004558D5" w:rsidRPr="00903DBA" w:rsidRDefault="004558D5" w:rsidP="005A389B">
      <w:r>
        <w:t xml:space="preserve">The </w:t>
      </w:r>
      <w:r w:rsidRPr="004558D5">
        <w:rPr>
          <w:rStyle w:val="KeyWord0"/>
        </w:rPr>
        <w:t>ConstantExpression</w:t>
      </w:r>
      <w:r>
        <w:t xml:space="preserve"> class </w:t>
      </w:r>
      <w:r w:rsidR="00FB7BE9">
        <w:t>holds methods that calculates the value of unary and binary logical and arithmetic expressions, if their operands are constant.</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450" w:name="_Toc59126209"/>
      <w:r w:rsidRPr="00903DBA">
        <w:rPr>
          <w:highlight w:val="white"/>
        </w:rPr>
        <w:t>Relation Expressions</w:t>
      </w:r>
      <w:bookmarkEnd w:id="450"/>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451" w:name="_Toc59126210"/>
      <w:r w:rsidRPr="00903DBA">
        <w:rPr>
          <w:highlight w:val="white"/>
        </w:rPr>
        <w:t>Arithmetic Expressions</w:t>
      </w:r>
      <w:bookmarkEnd w:id="451"/>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452" w:name="_Toc59126211"/>
      <w:r w:rsidRPr="00903DBA">
        <w:rPr>
          <w:highlight w:val="white"/>
        </w:rPr>
        <w:t xml:space="preserve">Constant </w:t>
      </w:r>
      <w:r w:rsidR="0080006D" w:rsidRPr="00903DBA">
        <w:rPr>
          <w:highlight w:val="white"/>
        </w:rPr>
        <w:t>Type Cast</w:t>
      </w:r>
      <w:bookmarkEnd w:id="452"/>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bookmarkStart w:id="453" w:name="_Toc59126212"/>
      <w:r>
        <w:rPr>
          <w:highlight w:val="white"/>
        </w:rPr>
        <w:t>Constant Value</w:t>
      </w:r>
      <w:bookmarkEnd w:id="453"/>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16B818AF"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454" w:name="_Toc59126213"/>
      <w:r w:rsidRPr="00903DBA">
        <w:lastRenderedPageBreak/>
        <w:t xml:space="preserve">Static </w:t>
      </w:r>
      <w:r w:rsidR="00917F74" w:rsidRPr="00903DBA">
        <w:t xml:space="preserve">Address </w:t>
      </w:r>
      <w:r w:rsidRPr="00903DBA">
        <w:t>Expression</w:t>
      </w:r>
      <w:bookmarkEnd w:id="454"/>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bookmarkStart w:id="455" w:name="_Toc59126214"/>
      <w:r>
        <w:t>Static Value and Address</w:t>
      </w:r>
      <w:bookmarkEnd w:id="455"/>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r w:rsidRPr="00903DBA">
        <w:t>Static</w:t>
      </w:r>
      <w:r>
        <w:t>Base</w:t>
      </w:r>
      <w:r w:rsidRPr="00903DBA">
        <w:t>.cs</w:t>
      </w:r>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bookmarkStart w:id="456" w:name="_Toc59126215"/>
      <w:r>
        <w:t>Static Expression</w:t>
      </w:r>
      <w:bookmarkEnd w:id="456"/>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457" w:name="_Toc59126216"/>
      <w:r w:rsidRPr="00903DBA">
        <w:lastRenderedPageBreak/>
        <w:t>Initialization</w:t>
      </w:r>
      <w:bookmarkEnd w:id="457"/>
    </w:p>
    <w:p w14:paraId="3E8BC185" w14:textId="6B9EBA18" w:rsidR="00CE2068" w:rsidRPr="00903DBA" w:rsidRDefault="00A5295F" w:rsidP="00A5295F">
      <w:r w:rsidRPr="00903DBA">
        <w:t xml:space="preserve">In C, it is possible to initialize simple and compound variables. Therefore, we need </w:t>
      </w:r>
      <w:ins w:id="458" w:author="Stefan Bjornander" w:date="2015-04-25T17:28:00Z">
        <w:r w:rsidRPr="00903DBA">
          <w:t xml:space="preserve">to check that </w:t>
        </w:r>
      </w:ins>
      <w:del w:id="459" w:author="Stefan Bjornander" w:date="2015-04-25T17:28:00Z">
        <w:r w:rsidRPr="00903DBA" w:rsidDel="00A35C17">
          <w:delText>a way to make sure</w:delText>
        </w:r>
      </w:del>
      <w:ins w:id="460" w:author="Stefan Bjornander" w:date="2015-04-25T17:27:00Z">
        <w:r w:rsidRPr="00903DBA">
          <w:t xml:space="preserve">the </w:t>
        </w:r>
      </w:ins>
      <w:r w:rsidRPr="00903DBA">
        <w:t xml:space="preserve">initialized </w:t>
      </w:r>
      <w:ins w:id="461"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r w:rsidR="00D818DE" w:rsidRPr="00903DBA">
        <w:t>initializat</w:t>
      </w:r>
      <w:r w:rsidR="00D818DE">
        <w:t xml:space="preserve">or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462" w:author="Stefan Bjornander" w:date="2015-04-25T17:33:00Z"/>
        </w:rPr>
        <w:pPrChange w:id="463" w:author="Stefan Bjornander" w:date="2015-04-25T17:33:00Z">
          <w:pPr>
            <w:pStyle w:val="Code"/>
          </w:pPr>
        </w:pPrChange>
      </w:pPr>
      <w:bookmarkStart w:id="464" w:name="_Toc59126217"/>
      <w:r w:rsidRPr="00903DBA">
        <w:t>Auto</w:t>
      </w:r>
      <w:ins w:id="465" w:author="Stefan Bjornander" w:date="2015-04-25T17:33:00Z">
        <w:r w:rsidR="00A5295F" w:rsidRPr="00903DBA">
          <w:t xml:space="preserve"> </w:t>
        </w:r>
      </w:ins>
      <w:r w:rsidR="00A5295F" w:rsidRPr="00903DBA">
        <w:t>Initialization</w:t>
      </w:r>
      <w:bookmarkEnd w:id="464"/>
    </w:p>
    <w:p w14:paraId="53C92E22" w14:textId="3608C146" w:rsidR="00A5295F" w:rsidRPr="00903DBA" w:rsidRDefault="0083315B" w:rsidP="00A5295F">
      <w:r w:rsidRPr="00903DBA">
        <w:t>Auto</w:t>
      </w:r>
      <w:ins w:id="466" w:author="Stefan Bjornander" w:date="2015-04-25T17:33:00Z">
        <w:r w:rsidR="00A5295F" w:rsidRPr="00903DBA">
          <w:t xml:space="preserve"> </w:t>
        </w:r>
      </w:ins>
      <w:r w:rsidR="00A5295F" w:rsidRPr="00903DBA">
        <w:t>initialization</w:t>
      </w:r>
      <w:del w:id="467" w:author="Stefan Bjornander" w:date="2015-04-25T17:33:00Z">
        <w:r w:rsidR="00A5295F" w:rsidRPr="00903DBA" w:rsidDel="004F1667">
          <w:delText xml:space="preserve">  </w:delText>
        </w:r>
      </w:del>
      <w:ins w:id="468" w:author="Stefan Bjornander" w:date="2015-04-25T17:33:00Z">
        <w:r w:rsidR="00A5295F" w:rsidRPr="00903DBA">
          <w:t xml:space="preserve"> occurs when an auto or register </w:t>
        </w:r>
      </w:ins>
      <w:ins w:id="469" w:author="Stefan Bjornander" w:date="2015-04-25T17:34:00Z">
        <w:r w:rsidR="00A5295F" w:rsidRPr="00903DBA">
          <w:t xml:space="preserve">variable becomes </w:t>
        </w:r>
      </w:ins>
      <w:r w:rsidR="00A5295F" w:rsidRPr="00903DBA">
        <w:t>initialized</w:t>
      </w:r>
      <w:ins w:id="470" w:author="Stefan Bjornander" w:date="2015-04-25T17:34:00Z">
        <w:r w:rsidR="00A5295F" w:rsidRPr="00903DBA">
          <w:t xml:space="preserve">. Since the </w:t>
        </w:r>
      </w:ins>
      <w:r w:rsidR="00A5295F" w:rsidRPr="00903DBA">
        <w:t>initialization</w:t>
      </w:r>
      <w:ins w:id="471" w:author="Stefan Bjornander" w:date="2015-04-25T17:34:00Z">
        <w:r w:rsidR="00A5295F" w:rsidRPr="00903DBA">
          <w:t xml:space="preserve"> value can be non-</w:t>
        </w:r>
      </w:ins>
      <w:ins w:id="472" w:author="Stefan Bjornander" w:date="2015-04-25T17:46:00Z">
        <w:r w:rsidR="00A5295F" w:rsidRPr="00903DBA">
          <w:t>constant</w:t>
        </w:r>
      </w:ins>
      <w:ins w:id="473" w:author="Stefan Bjornander" w:date="2015-04-25T17:34:00Z">
        <w:r w:rsidR="00A5295F" w:rsidRPr="00903DBA">
          <w:t xml:space="preserve">, no memory block is created. Instead, </w:t>
        </w:r>
      </w:ins>
      <w:ins w:id="474" w:author="Stefan Bjornander" w:date="2015-04-25T17:46:00Z">
        <w:r w:rsidR="00A5295F" w:rsidRPr="00903DBA">
          <w:t>a se</w:t>
        </w:r>
      </w:ins>
      <w:r w:rsidR="00A5295F" w:rsidRPr="00903DBA">
        <w:t>quence</w:t>
      </w:r>
      <w:ins w:id="475" w:author="Stefan Bjornander" w:date="2015-04-25T17:46:00Z">
        <w:r w:rsidR="00A5295F" w:rsidRPr="00903DBA">
          <w:t xml:space="preserve"> of assign</w:t>
        </w:r>
      </w:ins>
      <w:r w:rsidR="00A5295F" w:rsidRPr="00903DBA">
        <w:t>ment</w:t>
      </w:r>
      <w:ins w:id="476" w:author="Stefan Bjornander" w:date="2015-04-25T17:46:00Z">
        <w:r w:rsidR="00A5295F" w:rsidRPr="00903DBA">
          <w:t xml:space="preserve"> instruction</w:t>
        </w:r>
      </w:ins>
      <w:ins w:id="477" w:author="Stefan Bjornander" w:date="2015-04-25T18:25:00Z">
        <w:r w:rsidR="00A5295F" w:rsidRPr="00903DBA">
          <w:t>s</w:t>
        </w:r>
      </w:ins>
      <w:ins w:id="478" w:author="Stefan Bjornander" w:date="2015-04-25T17:46:00Z">
        <w:r w:rsidR="00A5295F" w:rsidRPr="00903DBA">
          <w:t xml:space="preserve"> is added</w:t>
        </w:r>
      </w:ins>
      <w:r w:rsidR="00A5295F" w:rsidRPr="00903DBA">
        <w:t xml:space="preserve"> to the </w:t>
      </w:r>
      <w:ins w:id="479" w:author="Stefan Bjornander" w:date="2015-04-25T17:46:00Z">
        <w:r w:rsidR="00A5295F" w:rsidRPr="00903DBA">
          <w:t>mid</w:t>
        </w:r>
      </w:ins>
      <w:ins w:id="480" w:author="Stefan Bjornander" w:date="2015-04-25T18:25:00Z">
        <w:r w:rsidR="00A5295F" w:rsidRPr="00903DBA">
          <w:t>dle</w:t>
        </w:r>
      </w:ins>
      <w:ins w:id="481"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82" w:author="Stefan Bjornander" w:date="2015-04-25T17:29:00Z"/>
        </w:rPr>
        <w:pPrChange w:id="483" w:author="Stefan Bjornander" w:date="2015-04-25T17:29:00Z">
          <w:pPr>
            <w:pStyle w:val="Code"/>
          </w:pPr>
        </w:pPrChange>
      </w:pPr>
      <w:bookmarkStart w:id="484" w:name="_Toc59126218"/>
      <w:ins w:id="485" w:author="Stefan Bjornander" w:date="2015-04-25T17:28:00Z">
        <w:r w:rsidRPr="00903DBA">
          <w:t xml:space="preserve">Static </w:t>
        </w:r>
      </w:ins>
      <w:r w:rsidRPr="00903DBA">
        <w:t>Initialization</w:t>
      </w:r>
      <w:bookmarkEnd w:id="484"/>
    </w:p>
    <w:p w14:paraId="052D947E" w14:textId="77777777" w:rsidR="0083315B" w:rsidRPr="00903DBA" w:rsidRDefault="0083315B" w:rsidP="0083315B">
      <w:ins w:id="486" w:author="Stefan Bjornander" w:date="2015-04-25T17:29:00Z">
        <w:r w:rsidRPr="00903DBA">
          <w:t xml:space="preserve">Static </w:t>
        </w:r>
      </w:ins>
      <w:r w:rsidRPr="00903DBA">
        <w:t>initialization</w:t>
      </w:r>
      <w:ins w:id="487" w:author="Stefan Bjornander" w:date="2015-04-25T17:29:00Z">
        <w:r w:rsidRPr="00903DBA">
          <w:t xml:space="preserve"> occurs when a static variable </w:t>
        </w:r>
      </w:ins>
      <w:r w:rsidRPr="00903DBA">
        <w:t>becomes</w:t>
      </w:r>
      <w:ins w:id="488" w:author="Stefan Bjornander" w:date="2015-04-25T17:29:00Z">
        <w:r w:rsidRPr="00903DBA">
          <w:t xml:space="preserve"> </w:t>
        </w:r>
      </w:ins>
      <w:r w:rsidRPr="00903DBA">
        <w:t>initialized</w:t>
      </w:r>
      <w:ins w:id="489" w:author="Stefan Bjornander" w:date="2015-04-25T17:29:00Z">
        <w:r w:rsidRPr="00903DBA">
          <w:t>.</w:t>
        </w:r>
      </w:ins>
      <w:ins w:id="490" w:author="Stefan Bjornander" w:date="2015-04-25T17:32:00Z">
        <w:r w:rsidRPr="00903DBA">
          <w:t xml:space="preserve"> The </w:t>
        </w:r>
      </w:ins>
      <w:r w:rsidRPr="00903DBA">
        <w:t>initialization</w:t>
      </w:r>
      <w:ins w:id="491" w:author="Stefan Bjornander" w:date="2015-04-25T17:32:00Z">
        <w:r w:rsidRPr="00903DBA">
          <w:t xml:space="preserve"> value has to be constant and known at compile time. No code is generated, instead a m</w:t>
        </w:r>
      </w:ins>
      <w:r w:rsidRPr="00903DBA">
        <w:t>e</w:t>
      </w:r>
      <w:ins w:id="492"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93" w:name="_Toc59126219"/>
      <w:r w:rsidRPr="00903DBA">
        <w:rPr>
          <w:rStyle w:val="KeyWord0"/>
          <w:b/>
          <w:bCs/>
          <w:highlight w:val="white"/>
        </w:rPr>
        <w:t>Modify Initializer</w:t>
      </w:r>
      <w:bookmarkEnd w:id="493"/>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94" w:name="_Ref54016586"/>
      <w:bookmarkStart w:id="495" w:name="_Ref54016644"/>
      <w:bookmarkStart w:id="496" w:name="_Toc59126220"/>
      <w:r w:rsidRPr="00903DBA">
        <w:lastRenderedPageBreak/>
        <w:t>Middle Code Optimization</w:t>
      </w:r>
      <w:bookmarkEnd w:id="282"/>
      <w:bookmarkEnd w:id="494"/>
      <w:bookmarkEnd w:id="495"/>
      <w:bookmarkEnd w:id="496"/>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97" w:name="_Toc59126221"/>
      <w:r w:rsidRPr="00903DBA">
        <w:lastRenderedPageBreak/>
        <w:t>Object to Integer Addresses</w:t>
      </w:r>
      <w:bookmarkEnd w:id="497"/>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98" w:name="_Toc59126222"/>
      <w:r>
        <w:t>Jump</w:t>
      </w:r>
      <w:r w:rsidR="001B6658" w:rsidRPr="00903DBA">
        <w:t xml:space="preserve"> Next Instructions</w:t>
      </w:r>
      <w:bookmarkEnd w:id="498"/>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99" w:name="_Toc59126223"/>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99"/>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500" w:name="_Toc59126224"/>
      <w:r>
        <w:t>Jump</w:t>
      </w:r>
      <w:r w:rsidR="00036C5E" w:rsidRPr="00903DBA">
        <w:t xml:space="preserve"> Chains</w:t>
      </w:r>
      <w:bookmarkEnd w:id="500"/>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501" w:name="_Toc59126225"/>
      <w:r w:rsidRPr="00903DBA">
        <w:t>Remove</w:t>
      </w:r>
      <w:r w:rsidR="00036C5E" w:rsidRPr="00903DBA">
        <w:t xml:space="preserve"> Unreachable Code</w:t>
      </w:r>
      <w:bookmarkEnd w:id="501"/>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502" w:name="_Toc59126226"/>
      <w:r w:rsidRPr="00903DBA">
        <w:t>Remove Push-Pop Chains</w:t>
      </w:r>
      <w:bookmarkEnd w:id="502"/>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503" w:name="_Toc59126227"/>
      <w:r w:rsidRPr="00903DBA">
        <w:t>Merge</w:t>
      </w:r>
      <w:r w:rsidR="00E33CCC" w:rsidRPr="00903DBA">
        <w:t xml:space="preserve"> Pop-Push Chains</w:t>
      </w:r>
      <w:bookmarkEnd w:id="503"/>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504" w:name="_Toc59126228"/>
      <w:r w:rsidRPr="00903DBA">
        <w:t>Change Top-Pop to Pop</w:t>
      </w:r>
      <w:bookmarkEnd w:id="504"/>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505" w:name="_Toc59126229"/>
      <w:r w:rsidRPr="00903DBA">
        <w:rPr>
          <w:highlight w:val="white"/>
        </w:rPr>
        <w:t>Merge Binary</w:t>
      </w:r>
      <w:bookmarkEnd w:id="505"/>
    </w:p>
    <w:p w14:paraId="56B696BC" w14:textId="51ACCD22"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461860">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506" w:name="_Toc59126230"/>
      <w:r w:rsidRPr="00903DBA">
        <w:rPr>
          <w:highlight w:val="white"/>
        </w:rPr>
        <w:t>Sema</w:t>
      </w:r>
      <w:r w:rsidR="0007123C" w:rsidRPr="00903DBA">
        <w:rPr>
          <w:highlight w:val="white"/>
        </w:rPr>
        <w:t>n</w:t>
      </w:r>
      <w:r w:rsidRPr="00903DBA">
        <w:rPr>
          <w:highlight w:val="white"/>
        </w:rPr>
        <w:t>tic Optimization</w:t>
      </w:r>
      <w:bookmarkEnd w:id="506"/>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507" w:name="_Toc59126231"/>
      <w:r w:rsidRPr="00903DBA">
        <w:rPr>
          <w:highlight w:val="white"/>
        </w:rPr>
        <w:t>Optimize Relation Expression</w:t>
      </w:r>
      <w:bookmarkEnd w:id="507"/>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43EC6D0E"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461860">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508" w:name="_Toc59126232"/>
      <w:r w:rsidRPr="00903DBA">
        <w:rPr>
          <w:highlight w:val="white"/>
        </w:rPr>
        <w:t xml:space="preserve">Optimize </w:t>
      </w:r>
      <w:r w:rsidR="001278F9" w:rsidRPr="00903DBA">
        <w:rPr>
          <w:highlight w:val="white"/>
        </w:rPr>
        <w:t>Communicative</w:t>
      </w:r>
      <w:r w:rsidRPr="00903DBA">
        <w:rPr>
          <w:highlight w:val="white"/>
        </w:rPr>
        <w:t xml:space="preserve"> Expression</w:t>
      </w:r>
      <w:bookmarkEnd w:id="508"/>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509" w:name="_Toc59126233"/>
      <w:r w:rsidRPr="00903DBA">
        <w:t>Remove Trivial Assignment</w:t>
      </w:r>
      <w:bookmarkEnd w:id="509"/>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510" w:name="_Toc59126234"/>
      <w:r w:rsidRPr="00903DBA">
        <w:lastRenderedPageBreak/>
        <w:t xml:space="preserve">Remove </w:t>
      </w:r>
      <w:r w:rsidR="00F03A18" w:rsidRPr="00903DBA">
        <w:t>Cleared</w:t>
      </w:r>
      <w:r w:rsidRPr="00903DBA">
        <w:t xml:space="preserve"> Code</w:t>
      </w:r>
      <w:bookmarkEnd w:id="510"/>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511" w:name="_Ref54016612"/>
      <w:bookmarkStart w:id="512" w:name="_Ref54016688"/>
      <w:bookmarkStart w:id="513" w:name="_Toc59126235"/>
      <w:r w:rsidRPr="00903DBA">
        <w:lastRenderedPageBreak/>
        <w:t>Assembly Code Generation</w:t>
      </w:r>
      <w:bookmarkEnd w:id="511"/>
      <w:bookmarkEnd w:id="512"/>
      <w:bookmarkEnd w:id="513"/>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514" w:name="_Toc59126236"/>
      <w:r w:rsidRPr="00903DBA">
        <w:t>Runtime Management</w:t>
      </w:r>
      <w:bookmarkEnd w:id="514"/>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0A4F8D7E"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 xml:space="preserve">function may be </w:t>
      </w:r>
      <w:r w:rsidR="004A5B68">
        <w:t>variadic</w:t>
      </w:r>
      <w:r w:rsidR="00992332" w:rsidRPr="00903DBA">
        <w:t>;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004A5B68">
        <w:rPr>
          <w:rStyle w:val="KeyWord0"/>
        </w:rPr>
        <w:t>variadic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w:t>
      </w:r>
      <w:r w:rsidR="004A5B68">
        <w:t>variadic</w:t>
      </w:r>
      <w:r w:rsidR="00B52600" w:rsidRPr="00903DBA">
        <w:t xml:space="preserve"> functions. </w:t>
      </w:r>
      <w:r w:rsidR="00DA39EA" w:rsidRPr="00903DBA">
        <w:t xml:space="preserve">It holds the address of the activation record plus the size of the extra parameters in the call to </w:t>
      </w:r>
      <w:r w:rsidR="00DC0B5B">
        <w:t>a variadic</w:t>
      </w:r>
      <w:r w:rsidR="00DA39EA" w:rsidRPr="00903DBA">
        <w:t xml:space="preserve"> function.</w:t>
      </w:r>
    </w:p>
    <w:p w14:paraId="65E84F62" w14:textId="48E9DE73"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w:t>
      </w:r>
      <w:r w:rsidR="004A5B68">
        <w:t>variadic</w:t>
      </w:r>
      <w:r w:rsidRPr="00903DBA">
        <w:t xml:space="preserve">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w:t>
      </w:r>
      <w:r w:rsidR="00DC0B5B">
        <w:t>a variadic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w:t>
      </w:r>
      <w:r w:rsidR="004A5B68">
        <w:t>variadic</w:t>
      </w:r>
      <w:r w:rsidR="00A00F1B" w:rsidRPr="00903DBA">
        <w:t xml:space="preserve"> frame pointer is undefined in case of a </w:t>
      </w:r>
      <w:r w:rsidR="00CE39D4">
        <w:t>regular</w:t>
      </w:r>
      <w:r w:rsidR="00A00F1B" w:rsidRPr="00903DBA">
        <w:t xml:space="preserve"> calling function</w:t>
      </w:r>
      <w:r w:rsidR="00254F81" w:rsidRPr="00903DBA">
        <w:t>.</w:t>
      </w:r>
      <w:r w:rsidR="00097230" w:rsidRPr="00903DBA">
        <w:t xml:space="preserve"> However, we must always have the </w:t>
      </w:r>
      <w:r w:rsidR="004A5B68">
        <w:t>variadic</w:t>
      </w:r>
      <w:r w:rsidR="00097230" w:rsidRPr="00903DBA">
        <w:t xml:space="preserve"> frame pointer in the activation </w:t>
      </w:r>
      <w:r w:rsidR="004A0724" w:rsidRPr="00903DBA">
        <w:t>record since</w:t>
      </w:r>
      <w:r w:rsidR="00097230" w:rsidRPr="00903DBA">
        <w:t xml:space="preserve"> the function can be called by both </w:t>
      </w:r>
      <w:r w:rsidR="004A5B68">
        <w:t>variadic</w:t>
      </w:r>
      <w:r w:rsidR="00097230" w:rsidRPr="00903DBA">
        <w:t xml:space="preserve"> and </w:t>
      </w:r>
      <w:r w:rsidR="00CE39D4">
        <w:t>regular</w:t>
      </w:r>
      <w:r w:rsidR="00097230" w:rsidRPr="00903DBA">
        <w:t xml:space="preserve"> functions.</w:t>
      </w:r>
    </w:p>
    <w:p w14:paraId="6C7FDC26" w14:textId="767B8ED4"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4A5B68">
        <w:t>variadic</w:t>
      </w:r>
      <w:r w:rsidR="00744A18">
        <w:t xml:space="preserve">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xml:space="preserve">, the regular and </w:t>
      </w:r>
      <w:r w:rsidR="004A5B68">
        <w:t>variadic</w:t>
      </w:r>
      <w:r w:rsidR="00DC782D" w:rsidRPr="00903DBA">
        <w:t xml:space="preserve">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FD9E43B" w:rsidR="00EB3ECD" w:rsidRPr="00903DBA" w:rsidRDefault="00EB3ECD" w:rsidP="00EB3ECD">
      <w:r>
        <w:t>The program above has the call stack as follows</w:t>
      </w:r>
      <w:r w:rsidR="00B422DB">
        <w:t xml:space="preserve"> when the execution of the program reached the point.</w:t>
      </w:r>
      <w:r w:rsidR="00CC58E6">
        <w:t xml:space="preserve"> The regular parameters refers to parameters defined in the parameter list</w:t>
      </w:r>
      <w:r w:rsidR="0010453D">
        <w:t>.</w:t>
      </w:r>
      <w:r w:rsidR="00CC58E6">
        <w:t xml:space="preserve"> In the next example, we look into variadic parameter: extra parameters on calls to variadic functions.</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6218C1" w:rsidRPr="00D2146B" w:rsidRDefault="006218C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218C1" w:rsidRPr="00D2146B" w:rsidRDefault="006218C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6218C1" w:rsidRPr="00D2146B" w:rsidRDefault="006218C1"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6218C1" w:rsidRPr="00D2146B" w:rsidRDefault="006218C1"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6218C1" w:rsidRPr="00D2146B" w:rsidRDefault="006218C1" w:rsidP="00D2146B">
                              <w:pPr>
                                <w:spacing w:before="0" w:after="0"/>
                                <w:rPr>
                                  <w:sz w:val="18"/>
                                  <w:szCs w:val="18"/>
                                  <w:lang w:val="sv-SE"/>
                                </w:rPr>
                              </w:pPr>
                              <w:r>
                                <w:rPr>
                                  <w:sz w:val="18"/>
                                  <w:szCs w:val="18"/>
                                  <w:lang w:val="sv-SE"/>
                                </w:rPr>
                                <w:t>Variadic Frame Pointer</w:t>
                              </w:r>
                            </w:p>
                            <w:p w14:paraId="366E1AE1" w14:textId="757FAE9A" w:rsidR="006218C1" w:rsidRPr="00D2146B" w:rsidRDefault="006218C1" w:rsidP="00D2146B">
                              <w:pPr>
                                <w:spacing w:before="0" w:after="0"/>
                                <w:rPr>
                                  <w:sz w:val="18"/>
                                  <w:szCs w:val="18"/>
                                  <w:lang w:val="sv-SE"/>
                                </w:rPr>
                              </w:pPr>
                              <w:r w:rsidRPr="00D2146B">
                                <w:rPr>
                                  <w:sz w:val="18"/>
                                  <w:szCs w:val="18"/>
                                  <w:lang w:val="sv-SE"/>
                                </w:rPr>
                                <w:t>Regular Frame Pointer</w:t>
                              </w:r>
                            </w:p>
                            <w:p w14:paraId="3E5A4966" w14:textId="38836501" w:rsidR="006218C1" w:rsidRPr="00D2146B" w:rsidRDefault="006218C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218C1" w:rsidRPr="00D2146B" w:rsidRDefault="006218C1" w:rsidP="00D2146B">
                              <w:pPr>
                                <w:spacing w:before="0" w:after="0"/>
                                <w:rPr>
                                  <w:sz w:val="18"/>
                                  <w:szCs w:val="18"/>
                                  <w:lang w:val="sv-SE"/>
                                </w:rPr>
                              </w:pPr>
                            </w:p>
                            <w:p w14:paraId="48B5950A" w14:textId="77777777" w:rsidR="006218C1" w:rsidRPr="00D2146B" w:rsidRDefault="006218C1"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6218C1" w:rsidRPr="00D2146B" w:rsidRDefault="006218C1"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6218C1" w:rsidRPr="00D2146B" w:rsidRDefault="006218C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218C1" w:rsidRPr="00D2146B" w:rsidRDefault="006218C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6218C1" w:rsidRPr="00D2146B" w:rsidRDefault="006218C1"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6218C1" w:rsidRPr="00D2146B" w:rsidRDefault="006218C1"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6218C1" w:rsidRPr="00D2146B" w:rsidRDefault="006218C1"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6218C1" w:rsidRPr="00D2146B" w:rsidRDefault="006218C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218C1" w:rsidRPr="00D2146B" w:rsidRDefault="006218C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218C1" w:rsidRPr="00D2146B" w:rsidRDefault="006218C1" w:rsidP="00D2146B">
                              <w:pPr>
                                <w:spacing w:before="0" w:after="0" w:line="256" w:lineRule="auto"/>
                                <w:rPr>
                                  <w:sz w:val="18"/>
                                  <w:szCs w:val="18"/>
                                </w:rPr>
                              </w:pPr>
                              <w:r w:rsidRPr="00D2146B">
                                <w:rPr>
                                  <w:rFonts w:eastAsia="Calibri"/>
                                  <w:color w:val="000000"/>
                                  <w:sz w:val="18"/>
                                  <w:szCs w:val="18"/>
                                </w:rPr>
                                <w:t> </w:t>
                              </w:r>
                            </w:p>
                            <w:p w14:paraId="2924CD49" w14:textId="77777777" w:rsidR="006218C1" w:rsidRPr="00D2146B" w:rsidRDefault="006218C1"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6218C1" w:rsidRPr="00D2146B" w:rsidRDefault="006218C1"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6218C1" w:rsidRPr="00D2146B" w:rsidRDefault="006218C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218C1" w:rsidRPr="00D2146B" w:rsidRDefault="006218C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6218C1" w:rsidRPr="00D2146B" w:rsidRDefault="006218C1"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6218C1" w:rsidRPr="00D2146B" w:rsidRDefault="006218C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218C1" w:rsidRPr="00D2146B" w:rsidRDefault="006218C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218C1" w:rsidRPr="00D2146B" w:rsidRDefault="006218C1" w:rsidP="00D2146B">
                              <w:pPr>
                                <w:spacing w:before="0" w:after="0" w:line="254" w:lineRule="auto"/>
                                <w:rPr>
                                  <w:sz w:val="18"/>
                                  <w:szCs w:val="18"/>
                                </w:rPr>
                              </w:pPr>
                              <w:r w:rsidRPr="00D2146B">
                                <w:rPr>
                                  <w:rFonts w:eastAsia="Calibri"/>
                                  <w:color w:val="000000"/>
                                  <w:sz w:val="18"/>
                                  <w:szCs w:val="18"/>
                                </w:rPr>
                                <w:t> </w:t>
                              </w:r>
                            </w:p>
                            <w:p w14:paraId="1ECBE518" w14:textId="77777777" w:rsidR="006218C1" w:rsidRPr="00D2146B" w:rsidRDefault="006218C1"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6218C1" w:rsidRPr="00D2146B" w:rsidRDefault="006218C1"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218C1" w:rsidRPr="00D2146B" w:rsidRDefault="006218C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218C1" w:rsidRPr="00D2146B" w:rsidRDefault="006218C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6218C1" w:rsidRPr="00D2146B" w:rsidRDefault="006218C1"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6218C1" w:rsidRPr="00D2146B" w:rsidRDefault="006218C1"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6218C1" w:rsidRPr="00D2146B" w:rsidRDefault="006218C1" w:rsidP="00D2146B">
                        <w:pPr>
                          <w:spacing w:before="0" w:after="0"/>
                          <w:rPr>
                            <w:sz w:val="18"/>
                            <w:szCs w:val="18"/>
                            <w:lang w:val="sv-SE"/>
                          </w:rPr>
                        </w:pPr>
                        <w:r>
                          <w:rPr>
                            <w:sz w:val="18"/>
                            <w:szCs w:val="18"/>
                            <w:lang w:val="sv-SE"/>
                          </w:rPr>
                          <w:t>Variadic Frame Pointer</w:t>
                        </w:r>
                      </w:p>
                      <w:p w14:paraId="366E1AE1" w14:textId="757FAE9A" w:rsidR="006218C1" w:rsidRPr="00D2146B" w:rsidRDefault="006218C1" w:rsidP="00D2146B">
                        <w:pPr>
                          <w:spacing w:before="0" w:after="0"/>
                          <w:rPr>
                            <w:sz w:val="18"/>
                            <w:szCs w:val="18"/>
                            <w:lang w:val="sv-SE"/>
                          </w:rPr>
                        </w:pPr>
                        <w:r w:rsidRPr="00D2146B">
                          <w:rPr>
                            <w:sz w:val="18"/>
                            <w:szCs w:val="18"/>
                            <w:lang w:val="sv-SE"/>
                          </w:rPr>
                          <w:t>Regular Frame Pointer</w:t>
                        </w:r>
                      </w:p>
                      <w:p w14:paraId="3E5A4966" w14:textId="38836501" w:rsidR="006218C1" w:rsidRPr="00D2146B" w:rsidRDefault="006218C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218C1" w:rsidRPr="00D2146B" w:rsidRDefault="006218C1" w:rsidP="00D2146B">
                        <w:pPr>
                          <w:spacing w:before="0" w:after="0"/>
                          <w:rPr>
                            <w:sz w:val="18"/>
                            <w:szCs w:val="18"/>
                            <w:lang w:val="sv-SE"/>
                          </w:rPr>
                        </w:pPr>
                      </w:p>
                      <w:p w14:paraId="48B5950A" w14:textId="77777777" w:rsidR="006218C1" w:rsidRPr="00D2146B" w:rsidRDefault="006218C1"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218C1" w:rsidRPr="00D2146B" w:rsidRDefault="006218C1"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218C1" w:rsidRPr="00D2146B" w:rsidRDefault="006218C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218C1" w:rsidRPr="00D2146B" w:rsidRDefault="006218C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6218C1" w:rsidRPr="00D2146B" w:rsidRDefault="006218C1"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6218C1" w:rsidRPr="00D2146B" w:rsidRDefault="006218C1"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6218C1" w:rsidRPr="00D2146B" w:rsidRDefault="006218C1"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6218C1" w:rsidRPr="00D2146B" w:rsidRDefault="006218C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218C1" w:rsidRPr="00D2146B" w:rsidRDefault="006218C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218C1" w:rsidRPr="00D2146B" w:rsidRDefault="006218C1" w:rsidP="00D2146B">
                        <w:pPr>
                          <w:spacing w:before="0" w:after="0" w:line="256" w:lineRule="auto"/>
                          <w:rPr>
                            <w:sz w:val="18"/>
                            <w:szCs w:val="18"/>
                          </w:rPr>
                        </w:pPr>
                        <w:r w:rsidRPr="00D2146B">
                          <w:rPr>
                            <w:rFonts w:eastAsia="Calibri"/>
                            <w:color w:val="000000"/>
                            <w:sz w:val="18"/>
                            <w:szCs w:val="18"/>
                          </w:rPr>
                          <w:t> </w:t>
                        </w:r>
                      </w:p>
                      <w:p w14:paraId="2924CD49" w14:textId="77777777" w:rsidR="006218C1" w:rsidRPr="00D2146B" w:rsidRDefault="006218C1"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218C1" w:rsidRPr="00D2146B" w:rsidRDefault="006218C1"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218C1" w:rsidRPr="00D2146B" w:rsidRDefault="006218C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218C1" w:rsidRPr="00D2146B" w:rsidRDefault="006218C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6218C1" w:rsidRPr="00D2146B" w:rsidRDefault="006218C1"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6218C1" w:rsidRPr="00D2146B" w:rsidRDefault="006218C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218C1" w:rsidRPr="00D2146B" w:rsidRDefault="006218C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218C1" w:rsidRPr="00D2146B" w:rsidRDefault="006218C1" w:rsidP="00D2146B">
                        <w:pPr>
                          <w:spacing w:before="0" w:after="0" w:line="254" w:lineRule="auto"/>
                          <w:rPr>
                            <w:sz w:val="18"/>
                            <w:szCs w:val="18"/>
                          </w:rPr>
                        </w:pPr>
                        <w:r w:rsidRPr="00D2146B">
                          <w:rPr>
                            <w:rFonts w:eastAsia="Calibri"/>
                            <w:color w:val="000000"/>
                            <w:sz w:val="18"/>
                            <w:szCs w:val="18"/>
                          </w:rPr>
                          <w:t> </w:t>
                        </w:r>
                      </w:p>
                      <w:p w14:paraId="1ECBE518" w14:textId="77777777" w:rsidR="006218C1" w:rsidRPr="00D2146B" w:rsidRDefault="006218C1"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218C1" w:rsidRPr="00D2146B" w:rsidRDefault="006218C1"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61107D8" w:rsidR="00842AFC" w:rsidRPr="00903DBA" w:rsidRDefault="001E3F1F" w:rsidP="00B26610">
      <w:r w:rsidRPr="00903DBA">
        <w:t xml:space="preserve">In the example above, the </w:t>
      </w:r>
      <w:r w:rsidR="0016674F">
        <w:t>variadic frame pointer</w:t>
      </w:r>
      <w:r w:rsidRPr="00903DBA">
        <w:t xml:space="preserve">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w:t>
      </w:r>
      <w:r w:rsidR="004A5B68">
        <w:t>variadic</w:t>
      </w:r>
      <w:r w:rsidR="005A5D2F" w:rsidRPr="00903DBA">
        <w:t xml:space="preserve"> functions.</w:t>
      </w:r>
      <w:r w:rsidR="00225D5C" w:rsidRPr="00903DBA">
        <w:t xml:space="preserve"> The </w:t>
      </w:r>
      <w:r w:rsidR="004A5B68">
        <w:t>variadic</w:t>
      </w:r>
      <w:r w:rsidR="00225D5C" w:rsidRPr="00903DBA">
        <w:t xml:space="preserve">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218C1" w:rsidRPr="00D2146B" w:rsidRDefault="006218C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218C1" w:rsidRDefault="006218C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6218C1" w:rsidRDefault="006218C1"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6218C1" w:rsidRPr="00D2146B" w:rsidRDefault="006218C1"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6218C1" w:rsidRPr="00D2146B" w:rsidRDefault="006218C1"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6218C1" w:rsidRPr="00D2146B" w:rsidRDefault="006218C1"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6218C1" w:rsidRPr="00D2146B" w:rsidRDefault="006218C1"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6218C1" w:rsidRPr="00D2146B" w:rsidRDefault="006218C1"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6218C1" w:rsidRPr="00D2146B" w:rsidRDefault="006218C1" w:rsidP="002903DF">
                              <w:pPr>
                                <w:spacing w:before="0" w:after="0"/>
                                <w:rPr>
                                  <w:sz w:val="18"/>
                                  <w:szCs w:val="18"/>
                                  <w:lang w:val="sv-SE"/>
                                </w:rPr>
                              </w:pPr>
                              <w:r w:rsidRPr="00D2146B">
                                <w:rPr>
                                  <w:sz w:val="18"/>
                                  <w:szCs w:val="18"/>
                                  <w:lang w:val="sv-SE"/>
                                </w:rPr>
                                <w:t>Regular Frame Pointer</w:t>
                              </w:r>
                            </w:p>
                            <w:p w14:paraId="62230721" w14:textId="77777777" w:rsidR="006218C1" w:rsidRPr="00D2146B" w:rsidRDefault="006218C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218C1" w:rsidRPr="00D2146B" w:rsidRDefault="006218C1" w:rsidP="002903DF">
                              <w:pPr>
                                <w:spacing w:before="0" w:after="0"/>
                                <w:rPr>
                                  <w:sz w:val="18"/>
                                  <w:szCs w:val="18"/>
                                  <w:lang w:val="sv-SE"/>
                                </w:rPr>
                              </w:pPr>
                            </w:p>
                            <w:p w14:paraId="3BE3217A" w14:textId="77777777" w:rsidR="006218C1" w:rsidRPr="00D2146B" w:rsidRDefault="006218C1"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218C1" w:rsidRPr="00D2146B" w:rsidRDefault="006218C1"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218C1" w:rsidRDefault="006218C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6218C1" w:rsidRPr="00D2146B" w:rsidRDefault="006218C1"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6218C1" w:rsidRPr="00D2146B" w:rsidRDefault="006218C1"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6218C1" w:rsidRPr="00D2146B" w:rsidRDefault="006218C1"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6218C1" w:rsidRPr="00D2146B" w:rsidRDefault="006218C1"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 </w:t>
                              </w:r>
                            </w:p>
                            <w:p w14:paraId="28313E96"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218C1" w:rsidRPr="00D2146B" w:rsidRDefault="006218C1"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218C1" w:rsidRPr="00D2146B" w:rsidRDefault="006218C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6218C1" w:rsidRPr="00D2146B" w:rsidRDefault="006218C1"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 </w:t>
                              </w:r>
                            </w:p>
                            <w:p w14:paraId="48FC4ABF"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218C1" w:rsidRPr="00D2146B" w:rsidRDefault="006218C1"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218C1" w:rsidRPr="00D2146B" w:rsidRDefault="006218C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218C1" w:rsidRDefault="006218C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6218C1" w:rsidRDefault="006218C1"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6218C1" w:rsidRPr="00D2146B" w:rsidRDefault="006218C1"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6218C1" w:rsidRPr="00D2146B" w:rsidRDefault="006218C1"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6218C1" w:rsidRPr="00D2146B" w:rsidRDefault="006218C1"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6218C1" w:rsidRPr="00D2146B" w:rsidRDefault="006218C1"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6218C1" w:rsidRPr="00D2146B" w:rsidRDefault="006218C1"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6218C1" w:rsidRPr="00D2146B" w:rsidRDefault="006218C1" w:rsidP="002903DF">
                        <w:pPr>
                          <w:spacing w:before="0" w:after="0"/>
                          <w:rPr>
                            <w:sz w:val="18"/>
                            <w:szCs w:val="18"/>
                            <w:lang w:val="sv-SE"/>
                          </w:rPr>
                        </w:pPr>
                        <w:r w:rsidRPr="00D2146B">
                          <w:rPr>
                            <w:sz w:val="18"/>
                            <w:szCs w:val="18"/>
                            <w:lang w:val="sv-SE"/>
                          </w:rPr>
                          <w:t>Regular Frame Pointer</w:t>
                        </w:r>
                      </w:p>
                      <w:p w14:paraId="62230721" w14:textId="77777777" w:rsidR="006218C1" w:rsidRPr="00D2146B" w:rsidRDefault="006218C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218C1" w:rsidRPr="00D2146B" w:rsidRDefault="006218C1" w:rsidP="002903DF">
                        <w:pPr>
                          <w:spacing w:before="0" w:after="0"/>
                          <w:rPr>
                            <w:sz w:val="18"/>
                            <w:szCs w:val="18"/>
                            <w:lang w:val="sv-SE"/>
                          </w:rPr>
                        </w:pPr>
                      </w:p>
                      <w:p w14:paraId="3BE3217A" w14:textId="77777777" w:rsidR="006218C1" w:rsidRPr="00D2146B" w:rsidRDefault="006218C1"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218C1" w:rsidRPr="00D2146B" w:rsidRDefault="006218C1"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218C1" w:rsidRDefault="006218C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6218C1" w:rsidRPr="00D2146B" w:rsidRDefault="006218C1"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6218C1" w:rsidRPr="00D2146B" w:rsidRDefault="006218C1"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6218C1" w:rsidRPr="00D2146B" w:rsidRDefault="006218C1"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6218C1" w:rsidRPr="00D2146B" w:rsidRDefault="006218C1"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 </w:t>
                        </w:r>
                      </w:p>
                      <w:p w14:paraId="28313E96" w14:textId="77777777" w:rsidR="006218C1" w:rsidRPr="00D2146B" w:rsidRDefault="006218C1"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218C1" w:rsidRPr="00D2146B" w:rsidRDefault="006218C1"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218C1" w:rsidRPr="00D2146B" w:rsidRDefault="006218C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6218C1" w:rsidRPr="00D2146B" w:rsidRDefault="006218C1"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 </w:t>
                        </w:r>
                      </w:p>
                      <w:p w14:paraId="48FC4ABF" w14:textId="77777777" w:rsidR="006218C1" w:rsidRPr="00D2146B" w:rsidRDefault="006218C1"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218C1" w:rsidRPr="00D2146B" w:rsidRDefault="006218C1"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036DF526" w:rsidR="00DA7E64" w:rsidRPr="00903DBA" w:rsidRDefault="00DA7E64" w:rsidP="0016674F">
      <w:pPr>
        <w:pStyle w:val="Ingetavstnd"/>
      </w:pPr>
      <w:r w:rsidRPr="00903DBA">
        <w:t xml:space="preserve">The </w:t>
      </w:r>
      <w:r w:rsidR="004A5B68">
        <w:t>variadic</w:t>
      </w:r>
      <w:r w:rsidR="0063589A" w:rsidRPr="00903DBA">
        <w:t xml:space="preserve">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w:t>
      </w:r>
      <w:r w:rsidR="0016674F">
        <w:t>variadic frame pointer</w:t>
      </w:r>
      <w:r w:rsidR="001C40D2" w:rsidRPr="00903DBA">
        <w:t>s poin</w:t>
      </w:r>
      <w:r w:rsidR="001A2322" w:rsidRPr="00903DBA">
        <w:t>ts</w:t>
      </w:r>
      <w:r w:rsidR="001C40D2" w:rsidRPr="00903DBA">
        <w:t xml:space="preserve"> at the beginning of the </w:t>
      </w:r>
      <w:r w:rsidR="001A2322" w:rsidRPr="00903DBA">
        <w:t xml:space="preserve">activation record of the calling function, plus the size of the </w:t>
      </w:r>
      <w:r w:rsidR="004A5B68">
        <w:t>variadic</w:t>
      </w:r>
      <w:r w:rsidR="001A2322" w:rsidRPr="00903DBA">
        <w:t xml:space="preserve">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w:t>
      </w:r>
      <w:r w:rsidR="0016674F">
        <w:t>variadic frame pointer</w:t>
      </w:r>
      <w:r w:rsidR="00FA2BB3" w:rsidRPr="00903DBA">
        <w:t xml:space="preserve"> of </w:t>
      </w:r>
      <w:r w:rsidR="00FA2BB3" w:rsidRPr="00903DBA">
        <w:rPr>
          <w:rStyle w:val="KeyWord0"/>
        </w:rPr>
        <w:t>f</w:t>
      </w:r>
      <w:r w:rsidR="00FA2BB3" w:rsidRPr="00903DBA">
        <w:t xml:space="preserve"> is the regular frame pointer plus four bytes (one integer value). The </w:t>
      </w:r>
      <w:r w:rsidR="0016674F">
        <w:t>variadic frame pointer</w:t>
      </w:r>
      <w:r w:rsidR="00FA2BB3" w:rsidRPr="00903DBA">
        <w:t xml:space="preserve">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w:t>
      </w:r>
      <w:r w:rsidR="0016674F">
        <w:t>variadic frame pointer</w:t>
      </w:r>
      <w:r w:rsidR="00551130" w:rsidRPr="00903DBA">
        <w:t xml:space="preserve"> is used.</w:t>
      </w:r>
      <w:r w:rsidR="00201895" w:rsidRPr="00903DBA">
        <w:t xml:space="preserve"> The</w:t>
      </w:r>
      <w:r w:rsidR="00FE3499">
        <w:t xml:space="preserve"> variadic </w:t>
      </w:r>
      <w:r w:rsidR="00201895" w:rsidRPr="00903DBA">
        <w:t xml:space="preserve">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515" w:name="_Toc59126237"/>
      <w:r w:rsidRPr="00903DBA">
        <w:t>Assembly Operator</w:t>
      </w:r>
      <w:bookmarkEnd w:id="515"/>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516" w:name="_Toc59126238"/>
      <w:r w:rsidRPr="00903DBA">
        <w:t>Assembly Code</w:t>
      </w:r>
      <w:bookmarkEnd w:id="516"/>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51987B70" w:rsidR="00C6682C" w:rsidRPr="00322499" w:rsidRDefault="00861418" w:rsidP="00322499">
      <w:pPr>
        <w:pStyle w:val="Liststycke"/>
        <w:numPr>
          <w:ilvl w:val="0"/>
          <w:numId w:val="183"/>
        </w:numPr>
        <w:rPr>
          <w:highlight w:val="white"/>
        </w:rPr>
      </w:pPr>
      <w:r>
        <w:rPr>
          <w:rStyle w:val="KeyWord0"/>
          <w:highlight w:val="white"/>
        </w:rPr>
        <w:t>RegularFrameRegister</w:t>
      </w:r>
      <w:r w:rsidR="00C6682C" w:rsidRPr="00322499">
        <w:rPr>
          <w:highlight w:val="white"/>
        </w:rPr>
        <w:t xml:space="preserve">. </w:t>
      </w:r>
      <w:r w:rsidR="00766F7D" w:rsidRPr="00322499">
        <w:rPr>
          <w:highlight w:val="white"/>
        </w:rPr>
        <w:t>T</w:t>
      </w:r>
      <w:r w:rsidR="00C6682C" w:rsidRPr="00322499">
        <w:rPr>
          <w:highlight w:val="white"/>
        </w:rPr>
        <w:t xml:space="preserve">he </w:t>
      </w:r>
      <w:r w:rsidR="00766F7D" w:rsidRPr="00322499">
        <w:rPr>
          <w:highlight w:val="white"/>
        </w:rPr>
        <w:t xml:space="preserve">regular frame pointer: the address of the beginning of </w:t>
      </w:r>
      <w:r w:rsidR="00C6682C" w:rsidRPr="00322499">
        <w:rPr>
          <w:highlight w:val="white"/>
        </w:rPr>
        <w:t>the current activation record.</w:t>
      </w:r>
    </w:p>
    <w:p w14:paraId="5681F8C8" w14:textId="759BBABE" w:rsidR="001A45D1" w:rsidRPr="00322499" w:rsidRDefault="00861418" w:rsidP="00322499">
      <w:pPr>
        <w:pStyle w:val="Liststycke"/>
        <w:numPr>
          <w:ilvl w:val="0"/>
          <w:numId w:val="183"/>
        </w:numPr>
        <w:rPr>
          <w:highlight w:val="white"/>
        </w:rPr>
      </w:pPr>
      <w:r>
        <w:rPr>
          <w:rStyle w:val="KeyWord0"/>
        </w:rPr>
        <w:t>VariadicFrameRegister</w:t>
      </w:r>
      <w:r w:rsidR="00C6682C" w:rsidRPr="00322499">
        <w:rPr>
          <w:highlight w:val="white"/>
        </w:rPr>
        <w:t xml:space="preserve">. </w:t>
      </w:r>
      <w:r w:rsidR="00766F7D" w:rsidRPr="00322499">
        <w:rPr>
          <w:highlight w:val="white"/>
        </w:rPr>
        <w:t xml:space="preserve">The </w:t>
      </w:r>
      <w:r w:rsidR="0016674F">
        <w:rPr>
          <w:highlight w:val="white"/>
        </w:rPr>
        <w:t>variadic frame pointer</w:t>
      </w:r>
      <w:r w:rsidR="00766F7D" w:rsidRPr="00322499">
        <w:rPr>
          <w:highlight w:val="white"/>
        </w:rPr>
        <w:t xml:space="preserve">: the address of the beginning of the current activation record plus the size (in bytes) of the </w:t>
      </w:r>
      <w:r w:rsidR="004A5B68">
        <w:rPr>
          <w:highlight w:val="white"/>
        </w:rPr>
        <w:t>variadic</w:t>
      </w:r>
      <w:r w:rsidR="00766F7D" w:rsidRPr="00322499">
        <w:rPr>
          <w:highlight w:val="white"/>
        </w:rPr>
        <w:t xml:space="preserve"> parameters</w:t>
      </w:r>
      <w:r w:rsidR="00225DDC" w:rsidRPr="00322499">
        <w:rPr>
          <w:highlight w:val="white"/>
        </w:rPr>
        <w:t xml:space="preserve">, in order to correctly access the local variables of the function, which are located after the </w:t>
      </w:r>
      <w:r w:rsidR="004A5B68">
        <w:rPr>
          <w:highlight w:val="white"/>
        </w:rPr>
        <w:t>variadic</w:t>
      </w:r>
      <w:r w:rsidR="00225DDC" w:rsidRPr="00322499">
        <w:rPr>
          <w:highlight w:val="white"/>
        </w:rPr>
        <w:t xml:space="preserve"> parameters. Ignored in </w:t>
      </w:r>
      <w:r w:rsidR="00CE39D4">
        <w:rPr>
          <w:highlight w:val="white"/>
        </w:rPr>
        <w:t>regular</w:t>
      </w:r>
      <w:r w:rsidR="00225DDC" w:rsidRPr="00322499">
        <w:rPr>
          <w:highlight w:val="white"/>
        </w:rPr>
        <w:t xml:space="preserve">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lastRenderedPageBreak/>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42AC62E6" w:rsidR="002B63B5" w:rsidRPr="00903DBA" w:rsidRDefault="002B63B5" w:rsidP="00DB788F">
      <w:pPr>
        <w:pStyle w:val="Code"/>
        <w:rPr>
          <w:highlight w:val="white"/>
        </w:rPr>
      </w:pPr>
      <w:r w:rsidRPr="00903DBA">
        <w:rPr>
          <w:highlight w:val="white"/>
        </w:rPr>
        <w:t xml:space="preserve">    public static Register </w:t>
      </w:r>
      <w:r w:rsidR="00861418">
        <w:rPr>
          <w:highlight w:val="white"/>
        </w:rPr>
        <w:t>RegularFrameRegister</w:t>
      </w:r>
      <w:r w:rsidRPr="00903DBA">
        <w:rPr>
          <w:highlight w:val="white"/>
        </w:rPr>
        <w:t>;</w:t>
      </w:r>
    </w:p>
    <w:p w14:paraId="722F79FD" w14:textId="6F0A662F" w:rsidR="002B63B5" w:rsidRPr="00903DBA" w:rsidRDefault="002B63B5" w:rsidP="00DB788F">
      <w:pPr>
        <w:pStyle w:val="Code"/>
        <w:rPr>
          <w:highlight w:val="white"/>
        </w:rPr>
      </w:pPr>
      <w:r w:rsidRPr="00903DBA">
        <w:rPr>
          <w:highlight w:val="white"/>
        </w:rPr>
        <w:t xml:space="preserve">    public static Register </w:t>
      </w:r>
      <w:r w:rsidR="00861418">
        <w:rPr>
          <w:highlight w:val="white"/>
        </w:rPr>
        <w:t>VariadicFrameRegister</w:t>
      </w:r>
      <w:r w:rsidRPr="00903DBA">
        <w:rPr>
          <w:highlight w:val="white"/>
        </w:rPr>
        <w:t>;</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02A978D3"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w:t>
      </w:r>
      <w:r w:rsidR="0016674F">
        <w:rPr>
          <w:highlight w:val="white"/>
        </w:rPr>
        <w:t>variadic frame pointer</w:t>
      </w:r>
      <w:r w:rsidRPr="00903DBA">
        <w:rPr>
          <w:highlight w:val="white"/>
        </w:rPr>
        <w:t xml:space="preserve">,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1E75D9D4" w14:textId="77777777" w:rsidR="00861418" w:rsidRDefault="002B63B5" w:rsidP="00DB788F">
      <w:pPr>
        <w:pStyle w:val="Code"/>
        <w:rPr>
          <w:highlight w:val="white"/>
        </w:rPr>
      </w:pPr>
      <w:r w:rsidRPr="00903DBA">
        <w:rPr>
          <w:highlight w:val="white"/>
        </w:rPr>
        <w:t xml:space="preserve">      </w:t>
      </w:r>
      <w:r w:rsidR="00861418">
        <w:rPr>
          <w:highlight w:val="white"/>
        </w:rPr>
        <w:t>RegularFrameRegister</w:t>
      </w:r>
      <w:r w:rsidRPr="00903DBA">
        <w:rPr>
          <w:highlight w:val="white"/>
        </w:rPr>
        <w:t xml:space="preserve"> =</w:t>
      </w:r>
    </w:p>
    <w:p w14:paraId="400A80F0" w14:textId="2CC67E71" w:rsidR="002B63B5" w:rsidRPr="00903DBA" w:rsidRDefault="00861418" w:rsidP="00DB788F">
      <w:pPr>
        <w:pStyle w:val="Code"/>
        <w:rPr>
          <w:highlight w:val="white"/>
        </w:rPr>
      </w:pPr>
      <w:r>
        <w:rPr>
          <w:highlight w:val="white"/>
        </w:rPr>
        <w:t xml:space="preserve">        </w:t>
      </w:r>
      <w:r w:rsidR="002B63B5" w:rsidRPr="00903DBA">
        <w:rPr>
          <w:highlight w:val="white"/>
        </w:rPr>
        <w:t>RegisterToSize(Register.bp, TypeSize.PointerSize);</w:t>
      </w:r>
    </w:p>
    <w:p w14:paraId="7FBB4E7F" w14:textId="77777777" w:rsidR="00861418" w:rsidRDefault="002B63B5" w:rsidP="00DB788F">
      <w:pPr>
        <w:pStyle w:val="Code"/>
        <w:rPr>
          <w:highlight w:val="white"/>
        </w:rPr>
      </w:pPr>
      <w:r w:rsidRPr="00903DBA">
        <w:rPr>
          <w:highlight w:val="white"/>
        </w:rPr>
        <w:t xml:space="preserve">      </w:t>
      </w:r>
      <w:r w:rsidR="00861418">
        <w:rPr>
          <w:highlight w:val="white"/>
        </w:rPr>
        <w:t>VariadicFrameRegister</w:t>
      </w:r>
      <w:r w:rsidRPr="00903DBA">
        <w:rPr>
          <w:highlight w:val="white"/>
        </w:rPr>
        <w:t xml:space="preserve"> =</w:t>
      </w:r>
    </w:p>
    <w:p w14:paraId="6E014C87" w14:textId="2F51418C" w:rsidR="002B63B5" w:rsidRPr="00903DBA" w:rsidRDefault="00861418" w:rsidP="00DB788F">
      <w:pPr>
        <w:pStyle w:val="Code"/>
        <w:rPr>
          <w:highlight w:val="white"/>
        </w:rPr>
      </w:pPr>
      <w:r>
        <w:rPr>
          <w:highlight w:val="white"/>
        </w:rPr>
        <w:t xml:space="preserve">        </w:t>
      </w:r>
      <w:r w:rsidR="002B63B5" w:rsidRPr="00903DBA">
        <w:rPr>
          <w:highlight w:val="white"/>
        </w:rPr>
        <w:t>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517" w:name="_Toc59126239"/>
      <w:r w:rsidRPr="00903DBA">
        <w:rPr>
          <w:highlight w:val="white"/>
        </w:rPr>
        <w:lastRenderedPageBreak/>
        <w:t>Assembly Code Optimization</w:t>
      </w:r>
      <w:bookmarkEnd w:id="517"/>
    </w:p>
    <w:p w14:paraId="60537E46" w14:textId="5CE6C649" w:rsidR="00AE79B1" w:rsidRPr="00903DBA" w:rsidRDefault="001D1EC5" w:rsidP="00034040">
      <w:pPr>
        <w:rPr>
          <w:highlight w:val="white"/>
        </w:rPr>
      </w:pPr>
      <w:r w:rsidRPr="00903DBA">
        <w:rPr>
          <w:highlight w:val="white"/>
        </w:rPr>
        <w:t xml:space="preserve">Similar </w:t>
      </w:r>
      <w:r w:rsidR="00B358AE">
        <w:rPr>
          <w:highlight w:val="white"/>
        </w:rPr>
        <w:t xml:space="preserve">to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461860">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lastRenderedPageBreak/>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518" w:name="_Toc59126240"/>
      <w:r w:rsidRPr="00903DBA">
        <w:rPr>
          <w:highlight w:val="white"/>
        </w:rPr>
        <w:t xml:space="preserve">Operator </w:t>
      </w:r>
      <w:r w:rsidR="00CA5764" w:rsidRPr="00903DBA">
        <w:rPr>
          <w:highlight w:val="white"/>
        </w:rPr>
        <w:t>Test Methods</w:t>
      </w:r>
      <w:bookmarkEnd w:id="518"/>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lastRenderedPageBreak/>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519" w:name="_Toc59126241"/>
      <w:r w:rsidRPr="00903DBA">
        <w:rPr>
          <w:highlight w:val="white"/>
        </w:rPr>
        <w:t>Register Overlapping</w:t>
      </w:r>
      <w:bookmarkEnd w:id="519"/>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lastRenderedPageBreak/>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520" w:name="_Toc59126242"/>
      <w:r w:rsidRPr="00903DBA">
        <w:rPr>
          <w:highlight w:val="white"/>
        </w:rPr>
        <w:t>Register Size</w:t>
      </w:r>
      <w:bookmarkEnd w:id="520"/>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lastRenderedPageBreak/>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lastRenderedPageBreak/>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lastRenderedPageBreak/>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521" w:name="_Toc59126243"/>
      <w:r w:rsidRPr="00903DBA">
        <w:rPr>
          <w:highlight w:val="white"/>
        </w:rPr>
        <w:t>ToString</w:t>
      </w:r>
      <w:bookmarkEnd w:id="521"/>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r w:rsidRPr="00903DBA">
              <w:t>operator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lastRenderedPageBreak/>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lastRenderedPageBreak/>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lastRenderedPageBreak/>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lastRenderedPageBreak/>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522" w:name="_Toc59126244"/>
      <w:r w:rsidRPr="00903DBA">
        <w:t>Tracks</w:t>
      </w:r>
      <w:bookmarkEnd w:id="522"/>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33EAA1E4" w:rsidR="00651F24" w:rsidRPr="00903DBA" w:rsidRDefault="00651F24" w:rsidP="00E445CA">
      <w:r w:rsidRPr="00903DBA">
        <w:t xml:space="preserve">Let us assume that a, b, c, d, and e are placed on the current activation record </w:t>
      </w:r>
      <w:r w:rsidR="004174EC" w:rsidRPr="00903DBA">
        <w:t xml:space="preserve">of a </w:t>
      </w:r>
      <w:r w:rsidR="00CE39D4">
        <w:t>regular</w:t>
      </w:r>
      <w:r w:rsidR="004174EC" w:rsidRPr="00903DBA">
        <w:t xml:space="preserve">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w:t>
      </w:r>
      <w:r w:rsidR="0016674F">
        <w:t>variadic frame pointer</w:t>
      </w:r>
      <w:r w:rsidR="005C26C4" w:rsidRPr="00903DBA">
        <w:t>.</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lastRenderedPageBreak/>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21E07617"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w:t>
      </w:r>
      <w:r w:rsidR="00243F05">
        <w:rPr>
          <w:highlight w:val="white"/>
        </w:rPr>
        <w:t>variadic</w:t>
      </w:r>
      <w:r w:rsidR="00243F05" w:rsidRPr="00903DBA">
        <w:rPr>
          <w:highlight w:val="white"/>
        </w:rPr>
        <w:t xml:space="preserve"> </w:t>
      </w:r>
      <w:r w:rsidR="00405820" w:rsidRPr="00903DBA">
        <w:rPr>
          <w:highlight w:val="white"/>
        </w:rPr>
        <w:t xml:space="preserve">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lastRenderedPageBreak/>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523" w:name="_Toc59126245"/>
      <w:r w:rsidRPr="00903DBA">
        <w:t>Register Allocation</w:t>
      </w:r>
      <w:bookmarkEnd w:id="523"/>
    </w:p>
    <w:p w14:paraId="02693415" w14:textId="05DB35F1" w:rsidR="00B93420" w:rsidRDefault="00226C7F" w:rsidP="005F3AD5">
      <w:r>
        <w:t>The architecture holds a set of registers. On particular feature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461860">
        <w:t>C</w:t>
      </w:r>
      <w:r w:rsidR="005F3AD5">
        <w:fldChar w:fldCharType="end"/>
      </w:r>
      <w:r w:rsidR="005F3AD5">
        <w:t xml:space="preserve"> for a more detailed description.</w:t>
      </w:r>
    </w:p>
    <w:p w14:paraId="4DAF0B52" w14:textId="77777777" w:rsidR="00DD28E1" w:rsidRPr="00903DBA" w:rsidRDefault="00DD28E1" w:rsidP="00DD28E1">
      <w:pPr>
        <w:pStyle w:val="CodeHeader"/>
      </w:pPr>
      <w:r>
        <w:t>Register</w:t>
      </w:r>
      <w:r w:rsidRPr="00903DBA">
        <w:t>.cs</w:t>
      </w:r>
    </w:p>
    <w:p w14:paraId="4F5236DC" w14:textId="77777777" w:rsidR="00DD28E1" w:rsidRPr="008911D1" w:rsidRDefault="00DD28E1" w:rsidP="00DD28E1">
      <w:pPr>
        <w:pStyle w:val="Code"/>
        <w:rPr>
          <w:highlight w:val="white"/>
        </w:rPr>
      </w:pPr>
      <w:r w:rsidRPr="008911D1">
        <w:rPr>
          <w:highlight w:val="white"/>
        </w:rPr>
        <w:lastRenderedPageBreak/>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lastRenderedPageBreak/>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When iterating through the code list, we also need to keep track of the current size of the tracks, in order to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lastRenderedPageBreak/>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0FD45B36" w:rsidR="00730167" w:rsidRPr="00903DBA" w:rsidRDefault="00636B1C" w:rsidP="00636B1C">
      <w:pPr>
        <w:rPr>
          <w:highlight w:val="white"/>
        </w:rPr>
      </w:pPr>
      <w:r w:rsidRPr="00903DBA">
        <w:rPr>
          <w:highlight w:val="white"/>
        </w:rPr>
        <w:t xml:space="preserve">The </w:t>
      </w:r>
      <w:r w:rsidR="00990FE6">
        <w:rPr>
          <w:rStyle w:val="KeyWord0"/>
          <w:highlight w:val="white"/>
        </w:rPr>
        <w:t>VariadicFunctionPointerRegisterSet</w:t>
      </w:r>
      <w:r w:rsidRPr="00903DBA">
        <w:rPr>
          <w:highlight w:val="white"/>
        </w:rPr>
        <w:t xml:space="preserve"> set</w:t>
      </w:r>
      <w:r w:rsidR="007B0D7A" w:rsidRPr="00903DBA">
        <w:rPr>
          <w:highlight w:val="white"/>
        </w:rPr>
        <w:t xml:space="preserve"> holds the possible pointer registers of </w:t>
      </w:r>
      <w:r w:rsidR="00DC0B5B">
        <w:rPr>
          <w:highlight w:val="white"/>
        </w:rPr>
        <w:t>a variadic</w:t>
      </w:r>
      <w:r w:rsidR="00DA7877" w:rsidRPr="00903DBA">
        <w:rPr>
          <w:highlight w:val="white"/>
        </w:rPr>
        <w:t xml:space="preserve"> function</w:t>
      </w:r>
      <w:r w:rsidR="00625E52" w:rsidRPr="00903DBA">
        <w:rPr>
          <w:highlight w:val="white"/>
        </w:rPr>
        <w:t xml:space="preserve"> while </w:t>
      </w:r>
      <w:r w:rsidR="00990FE6">
        <w:rPr>
          <w:rStyle w:val="KeyWord0"/>
          <w:highlight w:val="white"/>
        </w:rPr>
        <w:t>RegularFunctionPointerRegisterSet</w:t>
      </w:r>
      <w:r w:rsidR="00625E52" w:rsidRPr="00903DBA">
        <w:rPr>
          <w:highlight w:val="white"/>
        </w:rPr>
        <w:t xml:space="preserve"> holds the possible pointer registers of a </w:t>
      </w:r>
      <w:r w:rsidR="00CE39D4">
        <w:rPr>
          <w:highlight w:val="white"/>
        </w:rPr>
        <w:t>regular</w:t>
      </w:r>
      <w:r w:rsidR="00625E52" w:rsidRPr="00903DBA">
        <w:rPr>
          <w:highlight w:val="white"/>
        </w:rPr>
        <w:t xml:space="preserve">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6E66C1" w:rsidR="00CA2B9C" w:rsidRPr="00903DBA" w:rsidRDefault="00CA2B9C" w:rsidP="00CA2B9C">
      <w:pPr>
        <w:pStyle w:val="Code"/>
        <w:rPr>
          <w:highlight w:val="white"/>
        </w:rPr>
      </w:pPr>
      <w:r w:rsidRPr="00903DBA">
        <w:rPr>
          <w:highlight w:val="white"/>
        </w:rPr>
        <w:t xml:space="preserve">      </w:t>
      </w:r>
      <w:r w:rsidR="00990FE6">
        <w:rPr>
          <w:highlight w:val="white"/>
        </w:rPr>
        <w:t>VariadicFunctionPointerRegisterSet</w:t>
      </w:r>
      <w:r w:rsidR="002245AE" w:rsidRPr="00903DBA">
        <w:rPr>
          <w:highlight w:val="white"/>
        </w:rPr>
        <w:t xml:space="preserve"> </w:t>
      </w:r>
      <w:r w:rsidRPr="00903DBA">
        <w:rPr>
          <w:highlight w:val="white"/>
        </w:rPr>
        <w:t>=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2DF37475" w:rsidR="00720D19" w:rsidRPr="00903DBA" w:rsidRDefault="00720D19" w:rsidP="00720D19">
      <w:pPr>
        <w:pStyle w:val="Code"/>
        <w:rPr>
          <w:highlight w:val="white"/>
        </w:rPr>
      </w:pPr>
      <w:r w:rsidRPr="00903DBA">
        <w:rPr>
          <w:highlight w:val="white"/>
        </w:rPr>
        <w:t xml:space="preserve">      </w:t>
      </w:r>
      <w:r w:rsidR="00990FE6">
        <w:rPr>
          <w:highlight w:val="white"/>
        </w:rPr>
        <w:t>RegularFunctionPointerRegisterSet</w:t>
      </w:r>
      <w:r w:rsidRPr="00903DBA">
        <w:rPr>
          <w:highlight w:val="white"/>
        </w:rPr>
        <w:t xml:space="preserve"> =</w:t>
      </w:r>
    </w:p>
    <w:p w14:paraId="187088BA" w14:textId="3DF57D07" w:rsidR="00720D19" w:rsidRPr="00903DBA" w:rsidRDefault="00720D19" w:rsidP="00720D19">
      <w:pPr>
        <w:pStyle w:val="Code"/>
        <w:rPr>
          <w:highlight w:val="white"/>
        </w:rPr>
      </w:pPr>
      <w:r w:rsidRPr="00903DBA">
        <w:rPr>
          <w:highlight w:val="white"/>
        </w:rPr>
        <w:t xml:space="preserve">        new HashSet&lt;Register&gt;(</w:t>
      </w:r>
      <w:r w:rsidR="00990FE6">
        <w:rPr>
          <w:highlight w:val="white"/>
        </w:rPr>
        <w:t>VariadicFunctionPointerRegisterSet</w:t>
      </w:r>
      <w:r w:rsidRPr="00903DBA">
        <w:rPr>
          <w:highlight w:val="white"/>
        </w:rPr>
        <w:t>),</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6861FD45" w:rsidR="00CA2B9C" w:rsidRPr="00903DBA" w:rsidRDefault="00D43F83" w:rsidP="00CA2B9C">
      <w:pPr>
        <w:rPr>
          <w:highlight w:val="white"/>
        </w:rPr>
      </w:pPr>
      <w:r w:rsidRPr="00903DBA">
        <w:rPr>
          <w:highlight w:val="white"/>
        </w:rPr>
        <w:t xml:space="preserve">We remove the frame register from </w:t>
      </w:r>
      <w:r w:rsidR="00990FE6">
        <w:rPr>
          <w:rStyle w:val="KeyWord0"/>
          <w:highlight w:val="white"/>
        </w:rPr>
        <w:t>RegularFunctionPointerRegisterSet</w:t>
      </w:r>
      <w:r w:rsidRPr="00903DBA">
        <w:rPr>
          <w:rStyle w:val="KeyWord0"/>
          <w:highlight w:val="white"/>
        </w:rPr>
        <w:t xml:space="preserve"> </w:t>
      </w:r>
      <w:r w:rsidR="008A6229" w:rsidRPr="00903DBA">
        <w:rPr>
          <w:highlight w:val="white"/>
        </w:rPr>
        <w:t xml:space="preserve">and </w:t>
      </w:r>
      <w:r w:rsidR="00990FE6">
        <w:rPr>
          <w:rStyle w:val="KeyWord0"/>
          <w:highlight w:val="white"/>
        </w:rPr>
        <w:t>VariadicFunctionPointer-RegisterSet</w:t>
      </w:r>
      <w:r w:rsidR="008A6229" w:rsidRPr="00903DBA">
        <w:rPr>
          <w:highlight w:val="white"/>
        </w:rPr>
        <w:t xml:space="preserve">, since we need it to point at the current activation record. We </w:t>
      </w:r>
      <w:r w:rsidRPr="00903DBA">
        <w:rPr>
          <w:highlight w:val="white"/>
        </w:rPr>
        <w:t xml:space="preserve">also remove the </w:t>
      </w:r>
      <w:r w:rsidR="00243F05">
        <w:rPr>
          <w:highlight w:val="white"/>
        </w:rPr>
        <w:t>variadic</w:t>
      </w:r>
      <w:r w:rsidR="00243F05" w:rsidRPr="00903DBA">
        <w:rPr>
          <w:highlight w:val="white"/>
        </w:rPr>
        <w:t xml:space="preserve"> </w:t>
      </w:r>
      <w:r w:rsidRPr="00903DBA">
        <w:rPr>
          <w:highlight w:val="white"/>
        </w:rPr>
        <w:t xml:space="preserve">register from </w:t>
      </w:r>
      <w:r w:rsidR="00990FE6">
        <w:rPr>
          <w:rStyle w:val="KeyWord0"/>
          <w:highlight w:val="white"/>
        </w:rPr>
        <w:t>VariadicFunctionPointerRegisterSet</w:t>
      </w:r>
      <w:r w:rsidR="00302A38" w:rsidRPr="00903DBA">
        <w:rPr>
          <w:highlight w:val="white"/>
        </w:rPr>
        <w:t xml:space="preserve">, since we need it to point at the activation record in </w:t>
      </w:r>
      <w:r w:rsidR="00DC0B5B">
        <w:rPr>
          <w:highlight w:val="white"/>
        </w:rPr>
        <w:t>a variadic</w:t>
      </w:r>
      <w:r w:rsidR="00302A38" w:rsidRPr="00903DBA">
        <w:rPr>
          <w:highlight w:val="white"/>
        </w:rPr>
        <w:t xml:space="preserve">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0CEF0E5C" w14:textId="77777777" w:rsidR="007E14D3" w:rsidRDefault="00CA2B9C" w:rsidP="00CA2B9C">
      <w:pPr>
        <w:pStyle w:val="Code"/>
        <w:rPr>
          <w:highlight w:val="white"/>
        </w:rPr>
      </w:pPr>
      <w:r w:rsidRPr="00903DBA">
        <w:rPr>
          <w:highlight w:val="white"/>
        </w:rPr>
        <w:t xml:space="preserve">      </w:t>
      </w:r>
      <w:r w:rsidR="00990FE6">
        <w:rPr>
          <w:highlight w:val="white"/>
        </w:rPr>
        <w:t>VariadicFunctionPointerRegisterSet</w:t>
      </w:r>
      <w:r w:rsidRPr="00903DBA">
        <w:rPr>
          <w:highlight w:val="white"/>
        </w:rPr>
        <w:t>.</w:t>
      </w:r>
    </w:p>
    <w:p w14:paraId="239570BA" w14:textId="119D6711"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18E0B55B"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371253C2" w14:textId="629C5605" w:rsidR="00CA2B9C" w:rsidRPr="00903DBA" w:rsidRDefault="007E14D3" w:rsidP="00CA2B9C">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77298CC4"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5523F831" w14:textId="13803834"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VariadicFrameRegister</w:t>
      </w:r>
      <w:r w:rsidR="00CA2B9C" w:rsidRPr="00903DBA">
        <w:rPr>
          <w:highlight w:val="white"/>
        </w:rPr>
        <w:t>);</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0A985ACF" w:rsidR="00D94A0A" w:rsidRPr="00903DBA" w:rsidRDefault="00D94A0A" w:rsidP="00D94A0A">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w:t>
      </w:r>
    </w:p>
    <w:p w14:paraId="3A3915BB" w14:textId="3CAC71E1" w:rsidR="00D94A0A" w:rsidRPr="00903DBA" w:rsidRDefault="00D94A0A" w:rsidP="00D94A0A">
      <w:pPr>
        <w:pStyle w:val="Code"/>
        <w:rPr>
          <w:highlight w:val="white"/>
        </w:rPr>
      </w:pPr>
      <w:r w:rsidRPr="00903DBA">
        <w:rPr>
          <w:highlight w:val="white"/>
        </w:rPr>
        <w:t xml:space="preserve">          return </w:t>
      </w:r>
      <w:r w:rsidR="00990FE6">
        <w:rPr>
          <w:highlight w:val="white"/>
        </w:rPr>
        <w:t>RegularFunctionPointerRegisterSet</w:t>
      </w:r>
      <w:r w:rsidRPr="00903DBA">
        <w:rPr>
          <w:highlight w:val="white"/>
        </w:rPr>
        <w:t>;</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3F9A33FC" w:rsidR="00D94A0A" w:rsidRPr="00903DBA" w:rsidRDefault="00D94A0A" w:rsidP="00D94A0A">
      <w:pPr>
        <w:pStyle w:val="Code"/>
        <w:rPr>
          <w:highlight w:val="white"/>
        </w:rPr>
      </w:pPr>
      <w:r w:rsidRPr="00903DBA">
        <w:rPr>
          <w:highlight w:val="white"/>
        </w:rPr>
        <w:t xml:space="preserve">          return </w:t>
      </w:r>
      <w:r w:rsidR="00990FE6">
        <w:rPr>
          <w:highlight w:val="white"/>
        </w:rPr>
        <w:t>VariadicFunctionPointerRegisterSet</w:t>
      </w:r>
      <w:r w:rsidRPr="00903DBA">
        <w:rPr>
          <w:highlight w:val="white"/>
        </w:rPr>
        <w:t>;</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lastRenderedPageBreak/>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524" w:name="_Toc59126246"/>
      <w:r w:rsidRPr="00903DBA">
        <w:t>Assembly Code Generation</w:t>
      </w:r>
      <w:bookmarkEnd w:id="524"/>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lastRenderedPageBreak/>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525" w:name="_Toc59126247"/>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525"/>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EFE2D14"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w:t>
      </w:r>
      <w:r w:rsidR="005B4CB9">
        <w:rPr>
          <w:highlight w:val="white"/>
        </w:rPr>
        <w:t xml:space="preserve"> located</w:t>
      </w:r>
      <w:r w:rsidR="002F6544" w:rsidRPr="00903DBA">
        <w:rPr>
          <w:highlight w:val="white"/>
        </w:rPr>
        <w:t xml:space="preserve"> in</w:t>
      </w:r>
      <w:r w:rsidRPr="00903DBA">
        <w:rPr>
          <w:highlight w:val="white"/>
        </w:rPr>
        <w:t xml:space="preserve"> function scope rather global scope)</w:t>
      </w:r>
      <w:r w:rsidR="00C66325" w:rsidRPr="00903DBA">
        <w:rPr>
          <w:highlight w:val="white"/>
        </w:rPr>
        <w:t>, we add a label</w:t>
      </w:r>
      <w:r w:rsidR="002639AC">
        <w:rPr>
          <w:highlight w:val="white"/>
        </w:rPr>
        <w:t xml:space="preserve"> in order to make the assembly code more legible</w:t>
      </w:r>
      <w:r w:rsidR="00C66325" w:rsidRPr="00903DBA">
        <w:rPr>
          <w:highlight w:val="white"/>
        </w:rPr>
        <w:t xml:space="preserve">.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lastRenderedPageBreak/>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lastRenderedPageBreak/>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509FD9B6"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Note that the assignment middle code instruction is not used for assignment of floating values. In th</w:t>
      </w:r>
      <w:r w:rsidR="00184087">
        <w:rPr>
          <w:highlight w:val="white"/>
        </w:rPr>
        <w:t>at</w:t>
      </w:r>
      <w:r w:rsidR="00247F6C" w:rsidRPr="00903DBA">
        <w:rPr>
          <w:highlight w:val="white"/>
        </w:rPr>
        <w:t xml:space="preserv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lastRenderedPageBreak/>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lastRenderedPageBreak/>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lastRenderedPageBreak/>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lastRenderedPageBreak/>
        <w:t xml:space="preserve">    }</w:t>
      </w:r>
    </w:p>
    <w:p w14:paraId="4D379628" w14:textId="3A0BFA8C" w:rsidR="00B60C9E" w:rsidRPr="00903DBA" w:rsidRDefault="00B60C9E" w:rsidP="00B60C9E">
      <w:pPr>
        <w:pStyle w:val="Rubrik3"/>
        <w:rPr>
          <w:highlight w:val="white"/>
        </w:rPr>
      </w:pPr>
      <w:bookmarkStart w:id="526" w:name="_Toc59126248"/>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526"/>
    </w:p>
    <w:p w14:paraId="3C33D8A9" w14:textId="00A3B20A"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w:t>
      </w:r>
      <w:r w:rsidR="00626435">
        <w:rPr>
          <w:highlight w:val="white"/>
        </w:rPr>
        <w:t xml:space="preserve">assembly code </w:t>
      </w:r>
      <w:r w:rsidR="0068534A" w:rsidRPr="00903DBA">
        <w:rPr>
          <w:highlight w:val="white"/>
        </w:rPr>
        <w:t xml:space="preserve">and generate the </w:t>
      </w:r>
      <w:r w:rsidR="00626435">
        <w:rPr>
          <w:highlight w:val="white"/>
        </w:rPr>
        <w:t xml:space="preserve">set of </w:t>
      </w:r>
      <w:r w:rsidR="0068534A" w:rsidRPr="00903DBA">
        <w:rPr>
          <w:highlight w:val="white"/>
        </w:rPr>
        <w:t>track</w:t>
      </w:r>
      <w:r w:rsidR="00626435">
        <w:rPr>
          <w:highlight w:val="white"/>
        </w:rPr>
        <w:t>s</w:t>
      </w:r>
      <w:r w:rsidR="0068534A" w:rsidRPr="00903DBA">
        <w:rPr>
          <w:highlight w:val="white"/>
        </w:rPr>
        <w:t xml:space="preserv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25FB94A8"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r w:rsidR="00AD0790">
        <w:rPr>
          <w:highlight w:val="white"/>
        </w:rPr>
        <w:t xml:space="preserve"> We need to set the index of the assembly code list in the track in order to later decide whether tracks overlap.</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527" w:name="_Toc59126249"/>
      <w:r w:rsidRPr="00903DBA">
        <w:rPr>
          <w:highlight w:val="white"/>
        </w:rPr>
        <w:lastRenderedPageBreak/>
        <w:t>Function Calls</w:t>
      </w:r>
      <w:bookmarkEnd w:id="527"/>
    </w:p>
    <w:p w14:paraId="407EEE07" w14:textId="2365487A"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w:t>
      </w:r>
      <w:r w:rsidRPr="00903DBA">
        <w:rPr>
          <w:highlight w:val="white"/>
        </w:rPr>
        <w:t>represent</w:t>
      </w:r>
      <w:r w:rsidR="00141DD5">
        <w:rPr>
          <w:highlight w:val="white"/>
        </w:rPr>
        <w:t>ing</w:t>
      </w:r>
      <w:r w:rsidRPr="00903DBA">
        <w:rPr>
          <w:highlight w:val="white"/>
        </w:rPr>
        <w:t xml:space="preserve"> a</w:t>
      </w:r>
      <w:r w:rsidR="00D50D7B" w:rsidRPr="00903DBA">
        <w:rPr>
          <w:highlight w:val="white"/>
        </w:rPr>
        <w:t xml:space="preserve">n auto or register </w:t>
      </w:r>
      <w:r w:rsidRPr="00903DBA">
        <w:rPr>
          <w:highlight w:val="white"/>
        </w:rPr>
        <w:t xml:space="preserve">variable or </w:t>
      </w:r>
      <w:r w:rsidR="006E105B">
        <w:rPr>
          <w:highlight w:val="white"/>
        </w:rPr>
        <w:t xml:space="preserve">a </w:t>
      </w:r>
      <w:r w:rsidRPr="00903DBA">
        <w:rPr>
          <w:highlight w:val="white"/>
        </w:rPr>
        <w:t xml:space="preserve">parameter. However, the symbol can also be null, in case of an unnamed parameter. The method returns </w:t>
      </w:r>
      <w:r w:rsidR="00B205D9" w:rsidRPr="00903DBA">
        <w:rPr>
          <w:highlight w:val="white"/>
        </w:rPr>
        <w:t xml:space="preserve">the </w:t>
      </w:r>
      <w:r w:rsidRPr="00903DBA">
        <w:rPr>
          <w:highlight w:val="white"/>
        </w:rPr>
        <w:t xml:space="preserve">regular frame pointer or the </w:t>
      </w:r>
      <w:r w:rsidR="0016674F">
        <w:rPr>
          <w:highlight w:val="white"/>
        </w:rPr>
        <w:t>variadic frame pointer</w:t>
      </w:r>
      <w:r w:rsidRPr="00903DBA">
        <w:rPr>
          <w:highlight w:val="white"/>
        </w:rPr>
        <w:t>.</w:t>
      </w:r>
      <w:r w:rsidR="00D76482" w:rsidRPr="00903DBA">
        <w:rPr>
          <w:highlight w:val="white"/>
        </w:rPr>
        <w:t xml:space="preserve"> Note that we always use the regular frame pointer in </w:t>
      </w:r>
      <w:r w:rsidR="00CE39D4">
        <w:rPr>
          <w:highlight w:val="white"/>
        </w:rPr>
        <w:t>regular</w:t>
      </w:r>
      <w:r w:rsidR="00D76482" w:rsidRPr="00903DBA">
        <w:rPr>
          <w:highlight w:val="white"/>
        </w:rPr>
        <w:t xml:space="preserve">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2B996AB4" w:rsidR="00813000" w:rsidRPr="00903DBA" w:rsidRDefault="00813000" w:rsidP="00813000">
      <w:pPr>
        <w:rPr>
          <w:highlight w:val="white"/>
        </w:rPr>
      </w:pPr>
      <w:r w:rsidRPr="00903DBA">
        <w:rPr>
          <w:highlight w:val="white"/>
        </w:rPr>
        <w:t xml:space="preserve">We return the </w:t>
      </w:r>
      <w:r w:rsidR="004A5B68">
        <w:rPr>
          <w:highlight w:val="white"/>
        </w:rPr>
        <w:t>variadic</w:t>
      </w:r>
      <w:r w:rsidRPr="00903DBA">
        <w:rPr>
          <w:highlight w:val="white"/>
        </w:rPr>
        <w:t xml:space="preserve"> frame pointer i</w:t>
      </w:r>
      <w:r w:rsidR="00AD4F6F">
        <w:rPr>
          <w:highlight w:val="white"/>
        </w:rPr>
        <w:t>f</w:t>
      </w:r>
      <w:r w:rsidRPr="00903DBA">
        <w:rPr>
          <w:highlight w:val="white"/>
        </w:rPr>
        <w:t xml:space="preserve"> the function is </w:t>
      </w:r>
      <w:r w:rsidR="004A5B68">
        <w:rPr>
          <w:highlight w:val="white"/>
        </w:rPr>
        <w:t>variadic</w:t>
      </w:r>
      <w:r w:rsidRPr="00903DBA">
        <w:rPr>
          <w:highlight w:val="white"/>
        </w:rPr>
        <w:t xml:space="preserve"> and the symbol is not a parameter. If the symbol is null, it represents an unnamed parameter</w:t>
      </w:r>
      <w:r w:rsidR="008604C9" w:rsidRPr="00903DBA">
        <w:rPr>
          <w:highlight w:val="white"/>
        </w:rPr>
        <w:t xml:space="preserve"> in which case the </w:t>
      </w:r>
      <w:r w:rsidR="004A5B68">
        <w:rPr>
          <w:highlight w:val="white"/>
        </w:rPr>
        <w:t>variadic</w:t>
      </w:r>
      <w:r w:rsidR="008604C9" w:rsidRPr="00903DBA">
        <w:rPr>
          <w:highlight w:val="white"/>
        </w:rPr>
        <w:t xml:space="preserve"> frame pointer is returned.</w:t>
      </w:r>
    </w:p>
    <w:p w14:paraId="01B3057D" w14:textId="6C491F69" w:rsidR="00813000" w:rsidRPr="00903DBA" w:rsidRDefault="00813000" w:rsidP="00813000">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286004A1" w:rsidR="00813000" w:rsidRPr="00903DBA" w:rsidRDefault="00813000" w:rsidP="00813000">
      <w:pPr>
        <w:pStyle w:val="Code"/>
        <w:rPr>
          <w:highlight w:val="white"/>
        </w:rPr>
      </w:pPr>
      <w:r w:rsidRPr="00903DBA">
        <w:rPr>
          <w:highlight w:val="white"/>
        </w:rPr>
        <w:t xml:space="preserve">        return AssemblyCode.</w:t>
      </w:r>
      <w:r w:rsidR="00861418">
        <w:rPr>
          <w:highlight w:val="white"/>
        </w:rPr>
        <w:t>VariadicFrameRegister</w:t>
      </w:r>
      <w:r w:rsidRPr="00903DBA">
        <w:rPr>
          <w:highlight w:val="white"/>
        </w:rPr>
        <w:t>;</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6608540B" w:rsidR="00813000" w:rsidRPr="00903DBA" w:rsidRDefault="00813000" w:rsidP="00813000">
      <w:pPr>
        <w:rPr>
          <w:highlight w:val="white"/>
        </w:rPr>
      </w:pPr>
      <w:r w:rsidRPr="00903DBA">
        <w:rPr>
          <w:highlight w:val="white"/>
        </w:rPr>
        <w:t xml:space="preserve">If the function is not </w:t>
      </w:r>
      <w:r w:rsidR="004A5B68">
        <w:rPr>
          <w:highlight w:val="white"/>
        </w:rPr>
        <w:t>variadic</w:t>
      </w:r>
      <w:r w:rsidRPr="00903DBA">
        <w:rPr>
          <w:highlight w:val="white"/>
        </w:rPr>
        <w:t>,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w:t>
      </w:r>
      <w:r w:rsidR="004A5B68">
        <w:rPr>
          <w:highlight w:val="white"/>
        </w:rPr>
        <w:t>variadic</w:t>
      </w:r>
      <w:r w:rsidRPr="00903DBA">
        <w:rPr>
          <w:highlight w:val="white"/>
        </w:rPr>
        <w:t xml:space="preserve"> and </w:t>
      </w:r>
      <w:r w:rsidR="00CE39D4">
        <w:rPr>
          <w:highlight w:val="white"/>
        </w:rPr>
        <w:t>regular</w:t>
      </w:r>
      <w:r w:rsidRPr="00903DBA">
        <w:rPr>
          <w:highlight w:val="white"/>
        </w:rPr>
        <w:t xml:space="preserve"> functions, and the </w:t>
      </w:r>
      <w:r w:rsidR="004A5B68">
        <w:rPr>
          <w:highlight w:val="white"/>
        </w:rPr>
        <w:t>variadic</w:t>
      </w:r>
      <w:r w:rsidRPr="00903DBA">
        <w:rPr>
          <w:highlight w:val="white"/>
        </w:rPr>
        <w:t xml:space="preserve"> frame pointer for variables </w:t>
      </w:r>
      <w:r w:rsidR="00C027DB" w:rsidRPr="00903DBA">
        <w:rPr>
          <w:highlight w:val="white"/>
        </w:rPr>
        <w:t xml:space="preserve">in </w:t>
      </w:r>
      <w:r w:rsidR="004A5B68">
        <w:rPr>
          <w:highlight w:val="white"/>
        </w:rPr>
        <w:t>variadic</w:t>
      </w:r>
      <w:r w:rsidR="00C027DB" w:rsidRPr="00903DBA">
        <w:rPr>
          <w:highlight w:val="white"/>
        </w:rPr>
        <w:t xml:space="preserve">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1991AF8A" w:rsidR="0043182A" w:rsidRPr="00903DBA" w:rsidRDefault="0043182A" w:rsidP="0043182A">
      <w:pPr>
        <w:pStyle w:val="Code"/>
        <w:rPr>
          <w:highlight w:val="white"/>
        </w:rPr>
      </w:pPr>
      <w:r w:rsidRPr="00903DBA">
        <w:rPr>
          <w:highlight w:val="white"/>
        </w:rPr>
        <w:t xml:space="preserve">        return AssemblyCode.</w:t>
      </w:r>
      <w:r w:rsidR="00861418">
        <w:rPr>
          <w:highlight w:val="white"/>
        </w:rPr>
        <w:t>RegularFrameRegister</w:t>
      </w:r>
      <w:r w:rsidRPr="00903DBA">
        <w:rPr>
          <w:highlight w:val="white"/>
        </w:rPr>
        <w:t>;</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1FFD7B9B"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w:t>
      </w:r>
      <w:r w:rsidR="00B56097">
        <w:rPr>
          <w:highlight w:val="white"/>
        </w:rPr>
        <w:t>s</w:t>
      </w:r>
      <w:r w:rsidR="00315CBB" w:rsidRPr="00903DBA">
        <w:rPr>
          <w:highlight w:val="white"/>
        </w:rPr>
        <w:t xml:space="preserve"> shall have access to all the registers and the whole floating</w:t>
      </w:r>
      <w:r w:rsidR="004D1B0F" w:rsidRPr="00903DBA">
        <w:rPr>
          <w:highlight w:val="white"/>
        </w:rPr>
        <w:t>-</w:t>
      </w:r>
      <w:r w:rsidR="00315CBB" w:rsidRPr="00903DBA">
        <w:rPr>
          <w:highlight w:val="white"/>
        </w:rPr>
        <w:t>point value stack</w:t>
      </w:r>
      <w:r w:rsidR="00AA6F45">
        <w:rPr>
          <w:highlight w:val="white"/>
        </w:rPr>
        <w:t>, that no parameter values are stored in the registers or at the floating-point stack.</w:t>
      </w:r>
      <w:r w:rsidR="00315CBB" w:rsidRPr="00903DBA">
        <w:rPr>
          <w:highlight w:val="white"/>
        </w:rPr>
        <w:t xml:space="preserve"> Therefore, </w:t>
      </w:r>
      <w:r w:rsidR="00AA6F45" w:rsidRPr="00903DBA">
        <w:rPr>
          <w:rStyle w:val="KeyWord0"/>
          <w:highlight w:val="white"/>
        </w:rPr>
        <w:t>FunctionPreCall</w:t>
      </w:r>
      <w:r w:rsidR="00AA6F45" w:rsidRPr="00903DBA">
        <w:rPr>
          <w:highlight w:val="white"/>
        </w:rPr>
        <w:t xml:space="preserve"> </w:t>
      </w:r>
      <w:r w:rsidR="006A6C8B" w:rsidRPr="00903DBA">
        <w:rPr>
          <w:highlight w:val="white"/>
        </w:rPr>
        <w:t>store</w:t>
      </w:r>
      <w:r w:rsidR="00AA6F45">
        <w:rPr>
          <w:highlight w:val="white"/>
        </w:rPr>
        <w:t>r</w:t>
      </w:r>
      <w:r w:rsidR="006A6C8B" w:rsidRPr="00903DBA">
        <w:rPr>
          <w:highlight w:val="white"/>
        </w:rPr>
        <w:t xml:space="preserv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2B277E49"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w:t>
      </w:r>
      <w:r w:rsidR="005813E2">
        <w:rPr>
          <w:highlight w:val="white"/>
        </w:rPr>
        <w:t>ically</w:t>
      </w:r>
      <w:r w:rsidR="00BC3E20" w:rsidRPr="00903DBA">
        <w:rPr>
          <w:highlight w:val="white"/>
        </w:rPr>
        <w:t xml:space="preserve">,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w:t>
      </w:r>
      <w:r w:rsidR="00AA6F45">
        <w:rPr>
          <w:highlight w:val="white"/>
        </w:rPr>
        <w:t>iciency</w:t>
      </w:r>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22574092" w:rsidR="00483C5F" w:rsidRPr="00903DBA" w:rsidRDefault="00755A00" w:rsidP="00755A00">
      <w:pPr>
        <w:rPr>
          <w:highlight w:val="white"/>
        </w:rPr>
      </w:pPr>
      <w:r w:rsidRPr="00903DBA">
        <w:rPr>
          <w:highlight w:val="white"/>
        </w:rPr>
        <w:t xml:space="preserve">In </w:t>
      </w:r>
      <w:r w:rsidRPr="00903DBA">
        <w:rPr>
          <w:rStyle w:val="KeyWord0"/>
          <w:highlight w:val="white"/>
        </w:rPr>
        <w:t>FunctionPreCall</w:t>
      </w:r>
      <w:r w:rsidR="005813E2">
        <w:rPr>
          <w:highlight w:val="white"/>
        </w:rPr>
        <w:t xml:space="preserve">, </w:t>
      </w:r>
      <w:r w:rsidR="00491CBC" w:rsidRPr="00903DBA">
        <w:rPr>
          <w:highlight w:val="white"/>
        </w:rPr>
        <w:t xml:space="preserve">we start by obtaining the base register, which is the regular or </w:t>
      </w:r>
      <w:r w:rsidR="004A5B68">
        <w:rPr>
          <w:highlight w:val="white"/>
        </w:rPr>
        <w:t>variadic</w:t>
      </w:r>
      <w:r w:rsidR="00491CBC" w:rsidRPr="00903DBA">
        <w:rPr>
          <w:highlight w:val="white"/>
        </w:rPr>
        <w:t xml:space="preserve"> frame pointer, depending on whether the function is </w:t>
      </w:r>
      <w:r w:rsidR="004A5B68">
        <w:rPr>
          <w:highlight w:val="white"/>
        </w:rPr>
        <w:t>variadic</w:t>
      </w:r>
      <w:r w:rsidR="00491CBC" w:rsidRPr="00903DBA">
        <w:rPr>
          <w:highlight w:val="white"/>
        </w:rPr>
        <w:t>.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 xml:space="preserve">activation </w:t>
      </w:r>
      <w:r w:rsidR="00AD6CBF" w:rsidRPr="00903DBA">
        <w:rPr>
          <w:highlight w:val="white"/>
        </w:rPr>
        <w:lastRenderedPageBreak/>
        <w:t>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7B424785"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w:t>
      </w:r>
      <w:r w:rsidR="004C3DD0" w:rsidRPr="001A7DF0">
        <w:rPr>
          <w:rStyle w:val="KeyWord0"/>
          <w:highlight w:val="white"/>
        </w:rPr>
        <w:t>mov</w:t>
      </w:r>
      <w:r w:rsidR="001A7DF0">
        <w:rPr>
          <w:highlight w:val="white"/>
        </w:rPr>
        <w:t xml:space="preserve"> </w:t>
      </w:r>
      <w:r w:rsidR="004C3DD0" w:rsidRPr="00903DBA">
        <w:rPr>
          <w:highlight w:val="white"/>
        </w:rPr>
        <w:t>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BB3940">
      <w:pP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1A5C2F2" w:rsidR="006E5A65" w:rsidRPr="00903DBA" w:rsidRDefault="006E5A65" w:rsidP="006E5A65">
      <w:pPr>
        <w:rPr>
          <w:highlight w:val="white"/>
        </w:rPr>
      </w:pPr>
      <w:bookmarkStart w:id="528" w:name="_Hlk43301151"/>
      <w:r w:rsidRPr="00903DBA">
        <w:rPr>
          <w:highlight w:val="white"/>
        </w:rPr>
        <w:lastRenderedPageBreak/>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function returns a floating value. In case</w:t>
      </w:r>
      <w:r w:rsidR="00E67950">
        <w:rPr>
          <w:highlight w:val="white"/>
        </w:rPr>
        <w:t xml:space="preserve"> that</w:t>
      </w:r>
      <w:r w:rsidR="00B57D1B" w:rsidRPr="00903DBA">
        <w:rPr>
          <w:highlight w:val="white"/>
        </w:rPr>
        <w:t xml:space="preserv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3CE1D5AA"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w:t>
      </w:r>
      <w:r w:rsidR="004A5B68">
        <w:rPr>
          <w:highlight w:val="white"/>
        </w:rPr>
        <w:t>variadic</w:t>
      </w:r>
      <w:r w:rsidRPr="00903DBA">
        <w:rPr>
          <w:highlight w:val="white"/>
        </w:rPr>
        <w:t>.</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19C550D6" w:rsidR="004D4C39" w:rsidRPr="00903DBA" w:rsidRDefault="00D5503D" w:rsidP="00D5503D">
      <w:pPr>
        <w:rPr>
          <w:highlight w:val="white"/>
        </w:rPr>
      </w:pPr>
      <w:r w:rsidRPr="00903DBA">
        <w:rPr>
          <w:highlight w:val="white"/>
        </w:rPr>
        <w:t xml:space="preserve">Both the caller and callee function may be </w:t>
      </w:r>
      <w:r w:rsidR="004A5B68">
        <w:rPr>
          <w:highlight w:val="white"/>
        </w:rPr>
        <w:t>variadic</w:t>
      </w:r>
      <w:r w:rsidR="00D45BBB" w:rsidRPr="00903DBA">
        <w:rPr>
          <w:highlight w:val="white"/>
        </w:rPr>
        <w:t>.</w:t>
      </w:r>
    </w:p>
    <w:p w14:paraId="3BD1823B" w14:textId="139685C2" w:rsidR="0043182A" w:rsidRPr="00903DBA" w:rsidRDefault="0043182A" w:rsidP="0043182A">
      <w:pPr>
        <w:pStyle w:val="Code"/>
        <w:rPr>
          <w:highlight w:val="white"/>
        </w:rPr>
      </w:pPr>
      <w:r w:rsidRPr="00903DBA">
        <w:rPr>
          <w:highlight w:val="white"/>
        </w:rPr>
        <w:t xml:space="preserve">      bool </w:t>
      </w:r>
      <w:r w:rsidR="006218C1">
        <w:rPr>
          <w:highlight w:val="white"/>
        </w:rPr>
        <w:t>callerVariadic</w:t>
      </w:r>
      <w:r w:rsidRPr="00903DBA">
        <w:rPr>
          <w:highlight w:val="white"/>
        </w:rPr>
        <w:t xml:space="preserve"> = SymbolTable.CurrentFunction.Type.</w:t>
      </w:r>
      <w:r w:rsidR="0010453D">
        <w:rPr>
          <w:highlight w:val="white"/>
        </w:rPr>
        <w:t>IsVariadic</w:t>
      </w:r>
      <w:r w:rsidRPr="00903DBA">
        <w:rPr>
          <w:highlight w:val="white"/>
        </w:rPr>
        <w:t>(),</w:t>
      </w:r>
    </w:p>
    <w:p w14:paraId="6F7DEA72" w14:textId="6C5D54D7" w:rsidR="0043182A" w:rsidRPr="00903DBA" w:rsidRDefault="0043182A" w:rsidP="0043182A">
      <w:pPr>
        <w:pStyle w:val="Code"/>
        <w:rPr>
          <w:highlight w:val="white"/>
        </w:rPr>
      </w:pPr>
      <w:r w:rsidRPr="00903DBA">
        <w:rPr>
          <w:highlight w:val="white"/>
        </w:rPr>
        <w:t xml:space="preserve">           </w:t>
      </w:r>
      <w:r w:rsidR="00451616">
        <w:rPr>
          <w:highlight w:val="white"/>
        </w:rPr>
        <w:t>calleeVariadic</w:t>
      </w:r>
      <w:r w:rsidRPr="00903DBA">
        <w:rPr>
          <w:highlight w:val="white"/>
        </w:rPr>
        <w:t xml:space="preserve"> = calleeType.</w:t>
      </w:r>
      <w:r w:rsidR="0010453D">
        <w:rPr>
          <w:highlight w:val="white"/>
        </w:rPr>
        <w:t>IsVariadic</w:t>
      </w:r>
      <w:r w:rsidRPr="00903DBA">
        <w:rPr>
          <w:highlight w:val="white"/>
        </w:rPr>
        <w:t>();</w:t>
      </w:r>
    </w:p>
    <w:p w14:paraId="6CBCBB4B" w14:textId="36661179" w:rsidR="00D45BBB" w:rsidRPr="00903DBA" w:rsidRDefault="003B7755" w:rsidP="00D45BBB">
      <w:pPr>
        <w:rPr>
          <w:highlight w:val="white"/>
        </w:rPr>
      </w:pPr>
      <w:r w:rsidRPr="00903DBA">
        <w:rPr>
          <w:highlight w:val="white"/>
        </w:rPr>
        <w:t xml:space="preserve">The frame register is the </w:t>
      </w:r>
      <w:r w:rsidR="004A5B68">
        <w:rPr>
          <w:highlight w:val="white"/>
        </w:rPr>
        <w:t>variadic</w:t>
      </w:r>
      <w:r w:rsidRPr="00903DBA">
        <w:rPr>
          <w:highlight w:val="white"/>
        </w:rPr>
        <w:t xml:space="preserve"> frame pointer </w:t>
      </w:r>
      <w:r w:rsidR="00C666BF" w:rsidRPr="00903DBA">
        <w:rPr>
          <w:highlight w:val="white"/>
        </w:rPr>
        <w:t xml:space="preserve">register if the caller function is </w:t>
      </w:r>
      <w:r w:rsidR="004A5B68">
        <w:rPr>
          <w:highlight w:val="white"/>
        </w:rPr>
        <w:t>variadic</w:t>
      </w:r>
      <w:r w:rsidR="00C666BF" w:rsidRPr="00903DBA">
        <w:rPr>
          <w:highlight w:val="white"/>
        </w:rPr>
        <w:t xml:space="preserve">.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5054999C" w14:textId="7C7CABCC" w:rsidR="00AD3F18" w:rsidRPr="00AD3F18" w:rsidRDefault="0043182A" w:rsidP="00AD3F18">
      <w:pPr>
        <w:pStyle w:val="Code"/>
        <w:rPr>
          <w:highlight w:val="white"/>
        </w:rPr>
      </w:pPr>
      <w:r w:rsidRPr="00AD3F18">
        <w:rPr>
          <w:highlight w:val="white"/>
        </w:rPr>
        <w:t xml:space="preserve">      Register frameRegister = </w:t>
      </w:r>
      <w:r w:rsidR="00AD3F18" w:rsidRPr="00AD3F18">
        <w:rPr>
          <w:highlight w:val="white"/>
        </w:rPr>
        <w:t>callerVariadic</w:t>
      </w:r>
    </w:p>
    <w:p w14:paraId="2431A8A8" w14:textId="5BAD9831" w:rsidR="0043182A" w:rsidRPr="00903DBA" w:rsidRDefault="00AD3F18" w:rsidP="0043182A">
      <w:pPr>
        <w:pStyle w:val="Code"/>
        <w:rPr>
          <w:highlight w:val="white"/>
        </w:rPr>
      </w:pPr>
      <w:r>
        <w:rPr>
          <w:highlight w:val="white"/>
        </w:rPr>
        <w:t xml:space="preserve">                              </w:t>
      </w:r>
      <w:r w:rsidR="0043182A" w:rsidRPr="00903DBA">
        <w:rPr>
          <w:highlight w:val="white"/>
        </w:rPr>
        <w:t xml:space="preserve"> ? AssemblyCode.</w:t>
      </w:r>
      <w:r w:rsidR="00861418">
        <w:rPr>
          <w:highlight w:val="white"/>
        </w:rPr>
        <w:t>VariadicFrameRegister</w:t>
      </w:r>
    </w:p>
    <w:p w14:paraId="202003B5" w14:textId="36B7E861" w:rsidR="0043182A" w:rsidRPr="00903DBA" w:rsidRDefault="0043182A" w:rsidP="0043182A">
      <w:pPr>
        <w:pStyle w:val="Code"/>
        <w:rPr>
          <w:highlight w:val="white"/>
        </w:rPr>
      </w:pPr>
      <w:r w:rsidRPr="00903DBA">
        <w:rPr>
          <w:highlight w:val="white"/>
        </w:rPr>
        <w:t xml:space="preserve">                              </w:t>
      </w:r>
      <w:r w:rsidR="00AD3F18">
        <w:rPr>
          <w:highlight w:val="white"/>
        </w:rPr>
        <w:t xml:space="preserve"> </w:t>
      </w:r>
      <w:r w:rsidRPr="00903DBA">
        <w:rPr>
          <w:highlight w:val="white"/>
        </w:rPr>
        <w:t>: AssemblyCode.</w:t>
      </w:r>
      <w:r w:rsidR="00861418">
        <w:rPr>
          <w:highlight w:val="white"/>
        </w:rPr>
        <w:t>RegularFrameRegister</w:t>
      </w:r>
      <w:r w:rsidRPr="00903DBA">
        <w:rPr>
          <w:highlight w:val="white"/>
        </w:rPr>
        <w:t xml:space="preserve">;               </w:t>
      </w:r>
    </w:p>
    <w:p w14:paraId="1E9812D6" w14:textId="79AF09B6"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w:t>
      </w:r>
      <w:r w:rsidR="00143567">
        <w:rPr>
          <w:highlight w:val="white"/>
        </w:rPr>
        <w:t>T</w:t>
      </w:r>
      <w:r w:rsidRPr="00903DBA">
        <w:rPr>
          <w:highlight w:val="white"/>
        </w:rPr>
        <w:t xml:space="preserve">he address will </w:t>
      </w:r>
      <w:r w:rsidR="00143567">
        <w:rPr>
          <w:highlight w:val="white"/>
        </w:rPr>
        <w:t xml:space="preserve">later </w:t>
      </w:r>
      <w:r w:rsidRPr="00903DBA">
        <w:rPr>
          <w:highlight w:val="white"/>
        </w:rPr>
        <w:t xml:space="preserve">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695DB884"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DC0B5B">
        <w:rPr>
          <w:highlight w:val="white"/>
        </w:rPr>
        <w:t>a variadic</w:t>
      </w:r>
      <w:r w:rsidR="004B36F4" w:rsidRPr="00903DBA">
        <w:rPr>
          <w:highlight w:val="white"/>
        </w:rPr>
        <w:t xml:space="preserve"> caller function, </w:t>
      </w:r>
      <w:r w:rsidR="00784B16" w:rsidRPr="00903DBA">
        <w:rPr>
          <w:highlight w:val="white"/>
        </w:rPr>
        <w:t xml:space="preserve">the </w:t>
      </w:r>
      <w:r w:rsidR="004A5B68">
        <w:rPr>
          <w:highlight w:val="white"/>
        </w:rPr>
        <w:t>variadic</w:t>
      </w:r>
      <w:r w:rsidRPr="00903DBA">
        <w:rPr>
          <w:highlight w:val="white"/>
        </w:rPr>
        <w:t xml:space="preserve">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4B893557"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2D6623AB" w14:textId="77777777" w:rsidR="00041417" w:rsidRPr="00903DBA" w:rsidRDefault="00041417" w:rsidP="00041417">
      <w:pPr>
        <w:pStyle w:val="Code"/>
        <w:rPr>
          <w:highlight w:val="white"/>
        </w:rPr>
      </w:pPr>
    </w:p>
    <w:p w14:paraId="42731C35" w14:textId="6B0968A5"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2A539958" w:rsidR="00041417" w:rsidRPr="00903DBA" w:rsidRDefault="00041417" w:rsidP="00041417">
      <w:pPr>
        <w:pStyle w:val="Code"/>
        <w:rPr>
          <w:highlight w:val="white"/>
        </w:rPr>
      </w:pPr>
      <w:r w:rsidRPr="00903DBA">
        <w:rPr>
          <w:highlight w:val="white"/>
        </w:rPr>
        <w:t xml:space="preserve">                        recordSize + SymbolTable.</w:t>
      </w:r>
      <w:r w:rsidR="00D459C3">
        <w:rPr>
          <w:highlight w:val="white"/>
        </w:rPr>
        <w:t>VariadicFrameOffset</w:t>
      </w:r>
      <w:r w:rsidRPr="00903DBA">
        <w:rPr>
          <w:highlight w:val="white"/>
        </w:rPr>
        <w:t>,</w:t>
      </w:r>
    </w:p>
    <w:p w14:paraId="71DC983C" w14:textId="3E7995D7"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lastRenderedPageBreak/>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37E110F" w:rsidR="00FE22BA" w:rsidRPr="00903DBA" w:rsidRDefault="00FE22BA" w:rsidP="00FE22BA">
      <w:pPr>
        <w:rPr>
          <w:highlight w:val="white"/>
        </w:rPr>
      </w:pPr>
      <w:r w:rsidRPr="00903DBA">
        <w:rPr>
          <w:highlight w:val="white"/>
        </w:rPr>
        <w:t xml:space="preserve">If the caller function is </w:t>
      </w:r>
      <w:r w:rsidR="004A5B68">
        <w:rPr>
          <w:highlight w:val="white"/>
        </w:rPr>
        <w:t>variadic</w:t>
      </w:r>
      <w:r w:rsidRPr="00903DBA">
        <w:rPr>
          <w:highlight w:val="white"/>
        </w:rPr>
        <w:t xml:space="preserve">, the frame pointer that we just added is the </w:t>
      </w:r>
      <w:r w:rsidR="004A5B68">
        <w:rPr>
          <w:highlight w:val="white"/>
        </w:rPr>
        <w:t>variadic</w:t>
      </w:r>
      <w:r w:rsidRPr="00903DBA">
        <w:rPr>
          <w:highlight w:val="white"/>
        </w:rPr>
        <w:t xml:space="preserve"> frame pointer, and we also need to set the regular frame pointer to the same value.</w:t>
      </w:r>
    </w:p>
    <w:p w14:paraId="4BAE3787" w14:textId="6368D474"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 // mov bp, di</w:t>
      </w:r>
    </w:p>
    <w:p w14:paraId="3024B149" w14:textId="77777777" w:rsidR="006218C1" w:rsidRDefault="00041417" w:rsidP="00041417">
      <w:pPr>
        <w:pStyle w:val="Code"/>
        <w:rPr>
          <w:highlight w:val="white"/>
        </w:rPr>
      </w:pPr>
      <w:r w:rsidRPr="00903DBA">
        <w:rPr>
          <w:highlight w:val="white"/>
        </w:rPr>
        <w:t xml:space="preserve">        AddAssemblyCode(AssemblyOperator.mov,</w:t>
      </w:r>
    </w:p>
    <w:p w14:paraId="75951F2A" w14:textId="1A2C4268" w:rsidR="00041417" w:rsidRPr="00903DBA" w:rsidRDefault="006218C1" w:rsidP="00041417">
      <w:pPr>
        <w:pStyle w:val="Code"/>
        <w:rPr>
          <w:highlight w:val="white"/>
        </w:rPr>
      </w:pPr>
      <w:r>
        <w:rPr>
          <w:highlight w:val="white"/>
        </w:rPr>
        <w:t xml:space="preserve">                       </w:t>
      </w:r>
      <w:r w:rsidR="00041417" w:rsidRPr="00903DBA">
        <w:rPr>
          <w:highlight w:val="white"/>
        </w:rPr>
        <w:t xml:space="preserve"> AssemblyCode.</w:t>
      </w:r>
      <w:r w:rsidR="00861418">
        <w:rPr>
          <w:highlight w:val="white"/>
        </w:rPr>
        <w:t>RegularFrameRegister</w:t>
      </w:r>
      <w:r w:rsidR="00041417" w:rsidRPr="00903DBA">
        <w:rPr>
          <w:highlight w:val="white"/>
        </w:rPr>
        <w:t>,</w:t>
      </w:r>
    </w:p>
    <w:p w14:paraId="74D98863" w14:textId="263CC335"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6E78158D" w:rsidR="00727492" w:rsidRPr="00903DBA" w:rsidRDefault="00727492" w:rsidP="00727492">
      <w:pPr>
        <w:rPr>
          <w:highlight w:val="white"/>
        </w:rPr>
      </w:pPr>
      <w:r w:rsidRPr="00903DBA">
        <w:rPr>
          <w:highlight w:val="white"/>
        </w:rPr>
        <w:t xml:space="preserve">If the callee function, but not the caller function, is </w:t>
      </w:r>
      <w:r w:rsidR="004A5B68">
        <w:rPr>
          <w:highlight w:val="white"/>
        </w:rPr>
        <w:t>variadic</w:t>
      </w:r>
      <w:r w:rsidRPr="00903DBA">
        <w:rPr>
          <w:highlight w:val="white"/>
        </w:rPr>
        <w:t xml:space="preserve">, the frame pointer we just added is the </w:t>
      </w:r>
      <w:r w:rsidR="004A5B68">
        <w:rPr>
          <w:highlight w:val="white"/>
        </w:rPr>
        <w:t>variadic</w:t>
      </w:r>
      <w:r w:rsidRPr="00903DBA">
        <w:rPr>
          <w:highlight w:val="white"/>
        </w:rPr>
        <w:t xml:space="preserve"> frame pointer, and we also need to set the regular frame pointer to the same value.</w:t>
      </w:r>
    </w:p>
    <w:p w14:paraId="040A539A" w14:textId="7D1A0D26" w:rsidR="00451616" w:rsidRPr="00903DBA" w:rsidRDefault="00451616" w:rsidP="00451616">
      <w:pPr>
        <w:pStyle w:val="Code"/>
        <w:rPr>
          <w:highlight w:val="white"/>
        </w:rPr>
      </w:pPr>
      <w:r w:rsidRPr="00903DBA">
        <w:rPr>
          <w:highlight w:val="white"/>
        </w:rPr>
        <w:t xml:space="preserve">      else if (</w:t>
      </w:r>
      <w:r>
        <w:rPr>
          <w:highlight w:val="white"/>
        </w:rPr>
        <w:t>calleeVariadic</w:t>
      </w:r>
      <w:r w:rsidRPr="00903DBA">
        <w:rPr>
          <w:highlight w:val="white"/>
        </w:rPr>
        <w:t>) {</w:t>
      </w:r>
    </w:p>
    <w:p w14:paraId="0A780AE2" w14:textId="77777777" w:rsidR="00451616" w:rsidRDefault="00041417" w:rsidP="00041417">
      <w:pPr>
        <w:pStyle w:val="Code"/>
        <w:rPr>
          <w:highlight w:val="white"/>
        </w:rPr>
      </w:pPr>
      <w:r w:rsidRPr="00903DBA">
        <w:rPr>
          <w:highlight w:val="white"/>
        </w:rPr>
        <w:t xml:space="preserve">        AddAssemblyCode(AssemblyOperator.mov,</w:t>
      </w:r>
    </w:p>
    <w:p w14:paraId="49BEBA4E" w14:textId="0C38BE20" w:rsidR="00041417" w:rsidRPr="00903DBA" w:rsidRDefault="00451616" w:rsidP="00041417">
      <w:pPr>
        <w:pStyle w:val="Code"/>
        <w:rPr>
          <w:highlight w:val="white"/>
        </w:rPr>
      </w:pPr>
      <w:r>
        <w:rPr>
          <w:highlight w:val="white"/>
        </w:rPr>
        <w:t xml:space="preserve">                        </w:t>
      </w:r>
      <w:r w:rsidR="00041417" w:rsidRPr="00903DBA">
        <w:rPr>
          <w:highlight w:val="white"/>
        </w:rPr>
        <w:t>AssemblyCode.</w:t>
      </w:r>
      <w:r w:rsidR="00861418">
        <w:rPr>
          <w:highlight w:val="white"/>
        </w:rPr>
        <w:t>VariadicFrameRegister</w:t>
      </w:r>
      <w:r w:rsidR="00041417" w:rsidRPr="00903DBA">
        <w:rPr>
          <w:highlight w:val="white"/>
        </w:rPr>
        <w:t>,</w:t>
      </w:r>
    </w:p>
    <w:p w14:paraId="34FE107D" w14:textId="4F62410E"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027005E1" w:rsidR="004D4C39" w:rsidRPr="00903DBA" w:rsidRDefault="0066665E" w:rsidP="0066665E">
      <w:pPr>
        <w:rPr>
          <w:highlight w:val="white"/>
        </w:rPr>
      </w:pPr>
      <w:r w:rsidRPr="00903DBA">
        <w:rPr>
          <w:highlight w:val="white"/>
        </w:rPr>
        <w:t xml:space="preserve">If the callee function is </w:t>
      </w:r>
      <w:r w:rsidR="004A5B68">
        <w:rPr>
          <w:highlight w:val="white"/>
        </w:rPr>
        <w:t>variadic</w:t>
      </w:r>
      <w:r w:rsidRPr="00903DBA">
        <w:rPr>
          <w:highlight w:val="white"/>
        </w:rPr>
        <w:t>, and the ext</w:t>
      </w:r>
      <w:r w:rsidR="00B05A64" w:rsidRPr="00903DBA">
        <w:rPr>
          <w:highlight w:val="white"/>
        </w:rPr>
        <w:t>ra</w:t>
      </w:r>
      <w:r w:rsidRPr="00903DBA">
        <w:rPr>
          <w:highlight w:val="white"/>
        </w:rPr>
        <w:t xml:space="preserve"> size is more than zero (</w:t>
      </w:r>
      <w:r w:rsidR="00DC3AAD">
        <w:rPr>
          <w:highlight w:val="white"/>
        </w:rPr>
        <w:t xml:space="preserve">if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xml:space="preserve">, we add the size to the </w:t>
      </w:r>
      <w:r w:rsidR="004A5B68">
        <w:rPr>
          <w:highlight w:val="white"/>
        </w:rPr>
        <w:t>variadic</w:t>
      </w:r>
      <w:r w:rsidR="00724EE6" w:rsidRPr="00903DBA">
        <w:rPr>
          <w:highlight w:val="white"/>
        </w:rPr>
        <w:t xml:space="preserve"> frame pointer.</w:t>
      </w:r>
      <w:r w:rsidR="003F24C8" w:rsidRPr="00903DBA">
        <w:rPr>
          <w:highlight w:val="white"/>
        </w:rPr>
        <w:t xml:space="preserve"> The callee function </w:t>
      </w:r>
      <w:r w:rsidR="003A3642" w:rsidRPr="00903DBA">
        <w:rPr>
          <w:highlight w:val="white"/>
        </w:rPr>
        <w:t xml:space="preserve">will have both a regular frame pointer and </w:t>
      </w:r>
      <w:r w:rsidR="00DC0B5B">
        <w:rPr>
          <w:highlight w:val="white"/>
        </w:rPr>
        <w:t>a variadic</w:t>
      </w:r>
      <w:r w:rsidR="003A3642" w:rsidRPr="00903DBA">
        <w:rPr>
          <w:highlight w:val="white"/>
        </w:rPr>
        <w:t xml:space="preserve"> frame pointer.</w:t>
      </w:r>
      <w:r w:rsidR="003A5CAF" w:rsidRPr="00903DBA">
        <w:rPr>
          <w:highlight w:val="white"/>
        </w:rPr>
        <w:t xml:space="preserve"> However, the </w:t>
      </w:r>
      <w:r w:rsidR="004A5B68">
        <w:rPr>
          <w:highlight w:val="white"/>
        </w:rPr>
        <w:t>variadic</w:t>
      </w:r>
      <w:r w:rsidR="003A5CAF" w:rsidRPr="00903DBA">
        <w:rPr>
          <w:highlight w:val="white"/>
        </w:rPr>
        <w:t xml:space="preserve"> pointer will point to a higher address to give space to the extra arguments.</w:t>
      </w:r>
    </w:p>
    <w:p w14:paraId="6C391FEA" w14:textId="5C3D60E8" w:rsidR="00041417" w:rsidRPr="00903DBA" w:rsidRDefault="00041417" w:rsidP="00041417">
      <w:pPr>
        <w:pStyle w:val="Code"/>
        <w:rPr>
          <w:highlight w:val="white"/>
        </w:rPr>
      </w:pPr>
      <w:r w:rsidRPr="00903DBA">
        <w:rPr>
          <w:highlight w:val="white"/>
        </w:rPr>
        <w:t xml:space="preserve">      if (</w:t>
      </w:r>
      <w:r w:rsidR="00451616">
        <w:rPr>
          <w:highlight w:val="white"/>
        </w:rPr>
        <w:t>calleeVariadic</w:t>
      </w:r>
      <w:r w:rsidRPr="00903DBA">
        <w:rPr>
          <w:highlight w:val="white"/>
        </w:rPr>
        <w:t xml:space="preserve"> &amp;&amp; (extraSize &gt; 0)) {</w:t>
      </w:r>
    </w:p>
    <w:p w14:paraId="49B7E05E" w14:textId="77777777" w:rsidR="00451616" w:rsidRDefault="00451616" w:rsidP="00451616">
      <w:pPr>
        <w:pStyle w:val="Code"/>
        <w:rPr>
          <w:highlight w:val="white"/>
        </w:rPr>
      </w:pPr>
      <w:r w:rsidRPr="00903DBA">
        <w:rPr>
          <w:highlight w:val="white"/>
        </w:rPr>
        <w:t xml:space="preserve">        AddAssemblyCode(AssemblyOperator.add,</w:t>
      </w:r>
    </w:p>
    <w:p w14:paraId="2E27425A" w14:textId="77777777" w:rsidR="00451616" w:rsidRPr="00903DBA" w:rsidRDefault="00451616" w:rsidP="00451616">
      <w:pPr>
        <w:pStyle w:val="Code"/>
        <w:rPr>
          <w:highlight w:val="white"/>
        </w:rPr>
      </w:pPr>
      <w:r>
        <w:rPr>
          <w:highlight w:val="white"/>
        </w:rPr>
        <w:t xml:space="preserve">                       </w:t>
      </w:r>
      <w:r w:rsidRPr="00903DBA">
        <w:rPr>
          <w:highlight w:val="white"/>
        </w:rPr>
        <w:t xml:space="preserve"> AssemblyCode.</w:t>
      </w:r>
      <w:r>
        <w:rPr>
          <w:highlight w:val="white"/>
        </w:rPr>
        <w:t>VariadicFrameRegister</w:t>
      </w:r>
      <w:r w:rsidRPr="00903DBA">
        <w:rPr>
          <w:highlight w:val="white"/>
        </w:rPr>
        <w:t>,</w:t>
      </w:r>
    </w:p>
    <w:p w14:paraId="3329461F" w14:textId="77777777" w:rsidR="00451616" w:rsidRPr="00903DBA" w:rsidRDefault="00451616" w:rsidP="00451616">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528"/>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lastRenderedPageBreak/>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529" w:name="_Toc59126250"/>
      <w:r w:rsidRPr="00903DBA">
        <w:rPr>
          <w:highlight w:val="white"/>
        </w:rPr>
        <w:t>Loading Values into Registers</w:t>
      </w:r>
      <w:bookmarkEnd w:id="529"/>
    </w:p>
    <w:p w14:paraId="2FA14416" w14:textId="2ED7E9B9"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w:t>
      </w:r>
      <w:r w:rsidR="00F25E27">
        <w:rPr>
          <w:highlight w:val="white"/>
        </w:rPr>
        <w:t xml:space="preserve">to be loaded </w:t>
      </w:r>
      <w:r w:rsidR="00AF77DE" w:rsidRPr="00903DBA">
        <w:rPr>
          <w:highlight w:val="white"/>
        </w:rPr>
        <w:t xml:space="preserve">may be given. </w:t>
      </w:r>
      <w:r w:rsidR="00894787" w:rsidRPr="00903DBA">
        <w:rPr>
          <w:highlight w:val="white"/>
        </w:rPr>
        <w:t xml:space="preserve">However, the </w:t>
      </w:r>
      <w:r w:rsidR="008C0E74">
        <w:rPr>
          <w:highlight w:val="white"/>
        </w:rPr>
        <w:t xml:space="preserve">returned </w:t>
      </w:r>
      <w:r w:rsidR="00894787" w:rsidRPr="00903DBA">
        <w:rPr>
          <w:highlight w:val="white"/>
        </w:rPr>
        <w:t xml:space="preserve">register is represented by a track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lastRenderedPageBreak/>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F3E04BE"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we look up it track and compare the specified register with the register of the track.</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2C8849D7"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w:t>
      </w:r>
      <w:r w:rsidR="00B80E3D" w:rsidRPr="00332ADA">
        <w:rPr>
          <w:rStyle w:val="KeyWord0"/>
          <w:highlight w:val="white"/>
        </w:rPr>
        <w:t>mov</w:t>
      </w:r>
      <w:r w:rsidR="00332ADA">
        <w:rPr>
          <w:highlight w:val="white"/>
        </w:rPr>
        <w:t xml:space="preserve"> </w:t>
      </w:r>
      <w:r w:rsidR="00B80E3D" w:rsidRPr="00903DBA">
        <w:rPr>
          <w:highlight w:val="white"/>
        </w:rPr>
        <w:t>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4E149DD4" w:rsidR="00B80E3D" w:rsidRPr="00903DBA" w:rsidRDefault="00B80E3D" w:rsidP="00B80E3D">
      <w:pPr>
        <w:rPr>
          <w:highlight w:val="white"/>
        </w:rPr>
      </w:pPr>
      <w:r w:rsidRPr="00903DBA">
        <w:rPr>
          <w:highlight w:val="white"/>
        </w:rPr>
        <w:t xml:space="preserve">If there is no non-overlapping </w:t>
      </w:r>
      <w:r w:rsidR="00332ADA" w:rsidRPr="00903DBA">
        <w:rPr>
          <w:highlight w:val="white"/>
        </w:rPr>
        <w:t>register,</w:t>
      </w:r>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3CDA52FB"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243F05">
        <w:rPr>
          <w:highlight w:val="white"/>
        </w:rPr>
        <w:t>variadic</w:t>
      </w:r>
      <w:r w:rsidR="00243F05" w:rsidRPr="00903DBA">
        <w:rPr>
          <w:highlight w:val="white"/>
        </w:rPr>
        <w:t xml:space="preserve"> </w:t>
      </w:r>
      <w:r w:rsidR="00B10950" w:rsidRPr="00903DBA">
        <w:rPr>
          <w:highlight w:val="white"/>
        </w:rPr>
        <w:t xml:space="preserve">frame register in case of an auto or </w:t>
      </w:r>
      <w:r w:rsidR="00B10950" w:rsidRPr="00903DBA">
        <w:rPr>
          <w:highlight w:val="white"/>
        </w:rPr>
        <w:lastRenderedPageBreak/>
        <w:t>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248C90C1"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xml:space="preserve">, we load the value of the symbol into the register. The base is the symbol’s unique name if it is extern or static, and the regular or </w:t>
      </w:r>
      <w:r w:rsidR="00243F05">
        <w:rPr>
          <w:highlight w:val="white"/>
        </w:rPr>
        <w:t>variadic</w:t>
      </w:r>
      <w:r w:rsidR="00243F05" w:rsidRPr="00903DBA">
        <w:rPr>
          <w:highlight w:val="white"/>
        </w:rPr>
        <w:t xml:space="preserve"> </w:t>
      </w:r>
      <w:r w:rsidRPr="00903DBA">
        <w:rPr>
          <w:highlight w:val="white"/>
        </w:rPr>
        <w:t>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7D4C61B1"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 xml:space="preserve">the regular or </w:t>
      </w:r>
      <w:r w:rsidR="004A5B68">
        <w:rPr>
          <w:highlight w:val="white"/>
        </w:rPr>
        <w:t>variadic</w:t>
      </w:r>
      <w:r w:rsidRPr="00903DBA">
        <w:rPr>
          <w:highlight w:val="white"/>
        </w:rPr>
        <w:t xml:space="preserve"> frame pointer</w:t>
      </w:r>
      <w:r w:rsidR="001A7ED9" w:rsidRPr="00903DBA">
        <w:rPr>
          <w:highlight w:val="white"/>
        </w:rPr>
        <w:t xml:space="preserve"> in case of a parameter or local variable.</w:t>
      </w:r>
    </w:p>
    <w:p w14:paraId="7B4E033F" w14:textId="7A5F58BF"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w:t>
      </w:r>
      <w:r w:rsidR="004A5B68">
        <w:rPr>
          <w:highlight w:val="white"/>
        </w:rPr>
        <w:t>variadic</w:t>
      </w:r>
      <w:r w:rsidR="00F31AFE" w:rsidRPr="00903DBA">
        <w:rPr>
          <w:highlight w:val="white"/>
        </w:rPr>
        <w:t xml:space="preserve">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lastRenderedPageBreak/>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30AD14F2"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w:t>
      </w:r>
      <w:r w:rsidR="0016674F">
        <w:rPr>
          <w:highlight w:val="white"/>
        </w:rPr>
        <w:t>variadic frame pointer</w:t>
      </w:r>
      <w:r w:rsidR="00A77564" w:rsidRPr="00903DBA">
        <w:rPr>
          <w:highlight w:val="white"/>
        </w:rPr>
        <w:t xml:space="preserve">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52BCB033" w:rsidR="003734EF" w:rsidRPr="00903DBA" w:rsidRDefault="003734EF" w:rsidP="003734EF">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lastRenderedPageBreak/>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530" w:name="_Toc59126251"/>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530"/>
    </w:p>
    <w:p w14:paraId="2C5AA6DF" w14:textId="47C74C91"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 xml:space="preserve">regular frame pointer and </w:t>
      </w:r>
      <w:r w:rsidR="004A5B68">
        <w:rPr>
          <w:highlight w:val="white"/>
        </w:rPr>
        <w:t>variadic</w:t>
      </w:r>
      <w:r w:rsidR="00B14BFC" w:rsidRPr="00903DBA">
        <w:rPr>
          <w:highlight w:val="white"/>
        </w:rPr>
        <w:t xml:space="preserve">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44F7C296" w:rsidR="00476FE6" w:rsidRPr="00903DBA" w:rsidRDefault="00476FE6" w:rsidP="00476FE6">
      <w:pPr>
        <w:pStyle w:val="Code"/>
        <w:rPr>
          <w:highlight w:val="white"/>
        </w:rPr>
      </w:pPr>
      <w:r w:rsidRPr="00903DBA">
        <w:rPr>
          <w:highlight w:val="white"/>
        </w:rPr>
        <w:t xml:space="preserve">        AddAssemblyCode(AssemblyOperator.cmp, AssemblyCode.</w:t>
      </w:r>
      <w:r w:rsidR="00861418">
        <w:rPr>
          <w:highlight w:val="white"/>
        </w:rPr>
        <w:t>RegularFrameRegister</w:t>
      </w:r>
      <w:r w:rsidRPr="00903DBA">
        <w:rPr>
          <w:highlight w:val="white"/>
        </w:rPr>
        <w:t>,</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02F03B0"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 xml:space="preserve">the frame and </w:t>
      </w:r>
      <w:r w:rsidR="00D47EB7">
        <w:rPr>
          <w:highlight w:val="white"/>
        </w:rPr>
        <w:t>variadic</w:t>
      </w:r>
      <w:r w:rsidR="002B7057" w:rsidRPr="00903DBA">
        <w:rPr>
          <w:highlight w:val="white"/>
        </w:rPr>
        <w:t xml:space="preserv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lastRenderedPageBreak/>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043947C4"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1669D95D" w14:textId="77777777" w:rsidR="006218C1" w:rsidRDefault="00C953A1" w:rsidP="00C953A1">
      <w:pPr>
        <w:pStyle w:val="Code"/>
        <w:rPr>
          <w:highlight w:val="white"/>
        </w:rPr>
      </w:pPr>
      <w:r w:rsidRPr="00903DBA">
        <w:rPr>
          <w:highlight w:val="white"/>
        </w:rPr>
        <w:t xml:space="preserve">      AddAssemblyCode(AssemblyOperator.mov,</w:t>
      </w:r>
    </w:p>
    <w:p w14:paraId="513C69F6" w14:textId="3B4ED72E" w:rsidR="00C953A1" w:rsidRPr="00903DBA" w:rsidRDefault="006218C1" w:rsidP="00C953A1">
      <w:pPr>
        <w:pStyle w:val="Code"/>
        <w:rPr>
          <w:highlight w:val="white"/>
        </w:rPr>
      </w:pPr>
      <w:r>
        <w:rPr>
          <w:highlight w:val="white"/>
        </w:rPr>
        <w:t xml:space="preserve">                     </w:t>
      </w:r>
      <w:r w:rsidR="00C953A1" w:rsidRPr="00903DBA">
        <w:rPr>
          <w:highlight w:val="white"/>
        </w:rPr>
        <w:t xml:space="preserve"> AssemblyCode.</w:t>
      </w:r>
      <w:r w:rsidR="00861418">
        <w:rPr>
          <w:highlight w:val="white"/>
        </w:rPr>
        <w:t>VariadicFrameRegister</w:t>
      </w:r>
      <w:r w:rsidR="00C953A1" w:rsidRPr="00903DBA">
        <w:rPr>
          <w:highlight w:val="white"/>
        </w:rPr>
        <w:t>,</w:t>
      </w:r>
    </w:p>
    <w:p w14:paraId="15B9DBC2" w14:textId="4D289AB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306FB4" w14:textId="33B0CA58" w:rsidR="00C953A1" w:rsidRPr="00903DBA" w:rsidRDefault="00C953A1" w:rsidP="00C953A1">
      <w:pPr>
        <w:pStyle w:val="Code"/>
        <w:rPr>
          <w:highlight w:val="white"/>
        </w:rPr>
      </w:pPr>
      <w:r w:rsidRPr="00903DBA">
        <w:rPr>
          <w:highlight w:val="white"/>
        </w:rPr>
        <w:t xml:space="preserve">                      SymbolTable.</w:t>
      </w:r>
      <w:r w:rsidR="00D459C3">
        <w:rPr>
          <w:highlight w:val="white"/>
        </w:rPr>
        <w:t>VariadicFrameOffset</w:t>
      </w:r>
      <w:r w:rsidRPr="00903DBA">
        <w:rPr>
          <w:highlight w:val="white"/>
        </w:rPr>
        <w:t>);</w:t>
      </w:r>
    </w:p>
    <w:p w14:paraId="5B3A1824" w14:textId="1073DE03" w:rsidR="00C953A1" w:rsidRPr="00903DBA" w:rsidRDefault="00C953A1" w:rsidP="00C953A1">
      <w:pPr>
        <w:pStyle w:val="Code"/>
        <w:rPr>
          <w:highlight w:val="white"/>
        </w:rPr>
      </w:pPr>
      <w:r w:rsidRPr="00903DBA">
        <w:rPr>
          <w:highlight w:val="white"/>
        </w:rPr>
        <w:t xml:space="preserve">      AddAssemblyCode(AssemblyOperator.mov, AssemblyCode.</w:t>
      </w:r>
      <w:r w:rsidR="00861418">
        <w:rPr>
          <w:highlight w:val="white"/>
        </w:rPr>
        <w:t>RegularFrameRegister</w:t>
      </w:r>
      <w:r w:rsidRPr="00903DBA">
        <w:rPr>
          <w:highlight w:val="white"/>
        </w:rPr>
        <w:t>,</w:t>
      </w:r>
    </w:p>
    <w:p w14:paraId="5EBD0F6B" w14:textId="7AB1A53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lastRenderedPageBreak/>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3712D0F0" w:rsidR="00710964" w:rsidRPr="00903DBA" w:rsidRDefault="00734CAC" w:rsidP="00734CAC">
      <w:pPr>
        <w:rPr>
          <w:highlight w:val="white"/>
        </w:rPr>
      </w:pPr>
      <w:r>
        <w:rPr>
          <w:highlight w:val="white"/>
        </w:rPr>
        <w:t xml:space="preserve">The code for the Windows envisonment is described in Chapter </w:t>
      </w:r>
      <w:r>
        <w:rPr>
          <w:highlight w:val="white"/>
        </w:rPr>
        <w:fldChar w:fldCharType="begin"/>
      </w:r>
      <w:r>
        <w:rPr>
          <w:highlight w:val="white"/>
        </w:rPr>
        <w:instrText xml:space="preserve"> REF _Ref54009755 \r \h </w:instrText>
      </w:r>
      <w:r>
        <w:rPr>
          <w:highlight w:val="white"/>
        </w:rPr>
      </w:r>
      <w:r>
        <w:rPr>
          <w:highlight w:val="white"/>
        </w:rPr>
        <w:fldChar w:fldCharType="separate"/>
      </w:r>
      <w:r w:rsidR="00461860">
        <w:rPr>
          <w:highlight w:val="white"/>
        </w:rPr>
        <w:t>13</w:t>
      </w:r>
      <w:r>
        <w:rPr>
          <w:highlight w:val="white"/>
        </w:rPr>
        <w:fldChar w:fldCharType="end"/>
      </w:r>
      <w:r>
        <w:rPr>
          <w:highlight w:val="white"/>
        </w:rPr>
        <w:t>.</w:t>
      </w: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499E3A07" w:rsidR="00153408" w:rsidRPr="00903DBA" w:rsidRDefault="00153408" w:rsidP="00153408">
      <w:pPr>
        <w:pStyle w:val="Rubrik3"/>
        <w:rPr>
          <w:highlight w:val="white"/>
        </w:rPr>
      </w:pPr>
      <w:bookmarkStart w:id="531" w:name="_Toc59126252"/>
      <w:r w:rsidRPr="00903DBA">
        <w:rPr>
          <w:highlight w:val="white"/>
        </w:rPr>
        <w:t>Load and Inspect Registers</w:t>
      </w:r>
      <w:bookmarkEnd w:id="531"/>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lastRenderedPageBreak/>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532" w:name="_Toc59126253"/>
      <w:r w:rsidRPr="00903DBA">
        <w:rPr>
          <w:highlight w:val="white"/>
        </w:rPr>
        <w:t>Initialization</w:t>
      </w:r>
      <w:bookmarkEnd w:id="532"/>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134C3FB7" w14:textId="23FE353E" w:rsidR="00BB28B4" w:rsidRPr="00903DBA" w:rsidRDefault="00BB28B4" w:rsidP="00BB28B4">
      <w:pPr>
        <w:pStyle w:val="Code"/>
        <w:rPr>
          <w:highlight w:val="white"/>
        </w:rPr>
      </w:pPr>
      <w:r w:rsidRPr="00903DBA">
        <w:rPr>
          <w:highlight w:val="white"/>
        </w:rPr>
        <w:t xml:space="preserve">        int offset = staticAddress.Offset;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69298788"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w:t>
      </w:r>
      <w:r w:rsidR="00806C87" w:rsidRPr="00A23922">
        <w:rPr>
          <w:rStyle w:val="KeyWord0"/>
          <w:highlight w:val="white"/>
        </w:rPr>
        <w:t>Initializer</w:t>
      </w:r>
      <w:r w:rsidR="00806C87" w:rsidRPr="00903DBA">
        <w:rPr>
          <w:highlight w:val="white"/>
        </w:rPr>
        <w:t xml:space="preserve">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lastRenderedPageBreak/>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533" w:name="_Toc59126254"/>
      <w:r w:rsidRPr="00903DBA">
        <w:rPr>
          <w:highlight w:val="white"/>
        </w:rPr>
        <w:t>Integral Multipl</w:t>
      </w:r>
      <w:r w:rsidR="00285456" w:rsidRPr="00903DBA">
        <w:rPr>
          <w:highlight w:val="white"/>
        </w:rPr>
        <w:t>i</w:t>
      </w:r>
      <w:r w:rsidRPr="00903DBA">
        <w:rPr>
          <w:highlight w:val="white"/>
        </w:rPr>
        <w:t>cation, Division, and Modulo</w:t>
      </w:r>
      <w:bookmarkEnd w:id="533"/>
    </w:p>
    <w:p w14:paraId="3263741B" w14:textId="6DEFCE35"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w:t>
      </w:r>
      <w:r w:rsidR="00FB43BB">
        <w:rPr>
          <w:highlight w:val="white"/>
        </w:rPr>
        <w:t xml:space="preserve"> the</w:t>
      </w:r>
      <w:r w:rsidR="00CA22DE" w:rsidRPr="00903DBA">
        <w:rPr>
          <w:highlight w:val="white"/>
        </w:rPr>
        <w:t xml:space="preserve"> left </w:t>
      </w:r>
      <w:r w:rsidR="00FB43BB">
        <w:rPr>
          <w:highlight w:val="white"/>
        </w:rPr>
        <w:t>operand</w:t>
      </w:r>
      <w:r w:rsidR="00CA22DE" w:rsidRPr="00903DBA">
        <w:rPr>
          <w:highlight w:val="white"/>
        </w:rPr>
        <w:t xml:space="preserve"> is always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5AEC">
      <w:pPr>
        <w:rPr>
          <w:highlight w:val="white"/>
        </w:rPr>
      </w:pPr>
      <w:r w:rsidRPr="00903DBA">
        <w:rPr>
          <w:highlight w:val="white"/>
        </w:rPr>
        <w:t>The register where we store the value of the left symbol.</w:t>
      </w:r>
    </w:p>
    <w:p w14:paraId="0D518EBD" w14:textId="0857A773" w:rsidR="007D47EF" w:rsidRPr="00903DBA" w:rsidRDefault="007D47EF" w:rsidP="007C5AEC">
      <w:pPr>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5AEC">
      <w:p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7C5AEC">
      <w:p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65001450"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w:t>
      </w:r>
      <w:r w:rsidR="00C97A95">
        <w:rPr>
          <w:highlight w:val="white"/>
        </w:rPr>
        <w:t>are</w:t>
      </w:r>
      <w:r w:rsidR="00185DFA" w:rsidRPr="00903DBA">
        <w:rPr>
          <w:highlight w:val="white"/>
        </w:rPr>
        <w:t xml:space="preserve">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lastRenderedPageBreak/>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534" w:name="_Toc59126255"/>
      <w:r w:rsidRPr="00903DBA">
        <w:rPr>
          <w:highlight w:val="white"/>
        </w:rPr>
        <w:lastRenderedPageBreak/>
        <w:t>Integral Assignment and Parameters</w:t>
      </w:r>
      <w:bookmarkEnd w:id="534"/>
    </w:p>
    <w:p w14:paraId="489A73CF" w14:textId="678A0C63"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w:t>
      </w:r>
      <w:r w:rsidR="007058A9">
        <w:rPr>
          <w:highlight w:val="white"/>
        </w:rPr>
        <w:t>method generates</w:t>
      </w:r>
      <w:r w:rsidRPr="00903DBA">
        <w:rPr>
          <w:highlight w:val="white"/>
        </w:rPr>
        <w:t xml:space="preserve"> code </w:t>
      </w:r>
      <w:r w:rsidR="007058A9">
        <w:rPr>
          <w:highlight w:val="white"/>
        </w:rPr>
        <w:t xml:space="preserve">for </w:t>
      </w:r>
      <w:r w:rsidRPr="00903DBA">
        <w:rPr>
          <w:highlight w:val="white"/>
        </w:rPr>
        <w:t>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0B5963B"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called by </w:t>
      </w:r>
      <w:r w:rsidRPr="00903DBA">
        <w:rPr>
          <w:rStyle w:val="KeyWord0"/>
          <w:highlight w:val="white"/>
        </w:rPr>
        <w:t>IntegralAssign</w:t>
      </w:r>
      <w:r w:rsidR="003B525C">
        <w:rPr>
          <w:highlight w:val="white"/>
        </w:rPr>
        <w:t xml:space="preserve"> and</w:t>
      </w:r>
      <w:r w:rsidRPr="00903DBA">
        <w:rPr>
          <w:highlight w:val="white"/>
        </w:rPr>
        <w:t xml:space="preserve"> </w:t>
      </w:r>
      <w:r w:rsidRPr="00903DBA">
        <w:rPr>
          <w:rStyle w:val="KeyWord0"/>
          <w:highlight w:val="white"/>
        </w:rPr>
        <w:t>IntegralParameter</w:t>
      </w:r>
      <w:r w:rsidRPr="00903DBA">
        <w:rPr>
          <w:highlight w:val="white"/>
        </w:rPr>
        <w:t xml:space="preserve">.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3CC0D2F5"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A3CC49A" w:rsidR="002F73EF" w:rsidRPr="00903DBA" w:rsidRDefault="002F73EF" w:rsidP="002F73EF">
      <w:pPr>
        <w:rPr>
          <w:highlight w:val="white"/>
        </w:rPr>
      </w:pPr>
      <w:r w:rsidRPr="00903DBA">
        <w:rPr>
          <w:highlight w:val="white"/>
        </w:rPr>
        <w:t xml:space="preserve">If the assignment symbol is stored in the track map, </w:t>
      </w:r>
      <w:r w:rsidR="007C0D04">
        <w:rPr>
          <w:highlight w:val="white"/>
        </w:rPr>
        <w:t>it</w:t>
      </w:r>
      <w:r w:rsidRPr="00903DBA">
        <w:rPr>
          <w:highlight w:val="white"/>
        </w:rPr>
        <w:t xml:space="preserve"> means that we assign the true expression of the conditional expression, we start by copying its track to the assignment track. Then we add the assignment track to the track map.</w:t>
      </w:r>
    </w:p>
    <w:p w14:paraId="10A7D3D9" w14:textId="6AE3E347" w:rsidR="002F73EF" w:rsidRPr="00903DBA" w:rsidRDefault="002F73EF" w:rsidP="002F73EF">
      <w:pPr>
        <w:rPr>
          <w:highlight w:val="white"/>
        </w:rPr>
      </w:pPr>
      <w:r w:rsidRPr="00903DBA">
        <w:rPr>
          <w:highlight w:val="white"/>
        </w:rPr>
        <w:t>If the assignment symbol is not stored in the track map,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12501CE8"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r w:rsidR="0095571B">
        <w:rPr>
          <w:highlight w:val="white"/>
        </w:rPr>
        <w:t>its</w:t>
      </w:r>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lastRenderedPageBreak/>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7D42C3" w:rsidRDefault="00546EB3" w:rsidP="007D42C3">
      <w:pPr>
        <w:pStyle w:val="Code"/>
        <w:rPr>
          <w:highlight w:val="white"/>
        </w:rPr>
      </w:pPr>
      <w:r w:rsidRPr="007D42C3">
        <w:rPr>
          <w:highlight w:val="white"/>
        </w:rPr>
        <w:t xml:space="preserve">        else {</w:t>
      </w:r>
    </w:p>
    <w:p w14:paraId="18635BA0" w14:textId="77777777" w:rsidR="00546EB3" w:rsidRPr="007D42C3" w:rsidRDefault="00546EB3" w:rsidP="007D42C3">
      <w:pPr>
        <w:pStyle w:val="Code"/>
        <w:rPr>
          <w:highlight w:val="white"/>
        </w:rPr>
      </w:pPr>
      <w:r w:rsidRPr="007D42C3">
        <w:rPr>
          <w:highlight w:val="white"/>
        </w:rPr>
        <w:t xml:space="preserve">          AddAssemblyCode(AssemblyOperator.mov, resultTrack,</w:t>
      </w:r>
    </w:p>
    <w:p w14:paraId="36BEC119" w14:textId="77777777" w:rsidR="00546EB3" w:rsidRPr="007D42C3" w:rsidRDefault="00546EB3" w:rsidP="007D42C3">
      <w:pPr>
        <w:pStyle w:val="Code"/>
        <w:rPr>
          <w:highlight w:val="white"/>
        </w:rPr>
      </w:pPr>
      <w:r w:rsidRPr="007D42C3">
        <w:rPr>
          <w:highlight w:val="white"/>
        </w:rPr>
        <w:t xml:space="preserve">                          Base(assignSymbol), Offset(assignSymbol));</w:t>
      </w:r>
    </w:p>
    <w:p w14:paraId="4F02A9DB" w14:textId="77777777" w:rsidR="00546EB3" w:rsidRPr="007D42C3" w:rsidRDefault="00546EB3" w:rsidP="007D42C3">
      <w:pPr>
        <w:pStyle w:val="Code"/>
        <w:rPr>
          <w:highlight w:val="white"/>
        </w:rPr>
      </w:pPr>
      <w:r w:rsidRPr="007D42C3">
        <w:rPr>
          <w:highlight w:val="white"/>
        </w:rPr>
        <w:t xml:space="preserve">        }</w:t>
      </w:r>
    </w:p>
    <w:p w14:paraId="343B253B" w14:textId="77777777" w:rsidR="00546EB3" w:rsidRPr="007D42C3" w:rsidRDefault="00546EB3" w:rsidP="007D42C3">
      <w:pPr>
        <w:pStyle w:val="Code"/>
        <w:rPr>
          <w:highlight w:val="white"/>
        </w:rPr>
      </w:pPr>
      <w:r w:rsidRPr="007D42C3">
        <w:rPr>
          <w:highlight w:val="white"/>
        </w:rPr>
        <w:t xml:space="preserve">      }</w:t>
      </w:r>
    </w:p>
    <w:p w14:paraId="7DC03A9C" w14:textId="77777777" w:rsidR="007D42C3" w:rsidRPr="007D42C3" w:rsidRDefault="007D42C3" w:rsidP="007D42C3">
      <w:pPr>
        <w:pStyle w:val="Code"/>
        <w:rPr>
          <w:highlight w:val="white"/>
        </w:rPr>
      </w:pPr>
      <w:r w:rsidRPr="007D42C3">
        <w:rPr>
          <w:highlight w:val="white"/>
        </w:rPr>
        <w:t xml:space="preserve">      else {</w:t>
      </w:r>
    </w:p>
    <w:p w14:paraId="529571D3" w14:textId="77777777" w:rsidR="007D42C3" w:rsidRPr="007D42C3" w:rsidRDefault="007D42C3" w:rsidP="007D42C3">
      <w:pPr>
        <w:pStyle w:val="Code"/>
        <w:rPr>
          <w:highlight w:val="white"/>
        </w:rPr>
      </w:pPr>
      <w:r w:rsidRPr="007D42C3">
        <w:rPr>
          <w:highlight w:val="white"/>
        </w:rPr>
        <w:t xml:space="preserve">        if (assignTrack != null) {</w:t>
      </w:r>
    </w:p>
    <w:p w14:paraId="4A3C8EEF"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0443427" w14:textId="77777777" w:rsidR="007D42C3" w:rsidRPr="007D42C3" w:rsidRDefault="007D42C3" w:rsidP="007D42C3">
      <w:pPr>
        <w:pStyle w:val="Code"/>
        <w:rPr>
          <w:highlight w:val="white"/>
        </w:rPr>
      </w:pPr>
      <w:r w:rsidRPr="007D42C3">
        <w:rPr>
          <w:highlight w:val="white"/>
        </w:rPr>
        <w:t xml:space="preserve">                          Offset(resultSymbol), assignTrack);</w:t>
      </w:r>
    </w:p>
    <w:p w14:paraId="23918107" w14:textId="77777777" w:rsidR="007D42C3" w:rsidRPr="007D42C3" w:rsidRDefault="007D42C3" w:rsidP="007D42C3">
      <w:pPr>
        <w:pStyle w:val="Code"/>
        <w:rPr>
          <w:highlight w:val="white"/>
        </w:rPr>
      </w:pPr>
      <w:r w:rsidRPr="007D42C3">
        <w:rPr>
          <w:highlight w:val="white"/>
        </w:rPr>
        <w:t xml:space="preserve">          m_trackMap.Remove(assignSymbol);</w:t>
      </w:r>
    </w:p>
    <w:p w14:paraId="200FC09D" w14:textId="77777777" w:rsidR="007D42C3" w:rsidRPr="007D42C3" w:rsidRDefault="007D42C3" w:rsidP="007D42C3">
      <w:pPr>
        <w:pStyle w:val="Code"/>
        <w:rPr>
          <w:highlight w:val="white"/>
        </w:rPr>
      </w:pPr>
      <w:r w:rsidRPr="007D42C3">
        <w:rPr>
          <w:highlight w:val="white"/>
        </w:rPr>
        <w:t xml:space="preserve">        }</w:t>
      </w:r>
    </w:p>
    <w:p w14:paraId="175CFD10" w14:textId="77777777" w:rsidR="007D42C3" w:rsidRPr="007D42C3" w:rsidRDefault="007D42C3" w:rsidP="007D42C3">
      <w:pPr>
        <w:pStyle w:val="Code"/>
        <w:rPr>
          <w:highlight w:val="white"/>
        </w:rPr>
      </w:pPr>
      <w:r w:rsidRPr="007D42C3">
        <w:rPr>
          <w:highlight w:val="white"/>
        </w:rPr>
        <w:t xml:space="preserve">        else if (assignSymbol.Value is BigInteger) {</w:t>
      </w:r>
    </w:p>
    <w:p w14:paraId="656500DD" w14:textId="77777777" w:rsidR="007D42C3" w:rsidRPr="007D42C3" w:rsidRDefault="007D42C3" w:rsidP="007D42C3">
      <w:pPr>
        <w:pStyle w:val="Code"/>
        <w:rPr>
          <w:highlight w:val="white"/>
        </w:rPr>
      </w:pPr>
      <w:r w:rsidRPr="007D42C3">
        <w:rPr>
          <w:highlight w:val="white"/>
        </w:rPr>
        <w:t xml:space="preserve">          BigInteger bigValue = (BigInteger) assignSymbol.Value;</w:t>
      </w:r>
    </w:p>
    <w:p w14:paraId="6EDF0502" w14:textId="77777777" w:rsidR="007D42C3" w:rsidRPr="007D42C3" w:rsidRDefault="007D42C3" w:rsidP="007D42C3">
      <w:pPr>
        <w:pStyle w:val="Code"/>
        <w:rPr>
          <w:highlight w:val="white"/>
        </w:rPr>
      </w:pPr>
      <w:r w:rsidRPr="007D42C3">
        <w:rPr>
          <w:highlight w:val="white"/>
        </w:rPr>
        <w:t xml:space="preserve">          if (Start.Linux &amp;&amp;</w:t>
      </w:r>
    </w:p>
    <w:p w14:paraId="7CD01F0D" w14:textId="77777777" w:rsidR="007D42C3" w:rsidRPr="007D42C3" w:rsidRDefault="007D42C3" w:rsidP="007D42C3">
      <w:pPr>
        <w:pStyle w:val="Code"/>
        <w:rPr>
          <w:highlight w:val="white"/>
        </w:rPr>
      </w:pPr>
      <w:r w:rsidRPr="007D42C3">
        <w:rPr>
          <w:highlight w:val="white"/>
        </w:rPr>
        <w:t xml:space="preserve">              !((-2147483648 &lt;= bigValue) &amp;&amp; (bigValue &lt;= 2147483647))) {</w:t>
      </w:r>
    </w:p>
    <w:p w14:paraId="57442357" w14:textId="77777777" w:rsidR="007D42C3" w:rsidRPr="007D42C3" w:rsidRDefault="007D42C3" w:rsidP="007D42C3">
      <w:pPr>
        <w:pStyle w:val="Code"/>
        <w:rPr>
          <w:highlight w:val="white"/>
        </w:rPr>
      </w:pPr>
      <w:r w:rsidRPr="007D42C3">
        <w:rPr>
          <w:highlight w:val="white"/>
        </w:rPr>
        <w:t xml:space="preserve">            assignTrack = new Track(assignSymbol);</w:t>
      </w:r>
    </w:p>
    <w:p w14:paraId="39C2D32A" w14:textId="77777777" w:rsidR="007D42C3" w:rsidRPr="007D42C3" w:rsidRDefault="007D42C3" w:rsidP="007D42C3">
      <w:pPr>
        <w:pStyle w:val="Code"/>
        <w:rPr>
          <w:highlight w:val="white"/>
        </w:rPr>
      </w:pPr>
      <w:r w:rsidRPr="007D42C3">
        <w:rPr>
          <w:highlight w:val="white"/>
        </w:rPr>
        <w:t xml:space="preserve">            AddAssemblyCode(AssemblyOperator.mov, assignTrack,</w:t>
      </w:r>
    </w:p>
    <w:p w14:paraId="6C0CB6EA" w14:textId="648F8848" w:rsidR="007D42C3" w:rsidRPr="007D42C3" w:rsidRDefault="007D42C3" w:rsidP="007D42C3">
      <w:pPr>
        <w:pStyle w:val="Code"/>
        <w:rPr>
          <w:highlight w:val="white"/>
        </w:rPr>
      </w:pPr>
      <w:r w:rsidRPr="007D42C3">
        <w:rPr>
          <w:highlight w:val="white"/>
        </w:rPr>
        <w:t xml:space="preserve">                            assignSymbol.Value);</w:t>
      </w:r>
    </w:p>
    <w:p w14:paraId="3ED227F1"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F5328FC" w14:textId="77777777" w:rsidR="007D42C3" w:rsidRPr="007D42C3" w:rsidRDefault="007D42C3" w:rsidP="007D42C3">
      <w:pPr>
        <w:pStyle w:val="Code"/>
        <w:rPr>
          <w:highlight w:val="white"/>
        </w:rPr>
      </w:pPr>
      <w:r w:rsidRPr="007D42C3">
        <w:rPr>
          <w:highlight w:val="white"/>
        </w:rPr>
        <w:t xml:space="preserve">                            Offset(resultSymbol), assignTrack);</w:t>
      </w:r>
    </w:p>
    <w:p w14:paraId="54581C9E" w14:textId="77777777" w:rsidR="007D42C3" w:rsidRPr="007D42C3" w:rsidRDefault="007D42C3" w:rsidP="007D42C3">
      <w:pPr>
        <w:pStyle w:val="Code"/>
        <w:rPr>
          <w:highlight w:val="white"/>
        </w:rPr>
      </w:pPr>
      <w:r w:rsidRPr="007D42C3">
        <w:rPr>
          <w:highlight w:val="white"/>
        </w:rPr>
        <w:t xml:space="preserve">          }</w:t>
      </w:r>
    </w:p>
    <w:p w14:paraId="534EC7C4" w14:textId="77777777" w:rsidR="007D42C3" w:rsidRPr="007D42C3" w:rsidRDefault="007D42C3" w:rsidP="007D42C3">
      <w:pPr>
        <w:pStyle w:val="Code"/>
        <w:rPr>
          <w:highlight w:val="white"/>
        </w:rPr>
      </w:pPr>
      <w:r w:rsidRPr="007D42C3">
        <w:rPr>
          <w:highlight w:val="white"/>
        </w:rPr>
        <w:t xml:space="preserve">          else {</w:t>
      </w:r>
    </w:p>
    <w:p w14:paraId="1052996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5C901F37" w14:textId="77777777" w:rsidR="007D42C3" w:rsidRPr="007D42C3" w:rsidRDefault="007D42C3" w:rsidP="007D42C3">
      <w:pPr>
        <w:pStyle w:val="Code"/>
        <w:rPr>
          <w:highlight w:val="white"/>
        </w:rPr>
      </w:pPr>
      <w:r w:rsidRPr="007D42C3">
        <w:rPr>
          <w:highlight w:val="white"/>
        </w:rPr>
        <w:t xml:space="preserve">                            Offset(resultSymbol), assignSymbol.Value,</w:t>
      </w:r>
    </w:p>
    <w:p w14:paraId="4BD3A6CF" w14:textId="1EF32B1E" w:rsidR="007D42C3" w:rsidRPr="007D42C3" w:rsidRDefault="007D42C3" w:rsidP="007D42C3">
      <w:pPr>
        <w:pStyle w:val="Code"/>
        <w:rPr>
          <w:highlight w:val="white"/>
        </w:rPr>
      </w:pPr>
      <w:r w:rsidRPr="007D42C3">
        <w:rPr>
          <w:highlight w:val="white"/>
        </w:rPr>
        <w:t xml:space="preserve">                            typeSize);</w:t>
      </w:r>
    </w:p>
    <w:p w14:paraId="11B33B5A" w14:textId="77777777" w:rsidR="007D42C3" w:rsidRPr="007D42C3" w:rsidRDefault="007D42C3" w:rsidP="007D42C3">
      <w:pPr>
        <w:pStyle w:val="Code"/>
        <w:rPr>
          <w:highlight w:val="white"/>
        </w:rPr>
      </w:pPr>
      <w:r w:rsidRPr="007D42C3">
        <w:rPr>
          <w:highlight w:val="white"/>
        </w:rPr>
        <w:t xml:space="preserve">          }</w:t>
      </w:r>
    </w:p>
    <w:p w14:paraId="23F8B19B" w14:textId="77777777" w:rsidR="007D42C3" w:rsidRPr="007D42C3" w:rsidRDefault="007D42C3" w:rsidP="007D42C3">
      <w:pPr>
        <w:pStyle w:val="Code"/>
        <w:rPr>
          <w:highlight w:val="white"/>
        </w:rPr>
      </w:pPr>
      <w:r w:rsidRPr="007D42C3">
        <w:rPr>
          <w:highlight w:val="white"/>
        </w:rPr>
        <w:t xml:space="preserve">        }</w:t>
      </w:r>
    </w:p>
    <w:p w14:paraId="16C24CD8" w14:textId="77777777" w:rsidR="007D42C3" w:rsidRPr="007D42C3" w:rsidRDefault="007D42C3" w:rsidP="007D42C3">
      <w:pPr>
        <w:pStyle w:val="Code"/>
        <w:rPr>
          <w:highlight w:val="white"/>
        </w:rPr>
      </w:pPr>
      <w:r w:rsidRPr="007D42C3">
        <w:rPr>
          <w:highlight w:val="white"/>
        </w:rPr>
        <w:t xml:space="preserve">        else if (assignSymbol.Type.IsArrayFunctionOrString() ||</w:t>
      </w:r>
    </w:p>
    <w:p w14:paraId="370AC386" w14:textId="77777777" w:rsidR="007D42C3" w:rsidRPr="007D42C3" w:rsidRDefault="007D42C3" w:rsidP="007D42C3">
      <w:pPr>
        <w:pStyle w:val="Code"/>
        <w:rPr>
          <w:highlight w:val="white"/>
        </w:rPr>
      </w:pPr>
      <w:r w:rsidRPr="007D42C3">
        <w:rPr>
          <w:highlight w:val="white"/>
        </w:rPr>
        <w:t xml:space="preserve">                 (assignSymbol.Value is StaticAddress)) {</w:t>
      </w:r>
    </w:p>
    <w:p w14:paraId="32FBC957" w14:textId="77777777" w:rsidR="007D42C3" w:rsidRPr="007D42C3" w:rsidRDefault="007D42C3" w:rsidP="007D42C3">
      <w:pPr>
        <w:pStyle w:val="Code"/>
        <w:rPr>
          <w:highlight w:val="white"/>
        </w:rPr>
      </w:pPr>
      <w:r w:rsidRPr="007D42C3">
        <w:rPr>
          <w:highlight w:val="white"/>
        </w:rPr>
        <w:t xml:space="preserve">          if (assignSymbol.AddressSymbol != null) {</w:t>
      </w:r>
    </w:p>
    <w:p w14:paraId="662D24A6" w14:textId="77777777" w:rsidR="007D42C3" w:rsidRPr="007D42C3" w:rsidRDefault="007D42C3" w:rsidP="007D42C3">
      <w:pPr>
        <w:pStyle w:val="Code"/>
        <w:rPr>
          <w:highlight w:val="white"/>
        </w:rPr>
      </w:pPr>
      <w:r w:rsidRPr="007D42C3">
        <w:rPr>
          <w:highlight w:val="white"/>
        </w:rPr>
        <w:t xml:space="preserve">            Track addressTrack =</w:t>
      </w:r>
    </w:p>
    <w:p w14:paraId="0067EA66" w14:textId="781C57A7" w:rsidR="007D42C3" w:rsidRPr="007D42C3" w:rsidRDefault="007D42C3" w:rsidP="007D42C3">
      <w:pPr>
        <w:pStyle w:val="Code"/>
        <w:rPr>
          <w:highlight w:val="white"/>
        </w:rPr>
      </w:pPr>
      <w:r w:rsidRPr="007D42C3">
        <w:rPr>
          <w:highlight w:val="white"/>
        </w:rPr>
        <w:t xml:space="preserve">              LoadValueToRegister(assignSymbol.AddressSymbol);</w:t>
      </w:r>
    </w:p>
    <w:p w14:paraId="2D97EBBA" w14:textId="77777777" w:rsidR="007D42C3" w:rsidRPr="007D42C3" w:rsidRDefault="007D42C3" w:rsidP="007D42C3">
      <w:pPr>
        <w:pStyle w:val="Code"/>
        <w:rPr>
          <w:highlight w:val="white"/>
        </w:rPr>
      </w:pPr>
      <w:r w:rsidRPr="007D42C3">
        <w:rPr>
          <w:highlight w:val="white"/>
        </w:rPr>
        <w:t xml:space="preserve">            addressTrack.Pointer = true;</w:t>
      </w:r>
    </w:p>
    <w:p w14:paraId="383AF98B"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4984097C" w14:textId="77777777" w:rsidR="007D42C3" w:rsidRPr="007D42C3" w:rsidRDefault="007D42C3" w:rsidP="007D42C3">
      <w:pPr>
        <w:pStyle w:val="Code"/>
        <w:rPr>
          <w:highlight w:val="white"/>
        </w:rPr>
      </w:pPr>
      <w:r w:rsidRPr="007D42C3">
        <w:rPr>
          <w:highlight w:val="white"/>
        </w:rPr>
        <w:t xml:space="preserve">                            Offset(resultSymbol), addressTrack);</w:t>
      </w:r>
    </w:p>
    <w:p w14:paraId="696CB887" w14:textId="77777777" w:rsidR="007D42C3" w:rsidRPr="007D42C3" w:rsidRDefault="007D42C3" w:rsidP="007D42C3">
      <w:pPr>
        <w:pStyle w:val="Code"/>
        <w:rPr>
          <w:highlight w:val="white"/>
        </w:rPr>
      </w:pPr>
    </w:p>
    <w:p w14:paraId="0AF0151F" w14:textId="77777777" w:rsidR="007D42C3" w:rsidRPr="007D42C3" w:rsidRDefault="007D42C3" w:rsidP="007D42C3">
      <w:pPr>
        <w:pStyle w:val="Code"/>
        <w:rPr>
          <w:highlight w:val="white"/>
        </w:rPr>
      </w:pPr>
      <w:r w:rsidRPr="007D42C3">
        <w:rPr>
          <w:highlight w:val="white"/>
        </w:rPr>
        <w:t xml:space="preserve">            if (assignSymbol.AddressOffset != 0) {</w:t>
      </w:r>
    </w:p>
    <w:p w14:paraId="37670654"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4140CF9E" w14:textId="77777777" w:rsidR="007D42C3" w:rsidRPr="007D42C3" w:rsidRDefault="007D42C3" w:rsidP="007D42C3">
      <w:pPr>
        <w:pStyle w:val="Code"/>
        <w:rPr>
          <w:highlight w:val="white"/>
        </w:rPr>
      </w:pPr>
      <w:r w:rsidRPr="007D42C3">
        <w:rPr>
          <w:highlight w:val="white"/>
        </w:rPr>
        <w:t xml:space="preserve">                              Offset(resultSymbol), (BigInteger)</w:t>
      </w:r>
    </w:p>
    <w:p w14:paraId="3F47A8E6" w14:textId="1592D98C" w:rsidR="007D42C3" w:rsidRPr="007D42C3" w:rsidRDefault="007D42C3" w:rsidP="007D42C3">
      <w:pPr>
        <w:pStyle w:val="Code"/>
        <w:rPr>
          <w:highlight w:val="white"/>
        </w:rPr>
      </w:pPr>
      <w:r w:rsidRPr="007D42C3">
        <w:rPr>
          <w:highlight w:val="white"/>
        </w:rPr>
        <w:t xml:space="preserve">                              assignSymbol.AddressOffset, typeSize);</w:t>
      </w:r>
    </w:p>
    <w:p w14:paraId="3B27665B" w14:textId="77777777" w:rsidR="007D42C3" w:rsidRPr="007D42C3" w:rsidRDefault="007D42C3" w:rsidP="007D42C3">
      <w:pPr>
        <w:pStyle w:val="Code"/>
        <w:rPr>
          <w:highlight w:val="white"/>
        </w:rPr>
      </w:pPr>
      <w:r w:rsidRPr="007D42C3">
        <w:rPr>
          <w:highlight w:val="white"/>
        </w:rPr>
        <w:t xml:space="preserve">            }</w:t>
      </w:r>
    </w:p>
    <w:p w14:paraId="718E92FD" w14:textId="77777777" w:rsidR="007D42C3" w:rsidRPr="007D42C3" w:rsidRDefault="007D42C3" w:rsidP="007D42C3">
      <w:pPr>
        <w:pStyle w:val="Code"/>
        <w:rPr>
          <w:highlight w:val="white"/>
        </w:rPr>
      </w:pPr>
      <w:r w:rsidRPr="007D42C3">
        <w:rPr>
          <w:highlight w:val="white"/>
        </w:rPr>
        <w:t xml:space="preserve">          }</w:t>
      </w:r>
    </w:p>
    <w:p w14:paraId="05A9DD43" w14:textId="77777777" w:rsidR="007D42C3" w:rsidRPr="007D42C3" w:rsidRDefault="007D42C3" w:rsidP="007D42C3">
      <w:pPr>
        <w:pStyle w:val="Code"/>
        <w:rPr>
          <w:highlight w:val="white"/>
        </w:rPr>
      </w:pPr>
      <w:r w:rsidRPr="007D42C3">
        <w:rPr>
          <w:highlight w:val="white"/>
        </w:rPr>
        <w:t xml:space="preserve">          else {</w:t>
      </w:r>
    </w:p>
    <w:p w14:paraId="609A15CD" w14:textId="77777777" w:rsidR="007D42C3" w:rsidRPr="007D42C3" w:rsidRDefault="007D42C3" w:rsidP="007D42C3">
      <w:pPr>
        <w:pStyle w:val="Code"/>
        <w:rPr>
          <w:highlight w:val="white"/>
        </w:rPr>
      </w:pPr>
      <w:r w:rsidRPr="007D42C3">
        <w:rPr>
          <w:highlight w:val="white"/>
        </w:rPr>
        <w:lastRenderedPageBreak/>
        <w:t xml:space="preserve">            AddAssemblyCode(AssemblyOperator.mov, Base(resultSymbol),</w:t>
      </w:r>
    </w:p>
    <w:p w14:paraId="124337BC" w14:textId="77777777" w:rsidR="007D42C3" w:rsidRPr="007D42C3" w:rsidRDefault="007D42C3" w:rsidP="007D42C3">
      <w:pPr>
        <w:pStyle w:val="Code"/>
        <w:rPr>
          <w:highlight w:val="white"/>
        </w:rPr>
      </w:pPr>
      <w:r w:rsidRPr="007D42C3">
        <w:rPr>
          <w:highlight w:val="white"/>
        </w:rPr>
        <w:t xml:space="preserve">                            Offset(resultSymbol), Base(assignSymbol),</w:t>
      </w:r>
    </w:p>
    <w:p w14:paraId="37BDEE1B" w14:textId="77777777" w:rsidR="007D42C3" w:rsidRPr="007D42C3" w:rsidRDefault="007D42C3" w:rsidP="007D42C3">
      <w:pPr>
        <w:pStyle w:val="Code"/>
        <w:rPr>
          <w:highlight w:val="white"/>
        </w:rPr>
      </w:pPr>
      <w:r w:rsidRPr="007D42C3">
        <w:rPr>
          <w:highlight w:val="white"/>
        </w:rPr>
        <w:t xml:space="preserve">                            TypeSize.PointerSize);</w:t>
      </w:r>
    </w:p>
    <w:p w14:paraId="0C644E3D" w14:textId="77777777" w:rsidR="007D42C3" w:rsidRPr="007D42C3" w:rsidRDefault="007D42C3" w:rsidP="007D42C3">
      <w:pPr>
        <w:pStyle w:val="Code"/>
        <w:rPr>
          <w:highlight w:val="white"/>
        </w:rPr>
      </w:pPr>
    </w:p>
    <w:p w14:paraId="7F1A381F" w14:textId="77777777" w:rsidR="007D42C3" w:rsidRPr="007D42C3" w:rsidRDefault="007D42C3" w:rsidP="007D42C3">
      <w:pPr>
        <w:pStyle w:val="Code"/>
        <w:rPr>
          <w:highlight w:val="white"/>
        </w:rPr>
      </w:pPr>
      <w:r w:rsidRPr="007D42C3">
        <w:rPr>
          <w:highlight w:val="white"/>
        </w:rPr>
        <w:t xml:space="preserve">            int assignOffset = Offset(assignSymbol);</w:t>
      </w:r>
    </w:p>
    <w:p w14:paraId="2BE805C8" w14:textId="77777777" w:rsidR="007D42C3" w:rsidRPr="007D42C3" w:rsidRDefault="007D42C3" w:rsidP="007D42C3">
      <w:pPr>
        <w:pStyle w:val="Code"/>
        <w:rPr>
          <w:highlight w:val="white"/>
        </w:rPr>
      </w:pPr>
      <w:r w:rsidRPr="007D42C3">
        <w:rPr>
          <w:highlight w:val="white"/>
        </w:rPr>
        <w:t xml:space="preserve">            if (assignOffset != 0) {</w:t>
      </w:r>
    </w:p>
    <w:p w14:paraId="7F32A1B2"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547213E9" w14:textId="77777777" w:rsidR="007D42C3" w:rsidRPr="007D42C3" w:rsidRDefault="007D42C3" w:rsidP="007D42C3">
      <w:pPr>
        <w:pStyle w:val="Code"/>
        <w:rPr>
          <w:highlight w:val="white"/>
        </w:rPr>
      </w:pPr>
      <w:r w:rsidRPr="007D42C3">
        <w:rPr>
          <w:highlight w:val="white"/>
        </w:rPr>
        <w:t xml:space="preserve">                              Offset(resultSymbol), (BigInteger) assignOffset,</w:t>
      </w:r>
    </w:p>
    <w:p w14:paraId="3772C15D" w14:textId="77777777" w:rsidR="007D42C3" w:rsidRPr="007D42C3" w:rsidRDefault="007D42C3" w:rsidP="007D42C3">
      <w:pPr>
        <w:pStyle w:val="Code"/>
        <w:rPr>
          <w:highlight w:val="white"/>
        </w:rPr>
      </w:pPr>
      <w:r w:rsidRPr="007D42C3">
        <w:rPr>
          <w:highlight w:val="white"/>
        </w:rPr>
        <w:t xml:space="preserve">                              typeSize);</w:t>
      </w:r>
    </w:p>
    <w:p w14:paraId="4870DFF5" w14:textId="77777777" w:rsidR="007D42C3" w:rsidRPr="007D42C3" w:rsidRDefault="007D42C3" w:rsidP="007D42C3">
      <w:pPr>
        <w:pStyle w:val="Code"/>
        <w:rPr>
          <w:highlight w:val="white"/>
        </w:rPr>
      </w:pPr>
      <w:r w:rsidRPr="007D42C3">
        <w:rPr>
          <w:highlight w:val="white"/>
        </w:rPr>
        <w:t xml:space="preserve">            }</w:t>
      </w:r>
    </w:p>
    <w:p w14:paraId="2D4C854F" w14:textId="77777777" w:rsidR="007D42C3" w:rsidRPr="007D42C3" w:rsidRDefault="007D42C3" w:rsidP="007D42C3">
      <w:pPr>
        <w:pStyle w:val="Code"/>
        <w:rPr>
          <w:highlight w:val="white"/>
        </w:rPr>
      </w:pPr>
      <w:r w:rsidRPr="007D42C3">
        <w:rPr>
          <w:highlight w:val="white"/>
        </w:rPr>
        <w:t xml:space="preserve">          }</w:t>
      </w:r>
    </w:p>
    <w:p w14:paraId="6BA2F03A" w14:textId="77777777" w:rsidR="007D42C3" w:rsidRPr="007D42C3" w:rsidRDefault="007D42C3" w:rsidP="007D42C3">
      <w:pPr>
        <w:pStyle w:val="Code"/>
        <w:rPr>
          <w:highlight w:val="white"/>
        </w:rPr>
      </w:pPr>
      <w:r w:rsidRPr="007D42C3">
        <w:rPr>
          <w:highlight w:val="white"/>
        </w:rPr>
        <w:t xml:space="preserve">        }</w:t>
      </w:r>
    </w:p>
    <w:p w14:paraId="0938D006" w14:textId="77777777" w:rsidR="007D42C3" w:rsidRPr="007D42C3" w:rsidRDefault="007D42C3" w:rsidP="007D42C3">
      <w:pPr>
        <w:pStyle w:val="Code"/>
        <w:rPr>
          <w:highlight w:val="white"/>
        </w:rPr>
      </w:pPr>
      <w:r w:rsidRPr="007D42C3">
        <w:rPr>
          <w:highlight w:val="white"/>
        </w:rPr>
        <w:t xml:space="preserve">        else {</w:t>
      </w:r>
    </w:p>
    <w:p w14:paraId="63912DD9" w14:textId="77777777" w:rsidR="007D42C3" w:rsidRPr="007D42C3" w:rsidRDefault="007D42C3" w:rsidP="007D42C3">
      <w:pPr>
        <w:pStyle w:val="Code"/>
        <w:rPr>
          <w:highlight w:val="white"/>
        </w:rPr>
      </w:pPr>
      <w:r w:rsidRPr="007D42C3">
        <w:rPr>
          <w:highlight w:val="white"/>
        </w:rPr>
        <w:t xml:space="preserve">          assignTrack = LoadValueToRegister(assignSymbol);</w:t>
      </w:r>
    </w:p>
    <w:p w14:paraId="5398DC7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2A4E73A9" w14:textId="77777777" w:rsidR="007D42C3" w:rsidRPr="007D42C3" w:rsidRDefault="007D42C3" w:rsidP="007D42C3">
      <w:pPr>
        <w:pStyle w:val="Code"/>
        <w:rPr>
          <w:highlight w:val="white"/>
        </w:rPr>
      </w:pPr>
      <w:r w:rsidRPr="007D42C3">
        <w:rPr>
          <w:highlight w:val="white"/>
        </w:rPr>
        <w:t xml:space="preserve">                          Offset(resultSymbol), assignTrack);</w:t>
      </w:r>
    </w:p>
    <w:p w14:paraId="1EB7D73D" w14:textId="77777777" w:rsidR="007D42C3" w:rsidRPr="007D42C3" w:rsidRDefault="007D42C3" w:rsidP="007D42C3">
      <w:pPr>
        <w:pStyle w:val="Code"/>
        <w:rPr>
          <w:highlight w:val="white"/>
        </w:rPr>
      </w:pPr>
      <w:r w:rsidRPr="007D42C3">
        <w:rPr>
          <w:highlight w:val="white"/>
        </w:rPr>
        <w:t xml:space="preserve">        }</w:t>
      </w:r>
    </w:p>
    <w:p w14:paraId="0DC90585" w14:textId="77777777" w:rsidR="007D42C3" w:rsidRPr="007D42C3" w:rsidRDefault="007D42C3" w:rsidP="007D42C3">
      <w:pPr>
        <w:pStyle w:val="Code"/>
        <w:rPr>
          <w:highlight w:val="white"/>
        </w:rPr>
      </w:pPr>
      <w:r w:rsidRPr="007D42C3">
        <w:rPr>
          <w:highlight w:val="white"/>
        </w:rPr>
        <w:t xml:space="preserve">      }</w:t>
      </w:r>
    </w:p>
    <w:p w14:paraId="0DBBD177" w14:textId="77777777" w:rsidR="00875C49" w:rsidRPr="007D42C3" w:rsidRDefault="00875C49" w:rsidP="007D42C3">
      <w:pPr>
        <w:pStyle w:val="Code"/>
        <w:rPr>
          <w:highlight w:val="white"/>
        </w:rPr>
      </w:pPr>
      <w:r w:rsidRPr="007D42C3">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535" w:name="_Toc59126256"/>
      <w:r w:rsidRPr="00903DBA">
        <w:rPr>
          <w:highlight w:val="white"/>
        </w:rPr>
        <w:t>Unary Integral Operations</w:t>
      </w:r>
      <w:bookmarkEnd w:id="535"/>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lastRenderedPageBreak/>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05B2DF90" w:rsidR="00184AA8" w:rsidRPr="00903DBA" w:rsidRDefault="00184AA8" w:rsidP="00184AA8">
      <w:pPr>
        <w:pStyle w:val="Code"/>
        <w:rPr>
          <w:highlight w:val="white"/>
        </w:rPr>
      </w:pPr>
      <w:r w:rsidRPr="00903DBA">
        <w:rPr>
          <w:highlight w:val="white"/>
        </w:rPr>
        <w:t xml:space="preserve">      Symbol resultSymbol = (Symbol)</w:t>
      </w:r>
      <w:r w:rsidR="00D62DBC">
        <w:rPr>
          <w:highlight w:val="white"/>
        </w:rPr>
        <w:t xml:space="preserve"> </w:t>
      </w:r>
      <w:r w:rsidRPr="00903DBA">
        <w:rPr>
          <w:highlight w:val="white"/>
        </w:rPr>
        <w:t>middleCode[0],</w:t>
      </w:r>
    </w:p>
    <w:p w14:paraId="7C981B88" w14:textId="3A374F23" w:rsidR="00184AA8" w:rsidRPr="00903DBA" w:rsidRDefault="00184AA8" w:rsidP="00184AA8">
      <w:pPr>
        <w:pStyle w:val="Code"/>
        <w:rPr>
          <w:highlight w:val="white"/>
        </w:rPr>
      </w:pPr>
      <w:r w:rsidRPr="00903DBA">
        <w:rPr>
          <w:highlight w:val="white"/>
        </w:rPr>
        <w:t xml:space="preserve">             unarySymbol = (Symbol)</w:t>
      </w:r>
      <w:r w:rsidR="00D62DBC">
        <w:rPr>
          <w:highlight w:val="white"/>
        </w:rPr>
        <w:t xml:space="preserve"> </w:t>
      </w:r>
      <w:r w:rsidRPr="00903DBA">
        <w:rPr>
          <w:highlight w:val="white"/>
        </w:rPr>
        <w:t>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lastRenderedPageBreak/>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536" w:name="_Toc59126257"/>
      <w:r w:rsidRPr="00903DBA">
        <w:rPr>
          <w:highlight w:val="white"/>
        </w:rPr>
        <w:t>Integral Binary</w:t>
      </w:r>
      <w:bookmarkEnd w:id="536"/>
    </w:p>
    <w:p w14:paraId="5D21094A" w14:textId="239DEDC3"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w:t>
      </w:r>
      <w:r w:rsidR="00CF52E0" w:rsidRPr="00DE00DC">
        <w:rPr>
          <w:rStyle w:val="KeyWord0"/>
          <w:highlight w:val="white"/>
        </w:rPr>
        <w:t>and</w:t>
      </w:r>
      <w:r w:rsidR="00CF52E0" w:rsidRPr="00903DBA">
        <w:rPr>
          <w:highlight w:val="white"/>
        </w:rPr>
        <w:t xml:space="preserve">, </w:t>
      </w:r>
      <w:r w:rsidR="00CF52E0" w:rsidRPr="00DE00DC">
        <w:rPr>
          <w:rStyle w:val="KeyWord0"/>
          <w:highlight w:val="white"/>
        </w:rPr>
        <w:t>or</w:t>
      </w:r>
      <w:r w:rsidR="00CF52E0" w:rsidRPr="00903DBA">
        <w:rPr>
          <w:highlight w:val="white"/>
        </w:rPr>
        <w:t xml:space="preserve">, and </w:t>
      </w:r>
      <w:r w:rsidR="00CF52E0" w:rsidRPr="00DE00DC">
        <w:rPr>
          <w:rStyle w:val="KeyWord0"/>
          <w:highlight w:val="white"/>
        </w:rPr>
        <w:t>xor</w:t>
      </w:r>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w:t>
      </w:r>
      <w:r w:rsidR="009C5120" w:rsidRPr="00DE00DC">
        <w:rPr>
          <w:rStyle w:val="KeyWord0"/>
          <w:highlight w:val="white"/>
        </w:rPr>
        <w:t>shift</w:t>
      </w:r>
      <w:r w:rsidR="009C5120" w:rsidRPr="00903DBA">
        <w:rPr>
          <w:highlight w:val="white"/>
        </w:rPr>
        <w:t xml:space="preserve"> operation demands that the right operands is stored in a specific register.</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w:t>
      </w:r>
      <w:r w:rsidRPr="00903DBA">
        <w:rPr>
          <w:highlight w:val="white"/>
        </w:rPr>
        <w:lastRenderedPageBreak/>
        <w:t xml:space="preserve">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3966DCB8"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r w:rsidR="005D2E31" w:rsidRPr="00903DBA">
        <w:rPr>
          <w:highlight w:val="white"/>
        </w:rPr>
        <w:t>Except for</w:t>
      </w:r>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lastRenderedPageBreak/>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lastRenderedPageBreak/>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lastRenderedPageBreak/>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537" w:name="_Toc59126258"/>
      <w:r w:rsidRPr="00903DBA">
        <w:rPr>
          <w:highlight w:val="white"/>
        </w:rPr>
        <w:t>Base and Offset</w:t>
      </w:r>
      <w:bookmarkEnd w:id="537"/>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10BB794C" w:rsidR="00184AA8" w:rsidRPr="00903DBA" w:rsidRDefault="00184AA8" w:rsidP="00184AA8">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lastRenderedPageBreak/>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30686CC3"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w:t>
      </w:r>
      <w:r w:rsidR="0016674F">
        <w:rPr>
          <w:highlight w:val="white"/>
        </w:rPr>
        <w:t>variadic frame pointer</w:t>
      </w:r>
      <w:r w:rsidRPr="00903DBA">
        <w:rPr>
          <w:highlight w:val="white"/>
        </w:rPr>
        <w:t>.</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538" w:name="_Toc59126259"/>
      <w:r w:rsidRPr="00903DBA">
        <w:rPr>
          <w:highlight w:val="white"/>
        </w:rPr>
        <w:t>Case</w:t>
      </w:r>
      <w:bookmarkEnd w:id="538"/>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lastRenderedPageBreak/>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539" w:name="_Toc59126260"/>
      <w:r w:rsidRPr="00903DBA">
        <w:rPr>
          <w:highlight w:val="white"/>
        </w:rPr>
        <w:t>Address</w:t>
      </w:r>
      <w:bookmarkEnd w:id="539"/>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540" w:name="_Toc59126261"/>
      <w:r w:rsidRPr="00903DBA">
        <w:rPr>
          <w:highlight w:val="white"/>
        </w:rPr>
        <w:t>Floating Binary</w:t>
      </w:r>
      <w:bookmarkEnd w:id="540"/>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lastRenderedPageBreak/>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541" w:name="_Toc59126262"/>
      <w:r w:rsidRPr="00903DBA">
        <w:rPr>
          <w:highlight w:val="white"/>
        </w:rPr>
        <w:t>Floating Relation</w:t>
      </w:r>
      <w:bookmarkEnd w:id="541"/>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lastRenderedPageBreak/>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542" w:name="_Toc59126263"/>
      <w:r w:rsidRPr="00903DBA">
        <w:rPr>
          <w:highlight w:val="white"/>
        </w:rPr>
        <w:t>Floating Push and Pop</w:t>
      </w:r>
      <w:bookmarkEnd w:id="542"/>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lastRenderedPageBreak/>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lastRenderedPageBreak/>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543" w:name="_Toc59126264"/>
      <w:r w:rsidRPr="00903DBA">
        <w:rPr>
          <w:highlight w:val="white"/>
        </w:rPr>
        <w:t>Type Conversion</w:t>
      </w:r>
      <w:bookmarkEnd w:id="543"/>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lastRenderedPageBreak/>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544" w:name="_Toc59126265"/>
      <w:r w:rsidRPr="00903DBA">
        <w:rPr>
          <w:highlight w:val="white"/>
        </w:rPr>
        <w:t>Struct and Union</w:t>
      </w:r>
      <w:bookmarkEnd w:id="544"/>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lastRenderedPageBreak/>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lastRenderedPageBreak/>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545" w:name="_Toc59126266"/>
      <w:r w:rsidRPr="00903DBA">
        <w:rPr>
          <w:highlight w:val="white"/>
        </w:rPr>
        <w:t>Initialization Code</w:t>
      </w:r>
      <w:bookmarkEnd w:id="545"/>
    </w:p>
    <w:p w14:paraId="4A5AAFA6" w14:textId="0A25723D" w:rsidR="001C492E" w:rsidRPr="00903DBA" w:rsidRDefault="00510899" w:rsidP="00B70491">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r w:rsidR="00995B7B" w:rsidRPr="00903DBA">
        <w:rPr>
          <w:highlight w:val="white"/>
        </w:rPr>
        <w:t xml:space="preserve"> In this section we look into the Linux environment</w:t>
      </w:r>
      <w:r w:rsidR="00BA5FFA" w:rsidRPr="00903DBA">
        <w:rPr>
          <w:highlight w:val="white"/>
        </w:rPr>
        <w:t xml:space="preserve">, </w:t>
      </w:r>
      <w:r w:rsidR="00721ABF">
        <w:rPr>
          <w:highlight w:val="white"/>
        </w:rPr>
        <w:t>the Windows environment</w:t>
      </w:r>
      <w:r w:rsidR="00995B7B" w:rsidRPr="00903DBA">
        <w:rPr>
          <w:highlight w:val="white"/>
        </w:rPr>
        <w:t xml:space="preserve">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10996422"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xml:space="preserve">, which is the address directly after the code and static data. We do not need to set the </w:t>
      </w:r>
      <w:r w:rsidR="00D47EB7">
        <w:rPr>
          <w:highlight w:val="white"/>
        </w:rPr>
        <w:t>variadic</w:t>
      </w:r>
      <w:r w:rsidR="00F12254" w:rsidRPr="00903DBA">
        <w:rPr>
          <w:highlight w:val="white"/>
        </w:rPr>
        <w:t xml:space="preserve"> pointer, since the main function is not </w:t>
      </w:r>
      <w:r w:rsidR="004A5B68">
        <w:rPr>
          <w:highlight w:val="white"/>
        </w:rPr>
        <w:t>variadic</w:t>
      </w:r>
      <w:r w:rsidR="00F12254" w:rsidRPr="00903DBA">
        <w:rPr>
          <w:highlight w:val="white"/>
        </w:rPr>
        <w:t>.</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5525075F"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65F682E3"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CB2C1D2"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35B3B0A"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lastRenderedPageBreak/>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546" w:name="_Toc59126267"/>
      <w:r w:rsidRPr="00903DBA">
        <w:rPr>
          <w:highlight w:val="white"/>
        </w:rPr>
        <w:t>Command Line Arguments</w:t>
      </w:r>
      <w:bookmarkEnd w:id="546"/>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218C1" w:rsidRPr="00DF14A9" w:rsidRDefault="006218C1"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218C1" w:rsidRPr="00490BCB" w:rsidRDefault="006218C1"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218C1" w:rsidRPr="00490BCB" w:rsidRDefault="006218C1"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218C1" w:rsidRPr="00490BCB" w:rsidRDefault="006218C1"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218C1" w:rsidRPr="00490BCB" w:rsidRDefault="006218C1"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218C1" w:rsidRPr="00490BCB" w:rsidRDefault="006218C1"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218C1" w:rsidRPr="00490BCB" w:rsidRDefault="006218C1"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218C1" w:rsidRPr="00090144" w:rsidRDefault="006218C1"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218C1" w:rsidRPr="00090144" w:rsidRDefault="006218C1" w:rsidP="00B70491">
                              <w:pPr>
                                <w:spacing w:before="0" w:after="0" w:line="240" w:lineRule="auto"/>
                                <w:rPr>
                                  <w:rFonts w:eastAsia="Calibri"/>
                                  <w:color w:val="000000"/>
                                </w:rPr>
                              </w:pPr>
                              <w:r w:rsidRPr="00090144">
                                <w:rPr>
                                  <w:rFonts w:eastAsia="Calibri"/>
                                  <w:color w:val="000000"/>
                                </w:rPr>
                                <w:t>Frame pointer of</w:t>
                              </w:r>
                            </w:p>
                            <w:p w14:paraId="77E191A3" w14:textId="77777777" w:rsidR="006218C1" w:rsidRPr="00090144" w:rsidRDefault="006218C1"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218C1" w:rsidRPr="00090144" w:rsidRDefault="006218C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218C1" w:rsidRPr="00090144" w:rsidRDefault="006218C1"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218C1" w:rsidRPr="00090144" w:rsidRDefault="006218C1"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218C1" w:rsidRPr="00090144" w:rsidRDefault="006218C1"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218C1" w:rsidRDefault="006218C1"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218C1" w:rsidRDefault="006218C1"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218C1" w:rsidRDefault="006218C1"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218C1" w:rsidRDefault="006218C1"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218C1" w:rsidRPr="00DF14A9" w:rsidRDefault="006218C1"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218C1" w:rsidRPr="00490BCB" w:rsidRDefault="006218C1"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218C1" w:rsidRPr="00490BCB" w:rsidRDefault="006218C1"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218C1" w:rsidRPr="00490BCB" w:rsidRDefault="006218C1"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218C1" w:rsidRPr="00490BCB" w:rsidRDefault="006218C1"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218C1" w:rsidRPr="00490BCB" w:rsidRDefault="006218C1"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218C1" w:rsidRPr="00490BCB" w:rsidRDefault="006218C1"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218C1" w:rsidRPr="00490BCB" w:rsidRDefault="006218C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218C1" w:rsidRPr="00090144" w:rsidRDefault="006218C1"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218C1" w:rsidRPr="00090144" w:rsidRDefault="006218C1" w:rsidP="00B70491">
                        <w:pPr>
                          <w:spacing w:before="0" w:after="0" w:line="240" w:lineRule="auto"/>
                          <w:rPr>
                            <w:rFonts w:eastAsia="Calibri"/>
                            <w:color w:val="000000"/>
                          </w:rPr>
                        </w:pPr>
                        <w:r w:rsidRPr="00090144">
                          <w:rPr>
                            <w:rFonts w:eastAsia="Calibri"/>
                            <w:color w:val="000000"/>
                          </w:rPr>
                          <w:t>Frame pointer of</w:t>
                        </w:r>
                      </w:p>
                      <w:p w14:paraId="77E191A3" w14:textId="77777777" w:rsidR="006218C1" w:rsidRPr="00090144" w:rsidRDefault="006218C1"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218C1" w:rsidRPr="00090144" w:rsidRDefault="006218C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218C1" w:rsidRPr="00090144" w:rsidRDefault="006218C1"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218C1" w:rsidRPr="00090144" w:rsidRDefault="006218C1"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218C1" w:rsidRPr="00090144" w:rsidRDefault="006218C1"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218C1" w:rsidRDefault="006218C1"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218C1" w:rsidRDefault="006218C1"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218C1" w:rsidRDefault="006218C1"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218C1" w:rsidRDefault="006218C1"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lastRenderedPageBreak/>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9FE369B"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t>
      </w:r>
      <w:r w:rsidR="007A3172">
        <w:rPr>
          <w:highlight w:val="white"/>
        </w:rPr>
        <w:t>the Windows environment</w:t>
      </w:r>
      <w:r w:rsidR="008610D2" w:rsidRPr="00903DBA">
        <w:rPr>
          <w:highlight w:val="white"/>
        </w:rPr>
        <w: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lastRenderedPageBreak/>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547" w:name="_Toc59126268"/>
      <w:r w:rsidRPr="00903DBA">
        <w:rPr>
          <w:highlight w:val="white"/>
        </w:rPr>
        <w:t>Text List</w:t>
      </w:r>
      <w:bookmarkEnd w:id="547"/>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lastRenderedPageBreak/>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548" w:name="_Ref54009755"/>
      <w:bookmarkStart w:id="549" w:name="_Toc59126269"/>
      <w:bookmarkStart w:id="550" w:name="_Ref420874022"/>
      <w:r w:rsidRPr="00903DBA">
        <w:lastRenderedPageBreak/>
        <w:t>Executable Code Generation</w:t>
      </w:r>
      <w:bookmarkEnd w:id="548"/>
      <w:bookmarkEnd w:id="549"/>
    </w:p>
    <w:p w14:paraId="37DAF005" w14:textId="37FCA278"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414C9B">
        <w:t xml:space="preserve">to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38B5E8C6" w:rsidR="009D716B" w:rsidRPr="00903DBA" w:rsidRDefault="007A3172" w:rsidP="009D716B">
      <w:pPr>
        <w:pStyle w:val="Rubrik2"/>
      </w:pPr>
      <w:bookmarkStart w:id="551" w:name="_Toc59126270"/>
      <w:r>
        <w:t>The Windows environment</w:t>
      </w:r>
      <w:bookmarkEnd w:id="551"/>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15B58AB3" w:rsidR="00065716" w:rsidRPr="00903DBA" w:rsidRDefault="00065716" w:rsidP="008C2C53">
      <w:r w:rsidRPr="00903DBA">
        <w:t>The difference between</w:t>
      </w:r>
      <w:r w:rsidR="004F0912">
        <w:t xml:space="preserve"> </w:t>
      </w:r>
      <w:r w:rsidR="00721ABF">
        <w:t>the Windows environment</w:t>
      </w:r>
      <w:r w:rsidR="004F0912">
        <w:t xml:space="preserve">, compared to the </w:t>
      </w:r>
      <w:r w:rsidRPr="00903DBA">
        <w:t>Linu</w:t>
      </w:r>
      <w:r w:rsidR="004F0912">
        <w:t>x environment, is:</w:t>
      </w:r>
      <w:r w:rsidRPr="00903DBA">
        <w:t xml:space="preserve"> </w:t>
      </w:r>
    </w:p>
    <w:p w14:paraId="7C072229" w14:textId="7C630569" w:rsidR="00D5337C" w:rsidRPr="00903DBA" w:rsidRDefault="00D5337C" w:rsidP="008F261A">
      <w:pPr>
        <w:pStyle w:val="Liststycke"/>
        <w:numPr>
          <w:ilvl w:val="0"/>
          <w:numId w:val="184"/>
        </w:numPr>
      </w:pPr>
      <w:r w:rsidRPr="00903DBA">
        <w:t xml:space="preserve">The types </w:t>
      </w:r>
      <w:r w:rsidR="00415A13" w:rsidRPr="00903DBA">
        <w:t>hold</w:t>
      </w:r>
      <w:r w:rsidRPr="00903DBA">
        <w:t xml:space="preserve"> different sizes.</w:t>
      </w:r>
    </w:p>
    <w:p w14:paraId="57F48727" w14:textId="5E93BF0A" w:rsidR="00D5337C" w:rsidRPr="00903DBA" w:rsidRDefault="00256A4B" w:rsidP="008F261A">
      <w:pPr>
        <w:pStyle w:val="Liststycke"/>
        <w:numPr>
          <w:ilvl w:val="0"/>
          <w:numId w:val="184"/>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w:t>
      </w:r>
      <w:r w:rsidR="00A808FF">
        <w:t>s</w:t>
      </w:r>
      <w:r w:rsidR="0044096F" w:rsidRPr="00903DBA">
        <w:t xml:space="preserve"> track of </w:t>
      </w:r>
      <w:r w:rsidR="00A71679" w:rsidRPr="00903DBA">
        <w:t>the accesses of other static values.</w:t>
      </w:r>
    </w:p>
    <w:p w14:paraId="624CE661" w14:textId="6514C04B" w:rsidR="00A71679" w:rsidRPr="00903DBA" w:rsidRDefault="00256A4B" w:rsidP="008F261A">
      <w:pPr>
        <w:pStyle w:val="Liststycke"/>
        <w:numPr>
          <w:ilvl w:val="0"/>
          <w:numId w:val="184"/>
        </w:numPr>
      </w:pPr>
      <w:r w:rsidRPr="00903DBA">
        <w:t>A f</w:t>
      </w:r>
      <w:r w:rsidR="00A71679" w:rsidRPr="00903DBA">
        <w:t>unction</w:t>
      </w:r>
      <w:r w:rsidRPr="00903DBA">
        <w:t xml:space="preserve"> is</w:t>
      </w:r>
      <w:r w:rsidR="00A71679" w:rsidRPr="00903DBA">
        <w:t xml:space="preserve">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8F261A">
      <w:pPr>
        <w:pStyle w:val="Liststycke"/>
        <w:numPr>
          <w:ilvl w:val="0"/>
          <w:numId w:val="184"/>
        </w:numPr>
      </w:pPr>
      <w:r w:rsidRPr="00903DBA">
        <w:t>To exit the execution</w:t>
      </w:r>
      <w:r w:rsidR="00A05B2C" w:rsidRPr="00903DBA">
        <w:t>,</w:t>
      </w:r>
      <w:r w:rsidRPr="00903DBA">
        <w:t xml:space="preserve"> we perform an </w:t>
      </w:r>
      <w:r w:rsidR="00E94939" w:rsidRPr="00903DBA">
        <w:t>interrupt call rather than a system call.</w:t>
      </w:r>
    </w:p>
    <w:p w14:paraId="2EC26C4E" w14:textId="77777777" w:rsidR="00A808FF" w:rsidRDefault="00A05B2C" w:rsidP="008F261A">
      <w:pPr>
        <w:pStyle w:val="Liststycke"/>
        <w:numPr>
          <w:ilvl w:val="0"/>
          <w:numId w:val="184"/>
        </w:numPr>
      </w:pPr>
      <w:r w:rsidRPr="00903DBA">
        <w:t>The initialization code is different</w:t>
      </w:r>
      <w:r w:rsidR="003766CF" w:rsidRPr="00903DBA">
        <w:t>.</w:t>
      </w:r>
    </w:p>
    <w:p w14:paraId="148E0B13" w14:textId="172CDB77" w:rsidR="003766CF" w:rsidRPr="00903DBA" w:rsidRDefault="006A35C6" w:rsidP="008F261A">
      <w:pPr>
        <w:pStyle w:val="Liststycke"/>
        <w:numPr>
          <w:ilvl w:val="0"/>
          <w:numId w:val="184"/>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6D0505CB" w14:textId="77777777" w:rsidR="00EA65D7" w:rsidRPr="00903DBA" w:rsidRDefault="00EA65D7" w:rsidP="00EA65D7">
      <w:pPr>
        <w:pStyle w:val="Liststycke"/>
        <w:numPr>
          <w:ilvl w:val="0"/>
          <w:numId w:val="184"/>
        </w:numPr>
      </w:pPr>
      <w:r w:rsidRPr="00903DBA">
        <w:t>The total code, including code, static values, call stack and heap, is stored in 64 kilobytes.</w:t>
      </w:r>
    </w:p>
    <w:p w14:paraId="0FA7813B" w14:textId="1114E9D3" w:rsidR="00B70AD4" w:rsidRPr="00903DBA" w:rsidRDefault="00B70AD4" w:rsidP="008F261A">
      <w:pPr>
        <w:pStyle w:val="Liststycke"/>
        <w:numPr>
          <w:ilvl w:val="0"/>
          <w:numId w:val="184"/>
        </w:numPr>
      </w:pPr>
      <w:r w:rsidRPr="00903DBA">
        <w:t>In the standard library, we use interrupts instead of system calls to access the surrounding operating system.</w:t>
      </w:r>
    </w:p>
    <w:p w14:paraId="238B12A8" w14:textId="38E88D3A" w:rsidR="00730E52" w:rsidRPr="00903DBA" w:rsidRDefault="00730E52" w:rsidP="00BA3773">
      <w:pPr>
        <w:jc w:val="left"/>
      </w:pPr>
      <w:r w:rsidRPr="00903DBA">
        <w:t>The access</w:t>
      </w:r>
      <w:r w:rsidR="00EE238A">
        <w:t>es</w:t>
      </w:r>
      <w:r w:rsidRPr="00903DBA">
        <w:t xml:space="preserve"> and calls are stored with their unique names</w:t>
      </w:r>
      <w:r w:rsidR="00C55029" w:rsidRPr="00903DBA">
        <w:t xml:space="preserve">, </w:t>
      </w:r>
      <w:r w:rsidR="00EE238A">
        <w:t xml:space="preserve">and </w:t>
      </w:r>
      <w:r w:rsidR="00C55029" w:rsidRPr="00903DBA">
        <w:t xml:space="preserve">replaced by proper address by the linker in the next step. </w:t>
      </w:r>
      <w:r w:rsidR="004B7A67" w:rsidRPr="00903DBA">
        <w:t xml:space="preserve">The return addresses are stored as the address relative the beginning of the function and </w:t>
      </w:r>
      <w:r w:rsidR="00EE238A">
        <w:t xml:space="preserve">is </w:t>
      </w:r>
      <w:r w:rsidR="004B7A67" w:rsidRPr="00903DBA">
        <w:t>replaced by the corresponding global address by the linker.</w:t>
      </w:r>
      <w:r w:rsidRPr="00903DBA">
        <w:t xml:space="preserve"> </w:t>
      </w:r>
      <w:r w:rsidR="004B7A67" w:rsidRPr="00903DBA">
        <w:t>The reason we keep the access</w:t>
      </w:r>
      <w:r w:rsidR="00EE238A">
        <w:t>es</w:t>
      </w:r>
      <w:r w:rsidR="004B7A67" w:rsidRPr="00903DBA">
        <w:t xml:space="preserve"> an</w:t>
      </w:r>
      <w:r w:rsidR="00FE01E2" w:rsidRPr="00903DBA">
        <w:t>d</w:t>
      </w:r>
      <w:r w:rsidR="004B7A67" w:rsidRPr="00903DBA">
        <w:t xml:space="preserve"> calls in separate maps is </w:t>
      </w:r>
      <w:r w:rsidR="00D72ED6" w:rsidRPr="00903DBA">
        <w:t>that</w:t>
      </w:r>
      <w:r w:rsidR="00EE238A">
        <w:t xml:space="preserve"> </w:t>
      </w:r>
      <w:r w:rsidR="00FE01E2" w:rsidRPr="00903DBA">
        <w:t>access</w:t>
      </w:r>
      <w:r w:rsidR="00EE238A">
        <w:t>es</w:t>
      </w:r>
      <w:r w:rsidR="00FE01E2" w:rsidRPr="00903DBA">
        <w:t xml:space="preserve"> </w:t>
      </w:r>
      <w:r w:rsidR="00EE238A">
        <w:t>are</w:t>
      </w:r>
      <w:r w:rsidR="00FE01E2" w:rsidRPr="00903DBA">
        <w:t xml:space="preserve"> replaced by</w:t>
      </w:r>
      <w:r w:rsidR="009835FC" w:rsidRPr="00903DBA">
        <w:t xml:space="preserve"> </w:t>
      </w:r>
      <w:r w:rsidR="00FE01E2" w:rsidRPr="00903DBA">
        <w:t xml:space="preserve">absolute </w:t>
      </w:r>
      <w:r w:rsidR="00D72ED6" w:rsidRPr="00903DBA">
        <w:t>global address</w:t>
      </w:r>
      <w:r w:rsidR="00EE238A">
        <w:t>es</w:t>
      </w:r>
      <w:r w:rsidR="00D72ED6" w:rsidRPr="00903DBA">
        <w:t xml:space="preserve"> while call</w:t>
      </w:r>
      <w:r w:rsidR="00EE238A">
        <w:t>s are</w:t>
      </w:r>
      <w:r w:rsidR="00D72ED6" w:rsidRPr="00903DBA">
        <w:t xml:space="preserve"> replaced by address</w:t>
      </w:r>
      <w:r w:rsidR="00EE238A">
        <w:t>es</w:t>
      </w:r>
      <w:r w:rsidR="00D72ED6" w:rsidRPr="00903DBA">
        <w:t xml:space="preserve">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552" w:name="_Toc59126271"/>
      <w:r w:rsidRPr="00903DBA">
        <w:rPr>
          <w:highlight w:val="white"/>
        </w:rPr>
        <w:t>Main</w:t>
      </w:r>
      <w:bookmarkEnd w:id="552"/>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5B2FD4A5"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461860">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483C26">
      <w:pPr>
        <w:rPr>
          <w:highlight w:val="white"/>
        </w:rPr>
      </w:pPr>
      <w:r w:rsidRPr="00903DBA">
        <w:rPr>
          <w:highlight w:val="white"/>
        </w:rPr>
        <w:t>The first value of the file is the number of static objects.</w:t>
      </w:r>
      <w:r w:rsidR="001454D4" w:rsidRPr="00903DBA">
        <w:rPr>
          <w:highlight w:val="white"/>
        </w:rPr>
        <w:t xml:space="preserve"> For each object we call the </w:t>
      </w:r>
      <w:r w:rsidR="001454D4" w:rsidRPr="00483C26">
        <w:rPr>
          <w:rStyle w:val="KeyWord0"/>
          <w:highlight w:val="white"/>
        </w:rPr>
        <w:t>Load</w:t>
      </w:r>
      <w:r w:rsidR="001454D4" w:rsidRPr="00903DBA">
        <w:rPr>
          <w:highlight w:val="white"/>
        </w:rPr>
        <w:t xml:space="preserve">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553" w:name="_Toc59126272"/>
      <w:r w:rsidRPr="00903DBA">
        <w:rPr>
          <w:highlight w:val="white"/>
        </w:rPr>
        <w:t>Type Size</w:t>
      </w:r>
      <w:bookmarkEnd w:id="553"/>
    </w:p>
    <w:p w14:paraId="67CDE55A" w14:textId="7F832956" w:rsidR="004568A2" w:rsidRPr="00903DBA" w:rsidRDefault="004568A2" w:rsidP="004568A2">
      <w:pPr>
        <w:rPr>
          <w:highlight w:val="white"/>
        </w:rPr>
      </w:pPr>
      <w:r w:rsidRPr="00903DBA">
        <w:rPr>
          <w:highlight w:val="white"/>
        </w:rPr>
        <w:t xml:space="preserve">To begin with, </w:t>
      </w:r>
      <w:r w:rsidR="00436D32" w:rsidRPr="00903DBA">
        <w:rPr>
          <w:highlight w:val="white"/>
        </w:rPr>
        <w:t xml:space="preserve">we need new type sizes for </w:t>
      </w:r>
      <w:r w:rsidR="007A3172">
        <w:rPr>
          <w:highlight w:val="white"/>
        </w:rPr>
        <w:t>the Windows environment</w:t>
      </w:r>
      <w:r w:rsidR="00436D32" w:rsidRPr="00903DBA">
        <w:rPr>
          <w:highlight w:val="white"/>
        </w:rPr>
        <w:t>. A character is, as always, one byte</w:t>
      </w:r>
      <w:r w:rsidR="007F65F7" w:rsidRPr="00903DBA">
        <w:rPr>
          <w:highlight w:val="white"/>
        </w:rPr>
        <w:t xml:space="preserve">. A short is one byte, an integer or a pointer is two bytes, and a long is four bytes. Note that an integer and a pointer have equal sizes in </w:t>
      </w:r>
      <w:r w:rsidR="007A3172">
        <w:rPr>
          <w:highlight w:val="white"/>
        </w:rPr>
        <w:t>the Windows environment</w:t>
      </w:r>
      <w:r w:rsidR="00721ABF">
        <w:rPr>
          <w:highlight w:val="white"/>
        </w:rPr>
        <w:t>, as opposed to the Linux environment.</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42E35B04" w:rsidR="00303C4E" w:rsidRDefault="00303C4E" w:rsidP="004568A2">
      <w:pPr>
        <w:pStyle w:val="Rubrik3"/>
        <w:numPr>
          <w:ilvl w:val="2"/>
          <w:numId w:val="157"/>
        </w:numPr>
        <w:rPr>
          <w:highlight w:val="white"/>
        </w:rPr>
      </w:pPr>
      <w:bookmarkStart w:id="554" w:name="_Toc59126273"/>
      <w:r w:rsidRPr="00903DBA">
        <w:rPr>
          <w:highlight w:val="white"/>
        </w:rPr>
        <w:t>Static Symbol</w:t>
      </w:r>
      <w:bookmarkEnd w:id="554"/>
    </w:p>
    <w:p w14:paraId="2727885D" w14:textId="1F8C6724" w:rsidR="0076067B" w:rsidRPr="0076067B" w:rsidRDefault="0076067B" w:rsidP="0076067B">
      <w:pPr>
        <w:rPr>
          <w:highlight w:val="white"/>
        </w:rPr>
      </w:pPr>
      <w:r>
        <w:rPr>
          <w:highlight w:val="white"/>
        </w:rPr>
        <w:t xml:space="preserve">The </w:t>
      </w:r>
      <w:r w:rsidRPr="005400D2">
        <w:rPr>
          <w:rStyle w:val="KeyWord0"/>
          <w:highlight w:val="white"/>
        </w:rPr>
        <w:t>StaticSymbolWindows</w:t>
      </w:r>
      <w:r>
        <w:rPr>
          <w:highlight w:val="white"/>
        </w:rPr>
        <w:t xml:space="preserve"> class is a sub class </w:t>
      </w:r>
      <w:r w:rsidR="005400D2">
        <w:rPr>
          <w:highlight w:val="white"/>
        </w:rPr>
        <w:t>o</w:t>
      </w:r>
      <w:r>
        <w:rPr>
          <w:highlight w:val="white"/>
        </w:rPr>
        <w:t xml:space="preserve">f </w:t>
      </w:r>
      <w:r w:rsidRPr="005400D2">
        <w:rPr>
          <w:rStyle w:val="KeyWord0"/>
          <w:highlight w:val="white"/>
        </w:rPr>
        <w:t>StaticSymbol</w:t>
      </w:r>
      <w:r w:rsidR="00F84F49">
        <w:rPr>
          <w:highlight w:val="white"/>
        </w:rPr>
        <w:t xml:space="preserve"> in Section </w:t>
      </w:r>
      <w:r w:rsidR="00F84F49">
        <w:rPr>
          <w:highlight w:val="white"/>
        </w:rPr>
        <w:fldChar w:fldCharType="begin"/>
      </w:r>
      <w:r w:rsidR="00F84F49">
        <w:rPr>
          <w:highlight w:val="white"/>
        </w:rPr>
        <w:instrText xml:space="preserve"> REF _Ref58962643 \r \h </w:instrText>
      </w:r>
      <w:r w:rsidR="00F84F49">
        <w:rPr>
          <w:highlight w:val="white"/>
        </w:rPr>
      </w:r>
      <w:r w:rsidR="00F84F49">
        <w:rPr>
          <w:highlight w:val="white"/>
        </w:rPr>
        <w:fldChar w:fldCharType="separate"/>
      </w:r>
      <w:r w:rsidR="00461860">
        <w:rPr>
          <w:highlight w:val="white"/>
        </w:rPr>
        <w:t>6.2</w:t>
      </w:r>
      <w:r w:rsidR="00F84F49">
        <w:rPr>
          <w:highlight w:val="white"/>
        </w:rPr>
        <w:fldChar w:fldCharType="end"/>
      </w:r>
      <w:r w:rsidR="00F84F49">
        <w:rPr>
          <w:highlight w:val="white"/>
        </w:rPr>
        <w:t>.</w:t>
      </w:r>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2213E1E3" w14:textId="334EF802" w:rsidR="009A3E5B" w:rsidRDefault="009A3E5B" w:rsidP="009A3E5B">
      <w:pPr>
        <w:rPr>
          <w:highlight w:val="white"/>
        </w:rPr>
      </w:pPr>
      <w:r>
        <w:rPr>
          <w:highlight w:val="white"/>
        </w:rPr>
        <w:t xml:space="preserve">The resulting code of each function definition and </w:t>
      </w:r>
      <w:r w:rsidR="00E21CC1">
        <w:rPr>
          <w:highlight w:val="white"/>
        </w:rPr>
        <w:t xml:space="preserve">static variable and constant are stored in </w:t>
      </w:r>
      <w:r w:rsidR="00E21CC1" w:rsidRPr="00E21CC1">
        <w:rPr>
          <w:rStyle w:val="KeyWord0"/>
          <w:highlight w:val="white"/>
        </w:rPr>
        <w:t>m_byteList</w:t>
      </w:r>
      <w:r w:rsidR="00E21CC1">
        <w:rPr>
          <w:highlight w:val="white"/>
        </w:rPr>
        <w:t>.</w:t>
      </w:r>
    </w:p>
    <w:p w14:paraId="3C430839" w14:textId="778D27DC" w:rsidR="00303C4E" w:rsidRDefault="00303C4E" w:rsidP="00303C4E">
      <w:pPr>
        <w:pStyle w:val="Code"/>
        <w:rPr>
          <w:highlight w:val="white"/>
        </w:rPr>
      </w:pPr>
      <w:r w:rsidRPr="00903DBA">
        <w:rPr>
          <w:highlight w:val="white"/>
        </w:rPr>
        <w:t xml:space="preserve">    private List&lt;byte&gt; m_byteList;</w:t>
      </w:r>
    </w:p>
    <w:p w14:paraId="7B03AEF0" w14:textId="11199BAA" w:rsidR="00E80CB2" w:rsidRDefault="006F2960" w:rsidP="00E80CB2">
      <w:pPr>
        <w:rPr>
          <w:highlight w:val="white"/>
        </w:rPr>
      </w:pPr>
      <w:r>
        <w:rPr>
          <w:highlight w:val="white"/>
        </w:rPr>
        <w:t xml:space="preserve">A static variable or constant may </w:t>
      </w:r>
      <w:r w:rsidR="003F38DE">
        <w:rPr>
          <w:highlight w:val="white"/>
        </w:rPr>
        <w:t xml:space="preserve">access other static variables or constant, we store the </w:t>
      </w:r>
      <w:r w:rsidR="00831FF2">
        <w:rPr>
          <w:highlight w:val="white"/>
        </w:rPr>
        <w:t xml:space="preserve">addresses of the </w:t>
      </w:r>
      <w:r w:rsidR="003F38DE">
        <w:rPr>
          <w:highlight w:val="white"/>
        </w:rPr>
        <w:t xml:space="preserve">accesses in </w:t>
      </w:r>
      <w:r w:rsidR="003F38DE" w:rsidRPr="003F38DE">
        <w:rPr>
          <w:rStyle w:val="KeyWord0"/>
          <w:highlight w:val="white"/>
        </w:rPr>
        <w:t>m_accessMap</w:t>
      </w:r>
      <w:r w:rsidR="003F38DE">
        <w:rPr>
          <w:highlight w:val="white"/>
        </w:rPr>
        <w:t xml:space="preserve">. Moreover, a function may call other functions, we store the </w:t>
      </w:r>
      <w:r w:rsidR="00831FF2">
        <w:rPr>
          <w:highlight w:val="white"/>
        </w:rPr>
        <w:t xml:space="preserve">addresses of the </w:t>
      </w:r>
      <w:r w:rsidR="003F38DE">
        <w:rPr>
          <w:highlight w:val="white"/>
        </w:rPr>
        <w:t xml:space="preserve">calls in </w:t>
      </w:r>
      <w:r w:rsidR="003F38DE" w:rsidRPr="003F38DE">
        <w:rPr>
          <w:rStyle w:val="KeyWord0"/>
          <w:highlight w:val="white"/>
        </w:rPr>
        <w:t>m_callMap</w:t>
      </w:r>
      <w:r w:rsidR="003F38DE">
        <w:rPr>
          <w:highlight w:val="white"/>
        </w:rPr>
        <w:t>.</w:t>
      </w:r>
      <w:r w:rsidR="00831FF2">
        <w:rPr>
          <w:highlight w:val="white"/>
        </w:rPr>
        <w:t xml:space="preserve"> The addresses are relative the beginning of the function or static object</w:t>
      </w:r>
      <w:r w:rsidR="00503ED2">
        <w:rPr>
          <w:highlight w:val="white"/>
        </w:rPr>
        <w:t xml:space="preserve">. They are later </w:t>
      </w:r>
      <w:r w:rsidR="00831FF2">
        <w:rPr>
          <w:highlight w:val="white"/>
        </w:rPr>
        <w:t>replaced by proper addresses by the linker.</w:t>
      </w:r>
      <w:r w:rsidR="00ED0B8B">
        <w:rPr>
          <w:highlight w:val="white"/>
        </w:rPr>
        <w:t xml:space="preserve"> The difference between the addresses of the final accesses and calls is that the access addresses are absolute while the call addresses are relative the address of the call.</w:t>
      </w:r>
    </w:p>
    <w:p w14:paraId="729F5709" w14:textId="708CB384" w:rsidR="00303C4E" w:rsidRDefault="00303C4E" w:rsidP="00303C4E">
      <w:pPr>
        <w:pStyle w:val="Code"/>
        <w:rPr>
          <w:highlight w:val="white"/>
        </w:rPr>
      </w:pPr>
      <w:r w:rsidRPr="00903DBA">
        <w:rPr>
          <w:highlight w:val="white"/>
        </w:rPr>
        <w:t xml:space="preserve">    private IDictionary&lt;int,string&gt; m_accessMap, m_callMap;</w:t>
      </w:r>
    </w:p>
    <w:p w14:paraId="60CFB29B" w14:textId="7408ACFC" w:rsidR="003F38DE" w:rsidRPr="00903DBA" w:rsidRDefault="00B074C9" w:rsidP="003F38DE">
      <w:pPr>
        <w:rPr>
          <w:highlight w:val="white"/>
        </w:rPr>
      </w:pPr>
      <w:r>
        <w:rPr>
          <w:highlight w:val="white"/>
        </w:rPr>
        <w:t xml:space="preserve">When a </w:t>
      </w:r>
      <w:r w:rsidR="00BC6A07">
        <w:rPr>
          <w:highlight w:val="white"/>
        </w:rPr>
        <w:t xml:space="preserve">called </w:t>
      </w:r>
      <w:r>
        <w:rPr>
          <w:highlight w:val="white"/>
        </w:rPr>
        <w:t xml:space="preserve">function </w:t>
      </w:r>
      <w:r w:rsidR="00BC6A07">
        <w:rPr>
          <w:highlight w:val="white"/>
        </w:rPr>
        <w:t xml:space="preserve">returns to the calling </w:t>
      </w:r>
      <w:r>
        <w:rPr>
          <w:highlight w:val="white"/>
        </w:rPr>
        <w:t>is</w:t>
      </w:r>
      <w:r w:rsidR="00BC6A07">
        <w:rPr>
          <w:highlight w:val="white"/>
        </w:rPr>
        <w:t xml:space="preserve">, we store the return address in </w:t>
      </w:r>
      <w:r w:rsidR="00BC6A07" w:rsidRPr="00B72940">
        <w:rPr>
          <w:rStyle w:val="KeyWord0"/>
          <w:highlight w:val="white"/>
        </w:rPr>
        <w:t>m_returnSet</w:t>
      </w:r>
      <w:r w:rsidR="00BC6A07">
        <w:rPr>
          <w:highlight w:val="white"/>
        </w:rPr>
        <w:t>. The address</w:t>
      </w:r>
      <w:r w:rsidR="00503ED2">
        <w:rPr>
          <w:highlight w:val="white"/>
        </w:rPr>
        <w:t xml:space="preserve">es are </w:t>
      </w:r>
      <w:r w:rsidR="00BC6A07">
        <w:rPr>
          <w:highlight w:val="white"/>
        </w:rPr>
        <w:t xml:space="preserve">relative the </w:t>
      </w:r>
      <w:r w:rsidR="00B72940">
        <w:rPr>
          <w:highlight w:val="white"/>
        </w:rPr>
        <w:t>address of the function call in the calling function</w:t>
      </w:r>
      <w:r w:rsidR="00503ED2">
        <w:rPr>
          <w:highlight w:val="white"/>
        </w:rPr>
        <w:t xml:space="preserve">. It is later </w:t>
      </w:r>
      <w:r w:rsidR="00B72940">
        <w:rPr>
          <w:highlight w:val="white"/>
        </w:rPr>
        <w:t xml:space="preserve">replaced by a proper </w:t>
      </w:r>
      <w:r w:rsidR="00503ED2">
        <w:rPr>
          <w:highlight w:val="white"/>
        </w:rPr>
        <w:t>address</w:t>
      </w:r>
      <w:r w:rsidR="00B72940">
        <w:rPr>
          <w:highlight w:val="white"/>
        </w:rPr>
        <w:t xml:space="preserve"> by the linker.</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027DA47E" w:rsidR="00303C4E" w:rsidRPr="00903DBA" w:rsidRDefault="00503ED2" w:rsidP="00503ED2">
      <w:pPr>
        <w:rPr>
          <w:highlight w:val="white"/>
        </w:rPr>
      </w:pPr>
      <w:r>
        <w:rPr>
          <w:highlight w:val="white"/>
        </w:rPr>
        <w:t xml:space="preserve">We need </w:t>
      </w:r>
      <w:r w:rsidR="00E3143D">
        <w:rPr>
          <w:highlight w:val="white"/>
        </w:rPr>
        <w:t>the</w:t>
      </w:r>
      <w:r>
        <w:rPr>
          <w:highlight w:val="white"/>
        </w:rPr>
        <w:t xml:space="preserve"> default constructor</w:t>
      </w:r>
      <w:r w:rsidR="00E3143D">
        <w:rPr>
          <w:highlight w:val="white"/>
        </w:rPr>
        <w:t xml:space="preserve"> when </w:t>
      </w:r>
      <w:r w:rsidR="001F051C">
        <w:rPr>
          <w:highlight w:val="white"/>
        </w:rPr>
        <w:t>loading object of the class from a file.</w:t>
      </w: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258E1C9F" w14:textId="4698BE89" w:rsidR="009A3E5B" w:rsidRPr="00903DBA" w:rsidRDefault="00944DE0" w:rsidP="009A3E5B">
      <w:pPr>
        <w:rPr>
          <w:highlight w:val="white"/>
        </w:rPr>
      </w:pPr>
      <w:r>
        <w:rPr>
          <w:highlight w:val="white"/>
        </w:rPr>
        <w:t xml:space="preserve">The </w:t>
      </w:r>
      <w:r w:rsidR="001F051C">
        <w:rPr>
          <w:highlight w:val="white"/>
        </w:rPr>
        <w:t>second</w:t>
      </w:r>
      <w:r w:rsidR="009A3E5B">
        <w:rPr>
          <w:highlight w:val="white"/>
        </w:rPr>
        <w:t xml:space="preserve"> </w:t>
      </w:r>
      <w:r>
        <w:rPr>
          <w:highlight w:val="white"/>
        </w:rPr>
        <w:t xml:space="preserve">constructor takes </w:t>
      </w:r>
      <w:r w:rsidR="000E4122">
        <w:rPr>
          <w:highlight w:val="white"/>
        </w:rPr>
        <w:t>a</w:t>
      </w:r>
      <w:r w:rsidR="009A3E5B">
        <w:rPr>
          <w:highlight w:val="white"/>
        </w:rPr>
        <w:t xml:space="preserve"> unique</w:t>
      </w:r>
      <w:r w:rsidR="000E4122">
        <w:rPr>
          <w:highlight w:val="white"/>
        </w:rPr>
        <w:t xml:space="preserve"> </w:t>
      </w:r>
      <w:r>
        <w:rPr>
          <w:highlight w:val="white"/>
        </w:rPr>
        <w:t xml:space="preserve">name, a byte list, and an access map. </w:t>
      </w:r>
      <w:r w:rsidR="009A3E5B">
        <w:rPr>
          <w:highlight w:val="white"/>
        </w:rPr>
        <w:t xml:space="preserve">This constructor is intended for static variables and constants. </w:t>
      </w:r>
    </w:p>
    <w:p w14:paraId="274629D4" w14:textId="0809A6B4" w:rsidR="00303C4E" w:rsidRPr="00903DBA" w:rsidRDefault="00303C4E" w:rsidP="00303C4E">
      <w:pPr>
        <w:pStyle w:val="Code"/>
        <w:rPr>
          <w:highlight w:val="white"/>
        </w:rPr>
      </w:pPr>
      <w:r w:rsidRPr="00903DBA">
        <w:rPr>
          <w:highlight w:val="white"/>
        </w:rPr>
        <w:t xml:space="preserve">    public StaticSymbolWindows(string uniqueName, List&lt;byte&gt; byteList = null, </w:t>
      </w:r>
    </w:p>
    <w:p w14:paraId="49BF84C1" w14:textId="00C91D64" w:rsidR="00303C4E" w:rsidRPr="00903DBA" w:rsidRDefault="00303C4E" w:rsidP="00303C4E">
      <w:pPr>
        <w:pStyle w:val="Code"/>
        <w:rPr>
          <w:highlight w:val="white"/>
        </w:rPr>
      </w:pPr>
      <w:r w:rsidRPr="00903DBA">
        <w:rPr>
          <w:highlight w:val="white"/>
        </w:rPr>
        <w:lastRenderedPageBreak/>
        <w:t xml:space="preserve">                  </w:t>
      </w:r>
      <w:r w:rsidR="000D7F45">
        <w:rPr>
          <w:highlight w:val="white"/>
        </w:rPr>
        <w:t xml:space="preserve">       </w:t>
      </w: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23977B76" w14:textId="77777777" w:rsidR="00AA6D97" w:rsidRDefault="00303C4E" w:rsidP="00303C4E">
      <w:pPr>
        <w:pStyle w:val="Code"/>
        <w:rPr>
          <w:highlight w:val="white"/>
        </w:rPr>
      </w:pPr>
      <w:r w:rsidRPr="00903DBA">
        <w:rPr>
          <w:highlight w:val="white"/>
        </w:rPr>
        <w:t xml:space="preserve">      m_accessMap = (accessMap != null) ? accessMap</w:t>
      </w:r>
    </w:p>
    <w:p w14:paraId="7F02A94F" w14:textId="7BF3326A" w:rsidR="00303C4E" w:rsidRPr="00903DBA" w:rsidRDefault="00AA6D97" w:rsidP="00303C4E">
      <w:pPr>
        <w:pStyle w:val="Code"/>
        <w:rPr>
          <w:highlight w:val="white"/>
        </w:rPr>
      </w:pPr>
      <w:r>
        <w:rPr>
          <w:highlight w:val="white"/>
        </w:rPr>
        <w:t xml:space="preserve">                                       </w:t>
      </w:r>
      <w:r w:rsidR="00303C4E" w:rsidRPr="00903DBA">
        <w:rPr>
          <w:highlight w:val="white"/>
        </w:rPr>
        <w:t xml:space="preserve">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1204109A" w:rsidR="00303C4E" w:rsidRPr="00903DBA" w:rsidRDefault="009A3E5B" w:rsidP="009A3E5B">
      <w:pPr>
        <w:rPr>
          <w:highlight w:val="white"/>
        </w:rPr>
      </w:pPr>
      <w:r>
        <w:rPr>
          <w:highlight w:val="white"/>
        </w:rPr>
        <w:t xml:space="preserve">The </w:t>
      </w:r>
      <w:r w:rsidR="001F051C">
        <w:rPr>
          <w:highlight w:val="white"/>
        </w:rPr>
        <w:t>third</w:t>
      </w:r>
      <w:r>
        <w:rPr>
          <w:highlight w:val="white"/>
        </w:rPr>
        <w:t xml:space="preserve"> constructor takes a unique name, a byte list, and an access map, a call map, and a return set. This constructor is intended for function definitions. </w:t>
      </w:r>
    </w:p>
    <w:p w14:paraId="6A878EEE" w14:textId="546BA087" w:rsidR="00303C4E" w:rsidRPr="00903DBA" w:rsidRDefault="00303C4E" w:rsidP="00303C4E">
      <w:pPr>
        <w:pStyle w:val="Code"/>
        <w:rPr>
          <w:highlight w:val="white"/>
        </w:rPr>
      </w:pPr>
      <w:r w:rsidRPr="00903DBA">
        <w:rPr>
          <w:highlight w:val="white"/>
        </w:rPr>
        <w:t xml:space="preserve">    public StaticSymbolWindows(string uniqueName, List&lt;byte&gt; byteList,</w:t>
      </w:r>
    </w:p>
    <w:p w14:paraId="6D832BAE" w14:textId="577ABE98" w:rsidR="00303C4E" w:rsidRPr="00903DBA" w:rsidRDefault="00CF6C70" w:rsidP="00303C4E">
      <w:pPr>
        <w:pStyle w:val="Code"/>
        <w:rPr>
          <w:highlight w:val="white"/>
        </w:rPr>
      </w:pPr>
      <w:r>
        <w:rPr>
          <w:highlight w:val="white"/>
        </w:rPr>
        <w:t xml:space="preserve">       </w:t>
      </w:r>
      <w:r w:rsidR="00303C4E" w:rsidRPr="00903DBA">
        <w:rPr>
          <w:highlight w:val="white"/>
        </w:rPr>
        <w:t xml:space="preserve">                        IDictionary&lt;int,string&gt; accessMap,</w:t>
      </w:r>
    </w:p>
    <w:p w14:paraId="5C2FAFA4" w14:textId="47E647FE" w:rsidR="00303C4E" w:rsidRPr="00903DBA" w:rsidRDefault="00303C4E" w:rsidP="00303C4E">
      <w:pPr>
        <w:pStyle w:val="Code"/>
        <w:rPr>
          <w:highlight w:val="white"/>
        </w:rPr>
      </w:pPr>
      <w:r w:rsidRPr="00903DBA">
        <w:rPr>
          <w:highlight w:val="white"/>
        </w:rPr>
        <w:t xml:space="preserve">       </w:t>
      </w:r>
      <w:r w:rsidR="00CF6C70">
        <w:rPr>
          <w:highlight w:val="white"/>
        </w:rPr>
        <w:t xml:space="preserve">       </w:t>
      </w: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154190FA" w14:textId="77777777" w:rsidR="00142A8E" w:rsidRDefault="00142A8E" w:rsidP="00303C4E">
      <w:pPr>
        <w:pStyle w:val="Code"/>
        <w:rPr>
          <w:highlight w:val="white"/>
        </w:rPr>
      </w:pPr>
    </w:p>
    <w:p w14:paraId="141F97E2" w14:textId="7F2A4FBA"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2197B666" w:rsidR="00303C4E" w:rsidRPr="00903DBA" w:rsidRDefault="00E2787A" w:rsidP="00E2787A">
      <w:pPr>
        <w:rPr>
          <w:highlight w:val="white"/>
        </w:rPr>
      </w:pPr>
      <w:r>
        <w:rPr>
          <w:highlight w:val="white"/>
        </w:rPr>
        <w:t xml:space="preserve">The </w:t>
      </w:r>
      <w:r w:rsidRPr="005776DD">
        <w:rPr>
          <w:rStyle w:val="KeyWord0"/>
          <w:highlight w:val="white"/>
        </w:rPr>
        <w:t>Write</w:t>
      </w:r>
      <w:r>
        <w:rPr>
          <w:highlight w:val="white"/>
        </w:rPr>
        <w:t xml:space="preserve"> method</w:t>
      </w:r>
      <w:r w:rsidR="005776DD">
        <w:rPr>
          <w:highlight w:val="white"/>
        </w:rPr>
        <w:t xml:space="preserve"> </w:t>
      </w:r>
      <w:r w:rsidR="00CB6C56">
        <w:rPr>
          <w:highlight w:val="white"/>
        </w:rPr>
        <w:t>writes the byte list, access map, call map, and return set to the file.</w:t>
      </w:r>
      <w:r w:rsidR="00427080">
        <w:rPr>
          <w:highlight w:val="white"/>
        </w:rPr>
        <w:t xml:space="preserve"> We call </w:t>
      </w:r>
      <w:r w:rsidR="00427080" w:rsidRPr="00427080">
        <w:rPr>
          <w:rStyle w:val="KeyWord0"/>
          <w:highlight w:val="white"/>
        </w:rPr>
        <w:t>base</w:t>
      </w:r>
      <w:r w:rsidR="00427080">
        <w:rPr>
          <w:highlight w:val="white"/>
        </w:rPr>
        <w:t xml:space="preserve"> to</w:t>
      </w:r>
      <w:r w:rsidR="009D50B1">
        <w:rPr>
          <w:highlight w:val="white"/>
        </w:rPr>
        <w:t xml:space="preserve"> write the unique name of the object.</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2669200A" w:rsidR="00303C4E" w:rsidRPr="00903DBA" w:rsidRDefault="00CB6C56" w:rsidP="00CB6C56">
      <w:pPr>
        <w:rPr>
          <w:highlight w:val="white"/>
        </w:rPr>
      </w:pPr>
      <w:r>
        <w:rPr>
          <w:highlight w:val="white"/>
        </w:rPr>
        <w:t xml:space="preserve">We first write the size (number of bytes) of the byte list, then we write </w:t>
      </w:r>
      <w:r w:rsidR="00427080">
        <w:rPr>
          <w:highlight w:val="white"/>
        </w:rPr>
        <w:t xml:space="preserve">its </w:t>
      </w:r>
      <w:r>
        <w:rPr>
          <w:highlight w:val="white"/>
        </w:rPr>
        <w:t>bytes</w:t>
      </w:r>
      <w:r w:rsidR="00427080">
        <w:rPr>
          <w:highlight w:val="white"/>
        </w:rPr>
        <w:t>.</w:t>
      </w:r>
    </w:p>
    <w:p w14:paraId="5C14D95C" w14:textId="77777777" w:rsidR="00796803" w:rsidRPr="00796803" w:rsidRDefault="00796803" w:rsidP="00796803">
      <w:pPr>
        <w:pStyle w:val="Code"/>
        <w:rPr>
          <w:highlight w:val="white"/>
        </w:rPr>
      </w:pPr>
      <w:r w:rsidRPr="00796803">
        <w:rPr>
          <w:highlight w:val="white"/>
        </w:rPr>
        <w:t xml:space="preserve">      outStream.Write(m_byteList.Count);</w:t>
      </w:r>
    </w:p>
    <w:p w14:paraId="26E37F15" w14:textId="77777777" w:rsidR="00796803" w:rsidRPr="00796803" w:rsidRDefault="00796803" w:rsidP="00796803">
      <w:pPr>
        <w:pStyle w:val="Code"/>
        <w:rPr>
          <w:highlight w:val="white"/>
        </w:rPr>
      </w:pPr>
      <w:r w:rsidRPr="00796803">
        <w:rPr>
          <w:highlight w:val="white"/>
        </w:rPr>
        <w:t xml:space="preserve">      foreach (sbyte b in m_byteList) {</w:t>
      </w:r>
    </w:p>
    <w:p w14:paraId="008F083F" w14:textId="77777777" w:rsidR="00796803" w:rsidRPr="00796803" w:rsidRDefault="00796803" w:rsidP="00796803">
      <w:pPr>
        <w:pStyle w:val="Code"/>
        <w:rPr>
          <w:highlight w:val="white"/>
        </w:rPr>
      </w:pPr>
      <w:r w:rsidRPr="00796803">
        <w:rPr>
          <w:highlight w:val="white"/>
        </w:rPr>
        <w:t xml:space="preserve">        outStream.Write(b);</w:t>
      </w:r>
    </w:p>
    <w:p w14:paraId="0A3C1489" w14:textId="77777777" w:rsidR="00796803" w:rsidRPr="00796803" w:rsidRDefault="00796803" w:rsidP="00796803">
      <w:pPr>
        <w:pStyle w:val="Code"/>
        <w:rPr>
          <w:highlight w:val="white"/>
        </w:rPr>
      </w:pPr>
      <w:r w:rsidRPr="00796803">
        <w:rPr>
          <w:highlight w:val="white"/>
        </w:rPr>
        <w:t xml:space="preserve">      }</w:t>
      </w:r>
    </w:p>
    <w:p w14:paraId="3DEC6F5D" w14:textId="4C016864" w:rsidR="00796803" w:rsidRPr="00796803" w:rsidRDefault="004B564C" w:rsidP="004B564C">
      <w:pPr>
        <w:rPr>
          <w:highlight w:val="white"/>
        </w:rPr>
      </w:pPr>
      <w:r>
        <w:rPr>
          <w:highlight w:val="white"/>
        </w:rPr>
        <w:t xml:space="preserve">In the same way, we </w:t>
      </w:r>
      <w:r w:rsidR="00427080">
        <w:rPr>
          <w:highlight w:val="white"/>
        </w:rPr>
        <w:t>write the size of the access map, and the then its key-value pairs.</w:t>
      </w:r>
    </w:p>
    <w:p w14:paraId="32790C7A" w14:textId="77777777" w:rsidR="00796803" w:rsidRPr="00796803" w:rsidRDefault="00796803" w:rsidP="00796803">
      <w:pPr>
        <w:pStyle w:val="Code"/>
        <w:rPr>
          <w:highlight w:val="white"/>
        </w:rPr>
      </w:pPr>
      <w:r w:rsidRPr="00796803">
        <w:rPr>
          <w:highlight w:val="white"/>
        </w:rPr>
        <w:t xml:space="preserve">      outStream.Write(m_accessMap.Count);</w:t>
      </w:r>
    </w:p>
    <w:p w14:paraId="68E083A0" w14:textId="77777777" w:rsidR="00796803" w:rsidRPr="00796803" w:rsidRDefault="00796803" w:rsidP="00796803">
      <w:pPr>
        <w:pStyle w:val="Code"/>
        <w:rPr>
          <w:highlight w:val="white"/>
        </w:rPr>
      </w:pPr>
      <w:r w:rsidRPr="00796803">
        <w:rPr>
          <w:highlight w:val="white"/>
        </w:rPr>
        <w:t xml:space="preserve">      foreach (KeyValuePair&lt;int,string&gt; entry in m_accessMap) {</w:t>
      </w:r>
    </w:p>
    <w:p w14:paraId="08269321" w14:textId="77777777" w:rsidR="00796803" w:rsidRPr="00796803" w:rsidRDefault="00796803" w:rsidP="00796803">
      <w:pPr>
        <w:pStyle w:val="Code"/>
        <w:rPr>
          <w:highlight w:val="white"/>
        </w:rPr>
      </w:pPr>
      <w:r w:rsidRPr="00796803">
        <w:rPr>
          <w:highlight w:val="white"/>
        </w:rPr>
        <w:t xml:space="preserve">        outStream.Write(entry.Key);</w:t>
      </w:r>
    </w:p>
    <w:p w14:paraId="4AE71215" w14:textId="77777777" w:rsidR="00796803" w:rsidRPr="00796803" w:rsidRDefault="00796803" w:rsidP="00796803">
      <w:pPr>
        <w:pStyle w:val="Code"/>
        <w:rPr>
          <w:highlight w:val="white"/>
        </w:rPr>
      </w:pPr>
      <w:r w:rsidRPr="00796803">
        <w:rPr>
          <w:highlight w:val="white"/>
        </w:rPr>
        <w:t xml:space="preserve">        outStream.Write(entry.Value);</w:t>
      </w:r>
    </w:p>
    <w:p w14:paraId="1DAD9935" w14:textId="77777777" w:rsidR="00796803" w:rsidRPr="00796803" w:rsidRDefault="00796803" w:rsidP="00796803">
      <w:pPr>
        <w:pStyle w:val="Code"/>
        <w:rPr>
          <w:highlight w:val="white"/>
        </w:rPr>
      </w:pPr>
      <w:r w:rsidRPr="00796803">
        <w:rPr>
          <w:highlight w:val="white"/>
        </w:rPr>
        <w:t xml:space="preserve">      }</w:t>
      </w:r>
    </w:p>
    <w:p w14:paraId="27DB371C" w14:textId="77777777" w:rsidR="00796803" w:rsidRPr="00796803" w:rsidRDefault="00796803" w:rsidP="00796803">
      <w:pPr>
        <w:pStyle w:val="Code"/>
        <w:rPr>
          <w:highlight w:val="white"/>
        </w:rPr>
      </w:pPr>
      <w:r w:rsidRPr="00796803">
        <w:rPr>
          <w:highlight w:val="white"/>
        </w:rPr>
        <w:t xml:space="preserve">    </w:t>
      </w:r>
    </w:p>
    <w:p w14:paraId="1FDDF122" w14:textId="77777777" w:rsidR="00796803" w:rsidRPr="00796803" w:rsidRDefault="00796803" w:rsidP="00796803">
      <w:pPr>
        <w:pStyle w:val="Code"/>
        <w:rPr>
          <w:highlight w:val="white"/>
        </w:rPr>
      </w:pPr>
      <w:r w:rsidRPr="00796803">
        <w:rPr>
          <w:highlight w:val="white"/>
        </w:rPr>
        <w:lastRenderedPageBreak/>
        <w:t xml:space="preserve">      outStream.Write(m_callMap.Count);</w:t>
      </w:r>
    </w:p>
    <w:p w14:paraId="20787587" w14:textId="77777777" w:rsidR="00796803" w:rsidRPr="00796803" w:rsidRDefault="00796803" w:rsidP="00796803">
      <w:pPr>
        <w:pStyle w:val="Code"/>
        <w:rPr>
          <w:highlight w:val="white"/>
        </w:rPr>
      </w:pPr>
      <w:r w:rsidRPr="00796803">
        <w:rPr>
          <w:highlight w:val="white"/>
        </w:rPr>
        <w:t xml:space="preserve">      foreach (KeyValuePair&lt;int,string&gt; entry in m_callMap) {</w:t>
      </w:r>
    </w:p>
    <w:p w14:paraId="48417D28" w14:textId="77777777" w:rsidR="00796803" w:rsidRPr="00796803" w:rsidRDefault="00796803" w:rsidP="00796803">
      <w:pPr>
        <w:pStyle w:val="Code"/>
        <w:rPr>
          <w:highlight w:val="white"/>
        </w:rPr>
      </w:pPr>
      <w:r w:rsidRPr="00796803">
        <w:rPr>
          <w:highlight w:val="white"/>
        </w:rPr>
        <w:t xml:space="preserve">        outStream.Write(entry.Key);</w:t>
      </w:r>
    </w:p>
    <w:p w14:paraId="136B3B74" w14:textId="77777777" w:rsidR="00796803" w:rsidRPr="00796803" w:rsidRDefault="00796803" w:rsidP="00796803">
      <w:pPr>
        <w:pStyle w:val="Code"/>
        <w:rPr>
          <w:highlight w:val="white"/>
        </w:rPr>
      </w:pPr>
      <w:r w:rsidRPr="00796803">
        <w:rPr>
          <w:highlight w:val="white"/>
        </w:rPr>
        <w:t xml:space="preserve">        outStream.Write(entry.Value);</w:t>
      </w:r>
    </w:p>
    <w:p w14:paraId="13D49567" w14:textId="77777777" w:rsidR="00796803" w:rsidRPr="00796803" w:rsidRDefault="00796803" w:rsidP="00796803">
      <w:pPr>
        <w:pStyle w:val="Code"/>
        <w:rPr>
          <w:highlight w:val="white"/>
        </w:rPr>
      </w:pPr>
      <w:r w:rsidRPr="00796803">
        <w:rPr>
          <w:highlight w:val="white"/>
        </w:rPr>
        <w:t xml:space="preserve">      }</w:t>
      </w:r>
    </w:p>
    <w:p w14:paraId="5D74561A" w14:textId="77777777" w:rsidR="00796803" w:rsidRPr="00796803" w:rsidRDefault="00796803" w:rsidP="00796803">
      <w:pPr>
        <w:pStyle w:val="Code"/>
        <w:rPr>
          <w:highlight w:val="white"/>
        </w:rPr>
      </w:pPr>
    </w:p>
    <w:p w14:paraId="5317FA70" w14:textId="77777777" w:rsidR="00796803" w:rsidRPr="00796803" w:rsidRDefault="00796803" w:rsidP="00796803">
      <w:pPr>
        <w:pStyle w:val="Code"/>
        <w:rPr>
          <w:highlight w:val="white"/>
        </w:rPr>
      </w:pPr>
      <w:r w:rsidRPr="00796803">
        <w:rPr>
          <w:highlight w:val="white"/>
        </w:rPr>
        <w:t xml:space="preserve">      outStream.Write(m_returnSet.Count);</w:t>
      </w:r>
    </w:p>
    <w:p w14:paraId="59EF701B" w14:textId="77777777" w:rsidR="00796803" w:rsidRPr="00796803" w:rsidRDefault="00796803" w:rsidP="00796803">
      <w:pPr>
        <w:pStyle w:val="Code"/>
        <w:rPr>
          <w:highlight w:val="white"/>
        </w:rPr>
      </w:pPr>
      <w:r w:rsidRPr="00796803">
        <w:rPr>
          <w:highlight w:val="white"/>
        </w:rPr>
        <w:t xml:space="preserve">      foreach (int address in m_returnSet) {</w:t>
      </w:r>
    </w:p>
    <w:p w14:paraId="51AC9858" w14:textId="77777777" w:rsidR="00796803" w:rsidRPr="00796803" w:rsidRDefault="00796803" w:rsidP="00796803">
      <w:pPr>
        <w:pStyle w:val="Code"/>
        <w:rPr>
          <w:highlight w:val="white"/>
        </w:rPr>
      </w:pPr>
      <w:r w:rsidRPr="00796803">
        <w:rPr>
          <w:highlight w:val="white"/>
        </w:rPr>
        <w:t xml:space="preserve">        outStream.Write(address);</w:t>
      </w:r>
    </w:p>
    <w:p w14:paraId="655D4E52" w14:textId="77777777" w:rsidR="00796803" w:rsidRPr="00796803" w:rsidRDefault="00796803" w:rsidP="00796803">
      <w:pPr>
        <w:pStyle w:val="Code"/>
        <w:rPr>
          <w:highlight w:val="white"/>
        </w:rPr>
      </w:pPr>
      <w:r w:rsidRPr="00796803">
        <w:rPr>
          <w:highlight w:val="white"/>
        </w:rPr>
        <w:t xml:space="preserve">      }</w:t>
      </w: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3B2B0B94" w:rsidR="00303C4E" w:rsidRPr="00903DBA" w:rsidRDefault="00140085" w:rsidP="00C61DB4">
      <w:pPr>
        <w:rPr>
          <w:highlight w:val="white"/>
        </w:rPr>
      </w:pPr>
      <w:r>
        <w:rPr>
          <w:highlight w:val="white"/>
        </w:rPr>
        <w:t xml:space="preserve">The </w:t>
      </w:r>
      <w:r w:rsidR="00C61DB4">
        <w:rPr>
          <w:highlight w:val="white"/>
        </w:rPr>
        <w:t xml:space="preserve">Read method mirrors the Write method above. We read the </w:t>
      </w:r>
      <w:r w:rsidR="00DC2D9B">
        <w:rPr>
          <w:highlight w:val="white"/>
        </w:rPr>
        <w:t>unique name, byte list, access map, call map, and return set of the object.</w:t>
      </w: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4CB6F9A5" w:rsidR="00303C4E" w:rsidRPr="00903DBA" w:rsidRDefault="00DC2D9B" w:rsidP="00DC2D9B">
      <w:pPr>
        <w:rPr>
          <w:highlight w:val="white"/>
        </w:rPr>
      </w:pPr>
      <w:r>
        <w:rPr>
          <w:highlight w:val="white"/>
        </w:rPr>
        <w:t>First, we read the size of the byte list, and then its bytes.</w:t>
      </w: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32E512AD" w14:textId="1E05F363" w:rsidR="000618A4" w:rsidRPr="00903DBA" w:rsidRDefault="00C126D0" w:rsidP="000618A4">
      <w:pPr>
        <w:rPr>
          <w:highlight w:val="white"/>
        </w:rPr>
      </w:pPr>
      <w:r>
        <w:rPr>
          <w:highlight w:val="white"/>
        </w:rPr>
        <w:t>In the same way, we read the size of the access map, and then its key-value pairs.</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555" w:name="_Toc59126274"/>
      <w:r w:rsidRPr="00903DBA">
        <w:rPr>
          <w:highlight w:val="white"/>
        </w:rPr>
        <w:t>Static Value</w:t>
      </w:r>
      <w:bookmarkEnd w:id="555"/>
    </w:p>
    <w:p w14:paraId="1CF984F8" w14:textId="478AC283" w:rsidR="00B523C4" w:rsidRPr="00903DBA" w:rsidRDefault="00B523C4" w:rsidP="00B523C4">
      <w:pPr>
        <w:rPr>
          <w:highlight w:val="white"/>
        </w:rPr>
      </w:pPr>
      <w:r w:rsidRPr="00903DBA">
        <w:rPr>
          <w:highlight w:val="white"/>
        </w:rPr>
        <w:t xml:space="preserve">When creating a static value in </w:t>
      </w:r>
      <w:r w:rsidR="00181DA6">
        <w:rPr>
          <w:highlight w:val="white"/>
        </w:rPr>
        <w:t>t</w:t>
      </w:r>
      <w:r w:rsidR="00721ABF">
        <w:rPr>
          <w:highlight w:val="white"/>
        </w:rPr>
        <w:t>he Windows environment</w:t>
      </w:r>
      <w:r w:rsidRPr="00903DBA">
        <w:rPr>
          <w:highlight w:val="white"/>
        </w:rPr>
        <w:t xml:space="preserve">, </w:t>
      </w:r>
      <w:r w:rsidR="008D3024">
        <w:rPr>
          <w:highlight w:val="white"/>
        </w:rPr>
        <w:t xml:space="preserve">the </w:t>
      </w:r>
      <w:r w:rsidRPr="00903DBA">
        <w:rPr>
          <w:highlight w:val="white"/>
        </w:rPr>
        <w:t>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556" w:name="_Toc59126275"/>
      <w:r w:rsidRPr="00903DBA">
        <w:rPr>
          <w:highlight w:val="white"/>
        </w:rPr>
        <w:t>Function End</w:t>
      </w:r>
      <w:bookmarkEnd w:id="556"/>
    </w:p>
    <w:p w14:paraId="439B0D61" w14:textId="5415FEFE" w:rsidR="00022F16" w:rsidRPr="00903DBA" w:rsidRDefault="007F65F7" w:rsidP="007F65F7">
      <w:pPr>
        <w:rPr>
          <w:highlight w:val="white"/>
        </w:rPr>
      </w:pPr>
      <w:r w:rsidRPr="00903DBA">
        <w:rPr>
          <w:highlight w:val="white"/>
        </w:rPr>
        <w:t xml:space="preserve">When creating a function in </w:t>
      </w:r>
      <w:r w:rsidR="007A3172">
        <w:rPr>
          <w:highlight w:val="white"/>
        </w:rPr>
        <w:t>the Windows environment</w:t>
      </w:r>
      <w:r w:rsidRPr="00903DBA">
        <w:rPr>
          <w:highlight w:val="white"/>
        </w:rPr>
        <w:t xml:space="preserv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lastRenderedPageBreak/>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557" w:name="_Toc59126276"/>
      <w:r w:rsidRPr="00903DBA">
        <w:rPr>
          <w:highlight w:val="white"/>
        </w:rPr>
        <w:t>Target Code Generation</w:t>
      </w:r>
      <w:bookmarkEnd w:id="557"/>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558" w:name="_Toc59126277"/>
      <w:r w:rsidRPr="00903DBA">
        <w:rPr>
          <w:highlight w:val="white"/>
        </w:rPr>
        <w:t>Exit</w:t>
      </w:r>
      <w:bookmarkEnd w:id="558"/>
    </w:p>
    <w:p w14:paraId="7BCD1BC3" w14:textId="503EACE3"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t>
      </w:r>
      <w:r w:rsidR="007A3172">
        <w:rPr>
          <w:highlight w:val="white"/>
        </w:rPr>
        <w:t>the Windows environment</w:t>
      </w:r>
      <w:r w:rsidR="008A6754" w:rsidRPr="00903DBA">
        <w:rPr>
          <w:highlight w:val="white"/>
        </w:rPr>
        <w:t xml:space="preserv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559" w:name="_Toc59126278"/>
      <w:r w:rsidRPr="00903DBA">
        <w:rPr>
          <w:highlight w:val="white"/>
        </w:rPr>
        <w:t>Initialization Code</w:t>
      </w:r>
      <w:bookmarkEnd w:id="559"/>
    </w:p>
    <w:p w14:paraId="303A93D2" w14:textId="09D6F8ED" w:rsidR="003D2653" w:rsidRPr="00903DBA" w:rsidRDefault="003D2653" w:rsidP="003D2653">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056D7CAB" w:rsidR="008E3DC4" w:rsidRPr="00903DBA" w:rsidRDefault="008E3DC4" w:rsidP="008E3DC4">
      <w:pPr>
        <w:pStyle w:val="Code"/>
        <w:rPr>
          <w:highlight w:val="white"/>
        </w:rPr>
      </w:pPr>
      <w:r w:rsidRPr="00903DBA">
        <w:rPr>
          <w:highlight w:val="white"/>
        </w:rPr>
        <w:lastRenderedPageBreak/>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46204885"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6DEFF9F0"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0028D42F"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560" w:name="_Toc59126279"/>
      <w:r w:rsidRPr="00903DBA">
        <w:rPr>
          <w:highlight w:val="white"/>
        </w:rPr>
        <w:t>Command Line Arguments</w:t>
      </w:r>
      <w:bookmarkEnd w:id="560"/>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218C1" w:rsidRPr="00DF14A9" w:rsidRDefault="006218C1"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218C1" w:rsidRPr="00490BCB" w:rsidRDefault="006218C1"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218C1" w:rsidRPr="00490BCB" w:rsidRDefault="006218C1"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218C1" w:rsidRPr="00490BCB" w:rsidRDefault="006218C1"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218C1" w:rsidRPr="00490BCB" w:rsidRDefault="006218C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218C1" w:rsidRPr="00090144" w:rsidRDefault="006218C1"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218C1" w:rsidRPr="00090144" w:rsidRDefault="006218C1" w:rsidP="00605AE9">
                              <w:pPr>
                                <w:spacing w:before="0" w:after="0" w:line="240" w:lineRule="auto"/>
                                <w:rPr>
                                  <w:rFonts w:eastAsia="Calibri"/>
                                  <w:color w:val="000000"/>
                                </w:rPr>
                              </w:pPr>
                              <w:r w:rsidRPr="00090144">
                                <w:rPr>
                                  <w:rFonts w:eastAsia="Calibri"/>
                                  <w:color w:val="000000"/>
                                </w:rPr>
                                <w:t>Frame pointer of</w:t>
                              </w:r>
                            </w:p>
                            <w:p w14:paraId="68E90914" w14:textId="77777777" w:rsidR="006218C1" w:rsidRPr="00090144" w:rsidRDefault="006218C1"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218C1" w:rsidRPr="00090144" w:rsidRDefault="006218C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218C1" w:rsidRPr="00090144" w:rsidRDefault="006218C1"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218C1" w:rsidRPr="00090144" w:rsidRDefault="006218C1"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218C1" w:rsidRPr="00090144" w:rsidRDefault="006218C1"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218C1" w:rsidRDefault="006218C1"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218C1" w:rsidRDefault="006218C1"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218C1" w:rsidRDefault="006218C1"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218C1" w:rsidRDefault="006218C1"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218C1" w:rsidRDefault="006218C1"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218C1" w:rsidRDefault="006218C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218C1" w:rsidRPr="00582B75" w:rsidRDefault="006218C1"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218C1" w:rsidRPr="00490BCB" w:rsidRDefault="006218C1"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218C1" w:rsidRPr="00490BCB" w:rsidRDefault="006218C1"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218C1" w:rsidRDefault="006218C1"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218C1" w:rsidRPr="00E55D4A" w:rsidRDefault="006218C1"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218C1" w:rsidRDefault="006218C1"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218C1" w:rsidRDefault="006218C1"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218C1" w:rsidRDefault="006218C1"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218C1" w:rsidRDefault="006218C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218C1" w:rsidRDefault="006218C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218C1" w:rsidRDefault="006218C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218C1" w:rsidRDefault="006218C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218C1" w:rsidRDefault="006218C1"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218C1" w:rsidRDefault="006218C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218C1" w:rsidRDefault="006218C1"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218C1" w:rsidRDefault="006218C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218C1" w:rsidRDefault="006218C1"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218C1" w:rsidRDefault="006218C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218C1" w:rsidRDefault="006218C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218C1" w:rsidRDefault="006218C1" w:rsidP="00496983">
                              <w:pPr>
                                <w:spacing w:before="0" w:line="257" w:lineRule="auto"/>
                                <w:jc w:val="center"/>
                                <w:rPr>
                                  <w:sz w:val="24"/>
                                  <w:szCs w:val="24"/>
                                </w:rPr>
                              </w:pPr>
                              <w:r>
                                <w:rPr>
                                  <w:rFonts w:eastAsia="Calibri"/>
                                  <w:color w:val="000000"/>
                                  <w:sz w:val="16"/>
                                  <w:szCs w:val="16"/>
                                </w:rPr>
                                <w:t>129</w:t>
                              </w:r>
                            </w:p>
                            <w:p w14:paraId="3E4A06D3" w14:textId="77777777" w:rsidR="006218C1" w:rsidRDefault="006218C1"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218C1" w:rsidRDefault="006218C1"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218C1" w:rsidRDefault="006218C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218C1" w:rsidRDefault="006218C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218C1" w:rsidRDefault="006218C1" w:rsidP="006A7496">
                              <w:pPr>
                                <w:spacing w:before="100" w:line="257" w:lineRule="auto"/>
                                <w:jc w:val="left"/>
                                <w:rPr>
                                  <w:sz w:val="24"/>
                                  <w:szCs w:val="24"/>
                                </w:rPr>
                              </w:pPr>
                              <w:r>
                                <w:rPr>
                                  <w:rFonts w:eastAsia="Calibri"/>
                                  <w:color w:val="000000"/>
                                  <w:sz w:val="16"/>
                                  <w:szCs w:val="16"/>
                                </w:rPr>
                                <w:t>Before</w:t>
                              </w:r>
                            </w:p>
                            <w:p w14:paraId="6B197F32" w14:textId="77777777" w:rsidR="006218C1" w:rsidRDefault="006218C1"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218C1" w:rsidRDefault="006218C1" w:rsidP="006A7496">
                              <w:pPr>
                                <w:spacing w:before="100" w:line="256" w:lineRule="auto"/>
                                <w:rPr>
                                  <w:sz w:val="24"/>
                                  <w:szCs w:val="24"/>
                                </w:rPr>
                              </w:pPr>
                              <w:r>
                                <w:rPr>
                                  <w:rFonts w:eastAsia="Calibri"/>
                                  <w:color w:val="000000"/>
                                  <w:sz w:val="16"/>
                                  <w:szCs w:val="16"/>
                                </w:rPr>
                                <w:t>After</w:t>
                              </w:r>
                            </w:p>
                            <w:p w14:paraId="7E3E04C8" w14:textId="77777777" w:rsidR="006218C1" w:rsidRDefault="006218C1"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218C1" w:rsidRPr="00DF14A9" w:rsidRDefault="006218C1"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218C1" w:rsidRPr="00490BCB" w:rsidRDefault="006218C1"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218C1" w:rsidRPr="00490BCB" w:rsidRDefault="006218C1"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218C1" w:rsidRPr="00490BCB" w:rsidRDefault="006218C1"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218C1" w:rsidRPr="00490BCB" w:rsidRDefault="006218C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218C1" w:rsidRPr="00490BCB" w:rsidRDefault="006218C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218C1" w:rsidRPr="00090144" w:rsidRDefault="006218C1"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218C1" w:rsidRPr="00090144" w:rsidRDefault="006218C1" w:rsidP="00605AE9">
                        <w:pPr>
                          <w:spacing w:before="0" w:after="0" w:line="240" w:lineRule="auto"/>
                          <w:rPr>
                            <w:rFonts w:eastAsia="Calibri"/>
                            <w:color w:val="000000"/>
                          </w:rPr>
                        </w:pPr>
                        <w:r w:rsidRPr="00090144">
                          <w:rPr>
                            <w:rFonts w:eastAsia="Calibri"/>
                            <w:color w:val="000000"/>
                          </w:rPr>
                          <w:t>Frame pointer of</w:t>
                        </w:r>
                      </w:p>
                      <w:p w14:paraId="68E90914" w14:textId="77777777" w:rsidR="006218C1" w:rsidRPr="00090144" w:rsidRDefault="006218C1"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218C1" w:rsidRPr="00090144" w:rsidRDefault="006218C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218C1" w:rsidRPr="00090144" w:rsidRDefault="006218C1"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218C1" w:rsidRPr="00090144" w:rsidRDefault="006218C1"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218C1" w:rsidRPr="00090144" w:rsidRDefault="006218C1"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218C1" w:rsidRDefault="006218C1"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218C1" w:rsidRDefault="006218C1"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218C1" w:rsidRDefault="006218C1"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218C1" w:rsidRDefault="006218C1"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218C1" w:rsidRDefault="006218C1"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218C1" w:rsidRDefault="006218C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218C1" w:rsidRPr="00582B75" w:rsidRDefault="006218C1"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218C1" w:rsidRPr="00490BCB" w:rsidRDefault="006218C1"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218C1" w:rsidRPr="00490BCB" w:rsidRDefault="006218C1"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218C1" w:rsidRDefault="006218C1"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218C1" w:rsidRPr="00E55D4A" w:rsidRDefault="006218C1"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218C1" w:rsidRDefault="006218C1"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218C1" w:rsidRDefault="006218C1"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218C1" w:rsidRDefault="006218C1"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218C1" w:rsidRDefault="006218C1"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218C1" w:rsidRDefault="006218C1"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218C1" w:rsidRDefault="006218C1"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218C1" w:rsidRDefault="006218C1"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218C1" w:rsidRDefault="006218C1"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218C1" w:rsidRDefault="006218C1"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218C1" w:rsidRDefault="006218C1"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218C1" w:rsidRDefault="006218C1"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218C1" w:rsidRDefault="006218C1"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218C1" w:rsidRDefault="006218C1"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218C1" w:rsidRDefault="006218C1"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218C1" w:rsidRDefault="006218C1" w:rsidP="00496983">
                        <w:pPr>
                          <w:spacing w:before="0" w:line="257" w:lineRule="auto"/>
                          <w:jc w:val="center"/>
                          <w:rPr>
                            <w:sz w:val="24"/>
                            <w:szCs w:val="24"/>
                          </w:rPr>
                        </w:pPr>
                        <w:r>
                          <w:rPr>
                            <w:rFonts w:eastAsia="Calibri"/>
                            <w:color w:val="000000"/>
                            <w:sz w:val="16"/>
                            <w:szCs w:val="16"/>
                          </w:rPr>
                          <w:t>129</w:t>
                        </w:r>
                      </w:p>
                      <w:p w14:paraId="3E4A06D3" w14:textId="77777777" w:rsidR="006218C1" w:rsidRDefault="006218C1"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218C1" w:rsidRDefault="006218C1"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218C1" w:rsidRDefault="006218C1"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218C1" w:rsidRDefault="006218C1"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218C1" w:rsidRDefault="006218C1" w:rsidP="006A7496">
                        <w:pPr>
                          <w:spacing w:before="100" w:line="257" w:lineRule="auto"/>
                          <w:jc w:val="left"/>
                          <w:rPr>
                            <w:sz w:val="24"/>
                            <w:szCs w:val="24"/>
                          </w:rPr>
                        </w:pPr>
                        <w:r>
                          <w:rPr>
                            <w:rFonts w:eastAsia="Calibri"/>
                            <w:color w:val="000000"/>
                            <w:sz w:val="16"/>
                            <w:szCs w:val="16"/>
                          </w:rPr>
                          <w:t>Before</w:t>
                        </w:r>
                      </w:p>
                      <w:p w14:paraId="6B197F32" w14:textId="77777777" w:rsidR="006218C1" w:rsidRDefault="006218C1"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218C1" w:rsidRDefault="006218C1" w:rsidP="006A7496">
                        <w:pPr>
                          <w:spacing w:before="100" w:line="256" w:lineRule="auto"/>
                          <w:rPr>
                            <w:sz w:val="24"/>
                            <w:szCs w:val="24"/>
                          </w:rPr>
                        </w:pPr>
                        <w:r>
                          <w:rPr>
                            <w:rFonts w:eastAsia="Calibri"/>
                            <w:color w:val="000000"/>
                            <w:sz w:val="16"/>
                            <w:szCs w:val="16"/>
                          </w:rPr>
                          <w:t>After</w:t>
                        </w:r>
                      </w:p>
                      <w:p w14:paraId="7E3E04C8" w14:textId="77777777" w:rsidR="006218C1" w:rsidRDefault="006218C1"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4DBA4657"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w:t>
      </w:r>
      <w:r w:rsidR="00721ABF">
        <w:rPr>
          <w:highlight w:val="white"/>
        </w:rPr>
        <w:t>the Windows environment</w:t>
      </w:r>
      <w:r w:rsidR="003C054C" w:rsidRPr="00903DBA">
        <w:rPr>
          <w:highlight w:val="white"/>
        </w:rPr>
        <w:t xml:space="preserve">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561" w:name="_Toc59126280"/>
      <w:r w:rsidRPr="00903DBA">
        <w:rPr>
          <w:highlight w:val="white"/>
        </w:rPr>
        <w:t>Windows Jump Info</w:t>
      </w:r>
      <w:bookmarkEnd w:id="561"/>
    </w:p>
    <w:p w14:paraId="72B28385" w14:textId="05916C9E"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w:t>
      </w:r>
      <w:r w:rsidR="00C221C4">
        <w:rPr>
          <w:highlight w:val="white"/>
        </w:rPr>
        <w:t xml:space="preserve">first </w:t>
      </w:r>
      <w:r w:rsidRPr="00903DBA">
        <w:rPr>
          <w:highlight w:val="white"/>
        </w:rPr>
        <w:t xml:space="preserve">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2D3A978D" w:rsidR="00614EB1" w:rsidRPr="00903DBA" w:rsidRDefault="00614EB1" w:rsidP="00614EB1">
      <w:pPr>
        <w:rPr>
          <w:highlight w:val="white"/>
        </w:rPr>
      </w:pPr>
      <w:r w:rsidRPr="00903DBA">
        <w:rPr>
          <w:highlight w:val="white"/>
        </w:rPr>
        <w:t xml:space="preserve">We iterate through the assembly code list and add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lastRenderedPageBreak/>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4CBC7FA1"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w:t>
      </w:r>
      <w:r w:rsidR="006F3B85">
        <w:rPr>
          <w:highlight w:val="white"/>
        </w:rPr>
        <w:t xml:space="preserve"> of</w:t>
      </w:r>
      <w:r w:rsidRPr="00903DBA">
        <w:rPr>
          <w:highlight w:val="white"/>
        </w:rPr>
        <w:t xml:space="preserve"> each instruction. At the moment, all jump instruction</w:t>
      </w:r>
      <w:r w:rsidR="006F3B85">
        <w:rPr>
          <w:highlight w:val="white"/>
        </w:rPr>
        <w:t>s</w:t>
      </w:r>
      <w:r w:rsidRPr="00903DBA">
        <w:rPr>
          <w:highlight w:val="white"/>
        </w:rPr>
        <w:t xml:space="preserve">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lastRenderedPageBreak/>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19C180AC"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r w:rsidR="006F3B85" w:rsidRPr="00903DBA">
        <w:rPr>
          <w:highlight w:val="white"/>
        </w:rPr>
        <w:t>address,</w:t>
      </w:r>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lastRenderedPageBreak/>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562" w:name="_Toc59126281"/>
      <w:r w:rsidRPr="00903DBA">
        <w:rPr>
          <w:highlight w:val="white"/>
        </w:rPr>
        <w:t>Windows Byte List</w:t>
      </w:r>
      <w:bookmarkEnd w:id="562"/>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563" w:name="_Hlk51314142"/>
      <w:r w:rsidRPr="00903DBA">
        <w:rPr>
          <w:highlight w:val="white"/>
        </w:rPr>
        <w:t>WindowsByteList</w:t>
      </w:r>
      <w:bookmarkEnd w:id="563"/>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lastRenderedPageBreak/>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118B1B13" w:rsidR="00614EB1" w:rsidRPr="00903DBA" w:rsidRDefault="00614EB1" w:rsidP="00614EB1">
      <w:pPr>
        <w:rPr>
          <w:highlight w:val="white"/>
        </w:rPr>
      </w:pPr>
      <w:r w:rsidRPr="00903DBA">
        <w:rPr>
          <w:highlight w:val="white"/>
        </w:rPr>
        <w:t xml:space="preserve">If the second or third operand is a string, we add its name </w:t>
      </w:r>
      <w:r w:rsidR="00721ABF">
        <w:rPr>
          <w:highlight w:val="white"/>
        </w:rPr>
        <w:t>the</w:t>
      </w:r>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564" w:name="_Toc59126282"/>
      <w:r w:rsidRPr="00903DBA">
        <w:rPr>
          <w:highlight w:val="white"/>
        </w:rPr>
        <w:t>Byte</w:t>
      </w:r>
      <w:r w:rsidR="00D33B22" w:rsidRPr="00903DBA">
        <w:rPr>
          <w:highlight w:val="white"/>
        </w:rPr>
        <w:t xml:space="preserve"> </w:t>
      </w:r>
      <w:r w:rsidRPr="00903DBA">
        <w:rPr>
          <w:highlight w:val="white"/>
        </w:rPr>
        <w:t>List</w:t>
      </w:r>
      <w:bookmarkEnd w:id="564"/>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lastRenderedPageBreak/>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2E495DE9" w:rsidR="008C2FC7" w:rsidRPr="00903DBA" w:rsidRDefault="008C2FC7" w:rsidP="008C2FC7">
      <w:pPr>
        <w:rPr>
          <w:highlight w:val="white"/>
        </w:rPr>
      </w:pPr>
      <w:r w:rsidRPr="00903DBA">
        <w:rPr>
          <w:highlight w:val="white"/>
        </w:rPr>
        <w:t>A value can be a floating value, a string, a static address, a pointer</w:t>
      </w:r>
      <w:r w:rsidR="00A22EB9">
        <w:rPr>
          <w:highlight w:val="white"/>
        </w:rPr>
        <w:t>,</w:t>
      </w:r>
      <w:r w:rsidRPr="00903DBA">
        <w:rPr>
          <w:highlight w:val="white"/>
        </w:rPr>
        <w:t xml:space="preserve">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48204242" w:rsidR="008C2FC7" w:rsidRPr="00903DBA" w:rsidRDefault="008C2FC7" w:rsidP="008C2FC7">
      <w:pPr>
        <w:rPr>
          <w:highlight w:val="white"/>
        </w:rPr>
      </w:pPr>
      <w:r w:rsidRPr="00903DBA">
        <w:rPr>
          <w:highlight w:val="white"/>
        </w:rPr>
        <w:t>In case of float, double, or lon</w:t>
      </w:r>
      <w:r w:rsidR="00A22EB9">
        <w:rPr>
          <w:highlight w:val="white"/>
        </w:rPr>
        <w:t>g</w:t>
      </w:r>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lastRenderedPageBreak/>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lastRenderedPageBreak/>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565"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565"/>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566" w:name="_Ref419646553"/>
      <w:bookmarkStart w:id="567" w:name="_Toc59126283"/>
      <w:r w:rsidRPr="00903DBA">
        <w:t>Linking</w:t>
      </w:r>
      <w:bookmarkEnd w:id="566"/>
      <w:bookmarkEnd w:id="567"/>
    </w:p>
    <w:bookmarkEnd w:id="550"/>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693BCF">
      <w:pPr>
        <w:pStyle w:val="Liststycke"/>
        <w:numPr>
          <w:ilvl w:val="0"/>
          <w:numId w:val="185"/>
        </w:numPr>
      </w:pPr>
      <w:r w:rsidRPr="00903DBA">
        <w:t>To resolve access to static symbols</w:t>
      </w:r>
    </w:p>
    <w:p w14:paraId="68FF425C" w14:textId="69E3A1D9" w:rsidR="00092532" w:rsidRPr="00903DBA" w:rsidRDefault="00092532" w:rsidP="00693BCF">
      <w:pPr>
        <w:pStyle w:val="Liststycke"/>
        <w:numPr>
          <w:ilvl w:val="0"/>
          <w:numId w:val="185"/>
        </w:numPr>
      </w:pPr>
      <w:r w:rsidRPr="00903DBA">
        <w:t>To resolve function calls.</w:t>
      </w:r>
    </w:p>
    <w:p w14:paraId="5CC5045B" w14:textId="4484476A" w:rsidR="00092532" w:rsidRPr="00903DBA" w:rsidRDefault="00092532" w:rsidP="00693BCF">
      <w:pPr>
        <w:pStyle w:val="Liststycke"/>
        <w:numPr>
          <w:ilvl w:val="0"/>
          <w:numId w:val="185"/>
        </w:numPr>
      </w:pPr>
      <w:r w:rsidRPr="00903DBA">
        <w:t>To resolve return addresses.</w:t>
      </w:r>
    </w:p>
    <w:p w14:paraId="21B495BC" w14:textId="13578280" w:rsidR="00EE4EC9" w:rsidRPr="00903DBA" w:rsidRDefault="00EE4EC9" w:rsidP="00EE4EC9">
      <w:pPr>
        <w:pStyle w:val="Rubrik3"/>
      </w:pPr>
      <w:bookmarkStart w:id="568" w:name="_Toc59126284"/>
      <w:r w:rsidRPr="00903DBA">
        <w:lastRenderedPageBreak/>
        <w:t>The Linker Class</w:t>
      </w:r>
      <w:bookmarkEnd w:id="568"/>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693BCF">
      <w:pPr>
        <w:pStyle w:val="Liststycke"/>
        <w:numPr>
          <w:ilvl w:val="0"/>
          <w:numId w:val="186"/>
        </w:numPr>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693BCF">
      <w:pPr>
        <w:pStyle w:val="Liststycke"/>
        <w:numPr>
          <w:ilvl w:val="0"/>
          <w:numId w:val="186"/>
        </w:numPr>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693BCF">
      <w:pPr>
        <w:pStyle w:val="Liststycke"/>
        <w:numPr>
          <w:ilvl w:val="0"/>
          <w:numId w:val="186"/>
        </w:numPr>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693BCF">
      <w:pPr>
        <w:pStyle w:val="Liststycke"/>
        <w:numPr>
          <w:ilvl w:val="0"/>
          <w:numId w:val="186"/>
        </w:numPr>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693BCF">
      <w:pPr>
        <w:pStyle w:val="Liststycke"/>
        <w:numPr>
          <w:ilvl w:val="0"/>
          <w:numId w:val="188"/>
        </w:numPr>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693BCF">
      <w:pPr>
        <w:pStyle w:val="Liststycke"/>
        <w:numPr>
          <w:ilvl w:val="0"/>
          <w:numId w:val="188"/>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693BCF">
      <w:pPr>
        <w:pStyle w:val="Liststycke"/>
        <w:numPr>
          <w:ilvl w:val="0"/>
          <w:numId w:val="188"/>
        </w:numPr>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693BCF">
      <w:pPr>
        <w:pStyle w:val="Liststycke"/>
        <w:numPr>
          <w:ilvl w:val="0"/>
          <w:numId w:val="188"/>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693BCF">
      <w:pPr>
        <w:pStyle w:val="Liststycke"/>
        <w:numPr>
          <w:ilvl w:val="0"/>
          <w:numId w:val="189"/>
        </w:numPr>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693BCF">
      <w:pPr>
        <w:pStyle w:val="Liststycke"/>
        <w:numPr>
          <w:ilvl w:val="0"/>
          <w:numId w:val="189"/>
        </w:numPr>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693BCF">
      <w:pPr>
        <w:pStyle w:val="Liststycke"/>
        <w:numPr>
          <w:ilvl w:val="0"/>
          <w:numId w:val="189"/>
        </w:numPr>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69610FAA" w:rsidR="00237A20" w:rsidRPr="00903DBA" w:rsidRDefault="004C5083" w:rsidP="00693BCF">
      <w:pPr>
        <w:pStyle w:val="Liststycke"/>
        <w:numPr>
          <w:ilvl w:val="0"/>
          <w:numId w:val="189"/>
        </w:numPr>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461860">
        <w:t>13.2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569"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569"/>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3ED47AB7" w:rsidR="00AD7B52" w:rsidRDefault="006A31DF" w:rsidP="00461860">
      <w:pPr>
        <w:pStyle w:val="Appendix"/>
      </w:pPr>
      <w:bookmarkStart w:id="570" w:name="_Ref58175578"/>
      <w:bookmarkStart w:id="571" w:name="_Toc59126285"/>
      <w:r w:rsidRPr="00903DBA">
        <w:lastRenderedPageBreak/>
        <w:t xml:space="preserve">The </w:t>
      </w:r>
      <w:r w:rsidR="002554E1" w:rsidRPr="00903DBA">
        <w:t>Standard Library</w:t>
      </w:r>
      <w:bookmarkEnd w:id="570"/>
      <w:bookmarkEnd w:id="571"/>
    </w:p>
    <w:p w14:paraId="78748C54" w14:textId="11DBB669" w:rsidR="004773EA" w:rsidRPr="004773EA" w:rsidRDefault="004773EA" w:rsidP="004773EA">
      <w:r>
        <w:t xml:space="preserve">In the </w:t>
      </w:r>
      <w:r w:rsidR="00392B3E" w:rsidRPr="00392B3E">
        <w:rPr>
          <w:rStyle w:val="KeyWord0"/>
        </w:rPr>
        <w:t>limits</w:t>
      </w:r>
      <w:r w:rsidR="00392B3E">
        <w:t xml:space="preserve">, </w:t>
      </w:r>
      <w:r w:rsidR="00392B3E" w:rsidRPr="00392B3E">
        <w:rPr>
          <w:rStyle w:val="KeyWord0"/>
        </w:rPr>
        <w:t>setjmp</w:t>
      </w:r>
      <w:r w:rsidR="00392B3E">
        <w:t xml:space="preserve">, </w:t>
      </w:r>
      <w:r w:rsidR="00392B3E" w:rsidRPr="00392B3E">
        <w:rPr>
          <w:rStyle w:val="KeyWord0"/>
        </w:rPr>
        <w:t>stdio</w:t>
      </w:r>
      <w:r w:rsidR="00392B3E">
        <w:t xml:space="preserve">, </w:t>
      </w:r>
      <w:r w:rsidR="00392B3E" w:rsidRPr="00392B3E">
        <w:rPr>
          <w:rStyle w:val="KeyWord0"/>
        </w:rPr>
        <w:t>stdlib</w:t>
      </w:r>
      <w:r w:rsidR="00392B3E">
        <w:t xml:space="preserve">, and </w:t>
      </w:r>
      <w:r w:rsidR="00392B3E" w:rsidRPr="00392B3E">
        <w:rPr>
          <w:rStyle w:val="KeyWord0"/>
        </w:rPr>
        <w:t>time</w:t>
      </w:r>
      <w:r w:rsidR="00392B3E">
        <w:t xml:space="preserve"> </w:t>
      </w:r>
      <w:r w:rsidR="005D185E">
        <w:t>standard librar</w:t>
      </w:r>
      <w:r w:rsidR="00392B3E">
        <w:t>ies</w:t>
      </w:r>
      <w:r w:rsidR="005D185E">
        <w:t xml:space="preserve"> there is different C code for the Linux and Windows environment.</w:t>
      </w:r>
      <w:r w:rsidR="00150034">
        <w:t xml:space="preserve"> We use the </w:t>
      </w:r>
      <w:r w:rsidR="00150034" w:rsidRPr="009B513C">
        <w:rPr>
          <w:rStyle w:val="KeyWord0"/>
        </w:rPr>
        <w:t>__LINUX__</w:t>
      </w:r>
      <w:r w:rsidR="00150034">
        <w:t xml:space="preserve"> and </w:t>
      </w:r>
      <w:r w:rsidR="00150034" w:rsidRPr="009B513C">
        <w:rPr>
          <w:rStyle w:val="KeyWord0"/>
        </w:rPr>
        <w:t>__WINDOWS__</w:t>
      </w:r>
      <w:r w:rsidR="00150034">
        <w:t xml:space="preserve"> macros to distinguish</w:t>
      </w:r>
      <w:r w:rsidR="009B513C">
        <w:t xml:space="preserve"> </w:t>
      </w:r>
      <w:r w:rsidR="00150034">
        <w:t>between them.</w:t>
      </w:r>
    </w:p>
    <w:p w14:paraId="21B660CB" w14:textId="0EAC07D4" w:rsidR="00EE220E" w:rsidRPr="00903DBA" w:rsidRDefault="00503728" w:rsidP="00265BDF">
      <w:pPr>
        <w:pStyle w:val="Rubrik2"/>
      </w:pPr>
      <w:bookmarkStart w:id="572" w:name="_Toc59126286"/>
      <w:r w:rsidRPr="00903DBA">
        <w:t>Integral and Floating Limits</w:t>
      </w:r>
      <w:bookmarkEnd w:id="572"/>
    </w:p>
    <w:p w14:paraId="1F710058" w14:textId="1B19076C" w:rsidR="007800D6" w:rsidRPr="00903DBA" w:rsidRDefault="007800D6" w:rsidP="007800D6">
      <w:pPr>
        <w:rPr>
          <w:highlight w:val="white"/>
        </w:rPr>
      </w:pPr>
      <w:r w:rsidRPr="00903DBA">
        <w:rPr>
          <w:highlight w:val="white"/>
        </w:rPr>
        <w:t xml:space="preserve">The file </w:t>
      </w:r>
      <w:r w:rsidRPr="007A3172">
        <w:rPr>
          <w:rStyle w:val="KeyWord0"/>
          <w:highlight w:val="white"/>
        </w:rPr>
        <w:t>limits.h</w:t>
      </w:r>
      <w:r w:rsidRPr="00903DBA">
        <w:rPr>
          <w:highlight w:val="white"/>
        </w:rPr>
        <w:t xml:space="preserve"> holds limits for integral values for the Linux and </w:t>
      </w:r>
      <w:r w:rsidR="007A3172">
        <w:rPr>
          <w:highlight w:val="white"/>
        </w:rPr>
        <w:t>the Windows environment</w:t>
      </w:r>
      <w:r w:rsidRPr="00903DBA">
        <w:rPr>
          <w:highlight w:val="white"/>
        </w:rPr>
        <w:t>.</w:t>
      </w:r>
    </w:p>
    <w:p w14:paraId="2F6FA423" w14:textId="6AFA7B16" w:rsidR="003D1398" w:rsidRPr="00903DBA" w:rsidRDefault="008D6750" w:rsidP="00E65FE6">
      <w:pPr>
        <w:pStyle w:val="CodeHeader"/>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lastRenderedPageBreak/>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47BC9582" w:rsidR="001A5879" w:rsidRPr="00903DBA" w:rsidRDefault="001A5879" w:rsidP="001A5879">
      <w:pPr>
        <w:rPr>
          <w:highlight w:val="white"/>
        </w:rPr>
      </w:pPr>
      <w:r w:rsidRPr="00903DBA">
        <w:rPr>
          <w:highlight w:val="white"/>
        </w:rPr>
        <w:t xml:space="preserve">The file </w:t>
      </w:r>
      <w:r w:rsidRPr="007A3172">
        <w:rPr>
          <w:rStyle w:val="KeyWord0"/>
          <w:highlight w:val="white"/>
        </w:rPr>
        <w:t>float.h</w:t>
      </w:r>
      <w:r w:rsidRPr="00903DBA">
        <w:rPr>
          <w:highlight w:val="white"/>
        </w:rPr>
        <w:t xml:space="preserve"> holds limits for floating-point values. Note that there is no difference between the Linux and </w:t>
      </w:r>
      <w:r w:rsidR="007A3172">
        <w:rPr>
          <w:highlight w:val="white"/>
        </w:rPr>
        <w:t>the Windows environment</w:t>
      </w:r>
      <w:r w:rsidRPr="00903DBA">
        <w:rPr>
          <w:highlight w:val="white"/>
        </w:rPr>
        <w:t>.</w:t>
      </w:r>
    </w:p>
    <w:p w14:paraId="2576C6FA" w14:textId="54BF9F51" w:rsidR="003D1398" w:rsidRPr="00903DBA" w:rsidRDefault="008D6750" w:rsidP="00E65FE6">
      <w:pPr>
        <w:pStyle w:val="CodeHeader"/>
      </w:pPr>
      <w:r w:rsidRPr="00903DBA">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573" w:name="_Toc59126287"/>
      <w:r w:rsidRPr="00903DBA">
        <w:t xml:space="preserve">The </w:t>
      </w:r>
      <w:r w:rsidR="000E7301" w:rsidRPr="00903DBA">
        <w:t>a</w:t>
      </w:r>
      <w:r w:rsidR="00EE220E" w:rsidRPr="00903DBA">
        <w:t>sser</w:t>
      </w:r>
      <w:r w:rsidR="008E5D1A" w:rsidRPr="00903DBA">
        <w:t>t</w:t>
      </w:r>
      <w:r w:rsidRPr="00903DBA">
        <w:t xml:space="preserve"> Macro</w:t>
      </w:r>
      <w:bookmarkEnd w:id="573"/>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574" w:name="_Ref55664393"/>
      <w:bookmarkStart w:id="575" w:name="_Toc59126288"/>
      <w:r w:rsidRPr="00903DBA">
        <w:lastRenderedPageBreak/>
        <w:t>Locale Data</w:t>
      </w:r>
      <w:bookmarkEnd w:id="574"/>
      <w:bookmarkEnd w:id="575"/>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lastRenderedPageBreak/>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lastRenderedPageBreak/>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576" w:name="_Toc59126289"/>
      <w:r w:rsidRPr="00903DBA">
        <w:t>Character Types</w:t>
      </w:r>
      <w:bookmarkEnd w:id="576"/>
    </w:p>
    <w:p w14:paraId="27CAECD2" w14:textId="3CA0B0A9" w:rsidR="003203CF" w:rsidRPr="00903DBA" w:rsidRDefault="003203CF" w:rsidP="003203CF">
      <w:r w:rsidRPr="00903DBA">
        <w:t xml:space="preserve">The </w:t>
      </w:r>
      <w:r w:rsidRPr="00461860">
        <w:rPr>
          <w:rStyle w:val="KeyWord0"/>
        </w:rPr>
        <w:t>ctype.h</w:t>
      </w:r>
      <w:r w:rsidRPr="00903DBA">
        <w:t xml:space="preserve"> and </w:t>
      </w:r>
      <w:r w:rsidRPr="00461860">
        <w:rPr>
          <w:rStyle w:val="KeyWord0"/>
        </w:rPr>
        <w:t>ctyp</w:t>
      </w:r>
      <w:r w:rsidR="00461860" w:rsidRPr="00461860">
        <w:rPr>
          <w:rStyle w:val="KeyWord0"/>
        </w:rPr>
        <w:t>e</w:t>
      </w:r>
      <w:r w:rsidRPr="00461860">
        <w:rPr>
          <w:rStyle w:val="KeyWord0"/>
        </w:rPr>
        <w:t>.c</w:t>
      </w:r>
      <w:r w:rsidRPr="00903DBA">
        <w:t xml:space="preserve"> files hold a set functions that test certain character conditions.</w:t>
      </w:r>
    </w:p>
    <w:p w14:paraId="243F8CAB" w14:textId="3B82911E" w:rsidR="00EE220E" w:rsidRPr="00903DBA" w:rsidRDefault="008D6750" w:rsidP="00E65FE6">
      <w:pPr>
        <w:pStyle w:val="CodeHeader"/>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43F0B079"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461860">
        <w:rPr>
          <w:highlight w:val="white"/>
        </w:rPr>
        <w:t>13.5</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lastRenderedPageBreak/>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4ECA1867"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w:t>
      </w:r>
      <w:r w:rsidR="00C05CE4">
        <w:rPr>
          <w:highlight w:val="white"/>
        </w:rPr>
        <w:t xml:space="preserve">function tests </w:t>
      </w:r>
      <w:r w:rsidRPr="00903DBA">
        <w:rPr>
          <w:highlight w:val="white"/>
        </w:rPr>
        <w:t xml:space="preserve">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1EC35C39"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w:t>
      </w:r>
      <w:r w:rsidR="00C05CE4">
        <w:rPr>
          <w:highlight w:val="white"/>
        </w:rPr>
        <w:t xml:space="preserve">function tests </w:t>
      </w:r>
      <w:r w:rsidRPr="00903DBA">
        <w:rPr>
          <w:highlight w:val="white"/>
        </w:rPr>
        <w:t xml:space="preserve">whether the character is a digit. In this case, we do not use a potential </w:t>
      </w:r>
      <w:bookmarkStart w:id="577" w:name="_Hlk55664765"/>
      <w:r w:rsidRPr="00903DBA">
        <w:rPr>
          <w:highlight w:val="white"/>
        </w:rPr>
        <w:t>locale convention</w:t>
      </w:r>
      <w:bookmarkEnd w:id="577"/>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1EF2A2E3"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007421CF">
        <w:rPr>
          <w:rStyle w:val="KeyWord0"/>
          <w:highlight w:val="white"/>
        </w:rPr>
        <w:t xml:space="preserve"> </w:t>
      </w:r>
      <w:r w:rsidR="00C05CE4">
        <w:rPr>
          <w:highlight w:val="white"/>
        </w:rPr>
        <w:t xml:space="preserve">function tests </w:t>
      </w:r>
      <w:r w:rsidRPr="00903DBA">
        <w:rPr>
          <w:highlight w:val="white"/>
        </w:rPr>
        <w:t xml:space="preserve">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38E14008"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w:t>
      </w:r>
      <w:r w:rsidR="00C05CE4">
        <w:rPr>
          <w:highlight w:val="white"/>
        </w:rPr>
        <w:t xml:space="preserve">function tests </w:t>
      </w:r>
      <w:r w:rsidRPr="00903DBA">
        <w:rPr>
          <w:highlight w:val="white"/>
        </w:rPr>
        <w:t>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37AEA983"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w:t>
      </w:r>
      <w:r w:rsidR="00C05CE4">
        <w:rPr>
          <w:highlight w:val="white"/>
        </w:rPr>
        <w:t xml:space="preserve">function tests </w:t>
      </w:r>
      <w:r w:rsidRPr="00903DBA">
        <w:rPr>
          <w:highlight w:val="white"/>
        </w:rPr>
        <w:t xml:space="preserve">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07E606BA"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w:t>
      </w:r>
      <w:r w:rsidR="00C05CE4">
        <w:rPr>
          <w:highlight w:val="white"/>
        </w:rPr>
        <w:t xml:space="preserve">function tests </w:t>
      </w:r>
      <w:r w:rsidRPr="00903DBA">
        <w:rPr>
          <w:highlight w:val="white"/>
        </w:rPr>
        <w:t>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lastRenderedPageBreak/>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7DA9C669"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t>}</w:t>
      </w:r>
    </w:p>
    <w:p w14:paraId="52AF0FE4" w14:textId="70B6CF10"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1F89C730"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w:t>
      </w:r>
      <w:r w:rsidR="00C05CE4">
        <w:rPr>
          <w:highlight w:val="white"/>
        </w:rPr>
        <w:t xml:space="preserve">function tests </w:t>
      </w:r>
      <w:r w:rsidRPr="00903DBA">
        <w:rPr>
          <w:highlight w:val="white"/>
        </w:rPr>
        <w:t>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w:t>
      </w:r>
      <w:r w:rsidRPr="00903DBA">
        <w:rPr>
          <w:highlight w:val="white"/>
        </w:rPr>
        <w:lastRenderedPageBreak/>
        <w:t xml:space="preserve">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578" w:name="_Toc59126290"/>
      <w:r w:rsidRPr="00903DBA">
        <w:t>S</w:t>
      </w:r>
      <w:r w:rsidR="00EE220E" w:rsidRPr="00903DBA">
        <w:t>tring</w:t>
      </w:r>
      <w:r w:rsidRPr="00903DBA">
        <w:t>s</w:t>
      </w:r>
      <w:bookmarkEnd w:id="578"/>
    </w:p>
    <w:p w14:paraId="14ACCA1E" w14:textId="235BEECD" w:rsidR="0078214F" w:rsidRPr="00903DBA" w:rsidRDefault="008D6750" w:rsidP="00E65FE6">
      <w:pPr>
        <w:pStyle w:val="CodeHeader"/>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lastRenderedPageBreak/>
        <w:t>#endif</w:t>
      </w:r>
    </w:p>
    <w:p w14:paraId="1AF0BFE4" w14:textId="15AC931E" w:rsidR="0078214F" w:rsidRPr="00903DBA" w:rsidRDefault="008D6750" w:rsidP="00E65FE6">
      <w:pPr>
        <w:pStyle w:val="CodeHeader"/>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lastRenderedPageBreak/>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lastRenderedPageBreak/>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lastRenderedPageBreak/>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lastRenderedPageBreak/>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79" w:name="_Toc59126291"/>
      <w:r w:rsidRPr="00903DBA">
        <w:t>Long Jumps</w:t>
      </w:r>
      <w:bookmarkEnd w:id="579"/>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6561400E"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w:t>
      </w:r>
      <w:r w:rsidR="0016674F">
        <w:rPr>
          <w:highlight w:val="white"/>
        </w:rPr>
        <w:t>variadic frame pointer</w:t>
      </w:r>
      <w:r w:rsidR="000465AA" w:rsidRPr="00903DBA">
        <w:rPr>
          <w:highlight w:val="white"/>
        </w:rPr>
        <w:t xml:space="preserve">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4EC92CE3"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w:t>
      </w:r>
      <w:r w:rsidR="0016674F">
        <w:rPr>
          <w:highlight w:val="white"/>
        </w:rPr>
        <w:t>variadic frame pointer</w:t>
      </w:r>
      <w:r w:rsidRPr="00903DBA">
        <w:rPr>
          <w:highlight w:val="white"/>
        </w:rPr>
        <w:t xml:space="preserve">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w:t>
      </w:r>
      <w:r w:rsidR="00EC7A73" w:rsidRPr="00903DBA">
        <w:rPr>
          <w:highlight w:val="white"/>
        </w:rPr>
        <w:lastRenderedPageBreak/>
        <w:t xml:space="preserve">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1DC8B40A" w:rsidR="002B38CD" w:rsidRPr="00903DBA" w:rsidRDefault="00D27DE7" w:rsidP="00D27DE7">
      <w:pPr>
        <w:rPr>
          <w:highlight w:val="white"/>
        </w:rPr>
      </w:pPr>
      <w:r w:rsidRPr="00903DBA">
        <w:rPr>
          <w:highlight w:val="white"/>
        </w:rPr>
        <w:t xml:space="preserve">The code for </w:t>
      </w:r>
      <w:r w:rsidR="00721ABF">
        <w:rPr>
          <w:highlight w:val="white"/>
        </w:rPr>
        <w:t>the Windows environment</w:t>
      </w:r>
      <w:r w:rsidRPr="00903DBA">
        <w:rPr>
          <w:highlight w:val="white"/>
        </w:rPr>
        <w:t xml:space="preserve">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lastRenderedPageBreak/>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80" w:name="_Toc59126292"/>
      <w:r w:rsidRPr="00903DBA">
        <w:t>Mathematical Functions</w:t>
      </w:r>
      <w:bookmarkEnd w:id="580"/>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81" w:name="_Toc59126293"/>
      <w:r w:rsidRPr="00903DBA">
        <w:rPr>
          <w:highlight w:val="white"/>
        </w:rPr>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81"/>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451616"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451616"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451616"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451616"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lastRenderedPageBreak/>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451616"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82" w:name="_Toc59126294"/>
      <w:r w:rsidRPr="00903DBA">
        <w:rPr>
          <w:highlight w:val="white"/>
        </w:rPr>
        <w:t>Power</w:t>
      </w:r>
      <w:r w:rsidR="0083365C" w:rsidRPr="00903DBA">
        <w:rPr>
          <w:highlight w:val="white"/>
        </w:rPr>
        <w:t xml:space="preserve"> Functions</w:t>
      </w:r>
      <w:bookmarkEnd w:id="582"/>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451616"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451616"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lastRenderedPageBreak/>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83" w:name="_Toc59126295"/>
      <w:r w:rsidRPr="00903DBA">
        <w:rPr>
          <w:highlight w:val="white"/>
        </w:rPr>
        <w:t>Square Root</w:t>
      </w:r>
      <w:bookmarkEnd w:id="583"/>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451616"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lastRenderedPageBreak/>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84" w:name="_Toc59126296"/>
      <w:r w:rsidRPr="00903DBA">
        <w:rPr>
          <w:highlight w:val="white"/>
        </w:rPr>
        <w:t>Modulo Functions</w:t>
      </w:r>
      <w:bookmarkEnd w:id="584"/>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85" w:name="_Toc59126297"/>
      <w:r w:rsidRPr="00903DBA">
        <w:rPr>
          <w:highlight w:val="white"/>
        </w:rPr>
        <w:t>Trigonometric Functions</w:t>
      </w:r>
      <w:bookmarkEnd w:id="585"/>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451616"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451616"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lastRenderedPageBreak/>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451616"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451616"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86" w:name="_Toc59126298"/>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86"/>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451616"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451616"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451616"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451616"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451616"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lastRenderedPageBreak/>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451616"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451616"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lastRenderedPageBreak/>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87" w:name="_Toc59126299"/>
      <w:r w:rsidRPr="00903DBA">
        <w:rPr>
          <w:shd w:val="clear" w:color="auto" w:fill="FFFFFF"/>
        </w:rPr>
        <w:t>Hyperbolic Trigonometric Functions</w:t>
      </w:r>
      <w:bookmarkEnd w:id="587"/>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451616"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451616"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451616"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88" w:name="_Toc59126300"/>
      <w:r w:rsidRPr="00903DBA">
        <w:rPr>
          <w:highlight w:val="white"/>
        </w:rPr>
        <w:t>Floor, Ceiling, Absolute, and Rounding</w:t>
      </w:r>
      <w:r w:rsidR="0083365C" w:rsidRPr="00903DBA">
        <w:rPr>
          <w:highlight w:val="white"/>
        </w:rPr>
        <w:t xml:space="preserve"> Functions</w:t>
      </w:r>
      <w:bookmarkEnd w:id="588"/>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451616"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968929" w:rsidR="00CE2940" w:rsidRPr="00903DBA" w:rsidRDefault="00CE2940" w:rsidP="001307F7">
      <w:pPr>
        <w:pStyle w:val="Rubrik2"/>
      </w:pPr>
      <w:bookmarkStart w:id="589" w:name="_Toc59126301"/>
      <w:bookmarkStart w:id="590" w:name="_Hlk55231095"/>
      <w:r w:rsidRPr="00903DBA">
        <w:t>Standard Input/Output</w:t>
      </w:r>
      <w:bookmarkEnd w:id="589"/>
    </w:p>
    <w:bookmarkEnd w:id="590"/>
    <w:p w14:paraId="3C220EF3" w14:textId="1124625B" w:rsidR="00F67D04" w:rsidRPr="00903DBA" w:rsidRDefault="008D6750" w:rsidP="00E65FE6">
      <w:pPr>
        <w:pStyle w:val="CodeHeader"/>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91" w:name="_Toc59126302"/>
      <w:r w:rsidRPr="00903DBA">
        <w:t>Printing</w:t>
      </w:r>
      <w:bookmarkEnd w:id="591"/>
    </w:p>
    <w:p w14:paraId="07321D9D" w14:textId="007993F5" w:rsidR="00F67D04" w:rsidRPr="00903DBA" w:rsidRDefault="008D6750" w:rsidP="00E65FE6">
      <w:pPr>
        <w:pStyle w:val="CodeHeader"/>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lastRenderedPageBreak/>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lastRenderedPageBreak/>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lastRenderedPageBreak/>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lastRenderedPageBreak/>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lastRenderedPageBreak/>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lastRenderedPageBreak/>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lastRenderedPageBreak/>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lastRenderedPageBreak/>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lastRenderedPageBreak/>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92" w:name="_Toc59126303"/>
      <w:r w:rsidRPr="00903DBA">
        <w:lastRenderedPageBreak/>
        <w:t>Scanning</w:t>
      </w:r>
      <w:bookmarkEnd w:id="592"/>
    </w:p>
    <w:p w14:paraId="29AFA940" w14:textId="74759390" w:rsidR="00594DB0" w:rsidRPr="00903DBA" w:rsidRDefault="008D6750" w:rsidP="00E65FE6">
      <w:pPr>
        <w:pStyle w:val="CodeHeader"/>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lastRenderedPageBreak/>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lastRenderedPageBreak/>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lastRenderedPageBreak/>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lastRenderedPageBreak/>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lastRenderedPageBreak/>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lastRenderedPageBreak/>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lastRenderedPageBreak/>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lastRenderedPageBreak/>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lastRenderedPageBreak/>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93" w:name="_Toc59126304"/>
      <w:r w:rsidRPr="00903DBA">
        <w:t>F</w:t>
      </w:r>
      <w:r w:rsidR="00AF06D6" w:rsidRPr="00903DBA">
        <w:t xml:space="preserve">ile </w:t>
      </w:r>
      <w:r w:rsidRPr="00903DBA">
        <w:t>H</w:t>
      </w:r>
      <w:r w:rsidR="00AF06D6" w:rsidRPr="00903DBA">
        <w:t>andling</w:t>
      </w:r>
      <w:bookmarkEnd w:id="593"/>
    </w:p>
    <w:p w14:paraId="174C04F8" w14:textId="1B67F95A" w:rsidR="00577582" w:rsidRPr="00903DBA" w:rsidRDefault="008D6750" w:rsidP="00E65FE6">
      <w:pPr>
        <w:pStyle w:val="CodeHeader"/>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lastRenderedPageBreak/>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r w:rsidRPr="00903DBA">
        <w:t>f</w:t>
      </w:r>
      <w:r w:rsidR="000644C3" w:rsidRPr="00903DBA">
        <w:t>ile.c</w:t>
      </w:r>
    </w:p>
    <w:p w14:paraId="44C5EAD9" w14:textId="77777777" w:rsidR="00C25FEE" w:rsidRPr="00903DBA" w:rsidRDefault="00C25FEE" w:rsidP="00C25FEE">
      <w:pPr>
        <w:pStyle w:val="Code"/>
        <w:rPr>
          <w:highlight w:val="white"/>
        </w:rPr>
      </w:pPr>
      <w:bookmarkStart w:id="594"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lastRenderedPageBreak/>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lastRenderedPageBreak/>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lastRenderedPageBreak/>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lastRenderedPageBreak/>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lastRenderedPageBreak/>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lastRenderedPageBreak/>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lastRenderedPageBreak/>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t>}</w:t>
      </w:r>
    </w:p>
    <w:p w14:paraId="428D7C4D" w14:textId="76EF2AB1" w:rsidR="00D62A8B" w:rsidRPr="00903DBA" w:rsidRDefault="004007C3" w:rsidP="00C25FEE">
      <w:pPr>
        <w:pStyle w:val="Rubrik2"/>
      </w:pPr>
      <w:bookmarkStart w:id="595" w:name="_Toc59126305"/>
      <w:r w:rsidRPr="00903DBA">
        <w:t>The Standard Library</w:t>
      </w:r>
      <w:bookmarkEnd w:id="595"/>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94"/>
    <w:p w14:paraId="6289FDFB" w14:textId="4B5A32CA" w:rsidR="003420EA" w:rsidRPr="00903DBA" w:rsidRDefault="004B0675" w:rsidP="00E65FE6">
      <w:pPr>
        <w:pStyle w:val="CodeHeader"/>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lastRenderedPageBreak/>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lastRenderedPageBreak/>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lastRenderedPageBreak/>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96" w:name="_Toc59126306"/>
      <w:r w:rsidRPr="00903DBA">
        <w:t>T</w:t>
      </w:r>
      <w:r w:rsidR="00D62A8B" w:rsidRPr="00903DBA">
        <w:t>ime</w:t>
      </w:r>
      <w:bookmarkEnd w:id="596"/>
    </w:p>
    <w:p w14:paraId="4B568326" w14:textId="26EBB4A4" w:rsidR="00487292" w:rsidRPr="00903DBA" w:rsidRDefault="004B0675" w:rsidP="00E65FE6">
      <w:pPr>
        <w:pStyle w:val="CodeHeader"/>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r w:rsidRPr="00903DBA">
        <w:t>t</w:t>
      </w:r>
      <w:r w:rsidR="003211B0" w:rsidRPr="00903DBA">
        <w:t>ime.c</w:t>
      </w:r>
    </w:p>
    <w:p w14:paraId="548B50E4" w14:textId="77777777" w:rsidR="00E77B17" w:rsidRPr="00903DBA" w:rsidRDefault="00E77B17" w:rsidP="00E77B17">
      <w:pPr>
        <w:pStyle w:val="Code"/>
        <w:rPr>
          <w:highlight w:val="white"/>
        </w:rPr>
      </w:pPr>
      <w:bookmarkStart w:id="597" w:name="_Ref54018755"/>
      <w:bookmarkStart w:id="598"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lastRenderedPageBreak/>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lastRenderedPageBreak/>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lastRenderedPageBreak/>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lastRenderedPageBreak/>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lastRenderedPageBreak/>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99" w:name="_Toc59126307"/>
      <w:r w:rsidRPr="00903DBA">
        <w:rPr>
          <w:lang w:val="en-US"/>
        </w:rPr>
        <w:lastRenderedPageBreak/>
        <w:t>The Preprocessor</w:t>
      </w:r>
      <w:bookmarkEnd w:id="597"/>
      <w:bookmarkEnd w:id="599"/>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600" w:name="_Ref418256130"/>
      <w:bookmarkStart w:id="601" w:name="_Toc59126308"/>
      <w:r w:rsidRPr="00903DBA">
        <w:t xml:space="preserve">The Expression </w:t>
      </w:r>
      <w:r w:rsidR="007C4A54" w:rsidRPr="00903DBA">
        <w:t xml:space="preserve">Scanner and </w:t>
      </w:r>
      <w:r w:rsidRPr="00903DBA">
        <w:t>Parser</w:t>
      </w:r>
      <w:bookmarkEnd w:id="600"/>
      <w:bookmarkEnd w:id="601"/>
    </w:p>
    <w:p w14:paraId="078B90C0" w14:textId="65B8E3E3"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461860">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602" w:name="_Toc59126309"/>
      <w:r w:rsidRPr="00903DBA">
        <w:t>The Grammar</w:t>
      </w:r>
      <w:bookmarkEnd w:id="602"/>
    </w:p>
    <w:p w14:paraId="640DDAFA" w14:textId="2DA302AE"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461860">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603" w:name="_Toc59126310"/>
      <w:r w:rsidRPr="00903DBA">
        <w:t>The Parser</w:t>
      </w:r>
      <w:bookmarkEnd w:id="603"/>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604"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605" w:name="_Toc59126311"/>
      <w:r w:rsidRPr="00903DBA">
        <w:t>The Scanner</w:t>
      </w:r>
      <w:bookmarkEnd w:id="604"/>
      <w:bookmarkEnd w:id="605"/>
    </w:p>
    <w:p w14:paraId="3C52097C" w14:textId="65DB345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461860">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606" w:name="_Toc59126312"/>
      <w:r w:rsidRPr="00903DBA">
        <w:t>The Pre</w:t>
      </w:r>
      <w:r w:rsidR="00921465" w:rsidRPr="00903DBA">
        <w:t xml:space="preserve">processor </w:t>
      </w:r>
      <w:r w:rsidR="007C4A54" w:rsidRPr="00903DBA">
        <w:t xml:space="preserve">Scanner and </w:t>
      </w:r>
      <w:r w:rsidRPr="00903DBA">
        <w:t>Parser</w:t>
      </w:r>
      <w:bookmarkEnd w:id="606"/>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lastRenderedPageBreak/>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43979B1B"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461860">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607" w:name="_Toc59126313"/>
      <w:r w:rsidRPr="00903DBA">
        <w:t>If</w:t>
      </w:r>
      <w:r w:rsidR="00BB03AD" w:rsidRPr="00903DBA">
        <w:t>-</w:t>
      </w:r>
      <w:r w:rsidRPr="00903DBA">
        <w:t>Else</w:t>
      </w:r>
      <w:r w:rsidR="00BB03AD" w:rsidRPr="00903DBA">
        <w:t>-</w:t>
      </w:r>
      <w:r w:rsidRPr="00903DBA">
        <w:t>Chain</w:t>
      </w:r>
      <w:bookmarkEnd w:id="607"/>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608" w:name="_Toc59126314"/>
      <w:r w:rsidRPr="00903DBA">
        <w:t>The Preprocessor</w:t>
      </w:r>
      <w:bookmarkEnd w:id="608"/>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8C02243"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xml:space="preserve">, and the __WINDOWS__ macro for </w:t>
      </w:r>
      <w:r w:rsidR="00721ABF">
        <w:rPr>
          <w:highlight w:val="white"/>
        </w:rPr>
        <w:t>the Windows environment</w:t>
      </w:r>
      <w:r w:rsidR="00F02367" w:rsidRPr="00903DBA">
        <w:rPr>
          <w:highlight w:val="white"/>
        </w:rPr>
        <w: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609" w:name="_Toc59126315"/>
      <w:r w:rsidRPr="00903DBA">
        <w:t>Tri Graphs</w:t>
      </w:r>
      <w:bookmarkEnd w:id="609"/>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610" w:name="_Toc59126316"/>
      <w:r w:rsidRPr="00903DBA">
        <w:t>Comments, Strings, and Characters</w:t>
      </w:r>
      <w:bookmarkEnd w:id="610"/>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611" w:name="_Ref418258402"/>
      <w:bookmarkStart w:id="612" w:name="_Toc59126317"/>
      <w:r w:rsidRPr="00903DBA">
        <w:t>Slash Codes</w:t>
      </w:r>
      <w:bookmarkEnd w:id="611"/>
      <w:bookmarkEnd w:id="612"/>
    </w:p>
    <w:p w14:paraId="3BC934C2" w14:textId="77777777" w:rsidR="005B1C6D" w:rsidRPr="00903DBA" w:rsidRDefault="005B1C6D" w:rsidP="00E65FE6">
      <w:pPr>
        <w:pStyle w:val="CodeHeader"/>
      </w:pPr>
      <w:r w:rsidRPr="00903DBA">
        <w:t xml:space="preserve">The </w:t>
      </w:r>
      <w:r w:rsidRPr="00E65FE6">
        <w:rPr>
          <w:rStyle w:val="CodeInText"/>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r w:rsidRPr="00E65FE6">
        <w:rPr>
          <w:rStyle w:val="CodeInText"/>
        </w:rPr>
        <w:t>charToOctal</w:t>
      </w:r>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r w:rsidRPr="00E65FE6">
        <w:rPr>
          <w:rStyle w:val="CodeInText"/>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613" w:name="_Toc59126318"/>
      <w:r w:rsidRPr="00903DBA">
        <w:t>The Line List</w:t>
      </w:r>
      <w:bookmarkEnd w:id="613"/>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r w:rsidRPr="00E65FE6">
        <w:t>trimLeft</w:t>
      </w:r>
      <w:r w:rsidRPr="00903DBA">
        <w:t xml:space="preserve"> and </w:t>
      </w:r>
      <w:r w:rsidRPr="00E65FE6">
        <w:rPr>
          <w:rStyle w:val="CodeInText"/>
        </w:rPr>
        <w:t>trimRight</w:t>
      </w:r>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r w:rsidRPr="00E65FE6">
        <w:rPr>
          <w:rStyle w:val="CodeInText"/>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614" w:name="_Toc59126319"/>
      <w:r w:rsidRPr="00903DBA">
        <w:t>Lines</w:t>
      </w:r>
      <w:bookmarkEnd w:id="614"/>
    </w:p>
    <w:p w14:paraId="4DA42C7F" w14:textId="77777777" w:rsidR="005B1C6D" w:rsidRPr="00903DBA" w:rsidRDefault="005B1C6D" w:rsidP="00E65FE6">
      <w:pPr>
        <w:pStyle w:val="CodeHeader"/>
      </w:pPr>
      <w:r w:rsidRPr="00903DBA">
        <w:t xml:space="preserve">The </w:t>
      </w:r>
      <w:r w:rsidRPr="00E65FE6">
        <w:t>doLine</w:t>
      </w:r>
      <w:r w:rsidRPr="00903DBA">
        <w:t xml:space="preserve"> method handles the </w:t>
      </w:r>
      <w:r w:rsidRPr="00E65FE6">
        <w:t>#line</w:t>
      </w:r>
      <w:r w:rsidRPr="00903DBA">
        <w:t xml:space="preserve"> directive by setting the </w:t>
      </w:r>
      <w:r w:rsidRPr="00E65FE6">
        <w:t>Main</w:t>
      </w:r>
      <w:r w:rsidRPr="00903DBA">
        <w:t>.</w:t>
      </w:r>
      <w:r w:rsidRPr="00E65FE6">
        <w:t>Path</w:t>
      </w:r>
      <w:r w:rsidRPr="00903DBA">
        <w:t xml:space="preserve"> and </w:t>
      </w:r>
      <w:r w:rsidRPr="00E65FE6">
        <w:t>Main</w:t>
      </w:r>
      <w:r w:rsidRPr="00903DBA">
        <w:t>.</w:t>
      </w:r>
      <w:r w:rsidRPr="00E65FE6">
        <w:rPr>
          <w:rStyle w:val="CodeInText"/>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615" w:name="_Toc59126320"/>
      <w:r w:rsidRPr="00903DBA">
        <w:t>Includes</w:t>
      </w:r>
      <w:bookmarkEnd w:id="615"/>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616" w:name="_Toc59126321"/>
      <w:r w:rsidRPr="00903DBA">
        <w:t>Macros</w:t>
      </w:r>
      <w:bookmarkEnd w:id="616"/>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617" w:name="_Toc59126322"/>
      <w:r w:rsidRPr="00903DBA">
        <w:t>Conditional Programming</w:t>
      </w:r>
      <w:bookmarkEnd w:id="617"/>
    </w:p>
    <w:p w14:paraId="526D3151" w14:textId="194B189F"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461860">
        <w:t>13.13</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618" w:name="_Toc59126323"/>
      <w:r w:rsidRPr="00903DBA">
        <w:t>Macro Expansion</w:t>
      </w:r>
      <w:bookmarkEnd w:id="618"/>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1B8B10DF"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461860">
        <w:t>13.15.2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619" w:name="_Toc59126324"/>
      <w:r w:rsidRPr="00903DBA">
        <w:t>String Merging</w:t>
      </w:r>
      <w:bookmarkEnd w:id="619"/>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620" w:name="_Toc59126325"/>
      <w:bookmarkStart w:id="621" w:name="_Ref57656298"/>
      <w:r w:rsidRPr="00903DBA">
        <w:t>Register Allocation</w:t>
      </w:r>
      <w:bookmarkEnd w:id="620"/>
    </w:p>
    <w:p w14:paraId="0A3CF0AD" w14:textId="77777777" w:rsidR="00FE5DC0" w:rsidRDefault="00FE5DC0" w:rsidP="00FE5DC0">
      <w:r>
        <w:t xml:space="preserve">The architecture holds a set of registers. On particular feature of the registers is that they to some extent overlaps. More specifically, the a, b, c, and d registers overlaps.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622" w:name="_Ref58762260"/>
      <w:bookmarkStart w:id="623" w:name="_Toc59126326"/>
      <w:r>
        <w:rPr>
          <w:lang w:val="en-US"/>
        </w:rPr>
        <w:lastRenderedPageBreak/>
        <w:t>The Register Set</w:t>
      </w:r>
      <w:bookmarkEnd w:id="622"/>
      <w:bookmarkEnd w:id="623"/>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r w:rsidRPr="001C01CD">
              <w:t>eax</w:t>
            </w:r>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r w:rsidRPr="001C01CD">
              <w:t>rax</w:t>
            </w:r>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r w:rsidRPr="001C01CD">
              <w:t>bh</w:t>
            </w:r>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r w:rsidRPr="001C01CD">
              <w:t>ebx</w:t>
            </w:r>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r w:rsidRPr="001C01CD">
              <w:t>rbx</w:t>
            </w:r>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r w:rsidRPr="001C01CD">
              <w:t>ch</w:t>
            </w:r>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r w:rsidRPr="001C01CD">
              <w:t>ecx</w:t>
            </w:r>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r w:rsidRPr="001C01CD">
              <w:t>rcx</w:t>
            </w:r>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r w:rsidRPr="001C01CD">
              <w:t>edx</w:t>
            </w:r>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r w:rsidRPr="001C01CD">
              <w:t>rdx</w:t>
            </w:r>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r>
              <w:t>si</w:t>
            </w:r>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r w:rsidRPr="001C01CD">
              <w:t>e</w:t>
            </w:r>
            <w:r w:rsidR="008333C8">
              <w:t>si</w:t>
            </w:r>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r w:rsidRPr="001C01CD">
              <w:t>r</w:t>
            </w:r>
            <w:r w:rsidR="008333C8">
              <w:t>si</w:t>
            </w:r>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r w:rsidRPr="001C01CD">
              <w:t>e</w:t>
            </w:r>
            <w:r>
              <w:t>di</w:t>
            </w:r>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r w:rsidRPr="001C01CD">
              <w:t>r</w:t>
            </w:r>
            <w:r>
              <w:t>di</w:t>
            </w:r>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r w:rsidRPr="001C01CD">
              <w:t>e</w:t>
            </w:r>
            <w:r>
              <w:t>bp</w:t>
            </w:r>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r w:rsidRPr="001C01CD">
              <w:t>r</w:t>
            </w:r>
            <w:r>
              <w:t>bp</w:t>
            </w:r>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r>
              <w:t>sp</w:t>
            </w:r>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r w:rsidRPr="001C01CD">
              <w:t>e</w:t>
            </w:r>
            <w:r>
              <w:t>sp</w:t>
            </w:r>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r w:rsidRPr="001C01CD">
              <w:t>r</w:t>
            </w:r>
            <w:r>
              <w:t>sp</w:t>
            </w:r>
          </w:p>
        </w:tc>
      </w:tr>
    </w:tbl>
    <w:p w14:paraId="5A67EAB2" w14:textId="68D3C910" w:rsidR="007D596B" w:rsidRPr="00903DBA" w:rsidRDefault="007D596B" w:rsidP="00845EA9">
      <w:pPr>
        <w:pStyle w:val="Appendix"/>
        <w:rPr>
          <w:lang w:val="en-US"/>
        </w:rPr>
      </w:pPr>
      <w:bookmarkStart w:id="624" w:name="_Toc59126327"/>
      <w:r w:rsidRPr="00903DBA">
        <w:rPr>
          <w:lang w:val="en-US"/>
        </w:rPr>
        <w:lastRenderedPageBreak/>
        <w:t>The C Grammar</w:t>
      </w:r>
      <w:bookmarkEnd w:id="598"/>
      <w:bookmarkEnd w:id="621"/>
      <w:bookmarkEnd w:id="624"/>
    </w:p>
    <w:p w14:paraId="5EE70CDE" w14:textId="3D3CD693" w:rsidR="00CB1AB5" w:rsidRPr="00903DBA" w:rsidRDefault="00CB1AB5" w:rsidP="00CB1AB5">
      <w:bookmarkStart w:id="625"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626" w:name="_Toc49764472"/>
      <w:bookmarkStart w:id="627" w:name="_Toc59126328"/>
      <w:r w:rsidRPr="00903DBA">
        <w:t>The Preprocessor Grammar</w:t>
      </w:r>
      <w:bookmarkEnd w:id="626"/>
      <w:bookmarkEnd w:id="627"/>
    </w:p>
    <w:p w14:paraId="6050AB4B" w14:textId="12E8CE52"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461860">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628" w:name="_Toc49764473"/>
      <w:bookmarkStart w:id="629" w:name="_Toc59126329"/>
      <w:r w:rsidRPr="00903DBA">
        <w:t>The Language Grammar</w:t>
      </w:r>
      <w:bookmarkEnd w:id="628"/>
      <w:bookmarkEnd w:id="629"/>
    </w:p>
    <w:p w14:paraId="69CBCC96" w14:textId="14845EC6"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461860">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7A6D1E23"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37753615" w:rsidR="00CB1AB5" w:rsidRPr="00903DBA" w:rsidRDefault="00CB1AB5" w:rsidP="00CB1AB5">
      <w:pPr>
        <w:pStyle w:val="Code"/>
      </w:pPr>
      <w:r w:rsidRPr="00903DBA">
        <w:rPr>
          <w:i/>
        </w:rPr>
        <w:t>parameter</w:t>
      </w:r>
      <w:r w:rsidRPr="00903DBA">
        <w:t>_</w:t>
      </w:r>
      <w:r w:rsidR="00D47EB7">
        <w:rPr>
          <w:i/>
        </w:rPr>
        <w:t>variadic</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2A7A9B20"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91CF040" w14:textId="1070C529"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630" w:name="_Ref57657966"/>
      <w:r>
        <w:lastRenderedPageBreak/>
        <w:t xml:space="preserve"> </w:t>
      </w:r>
      <w:bookmarkStart w:id="631" w:name="_Toc59126330"/>
      <w:r>
        <w:t>T</w:t>
      </w:r>
      <w:r w:rsidRPr="00903DBA">
        <w:t xml:space="preserve">he </w:t>
      </w:r>
      <w:r w:rsidRPr="00903DBA">
        <w:rPr>
          <w:highlight w:val="white"/>
        </w:rPr>
        <w:t xml:space="preserve">Gardens Point </w:t>
      </w:r>
      <w:r w:rsidR="00CB7A05">
        <w:t>Tools</w:t>
      </w:r>
      <w:bookmarkEnd w:id="625"/>
      <w:bookmarkEnd w:id="630"/>
      <w:bookmarkEnd w:id="631"/>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632" w:name="_Toc59126331"/>
      <w:r w:rsidRPr="00903DBA">
        <w:t>The Language</w:t>
      </w:r>
      <w:bookmarkEnd w:id="632"/>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633" w:name="_Toc59126332"/>
      <w:r w:rsidRPr="00903DBA">
        <w:lastRenderedPageBreak/>
        <w:t>The Grammar</w:t>
      </w:r>
      <w:bookmarkEnd w:id="633"/>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634" w:name="_Toc59126333"/>
      <w:r w:rsidRPr="00903DBA">
        <w:t>GPPG</w:t>
      </w:r>
      <w:bookmarkEnd w:id="634"/>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r w:rsidRPr="00E65FE6">
        <w:t>statement_list</w:t>
      </w:r>
      <w:r w:rsidRPr="00903DBA">
        <w:t xml:space="preserve">, </w:t>
      </w:r>
      <w:r w:rsidRPr="00E65FE6">
        <w:t>statement</w:t>
      </w:r>
      <w:r w:rsidRPr="00903DBA">
        <w:t xml:space="preserve">, and </w:t>
      </w:r>
      <w:r w:rsidRPr="00E65FE6">
        <w:rPr>
          <w:rStyle w:val="CodeInText"/>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635"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636" w:name="_Toc59126334"/>
      <w:r w:rsidRPr="00903DBA">
        <w:lastRenderedPageBreak/>
        <w:t>JPlex</w:t>
      </w:r>
      <w:bookmarkEnd w:id="635"/>
      <w:bookmarkEnd w:id="636"/>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637" w:name="_Toc59126335"/>
      <w:r w:rsidRPr="00903DBA">
        <w:t>Main</w:t>
      </w:r>
      <w:bookmarkEnd w:id="637"/>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638" w:name="_Toc59126336"/>
      <w:r w:rsidRPr="00903DBA">
        <w:rPr>
          <w:lang w:val="en-US"/>
        </w:rPr>
        <w:lastRenderedPageBreak/>
        <w:t>Auxiliary Classes</w:t>
      </w:r>
      <w:bookmarkEnd w:id="638"/>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639" w:name="_Toc59126337"/>
      <w:r w:rsidRPr="00903DBA">
        <w:t>Error Handling</w:t>
      </w:r>
      <w:bookmarkEnd w:id="639"/>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6860720B" w:rsidR="002538D4" w:rsidRPr="00903DBA" w:rsidRDefault="002538D4" w:rsidP="002538D4">
      <w:pPr>
        <w:pStyle w:val="Code"/>
        <w:rPr>
          <w:highlight w:val="white"/>
        </w:rPr>
      </w:pPr>
      <w:r w:rsidRPr="00903DBA">
        <w:rPr>
          <w:highlight w:val="white"/>
        </w:rPr>
        <w:t xml:space="preserve">    Mixing_</w:t>
      </w:r>
      <w:r w:rsidR="00D47EB7">
        <w:rPr>
          <w:highlight w:val="white"/>
        </w:rPr>
        <w:t>variadic</w:t>
      </w:r>
      <w:r w:rsidRPr="00903DBA">
        <w:rPr>
          <w:highlight w:val="white"/>
        </w:rPr>
        <w:t>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A0B2D62"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36F1500C"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640" w:name="_Toc59126338"/>
      <w:r w:rsidRPr="00903DBA">
        <w:t>Container Classes</w:t>
      </w:r>
      <w:bookmarkEnd w:id="640"/>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641" w:name="_Toc59126339"/>
      <w:r w:rsidRPr="00903DBA">
        <w:t>Ordered Pair</w:t>
      </w:r>
      <w:bookmarkEnd w:id="641"/>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642" w:name="_Toc59126340"/>
      <w:r w:rsidRPr="00903DBA">
        <w:t>Graph</w:t>
      </w:r>
      <w:bookmarkEnd w:id="642"/>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643" w:name="_Toc59126341"/>
      <w:r w:rsidRPr="00903DBA">
        <w:t>Addition and Removal of Vertices and Edges</w:t>
      </w:r>
      <w:bookmarkEnd w:id="643"/>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644" w:name="_Toc59126342"/>
      <w:r w:rsidRPr="00903DBA">
        <w:t>Graph Partition</w:t>
      </w:r>
      <w:bookmarkEnd w:id="644"/>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645" w:name="_Toc32312748"/>
      <w:bookmarkStart w:id="646" w:name="_Toc128724229"/>
      <w:bookmarkStart w:id="647" w:name="_Toc323656800"/>
      <w:bookmarkStart w:id="648" w:name="_Toc324085682"/>
      <w:bookmarkStart w:id="649" w:name="_Ref324113434"/>
      <w:bookmarkStart w:id="650" w:name="_Toc324680324"/>
      <w:bookmarkStart w:id="651" w:name="_Ref57658095"/>
      <w:bookmarkStart w:id="652" w:name="_Toc59126343"/>
      <w:r w:rsidRPr="00903DBA">
        <w:rPr>
          <w:lang w:val="en-US"/>
        </w:rPr>
        <w:lastRenderedPageBreak/>
        <w:t>The ASCII Table</w:t>
      </w:r>
      <w:bookmarkEnd w:id="645"/>
      <w:bookmarkEnd w:id="646"/>
      <w:bookmarkEnd w:id="647"/>
      <w:bookmarkEnd w:id="648"/>
      <w:bookmarkEnd w:id="649"/>
      <w:bookmarkEnd w:id="650"/>
      <w:bookmarkEnd w:id="651"/>
      <w:bookmarkEnd w:id="652"/>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rsidP="00881D01">
            <w:pPr>
              <w:spacing w:before="0" w:after="0"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rsidP="00881D01">
            <w:pPr>
              <w:spacing w:before="0" w:after="0"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rsidP="00881D01">
            <w:pPr>
              <w:spacing w:before="0" w:after="0"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rsidP="00881D01">
            <w:pPr>
              <w:spacing w:before="0" w:after="0"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rsidP="00881D01">
            <w:pPr>
              <w:spacing w:before="0" w:after="0"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rsidP="00881D01">
            <w:pPr>
              <w:spacing w:before="0" w:after="0"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rsidP="00881D01">
            <w:pPr>
              <w:spacing w:before="0" w:after="0"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rsidP="00881D01">
            <w:pPr>
              <w:spacing w:before="0" w:after="0"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rsidP="00881D01">
            <w:pPr>
              <w:spacing w:before="0" w:after="0" w:line="256" w:lineRule="auto"/>
              <w:rPr>
                <w:snapToGrid w:val="0"/>
              </w:rPr>
            </w:pPr>
            <w:r w:rsidRPr="00903DBA">
              <w:rPr>
                <w:snapToGrid w:val="0"/>
              </w:rPr>
              <w:t>1</w:t>
            </w:r>
          </w:p>
        </w:tc>
        <w:tc>
          <w:tcPr>
            <w:tcW w:w="1035" w:type="dxa"/>
            <w:hideMark/>
          </w:tcPr>
          <w:p w14:paraId="2BCC70A0"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rsidP="00881D01">
            <w:pPr>
              <w:spacing w:before="0" w:after="0"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rsidP="00881D01">
            <w:pPr>
              <w:spacing w:before="0" w:after="0"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rsidP="00881D01">
            <w:pPr>
              <w:spacing w:before="0" w:after="0"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rsidP="00881D01">
            <w:pPr>
              <w:spacing w:before="0" w:after="0"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rsidP="00881D01">
            <w:pPr>
              <w:spacing w:before="0" w:after="0"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rsidP="00881D01">
            <w:pPr>
              <w:spacing w:before="0" w:after="0"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rsidP="00881D01">
            <w:pPr>
              <w:spacing w:before="0" w:after="0"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rsidP="00881D01">
            <w:pPr>
              <w:spacing w:before="0" w:after="0"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rsidP="00881D01">
            <w:pPr>
              <w:spacing w:before="0" w:after="0"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rsidP="00881D01">
            <w:pPr>
              <w:spacing w:before="0" w:after="0"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rsidP="00881D01">
            <w:pPr>
              <w:spacing w:before="0" w:after="0"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rsidP="00881D01">
            <w:pPr>
              <w:spacing w:before="0" w:after="0"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rsidP="00881D01">
            <w:pPr>
              <w:spacing w:before="0" w:after="0"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rsidP="00881D01">
            <w:pPr>
              <w:spacing w:before="0" w:after="0"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rsidP="00881D01">
            <w:pPr>
              <w:spacing w:before="0" w:after="0"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rsidP="00881D01">
            <w:pPr>
              <w:spacing w:before="0" w:after="0"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rsidP="00881D01">
            <w:pPr>
              <w:spacing w:before="0" w:after="0"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rsidP="00881D01">
            <w:pPr>
              <w:spacing w:before="0" w:after="0"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rsidP="00881D01">
            <w:pPr>
              <w:spacing w:before="0" w:after="0"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rsidP="00881D01">
            <w:pPr>
              <w:spacing w:before="0" w:after="0"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rsidP="00881D01">
            <w:pPr>
              <w:spacing w:before="0" w:after="0"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rsidP="00881D01">
            <w:pPr>
              <w:spacing w:before="0" w:after="0"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rsidP="00881D01">
            <w:pPr>
              <w:spacing w:before="0" w:after="0"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rsidP="00881D01">
            <w:pPr>
              <w:spacing w:before="0" w:after="0"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rsidP="00881D01">
            <w:pPr>
              <w:spacing w:before="0" w:after="0"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rsidP="00881D01">
            <w:pPr>
              <w:spacing w:before="0" w:after="0"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rsidP="00881D01">
            <w:pPr>
              <w:spacing w:before="0" w:after="0"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rsidP="00881D01">
            <w:pPr>
              <w:spacing w:before="0" w:after="0"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rsidP="00881D01">
            <w:pPr>
              <w:spacing w:before="0" w:after="0"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rsidP="00881D01">
            <w:pPr>
              <w:spacing w:before="0" w:after="0"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rsidP="00881D01">
            <w:pPr>
              <w:spacing w:before="0" w:after="0"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rsidP="00881D01">
            <w:pPr>
              <w:spacing w:before="0" w:after="0"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rsidP="00881D01">
            <w:pPr>
              <w:spacing w:before="0" w:after="0"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rsidP="00881D01">
            <w:pPr>
              <w:spacing w:before="0" w:after="0"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rsidP="00881D01">
            <w:pPr>
              <w:spacing w:before="0" w:after="0"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rsidP="00881D01">
            <w:pPr>
              <w:spacing w:before="0" w:after="0"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rsidP="00881D01">
            <w:pPr>
              <w:spacing w:before="0" w:after="0"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rsidP="00881D01">
            <w:pPr>
              <w:spacing w:before="0" w:after="0"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rsidP="00881D01">
            <w:pPr>
              <w:spacing w:before="0" w:after="0"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rsidP="00881D01">
            <w:pPr>
              <w:spacing w:before="0" w:after="0"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rsidP="00881D01">
            <w:pPr>
              <w:spacing w:before="0" w:after="0"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rsidP="00881D01">
            <w:pPr>
              <w:spacing w:before="0" w:after="0"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rsidP="00881D01">
            <w:pPr>
              <w:spacing w:before="0" w:after="0"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rsidP="00881D01">
            <w:pPr>
              <w:spacing w:before="0" w:after="0"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rsidP="00881D01">
            <w:pPr>
              <w:spacing w:before="0" w:after="0"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rsidP="00881D01">
            <w:pPr>
              <w:spacing w:before="0" w:after="0"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rsidP="00881D01">
            <w:pPr>
              <w:spacing w:before="0" w:after="0"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rsidP="00881D01">
            <w:pPr>
              <w:spacing w:before="0" w:after="0"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rsidP="00881D01">
            <w:pPr>
              <w:spacing w:before="0" w:after="0"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rsidP="00881D01">
            <w:pPr>
              <w:spacing w:before="0" w:after="0"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rsidP="00881D01">
            <w:pPr>
              <w:spacing w:before="0" w:after="0"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rsidP="00881D01">
            <w:pPr>
              <w:spacing w:before="0" w:after="0"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rsidP="00881D01">
            <w:pPr>
              <w:spacing w:before="0" w:after="0"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rsidP="00881D01">
            <w:pPr>
              <w:spacing w:before="0" w:after="0"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rsidP="00881D01">
            <w:pPr>
              <w:spacing w:before="0" w:after="0"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rsidP="00881D01">
            <w:pPr>
              <w:spacing w:before="0" w:after="0"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rsidP="00881D01">
            <w:pPr>
              <w:spacing w:before="0" w:after="0"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rsidP="00881D01">
            <w:pPr>
              <w:spacing w:before="0" w:after="0"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rsidP="00881D01">
            <w:pPr>
              <w:spacing w:before="0" w:after="0"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rsidP="00881D01">
            <w:pPr>
              <w:spacing w:before="0" w:after="0"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rsidP="00881D01">
            <w:pPr>
              <w:spacing w:before="0" w:after="0"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rsidP="00881D01">
            <w:pPr>
              <w:spacing w:before="0" w:after="0"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rsidP="00881D01">
            <w:pPr>
              <w:spacing w:before="0" w:after="0"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rsidP="00881D01">
            <w:pPr>
              <w:spacing w:before="0" w:after="0"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rsidP="00881D01">
            <w:pPr>
              <w:spacing w:before="0" w:after="0"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rsidP="00881D01">
            <w:pPr>
              <w:spacing w:before="0" w:after="0"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rsidP="00881D01">
            <w:pPr>
              <w:spacing w:before="0" w:after="0"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rsidP="00881D01">
            <w:pPr>
              <w:spacing w:before="0" w:after="0"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rsidP="00881D01">
            <w:pPr>
              <w:spacing w:before="0" w:after="0"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rsidP="00881D01">
            <w:pPr>
              <w:spacing w:before="0" w:after="0"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rsidP="00881D01">
            <w:pPr>
              <w:spacing w:before="0" w:after="0"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rsidP="00881D01">
            <w:pPr>
              <w:spacing w:before="0" w:after="0"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rsidP="00881D01">
            <w:pPr>
              <w:spacing w:before="0" w:after="0"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rsidP="00881D01">
            <w:pPr>
              <w:spacing w:before="0" w:after="0"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rsidP="00881D01">
            <w:pPr>
              <w:spacing w:before="0" w:after="0"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rsidP="00881D01">
            <w:pPr>
              <w:spacing w:before="0" w:after="0"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rsidP="00881D01">
            <w:pPr>
              <w:spacing w:before="0" w:after="0"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rsidP="00881D01">
            <w:pPr>
              <w:spacing w:before="0" w:after="0"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rsidP="00881D01">
            <w:pPr>
              <w:spacing w:before="0" w:after="0"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rsidP="00881D01">
            <w:pPr>
              <w:spacing w:before="0" w:after="0"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rsidP="00881D01">
            <w:pPr>
              <w:spacing w:before="0" w:after="0"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rsidP="00881D01">
            <w:pPr>
              <w:spacing w:before="0" w:after="0"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rsidP="00881D01">
            <w:pPr>
              <w:spacing w:before="0" w:after="0"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rsidP="00881D01">
            <w:pPr>
              <w:spacing w:before="0" w:after="0"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rsidP="00881D01">
            <w:pPr>
              <w:spacing w:before="0" w:after="0"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rsidP="00881D01">
            <w:pPr>
              <w:spacing w:before="0" w:after="0"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rsidP="00881D01">
            <w:pPr>
              <w:spacing w:before="0" w:after="0"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rsidP="00881D01">
            <w:pPr>
              <w:spacing w:before="0" w:after="0"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rsidP="00881D01">
            <w:pPr>
              <w:spacing w:before="0" w:after="0"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rsidP="00881D01">
            <w:pPr>
              <w:spacing w:before="0" w:after="0"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rsidP="00881D01">
            <w:pPr>
              <w:spacing w:before="0" w:after="0"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rsidP="00881D01">
            <w:pPr>
              <w:spacing w:before="0" w:after="0"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rsidP="00881D01">
            <w:pPr>
              <w:spacing w:before="0" w:after="0"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rsidP="00881D01">
            <w:pPr>
              <w:spacing w:before="0" w:after="0"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rsidP="00881D01">
            <w:pPr>
              <w:spacing w:before="0" w:after="0"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rsidP="00881D01">
            <w:pPr>
              <w:spacing w:before="0" w:after="0"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rsidP="00881D01">
            <w:pPr>
              <w:spacing w:before="0" w:after="0"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rsidP="00881D01">
            <w:pPr>
              <w:spacing w:before="0" w:after="0"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rsidP="00881D01">
            <w:pPr>
              <w:spacing w:before="0" w:after="0"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rsidP="00881D01">
            <w:pPr>
              <w:spacing w:before="0" w:after="0"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rsidP="00881D01">
            <w:pPr>
              <w:spacing w:before="0" w:after="0"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rsidP="00881D01">
            <w:pPr>
              <w:spacing w:before="0" w:after="0"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rsidP="00881D01">
            <w:pPr>
              <w:spacing w:before="0" w:after="0"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rsidP="00881D01">
            <w:pPr>
              <w:spacing w:before="0" w:after="0"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rsidP="00881D01">
            <w:pPr>
              <w:spacing w:before="0" w:after="0"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rsidP="00881D01">
            <w:pPr>
              <w:spacing w:before="0" w:after="0"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rsidP="00881D01">
            <w:pPr>
              <w:spacing w:before="0" w:after="0"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rsidP="00881D01">
            <w:pPr>
              <w:spacing w:before="0" w:after="0"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rsidP="00881D01">
            <w:pPr>
              <w:spacing w:before="0" w:after="0"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rsidP="00881D01">
            <w:pPr>
              <w:spacing w:before="0" w:after="0"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rsidP="00881D01">
            <w:pPr>
              <w:spacing w:before="0" w:after="0"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rsidP="00881D01">
            <w:pPr>
              <w:spacing w:before="0" w:after="0"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rsidP="00881D01">
            <w:pPr>
              <w:spacing w:before="0" w:after="0"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rsidP="00881D01">
            <w:pPr>
              <w:spacing w:before="0" w:after="0"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rsidP="00881D01">
            <w:pPr>
              <w:spacing w:before="0" w:after="0"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rsidP="00881D01">
            <w:pPr>
              <w:spacing w:before="0" w:after="0"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rsidP="00881D01">
            <w:pPr>
              <w:spacing w:before="0" w:after="0"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rsidP="00881D01">
            <w:pPr>
              <w:spacing w:before="0" w:after="0"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rsidP="00881D01">
            <w:pPr>
              <w:spacing w:before="0" w:after="0"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rsidP="00881D01">
            <w:pPr>
              <w:spacing w:before="0" w:after="0"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rsidP="00881D01">
            <w:pPr>
              <w:spacing w:before="0" w:after="0"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rsidP="00881D01">
            <w:pPr>
              <w:spacing w:before="0" w:after="0"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rsidP="00881D01">
            <w:pPr>
              <w:spacing w:before="0" w:after="0"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rsidP="00881D01">
            <w:pPr>
              <w:spacing w:before="0" w:after="0"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rsidP="00881D01">
            <w:pPr>
              <w:spacing w:before="0" w:after="0"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rsidP="00881D01">
            <w:pPr>
              <w:spacing w:before="0" w:after="0"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rsidP="00881D01">
            <w:pPr>
              <w:spacing w:before="0" w:after="0"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rsidP="00881D01">
            <w:pPr>
              <w:spacing w:before="0" w:after="0"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rsidP="00881D01">
            <w:pPr>
              <w:spacing w:before="0" w:after="0"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rsidP="00881D01">
            <w:pPr>
              <w:spacing w:before="0" w:after="0"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rsidP="00881D01">
            <w:pPr>
              <w:spacing w:before="0" w:after="0"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rsidP="00881D01">
            <w:pPr>
              <w:spacing w:before="0" w:after="0"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rsidP="00881D01">
            <w:pPr>
              <w:spacing w:before="0" w:after="0"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rsidP="00881D01">
            <w:pPr>
              <w:spacing w:before="0" w:after="0"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rsidP="00881D01">
            <w:pPr>
              <w:spacing w:before="0" w:after="0"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rsidP="00881D01">
            <w:pPr>
              <w:spacing w:before="0" w:after="0"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rsidP="00881D01">
            <w:pPr>
              <w:spacing w:before="0" w:after="0"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rsidP="00881D01">
            <w:pPr>
              <w:spacing w:before="0" w:after="0"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rsidP="00881D01">
            <w:pPr>
              <w:spacing w:before="0" w:after="0"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rsidP="00881D01">
            <w:pPr>
              <w:spacing w:before="0" w:after="0"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rsidP="00881D01">
            <w:pPr>
              <w:spacing w:before="0" w:after="0"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rsidP="00881D01">
            <w:pPr>
              <w:spacing w:before="0" w:after="0"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rsidP="00881D01">
            <w:pPr>
              <w:spacing w:before="0" w:after="0"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rsidP="00881D01">
            <w:pPr>
              <w:spacing w:before="0" w:after="0"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rsidP="00881D01">
            <w:pPr>
              <w:spacing w:before="0" w:after="0"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rsidP="00881D01">
            <w:pPr>
              <w:spacing w:before="0" w:after="0"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rsidP="00881D01">
            <w:pPr>
              <w:spacing w:before="0" w:after="0"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rsidP="00881D01">
            <w:pPr>
              <w:spacing w:before="0" w:after="0"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rsidP="00881D01">
            <w:pPr>
              <w:spacing w:before="0" w:after="0"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rsidP="00881D01">
            <w:pPr>
              <w:spacing w:before="0" w:after="0"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rsidP="00881D01">
            <w:pPr>
              <w:spacing w:before="0" w:after="0"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rsidP="00881D01">
            <w:pPr>
              <w:spacing w:before="0" w:after="0"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rsidP="00881D01">
            <w:pPr>
              <w:spacing w:before="0" w:after="0"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rsidP="00881D01">
            <w:pPr>
              <w:spacing w:before="0" w:after="0"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rsidP="00881D01">
            <w:pPr>
              <w:spacing w:before="0" w:after="0"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rsidP="00881D01">
            <w:pPr>
              <w:spacing w:before="0" w:after="0"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rsidP="00881D01">
            <w:pPr>
              <w:spacing w:before="0" w:after="0"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rsidP="00881D01">
            <w:pPr>
              <w:spacing w:before="0" w:after="0"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rsidP="00881D01">
            <w:pPr>
              <w:spacing w:before="0" w:after="0"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rsidP="00881D01">
            <w:pPr>
              <w:spacing w:before="0" w:after="0"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rsidP="00881D01">
            <w:pPr>
              <w:spacing w:before="0" w:after="0"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rsidP="00881D01">
            <w:pPr>
              <w:spacing w:before="0" w:after="0"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rsidP="00881D01">
            <w:pPr>
              <w:spacing w:before="0" w:after="0"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rsidP="00881D01">
            <w:pPr>
              <w:spacing w:before="0" w:after="0"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rsidP="00881D01">
            <w:pPr>
              <w:spacing w:before="0" w:after="0"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rsidP="00881D01">
            <w:pPr>
              <w:spacing w:before="0" w:after="0"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rsidP="00881D01">
            <w:pPr>
              <w:spacing w:before="0" w:after="0"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rsidP="00881D01">
            <w:pPr>
              <w:spacing w:before="0" w:after="0"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rsidP="00881D01">
            <w:pPr>
              <w:spacing w:before="0" w:after="0"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rsidP="00881D01">
            <w:pPr>
              <w:spacing w:before="0" w:after="0"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rsidP="00881D01">
            <w:pPr>
              <w:spacing w:before="0" w:after="0"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rsidP="00881D01">
            <w:pPr>
              <w:spacing w:before="0" w:after="0"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rsidP="00881D01">
            <w:pPr>
              <w:spacing w:before="0" w:after="0"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rsidP="00881D01">
            <w:pPr>
              <w:spacing w:before="0" w:after="0"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rsidP="00881D01">
            <w:pPr>
              <w:spacing w:before="0" w:after="0"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rsidP="00881D01">
            <w:pPr>
              <w:spacing w:before="0" w:after="0"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rsidP="00881D01">
            <w:pPr>
              <w:spacing w:before="0" w:after="0"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rsidP="00881D01">
            <w:pPr>
              <w:spacing w:before="0" w:after="0"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rsidP="00881D01">
            <w:pPr>
              <w:spacing w:before="0" w:after="0"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rsidP="00881D01">
            <w:pPr>
              <w:spacing w:before="0" w:after="0"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rsidP="00881D01">
            <w:pPr>
              <w:spacing w:before="0" w:after="0"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rsidP="00881D01">
            <w:pPr>
              <w:spacing w:before="0" w:after="0"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rsidP="00881D01">
            <w:pPr>
              <w:spacing w:before="0" w:after="0"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rsidP="00881D01">
            <w:pPr>
              <w:spacing w:before="0" w:after="0"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rsidP="00881D01">
            <w:pPr>
              <w:spacing w:before="0" w:after="0"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rsidP="00881D01">
            <w:pPr>
              <w:spacing w:before="0" w:after="0"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rsidP="00881D01">
            <w:pPr>
              <w:spacing w:before="0" w:after="0"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rsidP="00881D01">
            <w:pPr>
              <w:spacing w:before="0" w:after="0"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rsidP="00881D01">
            <w:pPr>
              <w:spacing w:before="0" w:after="0"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rsidP="00881D01">
            <w:pPr>
              <w:spacing w:before="0" w:after="0"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rsidP="00881D01">
            <w:pPr>
              <w:spacing w:before="0" w:after="0"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rsidP="00881D01">
            <w:pPr>
              <w:spacing w:before="0" w:after="0"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rsidP="00881D01">
            <w:pPr>
              <w:spacing w:before="0" w:after="0"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rsidP="00881D01">
            <w:pPr>
              <w:spacing w:before="0" w:after="0"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rsidP="00881D01">
            <w:pPr>
              <w:spacing w:before="0" w:after="0"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rsidP="00881D01">
            <w:pPr>
              <w:spacing w:before="0" w:after="0"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rsidP="00881D01">
            <w:pPr>
              <w:spacing w:before="0" w:after="0"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rsidP="00881D01">
            <w:pPr>
              <w:spacing w:before="0" w:after="0"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rsidP="00881D01">
            <w:pPr>
              <w:spacing w:before="0" w:after="0"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rsidP="00881D01">
            <w:pPr>
              <w:spacing w:before="0" w:after="0"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rsidP="00881D01">
            <w:pPr>
              <w:spacing w:before="0" w:after="0"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rsidP="00881D01">
            <w:pPr>
              <w:spacing w:before="0" w:after="0"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rsidP="00881D01">
            <w:pPr>
              <w:spacing w:before="0" w:after="0"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rsidP="00881D01">
            <w:pPr>
              <w:spacing w:before="0" w:after="0"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rsidP="00881D01">
            <w:pPr>
              <w:spacing w:before="0" w:after="0"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rsidP="00881D01">
            <w:pPr>
              <w:spacing w:before="0" w:after="0"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rsidP="00881D01">
            <w:pPr>
              <w:spacing w:before="0" w:after="0"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rsidP="00881D01">
            <w:pPr>
              <w:spacing w:before="0" w:after="0"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rsidP="00881D01">
            <w:pPr>
              <w:spacing w:before="0" w:after="0"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rsidP="00881D01">
            <w:pPr>
              <w:spacing w:before="0" w:after="0"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rsidP="00881D01">
            <w:pPr>
              <w:spacing w:before="0" w:after="0"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653" w:name="_Toc59126344"/>
      <w:r w:rsidRPr="00903DBA">
        <w:rPr>
          <w:lang w:val="en-US"/>
        </w:rPr>
        <w:lastRenderedPageBreak/>
        <w:t>A</w:t>
      </w:r>
      <w:r w:rsidR="00281D34" w:rsidRPr="00903DBA">
        <w:rPr>
          <w:lang w:val="en-US"/>
        </w:rPr>
        <w:t xml:space="preserve"> Crash Course in C</w:t>
      </w:r>
      <w:bookmarkEnd w:id="653"/>
    </w:p>
    <w:p w14:paraId="652688E1" w14:textId="0FE6CE5B"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w:t>
      </w:r>
      <w:r w:rsidR="00721ABF">
        <w:t>the</w:t>
      </w:r>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654" w:name="_Toc320485572"/>
      <w:bookmarkStart w:id="655" w:name="_Toc323656681"/>
      <w:bookmarkStart w:id="656" w:name="_Toc324085419"/>
      <w:bookmarkStart w:id="657" w:name="_Toc383781071"/>
      <w:bookmarkStart w:id="658" w:name="_Toc59126345"/>
      <w:r w:rsidRPr="00903DBA">
        <w:t>The Compiler and the Linker</w:t>
      </w:r>
      <w:bookmarkEnd w:id="654"/>
      <w:bookmarkEnd w:id="655"/>
      <w:bookmarkEnd w:id="656"/>
      <w:bookmarkEnd w:id="657"/>
      <w:bookmarkEnd w:id="658"/>
    </w:p>
    <w:p w14:paraId="4738AA08" w14:textId="3521A05D"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w:t>
      </w:r>
      <w:r w:rsidR="00721ABF">
        <w:t>the</w:t>
      </w:r>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r w:rsidRPr="00E65FE6">
        <w:t>Program.c</w:t>
      </w:r>
      <w:r w:rsidRPr="00903DBA">
        <w:t xml:space="preserve"> and a routine used by the program in </w:t>
      </w:r>
      <w:r w:rsidRPr="00E65FE6">
        <w:t>Routine.c</w:t>
      </w:r>
      <w:r w:rsidRPr="00903DBA">
        <w:t xml:space="preserve">. Furthermore, the program calls a function in the standard library. In this case, the compiler translates the source code into object code and the linker joins the code into the executable file </w:t>
      </w:r>
      <w:r w:rsidRPr="00E65FE6">
        <w:rPr>
          <w:rStyle w:val="CodeInText"/>
        </w:rPr>
        <w:t>Program.exe</w:t>
      </w:r>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218C1" w:rsidRPr="003F7CF1" w:rsidRDefault="006218C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218C1" w:rsidRPr="003F7CF1" w:rsidRDefault="006218C1"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218C1" w:rsidRPr="003F7CF1" w:rsidRDefault="006218C1"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6218C1" w:rsidRPr="003F7CF1" w:rsidRDefault="006218C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218C1" w:rsidRPr="003F7CF1" w:rsidRDefault="006218C1"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6218C1" w:rsidRPr="003F7CF1" w:rsidRDefault="006218C1"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218C1" w:rsidRPr="003F7CF1" w:rsidRDefault="006218C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218C1" w:rsidRPr="003F7CF1" w:rsidRDefault="006218C1"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218C1" w:rsidRPr="003F7CF1" w:rsidRDefault="006218C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218C1" w:rsidRPr="003F7CF1" w:rsidRDefault="006218C1"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218C1" w:rsidRPr="003F7CF1" w:rsidRDefault="006218C1"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218C1" w:rsidRPr="003F7CF1" w:rsidRDefault="006218C1"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6218C1" w:rsidRPr="003F7CF1" w:rsidRDefault="006218C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218C1" w:rsidRPr="003F7CF1" w:rsidRDefault="006218C1"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6218C1" w:rsidRPr="003F7CF1" w:rsidRDefault="006218C1"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218C1" w:rsidRPr="003F7CF1" w:rsidRDefault="006218C1"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218C1" w:rsidRPr="003F7CF1" w:rsidRDefault="006218C1"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218C1" w:rsidRPr="003F7CF1" w:rsidRDefault="006218C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659" w:name="_Toc320485573"/>
      <w:bookmarkStart w:id="660" w:name="_Toc323656682"/>
      <w:bookmarkStart w:id="661" w:name="_Toc324085420"/>
      <w:bookmarkStart w:id="662" w:name="_Toc383781072"/>
      <w:bookmarkStart w:id="663" w:name="_Toc59126346"/>
      <w:r w:rsidRPr="00903DBA">
        <w:t>The Hello-World Program</w:t>
      </w:r>
      <w:bookmarkEnd w:id="659"/>
      <w:bookmarkEnd w:id="660"/>
      <w:bookmarkEnd w:id="661"/>
      <w:bookmarkEnd w:id="662"/>
      <w:bookmarkEnd w:id="663"/>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664" w:name="_Toc320485574"/>
      <w:bookmarkStart w:id="665" w:name="_Toc323656683"/>
      <w:bookmarkStart w:id="666" w:name="_Toc324085421"/>
      <w:bookmarkStart w:id="667" w:name="_Toc383781073"/>
      <w:bookmarkStart w:id="668" w:name="_Toc59126347"/>
      <w:r w:rsidRPr="00903DBA">
        <w:lastRenderedPageBreak/>
        <w:t>Comments</w:t>
      </w:r>
      <w:bookmarkEnd w:id="664"/>
      <w:bookmarkEnd w:id="665"/>
      <w:bookmarkEnd w:id="666"/>
      <w:bookmarkEnd w:id="667"/>
      <w:bookmarkEnd w:id="668"/>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3BF72C8E"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461860">
        <w:t>13.31</w:t>
      </w:r>
      <w:r w:rsidRPr="00903DBA">
        <w:fldChar w:fldCharType="end"/>
      </w:r>
      <w:r w:rsidRPr="00903DBA">
        <w:t>) for details.</w:t>
      </w:r>
    </w:p>
    <w:p w14:paraId="3920A6C7" w14:textId="77777777" w:rsidR="00E80032" w:rsidRPr="00903DBA" w:rsidRDefault="00E80032" w:rsidP="00E80032">
      <w:pPr>
        <w:pStyle w:val="Code"/>
      </w:pPr>
      <w:bookmarkStart w:id="669"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670" w:name="_Toc323656684"/>
      <w:bookmarkStart w:id="671" w:name="_Toc324085422"/>
      <w:bookmarkStart w:id="672" w:name="_Toc383781074"/>
      <w:bookmarkStart w:id="673" w:name="_Toc59126348"/>
      <w:r w:rsidRPr="00903DBA">
        <w:t>Types and Variables</w:t>
      </w:r>
      <w:bookmarkEnd w:id="669"/>
      <w:bookmarkEnd w:id="670"/>
      <w:bookmarkEnd w:id="671"/>
      <w:bookmarkEnd w:id="672"/>
      <w:bookmarkEnd w:id="673"/>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4" w:name="_Toc320485576"/>
      <w:bookmarkStart w:id="675" w:name="_Toc323656685"/>
      <w:bookmarkStart w:id="676" w:name="_Toc324085423"/>
      <w:bookmarkStart w:id="677" w:name="_Toc383781075"/>
      <w:bookmarkStart w:id="678" w:name="_Ref383781525"/>
      <w:bookmarkStart w:id="679" w:name="_Toc59126349"/>
      <w:r w:rsidRPr="00903DBA">
        <w:t>Simple Types</w:t>
      </w:r>
      <w:bookmarkEnd w:id="674"/>
      <w:bookmarkEnd w:id="675"/>
      <w:bookmarkEnd w:id="676"/>
      <w:bookmarkEnd w:id="677"/>
      <w:bookmarkEnd w:id="678"/>
      <w:bookmarkEnd w:id="679"/>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r w:rsidRPr="00E65FE6">
        <w:t>boolean</w:t>
      </w:r>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77"/>
      <w:bookmarkStart w:id="681" w:name="_Toc323656686"/>
      <w:bookmarkStart w:id="682" w:name="_Toc324085424"/>
      <w:bookmarkStart w:id="683" w:name="_Toc383781076"/>
      <w:bookmarkStart w:id="684" w:name="_Toc59126350"/>
      <w:r w:rsidRPr="00903DBA">
        <w:t>Variables</w:t>
      </w:r>
      <w:bookmarkEnd w:id="680"/>
      <w:bookmarkEnd w:id="681"/>
      <w:bookmarkEnd w:id="682"/>
      <w:bookmarkEnd w:id="683"/>
      <w:bookmarkEnd w:id="684"/>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218C1" w:rsidRPr="003F7CF1" w:rsidRDefault="006218C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218C1" w:rsidRPr="003F7CF1" w:rsidRDefault="006218C1"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218C1" w:rsidRPr="003F7CF1" w:rsidRDefault="006218C1"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218C1" w:rsidRPr="003F7CF1" w:rsidRDefault="006218C1"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218C1" w:rsidRPr="003F7CF1" w:rsidRDefault="006218C1"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218C1" w:rsidRPr="003F7CF1" w:rsidRDefault="006218C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218C1" w:rsidRPr="003F7CF1" w:rsidRDefault="006218C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218C1" w:rsidRPr="003F7CF1" w:rsidRDefault="006218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218C1" w:rsidRPr="003F7CF1" w:rsidRDefault="006218C1"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218C1" w:rsidRPr="003F7CF1" w:rsidRDefault="006218C1"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218C1" w:rsidRPr="003F7CF1" w:rsidRDefault="006218C1"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218C1" w:rsidRPr="003F7CF1" w:rsidRDefault="006218C1"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218C1" w:rsidRPr="003F7CF1" w:rsidRDefault="006218C1"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218C1" w:rsidRPr="003F7CF1" w:rsidRDefault="006218C1"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218C1" w:rsidRPr="003F7CF1" w:rsidRDefault="006218C1"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218C1" w:rsidRPr="003F7CF1" w:rsidRDefault="006218C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78"/>
      <w:bookmarkStart w:id="686" w:name="_Toc323656687"/>
      <w:bookmarkStart w:id="687" w:name="_Toc324085425"/>
      <w:bookmarkStart w:id="688" w:name="_Toc383781077"/>
      <w:bookmarkStart w:id="689" w:name="_Toc59126351"/>
      <w:bookmarkStart w:id="690" w:name="_Toc320485579"/>
      <w:r w:rsidRPr="00903DBA">
        <w:t>Constants</w:t>
      </w:r>
      <w:bookmarkEnd w:id="685"/>
      <w:bookmarkEnd w:id="686"/>
      <w:bookmarkEnd w:id="687"/>
      <w:bookmarkEnd w:id="688"/>
      <w:bookmarkEnd w:id="689"/>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3656688"/>
      <w:bookmarkStart w:id="692" w:name="_Toc324085426"/>
      <w:bookmarkStart w:id="693" w:name="_Toc383781078"/>
      <w:bookmarkStart w:id="694" w:name="_Toc59126352"/>
      <w:r w:rsidRPr="00903DBA">
        <w:t>Output</w:t>
      </w:r>
      <w:bookmarkEnd w:id="690"/>
      <w:bookmarkEnd w:id="691"/>
      <w:bookmarkEnd w:id="692"/>
      <w:bookmarkEnd w:id="693"/>
      <w:bookmarkEnd w:id="694"/>
    </w:p>
    <w:p w14:paraId="68E5301E" w14:textId="77777777" w:rsidR="00E80032" w:rsidRPr="00903DBA" w:rsidRDefault="00E80032" w:rsidP="00E65FE6">
      <w:pPr>
        <w:pStyle w:val="CodeHeader"/>
      </w:pPr>
      <w:r w:rsidRPr="00903DBA">
        <w:t xml:space="preserve">As noted in the first section of this chapter, the standard function for output is </w:t>
      </w:r>
      <w:r w:rsidRPr="00E65FE6">
        <w:rPr>
          <w:rStyle w:val="CodeInText"/>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80"/>
      <w:bookmarkStart w:id="696" w:name="_Toc323656689"/>
      <w:bookmarkStart w:id="697" w:name="_Toc324085427"/>
      <w:bookmarkStart w:id="698" w:name="_Toc383781079"/>
      <w:bookmarkStart w:id="699" w:name="_Toc59126353"/>
      <w:r w:rsidRPr="00903DBA">
        <w:t>Input</w:t>
      </w:r>
      <w:bookmarkEnd w:id="695"/>
      <w:bookmarkEnd w:id="696"/>
      <w:bookmarkEnd w:id="697"/>
      <w:bookmarkEnd w:id="698"/>
      <w:bookmarkEnd w:id="699"/>
    </w:p>
    <w:p w14:paraId="299686DD" w14:textId="77777777" w:rsidR="00E80032" w:rsidRPr="00903DBA" w:rsidRDefault="00E80032" w:rsidP="00E65FE6">
      <w:pPr>
        <w:pStyle w:val="CodeHeader"/>
      </w:pPr>
      <w:r w:rsidRPr="00903DBA">
        <w:t xml:space="preserve">The standard functions for input is and </w:t>
      </w:r>
      <w:r w:rsidRPr="00E65FE6">
        <w:rPr>
          <w:rStyle w:val="CodeInText"/>
        </w:rPr>
        <w:t>scanf</w:t>
      </w:r>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r w:rsidRPr="00E65FE6">
        <w:t>printf</w:t>
      </w:r>
      <w:r w:rsidRPr="00903DBA">
        <w:t xml:space="preserve">, its first argument is the format string. The format codes mostly agree with those of </w:t>
      </w:r>
      <w:r w:rsidRPr="00E65FE6">
        <w:t>printf</w:t>
      </w:r>
      <w:r w:rsidRPr="00903DBA">
        <w:t xml:space="preserve">, but not completely. See the table at the end of the chapter for a list of format codes. For instance, </w:t>
      </w:r>
      <w:r w:rsidRPr="00E65FE6">
        <w:t>scanf</w:t>
      </w:r>
      <w:r w:rsidRPr="00903DBA">
        <w:t xml:space="preserve"> expects </w:t>
      </w:r>
      <w:r w:rsidRPr="00E17FD3">
        <w:rPr>
          <w:rStyle w:val="KeyWord0"/>
        </w:rPr>
        <w:t>lf</w:t>
      </w:r>
      <w:r w:rsidRPr="00903DBA">
        <w:t xml:space="preserve"> to read a double value, in contrast to </w:t>
      </w:r>
      <w:r w:rsidRPr="00E65FE6">
        <w:rPr>
          <w:rStyle w:val="CodeInText"/>
        </w:rPr>
        <w:t>printf</w:t>
      </w:r>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6C91E949" w:rsidR="00E80032" w:rsidRPr="00903DBA" w:rsidRDefault="00E80032" w:rsidP="00E65FE6">
      <w:pPr>
        <w:pStyle w:val="CodeHeader"/>
      </w:pPr>
      <w:r w:rsidRPr="00903DBA">
        <w:t xml:space="preserve">Another difference is that while </w:t>
      </w:r>
      <w:r w:rsidRPr="00E65FE6">
        <w:t>printf</w:t>
      </w:r>
      <w:r w:rsidRPr="00903DBA">
        <w:t xml:space="preserve"> wants the values corresponding to the format codes, </w:t>
      </w:r>
      <w:r w:rsidRPr="00E65FE6">
        <w:rPr>
          <w:rStyle w:val="CodeInText"/>
        </w:rPr>
        <w:t>scanf</w:t>
      </w:r>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461860">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r w:rsidRPr="00E65FE6">
        <w:t>scanf</w:t>
      </w:r>
      <w:r w:rsidRPr="00903DBA">
        <w:t xml:space="preserve"> expects </w:t>
      </w:r>
      <w:r w:rsidRPr="00E65FE6">
        <w:t>lf</w:t>
      </w:r>
      <w:r w:rsidRPr="00903DBA">
        <w:t xml:space="preserve"> to represent a double float, in contrast to </w:t>
      </w:r>
      <w:r w:rsidRPr="00E65FE6">
        <w:t>printf</w:t>
      </w:r>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700" w:name="_Toc320485581"/>
      <w:r w:rsidRPr="00903DBA">
        <w:t xml:space="preserve">There is also the </w:t>
      </w:r>
      <w:r w:rsidRPr="00E65FE6">
        <w:t>gets</w:t>
      </w:r>
      <w:r w:rsidRPr="00903DBA">
        <w:t xml:space="preserve"> function that reads a string until it reaches a new-line, which differs from </w:t>
      </w:r>
      <w:r w:rsidRPr="00E65FE6">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r w:rsidRPr="00E65FE6">
        <w:t>scanf</w:t>
      </w:r>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701"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2" w:name="_Toc323656690"/>
      <w:bookmarkStart w:id="703" w:name="_Toc324085428"/>
      <w:bookmarkStart w:id="704" w:name="_Toc383781080"/>
      <w:bookmarkStart w:id="705" w:name="_Toc59126354"/>
      <w:r w:rsidRPr="00903DBA">
        <w:t>Enumerations</w:t>
      </w:r>
      <w:bookmarkEnd w:id="700"/>
      <w:bookmarkEnd w:id="702"/>
      <w:bookmarkEnd w:id="703"/>
      <w:bookmarkEnd w:id="704"/>
      <w:bookmarkEnd w:id="705"/>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82"/>
      <w:bookmarkStart w:id="707" w:name="_Toc323656691"/>
      <w:bookmarkStart w:id="708" w:name="_Toc324085429"/>
      <w:bookmarkStart w:id="709" w:name="_Toc383781081"/>
      <w:bookmarkStart w:id="710" w:name="_Toc59126355"/>
      <w:r w:rsidRPr="00903DBA">
        <w:lastRenderedPageBreak/>
        <w:t>Arrays</w:t>
      </w:r>
      <w:bookmarkEnd w:id="706"/>
      <w:bookmarkEnd w:id="707"/>
      <w:bookmarkEnd w:id="708"/>
      <w:bookmarkEnd w:id="709"/>
      <w:bookmarkEnd w:id="710"/>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218C1" w:rsidRPr="003F7CF1" w:rsidRDefault="006218C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6218C1" w:rsidRPr="003F7CF1" w:rsidRDefault="006218C1"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218C1" w:rsidRPr="003F7CF1" w:rsidRDefault="006218C1"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218C1" w:rsidRPr="003F7CF1" w:rsidRDefault="006218C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218C1" w:rsidRPr="003F7CF1" w:rsidRDefault="006218C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218C1" w:rsidRPr="003F7CF1" w:rsidRDefault="006218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218C1" w:rsidRPr="003F7CF1" w:rsidRDefault="006218C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218C1" w:rsidRPr="003F7CF1" w:rsidRDefault="006218C1"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218C1" w:rsidRPr="003F7CF1" w:rsidRDefault="006218C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218C1" w:rsidRPr="003F7CF1" w:rsidRDefault="006218C1"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218C1" w:rsidRPr="003F7CF1" w:rsidRDefault="006218C1"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218C1" w:rsidRPr="003F7CF1" w:rsidRDefault="006218C1"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218C1" w:rsidRPr="003F7CF1" w:rsidRDefault="006218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218C1" w:rsidRPr="003F7CF1" w:rsidRDefault="006218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218C1" w:rsidRPr="003F7CF1" w:rsidRDefault="006218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218C1" w:rsidRPr="003F7CF1" w:rsidRDefault="006218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218C1" w:rsidRPr="003F7CF1" w:rsidRDefault="006218C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218C1" w:rsidRPr="003F7CF1" w:rsidRDefault="006218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218C1" w:rsidRPr="003F7CF1" w:rsidRDefault="006218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218C1" w:rsidRPr="003F7CF1" w:rsidRDefault="006218C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218C1" w:rsidRPr="003F7CF1" w:rsidRDefault="006218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218C1" w:rsidRPr="003F7CF1" w:rsidRDefault="006218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218C1" w:rsidRPr="003F7CF1" w:rsidRDefault="006218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218C1" w:rsidRPr="003F7CF1" w:rsidRDefault="006218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218C1" w:rsidRPr="003F7CF1" w:rsidRDefault="006218C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218C1" w:rsidRPr="003F7CF1" w:rsidRDefault="006218C1"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218C1" w:rsidRPr="003F7CF1" w:rsidRDefault="006218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218C1" w:rsidRPr="003F7CF1" w:rsidRDefault="006218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218C1" w:rsidRPr="003F7CF1" w:rsidRDefault="006218C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218C1" w:rsidRPr="003F7CF1" w:rsidRDefault="006218C1"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218C1" w:rsidRPr="003F7CF1" w:rsidRDefault="006218C1"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218C1" w:rsidRPr="003F7CF1" w:rsidRDefault="006218C1"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218C1" w:rsidRPr="003F7CF1" w:rsidRDefault="006218C1"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218C1" w:rsidRPr="003F7CF1" w:rsidRDefault="006218C1"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218C1" w:rsidRPr="003F7CF1" w:rsidRDefault="006218C1"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218C1" w:rsidRPr="003F7CF1" w:rsidRDefault="006218C1"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218C1" w:rsidRPr="003F7CF1" w:rsidRDefault="006218C1"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218C1" w:rsidRPr="003F7CF1" w:rsidRDefault="006218C1"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218C1" w:rsidRPr="003F7CF1" w:rsidRDefault="006218C1"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218C1" w:rsidRPr="003F7CF1" w:rsidRDefault="006218C1"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218C1" w:rsidRPr="003F7CF1" w:rsidRDefault="006218C1"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218C1" w:rsidRPr="003F7CF1" w:rsidRDefault="006218C1"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218C1" w:rsidRPr="003F7CF1" w:rsidRDefault="006218C1"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218C1" w:rsidRPr="003F7CF1" w:rsidRDefault="006218C1"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218C1" w:rsidRPr="003F7CF1" w:rsidRDefault="006218C1"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218C1" w:rsidRPr="003F7CF1" w:rsidRDefault="006218C1"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218C1" w:rsidRPr="003F7CF1" w:rsidRDefault="006218C1"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218C1" w:rsidRPr="003F7CF1" w:rsidRDefault="006218C1"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218C1" w:rsidRPr="003F7CF1" w:rsidRDefault="006218C1"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218C1" w:rsidRPr="003F7CF1" w:rsidRDefault="006218C1"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218C1" w:rsidRPr="003F7CF1" w:rsidRDefault="006218C1"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218C1" w:rsidRPr="003F7CF1" w:rsidRDefault="006218C1"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218C1" w:rsidRPr="003F7CF1" w:rsidRDefault="006218C1"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218C1" w:rsidRPr="003F7CF1" w:rsidRDefault="006218C1"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218C1" w:rsidRPr="003F7CF1" w:rsidRDefault="006218C1"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218C1" w:rsidRPr="003F7CF1" w:rsidRDefault="006218C1"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218C1" w:rsidRPr="003F7CF1" w:rsidRDefault="006218C1"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218C1" w:rsidRPr="003F7CF1" w:rsidRDefault="006218C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218C1" w:rsidRPr="003F7CF1" w:rsidRDefault="006218C1"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218C1" w:rsidRPr="003F7CF1" w:rsidRDefault="006218C1"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218C1" w:rsidRPr="003F7CF1" w:rsidRDefault="006218C1"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218C1" w:rsidRPr="003F7CF1" w:rsidRDefault="006218C1"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218C1" w:rsidRPr="003F7CF1" w:rsidRDefault="006218C1"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218C1" w:rsidRPr="003F7CF1" w:rsidRDefault="006218C1"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218C1" w:rsidRPr="003F7CF1" w:rsidRDefault="006218C1"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218C1" w:rsidRPr="003F7CF1" w:rsidRDefault="006218C1"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218C1" w:rsidRPr="003F7CF1" w:rsidRDefault="006218C1"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218C1" w:rsidRPr="003F7CF1" w:rsidRDefault="006218C1"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583"/>
      <w:bookmarkStart w:id="712" w:name="_Toc323656692"/>
      <w:bookmarkStart w:id="713" w:name="_Toc324085430"/>
      <w:bookmarkStart w:id="714" w:name="_Toc383781082"/>
      <w:bookmarkStart w:id="715" w:name="_Toc59126356"/>
      <w:r w:rsidRPr="00903DBA">
        <w:t>Characters and Strings</w:t>
      </w:r>
      <w:bookmarkEnd w:id="711"/>
      <w:bookmarkEnd w:id="712"/>
      <w:bookmarkEnd w:id="713"/>
      <w:bookmarkEnd w:id="714"/>
      <w:bookmarkEnd w:id="715"/>
    </w:p>
    <w:p w14:paraId="15688872" w14:textId="4A63E1C1"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461860">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218C1" w:rsidRPr="003F7CF1" w:rsidRDefault="006218C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218C1" w:rsidRPr="003F7CF1" w:rsidRDefault="006218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218C1" w:rsidRPr="003F7CF1" w:rsidRDefault="006218C1"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218C1" w:rsidRPr="003F7CF1" w:rsidRDefault="006218C1"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218C1" w:rsidRPr="003F7CF1" w:rsidRDefault="006218C1"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218C1" w:rsidRPr="003F7CF1" w:rsidRDefault="006218C1"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218C1" w:rsidRPr="003F7CF1" w:rsidRDefault="006218C1"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218C1" w:rsidRPr="003F7CF1" w:rsidRDefault="006218C1"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3656693"/>
      <w:bookmarkStart w:id="717" w:name="_Toc324085431"/>
      <w:bookmarkStart w:id="718" w:name="_Toc383781083"/>
      <w:bookmarkStart w:id="719" w:name="_Toc59126357"/>
      <w:r w:rsidRPr="00903DBA">
        <w:lastRenderedPageBreak/>
        <w:t>The ASCII Table</w:t>
      </w:r>
      <w:bookmarkEnd w:id="716"/>
      <w:bookmarkEnd w:id="717"/>
      <w:bookmarkEnd w:id="718"/>
      <w:bookmarkEnd w:id="719"/>
    </w:p>
    <w:p w14:paraId="3B8A786D" w14:textId="33126B70"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461860">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584"/>
      <w:bookmarkStart w:id="721" w:name="_Toc323656694"/>
      <w:bookmarkStart w:id="722" w:name="_Toc324085432"/>
      <w:bookmarkStart w:id="723" w:name="_Ref383780778"/>
      <w:bookmarkStart w:id="724" w:name="_Toc383781084"/>
      <w:bookmarkStart w:id="725" w:name="_Toc59126358"/>
      <w:r w:rsidRPr="00903DBA">
        <w:t>Pointers</w:t>
      </w:r>
      <w:bookmarkEnd w:id="720"/>
      <w:bookmarkEnd w:id="721"/>
      <w:bookmarkEnd w:id="722"/>
      <w:bookmarkEnd w:id="723"/>
      <w:bookmarkEnd w:id="724"/>
      <w:bookmarkEnd w:id="725"/>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r w:rsidRPr="00E65FE6">
        <w:t>i</w:t>
      </w:r>
      <w:r w:rsidRPr="00903DBA">
        <w:t xml:space="preserve"> has the value 123 that is stored on the memory address 10,000, and that the size of each value is four bytes. As </w:t>
      </w:r>
      <w:r w:rsidRPr="00E65FE6">
        <w:t>p</w:t>
      </w:r>
      <w:r w:rsidRPr="00903DBA">
        <w:t xml:space="preserve"> is a pointer to </w:t>
      </w:r>
      <w:r w:rsidRPr="00E65FE6">
        <w:rPr>
          <w:rStyle w:val="CodeInText"/>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218C1" w:rsidRPr="003F7CF1" w:rsidRDefault="006218C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218C1" w:rsidRPr="003F7CF1" w:rsidRDefault="006218C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218C1" w:rsidRPr="003F7CF1" w:rsidRDefault="006218C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218C1" w:rsidRPr="003F7CF1" w:rsidRDefault="006218C1"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218C1" w:rsidRPr="003F7CF1" w:rsidRDefault="006218C1"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218C1" w:rsidRPr="003F7CF1" w:rsidRDefault="006218C1"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218C1" w:rsidRPr="003F7CF1" w:rsidRDefault="006218C1"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218C1" w:rsidRPr="003F7CF1" w:rsidRDefault="006218C1"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218C1" w:rsidRPr="003F7CF1" w:rsidRDefault="006218C1"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218C1" w:rsidRPr="003F7CF1" w:rsidRDefault="006218C1"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218C1" w:rsidRPr="003F7CF1" w:rsidRDefault="006218C1"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218C1" w:rsidRPr="003F7CF1" w:rsidRDefault="006218C1"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218C1" w:rsidRPr="003F7CF1" w:rsidRDefault="006218C1"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218C1" w:rsidRPr="003F7CF1" w:rsidRDefault="006218C1"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218C1" w:rsidRPr="003F7CF1" w:rsidRDefault="006218C1"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218C1" w:rsidRPr="003F7CF1" w:rsidRDefault="006218C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218C1" w:rsidRPr="003F7CF1" w:rsidRDefault="006218C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218C1" w:rsidRPr="003F7CF1" w:rsidRDefault="006218C1"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218C1" w:rsidRPr="003F7CF1" w:rsidRDefault="006218C1"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218C1" w:rsidRPr="003F7CF1" w:rsidRDefault="006218C1"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0485585"/>
      <w:bookmarkStart w:id="727" w:name="_Toc323656695"/>
      <w:bookmarkStart w:id="728" w:name="_Toc324085433"/>
      <w:bookmarkStart w:id="729" w:name="_Toc383781085"/>
      <w:bookmarkStart w:id="730" w:name="_Toc59126359"/>
      <w:r w:rsidRPr="00903DBA">
        <w:t>Pointers and Dynamic Memory</w:t>
      </w:r>
      <w:bookmarkEnd w:id="726"/>
      <w:bookmarkEnd w:id="727"/>
      <w:bookmarkEnd w:id="728"/>
      <w:bookmarkEnd w:id="729"/>
      <w:bookmarkEnd w:id="730"/>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r w:rsidRPr="00E65FE6">
        <w:t>calloc</w:t>
      </w:r>
      <w:r w:rsidRPr="00903DBA">
        <w:rPr>
          <w:rStyle w:val="Italic"/>
        </w:rPr>
        <w:t xml:space="preserve">, </w:t>
      </w:r>
      <w:r w:rsidRPr="00E65FE6">
        <w:t>realloc</w:t>
      </w:r>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218C1" w:rsidRPr="003F7CF1" w:rsidRDefault="006218C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218C1" w:rsidRPr="003F7CF1" w:rsidRDefault="006218C1"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218C1" w:rsidRPr="003F7CF1" w:rsidRDefault="006218C1"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218C1" w:rsidRPr="003F7CF1" w:rsidRDefault="006218C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218C1" w:rsidRPr="003F7CF1" w:rsidRDefault="006218C1"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218C1" w:rsidRPr="003F7CF1" w:rsidRDefault="006218C1"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218C1" w:rsidRPr="003F7CF1" w:rsidRDefault="006218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218C1" w:rsidRPr="003F7CF1" w:rsidRDefault="006218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218C1" w:rsidRPr="003F7CF1" w:rsidRDefault="006218C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218C1" w:rsidRPr="003F7CF1" w:rsidRDefault="006218C1"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218C1" w:rsidRPr="003F7CF1" w:rsidRDefault="006218C1"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218C1" w:rsidRPr="003F7CF1" w:rsidRDefault="006218C1"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218C1" w:rsidRPr="003F7CF1" w:rsidRDefault="006218C1"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218C1" w:rsidRPr="003F7CF1" w:rsidRDefault="006218C1"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218C1" w:rsidRPr="003F7CF1" w:rsidRDefault="006218C1"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218C1" w:rsidRPr="003F7CF1" w:rsidRDefault="006218C1"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r w:rsidRPr="00E65FE6">
        <w:rPr>
          <w:rStyle w:val="CodeInText"/>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218C1" w:rsidRPr="003F7CF1" w:rsidRDefault="006218C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218C1" w:rsidRPr="003F7CF1" w:rsidRDefault="006218C1"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218C1" w:rsidRPr="003F7CF1" w:rsidRDefault="006218C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218C1" w:rsidRPr="003F7CF1" w:rsidRDefault="006218C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218C1" w:rsidRPr="003F7CF1" w:rsidRDefault="006218C1"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218C1" w:rsidRPr="003F7CF1" w:rsidRDefault="006218C1"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218C1" w:rsidRPr="003F7CF1" w:rsidRDefault="006218C1"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218C1" w:rsidRPr="003F7CF1" w:rsidRDefault="006218C1"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218C1" w:rsidRPr="003F7CF1" w:rsidRDefault="006218C1"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r w:rsidRPr="00E65FE6">
        <w:t>calloc</w:t>
      </w:r>
      <w:r w:rsidRPr="00903DBA">
        <w:t xml:space="preserve"> is that </w:t>
      </w:r>
      <w:r w:rsidRPr="00E65FE6">
        <w:t>calloc</w:t>
      </w:r>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218C1" w:rsidRPr="003F7CF1" w:rsidRDefault="006218C1"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218C1" w:rsidRPr="003F7CF1" w:rsidRDefault="006218C1"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218C1" w:rsidRPr="003F7CF1" w:rsidRDefault="006218C1"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218C1" w:rsidRPr="003F7CF1" w:rsidRDefault="006218C1"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218C1" w:rsidRPr="003F7CF1" w:rsidRDefault="006218C1"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218C1" w:rsidRPr="003F7CF1" w:rsidRDefault="006218C1"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218C1" w:rsidRPr="003F7CF1" w:rsidRDefault="006218C1"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218C1" w:rsidRPr="003F7CF1" w:rsidRDefault="006218C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218C1" w:rsidRPr="003F7CF1" w:rsidRDefault="006218C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218C1" w:rsidRPr="003F7CF1" w:rsidRDefault="006218C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218C1" w:rsidRPr="003F7CF1" w:rsidRDefault="006218C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218C1" w:rsidRPr="003F7CF1" w:rsidRDefault="006218C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218C1" w:rsidRPr="003F7CF1" w:rsidRDefault="006218C1"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218C1" w:rsidRPr="003F7CF1" w:rsidRDefault="006218C1"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218C1" w:rsidRPr="003F7CF1" w:rsidRDefault="006218C1"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218C1" w:rsidRPr="003F7CF1" w:rsidRDefault="006218C1"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218C1" w:rsidRPr="003F7CF1" w:rsidRDefault="006218C1"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218C1" w:rsidRPr="003F7CF1" w:rsidRDefault="006218C1"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218C1" w:rsidRPr="003F7CF1" w:rsidRDefault="006218C1"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218C1" w:rsidRPr="003F7CF1" w:rsidRDefault="006218C1"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218C1" w:rsidRPr="003F7CF1" w:rsidRDefault="006218C1"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218C1" w:rsidRPr="003F7CF1" w:rsidRDefault="006218C1"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218C1" w:rsidRPr="003F7CF1" w:rsidRDefault="006218C1"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218C1" w:rsidRPr="003F7CF1" w:rsidRDefault="006218C1"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218C1" w:rsidRPr="003F7CF1" w:rsidRDefault="006218C1"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1" w:name="_Toc320485586"/>
      <w:bookmarkStart w:id="732" w:name="_Toc323656696"/>
      <w:bookmarkStart w:id="733" w:name="_Toc324085434"/>
      <w:bookmarkStart w:id="734" w:name="_Toc383781086"/>
      <w:bookmarkStart w:id="735" w:name="_Toc59126360"/>
      <w:r w:rsidRPr="00903DBA">
        <w:t>Defining our own types</w:t>
      </w:r>
      <w:bookmarkEnd w:id="731"/>
      <w:bookmarkEnd w:id="732"/>
      <w:bookmarkEnd w:id="733"/>
      <w:bookmarkEnd w:id="734"/>
      <w:bookmarkEnd w:id="735"/>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6" w:name="_Toc320485587"/>
      <w:bookmarkStart w:id="737" w:name="_Toc323656697"/>
      <w:bookmarkStart w:id="738" w:name="_Toc324085435"/>
      <w:bookmarkStart w:id="739" w:name="_Toc383781087"/>
      <w:bookmarkStart w:id="740" w:name="_Toc59126361"/>
      <w:r w:rsidRPr="00903DBA">
        <w:t>The Type Size</w:t>
      </w:r>
      <w:bookmarkEnd w:id="736"/>
      <w:bookmarkEnd w:id="737"/>
      <w:bookmarkEnd w:id="738"/>
      <w:bookmarkEnd w:id="739"/>
      <w:bookmarkEnd w:id="740"/>
    </w:p>
    <w:p w14:paraId="2A85A616" w14:textId="587BADF3" w:rsidR="00E80032" w:rsidRPr="00903DBA" w:rsidRDefault="00E80032" w:rsidP="00E65FE6">
      <w:pPr>
        <w:pStyle w:val="CodeHeader"/>
      </w:pPr>
      <w:r w:rsidRPr="00903DBA">
        <w:t xml:space="preserve">The operator </w:t>
      </w:r>
      <w:r w:rsidRPr="00E65FE6">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w:t>
      </w:r>
      <w:r w:rsidR="00721ABF">
        <w:t>the</w:t>
      </w:r>
      <w:r w:rsidRPr="00903DBA">
        <w:t xml:space="preserve"> property is </w:t>
      </w:r>
      <w:r w:rsidRPr="00E17FD3">
        <w:rPr>
          <w:rStyle w:val="KeyWord0"/>
        </w:rPr>
        <w:t>implementation dependant</w:t>
      </w:r>
      <w:r w:rsidRPr="00903DBA">
        <w:t xml:space="preserve">. The operator returns a value of the type </w:t>
      </w:r>
      <w:r w:rsidRPr="00E65FE6">
        <w:rPr>
          <w:rStyle w:val="CodeInText"/>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741"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742" w:name="_Toc320485588"/>
      <w:bookmarkStart w:id="743" w:name="_Toc323656698"/>
      <w:bookmarkStart w:id="744" w:name="_Toc324085436"/>
      <w:bookmarkStart w:id="745" w:name="_Toc383781088"/>
      <w:bookmarkStart w:id="746" w:name="_Toc59126362"/>
      <w:r w:rsidRPr="00903DBA">
        <w:t>Expressions and Operators</w:t>
      </w:r>
      <w:bookmarkEnd w:id="742"/>
      <w:bookmarkEnd w:id="743"/>
      <w:bookmarkEnd w:id="744"/>
      <w:bookmarkEnd w:id="745"/>
      <w:bookmarkEnd w:id="746"/>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218C1" w:rsidRPr="003F7CF1" w:rsidRDefault="006218C1"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999829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218C1" w:rsidRPr="003F7CF1" w:rsidRDefault="006218C1"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218C1" w:rsidRPr="003F7CF1" w:rsidRDefault="006218C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218C1" w:rsidRPr="003F7CF1" w:rsidRDefault="006218C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218C1" w:rsidRPr="003F7CF1" w:rsidRDefault="006218C1"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9998294"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218C1" w:rsidRPr="003F7CF1" w:rsidRDefault="006218C1"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218C1" w:rsidRPr="003F7CF1" w:rsidRDefault="006218C1"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218C1" w:rsidRPr="003F7CF1" w:rsidRDefault="006218C1"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7" w:name="_Toc320485589"/>
      <w:bookmarkStart w:id="748" w:name="_Toc323656699"/>
      <w:bookmarkStart w:id="749" w:name="_Toc324085437"/>
      <w:bookmarkStart w:id="750" w:name="_Toc383781089"/>
      <w:bookmarkStart w:id="751" w:name="_Toc59126363"/>
      <w:r w:rsidRPr="00903DBA">
        <w:t>Arithmetic Operators</w:t>
      </w:r>
      <w:bookmarkEnd w:id="747"/>
      <w:bookmarkEnd w:id="748"/>
      <w:bookmarkEnd w:id="749"/>
      <w:bookmarkEnd w:id="750"/>
      <w:bookmarkEnd w:id="751"/>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752" w:name="_Toc320485590"/>
      <w:bookmarkStart w:id="753" w:name="_Toc323656700"/>
      <w:bookmarkStart w:id="754" w:name="_Toc324085438"/>
      <w:bookmarkStart w:id="755" w:name="_Toc383781090"/>
      <w:bookmarkStart w:id="756" w:name="_Toc59126364"/>
      <w:r w:rsidRPr="00903DBA">
        <w:rPr>
          <w:rStyle w:val="Italic"/>
          <w:i w:val="0"/>
        </w:rPr>
        <w:t>Pointer Arithmetic</w:t>
      </w:r>
      <w:bookmarkEnd w:id="752"/>
      <w:bookmarkEnd w:id="753"/>
      <w:bookmarkEnd w:id="754"/>
      <w:bookmarkEnd w:id="755"/>
      <w:bookmarkEnd w:id="756"/>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r w:rsidRPr="00E65FE6">
        <w:rPr>
          <w:rStyle w:val="CodeInText"/>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218C1" w:rsidRPr="003F7CF1" w:rsidRDefault="006218C1"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218C1" w:rsidRPr="003F7CF1" w:rsidRDefault="006218C1"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218C1" w:rsidRPr="003F7CF1" w:rsidRDefault="006218C1"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218C1" w:rsidRPr="003F7CF1" w:rsidRDefault="006218C1"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218C1" w:rsidRPr="003F7CF1" w:rsidRDefault="006218C1"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218C1" w:rsidRPr="003F7CF1" w:rsidRDefault="006218C1"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218C1" w:rsidRPr="003F7CF1" w:rsidRDefault="006218C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218C1" w:rsidRPr="003F7CF1" w:rsidRDefault="006218C1"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218C1" w:rsidRPr="003F7CF1" w:rsidRDefault="006218C1"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218C1" w:rsidRPr="003F7CF1" w:rsidRDefault="006218C1"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218C1" w:rsidRPr="003F7CF1" w:rsidRDefault="006218C1"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218C1" w:rsidRPr="003F7CF1" w:rsidRDefault="006218C1"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218C1" w:rsidRPr="003F7CF1" w:rsidRDefault="006218C1"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218C1" w:rsidRPr="003F7CF1" w:rsidRDefault="006218C1"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218C1" w:rsidRPr="003F7CF1" w:rsidRDefault="006218C1"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218C1" w:rsidRPr="003F7CF1" w:rsidRDefault="006218C1"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218C1" w:rsidRPr="003F7CF1" w:rsidRDefault="006218C1"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218C1" w:rsidRPr="003F7CF1" w:rsidRDefault="006218C1"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218C1" w:rsidRPr="003F7CF1" w:rsidRDefault="006218C1"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57" w:name="_Toc320485591"/>
      <w:bookmarkStart w:id="758" w:name="_Toc323656701"/>
      <w:bookmarkStart w:id="759" w:name="_Toc324085439"/>
      <w:bookmarkStart w:id="760" w:name="_Toc383781091"/>
      <w:bookmarkStart w:id="761" w:name="_Toc59126365"/>
      <w:r w:rsidRPr="00903DBA">
        <w:lastRenderedPageBreak/>
        <w:t>Increment and decrement</w:t>
      </w:r>
      <w:bookmarkEnd w:id="757"/>
      <w:bookmarkEnd w:id="758"/>
      <w:bookmarkEnd w:id="759"/>
      <w:bookmarkEnd w:id="760"/>
      <w:bookmarkEnd w:id="761"/>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2" w:name="_Toc320485592"/>
      <w:bookmarkStart w:id="763" w:name="_Toc323656702"/>
      <w:bookmarkStart w:id="764" w:name="_Toc324085440"/>
      <w:bookmarkStart w:id="765" w:name="_Toc383781092"/>
      <w:bookmarkStart w:id="766" w:name="_Toc59126366"/>
      <w:r w:rsidRPr="00903DBA">
        <w:t>Relational Operators</w:t>
      </w:r>
      <w:bookmarkEnd w:id="762"/>
      <w:bookmarkEnd w:id="763"/>
      <w:bookmarkEnd w:id="764"/>
      <w:bookmarkEnd w:id="765"/>
      <w:bookmarkEnd w:id="766"/>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7" w:name="_Toc320485593"/>
      <w:bookmarkStart w:id="768" w:name="_Toc323656703"/>
      <w:bookmarkStart w:id="769" w:name="_Toc324085441"/>
      <w:bookmarkStart w:id="770" w:name="_Toc383781093"/>
      <w:bookmarkStart w:id="771" w:name="_Toc59126367"/>
      <w:r w:rsidRPr="00903DBA">
        <w:t>Logical Operators</w:t>
      </w:r>
      <w:bookmarkEnd w:id="767"/>
      <w:bookmarkEnd w:id="768"/>
      <w:bookmarkEnd w:id="769"/>
      <w:bookmarkEnd w:id="770"/>
      <w:bookmarkEnd w:id="771"/>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65FE6">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2" w:name="_Toc320485594"/>
      <w:bookmarkStart w:id="773" w:name="_Toc323656704"/>
      <w:bookmarkStart w:id="774" w:name="_Toc324085442"/>
      <w:bookmarkStart w:id="775" w:name="_Toc383781094"/>
      <w:bookmarkStart w:id="776" w:name="_Toc59126368"/>
      <w:r w:rsidRPr="00903DBA">
        <w:t>Bitwise Operators</w:t>
      </w:r>
      <w:bookmarkEnd w:id="772"/>
      <w:bookmarkEnd w:id="773"/>
      <w:bookmarkEnd w:id="774"/>
      <w:bookmarkEnd w:id="775"/>
      <w:bookmarkEnd w:id="776"/>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5.9pt;height:17.65pt" o:ole="">
            <v:imagedata r:id="rId12" o:title=""/>
          </v:shape>
          <o:OLEObject Type="Embed" ProgID="Equation.3" ShapeID="_x0000_i1027" DrawAspect="Content" ObjectID="_1669998289"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5.9pt;height:17.65pt" o:ole="">
            <v:imagedata r:id="rId14" o:title=""/>
          </v:shape>
          <o:OLEObject Type="Embed" ProgID="Equation.3" ShapeID="_x0000_i1028" DrawAspect="Content" ObjectID="_1669998290"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7" w:name="_Toc320485595"/>
      <w:bookmarkStart w:id="778" w:name="_Toc323656705"/>
      <w:bookmarkStart w:id="779" w:name="_Toc324085443"/>
      <w:bookmarkStart w:id="780" w:name="_Toc383781095"/>
      <w:bookmarkStart w:id="781" w:name="_Toc59126369"/>
      <w:r w:rsidRPr="00903DBA">
        <w:t>Assignment</w:t>
      </w:r>
      <w:bookmarkEnd w:id="777"/>
      <w:bookmarkEnd w:id="778"/>
      <w:bookmarkEnd w:id="779"/>
      <w:bookmarkEnd w:id="780"/>
      <w:bookmarkEnd w:id="781"/>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2" w:name="_Toc320485596"/>
      <w:bookmarkStart w:id="783" w:name="_Toc323656706"/>
      <w:bookmarkStart w:id="784" w:name="_Toc324085444"/>
      <w:bookmarkStart w:id="785" w:name="_Toc383781096"/>
      <w:bookmarkStart w:id="786" w:name="_Toc59126370"/>
      <w:r w:rsidRPr="00903DBA">
        <w:t>The Condition Operator</w:t>
      </w:r>
      <w:bookmarkEnd w:id="782"/>
      <w:bookmarkEnd w:id="783"/>
      <w:bookmarkEnd w:id="784"/>
      <w:bookmarkEnd w:id="785"/>
      <w:bookmarkEnd w:id="786"/>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7" w:name="_Toc320485597"/>
      <w:bookmarkStart w:id="788" w:name="_Toc323656707"/>
      <w:bookmarkStart w:id="789" w:name="_Toc324085445"/>
      <w:bookmarkStart w:id="790" w:name="_Toc383781097"/>
      <w:bookmarkStart w:id="791" w:name="_Toc59126371"/>
      <w:r w:rsidRPr="00903DBA">
        <w:t>Precedence and Associatively</w:t>
      </w:r>
      <w:bookmarkEnd w:id="787"/>
      <w:bookmarkEnd w:id="788"/>
      <w:bookmarkEnd w:id="789"/>
      <w:bookmarkEnd w:id="790"/>
      <w:bookmarkEnd w:id="791"/>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92" w:name="_Toc320485598"/>
      <w:bookmarkStart w:id="793" w:name="_Toc323656708"/>
      <w:bookmarkStart w:id="794" w:name="_Toc324085446"/>
      <w:bookmarkStart w:id="795" w:name="_Toc383781098"/>
      <w:bookmarkStart w:id="796" w:name="_Toc59126372"/>
      <w:r w:rsidRPr="00903DBA">
        <w:t>Statements</w:t>
      </w:r>
      <w:bookmarkEnd w:id="792"/>
      <w:bookmarkEnd w:id="793"/>
      <w:bookmarkEnd w:id="794"/>
      <w:bookmarkEnd w:id="795"/>
      <w:bookmarkEnd w:id="796"/>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97" w:name="_Toc320485599"/>
      <w:bookmarkStart w:id="798" w:name="_Toc323656709"/>
      <w:bookmarkStart w:id="799" w:name="_Toc324085447"/>
      <w:bookmarkStart w:id="800" w:name="_Toc383781099"/>
      <w:bookmarkStart w:id="801" w:name="_Toc59126373"/>
      <w:r w:rsidRPr="00903DBA">
        <w:t>Selection statements</w:t>
      </w:r>
      <w:bookmarkEnd w:id="797"/>
      <w:bookmarkEnd w:id="798"/>
      <w:bookmarkEnd w:id="799"/>
      <w:bookmarkEnd w:id="800"/>
      <w:bookmarkEnd w:id="801"/>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r w:rsidRPr="00E65FE6">
        <w:rPr>
          <w:rStyle w:val="CodeInText"/>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r w:rsidRPr="00E65FE6">
        <w:rPr>
          <w:rStyle w:val="CodeInText"/>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2" w:name="_Toc320485600"/>
      <w:bookmarkStart w:id="803" w:name="_Toc323656710"/>
      <w:bookmarkStart w:id="804" w:name="_Toc324085448"/>
      <w:bookmarkStart w:id="805" w:name="_Toc383781100"/>
      <w:bookmarkStart w:id="806" w:name="_Toc59126374"/>
      <w:r w:rsidRPr="00903DBA">
        <w:t>Iteration statements</w:t>
      </w:r>
      <w:bookmarkEnd w:id="802"/>
      <w:bookmarkEnd w:id="803"/>
      <w:bookmarkEnd w:id="804"/>
      <w:bookmarkEnd w:id="805"/>
      <w:bookmarkEnd w:id="806"/>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r w:rsidR="001249C1">
        <w:t>infinite</w:t>
      </w:r>
      <w:r w:rsidRPr="00903DBA">
        <w:t>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r w:rsidRPr="00E65FE6">
        <w:t>i</w:t>
      </w:r>
      <w:r w:rsidRPr="00903DBA">
        <w:t xml:space="preserve"> will never be updated and we will be stuck in an </w:t>
      </w:r>
      <w:r w:rsidR="001249C1">
        <w:t>infinite</w:t>
      </w:r>
      <w:r w:rsidRPr="00903DBA">
        <w:t xml:space="preserve">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7" w:name="_Toc320485601"/>
      <w:bookmarkStart w:id="808" w:name="_Toc323656711"/>
      <w:bookmarkStart w:id="809" w:name="_Toc324085449"/>
      <w:bookmarkStart w:id="810" w:name="_Toc383781101"/>
      <w:bookmarkStart w:id="811" w:name="_Toc59126375"/>
      <w:r w:rsidRPr="00903DBA">
        <w:t>Jump statements</w:t>
      </w:r>
      <w:bookmarkEnd w:id="807"/>
      <w:bookmarkEnd w:id="808"/>
      <w:bookmarkEnd w:id="809"/>
      <w:bookmarkEnd w:id="810"/>
      <w:bookmarkEnd w:id="811"/>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r w:rsidRPr="00E65FE6">
        <w:rPr>
          <w:rStyle w:val="CodeInText"/>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r w:rsidRPr="00E65FE6">
        <w:t>goto</w:t>
      </w:r>
      <w:r w:rsidRPr="00903DBA">
        <w:t xml:space="preserve"> statement is considered to give rise to unstructured code, so called “spagetti code.” I strongly recommended that you omit </w:t>
      </w:r>
      <w:r w:rsidRPr="00E65FE6">
        <w:rPr>
          <w:rStyle w:val="CodeInText"/>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2" w:name="_Toc320485602"/>
      <w:bookmarkStart w:id="813" w:name="_Toc323656712"/>
      <w:bookmarkStart w:id="814" w:name="_Toc324085450"/>
      <w:bookmarkStart w:id="815" w:name="_Toc383781102"/>
      <w:bookmarkStart w:id="816" w:name="_Toc59126376"/>
      <w:r w:rsidRPr="00903DBA">
        <w:t>Expression statements</w:t>
      </w:r>
      <w:bookmarkEnd w:id="812"/>
      <w:bookmarkEnd w:id="813"/>
      <w:bookmarkEnd w:id="814"/>
      <w:bookmarkEnd w:id="815"/>
      <w:bookmarkEnd w:id="816"/>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7" w:name="_Toc323656713"/>
      <w:bookmarkStart w:id="818" w:name="_Toc324085451"/>
      <w:bookmarkStart w:id="819" w:name="_Toc383781103"/>
      <w:bookmarkStart w:id="820" w:name="_Toc59126377"/>
      <w:r w:rsidRPr="00903DBA">
        <w:t>Volatile</w:t>
      </w:r>
      <w:bookmarkEnd w:id="817"/>
      <w:bookmarkEnd w:id="818"/>
      <w:bookmarkEnd w:id="819"/>
      <w:bookmarkEnd w:id="820"/>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821"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822" w:author="Stefan Björnander" w:date="2012-05-06T21:16:00Z">
          <w:pPr>
            <w:pStyle w:val="CommandLine"/>
          </w:pPr>
        </w:pPrChange>
      </w:pPr>
    </w:p>
    <w:p w14:paraId="0D44E5CA" w14:textId="77777777" w:rsidR="00E80032" w:rsidRPr="00903DBA" w:rsidRDefault="00E80032">
      <w:pPr>
        <w:pStyle w:val="Code"/>
        <w:pPrChange w:id="823" w:author="Stefan Björnander" w:date="2012-05-06T21:16:00Z">
          <w:pPr>
            <w:pStyle w:val="CommandLine"/>
          </w:pPr>
        </w:pPrChange>
      </w:pPr>
      <w:r w:rsidRPr="00903DBA">
        <w:rPr>
          <w:rFonts w:eastAsia="Times New Roman"/>
          <w:noProof w:val="0"/>
          <w:color w:val="000000" w:themeColor="text1"/>
          <w:rPrChange w:id="824"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825"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826"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827" w:name="_Toc320485603"/>
      <w:bookmarkStart w:id="828" w:name="_Toc323656714"/>
      <w:bookmarkStart w:id="829" w:name="_Toc324085452"/>
      <w:bookmarkStart w:id="830" w:name="_Toc383781104"/>
      <w:bookmarkStart w:id="831" w:name="_Toc59126378"/>
      <w:r w:rsidRPr="00903DBA">
        <w:t>Functions</w:t>
      </w:r>
      <w:bookmarkEnd w:id="827"/>
      <w:bookmarkEnd w:id="828"/>
      <w:bookmarkEnd w:id="829"/>
      <w:bookmarkEnd w:id="830"/>
      <w:bookmarkEnd w:id="831"/>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218C1" w:rsidRPr="003F7CF1" w:rsidRDefault="006218C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218C1" w:rsidRPr="003F7CF1" w:rsidRDefault="006218C1"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218C1" w:rsidRPr="003F7CF1" w:rsidRDefault="006218C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218C1" w:rsidRPr="003F7CF1" w:rsidRDefault="006218C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218C1" w:rsidRPr="003F7CF1" w:rsidRDefault="006218C1"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218C1" w:rsidRPr="003F7CF1" w:rsidRDefault="006218C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218C1" w:rsidRPr="003F7CF1" w:rsidRDefault="006218C1"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218C1" w:rsidRPr="003F7CF1" w:rsidRDefault="006218C1"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218C1" w:rsidRPr="003F7CF1" w:rsidRDefault="006218C1"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218C1" w:rsidRPr="003F7CF1" w:rsidRDefault="006218C1"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218C1" w:rsidRPr="003F7CF1" w:rsidRDefault="006218C1"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218C1" w:rsidRPr="003F7CF1" w:rsidRDefault="006218C1"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r w:rsidRPr="00E65FE6">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r w:rsidRPr="00E65FE6">
        <w:rPr>
          <w:rStyle w:val="CodeInText"/>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832" w:name="_Toc320485604"/>
      <w:bookmarkStart w:id="833" w:name="_Toc323656715"/>
      <w:bookmarkStart w:id="834" w:name="_Toc324085453"/>
      <w:bookmarkStart w:id="835" w:name="_Toc383781105"/>
      <w:bookmarkStart w:id="836" w:name="_Toc59126379"/>
      <w:r w:rsidRPr="00903DBA">
        <w:t>Void Functions</w:t>
      </w:r>
      <w:bookmarkEnd w:id="832"/>
      <w:bookmarkEnd w:id="833"/>
      <w:bookmarkEnd w:id="834"/>
      <w:bookmarkEnd w:id="835"/>
      <w:bookmarkEnd w:id="836"/>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837" w:name="_Toc320485605"/>
      <w:bookmarkStart w:id="838" w:name="_Toc323656716"/>
      <w:bookmarkStart w:id="839" w:name="_Toc324085454"/>
      <w:bookmarkStart w:id="840" w:name="_Toc383781106"/>
      <w:bookmarkStart w:id="841" w:name="_Toc59126380"/>
      <w:r w:rsidRPr="00903DBA">
        <w:t>Local and global variables</w:t>
      </w:r>
      <w:bookmarkEnd w:id="837"/>
      <w:bookmarkEnd w:id="838"/>
      <w:bookmarkEnd w:id="839"/>
      <w:bookmarkEnd w:id="840"/>
      <w:bookmarkEnd w:id="841"/>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842" w:name="_Toc323656717"/>
      <w:bookmarkStart w:id="843" w:name="_Toc324085455"/>
      <w:bookmarkStart w:id="844" w:name="_Toc383781107"/>
      <w:bookmarkStart w:id="845" w:name="_Toc59126381"/>
      <w:r w:rsidRPr="00903DBA">
        <w:t>Inner Blocks with Local Variables</w:t>
      </w:r>
      <w:bookmarkEnd w:id="842"/>
      <w:bookmarkEnd w:id="843"/>
      <w:bookmarkEnd w:id="844"/>
      <w:bookmarkEnd w:id="845"/>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846"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847"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struct</w:t>
      </w:r>
      <w:r w:rsidRPr="00903DBA">
        <w:t xml:space="preserve"> IntPair Block(</w:t>
      </w:r>
      <w:r w:rsidRPr="00903DBA">
        <w:rPr>
          <w:color w:val="000000" w:themeColor="text1"/>
          <w:rPrChange w:id="849"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850" w:name="_Toc320485606"/>
      <w:bookmarkStart w:id="851" w:name="_Toc323656718"/>
      <w:bookmarkStart w:id="852" w:name="_Toc324085456"/>
      <w:bookmarkStart w:id="853" w:name="_Toc383781108"/>
      <w:bookmarkStart w:id="854" w:name="_Toc59126382"/>
      <w:r w:rsidRPr="00903DBA">
        <w:t>Call-by-Value and Call-by-Reference</w:t>
      </w:r>
      <w:bookmarkEnd w:id="850"/>
      <w:bookmarkEnd w:id="851"/>
      <w:bookmarkEnd w:id="852"/>
      <w:bookmarkEnd w:id="853"/>
      <w:bookmarkEnd w:id="854"/>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r w:rsidRPr="00E65FE6">
        <w:t>firstNum</w:t>
      </w:r>
      <w:r w:rsidRPr="00903DBA">
        <w:t xml:space="preserve"> and </w:t>
      </w:r>
      <w:r w:rsidRPr="00E65FE6">
        <w:t>secondNum</w:t>
      </w:r>
      <w:r w:rsidRPr="00903DBA">
        <w:t xml:space="preserve"> in </w:t>
      </w:r>
      <w:r w:rsidRPr="00E65FE6">
        <w:t>main</w:t>
      </w:r>
      <w:r w:rsidRPr="00903DBA">
        <w:t xml:space="preserve"> are copied into </w:t>
      </w:r>
      <w:r w:rsidRPr="00E65FE6">
        <w:t>num1</w:t>
      </w:r>
      <w:r w:rsidRPr="00903DBA">
        <w:t xml:space="preserve"> and </w:t>
      </w:r>
      <w:r w:rsidRPr="00E65FE6">
        <w:t>num2</w:t>
      </w:r>
      <w:r w:rsidRPr="00903DBA">
        <w:t xml:space="preserve"> in </w:t>
      </w:r>
      <w:r w:rsidRPr="00E65FE6">
        <w:t>Swap</w:t>
      </w:r>
      <w:r w:rsidRPr="00903DBA">
        <w:t xml:space="preserve">. Then </w:t>
      </w:r>
      <w:r w:rsidRPr="00E65FE6">
        <w:t>num1</w:t>
      </w:r>
      <w:r w:rsidRPr="00903DBA">
        <w:t xml:space="preserve"> and </w:t>
      </w:r>
      <w:r w:rsidRPr="00E65FE6">
        <w:t>num2</w:t>
      </w:r>
      <w:r w:rsidRPr="00903DBA">
        <w:t xml:space="preserve"> exchange values with the help of </w:t>
      </w:r>
      <w:r w:rsidRPr="00E65FE6">
        <w:t>temp</w:t>
      </w:r>
      <w:r w:rsidRPr="00903DBA">
        <w:t xml:space="preserve">. However, their values are not copied back into </w:t>
      </w:r>
      <w:r w:rsidRPr="00E65FE6">
        <w:t>firstNum</w:t>
      </w:r>
      <w:r w:rsidRPr="00903DBA">
        <w:t xml:space="preserve"> and </w:t>
      </w:r>
      <w:r w:rsidRPr="00E65FE6">
        <w:t>secondNum</w:t>
      </w:r>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218C1" w:rsidRPr="003F7CF1" w:rsidRDefault="006218C1"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218C1" w:rsidRPr="003F7CF1" w:rsidRDefault="006218C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218C1" w:rsidRPr="003F7CF1" w:rsidRDefault="006218C1"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218C1" w:rsidRPr="003F7CF1" w:rsidRDefault="006218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218C1" w:rsidRPr="003F7CF1" w:rsidRDefault="006218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218C1" w:rsidRPr="003F7CF1" w:rsidRDefault="006218C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218C1" w:rsidRPr="003F7CF1" w:rsidRDefault="006218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218C1" w:rsidRPr="003F7CF1" w:rsidRDefault="006218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218C1" w:rsidRPr="003F7CF1" w:rsidRDefault="006218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218C1" w:rsidRPr="003F7CF1" w:rsidRDefault="006218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218C1" w:rsidRPr="003F7CF1" w:rsidRDefault="006218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218C1" w:rsidRPr="003F7CF1" w:rsidRDefault="006218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218C1" w:rsidRPr="003F7CF1" w:rsidRDefault="006218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218C1" w:rsidRPr="003F7CF1" w:rsidRDefault="006218C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218C1" w:rsidRPr="003F7CF1" w:rsidRDefault="006218C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218C1" w:rsidRPr="003F7CF1" w:rsidRDefault="006218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218C1" w:rsidRPr="003F7CF1" w:rsidRDefault="006218C1"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218C1" w:rsidRPr="003F7CF1" w:rsidRDefault="006218C1"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218C1" w:rsidRPr="003F7CF1" w:rsidRDefault="006218C1"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218C1" w:rsidRPr="003F7CF1" w:rsidRDefault="006218C1"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218C1" w:rsidRPr="003F7CF1" w:rsidRDefault="006218C1"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218C1" w:rsidRPr="003F7CF1" w:rsidRDefault="006218C1"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218C1" w:rsidRPr="003F7CF1" w:rsidRDefault="006218C1"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218C1" w:rsidRPr="003F7CF1" w:rsidRDefault="006218C1"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218C1" w:rsidRPr="003F7CF1" w:rsidRDefault="006218C1"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218C1" w:rsidRPr="003F7CF1" w:rsidRDefault="006218C1"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218C1" w:rsidRPr="003F7CF1" w:rsidRDefault="006218C1"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218C1" w:rsidRPr="003F7CF1" w:rsidRDefault="006218C1"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218C1" w:rsidRPr="003F7CF1" w:rsidRDefault="006218C1"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218C1" w:rsidRPr="003F7CF1" w:rsidRDefault="006218C1"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218C1" w:rsidRPr="003F7CF1" w:rsidRDefault="006218C1"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218C1" w:rsidRPr="003F7CF1" w:rsidRDefault="006218C1"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218C1" w:rsidRPr="003F7CF1" w:rsidRDefault="006218C1"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218C1" w:rsidRPr="003F7CF1" w:rsidRDefault="006218C1"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218C1" w:rsidRPr="003F7CF1" w:rsidRDefault="006218C1"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218C1" w:rsidRPr="003F7CF1" w:rsidRDefault="006218C1"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218C1" w:rsidRPr="003F7CF1" w:rsidRDefault="006218C1"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218C1" w:rsidRPr="003F7CF1" w:rsidRDefault="006218C1"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218C1" w:rsidRPr="003F7CF1" w:rsidRDefault="006218C1"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218C1" w:rsidRPr="003F7CF1" w:rsidRDefault="006218C1"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218C1" w:rsidRPr="003F7CF1" w:rsidRDefault="006218C1"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218C1" w:rsidRPr="003F7CF1" w:rsidRDefault="006218C1"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218C1" w:rsidRPr="003F7CF1" w:rsidRDefault="006218C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r w:rsidRPr="00E65FE6">
        <w:t>firstNum</w:t>
      </w:r>
      <w:r w:rsidRPr="00903DBA">
        <w:t xml:space="preserve"> and </w:t>
      </w:r>
      <w:r w:rsidRPr="00E65FE6">
        <w:t>secondNum</w:t>
      </w:r>
      <w:r w:rsidRPr="00903DBA">
        <w:t xml:space="preserve">, but rather their addresses. Therefore, </w:t>
      </w:r>
      <w:r w:rsidRPr="00E65FE6">
        <w:t>num1</w:t>
      </w:r>
      <w:r w:rsidRPr="00903DBA">
        <w:t xml:space="preserve"> and </w:t>
      </w:r>
      <w:r w:rsidRPr="00E65FE6">
        <w:t>num2</w:t>
      </w:r>
      <w:r w:rsidRPr="00903DBA">
        <w:t xml:space="preserve"> in </w:t>
      </w:r>
      <w:r w:rsidRPr="00E65FE6">
        <w:t>Swap</w:t>
      </w:r>
      <w:r w:rsidRPr="00903DBA">
        <w:t xml:space="preserve"> does in fact contain the addresses of </w:t>
      </w:r>
      <w:r w:rsidRPr="00E65FE6">
        <w:t>firstNum</w:t>
      </w:r>
      <w:r w:rsidRPr="00903DBA">
        <w:t xml:space="preserve"> and </w:t>
      </w:r>
      <w:r w:rsidRPr="00E65FE6">
        <w:t>secondNum</w:t>
      </w:r>
      <w:r w:rsidRPr="00903DBA">
        <w:t xml:space="preserve"> on main. As in the reference section above, we illustrate this with dashed arrows. Therefore, when </w:t>
      </w:r>
      <w:r w:rsidRPr="00E65FE6">
        <w:t>num1</w:t>
      </w:r>
      <w:r w:rsidRPr="00903DBA">
        <w:t xml:space="preserve"> and </w:t>
      </w:r>
      <w:r w:rsidRPr="00E65FE6">
        <w:t>num2</w:t>
      </w:r>
      <w:r w:rsidRPr="00903DBA">
        <w:t xml:space="preserve"> exchanges values, in fact the values of </w:t>
      </w:r>
      <w:r w:rsidRPr="00E65FE6">
        <w:t>firstNum</w:t>
      </w:r>
      <w:r w:rsidRPr="00903DBA">
        <w:t xml:space="preserve"> and </w:t>
      </w:r>
      <w:r w:rsidRPr="00E65FE6">
        <w:rPr>
          <w:rStyle w:val="CodeInText"/>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218C1" w:rsidRPr="003F7CF1" w:rsidRDefault="006218C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218C1" w:rsidRPr="003F7CF1" w:rsidRDefault="006218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218C1" w:rsidRPr="003F7CF1" w:rsidRDefault="006218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218C1" w:rsidRPr="003F7CF1" w:rsidRDefault="006218C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218C1" w:rsidRPr="003F7CF1" w:rsidRDefault="006218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218C1" w:rsidRPr="003F7CF1" w:rsidRDefault="006218C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218C1" w:rsidRPr="003F7CF1" w:rsidRDefault="006218C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218C1" w:rsidRPr="003F7CF1" w:rsidRDefault="006218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218C1" w:rsidRPr="003F7CF1" w:rsidRDefault="006218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218C1" w:rsidRPr="003F7CF1" w:rsidRDefault="006218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218C1" w:rsidRPr="003F7CF1" w:rsidRDefault="006218C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218C1" w:rsidRPr="003F7CF1" w:rsidRDefault="006218C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218C1" w:rsidRPr="003F7CF1" w:rsidRDefault="006218C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218C1" w:rsidRPr="003F7CF1" w:rsidRDefault="006218C1"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218C1" w:rsidRPr="003F7CF1" w:rsidRDefault="006218C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218C1" w:rsidRPr="003F7CF1" w:rsidRDefault="006218C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218C1" w:rsidRPr="003F7CF1" w:rsidRDefault="006218C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218C1" w:rsidRPr="003F7CF1" w:rsidRDefault="006218C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218C1" w:rsidRPr="003F7CF1" w:rsidRDefault="006218C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218C1" w:rsidRPr="003F7CF1" w:rsidRDefault="006218C1"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218C1" w:rsidRPr="003F7CF1" w:rsidRDefault="006218C1"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218C1" w:rsidRPr="003F7CF1" w:rsidRDefault="006218C1"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218C1" w:rsidRPr="003F7CF1" w:rsidRDefault="006218C1"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218C1" w:rsidRPr="003F7CF1" w:rsidRDefault="006218C1"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218C1" w:rsidRPr="003F7CF1" w:rsidRDefault="006218C1"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218C1" w:rsidRPr="003F7CF1" w:rsidRDefault="006218C1"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218C1" w:rsidRPr="003F7CF1" w:rsidRDefault="006218C1"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218C1" w:rsidRPr="003F7CF1" w:rsidRDefault="006218C1"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218C1" w:rsidRPr="003F7CF1" w:rsidRDefault="006218C1"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218C1" w:rsidRPr="003F7CF1" w:rsidRDefault="006218C1"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218C1" w:rsidRPr="003F7CF1" w:rsidRDefault="006218C1"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218C1" w:rsidRPr="003F7CF1" w:rsidRDefault="006218C1"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218C1" w:rsidRPr="003F7CF1" w:rsidRDefault="006218C1"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218C1" w:rsidRPr="003F7CF1" w:rsidRDefault="006218C1"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218C1" w:rsidRPr="003F7CF1" w:rsidRDefault="006218C1"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218C1" w:rsidRPr="003F7CF1" w:rsidRDefault="006218C1"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218C1" w:rsidRPr="003F7CF1" w:rsidRDefault="006218C1"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218C1" w:rsidRPr="003F7CF1" w:rsidRDefault="006218C1"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218C1" w:rsidRPr="003F7CF1" w:rsidRDefault="006218C1"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218C1" w:rsidRPr="003F7CF1" w:rsidRDefault="006218C1"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218C1" w:rsidRPr="003F7CF1" w:rsidRDefault="006218C1"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218C1" w:rsidRPr="003F7CF1" w:rsidRDefault="006218C1"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218C1" w:rsidRPr="003F7CF1" w:rsidRDefault="006218C1"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218C1" w:rsidRPr="003F7CF1" w:rsidRDefault="006218C1"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218C1" w:rsidRPr="003F7CF1" w:rsidRDefault="006218C1"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218C1" w:rsidRPr="003F7CF1" w:rsidRDefault="006218C1"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218C1" w:rsidRPr="003F7CF1" w:rsidRDefault="006218C1"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218C1" w:rsidRPr="003F7CF1" w:rsidRDefault="006218C1"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218C1" w:rsidRPr="003F7CF1" w:rsidRDefault="006218C1"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218C1" w:rsidRPr="003F7CF1" w:rsidRDefault="006218C1"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855" w:name="_Toc320485607"/>
      <w:bookmarkStart w:id="856" w:name="_Toc323656719"/>
      <w:bookmarkStart w:id="857" w:name="_Toc324085457"/>
      <w:bookmarkStart w:id="858" w:name="_Toc383781109"/>
      <w:bookmarkStart w:id="859" w:name="_Toc59126383"/>
      <w:r w:rsidRPr="00903DBA">
        <w:t>Static, Extern, and Register Variables</w:t>
      </w:r>
      <w:bookmarkEnd w:id="855"/>
      <w:bookmarkEnd w:id="856"/>
      <w:bookmarkEnd w:id="857"/>
      <w:bookmarkEnd w:id="858"/>
      <w:bookmarkEnd w:id="859"/>
    </w:p>
    <w:p w14:paraId="0C33C95A" w14:textId="2884947C" w:rsidR="00E80032" w:rsidRPr="00903DBA" w:rsidRDefault="00E80032" w:rsidP="00E65FE6">
      <w:pPr>
        <w:pStyle w:val="CodeHeader"/>
      </w:pPr>
      <w:r w:rsidRPr="00903DBA">
        <w:t xml:space="preserve">In the function below, </w:t>
      </w:r>
      <w:r w:rsidRPr="00E65FE6">
        <w:t>s_count</w:t>
      </w:r>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E65FE6">
        <w:t>s_count</w:t>
      </w:r>
      <w:r w:rsidRPr="00903DBA">
        <w:t xml:space="preserve"> was a regular local variable (without the keyword </w:t>
      </w:r>
      <w:r w:rsidRPr="00E65FE6">
        <w:t>static</w:t>
      </w:r>
      <w:r w:rsidRPr="00903DBA">
        <w:t xml:space="preserve">), the function would, at every call, write that the function has been called once, as </w:t>
      </w:r>
      <w:r w:rsidRPr="00E65FE6">
        <w:rPr>
          <w:rStyle w:val="CodeInText"/>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r w:rsidRPr="00903DBA">
        <w:t>File1.c</w:t>
      </w:r>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860" w:name="_Toc320485608"/>
      <w:bookmarkStart w:id="861" w:name="_Toc323656720"/>
      <w:bookmarkStart w:id="862" w:name="_Toc324085458"/>
      <w:bookmarkStart w:id="863" w:name="_Toc383781110"/>
      <w:bookmarkStart w:id="864" w:name="_Toc59126384"/>
      <w:r w:rsidRPr="00903DBA">
        <w:t>Recursion</w:t>
      </w:r>
      <w:bookmarkEnd w:id="860"/>
      <w:bookmarkEnd w:id="861"/>
      <w:bookmarkEnd w:id="862"/>
      <w:bookmarkEnd w:id="863"/>
      <w:bookmarkEnd w:id="864"/>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8pt;height:11.75pt" o:ole="" fillcolor="window">
            <v:imagedata r:id="rId16" o:title=""/>
          </v:shape>
          <o:OLEObject Type="Embed" ProgID="Equation.3" ShapeID="_x0000_i1029" DrawAspect="Content" ObjectID="_1669998291"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865" w:name="_Toc320485609"/>
      <w:bookmarkStart w:id="866" w:name="_Toc323656721"/>
      <w:bookmarkStart w:id="867" w:name="_Toc324085459"/>
      <w:bookmarkStart w:id="868" w:name="_Toc383781111"/>
      <w:bookmarkStart w:id="869" w:name="_Toc59126385"/>
      <w:r w:rsidRPr="00903DBA">
        <w:t>Definition</w:t>
      </w:r>
      <w:r w:rsidR="00E80032" w:rsidRPr="00903DBA">
        <w:t xml:space="preserve"> and Declaration</w:t>
      </w:r>
      <w:bookmarkEnd w:id="865"/>
      <w:bookmarkEnd w:id="866"/>
      <w:bookmarkEnd w:id="867"/>
      <w:bookmarkEnd w:id="868"/>
      <w:bookmarkEnd w:id="869"/>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5DF39CED"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461860">
        <w:t>13.29</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25pt" o:ole="" fillcolor="window">
            <v:imagedata r:id="rId19" o:title=""/>
          </v:shape>
          <o:OLEObject Type="Embed" ProgID="Equation.3" ShapeID="_x0000_i1030" DrawAspect="Content" ObjectID="_1669998292" r:id="rId20"/>
        </w:object>
      </w:r>
    </w:p>
    <w:p w14:paraId="4649FE88" w14:textId="77777777" w:rsidR="00E80032" w:rsidRPr="00903DBA" w:rsidRDefault="00E80032" w:rsidP="00E80032">
      <w:r w:rsidRPr="00903DBA">
        <w:object w:dxaOrig="2840" w:dyaOrig="720" w14:anchorId="47114D30">
          <v:shape id="_x0000_i1031" type="#_x0000_t75" style="width:2in;height:36.25pt" o:ole="" fillcolor="window">
            <v:imagedata r:id="rId21" o:title=""/>
          </v:shape>
          <o:OLEObject Type="Embed" ProgID="Equation.3" ShapeID="_x0000_i1031" DrawAspect="Content" ObjectID="_1669998293"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870" w:name="_Toc320485610"/>
      <w:bookmarkStart w:id="871" w:name="_Toc323656722"/>
      <w:bookmarkStart w:id="872" w:name="_Toc324085460"/>
      <w:bookmarkStart w:id="873" w:name="_Toc383781112"/>
      <w:bookmarkStart w:id="874" w:name="_Toc59126386"/>
      <w:r w:rsidRPr="00903DBA">
        <w:t>Higher-Order Functions</w:t>
      </w:r>
      <w:bookmarkEnd w:id="870"/>
      <w:bookmarkEnd w:id="871"/>
      <w:bookmarkEnd w:id="872"/>
      <w:bookmarkEnd w:id="873"/>
      <w:bookmarkEnd w:id="874"/>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r w:rsidRPr="00E65FE6">
        <w:t>ApplyArray</w:t>
      </w:r>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r w:rsidRPr="00E65FE6">
        <w:rPr>
          <w:rStyle w:val="CodeInText"/>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875" w:name="_Toc320485611"/>
      <w:bookmarkStart w:id="876" w:name="_Toc323656723"/>
      <w:bookmarkStart w:id="877" w:name="_Toc324085461"/>
      <w:bookmarkStart w:id="878" w:name="_Toc383781113"/>
      <w:bookmarkStart w:id="879" w:name="_Ref383865210"/>
      <w:bookmarkStart w:id="880" w:name="_Toc59126387"/>
      <w:r w:rsidRPr="00903DBA">
        <w:t>Structures and Linked Lists</w:t>
      </w:r>
      <w:bookmarkEnd w:id="875"/>
      <w:bookmarkEnd w:id="876"/>
      <w:bookmarkEnd w:id="877"/>
      <w:bookmarkEnd w:id="878"/>
      <w:bookmarkEnd w:id="879"/>
      <w:bookmarkEnd w:id="880"/>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218C1" w:rsidRPr="003F7CF1" w:rsidRDefault="006218C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218C1" w:rsidRPr="003F7CF1" w:rsidRDefault="006218C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218C1" w:rsidRPr="003F7CF1" w:rsidRDefault="006218C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218C1" w:rsidRPr="003F7CF1" w:rsidRDefault="006218C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218C1" w:rsidRPr="003F7CF1" w:rsidRDefault="006218C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218C1" w:rsidRPr="003F7CF1" w:rsidRDefault="006218C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218C1" w:rsidRPr="003F7CF1" w:rsidRDefault="006218C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218C1" w:rsidRPr="003F7CF1" w:rsidRDefault="006218C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218C1" w:rsidRPr="003F7CF1" w:rsidRDefault="006218C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218C1" w:rsidRPr="003F7CF1" w:rsidRDefault="006218C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218C1" w:rsidRPr="003F7CF1" w:rsidRDefault="006218C1"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218C1" w:rsidRPr="003F7CF1" w:rsidRDefault="006218C1"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218C1" w:rsidRPr="003F7CF1" w:rsidRDefault="006218C1"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218C1" w:rsidRPr="003F7CF1" w:rsidRDefault="006218C1"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218C1" w:rsidRPr="003F7CF1" w:rsidRDefault="006218C1"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218C1" w:rsidRPr="003F7CF1" w:rsidRDefault="006218C1"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218C1" w:rsidRPr="003F7CF1" w:rsidRDefault="006218C1"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218C1" w:rsidRPr="003F7CF1" w:rsidRDefault="006218C1"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218C1" w:rsidRPr="003F7CF1" w:rsidRDefault="006218C1"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218C1" w:rsidRPr="003F7CF1" w:rsidRDefault="006218C1"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218C1" w:rsidRPr="003F7CF1" w:rsidRDefault="006218C1"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218C1" w:rsidRPr="003F7CF1" w:rsidRDefault="006218C1"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218C1" w:rsidRPr="003F7CF1" w:rsidRDefault="006218C1"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881" w:name="_Toc320485612"/>
      <w:bookmarkStart w:id="882" w:name="_Toc323656724"/>
      <w:bookmarkStart w:id="883" w:name="_Toc324085462"/>
      <w:bookmarkStart w:id="884" w:name="_Toc383781114"/>
      <w:bookmarkStart w:id="885" w:name="_Toc59126388"/>
      <w:r w:rsidRPr="00903DBA">
        <w:t>Stacks and Linked Lists</w:t>
      </w:r>
      <w:bookmarkEnd w:id="881"/>
      <w:bookmarkEnd w:id="882"/>
      <w:bookmarkEnd w:id="883"/>
      <w:bookmarkEnd w:id="884"/>
      <w:bookmarkEnd w:id="885"/>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218C1" w:rsidRPr="003F7CF1" w:rsidRDefault="006218C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218C1" w:rsidRPr="003F7CF1" w:rsidRDefault="006218C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218C1" w:rsidRPr="003F7CF1" w:rsidRDefault="006218C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218C1" w:rsidRPr="003F7CF1" w:rsidRDefault="006218C1" w:rsidP="00E80032">
                              <w:pPr>
                                <w:pStyle w:val="SourceCodeBoxText"/>
                                <w:rPr>
                                  <w:sz w:val="19"/>
                                  <w:szCs w:val="19"/>
                                  <w:lang w:val="en-US"/>
                                </w:rPr>
                              </w:pPr>
                              <w:r w:rsidRPr="003F7CF1">
                                <w:rPr>
                                  <w:sz w:val="19"/>
                                  <w:szCs w:val="19"/>
                                  <w:lang w:val="en-US"/>
                                </w:rPr>
                                <w:t>push 1</w:t>
                              </w:r>
                            </w:p>
                            <w:p w14:paraId="3C159322" w14:textId="77777777" w:rsidR="006218C1" w:rsidRPr="003F7CF1" w:rsidRDefault="006218C1" w:rsidP="00E80032">
                              <w:pPr>
                                <w:pStyle w:val="SourceCodeBoxText"/>
                                <w:rPr>
                                  <w:sz w:val="19"/>
                                  <w:szCs w:val="19"/>
                                  <w:lang w:val="en-US"/>
                                </w:rPr>
                              </w:pPr>
                              <w:r w:rsidRPr="003F7CF1">
                                <w:rPr>
                                  <w:sz w:val="19"/>
                                  <w:szCs w:val="19"/>
                                  <w:lang w:val="en-US"/>
                                </w:rPr>
                                <w:t>push 2</w:t>
                              </w:r>
                            </w:p>
                            <w:p w14:paraId="22BA48C9" w14:textId="77777777" w:rsidR="006218C1" w:rsidRPr="003F7CF1" w:rsidRDefault="006218C1" w:rsidP="00E80032">
                              <w:pPr>
                                <w:pStyle w:val="SourceCodeBoxText"/>
                                <w:rPr>
                                  <w:sz w:val="19"/>
                                  <w:szCs w:val="19"/>
                                  <w:lang w:val="en-US"/>
                                </w:rPr>
                              </w:pPr>
                              <w:r w:rsidRPr="003F7CF1">
                                <w:rPr>
                                  <w:sz w:val="19"/>
                                  <w:szCs w:val="19"/>
                                  <w:lang w:val="en-US"/>
                                </w:rPr>
                                <w:t>push 3</w:t>
                              </w:r>
                            </w:p>
                            <w:p w14:paraId="5F86FACB"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218C1" w:rsidRPr="003F7CF1" w:rsidRDefault="006218C1"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218C1" w:rsidRPr="003F7CF1" w:rsidRDefault="006218C1"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218C1" w:rsidRPr="003F7CF1" w:rsidRDefault="006218C1"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218C1" w:rsidRPr="003F7CF1" w:rsidRDefault="006218C1" w:rsidP="00E80032">
                        <w:pPr>
                          <w:pStyle w:val="SourceCodeBoxText"/>
                          <w:rPr>
                            <w:sz w:val="19"/>
                            <w:szCs w:val="19"/>
                            <w:lang w:val="en-US"/>
                          </w:rPr>
                        </w:pPr>
                        <w:r w:rsidRPr="003F7CF1">
                          <w:rPr>
                            <w:sz w:val="19"/>
                            <w:szCs w:val="19"/>
                            <w:lang w:val="en-US"/>
                          </w:rPr>
                          <w:t>push 1</w:t>
                        </w:r>
                      </w:p>
                      <w:p w14:paraId="3C159322" w14:textId="77777777" w:rsidR="006218C1" w:rsidRPr="003F7CF1" w:rsidRDefault="006218C1" w:rsidP="00E80032">
                        <w:pPr>
                          <w:pStyle w:val="SourceCodeBoxText"/>
                          <w:rPr>
                            <w:sz w:val="19"/>
                            <w:szCs w:val="19"/>
                            <w:lang w:val="en-US"/>
                          </w:rPr>
                        </w:pPr>
                        <w:r w:rsidRPr="003F7CF1">
                          <w:rPr>
                            <w:sz w:val="19"/>
                            <w:szCs w:val="19"/>
                            <w:lang w:val="en-US"/>
                          </w:rPr>
                          <w:t>push 2</w:t>
                        </w:r>
                      </w:p>
                      <w:p w14:paraId="22BA48C9" w14:textId="77777777" w:rsidR="006218C1" w:rsidRPr="003F7CF1" w:rsidRDefault="006218C1" w:rsidP="00E80032">
                        <w:pPr>
                          <w:pStyle w:val="SourceCodeBoxText"/>
                          <w:rPr>
                            <w:sz w:val="19"/>
                            <w:szCs w:val="19"/>
                            <w:lang w:val="en-US"/>
                          </w:rPr>
                        </w:pPr>
                        <w:r w:rsidRPr="003F7CF1">
                          <w:rPr>
                            <w:sz w:val="19"/>
                            <w:szCs w:val="19"/>
                            <w:lang w:val="en-US"/>
                          </w:rPr>
                          <w:t>push 3</w:t>
                        </w:r>
                      </w:p>
                      <w:p w14:paraId="5F86FACB" w14:textId="77777777" w:rsidR="006218C1" w:rsidRPr="003F7CF1" w:rsidRDefault="006218C1"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r w:rsidRPr="00903DBA">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r w:rsidRPr="00903DBA">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r w:rsidRPr="00903DBA">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218C1" w:rsidRPr="003F7CF1" w:rsidRDefault="006218C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218C1" w:rsidRPr="003F7CF1" w:rsidRDefault="006218C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218C1" w:rsidRPr="003F7CF1" w:rsidRDefault="006218C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218C1" w:rsidRPr="003F7CF1" w:rsidRDefault="006218C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218C1" w:rsidRPr="003F7CF1" w:rsidRDefault="006218C1"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218C1" w:rsidRPr="003F7CF1" w:rsidRDefault="006218C1"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218C1" w:rsidRPr="003F7CF1" w:rsidRDefault="006218C1"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218C1" w:rsidRPr="003F7CF1" w:rsidRDefault="006218C1"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218C1" w:rsidRPr="003F7CF1" w:rsidRDefault="006218C1"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218C1" w:rsidRPr="003F7CF1" w:rsidRDefault="006218C1"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218C1" w:rsidRPr="003F7CF1" w:rsidRDefault="006218C1"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218C1" w:rsidRPr="003F7CF1" w:rsidRDefault="006218C1"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218C1" w:rsidRPr="003F7CF1" w:rsidRDefault="006218C1"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218C1" w:rsidRPr="003F7CF1" w:rsidRDefault="006218C1"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218C1" w:rsidRPr="003F7CF1" w:rsidRDefault="006218C1"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218C1" w:rsidRPr="003F7CF1" w:rsidRDefault="006218C1"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218C1" w:rsidRPr="003F7CF1" w:rsidRDefault="006218C1"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218C1" w:rsidRPr="003F7CF1" w:rsidRDefault="006218C1"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218C1" w:rsidRPr="003F7CF1" w:rsidRDefault="006218C1"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218C1" w:rsidRPr="003F7CF1" w:rsidRDefault="006218C1"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2F0A2AF1"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461860">
        <w:t>13.31</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r w:rsidRPr="00903DBA">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r w:rsidRPr="00903DBA">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r w:rsidRPr="00903DBA">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r w:rsidRPr="00E65FE6">
        <w:t>StackClear</w:t>
      </w:r>
      <w:r w:rsidRPr="00903DBA">
        <w:t xml:space="preserve"> is called, it deallocates the allocated memory. All memory allocated with </w:t>
      </w:r>
      <w:r w:rsidRPr="00E65FE6">
        <w:t>malloc</w:t>
      </w:r>
      <w:r w:rsidRPr="00903DBA">
        <w:rPr>
          <w:rStyle w:val="Italic"/>
        </w:rPr>
        <w:t xml:space="preserve"> </w:t>
      </w:r>
      <w:r w:rsidRPr="00903DBA">
        <w:t xml:space="preserve">or </w:t>
      </w:r>
      <w:r w:rsidRPr="00E65FE6">
        <w:t>calloc</w:t>
      </w:r>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218C1" w:rsidRPr="003F7CF1" w:rsidRDefault="006218C1" w:rsidP="00E80032">
                              <w:pPr>
                                <w:pStyle w:val="SourceCodeBoxText"/>
                                <w:rPr>
                                  <w:sz w:val="19"/>
                                  <w:szCs w:val="19"/>
                                  <w:lang w:val="en-US"/>
                                </w:rPr>
                              </w:pPr>
                              <w:r w:rsidRPr="003F7CF1">
                                <w:rPr>
                                  <w:sz w:val="19"/>
                                  <w:szCs w:val="19"/>
                                  <w:lang w:val="en-US"/>
                                </w:rPr>
                                <w:t>3</w:t>
                              </w:r>
                            </w:p>
                            <w:p w14:paraId="40F6D3AC" w14:textId="77777777" w:rsidR="006218C1" w:rsidRPr="003F7CF1" w:rsidRDefault="006218C1"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218C1" w:rsidRPr="003F7CF1" w:rsidRDefault="006218C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218C1" w:rsidRPr="003F7CF1" w:rsidRDefault="006218C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218C1" w:rsidRPr="003F7CF1" w:rsidRDefault="006218C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218C1" w:rsidRPr="003F7CF1" w:rsidRDefault="006218C1"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218C1" w:rsidRPr="003F7CF1" w:rsidRDefault="006218C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218C1" w:rsidRPr="003F7CF1" w:rsidRDefault="006218C1"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218C1" w:rsidRPr="003F7CF1" w:rsidRDefault="006218C1" w:rsidP="00E80032">
                        <w:pPr>
                          <w:pStyle w:val="SourceCodeBoxText"/>
                          <w:rPr>
                            <w:sz w:val="19"/>
                            <w:szCs w:val="19"/>
                            <w:lang w:val="en-US"/>
                          </w:rPr>
                        </w:pPr>
                        <w:r w:rsidRPr="003F7CF1">
                          <w:rPr>
                            <w:sz w:val="19"/>
                            <w:szCs w:val="19"/>
                            <w:lang w:val="en-US"/>
                          </w:rPr>
                          <w:t>3</w:t>
                        </w:r>
                      </w:p>
                      <w:p w14:paraId="40F6D3AC" w14:textId="77777777" w:rsidR="006218C1" w:rsidRPr="003F7CF1" w:rsidRDefault="006218C1"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218C1" w:rsidRPr="003F7CF1" w:rsidRDefault="006218C1"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218C1" w:rsidRPr="003F7CF1" w:rsidRDefault="006218C1"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218C1" w:rsidRPr="003F7CF1" w:rsidRDefault="006218C1"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218C1" w:rsidRPr="003F7CF1" w:rsidRDefault="006218C1"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218C1" w:rsidRPr="003F7CF1" w:rsidRDefault="006218C1"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218C1" w:rsidRPr="003F7CF1" w:rsidRDefault="006218C1"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218C1" w:rsidRPr="003F7CF1" w:rsidRDefault="006218C1"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218C1" w:rsidRPr="003F7CF1" w:rsidRDefault="006218C1"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218C1" w:rsidRPr="003F7CF1" w:rsidRDefault="006218C1"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218C1" w:rsidRPr="003F7CF1" w:rsidRDefault="006218C1"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218C1" w:rsidRPr="003F7CF1" w:rsidRDefault="006218C1"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86" w:name="_Toc320485613"/>
      <w:bookmarkStart w:id="887" w:name="_Toc323656725"/>
      <w:bookmarkStart w:id="888" w:name="_Toc324085463"/>
      <w:bookmarkStart w:id="889" w:name="_Toc383781115"/>
      <w:bookmarkStart w:id="890" w:name="_Toc59126389"/>
      <w:r w:rsidRPr="00903DBA">
        <w:t>Unions</w:t>
      </w:r>
      <w:bookmarkEnd w:id="886"/>
      <w:bookmarkEnd w:id="887"/>
      <w:bookmarkEnd w:id="888"/>
      <w:bookmarkEnd w:id="889"/>
      <w:bookmarkEnd w:id="890"/>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in order for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91" w:name="_Toc320485614"/>
      <w:bookmarkStart w:id="892" w:name="_Toc323656726"/>
      <w:bookmarkStart w:id="893" w:name="_Toc324085464"/>
      <w:bookmarkStart w:id="894" w:name="_Toc383781116"/>
      <w:bookmarkStart w:id="895" w:name="_Toc59126390"/>
      <w:r w:rsidRPr="00903DBA">
        <w:t>Bitfields</w:t>
      </w:r>
      <w:bookmarkEnd w:id="891"/>
      <w:bookmarkEnd w:id="892"/>
      <w:bookmarkEnd w:id="893"/>
      <w:bookmarkEnd w:id="894"/>
      <w:bookmarkEnd w:id="895"/>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E65FE6">
        <w:rPr>
          <w:rStyle w:val="CodeInText"/>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96"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97" w:name="_Toc320485616"/>
      <w:bookmarkStart w:id="898" w:name="_Toc323656727"/>
      <w:bookmarkStart w:id="899" w:name="_Toc324085465"/>
      <w:bookmarkStart w:id="900" w:name="_Toc383781117"/>
      <w:bookmarkStart w:id="901" w:name="_Toc59126391"/>
      <w:r w:rsidRPr="00903DBA">
        <w:t>Structures with function pointers</w:t>
      </w:r>
      <w:bookmarkEnd w:id="897"/>
      <w:bookmarkEnd w:id="898"/>
      <w:bookmarkEnd w:id="899"/>
      <w:bookmarkEnd w:id="900"/>
      <w:bookmarkEnd w:id="901"/>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902" w:name="_Toc320485619"/>
      <w:bookmarkStart w:id="903" w:name="_Toc323656728"/>
      <w:bookmarkStart w:id="904" w:name="_Toc324085466"/>
      <w:bookmarkStart w:id="905" w:name="_Toc383781118"/>
      <w:bookmarkStart w:id="906" w:name="_Ref383781494"/>
      <w:bookmarkStart w:id="907" w:name="_Ref383865235"/>
      <w:bookmarkStart w:id="908" w:name="_Ref383865434"/>
      <w:bookmarkStart w:id="909" w:name="_Ref383866090"/>
      <w:bookmarkStart w:id="910" w:name="_Toc59126392"/>
      <w:r w:rsidRPr="00903DBA">
        <w:t>The Preprocessor</w:t>
      </w:r>
      <w:bookmarkEnd w:id="902"/>
      <w:bookmarkEnd w:id="903"/>
      <w:bookmarkEnd w:id="904"/>
      <w:bookmarkEnd w:id="905"/>
      <w:bookmarkEnd w:id="906"/>
      <w:bookmarkEnd w:id="907"/>
      <w:bookmarkEnd w:id="908"/>
      <w:bookmarkEnd w:id="909"/>
      <w:bookmarkEnd w:id="910"/>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0675840A"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461860">
        <w:t>13.31</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911" w:name="_Toc320485618"/>
      <w:bookmarkStart w:id="912" w:name="_Toc323656729"/>
      <w:bookmarkStart w:id="913" w:name="_Toc324085467"/>
      <w:bookmarkStart w:id="914" w:name="_Toc383781119"/>
      <w:bookmarkStart w:id="915" w:name="_Toc59126393"/>
      <w:bookmarkStart w:id="916" w:name="_Toc320485621"/>
      <w:r w:rsidRPr="00903DBA">
        <w:t>The Standard Library</w:t>
      </w:r>
      <w:bookmarkEnd w:id="911"/>
      <w:bookmarkEnd w:id="912"/>
      <w:bookmarkEnd w:id="913"/>
      <w:bookmarkEnd w:id="914"/>
      <w:bookmarkEnd w:id="915"/>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917" w:name="_Toc323656730"/>
      <w:bookmarkStart w:id="918" w:name="_Toc324085468"/>
      <w:bookmarkStart w:id="919" w:name="_Toc383781120"/>
      <w:bookmarkStart w:id="920" w:name="_Toc59126394"/>
      <w:r w:rsidRPr="00903DBA">
        <w:t>File Management</w:t>
      </w:r>
      <w:bookmarkEnd w:id="917"/>
      <w:bookmarkEnd w:id="918"/>
      <w:bookmarkEnd w:id="919"/>
      <w:bookmarkEnd w:id="920"/>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r w:rsidRPr="00E65FE6">
        <w:t>Input.txt</w:t>
      </w:r>
      <w:r w:rsidRPr="00903DBA">
        <w:t xml:space="preserve"> and writes their squares to the file </w:t>
      </w:r>
      <w:r w:rsidRPr="00E65FE6">
        <w:t>Output.txt</w:t>
      </w:r>
      <w:r w:rsidRPr="00903DBA">
        <w:t xml:space="preserve">. The function </w:t>
      </w:r>
      <w:r w:rsidRPr="00E65FE6">
        <w:rPr>
          <w:rStyle w:val="CodeInText"/>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r w:rsidRPr="00E65FE6">
        <w:t>Numbers.bin</w:t>
      </w:r>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r w:rsidRPr="00E65FE6">
        <w:rPr>
          <w:rStyle w:val="CodeInText"/>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921" w:name="_Toc323656731"/>
      <w:bookmarkStart w:id="922" w:name="_Toc324085469"/>
      <w:bookmarkStart w:id="923" w:name="_Toc383781121"/>
      <w:bookmarkStart w:id="924" w:name="_Toc59126395"/>
      <w:r w:rsidRPr="00903DBA">
        <w:t>Program Parameters</w:t>
      </w:r>
      <w:bookmarkEnd w:id="921"/>
      <w:bookmarkEnd w:id="922"/>
      <w:bookmarkEnd w:id="923"/>
      <w:bookmarkEnd w:id="924"/>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r w:rsidRPr="00E65FE6">
        <w:t>argc</w:t>
      </w:r>
      <w:r w:rsidRPr="00903DBA">
        <w:t xml:space="preserve"> parameter holds the number of input strings, and </w:t>
      </w:r>
      <w:r w:rsidRPr="00E65FE6">
        <w:rPr>
          <w:rStyle w:val="CodeInText"/>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r w:rsidRPr="00E65FE6">
        <w:rPr>
          <w:rStyle w:val="CodeInText"/>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925" w:name="_Toc323656732"/>
      <w:bookmarkStart w:id="926" w:name="_Toc324085470"/>
      <w:bookmarkStart w:id="927" w:name="_Toc383781122"/>
      <w:bookmarkStart w:id="928" w:name="_Toc59126396"/>
      <w:r w:rsidRPr="00903DBA">
        <w:t>Environment Functions</w:t>
      </w:r>
      <w:bookmarkEnd w:id="925"/>
      <w:bookmarkEnd w:id="926"/>
      <w:bookmarkEnd w:id="927"/>
      <w:bookmarkEnd w:id="928"/>
    </w:p>
    <w:p w14:paraId="500F87E5" w14:textId="5AA3F8EE"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r w:rsidRPr="00E65FE6">
        <w:t>atexit</w:t>
      </w:r>
      <w:r w:rsidRPr="00903DBA">
        <w:t xml:space="preserve"> states a function that is called when </w:t>
      </w:r>
      <w:r w:rsidRPr="00E65FE6">
        <w:t>exit</w:t>
      </w:r>
      <w:r w:rsidRPr="00903DBA">
        <w:t xml:space="preserve"> is called; </w:t>
      </w:r>
      <w:r w:rsidRPr="00E65FE6">
        <w:t>getenv</w:t>
      </w:r>
      <w:r w:rsidRPr="00903DBA">
        <w:t xml:space="preserve"> reads the value of an environment variable, and </w:t>
      </w:r>
      <w:r w:rsidRPr="00E65FE6">
        <w:t>system</w:t>
      </w:r>
      <w:r w:rsidRPr="00903DBA">
        <w:t xml:space="preserve"> executes a system command. There are two macros </w:t>
      </w:r>
      <w:hyperlink r:id="rId25" w:history="1">
        <w:r w:rsidRPr="00903DBA">
          <w:rPr>
            <w:rStyle w:val="CodeInText0"/>
          </w:rPr>
          <w:t>EXIT_SUCCESS</w:t>
        </w:r>
      </w:hyperlink>
      <w:r w:rsidRPr="00903DBA">
        <w:t xml:space="preserve"> and </w:t>
      </w:r>
      <w:hyperlink r:id="rId26" w:history="1">
        <w:r w:rsidRPr="00903DBA">
          <w:rPr>
            <w:rStyle w:val="CodeInText0"/>
          </w:rPr>
          <w:t>EXIT_FAILURE</w:t>
        </w:r>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929"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930" w:author="Stefan Björnander" w:date="2012-05-06T21:51:00Z">
            <w:rPr>
              <w:color w:val="0000FF"/>
            </w:rPr>
          </w:rPrChange>
        </w:rPr>
        <w:t>void</w:t>
      </w:r>
      <w:r w:rsidRPr="00903DBA">
        <w:t xml:space="preserve"> ExitFunction(</w:t>
      </w:r>
      <w:r w:rsidRPr="00903DBA">
        <w:rPr>
          <w:color w:val="000000" w:themeColor="text1"/>
          <w:rPrChange w:id="931"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932"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933" w:name="_Toc323656733"/>
      <w:bookmarkStart w:id="934" w:name="_Toc324085471"/>
      <w:bookmarkStart w:id="935" w:name="_Toc383781123"/>
      <w:bookmarkStart w:id="936" w:name="_Ref383865473"/>
      <w:bookmarkStart w:id="937" w:name="_Ref383865556"/>
      <w:bookmarkStart w:id="938" w:name="_Toc59126397"/>
      <w:r w:rsidRPr="00903DBA">
        <w:lastRenderedPageBreak/>
        <w:t>Searching and Sorting</w:t>
      </w:r>
      <w:bookmarkEnd w:id="933"/>
      <w:bookmarkEnd w:id="934"/>
      <w:bookmarkEnd w:id="935"/>
      <w:bookmarkEnd w:id="936"/>
      <w:bookmarkEnd w:id="937"/>
      <w:bookmarkEnd w:id="938"/>
    </w:p>
    <w:p w14:paraId="23F2EFA3" w14:textId="77777777" w:rsidR="00E80032" w:rsidRPr="00903DBA" w:rsidRDefault="00E80032" w:rsidP="00E65FE6">
      <w:pPr>
        <w:pStyle w:val="CodeHeader"/>
      </w:pPr>
      <w:r w:rsidRPr="00903DBA">
        <w:t xml:space="preserve">The </w:t>
      </w:r>
      <w:r w:rsidRPr="00E65FE6">
        <w:rPr>
          <w:rStyle w:val="CodeInText"/>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939"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940" w:author="Stefan Björnander" w:date="2012-05-06T21:51:00Z">
            <w:rPr>
              <w:color w:val="0000FF"/>
            </w:rPr>
          </w:rPrChange>
        </w:rPr>
        <w:t>int</w:t>
      </w:r>
      <w:r w:rsidRPr="00903DBA">
        <w:t xml:space="preserve"> CompareIntegers(</w:t>
      </w:r>
      <w:r w:rsidRPr="00903DBA">
        <w:rPr>
          <w:color w:val="000000" w:themeColor="text1"/>
          <w:rPrChange w:id="941" w:author="Stefan Björnander" w:date="2012-05-06T21:51:00Z">
            <w:rPr>
              <w:color w:val="0000FF"/>
            </w:rPr>
          </w:rPrChange>
        </w:rPr>
        <w:t>const</w:t>
      </w:r>
      <w:r w:rsidRPr="00903DBA">
        <w:t xml:space="preserve"> </w:t>
      </w:r>
      <w:r w:rsidRPr="00903DBA">
        <w:rPr>
          <w:color w:val="000000" w:themeColor="text1"/>
          <w:rPrChange w:id="942" w:author="Stefan Björnander" w:date="2012-05-06T21:51:00Z">
            <w:rPr>
              <w:color w:val="0000FF"/>
            </w:rPr>
          </w:rPrChange>
        </w:rPr>
        <w:t>int</w:t>
      </w:r>
      <w:r w:rsidRPr="00903DBA">
        <w:t xml:space="preserve">* intPtr1, </w:t>
      </w:r>
      <w:r w:rsidRPr="00903DBA">
        <w:rPr>
          <w:color w:val="000000" w:themeColor="text1"/>
          <w:rPrChange w:id="943" w:author="Stefan Björnander" w:date="2012-05-06T21:51:00Z">
            <w:rPr>
              <w:color w:val="0000FF"/>
            </w:rPr>
          </w:rPrChange>
        </w:rPr>
        <w:t>const</w:t>
      </w:r>
      <w:r w:rsidRPr="00903DBA">
        <w:t xml:space="preserve"> </w:t>
      </w:r>
      <w:r w:rsidRPr="00903DBA">
        <w:rPr>
          <w:color w:val="000000" w:themeColor="text1"/>
          <w:rPrChange w:id="944"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945"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946"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947"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948"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r w:rsidRPr="00E65FE6">
        <w:rPr>
          <w:rStyle w:val="CodeInText"/>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949"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950"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951"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952"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953" w:name="_Toc323656734"/>
      <w:bookmarkStart w:id="954" w:name="_Toc324085472"/>
      <w:bookmarkStart w:id="955" w:name="_Toc383781124"/>
      <w:bookmarkStart w:id="956" w:name="_Toc59126398"/>
      <w:r w:rsidRPr="00903DBA">
        <w:t xml:space="preserve">Functions with </w:t>
      </w:r>
      <w:bookmarkStart w:id="957" w:name="_Toc320485620"/>
      <w:r w:rsidRPr="00903DBA">
        <w:t>Variable Number of Parameters</w:t>
      </w:r>
      <w:bookmarkEnd w:id="953"/>
      <w:bookmarkEnd w:id="954"/>
      <w:bookmarkEnd w:id="955"/>
      <w:bookmarkEnd w:id="957"/>
      <w:bookmarkEnd w:id="956"/>
    </w:p>
    <w:p w14:paraId="37D95BF6" w14:textId="77777777" w:rsidR="00E80032" w:rsidRPr="00903DBA" w:rsidRDefault="00E80032" w:rsidP="00E65FE6">
      <w:pPr>
        <w:pStyle w:val="CodeHeader"/>
      </w:pPr>
      <w:r w:rsidRPr="00903DBA">
        <w:t xml:space="preserve">In C, there is possible to define functions with a variable number of parameters (such as </w:t>
      </w:r>
      <w:r w:rsidRPr="00E65FE6">
        <w:t>printf</w:t>
      </w:r>
      <w:r w:rsidRPr="00903DBA">
        <w:t xml:space="preserve"> and </w:t>
      </w:r>
      <w:r w:rsidRPr="00E65FE6">
        <w:t>scanf</w:t>
      </w:r>
      <w:r w:rsidRPr="00903DBA">
        <w:t xml:space="preserve">). One condition is that the function has at least one regular parameter in order for the </w:t>
      </w:r>
      <w:r w:rsidRPr="00E65FE6">
        <w:t>va_start</w:t>
      </w:r>
      <w:r w:rsidRPr="00903DBA">
        <w:t xml:space="preserve"> macro to hook up to. The </w:t>
      </w:r>
      <w:r w:rsidRPr="00E65FE6">
        <w:t>va_arg</w:t>
      </w:r>
      <w:r w:rsidRPr="00903DBA">
        <w:t xml:space="preserve"> macro reads the arguments and the </w:t>
      </w:r>
      <w:r w:rsidRPr="00E65FE6">
        <w:t>va_end</w:t>
      </w:r>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958" w:name="_Toc323656735"/>
      <w:bookmarkStart w:id="959" w:name="_Toc324085473"/>
      <w:bookmarkStart w:id="960" w:name="_Toc383781125"/>
      <w:bookmarkStart w:id="961" w:name="_Toc59126399"/>
      <w:r w:rsidRPr="00903DBA">
        <w:t>String Management</w:t>
      </w:r>
      <w:bookmarkEnd w:id="958"/>
      <w:bookmarkEnd w:id="959"/>
      <w:bookmarkEnd w:id="960"/>
      <w:bookmarkEnd w:id="961"/>
    </w:p>
    <w:p w14:paraId="375DC584" w14:textId="77777777" w:rsidR="00E80032" w:rsidRPr="00903DBA" w:rsidRDefault="00E80032" w:rsidP="00E65FE6">
      <w:pPr>
        <w:pStyle w:val="CodeHeader"/>
      </w:pPr>
      <w:r w:rsidRPr="00903DBA">
        <w:t xml:space="preserve">There are several functions dealing with strings: </w:t>
      </w:r>
      <w:r w:rsidRPr="00E65FE6">
        <w:t>strcpy</w:t>
      </w:r>
      <w:r w:rsidRPr="00903DBA">
        <w:t xml:space="preserve"> copies a string; </w:t>
      </w:r>
      <w:r w:rsidRPr="00E65FE6">
        <w:t>strcat</w:t>
      </w:r>
      <w:r w:rsidRPr="00903DBA">
        <w:t xml:space="preserve"> adds a string; </w:t>
      </w:r>
      <w:r w:rsidRPr="00E65FE6">
        <w:t>strlen</w:t>
      </w:r>
      <w:r w:rsidRPr="00903DBA">
        <w:t xml:space="preserve"> gives the length of a string; </w:t>
      </w:r>
      <w:r w:rsidRPr="00E65FE6">
        <w:t>strcmp</w:t>
      </w:r>
      <w:r w:rsidRPr="00903DBA">
        <w:t xml:space="preserve"> compares two strings; </w:t>
      </w:r>
      <w:r w:rsidRPr="00E65FE6">
        <w:t>strchr</w:t>
      </w:r>
      <w:r w:rsidRPr="00903DBA">
        <w:t xml:space="preserve"> and </w:t>
      </w:r>
      <w:r w:rsidRPr="00E65FE6">
        <w:t>strrchr</w:t>
      </w:r>
      <w:r w:rsidRPr="00903DBA">
        <w:t xml:space="preserve"> gives the first and last occurrence of a character in a string. All functions look for the finishing null character (‘\0’), </w:t>
      </w:r>
      <w:r w:rsidRPr="00E65FE6">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65FE6">
        <w:t>strchr</w:t>
      </w:r>
      <w:r w:rsidRPr="00903DBA">
        <w:t xml:space="preserve"> and </w:t>
      </w:r>
      <w:r w:rsidRPr="00E65FE6">
        <w:rPr>
          <w:rStyle w:val="CodeInText"/>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962" w:author="Stefan Björnander" w:date="2012-05-06T21:51:00Z">
            <w:rPr>
              <w:color w:val="0000FF"/>
            </w:rPr>
          </w:rPrChange>
        </w:rPr>
        <w:t>int</w:t>
      </w:r>
      <w:r w:rsidRPr="00903DBA">
        <w:t xml:space="preserve"> FirstIndexOf(char s[], </w:t>
      </w:r>
      <w:r w:rsidRPr="00903DBA">
        <w:rPr>
          <w:color w:val="000000" w:themeColor="text1"/>
          <w:rPrChange w:id="963"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964" w:author="Stefan Björnander" w:date="2012-05-06T21:51:00Z">
            <w:rPr>
              <w:color w:val="0000FF"/>
            </w:rPr>
          </w:rPrChange>
        </w:rPr>
        <w:t>int</w:t>
      </w:r>
      <w:r w:rsidRPr="00903DBA">
        <w:t xml:space="preserve"> LastIndexOf(</w:t>
      </w:r>
      <w:r w:rsidRPr="00903DBA">
        <w:rPr>
          <w:color w:val="000000" w:themeColor="text1"/>
          <w:rPrChange w:id="965" w:author="Stefan Björnander" w:date="2012-05-06T21:51:00Z">
            <w:rPr>
              <w:color w:val="0000FF"/>
            </w:rPr>
          </w:rPrChange>
        </w:rPr>
        <w:t>char</w:t>
      </w:r>
      <w:r w:rsidRPr="00903DBA">
        <w:t xml:space="preserve"> s[], </w:t>
      </w:r>
      <w:r w:rsidRPr="00903DBA">
        <w:rPr>
          <w:color w:val="000000" w:themeColor="text1"/>
          <w:rPrChange w:id="966"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967" w:author="Stefan Björnander" w:date="2012-05-06T21:51:00Z">
            <w:rPr>
              <w:color w:val="A31515"/>
            </w:rPr>
          </w:rPrChange>
        </w:rPr>
        <w:t>"Hello"</w:t>
      </w:r>
      <w:r w:rsidRPr="00903DBA">
        <w:t xml:space="preserve">, s2[] = </w:t>
      </w:r>
      <w:r w:rsidRPr="00903DBA">
        <w:rPr>
          <w:color w:val="000000" w:themeColor="text1"/>
          <w:rPrChange w:id="968"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969"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r w:rsidRPr="00E65FE6">
        <w:t>sprintf</w:t>
      </w:r>
      <w:r w:rsidRPr="00903DBA">
        <w:t xml:space="preserve"> and read from a string with </w:t>
      </w:r>
      <w:r w:rsidRPr="00E65FE6">
        <w:rPr>
          <w:rStyle w:val="CodeInText"/>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970"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971"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972" w:author="Stefan Björnander" w:date="2012-05-06T21:51:00Z">
            <w:rPr>
              <w:color w:val="0000FF"/>
            </w:rPr>
          </w:rPrChange>
        </w:rPr>
        <w:t>if</w:t>
      </w:r>
      <w:r w:rsidRPr="00903DBA">
        <w:t xml:space="preserve"> (sscanf(s2, </w:t>
      </w:r>
      <w:r w:rsidRPr="00903DBA">
        <w:rPr>
          <w:color w:val="000000" w:themeColor="text1"/>
          <w:rPrChange w:id="973"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974"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975" w:name="_Toc323656736"/>
      <w:bookmarkStart w:id="976" w:name="_Toc324085474"/>
      <w:bookmarkStart w:id="977" w:name="_Toc383781126"/>
      <w:bookmarkStart w:id="978" w:name="_Toc59126400"/>
      <w:r w:rsidRPr="00903DBA">
        <w:t>Memory Management</w:t>
      </w:r>
      <w:bookmarkEnd w:id="975"/>
      <w:bookmarkEnd w:id="976"/>
      <w:bookmarkEnd w:id="977"/>
      <w:bookmarkEnd w:id="978"/>
    </w:p>
    <w:p w14:paraId="24E8A528" w14:textId="77777777" w:rsidR="00E80032" w:rsidRPr="00903DBA" w:rsidRDefault="00E80032" w:rsidP="00E65FE6">
      <w:pPr>
        <w:pStyle w:val="CodeHeader"/>
      </w:pPr>
      <w:r w:rsidRPr="00903DBA">
        <w:t xml:space="preserve">There is also a set of function for general memory management: </w:t>
      </w:r>
      <w:r w:rsidRPr="00E65FE6">
        <w:t>memset</w:t>
      </w:r>
      <w:r w:rsidRPr="00903DBA">
        <w:t xml:space="preserve"> sets each byte of a memory block to a given value; </w:t>
      </w:r>
      <w:r w:rsidRPr="00E65FE6">
        <w:t>memcmp</w:t>
      </w:r>
      <w:r w:rsidRPr="00903DBA">
        <w:t xml:space="preserve"> compares the memory blocks; </w:t>
      </w:r>
      <w:r w:rsidRPr="00E65FE6">
        <w:t>memcpy</w:t>
      </w:r>
      <w:r w:rsidRPr="00903DBA">
        <w:t xml:space="preserve"> and </w:t>
      </w:r>
      <w:r w:rsidRPr="00E65FE6">
        <w:t>memmove</w:t>
      </w:r>
      <w:r w:rsidRPr="00903DBA">
        <w:t xml:space="preserve"> copies a memory block. The difference between them is that </w:t>
      </w:r>
      <w:r w:rsidRPr="00E65FE6">
        <w:t>memcpy</w:t>
      </w:r>
      <w:r w:rsidRPr="00903DBA">
        <w:t xml:space="preserve"> copies the bytes of the block directly when </w:t>
      </w:r>
      <w:r w:rsidRPr="00E65FE6">
        <w:t>memmove</w:t>
      </w:r>
      <w:r w:rsidRPr="00903DBA">
        <w:t xml:space="preserve"> uses a buffer, which gives that </w:t>
      </w:r>
      <w:r w:rsidRPr="00E65FE6">
        <w:t>memcpy</w:t>
      </w:r>
      <w:r w:rsidRPr="00903DBA">
        <w:t xml:space="preserve"> is faster and </w:t>
      </w:r>
      <w:r w:rsidRPr="00E65FE6">
        <w:rPr>
          <w:rStyle w:val="CodeInText"/>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979"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980"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981" w:name="_Toc323656737"/>
      <w:bookmarkStart w:id="982" w:name="_Toc324085475"/>
      <w:bookmarkStart w:id="983" w:name="_Toc383781127"/>
      <w:bookmarkStart w:id="984" w:name="_Toc59126401"/>
      <w:r w:rsidRPr="00903DBA">
        <w:lastRenderedPageBreak/>
        <w:t>Mathematical Functions</w:t>
      </w:r>
      <w:bookmarkEnd w:id="981"/>
      <w:bookmarkEnd w:id="982"/>
      <w:bookmarkEnd w:id="983"/>
      <w:bookmarkEnd w:id="984"/>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r w:rsidRPr="00E65FE6">
        <w:t>acos</w:t>
      </w:r>
      <w:r w:rsidRPr="00903DBA">
        <w:t xml:space="preserve">, </w:t>
      </w:r>
      <w:r w:rsidRPr="00E65FE6">
        <w:t>asin</w:t>
      </w:r>
      <w:r w:rsidRPr="00903DBA">
        <w:t xml:space="preserve">, and </w:t>
      </w:r>
      <w:r w:rsidRPr="00E65FE6">
        <w:t>atan</w:t>
      </w:r>
      <w:r w:rsidRPr="00903DBA">
        <w:t xml:space="preserve">, and </w:t>
      </w:r>
      <w:r w:rsidRPr="00E65FE6">
        <w:t>atan2</w:t>
      </w:r>
      <w:r w:rsidRPr="00903DBA">
        <w:t xml:space="preserve">; the hyperbolic functions </w:t>
      </w:r>
      <w:r w:rsidRPr="00E65FE6">
        <w:t>cosh</w:t>
      </w:r>
      <w:r w:rsidRPr="00903DBA">
        <w:t xml:space="preserve">, </w:t>
      </w:r>
      <w:r w:rsidRPr="00E65FE6">
        <w:t>sinh</w:t>
      </w:r>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r w:rsidRPr="00E65FE6">
        <w:t>log10</w:t>
      </w:r>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r w:rsidRPr="00E65FE6">
        <w:t>atan2</w:t>
      </w:r>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85" w:name="_Toc320485615"/>
      <w:bookmarkStart w:id="986" w:name="_Toc323656738"/>
      <w:bookmarkStart w:id="987" w:name="_Toc324085476"/>
      <w:bookmarkStart w:id="988" w:name="_Toc383781128"/>
      <w:bookmarkStart w:id="989" w:name="_Toc59126402"/>
      <w:r w:rsidRPr="00903DBA">
        <w:t>Long Jumps</w:t>
      </w:r>
      <w:bookmarkEnd w:id="985"/>
      <w:bookmarkEnd w:id="986"/>
      <w:bookmarkEnd w:id="987"/>
      <w:bookmarkEnd w:id="988"/>
      <w:bookmarkEnd w:id="989"/>
    </w:p>
    <w:p w14:paraId="2F4CF170" w14:textId="77777777" w:rsidR="00E80032" w:rsidRPr="00903DBA" w:rsidRDefault="00E80032" w:rsidP="00E65FE6">
      <w:pPr>
        <w:pStyle w:val="CodeHeader"/>
        <w:rPr>
          <w:lang w:eastAsia="sv-SE"/>
        </w:rPr>
      </w:pPr>
      <w:r w:rsidRPr="00903DBA">
        <w:rPr>
          <w:lang w:eastAsia="sv-SE"/>
        </w:rPr>
        <w:t xml:space="preserve">Regular jumps with </w:t>
      </w:r>
      <w:r w:rsidRPr="00E65FE6">
        <w:t>goto</w:t>
      </w:r>
      <w:r w:rsidRPr="00903DBA">
        <w:rPr>
          <w:lang w:eastAsia="sv-SE"/>
        </w:rPr>
        <w:t xml:space="preserve"> can only occur in the same function body; long jumps with the standard function </w:t>
      </w:r>
      <w:r w:rsidRPr="00E65FE6">
        <w:t>setjmp</w:t>
      </w:r>
      <w:r w:rsidRPr="00903DBA">
        <w:rPr>
          <w:lang w:eastAsia="sv-SE"/>
        </w:rPr>
        <w:t xml:space="preserve"> and </w:t>
      </w:r>
      <w:r w:rsidRPr="00E65FE6">
        <w:t>longjump</w:t>
      </w:r>
      <w:r w:rsidRPr="00903DBA">
        <w:rPr>
          <w:lang w:eastAsia="sv-SE"/>
        </w:rPr>
        <w:t xml:space="preserve"> can, on the other hand, occur throw call sequences; </w:t>
      </w:r>
      <w:r w:rsidRPr="00E65FE6">
        <w:t>setjmp</w:t>
      </w:r>
      <w:r w:rsidRPr="00903DBA">
        <w:rPr>
          <w:lang w:eastAsia="sv-SE"/>
        </w:rPr>
        <w:t xml:space="preserve"> saves the state of the program execution and </w:t>
      </w:r>
      <w:r w:rsidRPr="00E65FE6">
        <w:rPr>
          <w:rStyle w:val="CodeInText"/>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E65FE6">
        <w:rPr>
          <w:rStyle w:val="CodeInText"/>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90" w:name="_Toc323656739"/>
      <w:bookmarkStart w:id="991" w:name="_Toc324085477"/>
      <w:bookmarkStart w:id="992" w:name="_Toc383781129"/>
      <w:bookmarkStart w:id="993" w:name="_Toc59126403"/>
      <w:r w:rsidRPr="00903DBA">
        <w:t>Time</w:t>
      </w:r>
      <w:bookmarkEnd w:id="990"/>
      <w:bookmarkEnd w:id="991"/>
      <w:bookmarkEnd w:id="992"/>
      <w:bookmarkEnd w:id="993"/>
    </w:p>
    <w:p w14:paraId="3ADE0528" w14:textId="5F91AA63"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r w:rsidRPr="00E65FE6">
        <w:t>localtime</w:t>
      </w:r>
      <w:r w:rsidRPr="00903DBA">
        <w:t xml:space="preserve"> function. If we call instead call </w:t>
      </w:r>
      <w:r w:rsidRPr="00E65FE6">
        <w:t>gmtime</w:t>
      </w:r>
      <w:r w:rsidRPr="00903DBA">
        <w:t xml:space="preserve">, the </w:t>
      </w:r>
      <w:hyperlink r:id="rId27" w:tooltip="Greenwich Mean Time" w:history="1">
        <w:r w:rsidRPr="00903DBA">
          <w:t>Greenwich Mean Time</w:t>
        </w:r>
      </w:hyperlink>
      <w:r w:rsidRPr="00903DBA">
        <w:t xml:space="preserve"> (Coordinated Universal Time) will be given. Note that the </w:t>
      </w:r>
      <w:r w:rsidRPr="00E65FE6">
        <w:rPr>
          <w:rStyle w:val="CodeInText"/>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94" w:author="Stefan Björnander" w:date="2012-05-06T21:51:00Z">
            <w:rPr>
              <w:color w:val="A31515"/>
            </w:rPr>
          </w:rPrChange>
        </w:rPr>
        <w:t>"Feb"</w:t>
      </w:r>
      <w:r w:rsidRPr="00903DBA">
        <w:t xml:space="preserve">, </w:t>
      </w:r>
      <w:r w:rsidRPr="00903DBA">
        <w:rPr>
          <w:color w:val="000000" w:themeColor="text1"/>
          <w:rPrChange w:id="995" w:author="Stefan Björnander" w:date="2012-05-06T21:51:00Z">
            <w:rPr>
              <w:color w:val="A31515"/>
            </w:rPr>
          </w:rPrChange>
        </w:rPr>
        <w:t>"Mar"</w:t>
      </w:r>
      <w:r w:rsidRPr="00903DBA">
        <w:t xml:space="preserve">, </w:t>
      </w:r>
      <w:r w:rsidRPr="00903DBA">
        <w:rPr>
          <w:color w:val="000000" w:themeColor="text1"/>
          <w:rPrChange w:id="996"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97" w:author="Stefan Björnander" w:date="2012-05-06T21:51:00Z">
            <w:rPr>
              <w:color w:val="A31515"/>
            </w:rPr>
          </w:rPrChange>
        </w:rPr>
        <w:t>"Jun"</w:t>
      </w:r>
      <w:r w:rsidRPr="00903DBA">
        <w:t xml:space="preserve">, </w:t>
      </w:r>
      <w:r w:rsidRPr="00903DBA">
        <w:rPr>
          <w:color w:val="000000" w:themeColor="text1"/>
          <w:rPrChange w:id="998" w:author="Stefan Björnander" w:date="2012-05-06T21:51:00Z">
            <w:rPr>
              <w:color w:val="A31515"/>
            </w:rPr>
          </w:rPrChange>
        </w:rPr>
        <w:t>"Jul"</w:t>
      </w:r>
      <w:r w:rsidRPr="00903DBA">
        <w:t xml:space="preserve">, </w:t>
      </w:r>
      <w:r w:rsidRPr="00903DBA">
        <w:rPr>
          <w:color w:val="000000" w:themeColor="text1"/>
          <w:rPrChange w:id="999"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1000" w:author="Stefan Björnander" w:date="2012-05-06T21:51:00Z">
            <w:rPr>
              <w:color w:val="A31515"/>
            </w:rPr>
          </w:rPrChange>
        </w:rPr>
        <w:t>"Oct"</w:t>
      </w:r>
      <w:r w:rsidRPr="00903DBA">
        <w:t xml:space="preserve">, </w:t>
      </w:r>
      <w:r w:rsidRPr="00903DBA">
        <w:rPr>
          <w:color w:val="000000" w:themeColor="text1"/>
          <w:rPrChange w:id="1001" w:author="Stefan Björnander" w:date="2012-05-06T21:51:00Z">
            <w:rPr>
              <w:color w:val="A31515"/>
            </w:rPr>
          </w:rPrChange>
        </w:rPr>
        <w:t>"Nov"</w:t>
      </w:r>
      <w:r w:rsidRPr="00903DBA">
        <w:t>,</w:t>
      </w:r>
      <w:r w:rsidRPr="00903DBA">
        <w:rPr>
          <w:color w:val="000000" w:themeColor="text1"/>
          <w:rPrChange w:id="1002"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1003" w:author="Stefan Björnander" w:date="2012-05-06T21:51:00Z">
            <w:rPr>
              <w:color w:val="A31515"/>
            </w:rPr>
          </w:rPrChange>
        </w:rPr>
        <w:t>"Mon"</w:t>
      </w:r>
      <w:r w:rsidRPr="00903DBA">
        <w:t xml:space="preserve">, </w:t>
      </w:r>
      <w:r w:rsidRPr="00903DBA">
        <w:rPr>
          <w:color w:val="000000" w:themeColor="text1"/>
          <w:rPrChange w:id="1004" w:author="Stefan Björnander" w:date="2012-05-06T21:51:00Z">
            <w:rPr>
              <w:color w:val="A31515"/>
            </w:rPr>
          </w:rPrChange>
        </w:rPr>
        <w:t>"Tue"</w:t>
      </w:r>
      <w:r w:rsidRPr="00903DBA">
        <w:t xml:space="preserve">, </w:t>
      </w:r>
      <w:r w:rsidRPr="00903DBA">
        <w:rPr>
          <w:color w:val="000000" w:themeColor="text1"/>
          <w:rPrChange w:id="1005"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1006" w:author="Stefan Björnander" w:date="2012-05-06T21:51:00Z">
            <w:rPr>
              <w:color w:val="A31515"/>
            </w:rPr>
          </w:rPrChange>
        </w:rPr>
        <w:t>"Fri"</w:t>
      </w:r>
      <w:r w:rsidRPr="00903DBA">
        <w:t xml:space="preserve">, </w:t>
      </w:r>
      <w:r w:rsidRPr="00903DBA">
        <w:rPr>
          <w:color w:val="000000" w:themeColor="text1"/>
          <w:rPrChange w:id="1007"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1008"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1009"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1010"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1011" w:name="_Toc323656740"/>
      <w:bookmarkStart w:id="1012" w:name="_Toc324085478"/>
      <w:bookmarkStart w:id="1013" w:name="_Toc383781130"/>
      <w:bookmarkStart w:id="1014" w:name="_Toc59126404"/>
      <w:r w:rsidRPr="00903DBA">
        <w:t>Random Numbers</w:t>
      </w:r>
      <w:bookmarkEnd w:id="1011"/>
      <w:bookmarkEnd w:id="1012"/>
      <w:bookmarkEnd w:id="1013"/>
      <w:bookmarkEnd w:id="1014"/>
    </w:p>
    <w:p w14:paraId="113C753A" w14:textId="72426F54"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r w:rsidRPr="00E65FE6">
        <w:t>srand</w:t>
      </w:r>
      <w:r w:rsidRPr="00903DBA">
        <w:t xml:space="preserve"> function. One way to generate different seeds is to use the </w:t>
      </w:r>
      <w:r w:rsidRPr="00E65FE6">
        <w:rPr>
          <w:rStyle w:val="CodeInText"/>
        </w:rPr>
        <w:t>time</w:t>
      </w:r>
      <w:r w:rsidRPr="00903DBA">
        <w:t xml:space="preserve"> function. The </w:t>
      </w:r>
      <w:hyperlink r:id="rId28"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1015"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1016"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1017"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1018" w:name="_Toc323656741"/>
      <w:bookmarkStart w:id="1019" w:name="_Toc324085479"/>
      <w:bookmarkStart w:id="1020" w:name="_Toc383781131"/>
      <w:bookmarkStart w:id="1021" w:name="_Toc59126405"/>
      <w:r w:rsidRPr="00903DBA">
        <w:t>Limits of Integral and Floating Types</w:t>
      </w:r>
      <w:bookmarkEnd w:id="1018"/>
      <w:bookmarkEnd w:id="1019"/>
      <w:bookmarkEnd w:id="1020"/>
      <w:bookmarkEnd w:id="1021"/>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1022" w:name="_Toc323656742"/>
      <w:bookmarkStart w:id="1023" w:name="_Toc324085480"/>
      <w:bookmarkStart w:id="1024" w:name="_Toc383781132"/>
      <w:bookmarkStart w:id="1025" w:name="_Toc59126406"/>
      <w:r w:rsidRPr="00903DBA">
        <w:t>Character Functions</w:t>
      </w:r>
      <w:bookmarkEnd w:id="1022"/>
      <w:bookmarkEnd w:id="1023"/>
      <w:bookmarkEnd w:id="1024"/>
      <w:bookmarkEnd w:id="1025"/>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1026"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1027"/>
            <w:commentRangeStart w:id="1028"/>
            <w:r w:rsidRPr="00903DBA">
              <w:rPr>
                <w:b/>
                <w:sz w:val="21"/>
                <w:szCs w:val="21"/>
              </w:rPr>
              <w:t>Isalnum</w:t>
            </w:r>
            <w:commentRangeEnd w:id="1027"/>
            <w:r w:rsidR="00166455" w:rsidRPr="00903DBA">
              <w:rPr>
                <w:rStyle w:val="Kommentarsreferens"/>
                <w:rFonts w:eastAsia="Times New Roman" w:cs="Times New Roman"/>
              </w:rPr>
              <w:commentReference w:id="1027"/>
            </w:r>
            <w:commentRangeEnd w:id="1028"/>
            <w:r w:rsidR="00166455" w:rsidRPr="00903DBA">
              <w:rPr>
                <w:rStyle w:val="Kommentarsreferens"/>
                <w:rFonts w:eastAsia="Times New Roman" w:cs="Times New Roman"/>
              </w:rPr>
              <w:commentReference w:id="1028"/>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r w:rsidRPr="00E65FE6">
        <w:t>tolower</w:t>
      </w:r>
      <w:r w:rsidRPr="00903DBA">
        <w:t xml:space="preserve"> and </w:t>
      </w:r>
      <w:r w:rsidRPr="00E65FE6">
        <w:rPr>
          <w:rStyle w:val="CodeInText"/>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1029" w:name="_Toc323656743"/>
      <w:bookmarkStart w:id="1030" w:name="_Toc324085481"/>
      <w:bookmarkStart w:id="1031" w:name="_Toc383781133"/>
      <w:bookmarkStart w:id="1032" w:name="_Toc59126407"/>
      <w:r w:rsidRPr="00903DBA">
        <w:t>Further Reading</w:t>
      </w:r>
      <w:bookmarkEnd w:id="916"/>
      <w:bookmarkEnd w:id="1029"/>
      <w:bookmarkEnd w:id="1030"/>
      <w:bookmarkEnd w:id="1031"/>
      <w:bookmarkEnd w:id="1032"/>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51A3574C"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r w:rsidRPr="00903DBA">
          <w:t>Deitel</w:t>
        </w:r>
      </w:hyperlink>
      <w:r w:rsidRPr="00903DBA">
        <w:t xml:space="preserve"> (6th Edition, Prentice Hall, 2009), which which discusses in depth </w:t>
      </w:r>
      <w:r w:rsidR="00721ABF">
        <w:t>the</w:t>
      </w:r>
      <w:r w:rsidRPr="00903DBA">
        <w:t xml:space="preserv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1033" w:name="_Toc59126408"/>
      <w:r w:rsidRPr="00903DBA">
        <w:lastRenderedPageBreak/>
        <w:t>Foreword</w:t>
      </w:r>
      <w:bookmarkEnd w:id="1033"/>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JLex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Alfred V. Aho, Lam, Monica S. Lam, Ravi Sethi, Jeffrey D. Ullman. Compilers – Principles, Techniques, and Tools, 2nd edition. Prentice Hall, 2006.</w:t>
      </w:r>
    </w:p>
    <w:p w14:paraId="768D523A" w14:textId="77777777" w:rsidR="00DA28BC" w:rsidRPr="00903DBA" w:rsidRDefault="00DA28BC" w:rsidP="00BA3209">
      <w:r w:rsidRPr="00903DBA">
        <w:t>Keith Cooper, Linda Torczon. Engineering a Compiler, 2nd edition. Morgan Kaufman, 2011.</w:t>
      </w:r>
    </w:p>
    <w:p w14:paraId="26986EE9" w14:textId="77777777" w:rsidR="00DA28BC" w:rsidRPr="00903DBA" w:rsidRDefault="00DA28BC" w:rsidP="00BA3209">
      <w:r w:rsidRPr="00903DBA">
        <w:t>Charles N. Fischer, Ron K. Cytron,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254D5C45" w:rsidR="00DA28BC" w:rsidRPr="00903DBA" w:rsidRDefault="00DA28BC" w:rsidP="00BA3209">
      <w:r w:rsidRPr="00903DBA">
        <w:t xml:space="preserve">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w:t>
      </w:r>
      <w:r w:rsidR="00721ABF">
        <w:t>the</w:t>
      </w:r>
      <w:r w:rsidRPr="00903DBA">
        <w:t>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Steven S. Muchnick.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218C1" w:rsidRDefault="006218C1" w:rsidP="00E65FE6">
                              <w:pPr>
                                <w:rPr>
                                  <w:lang w:val="sv-SE"/>
                                </w:rPr>
                              </w:pPr>
                              <w:r>
                                <w:rPr>
                                  <w:lang w:val="sv-SE"/>
                                </w:rPr>
                                <w:t>Preprocessor</w:t>
                              </w:r>
                            </w:p>
                            <w:p w14:paraId="04F32221" w14:textId="77777777" w:rsidR="006218C1" w:rsidRPr="00C7380D" w:rsidRDefault="006218C1"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218C1" w:rsidRPr="008541FD" w:rsidRDefault="006218C1" w:rsidP="00E65FE6">
                              <w:r w:rsidRPr="008541FD">
                                <w:t>Source</w:t>
                              </w:r>
                              <w:r>
                                <w:t xml:space="preserve"> </w:t>
                              </w:r>
                              <w:r w:rsidRPr="008541FD">
                                <w:t>Code</w:t>
                              </w:r>
                            </w:p>
                            <w:p w14:paraId="4FCEAC5C" w14:textId="77777777" w:rsidR="006218C1" w:rsidRDefault="006218C1"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218C1" w:rsidRDefault="006218C1"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218C1" w:rsidRDefault="006218C1" w:rsidP="00E65FE6">
                              <w:r>
                                <w:t>Processed Code</w:t>
                              </w:r>
                            </w:p>
                            <w:p w14:paraId="14142DBC" w14:textId="77777777" w:rsidR="006218C1" w:rsidRDefault="006218C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218C1" w:rsidRDefault="006218C1"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218C1" w:rsidRDefault="006218C1" w:rsidP="00E65FE6">
                              <w:r>
                                <w:t>Syntax Tree</w:t>
                              </w:r>
                            </w:p>
                            <w:p w14:paraId="070DB26E" w14:textId="77777777" w:rsidR="006218C1" w:rsidRDefault="006218C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218C1" w:rsidRDefault="006218C1"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218C1" w:rsidRDefault="006218C1" w:rsidP="00E65FE6">
                              <w:r>
                                <w:t>Optimized Syntax Tree</w:t>
                              </w:r>
                            </w:p>
                            <w:p w14:paraId="3315953C" w14:textId="77777777" w:rsidR="006218C1" w:rsidRDefault="006218C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218C1" w:rsidRDefault="006218C1"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218C1" w:rsidRDefault="006218C1" w:rsidP="00E65FE6">
                              <w:r>
                                <w:t>Middle Code List</w:t>
                              </w:r>
                            </w:p>
                            <w:p w14:paraId="321C1BE9" w14:textId="77777777" w:rsidR="006218C1" w:rsidRDefault="006218C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218C1" w:rsidRDefault="006218C1" w:rsidP="00E65FE6">
                              <w:r>
                                <w:t>Optimized Middle Code List</w:t>
                              </w:r>
                            </w:p>
                            <w:p w14:paraId="4CF9CB98" w14:textId="77777777" w:rsidR="006218C1" w:rsidRDefault="006218C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218C1" w:rsidRDefault="006218C1"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218C1" w:rsidRDefault="006218C1"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218C1" w:rsidRDefault="006218C1" w:rsidP="00E65FE6">
                        <w:pPr>
                          <w:rPr>
                            <w:lang w:val="sv-SE"/>
                          </w:rPr>
                        </w:pPr>
                        <w:r>
                          <w:rPr>
                            <w:lang w:val="sv-SE"/>
                          </w:rPr>
                          <w:t>Preprocessor</w:t>
                        </w:r>
                      </w:p>
                      <w:p w14:paraId="04F32221" w14:textId="77777777" w:rsidR="006218C1" w:rsidRPr="00C7380D" w:rsidRDefault="006218C1"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218C1" w:rsidRPr="008541FD" w:rsidRDefault="006218C1" w:rsidP="00E65FE6">
                        <w:r w:rsidRPr="008541FD">
                          <w:t>Source</w:t>
                        </w:r>
                        <w:r>
                          <w:t xml:space="preserve"> </w:t>
                        </w:r>
                        <w:r w:rsidRPr="008541FD">
                          <w:t>Code</w:t>
                        </w:r>
                      </w:p>
                      <w:p w14:paraId="4FCEAC5C" w14:textId="77777777" w:rsidR="006218C1" w:rsidRDefault="006218C1"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218C1" w:rsidRDefault="006218C1"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218C1" w:rsidRDefault="006218C1" w:rsidP="00E65FE6">
                        <w:r>
                          <w:t>Processed Code</w:t>
                        </w:r>
                      </w:p>
                      <w:p w14:paraId="14142DBC" w14:textId="77777777" w:rsidR="006218C1" w:rsidRDefault="006218C1"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218C1" w:rsidRDefault="006218C1"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218C1" w:rsidRDefault="006218C1" w:rsidP="00E65FE6">
                        <w:r>
                          <w:t>Syntax Tree</w:t>
                        </w:r>
                      </w:p>
                      <w:p w14:paraId="070DB26E" w14:textId="77777777" w:rsidR="006218C1" w:rsidRDefault="006218C1"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218C1" w:rsidRDefault="006218C1"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218C1" w:rsidRDefault="006218C1" w:rsidP="00E65FE6">
                        <w:r>
                          <w:t>Optimized Syntax Tree</w:t>
                        </w:r>
                      </w:p>
                      <w:p w14:paraId="3315953C" w14:textId="77777777" w:rsidR="006218C1" w:rsidRDefault="006218C1"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218C1" w:rsidRDefault="006218C1"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218C1" w:rsidRDefault="006218C1" w:rsidP="00E65FE6">
                        <w:r>
                          <w:t>Middle Code List</w:t>
                        </w:r>
                      </w:p>
                      <w:p w14:paraId="321C1BE9" w14:textId="77777777" w:rsidR="006218C1" w:rsidRDefault="006218C1"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218C1" w:rsidRDefault="006218C1" w:rsidP="00E65FE6">
                        <w:r>
                          <w:t>Optimized Middle Code List</w:t>
                        </w:r>
                      </w:p>
                      <w:p w14:paraId="4CF9CB98" w14:textId="77777777" w:rsidR="006218C1" w:rsidRDefault="006218C1"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218C1" w:rsidRDefault="006218C1"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218C1" w:rsidRDefault="006218C1"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218C1" w:rsidRDefault="006218C1" w:rsidP="006F14D0">
                              <w:pPr>
                                <w:spacing w:before="60" w:after="0"/>
                                <w:jc w:val="center"/>
                                <w:rPr>
                                  <w:lang w:val="sv-SE"/>
                                </w:rPr>
                              </w:pPr>
                              <w:r>
                                <w:rPr>
                                  <w:lang w:val="sv-SE"/>
                                </w:rPr>
                                <w:t>Preprocessor</w:t>
                              </w:r>
                            </w:p>
                            <w:p w14:paraId="2CD90E0F" w14:textId="77777777" w:rsidR="006218C1" w:rsidRPr="00C7380D" w:rsidRDefault="006218C1"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218C1" w:rsidRPr="008541FD" w:rsidRDefault="006218C1" w:rsidP="006F14D0">
                              <w:pPr>
                                <w:spacing w:before="60" w:after="0"/>
                                <w:jc w:val="center"/>
                              </w:pPr>
                              <w:r w:rsidRPr="008541FD">
                                <w:t>Source</w:t>
                              </w:r>
                              <w:r>
                                <w:t xml:space="preserve"> </w:t>
                              </w:r>
                              <w:r w:rsidRPr="008541FD">
                                <w:t>Code</w:t>
                              </w:r>
                            </w:p>
                            <w:p w14:paraId="1314F231" w14:textId="77777777" w:rsidR="006218C1" w:rsidRDefault="006218C1"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218C1" w:rsidRDefault="006218C1"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218C1" w:rsidRDefault="006218C1" w:rsidP="006F14D0">
                              <w:pPr>
                                <w:pStyle w:val="Normalwebb"/>
                                <w:spacing w:before="60" w:line="256" w:lineRule="auto"/>
                                <w:jc w:val="center"/>
                              </w:pPr>
                              <w:r>
                                <w:rPr>
                                  <w:rFonts w:eastAsia="Calibri"/>
                                  <w:sz w:val="22"/>
                                  <w:szCs w:val="22"/>
                                  <w:lang w:val="en-US"/>
                                </w:rPr>
                                <w:t>Processed Code</w:t>
                              </w:r>
                            </w:p>
                            <w:p w14:paraId="705B7689" w14:textId="77777777" w:rsidR="006218C1" w:rsidRDefault="006218C1"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218C1" w:rsidRDefault="006218C1"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218C1" w:rsidRDefault="006218C1" w:rsidP="006F14D0">
                              <w:pPr>
                                <w:pStyle w:val="Normalwebb"/>
                                <w:spacing w:before="60" w:line="254" w:lineRule="auto"/>
                                <w:jc w:val="center"/>
                              </w:pPr>
                              <w:r>
                                <w:rPr>
                                  <w:rFonts w:eastAsia="Calibri"/>
                                  <w:sz w:val="22"/>
                                  <w:szCs w:val="22"/>
                                  <w:lang w:val="en-US"/>
                                </w:rPr>
                                <w:t>Syntax Tree</w:t>
                              </w:r>
                            </w:p>
                            <w:p w14:paraId="20988EE2" w14:textId="77777777" w:rsidR="006218C1" w:rsidRDefault="006218C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218C1" w:rsidRDefault="006218C1"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218C1" w:rsidRDefault="006218C1" w:rsidP="006F14D0">
                              <w:pPr>
                                <w:pStyle w:val="Normalwebb"/>
                                <w:spacing w:before="60" w:line="252" w:lineRule="auto"/>
                                <w:jc w:val="center"/>
                              </w:pPr>
                              <w:r>
                                <w:rPr>
                                  <w:rFonts w:eastAsia="Calibri"/>
                                  <w:sz w:val="22"/>
                                  <w:szCs w:val="22"/>
                                  <w:lang w:val="en-US"/>
                                </w:rPr>
                                <w:t>Optimized Syntax Tree</w:t>
                              </w:r>
                            </w:p>
                            <w:p w14:paraId="35223DB0" w14:textId="77777777" w:rsidR="006218C1" w:rsidRDefault="006218C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218C1" w:rsidRDefault="006218C1"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218C1" w:rsidRDefault="006218C1" w:rsidP="006F14D0">
                              <w:pPr>
                                <w:pStyle w:val="Normalwebb"/>
                                <w:spacing w:before="60" w:line="252" w:lineRule="auto"/>
                                <w:jc w:val="center"/>
                              </w:pPr>
                              <w:r>
                                <w:rPr>
                                  <w:rFonts w:eastAsia="Calibri"/>
                                  <w:sz w:val="22"/>
                                  <w:szCs w:val="22"/>
                                  <w:lang w:val="en-US"/>
                                </w:rPr>
                                <w:t>Middle Code List</w:t>
                              </w:r>
                            </w:p>
                            <w:p w14:paraId="5410A942" w14:textId="77777777" w:rsidR="006218C1" w:rsidRDefault="006218C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218C1" w:rsidRDefault="006218C1" w:rsidP="006F14D0">
                              <w:pPr>
                                <w:pStyle w:val="Normalwebb"/>
                                <w:spacing w:before="60" w:line="252" w:lineRule="auto"/>
                                <w:jc w:val="center"/>
                              </w:pPr>
                              <w:r>
                                <w:rPr>
                                  <w:rFonts w:eastAsia="Calibri"/>
                                  <w:sz w:val="22"/>
                                  <w:szCs w:val="22"/>
                                  <w:lang w:val="en-US"/>
                                </w:rPr>
                                <w:t>Optimized Middle Code List</w:t>
                              </w:r>
                            </w:p>
                            <w:p w14:paraId="36F7A1DE" w14:textId="77777777" w:rsidR="006218C1" w:rsidRDefault="006218C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218C1" w:rsidRDefault="006218C1"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218C1" w:rsidRDefault="006218C1"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218C1" w:rsidRDefault="006218C1" w:rsidP="006F14D0">
                        <w:pPr>
                          <w:spacing w:before="60" w:after="0"/>
                          <w:jc w:val="center"/>
                          <w:rPr>
                            <w:lang w:val="sv-SE"/>
                          </w:rPr>
                        </w:pPr>
                        <w:r>
                          <w:rPr>
                            <w:lang w:val="sv-SE"/>
                          </w:rPr>
                          <w:t>Preprocessor</w:t>
                        </w:r>
                      </w:p>
                      <w:p w14:paraId="2CD90E0F" w14:textId="77777777" w:rsidR="006218C1" w:rsidRPr="00C7380D" w:rsidRDefault="006218C1"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218C1" w:rsidRPr="008541FD" w:rsidRDefault="006218C1" w:rsidP="006F14D0">
                        <w:pPr>
                          <w:spacing w:before="60" w:after="0"/>
                          <w:jc w:val="center"/>
                        </w:pPr>
                        <w:r w:rsidRPr="008541FD">
                          <w:t>Source</w:t>
                        </w:r>
                        <w:r>
                          <w:t xml:space="preserve"> </w:t>
                        </w:r>
                        <w:r w:rsidRPr="008541FD">
                          <w:t>Code</w:t>
                        </w:r>
                      </w:p>
                      <w:p w14:paraId="1314F231" w14:textId="77777777" w:rsidR="006218C1" w:rsidRDefault="006218C1"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218C1" w:rsidRDefault="006218C1"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218C1" w:rsidRDefault="006218C1" w:rsidP="006F14D0">
                        <w:pPr>
                          <w:pStyle w:val="Normalwebb"/>
                          <w:spacing w:before="60" w:line="256" w:lineRule="auto"/>
                          <w:jc w:val="center"/>
                        </w:pPr>
                        <w:r>
                          <w:rPr>
                            <w:rFonts w:eastAsia="Calibri"/>
                            <w:sz w:val="22"/>
                            <w:szCs w:val="22"/>
                            <w:lang w:val="en-US"/>
                          </w:rPr>
                          <w:t>Processed Code</w:t>
                        </w:r>
                      </w:p>
                      <w:p w14:paraId="705B7689" w14:textId="77777777" w:rsidR="006218C1" w:rsidRDefault="006218C1"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218C1" w:rsidRDefault="006218C1"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218C1" w:rsidRDefault="006218C1" w:rsidP="006F14D0">
                        <w:pPr>
                          <w:pStyle w:val="Normalwebb"/>
                          <w:spacing w:before="60" w:line="254" w:lineRule="auto"/>
                          <w:jc w:val="center"/>
                        </w:pPr>
                        <w:r>
                          <w:rPr>
                            <w:rFonts w:eastAsia="Calibri"/>
                            <w:sz w:val="22"/>
                            <w:szCs w:val="22"/>
                            <w:lang w:val="en-US"/>
                          </w:rPr>
                          <w:t>Syntax Tree</w:t>
                        </w:r>
                      </w:p>
                      <w:p w14:paraId="20988EE2" w14:textId="77777777" w:rsidR="006218C1" w:rsidRDefault="006218C1"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218C1" w:rsidRDefault="006218C1"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218C1" w:rsidRDefault="006218C1" w:rsidP="006F14D0">
                        <w:pPr>
                          <w:pStyle w:val="Normalwebb"/>
                          <w:spacing w:before="60" w:line="252" w:lineRule="auto"/>
                          <w:jc w:val="center"/>
                        </w:pPr>
                        <w:r>
                          <w:rPr>
                            <w:rFonts w:eastAsia="Calibri"/>
                            <w:sz w:val="22"/>
                            <w:szCs w:val="22"/>
                            <w:lang w:val="en-US"/>
                          </w:rPr>
                          <w:t>Optimized Syntax Tree</w:t>
                        </w:r>
                      </w:p>
                      <w:p w14:paraId="35223DB0" w14:textId="77777777" w:rsidR="006218C1" w:rsidRDefault="006218C1"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218C1" w:rsidRDefault="006218C1"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218C1" w:rsidRDefault="006218C1" w:rsidP="006F14D0">
                        <w:pPr>
                          <w:pStyle w:val="Normalwebb"/>
                          <w:spacing w:before="60" w:line="252" w:lineRule="auto"/>
                          <w:jc w:val="center"/>
                        </w:pPr>
                        <w:r>
                          <w:rPr>
                            <w:rFonts w:eastAsia="Calibri"/>
                            <w:sz w:val="22"/>
                            <w:szCs w:val="22"/>
                            <w:lang w:val="en-US"/>
                          </w:rPr>
                          <w:t>Middle Code List</w:t>
                        </w:r>
                      </w:p>
                      <w:p w14:paraId="5410A942" w14:textId="77777777" w:rsidR="006218C1" w:rsidRDefault="006218C1"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218C1" w:rsidRDefault="006218C1" w:rsidP="006F14D0">
                        <w:pPr>
                          <w:pStyle w:val="Normalwebb"/>
                          <w:spacing w:before="60" w:line="252" w:lineRule="auto"/>
                          <w:jc w:val="center"/>
                        </w:pPr>
                        <w:r>
                          <w:rPr>
                            <w:rFonts w:eastAsia="Calibri"/>
                            <w:sz w:val="22"/>
                            <w:szCs w:val="22"/>
                            <w:lang w:val="en-US"/>
                          </w:rPr>
                          <w:t>Optimized Middle Code List</w:t>
                        </w:r>
                      </w:p>
                      <w:p w14:paraId="36F7A1DE" w14:textId="77777777" w:rsidR="006218C1" w:rsidRDefault="006218C1"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218C1" w:rsidRDefault="006218C1"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218C1" w:rsidRDefault="006218C1"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27" w:author="Stefan Bjornander" w:date="2015-05-23T17:42:00Z" w:initials="SB">
    <w:p w14:paraId="7086E310" w14:textId="77777777" w:rsidR="006218C1" w:rsidRDefault="006218C1">
      <w:pPr>
        <w:pStyle w:val="Kommentarer"/>
      </w:pPr>
      <w:r>
        <w:rPr>
          <w:rStyle w:val="Kommentarsreferens"/>
        </w:rPr>
        <w:annotationRef/>
      </w:r>
    </w:p>
    <w:p w14:paraId="01C1DAD9" w14:textId="77777777" w:rsidR="006218C1" w:rsidRDefault="006218C1">
      <w:pPr>
        <w:pStyle w:val="Kommentarer"/>
      </w:pPr>
      <w:r>
        <w:rPr>
          <w:b/>
          <w:sz w:val="21"/>
          <w:szCs w:val="21"/>
        </w:rPr>
        <w:pict w14:anchorId="5BD8B1F4">
          <v:shape id="_x0000_i1033" type="#_x0000_t75" style="width:36.25pt;height:6.8pt" o:ole="" strokeweight="0">
            <v:stroke endcap="round"/>
            <v:imagedata r:id="rId1" o:title=""/>
            <v:path shadowok="f" fillok="f" insetpenok="f"/>
            <o:lock v:ext="edit" rotation="t" verticies="t" text="t" shapetype="t"/>
            <o:ink i="AAB=&#10;" annotation="t"/>
          </v:shape>
        </w:pict>
      </w:r>
    </w:p>
  </w:comment>
  <w:comment w:id="1028" w:author="Stefan Bjornander" w:date="2015-05-23T17:42:00Z" w:initials="SB">
    <w:p w14:paraId="04F55807" w14:textId="77777777" w:rsidR="006218C1" w:rsidRDefault="006218C1">
      <w:pPr>
        <w:pStyle w:val="Kommentarer"/>
      </w:pPr>
      <w:r>
        <w:rPr>
          <w:rStyle w:val="Kommentarsreferens"/>
        </w:rPr>
        <w:annotationRef/>
      </w:r>
    </w:p>
    <w:p w14:paraId="533EC9EE" w14:textId="77777777" w:rsidR="006218C1" w:rsidRDefault="006218C1">
      <w:pPr>
        <w:pStyle w:val="Kommentarer"/>
      </w:pPr>
      <w:r>
        <w:rPr>
          <w:b/>
          <w:sz w:val="21"/>
          <w:szCs w:val="21"/>
        </w:rPr>
        <w:pict w14:anchorId="232FB768">
          <v:shape id="_x0000_i1035" type="#_x0000_t75" style="width:36.25pt;height:6.8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218C1" w:rsidRDefault="006218C1" w:rsidP="006C7309">
      <w:pPr>
        <w:spacing w:line="240" w:lineRule="auto"/>
      </w:pPr>
      <w:r>
        <w:separator/>
      </w:r>
    </w:p>
  </w:endnote>
  <w:endnote w:type="continuationSeparator" w:id="0">
    <w:p w14:paraId="0DD18C9D" w14:textId="77777777" w:rsidR="006218C1" w:rsidRDefault="006218C1"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218C1" w:rsidRDefault="006218C1" w:rsidP="006C7309">
      <w:pPr>
        <w:spacing w:line="240" w:lineRule="auto"/>
      </w:pPr>
      <w:r>
        <w:separator/>
      </w:r>
    </w:p>
  </w:footnote>
  <w:footnote w:type="continuationSeparator" w:id="0">
    <w:p w14:paraId="0BA3DA21" w14:textId="77777777" w:rsidR="006218C1" w:rsidRDefault="006218C1" w:rsidP="006C7309">
      <w:pPr>
        <w:spacing w:line="240" w:lineRule="auto"/>
      </w:pPr>
      <w:r>
        <w:continuationSeparator/>
      </w:r>
    </w:p>
  </w:footnote>
  <w:footnote w:id="1">
    <w:p w14:paraId="2574BD6E" w14:textId="77777777" w:rsidR="006218C1" w:rsidRPr="00725EAE" w:rsidRDefault="006218C1"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6218C1" w:rsidRPr="00B4576D" w:rsidRDefault="006218C1"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6218C1" w:rsidRPr="00080A22" w:rsidRDefault="006218C1"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A85AC7F" w:rsidR="006218C1" w:rsidRDefault="006218C1"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6218C1" w:rsidRDefault="006218C1" w:rsidP="00E80032">
      <w:pPr>
        <w:pStyle w:val="Code"/>
      </w:pPr>
      <w:r>
        <w:t>#define BOOL int</w:t>
      </w:r>
    </w:p>
    <w:p w14:paraId="5A8A6026" w14:textId="77777777" w:rsidR="006218C1" w:rsidRDefault="006218C1" w:rsidP="00E80032">
      <w:pPr>
        <w:pStyle w:val="Code"/>
      </w:pPr>
      <w:r>
        <w:t>#define TRUE 1</w:t>
      </w:r>
    </w:p>
    <w:p w14:paraId="09976B6C" w14:textId="77777777" w:rsidR="006218C1" w:rsidRPr="00BF232B" w:rsidRDefault="006218C1" w:rsidP="00E80032">
      <w:pPr>
        <w:pStyle w:val="Code"/>
      </w:pPr>
      <w:r>
        <w:t>#define FALSE 0</w:t>
      </w:r>
    </w:p>
  </w:footnote>
  <w:footnote w:id="5">
    <w:p w14:paraId="1100CB01" w14:textId="77777777" w:rsidR="006218C1" w:rsidRDefault="006218C1"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6218C1" w:rsidRDefault="006218C1" w:rsidP="00E80032">
      <w:r>
        <w:rPr>
          <w:rStyle w:val="Fotnotsreferens"/>
        </w:rPr>
        <w:footnoteRef/>
      </w:r>
      <w:r>
        <w:t xml:space="preserve"> Depending of the compiler and its warning level settings.</w:t>
      </w:r>
    </w:p>
  </w:footnote>
  <w:footnote w:id="7">
    <w:p w14:paraId="3D554D37" w14:textId="77777777" w:rsidR="006218C1" w:rsidRPr="004679D4" w:rsidRDefault="006218C1"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6218C1" w:rsidRPr="00C03AB7" w:rsidRDefault="006218C1"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6218C1" w:rsidRPr="000C5114" w:rsidRDefault="006218C1"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6218C1" w:rsidRPr="002343ED" w:rsidRDefault="006218C1"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6218C1" w:rsidRDefault="006218C1" w:rsidP="00E80032">
      <w:r>
        <w:rPr>
          <w:rStyle w:val="Fotnotsreferens"/>
        </w:rPr>
        <w:footnoteRef/>
      </w:r>
      <w:r>
        <w:t xml:space="preserve"> However, we have no knowledge about the actual address; it may be 10,000 or anything else.</w:t>
      </w:r>
    </w:p>
  </w:footnote>
  <w:footnote w:id="12">
    <w:p w14:paraId="575EFDCD" w14:textId="77777777" w:rsidR="006218C1" w:rsidRPr="009B0162" w:rsidRDefault="006218C1"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6218C1" w:rsidRDefault="006218C1"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6218C1" w:rsidRDefault="006218C1"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6218C1" w:rsidRPr="00E554CC" w:rsidRDefault="006218C1"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6218C1" w:rsidRPr="00391B01" w:rsidRDefault="006218C1"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6218C1" w:rsidRDefault="006218C1"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6218C1" w:rsidRDefault="006218C1"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6218C1" w:rsidRDefault="006218C1" w:rsidP="00E80032">
      <w:r>
        <w:rPr>
          <w:rStyle w:val="Fotnotsreferens"/>
        </w:rPr>
        <w:footnoteRef/>
      </w:r>
      <w:r>
        <w:t xml:space="preserve"> There is no rational explanation, just accept it.</w:t>
      </w:r>
    </w:p>
  </w:footnote>
  <w:footnote w:id="20">
    <w:p w14:paraId="0B9FD0C4" w14:textId="77777777" w:rsidR="006218C1" w:rsidRDefault="006218C1"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6218C1" w:rsidRPr="00EF01A1" w:rsidRDefault="006218C1"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6218C1" w:rsidRPr="008655EC" w:rsidRDefault="006218C1"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4504AF"/>
    <w:multiLevelType w:val="hybridMultilevel"/>
    <w:tmpl w:val="E0AEF1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27529C1"/>
    <w:multiLevelType w:val="hybridMultilevel"/>
    <w:tmpl w:val="30F478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0"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3240777C"/>
    <w:multiLevelType w:val="multilevel"/>
    <w:tmpl w:val="A164F7E6"/>
    <w:numStyleLink w:val="Heading"/>
  </w:abstractNum>
  <w:abstractNum w:abstractNumId="55" w15:restartNumberingAfterBreak="0">
    <w:nsid w:val="325C2523"/>
    <w:multiLevelType w:val="hybridMultilevel"/>
    <w:tmpl w:val="D9C268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8"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3E61B8E"/>
    <w:multiLevelType w:val="multilevel"/>
    <w:tmpl w:val="A164F7E6"/>
    <w:numStyleLink w:val="Heading"/>
  </w:abstractNum>
  <w:abstractNum w:abstractNumId="6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0"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3"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1"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3" w15:restartNumberingAfterBreak="0">
    <w:nsid w:val="56B93004"/>
    <w:multiLevelType w:val="hybridMultilevel"/>
    <w:tmpl w:val="98FEF5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68915423"/>
    <w:multiLevelType w:val="multilevel"/>
    <w:tmpl w:val="A164F7E6"/>
    <w:numStyleLink w:val="Heading"/>
  </w:abstractNum>
  <w:abstractNum w:abstractNumId="9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692B52DB"/>
    <w:multiLevelType w:val="multilevel"/>
    <w:tmpl w:val="A164F7E6"/>
    <w:numStyleLink w:val="Heading"/>
  </w:abstractNum>
  <w:abstractNum w:abstractNumId="9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E32E1B"/>
    <w:multiLevelType w:val="hybridMultilevel"/>
    <w:tmpl w:val="131215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1" w15:restartNumberingAfterBreak="0">
    <w:nsid w:val="74A94654"/>
    <w:multiLevelType w:val="hybridMultilevel"/>
    <w:tmpl w:val="8688B5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2"/>
  </w:num>
  <w:num w:numId="2">
    <w:abstractNumId w:val="64"/>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1"/>
  </w:num>
  <w:num w:numId="7">
    <w:abstractNumId w:val="65"/>
  </w:num>
  <w:num w:numId="8">
    <w:abstractNumId w:val="95"/>
  </w:num>
  <w:num w:numId="9">
    <w:abstractNumId w:val="54"/>
  </w:num>
  <w:num w:numId="10">
    <w:abstractNumId w:val="39"/>
  </w:num>
  <w:num w:numId="11">
    <w:abstractNumId w:val="93"/>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91"/>
  </w:num>
  <w:num w:numId="31">
    <w:abstractNumId w:val="13"/>
  </w:num>
  <w:num w:numId="32">
    <w:abstractNumId w:val="108"/>
  </w:num>
  <w:num w:numId="33">
    <w:abstractNumId w:val="6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8"/>
  </w:num>
  <w:num w:numId="43">
    <w:abstractNumId w:val="49"/>
  </w:num>
  <w:num w:numId="44">
    <w:abstractNumId w:val="88"/>
  </w:num>
  <w:num w:numId="45">
    <w:abstractNumId w:val="94"/>
  </w:num>
  <w:num w:numId="46">
    <w:abstractNumId w:val="59"/>
  </w:num>
  <w:num w:numId="47">
    <w:abstractNumId w:val="72"/>
  </w:num>
  <w:num w:numId="48">
    <w:abstractNumId w:val="11"/>
  </w:num>
  <w:num w:numId="49">
    <w:abstractNumId w:val="18"/>
  </w:num>
  <w:num w:numId="50">
    <w:abstractNumId w:val="63"/>
  </w:num>
  <w:num w:numId="51">
    <w:abstractNumId w:val="10"/>
  </w:num>
  <w:num w:numId="52">
    <w:abstractNumId w:val="105"/>
  </w:num>
  <w:num w:numId="53">
    <w:abstractNumId w:val="90"/>
  </w:num>
  <w:num w:numId="54">
    <w:abstractNumId w:val="34"/>
  </w:num>
  <w:num w:numId="55">
    <w:abstractNumId w:val="77"/>
  </w:num>
  <w:num w:numId="56">
    <w:abstractNumId w:val="19"/>
  </w:num>
  <w:num w:numId="57">
    <w:abstractNumId w:val="97"/>
  </w:num>
  <w:num w:numId="58">
    <w:abstractNumId w:val="37"/>
  </w:num>
  <w:num w:numId="59">
    <w:abstractNumId w:val="16"/>
  </w:num>
  <w:num w:numId="60">
    <w:abstractNumId w:val="67"/>
  </w:num>
  <w:num w:numId="61">
    <w:abstractNumId w:val="67"/>
    <w:lvlOverride w:ilvl="0">
      <w:startOverride w:val="1"/>
    </w:lvlOverride>
  </w:num>
  <w:num w:numId="62">
    <w:abstractNumId w:val="67"/>
    <w:lvlOverride w:ilvl="0">
      <w:startOverride w:val="1"/>
    </w:lvlOverride>
  </w:num>
  <w:num w:numId="63">
    <w:abstractNumId w:val="67"/>
    <w:lvlOverride w:ilvl="0">
      <w:startOverride w:val="1"/>
    </w:lvlOverride>
  </w:num>
  <w:num w:numId="64">
    <w:abstractNumId w:val="67"/>
    <w:lvlOverride w:ilvl="0">
      <w:startOverride w:val="1"/>
    </w:lvlOverride>
  </w:num>
  <w:num w:numId="65">
    <w:abstractNumId w:val="36"/>
  </w:num>
  <w:num w:numId="66">
    <w:abstractNumId w:val="53"/>
  </w:num>
  <w:num w:numId="67">
    <w:abstractNumId w:val="29"/>
  </w:num>
  <w:num w:numId="68">
    <w:abstractNumId w:val="106"/>
  </w:num>
  <w:num w:numId="69">
    <w:abstractNumId w:val="42"/>
  </w:num>
  <w:num w:numId="70">
    <w:abstractNumId w:val="27"/>
  </w:num>
  <w:num w:numId="71">
    <w:abstractNumId w:val="92"/>
  </w:num>
  <w:num w:numId="72">
    <w:abstractNumId w:val="26"/>
  </w:num>
  <w:num w:numId="73">
    <w:abstractNumId w:val="87"/>
  </w:num>
  <w:num w:numId="74">
    <w:abstractNumId w:val="56"/>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0"/>
  </w:num>
  <w:num w:numId="81">
    <w:abstractNumId w:val="82"/>
  </w:num>
  <w:num w:numId="82">
    <w:abstractNumId w:val="68"/>
  </w:num>
  <w:num w:numId="83">
    <w:abstractNumId w:val="76"/>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3"/>
  </w:num>
  <w:num w:numId="88">
    <w:abstractNumId w:val="104"/>
  </w:num>
  <w:num w:numId="89">
    <w:abstractNumId w:val="85"/>
  </w:num>
  <w:num w:numId="90">
    <w:abstractNumId w:val="99"/>
  </w:num>
  <w:num w:numId="91">
    <w:abstractNumId w:val="20"/>
  </w:num>
  <w:num w:numId="92">
    <w:abstractNumId w:val="25"/>
  </w:num>
  <w:num w:numId="93">
    <w:abstractNumId w:val="60"/>
  </w:num>
  <w:num w:numId="94">
    <w:abstractNumId w:val="15"/>
  </w:num>
  <w:num w:numId="95">
    <w:abstractNumId w:val="43"/>
  </w:num>
  <w:num w:numId="96">
    <w:abstractNumId w:val="62"/>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9"/>
  </w:num>
  <w:num w:numId="100">
    <w:abstractNumId w:val="86"/>
  </w:num>
  <w:num w:numId="101">
    <w:abstractNumId w:val="81"/>
  </w:num>
  <w:num w:numId="102">
    <w:abstractNumId w:val="107"/>
  </w:num>
  <w:num w:numId="103">
    <w:abstractNumId w:val="35"/>
  </w:num>
  <w:num w:numId="104">
    <w:abstractNumId w:val="50"/>
  </w:num>
  <w:num w:numId="105">
    <w:abstractNumId w:val="22"/>
  </w:num>
  <w:num w:numId="106">
    <w:abstractNumId w:val="79"/>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5"/>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4"/>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1"/>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0"/>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0"/>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7"/>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7"/>
  </w:num>
  <w:num w:numId="141">
    <w:abstractNumId w:val="102"/>
  </w:num>
  <w:num w:numId="142">
    <w:abstractNumId w:val="70"/>
  </w:num>
  <w:num w:numId="143">
    <w:abstractNumId w:val="22"/>
  </w:num>
  <w:num w:numId="144">
    <w:abstractNumId w:val="79"/>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8"/>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9"/>
  </w:num>
  <w:num w:numId="163">
    <w:abstractNumId w:val="84"/>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6"/>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3"/>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1"/>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8"/>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8"/>
  </w:num>
  <w:num w:numId="183">
    <w:abstractNumId w:val="75"/>
  </w:num>
  <w:num w:numId="184">
    <w:abstractNumId w:val="100"/>
  </w:num>
  <w:num w:numId="185">
    <w:abstractNumId w:val="46"/>
  </w:num>
  <w:num w:numId="186">
    <w:abstractNumId w:val="41"/>
  </w:num>
  <w:num w:numId="187">
    <w:abstractNumId w:val="83"/>
  </w:num>
  <w:num w:numId="188">
    <w:abstractNumId w:val="55"/>
  </w:num>
  <w:num w:numId="189">
    <w:abstractNumId w:val="101"/>
  </w:num>
  <w:numIdMacAtCleanup w:val="1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360"/>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8A4"/>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D7F45"/>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122"/>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3D"/>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085"/>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1DD5"/>
    <w:rsid w:val="00142119"/>
    <w:rsid w:val="00142206"/>
    <w:rsid w:val="00142A8E"/>
    <w:rsid w:val="00143567"/>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E91"/>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34"/>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AA6"/>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4F"/>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DA6"/>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087"/>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DF0"/>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20A"/>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1C"/>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7F3"/>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5AE"/>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3F05"/>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9AC"/>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ADA"/>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DD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E95"/>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3E"/>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0D2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5C"/>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3AA"/>
    <w:rsid w:val="003F3461"/>
    <w:rsid w:val="003F34C8"/>
    <w:rsid w:val="003F35DC"/>
    <w:rsid w:val="003F3668"/>
    <w:rsid w:val="003F366C"/>
    <w:rsid w:val="003F3678"/>
    <w:rsid w:val="003F383A"/>
    <w:rsid w:val="003F38DE"/>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9B"/>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58A"/>
    <w:rsid w:val="00426690"/>
    <w:rsid w:val="004269EC"/>
    <w:rsid w:val="00426DE5"/>
    <w:rsid w:val="00426E10"/>
    <w:rsid w:val="0042708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616"/>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0"/>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3EA"/>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26"/>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2F73"/>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B68"/>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64C"/>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912"/>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3ED2"/>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0D2"/>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7C7"/>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71DF"/>
    <w:rsid w:val="005774D4"/>
    <w:rsid w:val="00577582"/>
    <w:rsid w:val="00577671"/>
    <w:rsid w:val="005776DD"/>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3E2"/>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CB9"/>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85E"/>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2E3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DA5"/>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8C1"/>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435"/>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798"/>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BCF"/>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84F"/>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05B"/>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960"/>
    <w:rsid w:val="006F2B63"/>
    <w:rsid w:val="006F320F"/>
    <w:rsid w:val="006F324F"/>
    <w:rsid w:val="006F330B"/>
    <w:rsid w:val="006F3313"/>
    <w:rsid w:val="006F335C"/>
    <w:rsid w:val="006F33E6"/>
    <w:rsid w:val="006F3439"/>
    <w:rsid w:val="006F3563"/>
    <w:rsid w:val="006F370E"/>
    <w:rsid w:val="006F3B85"/>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A9"/>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ABF"/>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CAC"/>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CF"/>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67B"/>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803"/>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172"/>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D04"/>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AEC"/>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2C3"/>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4D3"/>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A9"/>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1FF2"/>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CE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418"/>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D01"/>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0B"/>
    <w:rsid w:val="008C0698"/>
    <w:rsid w:val="008C0793"/>
    <w:rsid w:val="008C07AF"/>
    <w:rsid w:val="008C07E6"/>
    <w:rsid w:val="008C0D67"/>
    <w:rsid w:val="008C0E74"/>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24"/>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919"/>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61A"/>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0A9"/>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DE0"/>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71B"/>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0FE6"/>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3E5B"/>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04"/>
    <w:rsid w:val="009B4AC0"/>
    <w:rsid w:val="009B4B4F"/>
    <w:rsid w:val="009B4BC0"/>
    <w:rsid w:val="009B4CC9"/>
    <w:rsid w:val="009B4D04"/>
    <w:rsid w:val="009B4D10"/>
    <w:rsid w:val="009B4F85"/>
    <w:rsid w:val="009B4FCA"/>
    <w:rsid w:val="009B513C"/>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0B1"/>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2F"/>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2EB9"/>
    <w:rsid w:val="00A23093"/>
    <w:rsid w:val="00A230F3"/>
    <w:rsid w:val="00A233BD"/>
    <w:rsid w:val="00A23642"/>
    <w:rsid w:val="00A23741"/>
    <w:rsid w:val="00A23922"/>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8FF"/>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6D97"/>
    <w:rsid w:val="00AA6F45"/>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90"/>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3F18"/>
    <w:rsid w:val="00AD41C7"/>
    <w:rsid w:val="00AD41F1"/>
    <w:rsid w:val="00AD4348"/>
    <w:rsid w:val="00AD4514"/>
    <w:rsid w:val="00AD4687"/>
    <w:rsid w:val="00AD4698"/>
    <w:rsid w:val="00AD47BE"/>
    <w:rsid w:val="00AD48E6"/>
    <w:rsid w:val="00AD4A44"/>
    <w:rsid w:val="00AD4C79"/>
    <w:rsid w:val="00AD4F6F"/>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4C9"/>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15E"/>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097"/>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940"/>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940"/>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07"/>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CE4"/>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6D0"/>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1C4"/>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EC3"/>
    <w:rsid w:val="00C60F1C"/>
    <w:rsid w:val="00C60FDF"/>
    <w:rsid w:val="00C61039"/>
    <w:rsid w:val="00C61101"/>
    <w:rsid w:val="00C61130"/>
    <w:rsid w:val="00C61568"/>
    <w:rsid w:val="00C61593"/>
    <w:rsid w:val="00C616B5"/>
    <w:rsid w:val="00C617E2"/>
    <w:rsid w:val="00C61889"/>
    <w:rsid w:val="00C61DB4"/>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A95"/>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6C56"/>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4F"/>
    <w:rsid w:val="00CC47F2"/>
    <w:rsid w:val="00CC48C6"/>
    <w:rsid w:val="00CC4B19"/>
    <w:rsid w:val="00CC4D71"/>
    <w:rsid w:val="00CC4E52"/>
    <w:rsid w:val="00CC5323"/>
    <w:rsid w:val="00CC5407"/>
    <w:rsid w:val="00CC5549"/>
    <w:rsid w:val="00CC562F"/>
    <w:rsid w:val="00CC565D"/>
    <w:rsid w:val="00CC5890"/>
    <w:rsid w:val="00CC58E6"/>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39D4"/>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C70"/>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9C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47EB7"/>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DBC"/>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B5B"/>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2D9B"/>
    <w:rsid w:val="00DC336D"/>
    <w:rsid w:val="00DC35A9"/>
    <w:rsid w:val="00DC3AAD"/>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0DC"/>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B09"/>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CC1"/>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87A"/>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3E3"/>
    <w:rsid w:val="00E3143D"/>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950"/>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CB2"/>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D7"/>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B8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38A"/>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1E2"/>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27"/>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77"/>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4F49"/>
    <w:rsid w:val="00F85230"/>
    <w:rsid w:val="00F85232"/>
    <w:rsid w:val="00F8525B"/>
    <w:rsid w:val="00F854CB"/>
    <w:rsid w:val="00F85B99"/>
    <w:rsid w:val="00F85C7A"/>
    <w:rsid w:val="00F85CB0"/>
    <w:rsid w:val="00F85D1B"/>
    <w:rsid w:val="00F85DDF"/>
    <w:rsid w:val="00F85F7B"/>
    <w:rsid w:val="00F861C1"/>
    <w:rsid w:val="00F86279"/>
    <w:rsid w:val="00F866AB"/>
    <w:rsid w:val="00F86903"/>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BB"/>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99"/>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5697</TotalTime>
  <Pages>484</Pages>
  <Words>150511</Words>
  <Characters>797712</Characters>
  <Application>Microsoft Office Word</Application>
  <DocSecurity>0</DocSecurity>
  <Lines>6647</Lines>
  <Paragraphs>1892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565</cp:revision>
  <cp:lastPrinted>2017-05-07T13:41:00Z</cp:lastPrinted>
  <dcterms:created xsi:type="dcterms:W3CDTF">2020-12-01T10:01:00Z</dcterms:created>
  <dcterms:modified xsi:type="dcterms:W3CDTF">2020-12-20T18:37:00Z</dcterms:modified>
</cp:coreProperties>
</file>